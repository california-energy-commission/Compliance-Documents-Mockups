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0B3441" w14:textId="77777777" w:rsidR="00263D63" w:rsidRPr="00320EAC" w:rsidRDefault="00263D63" w:rsidP="00263D63">
      <w:pPr>
        <w:spacing w:line="259" w:lineRule="auto"/>
        <w:rPr>
          <w:rFonts w:ascii="Calibri" w:eastAsia="Calibri" w:hAnsi="Calibri" w:cs="Calibri"/>
          <w:b/>
          <w:bCs/>
          <w:sz w:val="24"/>
          <w:szCs w:val="24"/>
        </w:rPr>
      </w:pPr>
      <w:r w:rsidRPr="3466EE90">
        <w:rPr>
          <w:rFonts w:asciiTheme="minorHAnsi" w:eastAsia="Calibri" w:hAnsiTheme="minorHAnsi" w:cstheme="minorBidi"/>
          <w:b/>
          <w:bCs/>
          <w:sz w:val="24"/>
          <w:szCs w:val="24"/>
        </w:rPr>
        <w:t xml:space="preserve">CERTIFICATE OF </w:t>
      </w:r>
      <w:r w:rsidRPr="3466EE90">
        <w:rPr>
          <w:rFonts w:ascii="Calibri" w:eastAsia="Calibri" w:hAnsi="Calibri" w:cs="Calibri"/>
          <w:b/>
          <w:bCs/>
          <w:sz w:val="24"/>
          <w:szCs w:val="24"/>
        </w:rPr>
        <w:t>INSTALLATION</w:t>
      </w:r>
    </w:p>
    <w:p w14:paraId="41E07575" w14:textId="77777777" w:rsidR="00263D63" w:rsidRPr="00320EAC" w:rsidRDefault="00263D63" w:rsidP="00263D63">
      <w:pPr>
        <w:spacing w:line="259" w:lineRule="auto"/>
        <w:rPr>
          <w:rFonts w:asciiTheme="minorHAnsi" w:eastAsia="Calibri" w:hAnsiTheme="minorHAnsi" w:cstheme="minorHAnsi"/>
          <w:sz w:val="24"/>
          <w:szCs w:val="24"/>
        </w:rPr>
      </w:pPr>
      <w:r w:rsidRPr="00320EAC">
        <w:rPr>
          <w:rFonts w:asciiTheme="minorHAnsi" w:eastAsia="Calibri" w:hAnsiTheme="minorHAnsi" w:cstheme="minorHAnsi"/>
          <w:b/>
          <w:sz w:val="24"/>
          <w:szCs w:val="24"/>
        </w:rPr>
        <w:t>Note:</w:t>
      </w:r>
      <w:r w:rsidRPr="00320EAC">
        <w:rPr>
          <w:rFonts w:asciiTheme="minorHAnsi" w:eastAsia="Calibri" w:hAnsiTheme="minorHAnsi" w:cstheme="minorHAnsi"/>
          <w:bCs/>
          <w:sz w:val="24"/>
          <w:szCs w:val="24"/>
        </w:rPr>
        <w:t xml:space="preserve"> This table completed by HERS Registry.</w:t>
      </w:r>
    </w:p>
    <w:tbl>
      <w:tblPr>
        <w:tblStyle w:val="TableGrid1"/>
        <w:tblW w:w="4984" w:type="pct"/>
        <w:tblInd w:w="18" w:type="dxa"/>
        <w:tblLook w:val="0020" w:firstRow="1" w:lastRow="0" w:firstColumn="0" w:lastColumn="0" w:noHBand="0" w:noVBand="0"/>
      </w:tblPr>
      <w:tblGrid>
        <w:gridCol w:w="5371"/>
        <w:gridCol w:w="5384"/>
      </w:tblGrid>
      <w:tr w:rsidR="00263D63" w:rsidRPr="009A1F7C" w14:paraId="28C534A5" w14:textId="77777777" w:rsidTr="003B6DBD">
        <w:trPr>
          <w:trHeight w:val="288"/>
        </w:trPr>
        <w:tc>
          <w:tcPr>
            <w:tcW w:w="5490" w:type="dxa"/>
          </w:tcPr>
          <w:p w14:paraId="5B06ED28" w14:textId="77777777" w:rsidR="00263D63" w:rsidRPr="009A1F7C" w:rsidRDefault="00263D63" w:rsidP="003B6DBD">
            <w:pPr>
              <w:rPr>
                <w:rFonts w:asciiTheme="minorHAnsi" w:hAnsiTheme="minorHAnsi" w:cstheme="minorHAnsi"/>
                <w:sz w:val="24"/>
                <w:szCs w:val="24"/>
              </w:rPr>
            </w:pPr>
            <w:r w:rsidRPr="009A1F7C">
              <w:rPr>
                <w:rFonts w:asciiTheme="minorHAnsi" w:hAnsiTheme="minorHAnsi" w:cstheme="minorHAnsi"/>
                <w:sz w:val="24"/>
                <w:szCs w:val="24"/>
              </w:rPr>
              <w:t>Project Name:</w:t>
            </w:r>
          </w:p>
        </w:tc>
        <w:tc>
          <w:tcPr>
            <w:tcW w:w="5491" w:type="dxa"/>
          </w:tcPr>
          <w:p w14:paraId="33C507B3" w14:textId="77777777" w:rsidR="00263D63" w:rsidRPr="009A1F7C" w:rsidRDefault="00263D63" w:rsidP="003B6DBD">
            <w:pPr>
              <w:rPr>
                <w:rFonts w:asciiTheme="minorHAnsi" w:hAnsiTheme="minorHAnsi" w:cstheme="minorHAnsi"/>
                <w:sz w:val="24"/>
                <w:szCs w:val="24"/>
              </w:rPr>
            </w:pPr>
            <w:r w:rsidRPr="009A1F7C">
              <w:rPr>
                <w:rFonts w:asciiTheme="minorHAnsi" w:hAnsiTheme="minorHAnsi" w:cstheme="minorHAnsi"/>
                <w:sz w:val="24"/>
                <w:szCs w:val="24"/>
              </w:rPr>
              <w:t>Enforcement Agency:</w:t>
            </w:r>
          </w:p>
        </w:tc>
      </w:tr>
      <w:tr w:rsidR="00263D63" w:rsidRPr="009A1F7C" w14:paraId="1BD54A38" w14:textId="77777777" w:rsidTr="003B6DBD">
        <w:trPr>
          <w:trHeight w:val="288"/>
        </w:trPr>
        <w:tc>
          <w:tcPr>
            <w:tcW w:w="5490" w:type="dxa"/>
          </w:tcPr>
          <w:p w14:paraId="308176E2" w14:textId="77777777" w:rsidR="00263D63" w:rsidRPr="009A1F7C" w:rsidRDefault="00263D63" w:rsidP="003B6DBD">
            <w:pPr>
              <w:rPr>
                <w:rFonts w:asciiTheme="minorHAnsi" w:hAnsiTheme="minorHAnsi" w:cstheme="minorHAnsi"/>
                <w:sz w:val="24"/>
                <w:szCs w:val="24"/>
                <w:vertAlign w:val="superscript"/>
              </w:rPr>
            </w:pPr>
            <w:r w:rsidRPr="009A1F7C">
              <w:rPr>
                <w:rFonts w:asciiTheme="minorHAnsi" w:hAnsiTheme="minorHAnsi" w:cstheme="minorHAnsi"/>
                <w:sz w:val="24"/>
                <w:szCs w:val="24"/>
              </w:rPr>
              <w:t>Dwelling Address:</w:t>
            </w:r>
          </w:p>
        </w:tc>
        <w:tc>
          <w:tcPr>
            <w:tcW w:w="5491" w:type="dxa"/>
          </w:tcPr>
          <w:p w14:paraId="71BA86E1" w14:textId="77777777" w:rsidR="00263D63" w:rsidRPr="009A1F7C" w:rsidRDefault="00263D63" w:rsidP="003B6DBD">
            <w:pPr>
              <w:rPr>
                <w:rFonts w:asciiTheme="minorHAnsi" w:hAnsiTheme="minorHAnsi" w:cstheme="minorHAnsi"/>
                <w:sz w:val="24"/>
                <w:szCs w:val="24"/>
                <w:vertAlign w:val="superscript"/>
              </w:rPr>
            </w:pPr>
            <w:r w:rsidRPr="009A1F7C">
              <w:rPr>
                <w:rFonts w:asciiTheme="minorHAnsi" w:hAnsiTheme="minorHAnsi" w:cstheme="minorHAnsi"/>
                <w:sz w:val="24"/>
                <w:szCs w:val="24"/>
              </w:rPr>
              <w:t>Permit Number:</w:t>
            </w:r>
          </w:p>
        </w:tc>
      </w:tr>
      <w:tr w:rsidR="00263D63" w:rsidRPr="009A1F7C" w14:paraId="149A002D" w14:textId="77777777" w:rsidTr="003B6DBD">
        <w:trPr>
          <w:trHeight w:val="288"/>
        </w:trPr>
        <w:tc>
          <w:tcPr>
            <w:tcW w:w="5490" w:type="dxa"/>
          </w:tcPr>
          <w:p w14:paraId="608D1025" w14:textId="77777777" w:rsidR="00263D63" w:rsidRPr="009A1F7C" w:rsidRDefault="00263D63" w:rsidP="003B6DBD">
            <w:pPr>
              <w:rPr>
                <w:rFonts w:asciiTheme="minorHAnsi" w:hAnsiTheme="minorHAnsi" w:cstheme="minorHAnsi"/>
                <w:sz w:val="24"/>
                <w:szCs w:val="24"/>
              </w:rPr>
            </w:pPr>
            <w:r w:rsidRPr="009A1F7C">
              <w:rPr>
                <w:rFonts w:asciiTheme="minorHAnsi" w:hAnsiTheme="minorHAnsi" w:cstheme="minorHAnsi"/>
                <w:sz w:val="24"/>
                <w:szCs w:val="24"/>
              </w:rPr>
              <w:t>City and Zip Code:</w:t>
            </w:r>
          </w:p>
        </w:tc>
        <w:tc>
          <w:tcPr>
            <w:tcW w:w="5491" w:type="dxa"/>
          </w:tcPr>
          <w:p w14:paraId="1EB1586D" w14:textId="77777777" w:rsidR="00263D63" w:rsidRPr="009A1F7C" w:rsidRDefault="00263D63" w:rsidP="003B6DBD">
            <w:pPr>
              <w:rPr>
                <w:rFonts w:asciiTheme="minorHAnsi" w:hAnsiTheme="minorHAnsi" w:cstheme="minorHAnsi"/>
                <w:sz w:val="24"/>
                <w:szCs w:val="24"/>
              </w:rPr>
            </w:pPr>
            <w:r w:rsidRPr="00F10D40">
              <w:rPr>
                <w:rFonts w:asciiTheme="minorHAnsi" w:hAnsiTheme="minorHAnsi" w:cstheme="minorHAnsi"/>
                <w:sz w:val="24"/>
                <w:szCs w:val="24"/>
              </w:rPr>
              <w:t>Permit Application Date</w:t>
            </w:r>
            <w:r w:rsidRPr="009A1F7C">
              <w:rPr>
                <w:rFonts w:asciiTheme="minorHAnsi" w:hAnsiTheme="minorHAnsi" w:cstheme="minorHAnsi"/>
                <w:sz w:val="24"/>
                <w:szCs w:val="24"/>
              </w:rPr>
              <w:t>:</w:t>
            </w:r>
          </w:p>
        </w:tc>
      </w:tr>
    </w:tbl>
    <w:p w14:paraId="481A685D" w14:textId="22F16143" w:rsidR="00440ED4" w:rsidRDefault="00440ED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3"/>
        <w:gridCol w:w="5817"/>
        <w:gridCol w:w="4500"/>
      </w:tblGrid>
      <w:tr w:rsidR="005B3895" w:rsidRPr="00717C7C" w14:paraId="1933E93B" w14:textId="77777777" w:rsidTr="00440ED4">
        <w:trPr>
          <w:cantSplit/>
          <w:trHeight w:val="144"/>
        </w:trPr>
        <w:tc>
          <w:tcPr>
            <w:tcW w:w="10790" w:type="dxa"/>
            <w:gridSpan w:val="3"/>
            <w:vAlign w:val="center"/>
          </w:tcPr>
          <w:p w14:paraId="1933E93A" w14:textId="593B0422" w:rsidR="005B3895" w:rsidRPr="00717C7C" w:rsidRDefault="005B3895" w:rsidP="00BD6432">
            <w:pPr>
              <w:keepNext/>
              <w:rPr>
                <w:rFonts w:asciiTheme="minorHAnsi" w:hAnsiTheme="minorHAnsi"/>
                <w:b/>
                <w:sz w:val="18"/>
                <w:szCs w:val="18"/>
              </w:rPr>
            </w:pPr>
            <w:r w:rsidRPr="00717C7C">
              <w:rPr>
                <w:rFonts w:asciiTheme="minorHAnsi" w:hAnsiTheme="minorHAnsi"/>
                <w:b/>
                <w:sz w:val="18"/>
                <w:szCs w:val="18"/>
              </w:rPr>
              <w:t>A. Ducted Cooling System Information</w:t>
            </w:r>
          </w:p>
        </w:tc>
      </w:tr>
      <w:tr w:rsidR="004B0E25" w:rsidRPr="00717C7C" w14:paraId="1933E93F" w14:textId="77777777" w:rsidTr="00440ED4">
        <w:tblPrEx>
          <w:tblBorders>
            <w:top w:val="none" w:sz="0" w:space="0" w:color="auto"/>
          </w:tblBorders>
        </w:tblPrEx>
        <w:trPr>
          <w:cantSplit/>
          <w:trHeight w:val="144"/>
        </w:trPr>
        <w:tc>
          <w:tcPr>
            <w:tcW w:w="473" w:type="dxa"/>
            <w:vAlign w:val="center"/>
          </w:tcPr>
          <w:p w14:paraId="1933E93C" w14:textId="77777777" w:rsidR="004B0E25" w:rsidRPr="00717C7C" w:rsidRDefault="004B0E25" w:rsidP="004B0E25">
            <w:pPr>
              <w:pStyle w:val="FootnoteText"/>
              <w:jc w:val="center"/>
              <w:rPr>
                <w:rFonts w:asciiTheme="minorHAnsi" w:hAnsiTheme="minorHAnsi"/>
                <w:sz w:val="18"/>
                <w:szCs w:val="18"/>
              </w:rPr>
            </w:pPr>
            <w:r w:rsidRPr="00717C7C">
              <w:rPr>
                <w:rFonts w:asciiTheme="minorHAnsi" w:hAnsiTheme="minorHAnsi"/>
                <w:sz w:val="18"/>
                <w:szCs w:val="18"/>
              </w:rPr>
              <w:t>01</w:t>
            </w:r>
          </w:p>
        </w:tc>
        <w:tc>
          <w:tcPr>
            <w:tcW w:w="5817" w:type="dxa"/>
            <w:vAlign w:val="center"/>
          </w:tcPr>
          <w:p w14:paraId="1933E93D" w14:textId="5DBF96E6" w:rsidR="004B0E25" w:rsidRPr="00717C7C" w:rsidRDefault="004B0E25" w:rsidP="004B0E25">
            <w:pPr>
              <w:rPr>
                <w:rFonts w:asciiTheme="minorHAnsi" w:hAnsiTheme="minorHAnsi"/>
                <w:color w:val="000000"/>
                <w:sz w:val="18"/>
                <w:szCs w:val="18"/>
              </w:rPr>
            </w:pPr>
            <w:r w:rsidRPr="00717C7C">
              <w:rPr>
                <w:rFonts w:asciiTheme="minorHAnsi" w:hAnsiTheme="minorHAnsi"/>
                <w:sz w:val="18"/>
                <w:szCs w:val="18"/>
              </w:rPr>
              <w:t xml:space="preserve">Space Conditioning System Identification or Name </w:t>
            </w:r>
          </w:p>
        </w:tc>
        <w:tc>
          <w:tcPr>
            <w:tcW w:w="4500" w:type="dxa"/>
            <w:vAlign w:val="center"/>
          </w:tcPr>
          <w:p w14:paraId="1933E93E" w14:textId="77777777" w:rsidR="004B0E25" w:rsidRPr="00717C7C" w:rsidRDefault="004B0E25" w:rsidP="004B0E25">
            <w:pPr>
              <w:rPr>
                <w:rFonts w:asciiTheme="minorHAnsi" w:hAnsiTheme="minorHAnsi"/>
                <w:color w:val="000000"/>
                <w:sz w:val="18"/>
                <w:szCs w:val="18"/>
              </w:rPr>
            </w:pPr>
          </w:p>
        </w:tc>
      </w:tr>
      <w:tr w:rsidR="004B0E25" w:rsidRPr="00717C7C" w14:paraId="1933E943" w14:textId="77777777" w:rsidTr="00440ED4">
        <w:tblPrEx>
          <w:tblBorders>
            <w:top w:val="none" w:sz="0" w:space="0" w:color="auto"/>
          </w:tblBorders>
        </w:tblPrEx>
        <w:trPr>
          <w:cantSplit/>
          <w:trHeight w:val="144"/>
        </w:trPr>
        <w:tc>
          <w:tcPr>
            <w:tcW w:w="473" w:type="dxa"/>
            <w:vAlign w:val="center"/>
          </w:tcPr>
          <w:p w14:paraId="1933E940" w14:textId="77777777" w:rsidR="004B0E25" w:rsidRPr="00717C7C" w:rsidRDefault="004B0E25" w:rsidP="004B0E25">
            <w:pPr>
              <w:pStyle w:val="FootnoteText"/>
              <w:jc w:val="center"/>
              <w:rPr>
                <w:rFonts w:asciiTheme="minorHAnsi" w:hAnsiTheme="minorHAnsi"/>
                <w:sz w:val="18"/>
                <w:szCs w:val="18"/>
              </w:rPr>
            </w:pPr>
            <w:r w:rsidRPr="00717C7C">
              <w:rPr>
                <w:rFonts w:asciiTheme="minorHAnsi" w:hAnsiTheme="minorHAnsi"/>
                <w:sz w:val="18"/>
                <w:szCs w:val="18"/>
              </w:rPr>
              <w:t>02</w:t>
            </w:r>
          </w:p>
        </w:tc>
        <w:tc>
          <w:tcPr>
            <w:tcW w:w="5817" w:type="dxa"/>
            <w:vAlign w:val="center"/>
          </w:tcPr>
          <w:p w14:paraId="1933E941" w14:textId="7AD5EC55" w:rsidR="004B0E25" w:rsidRPr="00717C7C" w:rsidRDefault="004B0E25" w:rsidP="004B0E25">
            <w:pPr>
              <w:rPr>
                <w:rFonts w:asciiTheme="minorHAnsi" w:hAnsiTheme="minorHAnsi"/>
                <w:sz w:val="18"/>
                <w:szCs w:val="18"/>
              </w:rPr>
            </w:pPr>
            <w:r w:rsidRPr="00717C7C">
              <w:rPr>
                <w:rFonts w:asciiTheme="minorHAnsi" w:hAnsiTheme="minorHAnsi"/>
                <w:sz w:val="18"/>
                <w:szCs w:val="18"/>
              </w:rPr>
              <w:t>Space Conditioning System Description of Area Served</w:t>
            </w:r>
          </w:p>
        </w:tc>
        <w:tc>
          <w:tcPr>
            <w:tcW w:w="4500" w:type="dxa"/>
            <w:vAlign w:val="center"/>
          </w:tcPr>
          <w:p w14:paraId="1933E942" w14:textId="77777777" w:rsidR="004B0E25" w:rsidRPr="00717C7C" w:rsidRDefault="004B0E25" w:rsidP="004B0E25">
            <w:pPr>
              <w:rPr>
                <w:rFonts w:asciiTheme="minorHAnsi" w:hAnsiTheme="minorHAnsi"/>
                <w:sz w:val="18"/>
                <w:szCs w:val="18"/>
              </w:rPr>
            </w:pPr>
          </w:p>
        </w:tc>
      </w:tr>
      <w:tr w:rsidR="004B0E25" w:rsidRPr="00717C7C" w14:paraId="4B3DDE1C" w14:textId="77777777" w:rsidTr="00440ED4">
        <w:tblPrEx>
          <w:tblBorders>
            <w:top w:val="none" w:sz="0" w:space="0" w:color="auto"/>
          </w:tblBorders>
        </w:tblPrEx>
        <w:trPr>
          <w:cantSplit/>
          <w:trHeight w:val="144"/>
        </w:trPr>
        <w:tc>
          <w:tcPr>
            <w:tcW w:w="473" w:type="dxa"/>
            <w:vAlign w:val="center"/>
          </w:tcPr>
          <w:p w14:paraId="061441F7" w14:textId="2FE99416" w:rsidR="004B0E25" w:rsidRPr="00717C7C" w:rsidRDefault="004B0E25" w:rsidP="004B0E25">
            <w:pPr>
              <w:pStyle w:val="FootnoteText"/>
              <w:jc w:val="center"/>
              <w:rPr>
                <w:rFonts w:asciiTheme="minorHAnsi" w:hAnsiTheme="minorHAnsi"/>
                <w:sz w:val="18"/>
                <w:szCs w:val="18"/>
              </w:rPr>
            </w:pPr>
            <w:r w:rsidRPr="00717C7C">
              <w:rPr>
                <w:rFonts w:asciiTheme="minorHAnsi" w:hAnsiTheme="minorHAnsi"/>
                <w:sz w:val="18"/>
                <w:szCs w:val="18"/>
              </w:rPr>
              <w:t>03</w:t>
            </w:r>
          </w:p>
        </w:tc>
        <w:tc>
          <w:tcPr>
            <w:tcW w:w="5817" w:type="dxa"/>
            <w:vAlign w:val="center"/>
          </w:tcPr>
          <w:p w14:paraId="52335268" w14:textId="272B14BC" w:rsidR="004B0E25" w:rsidRPr="00717C7C" w:rsidRDefault="004B0E25" w:rsidP="004B0E25">
            <w:pPr>
              <w:rPr>
                <w:rFonts w:asciiTheme="minorHAnsi" w:hAnsiTheme="minorHAnsi"/>
                <w:sz w:val="18"/>
                <w:szCs w:val="18"/>
              </w:rPr>
            </w:pPr>
            <w:r w:rsidRPr="00717C7C">
              <w:rPr>
                <w:rFonts w:asciiTheme="minorHAnsi" w:hAnsiTheme="minorHAnsi"/>
                <w:sz w:val="18"/>
                <w:szCs w:val="18"/>
              </w:rPr>
              <w:t>Indoor Unit Name</w:t>
            </w:r>
          </w:p>
        </w:tc>
        <w:tc>
          <w:tcPr>
            <w:tcW w:w="4500" w:type="dxa"/>
            <w:vAlign w:val="center"/>
          </w:tcPr>
          <w:p w14:paraId="15ED4A08" w14:textId="77777777" w:rsidR="004B0E25" w:rsidRPr="00717C7C" w:rsidRDefault="004B0E25" w:rsidP="004B0E25">
            <w:pPr>
              <w:rPr>
                <w:rFonts w:asciiTheme="minorHAnsi" w:hAnsiTheme="minorHAnsi"/>
                <w:sz w:val="18"/>
                <w:szCs w:val="18"/>
              </w:rPr>
            </w:pPr>
          </w:p>
        </w:tc>
      </w:tr>
      <w:tr w:rsidR="005B3895" w:rsidRPr="00717C7C" w14:paraId="1933E947" w14:textId="77777777" w:rsidTr="00440ED4">
        <w:tblPrEx>
          <w:tblBorders>
            <w:top w:val="none" w:sz="0" w:space="0" w:color="auto"/>
          </w:tblBorders>
        </w:tblPrEx>
        <w:trPr>
          <w:cantSplit/>
          <w:trHeight w:val="144"/>
        </w:trPr>
        <w:tc>
          <w:tcPr>
            <w:tcW w:w="473" w:type="dxa"/>
            <w:vAlign w:val="center"/>
          </w:tcPr>
          <w:p w14:paraId="1933E944" w14:textId="7BD86752" w:rsidR="005B3895" w:rsidRPr="00717C7C" w:rsidRDefault="005B3895" w:rsidP="005F1C88">
            <w:pPr>
              <w:pStyle w:val="FootnoteText"/>
              <w:jc w:val="center"/>
              <w:rPr>
                <w:rFonts w:asciiTheme="minorHAnsi" w:hAnsiTheme="minorHAnsi"/>
                <w:sz w:val="18"/>
                <w:szCs w:val="18"/>
              </w:rPr>
            </w:pPr>
            <w:r w:rsidRPr="00717C7C">
              <w:rPr>
                <w:rFonts w:asciiTheme="minorHAnsi" w:hAnsiTheme="minorHAnsi"/>
                <w:sz w:val="18"/>
                <w:szCs w:val="18"/>
              </w:rPr>
              <w:t>0</w:t>
            </w:r>
            <w:r w:rsidR="004B0E25" w:rsidRPr="00717C7C">
              <w:rPr>
                <w:rFonts w:asciiTheme="minorHAnsi" w:hAnsiTheme="minorHAnsi"/>
                <w:sz w:val="18"/>
                <w:szCs w:val="18"/>
              </w:rPr>
              <w:t>4</w:t>
            </w:r>
          </w:p>
        </w:tc>
        <w:tc>
          <w:tcPr>
            <w:tcW w:w="5817" w:type="dxa"/>
            <w:vAlign w:val="center"/>
          </w:tcPr>
          <w:p w14:paraId="1933E945" w14:textId="42982E75" w:rsidR="005B3895" w:rsidRPr="00717C7C" w:rsidRDefault="005B3895" w:rsidP="00BD6432">
            <w:pPr>
              <w:rPr>
                <w:rFonts w:asciiTheme="minorHAnsi" w:hAnsiTheme="minorHAnsi"/>
                <w:sz w:val="18"/>
                <w:szCs w:val="18"/>
              </w:rPr>
            </w:pPr>
            <w:r w:rsidRPr="00717C7C">
              <w:rPr>
                <w:rFonts w:asciiTheme="minorHAnsi" w:hAnsiTheme="minorHAnsi"/>
                <w:sz w:val="18"/>
                <w:szCs w:val="18"/>
              </w:rPr>
              <w:t>System Installation Type</w:t>
            </w:r>
          </w:p>
        </w:tc>
        <w:tc>
          <w:tcPr>
            <w:tcW w:w="4500" w:type="dxa"/>
            <w:vAlign w:val="center"/>
          </w:tcPr>
          <w:p w14:paraId="1933E946" w14:textId="77777777" w:rsidR="005B3895" w:rsidRPr="00717C7C" w:rsidRDefault="005B3895" w:rsidP="00BD6432">
            <w:pPr>
              <w:pStyle w:val="ListParagraph"/>
              <w:ind w:left="0"/>
              <w:rPr>
                <w:rFonts w:asciiTheme="minorHAnsi" w:hAnsiTheme="minorHAnsi"/>
                <w:sz w:val="18"/>
                <w:szCs w:val="18"/>
              </w:rPr>
            </w:pPr>
          </w:p>
        </w:tc>
      </w:tr>
      <w:tr w:rsidR="005B3895" w:rsidRPr="00717C7C" w14:paraId="1933E94B" w14:textId="77777777" w:rsidTr="00440ED4">
        <w:tblPrEx>
          <w:tblBorders>
            <w:top w:val="none" w:sz="0" w:space="0" w:color="auto"/>
          </w:tblBorders>
        </w:tblPrEx>
        <w:trPr>
          <w:cantSplit/>
          <w:trHeight w:val="144"/>
        </w:trPr>
        <w:tc>
          <w:tcPr>
            <w:tcW w:w="473" w:type="dxa"/>
            <w:vAlign w:val="center"/>
          </w:tcPr>
          <w:p w14:paraId="1933E948" w14:textId="3800AB1A" w:rsidR="005B3895" w:rsidRPr="00717C7C" w:rsidRDefault="005B3895" w:rsidP="005F1C88">
            <w:pPr>
              <w:pStyle w:val="FootnoteText"/>
              <w:jc w:val="center"/>
              <w:rPr>
                <w:rFonts w:asciiTheme="minorHAnsi" w:hAnsiTheme="minorHAnsi"/>
                <w:sz w:val="18"/>
                <w:szCs w:val="18"/>
              </w:rPr>
            </w:pPr>
            <w:r w:rsidRPr="00717C7C">
              <w:rPr>
                <w:rFonts w:asciiTheme="minorHAnsi" w:hAnsiTheme="minorHAnsi"/>
                <w:sz w:val="18"/>
                <w:szCs w:val="18"/>
              </w:rPr>
              <w:t>0</w:t>
            </w:r>
            <w:r w:rsidR="004B0E25" w:rsidRPr="00717C7C">
              <w:rPr>
                <w:rFonts w:asciiTheme="minorHAnsi" w:hAnsiTheme="minorHAnsi"/>
                <w:sz w:val="18"/>
                <w:szCs w:val="18"/>
              </w:rPr>
              <w:t>5</w:t>
            </w:r>
          </w:p>
        </w:tc>
        <w:tc>
          <w:tcPr>
            <w:tcW w:w="5817" w:type="dxa"/>
          </w:tcPr>
          <w:p w14:paraId="1933E949" w14:textId="144BF6E2" w:rsidR="005B3895" w:rsidRPr="00717C7C" w:rsidRDefault="005B3895" w:rsidP="00720D5E">
            <w:pPr>
              <w:pStyle w:val="Header"/>
              <w:tabs>
                <w:tab w:val="clear" w:pos="4320"/>
                <w:tab w:val="clear" w:pos="8640"/>
              </w:tabs>
              <w:rPr>
                <w:rFonts w:asciiTheme="minorHAnsi" w:hAnsiTheme="minorHAnsi"/>
                <w:sz w:val="18"/>
                <w:szCs w:val="18"/>
              </w:rPr>
            </w:pPr>
            <w:r w:rsidRPr="00717C7C">
              <w:rPr>
                <w:rFonts w:asciiTheme="minorHAnsi" w:hAnsiTheme="minorHAnsi"/>
                <w:sz w:val="18"/>
                <w:szCs w:val="18"/>
              </w:rPr>
              <w:t>Nominal Cooling Capacity (tons)</w:t>
            </w:r>
          </w:p>
        </w:tc>
        <w:tc>
          <w:tcPr>
            <w:tcW w:w="4500" w:type="dxa"/>
            <w:vAlign w:val="center"/>
          </w:tcPr>
          <w:p w14:paraId="1933E94A" w14:textId="77777777" w:rsidR="005B3895" w:rsidRPr="00717C7C" w:rsidRDefault="005B3895" w:rsidP="00BD6432">
            <w:pPr>
              <w:rPr>
                <w:rFonts w:asciiTheme="minorHAnsi" w:hAnsiTheme="minorHAnsi"/>
                <w:sz w:val="18"/>
                <w:szCs w:val="18"/>
              </w:rPr>
            </w:pPr>
          </w:p>
        </w:tc>
      </w:tr>
      <w:tr w:rsidR="005B3895" w:rsidRPr="00717C7C" w14:paraId="1933E94F" w14:textId="77777777" w:rsidTr="00440ED4">
        <w:tblPrEx>
          <w:tblBorders>
            <w:top w:val="none" w:sz="0" w:space="0" w:color="auto"/>
          </w:tblBorders>
        </w:tblPrEx>
        <w:trPr>
          <w:cantSplit/>
          <w:trHeight w:val="144"/>
        </w:trPr>
        <w:tc>
          <w:tcPr>
            <w:tcW w:w="473" w:type="dxa"/>
            <w:vAlign w:val="center"/>
          </w:tcPr>
          <w:p w14:paraId="1933E94C" w14:textId="0CB0D718" w:rsidR="005B3895" w:rsidRPr="00717C7C" w:rsidRDefault="005B3895" w:rsidP="005F1C88">
            <w:pPr>
              <w:pStyle w:val="Header"/>
              <w:tabs>
                <w:tab w:val="clear" w:pos="4320"/>
                <w:tab w:val="clear" w:pos="8640"/>
              </w:tabs>
              <w:jc w:val="center"/>
              <w:rPr>
                <w:rFonts w:asciiTheme="minorHAnsi" w:hAnsiTheme="minorHAnsi"/>
                <w:sz w:val="18"/>
                <w:szCs w:val="18"/>
              </w:rPr>
            </w:pPr>
            <w:r w:rsidRPr="00717C7C">
              <w:rPr>
                <w:rFonts w:asciiTheme="minorHAnsi" w:hAnsiTheme="minorHAnsi"/>
                <w:sz w:val="18"/>
                <w:szCs w:val="18"/>
              </w:rPr>
              <w:t>0</w:t>
            </w:r>
            <w:r w:rsidR="004B0E25" w:rsidRPr="00717C7C">
              <w:rPr>
                <w:rFonts w:asciiTheme="minorHAnsi" w:hAnsiTheme="minorHAnsi"/>
                <w:sz w:val="18"/>
                <w:szCs w:val="18"/>
              </w:rPr>
              <w:t>6</w:t>
            </w:r>
          </w:p>
        </w:tc>
        <w:tc>
          <w:tcPr>
            <w:tcW w:w="5817" w:type="dxa"/>
            <w:vAlign w:val="center"/>
          </w:tcPr>
          <w:p w14:paraId="1933E94D" w14:textId="6B3ECF5D" w:rsidR="005B3895" w:rsidRPr="00717C7C" w:rsidRDefault="005B3895" w:rsidP="00BD6432">
            <w:pPr>
              <w:pStyle w:val="Header"/>
              <w:tabs>
                <w:tab w:val="clear" w:pos="4320"/>
                <w:tab w:val="clear" w:pos="8640"/>
              </w:tabs>
              <w:rPr>
                <w:rFonts w:asciiTheme="minorHAnsi" w:hAnsiTheme="minorHAnsi"/>
                <w:sz w:val="18"/>
                <w:szCs w:val="18"/>
              </w:rPr>
            </w:pPr>
            <w:r w:rsidRPr="00717C7C">
              <w:rPr>
                <w:rFonts w:asciiTheme="minorHAnsi" w:hAnsiTheme="minorHAnsi"/>
                <w:sz w:val="18"/>
                <w:szCs w:val="18"/>
              </w:rPr>
              <w:t>Condenser Speed Type</w:t>
            </w:r>
          </w:p>
        </w:tc>
        <w:tc>
          <w:tcPr>
            <w:tcW w:w="4500" w:type="dxa"/>
            <w:vAlign w:val="center"/>
          </w:tcPr>
          <w:p w14:paraId="1933E94E" w14:textId="77777777" w:rsidR="005B3895" w:rsidRPr="00717C7C" w:rsidRDefault="005B3895" w:rsidP="00BD6432">
            <w:pPr>
              <w:rPr>
                <w:rFonts w:asciiTheme="minorHAnsi" w:hAnsiTheme="minorHAnsi"/>
                <w:sz w:val="18"/>
                <w:szCs w:val="18"/>
              </w:rPr>
            </w:pPr>
          </w:p>
        </w:tc>
      </w:tr>
      <w:tr w:rsidR="005B3895" w:rsidRPr="00717C7C" w14:paraId="1933E953" w14:textId="77777777" w:rsidTr="00440ED4">
        <w:tblPrEx>
          <w:tblBorders>
            <w:top w:val="none" w:sz="0" w:space="0" w:color="auto"/>
          </w:tblBorders>
        </w:tblPrEx>
        <w:trPr>
          <w:cantSplit/>
          <w:trHeight w:val="144"/>
        </w:trPr>
        <w:tc>
          <w:tcPr>
            <w:tcW w:w="473" w:type="dxa"/>
            <w:vAlign w:val="center"/>
          </w:tcPr>
          <w:p w14:paraId="1933E950" w14:textId="7738749B" w:rsidR="005B3895" w:rsidRPr="00717C7C" w:rsidRDefault="005B3895" w:rsidP="004B0E25">
            <w:pPr>
              <w:pStyle w:val="Header"/>
              <w:tabs>
                <w:tab w:val="clear" w:pos="4320"/>
                <w:tab w:val="clear" w:pos="8640"/>
              </w:tabs>
              <w:jc w:val="center"/>
              <w:rPr>
                <w:rFonts w:asciiTheme="minorHAnsi" w:hAnsiTheme="minorHAnsi"/>
                <w:sz w:val="18"/>
                <w:szCs w:val="18"/>
              </w:rPr>
            </w:pPr>
            <w:r w:rsidRPr="00717C7C">
              <w:rPr>
                <w:rFonts w:asciiTheme="minorHAnsi" w:hAnsiTheme="minorHAnsi"/>
                <w:sz w:val="18"/>
                <w:szCs w:val="18"/>
              </w:rPr>
              <w:t>0</w:t>
            </w:r>
            <w:r w:rsidR="004B0E25" w:rsidRPr="00717C7C">
              <w:rPr>
                <w:rFonts w:asciiTheme="minorHAnsi" w:hAnsiTheme="minorHAnsi"/>
                <w:sz w:val="18"/>
                <w:szCs w:val="18"/>
              </w:rPr>
              <w:t>7</w:t>
            </w:r>
          </w:p>
        </w:tc>
        <w:tc>
          <w:tcPr>
            <w:tcW w:w="5817" w:type="dxa"/>
            <w:vAlign w:val="center"/>
          </w:tcPr>
          <w:p w14:paraId="1933E951" w14:textId="63A62456" w:rsidR="005B3895" w:rsidRPr="00717C7C" w:rsidRDefault="005B3895" w:rsidP="00BD6432">
            <w:pPr>
              <w:pStyle w:val="Header"/>
              <w:tabs>
                <w:tab w:val="clear" w:pos="4320"/>
                <w:tab w:val="clear" w:pos="8640"/>
              </w:tabs>
              <w:rPr>
                <w:rFonts w:asciiTheme="minorHAnsi" w:hAnsiTheme="minorHAnsi"/>
                <w:sz w:val="18"/>
                <w:szCs w:val="18"/>
              </w:rPr>
            </w:pPr>
            <w:r w:rsidRPr="00717C7C">
              <w:rPr>
                <w:rFonts w:asciiTheme="minorHAnsi" w:hAnsiTheme="minorHAnsi"/>
                <w:sz w:val="18"/>
                <w:szCs w:val="18"/>
              </w:rPr>
              <w:t>Cooling System Zonal Control Type</w:t>
            </w:r>
          </w:p>
        </w:tc>
        <w:tc>
          <w:tcPr>
            <w:tcW w:w="4500" w:type="dxa"/>
            <w:vAlign w:val="center"/>
          </w:tcPr>
          <w:p w14:paraId="1933E952" w14:textId="77777777" w:rsidR="005B3895" w:rsidRPr="00717C7C" w:rsidRDefault="005B3895" w:rsidP="00BD6432">
            <w:pPr>
              <w:rPr>
                <w:rFonts w:asciiTheme="minorHAnsi" w:hAnsiTheme="minorHAnsi"/>
                <w:sz w:val="18"/>
                <w:szCs w:val="18"/>
              </w:rPr>
            </w:pPr>
          </w:p>
        </w:tc>
      </w:tr>
      <w:tr w:rsidR="005B3895" w:rsidRPr="00717C7C" w14:paraId="1933E957" w14:textId="77777777" w:rsidTr="00440ED4">
        <w:tblPrEx>
          <w:tblBorders>
            <w:top w:val="none" w:sz="0" w:space="0" w:color="auto"/>
          </w:tblBorders>
        </w:tblPrEx>
        <w:trPr>
          <w:cantSplit/>
          <w:trHeight w:val="144"/>
        </w:trPr>
        <w:tc>
          <w:tcPr>
            <w:tcW w:w="473" w:type="dxa"/>
            <w:vAlign w:val="center"/>
          </w:tcPr>
          <w:p w14:paraId="1933E954" w14:textId="4BDE43B0" w:rsidR="005B3895" w:rsidRPr="00717C7C" w:rsidRDefault="005B3895" w:rsidP="005F1C88">
            <w:pPr>
              <w:pStyle w:val="FootnoteText"/>
              <w:jc w:val="center"/>
              <w:rPr>
                <w:rFonts w:asciiTheme="minorHAnsi" w:hAnsiTheme="minorHAnsi"/>
                <w:sz w:val="18"/>
                <w:szCs w:val="18"/>
              </w:rPr>
            </w:pPr>
            <w:r w:rsidRPr="00717C7C">
              <w:rPr>
                <w:rFonts w:asciiTheme="minorHAnsi" w:hAnsiTheme="minorHAnsi"/>
                <w:sz w:val="18"/>
                <w:szCs w:val="18"/>
              </w:rPr>
              <w:t>0</w:t>
            </w:r>
            <w:r w:rsidR="004B0E25" w:rsidRPr="00717C7C">
              <w:rPr>
                <w:rFonts w:asciiTheme="minorHAnsi" w:hAnsiTheme="minorHAnsi"/>
                <w:sz w:val="18"/>
                <w:szCs w:val="18"/>
              </w:rPr>
              <w:t>8</w:t>
            </w:r>
          </w:p>
        </w:tc>
        <w:tc>
          <w:tcPr>
            <w:tcW w:w="5817" w:type="dxa"/>
            <w:vAlign w:val="center"/>
          </w:tcPr>
          <w:p w14:paraId="1933E955" w14:textId="77CCD353" w:rsidR="005B3895" w:rsidRPr="00717C7C" w:rsidRDefault="005B3895" w:rsidP="007E05EA">
            <w:pPr>
              <w:keepNext/>
              <w:rPr>
                <w:rFonts w:asciiTheme="minorHAnsi" w:hAnsiTheme="minorHAnsi"/>
                <w:sz w:val="18"/>
                <w:szCs w:val="18"/>
              </w:rPr>
            </w:pPr>
            <w:r w:rsidRPr="00717C7C">
              <w:rPr>
                <w:rFonts w:asciiTheme="minorHAnsi" w:hAnsiTheme="minorHAnsi"/>
                <w:sz w:val="18"/>
                <w:szCs w:val="18"/>
              </w:rPr>
              <w:t>Central Fan Integrated (CFI) Ventilation System Status</w:t>
            </w:r>
          </w:p>
        </w:tc>
        <w:tc>
          <w:tcPr>
            <w:tcW w:w="4500" w:type="dxa"/>
            <w:vAlign w:val="center"/>
          </w:tcPr>
          <w:p w14:paraId="1933E956" w14:textId="77777777" w:rsidR="005B3895" w:rsidRPr="00717C7C" w:rsidRDefault="005B3895" w:rsidP="00BD6432">
            <w:pPr>
              <w:rPr>
                <w:rFonts w:asciiTheme="minorHAnsi" w:hAnsiTheme="minorHAnsi"/>
                <w:sz w:val="18"/>
                <w:szCs w:val="18"/>
              </w:rPr>
            </w:pPr>
          </w:p>
        </w:tc>
      </w:tr>
      <w:tr w:rsidR="005B3895" w:rsidRPr="00717C7C" w14:paraId="1933E95B" w14:textId="77777777" w:rsidTr="00440ED4">
        <w:tblPrEx>
          <w:tblBorders>
            <w:top w:val="none" w:sz="0" w:space="0" w:color="auto"/>
          </w:tblBorders>
        </w:tblPrEx>
        <w:trPr>
          <w:cantSplit/>
          <w:trHeight w:val="144"/>
        </w:trPr>
        <w:tc>
          <w:tcPr>
            <w:tcW w:w="473" w:type="dxa"/>
            <w:vAlign w:val="center"/>
          </w:tcPr>
          <w:p w14:paraId="1933E958" w14:textId="28D787A3" w:rsidR="005B3895" w:rsidRPr="00717C7C" w:rsidRDefault="005B3895" w:rsidP="005F1C88">
            <w:pPr>
              <w:pStyle w:val="FootnoteText"/>
              <w:jc w:val="center"/>
              <w:rPr>
                <w:rFonts w:asciiTheme="minorHAnsi" w:hAnsiTheme="minorHAnsi"/>
                <w:sz w:val="18"/>
                <w:szCs w:val="18"/>
              </w:rPr>
            </w:pPr>
            <w:r w:rsidRPr="00717C7C">
              <w:rPr>
                <w:rFonts w:asciiTheme="minorHAnsi" w:hAnsiTheme="minorHAnsi"/>
                <w:sz w:val="18"/>
                <w:szCs w:val="18"/>
              </w:rPr>
              <w:t>0</w:t>
            </w:r>
            <w:r w:rsidR="004B0E25" w:rsidRPr="00717C7C">
              <w:rPr>
                <w:rFonts w:asciiTheme="minorHAnsi" w:hAnsiTheme="minorHAnsi"/>
                <w:sz w:val="18"/>
                <w:szCs w:val="18"/>
              </w:rPr>
              <w:t>9</w:t>
            </w:r>
          </w:p>
        </w:tc>
        <w:tc>
          <w:tcPr>
            <w:tcW w:w="5817" w:type="dxa"/>
            <w:vAlign w:val="center"/>
          </w:tcPr>
          <w:p w14:paraId="1933E959" w14:textId="07D4206D" w:rsidR="005B3895" w:rsidRPr="00717C7C" w:rsidRDefault="005B3895" w:rsidP="00BD6432">
            <w:pPr>
              <w:keepNext/>
              <w:rPr>
                <w:rFonts w:asciiTheme="minorHAnsi" w:hAnsiTheme="minorHAnsi"/>
                <w:sz w:val="18"/>
                <w:szCs w:val="18"/>
              </w:rPr>
            </w:pPr>
            <w:r w:rsidRPr="00717C7C">
              <w:rPr>
                <w:rFonts w:asciiTheme="minorHAnsi" w:hAnsiTheme="minorHAnsi"/>
                <w:sz w:val="18"/>
                <w:szCs w:val="18"/>
              </w:rPr>
              <w:t>System Bypass Duct Status</w:t>
            </w:r>
          </w:p>
        </w:tc>
        <w:tc>
          <w:tcPr>
            <w:tcW w:w="4500" w:type="dxa"/>
            <w:vAlign w:val="center"/>
          </w:tcPr>
          <w:p w14:paraId="1933E95A" w14:textId="77777777" w:rsidR="005B3895" w:rsidRPr="00717C7C" w:rsidRDefault="005B3895" w:rsidP="00E0185A">
            <w:pPr>
              <w:pStyle w:val="ListParagraph"/>
              <w:keepNext/>
              <w:ind w:left="0"/>
              <w:rPr>
                <w:rFonts w:asciiTheme="minorHAnsi" w:hAnsiTheme="minorHAnsi"/>
                <w:sz w:val="18"/>
                <w:szCs w:val="18"/>
              </w:rPr>
            </w:pPr>
          </w:p>
        </w:tc>
      </w:tr>
      <w:tr w:rsidR="005B3895" w:rsidRPr="00717C7C" w14:paraId="1933E95F" w14:textId="77777777" w:rsidTr="00440ED4">
        <w:tblPrEx>
          <w:tblBorders>
            <w:top w:val="none" w:sz="0" w:space="0" w:color="auto"/>
          </w:tblBorders>
        </w:tblPrEx>
        <w:trPr>
          <w:cantSplit/>
          <w:trHeight w:val="144"/>
        </w:trPr>
        <w:tc>
          <w:tcPr>
            <w:tcW w:w="473" w:type="dxa"/>
            <w:vAlign w:val="center"/>
          </w:tcPr>
          <w:p w14:paraId="1933E95C" w14:textId="6F7B43BD" w:rsidR="005B3895" w:rsidRPr="00717C7C" w:rsidRDefault="004B0E25" w:rsidP="005F1C88">
            <w:pPr>
              <w:pStyle w:val="FootnoteText"/>
              <w:jc w:val="center"/>
              <w:rPr>
                <w:rFonts w:asciiTheme="minorHAnsi" w:hAnsiTheme="minorHAnsi"/>
                <w:sz w:val="18"/>
                <w:szCs w:val="18"/>
              </w:rPr>
            </w:pPr>
            <w:r w:rsidRPr="00717C7C">
              <w:rPr>
                <w:rFonts w:asciiTheme="minorHAnsi" w:hAnsiTheme="minorHAnsi"/>
                <w:sz w:val="18"/>
                <w:szCs w:val="18"/>
              </w:rPr>
              <w:t>10</w:t>
            </w:r>
          </w:p>
        </w:tc>
        <w:tc>
          <w:tcPr>
            <w:tcW w:w="5817" w:type="dxa"/>
            <w:vAlign w:val="center"/>
          </w:tcPr>
          <w:p w14:paraId="1933E95D" w14:textId="6FECA014" w:rsidR="005B3895" w:rsidRPr="00717C7C" w:rsidRDefault="005B3895" w:rsidP="00BD6432">
            <w:pPr>
              <w:keepNext/>
              <w:rPr>
                <w:rFonts w:asciiTheme="minorHAnsi" w:hAnsiTheme="minorHAnsi"/>
                <w:sz w:val="18"/>
                <w:szCs w:val="18"/>
              </w:rPr>
            </w:pPr>
            <w:r w:rsidRPr="00717C7C">
              <w:rPr>
                <w:rFonts w:asciiTheme="minorHAnsi" w:hAnsiTheme="minorHAnsi"/>
                <w:sz w:val="18"/>
                <w:szCs w:val="18"/>
              </w:rPr>
              <w:t>Date of System Airflow Rate Measurement</w:t>
            </w:r>
          </w:p>
        </w:tc>
        <w:tc>
          <w:tcPr>
            <w:tcW w:w="4500" w:type="dxa"/>
            <w:vAlign w:val="center"/>
          </w:tcPr>
          <w:p w14:paraId="1933E95E" w14:textId="77777777" w:rsidR="005B3895" w:rsidRPr="00717C7C" w:rsidRDefault="005B3895" w:rsidP="00BD6432">
            <w:pPr>
              <w:keepNext/>
              <w:rPr>
                <w:rFonts w:asciiTheme="minorHAnsi" w:hAnsiTheme="minorHAnsi"/>
                <w:sz w:val="18"/>
                <w:szCs w:val="18"/>
              </w:rPr>
            </w:pPr>
          </w:p>
        </w:tc>
      </w:tr>
      <w:tr w:rsidR="005B3895" w:rsidRPr="00717C7C" w14:paraId="1933E963" w14:textId="77777777" w:rsidTr="00440ED4">
        <w:tblPrEx>
          <w:tblBorders>
            <w:top w:val="none" w:sz="0" w:space="0" w:color="auto"/>
          </w:tblBorders>
        </w:tblPrEx>
        <w:trPr>
          <w:cantSplit/>
          <w:trHeight w:val="144"/>
        </w:trPr>
        <w:tc>
          <w:tcPr>
            <w:tcW w:w="473" w:type="dxa"/>
            <w:vAlign w:val="center"/>
          </w:tcPr>
          <w:p w14:paraId="1933E960" w14:textId="66E2AD75" w:rsidR="005B3895" w:rsidRPr="00717C7C" w:rsidDel="006E5AE2" w:rsidRDefault="00E43C81" w:rsidP="005F1C88">
            <w:pPr>
              <w:pStyle w:val="FootnoteText"/>
              <w:jc w:val="center"/>
              <w:rPr>
                <w:rFonts w:asciiTheme="minorHAnsi" w:hAnsiTheme="minorHAnsi"/>
                <w:sz w:val="18"/>
                <w:szCs w:val="18"/>
              </w:rPr>
            </w:pPr>
            <w:r w:rsidRPr="00717C7C">
              <w:rPr>
                <w:rFonts w:asciiTheme="minorHAnsi" w:hAnsiTheme="minorHAnsi"/>
                <w:sz w:val="18"/>
                <w:szCs w:val="18"/>
              </w:rPr>
              <w:t>1</w:t>
            </w:r>
            <w:r w:rsidR="004B0E25" w:rsidRPr="00717C7C">
              <w:rPr>
                <w:rFonts w:asciiTheme="minorHAnsi" w:hAnsiTheme="minorHAnsi"/>
                <w:sz w:val="18"/>
                <w:szCs w:val="18"/>
              </w:rPr>
              <w:t>1</w:t>
            </w:r>
          </w:p>
        </w:tc>
        <w:tc>
          <w:tcPr>
            <w:tcW w:w="5817" w:type="dxa"/>
            <w:vAlign w:val="center"/>
          </w:tcPr>
          <w:p w14:paraId="1933E961" w14:textId="63C61F17" w:rsidR="005B3895" w:rsidRPr="00717C7C" w:rsidRDefault="005B3895" w:rsidP="00BD6432">
            <w:pPr>
              <w:keepNext/>
              <w:rPr>
                <w:rFonts w:asciiTheme="minorHAnsi" w:hAnsiTheme="minorHAnsi"/>
                <w:sz w:val="18"/>
                <w:szCs w:val="18"/>
              </w:rPr>
            </w:pPr>
            <w:r w:rsidRPr="00717C7C">
              <w:rPr>
                <w:rFonts w:asciiTheme="minorHAnsi" w:hAnsiTheme="minorHAnsi"/>
                <w:sz w:val="18"/>
                <w:szCs w:val="18"/>
              </w:rPr>
              <w:t xml:space="preserve">Airflow Rate Protocol </w:t>
            </w:r>
            <w:r w:rsidR="007E05EA" w:rsidRPr="00717C7C">
              <w:rPr>
                <w:rFonts w:asciiTheme="minorHAnsi" w:hAnsiTheme="minorHAnsi"/>
                <w:sz w:val="18"/>
                <w:szCs w:val="18"/>
              </w:rPr>
              <w:t>U</w:t>
            </w:r>
            <w:r w:rsidRPr="00717C7C">
              <w:rPr>
                <w:rFonts w:asciiTheme="minorHAnsi" w:hAnsiTheme="minorHAnsi"/>
                <w:sz w:val="18"/>
                <w:szCs w:val="18"/>
              </w:rPr>
              <w:t>tilized</w:t>
            </w:r>
          </w:p>
        </w:tc>
        <w:tc>
          <w:tcPr>
            <w:tcW w:w="4500" w:type="dxa"/>
            <w:vAlign w:val="center"/>
          </w:tcPr>
          <w:p w14:paraId="1933E962" w14:textId="77777777" w:rsidR="005B3895" w:rsidRPr="00717C7C" w:rsidRDefault="005B3895" w:rsidP="00BD6432">
            <w:pPr>
              <w:keepNext/>
              <w:rPr>
                <w:rFonts w:asciiTheme="minorHAnsi" w:hAnsiTheme="minorHAnsi"/>
                <w:sz w:val="18"/>
                <w:szCs w:val="18"/>
              </w:rPr>
            </w:pPr>
          </w:p>
        </w:tc>
      </w:tr>
      <w:tr w:rsidR="00E32A17" w:rsidRPr="00717C7C" w14:paraId="46D1E8B0" w14:textId="77777777" w:rsidTr="00440ED4">
        <w:tblPrEx>
          <w:tblBorders>
            <w:top w:val="none" w:sz="0" w:space="0" w:color="auto"/>
          </w:tblBorders>
        </w:tblPrEx>
        <w:trPr>
          <w:cantSplit/>
          <w:trHeight w:val="144"/>
        </w:trPr>
        <w:tc>
          <w:tcPr>
            <w:tcW w:w="473" w:type="dxa"/>
            <w:vAlign w:val="center"/>
          </w:tcPr>
          <w:p w14:paraId="7F276F58" w14:textId="21254ED4" w:rsidR="00E32A17" w:rsidRPr="00717C7C" w:rsidRDefault="00E32A17" w:rsidP="00E32A17">
            <w:pPr>
              <w:pStyle w:val="FootnoteText"/>
              <w:jc w:val="center"/>
              <w:rPr>
                <w:rFonts w:asciiTheme="minorHAnsi" w:hAnsiTheme="minorHAnsi"/>
                <w:sz w:val="18"/>
                <w:szCs w:val="18"/>
              </w:rPr>
            </w:pPr>
            <w:r w:rsidRPr="00717C7C">
              <w:rPr>
                <w:rFonts w:asciiTheme="minorHAnsi" w:hAnsiTheme="minorHAnsi"/>
                <w:sz w:val="18"/>
                <w:szCs w:val="18"/>
              </w:rPr>
              <w:t>1</w:t>
            </w:r>
            <w:r w:rsidR="004B0E25" w:rsidRPr="00717C7C">
              <w:rPr>
                <w:rFonts w:asciiTheme="minorHAnsi" w:hAnsiTheme="minorHAnsi"/>
                <w:sz w:val="18"/>
                <w:szCs w:val="18"/>
              </w:rPr>
              <w:t>2</w:t>
            </w:r>
          </w:p>
        </w:tc>
        <w:tc>
          <w:tcPr>
            <w:tcW w:w="5817" w:type="dxa"/>
            <w:vAlign w:val="center"/>
          </w:tcPr>
          <w:p w14:paraId="26E76E58" w14:textId="5F37A2C7" w:rsidR="00E32A17" w:rsidRPr="00717C7C" w:rsidRDefault="00E32A17" w:rsidP="00E32A17">
            <w:pPr>
              <w:keepNext/>
              <w:rPr>
                <w:rFonts w:asciiTheme="minorHAnsi" w:hAnsiTheme="minorHAnsi"/>
                <w:sz w:val="18"/>
                <w:szCs w:val="18"/>
              </w:rPr>
            </w:pPr>
            <w:r w:rsidRPr="00717C7C">
              <w:rPr>
                <w:rFonts w:asciiTheme="minorHAnsi" w:hAnsiTheme="minorHAnsi"/>
                <w:sz w:val="18"/>
                <w:szCs w:val="18"/>
              </w:rPr>
              <w:t>Central Fan Ventilation Cooling System Status</w:t>
            </w:r>
          </w:p>
        </w:tc>
        <w:tc>
          <w:tcPr>
            <w:tcW w:w="4500" w:type="dxa"/>
            <w:vAlign w:val="center"/>
          </w:tcPr>
          <w:p w14:paraId="1780E4B0" w14:textId="77777777" w:rsidR="00E32A17" w:rsidRPr="00717C7C" w:rsidRDefault="00E32A17" w:rsidP="00E32A17">
            <w:pPr>
              <w:keepNext/>
              <w:rPr>
                <w:rFonts w:asciiTheme="minorHAnsi" w:hAnsiTheme="minorHAnsi"/>
                <w:sz w:val="18"/>
                <w:szCs w:val="18"/>
              </w:rPr>
            </w:pPr>
          </w:p>
        </w:tc>
      </w:tr>
    </w:tbl>
    <w:p w14:paraId="1933E964" w14:textId="77777777" w:rsidR="005B3895" w:rsidRPr="00717C7C" w:rsidRDefault="005B3895">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3"/>
        <w:gridCol w:w="5816"/>
        <w:gridCol w:w="4501"/>
      </w:tblGrid>
      <w:tr w:rsidR="005B3895" w:rsidRPr="00717C7C" w:rsidDel="001739A4" w14:paraId="1933E967" w14:textId="77777777" w:rsidTr="00BD6432">
        <w:trPr>
          <w:cantSplit/>
          <w:trHeight w:val="144"/>
        </w:trPr>
        <w:tc>
          <w:tcPr>
            <w:tcW w:w="11030" w:type="dxa"/>
            <w:gridSpan w:val="3"/>
            <w:vAlign w:val="center"/>
          </w:tcPr>
          <w:p w14:paraId="1933E965" w14:textId="65CEED5D" w:rsidR="005B3895" w:rsidRPr="00717C7C" w:rsidRDefault="005B3895" w:rsidP="005B3895">
            <w:pPr>
              <w:keepNext/>
              <w:rPr>
                <w:rFonts w:asciiTheme="minorHAnsi" w:hAnsiTheme="minorHAnsi"/>
                <w:b/>
                <w:sz w:val="18"/>
                <w:szCs w:val="18"/>
              </w:rPr>
            </w:pPr>
            <w:r w:rsidRPr="00717C7C">
              <w:rPr>
                <w:rFonts w:asciiTheme="minorHAnsi" w:hAnsiTheme="minorHAnsi"/>
                <w:b/>
                <w:sz w:val="18"/>
                <w:szCs w:val="18"/>
              </w:rPr>
              <w:t xml:space="preserve">B. Hole for the </w:t>
            </w:r>
            <w:r w:rsidR="007E05EA" w:rsidRPr="00717C7C">
              <w:rPr>
                <w:rFonts w:asciiTheme="minorHAnsi" w:hAnsiTheme="minorHAnsi"/>
                <w:b/>
                <w:sz w:val="18"/>
                <w:szCs w:val="18"/>
              </w:rPr>
              <w:t xml:space="preserve">Placement </w:t>
            </w:r>
            <w:r w:rsidRPr="00717C7C">
              <w:rPr>
                <w:rFonts w:asciiTheme="minorHAnsi" w:hAnsiTheme="minorHAnsi"/>
                <w:b/>
                <w:sz w:val="18"/>
                <w:szCs w:val="18"/>
              </w:rPr>
              <w:t xml:space="preserve">of a Static Pressure Probe (HSPP), and Permanently </w:t>
            </w:r>
            <w:r w:rsidR="007E05EA" w:rsidRPr="00717C7C">
              <w:rPr>
                <w:rFonts w:asciiTheme="minorHAnsi" w:hAnsiTheme="minorHAnsi"/>
                <w:b/>
                <w:sz w:val="18"/>
                <w:szCs w:val="18"/>
              </w:rPr>
              <w:t>I</w:t>
            </w:r>
            <w:r w:rsidRPr="00717C7C">
              <w:rPr>
                <w:rFonts w:asciiTheme="minorHAnsi" w:hAnsiTheme="minorHAnsi"/>
                <w:b/>
                <w:sz w:val="18"/>
                <w:szCs w:val="18"/>
              </w:rPr>
              <w:t xml:space="preserve">nstalled Static Pressure Probe (PSPP) in the </w:t>
            </w:r>
            <w:r w:rsidR="007E05EA" w:rsidRPr="00717C7C">
              <w:rPr>
                <w:rFonts w:asciiTheme="minorHAnsi" w:hAnsiTheme="minorHAnsi"/>
                <w:b/>
                <w:sz w:val="18"/>
                <w:szCs w:val="18"/>
              </w:rPr>
              <w:t>S</w:t>
            </w:r>
            <w:r w:rsidRPr="00717C7C">
              <w:rPr>
                <w:rFonts w:asciiTheme="minorHAnsi" w:hAnsiTheme="minorHAnsi"/>
                <w:b/>
                <w:sz w:val="18"/>
                <w:szCs w:val="18"/>
              </w:rPr>
              <w:t xml:space="preserve">upply </w:t>
            </w:r>
            <w:r w:rsidR="007E05EA" w:rsidRPr="00717C7C">
              <w:rPr>
                <w:rFonts w:asciiTheme="minorHAnsi" w:hAnsiTheme="minorHAnsi"/>
                <w:b/>
                <w:sz w:val="18"/>
                <w:szCs w:val="18"/>
              </w:rPr>
              <w:t>P</w:t>
            </w:r>
            <w:r w:rsidRPr="00717C7C">
              <w:rPr>
                <w:rFonts w:asciiTheme="minorHAnsi" w:hAnsiTheme="minorHAnsi"/>
                <w:b/>
                <w:sz w:val="18"/>
                <w:szCs w:val="18"/>
              </w:rPr>
              <w:t>lenum</w:t>
            </w:r>
          </w:p>
          <w:p w14:paraId="1933E966" w14:textId="77777777" w:rsidR="005B3895" w:rsidRPr="00717C7C" w:rsidRDefault="005B3895" w:rsidP="005B3895">
            <w:pPr>
              <w:pStyle w:val="BulletCALetter"/>
              <w:spacing w:before="0"/>
              <w:ind w:left="0" w:firstLine="0"/>
              <w:rPr>
                <w:rFonts w:asciiTheme="minorHAnsi" w:hAnsiTheme="minorHAnsi"/>
                <w:sz w:val="18"/>
                <w:szCs w:val="18"/>
              </w:rPr>
            </w:pPr>
            <w:r w:rsidRPr="00717C7C">
              <w:rPr>
                <w:rFonts w:asciiTheme="minorHAnsi" w:hAnsiTheme="minorHAnsi"/>
                <w:sz w:val="18"/>
                <w:szCs w:val="18"/>
              </w:rPr>
              <w:t xml:space="preserve">Procedures for installing HSPP or PSPP are specified in RA3.3.1.1.  </w:t>
            </w:r>
          </w:p>
        </w:tc>
      </w:tr>
      <w:tr w:rsidR="005B3895" w:rsidRPr="00717C7C" w:rsidDel="001739A4" w14:paraId="1933E96B" w14:textId="77777777" w:rsidTr="002B0777">
        <w:trPr>
          <w:cantSplit/>
          <w:trHeight w:val="144"/>
        </w:trPr>
        <w:tc>
          <w:tcPr>
            <w:tcW w:w="475" w:type="dxa"/>
            <w:vAlign w:val="center"/>
          </w:tcPr>
          <w:p w14:paraId="1933E968" w14:textId="77777777" w:rsidR="005B3895" w:rsidRPr="00717C7C" w:rsidRDefault="006125E7" w:rsidP="005B3895">
            <w:pPr>
              <w:pStyle w:val="IndexHeading"/>
              <w:jc w:val="center"/>
              <w:rPr>
                <w:rFonts w:asciiTheme="minorHAnsi" w:hAnsiTheme="minorHAnsi"/>
                <w:b w:val="0"/>
                <w:sz w:val="18"/>
                <w:szCs w:val="18"/>
              </w:rPr>
            </w:pPr>
            <w:r w:rsidRPr="00717C7C">
              <w:rPr>
                <w:rFonts w:asciiTheme="minorHAnsi" w:hAnsiTheme="minorHAnsi"/>
                <w:b w:val="0"/>
                <w:sz w:val="18"/>
                <w:szCs w:val="18"/>
              </w:rPr>
              <w:t>01</w:t>
            </w:r>
          </w:p>
        </w:tc>
        <w:tc>
          <w:tcPr>
            <w:tcW w:w="5940" w:type="dxa"/>
            <w:vAlign w:val="center"/>
          </w:tcPr>
          <w:p w14:paraId="1933E969" w14:textId="42A3B0EA" w:rsidR="005B3895" w:rsidRPr="00717C7C" w:rsidRDefault="006125E7" w:rsidP="007E05EA">
            <w:pPr>
              <w:rPr>
                <w:rFonts w:asciiTheme="minorHAnsi" w:hAnsiTheme="minorHAnsi"/>
                <w:sz w:val="18"/>
                <w:szCs w:val="18"/>
              </w:rPr>
            </w:pPr>
            <w:r w:rsidRPr="00717C7C">
              <w:rPr>
                <w:rFonts w:asciiTheme="minorHAnsi" w:hAnsiTheme="minorHAnsi"/>
                <w:sz w:val="18"/>
                <w:szCs w:val="18"/>
              </w:rPr>
              <w:t xml:space="preserve">Method </w:t>
            </w:r>
            <w:r w:rsidR="007E05EA" w:rsidRPr="00717C7C">
              <w:rPr>
                <w:rFonts w:asciiTheme="minorHAnsi" w:hAnsiTheme="minorHAnsi"/>
                <w:sz w:val="18"/>
                <w:szCs w:val="18"/>
              </w:rPr>
              <w:t>U</w:t>
            </w:r>
            <w:r w:rsidRPr="00717C7C">
              <w:rPr>
                <w:rFonts w:asciiTheme="minorHAnsi" w:hAnsiTheme="minorHAnsi"/>
                <w:sz w:val="18"/>
                <w:szCs w:val="18"/>
              </w:rPr>
              <w:t xml:space="preserve">sed to </w:t>
            </w:r>
            <w:r w:rsidR="007E05EA" w:rsidRPr="00717C7C">
              <w:rPr>
                <w:rFonts w:asciiTheme="minorHAnsi" w:hAnsiTheme="minorHAnsi"/>
                <w:sz w:val="18"/>
                <w:szCs w:val="18"/>
              </w:rPr>
              <w:t>D</w:t>
            </w:r>
            <w:r w:rsidRPr="00717C7C">
              <w:rPr>
                <w:rFonts w:asciiTheme="minorHAnsi" w:hAnsiTheme="minorHAnsi"/>
                <w:sz w:val="18"/>
                <w:szCs w:val="18"/>
              </w:rPr>
              <w:t xml:space="preserve">emonstrate </w:t>
            </w:r>
            <w:r w:rsidR="007E05EA" w:rsidRPr="00717C7C">
              <w:rPr>
                <w:rFonts w:asciiTheme="minorHAnsi" w:hAnsiTheme="minorHAnsi"/>
                <w:sz w:val="18"/>
                <w:szCs w:val="18"/>
              </w:rPr>
              <w:t>C</w:t>
            </w:r>
            <w:r w:rsidRPr="00717C7C">
              <w:rPr>
                <w:rFonts w:asciiTheme="minorHAnsi" w:hAnsiTheme="minorHAnsi"/>
                <w:sz w:val="18"/>
                <w:szCs w:val="18"/>
              </w:rPr>
              <w:t xml:space="preserve">ompliance with the HSPP/PSPP </w:t>
            </w:r>
            <w:r w:rsidR="007E05EA" w:rsidRPr="00717C7C">
              <w:rPr>
                <w:rFonts w:asciiTheme="minorHAnsi" w:hAnsiTheme="minorHAnsi"/>
                <w:sz w:val="18"/>
                <w:szCs w:val="18"/>
              </w:rPr>
              <w:t>R</w:t>
            </w:r>
            <w:r w:rsidRPr="00717C7C">
              <w:rPr>
                <w:rFonts w:asciiTheme="minorHAnsi" w:hAnsiTheme="minorHAnsi"/>
                <w:sz w:val="18"/>
                <w:szCs w:val="18"/>
              </w:rPr>
              <w:t>equirement</w:t>
            </w:r>
          </w:p>
        </w:tc>
        <w:tc>
          <w:tcPr>
            <w:tcW w:w="4615" w:type="dxa"/>
            <w:vAlign w:val="center"/>
          </w:tcPr>
          <w:p w14:paraId="1933E96A" w14:textId="77777777" w:rsidR="005B3895" w:rsidRPr="00717C7C" w:rsidRDefault="005B3895" w:rsidP="007D53FC">
            <w:pPr>
              <w:pStyle w:val="Header"/>
              <w:keepNext/>
              <w:tabs>
                <w:tab w:val="clear" w:pos="4320"/>
                <w:tab w:val="clear" w:pos="8640"/>
              </w:tabs>
              <w:rPr>
                <w:rFonts w:asciiTheme="minorHAnsi" w:hAnsiTheme="minorHAnsi"/>
                <w:sz w:val="18"/>
                <w:szCs w:val="18"/>
              </w:rPr>
            </w:pPr>
          </w:p>
        </w:tc>
      </w:tr>
    </w:tbl>
    <w:p w14:paraId="1933E96C" w14:textId="77777777" w:rsidR="001868E8" w:rsidRPr="00717C7C" w:rsidRDefault="001868E8" w:rsidP="00B816B4">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8"/>
        <w:gridCol w:w="5820"/>
        <w:gridCol w:w="4512"/>
      </w:tblGrid>
      <w:tr w:rsidR="007D53FC" w:rsidRPr="00717C7C" w14:paraId="1933E96F" w14:textId="77777777" w:rsidTr="00BD6432">
        <w:trPr>
          <w:cantSplit/>
          <w:trHeight w:val="144"/>
        </w:trPr>
        <w:tc>
          <w:tcPr>
            <w:tcW w:w="5000" w:type="pct"/>
            <w:gridSpan w:val="3"/>
            <w:vAlign w:val="center"/>
          </w:tcPr>
          <w:p w14:paraId="1933E96D" w14:textId="7AB356A5" w:rsidR="007D53FC" w:rsidRPr="00717C7C" w:rsidRDefault="007D53FC" w:rsidP="00BD6432">
            <w:pPr>
              <w:keepNext/>
              <w:rPr>
                <w:rFonts w:asciiTheme="minorHAnsi" w:hAnsiTheme="minorHAnsi"/>
                <w:b/>
                <w:sz w:val="18"/>
                <w:szCs w:val="18"/>
              </w:rPr>
            </w:pPr>
            <w:r w:rsidRPr="00717C7C">
              <w:rPr>
                <w:rFonts w:asciiTheme="minorHAnsi" w:hAnsiTheme="minorHAnsi"/>
                <w:b/>
                <w:sz w:val="18"/>
                <w:szCs w:val="18"/>
              </w:rPr>
              <w:t>C. Airflow Rate Measurement Apparatus and Procedure Information</w:t>
            </w:r>
          </w:p>
          <w:p w14:paraId="1933E96E" w14:textId="77777777" w:rsidR="007D53FC" w:rsidRPr="00717C7C" w:rsidRDefault="007D53FC" w:rsidP="00BD6432">
            <w:pPr>
              <w:keepNext/>
              <w:rPr>
                <w:rFonts w:asciiTheme="minorHAnsi" w:hAnsiTheme="minorHAnsi"/>
                <w:b/>
                <w:sz w:val="18"/>
                <w:szCs w:val="18"/>
              </w:rPr>
            </w:pPr>
            <w:r w:rsidRPr="00717C7C">
              <w:rPr>
                <w:rFonts w:asciiTheme="minorHAnsi" w:hAnsiTheme="minorHAnsi"/>
                <w:sz w:val="18"/>
                <w:szCs w:val="18"/>
              </w:rPr>
              <w:t>Instrument Specifications are given in RA3.3.1.1, and system airflow rate measurement apparatus information is given in RA3.3.2.</w:t>
            </w:r>
          </w:p>
        </w:tc>
      </w:tr>
      <w:tr w:rsidR="007D53FC" w:rsidRPr="00717C7C" w14:paraId="1933E973" w14:textId="77777777" w:rsidTr="002B0777">
        <w:trPr>
          <w:cantSplit/>
          <w:trHeight w:val="144"/>
        </w:trPr>
        <w:tc>
          <w:tcPr>
            <w:tcW w:w="212" w:type="pct"/>
            <w:vAlign w:val="center"/>
          </w:tcPr>
          <w:p w14:paraId="1933E970" w14:textId="77777777" w:rsidR="007D53FC" w:rsidRPr="00717C7C" w:rsidRDefault="006125E7" w:rsidP="00BD6432">
            <w:pPr>
              <w:keepNext/>
              <w:jc w:val="center"/>
              <w:rPr>
                <w:rFonts w:asciiTheme="minorHAnsi" w:hAnsiTheme="minorHAnsi"/>
                <w:sz w:val="18"/>
                <w:szCs w:val="18"/>
              </w:rPr>
            </w:pPr>
            <w:r w:rsidRPr="00717C7C">
              <w:rPr>
                <w:rFonts w:asciiTheme="minorHAnsi" w:hAnsiTheme="minorHAnsi"/>
                <w:sz w:val="18"/>
                <w:szCs w:val="18"/>
              </w:rPr>
              <w:t>01</w:t>
            </w:r>
          </w:p>
        </w:tc>
        <w:tc>
          <w:tcPr>
            <w:tcW w:w="2697" w:type="pct"/>
            <w:vAlign w:val="center"/>
          </w:tcPr>
          <w:p w14:paraId="1933E971" w14:textId="1CC6C8A4" w:rsidR="007D53FC" w:rsidRPr="00717C7C" w:rsidRDefault="006125E7" w:rsidP="007E05EA">
            <w:pPr>
              <w:keepNext/>
              <w:rPr>
                <w:rFonts w:asciiTheme="minorHAnsi" w:hAnsiTheme="minorHAnsi"/>
                <w:sz w:val="18"/>
                <w:szCs w:val="18"/>
              </w:rPr>
            </w:pPr>
            <w:r w:rsidRPr="00717C7C">
              <w:rPr>
                <w:rFonts w:asciiTheme="minorHAnsi" w:hAnsiTheme="minorHAnsi"/>
                <w:sz w:val="18"/>
                <w:szCs w:val="18"/>
              </w:rPr>
              <w:t xml:space="preserve">Airflow Rate Measurement Type </w:t>
            </w:r>
            <w:r w:rsidR="007E05EA" w:rsidRPr="00717C7C">
              <w:rPr>
                <w:rFonts w:asciiTheme="minorHAnsi" w:hAnsiTheme="minorHAnsi"/>
                <w:sz w:val="18"/>
                <w:szCs w:val="18"/>
              </w:rPr>
              <w:t>U</w:t>
            </w:r>
            <w:r w:rsidRPr="00717C7C">
              <w:rPr>
                <w:rFonts w:asciiTheme="minorHAnsi" w:hAnsiTheme="minorHAnsi"/>
                <w:sz w:val="18"/>
                <w:szCs w:val="18"/>
              </w:rPr>
              <w:t xml:space="preserve">sed for this </w:t>
            </w:r>
            <w:r w:rsidR="007E05EA" w:rsidRPr="00717C7C">
              <w:rPr>
                <w:rFonts w:asciiTheme="minorHAnsi" w:hAnsiTheme="minorHAnsi"/>
                <w:sz w:val="18"/>
                <w:szCs w:val="18"/>
              </w:rPr>
              <w:t>A</w:t>
            </w:r>
            <w:r w:rsidRPr="00717C7C">
              <w:rPr>
                <w:rFonts w:asciiTheme="minorHAnsi" w:hAnsiTheme="minorHAnsi"/>
                <w:sz w:val="18"/>
                <w:szCs w:val="18"/>
              </w:rPr>
              <w:t xml:space="preserve">irflow </w:t>
            </w:r>
            <w:r w:rsidR="007E05EA" w:rsidRPr="00717C7C">
              <w:rPr>
                <w:rFonts w:asciiTheme="minorHAnsi" w:hAnsiTheme="minorHAnsi"/>
                <w:sz w:val="18"/>
                <w:szCs w:val="18"/>
              </w:rPr>
              <w:t>R</w:t>
            </w:r>
            <w:r w:rsidRPr="00717C7C">
              <w:rPr>
                <w:rFonts w:asciiTheme="minorHAnsi" w:hAnsiTheme="minorHAnsi"/>
                <w:sz w:val="18"/>
                <w:szCs w:val="18"/>
              </w:rPr>
              <w:t xml:space="preserve">ate </w:t>
            </w:r>
            <w:r w:rsidR="007E05EA" w:rsidRPr="00717C7C">
              <w:rPr>
                <w:rFonts w:asciiTheme="minorHAnsi" w:hAnsiTheme="minorHAnsi"/>
                <w:sz w:val="18"/>
                <w:szCs w:val="18"/>
              </w:rPr>
              <w:t>V</w:t>
            </w:r>
            <w:r w:rsidRPr="00717C7C">
              <w:rPr>
                <w:rFonts w:asciiTheme="minorHAnsi" w:hAnsiTheme="minorHAnsi"/>
                <w:sz w:val="18"/>
                <w:szCs w:val="18"/>
              </w:rPr>
              <w:t>erification</w:t>
            </w:r>
          </w:p>
        </w:tc>
        <w:tc>
          <w:tcPr>
            <w:tcW w:w="2092" w:type="pct"/>
            <w:vAlign w:val="center"/>
          </w:tcPr>
          <w:p w14:paraId="1933E972" w14:textId="77777777" w:rsidR="007D53FC" w:rsidRPr="00717C7C" w:rsidRDefault="007D53FC" w:rsidP="008A7FD4">
            <w:pPr>
              <w:pStyle w:val="ListParagraph"/>
              <w:keepNext/>
              <w:ind w:left="0"/>
              <w:rPr>
                <w:rFonts w:asciiTheme="minorHAnsi" w:hAnsiTheme="minorHAnsi"/>
                <w:sz w:val="18"/>
                <w:szCs w:val="18"/>
              </w:rPr>
            </w:pPr>
          </w:p>
        </w:tc>
      </w:tr>
      <w:tr w:rsidR="007D53FC" w:rsidRPr="00717C7C" w14:paraId="1933E977" w14:textId="77777777" w:rsidTr="002B0777">
        <w:trPr>
          <w:cantSplit/>
          <w:trHeight w:val="144"/>
        </w:trPr>
        <w:tc>
          <w:tcPr>
            <w:tcW w:w="212" w:type="pct"/>
            <w:vAlign w:val="center"/>
          </w:tcPr>
          <w:p w14:paraId="1933E974" w14:textId="77777777" w:rsidR="007D53FC" w:rsidRPr="00717C7C" w:rsidRDefault="006125E7" w:rsidP="00BD6432">
            <w:pPr>
              <w:keepNext/>
              <w:jc w:val="center"/>
              <w:rPr>
                <w:rFonts w:asciiTheme="minorHAnsi" w:hAnsiTheme="minorHAnsi"/>
                <w:sz w:val="18"/>
                <w:szCs w:val="18"/>
              </w:rPr>
            </w:pPr>
            <w:r w:rsidRPr="00717C7C">
              <w:rPr>
                <w:rFonts w:asciiTheme="minorHAnsi" w:hAnsiTheme="minorHAnsi"/>
                <w:sz w:val="18"/>
                <w:szCs w:val="18"/>
              </w:rPr>
              <w:t>02</w:t>
            </w:r>
          </w:p>
        </w:tc>
        <w:tc>
          <w:tcPr>
            <w:tcW w:w="2697" w:type="pct"/>
            <w:vAlign w:val="center"/>
          </w:tcPr>
          <w:p w14:paraId="1933E975" w14:textId="110C07EF" w:rsidR="007D53FC" w:rsidRPr="00717C7C" w:rsidRDefault="006125E7" w:rsidP="00BD6432">
            <w:pPr>
              <w:keepNext/>
              <w:rPr>
                <w:rFonts w:asciiTheme="minorHAnsi" w:hAnsiTheme="minorHAnsi"/>
                <w:sz w:val="18"/>
                <w:szCs w:val="18"/>
              </w:rPr>
            </w:pPr>
            <w:r w:rsidRPr="00717C7C">
              <w:rPr>
                <w:rFonts w:asciiTheme="minorHAnsi" w:hAnsiTheme="minorHAnsi"/>
                <w:sz w:val="18"/>
                <w:szCs w:val="18"/>
              </w:rPr>
              <w:t>Manufacturer of Airflow Measurement Apparatus</w:t>
            </w:r>
          </w:p>
        </w:tc>
        <w:tc>
          <w:tcPr>
            <w:tcW w:w="2092" w:type="pct"/>
            <w:vAlign w:val="center"/>
          </w:tcPr>
          <w:p w14:paraId="1933E976" w14:textId="77777777" w:rsidR="007D53FC" w:rsidRPr="00717C7C" w:rsidRDefault="007D53FC" w:rsidP="008A7FD4">
            <w:pPr>
              <w:keepNext/>
              <w:rPr>
                <w:rFonts w:asciiTheme="minorHAnsi" w:hAnsiTheme="minorHAnsi"/>
                <w:sz w:val="18"/>
                <w:szCs w:val="18"/>
              </w:rPr>
            </w:pPr>
          </w:p>
        </w:tc>
      </w:tr>
      <w:tr w:rsidR="007D53FC" w:rsidRPr="00717C7C" w14:paraId="1933E97B" w14:textId="77777777" w:rsidTr="002B0777">
        <w:trPr>
          <w:cantSplit/>
          <w:trHeight w:val="144"/>
        </w:trPr>
        <w:tc>
          <w:tcPr>
            <w:tcW w:w="212" w:type="pct"/>
            <w:vAlign w:val="center"/>
          </w:tcPr>
          <w:p w14:paraId="1933E978" w14:textId="77777777" w:rsidR="007D53FC" w:rsidRPr="00717C7C" w:rsidRDefault="006125E7" w:rsidP="00BD6432">
            <w:pPr>
              <w:keepNext/>
              <w:jc w:val="center"/>
              <w:rPr>
                <w:rFonts w:asciiTheme="minorHAnsi" w:hAnsiTheme="minorHAnsi"/>
                <w:sz w:val="18"/>
                <w:szCs w:val="18"/>
              </w:rPr>
            </w:pPr>
            <w:r w:rsidRPr="00717C7C">
              <w:rPr>
                <w:rFonts w:asciiTheme="minorHAnsi" w:hAnsiTheme="minorHAnsi"/>
                <w:sz w:val="18"/>
                <w:szCs w:val="18"/>
              </w:rPr>
              <w:t>03</w:t>
            </w:r>
          </w:p>
        </w:tc>
        <w:tc>
          <w:tcPr>
            <w:tcW w:w="2697" w:type="pct"/>
            <w:vAlign w:val="center"/>
          </w:tcPr>
          <w:p w14:paraId="1933E979" w14:textId="159912D3" w:rsidR="007D53FC" w:rsidRPr="00717C7C" w:rsidRDefault="006125E7" w:rsidP="00BD6432">
            <w:pPr>
              <w:keepNext/>
              <w:rPr>
                <w:rFonts w:asciiTheme="minorHAnsi" w:hAnsiTheme="minorHAnsi"/>
                <w:sz w:val="18"/>
                <w:szCs w:val="18"/>
              </w:rPr>
            </w:pPr>
            <w:r w:rsidRPr="00717C7C">
              <w:rPr>
                <w:rFonts w:asciiTheme="minorHAnsi" w:hAnsiTheme="minorHAnsi"/>
                <w:sz w:val="18"/>
                <w:szCs w:val="18"/>
              </w:rPr>
              <w:t>Model number of Airflow Measurement Apparatus</w:t>
            </w:r>
          </w:p>
        </w:tc>
        <w:tc>
          <w:tcPr>
            <w:tcW w:w="2092" w:type="pct"/>
            <w:vAlign w:val="center"/>
          </w:tcPr>
          <w:p w14:paraId="1933E97A" w14:textId="77777777" w:rsidR="007D53FC" w:rsidRPr="00717C7C" w:rsidRDefault="007D53FC" w:rsidP="008A7FD4">
            <w:pPr>
              <w:keepNext/>
              <w:rPr>
                <w:rFonts w:asciiTheme="minorHAnsi" w:hAnsiTheme="minorHAnsi"/>
                <w:sz w:val="18"/>
                <w:szCs w:val="18"/>
              </w:rPr>
            </w:pPr>
          </w:p>
        </w:tc>
      </w:tr>
      <w:tr w:rsidR="007D53FC" w:rsidRPr="00717C7C" w14:paraId="1933E97F" w14:textId="77777777" w:rsidTr="002B0777">
        <w:trPr>
          <w:cantSplit/>
          <w:trHeight w:val="144"/>
        </w:trPr>
        <w:tc>
          <w:tcPr>
            <w:tcW w:w="212" w:type="pct"/>
            <w:vAlign w:val="center"/>
          </w:tcPr>
          <w:p w14:paraId="1933E97C" w14:textId="77777777" w:rsidR="007D53FC" w:rsidRPr="00717C7C" w:rsidRDefault="006125E7" w:rsidP="00BD6432">
            <w:pPr>
              <w:keepNext/>
              <w:jc w:val="center"/>
              <w:rPr>
                <w:rFonts w:asciiTheme="minorHAnsi" w:hAnsiTheme="minorHAnsi"/>
                <w:sz w:val="18"/>
                <w:szCs w:val="18"/>
              </w:rPr>
            </w:pPr>
            <w:r w:rsidRPr="00717C7C">
              <w:rPr>
                <w:rFonts w:asciiTheme="minorHAnsi" w:hAnsiTheme="minorHAnsi"/>
                <w:sz w:val="18"/>
                <w:szCs w:val="18"/>
              </w:rPr>
              <w:t>04</w:t>
            </w:r>
          </w:p>
        </w:tc>
        <w:tc>
          <w:tcPr>
            <w:tcW w:w="2697" w:type="pct"/>
            <w:vAlign w:val="center"/>
          </w:tcPr>
          <w:p w14:paraId="1933E97D" w14:textId="4F169F2F" w:rsidR="007D53FC" w:rsidRPr="00717C7C" w:rsidRDefault="006125E7" w:rsidP="00BD6432">
            <w:pPr>
              <w:keepNext/>
              <w:rPr>
                <w:rFonts w:asciiTheme="minorHAnsi" w:hAnsiTheme="minorHAnsi"/>
                <w:sz w:val="18"/>
                <w:szCs w:val="18"/>
              </w:rPr>
            </w:pPr>
            <w:r w:rsidRPr="00717C7C">
              <w:rPr>
                <w:rFonts w:asciiTheme="minorHAnsi" w:hAnsiTheme="minorHAnsi"/>
                <w:sz w:val="18"/>
                <w:szCs w:val="18"/>
              </w:rPr>
              <w:t>Certification Status of the Airflow Measurement Apparatus Accuracy</w:t>
            </w:r>
          </w:p>
        </w:tc>
        <w:tc>
          <w:tcPr>
            <w:tcW w:w="2092" w:type="pct"/>
            <w:vAlign w:val="center"/>
          </w:tcPr>
          <w:p w14:paraId="1933E97E" w14:textId="77777777" w:rsidR="007D53FC" w:rsidRPr="00717C7C" w:rsidRDefault="007D53FC" w:rsidP="008A7FD4">
            <w:pPr>
              <w:pStyle w:val="ListParagraph"/>
              <w:keepNext/>
              <w:ind w:left="0"/>
              <w:rPr>
                <w:rFonts w:asciiTheme="minorHAnsi" w:hAnsiTheme="minorHAnsi"/>
                <w:sz w:val="18"/>
                <w:szCs w:val="18"/>
              </w:rPr>
            </w:pPr>
          </w:p>
        </w:tc>
      </w:tr>
    </w:tbl>
    <w:p w14:paraId="1933E980" w14:textId="77777777" w:rsidR="001868E8" w:rsidRPr="00717C7C" w:rsidRDefault="001868E8" w:rsidP="00B816B4">
      <w:pPr>
        <w:rPr>
          <w:rFonts w:asciiTheme="minorHAnsi" w:hAnsiTheme="minorHAnsi"/>
          <w:szCs w:val="18"/>
        </w:rPr>
      </w:pPr>
    </w:p>
    <w:tbl>
      <w:tblPr>
        <w:tblW w:w="5060" w:type="pct"/>
        <w:tblInd w:w="-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10919"/>
      </w:tblGrid>
      <w:tr w:rsidR="00BD6432" w:rsidRPr="00717C7C" w14:paraId="1933E984" w14:textId="77777777" w:rsidTr="00BD6432">
        <w:trPr>
          <w:trHeight w:val="144"/>
        </w:trPr>
        <w:tc>
          <w:tcPr>
            <w:tcW w:w="5000" w:type="pct"/>
          </w:tcPr>
          <w:p w14:paraId="1933E983" w14:textId="2F4DCF04" w:rsidR="006B530D" w:rsidRPr="00717C7C" w:rsidRDefault="006125E7" w:rsidP="00BD6432">
            <w:pPr>
              <w:rPr>
                <w:rFonts w:asciiTheme="minorHAnsi" w:hAnsiTheme="minorHAnsi"/>
                <w:b/>
                <w:sz w:val="18"/>
                <w:szCs w:val="18"/>
              </w:rPr>
            </w:pPr>
            <w:r w:rsidRPr="00717C7C">
              <w:rPr>
                <w:rFonts w:asciiTheme="minorHAnsi" w:hAnsiTheme="minorHAnsi"/>
                <w:b/>
                <w:sz w:val="18"/>
                <w:szCs w:val="18"/>
              </w:rPr>
              <w:t>MCH-23</w:t>
            </w:r>
            <w:r w:rsidR="001319CB" w:rsidRPr="00717C7C">
              <w:rPr>
                <w:rFonts w:asciiTheme="minorHAnsi" w:hAnsiTheme="minorHAnsi"/>
                <w:b/>
                <w:sz w:val="18"/>
                <w:szCs w:val="18"/>
              </w:rPr>
              <w:t>f</w:t>
            </w:r>
            <w:r w:rsidRPr="00717C7C">
              <w:rPr>
                <w:rFonts w:asciiTheme="minorHAnsi" w:hAnsiTheme="minorHAnsi"/>
                <w:b/>
                <w:sz w:val="18"/>
                <w:szCs w:val="18"/>
              </w:rPr>
              <w:t xml:space="preserve"> Forced Air System Airflow Rate Measurement – Newly Installed Zoned Single-Speed Compressor Systems </w:t>
            </w:r>
            <w:r w:rsidR="001319CB" w:rsidRPr="00717C7C">
              <w:rPr>
                <w:rFonts w:asciiTheme="minorHAnsi" w:hAnsiTheme="minorHAnsi"/>
                <w:b/>
                <w:sz w:val="18"/>
                <w:szCs w:val="18"/>
              </w:rPr>
              <w:t>with Central Fan Ventilation Cooling</w:t>
            </w:r>
          </w:p>
        </w:tc>
      </w:tr>
    </w:tbl>
    <w:p w14:paraId="1933E985" w14:textId="77777777" w:rsidR="00BD6432" w:rsidRPr="00717C7C" w:rsidRDefault="00BD6432" w:rsidP="00BD6432">
      <w:pPr>
        <w:rPr>
          <w:rFonts w:asciiTheme="minorHAnsi" w:hAnsiTheme="minorHAnsi"/>
          <w:szCs w:val="18"/>
        </w:rPr>
      </w:pPr>
    </w:p>
    <w:tbl>
      <w:tblPr>
        <w:tblW w:w="5060" w:type="pct"/>
        <w:tblInd w:w="-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62"/>
        <w:gridCol w:w="5888"/>
        <w:gridCol w:w="4569"/>
      </w:tblGrid>
      <w:tr w:rsidR="00BD6432" w:rsidRPr="00717C7C" w14:paraId="1933E988" w14:textId="77777777" w:rsidTr="00AB21E4">
        <w:trPr>
          <w:trHeight w:val="144"/>
        </w:trPr>
        <w:tc>
          <w:tcPr>
            <w:tcW w:w="5000" w:type="pct"/>
            <w:gridSpan w:val="3"/>
          </w:tcPr>
          <w:p w14:paraId="1933E986" w14:textId="6B19F89C" w:rsidR="00BD6432" w:rsidRPr="00717C7C" w:rsidRDefault="006125E7" w:rsidP="00BD6432">
            <w:pPr>
              <w:keepNext/>
              <w:rPr>
                <w:rFonts w:asciiTheme="minorHAnsi" w:hAnsiTheme="minorHAnsi"/>
                <w:b/>
                <w:sz w:val="18"/>
                <w:szCs w:val="18"/>
              </w:rPr>
            </w:pPr>
            <w:r w:rsidRPr="00717C7C">
              <w:rPr>
                <w:rFonts w:asciiTheme="minorHAnsi" w:hAnsiTheme="minorHAnsi"/>
                <w:b/>
                <w:sz w:val="18"/>
                <w:szCs w:val="18"/>
              </w:rPr>
              <w:t>D. Forced Air System Airflow Rate Measurement – All Zones Calling</w:t>
            </w:r>
          </w:p>
          <w:p w14:paraId="1933E987" w14:textId="77777777" w:rsidR="00BD6432" w:rsidRPr="00717C7C" w:rsidRDefault="006125E7" w:rsidP="00BD6432">
            <w:pPr>
              <w:keepNext/>
              <w:rPr>
                <w:rFonts w:asciiTheme="minorHAnsi" w:hAnsiTheme="minorHAnsi"/>
                <w:b/>
                <w:sz w:val="18"/>
                <w:szCs w:val="18"/>
              </w:rPr>
            </w:pPr>
            <w:r w:rsidRPr="00717C7C">
              <w:rPr>
                <w:rFonts w:asciiTheme="minorHAnsi" w:hAnsiTheme="minorHAnsi"/>
                <w:sz w:val="18"/>
                <w:szCs w:val="18"/>
              </w:rPr>
              <w:t>The procedures for System Airflow Rate Verification are specified in Reference Residential Appendix RA3.3.</w:t>
            </w:r>
          </w:p>
        </w:tc>
      </w:tr>
      <w:tr w:rsidR="00BD6432" w:rsidRPr="00717C7C" w14:paraId="1933E98C" w14:textId="77777777" w:rsidTr="002B0777">
        <w:trPr>
          <w:cantSplit/>
          <w:trHeight w:val="144"/>
        </w:trPr>
        <w:tc>
          <w:tcPr>
            <w:tcW w:w="212" w:type="pct"/>
            <w:vAlign w:val="center"/>
          </w:tcPr>
          <w:p w14:paraId="1933E989" w14:textId="77777777" w:rsidR="00BD6432" w:rsidRPr="00717C7C" w:rsidRDefault="006125E7" w:rsidP="005F1C88">
            <w:pPr>
              <w:keepNext/>
              <w:jc w:val="center"/>
              <w:rPr>
                <w:rFonts w:asciiTheme="minorHAnsi" w:hAnsiTheme="minorHAnsi"/>
                <w:sz w:val="18"/>
                <w:szCs w:val="18"/>
              </w:rPr>
            </w:pPr>
            <w:r w:rsidRPr="00717C7C">
              <w:rPr>
                <w:rFonts w:asciiTheme="minorHAnsi" w:hAnsiTheme="minorHAnsi"/>
                <w:sz w:val="18"/>
                <w:szCs w:val="18"/>
              </w:rPr>
              <w:t>01</w:t>
            </w:r>
          </w:p>
        </w:tc>
        <w:tc>
          <w:tcPr>
            <w:tcW w:w="2696" w:type="pct"/>
            <w:vAlign w:val="center"/>
          </w:tcPr>
          <w:p w14:paraId="1933E98A" w14:textId="31E5AA16" w:rsidR="00BD6432" w:rsidRPr="00717C7C" w:rsidRDefault="006125E7" w:rsidP="00BD6432">
            <w:pPr>
              <w:keepNext/>
              <w:rPr>
                <w:rFonts w:asciiTheme="minorHAnsi" w:hAnsiTheme="minorHAnsi"/>
                <w:sz w:val="18"/>
                <w:szCs w:val="18"/>
              </w:rPr>
            </w:pPr>
            <w:r w:rsidRPr="00717C7C">
              <w:rPr>
                <w:rFonts w:asciiTheme="minorHAnsi" w:hAnsiTheme="minorHAnsi"/>
                <w:sz w:val="18"/>
                <w:szCs w:val="18"/>
              </w:rPr>
              <w:t xml:space="preserve">Required All Zones Calling </w:t>
            </w:r>
            <w:r w:rsidR="00AA2E09" w:rsidRPr="00717C7C">
              <w:rPr>
                <w:rFonts w:asciiTheme="minorHAnsi" w:hAnsiTheme="minorHAnsi"/>
                <w:sz w:val="18"/>
                <w:szCs w:val="18"/>
              </w:rPr>
              <w:t xml:space="preserve">Minimum </w:t>
            </w:r>
            <w:r w:rsidRPr="00717C7C">
              <w:rPr>
                <w:rFonts w:asciiTheme="minorHAnsi" w:hAnsiTheme="minorHAnsi"/>
                <w:sz w:val="18"/>
                <w:szCs w:val="18"/>
              </w:rPr>
              <w:t>System Airflow Rate (cfm/ton)</w:t>
            </w:r>
          </w:p>
        </w:tc>
        <w:tc>
          <w:tcPr>
            <w:tcW w:w="2092" w:type="pct"/>
            <w:vAlign w:val="center"/>
          </w:tcPr>
          <w:p w14:paraId="1933E98B" w14:textId="77777777" w:rsidR="00BD6432" w:rsidRPr="00717C7C" w:rsidRDefault="00BD6432" w:rsidP="00BD6432">
            <w:pPr>
              <w:keepNext/>
              <w:rPr>
                <w:rFonts w:asciiTheme="minorHAnsi" w:hAnsiTheme="minorHAnsi"/>
                <w:sz w:val="18"/>
                <w:szCs w:val="18"/>
              </w:rPr>
            </w:pPr>
          </w:p>
        </w:tc>
      </w:tr>
      <w:tr w:rsidR="00BD6432" w:rsidRPr="00717C7C" w14:paraId="1933E990" w14:textId="77777777" w:rsidTr="002B0777">
        <w:trPr>
          <w:cantSplit/>
          <w:trHeight w:val="144"/>
        </w:trPr>
        <w:tc>
          <w:tcPr>
            <w:tcW w:w="212" w:type="pct"/>
            <w:vAlign w:val="center"/>
          </w:tcPr>
          <w:p w14:paraId="1933E98D" w14:textId="77777777" w:rsidR="00BD6432" w:rsidRPr="00717C7C" w:rsidRDefault="006125E7" w:rsidP="005F1C88">
            <w:pPr>
              <w:keepNext/>
              <w:jc w:val="center"/>
              <w:rPr>
                <w:rFonts w:asciiTheme="minorHAnsi" w:hAnsiTheme="minorHAnsi"/>
                <w:sz w:val="18"/>
                <w:szCs w:val="18"/>
              </w:rPr>
            </w:pPr>
            <w:r w:rsidRPr="00717C7C">
              <w:rPr>
                <w:rFonts w:asciiTheme="minorHAnsi" w:hAnsiTheme="minorHAnsi"/>
                <w:sz w:val="18"/>
                <w:szCs w:val="18"/>
              </w:rPr>
              <w:t>02</w:t>
            </w:r>
          </w:p>
        </w:tc>
        <w:tc>
          <w:tcPr>
            <w:tcW w:w="2696" w:type="pct"/>
            <w:vAlign w:val="center"/>
          </w:tcPr>
          <w:p w14:paraId="1933E98E" w14:textId="52BAE9EE" w:rsidR="00BD6432" w:rsidRPr="00717C7C" w:rsidRDefault="006125E7" w:rsidP="007E05EA">
            <w:pPr>
              <w:keepNext/>
              <w:rPr>
                <w:rFonts w:asciiTheme="minorHAnsi" w:hAnsiTheme="minorHAnsi"/>
                <w:sz w:val="18"/>
                <w:szCs w:val="18"/>
              </w:rPr>
            </w:pPr>
            <w:r w:rsidRPr="00717C7C">
              <w:rPr>
                <w:rFonts w:asciiTheme="minorHAnsi" w:hAnsiTheme="minorHAnsi"/>
                <w:sz w:val="18"/>
                <w:szCs w:val="18"/>
              </w:rPr>
              <w:t xml:space="preserve">Required All Zones Calling </w:t>
            </w:r>
            <w:r w:rsidR="00AA2E09" w:rsidRPr="00717C7C">
              <w:rPr>
                <w:rFonts w:asciiTheme="minorHAnsi" w:hAnsiTheme="minorHAnsi"/>
                <w:sz w:val="18"/>
                <w:szCs w:val="18"/>
              </w:rPr>
              <w:t xml:space="preserve">Minimum </w:t>
            </w:r>
            <w:r w:rsidRPr="00717C7C">
              <w:rPr>
                <w:rFonts w:asciiTheme="minorHAnsi" w:hAnsiTheme="minorHAnsi"/>
                <w:sz w:val="18"/>
                <w:szCs w:val="18"/>
              </w:rPr>
              <w:t xml:space="preserve">System Airflow </w:t>
            </w:r>
            <w:r w:rsidR="007E05EA" w:rsidRPr="00717C7C">
              <w:rPr>
                <w:rFonts w:asciiTheme="minorHAnsi" w:hAnsiTheme="minorHAnsi"/>
                <w:sz w:val="18"/>
                <w:szCs w:val="18"/>
              </w:rPr>
              <w:t>T</w:t>
            </w:r>
            <w:r w:rsidRPr="00717C7C">
              <w:rPr>
                <w:rFonts w:asciiTheme="minorHAnsi" w:hAnsiTheme="minorHAnsi"/>
                <w:sz w:val="18"/>
                <w:szCs w:val="18"/>
              </w:rPr>
              <w:t>arget (cfm)</w:t>
            </w:r>
          </w:p>
        </w:tc>
        <w:tc>
          <w:tcPr>
            <w:tcW w:w="2092" w:type="pct"/>
            <w:vAlign w:val="center"/>
          </w:tcPr>
          <w:p w14:paraId="1933E98F" w14:textId="77777777" w:rsidR="00BD6432" w:rsidRPr="00717C7C" w:rsidRDefault="00BD6432" w:rsidP="00BD6432">
            <w:pPr>
              <w:keepNext/>
              <w:rPr>
                <w:rFonts w:asciiTheme="minorHAnsi" w:hAnsiTheme="minorHAnsi"/>
                <w:sz w:val="18"/>
                <w:szCs w:val="18"/>
              </w:rPr>
            </w:pPr>
          </w:p>
        </w:tc>
      </w:tr>
      <w:tr w:rsidR="00BD6432" w:rsidRPr="00717C7C" w14:paraId="1933E994" w14:textId="77777777" w:rsidTr="002B0777">
        <w:trPr>
          <w:cantSplit/>
          <w:trHeight w:val="144"/>
        </w:trPr>
        <w:tc>
          <w:tcPr>
            <w:tcW w:w="212" w:type="pct"/>
            <w:vAlign w:val="center"/>
          </w:tcPr>
          <w:p w14:paraId="1933E991" w14:textId="77777777" w:rsidR="00BD6432" w:rsidRPr="00717C7C" w:rsidRDefault="006125E7" w:rsidP="005F1C88">
            <w:pPr>
              <w:keepNext/>
              <w:jc w:val="center"/>
              <w:rPr>
                <w:rFonts w:asciiTheme="minorHAnsi" w:hAnsiTheme="minorHAnsi"/>
                <w:sz w:val="18"/>
                <w:szCs w:val="18"/>
              </w:rPr>
            </w:pPr>
            <w:r w:rsidRPr="00717C7C">
              <w:rPr>
                <w:rFonts w:asciiTheme="minorHAnsi" w:hAnsiTheme="minorHAnsi"/>
                <w:sz w:val="18"/>
                <w:szCs w:val="18"/>
              </w:rPr>
              <w:t>03</w:t>
            </w:r>
          </w:p>
        </w:tc>
        <w:tc>
          <w:tcPr>
            <w:tcW w:w="2696" w:type="pct"/>
            <w:vAlign w:val="center"/>
          </w:tcPr>
          <w:p w14:paraId="1933E992" w14:textId="571951FA" w:rsidR="00BD6432" w:rsidRPr="00717C7C" w:rsidRDefault="006125E7" w:rsidP="00BD6432">
            <w:pPr>
              <w:keepNext/>
              <w:rPr>
                <w:rFonts w:asciiTheme="minorHAnsi" w:hAnsiTheme="minorHAnsi"/>
                <w:sz w:val="18"/>
                <w:szCs w:val="18"/>
              </w:rPr>
            </w:pPr>
            <w:r w:rsidRPr="00717C7C">
              <w:rPr>
                <w:rFonts w:asciiTheme="minorHAnsi" w:hAnsiTheme="minorHAnsi"/>
                <w:sz w:val="18"/>
                <w:szCs w:val="18"/>
              </w:rPr>
              <w:t>Actual System Airflow Rate Measurement (cfm)</w:t>
            </w:r>
          </w:p>
        </w:tc>
        <w:tc>
          <w:tcPr>
            <w:tcW w:w="2092" w:type="pct"/>
            <w:vAlign w:val="center"/>
          </w:tcPr>
          <w:p w14:paraId="1933E993" w14:textId="77777777" w:rsidR="00BD6432" w:rsidRPr="00717C7C" w:rsidRDefault="00BD6432" w:rsidP="00BD6432">
            <w:pPr>
              <w:keepNext/>
              <w:rPr>
                <w:rFonts w:asciiTheme="minorHAnsi" w:hAnsiTheme="minorHAnsi"/>
                <w:sz w:val="18"/>
                <w:szCs w:val="18"/>
              </w:rPr>
            </w:pPr>
          </w:p>
        </w:tc>
      </w:tr>
      <w:tr w:rsidR="00BD6432" w:rsidRPr="00717C7C" w14:paraId="1933E998" w14:textId="77777777" w:rsidTr="002B0777">
        <w:trPr>
          <w:cantSplit/>
          <w:trHeight w:val="144"/>
        </w:trPr>
        <w:tc>
          <w:tcPr>
            <w:tcW w:w="212" w:type="pct"/>
            <w:vAlign w:val="center"/>
          </w:tcPr>
          <w:p w14:paraId="1933E995" w14:textId="77777777" w:rsidR="00BD6432" w:rsidRPr="00717C7C" w:rsidRDefault="006125E7" w:rsidP="005F1C88">
            <w:pPr>
              <w:keepNext/>
              <w:jc w:val="center"/>
              <w:rPr>
                <w:rFonts w:asciiTheme="minorHAnsi" w:hAnsiTheme="minorHAnsi"/>
                <w:sz w:val="18"/>
                <w:szCs w:val="18"/>
              </w:rPr>
            </w:pPr>
            <w:r w:rsidRPr="00717C7C">
              <w:rPr>
                <w:rFonts w:asciiTheme="minorHAnsi" w:hAnsiTheme="minorHAnsi"/>
                <w:sz w:val="18"/>
                <w:szCs w:val="18"/>
              </w:rPr>
              <w:t>04</w:t>
            </w:r>
          </w:p>
        </w:tc>
        <w:tc>
          <w:tcPr>
            <w:tcW w:w="2696" w:type="pct"/>
            <w:vAlign w:val="center"/>
          </w:tcPr>
          <w:p w14:paraId="1933E996" w14:textId="1A27C12A" w:rsidR="00BD6432" w:rsidRPr="00717C7C" w:rsidRDefault="006125E7" w:rsidP="00BD6432">
            <w:pPr>
              <w:keepNext/>
              <w:rPr>
                <w:rFonts w:asciiTheme="minorHAnsi" w:hAnsiTheme="minorHAnsi"/>
                <w:sz w:val="18"/>
                <w:szCs w:val="18"/>
              </w:rPr>
            </w:pPr>
            <w:r w:rsidRPr="00717C7C">
              <w:rPr>
                <w:rFonts w:asciiTheme="minorHAnsi" w:hAnsiTheme="minorHAnsi"/>
                <w:sz w:val="18"/>
                <w:szCs w:val="18"/>
              </w:rPr>
              <w:t>Compliance Statement</w:t>
            </w:r>
            <w:r w:rsidR="007E05EA" w:rsidRPr="00717C7C">
              <w:rPr>
                <w:rFonts w:asciiTheme="minorHAnsi" w:hAnsiTheme="minorHAnsi"/>
                <w:sz w:val="18"/>
                <w:szCs w:val="18"/>
              </w:rPr>
              <w:t>:</w:t>
            </w:r>
          </w:p>
        </w:tc>
        <w:tc>
          <w:tcPr>
            <w:tcW w:w="2092" w:type="pct"/>
            <w:vAlign w:val="center"/>
          </w:tcPr>
          <w:p w14:paraId="1933E997" w14:textId="77777777" w:rsidR="00BD6432" w:rsidRPr="00717C7C" w:rsidRDefault="00BD6432" w:rsidP="00BD6432">
            <w:pPr>
              <w:keepNext/>
              <w:rPr>
                <w:rFonts w:asciiTheme="minorHAnsi" w:hAnsiTheme="minorHAnsi"/>
                <w:sz w:val="18"/>
                <w:szCs w:val="18"/>
              </w:rPr>
            </w:pPr>
          </w:p>
        </w:tc>
      </w:tr>
    </w:tbl>
    <w:p w14:paraId="1933E999" w14:textId="77777777" w:rsidR="001868E8" w:rsidRPr="00717C7C" w:rsidRDefault="001868E8" w:rsidP="00B816B4">
      <w:pPr>
        <w:rPr>
          <w:rFonts w:asciiTheme="minorHAnsi" w:hAnsiTheme="minorHAnsi"/>
          <w:szCs w:val="18"/>
        </w:rPr>
      </w:pPr>
    </w:p>
    <w:tbl>
      <w:tblPr>
        <w:tblW w:w="5064"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9" w:type="dxa"/>
          <w:left w:w="43" w:type="dxa"/>
          <w:bottom w:w="29" w:type="dxa"/>
          <w:right w:w="43" w:type="dxa"/>
        </w:tblCellMar>
        <w:tblLook w:val="0000" w:firstRow="0" w:lastRow="0" w:firstColumn="0" w:lastColumn="0" w:noHBand="0" w:noVBand="0"/>
      </w:tblPr>
      <w:tblGrid>
        <w:gridCol w:w="470"/>
        <w:gridCol w:w="2284"/>
        <w:gridCol w:w="2712"/>
        <w:gridCol w:w="2739"/>
        <w:gridCol w:w="2723"/>
      </w:tblGrid>
      <w:tr w:rsidR="00061C0F" w:rsidRPr="00717C7C" w14:paraId="1933E99D" w14:textId="77777777" w:rsidTr="001D404C">
        <w:trPr>
          <w:trHeight w:val="144"/>
        </w:trPr>
        <w:tc>
          <w:tcPr>
            <w:tcW w:w="5000" w:type="pct"/>
            <w:gridSpan w:val="5"/>
          </w:tcPr>
          <w:p w14:paraId="1933E99A" w14:textId="47DD837A" w:rsidR="00061C0F" w:rsidRPr="00717C7C" w:rsidRDefault="00061C0F" w:rsidP="001D404C">
            <w:pPr>
              <w:keepNext/>
              <w:rPr>
                <w:rFonts w:asciiTheme="minorHAnsi" w:hAnsiTheme="minorHAnsi"/>
                <w:b/>
                <w:sz w:val="18"/>
                <w:szCs w:val="18"/>
              </w:rPr>
            </w:pPr>
            <w:r w:rsidRPr="00717C7C">
              <w:rPr>
                <w:rFonts w:asciiTheme="minorHAnsi" w:hAnsiTheme="minorHAnsi"/>
                <w:b/>
                <w:sz w:val="18"/>
                <w:szCs w:val="18"/>
              </w:rPr>
              <w:lastRenderedPageBreak/>
              <w:t>E. Forced Air System Airflow Rate Measurement – All Other Zonal Control Modes</w:t>
            </w:r>
          </w:p>
          <w:p w14:paraId="1933E99B" w14:textId="77777777" w:rsidR="00061C0F" w:rsidRPr="00717C7C" w:rsidRDefault="00061C0F" w:rsidP="001D404C">
            <w:pPr>
              <w:keepNext/>
              <w:rPr>
                <w:rFonts w:asciiTheme="minorHAnsi" w:hAnsiTheme="minorHAnsi"/>
                <w:sz w:val="18"/>
                <w:szCs w:val="18"/>
              </w:rPr>
            </w:pPr>
            <w:r w:rsidRPr="00717C7C">
              <w:rPr>
                <w:rFonts w:asciiTheme="minorHAnsi" w:hAnsiTheme="minorHAnsi"/>
                <w:sz w:val="18"/>
                <w:szCs w:val="18"/>
              </w:rPr>
              <w:t>The procedures for System Airflow Rate Verification are specified in Reference Residential Appendix RA3.3.</w:t>
            </w:r>
          </w:p>
          <w:p w14:paraId="1933E99C" w14:textId="3DAB5BC4" w:rsidR="00061C0F" w:rsidRPr="00717C7C" w:rsidRDefault="00611CD2" w:rsidP="001D404C">
            <w:pPr>
              <w:keepNext/>
              <w:rPr>
                <w:rFonts w:asciiTheme="minorHAnsi" w:hAnsiTheme="minorHAnsi"/>
                <w:b/>
                <w:sz w:val="16"/>
                <w:szCs w:val="16"/>
              </w:rPr>
            </w:pPr>
            <w:r w:rsidRPr="00717C7C">
              <w:rPr>
                <w:rFonts w:asciiTheme="minorHAnsi" w:hAnsiTheme="minorHAnsi"/>
                <w:sz w:val="18"/>
                <w:szCs w:val="18"/>
              </w:rPr>
              <w:t>For compliance with verification in all zonal control modes, it is sufficient to verify airflow rate for operation of each individual zone when the individual zone is the sole zone calling for conditioning.</w:t>
            </w:r>
            <w:r w:rsidR="00EA3860" w:rsidRPr="00717C7C">
              <w:rPr>
                <w:rFonts w:asciiTheme="minorHAnsi" w:hAnsiTheme="minorHAnsi"/>
                <w:sz w:val="18"/>
                <w:szCs w:val="18"/>
              </w:rPr>
              <w:t xml:space="preserve"> </w:t>
            </w:r>
            <w:r w:rsidRPr="00717C7C">
              <w:rPr>
                <w:rFonts w:asciiTheme="minorHAnsi" w:hAnsiTheme="minorHAnsi"/>
                <w:sz w:val="18"/>
                <w:szCs w:val="18"/>
              </w:rPr>
              <w:t>It is not necessary to verify airflow rate for combinations of 2 or more zones that are less than all zones calling (e.g., 2 out of three zones calling).</w:t>
            </w:r>
          </w:p>
        </w:tc>
      </w:tr>
      <w:tr w:rsidR="00061C0F" w:rsidRPr="00717C7C" w14:paraId="1933E9A1" w14:textId="77777777" w:rsidTr="00BD6E39">
        <w:trPr>
          <w:cantSplit/>
          <w:trHeight w:val="144"/>
        </w:trPr>
        <w:tc>
          <w:tcPr>
            <w:tcW w:w="215" w:type="pct"/>
            <w:vAlign w:val="center"/>
          </w:tcPr>
          <w:p w14:paraId="1933E99E" w14:textId="77777777" w:rsidR="00061C0F" w:rsidRPr="00717C7C" w:rsidRDefault="00061C0F" w:rsidP="001D404C">
            <w:pPr>
              <w:keepNext/>
              <w:jc w:val="center"/>
              <w:rPr>
                <w:rFonts w:asciiTheme="minorHAnsi" w:hAnsiTheme="minorHAnsi"/>
                <w:sz w:val="18"/>
                <w:szCs w:val="18"/>
              </w:rPr>
            </w:pPr>
            <w:r w:rsidRPr="00717C7C">
              <w:rPr>
                <w:rFonts w:ascii="Calibri" w:hAnsi="Calibri"/>
                <w:sz w:val="18"/>
                <w:szCs w:val="18"/>
              </w:rPr>
              <w:t>01</w:t>
            </w:r>
          </w:p>
        </w:tc>
        <w:tc>
          <w:tcPr>
            <w:tcW w:w="2286" w:type="pct"/>
            <w:gridSpan w:val="2"/>
          </w:tcPr>
          <w:p w14:paraId="75DFEBE6" w14:textId="67AD246D" w:rsidR="00EA3860" w:rsidRPr="00717C7C" w:rsidRDefault="00061C0F" w:rsidP="00EA3860">
            <w:pPr>
              <w:keepNext/>
              <w:rPr>
                <w:rFonts w:ascii="Calibri" w:hAnsi="Calibri"/>
                <w:sz w:val="18"/>
                <w:szCs w:val="18"/>
              </w:rPr>
            </w:pPr>
            <w:r w:rsidRPr="00717C7C">
              <w:rPr>
                <w:rFonts w:ascii="Calibri" w:hAnsi="Calibri"/>
                <w:sz w:val="18"/>
                <w:szCs w:val="18"/>
              </w:rPr>
              <w:t xml:space="preserve">Number of </w:t>
            </w:r>
            <w:r w:rsidR="00EA3860" w:rsidRPr="00717C7C">
              <w:rPr>
                <w:rFonts w:ascii="Calibri" w:hAnsi="Calibri"/>
                <w:sz w:val="18"/>
                <w:szCs w:val="18"/>
              </w:rPr>
              <w:t>I</w:t>
            </w:r>
            <w:r w:rsidRPr="00717C7C">
              <w:rPr>
                <w:rFonts w:ascii="Calibri" w:hAnsi="Calibri"/>
                <w:sz w:val="18"/>
                <w:szCs w:val="18"/>
              </w:rPr>
              <w:t xml:space="preserve">ndependently </w:t>
            </w:r>
            <w:r w:rsidR="00EA3860" w:rsidRPr="00717C7C">
              <w:rPr>
                <w:rFonts w:ascii="Calibri" w:hAnsi="Calibri"/>
                <w:sz w:val="18"/>
                <w:szCs w:val="18"/>
              </w:rPr>
              <w:t>C</w:t>
            </w:r>
            <w:r w:rsidRPr="00717C7C">
              <w:rPr>
                <w:rFonts w:ascii="Calibri" w:hAnsi="Calibri"/>
                <w:sz w:val="18"/>
                <w:szCs w:val="18"/>
              </w:rPr>
              <w:t xml:space="preserve">ontrolled </w:t>
            </w:r>
            <w:r w:rsidR="00EA3860" w:rsidRPr="00717C7C">
              <w:rPr>
                <w:rFonts w:ascii="Calibri" w:hAnsi="Calibri"/>
                <w:sz w:val="18"/>
                <w:szCs w:val="18"/>
              </w:rPr>
              <w:t>Z</w:t>
            </w:r>
            <w:r w:rsidRPr="00717C7C">
              <w:rPr>
                <w:rFonts w:ascii="Calibri" w:hAnsi="Calibri"/>
                <w:sz w:val="18"/>
                <w:szCs w:val="18"/>
              </w:rPr>
              <w:t>ones</w:t>
            </w:r>
          </w:p>
          <w:p w14:paraId="1933E99F" w14:textId="2A69DF13" w:rsidR="00061C0F" w:rsidRPr="00717C7C" w:rsidRDefault="00AA2E09" w:rsidP="00EA3860">
            <w:pPr>
              <w:keepNext/>
              <w:rPr>
                <w:rFonts w:asciiTheme="minorHAnsi" w:hAnsiTheme="minorHAnsi"/>
                <w:sz w:val="18"/>
                <w:szCs w:val="18"/>
              </w:rPr>
            </w:pPr>
            <w:r w:rsidRPr="00717C7C">
              <w:rPr>
                <w:rFonts w:ascii="Calibri" w:hAnsi="Calibri"/>
                <w:sz w:val="18"/>
                <w:szCs w:val="18"/>
              </w:rPr>
              <w:t>(i.e., number of thermostats or temperature sensors that independently control one or more dampers.)</w:t>
            </w:r>
          </w:p>
        </w:tc>
        <w:tc>
          <w:tcPr>
            <w:tcW w:w="2499" w:type="pct"/>
            <w:gridSpan w:val="2"/>
          </w:tcPr>
          <w:p w14:paraId="1933E9A0" w14:textId="77777777" w:rsidR="00061C0F" w:rsidRPr="00717C7C" w:rsidRDefault="00061C0F" w:rsidP="001D404C">
            <w:pPr>
              <w:keepNext/>
              <w:rPr>
                <w:rFonts w:asciiTheme="minorHAnsi" w:hAnsiTheme="minorHAnsi"/>
                <w:sz w:val="18"/>
                <w:szCs w:val="18"/>
              </w:rPr>
            </w:pPr>
          </w:p>
        </w:tc>
      </w:tr>
      <w:tr w:rsidR="0083509A" w:rsidRPr="00717C7C" w14:paraId="1933E9A5" w14:textId="77777777" w:rsidTr="00BD6E39">
        <w:trPr>
          <w:cantSplit/>
          <w:trHeight w:val="144"/>
        </w:trPr>
        <w:tc>
          <w:tcPr>
            <w:tcW w:w="215" w:type="pct"/>
            <w:vAlign w:val="center"/>
          </w:tcPr>
          <w:p w14:paraId="1933E9A2" w14:textId="77777777" w:rsidR="0083509A" w:rsidRPr="00717C7C" w:rsidRDefault="0083509A" w:rsidP="001D404C">
            <w:pPr>
              <w:keepNext/>
              <w:jc w:val="center"/>
              <w:rPr>
                <w:rFonts w:ascii="Calibri" w:hAnsi="Calibri"/>
                <w:sz w:val="18"/>
                <w:szCs w:val="18"/>
              </w:rPr>
            </w:pPr>
            <w:r w:rsidRPr="00717C7C">
              <w:rPr>
                <w:rFonts w:ascii="Calibri" w:hAnsi="Calibri"/>
                <w:sz w:val="18"/>
                <w:szCs w:val="18"/>
              </w:rPr>
              <w:t>02</w:t>
            </w:r>
          </w:p>
        </w:tc>
        <w:tc>
          <w:tcPr>
            <w:tcW w:w="2286" w:type="pct"/>
            <w:gridSpan w:val="2"/>
            <w:vAlign w:val="center"/>
          </w:tcPr>
          <w:p w14:paraId="1933E9A3" w14:textId="7A4AC7E9" w:rsidR="0083509A" w:rsidRPr="00717C7C" w:rsidRDefault="0083509A" w:rsidP="00AA2E09">
            <w:pPr>
              <w:keepNext/>
              <w:rPr>
                <w:rFonts w:ascii="Calibri" w:hAnsi="Calibri"/>
                <w:sz w:val="18"/>
                <w:szCs w:val="18"/>
              </w:rPr>
            </w:pPr>
            <w:r w:rsidRPr="00717C7C">
              <w:rPr>
                <w:rFonts w:asciiTheme="minorHAnsi" w:hAnsiTheme="minorHAnsi"/>
                <w:sz w:val="18"/>
                <w:szCs w:val="18"/>
              </w:rPr>
              <w:t>Required Minimum Cooling System Airflow Rate (cfm/ton)</w:t>
            </w:r>
          </w:p>
        </w:tc>
        <w:tc>
          <w:tcPr>
            <w:tcW w:w="2499" w:type="pct"/>
            <w:gridSpan w:val="2"/>
            <w:vAlign w:val="center"/>
          </w:tcPr>
          <w:p w14:paraId="1933E9A4" w14:textId="77777777" w:rsidR="0083509A" w:rsidRPr="00717C7C" w:rsidRDefault="0083509A" w:rsidP="001D404C">
            <w:pPr>
              <w:keepNext/>
              <w:rPr>
                <w:rFonts w:asciiTheme="minorHAnsi" w:hAnsiTheme="minorHAnsi"/>
                <w:sz w:val="18"/>
                <w:szCs w:val="18"/>
              </w:rPr>
            </w:pPr>
          </w:p>
        </w:tc>
      </w:tr>
      <w:tr w:rsidR="00061C0F" w:rsidRPr="00717C7C" w14:paraId="1933E9A9" w14:textId="77777777" w:rsidTr="00BD6E39">
        <w:trPr>
          <w:cantSplit/>
          <w:trHeight w:val="144"/>
        </w:trPr>
        <w:tc>
          <w:tcPr>
            <w:tcW w:w="215" w:type="pct"/>
            <w:vAlign w:val="center"/>
          </w:tcPr>
          <w:p w14:paraId="1933E9A6" w14:textId="72DA17CF" w:rsidR="00061C0F" w:rsidRPr="00717C7C" w:rsidRDefault="0083509A" w:rsidP="001D404C">
            <w:pPr>
              <w:keepNext/>
              <w:jc w:val="center"/>
              <w:rPr>
                <w:rFonts w:asciiTheme="minorHAnsi" w:hAnsiTheme="minorHAnsi"/>
                <w:sz w:val="18"/>
                <w:szCs w:val="18"/>
              </w:rPr>
            </w:pPr>
            <w:r w:rsidRPr="00717C7C">
              <w:rPr>
                <w:rFonts w:ascii="Calibri" w:hAnsi="Calibri"/>
                <w:sz w:val="18"/>
                <w:szCs w:val="18"/>
              </w:rPr>
              <w:t>03</w:t>
            </w:r>
          </w:p>
        </w:tc>
        <w:tc>
          <w:tcPr>
            <w:tcW w:w="2286" w:type="pct"/>
            <w:gridSpan w:val="2"/>
            <w:vAlign w:val="center"/>
          </w:tcPr>
          <w:p w14:paraId="1933E9A7" w14:textId="21E44150" w:rsidR="00061C0F" w:rsidRPr="00717C7C" w:rsidRDefault="00061C0F" w:rsidP="007E05EA">
            <w:pPr>
              <w:keepNext/>
              <w:rPr>
                <w:rFonts w:asciiTheme="minorHAnsi" w:hAnsiTheme="minorHAnsi"/>
                <w:sz w:val="18"/>
                <w:szCs w:val="18"/>
              </w:rPr>
            </w:pPr>
            <w:r w:rsidRPr="00717C7C">
              <w:rPr>
                <w:rFonts w:ascii="Calibri" w:hAnsi="Calibri"/>
                <w:sz w:val="18"/>
                <w:szCs w:val="18"/>
              </w:rPr>
              <w:t xml:space="preserve">Required </w:t>
            </w:r>
            <w:r w:rsidR="007E05EA" w:rsidRPr="00717C7C">
              <w:rPr>
                <w:rFonts w:ascii="Calibri" w:hAnsi="Calibri"/>
                <w:sz w:val="18"/>
                <w:szCs w:val="18"/>
              </w:rPr>
              <w:t>M</w:t>
            </w:r>
            <w:r w:rsidR="00AA2E09" w:rsidRPr="00717C7C">
              <w:rPr>
                <w:rFonts w:ascii="Calibri" w:hAnsi="Calibri"/>
                <w:sz w:val="18"/>
                <w:szCs w:val="18"/>
              </w:rPr>
              <w:t xml:space="preserve">inimum </w:t>
            </w:r>
            <w:r w:rsidRPr="00717C7C">
              <w:rPr>
                <w:rFonts w:ascii="Calibri" w:hAnsi="Calibri"/>
                <w:sz w:val="18"/>
                <w:szCs w:val="18"/>
              </w:rPr>
              <w:t>Airflow in all Zonal Control Modes (cfm)</w:t>
            </w:r>
          </w:p>
        </w:tc>
        <w:tc>
          <w:tcPr>
            <w:tcW w:w="2499" w:type="pct"/>
            <w:gridSpan w:val="2"/>
            <w:vAlign w:val="center"/>
          </w:tcPr>
          <w:p w14:paraId="1933E9A8" w14:textId="77777777" w:rsidR="00061C0F" w:rsidRPr="00717C7C" w:rsidRDefault="00061C0F" w:rsidP="001D404C">
            <w:pPr>
              <w:keepNext/>
              <w:rPr>
                <w:rFonts w:asciiTheme="minorHAnsi" w:hAnsiTheme="minorHAnsi"/>
                <w:sz w:val="18"/>
                <w:szCs w:val="18"/>
              </w:rPr>
            </w:pPr>
          </w:p>
        </w:tc>
      </w:tr>
      <w:tr w:rsidR="00061C0F" w:rsidRPr="00717C7C" w14:paraId="1933E9AE" w14:textId="77777777" w:rsidTr="00BD6E39">
        <w:trPr>
          <w:cantSplit/>
          <w:trHeight w:val="144"/>
        </w:trPr>
        <w:tc>
          <w:tcPr>
            <w:tcW w:w="1260" w:type="pct"/>
            <w:gridSpan w:val="2"/>
            <w:vAlign w:val="center"/>
          </w:tcPr>
          <w:p w14:paraId="1933E9AA" w14:textId="0B272D39" w:rsidR="00061C0F" w:rsidRPr="00717C7C" w:rsidRDefault="0083509A" w:rsidP="001D404C">
            <w:pPr>
              <w:keepNext/>
              <w:jc w:val="center"/>
              <w:rPr>
                <w:rFonts w:asciiTheme="minorHAnsi" w:hAnsiTheme="minorHAnsi"/>
                <w:sz w:val="18"/>
                <w:szCs w:val="18"/>
              </w:rPr>
            </w:pPr>
            <w:r w:rsidRPr="00717C7C">
              <w:rPr>
                <w:rFonts w:asciiTheme="minorHAnsi" w:hAnsiTheme="minorHAnsi"/>
                <w:sz w:val="18"/>
                <w:szCs w:val="18"/>
              </w:rPr>
              <w:t>04</w:t>
            </w:r>
          </w:p>
        </w:tc>
        <w:tc>
          <w:tcPr>
            <w:tcW w:w="1241" w:type="pct"/>
            <w:vAlign w:val="center"/>
          </w:tcPr>
          <w:p w14:paraId="1933E9AB" w14:textId="235164D4" w:rsidR="00061C0F" w:rsidRPr="00717C7C" w:rsidRDefault="0083509A" w:rsidP="001D404C">
            <w:pPr>
              <w:keepNext/>
              <w:jc w:val="center"/>
              <w:rPr>
                <w:rFonts w:asciiTheme="minorHAnsi" w:hAnsiTheme="minorHAnsi"/>
                <w:sz w:val="18"/>
                <w:szCs w:val="18"/>
              </w:rPr>
            </w:pPr>
            <w:r w:rsidRPr="00717C7C">
              <w:rPr>
                <w:rFonts w:asciiTheme="minorHAnsi" w:hAnsiTheme="minorHAnsi"/>
                <w:sz w:val="18"/>
                <w:szCs w:val="18"/>
              </w:rPr>
              <w:t>05</w:t>
            </w:r>
          </w:p>
        </w:tc>
        <w:tc>
          <w:tcPr>
            <w:tcW w:w="1253" w:type="pct"/>
            <w:vAlign w:val="center"/>
          </w:tcPr>
          <w:p w14:paraId="1933E9AC" w14:textId="420F5979" w:rsidR="00061C0F" w:rsidRPr="00717C7C" w:rsidRDefault="0083509A" w:rsidP="001D404C">
            <w:pPr>
              <w:keepNext/>
              <w:jc w:val="center"/>
              <w:rPr>
                <w:rFonts w:asciiTheme="minorHAnsi" w:hAnsiTheme="minorHAnsi"/>
                <w:sz w:val="18"/>
                <w:szCs w:val="18"/>
              </w:rPr>
            </w:pPr>
            <w:r w:rsidRPr="00717C7C">
              <w:rPr>
                <w:rFonts w:asciiTheme="minorHAnsi" w:hAnsiTheme="minorHAnsi"/>
                <w:sz w:val="18"/>
                <w:szCs w:val="18"/>
              </w:rPr>
              <w:t>06</w:t>
            </w:r>
          </w:p>
        </w:tc>
        <w:tc>
          <w:tcPr>
            <w:tcW w:w="1246" w:type="pct"/>
            <w:vAlign w:val="center"/>
          </w:tcPr>
          <w:p w14:paraId="1933E9AD" w14:textId="30AC4F93" w:rsidR="00061C0F" w:rsidRPr="00717C7C" w:rsidRDefault="0083509A" w:rsidP="001D404C">
            <w:pPr>
              <w:keepNext/>
              <w:jc w:val="center"/>
              <w:rPr>
                <w:rFonts w:asciiTheme="minorHAnsi" w:hAnsiTheme="minorHAnsi"/>
                <w:sz w:val="18"/>
                <w:szCs w:val="18"/>
              </w:rPr>
            </w:pPr>
            <w:r w:rsidRPr="00717C7C">
              <w:rPr>
                <w:rFonts w:asciiTheme="minorHAnsi" w:hAnsiTheme="minorHAnsi"/>
                <w:sz w:val="18"/>
                <w:szCs w:val="18"/>
              </w:rPr>
              <w:t>07</w:t>
            </w:r>
          </w:p>
        </w:tc>
      </w:tr>
      <w:tr w:rsidR="00061C0F" w:rsidRPr="00717C7C" w14:paraId="1933E9B3" w14:textId="77777777" w:rsidTr="002B0777">
        <w:trPr>
          <w:cantSplit/>
          <w:trHeight w:val="144"/>
        </w:trPr>
        <w:tc>
          <w:tcPr>
            <w:tcW w:w="1260" w:type="pct"/>
            <w:gridSpan w:val="2"/>
            <w:vAlign w:val="bottom"/>
          </w:tcPr>
          <w:p w14:paraId="1933E9AF" w14:textId="77777777" w:rsidR="00061C0F" w:rsidRPr="00717C7C" w:rsidRDefault="00061C0F" w:rsidP="002B0777">
            <w:pPr>
              <w:keepNext/>
              <w:jc w:val="center"/>
              <w:rPr>
                <w:rFonts w:asciiTheme="minorHAnsi" w:hAnsiTheme="minorHAnsi"/>
                <w:sz w:val="18"/>
                <w:szCs w:val="18"/>
              </w:rPr>
            </w:pPr>
            <w:r w:rsidRPr="00717C7C">
              <w:rPr>
                <w:rFonts w:asciiTheme="minorHAnsi" w:hAnsiTheme="minorHAnsi"/>
                <w:sz w:val="18"/>
                <w:szCs w:val="18"/>
              </w:rPr>
              <w:t>Zone Name</w:t>
            </w:r>
          </w:p>
        </w:tc>
        <w:tc>
          <w:tcPr>
            <w:tcW w:w="1241" w:type="pct"/>
            <w:vAlign w:val="bottom"/>
          </w:tcPr>
          <w:p w14:paraId="1933E9B0" w14:textId="77777777" w:rsidR="00061C0F" w:rsidRPr="00717C7C" w:rsidRDefault="00061C0F" w:rsidP="002B0777">
            <w:pPr>
              <w:keepNext/>
              <w:jc w:val="center"/>
              <w:rPr>
                <w:rFonts w:asciiTheme="minorHAnsi" w:hAnsiTheme="minorHAnsi"/>
                <w:sz w:val="18"/>
                <w:szCs w:val="18"/>
              </w:rPr>
            </w:pPr>
            <w:r w:rsidRPr="00717C7C">
              <w:rPr>
                <w:rFonts w:asciiTheme="minorHAnsi" w:hAnsiTheme="minorHAnsi"/>
                <w:sz w:val="18"/>
                <w:szCs w:val="18"/>
              </w:rPr>
              <w:t>Zone Description</w:t>
            </w:r>
          </w:p>
        </w:tc>
        <w:tc>
          <w:tcPr>
            <w:tcW w:w="1253" w:type="pct"/>
            <w:vAlign w:val="bottom"/>
          </w:tcPr>
          <w:p w14:paraId="1933E9B1" w14:textId="499A5293" w:rsidR="00061C0F" w:rsidRPr="00717C7C" w:rsidRDefault="00061C0F" w:rsidP="002B0777">
            <w:pPr>
              <w:keepNext/>
              <w:jc w:val="center"/>
              <w:rPr>
                <w:rFonts w:asciiTheme="minorHAnsi" w:hAnsiTheme="minorHAnsi"/>
                <w:sz w:val="18"/>
                <w:szCs w:val="18"/>
              </w:rPr>
            </w:pPr>
            <w:r w:rsidRPr="00717C7C">
              <w:rPr>
                <w:rFonts w:asciiTheme="minorHAnsi" w:hAnsiTheme="minorHAnsi"/>
                <w:sz w:val="18"/>
                <w:szCs w:val="18"/>
              </w:rPr>
              <w:t xml:space="preserve">Measured Airflow with </w:t>
            </w:r>
            <w:r w:rsidR="002B0777" w:rsidRPr="00717C7C">
              <w:rPr>
                <w:rFonts w:asciiTheme="minorHAnsi" w:hAnsiTheme="minorHAnsi"/>
                <w:sz w:val="18"/>
                <w:szCs w:val="18"/>
              </w:rPr>
              <w:t>A</w:t>
            </w:r>
            <w:r w:rsidRPr="00717C7C">
              <w:rPr>
                <w:rFonts w:asciiTheme="minorHAnsi" w:hAnsiTheme="minorHAnsi"/>
                <w:sz w:val="18"/>
                <w:szCs w:val="18"/>
              </w:rPr>
              <w:t xml:space="preserve">ll </w:t>
            </w:r>
            <w:r w:rsidR="002B0777" w:rsidRPr="00717C7C">
              <w:rPr>
                <w:rFonts w:asciiTheme="minorHAnsi" w:hAnsiTheme="minorHAnsi"/>
                <w:sz w:val="18"/>
                <w:szCs w:val="18"/>
              </w:rPr>
              <w:t>O</w:t>
            </w:r>
            <w:r w:rsidRPr="00717C7C">
              <w:rPr>
                <w:rFonts w:asciiTheme="minorHAnsi" w:hAnsiTheme="minorHAnsi"/>
                <w:sz w:val="18"/>
                <w:szCs w:val="18"/>
              </w:rPr>
              <w:t xml:space="preserve">ther </w:t>
            </w:r>
            <w:r w:rsidR="002B0777" w:rsidRPr="00717C7C">
              <w:rPr>
                <w:rFonts w:asciiTheme="minorHAnsi" w:hAnsiTheme="minorHAnsi"/>
                <w:sz w:val="18"/>
                <w:szCs w:val="18"/>
              </w:rPr>
              <w:t>Z</w:t>
            </w:r>
            <w:r w:rsidRPr="00717C7C">
              <w:rPr>
                <w:rFonts w:asciiTheme="minorHAnsi" w:hAnsiTheme="minorHAnsi"/>
                <w:sz w:val="18"/>
                <w:szCs w:val="18"/>
              </w:rPr>
              <w:t xml:space="preserve">ones </w:t>
            </w:r>
            <w:r w:rsidR="002B0777" w:rsidRPr="00717C7C">
              <w:rPr>
                <w:rFonts w:asciiTheme="minorHAnsi" w:hAnsiTheme="minorHAnsi"/>
                <w:sz w:val="18"/>
                <w:szCs w:val="18"/>
              </w:rPr>
              <w:t>O</w:t>
            </w:r>
            <w:r w:rsidRPr="00717C7C">
              <w:rPr>
                <w:rFonts w:asciiTheme="minorHAnsi" w:hAnsiTheme="minorHAnsi"/>
                <w:sz w:val="18"/>
                <w:szCs w:val="18"/>
              </w:rPr>
              <w:t>ff (CFM)</w:t>
            </w:r>
          </w:p>
        </w:tc>
        <w:tc>
          <w:tcPr>
            <w:tcW w:w="1246" w:type="pct"/>
            <w:vAlign w:val="bottom"/>
          </w:tcPr>
          <w:p w14:paraId="1933E9B2" w14:textId="77777777" w:rsidR="00061C0F" w:rsidRPr="00717C7C" w:rsidRDefault="00061C0F" w:rsidP="002B0777">
            <w:pPr>
              <w:keepNext/>
              <w:jc w:val="center"/>
              <w:rPr>
                <w:rFonts w:asciiTheme="minorHAnsi" w:hAnsiTheme="minorHAnsi"/>
                <w:sz w:val="18"/>
                <w:szCs w:val="18"/>
              </w:rPr>
            </w:pPr>
            <w:r w:rsidRPr="00717C7C">
              <w:rPr>
                <w:rFonts w:asciiTheme="minorHAnsi" w:hAnsiTheme="minorHAnsi"/>
                <w:sz w:val="18"/>
                <w:szCs w:val="18"/>
              </w:rPr>
              <w:t>Zone Compliance Status</w:t>
            </w:r>
          </w:p>
        </w:tc>
      </w:tr>
      <w:tr w:rsidR="00061C0F" w:rsidRPr="00717C7C" w14:paraId="1933E9B8" w14:textId="77777777" w:rsidTr="00BD6E39">
        <w:trPr>
          <w:cantSplit/>
          <w:trHeight w:val="144"/>
        </w:trPr>
        <w:tc>
          <w:tcPr>
            <w:tcW w:w="1260" w:type="pct"/>
            <w:gridSpan w:val="2"/>
            <w:vAlign w:val="center"/>
          </w:tcPr>
          <w:p w14:paraId="1933E9B4" w14:textId="77777777" w:rsidR="00061C0F" w:rsidRPr="00717C7C" w:rsidRDefault="00061C0F" w:rsidP="00061C0F">
            <w:pPr>
              <w:keepNext/>
              <w:jc w:val="center"/>
              <w:rPr>
                <w:rFonts w:asciiTheme="minorHAnsi" w:hAnsiTheme="minorHAnsi"/>
                <w:sz w:val="18"/>
                <w:szCs w:val="18"/>
              </w:rPr>
            </w:pPr>
          </w:p>
        </w:tc>
        <w:tc>
          <w:tcPr>
            <w:tcW w:w="1241" w:type="pct"/>
            <w:vAlign w:val="center"/>
          </w:tcPr>
          <w:p w14:paraId="1933E9B5" w14:textId="77777777" w:rsidR="00061C0F" w:rsidRPr="00717C7C" w:rsidRDefault="00061C0F" w:rsidP="00061C0F">
            <w:pPr>
              <w:keepNext/>
              <w:jc w:val="center"/>
              <w:rPr>
                <w:rFonts w:asciiTheme="minorHAnsi" w:hAnsiTheme="minorHAnsi"/>
                <w:sz w:val="18"/>
                <w:szCs w:val="18"/>
              </w:rPr>
            </w:pPr>
          </w:p>
        </w:tc>
        <w:tc>
          <w:tcPr>
            <w:tcW w:w="1253" w:type="pct"/>
            <w:vAlign w:val="center"/>
          </w:tcPr>
          <w:p w14:paraId="1933E9B6" w14:textId="77777777" w:rsidR="00061C0F" w:rsidRPr="00717C7C" w:rsidRDefault="00061C0F" w:rsidP="00061C0F">
            <w:pPr>
              <w:keepNext/>
              <w:jc w:val="center"/>
              <w:rPr>
                <w:rFonts w:asciiTheme="minorHAnsi" w:hAnsiTheme="minorHAnsi"/>
                <w:sz w:val="18"/>
                <w:szCs w:val="18"/>
              </w:rPr>
            </w:pPr>
          </w:p>
        </w:tc>
        <w:tc>
          <w:tcPr>
            <w:tcW w:w="1246" w:type="pct"/>
            <w:vAlign w:val="center"/>
          </w:tcPr>
          <w:p w14:paraId="1933E9B7" w14:textId="77777777" w:rsidR="00061C0F" w:rsidRPr="00717C7C" w:rsidRDefault="00061C0F" w:rsidP="00061C0F">
            <w:pPr>
              <w:keepNext/>
              <w:jc w:val="center"/>
              <w:rPr>
                <w:rFonts w:asciiTheme="minorHAnsi" w:hAnsiTheme="minorHAnsi"/>
                <w:sz w:val="18"/>
                <w:szCs w:val="18"/>
              </w:rPr>
            </w:pPr>
          </w:p>
        </w:tc>
      </w:tr>
      <w:tr w:rsidR="00061C0F" w:rsidRPr="00717C7C" w14:paraId="1933E9BD" w14:textId="77777777" w:rsidTr="00BD6E39">
        <w:trPr>
          <w:cantSplit/>
          <w:trHeight w:val="144"/>
        </w:trPr>
        <w:tc>
          <w:tcPr>
            <w:tcW w:w="1260" w:type="pct"/>
            <w:gridSpan w:val="2"/>
            <w:vAlign w:val="center"/>
          </w:tcPr>
          <w:p w14:paraId="1933E9B9" w14:textId="77777777" w:rsidR="00061C0F" w:rsidRPr="00717C7C" w:rsidRDefault="00061C0F" w:rsidP="00061C0F">
            <w:pPr>
              <w:keepNext/>
              <w:jc w:val="center"/>
              <w:rPr>
                <w:rFonts w:asciiTheme="minorHAnsi" w:hAnsiTheme="minorHAnsi"/>
                <w:sz w:val="18"/>
                <w:szCs w:val="18"/>
              </w:rPr>
            </w:pPr>
          </w:p>
        </w:tc>
        <w:tc>
          <w:tcPr>
            <w:tcW w:w="1241" w:type="pct"/>
            <w:vAlign w:val="center"/>
          </w:tcPr>
          <w:p w14:paraId="1933E9BA" w14:textId="77777777" w:rsidR="00061C0F" w:rsidRPr="00717C7C" w:rsidRDefault="00061C0F" w:rsidP="00061C0F">
            <w:pPr>
              <w:keepNext/>
              <w:jc w:val="center"/>
              <w:rPr>
                <w:rFonts w:asciiTheme="minorHAnsi" w:hAnsiTheme="minorHAnsi"/>
                <w:sz w:val="18"/>
                <w:szCs w:val="18"/>
              </w:rPr>
            </w:pPr>
          </w:p>
        </w:tc>
        <w:tc>
          <w:tcPr>
            <w:tcW w:w="1253" w:type="pct"/>
            <w:vAlign w:val="center"/>
          </w:tcPr>
          <w:p w14:paraId="1933E9BB" w14:textId="77777777" w:rsidR="00061C0F" w:rsidRPr="00717C7C" w:rsidRDefault="00061C0F" w:rsidP="00061C0F">
            <w:pPr>
              <w:keepNext/>
              <w:jc w:val="center"/>
              <w:rPr>
                <w:rFonts w:asciiTheme="minorHAnsi" w:hAnsiTheme="minorHAnsi"/>
                <w:sz w:val="18"/>
                <w:szCs w:val="18"/>
              </w:rPr>
            </w:pPr>
          </w:p>
        </w:tc>
        <w:tc>
          <w:tcPr>
            <w:tcW w:w="1246" w:type="pct"/>
            <w:vAlign w:val="center"/>
          </w:tcPr>
          <w:p w14:paraId="1933E9BC" w14:textId="77777777" w:rsidR="00061C0F" w:rsidRPr="00717C7C" w:rsidRDefault="00061C0F" w:rsidP="001D404C">
            <w:pPr>
              <w:keepNext/>
              <w:jc w:val="center"/>
              <w:rPr>
                <w:rFonts w:asciiTheme="minorHAnsi" w:hAnsiTheme="minorHAnsi"/>
                <w:sz w:val="18"/>
                <w:szCs w:val="18"/>
              </w:rPr>
            </w:pPr>
          </w:p>
        </w:tc>
      </w:tr>
      <w:tr w:rsidR="00061C0F" w:rsidRPr="00717C7C" w14:paraId="1933E9C1" w14:textId="77777777" w:rsidTr="00BD6E39">
        <w:tblPrEx>
          <w:tblCellMar>
            <w:left w:w="115" w:type="dxa"/>
            <w:right w:w="115" w:type="dxa"/>
          </w:tblCellMar>
        </w:tblPrEx>
        <w:trPr>
          <w:cantSplit/>
          <w:trHeight w:val="144"/>
        </w:trPr>
        <w:tc>
          <w:tcPr>
            <w:tcW w:w="215" w:type="pct"/>
            <w:vAlign w:val="center"/>
          </w:tcPr>
          <w:p w14:paraId="1933E9BE" w14:textId="00F11089" w:rsidR="00061C0F" w:rsidRPr="00717C7C" w:rsidRDefault="00160979" w:rsidP="001D404C">
            <w:pPr>
              <w:pStyle w:val="FootnoteText"/>
              <w:jc w:val="center"/>
              <w:rPr>
                <w:rFonts w:asciiTheme="minorHAnsi" w:hAnsiTheme="minorHAnsi"/>
                <w:sz w:val="18"/>
                <w:szCs w:val="18"/>
              </w:rPr>
            </w:pPr>
            <w:r w:rsidRPr="00717C7C">
              <w:rPr>
                <w:rFonts w:asciiTheme="minorHAnsi" w:hAnsiTheme="minorHAnsi"/>
                <w:sz w:val="18"/>
                <w:szCs w:val="18"/>
              </w:rPr>
              <w:t>08</w:t>
            </w:r>
          </w:p>
        </w:tc>
        <w:tc>
          <w:tcPr>
            <w:tcW w:w="2286" w:type="pct"/>
            <w:gridSpan w:val="2"/>
            <w:vAlign w:val="center"/>
          </w:tcPr>
          <w:p w14:paraId="1933E9BF" w14:textId="77777777" w:rsidR="00061C0F" w:rsidRPr="00717C7C" w:rsidRDefault="00061C0F" w:rsidP="001D404C">
            <w:pPr>
              <w:pStyle w:val="FootnoteText"/>
              <w:rPr>
                <w:rFonts w:asciiTheme="minorHAnsi" w:hAnsiTheme="minorHAnsi"/>
                <w:sz w:val="18"/>
                <w:szCs w:val="18"/>
              </w:rPr>
            </w:pPr>
            <w:r w:rsidRPr="00717C7C">
              <w:rPr>
                <w:rFonts w:asciiTheme="minorHAnsi" w:hAnsiTheme="minorHAnsi"/>
                <w:sz w:val="18"/>
                <w:szCs w:val="18"/>
              </w:rPr>
              <w:t>Compliance Statement:</w:t>
            </w:r>
          </w:p>
        </w:tc>
        <w:tc>
          <w:tcPr>
            <w:tcW w:w="2499" w:type="pct"/>
            <w:gridSpan w:val="2"/>
          </w:tcPr>
          <w:p w14:paraId="1933E9C0" w14:textId="77777777" w:rsidR="00061C0F" w:rsidRPr="00717C7C" w:rsidRDefault="00061C0F" w:rsidP="008D67CB">
            <w:pPr>
              <w:pStyle w:val="FootnoteText"/>
              <w:rPr>
                <w:rFonts w:asciiTheme="minorHAnsi" w:hAnsiTheme="minorHAnsi"/>
                <w:sz w:val="18"/>
                <w:szCs w:val="18"/>
              </w:rPr>
            </w:pPr>
          </w:p>
        </w:tc>
      </w:tr>
    </w:tbl>
    <w:p w14:paraId="1933E9C2" w14:textId="4C6783D2" w:rsidR="001868E8" w:rsidRPr="00717C7C" w:rsidRDefault="001868E8" w:rsidP="00B816B4">
      <w:pPr>
        <w:rPr>
          <w:rFonts w:asciiTheme="minorHAnsi" w:hAnsiTheme="minorHAnsi"/>
          <w:sz w:val="18"/>
          <w:szCs w:val="18"/>
        </w:rPr>
      </w:pPr>
    </w:p>
    <w:tbl>
      <w:tblPr>
        <w:tblW w:w="5063"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63"/>
        <w:gridCol w:w="4910"/>
        <w:gridCol w:w="5553"/>
      </w:tblGrid>
      <w:tr w:rsidR="009314F1" w:rsidRPr="00717C7C" w14:paraId="21D015FE" w14:textId="77777777" w:rsidTr="005F7C19">
        <w:trPr>
          <w:trHeight w:val="144"/>
        </w:trPr>
        <w:tc>
          <w:tcPr>
            <w:tcW w:w="5000" w:type="pct"/>
            <w:gridSpan w:val="3"/>
          </w:tcPr>
          <w:p w14:paraId="1DACC7F4" w14:textId="43833B34" w:rsidR="009314F1" w:rsidRPr="00717C7C" w:rsidRDefault="009314F1" w:rsidP="005F7C19">
            <w:pPr>
              <w:keepNext/>
              <w:rPr>
                <w:rFonts w:asciiTheme="minorHAnsi" w:hAnsiTheme="minorHAnsi"/>
                <w:b/>
                <w:sz w:val="18"/>
                <w:szCs w:val="18"/>
              </w:rPr>
            </w:pPr>
            <w:r w:rsidRPr="00717C7C">
              <w:rPr>
                <w:rFonts w:asciiTheme="minorHAnsi" w:hAnsiTheme="minorHAnsi"/>
                <w:b/>
                <w:sz w:val="18"/>
                <w:szCs w:val="18"/>
              </w:rPr>
              <w:t>F. Central Fan Ventilation Cooling System Airflow Rate Measurement</w:t>
            </w:r>
          </w:p>
          <w:p w14:paraId="087F96FD" w14:textId="77777777" w:rsidR="009314F1" w:rsidRPr="00717C7C" w:rsidRDefault="009314F1" w:rsidP="005F7C19">
            <w:pPr>
              <w:keepNext/>
              <w:rPr>
                <w:rFonts w:asciiTheme="minorHAnsi" w:hAnsiTheme="minorHAnsi"/>
                <w:b/>
                <w:sz w:val="18"/>
                <w:szCs w:val="18"/>
              </w:rPr>
            </w:pPr>
            <w:r w:rsidRPr="00717C7C">
              <w:rPr>
                <w:rFonts w:asciiTheme="minorHAnsi" w:hAnsiTheme="minorHAnsi"/>
                <w:sz w:val="18"/>
                <w:szCs w:val="18"/>
              </w:rPr>
              <w:t>The procedures for central fan ventilation cooling system airflow rate verification are specified in Reference Residential Appendix RA3.3.4</w:t>
            </w:r>
          </w:p>
        </w:tc>
      </w:tr>
      <w:tr w:rsidR="009314F1" w:rsidRPr="00717C7C" w14:paraId="62A93264" w14:textId="77777777" w:rsidTr="005F7C19">
        <w:tblPrEx>
          <w:tblCellMar>
            <w:top w:w="0" w:type="dxa"/>
            <w:left w:w="108" w:type="dxa"/>
            <w:bottom w:w="0" w:type="dxa"/>
            <w:right w:w="108" w:type="dxa"/>
          </w:tblCellMar>
        </w:tblPrEx>
        <w:trPr>
          <w:cantSplit/>
          <w:trHeight w:val="144"/>
        </w:trPr>
        <w:tc>
          <w:tcPr>
            <w:tcW w:w="212" w:type="pct"/>
            <w:vAlign w:val="center"/>
          </w:tcPr>
          <w:p w14:paraId="46E87FF3" w14:textId="77777777" w:rsidR="009314F1" w:rsidRPr="00717C7C" w:rsidRDefault="009314F1" w:rsidP="005F7C19">
            <w:pPr>
              <w:keepNext/>
              <w:jc w:val="center"/>
              <w:rPr>
                <w:rFonts w:asciiTheme="minorHAnsi" w:hAnsiTheme="minorHAnsi"/>
                <w:sz w:val="18"/>
                <w:szCs w:val="18"/>
              </w:rPr>
            </w:pPr>
            <w:r w:rsidRPr="00717C7C">
              <w:rPr>
                <w:rFonts w:asciiTheme="minorHAnsi" w:hAnsiTheme="minorHAnsi"/>
                <w:sz w:val="18"/>
                <w:szCs w:val="18"/>
              </w:rPr>
              <w:t>01</w:t>
            </w:r>
          </w:p>
        </w:tc>
        <w:tc>
          <w:tcPr>
            <w:tcW w:w="2247" w:type="pct"/>
            <w:vAlign w:val="center"/>
          </w:tcPr>
          <w:p w14:paraId="60815C7A" w14:textId="15245293" w:rsidR="009314F1" w:rsidRPr="00717C7C" w:rsidRDefault="009314F1" w:rsidP="0089205C">
            <w:pPr>
              <w:keepNext/>
              <w:rPr>
                <w:rFonts w:asciiTheme="minorHAnsi" w:hAnsiTheme="minorHAnsi"/>
                <w:sz w:val="18"/>
                <w:szCs w:val="18"/>
              </w:rPr>
            </w:pPr>
            <w:r w:rsidRPr="00717C7C">
              <w:rPr>
                <w:rFonts w:asciiTheme="minorHAnsi" w:hAnsiTheme="minorHAnsi"/>
                <w:sz w:val="18"/>
                <w:szCs w:val="18"/>
              </w:rPr>
              <w:t>Required Ventilation System Airflow Rate (cfm)</w:t>
            </w:r>
          </w:p>
        </w:tc>
        <w:tc>
          <w:tcPr>
            <w:tcW w:w="2541" w:type="pct"/>
            <w:vAlign w:val="center"/>
          </w:tcPr>
          <w:p w14:paraId="7EE2ECF3" w14:textId="2CACC1D8" w:rsidR="009314F1" w:rsidRPr="00717C7C" w:rsidRDefault="009314F1" w:rsidP="005F7C19">
            <w:pPr>
              <w:keepNext/>
              <w:rPr>
                <w:rFonts w:asciiTheme="minorHAnsi" w:hAnsiTheme="minorHAnsi"/>
                <w:sz w:val="18"/>
                <w:szCs w:val="18"/>
              </w:rPr>
            </w:pPr>
          </w:p>
        </w:tc>
      </w:tr>
      <w:tr w:rsidR="009314F1" w:rsidRPr="00717C7C" w14:paraId="74469A30" w14:textId="77777777" w:rsidTr="005F7C19">
        <w:tblPrEx>
          <w:tblCellMar>
            <w:top w:w="0" w:type="dxa"/>
            <w:left w:w="108" w:type="dxa"/>
            <w:bottom w:w="0" w:type="dxa"/>
            <w:right w:w="108" w:type="dxa"/>
          </w:tblCellMar>
        </w:tblPrEx>
        <w:trPr>
          <w:cantSplit/>
          <w:trHeight w:val="144"/>
        </w:trPr>
        <w:tc>
          <w:tcPr>
            <w:tcW w:w="212" w:type="pct"/>
            <w:vAlign w:val="center"/>
          </w:tcPr>
          <w:p w14:paraId="0FFF19F2" w14:textId="77777777" w:rsidR="009314F1" w:rsidRPr="00717C7C" w:rsidRDefault="009314F1" w:rsidP="005F7C19">
            <w:pPr>
              <w:keepNext/>
              <w:jc w:val="center"/>
              <w:rPr>
                <w:rFonts w:asciiTheme="minorHAnsi" w:hAnsiTheme="minorHAnsi"/>
                <w:sz w:val="18"/>
                <w:szCs w:val="18"/>
              </w:rPr>
            </w:pPr>
            <w:r w:rsidRPr="00717C7C">
              <w:rPr>
                <w:rFonts w:asciiTheme="minorHAnsi" w:hAnsiTheme="minorHAnsi"/>
                <w:sz w:val="18"/>
                <w:szCs w:val="18"/>
              </w:rPr>
              <w:t>02</w:t>
            </w:r>
          </w:p>
        </w:tc>
        <w:tc>
          <w:tcPr>
            <w:tcW w:w="2247" w:type="pct"/>
            <w:vAlign w:val="center"/>
          </w:tcPr>
          <w:p w14:paraId="489316CE" w14:textId="77777777" w:rsidR="009314F1" w:rsidRPr="00717C7C" w:rsidRDefault="009314F1" w:rsidP="005F7C19">
            <w:pPr>
              <w:keepNext/>
              <w:rPr>
                <w:rFonts w:asciiTheme="minorHAnsi" w:hAnsiTheme="minorHAnsi"/>
                <w:sz w:val="18"/>
                <w:szCs w:val="18"/>
              </w:rPr>
            </w:pPr>
            <w:r w:rsidRPr="00717C7C">
              <w:rPr>
                <w:rFonts w:asciiTheme="minorHAnsi" w:hAnsiTheme="minorHAnsi"/>
                <w:sz w:val="18"/>
                <w:szCs w:val="18"/>
              </w:rPr>
              <w:t>Actual System Ventilation Airflow Rate Measurement (cfm)</w:t>
            </w:r>
          </w:p>
        </w:tc>
        <w:tc>
          <w:tcPr>
            <w:tcW w:w="2541" w:type="pct"/>
            <w:vAlign w:val="center"/>
          </w:tcPr>
          <w:p w14:paraId="4DDEB806" w14:textId="7A954B6A" w:rsidR="009314F1" w:rsidRPr="00717C7C" w:rsidRDefault="009314F1" w:rsidP="005F7C19">
            <w:pPr>
              <w:keepNext/>
              <w:rPr>
                <w:rFonts w:asciiTheme="minorHAnsi" w:hAnsiTheme="minorHAnsi"/>
                <w:sz w:val="18"/>
                <w:szCs w:val="18"/>
              </w:rPr>
            </w:pPr>
          </w:p>
        </w:tc>
      </w:tr>
      <w:tr w:rsidR="009314F1" w:rsidRPr="00717C7C" w14:paraId="1EBF3D60" w14:textId="77777777" w:rsidTr="005F7C19">
        <w:tblPrEx>
          <w:tblCellMar>
            <w:top w:w="0" w:type="dxa"/>
            <w:left w:w="108" w:type="dxa"/>
            <w:bottom w:w="0" w:type="dxa"/>
            <w:right w:w="108" w:type="dxa"/>
          </w:tblCellMar>
        </w:tblPrEx>
        <w:trPr>
          <w:cantSplit/>
          <w:trHeight w:val="144"/>
        </w:trPr>
        <w:tc>
          <w:tcPr>
            <w:tcW w:w="212" w:type="pct"/>
            <w:vAlign w:val="center"/>
          </w:tcPr>
          <w:p w14:paraId="539625BD" w14:textId="77777777" w:rsidR="009314F1" w:rsidRPr="00717C7C" w:rsidRDefault="009314F1" w:rsidP="005F7C19">
            <w:pPr>
              <w:keepNext/>
              <w:jc w:val="center"/>
              <w:rPr>
                <w:rFonts w:asciiTheme="minorHAnsi" w:hAnsiTheme="minorHAnsi"/>
                <w:sz w:val="18"/>
                <w:szCs w:val="18"/>
              </w:rPr>
            </w:pPr>
            <w:r w:rsidRPr="00717C7C">
              <w:rPr>
                <w:rFonts w:asciiTheme="minorHAnsi" w:hAnsiTheme="minorHAnsi"/>
                <w:sz w:val="18"/>
                <w:szCs w:val="18"/>
              </w:rPr>
              <w:t>03</w:t>
            </w:r>
          </w:p>
        </w:tc>
        <w:tc>
          <w:tcPr>
            <w:tcW w:w="2247" w:type="pct"/>
            <w:vAlign w:val="center"/>
          </w:tcPr>
          <w:p w14:paraId="423298B4" w14:textId="77777777" w:rsidR="009314F1" w:rsidRPr="00717C7C" w:rsidRDefault="009314F1" w:rsidP="005F7C19">
            <w:pPr>
              <w:keepNext/>
              <w:rPr>
                <w:rFonts w:asciiTheme="minorHAnsi" w:hAnsiTheme="minorHAnsi"/>
                <w:sz w:val="18"/>
                <w:szCs w:val="18"/>
              </w:rPr>
            </w:pPr>
            <w:r w:rsidRPr="00717C7C">
              <w:rPr>
                <w:rFonts w:asciiTheme="minorHAnsi" w:hAnsiTheme="minorHAnsi"/>
                <w:sz w:val="18"/>
                <w:szCs w:val="18"/>
              </w:rPr>
              <w:t>Compliance Statement:</w:t>
            </w:r>
          </w:p>
        </w:tc>
        <w:tc>
          <w:tcPr>
            <w:tcW w:w="2541" w:type="pct"/>
            <w:vAlign w:val="center"/>
          </w:tcPr>
          <w:p w14:paraId="2A191173" w14:textId="091ECF59" w:rsidR="009314F1" w:rsidRPr="00717C7C" w:rsidRDefault="009314F1" w:rsidP="005F7C19">
            <w:pPr>
              <w:keepNext/>
              <w:rPr>
                <w:rFonts w:asciiTheme="minorHAnsi" w:hAnsiTheme="minorHAnsi"/>
                <w:sz w:val="18"/>
                <w:szCs w:val="18"/>
              </w:rPr>
            </w:pPr>
          </w:p>
        </w:tc>
      </w:tr>
    </w:tbl>
    <w:p w14:paraId="2408C2E8" w14:textId="77777777" w:rsidR="009314F1" w:rsidRPr="00717C7C" w:rsidRDefault="009314F1" w:rsidP="00B816B4">
      <w:pPr>
        <w:rPr>
          <w:rFonts w:asciiTheme="minorHAnsi" w:hAnsiTheme="minorHAnsi"/>
          <w:sz w:val="18"/>
          <w:szCs w:val="18"/>
        </w:rPr>
      </w:pPr>
    </w:p>
    <w:tbl>
      <w:tblPr>
        <w:tblW w:w="108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468"/>
        <w:gridCol w:w="10417"/>
      </w:tblGrid>
      <w:tr w:rsidR="00B22990" w:rsidRPr="00717C7C" w14:paraId="1933E9C4" w14:textId="77777777" w:rsidTr="007604A1">
        <w:trPr>
          <w:trHeight w:val="144"/>
        </w:trPr>
        <w:tc>
          <w:tcPr>
            <w:tcW w:w="10885" w:type="dxa"/>
            <w:gridSpan w:val="2"/>
            <w:tcBorders>
              <w:top w:val="single" w:sz="4" w:space="0" w:color="000000"/>
              <w:left w:val="single" w:sz="4" w:space="0" w:color="000000"/>
              <w:bottom w:val="single" w:sz="4" w:space="0" w:color="000000"/>
              <w:right w:val="single" w:sz="4" w:space="0" w:color="000000"/>
            </w:tcBorders>
          </w:tcPr>
          <w:p w14:paraId="1933E9C3" w14:textId="570BA88A" w:rsidR="00B22990" w:rsidRPr="00717C7C" w:rsidRDefault="009314F1" w:rsidP="001664C1">
            <w:pPr>
              <w:keepNext/>
              <w:rPr>
                <w:rFonts w:asciiTheme="minorHAnsi" w:hAnsiTheme="minorHAnsi"/>
                <w:b/>
                <w:sz w:val="18"/>
                <w:szCs w:val="18"/>
              </w:rPr>
            </w:pPr>
            <w:r w:rsidRPr="00717C7C">
              <w:rPr>
                <w:rFonts w:asciiTheme="minorHAnsi" w:hAnsiTheme="minorHAnsi"/>
                <w:b/>
                <w:sz w:val="18"/>
                <w:szCs w:val="18"/>
              </w:rPr>
              <w:t>G</w:t>
            </w:r>
            <w:r w:rsidR="00B22990" w:rsidRPr="00717C7C">
              <w:rPr>
                <w:rFonts w:asciiTheme="minorHAnsi" w:hAnsiTheme="minorHAnsi"/>
                <w:b/>
                <w:sz w:val="18"/>
                <w:szCs w:val="18"/>
              </w:rPr>
              <w:t>. Additional Requirements</w:t>
            </w:r>
          </w:p>
        </w:tc>
      </w:tr>
      <w:tr w:rsidR="00B22990" w:rsidRPr="00717C7C" w14:paraId="1933E9C7" w14:textId="77777777" w:rsidTr="007604A1">
        <w:trPr>
          <w:trHeight w:val="144"/>
        </w:trPr>
        <w:tc>
          <w:tcPr>
            <w:tcW w:w="468" w:type="dxa"/>
            <w:vAlign w:val="center"/>
          </w:tcPr>
          <w:p w14:paraId="1933E9C5" w14:textId="77777777" w:rsidR="00B22990" w:rsidRPr="00717C7C" w:rsidRDefault="00B22990" w:rsidP="004A1875">
            <w:pPr>
              <w:pStyle w:val="FootnoteText"/>
              <w:keepNext/>
              <w:jc w:val="center"/>
              <w:rPr>
                <w:rFonts w:ascii="Calibri" w:hAnsi="Calibri"/>
                <w:sz w:val="18"/>
                <w:szCs w:val="18"/>
              </w:rPr>
            </w:pPr>
            <w:r w:rsidRPr="00717C7C">
              <w:rPr>
                <w:rFonts w:ascii="Calibri" w:hAnsi="Calibri"/>
                <w:sz w:val="18"/>
                <w:szCs w:val="18"/>
              </w:rPr>
              <w:t>01</w:t>
            </w:r>
          </w:p>
        </w:tc>
        <w:tc>
          <w:tcPr>
            <w:tcW w:w="10417" w:type="dxa"/>
          </w:tcPr>
          <w:p w14:paraId="1933E9C6" w14:textId="405EC05F" w:rsidR="00B22990" w:rsidRPr="00717C7C" w:rsidRDefault="00B22990" w:rsidP="004A1875">
            <w:pPr>
              <w:pStyle w:val="FootnoteText"/>
              <w:keepNext/>
              <w:rPr>
                <w:rFonts w:asciiTheme="minorHAnsi" w:hAnsiTheme="minorHAnsi"/>
                <w:sz w:val="18"/>
                <w:szCs w:val="18"/>
              </w:rPr>
            </w:pPr>
            <w:r w:rsidRPr="00717C7C">
              <w:rPr>
                <w:rFonts w:asciiTheme="minorHAnsi" w:hAnsiTheme="minorHAnsi"/>
                <w:sz w:val="18"/>
                <w:szCs w:val="18"/>
              </w:rPr>
              <w:t>Air filters that meet the applicable requirements of Standards Section 150.0(m)12 or 150.0(m)13 were properly installed in the system during system airflow rate measurement identified on this Certificate of Installation.</w:t>
            </w:r>
          </w:p>
        </w:tc>
      </w:tr>
      <w:tr w:rsidR="00B22990" w:rsidRPr="00717C7C" w14:paraId="1933E9CA" w14:textId="77777777" w:rsidTr="007604A1">
        <w:trPr>
          <w:trHeight w:val="144"/>
        </w:trPr>
        <w:tc>
          <w:tcPr>
            <w:tcW w:w="468" w:type="dxa"/>
            <w:vAlign w:val="center"/>
          </w:tcPr>
          <w:p w14:paraId="1933E9C8" w14:textId="77777777" w:rsidR="00B22990" w:rsidRPr="00717C7C" w:rsidRDefault="00B22990" w:rsidP="004A1875">
            <w:pPr>
              <w:pStyle w:val="FootnoteText"/>
              <w:keepNext/>
              <w:jc w:val="center"/>
              <w:rPr>
                <w:rFonts w:ascii="Calibri" w:hAnsi="Calibri"/>
                <w:sz w:val="18"/>
                <w:szCs w:val="18"/>
              </w:rPr>
            </w:pPr>
            <w:r w:rsidRPr="00717C7C">
              <w:rPr>
                <w:rFonts w:ascii="Calibri" w:hAnsi="Calibri"/>
                <w:sz w:val="18"/>
                <w:szCs w:val="18"/>
              </w:rPr>
              <w:t>02</w:t>
            </w:r>
          </w:p>
        </w:tc>
        <w:tc>
          <w:tcPr>
            <w:tcW w:w="10417" w:type="dxa"/>
          </w:tcPr>
          <w:p w14:paraId="1933E9C9" w14:textId="77777777" w:rsidR="00B22990" w:rsidRPr="00717C7C" w:rsidRDefault="00B22990" w:rsidP="004A1875">
            <w:pPr>
              <w:pStyle w:val="FootnoteText"/>
              <w:keepNext/>
              <w:rPr>
                <w:rFonts w:asciiTheme="minorHAnsi" w:hAnsiTheme="minorHAnsi"/>
                <w:sz w:val="18"/>
                <w:szCs w:val="18"/>
              </w:rPr>
            </w:pPr>
            <w:r w:rsidRPr="00717C7C">
              <w:rPr>
                <w:rFonts w:asciiTheme="minorHAnsi" w:hAnsiTheme="minorHAnsi"/>
                <w:sz w:val="18"/>
                <w:szCs w:val="18"/>
              </w:rPr>
              <w:t>The airflow rate measurement apparatus used to perform the airflow rate measurement identified on this Certificate of Installation was calibrated in accordance with the apparatus manufacturer's specifications and conforms to the instrumentation specifications given in RA3.3.1.</w:t>
            </w:r>
          </w:p>
        </w:tc>
      </w:tr>
      <w:tr w:rsidR="00B22990" w:rsidRPr="00717C7C" w14:paraId="1933E9CD" w14:textId="77777777" w:rsidTr="007604A1">
        <w:trPr>
          <w:trHeight w:val="144"/>
        </w:trPr>
        <w:tc>
          <w:tcPr>
            <w:tcW w:w="468" w:type="dxa"/>
            <w:vAlign w:val="center"/>
          </w:tcPr>
          <w:p w14:paraId="1933E9CB" w14:textId="77777777" w:rsidR="00B22990" w:rsidRPr="00717C7C" w:rsidRDefault="00B22990" w:rsidP="004A1875">
            <w:pPr>
              <w:pStyle w:val="FootnoteText"/>
              <w:keepNext/>
              <w:jc w:val="center"/>
              <w:rPr>
                <w:rFonts w:ascii="Calibri" w:hAnsi="Calibri"/>
                <w:sz w:val="18"/>
                <w:szCs w:val="18"/>
              </w:rPr>
            </w:pPr>
            <w:r w:rsidRPr="00717C7C">
              <w:rPr>
                <w:rFonts w:ascii="Calibri" w:hAnsi="Calibri"/>
                <w:sz w:val="18"/>
                <w:szCs w:val="18"/>
              </w:rPr>
              <w:t>03</w:t>
            </w:r>
          </w:p>
        </w:tc>
        <w:tc>
          <w:tcPr>
            <w:tcW w:w="10417" w:type="dxa"/>
          </w:tcPr>
          <w:p w14:paraId="1933E9CC" w14:textId="1CCB0985" w:rsidR="00B22990" w:rsidRPr="00717C7C" w:rsidRDefault="00B22990" w:rsidP="00EC2629">
            <w:pPr>
              <w:pStyle w:val="FootnoteText"/>
              <w:keepNext/>
              <w:rPr>
                <w:rFonts w:asciiTheme="minorHAnsi" w:hAnsiTheme="minorHAnsi"/>
                <w:sz w:val="18"/>
                <w:szCs w:val="18"/>
              </w:rPr>
            </w:pPr>
            <w:r w:rsidRPr="00717C7C">
              <w:rPr>
                <w:rFonts w:asciiTheme="minorHAnsi" w:hAnsiTheme="minorHAnsi" w:cs="Tahoma"/>
                <w:color w:val="000000"/>
                <w:sz w:val="18"/>
                <w:szCs w:val="18"/>
              </w:rPr>
              <w:t xml:space="preserve">A visual inspection shall confirm that bypass ducts that deliver conditioned supply air directly to the space conditioning system return duct airflow are not used on </w:t>
            </w:r>
            <w:r w:rsidRPr="00717C7C">
              <w:rPr>
                <w:rFonts w:asciiTheme="minorHAnsi" w:hAnsiTheme="minorHAnsi" w:cs="Tahoma"/>
                <w:color w:val="000000"/>
                <w:sz w:val="18"/>
                <w:szCs w:val="18"/>
                <w:u w:val="single"/>
              </w:rPr>
              <w:t>new</w:t>
            </w:r>
            <w:r w:rsidR="00680899" w:rsidRPr="00717C7C">
              <w:rPr>
                <w:rFonts w:asciiTheme="minorHAnsi" w:hAnsiTheme="minorHAnsi" w:cs="Tahoma"/>
                <w:color w:val="000000"/>
                <w:sz w:val="18"/>
                <w:szCs w:val="18"/>
                <w:u w:val="single"/>
              </w:rPr>
              <w:t>ly constructed</w:t>
            </w:r>
            <w:r w:rsidR="000B6476" w:rsidRPr="00717C7C">
              <w:rPr>
                <w:rFonts w:asciiTheme="minorHAnsi" w:hAnsiTheme="minorHAnsi" w:cs="Tahoma"/>
                <w:color w:val="000000"/>
                <w:sz w:val="18"/>
                <w:szCs w:val="18"/>
              </w:rPr>
              <w:t xml:space="preserve"> </w:t>
            </w:r>
            <w:r w:rsidRPr="00717C7C">
              <w:rPr>
                <w:rFonts w:asciiTheme="minorHAnsi" w:hAnsiTheme="minorHAnsi" w:cs="Tahoma"/>
                <w:color w:val="000000"/>
                <w:sz w:val="18"/>
                <w:szCs w:val="18"/>
              </w:rPr>
              <w:t xml:space="preserve">zonally controlled systems unless the Performance Certificate of Compliance indicates an allowance for use of a bypass duct. When a bypass duct is accounted for on the Performance Certificate of Compliance, the airflow rate shall conform to the specifications listed on </w:t>
            </w:r>
            <w:r w:rsidR="000D7943" w:rsidRPr="00717C7C">
              <w:rPr>
                <w:rFonts w:asciiTheme="minorHAnsi" w:hAnsiTheme="minorHAnsi" w:cs="Tahoma"/>
                <w:color w:val="000000"/>
                <w:sz w:val="18"/>
                <w:szCs w:val="18"/>
              </w:rPr>
              <w:t>the Certificate of Compliance</w:t>
            </w:r>
            <w:r w:rsidRPr="00717C7C">
              <w:rPr>
                <w:rFonts w:asciiTheme="minorHAnsi" w:hAnsiTheme="minorHAnsi" w:cs="Tahoma"/>
                <w:color w:val="000000"/>
                <w:sz w:val="18"/>
                <w:szCs w:val="18"/>
              </w:rPr>
              <w:t xml:space="preserve">. </w:t>
            </w:r>
          </w:p>
        </w:tc>
      </w:tr>
      <w:tr w:rsidR="00B22990" w:rsidRPr="00717C7C" w14:paraId="1933E9D0" w14:textId="77777777" w:rsidTr="007604A1">
        <w:trPr>
          <w:trHeight w:val="144"/>
        </w:trPr>
        <w:tc>
          <w:tcPr>
            <w:tcW w:w="468" w:type="dxa"/>
            <w:vAlign w:val="center"/>
          </w:tcPr>
          <w:p w14:paraId="1933E9CE" w14:textId="77777777" w:rsidR="00B22990" w:rsidRPr="00717C7C" w:rsidRDefault="00B22990" w:rsidP="004A1875">
            <w:pPr>
              <w:pStyle w:val="FootnoteText"/>
              <w:keepNext/>
              <w:jc w:val="center"/>
              <w:rPr>
                <w:rFonts w:ascii="Calibri" w:hAnsi="Calibri"/>
                <w:sz w:val="18"/>
                <w:szCs w:val="18"/>
              </w:rPr>
            </w:pPr>
            <w:r w:rsidRPr="00717C7C">
              <w:rPr>
                <w:rFonts w:asciiTheme="minorHAnsi" w:hAnsiTheme="minorHAnsi"/>
                <w:sz w:val="18"/>
                <w:szCs w:val="18"/>
              </w:rPr>
              <w:t>04</w:t>
            </w:r>
          </w:p>
        </w:tc>
        <w:tc>
          <w:tcPr>
            <w:tcW w:w="10417" w:type="dxa"/>
            <w:vAlign w:val="center"/>
          </w:tcPr>
          <w:p w14:paraId="1933E9CF" w14:textId="77777777" w:rsidR="00B22990" w:rsidRPr="00717C7C" w:rsidRDefault="00B22990" w:rsidP="004A1875">
            <w:pPr>
              <w:pStyle w:val="FootnoteText"/>
              <w:keepNext/>
              <w:rPr>
                <w:rFonts w:asciiTheme="minorHAnsi" w:hAnsiTheme="minorHAnsi" w:cs="Tahoma"/>
                <w:color w:val="000000"/>
                <w:sz w:val="18"/>
                <w:szCs w:val="18"/>
              </w:rPr>
            </w:pPr>
            <w:r w:rsidRPr="00717C7C">
              <w:rPr>
                <w:rFonts w:asciiTheme="minorHAnsi" w:hAnsiTheme="minorHAnsi"/>
                <w:sz w:val="18"/>
                <w:szCs w:val="18"/>
              </w:rPr>
              <w:t>All registers were fully open during the diagnostic test.</w:t>
            </w:r>
          </w:p>
        </w:tc>
      </w:tr>
      <w:tr w:rsidR="00B22990" w:rsidRPr="00717C7C" w14:paraId="1933E9D3" w14:textId="77777777" w:rsidTr="007604A1">
        <w:trPr>
          <w:trHeight w:val="144"/>
        </w:trPr>
        <w:tc>
          <w:tcPr>
            <w:tcW w:w="468" w:type="dxa"/>
            <w:vAlign w:val="center"/>
          </w:tcPr>
          <w:p w14:paraId="1933E9D1" w14:textId="77777777" w:rsidR="00B22990" w:rsidRPr="00717C7C" w:rsidRDefault="00B22990" w:rsidP="004A1875">
            <w:pPr>
              <w:pStyle w:val="FootnoteText"/>
              <w:keepNext/>
              <w:jc w:val="center"/>
              <w:rPr>
                <w:rFonts w:ascii="Calibri" w:hAnsi="Calibri"/>
                <w:sz w:val="18"/>
                <w:szCs w:val="18"/>
              </w:rPr>
            </w:pPr>
            <w:r w:rsidRPr="00717C7C">
              <w:rPr>
                <w:rFonts w:asciiTheme="minorHAnsi" w:hAnsiTheme="minorHAnsi"/>
                <w:sz w:val="18"/>
                <w:szCs w:val="18"/>
              </w:rPr>
              <w:t>05</w:t>
            </w:r>
          </w:p>
        </w:tc>
        <w:tc>
          <w:tcPr>
            <w:tcW w:w="10417" w:type="dxa"/>
            <w:vAlign w:val="center"/>
          </w:tcPr>
          <w:p w14:paraId="1933E9D2" w14:textId="77777777" w:rsidR="00B22990" w:rsidRPr="00717C7C" w:rsidRDefault="00B22990" w:rsidP="004A1875">
            <w:pPr>
              <w:pStyle w:val="FootnoteText"/>
              <w:keepNext/>
              <w:rPr>
                <w:rFonts w:asciiTheme="minorHAnsi" w:hAnsiTheme="minorHAnsi" w:cs="Tahoma"/>
                <w:color w:val="000000"/>
                <w:sz w:val="18"/>
                <w:szCs w:val="18"/>
              </w:rPr>
            </w:pPr>
            <w:r w:rsidRPr="00717C7C">
              <w:rPr>
                <w:rFonts w:asciiTheme="minorHAnsi" w:hAnsiTheme="minorHAnsi"/>
                <w:sz w:val="18"/>
                <w:szCs w:val="18"/>
              </w:rPr>
              <w:t>System fan was set at maximum speed during the diagnostic test.</w:t>
            </w:r>
          </w:p>
        </w:tc>
      </w:tr>
      <w:tr w:rsidR="00B22990" w:rsidRPr="00717C7C" w14:paraId="1933E9D6" w14:textId="77777777" w:rsidTr="007604A1">
        <w:trPr>
          <w:trHeight w:val="144"/>
        </w:trPr>
        <w:tc>
          <w:tcPr>
            <w:tcW w:w="468" w:type="dxa"/>
            <w:vAlign w:val="center"/>
          </w:tcPr>
          <w:p w14:paraId="1933E9D4" w14:textId="77777777" w:rsidR="00B22990" w:rsidRPr="00717C7C" w:rsidRDefault="00B22990" w:rsidP="004A1875">
            <w:pPr>
              <w:pStyle w:val="FootnoteText"/>
              <w:keepNext/>
              <w:jc w:val="center"/>
              <w:rPr>
                <w:rFonts w:ascii="Calibri" w:hAnsi="Calibri"/>
                <w:sz w:val="18"/>
                <w:szCs w:val="18"/>
              </w:rPr>
            </w:pPr>
            <w:r w:rsidRPr="00717C7C">
              <w:rPr>
                <w:rFonts w:asciiTheme="minorHAnsi" w:hAnsiTheme="minorHAnsi"/>
                <w:sz w:val="18"/>
                <w:szCs w:val="18"/>
              </w:rPr>
              <w:t>06</w:t>
            </w:r>
          </w:p>
        </w:tc>
        <w:tc>
          <w:tcPr>
            <w:tcW w:w="10417" w:type="dxa"/>
            <w:vAlign w:val="center"/>
          </w:tcPr>
          <w:p w14:paraId="1933E9D5" w14:textId="77777777" w:rsidR="00B22990" w:rsidRPr="00717C7C" w:rsidRDefault="00B22990" w:rsidP="004A1875">
            <w:pPr>
              <w:pStyle w:val="FootnoteText"/>
              <w:keepNext/>
              <w:rPr>
                <w:rFonts w:asciiTheme="minorHAnsi" w:hAnsiTheme="minorHAnsi" w:cs="Tahoma"/>
                <w:color w:val="000000"/>
                <w:sz w:val="18"/>
                <w:szCs w:val="18"/>
              </w:rPr>
            </w:pPr>
            <w:r w:rsidRPr="00717C7C">
              <w:rPr>
                <w:rFonts w:asciiTheme="minorHAnsi" w:hAnsiTheme="minorHAnsi"/>
                <w:sz w:val="18"/>
                <w:szCs w:val="18"/>
              </w:rPr>
              <w:t xml:space="preserve">If fresh air duct is part of the HVAC </w:t>
            </w:r>
            <w:proofErr w:type="gramStart"/>
            <w:r w:rsidRPr="00717C7C">
              <w:rPr>
                <w:rFonts w:asciiTheme="minorHAnsi" w:hAnsiTheme="minorHAnsi"/>
                <w:sz w:val="18"/>
                <w:szCs w:val="18"/>
              </w:rPr>
              <w:t>system</w:t>
            </w:r>
            <w:proofErr w:type="gramEnd"/>
            <w:r w:rsidRPr="00717C7C">
              <w:rPr>
                <w:rFonts w:asciiTheme="minorHAnsi" w:hAnsiTheme="minorHAnsi"/>
                <w:sz w:val="18"/>
                <w:szCs w:val="18"/>
              </w:rPr>
              <w:t xml:space="preserve"> it was not closed during the diagnostic test.</w:t>
            </w:r>
          </w:p>
        </w:tc>
      </w:tr>
      <w:tr w:rsidR="00B22990" w:rsidRPr="00717C7C" w14:paraId="1933E9D9" w14:textId="77777777" w:rsidTr="007604A1">
        <w:trPr>
          <w:trHeight w:val="144"/>
        </w:trPr>
        <w:tc>
          <w:tcPr>
            <w:tcW w:w="468" w:type="dxa"/>
            <w:vAlign w:val="center"/>
          </w:tcPr>
          <w:p w14:paraId="1933E9D7" w14:textId="77777777" w:rsidR="00B22990" w:rsidRPr="00717C7C" w:rsidRDefault="00B22990" w:rsidP="004A1875">
            <w:pPr>
              <w:pStyle w:val="FootnoteText"/>
              <w:keepNext/>
              <w:jc w:val="center"/>
              <w:rPr>
                <w:rFonts w:ascii="Calibri" w:hAnsi="Calibri"/>
                <w:sz w:val="18"/>
                <w:szCs w:val="18"/>
              </w:rPr>
            </w:pPr>
            <w:r w:rsidRPr="00717C7C">
              <w:rPr>
                <w:rFonts w:asciiTheme="minorHAnsi" w:hAnsiTheme="minorHAnsi"/>
                <w:sz w:val="18"/>
                <w:szCs w:val="18"/>
              </w:rPr>
              <w:t>07</w:t>
            </w:r>
          </w:p>
        </w:tc>
        <w:tc>
          <w:tcPr>
            <w:tcW w:w="10417" w:type="dxa"/>
            <w:vAlign w:val="center"/>
          </w:tcPr>
          <w:p w14:paraId="1933E9D8" w14:textId="77777777" w:rsidR="00B22990" w:rsidRPr="00717C7C" w:rsidRDefault="00B22990" w:rsidP="004A1875">
            <w:pPr>
              <w:pStyle w:val="FootnoteText"/>
              <w:keepNext/>
              <w:rPr>
                <w:rFonts w:asciiTheme="minorHAnsi" w:hAnsiTheme="minorHAnsi" w:cs="Tahoma"/>
                <w:color w:val="000000"/>
                <w:sz w:val="18"/>
                <w:szCs w:val="18"/>
              </w:rPr>
            </w:pPr>
            <w:r w:rsidRPr="00717C7C">
              <w:rPr>
                <w:rFonts w:asciiTheme="minorHAnsi" w:hAnsiTheme="minorHAnsi"/>
                <w:sz w:val="18"/>
                <w:szCs w:val="18"/>
              </w:rPr>
              <w:t>Airflow rate and fan watt draw shall be simultaneous measurements when used to calculate the Fan Efficacy tested value.</w:t>
            </w:r>
          </w:p>
        </w:tc>
      </w:tr>
      <w:tr w:rsidR="00B22990" w:rsidRPr="00717C7C" w14:paraId="1933E9DC" w14:textId="77777777" w:rsidTr="007604A1">
        <w:trPr>
          <w:trHeight w:val="144"/>
        </w:trPr>
        <w:tc>
          <w:tcPr>
            <w:tcW w:w="468" w:type="dxa"/>
            <w:vAlign w:val="center"/>
          </w:tcPr>
          <w:p w14:paraId="1933E9DA" w14:textId="77777777" w:rsidR="00B22990" w:rsidRPr="00717C7C" w:rsidRDefault="00B22990" w:rsidP="004A1875">
            <w:pPr>
              <w:pStyle w:val="FootnoteText"/>
              <w:keepNext/>
              <w:jc w:val="center"/>
              <w:rPr>
                <w:rFonts w:ascii="Calibri" w:hAnsi="Calibri"/>
                <w:sz w:val="18"/>
                <w:szCs w:val="18"/>
              </w:rPr>
            </w:pPr>
            <w:r w:rsidRPr="00717C7C">
              <w:rPr>
                <w:rFonts w:asciiTheme="minorHAnsi" w:hAnsiTheme="minorHAnsi"/>
                <w:sz w:val="18"/>
                <w:szCs w:val="18"/>
              </w:rPr>
              <w:t>08</w:t>
            </w:r>
          </w:p>
        </w:tc>
        <w:tc>
          <w:tcPr>
            <w:tcW w:w="10417" w:type="dxa"/>
            <w:vAlign w:val="center"/>
          </w:tcPr>
          <w:p w14:paraId="1933E9DB" w14:textId="37686BB9" w:rsidR="00B22990" w:rsidRPr="00717C7C" w:rsidRDefault="00B22990" w:rsidP="004A1875">
            <w:pPr>
              <w:pStyle w:val="FootnoteText"/>
              <w:keepNext/>
              <w:rPr>
                <w:rFonts w:asciiTheme="minorHAnsi" w:hAnsiTheme="minorHAnsi" w:cs="Tahoma"/>
                <w:color w:val="000000"/>
                <w:sz w:val="18"/>
                <w:szCs w:val="18"/>
              </w:rPr>
            </w:pPr>
            <w:r w:rsidRPr="00717C7C">
              <w:rPr>
                <w:rFonts w:asciiTheme="minorHAnsi" w:hAnsiTheme="minorHAnsi"/>
                <w:sz w:val="18"/>
                <w:szCs w:val="18"/>
              </w:rPr>
              <w:t>Multi-speed compressor space cooling systems or variable speed compressor systems shall verify airflow (cfm/ton) and fan efficacy (Watt/cfm) with system operating in cooling mode at the maximum compressor speed and the maximum air</w:t>
            </w:r>
            <w:r w:rsidR="002B0777" w:rsidRPr="00717C7C">
              <w:rPr>
                <w:rFonts w:asciiTheme="minorHAnsi" w:hAnsiTheme="minorHAnsi"/>
                <w:sz w:val="18"/>
                <w:szCs w:val="18"/>
              </w:rPr>
              <w:t>-</w:t>
            </w:r>
            <w:r w:rsidRPr="00717C7C">
              <w:rPr>
                <w:rFonts w:asciiTheme="minorHAnsi" w:hAnsiTheme="minorHAnsi"/>
                <w:sz w:val="18"/>
                <w:szCs w:val="18"/>
              </w:rPr>
              <w:t>handler fan speed.</w:t>
            </w:r>
          </w:p>
        </w:tc>
      </w:tr>
      <w:tr w:rsidR="00B22990" w:rsidRPr="00717C7C" w14:paraId="1933E9DE" w14:textId="77777777" w:rsidTr="007604A1">
        <w:trPr>
          <w:trHeight w:val="144"/>
        </w:trPr>
        <w:tc>
          <w:tcPr>
            <w:tcW w:w="10885" w:type="dxa"/>
            <w:gridSpan w:val="2"/>
            <w:vAlign w:val="center"/>
          </w:tcPr>
          <w:p w14:paraId="1933E9DD" w14:textId="77777777" w:rsidR="00B22990" w:rsidRPr="00717C7C" w:rsidRDefault="00B22990" w:rsidP="004A1875">
            <w:pPr>
              <w:pStyle w:val="FootnoteText"/>
              <w:keepNext/>
              <w:rPr>
                <w:rFonts w:asciiTheme="minorHAnsi" w:hAnsiTheme="minorHAnsi"/>
                <w:sz w:val="18"/>
                <w:szCs w:val="18"/>
              </w:rPr>
            </w:pPr>
            <w:r w:rsidRPr="00717C7C">
              <w:rPr>
                <w:rFonts w:asciiTheme="minorHAnsi" w:hAnsiTheme="minorHAnsi" w:cs="Calibri-Bold"/>
                <w:b/>
                <w:bCs/>
                <w:sz w:val="18"/>
                <w:szCs w:val="18"/>
              </w:rPr>
              <w:t>The responsible person’s signature on this compliance document affirms that all applicable requirements in this table have been met.</w:t>
            </w:r>
          </w:p>
        </w:tc>
      </w:tr>
    </w:tbl>
    <w:p w14:paraId="1933E9DF" w14:textId="77777777" w:rsidR="00C74B3C" w:rsidRPr="00717C7C" w:rsidRDefault="00C74B3C" w:rsidP="00B816B4">
      <w:pPr>
        <w:rPr>
          <w:rFonts w:asciiTheme="minorHAnsi" w:hAnsiTheme="minorHAnsi"/>
          <w:sz w:val="18"/>
          <w:szCs w:val="18"/>
        </w:rPr>
      </w:pPr>
    </w:p>
    <w:p w14:paraId="1933E9E0" w14:textId="77777777" w:rsidR="001868E8" w:rsidRPr="00717C7C" w:rsidRDefault="001868E8" w:rsidP="00DA2B2D">
      <w:pPr>
        <w:pStyle w:val="CommentText"/>
        <w:rPr>
          <w:rFonts w:asciiTheme="minorHAnsi" w:hAnsiTheme="minorHAnsi"/>
          <w:sz w:val="18"/>
          <w:szCs w:val="18"/>
        </w:rPr>
      </w:pPr>
    </w:p>
    <w:p w14:paraId="1933E9E1" w14:textId="77777777" w:rsidR="00BB611D" w:rsidRPr="00717C7C" w:rsidRDefault="00BB611D">
      <w:pPr>
        <w:rPr>
          <w:rFonts w:ascii="Calibri" w:hAnsi="Calibri"/>
        </w:rPr>
      </w:pPr>
      <w:r w:rsidRPr="00717C7C">
        <w:rPr>
          <w:rFonts w:ascii="Calibri" w:hAnsi="Calibri"/>
        </w:rPr>
        <w:br w:type="page"/>
      </w: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215"/>
        <w:gridCol w:w="265"/>
        <w:gridCol w:w="2506"/>
        <w:gridCol w:w="2782"/>
      </w:tblGrid>
      <w:tr w:rsidR="00122F67" w:rsidRPr="004D76FA" w14:paraId="4A3E75CB" w14:textId="77777777" w:rsidTr="003B6DBD">
        <w:trPr>
          <w:trHeight w:val="206"/>
        </w:trPr>
        <w:tc>
          <w:tcPr>
            <w:tcW w:w="10950" w:type="dxa"/>
            <w:gridSpan w:val="4"/>
            <w:vAlign w:val="center"/>
          </w:tcPr>
          <w:p w14:paraId="40885C01" w14:textId="77777777" w:rsidR="00122F67" w:rsidRPr="004D76FA" w:rsidRDefault="00122F67" w:rsidP="003B6DBD">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bookmarkStart w:id="0" w:name="_Hlk108190750"/>
            <w:r w:rsidRPr="004D76FA">
              <w:rPr>
                <w:rFonts w:asciiTheme="minorHAnsi" w:hAnsiTheme="minorHAnsi" w:cs="Arial"/>
                <w:b/>
                <w:caps/>
              </w:rPr>
              <w:lastRenderedPageBreak/>
              <w:t>Documentation Author's Declaration Statement</w:t>
            </w:r>
          </w:p>
        </w:tc>
      </w:tr>
      <w:tr w:rsidR="00122F67" w:rsidRPr="004D76FA" w14:paraId="18BAD7B6" w14:textId="77777777" w:rsidTr="003B6DBD">
        <w:trPr>
          <w:trHeight w:val="206"/>
        </w:trPr>
        <w:tc>
          <w:tcPr>
            <w:tcW w:w="10950" w:type="dxa"/>
            <w:gridSpan w:val="4"/>
            <w:vAlign w:val="center"/>
          </w:tcPr>
          <w:p w14:paraId="5939C802" w14:textId="77777777" w:rsidR="00122F67" w:rsidRPr="004D76FA" w:rsidRDefault="00122F67" w:rsidP="00122F67">
            <w:pPr>
              <w:keepNext/>
              <w:numPr>
                <w:ilvl w:val="0"/>
                <w:numId w:val="37"/>
              </w:numPr>
              <w:ind w:left="360" w:hanging="270"/>
              <w:rPr>
                <w:rFonts w:asciiTheme="minorHAnsi" w:hAnsiTheme="minorHAnsi"/>
              </w:rPr>
            </w:pPr>
            <w:r w:rsidRPr="004D76FA">
              <w:rPr>
                <w:rFonts w:asciiTheme="minorHAnsi" w:hAnsiTheme="minorHAnsi"/>
              </w:rPr>
              <w:t>I certify that this Certificate of Installation documentation is accurate and complete.</w:t>
            </w:r>
          </w:p>
        </w:tc>
      </w:tr>
      <w:tr w:rsidR="00122F67" w:rsidRPr="004D76FA" w14:paraId="6315C52B" w14:textId="77777777" w:rsidTr="003B6DBD">
        <w:trPr>
          <w:trHeight w:val="360"/>
        </w:trPr>
        <w:tc>
          <w:tcPr>
            <w:tcW w:w="5577" w:type="dxa"/>
            <w:gridSpan w:val="2"/>
          </w:tcPr>
          <w:p w14:paraId="52F21292" w14:textId="77777777" w:rsidR="00122F67" w:rsidRPr="004D76FA" w:rsidRDefault="00122F67" w:rsidP="003B6DBD">
            <w:pPr>
              <w:keepNext/>
              <w:rPr>
                <w:rFonts w:asciiTheme="minorHAnsi" w:hAnsiTheme="minorHAnsi"/>
              </w:rPr>
            </w:pPr>
            <w:r w:rsidRPr="004D76FA">
              <w:rPr>
                <w:rFonts w:asciiTheme="minorHAnsi" w:hAnsiTheme="minorHAnsi"/>
              </w:rPr>
              <w:t>Documentation Author Name:</w:t>
            </w:r>
          </w:p>
        </w:tc>
        <w:tc>
          <w:tcPr>
            <w:tcW w:w="5373" w:type="dxa"/>
            <w:gridSpan w:val="2"/>
          </w:tcPr>
          <w:p w14:paraId="2BBF4062" w14:textId="77777777" w:rsidR="00122F67" w:rsidRPr="004D76FA" w:rsidRDefault="00122F67" w:rsidP="003B6DBD">
            <w:pPr>
              <w:keepNext/>
              <w:rPr>
                <w:rFonts w:asciiTheme="minorHAnsi" w:hAnsiTheme="minorHAnsi"/>
              </w:rPr>
            </w:pPr>
            <w:r w:rsidRPr="004D76FA">
              <w:rPr>
                <w:rFonts w:asciiTheme="minorHAnsi" w:hAnsiTheme="minorHAnsi"/>
              </w:rPr>
              <w:t>Documentation Author Signature:</w:t>
            </w:r>
          </w:p>
        </w:tc>
      </w:tr>
      <w:tr w:rsidR="00122F67" w:rsidRPr="004D76FA" w14:paraId="631F973F" w14:textId="77777777" w:rsidTr="003B6DBD">
        <w:trPr>
          <w:trHeight w:val="360"/>
        </w:trPr>
        <w:tc>
          <w:tcPr>
            <w:tcW w:w="5577" w:type="dxa"/>
            <w:gridSpan w:val="2"/>
          </w:tcPr>
          <w:p w14:paraId="5539ED18" w14:textId="77777777" w:rsidR="00122F67" w:rsidRPr="004D76FA" w:rsidRDefault="00122F67" w:rsidP="003B6DBD">
            <w:pPr>
              <w:keepNext/>
              <w:rPr>
                <w:rFonts w:asciiTheme="minorHAnsi" w:hAnsiTheme="minorHAnsi"/>
              </w:rPr>
            </w:pPr>
            <w:r w:rsidRPr="004D76FA">
              <w:rPr>
                <w:rFonts w:asciiTheme="minorHAnsi" w:hAnsiTheme="minorHAnsi"/>
              </w:rPr>
              <w:t>Documentation Author Company Name:</w:t>
            </w:r>
          </w:p>
        </w:tc>
        <w:tc>
          <w:tcPr>
            <w:tcW w:w="5373" w:type="dxa"/>
            <w:gridSpan w:val="2"/>
          </w:tcPr>
          <w:p w14:paraId="2A498FD5" w14:textId="77777777" w:rsidR="00122F67" w:rsidRPr="004D76FA" w:rsidRDefault="00122F67" w:rsidP="003B6DBD">
            <w:pPr>
              <w:keepNext/>
              <w:rPr>
                <w:rFonts w:asciiTheme="minorHAnsi" w:hAnsiTheme="minorHAnsi"/>
              </w:rPr>
            </w:pPr>
            <w:r w:rsidRPr="004D76FA">
              <w:rPr>
                <w:rFonts w:asciiTheme="minorHAnsi" w:hAnsiTheme="minorHAnsi"/>
              </w:rPr>
              <w:t>Date Signed:</w:t>
            </w:r>
          </w:p>
        </w:tc>
      </w:tr>
      <w:tr w:rsidR="00122F67" w:rsidRPr="004D76FA" w14:paraId="58B5BB7A" w14:textId="77777777" w:rsidTr="003B6DBD">
        <w:trPr>
          <w:trHeight w:val="360"/>
        </w:trPr>
        <w:tc>
          <w:tcPr>
            <w:tcW w:w="5577" w:type="dxa"/>
            <w:gridSpan w:val="2"/>
          </w:tcPr>
          <w:p w14:paraId="4DFA46EB" w14:textId="77777777" w:rsidR="00122F67" w:rsidRPr="004D76FA" w:rsidRDefault="00122F67" w:rsidP="003B6DBD">
            <w:pPr>
              <w:keepNext/>
              <w:rPr>
                <w:rFonts w:asciiTheme="minorHAnsi" w:hAnsiTheme="minorHAnsi"/>
              </w:rPr>
            </w:pPr>
            <w:r w:rsidRPr="004D76FA">
              <w:rPr>
                <w:rFonts w:asciiTheme="minorHAnsi" w:hAnsiTheme="minorHAnsi"/>
              </w:rPr>
              <w:t>Address:</w:t>
            </w:r>
          </w:p>
        </w:tc>
        <w:tc>
          <w:tcPr>
            <w:tcW w:w="5373" w:type="dxa"/>
            <w:gridSpan w:val="2"/>
          </w:tcPr>
          <w:p w14:paraId="157F88F4" w14:textId="77777777" w:rsidR="00122F67" w:rsidRPr="004D76FA" w:rsidRDefault="00122F67" w:rsidP="003B6DBD">
            <w:pPr>
              <w:keepNext/>
              <w:rPr>
                <w:rFonts w:asciiTheme="minorHAnsi" w:hAnsiTheme="minorHAnsi"/>
              </w:rPr>
            </w:pPr>
            <w:r w:rsidRPr="004D76FA">
              <w:rPr>
                <w:rFonts w:asciiTheme="minorHAnsi" w:hAnsiTheme="minorHAnsi"/>
              </w:rPr>
              <w:t>CEA/HERS Certification Identification (If applicable):</w:t>
            </w:r>
          </w:p>
        </w:tc>
      </w:tr>
      <w:tr w:rsidR="00122F67" w:rsidRPr="004D76FA" w14:paraId="690741C0" w14:textId="77777777" w:rsidTr="003B6DBD">
        <w:trPr>
          <w:trHeight w:val="360"/>
        </w:trPr>
        <w:tc>
          <w:tcPr>
            <w:tcW w:w="5577" w:type="dxa"/>
            <w:gridSpan w:val="2"/>
          </w:tcPr>
          <w:p w14:paraId="4EE6120F" w14:textId="77777777" w:rsidR="00122F67" w:rsidRPr="004D76FA" w:rsidRDefault="00122F67" w:rsidP="003B6DBD">
            <w:pPr>
              <w:keepNext/>
              <w:rPr>
                <w:rFonts w:asciiTheme="minorHAnsi" w:hAnsiTheme="minorHAnsi"/>
              </w:rPr>
            </w:pPr>
            <w:r w:rsidRPr="004D76FA">
              <w:rPr>
                <w:rFonts w:asciiTheme="minorHAnsi" w:hAnsiTheme="minorHAnsi"/>
              </w:rPr>
              <w:t>City/State/Zip:</w:t>
            </w:r>
          </w:p>
        </w:tc>
        <w:tc>
          <w:tcPr>
            <w:tcW w:w="5373" w:type="dxa"/>
            <w:gridSpan w:val="2"/>
          </w:tcPr>
          <w:p w14:paraId="6B4FA203" w14:textId="77777777" w:rsidR="00122F67" w:rsidRPr="004D76FA" w:rsidRDefault="00122F67" w:rsidP="003B6DBD">
            <w:pPr>
              <w:keepNext/>
              <w:rPr>
                <w:rFonts w:asciiTheme="minorHAnsi" w:hAnsiTheme="minorHAnsi"/>
              </w:rPr>
            </w:pPr>
            <w:r w:rsidRPr="004D76FA">
              <w:rPr>
                <w:rFonts w:asciiTheme="minorHAnsi" w:hAnsiTheme="minorHAnsi"/>
              </w:rPr>
              <w:t>Phone:</w:t>
            </w:r>
          </w:p>
        </w:tc>
      </w:tr>
      <w:tr w:rsidR="00122F67" w:rsidRPr="004D76FA" w14:paraId="7C3CC877" w14:textId="77777777" w:rsidTr="003B6DBD">
        <w:tblPrEx>
          <w:tblCellMar>
            <w:left w:w="115" w:type="dxa"/>
            <w:right w:w="115" w:type="dxa"/>
          </w:tblCellMar>
        </w:tblPrEx>
        <w:trPr>
          <w:trHeight w:val="296"/>
        </w:trPr>
        <w:tc>
          <w:tcPr>
            <w:tcW w:w="10950" w:type="dxa"/>
            <w:gridSpan w:val="4"/>
            <w:vAlign w:val="center"/>
          </w:tcPr>
          <w:p w14:paraId="56725BE8" w14:textId="77777777" w:rsidR="00122F67" w:rsidRPr="004D76FA" w:rsidRDefault="00122F67" w:rsidP="003B6DBD">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rPr>
            </w:pPr>
            <w:r w:rsidRPr="004D76FA">
              <w:rPr>
                <w:rFonts w:asciiTheme="minorHAnsi" w:hAnsiTheme="minorHAnsi" w:cs="Arial"/>
                <w:b/>
                <w:caps/>
              </w:rPr>
              <w:t xml:space="preserve">Responsible Person's Declaration statement  </w:t>
            </w:r>
          </w:p>
        </w:tc>
      </w:tr>
      <w:tr w:rsidR="00122F67" w:rsidRPr="004D76FA" w14:paraId="174C979C" w14:textId="77777777" w:rsidTr="003B6DBD">
        <w:tblPrEx>
          <w:tblCellMar>
            <w:left w:w="115" w:type="dxa"/>
            <w:right w:w="115" w:type="dxa"/>
          </w:tblCellMar>
        </w:tblPrEx>
        <w:trPr>
          <w:trHeight w:val="504"/>
        </w:trPr>
        <w:tc>
          <w:tcPr>
            <w:tcW w:w="10950" w:type="dxa"/>
            <w:gridSpan w:val="4"/>
          </w:tcPr>
          <w:p w14:paraId="42E380BB" w14:textId="77777777" w:rsidR="00122F67" w:rsidRPr="004D76FA" w:rsidRDefault="00122F67" w:rsidP="003B6DBD">
            <w:pPr>
              <w:keepNext/>
              <w:rPr>
                <w:rFonts w:ascii="Calibri" w:hAnsi="Calibri"/>
              </w:rPr>
            </w:pPr>
            <w:r w:rsidRPr="004D76FA">
              <w:rPr>
                <w:rFonts w:ascii="Calibri" w:hAnsi="Calibri"/>
              </w:rPr>
              <w:t>I certify the following under penalty of perjury, under the laws of the State of California:</w:t>
            </w:r>
          </w:p>
          <w:p w14:paraId="2CCE5762" w14:textId="77777777" w:rsidR="00122F67" w:rsidRPr="006047E7" w:rsidRDefault="00122F67" w:rsidP="00122F67">
            <w:pPr>
              <w:numPr>
                <w:ilvl w:val="0"/>
                <w:numId w:val="47"/>
              </w:numPr>
              <w:ind w:left="787" w:hanging="360"/>
              <w:contextualSpacing/>
              <w:rPr>
                <w:rFonts w:asciiTheme="minorHAnsi" w:hAnsiTheme="minorHAnsi" w:cstheme="minorBidi"/>
              </w:rPr>
            </w:pPr>
            <w:r w:rsidRPr="004D76FA">
              <w:rPr>
                <w:rFonts w:asciiTheme="minorHAnsi" w:hAnsiTheme="minorHAnsi" w:cstheme="minorBidi"/>
              </w:rPr>
              <w:t xml:space="preserve">The information provided on this certificate of installation is true and correct. </w:t>
            </w:r>
          </w:p>
          <w:p w14:paraId="02FB0F17" w14:textId="77777777" w:rsidR="00122F67" w:rsidRPr="006047E7" w:rsidRDefault="00122F67" w:rsidP="00122F67">
            <w:pPr>
              <w:numPr>
                <w:ilvl w:val="0"/>
                <w:numId w:val="47"/>
              </w:numPr>
              <w:ind w:left="787" w:hanging="360"/>
              <w:contextualSpacing/>
              <w:rPr>
                <w:rFonts w:asciiTheme="minorHAnsi" w:hAnsiTheme="minorHAnsi" w:cstheme="minorBidi"/>
              </w:rPr>
            </w:pPr>
            <w:r w:rsidRPr="006047E7">
              <w:rPr>
                <w:rFonts w:asciiTheme="minorHAnsi" w:hAnsiTheme="minorHAnsi" w:cstheme="minorBidi"/>
              </w:rPr>
              <w:t>I am either: a) a responsible person eligible under division 3 of the business and professions code in the applicable classification to accept responsibility for the system design, construction, or installation of features, materials, components, or manufactured devices for the scope of work identified on this certificate of installation, and attest to the declarations in this statement, or b) I am an authorized representative of the responsible person and attest to the declarations in this statement on the responsible person’s behalf.</w:t>
            </w:r>
          </w:p>
          <w:p w14:paraId="747E9994" w14:textId="77777777" w:rsidR="00122F67" w:rsidRPr="006047E7" w:rsidRDefault="00122F67" w:rsidP="00122F67">
            <w:pPr>
              <w:numPr>
                <w:ilvl w:val="0"/>
                <w:numId w:val="47"/>
              </w:numPr>
              <w:ind w:left="787" w:hanging="360"/>
              <w:contextualSpacing/>
              <w:rPr>
                <w:rFonts w:asciiTheme="minorHAnsi" w:hAnsiTheme="minorHAnsi" w:cstheme="minorBidi"/>
              </w:rPr>
            </w:pPr>
            <w:r w:rsidRPr="006047E7">
              <w:rPr>
                <w:rFonts w:asciiTheme="minorHAnsi" w:hAnsiTheme="minorHAnsi" w:cstheme="minorBidi"/>
              </w:rPr>
              <w:t xml:space="preserve">The constructed or installed features, materials, </w:t>
            </w:r>
            <w:proofErr w:type="gramStart"/>
            <w:r w:rsidRPr="006047E7">
              <w:rPr>
                <w:rFonts w:asciiTheme="minorHAnsi" w:hAnsiTheme="minorHAnsi" w:cstheme="minorBidi"/>
              </w:rPr>
              <w:t>components</w:t>
            </w:r>
            <w:proofErr w:type="gramEnd"/>
            <w:r w:rsidRPr="006047E7">
              <w:rPr>
                <w:rFonts w:asciiTheme="minorHAnsi" w:hAnsiTheme="minorHAnsi" w:cstheme="minorBidi"/>
              </w:rPr>
              <w:t xml:space="preserve">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p>
          <w:p w14:paraId="37D6B3C3" w14:textId="77777777" w:rsidR="00122F67" w:rsidRPr="006047E7" w:rsidRDefault="00122F67" w:rsidP="00122F67">
            <w:pPr>
              <w:numPr>
                <w:ilvl w:val="0"/>
                <w:numId w:val="47"/>
              </w:numPr>
              <w:ind w:left="787" w:hanging="360"/>
              <w:contextualSpacing/>
              <w:rPr>
                <w:rFonts w:asciiTheme="minorHAnsi" w:hAnsiTheme="minorHAnsi" w:cstheme="minorBidi"/>
              </w:rPr>
            </w:pPr>
            <w:r w:rsidRPr="006047E7">
              <w:rPr>
                <w:rFonts w:asciiTheme="minorHAnsi" w:hAnsiTheme="minorHAnsi" w:cstheme="minorBidi"/>
              </w:rPr>
              <w:t xml:space="preserve">I understand that a HERS rater will check the installation to verify compliance and if such checking determines the installation fails to comply, I am required to offer any necessary corrective action at no charge to the building owner.  </w:t>
            </w:r>
          </w:p>
          <w:p w14:paraId="42BB0719" w14:textId="77777777" w:rsidR="00122F67" w:rsidRPr="006047E7" w:rsidRDefault="00122F67" w:rsidP="00122F67">
            <w:pPr>
              <w:numPr>
                <w:ilvl w:val="0"/>
                <w:numId w:val="47"/>
              </w:numPr>
              <w:ind w:left="787" w:hanging="360"/>
              <w:contextualSpacing/>
              <w:rPr>
                <w:rFonts w:asciiTheme="minorHAnsi" w:hAnsiTheme="minorHAnsi" w:cstheme="minorBidi"/>
              </w:rPr>
            </w:pPr>
            <w:r w:rsidRPr="004D76FA">
              <w:rPr>
                <w:rFonts w:asciiTheme="minorHAnsi" w:hAnsiTheme="minorHAnsi" w:cstheme="minorBidi"/>
              </w:rPr>
              <w:t xml:space="preserve">I understand that a registered copy of this certificate of installation shall be posted or made available with the building permit(s) issued for the building and made available to the enforcement agency for all applicable inspections, and I will take the necessary steps to ensure this requirement is accomplished. </w:t>
            </w:r>
          </w:p>
          <w:p w14:paraId="1C0C19F5" w14:textId="77777777" w:rsidR="00122F67" w:rsidRPr="004D76FA" w:rsidRDefault="00122F67" w:rsidP="00122F67">
            <w:pPr>
              <w:numPr>
                <w:ilvl w:val="0"/>
                <w:numId w:val="47"/>
              </w:numPr>
              <w:ind w:left="787" w:hanging="360"/>
              <w:contextualSpacing/>
              <w:rPr>
                <w:rFonts w:asciiTheme="minorHAnsi" w:hAnsiTheme="minorHAnsi"/>
              </w:rPr>
            </w:pPr>
            <w:r w:rsidRPr="004D76FA">
              <w:rPr>
                <w:rFonts w:asciiTheme="minorHAnsi" w:hAnsiTheme="minorHAnsi" w:cstheme="minorBidi"/>
              </w:rPr>
              <w:t>I understand that a registered copy of this certificate of installation is required to be included with the documentation the builder provides to the building owner at occupancy, and I will take the necessary steps to ensure this requirement is accomplished.</w:t>
            </w:r>
          </w:p>
        </w:tc>
      </w:tr>
      <w:tr w:rsidR="00122F67" w:rsidRPr="004D76FA" w14:paraId="0AA1B25F" w14:textId="77777777" w:rsidTr="003B6DBD">
        <w:tblPrEx>
          <w:tblCellMar>
            <w:left w:w="108" w:type="dxa"/>
            <w:right w:w="108" w:type="dxa"/>
          </w:tblCellMar>
        </w:tblPrEx>
        <w:trPr>
          <w:trHeight w:val="360"/>
        </w:trPr>
        <w:tc>
          <w:tcPr>
            <w:tcW w:w="5307" w:type="dxa"/>
          </w:tcPr>
          <w:p w14:paraId="7060F9B6" w14:textId="77777777" w:rsidR="00122F67" w:rsidRPr="004D76FA" w:rsidRDefault="00122F67" w:rsidP="003B6DB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Responsible Builder/Installer Name:</w:t>
            </w:r>
          </w:p>
        </w:tc>
        <w:tc>
          <w:tcPr>
            <w:tcW w:w="5643" w:type="dxa"/>
            <w:gridSpan w:val="3"/>
          </w:tcPr>
          <w:p w14:paraId="5358A43E" w14:textId="77777777" w:rsidR="00122F67" w:rsidRPr="004D76FA" w:rsidRDefault="00122F67" w:rsidP="003B6DB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Responsible Builder/Installer Signature:</w:t>
            </w:r>
          </w:p>
        </w:tc>
      </w:tr>
      <w:tr w:rsidR="00122F67" w:rsidRPr="004D76FA" w14:paraId="2C2C6D46" w14:textId="77777777" w:rsidTr="003B6DBD">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7844A3CD" w14:textId="77777777" w:rsidR="00122F67" w:rsidRPr="004D76FA" w:rsidRDefault="00122F67" w:rsidP="003B6DB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Company Name</w:t>
            </w:r>
            <w:proofErr w:type="gramStart"/>
            <w:r w:rsidRPr="004D76FA">
              <w:rPr>
                <w:rFonts w:asciiTheme="minorHAnsi" w:hAnsiTheme="minorHAnsi"/>
              </w:rPr>
              <w:t>:  (</w:t>
            </w:r>
            <w:proofErr w:type="gramEnd"/>
            <w:r w:rsidRPr="004D76FA">
              <w:rPr>
                <w:rFonts w:asciiTheme="minorHAnsi" w:hAnsiTheme="minorHAnsi"/>
              </w:rPr>
              <w:t>Installing Subcontractor or General Contractor or Builder/Owner)</w:t>
            </w:r>
          </w:p>
        </w:tc>
        <w:tc>
          <w:tcPr>
            <w:tcW w:w="5643" w:type="dxa"/>
            <w:gridSpan w:val="3"/>
            <w:tcBorders>
              <w:top w:val="single" w:sz="4" w:space="0" w:color="auto"/>
              <w:left w:val="single" w:sz="4" w:space="0" w:color="auto"/>
              <w:bottom w:val="single" w:sz="4" w:space="0" w:color="auto"/>
              <w:right w:val="single" w:sz="4" w:space="0" w:color="auto"/>
            </w:tcBorders>
          </w:tcPr>
          <w:p w14:paraId="7C4CDFA3" w14:textId="77777777" w:rsidR="00122F67" w:rsidRPr="004D76FA" w:rsidRDefault="00122F67" w:rsidP="003B6DB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Position With Company (Title):</w:t>
            </w:r>
          </w:p>
        </w:tc>
      </w:tr>
      <w:tr w:rsidR="00122F67" w:rsidRPr="004D76FA" w14:paraId="7AD14710" w14:textId="77777777" w:rsidTr="003B6DBD">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3F68D00D" w14:textId="77777777" w:rsidR="00122F67" w:rsidRPr="004D76FA" w:rsidRDefault="00122F67" w:rsidP="003B6DB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Address:</w:t>
            </w:r>
          </w:p>
        </w:tc>
        <w:tc>
          <w:tcPr>
            <w:tcW w:w="5643" w:type="dxa"/>
            <w:gridSpan w:val="3"/>
            <w:tcBorders>
              <w:top w:val="single" w:sz="4" w:space="0" w:color="auto"/>
              <w:left w:val="single" w:sz="4" w:space="0" w:color="auto"/>
              <w:bottom w:val="single" w:sz="4" w:space="0" w:color="auto"/>
              <w:right w:val="single" w:sz="4" w:space="0" w:color="auto"/>
            </w:tcBorders>
          </w:tcPr>
          <w:p w14:paraId="33025059" w14:textId="77777777" w:rsidR="00122F67" w:rsidRPr="004D76FA" w:rsidRDefault="00122F67" w:rsidP="003B6DB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CSLB License:</w:t>
            </w:r>
          </w:p>
        </w:tc>
      </w:tr>
      <w:tr w:rsidR="00122F67" w:rsidRPr="004D76FA" w14:paraId="0FD5A05A" w14:textId="77777777" w:rsidTr="003B6DBD">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49A01DC2" w14:textId="77777777" w:rsidR="00122F67" w:rsidRPr="004D76FA" w:rsidRDefault="00122F67" w:rsidP="003B6DB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City/State/Zip:</w:t>
            </w:r>
          </w:p>
        </w:tc>
        <w:tc>
          <w:tcPr>
            <w:tcW w:w="2821" w:type="dxa"/>
            <w:gridSpan w:val="2"/>
            <w:tcBorders>
              <w:top w:val="single" w:sz="4" w:space="0" w:color="auto"/>
              <w:left w:val="single" w:sz="4" w:space="0" w:color="auto"/>
              <w:bottom w:val="single" w:sz="4" w:space="0" w:color="auto"/>
              <w:right w:val="single" w:sz="4" w:space="0" w:color="auto"/>
            </w:tcBorders>
          </w:tcPr>
          <w:p w14:paraId="1EA27984" w14:textId="77777777" w:rsidR="00122F67" w:rsidRPr="004D76FA" w:rsidRDefault="00122F67" w:rsidP="003B6DB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Phone</w:t>
            </w:r>
          </w:p>
        </w:tc>
        <w:tc>
          <w:tcPr>
            <w:tcW w:w="2822" w:type="dxa"/>
            <w:tcBorders>
              <w:top w:val="single" w:sz="4" w:space="0" w:color="auto"/>
              <w:left w:val="single" w:sz="4" w:space="0" w:color="auto"/>
              <w:bottom w:val="single" w:sz="4" w:space="0" w:color="auto"/>
              <w:right w:val="single" w:sz="4" w:space="0" w:color="auto"/>
            </w:tcBorders>
          </w:tcPr>
          <w:p w14:paraId="5A1C6EDB" w14:textId="77777777" w:rsidR="00122F67" w:rsidRPr="004D76FA" w:rsidRDefault="00122F67" w:rsidP="003B6DB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Date Signed:</w:t>
            </w:r>
          </w:p>
        </w:tc>
      </w:tr>
      <w:tr w:rsidR="00122F67" w:rsidRPr="004D76FA" w14:paraId="2C56AFC1" w14:textId="77777777" w:rsidTr="003B6DBD">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1175598A" w14:textId="77777777" w:rsidR="00122F67" w:rsidRPr="004D76FA" w:rsidRDefault="00122F67" w:rsidP="003B6DB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Third Party Quality Control Program (TPQCP) Status:</w:t>
            </w:r>
          </w:p>
        </w:tc>
        <w:tc>
          <w:tcPr>
            <w:tcW w:w="5643" w:type="dxa"/>
            <w:gridSpan w:val="3"/>
            <w:tcBorders>
              <w:top w:val="single" w:sz="4" w:space="0" w:color="auto"/>
              <w:left w:val="single" w:sz="4" w:space="0" w:color="auto"/>
              <w:bottom w:val="single" w:sz="4" w:space="0" w:color="auto"/>
              <w:right w:val="single" w:sz="4" w:space="0" w:color="auto"/>
            </w:tcBorders>
          </w:tcPr>
          <w:p w14:paraId="5DF8C97D" w14:textId="77777777" w:rsidR="00122F67" w:rsidRPr="004D76FA" w:rsidRDefault="00122F67" w:rsidP="003B6DB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 xml:space="preserve">Name of TPQCP (if applicable): </w:t>
            </w:r>
          </w:p>
        </w:tc>
      </w:tr>
      <w:bookmarkEnd w:id="0"/>
    </w:tbl>
    <w:p w14:paraId="1933EA0C" w14:textId="77777777" w:rsidR="001868E8" w:rsidRPr="00717C7C" w:rsidRDefault="001868E8" w:rsidP="00DA2B2D">
      <w:pPr>
        <w:pStyle w:val="CommentText"/>
        <w:rPr>
          <w:rFonts w:asciiTheme="minorHAnsi" w:hAnsiTheme="minorHAnsi"/>
          <w:sz w:val="18"/>
          <w:szCs w:val="18"/>
        </w:rPr>
      </w:pPr>
    </w:p>
    <w:p w14:paraId="1933EA0D" w14:textId="77777777" w:rsidR="001868E8" w:rsidRPr="00717C7C" w:rsidRDefault="001868E8" w:rsidP="00DA2B2D">
      <w:pPr>
        <w:rPr>
          <w:rFonts w:ascii="Calibri" w:hAnsi="Calibri"/>
          <w:b/>
          <w:sz w:val="32"/>
          <w:szCs w:val="32"/>
        </w:rPr>
        <w:sectPr w:rsidR="001868E8" w:rsidRPr="00717C7C" w:rsidSect="008656BC">
          <w:headerReference w:type="even" r:id="rId12"/>
          <w:headerReference w:type="default" r:id="rId13"/>
          <w:footerReference w:type="default" r:id="rId14"/>
          <w:headerReference w:type="first" r:id="rId15"/>
          <w:footerReference w:type="first" r:id="rId16"/>
          <w:pgSz w:w="12240" w:h="15840" w:code="1"/>
          <w:pgMar w:top="720" w:right="720" w:bottom="720" w:left="720" w:header="432" w:footer="432" w:gutter="0"/>
          <w:cols w:space="720"/>
          <w:docGrid w:linePitch="272"/>
        </w:sectPr>
      </w:pPr>
    </w:p>
    <w:p w14:paraId="1933EA0E" w14:textId="3CF4E57B" w:rsidR="001868E8" w:rsidRPr="00717C7C" w:rsidRDefault="00617914" w:rsidP="00F062C2">
      <w:pPr>
        <w:jc w:val="center"/>
        <w:rPr>
          <w:rFonts w:ascii="Calibri" w:hAnsi="Calibri"/>
          <w:b/>
        </w:rPr>
      </w:pPr>
      <w:r w:rsidRPr="00717C7C">
        <w:rPr>
          <w:rFonts w:ascii="Calibri" w:hAnsi="Calibri"/>
          <w:b/>
        </w:rPr>
        <w:lastRenderedPageBreak/>
        <w:t>CF2R-MCH-23</w:t>
      </w:r>
      <w:r w:rsidR="001319CB" w:rsidRPr="00717C7C">
        <w:rPr>
          <w:rFonts w:ascii="Calibri" w:hAnsi="Calibri"/>
          <w:b/>
        </w:rPr>
        <w:t>f</w:t>
      </w:r>
      <w:r w:rsidRPr="00717C7C">
        <w:rPr>
          <w:rFonts w:ascii="Calibri" w:hAnsi="Calibri"/>
          <w:b/>
        </w:rPr>
        <w:t>-H User Instructions</w:t>
      </w:r>
    </w:p>
    <w:p w14:paraId="1933EA0F" w14:textId="77777777" w:rsidR="001868E8" w:rsidRPr="00717C7C" w:rsidRDefault="001868E8" w:rsidP="00DA2B2D">
      <w:pPr>
        <w:rPr>
          <w:rFonts w:ascii="Calibri" w:hAnsi="Calibri"/>
        </w:rPr>
      </w:pPr>
    </w:p>
    <w:p w14:paraId="1933EA10" w14:textId="019A9522" w:rsidR="007759B2" w:rsidRPr="00717C7C" w:rsidRDefault="007759B2" w:rsidP="007759B2">
      <w:pPr>
        <w:rPr>
          <w:rFonts w:ascii="Calibri" w:hAnsi="Calibri"/>
        </w:rPr>
      </w:pPr>
      <w:r w:rsidRPr="00717C7C">
        <w:rPr>
          <w:rFonts w:ascii="Calibri" w:hAnsi="Calibri"/>
          <w:b/>
        </w:rPr>
        <w:t>Section A. Ducted Cooling System Information</w:t>
      </w:r>
    </w:p>
    <w:p w14:paraId="1933EA11" w14:textId="0CDEEC80" w:rsidR="007759B2" w:rsidRPr="00717C7C" w:rsidRDefault="0092178C" w:rsidP="007759B2">
      <w:pPr>
        <w:pStyle w:val="ListParagraph"/>
        <w:numPr>
          <w:ilvl w:val="0"/>
          <w:numId w:val="38"/>
        </w:numPr>
        <w:ind w:left="360" w:hanging="360"/>
        <w:rPr>
          <w:rFonts w:asciiTheme="minorHAnsi" w:hAnsiTheme="minorHAnsi"/>
        </w:rPr>
      </w:pPr>
      <w:r w:rsidRPr="00717C7C">
        <w:rPr>
          <w:rFonts w:asciiTheme="minorHAnsi" w:hAnsiTheme="minorHAnsi"/>
        </w:rPr>
        <w:t>System Identification or Name: This field is filled out automatically. It is referenced from the CF2R-MCH-01, which must be completed prior to this document.</w:t>
      </w:r>
    </w:p>
    <w:p w14:paraId="1933EA12" w14:textId="41D89700" w:rsidR="007759B2" w:rsidRPr="00717C7C" w:rsidRDefault="0092178C" w:rsidP="007759B2">
      <w:pPr>
        <w:pStyle w:val="ListParagraph"/>
        <w:numPr>
          <w:ilvl w:val="0"/>
          <w:numId w:val="38"/>
        </w:numPr>
        <w:ind w:left="360" w:hanging="360"/>
        <w:rPr>
          <w:rFonts w:asciiTheme="minorHAnsi" w:hAnsiTheme="minorHAnsi"/>
        </w:rPr>
      </w:pPr>
      <w:r w:rsidRPr="00717C7C">
        <w:rPr>
          <w:rFonts w:asciiTheme="minorHAnsi" w:hAnsiTheme="minorHAnsi"/>
          <w:szCs w:val="18"/>
        </w:rPr>
        <w:t>System Location or Area Served:</w:t>
      </w:r>
      <w:r w:rsidRPr="00717C7C">
        <w:rPr>
          <w:rFonts w:asciiTheme="minorHAnsi" w:hAnsiTheme="minorHAnsi"/>
        </w:rPr>
        <w:t xml:space="preserve"> This field is filled out automatically. It is referenced from the CF2R-MCH-01, which must be completed prior to this document.</w:t>
      </w:r>
    </w:p>
    <w:p w14:paraId="2D25BAD6" w14:textId="54A93B41" w:rsidR="00E05F94" w:rsidRPr="00717C7C" w:rsidRDefault="00E05F94" w:rsidP="00E05F94">
      <w:pPr>
        <w:pStyle w:val="ListParagraph"/>
        <w:numPr>
          <w:ilvl w:val="0"/>
          <w:numId w:val="38"/>
        </w:numPr>
        <w:ind w:left="360" w:hanging="360"/>
        <w:rPr>
          <w:rFonts w:asciiTheme="minorHAnsi" w:hAnsiTheme="minorHAnsi"/>
        </w:rPr>
      </w:pPr>
      <w:r w:rsidRPr="00717C7C">
        <w:rPr>
          <w:rFonts w:asciiTheme="minorHAnsi" w:hAnsiTheme="minorHAnsi"/>
        </w:rPr>
        <w:t>Indoor Unit Name: This field is filled out automatically. It is referenced from the CF2R-MCH-01, which must be completed prior to this document.</w:t>
      </w:r>
    </w:p>
    <w:p w14:paraId="1933EA13" w14:textId="77777777" w:rsidR="007759B2" w:rsidRPr="00717C7C" w:rsidRDefault="0092178C" w:rsidP="007759B2">
      <w:pPr>
        <w:pStyle w:val="ListParagraph"/>
        <w:numPr>
          <w:ilvl w:val="0"/>
          <w:numId w:val="38"/>
        </w:numPr>
        <w:ind w:left="360" w:hanging="360"/>
        <w:rPr>
          <w:rFonts w:asciiTheme="minorHAnsi" w:hAnsiTheme="minorHAnsi"/>
        </w:rPr>
      </w:pPr>
      <w:r w:rsidRPr="00717C7C">
        <w:rPr>
          <w:rFonts w:asciiTheme="minorHAnsi" w:hAnsiTheme="minorHAnsi"/>
          <w:szCs w:val="18"/>
        </w:rPr>
        <w:t>System Installation Type:</w:t>
      </w:r>
      <w:r w:rsidRPr="00717C7C">
        <w:rPr>
          <w:rFonts w:asciiTheme="minorHAnsi" w:hAnsiTheme="minorHAnsi"/>
        </w:rPr>
        <w:t xml:space="preserve"> Select the appropriate System Installation Type from the following choices:</w:t>
      </w:r>
    </w:p>
    <w:p w14:paraId="1933EA14" w14:textId="7C952A13" w:rsidR="007759B2" w:rsidRPr="00717C7C" w:rsidRDefault="0092178C" w:rsidP="007759B2">
      <w:pPr>
        <w:pStyle w:val="ListParagraph"/>
        <w:numPr>
          <w:ilvl w:val="1"/>
          <w:numId w:val="38"/>
        </w:numPr>
        <w:rPr>
          <w:rFonts w:asciiTheme="minorHAnsi" w:hAnsiTheme="minorHAnsi"/>
        </w:rPr>
      </w:pPr>
      <w:r w:rsidRPr="00717C7C">
        <w:rPr>
          <w:rFonts w:asciiTheme="minorHAnsi" w:hAnsiTheme="minorHAnsi" w:cs="Calibri"/>
          <w:szCs w:val="32"/>
        </w:rPr>
        <w:t>New:</w:t>
      </w:r>
      <w:r w:rsidR="00617914" w:rsidRPr="00717C7C">
        <w:rPr>
          <w:rFonts w:asciiTheme="minorHAnsi" w:hAnsiTheme="minorHAnsi" w:cs="Calibri"/>
          <w:szCs w:val="32"/>
        </w:rPr>
        <w:t xml:space="preserve"> </w:t>
      </w:r>
      <w:r w:rsidRPr="00717C7C">
        <w:rPr>
          <w:rFonts w:asciiTheme="minorHAnsi" w:hAnsiTheme="minorHAnsi" w:cs="Calibri"/>
          <w:szCs w:val="32"/>
        </w:rPr>
        <w:t>Use this choice for newly constructed buildings, additions with all-new systems dedicated to the addition, or new systems installed in existing homes where the equipment and ducts are all newly installed (aka, "Cut-in").</w:t>
      </w:r>
    </w:p>
    <w:p w14:paraId="1933EA15" w14:textId="68714C5F" w:rsidR="007759B2" w:rsidRPr="00717C7C" w:rsidRDefault="0092178C" w:rsidP="007759B2">
      <w:pPr>
        <w:pStyle w:val="ListParagraph"/>
        <w:numPr>
          <w:ilvl w:val="1"/>
          <w:numId w:val="38"/>
        </w:numPr>
        <w:rPr>
          <w:rFonts w:asciiTheme="minorHAnsi" w:hAnsiTheme="minorHAnsi"/>
        </w:rPr>
      </w:pPr>
      <w:r w:rsidRPr="00717C7C">
        <w:rPr>
          <w:rFonts w:asciiTheme="minorHAnsi" w:hAnsiTheme="minorHAnsi" w:cs="Calibri"/>
          <w:szCs w:val="32"/>
        </w:rPr>
        <w:t>Replacement:</w:t>
      </w:r>
      <w:r w:rsidR="00617914" w:rsidRPr="00717C7C">
        <w:rPr>
          <w:rFonts w:asciiTheme="minorHAnsi" w:hAnsiTheme="minorHAnsi" w:cs="Calibri"/>
          <w:szCs w:val="32"/>
        </w:rPr>
        <w:t xml:space="preserve"> </w:t>
      </w:r>
      <w:r w:rsidRPr="00717C7C">
        <w:rPr>
          <w:rFonts w:asciiTheme="minorHAnsi" w:hAnsiTheme="minorHAnsi" w:cs="Calibri"/>
          <w:szCs w:val="32"/>
        </w:rPr>
        <w:t>Use this choice if the system is a</w:t>
      </w:r>
      <w:r w:rsidRPr="00717C7C">
        <w:rPr>
          <w:rFonts w:asciiTheme="minorHAnsi" w:hAnsiTheme="minorHAnsi"/>
          <w:bCs/>
          <w:szCs w:val="26"/>
        </w:rPr>
        <w:t xml:space="preserve"> complete</w:t>
      </w:r>
      <w:r w:rsidR="00617914" w:rsidRPr="00717C7C">
        <w:rPr>
          <w:rFonts w:asciiTheme="minorHAnsi" w:hAnsiTheme="minorHAnsi"/>
          <w:bCs/>
          <w:szCs w:val="26"/>
        </w:rPr>
        <w:t xml:space="preserve"> </w:t>
      </w:r>
      <w:r w:rsidRPr="00717C7C">
        <w:rPr>
          <w:rFonts w:asciiTheme="minorHAnsi" w:hAnsiTheme="minorHAnsi"/>
          <w:bCs/>
          <w:szCs w:val="26"/>
        </w:rPr>
        <w:t>replacement</w:t>
      </w:r>
      <w:r w:rsidR="00617914" w:rsidRPr="00717C7C">
        <w:rPr>
          <w:rFonts w:asciiTheme="minorHAnsi" w:hAnsiTheme="minorHAnsi"/>
          <w:bCs/>
          <w:szCs w:val="26"/>
        </w:rPr>
        <w:t xml:space="preserve"> </w:t>
      </w:r>
      <w:r w:rsidRPr="00717C7C">
        <w:rPr>
          <w:rFonts w:asciiTheme="minorHAnsi" w:hAnsiTheme="minorHAnsi"/>
          <w:bCs/>
          <w:szCs w:val="26"/>
        </w:rPr>
        <w:t>space-conditioning system</w:t>
      </w:r>
      <w:r w:rsidR="00617914" w:rsidRPr="00717C7C">
        <w:rPr>
          <w:rFonts w:asciiTheme="minorHAnsi" w:hAnsiTheme="minorHAnsi"/>
          <w:bCs/>
          <w:szCs w:val="26"/>
        </w:rPr>
        <w:t xml:space="preserve"> </w:t>
      </w:r>
      <w:r w:rsidRPr="00717C7C">
        <w:rPr>
          <w:rFonts w:asciiTheme="minorHAnsi" w:hAnsiTheme="minorHAnsi"/>
          <w:szCs w:val="26"/>
        </w:rPr>
        <w:t>installed as part of an alteration,</w:t>
      </w:r>
      <w:r w:rsidRPr="00717C7C">
        <w:rPr>
          <w:rFonts w:asciiTheme="minorHAnsi" w:hAnsiTheme="minorHAnsi"/>
          <w:szCs w:val="32"/>
        </w:rPr>
        <w:t xml:space="preserve"> and </w:t>
      </w:r>
      <w:r w:rsidRPr="00717C7C">
        <w:rPr>
          <w:rFonts w:asciiTheme="minorHAnsi" w:hAnsiTheme="minorHAnsi"/>
          <w:szCs w:val="26"/>
        </w:rPr>
        <w:t>includes all the system heating or cooling equipment plus a replacement duct system</w:t>
      </w:r>
      <w:r w:rsidRPr="00717C7C">
        <w:rPr>
          <w:rFonts w:asciiTheme="minorHAnsi" w:hAnsiTheme="minorHAnsi"/>
          <w:szCs w:val="32"/>
        </w:rPr>
        <w:t xml:space="preserve"> </w:t>
      </w:r>
      <w:r w:rsidRPr="00717C7C">
        <w:rPr>
          <w:rFonts w:asciiTheme="minorHAnsi" w:hAnsiTheme="minorHAnsi"/>
          <w:szCs w:val="26"/>
        </w:rPr>
        <w:t xml:space="preserve">(150.2(b)1Diia) where </w:t>
      </w:r>
      <w:r w:rsidR="007759B2" w:rsidRPr="00717C7C">
        <w:rPr>
          <w:rFonts w:asciiTheme="minorHAnsi" w:hAnsiTheme="minorHAnsi"/>
        </w:rPr>
        <w:t>the ducts are at least 75</w:t>
      </w:r>
      <w:r w:rsidR="002B0777" w:rsidRPr="00717C7C">
        <w:rPr>
          <w:rFonts w:asciiTheme="minorHAnsi" w:hAnsiTheme="minorHAnsi"/>
        </w:rPr>
        <w:t>%</w:t>
      </w:r>
      <w:r w:rsidR="007759B2" w:rsidRPr="00717C7C">
        <w:rPr>
          <w:rFonts w:asciiTheme="minorHAnsi" w:hAnsiTheme="minorHAnsi"/>
        </w:rPr>
        <w:t xml:space="preserve"> or more newly installed duct material (up to 25</w:t>
      </w:r>
      <w:r w:rsidR="002B0777" w:rsidRPr="00717C7C">
        <w:rPr>
          <w:rFonts w:asciiTheme="minorHAnsi" w:hAnsiTheme="minorHAnsi"/>
        </w:rPr>
        <w:t>%</w:t>
      </w:r>
      <w:r w:rsidR="007759B2" w:rsidRPr="00717C7C">
        <w:rPr>
          <w:rFonts w:asciiTheme="minorHAnsi" w:hAnsiTheme="minorHAnsi"/>
        </w:rPr>
        <w:t xml:space="preserve"> of the finished system may consist of reused parts from the dwelling unit’s previously existing duct system, such as registers, grilles, boots, air handler, coil, plenums, duct material)</w:t>
      </w:r>
      <w:r w:rsidRPr="00717C7C">
        <w:rPr>
          <w:rFonts w:asciiTheme="minorHAnsi" w:hAnsiTheme="minorHAnsi"/>
          <w:szCs w:val="26"/>
        </w:rPr>
        <w:t>; plus a replacement air handler.</w:t>
      </w:r>
    </w:p>
    <w:p w14:paraId="1933EA16" w14:textId="352218A3" w:rsidR="007759B2" w:rsidRPr="00717C7C" w:rsidRDefault="0092178C" w:rsidP="007759B2">
      <w:pPr>
        <w:pStyle w:val="ListParagraph"/>
        <w:numPr>
          <w:ilvl w:val="1"/>
          <w:numId w:val="38"/>
        </w:numPr>
        <w:rPr>
          <w:rFonts w:asciiTheme="minorHAnsi" w:hAnsiTheme="minorHAnsi"/>
        </w:rPr>
      </w:pPr>
      <w:r w:rsidRPr="00717C7C">
        <w:rPr>
          <w:rFonts w:asciiTheme="minorHAnsi" w:hAnsiTheme="minorHAnsi" w:cs="Calibri"/>
          <w:szCs w:val="32"/>
        </w:rPr>
        <w:t>Alteration:</w:t>
      </w:r>
      <w:r w:rsidR="00617914" w:rsidRPr="00717C7C">
        <w:rPr>
          <w:rFonts w:asciiTheme="minorHAnsi" w:hAnsiTheme="minorHAnsi" w:cs="Calibri"/>
          <w:szCs w:val="32"/>
        </w:rPr>
        <w:t xml:space="preserve"> </w:t>
      </w:r>
      <w:r w:rsidRPr="00717C7C">
        <w:rPr>
          <w:rFonts w:asciiTheme="minorHAnsi" w:hAnsiTheme="minorHAnsi" w:cs="Calibri"/>
          <w:szCs w:val="32"/>
        </w:rPr>
        <w:t>Use this choice for existing buildings where any of the following are newly installed or replaced as part of the project and the system does not meet one of the other compliance categories above.:</w:t>
      </w:r>
    </w:p>
    <w:p w14:paraId="1933EA17" w14:textId="513F2FDF" w:rsidR="007759B2" w:rsidRPr="00717C7C" w:rsidRDefault="0092178C" w:rsidP="007759B2">
      <w:pPr>
        <w:pStyle w:val="ListParagraph"/>
        <w:numPr>
          <w:ilvl w:val="2"/>
          <w:numId w:val="38"/>
        </w:numPr>
        <w:rPr>
          <w:rFonts w:asciiTheme="minorHAnsi" w:hAnsiTheme="minorHAnsi"/>
        </w:rPr>
      </w:pPr>
      <w:r w:rsidRPr="00717C7C">
        <w:rPr>
          <w:rFonts w:asciiTheme="minorHAnsi" w:hAnsiTheme="minorHAnsi" w:cs="Calibri"/>
          <w:szCs w:val="32"/>
        </w:rPr>
        <w:t>40 feet</w:t>
      </w:r>
      <w:r w:rsidR="00617914" w:rsidRPr="00717C7C">
        <w:rPr>
          <w:rFonts w:asciiTheme="minorHAnsi" w:hAnsiTheme="minorHAnsi" w:cs="Calibri"/>
          <w:szCs w:val="32"/>
        </w:rPr>
        <w:t xml:space="preserve"> </w:t>
      </w:r>
      <w:r w:rsidRPr="00717C7C">
        <w:rPr>
          <w:rFonts w:asciiTheme="minorHAnsi" w:hAnsiTheme="minorHAnsi" w:cs="Calibri"/>
          <w:szCs w:val="32"/>
        </w:rPr>
        <w:t>or more</w:t>
      </w:r>
      <w:r w:rsidR="00617914" w:rsidRPr="00717C7C">
        <w:rPr>
          <w:rFonts w:asciiTheme="minorHAnsi" w:hAnsiTheme="minorHAnsi" w:cs="Calibri"/>
          <w:szCs w:val="32"/>
        </w:rPr>
        <w:t xml:space="preserve"> </w:t>
      </w:r>
      <w:r w:rsidRPr="00717C7C">
        <w:rPr>
          <w:rFonts w:asciiTheme="minorHAnsi" w:hAnsiTheme="minorHAnsi" w:cs="Calibri"/>
          <w:szCs w:val="32"/>
        </w:rPr>
        <w:t>of space-conditioning system ducts are installed in unconditioned space or indirectly conditioned space.</w:t>
      </w:r>
    </w:p>
    <w:p w14:paraId="1933EA18" w14:textId="77777777" w:rsidR="007759B2" w:rsidRPr="00717C7C" w:rsidRDefault="0092178C" w:rsidP="007759B2">
      <w:pPr>
        <w:pStyle w:val="ListParagraph"/>
        <w:numPr>
          <w:ilvl w:val="2"/>
          <w:numId w:val="38"/>
        </w:numPr>
        <w:rPr>
          <w:rFonts w:asciiTheme="minorHAnsi" w:hAnsiTheme="minorHAnsi"/>
        </w:rPr>
      </w:pPr>
      <w:r w:rsidRPr="00717C7C">
        <w:rPr>
          <w:rFonts w:asciiTheme="minorHAnsi" w:hAnsiTheme="minorHAnsi" w:cs="Calibri"/>
          <w:szCs w:val="32"/>
        </w:rPr>
        <w:t>Air conditioning or heat pump condenser</w:t>
      </w:r>
    </w:p>
    <w:p w14:paraId="1933EA19" w14:textId="77777777" w:rsidR="007759B2" w:rsidRPr="00717C7C" w:rsidRDefault="0092178C" w:rsidP="007759B2">
      <w:pPr>
        <w:pStyle w:val="ListParagraph"/>
        <w:numPr>
          <w:ilvl w:val="2"/>
          <w:numId w:val="38"/>
        </w:numPr>
        <w:rPr>
          <w:rFonts w:asciiTheme="minorHAnsi" w:hAnsiTheme="minorHAnsi"/>
        </w:rPr>
      </w:pPr>
      <w:r w:rsidRPr="00717C7C">
        <w:rPr>
          <w:rFonts w:asciiTheme="minorHAnsi" w:hAnsiTheme="minorHAnsi" w:cs="Calibri"/>
          <w:szCs w:val="32"/>
        </w:rPr>
        <w:t>Heating or cooling coil</w:t>
      </w:r>
    </w:p>
    <w:p w14:paraId="1933EA1A" w14:textId="77777777" w:rsidR="007759B2" w:rsidRPr="00717C7C" w:rsidRDefault="0092178C" w:rsidP="007759B2">
      <w:pPr>
        <w:pStyle w:val="ListParagraph"/>
        <w:numPr>
          <w:ilvl w:val="2"/>
          <w:numId w:val="38"/>
        </w:numPr>
        <w:rPr>
          <w:rFonts w:asciiTheme="minorHAnsi" w:hAnsiTheme="minorHAnsi"/>
        </w:rPr>
      </w:pPr>
      <w:r w:rsidRPr="00717C7C">
        <w:rPr>
          <w:rFonts w:asciiTheme="minorHAnsi" w:hAnsiTheme="minorHAnsi" w:cs="Calibri"/>
          <w:szCs w:val="32"/>
        </w:rPr>
        <w:t>Air handler (e.g., furnace, fan coil, package unit)</w:t>
      </w:r>
    </w:p>
    <w:p w14:paraId="0BF864ED" w14:textId="77777777" w:rsidR="00720D5E" w:rsidRPr="00717C7C" w:rsidRDefault="00720D5E" w:rsidP="00720D5E">
      <w:pPr>
        <w:pStyle w:val="ListParagraph"/>
        <w:numPr>
          <w:ilvl w:val="0"/>
          <w:numId w:val="38"/>
        </w:numPr>
        <w:ind w:left="360" w:hanging="360"/>
        <w:rPr>
          <w:rFonts w:ascii="Calibri" w:hAnsi="Calibri"/>
        </w:rPr>
      </w:pPr>
      <w:r w:rsidRPr="00717C7C">
        <w:rPr>
          <w:rFonts w:asciiTheme="minorHAnsi" w:hAnsiTheme="minorHAnsi"/>
          <w:szCs w:val="18"/>
        </w:rPr>
        <w:t>Nominal Cooling Capacity (tons):</w:t>
      </w:r>
      <w:r w:rsidRPr="00717C7C">
        <w:rPr>
          <w:rFonts w:ascii="Calibri" w:hAnsi="Calibri"/>
        </w:rPr>
        <w:t xml:space="preserve"> This field is filled out automatically. It is referenced from the CF2R-MCH-01, which must be completed prior to this document. If the number of indoor units connected to the outdoor unit is equal to one or the system is a packaged </w:t>
      </w:r>
      <w:proofErr w:type="gramStart"/>
      <w:r w:rsidRPr="00717C7C">
        <w:rPr>
          <w:rFonts w:ascii="Calibri" w:hAnsi="Calibri"/>
        </w:rPr>
        <w:t>system</w:t>
      </w:r>
      <w:proofErr w:type="gramEnd"/>
      <w:r w:rsidRPr="00717C7C">
        <w:rPr>
          <w:rFonts w:ascii="Calibri" w:hAnsi="Calibri"/>
        </w:rPr>
        <w:t xml:space="preserve"> then this field is equal to the nominal cooling capacity of the condenser. If the number of indoor units connected to the outdoor unit is greater than one this field is equal to the indoor unit nominal cooling capacity.</w:t>
      </w:r>
    </w:p>
    <w:p w14:paraId="1933EA1C" w14:textId="65FAC372" w:rsidR="007759B2" w:rsidRPr="00717C7C" w:rsidRDefault="0092178C" w:rsidP="007759B2">
      <w:pPr>
        <w:pStyle w:val="ListParagraph"/>
        <w:numPr>
          <w:ilvl w:val="0"/>
          <w:numId w:val="38"/>
        </w:numPr>
        <w:ind w:left="360" w:hanging="360"/>
        <w:rPr>
          <w:rFonts w:ascii="Calibri" w:hAnsi="Calibri"/>
        </w:rPr>
      </w:pPr>
      <w:r w:rsidRPr="00717C7C">
        <w:rPr>
          <w:rFonts w:asciiTheme="minorHAnsi" w:hAnsiTheme="minorHAnsi"/>
          <w:szCs w:val="18"/>
        </w:rPr>
        <w:t>Condenser Speed Type:</w:t>
      </w:r>
      <w:r w:rsidR="007759B2" w:rsidRPr="00717C7C">
        <w:rPr>
          <w:rFonts w:ascii="Calibri" w:hAnsi="Calibri"/>
        </w:rPr>
        <w:t xml:space="preserve"> This field is filled out automatically. It is referenced from the CF2R-MCH-01, which must be completed prior to this document.</w:t>
      </w:r>
    </w:p>
    <w:p w14:paraId="1933EA1D" w14:textId="03EE61D6" w:rsidR="007759B2" w:rsidRPr="00717C7C" w:rsidRDefault="0092178C" w:rsidP="007759B2">
      <w:pPr>
        <w:pStyle w:val="ListParagraph"/>
        <w:numPr>
          <w:ilvl w:val="0"/>
          <w:numId w:val="38"/>
        </w:numPr>
        <w:ind w:left="360" w:hanging="360"/>
        <w:rPr>
          <w:rFonts w:ascii="Calibri" w:hAnsi="Calibri"/>
        </w:rPr>
      </w:pPr>
      <w:r w:rsidRPr="00717C7C">
        <w:rPr>
          <w:rFonts w:asciiTheme="minorHAnsi" w:hAnsiTheme="minorHAnsi"/>
          <w:szCs w:val="18"/>
        </w:rPr>
        <w:t>Cooling System Zonal Control Type:</w:t>
      </w:r>
      <w:r w:rsidR="007759B2" w:rsidRPr="00717C7C">
        <w:rPr>
          <w:rFonts w:ascii="Calibri" w:hAnsi="Calibri"/>
        </w:rPr>
        <w:t xml:space="preserve"> This field is filled out automatically. It is referenced from the CF2R-MCH-01, which must be completed prior to this document.</w:t>
      </w:r>
    </w:p>
    <w:p w14:paraId="1933EA1E" w14:textId="77777777" w:rsidR="007759B2" w:rsidRPr="00717C7C" w:rsidRDefault="0092178C" w:rsidP="007759B2">
      <w:pPr>
        <w:pStyle w:val="ListParagraph"/>
        <w:numPr>
          <w:ilvl w:val="0"/>
          <w:numId w:val="38"/>
        </w:numPr>
        <w:ind w:left="360" w:hanging="360"/>
        <w:rPr>
          <w:rFonts w:ascii="Calibri" w:hAnsi="Calibri"/>
        </w:rPr>
      </w:pPr>
      <w:r w:rsidRPr="00717C7C">
        <w:rPr>
          <w:rFonts w:asciiTheme="minorHAnsi" w:hAnsiTheme="minorHAnsi"/>
          <w:szCs w:val="18"/>
        </w:rPr>
        <w:t>Central Fan Integrated (CFI) Ventilation System Status:</w:t>
      </w:r>
      <w:r w:rsidR="007759B2" w:rsidRPr="00717C7C">
        <w:rPr>
          <w:rFonts w:ascii="Calibri" w:hAnsi="Calibri"/>
        </w:rPr>
        <w:t xml:space="preserve"> If the system has Central Fan Integrated System, then select “CFI System”, otherwise select “Not a CFI system”.</w:t>
      </w:r>
    </w:p>
    <w:p w14:paraId="1933EA1F" w14:textId="0E7BAB1F" w:rsidR="007759B2" w:rsidRPr="00717C7C" w:rsidRDefault="0092178C" w:rsidP="007759B2">
      <w:pPr>
        <w:pStyle w:val="ListParagraph"/>
        <w:numPr>
          <w:ilvl w:val="0"/>
          <w:numId w:val="38"/>
        </w:numPr>
        <w:ind w:left="360" w:hanging="360"/>
        <w:rPr>
          <w:rFonts w:ascii="Calibri" w:hAnsi="Calibri"/>
        </w:rPr>
      </w:pPr>
      <w:r w:rsidRPr="00717C7C">
        <w:rPr>
          <w:rFonts w:asciiTheme="minorHAnsi" w:hAnsiTheme="minorHAnsi"/>
          <w:szCs w:val="18"/>
        </w:rPr>
        <w:t>System Bypass Duct Status:</w:t>
      </w:r>
      <w:r w:rsidR="007759B2" w:rsidRPr="00717C7C">
        <w:rPr>
          <w:rFonts w:ascii="Calibri" w:hAnsi="Calibri"/>
        </w:rPr>
        <w:t xml:space="preserve"> This field is filled out automatically. It is referenced from the CF2R-MCH-01, which must be completed prior to this document.</w:t>
      </w:r>
    </w:p>
    <w:p w14:paraId="1933EA20" w14:textId="77777777" w:rsidR="007759B2" w:rsidRPr="00717C7C" w:rsidRDefault="0092178C" w:rsidP="007759B2">
      <w:pPr>
        <w:pStyle w:val="ListParagraph"/>
        <w:numPr>
          <w:ilvl w:val="0"/>
          <w:numId w:val="38"/>
        </w:numPr>
        <w:ind w:left="360" w:hanging="360"/>
        <w:rPr>
          <w:rFonts w:ascii="Calibri" w:hAnsi="Calibri"/>
        </w:rPr>
      </w:pPr>
      <w:r w:rsidRPr="00717C7C">
        <w:rPr>
          <w:rFonts w:asciiTheme="minorHAnsi" w:hAnsiTheme="minorHAnsi"/>
          <w:szCs w:val="18"/>
        </w:rPr>
        <w:t>Date of System Airflow Rate Measurement:</w:t>
      </w:r>
      <w:r w:rsidR="007759B2" w:rsidRPr="00717C7C">
        <w:rPr>
          <w:rFonts w:ascii="Calibri" w:hAnsi="Calibri"/>
        </w:rPr>
        <w:t xml:space="preserve"> Enter the date that the airflow test was performed.</w:t>
      </w:r>
    </w:p>
    <w:p w14:paraId="1933EA21" w14:textId="26DE4E59" w:rsidR="007759B2" w:rsidRPr="00717C7C" w:rsidRDefault="0092178C" w:rsidP="007759B2">
      <w:pPr>
        <w:pStyle w:val="ListParagraph"/>
        <w:numPr>
          <w:ilvl w:val="0"/>
          <w:numId w:val="38"/>
        </w:numPr>
        <w:ind w:left="360" w:hanging="360"/>
        <w:rPr>
          <w:rFonts w:ascii="Calibri" w:hAnsi="Calibri"/>
        </w:rPr>
      </w:pPr>
      <w:r w:rsidRPr="00717C7C">
        <w:rPr>
          <w:rFonts w:asciiTheme="minorHAnsi" w:hAnsiTheme="minorHAnsi"/>
          <w:szCs w:val="18"/>
        </w:rPr>
        <w:t xml:space="preserve">Airflow Rate Protocol </w:t>
      </w:r>
      <w:r w:rsidR="002B0777" w:rsidRPr="00717C7C">
        <w:rPr>
          <w:rFonts w:asciiTheme="minorHAnsi" w:hAnsiTheme="minorHAnsi"/>
          <w:szCs w:val="18"/>
        </w:rPr>
        <w:t>U</w:t>
      </w:r>
      <w:r w:rsidRPr="00717C7C">
        <w:rPr>
          <w:rFonts w:asciiTheme="minorHAnsi" w:hAnsiTheme="minorHAnsi"/>
          <w:szCs w:val="18"/>
        </w:rPr>
        <w:t>tilized:</w:t>
      </w:r>
      <w:r w:rsidR="007759B2" w:rsidRPr="00717C7C">
        <w:rPr>
          <w:rFonts w:ascii="Calibri" w:hAnsi="Calibri"/>
        </w:rPr>
        <w:t xml:space="preserve"> If the system installation type is “New” or “Replacement” then only the RA3.3 airflow methods may be used. If </w:t>
      </w:r>
      <w:r w:rsidR="00D817BB" w:rsidRPr="00717C7C">
        <w:rPr>
          <w:rFonts w:ascii="Calibri" w:hAnsi="Calibri"/>
        </w:rPr>
        <w:t xml:space="preserve">the system installation type is “Alteration”, the RA3.3 airflow methods may be used, but the Alternative to Compliance with Minimum System Airflow Requirements (“Best I Can Do” </w:t>
      </w:r>
      <w:r w:rsidR="002B0777" w:rsidRPr="00717C7C">
        <w:rPr>
          <w:rFonts w:ascii="Calibri" w:hAnsi="Calibri"/>
        </w:rPr>
        <w:t>A</w:t>
      </w:r>
      <w:r w:rsidR="00D817BB" w:rsidRPr="00717C7C">
        <w:rPr>
          <w:rFonts w:ascii="Calibri" w:hAnsi="Calibri"/>
        </w:rPr>
        <w:t>irflow) is an option for existing systems that may require substantial modification to improve the airflow.</w:t>
      </w:r>
    </w:p>
    <w:p w14:paraId="3970808D" w14:textId="73C8404A" w:rsidR="00E32A17" w:rsidRPr="00717C7C" w:rsidRDefault="00E32A17" w:rsidP="00E32A17">
      <w:pPr>
        <w:pStyle w:val="ListParagraph"/>
        <w:numPr>
          <w:ilvl w:val="0"/>
          <w:numId w:val="38"/>
        </w:numPr>
        <w:ind w:left="360" w:hanging="360"/>
        <w:rPr>
          <w:rFonts w:ascii="Calibri" w:hAnsi="Calibri"/>
        </w:rPr>
      </w:pPr>
      <w:r w:rsidRPr="00717C7C">
        <w:rPr>
          <w:rFonts w:ascii="Calibri" w:hAnsi="Calibri"/>
        </w:rPr>
        <w:t xml:space="preserve">Central Fan Ventilation Cooling System (CFVCS) Status: </w:t>
      </w:r>
      <w:r w:rsidR="00BE68F8" w:rsidRPr="00717C7C">
        <w:rPr>
          <w:rFonts w:ascii="Calibri" w:hAnsi="Calibri"/>
        </w:rPr>
        <w:t>This field is filled out automatically. It is referenced from the CF2R-MCH-01, which must be completed prior to this document.</w:t>
      </w:r>
    </w:p>
    <w:p w14:paraId="1933EA22" w14:textId="77777777" w:rsidR="007759B2" w:rsidRPr="00717C7C" w:rsidRDefault="007759B2" w:rsidP="007759B2">
      <w:pPr>
        <w:rPr>
          <w:rFonts w:ascii="Calibri" w:hAnsi="Calibri"/>
        </w:rPr>
      </w:pPr>
    </w:p>
    <w:p w14:paraId="1933EA23" w14:textId="214C367C" w:rsidR="007759B2" w:rsidRPr="00717C7C" w:rsidRDefault="00D817BB" w:rsidP="007759B2">
      <w:pPr>
        <w:keepNext/>
        <w:rPr>
          <w:rFonts w:asciiTheme="minorHAnsi" w:hAnsiTheme="minorHAnsi"/>
          <w:b/>
          <w:szCs w:val="18"/>
        </w:rPr>
      </w:pPr>
      <w:r w:rsidRPr="00717C7C">
        <w:rPr>
          <w:rFonts w:asciiTheme="minorHAnsi" w:hAnsiTheme="minorHAnsi"/>
          <w:b/>
          <w:szCs w:val="18"/>
        </w:rPr>
        <w:t xml:space="preserve">Section B. Hole for the </w:t>
      </w:r>
      <w:r w:rsidR="00617914" w:rsidRPr="00717C7C">
        <w:rPr>
          <w:rFonts w:asciiTheme="minorHAnsi" w:hAnsiTheme="minorHAnsi"/>
          <w:b/>
          <w:szCs w:val="18"/>
        </w:rPr>
        <w:t>P</w:t>
      </w:r>
      <w:r w:rsidRPr="00717C7C">
        <w:rPr>
          <w:rFonts w:asciiTheme="minorHAnsi" w:hAnsiTheme="minorHAnsi"/>
          <w:b/>
          <w:szCs w:val="18"/>
        </w:rPr>
        <w:t xml:space="preserve">lacement of a Static Pressure Probe (HSPP), and Permanently </w:t>
      </w:r>
      <w:r w:rsidR="00617914" w:rsidRPr="00717C7C">
        <w:rPr>
          <w:rFonts w:asciiTheme="minorHAnsi" w:hAnsiTheme="minorHAnsi"/>
          <w:b/>
          <w:szCs w:val="18"/>
        </w:rPr>
        <w:t>I</w:t>
      </w:r>
      <w:r w:rsidRPr="00717C7C">
        <w:rPr>
          <w:rFonts w:asciiTheme="minorHAnsi" w:hAnsiTheme="minorHAnsi"/>
          <w:b/>
          <w:szCs w:val="18"/>
        </w:rPr>
        <w:t xml:space="preserve">nstalled Static Pressure Probe (PSPP) in the </w:t>
      </w:r>
      <w:r w:rsidR="00617914" w:rsidRPr="00717C7C">
        <w:rPr>
          <w:rFonts w:asciiTheme="minorHAnsi" w:hAnsiTheme="minorHAnsi"/>
          <w:b/>
          <w:szCs w:val="18"/>
        </w:rPr>
        <w:t>S</w:t>
      </w:r>
      <w:r w:rsidRPr="00717C7C">
        <w:rPr>
          <w:rFonts w:asciiTheme="minorHAnsi" w:hAnsiTheme="minorHAnsi"/>
          <w:b/>
          <w:szCs w:val="18"/>
        </w:rPr>
        <w:t xml:space="preserve">upply </w:t>
      </w:r>
      <w:r w:rsidR="00617914" w:rsidRPr="00717C7C">
        <w:rPr>
          <w:rFonts w:asciiTheme="minorHAnsi" w:hAnsiTheme="minorHAnsi"/>
          <w:b/>
          <w:szCs w:val="18"/>
        </w:rPr>
        <w:t>P</w:t>
      </w:r>
      <w:r w:rsidRPr="00717C7C">
        <w:rPr>
          <w:rFonts w:asciiTheme="minorHAnsi" w:hAnsiTheme="minorHAnsi"/>
          <w:b/>
          <w:szCs w:val="18"/>
        </w:rPr>
        <w:t>lenum</w:t>
      </w:r>
    </w:p>
    <w:p w14:paraId="1933EA24" w14:textId="7E5AAA87" w:rsidR="007759B2" w:rsidRPr="00717C7C" w:rsidRDefault="00D817BB" w:rsidP="007759B2">
      <w:pPr>
        <w:pStyle w:val="ListParagraph"/>
        <w:numPr>
          <w:ilvl w:val="0"/>
          <w:numId w:val="39"/>
        </w:numPr>
        <w:ind w:left="360" w:hanging="360"/>
        <w:rPr>
          <w:rFonts w:asciiTheme="minorHAnsi" w:hAnsiTheme="minorHAnsi"/>
          <w:szCs w:val="18"/>
        </w:rPr>
      </w:pPr>
      <w:r w:rsidRPr="00717C7C">
        <w:rPr>
          <w:rFonts w:asciiTheme="minorHAnsi" w:hAnsiTheme="minorHAnsi"/>
          <w:szCs w:val="18"/>
        </w:rPr>
        <w:t>A hole for a static pressure probe (HSPP) or a permanent static pressure probe (PSPP) is required when system airflow verification is required, whether the airflow test method used requires one or not. Select the appropriate choice from the following options using a dropdown box, the Static Pressure Measurement Method:</w:t>
      </w:r>
    </w:p>
    <w:p w14:paraId="1933EA25" w14:textId="77777777" w:rsidR="007759B2" w:rsidRPr="00717C7C" w:rsidRDefault="00D817BB" w:rsidP="002B0777">
      <w:pPr>
        <w:numPr>
          <w:ilvl w:val="0"/>
          <w:numId w:val="23"/>
        </w:numPr>
        <w:ind w:left="1080"/>
        <w:rPr>
          <w:rFonts w:ascii="Calibri" w:hAnsi="Calibri"/>
        </w:rPr>
      </w:pPr>
      <w:r w:rsidRPr="00717C7C">
        <w:rPr>
          <w:rFonts w:ascii="Calibri" w:hAnsi="Calibri"/>
          <w:bCs/>
        </w:rPr>
        <w:t xml:space="preserve">If </w:t>
      </w:r>
      <w:proofErr w:type="gramStart"/>
      <w:r w:rsidRPr="00717C7C">
        <w:rPr>
          <w:rFonts w:ascii="Calibri" w:hAnsi="Calibri"/>
          <w:bCs/>
        </w:rPr>
        <w:t>an</w:t>
      </w:r>
      <w:proofErr w:type="gramEnd"/>
      <w:r w:rsidRPr="00717C7C">
        <w:rPr>
          <w:rFonts w:ascii="Calibri" w:hAnsi="Calibri"/>
          <w:bCs/>
        </w:rPr>
        <w:t xml:space="preserve"> Hole Static Pressure Probe is installed then select “HSPP Installed”</w:t>
      </w:r>
    </w:p>
    <w:p w14:paraId="1933EA26" w14:textId="77777777" w:rsidR="007759B2" w:rsidRPr="00717C7C" w:rsidRDefault="00D817BB" w:rsidP="002B0777">
      <w:pPr>
        <w:numPr>
          <w:ilvl w:val="0"/>
          <w:numId w:val="23"/>
        </w:numPr>
        <w:ind w:left="1080"/>
        <w:rPr>
          <w:rFonts w:ascii="Calibri" w:hAnsi="Calibri"/>
        </w:rPr>
      </w:pPr>
      <w:r w:rsidRPr="00717C7C">
        <w:rPr>
          <w:rFonts w:ascii="Calibri" w:hAnsi="Calibri"/>
          <w:bCs/>
        </w:rPr>
        <w:t xml:space="preserve">If a Permanent Static Pressure Probe is </w:t>
      </w:r>
      <w:proofErr w:type="gramStart"/>
      <w:r w:rsidRPr="00717C7C">
        <w:rPr>
          <w:rFonts w:ascii="Calibri" w:hAnsi="Calibri"/>
          <w:bCs/>
        </w:rPr>
        <w:t>installed</w:t>
      </w:r>
      <w:proofErr w:type="gramEnd"/>
      <w:r w:rsidRPr="00717C7C">
        <w:rPr>
          <w:rFonts w:ascii="Calibri" w:hAnsi="Calibri"/>
          <w:bCs/>
        </w:rPr>
        <w:t xml:space="preserve"> then select “PSPP Installed”</w:t>
      </w:r>
    </w:p>
    <w:p w14:paraId="1933EA27" w14:textId="57EA09F9" w:rsidR="007759B2" w:rsidRPr="00717C7C" w:rsidRDefault="00D817BB" w:rsidP="002B0777">
      <w:pPr>
        <w:numPr>
          <w:ilvl w:val="0"/>
          <w:numId w:val="23"/>
        </w:numPr>
        <w:ind w:left="1080"/>
        <w:rPr>
          <w:rFonts w:ascii="Calibri" w:hAnsi="Calibri"/>
        </w:rPr>
      </w:pPr>
      <w:r w:rsidRPr="00717C7C">
        <w:rPr>
          <w:rFonts w:ascii="Calibri" w:hAnsi="Calibri"/>
        </w:rPr>
        <w:t>If the system is configured such that an HSPP nor PSPP can be installed, an alternate location that provides access for making supply plenum pressure measurement may be used. Select “An alternative location has been provided and clearly labeled.”</w:t>
      </w:r>
    </w:p>
    <w:p w14:paraId="1933EA28" w14:textId="77777777" w:rsidR="007759B2" w:rsidRPr="00717C7C" w:rsidRDefault="00D817BB" w:rsidP="002B0777">
      <w:pPr>
        <w:numPr>
          <w:ilvl w:val="0"/>
          <w:numId w:val="23"/>
        </w:numPr>
        <w:ind w:left="1080"/>
        <w:rPr>
          <w:rFonts w:ascii="Calibri" w:hAnsi="Calibri"/>
        </w:rPr>
      </w:pPr>
      <w:r w:rsidRPr="00717C7C">
        <w:rPr>
          <w:rFonts w:ascii="Calibri" w:hAnsi="Calibri"/>
        </w:rPr>
        <w:t>If the system is such that an HSPP or PSPP is not applicable, select “HSPP/PSPP are not applicable to this system”.</w:t>
      </w:r>
    </w:p>
    <w:p w14:paraId="1933EA29" w14:textId="77777777" w:rsidR="007759B2" w:rsidRPr="00717C7C" w:rsidRDefault="007759B2" w:rsidP="007759B2">
      <w:pPr>
        <w:ind w:left="720"/>
        <w:rPr>
          <w:rFonts w:ascii="Calibri" w:hAnsi="Calibri"/>
          <w:bCs/>
        </w:rPr>
      </w:pPr>
    </w:p>
    <w:p w14:paraId="1933EA2A" w14:textId="082F3796" w:rsidR="007759B2" w:rsidRPr="00717C7C" w:rsidRDefault="0092178C" w:rsidP="00755E11">
      <w:pPr>
        <w:keepNext/>
        <w:rPr>
          <w:rFonts w:asciiTheme="minorHAnsi" w:hAnsiTheme="minorHAnsi"/>
          <w:b/>
          <w:szCs w:val="18"/>
        </w:rPr>
      </w:pPr>
      <w:r w:rsidRPr="00717C7C">
        <w:rPr>
          <w:rFonts w:asciiTheme="minorHAnsi" w:hAnsiTheme="minorHAnsi"/>
          <w:b/>
          <w:szCs w:val="18"/>
        </w:rPr>
        <w:t>Section C. Airflow Rate Measurement Apparatus and Procedure Information</w:t>
      </w:r>
    </w:p>
    <w:p w14:paraId="1933EA2B" w14:textId="14D0D7CF" w:rsidR="007759B2" w:rsidRPr="00717C7C" w:rsidDel="00E1065B" w:rsidRDefault="0092178C" w:rsidP="00755E11">
      <w:pPr>
        <w:keepNext/>
        <w:numPr>
          <w:ilvl w:val="0"/>
          <w:numId w:val="40"/>
        </w:numPr>
        <w:ind w:left="360"/>
        <w:rPr>
          <w:rFonts w:ascii="Calibri" w:hAnsi="Calibri"/>
        </w:rPr>
      </w:pPr>
      <w:r w:rsidRPr="00717C7C">
        <w:rPr>
          <w:rFonts w:asciiTheme="minorHAnsi" w:hAnsiTheme="minorHAnsi"/>
          <w:szCs w:val="18"/>
        </w:rPr>
        <w:t xml:space="preserve">Airflow Rate Measurement Type </w:t>
      </w:r>
      <w:r w:rsidR="00617914" w:rsidRPr="00717C7C">
        <w:rPr>
          <w:rFonts w:asciiTheme="minorHAnsi" w:hAnsiTheme="minorHAnsi"/>
          <w:szCs w:val="18"/>
        </w:rPr>
        <w:t>U</w:t>
      </w:r>
      <w:r w:rsidRPr="00717C7C">
        <w:rPr>
          <w:rFonts w:asciiTheme="minorHAnsi" w:hAnsiTheme="minorHAnsi"/>
          <w:szCs w:val="18"/>
        </w:rPr>
        <w:t xml:space="preserve">sed for this </w:t>
      </w:r>
      <w:r w:rsidR="00617914" w:rsidRPr="00717C7C">
        <w:rPr>
          <w:rFonts w:asciiTheme="minorHAnsi" w:hAnsiTheme="minorHAnsi"/>
          <w:szCs w:val="18"/>
        </w:rPr>
        <w:t>A</w:t>
      </w:r>
      <w:r w:rsidRPr="00717C7C">
        <w:rPr>
          <w:rFonts w:asciiTheme="minorHAnsi" w:hAnsiTheme="minorHAnsi"/>
          <w:szCs w:val="18"/>
        </w:rPr>
        <w:t xml:space="preserve">irflow </w:t>
      </w:r>
      <w:r w:rsidR="00617914" w:rsidRPr="00717C7C">
        <w:rPr>
          <w:rFonts w:asciiTheme="minorHAnsi" w:hAnsiTheme="minorHAnsi"/>
          <w:szCs w:val="18"/>
        </w:rPr>
        <w:t>R</w:t>
      </w:r>
      <w:r w:rsidRPr="00717C7C">
        <w:rPr>
          <w:rFonts w:asciiTheme="minorHAnsi" w:hAnsiTheme="minorHAnsi"/>
          <w:szCs w:val="18"/>
        </w:rPr>
        <w:t xml:space="preserve">ate </w:t>
      </w:r>
      <w:r w:rsidR="00617914" w:rsidRPr="00717C7C">
        <w:rPr>
          <w:rFonts w:asciiTheme="minorHAnsi" w:hAnsiTheme="minorHAnsi"/>
          <w:szCs w:val="18"/>
        </w:rPr>
        <w:t>V</w:t>
      </w:r>
      <w:r w:rsidRPr="00717C7C">
        <w:rPr>
          <w:rFonts w:asciiTheme="minorHAnsi" w:hAnsiTheme="minorHAnsi"/>
          <w:szCs w:val="18"/>
        </w:rPr>
        <w:t>erification:</w:t>
      </w:r>
      <w:r w:rsidR="007759B2" w:rsidRPr="00717C7C">
        <w:rPr>
          <w:rFonts w:asciiTheme="minorHAnsi" w:hAnsiTheme="minorHAnsi"/>
          <w:szCs w:val="18"/>
        </w:rPr>
        <w:t xml:space="preserve"> </w:t>
      </w:r>
      <w:r w:rsidR="007759B2" w:rsidRPr="00717C7C">
        <w:rPr>
          <w:rFonts w:ascii="Calibri" w:hAnsi="Calibri"/>
        </w:rPr>
        <w:t>Select the appropriate airflow test procedure from the following options for the method used to determine actual fan airflow</w:t>
      </w:r>
      <w:r w:rsidRPr="00717C7C">
        <w:rPr>
          <w:rFonts w:ascii="Calibri" w:hAnsi="Calibri"/>
        </w:rPr>
        <w:t>:</w:t>
      </w:r>
    </w:p>
    <w:p w14:paraId="1933EA2C" w14:textId="77777777" w:rsidR="007759B2" w:rsidRPr="00717C7C" w:rsidDel="00E1065B" w:rsidRDefault="007759B2" w:rsidP="002B0777">
      <w:pPr>
        <w:keepNext/>
        <w:numPr>
          <w:ilvl w:val="1"/>
          <w:numId w:val="40"/>
        </w:numPr>
        <w:ind w:left="1080"/>
        <w:rPr>
          <w:rFonts w:ascii="Calibri" w:hAnsi="Calibri"/>
        </w:rPr>
      </w:pPr>
      <w:r w:rsidRPr="00717C7C">
        <w:rPr>
          <w:rFonts w:ascii="Calibri" w:hAnsi="Calibri"/>
        </w:rPr>
        <w:t>Diagnostic Fan Flow Using Fan Flow Meter (aka Plenum Pressure Matching) according to the procedures in RA3.3.3.1.1</w:t>
      </w:r>
    </w:p>
    <w:p w14:paraId="1933EA2D" w14:textId="77777777" w:rsidR="007759B2" w:rsidRPr="00717C7C" w:rsidDel="00E1065B" w:rsidRDefault="00D817BB" w:rsidP="002B0777">
      <w:pPr>
        <w:keepNext/>
        <w:numPr>
          <w:ilvl w:val="1"/>
          <w:numId w:val="40"/>
        </w:numPr>
        <w:ind w:left="1080"/>
        <w:rPr>
          <w:rFonts w:ascii="Calibri" w:hAnsi="Calibri"/>
        </w:rPr>
      </w:pPr>
      <w:r w:rsidRPr="00717C7C">
        <w:rPr>
          <w:rFonts w:ascii="Calibri" w:hAnsi="Calibri"/>
        </w:rPr>
        <w:t>Diagnostic Fan Flow Using Flow Grid Measurement according to the procedures in RA3.3.3.1.2</w:t>
      </w:r>
    </w:p>
    <w:p w14:paraId="1933EA2E" w14:textId="77777777" w:rsidR="007759B2" w:rsidRPr="00717C7C" w:rsidDel="00E1065B" w:rsidRDefault="00D817BB" w:rsidP="002B0777">
      <w:pPr>
        <w:keepNext/>
        <w:numPr>
          <w:ilvl w:val="1"/>
          <w:numId w:val="40"/>
        </w:numPr>
        <w:ind w:left="1080"/>
        <w:rPr>
          <w:rFonts w:ascii="Calibri" w:hAnsi="Calibri"/>
        </w:rPr>
      </w:pPr>
      <w:r w:rsidRPr="00717C7C">
        <w:rPr>
          <w:rFonts w:ascii="Calibri" w:hAnsi="Calibri"/>
        </w:rPr>
        <w:t>Diagnostic Fan Flow Using Powered Flow Capture Hood according to the procedures in RA3.3.3.1.3</w:t>
      </w:r>
    </w:p>
    <w:p w14:paraId="1933EA2F" w14:textId="77777777" w:rsidR="007759B2" w:rsidRPr="00717C7C" w:rsidRDefault="00D817BB" w:rsidP="002B0777">
      <w:pPr>
        <w:keepNext/>
        <w:numPr>
          <w:ilvl w:val="1"/>
          <w:numId w:val="40"/>
        </w:numPr>
        <w:ind w:left="1080"/>
        <w:rPr>
          <w:rFonts w:ascii="Calibri" w:hAnsi="Calibri"/>
        </w:rPr>
      </w:pPr>
      <w:r w:rsidRPr="00717C7C">
        <w:rPr>
          <w:rFonts w:ascii="Calibri" w:hAnsi="Calibri"/>
        </w:rPr>
        <w:t>Diagnostic Fan Flow Using Traditional Flow Capture Hood according to the procedures in RA3.3.3.1.4</w:t>
      </w:r>
      <w:r w:rsidRPr="00717C7C">
        <w:rPr>
          <w:rFonts w:ascii="Calibri" w:hAnsi="Calibri"/>
        </w:rPr>
        <w:tab/>
      </w:r>
    </w:p>
    <w:p w14:paraId="1933EA30" w14:textId="77777777" w:rsidR="007759B2" w:rsidRPr="00717C7C" w:rsidRDefault="0092178C" w:rsidP="00755E11">
      <w:pPr>
        <w:keepNext/>
        <w:numPr>
          <w:ilvl w:val="0"/>
          <w:numId w:val="40"/>
        </w:numPr>
        <w:ind w:left="360"/>
        <w:rPr>
          <w:rFonts w:asciiTheme="minorHAnsi" w:hAnsiTheme="minorHAnsi"/>
          <w:szCs w:val="18"/>
        </w:rPr>
      </w:pPr>
      <w:r w:rsidRPr="00717C7C">
        <w:rPr>
          <w:rFonts w:asciiTheme="minorHAnsi" w:hAnsiTheme="minorHAnsi"/>
          <w:szCs w:val="18"/>
        </w:rPr>
        <w:t xml:space="preserve">Manufacturer of Airflow Measurement Apparatus: </w:t>
      </w:r>
      <w:r w:rsidR="007759B2" w:rsidRPr="00717C7C">
        <w:rPr>
          <w:rFonts w:asciiTheme="minorHAnsi" w:hAnsiTheme="minorHAnsi"/>
          <w:szCs w:val="18"/>
        </w:rPr>
        <w:t>Enter the</w:t>
      </w:r>
      <w:r w:rsidRPr="00717C7C">
        <w:rPr>
          <w:rFonts w:asciiTheme="minorHAnsi" w:hAnsiTheme="minorHAnsi"/>
          <w:szCs w:val="18"/>
        </w:rPr>
        <w:t xml:space="preserve"> </w:t>
      </w:r>
      <w:r w:rsidR="007759B2" w:rsidRPr="00717C7C">
        <w:rPr>
          <w:rFonts w:asciiTheme="minorHAnsi" w:hAnsiTheme="minorHAnsi"/>
          <w:szCs w:val="18"/>
        </w:rPr>
        <w:t xml:space="preserve">name of the manufacturer of the airflow measurement tool used to measure the airflow for this test. </w:t>
      </w:r>
    </w:p>
    <w:p w14:paraId="1933EA31" w14:textId="77777777" w:rsidR="007759B2" w:rsidRPr="00717C7C" w:rsidRDefault="0092178C" w:rsidP="00755E11">
      <w:pPr>
        <w:keepNext/>
        <w:numPr>
          <w:ilvl w:val="0"/>
          <w:numId w:val="40"/>
        </w:numPr>
        <w:ind w:left="360"/>
        <w:rPr>
          <w:rFonts w:asciiTheme="minorHAnsi" w:hAnsiTheme="minorHAnsi"/>
          <w:szCs w:val="18"/>
        </w:rPr>
      </w:pPr>
      <w:r w:rsidRPr="00717C7C">
        <w:rPr>
          <w:rFonts w:asciiTheme="minorHAnsi" w:hAnsiTheme="minorHAnsi"/>
          <w:szCs w:val="18"/>
        </w:rPr>
        <w:t xml:space="preserve">Model number of Airflow Measurement Apparatus: </w:t>
      </w:r>
      <w:r w:rsidR="007759B2" w:rsidRPr="00717C7C">
        <w:rPr>
          <w:rFonts w:asciiTheme="minorHAnsi" w:hAnsiTheme="minorHAnsi"/>
          <w:szCs w:val="18"/>
        </w:rPr>
        <w:t>Enter the</w:t>
      </w:r>
      <w:r w:rsidRPr="00717C7C">
        <w:rPr>
          <w:rFonts w:asciiTheme="minorHAnsi" w:hAnsiTheme="minorHAnsi"/>
          <w:szCs w:val="18"/>
        </w:rPr>
        <w:t xml:space="preserve"> </w:t>
      </w:r>
      <w:r w:rsidR="007759B2" w:rsidRPr="00717C7C">
        <w:rPr>
          <w:rFonts w:asciiTheme="minorHAnsi" w:hAnsiTheme="minorHAnsi"/>
          <w:szCs w:val="18"/>
        </w:rPr>
        <w:t>model number of the airflow measurement tool used to measure the airflow for this test.</w:t>
      </w:r>
      <w:r w:rsidR="00D817BB" w:rsidRPr="00717C7C">
        <w:t xml:space="preserve"> </w:t>
      </w:r>
    </w:p>
    <w:p w14:paraId="1933EA32" w14:textId="774A8FAD" w:rsidR="007759B2" w:rsidRPr="00717C7C" w:rsidRDefault="0092178C" w:rsidP="00755E11">
      <w:pPr>
        <w:keepNext/>
        <w:numPr>
          <w:ilvl w:val="0"/>
          <w:numId w:val="40"/>
        </w:numPr>
        <w:ind w:left="360"/>
        <w:rPr>
          <w:rFonts w:ascii="Calibri" w:hAnsi="Calibri"/>
        </w:rPr>
      </w:pPr>
      <w:r w:rsidRPr="00717C7C">
        <w:rPr>
          <w:rFonts w:asciiTheme="minorHAnsi" w:hAnsiTheme="minorHAnsi"/>
          <w:szCs w:val="18"/>
        </w:rPr>
        <w:t xml:space="preserve">Certification Status of the Airflow Measurement Apparatus Accuracy: </w:t>
      </w:r>
      <w:r w:rsidR="007759B2" w:rsidRPr="00717C7C">
        <w:rPr>
          <w:rFonts w:asciiTheme="minorHAnsi" w:hAnsiTheme="minorHAnsi"/>
          <w:szCs w:val="18"/>
        </w:rPr>
        <w:t>The measurement apparatus used to perform</w:t>
      </w:r>
      <w:r w:rsidR="00C47FF6" w:rsidRPr="00717C7C">
        <w:rPr>
          <w:rFonts w:asciiTheme="minorHAnsi" w:hAnsiTheme="minorHAnsi"/>
          <w:szCs w:val="18"/>
        </w:rPr>
        <w:t xml:space="preserve"> an</w:t>
      </w:r>
      <w:r w:rsidR="007759B2" w:rsidRPr="00717C7C">
        <w:rPr>
          <w:rFonts w:asciiTheme="minorHAnsi" w:hAnsiTheme="minorHAnsi"/>
          <w:szCs w:val="18"/>
        </w:rPr>
        <w:t xml:space="preserve"> airflow verification measurements must appear on the CEC list of approved devices found at </w:t>
      </w:r>
      <w:hyperlink r:id="rId17" w:history="1">
        <w:r w:rsidR="00C025BF" w:rsidRPr="00717C7C">
          <w:rPr>
            <w:rStyle w:val="Hyperlink"/>
            <w:rFonts w:asciiTheme="minorHAnsi" w:hAnsiTheme="minorHAnsi"/>
            <w:szCs w:val="18"/>
          </w:rPr>
          <w:t>http://www.energy.ca.gov/</w:t>
        </w:r>
        <w:r w:rsidR="002E53CE" w:rsidRPr="00717C7C">
          <w:rPr>
            <w:rStyle w:val="Hyperlink"/>
            <w:rFonts w:asciiTheme="minorHAnsi" w:hAnsiTheme="minorHAnsi"/>
            <w:szCs w:val="18"/>
          </w:rPr>
          <w:t>title24/equipment_cert/ama_fas/index.html</w:t>
        </w:r>
      </w:hyperlink>
      <w:r w:rsidR="007759B2" w:rsidRPr="00717C7C">
        <w:rPr>
          <w:rFonts w:asciiTheme="minorHAnsi" w:hAnsiTheme="minorHAnsi"/>
          <w:szCs w:val="18"/>
        </w:rPr>
        <w:t>, if this is true, select “Certified”, otherwise select “Not Certified”. The latter choice will not allow the system to pass until a certified device is used.</w:t>
      </w:r>
      <w:r w:rsidRPr="00717C7C">
        <w:rPr>
          <w:rFonts w:ascii="Calibri" w:hAnsi="Calibri"/>
        </w:rPr>
        <w:t xml:space="preserve"> </w:t>
      </w:r>
    </w:p>
    <w:p w14:paraId="1933EA33" w14:textId="57533877" w:rsidR="007759B2" w:rsidRPr="00717C7C" w:rsidDel="00E1065B" w:rsidRDefault="0092178C" w:rsidP="00755E11">
      <w:pPr>
        <w:keepNext/>
        <w:numPr>
          <w:ilvl w:val="0"/>
          <w:numId w:val="40"/>
        </w:numPr>
        <w:ind w:left="360"/>
        <w:rPr>
          <w:rFonts w:ascii="Calibri" w:hAnsi="Calibri"/>
        </w:rPr>
      </w:pPr>
      <w:r w:rsidRPr="00717C7C">
        <w:rPr>
          <w:rFonts w:ascii="Calibri" w:hAnsi="Calibri"/>
        </w:rPr>
        <w:t>(not visible to user)</w:t>
      </w:r>
    </w:p>
    <w:p w14:paraId="1933EA34" w14:textId="77777777" w:rsidR="007759B2" w:rsidRPr="00717C7C" w:rsidRDefault="007759B2" w:rsidP="007759B2">
      <w:pPr>
        <w:rPr>
          <w:rFonts w:ascii="Calibri" w:hAnsi="Calibri"/>
          <w:b/>
        </w:rPr>
      </w:pPr>
    </w:p>
    <w:p w14:paraId="1933EA35" w14:textId="72D5443E" w:rsidR="007759B2" w:rsidRPr="00717C7C" w:rsidRDefault="007759B2" w:rsidP="007759B2">
      <w:pPr>
        <w:rPr>
          <w:rFonts w:ascii="Calibri" w:hAnsi="Calibri"/>
        </w:rPr>
      </w:pPr>
      <w:r w:rsidRPr="00717C7C">
        <w:rPr>
          <w:rFonts w:ascii="Calibri" w:hAnsi="Calibri"/>
          <w:b/>
        </w:rPr>
        <w:t xml:space="preserve">Section </w:t>
      </w:r>
      <w:r w:rsidR="0092178C" w:rsidRPr="00717C7C">
        <w:rPr>
          <w:rFonts w:asciiTheme="minorHAnsi" w:hAnsiTheme="minorHAnsi"/>
          <w:b/>
        </w:rPr>
        <w:t>D. Forced Air System Airflow Rate Measurement – All Zones Calling</w:t>
      </w:r>
      <w:r w:rsidRPr="00717C7C" w:rsidDel="006D4F6B">
        <w:rPr>
          <w:rFonts w:ascii="Calibri" w:hAnsi="Calibri"/>
          <w:b/>
        </w:rPr>
        <w:t xml:space="preserve"> </w:t>
      </w:r>
    </w:p>
    <w:p w14:paraId="1933EA36" w14:textId="16450499" w:rsidR="007759B2" w:rsidRPr="00717C7C" w:rsidRDefault="0092178C" w:rsidP="007759B2">
      <w:pPr>
        <w:pStyle w:val="ListParagraph"/>
        <w:numPr>
          <w:ilvl w:val="0"/>
          <w:numId w:val="41"/>
        </w:numPr>
        <w:rPr>
          <w:rFonts w:ascii="Calibri" w:hAnsi="Calibri"/>
        </w:rPr>
      </w:pPr>
      <w:r w:rsidRPr="00717C7C">
        <w:rPr>
          <w:rFonts w:ascii="Calibri" w:hAnsi="Calibri"/>
        </w:rPr>
        <w:t xml:space="preserve">Required All Zones Calling Minimum System Airflow Rate (cfm/ton): </w:t>
      </w:r>
      <w:r w:rsidR="007759B2" w:rsidRPr="00717C7C">
        <w:rPr>
          <w:rFonts w:ascii="Calibri" w:hAnsi="Calibri"/>
        </w:rPr>
        <w:t>This field is filled automatically. The target is based on whether the system is new or altered and whether a value was specified on the CF2R-MCH-01.</w:t>
      </w:r>
    </w:p>
    <w:p w14:paraId="1933EA37" w14:textId="2BB4BAF6" w:rsidR="007759B2" w:rsidRPr="00717C7C" w:rsidRDefault="0092178C" w:rsidP="007759B2">
      <w:pPr>
        <w:pStyle w:val="ListParagraph"/>
        <w:numPr>
          <w:ilvl w:val="0"/>
          <w:numId w:val="41"/>
        </w:numPr>
        <w:rPr>
          <w:rFonts w:ascii="Calibri" w:hAnsi="Calibri"/>
        </w:rPr>
      </w:pPr>
      <w:r w:rsidRPr="00717C7C">
        <w:rPr>
          <w:rFonts w:ascii="Calibri" w:hAnsi="Calibri"/>
        </w:rPr>
        <w:t xml:space="preserve">Required All Zones Calling Minimum System Airflow target (cfm): </w:t>
      </w:r>
      <w:r w:rsidR="007759B2" w:rsidRPr="00717C7C">
        <w:rPr>
          <w:rFonts w:ascii="Calibri" w:hAnsi="Calibri"/>
        </w:rPr>
        <w:t>This field is calculated automatically. It is the product of the minimum airflow rate per ton and the tonnage of the system condenser.</w:t>
      </w:r>
    </w:p>
    <w:p w14:paraId="1933EA38" w14:textId="5B95E4A5" w:rsidR="007759B2" w:rsidRPr="00717C7C" w:rsidRDefault="0092178C" w:rsidP="007759B2">
      <w:pPr>
        <w:numPr>
          <w:ilvl w:val="0"/>
          <w:numId w:val="41"/>
        </w:numPr>
        <w:rPr>
          <w:rFonts w:ascii="Calibri" w:hAnsi="Calibri"/>
        </w:rPr>
      </w:pPr>
      <w:r w:rsidRPr="00717C7C">
        <w:rPr>
          <w:rFonts w:ascii="Calibri" w:hAnsi="Calibri"/>
        </w:rPr>
        <w:t xml:space="preserve">Actual System Airflow Rate Measurement (cfm): </w:t>
      </w:r>
      <w:r w:rsidR="007759B2" w:rsidRPr="00717C7C">
        <w:rPr>
          <w:rFonts w:ascii="Calibri" w:hAnsi="Calibri"/>
        </w:rPr>
        <w:t>Enter the actual tested value of the airflow measured using the apparatus specified above.</w:t>
      </w:r>
    </w:p>
    <w:p w14:paraId="1933EA39" w14:textId="2AF3E968" w:rsidR="007759B2" w:rsidRPr="00717C7C" w:rsidRDefault="0092178C" w:rsidP="007759B2">
      <w:pPr>
        <w:numPr>
          <w:ilvl w:val="0"/>
          <w:numId w:val="41"/>
        </w:numPr>
        <w:rPr>
          <w:rFonts w:ascii="Calibri" w:hAnsi="Calibri"/>
        </w:rPr>
      </w:pPr>
      <w:r w:rsidRPr="00717C7C">
        <w:rPr>
          <w:rFonts w:ascii="Calibri" w:hAnsi="Calibri"/>
        </w:rPr>
        <w:t xml:space="preserve">Compliance Statement: </w:t>
      </w:r>
      <w:r w:rsidR="007759B2" w:rsidRPr="00717C7C">
        <w:rPr>
          <w:rFonts w:ascii="Calibri" w:hAnsi="Calibri"/>
        </w:rPr>
        <w:t>This field is filled automatically. Compliance requires that the measure</w:t>
      </w:r>
      <w:r w:rsidR="002B0777" w:rsidRPr="00717C7C">
        <w:rPr>
          <w:rFonts w:ascii="Calibri" w:hAnsi="Calibri"/>
        </w:rPr>
        <w:t>d</w:t>
      </w:r>
      <w:r w:rsidR="007759B2" w:rsidRPr="00717C7C">
        <w:rPr>
          <w:rFonts w:ascii="Calibri" w:hAnsi="Calibri"/>
        </w:rPr>
        <w:t xml:space="preserve"> airflow meets the minimum airflow target.</w:t>
      </w:r>
    </w:p>
    <w:p w14:paraId="1933EA3A" w14:textId="77777777" w:rsidR="007759B2" w:rsidRPr="00717C7C" w:rsidRDefault="007759B2" w:rsidP="007759B2">
      <w:pPr>
        <w:rPr>
          <w:rFonts w:ascii="Calibri" w:hAnsi="Calibri"/>
        </w:rPr>
      </w:pPr>
    </w:p>
    <w:p w14:paraId="1933EA3B" w14:textId="214D3C2A" w:rsidR="007759B2" w:rsidRPr="00717C7C" w:rsidRDefault="007759B2" w:rsidP="007759B2">
      <w:pPr>
        <w:rPr>
          <w:rFonts w:ascii="Calibri" w:hAnsi="Calibri"/>
          <w:b/>
        </w:rPr>
      </w:pPr>
      <w:r w:rsidRPr="00717C7C">
        <w:rPr>
          <w:rFonts w:ascii="Calibri" w:hAnsi="Calibri"/>
          <w:b/>
        </w:rPr>
        <w:t xml:space="preserve">Section </w:t>
      </w:r>
      <w:r w:rsidRPr="00717C7C">
        <w:rPr>
          <w:rFonts w:asciiTheme="minorHAnsi" w:hAnsiTheme="minorHAnsi"/>
          <w:b/>
          <w:szCs w:val="18"/>
        </w:rPr>
        <w:t>E. Forced Air System Airflow Rate Measurement – All Other Zonal Control Modes</w:t>
      </w:r>
    </w:p>
    <w:p w14:paraId="1933EA3C" w14:textId="31DEBBBF" w:rsidR="007759B2" w:rsidRPr="00717C7C" w:rsidRDefault="0092178C" w:rsidP="007759B2">
      <w:pPr>
        <w:pStyle w:val="ListParagraph"/>
        <w:keepNext/>
        <w:numPr>
          <w:ilvl w:val="0"/>
          <w:numId w:val="42"/>
        </w:numPr>
        <w:rPr>
          <w:rFonts w:asciiTheme="minorHAnsi" w:hAnsiTheme="minorHAnsi"/>
          <w:szCs w:val="18"/>
        </w:rPr>
      </w:pPr>
      <w:r w:rsidRPr="00717C7C">
        <w:rPr>
          <w:rFonts w:asciiTheme="minorHAnsi" w:hAnsiTheme="minorHAnsi"/>
          <w:szCs w:val="18"/>
        </w:rPr>
        <w:t xml:space="preserve">Number of Independently Controlled Zones: </w:t>
      </w:r>
      <w:r w:rsidR="007759B2" w:rsidRPr="00717C7C">
        <w:rPr>
          <w:rFonts w:asciiTheme="minorHAnsi" w:hAnsiTheme="minorHAnsi"/>
          <w:szCs w:val="18"/>
        </w:rPr>
        <w:t xml:space="preserve">Enter the number of zones in this system that are independently controlled, i.e., that can call for cooling while other zones can be fully or mostly shut off from system airflow. This usually corresponds to the number of thermostats or zone sensors. </w:t>
      </w:r>
    </w:p>
    <w:p w14:paraId="1933EA3D" w14:textId="4D2C13A5" w:rsidR="007759B2" w:rsidRPr="00717C7C" w:rsidRDefault="0092178C" w:rsidP="007759B2">
      <w:pPr>
        <w:pStyle w:val="ListParagraph"/>
        <w:keepNext/>
        <w:numPr>
          <w:ilvl w:val="0"/>
          <w:numId w:val="42"/>
        </w:numPr>
        <w:rPr>
          <w:rFonts w:asciiTheme="minorHAnsi" w:hAnsiTheme="minorHAnsi"/>
          <w:szCs w:val="18"/>
        </w:rPr>
      </w:pPr>
      <w:r w:rsidRPr="00717C7C">
        <w:rPr>
          <w:rFonts w:asciiTheme="minorHAnsi" w:hAnsiTheme="minorHAnsi"/>
          <w:szCs w:val="18"/>
        </w:rPr>
        <w:t xml:space="preserve">Required Minimum Airflow in all Zonal Control Modes (cfm): </w:t>
      </w:r>
      <w:r w:rsidR="007759B2" w:rsidRPr="00717C7C">
        <w:rPr>
          <w:rFonts w:ascii="Calibri" w:hAnsi="Calibri"/>
        </w:rPr>
        <w:t>This field is filled out automatically. If a value other than 350 cfm was claimed in the performance calculations, it will be referenced from the CF1R, otherwise the target is 350 cfm.</w:t>
      </w:r>
    </w:p>
    <w:p w14:paraId="1933EA3E" w14:textId="4F01180E" w:rsidR="007759B2" w:rsidRPr="00717C7C" w:rsidRDefault="0092178C" w:rsidP="007759B2">
      <w:pPr>
        <w:pStyle w:val="ListParagraph"/>
        <w:keepNext/>
        <w:numPr>
          <w:ilvl w:val="0"/>
          <w:numId w:val="42"/>
        </w:numPr>
        <w:rPr>
          <w:rFonts w:asciiTheme="minorHAnsi" w:hAnsiTheme="minorHAnsi"/>
          <w:szCs w:val="18"/>
        </w:rPr>
      </w:pPr>
      <w:r w:rsidRPr="00717C7C">
        <w:rPr>
          <w:rFonts w:asciiTheme="minorHAnsi" w:hAnsiTheme="minorHAnsi"/>
          <w:szCs w:val="18"/>
        </w:rPr>
        <w:t xml:space="preserve">Zone Name: </w:t>
      </w:r>
      <w:r w:rsidR="007759B2" w:rsidRPr="00717C7C">
        <w:rPr>
          <w:rFonts w:asciiTheme="minorHAnsi" w:hAnsiTheme="minorHAnsi"/>
          <w:szCs w:val="18"/>
        </w:rPr>
        <w:t>Enter a unique name for each zone on this system. Examples: Zone 1, Z1, Zone A, etc.</w:t>
      </w:r>
    </w:p>
    <w:p w14:paraId="1933EA3F" w14:textId="5121E578" w:rsidR="007759B2" w:rsidRPr="00717C7C" w:rsidRDefault="0092178C" w:rsidP="007759B2">
      <w:pPr>
        <w:pStyle w:val="ListParagraph"/>
        <w:keepNext/>
        <w:numPr>
          <w:ilvl w:val="0"/>
          <w:numId w:val="42"/>
        </w:numPr>
        <w:rPr>
          <w:rFonts w:asciiTheme="minorHAnsi" w:hAnsiTheme="minorHAnsi"/>
          <w:szCs w:val="18"/>
        </w:rPr>
      </w:pPr>
      <w:r w:rsidRPr="00717C7C">
        <w:rPr>
          <w:rFonts w:asciiTheme="minorHAnsi" w:hAnsiTheme="minorHAnsi"/>
          <w:szCs w:val="18"/>
        </w:rPr>
        <w:t>Zone Description:</w:t>
      </w:r>
      <w:r w:rsidR="007759B2" w:rsidRPr="00717C7C">
        <w:rPr>
          <w:rFonts w:asciiTheme="minorHAnsi" w:hAnsiTheme="minorHAnsi"/>
          <w:szCs w:val="18"/>
        </w:rPr>
        <w:t xml:space="preserve"> Enter a brief description of each zone that is detailed enough allow someone to distinguish it from the others in the field.</w:t>
      </w:r>
      <w:r w:rsidRPr="00717C7C">
        <w:rPr>
          <w:rFonts w:asciiTheme="minorHAnsi" w:hAnsiTheme="minorHAnsi"/>
          <w:szCs w:val="18"/>
        </w:rPr>
        <w:t xml:space="preserve"> Examples: upstairs, first floor, east wing, bedrooms only, (list rooms served), etc.</w:t>
      </w:r>
    </w:p>
    <w:p w14:paraId="1933EA40" w14:textId="51E2B2F2" w:rsidR="007759B2" w:rsidRPr="00717C7C" w:rsidRDefault="0092178C" w:rsidP="007759B2">
      <w:pPr>
        <w:pStyle w:val="ListParagraph"/>
        <w:keepNext/>
        <w:numPr>
          <w:ilvl w:val="0"/>
          <w:numId w:val="42"/>
        </w:numPr>
        <w:rPr>
          <w:rFonts w:asciiTheme="minorHAnsi" w:hAnsiTheme="minorHAnsi"/>
          <w:szCs w:val="18"/>
        </w:rPr>
      </w:pPr>
      <w:r w:rsidRPr="00717C7C">
        <w:rPr>
          <w:rFonts w:asciiTheme="minorHAnsi" w:hAnsiTheme="minorHAnsi"/>
          <w:szCs w:val="18"/>
        </w:rPr>
        <w:t xml:space="preserve">Measured Airflow with </w:t>
      </w:r>
      <w:r w:rsidR="002B0777" w:rsidRPr="00717C7C">
        <w:rPr>
          <w:rFonts w:asciiTheme="minorHAnsi" w:hAnsiTheme="minorHAnsi"/>
          <w:szCs w:val="18"/>
        </w:rPr>
        <w:t>A</w:t>
      </w:r>
      <w:r w:rsidRPr="00717C7C">
        <w:rPr>
          <w:rFonts w:asciiTheme="minorHAnsi" w:hAnsiTheme="minorHAnsi"/>
          <w:szCs w:val="18"/>
        </w:rPr>
        <w:t xml:space="preserve">ll </w:t>
      </w:r>
      <w:r w:rsidR="002B0777" w:rsidRPr="00717C7C">
        <w:rPr>
          <w:rFonts w:asciiTheme="minorHAnsi" w:hAnsiTheme="minorHAnsi"/>
          <w:szCs w:val="18"/>
        </w:rPr>
        <w:t>O</w:t>
      </w:r>
      <w:r w:rsidRPr="00717C7C">
        <w:rPr>
          <w:rFonts w:asciiTheme="minorHAnsi" w:hAnsiTheme="minorHAnsi"/>
          <w:szCs w:val="18"/>
        </w:rPr>
        <w:t xml:space="preserve">ther </w:t>
      </w:r>
      <w:r w:rsidR="002B0777" w:rsidRPr="00717C7C">
        <w:rPr>
          <w:rFonts w:asciiTheme="minorHAnsi" w:hAnsiTheme="minorHAnsi"/>
          <w:szCs w:val="18"/>
        </w:rPr>
        <w:t>Z</w:t>
      </w:r>
      <w:r w:rsidRPr="00717C7C">
        <w:rPr>
          <w:rFonts w:asciiTheme="minorHAnsi" w:hAnsiTheme="minorHAnsi"/>
          <w:szCs w:val="18"/>
        </w:rPr>
        <w:t xml:space="preserve">ones </w:t>
      </w:r>
      <w:r w:rsidR="002B0777" w:rsidRPr="00717C7C">
        <w:rPr>
          <w:rFonts w:asciiTheme="minorHAnsi" w:hAnsiTheme="minorHAnsi"/>
          <w:szCs w:val="18"/>
        </w:rPr>
        <w:t>O</w:t>
      </w:r>
      <w:r w:rsidRPr="00717C7C">
        <w:rPr>
          <w:rFonts w:asciiTheme="minorHAnsi" w:hAnsiTheme="minorHAnsi"/>
          <w:szCs w:val="18"/>
        </w:rPr>
        <w:t>ff:</w:t>
      </w:r>
      <w:r w:rsidR="007759B2" w:rsidRPr="00717C7C">
        <w:rPr>
          <w:rFonts w:asciiTheme="minorHAnsi" w:hAnsiTheme="minorHAnsi"/>
          <w:szCs w:val="18"/>
        </w:rPr>
        <w:t xml:space="preserve"> This test must be performed with only one independently controlled zone calling for cooling (Note: if fan watt verification </w:t>
      </w:r>
      <w:r w:rsidRPr="00717C7C">
        <w:rPr>
          <w:rFonts w:asciiTheme="minorHAnsi" w:hAnsiTheme="minorHAnsi"/>
          <w:szCs w:val="18"/>
        </w:rPr>
        <w:t xml:space="preserve">is required, it must be performed simultaneously to the corresponding airflow from this test). All other zones must not be calling during this test. The zone dampers for the other zones must be in their normal closed position. Enter the airflow value measured for the zone that is calling. This test must be performed for </w:t>
      </w:r>
      <w:proofErr w:type="gramStart"/>
      <w:r w:rsidRPr="00717C7C">
        <w:rPr>
          <w:rFonts w:asciiTheme="minorHAnsi" w:hAnsiTheme="minorHAnsi"/>
          <w:szCs w:val="18"/>
        </w:rPr>
        <w:t>each and every</w:t>
      </w:r>
      <w:proofErr w:type="gramEnd"/>
      <w:r w:rsidRPr="00717C7C">
        <w:rPr>
          <w:rFonts w:asciiTheme="minorHAnsi" w:hAnsiTheme="minorHAnsi"/>
          <w:szCs w:val="18"/>
        </w:rPr>
        <w:t xml:space="preserve"> independently controlled zone.</w:t>
      </w:r>
    </w:p>
    <w:p w14:paraId="1933EA41" w14:textId="2D64F71F" w:rsidR="007759B2" w:rsidRPr="00717C7C" w:rsidRDefault="0092178C" w:rsidP="007759B2">
      <w:pPr>
        <w:pStyle w:val="ListParagraph"/>
        <w:keepNext/>
        <w:numPr>
          <w:ilvl w:val="0"/>
          <w:numId w:val="42"/>
        </w:numPr>
        <w:rPr>
          <w:rFonts w:asciiTheme="minorHAnsi" w:hAnsiTheme="minorHAnsi"/>
          <w:szCs w:val="18"/>
        </w:rPr>
      </w:pPr>
      <w:r w:rsidRPr="00717C7C">
        <w:rPr>
          <w:rFonts w:asciiTheme="minorHAnsi" w:hAnsiTheme="minorHAnsi"/>
          <w:szCs w:val="18"/>
        </w:rPr>
        <w:t xml:space="preserve">Zone Compliance Status: </w:t>
      </w:r>
      <w:r w:rsidR="007759B2" w:rsidRPr="00717C7C">
        <w:rPr>
          <w:rFonts w:asciiTheme="minorHAnsi" w:hAnsiTheme="minorHAnsi"/>
          <w:szCs w:val="18"/>
        </w:rPr>
        <w:t xml:space="preserve">This field is filled out automatically. The result is based on </w:t>
      </w:r>
      <w:proofErr w:type="gramStart"/>
      <w:r w:rsidR="007759B2" w:rsidRPr="00717C7C">
        <w:rPr>
          <w:rFonts w:asciiTheme="minorHAnsi" w:hAnsiTheme="minorHAnsi"/>
          <w:szCs w:val="18"/>
        </w:rPr>
        <w:t>whether or not</w:t>
      </w:r>
      <w:proofErr w:type="gramEnd"/>
      <w:r w:rsidR="007759B2" w:rsidRPr="00717C7C">
        <w:rPr>
          <w:rFonts w:asciiTheme="minorHAnsi" w:hAnsiTheme="minorHAnsi"/>
          <w:szCs w:val="18"/>
        </w:rPr>
        <w:t xml:space="preserve"> the actual airflow meets the required</w:t>
      </w:r>
      <w:r w:rsidRPr="00717C7C">
        <w:rPr>
          <w:rFonts w:asciiTheme="minorHAnsi" w:hAnsiTheme="minorHAnsi"/>
          <w:szCs w:val="18"/>
        </w:rPr>
        <w:t xml:space="preserve"> airflow for this zone.</w:t>
      </w:r>
    </w:p>
    <w:p w14:paraId="1933EA42" w14:textId="3EF79EA1" w:rsidR="007759B2" w:rsidRPr="00717C7C" w:rsidRDefault="0092178C" w:rsidP="007759B2">
      <w:pPr>
        <w:pStyle w:val="ListParagraph"/>
        <w:numPr>
          <w:ilvl w:val="0"/>
          <w:numId w:val="42"/>
        </w:numPr>
        <w:rPr>
          <w:rFonts w:ascii="Calibri" w:hAnsi="Calibri"/>
        </w:rPr>
      </w:pPr>
      <w:r w:rsidRPr="00717C7C">
        <w:rPr>
          <w:rFonts w:asciiTheme="minorHAnsi" w:hAnsiTheme="minorHAnsi"/>
          <w:szCs w:val="18"/>
        </w:rPr>
        <w:t xml:space="preserve">Compliance Statement: </w:t>
      </w:r>
      <w:r w:rsidR="007759B2" w:rsidRPr="00717C7C">
        <w:rPr>
          <w:rFonts w:asciiTheme="minorHAnsi" w:hAnsiTheme="minorHAnsi"/>
          <w:szCs w:val="18"/>
        </w:rPr>
        <w:t xml:space="preserve">This field is filled out automatically. The result is based on whether or not the actual airflow meets the required airflow for all </w:t>
      </w:r>
      <w:proofErr w:type="gramStart"/>
      <w:r w:rsidR="007759B2" w:rsidRPr="00717C7C">
        <w:rPr>
          <w:rFonts w:asciiTheme="minorHAnsi" w:hAnsiTheme="minorHAnsi"/>
          <w:szCs w:val="18"/>
        </w:rPr>
        <w:t>zones</w:t>
      </w:r>
      <w:proofErr w:type="gramEnd"/>
    </w:p>
    <w:p w14:paraId="1933EA43" w14:textId="7D16040A" w:rsidR="007759B2" w:rsidRPr="00717C7C" w:rsidRDefault="007759B2" w:rsidP="007759B2">
      <w:pPr>
        <w:rPr>
          <w:rFonts w:ascii="Calibri" w:hAnsi="Calibri"/>
        </w:rPr>
      </w:pPr>
    </w:p>
    <w:p w14:paraId="3FFCB6FF" w14:textId="4A99D341" w:rsidR="009314F1" w:rsidRPr="00717C7C" w:rsidRDefault="009314F1" w:rsidP="009314F1">
      <w:pPr>
        <w:rPr>
          <w:rFonts w:ascii="Calibri" w:hAnsi="Calibri"/>
          <w:b/>
        </w:rPr>
      </w:pPr>
      <w:r w:rsidRPr="00717C7C">
        <w:rPr>
          <w:rFonts w:ascii="Calibri" w:hAnsi="Calibri"/>
          <w:b/>
        </w:rPr>
        <w:t>Section F. Central Fan Ventilation Cooling System Airflow Rate Measurement</w:t>
      </w:r>
    </w:p>
    <w:p w14:paraId="5D052C9A" w14:textId="31657400" w:rsidR="009314F1" w:rsidRPr="00717C7C" w:rsidRDefault="009314F1" w:rsidP="009314F1">
      <w:pPr>
        <w:pStyle w:val="ListParagraph"/>
        <w:numPr>
          <w:ilvl w:val="0"/>
          <w:numId w:val="46"/>
        </w:numPr>
        <w:ind w:left="360"/>
        <w:rPr>
          <w:rFonts w:ascii="Calibri" w:hAnsi="Calibri"/>
        </w:rPr>
      </w:pPr>
      <w:r w:rsidRPr="00717C7C">
        <w:rPr>
          <w:rFonts w:ascii="Calibri" w:hAnsi="Calibri"/>
        </w:rPr>
        <w:t>Required Ventilation System Airflow Rate (cfm): This field is filled automatically. The target is based on the airflow rate specified on the CF2R-MCH-01.</w:t>
      </w:r>
    </w:p>
    <w:p w14:paraId="2A8CF33A" w14:textId="77777777" w:rsidR="009314F1" w:rsidRPr="00717C7C" w:rsidRDefault="009314F1" w:rsidP="009314F1">
      <w:pPr>
        <w:pStyle w:val="ListParagraph"/>
        <w:numPr>
          <w:ilvl w:val="0"/>
          <w:numId w:val="46"/>
        </w:numPr>
        <w:ind w:left="360"/>
        <w:rPr>
          <w:rFonts w:ascii="Calibri" w:hAnsi="Calibri"/>
        </w:rPr>
      </w:pPr>
      <w:r w:rsidRPr="00717C7C">
        <w:rPr>
          <w:rFonts w:ascii="Calibri" w:hAnsi="Calibri"/>
        </w:rPr>
        <w:t>Actual System Ventilation Airflow Rate Measurement (cfm): Enter the actual tested value of the airflow measured using the apparatus specified above.</w:t>
      </w:r>
    </w:p>
    <w:p w14:paraId="7C5BC565" w14:textId="77701B04" w:rsidR="009314F1" w:rsidRPr="00717C7C" w:rsidRDefault="009314F1" w:rsidP="009314F1">
      <w:pPr>
        <w:numPr>
          <w:ilvl w:val="0"/>
          <w:numId w:val="46"/>
        </w:numPr>
        <w:ind w:left="360"/>
        <w:rPr>
          <w:rFonts w:ascii="Calibri" w:hAnsi="Calibri"/>
        </w:rPr>
      </w:pPr>
      <w:r w:rsidRPr="00717C7C">
        <w:rPr>
          <w:rFonts w:ascii="Calibri" w:hAnsi="Calibri"/>
        </w:rPr>
        <w:t>Compliance Statement: This field is filled automatically. Compliance requires that the measured airflow meets the airflow target.</w:t>
      </w:r>
    </w:p>
    <w:p w14:paraId="6D7A48F5" w14:textId="41E3A505" w:rsidR="009314F1" w:rsidRPr="00717C7C" w:rsidRDefault="009314F1">
      <w:pPr>
        <w:rPr>
          <w:rFonts w:ascii="Calibri" w:hAnsi="Calibri"/>
        </w:rPr>
      </w:pPr>
      <w:r w:rsidRPr="00717C7C">
        <w:rPr>
          <w:rFonts w:ascii="Calibri" w:hAnsi="Calibri"/>
        </w:rPr>
        <w:br w:type="page"/>
      </w:r>
    </w:p>
    <w:p w14:paraId="1933EA44" w14:textId="1A14793A" w:rsidR="007759B2" w:rsidRPr="00717C7C" w:rsidRDefault="0092178C" w:rsidP="007759B2">
      <w:pPr>
        <w:rPr>
          <w:rFonts w:ascii="Calibri" w:hAnsi="Calibri"/>
        </w:rPr>
      </w:pPr>
      <w:r w:rsidRPr="00717C7C">
        <w:rPr>
          <w:rFonts w:ascii="Calibri" w:hAnsi="Calibri"/>
          <w:b/>
        </w:rPr>
        <w:lastRenderedPageBreak/>
        <w:t xml:space="preserve">Section </w:t>
      </w:r>
      <w:r w:rsidR="009314F1" w:rsidRPr="00717C7C">
        <w:rPr>
          <w:rFonts w:ascii="Calibri" w:hAnsi="Calibri"/>
          <w:b/>
        </w:rPr>
        <w:t>G</w:t>
      </w:r>
      <w:r w:rsidRPr="00717C7C">
        <w:rPr>
          <w:rFonts w:ascii="Calibri" w:hAnsi="Calibri"/>
          <w:b/>
        </w:rPr>
        <w:t>. Additional Requirements</w:t>
      </w:r>
    </w:p>
    <w:p w14:paraId="1933EA45" w14:textId="77777777" w:rsidR="007759B2" w:rsidRPr="00717C7C" w:rsidRDefault="0092178C" w:rsidP="007759B2">
      <w:pPr>
        <w:numPr>
          <w:ilvl w:val="0"/>
          <w:numId w:val="43"/>
        </w:numPr>
        <w:ind w:left="360" w:hanging="360"/>
        <w:rPr>
          <w:rFonts w:asciiTheme="minorHAnsi" w:hAnsiTheme="minorHAnsi"/>
        </w:rPr>
      </w:pPr>
      <w:r w:rsidRPr="00717C7C">
        <w:rPr>
          <w:rFonts w:asciiTheme="minorHAnsi" w:hAnsiTheme="minorHAnsi"/>
        </w:rPr>
        <w:t>This field must be a true statement (or not applicable) for the system to comply.</w:t>
      </w:r>
    </w:p>
    <w:p w14:paraId="1933EA46" w14:textId="77777777" w:rsidR="007759B2" w:rsidRPr="00717C7C" w:rsidRDefault="0092178C" w:rsidP="007759B2">
      <w:pPr>
        <w:numPr>
          <w:ilvl w:val="0"/>
          <w:numId w:val="43"/>
        </w:numPr>
        <w:ind w:left="360" w:hanging="360"/>
        <w:rPr>
          <w:rFonts w:asciiTheme="minorHAnsi" w:hAnsiTheme="minorHAnsi"/>
        </w:rPr>
      </w:pPr>
      <w:r w:rsidRPr="00717C7C">
        <w:rPr>
          <w:rFonts w:asciiTheme="minorHAnsi" w:hAnsiTheme="minorHAnsi"/>
        </w:rPr>
        <w:t>This field must be a true statement (or not applicable) for the system to comply.</w:t>
      </w:r>
    </w:p>
    <w:p w14:paraId="1933EA47" w14:textId="77777777" w:rsidR="007759B2" w:rsidRPr="00717C7C" w:rsidRDefault="0092178C" w:rsidP="007759B2">
      <w:pPr>
        <w:numPr>
          <w:ilvl w:val="0"/>
          <w:numId w:val="43"/>
        </w:numPr>
        <w:ind w:left="360" w:hanging="360"/>
        <w:rPr>
          <w:rFonts w:asciiTheme="minorHAnsi" w:hAnsiTheme="minorHAnsi"/>
        </w:rPr>
      </w:pPr>
      <w:r w:rsidRPr="00717C7C">
        <w:rPr>
          <w:rFonts w:asciiTheme="minorHAnsi" w:hAnsiTheme="minorHAnsi"/>
        </w:rPr>
        <w:t>This field must be a true statement (or not applicable) for the system to comply.</w:t>
      </w:r>
    </w:p>
    <w:p w14:paraId="1933EA48" w14:textId="77777777" w:rsidR="007759B2" w:rsidRPr="00717C7C" w:rsidRDefault="0092178C" w:rsidP="007759B2">
      <w:pPr>
        <w:numPr>
          <w:ilvl w:val="0"/>
          <w:numId w:val="43"/>
        </w:numPr>
        <w:ind w:left="360" w:hanging="360"/>
        <w:rPr>
          <w:rFonts w:asciiTheme="minorHAnsi" w:hAnsiTheme="minorHAnsi"/>
        </w:rPr>
      </w:pPr>
      <w:r w:rsidRPr="00717C7C">
        <w:rPr>
          <w:rFonts w:asciiTheme="minorHAnsi" w:hAnsiTheme="minorHAnsi"/>
        </w:rPr>
        <w:t>This field must be a true statement (or not applicable) for the system to comply.</w:t>
      </w:r>
    </w:p>
    <w:p w14:paraId="1933EA49" w14:textId="77777777" w:rsidR="007759B2" w:rsidRPr="00717C7C" w:rsidRDefault="0092178C" w:rsidP="007759B2">
      <w:pPr>
        <w:numPr>
          <w:ilvl w:val="0"/>
          <w:numId w:val="43"/>
        </w:numPr>
        <w:ind w:left="360" w:hanging="360"/>
        <w:rPr>
          <w:rFonts w:asciiTheme="minorHAnsi" w:hAnsiTheme="minorHAnsi"/>
        </w:rPr>
      </w:pPr>
      <w:r w:rsidRPr="00717C7C">
        <w:rPr>
          <w:rFonts w:asciiTheme="minorHAnsi" w:hAnsiTheme="minorHAnsi"/>
        </w:rPr>
        <w:t>This field must be a true statement (or not applicable) for the system to comply.</w:t>
      </w:r>
    </w:p>
    <w:p w14:paraId="1933EA4A" w14:textId="77777777" w:rsidR="007759B2" w:rsidRPr="00717C7C" w:rsidRDefault="0092178C" w:rsidP="007759B2">
      <w:pPr>
        <w:numPr>
          <w:ilvl w:val="0"/>
          <w:numId w:val="43"/>
        </w:numPr>
        <w:ind w:left="360" w:hanging="360"/>
        <w:rPr>
          <w:rFonts w:asciiTheme="minorHAnsi" w:hAnsiTheme="minorHAnsi"/>
        </w:rPr>
      </w:pPr>
      <w:r w:rsidRPr="00717C7C">
        <w:rPr>
          <w:rFonts w:asciiTheme="minorHAnsi" w:hAnsiTheme="minorHAnsi"/>
        </w:rPr>
        <w:t>This field must be a true statement (or not applicable) for the system to comply.</w:t>
      </w:r>
    </w:p>
    <w:p w14:paraId="1933EA4B" w14:textId="77777777" w:rsidR="007759B2" w:rsidRPr="00717C7C" w:rsidRDefault="0092178C" w:rsidP="007759B2">
      <w:pPr>
        <w:numPr>
          <w:ilvl w:val="0"/>
          <w:numId w:val="43"/>
        </w:numPr>
        <w:ind w:left="360" w:hanging="360"/>
        <w:rPr>
          <w:rFonts w:asciiTheme="minorHAnsi" w:hAnsiTheme="minorHAnsi"/>
        </w:rPr>
      </w:pPr>
      <w:r w:rsidRPr="00717C7C">
        <w:rPr>
          <w:rFonts w:asciiTheme="minorHAnsi" w:hAnsiTheme="minorHAnsi"/>
        </w:rPr>
        <w:t>This field must be a true statement (or not applicable) for the system to comply.</w:t>
      </w:r>
    </w:p>
    <w:p w14:paraId="1933EA4F" w14:textId="00F7C31D" w:rsidR="001868E8" w:rsidRPr="00717C7C" w:rsidRDefault="0092178C" w:rsidP="008656BC">
      <w:pPr>
        <w:numPr>
          <w:ilvl w:val="0"/>
          <w:numId w:val="43"/>
        </w:numPr>
        <w:ind w:left="360" w:hanging="360"/>
        <w:rPr>
          <w:rFonts w:ascii="Calibri" w:hAnsi="Calibri"/>
        </w:rPr>
      </w:pPr>
      <w:r w:rsidRPr="00717C7C">
        <w:rPr>
          <w:rFonts w:asciiTheme="minorHAnsi" w:hAnsiTheme="minorHAnsi"/>
        </w:rPr>
        <w:t>This field must be a true statement (or not applicable) for the system to comply.</w:t>
      </w:r>
    </w:p>
    <w:p w14:paraId="1933EA50" w14:textId="77777777" w:rsidR="001868E8" w:rsidRPr="00717C7C" w:rsidRDefault="001868E8" w:rsidP="0009456E">
      <w:pPr>
        <w:rPr>
          <w:rFonts w:ascii="Calibri" w:hAnsi="Calibri"/>
        </w:rPr>
        <w:sectPr w:rsidR="001868E8" w:rsidRPr="00717C7C" w:rsidSect="008656BC">
          <w:headerReference w:type="even" r:id="rId18"/>
          <w:headerReference w:type="default" r:id="rId19"/>
          <w:footerReference w:type="default" r:id="rId20"/>
          <w:headerReference w:type="first" r:id="rId21"/>
          <w:footerReference w:type="first" r:id="rId22"/>
          <w:pgSz w:w="12240" w:h="15840" w:code="1"/>
          <w:pgMar w:top="720" w:right="720" w:bottom="720" w:left="720" w:header="576" w:footer="576" w:gutter="0"/>
          <w:pgNumType w:start="1"/>
          <w:cols w:space="720"/>
          <w:docGrid w:linePitch="272"/>
        </w:sectPr>
      </w:pPr>
    </w:p>
    <w:tbl>
      <w:tblPr>
        <w:tblW w:w="5000" w:type="pct"/>
        <w:tblBorders>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70"/>
        <w:gridCol w:w="4840"/>
        <w:gridCol w:w="5480"/>
      </w:tblGrid>
      <w:tr w:rsidR="000D7943" w:rsidRPr="00717C7C" w14:paraId="1933EA52" w14:textId="77777777" w:rsidTr="000D7943">
        <w:trPr>
          <w:cantSplit/>
          <w:trHeight w:val="144"/>
        </w:trPr>
        <w:tc>
          <w:tcPr>
            <w:tcW w:w="11030" w:type="dxa"/>
            <w:gridSpan w:val="3"/>
            <w:tcBorders>
              <w:top w:val="single" w:sz="4" w:space="0" w:color="auto"/>
            </w:tcBorders>
            <w:vAlign w:val="center"/>
          </w:tcPr>
          <w:p w14:paraId="1933EA51" w14:textId="77777777" w:rsidR="000D7943" w:rsidRPr="00717C7C" w:rsidRDefault="000D7943" w:rsidP="000D7943">
            <w:pPr>
              <w:keepNext/>
              <w:rPr>
                <w:rFonts w:asciiTheme="minorHAnsi" w:hAnsiTheme="minorHAnsi"/>
                <w:b/>
                <w:sz w:val="18"/>
                <w:szCs w:val="18"/>
              </w:rPr>
            </w:pPr>
            <w:r w:rsidRPr="00717C7C">
              <w:rPr>
                <w:rFonts w:asciiTheme="minorHAnsi" w:hAnsiTheme="minorHAnsi"/>
                <w:b/>
                <w:sz w:val="18"/>
                <w:szCs w:val="18"/>
              </w:rPr>
              <w:lastRenderedPageBreak/>
              <w:t>A. Ducted Cooling System Information</w:t>
            </w:r>
          </w:p>
        </w:tc>
      </w:tr>
      <w:tr w:rsidR="004B0E25" w:rsidRPr="00717C7C" w14:paraId="1933EA56" w14:textId="77777777" w:rsidTr="000D7943">
        <w:trPr>
          <w:cantSplit/>
          <w:trHeight w:val="144"/>
        </w:trPr>
        <w:tc>
          <w:tcPr>
            <w:tcW w:w="475" w:type="dxa"/>
            <w:vAlign w:val="center"/>
          </w:tcPr>
          <w:p w14:paraId="1933EA53" w14:textId="77777777" w:rsidR="004B0E25" w:rsidRPr="00717C7C" w:rsidRDefault="004B0E25" w:rsidP="004B0E25">
            <w:pPr>
              <w:pStyle w:val="FootnoteText"/>
              <w:jc w:val="center"/>
              <w:rPr>
                <w:rFonts w:asciiTheme="minorHAnsi" w:hAnsiTheme="minorHAnsi"/>
                <w:sz w:val="18"/>
                <w:szCs w:val="18"/>
              </w:rPr>
            </w:pPr>
            <w:r w:rsidRPr="00717C7C">
              <w:rPr>
                <w:rFonts w:asciiTheme="minorHAnsi" w:hAnsiTheme="minorHAnsi"/>
                <w:sz w:val="18"/>
                <w:szCs w:val="18"/>
              </w:rPr>
              <w:t>01</w:t>
            </w:r>
          </w:p>
        </w:tc>
        <w:tc>
          <w:tcPr>
            <w:tcW w:w="4950" w:type="dxa"/>
            <w:vAlign w:val="center"/>
          </w:tcPr>
          <w:p w14:paraId="1933EA54" w14:textId="1E7B5BDF" w:rsidR="004B0E25" w:rsidRPr="00717C7C" w:rsidRDefault="004B0E25" w:rsidP="004B0E25">
            <w:pPr>
              <w:rPr>
                <w:rFonts w:asciiTheme="minorHAnsi" w:hAnsiTheme="minorHAnsi"/>
                <w:color w:val="000000"/>
                <w:sz w:val="18"/>
                <w:szCs w:val="18"/>
              </w:rPr>
            </w:pPr>
            <w:r w:rsidRPr="00717C7C">
              <w:rPr>
                <w:rFonts w:asciiTheme="minorHAnsi" w:hAnsiTheme="minorHAnsi"/>
                <w:sz w:val="18"/>
                <w:szCs w:val="18"/>
              </w:rPr>
              <w:t xml:space="preserve">Space Conditioning System Identification or Name </w:t>
            </w:r>
          </w:p>
        </w:tc>
        <w:tc>
          <w:tcPr>
            <w:tcW w:w="5605" w:type="dxa"/>
            <w:vAlign w:val="center"/>
          </w:tcPr>
          <w:p w14:paraId="1933EA55" w14:textId="77777777" w:rsidR="004B0E25" w:rsidRPr="00717C7C" w:rsidRDefault="004B0E25" w:rsidP="004B0E25">
            <w:pPr>
              <w:rPr>
                <w:rFonts w:asciiTheme="minorHAnsi" w:hAnsiTheme="minorHAnsi"/>
                <w:color w:val="000000"/>
                <w:sz w:val="18"/>
                <w:szCs w:val="18"/>
              </w:rPr>
            </w:pPr>
            <w:r w:rsidRPr="00717C7C">
              <w:rPr>
                <w:rFonts w:asciiTheme="minorHAnsi" w:hAnsiTheme="minorHAnsi"/>
                <w:sz w:val="18"/>
                <w:szCs w:val="18"/>
              </w:rPr>
              <w:t>&lt;&lt;auto filled text: referenced from MCH01&gt;&gt;</w:t>
            </w:r>
          </w:p>
        </w:tc>
      </w:tr>
      <w:tr w:rsidR="004B0E25" w:rsidRPr="00717C7C" w14:paraId="1933EA5A" w14:textId="77777777" w:rsidTr="000D7943">
        <w:trPr>
          <w:cantSplit/>
          <w:trHeight w:val="144"/>
        </w:trPr>
        <w:tc>
          <w:tcPr>
            <w:tcW w:w="475" w:type="dxa"/>
            <w:vAlign w:val="center"/>
          </w:tcPr>
          <w:p w14:paraId="1933EA57" w14:textId="77777777" w:rsidR="004B0E25" w:rsidRPr="00717C7C" w:rsidRDefault="004B0E25" w:rsidP="004B0E25">
            <w:pPr>
              <w:pStyle w:val="FootnoteText"/>
              <w:jc w:val="center"/>
              <w:rPr>
                <w:rFonts w:asciiTheme="minorHAnsi" w:hAnsiTheme="minorHAnsi"/>
                <w:sz w:val="18"/>
                <w:szCs w:val="18"/>
              </w:rPr>
            </w:pPr>
            <w:r w:rsidRPr="00717C7C">
              <w:rPr>
                <w:rFonts w:asciiTheme="minorHAnsi" w:hAnsiTheme="minorHAnsi"/>
                <w:sz w:val="18"/>
                <w:szCs w:val="18"/>
              </w:rPr>
              <w:t>02</w:t>
            </w:r>
          </w:p>
        </w:tc>
        <w:tc>
          <w:tcPr>
            <w:tcW w:w="4950" w:type="dxa"/>
            <w:vAlign w:val="center"/>
          </w:tcPr>
          <w:p w14:paraId="1933EA58" w14:textId="7D803D85" w:rsidR="004B0E25" w:rsidRPr="00717C7C" w:rsidRDefault="004B0E25" w:rsidP="004B0E25">
            <w:pPr>
              <w:rPr>
                <w:rFonts w:asciiTheme="minorHAnsi" w:hAnsiTheme="minorHAnsi"/>
                <w:sz w:val="18"/>
                <w:szCs w:val="18"/>
              </w:rPr>
            </w:pPr>
            <w:r w:rsidRPr="00717C7C">
              <w:rPr>
                <w:rFonts w:asciiTheme="minorHAnsi" w:hAnsiTheme="minorHAnsi"/>
                <w:sz w:val="18"/>
                <w:szCs w:val="18"/>
              </w:rPr>
              <w:t>Space Conditioning System Description of Area Served</w:t>
            </w:r>
          </w:p>
        </w:tc>
        <w:tc>
          <w:tcPr>
            <w:tcW w:w="5605" w:type="dxa"/>
            <w:vAlign w:val="center"/>
          </w:tcPr>
          <w:p w14:paraId="1933EA59" w14:textId="77777777" w:rsidR="004B0E25" w:rsidRPr="00717C7C" w:rsidRDefault="004B0E25" w:rsidP="004B0E25">
            <w:pPr>
              <w:rPr>
                <w:rFonts w:asciiTheme="minorHAnsi" w:hAnsiTheme="minorHAnsi"/>
                <w:sz w:val="18"/>
                <w:szCs w:val="18"/>
              </w:rPr>
            </w:pPr>
            <w:r w:rsidRPr="00717C7C">
              <w:rPr>
                <w:rFonts w:asciiTheme="minorHAnsi" w:hAnsiTheme="minorHAnsi"/>
                <w:sz w:val="18"/>
                <w:szCs w:val="18"/>
              </w:rPr>
              <w:t>&lt;&lt;auto filled text: referenced from MCH01&gt;&gt;</w:t>
            </w:r>
          </w:p>
        </w:tc>
      </w:tr>
      <w:tr w:rsidR="004B0E25" w:rsidRPr="00717C7C" w14:paraId="686DC170" w14:textId="77777777" w:rsidTr="000D7943">
        <w:trPr>
          <w:cantSplit/>
          <w:trHeight w:val="144"/>
        </w:trPr>
        <w:tc>
          <w:tcPr>
            <w:tcW w:w="475" w:type="dxa"/>
            <w:vAlign w:val="center"/>
          </w:tcPr>
          <w:p w14:paraId="440ED256" w14:textId="0D817749" w:rsidR="004B0E25" w:rsidRPr="00717C7C" w:rsidRDefault="004B0E25" w:rsidP="004B0E25">
            <w:pPr>
              <w:pStyle w:val="FootnoteText"/>
              <w:jc w:val="center"/>
              <w:rPr>
                <w:rFonts w:asciiTheme="minorHAnsi" w:hAnsiTheme="minorHAnsi"/>
                <w:sz w:val="18"/>
                <w:szCs w:val="18"/>
              </w:rPr>
            </w:pPr>
            <w:r w:rsidRPr="00717C7C">
              <w:rPr>
                <w:rFonts w:asciiTheme="minorHAnsi" w:hAnsiTheme="minorHAnsi"/>
                <w:sz w:val="18"/>
                <w:szCs w:val="18"/>
              </w:rPr>
              <w:t>03</w:t>
            </w:r>
          </w:p>
        </w:tc>
        <w:tc>
          <w:tcPr>
            <w:tcW w:w="4950" w:type="dxa"/>
            <w:vAlign w:val="center"/>
          </w:tcPr>
          <w:p w14:paraId="07A805A9" w14:textId="71347346" w:rsidR="004B0E25" w:rsidRPr="00717C7C" w:rsidRDefault="004B0E25" w:rsidP="004B0E25">
            <w:pPr>
              <w:rPr>
                <w:rFonts w:asciiTheme="minorHAnsi" w:hAnsiTheme="minorHAnsi"/>
                <w:sz w:val="18"/>
                <w:szCs w:val="18"/>
              </w:rPr>
            </w:pPr>
            <w:r w:rsidRPr="00717C7C">
              <w:rPr>
                <w:rFonts w:asciiTheme="minorHAnsi" w:hAnsiTheme="minorHAnsi"/>
                <w:sz w:val="18"/>
                <w:szCs w:val="18"/>
              </w:rPr>
              <w:t>Indoor Unit Name</w:t>
            </w:r>
          </w:p>
        </w:tc>
        <w:tc>
          <w:tcPr>
            <w:tcW w:w="5605" w:type="dxa"/>
            <w:vAlign w:val="center"/>
          </w:tcPr>
          <w:p w14:paraId="53EDE4C2" w14:textId="7C513205" w:rsidR="004B0E25" w:rsidRPr="00717C7C" w:rsidRDefault="004B0E25" w:rsidP="004B0E25">
            <w:pPr>
              <w:rPr>
                <w:rFonts w:asciiTheme="minorHAnsi" w:hAnsiTheme="minorHAnsi"/>
                <w:sz w:val="18"/>
                <w:szCs w:val="18"/>
              </w:rPr>
            </w:pPr>
            <w:r w:rsidRPr="00717C7C">
              <w:rPr>
                <w:rFonts w:asciiTheme="minorHAnsi" w:hAnsiTheme="minorHAnsi"/>
                <w:sz w:val="18"/>
                <w:szCs w:val="18"/>
              </w:rPr>
              <w:t>&lt;&lt;auto filled text: referenced from MCH01&gt;&gt;</w:t>
            </w:r>
          </w:p>
        </w:tc>
      </w:tr>
      <w:tr w:rsidR="000D7943" w:rsidRPr="00717C7C" w14:paraId="1933EA5E" w14:textId="77777777" w:rsidTr="000D7943">
        <w:trPr>
          <w:cantSplit/>
          <w:trHeight w:val="144"/>
        </w:trPr>
        <w:tc>
          <w:tcPr>
            <w:tcW w:w="475" w:type="dxa"/>
            <w:vAlign w:val="center"/>
          </w:tcPr>
          <w:p w14:paraId="1933EA5B" w14:textId="3BC50A68" w:rsidR="000D7943" w:rsidRPr="00717C7C" w:rsidRDefault="000D7943" w:rsidP="000D7943">
            <w:pPr>
              <w:pStyle w:val="FootnoteText"/>
              <w:jc w:val="center"/>
              <w:rPr>
                <w:rFonts w:asciiTheme="minorHAnsi" w:hAnsiTheme="minorHAnsi"/>
                <w:sz w:val="18"/>
                <w:szCs w:val="18"/>
              </w:rPr>
            </w:pPr>
            <w:r w:rsidRPr="00717C7C">
              <w:rPr>
                <w:rFonts w:asciiTheme="minorHAnsi" w:hAnsiTheme="minorHAnsi"/>
                <w:sz w:val="18"/>
                <w:szCs w:val="18"/>
              </w:rPr>
              <w:t>0</w:t>
            </w:r>
            <w:r w:rsidR="004B0E25" w:rsidRPr="00717C7C">
              <w:rPr>
                <w:rFonts w:asciiTheme="minorHAnsi" w:hAnsiTheme="minorHAnsi"/>
                <w:sz w:val="18"/>
                <w:szCs w:val="18"/>
              </w:rPr>
              <w:t>4</w:t>
            </w:r>
          </w:p>
        </w:tc>
        <w:tc>
          <w:tcPr>
            <w:tcW w:w="4950" w:type="dxa"/>
            <w:vAlign w:val="center"/>
          </w:tcPr>
          <w:p w14:paraId="1933EA5C" w14:textId="26867307" w:rsidR="000D7943" w:rsidRPr="00717C7C" w:rsidRDefault="000D7943" w:rsidP="000D7943">
            <w:pPr>
              <w:rPr>
                <w:rFonts w:asciiTheme="minorHAnsi" w:hAnsiTheme="minorHAnsi"/>
                <w:sz w:val="18"/>
                <w:szCs w:val="18"/>
              </w:rPr>
            </w:pPr>
            <w:r w:rsidRPr="00717C7C">
              <w:rPr>
                <w:rFonts w:asciiTheme="minorHAnsi" w:hAnsiTheme="minorHAnsi"/>
                <w:sz w:val="18"/>
                <w:szCs w:val="18"/>
              </w:rPr>
              <w:t>System Installation Type</w:t>
            </w:r>
          </w:p>
        </w:tc>
        <w:tc>
          <w:tcPr>
            <w:tcW w:w="5605" w:type="dxa"/>
            <w:vAlign w:val="center"/>
          </w:tcPr>
          <w:p w14:paraId="1933EA5D" w14:textId="112D11A0" w:rsidR="000D7943" w:rsidRPr="00717C7C" w:rsidRDefault="000D7943" w:rsidP="000D7943">
            <w:pPr>
              <w:rPr>
                <w:rFonts w:asciiTheme="minorHAnsi" w:hAnsiTheme="minorHAnsi"/>
                <w:sz w:val="18"/>
                <w:szCs w:val="18"/>
              </w:rPr>
            </w:pPr>
            <w:r w:rsidRPr="00717C7C">
              <w:rPr>
                <w:rFonts w:asciiTheme="minorHAnsi" w:hAnsiTheme="minorHAnsi"/>
                <w:sz w:val="18"/>
                <w:szCs w:val="18"/>
              </w:rPr>
              <w:t>&lt;&lt;</w:t>
            </w:r>
            <w:r w:rsidR="007D369A" w:rsidRPr="00717C7C">
              <w:rPr>
                <w:rFonts w:asciiTheme="minorHAnsi" w:hAnsiTheme="minorHAnsi"/>
                <w:sz w:val="18"/>
                <w:szCs w:val="18"/>
              </w:rPr>
              <w:t xml:space="preserve">if the parent is </w:t>
            </w:r>
            <w:proofErr w:type="gramStart"/>
            <w:r w:rsidR="007D369A" w:rsidRPr="00717C7C">
              <w:rPr>
                <w:rFonts w:asciiTheme="minorHAnsi" w:hAnsiTheme="minorHAnsi"/>
                <w:sz w:val="18"/>
                <w:szCs w:val="18"/>
              </w:rPr>
              <w:t>a</w:t>
            </w:r>
            <w:proofErr w:type="gramEnd"/>
            <w:r w:rsidR="007D369A" w:rsidRPr="00717C7C">
              <w:rPr>
                <w:rFonts w:asciiTheme="minorHAnsi" w:hAnsiTheme="minorHAnsi"/>
                <w:sz w:val="18"/>
                <w:szCs w:val="18"/>
              </w:rPr>
              <w:t xml:space="preserve"> MCH-01b and a “yes” answer was given in B08 or B09, then A0</w:t>
            </w:r>
            <w:r w:rsidR="004B0E25" w:rsidRPr="00717C7C">
              <w:rPr>
                <w:rFonts w:asciiTheme="minorHAnsi" w:hAnsiTheme="minorHAnsi"/>
                <w:sz w:val="18"/>
                <w:szCs w:val="18"/>
              </w:rPr>
              <w:t>4</w:t>
            </w:r>
            <w:r w:rsidR="007D369A" w:rsidRPr="00717C7C">
              <w:rPr>
                <w:rFonts w:asciiTheme="minorHAnsi" w:hAnsiTheme="minorHAnsi"/>
                <w:sz w:val="18"/>
                <w:szCs w:val="18"/>
              </w:rPr>
              <w:t xml:space="preserve"> </w:t>
            </w:r>
            <w:r w:rsidR="007D369A" w:rsidRPr="00717C7C">
              <w:rPr>
                <w:rFonts w:asciiTheme="minorHAnsi" w:hAnsiTheme="minorHAnsi" w:cstheme="minorHAnsi"/>
                <w:sz w:val="18"/>
                <w:szCs w:val="18"/>
              </w:rPr>
              <w:t>≠</w:t>
            </w:r>
            <w:r w:rsidR="007D369A" w:rsidRPr="00717C7C">
              <w:rPr>
                <w:rFonts w:asciiTheme="minorHAnsi" w:hAnsiTheme="minorHAnsi"/>
                <w:sz w:val="18"/>
                <w:szCs w:val="18"/>
              </w:rPr>
              <w:t xml:space="preserve"> “alteration”; else </w:t>
            </w:r>
            <w:r w:rsidRPr="00717C7C">
              <w:rPr>
                <w:rFonts w:asciiTheme="minorHAnsi" w:hAnsiTheme="minorHAnsi"/>
                <w:sz w:val="18"/>
                <w:szCs w:val="18"/>
              </w:rPr>
              <w:t xml:space="preserve">User pick from </w:t>
            </w:r>
            <w:r w:rsidR="007D369A" w:rsidRPr="00717C7C">
              <w:rPr>
                <w:rFonts w:asciiTheme="minorHAnsi" w:hAnsiTheme="minorHAnsi"/>
                <w:sz w:val="18"/>
                <w:szCs w:val="18"/>
              </w:rPr>
              <w:t xml:space="preserve">complete </w:t>
            </w:r>
            <w:r w:rsidRPr="00717C7C">
              <w:rPr>
                <w:rFonts w:asciiTheme="minorHAnsi" w:hAnsiTheme="minorHAnsi"/>
                <w:sz w:val="18"/>
                <w:szCs w:val="18"/>
              </w:rPr>
              <w:t xml:space="preserve">list: </w:t>
            </w:r>
            <w:r w:rsidRPr="00717C7C">
              <w:rPr>
                <w:rFonts w:asciiTheme="minorHAnsi" w:hAnsiTheme="minorHAnsi"/>
                <w:sz w:val="18"/>
                <w:szCs w:val="18"/>
                <w:u w:val="single"/>
              </w:rPr>
              <w:t>*New</w:t>
            </w:r>
            <w:r w:rsidRPr="00717C7C">
              <w:rPr>
                <w:rFonts w:asciiTheme="minorHAnsi" w:hAnsiTheme="minorHAnsi"/>
                <w:sz w:val="18"/>
                <w:szCs w:val="18"/>
              </w:rPr>
              <w:t xml:space="preserve">; or </w:t>
            </w:r>
            <w:r w:rsidRPr="00717C7C">
              <w:rPr>
                <w:rFonts w:asciiTheme="minorHAnsi" w:hAnsiTheme="minorHAnsi"/>
                <w:sz w:val="18"/>
                <w:szCs w:val="18"/>
                <w:u w:val="single"/>
              </w:rPr>
              <w:t>*Replacement</w:t>
            </w:r>
            <w:r w:rsidRPr="00717C7C">
              <w:rPr>
                <w:rFonts w:asciiTheme="minorHAnsi" w:hAnsiTheme="minorHAnsi"/>
                <w:sz w:val="18"/>
                <w:szCs w:val="18"/>
              </w:rPr>
              <w:t xml:space="preserve">; or </w:t>
            </w:r>
            <w:r w:rsidRPr="00717C7C">
              <w:rPr>
                <w:rFonts w:asciiTheme="minorHAnsi" w:hAnsiTheme="minorHAnsi"/>
                <w:sz w:val="18"/>
                <w:szCs w:val="18"/>
                <w:u w:val="single"/>
              </w:rPr>
              <w:t>*Alteration)</w:t>
            </w:r>
            <w:r w:rsidRPr="00717C7C">
              <w:rPr>
                <w:rFonts w:asciiTheme="minorHAnsi" w:hAnsiTheme="minorHAnsi"/>
                <w:sz w:val="18"/>
                <w:szCs w:val="18"/>
              </w:rPr>
              <w:t xml:space="preserve">&gt;&gt; </w:t>
            </w:r>
          </w:p>
        </w:tc>
      </w:tr>
      <w:tr w:rsidR="00720D5E" w:rsidRPr="00717C7C" w14:paraId="1933EA65" w14:textId="77777777" w:rsidTr="000D7943">
        <w:trPr>
          <w:cantSplit/>
          <w:trHeight w:val="144"/>
        </w:trPr>
        <w:tc>
          <w:tcPr>
            <w:tcW w:w="475" w:type="dxa"/>
            <w:vAlign w:val="center"/>
          </w:tcPr>
          <w:p w14:paraId="1933EA5F" w14:textId="0909D270" w:rsidR="00720D5E" w:rsidRPr="00717C7C" w:rsidRDefault="00720D5E" w:rsidP="00720D5E">
            <w:pPr>
              <w:pStyle w:val="FootnoteText"/>
              <w:jc w:val="center"/>
              <w:rPr>
                <w:rFonts w:asciiTheme="minorHAnsi" w:hAnsiTheme="minorHAnsi"/>
                <w:sz w:val="18"/>
                <w:szCs w:val="18"/>
              </w:rPr>
            </w:pPr>
            <w:r w:rsidRPr="00717C7C">
              <w:rPr>
                <w:rFonts w:asciiTheme="minorHAnsi" w:hAnsiTheme="minorHAnsi"/>
                <w:sz w:val="18"/>
                <w:szCs w:val="18"/>
              </w:rPr>
              <w:t>05</w:t>
            </w:r>
          </w:p>
        </w:tc>
        <w:tc>
          <w:tcPr>
            <w:tcW w:w="4950" w:type="dxa"/>
            <w:vAlign w:val="center"/>
          </w:tcPr>
          <w:p w14:paraId="1933EA60" w14:textId="4545FBCC" w:rsidR="00720D5E" w:rsidRPr="00717C7C" w:rsidRDefault="00720D5E">
            <w:pPr>
              <w:pStyle w:val="Header"/>
              <w:tabs>
                <w:tab w:val="clear" w:pos="4320"/>
                <w:tab w:val="clear" w:pos="8640"/>
              </w:tabs>
              <w:rPr>
                <w:rFonts w:asciiTheme="minorHAnsi" w:hAnsiTheme="minorHAnsi"/>
                <w:sz w:val="18"/>
                <w:szCs w:val="18"/>
              </w:rPr>
            </w:pPr>
            <w:r w:rsidRPr="00717C7C">
              <w:rPr>
                <w:rFonts w:asciiTheme="minorHAnsi" w:hAnsiTheme="minorHAnsi"/>
                <w:sz w:val="18"/>
                <w:szCs w:val="18"/>
              </w:rPr>
              <w:t>Nominal Cooling Capacity (tons)</w:t>
            </w:r>
          </w:p>
        </w:tc>
        <w:tc>
          <w:tcPr>
            <w:tcW w:w="5605" w:type="dxa"/>
            <w:vAlign w:val="center"/>
          </w:tcPr>
          <w:p w14:paraId="64A4B9E4" w14:textId="77777777" w:rsidR="00720D5E" w:rsidRPr="00717C7C" w:rsidRDefault="00720D5E" w:rsidP="00720D5E">
            <w:pPr>
              <w:rPr>
                <w:rFonts w:asciiTheme="minorHAnsi" w:hAnsiTheme="minorHAnsi"/>
                <w:sz w:val="16"/>
                <w:szCs w:val="16"/>
              </w:rPr>
            </w:pPr>
            <w:r w:rsidRPr="00717C7C">
              <w:rPr>
                <w:rFonts w:asciiTheme="minorHAnsi" w:hAnsiTheme="minorHAnsi"/>
                <w:sz w:val="16"/>
                <w:szCs w:val="16"/>
              </w:rPr>
              <w:t xml:space="preserve">&lt;&lt;calculated field: </w:t>
            </w:r>
          </w:p>
          <w:p w14:paraId="1E7C55FE" w14:textId="77777777" w:rsidR="00720D5E" w:rsidRPr="00717C7C" w:rsidRDefault="00720D5E" w:rsidP="00720D5E">
            <w:pPr>
              <w:rPr>
                <w:rFonts w:asciiTheme="minorHAnsi" w:hAnsiTheme="minorHAnsi"/>
                <w:sz w:val="16"/>
                <w:szCs w:val="16"/>
              </w:rPr>
            </w:pPr>
            <w:r w:rsidRPr="00717C7C">
              <w:rPr>
                <w:rFonts w:asciiTheme="minorHAnsi" w:hAnsiTheme="minorHAnsi"/>
                <w:sz w:val="16"/>
                <w:szCs w:val="16"/>
              </w:rPr>
              <w:t>If Cooling System Type on MCH-01 = ‘</w:t>
            </w:r>
            <w:proofErr w:type="spellStart"/>
            <w:r w:rsidRPr="00717C7C">
              <w:rPr>
                <w:rFonts w:asciiTheme="minorHAnsi" w:hAnsiTheme="minorHAnsi"/>
                <w:sz w:val="16"/>
                <w:szCs w:val="16"/>
              </w:rPr>
              <w:t>NoCooling</w:t>
            </w:r>
            <w:proofErr w:type="spellEnd"/>
            <w:r w:rsidRPr="00717C7C">
              <w:rPr>
                <w:rFonts w:asciiTheme="minorHAnsi" w:hAnsiTheme="minorHAnsi"/>
                <w:sz w:val="16"/>
                <w:szCs w:val="16"/>
              </w:rPr>
              <w:t xml:space="preserve">’, </w:t>
            </w:r>
          </w:p>
          <w:p w14:paraId="22FBB5E9" w14:textId="77777777" w:rsidR="00720D5E" w:rsidRPr="00717C7C" w:rsidRDefault="00720D5E" w:rsidP="00720D5E">
            <w:pPr>
              <w:rPr>
                <w:rFonts w:asciiTheme="minorHAnsi" w:hAnsiTheme="minorHAnsi"/>
                <w:sz w:val="16"/>
                <w:szCs w:val="16"/>
              </w:rPr>
            </w:pPr>
            <w:r w:rsidRPr="00717C7C">
              <w:rPr>
                <w:rFonts w:asciiTheme="minorHAnsi" w:hAnsiTheme="minorHAnsi"/>
                <w:sz w:val="16"/>
                <w:szCs w:val="16"/>
              </w:rPr>
              <w:t>then, result in this field = ‘N/A - Heating-only system</w:t>
            </w:r>
            <w:proofErr w:type="gramStart"/>
            <w:r w:rsidRPr="00717C7C">
              <w:rPr>
                <w:rFonts w:asciiTheme="minorHAnsi" w:hAnsiTheme="minorHAnsi"/>
                <w:sz w:val="16"/>
                <w:szCs w:val="16"/>
              </w:rPr>
              <w:t>’;</w:t>
            </w:r>
            <w:proofErr w:type="gramEnd"/>
            <w:r w:rsidRPr="00717C7C">
              <w:rPr>
                <w:rFonts w:asciiTheme="minorHAnsi" w:hAnsiTheme="minorHAnsi"/>
                <w:sz w:val="16"/>
                <w:szCs w:val="16"/>
              </w:rPr>
              <w:t xml:space="preserve"> </w:t>
            </w:r>
          </w:p>
          <w:p w14:paraId="2D7E6DCF" w14:textId="77777777" w:rsidR="00720D5E" w:rsidRPr="00717C7C" w:rsidRDefault="00720D5E" w:rsidP="00720D5E">
            <w:pPr>
              <w:rPr>
                <w:rFonts w:asciiTheme="minorHAnsi" w:hAnsiTheme="minorHAnsi"/>
                <w:sz w:val="16"/>
                <w:szCs w:val="16"/>
              </w:rPr>
            </w:pPr>
          </w:p>
          <w:p w14:paraId="66476095" w14:textId="77777777" w:rsidR="00720D5E" w:rsidRPr="00717C7C" w:rsidRDefault="00720D5E" w:rsidP="00720D5E">
            <w:pPr>
              <w:rPr>
                <w:rFonts w:asciiTheme="minorHAnsi" w:hAnsiTheme="minorHAnsi"/>
                <w:b/>
                <w:sz w:val="16"/>
                <w:szCs w:val="16"/>
                <w:u w:val="single"/>
              </w:rPr>
            </w:pPr>
            <w:r w:rsidRPr="00717C7C">
              <w:rPr>
                <w:rFonts w:asciiTheme="minorHAnsi" w:hAnsiTheme="minorHAnsi"/>
                <w:sz w:val="16"/>
                <w:szCs w:val="16"/>
              </w:rPr>
              <w:t xml:space="preserve">Elseif, parent is </w:t>
            </w:r>
            <w:r w:rsidRPr="00717C7C">
              <w:rPr>
                <w:rFonts w:asciiTheme="minorHAnsi" w:hAnsiTheme="minorHAnsi"/>
                <w:b/>
                <w:sz w:val="16"/>
                <w:szCs w:val="16"/>
                <w:u w:val="single"/>
              </w:rPr>
              <w:t>MCH-01a:</w:t>
            </w:r>
          </w:p>
          <w:p w14:paraId="5B5131C8" w14:textId="164E9656" w:rsidR="00720D5E" w:rsidRPr="00717C7C" w:rsidRDefault="00720D5E" w:rsidP="00720D5E">
            <w:pPr>
              <w:ind w:left="720" w:hanging="560"/>
              <w:rPr>
                <w:rFonts w:asciiTheme="minorHAnsi" w:hAnsiTheme="minorHAnsi"/>
                <w:sz w:val="16"/>
                <w:szCs w:val="16"/>
              </w:rPr>
            </w:pPr>
            <w:r w:rsidRPr="00717C7C">
              <w:rPr>
                <w:rFonts w:asciiTheme="minorHAnsi" w:hAnsiTheme="minorHAnsi"/>
                <w:b/>
                <w:sz w:val="16"/>
                <w:szCs w:val="16"/>
              </w:rPr>
              <w:t>if</w:t>
            </w:r>
            <w:r w:rsidRPr="00717C7C">
              <w:rPr>
                <w:rFonts w:asciiTheme="minorHAnsi" w:hAnsiTheme="minorHAnsi"/>
                <w:sz w:val="16"/>
                <w:szCs w:val="16"/>
              </w:rPr>
              <w:t xml:space="preserve"> the duct system in MCH-01a field M03 has a value in MCH-01a field D06 </w:t>
            </w:r>
            <w:r w:rsidRPr="00717C7C">
              <w:rPr>
                <w:rFonts w:asciiTheme="minorHAnsi" w:hAnsiTheme="minorHAnsi" w:cstheme="minorHAnsi"/>
                <w:sz w:val="16"/>
                <w:szCs w:val="16"/>
              </w:rPr>
              <w:t xml:space="preserve">&gt; </w:t>
            </w:r>
            <w:r w:rsidRPr="00717C7C">
              <w:rPr>
                <w:rFonts w:asciiTheme="minorHAnsi" w:hAnsiTheme="minorHAnsi"/>
                <w:sz w:val="16"/>
                <w:szCs w:val="16"/>
              </w:rPr>
              <w:t xml:space="preserve">1, </w:t>
            </w:r>
            <w:r w:rsidR="00A96D1C" w:rsidRPr="00717C7C">
              <w:rPr>
                <w:rFonts w:asciiTheme="minorHAnsi" w:hAnsiTheme="minorHAnsi"/>
                <w:sz w:val="16"/>
                <w:szCs w:val="16"/>
              </w:rPr>
              <w:t xml:space="preserve">and the system type in MCH-01a fields D04 or D05 are one of the following three types: </w:t>
            </w:r>
            <w:proofErr w:type="gramStart"/>
            <w:r w:rsidR="00A96D1C" w:rsidRPr="00717C7C">
              <w:rPr>
                <w:rFonts w:asciiTheme="minorHAnsi" w:hAnsiTheme="minorHAnsi"/>
                <w:sz w:val="16"/>
                <w:szCs w:val="16"/>
              </w:rPr>
              <w:t>1:[</w:t>
            </w:r>
            <w:proofErr w:type="gramEnd"/>
            <w:r w:rsidR="00A96D1C" w:rsidRPr="00717C7C">
              <w:rPr>
                <w:rFonts w:asciiTheme="minorHAnsi" w:hAnsiTheme="minorHAnsi"/>
                <w:sz w:val="16"/>
                <w:szCs w:val="16"/>
              </w:rPr>
              <w:t>VCHP-Ducted], 2:[VCHP-Ductless], 3:[</w:t>
            </w:r>
            <w:proofErr w:type="spellStart"/>
            <w:r w:rsidR="00A96D1C" w:rsidRPr="00717C7C">
              <w:rPr>
                <w:rFonts w:asciiTheme="minorHAnsi" w:hAnsiTheme="minorHAnsi"/>
                <w:sz w:val="16"/>
                <w:szCs w:val="16"/>
              </w:rPr>
              <w:t>VCHP-Ducted+Ductless</w:t>
            </w:r>
            <w:proofErr w:type="spellEnd"/>
            <w:r w:rsidR="00A96D1C" w:rsidRPr="00717C7C">
              <w:rPr>
                <w:rFonts w:asciiTheme="minorHAnsi" w:hAnsiTheme="minorHAnsi"/>
                <w:sz w:val="16"/>
                <w:szCs w:val="16"/>
              </w:rPr>
              <w:t>],</w:t>
            </w:r>
          </w:p>
          <w:p w14:paraId="54EFB6F2" w14:textId="77777777" w:rsidR="00720D5E" w:rsidRPr="00717C7C" w:rsidRDefault="00720D5E" w:rsidP="00720D5E">
            <w:pPr>
              <w:ind w:left="720" w:hanging="560"/>
              <w:rPr>
                <w:rFonts w:asciiTheme="minorHAnsi" w:hAnsiTheme="minorHAnsi"/>
                <w:sz w:val="16"/>
                <w:szCs w:val="16"/>
              </w:rPr>
            </w:pPr>
            <w:r w:rsidRPr="00717C7C">
              <w:rPr>
                <w:rFonts w:asciiTheme="minorHAnsi" w:hAnsiTheme="minorHAnsi"/>
                <w:b/>
                <w:sz w:val="16"/>
                <w:szCs w:val="16"/>
              </w:rPr>
              <w:t>then</w:t>
            </w:r>
            <w:r w:rsidRPr="00717C7C">
              <w:rPr>
                <w:rFonts w:asciiTheme="minorHAnsi" w:hAnsiTheme="minorHAnsi"/>
                <w:sz w:val="16"/>
                <w:szCs w:val="16"/>
              </w:rPr>
              <w:t xml:space="preserve"> value in this field = Indoor Unit Nominal Cooling Capacity value referenced from MCH-01a field G10,</w:t>
            </w:r>
          </w:p>
          <w:p w14:paraId="0B4A5455" w14:textId="77777777" w:rsidR="00720D5E" w:rsidRPr="00717C7C" w:rsidRDefault="00720D5E" w:rsidP="00720D5E">
            <w:pPr>
              <w:ind w:left="160"/>
              <w:rPr>
                <w:rFonts w:asciiTheme="minorHAnsi" w:hAnsiTheme="minorHAnsi"/>
                <w:sz w:val="16"/>
                <w:szCs w:val="16"/>
              </w:rPr>
            </w:pPr>
            <w:r w:rsidRPr="00717C7C">
              <w:rPr>
                <w:rFonts w:asciiTheme="minorHAnsi" w:hAnsiTheme="minorHAnsi"/>
                <w:b/>
                <w:sz w:val="16"/>
                <w:szCs w:val="16"/>
              </w:rPr>
              <w:t>else</w:t>
            </w:r>
            <w:r w:rsidRPr="00717C7C">
              <w:rPr>
                <w:rFonts w:asciiTheme="minorHAnsi" w:hAnsiTheme="minorHAnsi"/>
                <w:sz w:val="16"/>
                <w:szCs w:val="16"/>
              </w:rPr>
              <w:t xml:space="preserve"> value in this field = Condenser Nominal Cooling Capacity value referenced from one of the following two locations:</w:t>
            </w:r>
          </w:p>
          <w:p w14:paraId="3D92025E" w14:textId="77777777" w:rsidR="00720D5E" w:rsidRPr="00717C7C" w:rsidRDefault="00720D5E" w:rsidP="00720D5E">
            <w:pPr>
              <w:ind w:left="160"/>
              <w:rPr>
                <w:rFonts w:asciiTheme="minorHAnsi" w:hAnsiTheme="minorHAnsi"/>
                <w:sz w:val="16"/>
                <w:szCs w:val="16"/>
              </w:rPr>
            </w:pPr>
          </w:p>
          <w:p w14:paraId="2571A08C" w14:textId="77777777" w:rsidR="00720D5E" w:rsidRPr="00717C7C" w:rsidRDefault="00720D5E" w:rsidP="00720D5E">
            <w:pPr>
              <w:ind w:left="720" w:hanging="560"/>
              <w:rPr>
                <w:rFonts w:asciiTheme="minorHAnsi" w:hAnsiTheme="minorHAnsi"/>
                <w:sz w:val="16"/>
                <w:szCs w:val="16"/>
              </w:rPr>
            </w:pPr>
            <w:r w:rsidRPr="00717C7C">
              <w:rPr>
                <w:rFonts w:asciiTheme="minorHAnsi" w:hAnsiTheme="minorHAnsi"/>
                <w:sz w:val="16"/>
                <w:szCs w:val="16"/>
              </w:rPr>
              <w:t>1: [MCH-01a field F09 (if SC system is not a HP)]</w:t>
            </w:r>
          </w:p>
          <w:p w14:paraId="1328F0E1" w14:textId="77777777" w:rsidR="00720D5E" w:rsidRPr="00717C7C" w:rsidRDefault="00720D5E" w:rsidP="00720D5E">
            <w:pPr>
              <w:ind w:left="720" w:hanging="560"/>
              <w:rPr>
                <w:rFonts w:asciiTheme="minorHAnsi" w:hAnsiTheme="minorHAnsi"/>
                <w:sz w:val="16"/>
                <w:szCs w:val="16"/>
              </w:rPr>
            </w:pPr>
            <w:r w:rsidRPr="00717C7C">
              <w:rPr>
                <w:rFonts w:asciiTheme="minorHAnsi" w:hAnsiTheme="minorHAnsi"/>
                <w:sz w:val="16"/>
                <w:szCs w:val="16"/>
              </w:rPr>
              <w:t>2: [MCH-01a field I10 (if SC system is a HP)]</w:t>
            </w:r>
          </w:p>
          <w:p w14:paraId="24ADAF4C" w14:textId="77777777" w:rsidR="00720D5E" w:rsidRPr="00717C7C" w:rsidRDefault="00720D5E" w:rsidP="00720D5E">
            <w:pPr>
              <w:rPr>
                <w:rFonts w:asciiTheme="minorHAnsi" w:hAnsiTheme="minorHAnsi"/>
                <w:sz w:val="16"/>
                <w:szCs w:val="16"/>
              </w:rPr>
            </w:pPr>
          </w:p>
          <w:p w14:paraId="362ABBFE" w14:textId="77777777" w:rsidR="00720D5E" w:rsidRPr="00717C7C" w:rsidRDefault="00720D5E" w:rsidP="00720D5E">
            <w:pPr>
              <w:rPr>
                <w:rFonts w:asciiTheme="minorHAnsi" w:hAnsiTheme="minorHAnsi"/>
                <w:sz w:val="16"/>
                <w:szCs w:val="16"/>
              </w:rPr>
            </w:pPr>
            <w:r w:rsidRPr="00717C7C">
              <w:rPr>
                <w:rFonts w:asciiTheme="minorHAnsi" w:hAnsiTheme="minorHAnsi"/>
                <w:sz w:val="16"/>
                <w:szCs w:val="16"/>
              </w:rPr>
              <w:t xml:space="preserve">Elseif parent is </w:t>
            </w:r>
            <w:r w:rsidRPr="00717C7C">
              <w:rPr>
                <w:rFonts w:asciiTheme="minorHAnsi" w:hAnsiTheme="minorHAnsi"/>
                <w:b/>
                <w:sz w:val="16"/>
                <w:szCs w:val="16"/>
                <w:u w:val="single"/>
              </w:rPr>
              <w:t>MCH-01b</w:t>
            </w:r>
            <w:r w:rsidRPr="00717C7C">
              <w:rPr>
                <w:rFonts w:asciiTheme="minorHAnsi" w:hAnsiTheme="minorHAnsi"/>
                <w:sz w:val="16"/>
                <w:szCs w:val="16"/>
              </w:rPr>
              <w:t>:</w:t>
            </w:r>
          </w:p>
          <w:p w14:paraId="207AE0C2" w14:textId="512E5BB3" w:rsidR="00720D5E" w:rsidRPr="00717C7C" w:rsidRDefault="00720D5E" w:rsidP="00A96D1C">
            <w:pPr>
              <w:ind w:left="693" w:hanging="533"/>
              <w:rPr>
                <w:rFonts w:asciiTheme="minorHAnsi" w:hAnsiTheme="minorHAnsi"/>
                <w:sz w:val="16"/>
                <w:szCs w:val="16"/>
              </w:rPr>
            </w:pPr>
            <w:r w:rsidRPr="00717C7C">
              <w:rPr>
                <w:rFonts w:asciiTheme="minorHAnsi" w:hAnsiTheme="minorHAnsi"/>
                <w:b/>
                <w:sz w:val="16"/>
                <w:szCs w:val="16"/>
              </w:rPr>
              <w:t>if</w:t>
            </w:r>
            <w:r w:rsidRPr="00717C7C">
              <w:rPr>
                <w:rFonts w:asciiTheme="minorHAnsi" w:hAnsiTheme="minorHAnsi"/>
                <w:sz w:val="16"/>
                <w:szCs w:val="16"/>
              </w:rPr>
              <w:t xml:space="preserve"> the duct system in MCH-01b field J03 has a value in MCH-01b field C12 &gt; 1,</w:t>
            </w:r>
            <w:r w:rsidR="00A96D1C" w:rsidRPr="00717C7C">
              <w:rPr>
                <w:rFonts w:asciiTheme="minorHAnsi" w:hAnsiTheme="minorHAnsi"/>
                <w:sz w:val="16"/>
                <w:szCs w:val="16"/>
              </w:rPr>
              <w:t xml:space="preserve"> and the system type in MCH-01b fields C03 or C07 are one of the following three types: </w:t>
            </w:r>
            <w:proofErr w:type="gramStart"/>
            <w:r w:rsidR="00A96D1C" w:rsidRPr="00717C7C">
              <w:rPr>
                <w:rFonts w:asciiTheme="minorHAnsi" w:hAnsiTheme="minorHAnsi"/>
                <w:sz w:val="16"/>
                <w:szCs w:val="16"/>
              </w:rPr>
              <w:t>1:[</w:t>
            </w:r>
            <w:proofErr w:type="gramEnd"/>
            <w:r w:rsidR="00A96D1C" w:rsidRPr="00717C7C">
              <w:rPr>
                <w:rFonts w:asciiTheme="minorHAnsi" w:hAnsiTheme="minorHAnsi"/>
                <w:sz w:val="16"/>
                <w:szCs w:val="16"/>
              </w:rPr>
              <w:t>VCHP-Ducted], 2:[VCHP-Ductless], 3:[</w:t>
            </w:r>
            <w:proofErr w:type="spellStart"/>
            <w:r w:rsidR="00A96D1C" w:rsidRPr="00717C7C">
              <w:rPr>
                <w:rFonts w:asciiTheme="minorHAnsi" w:hAnsiTheme="minorHAnsi"/>
                <w:sz w:val="16"/>
                <w:szCs w:val="16"/>
              </w:rPr>
              <w:t>VCHP-Ducted+Ductless</w:t>
            </w:r>
            <w:proofErr w:type="spellEnd"/>
            <w:r w:rsidR="00A96D1C" w:rsidRPr="00717C7C">
              <w:rPr>
                <w:rFonts w:asciiTheme="minorHAnsi" w:hAnsiTheme="minorHAnsi"/>
                <w:sz w:val="16"/>
                <w:szCs w:val="16"/>
              </w:rPr>
              <w:t>],</w:t>
            </w:r>
          </w:p>
          <w:p w14:paraId="250D3205" w14:textId="77777777" w:rsidR="00720D5E" w:rsidRPr="00717C7C" w:rsidRDefault="00720D5E" w:rsidP="00720D5E">
            <w:pPr>
              <w:ind w:left="154"/>
              <w:rPr>
                <w:rFonts w:asciiTheme="minorHAnsi" w:hAnsiTheme="minorHAnsi"/>
                <w:sz w:val="16"/>
                <w:szCs w:val="16"/>
              </w:rPr>
            </w:pPr>
            <w:r w:rsidRPr="00717C7C">
              <w:rPr>
                <w:rFonts w:asciiTheme="minorHAnsi" w:hAnsiTheme="minorHAnsi"/>
                <w:b/>
                <w:sz w:val="16"/>
                <w:szCs w:val="16"/>
              </w:rPr>
              <w:t>then</w:t>
            </w:r>
            <w:r w:rsidRPr="00717C7C">
              <w:rPr>
                <w:rFonts w:asciiTheme="minorHAnsi" w:hAnsiTheme="minorHAnsi"/>
                <w:sz w:val="16"/>
                <w:szCs w:val="16"/>
              </w:rPr>
              <w:t xml:space="preserve"> value in this field = Indoor Unit Nominal Cooling Capacity value referenced from one of the following two locations:</w:t>
            </w:r>
          </w:p>
          <w:p w14:paraId="06449E7F" w14:textId="77777777" w:rsidR="00720D5E" w:rsidRPr="00717C7C" w:rsidRDefault="00720D5E" w:rsidP="00720D5E">
            <w:pPr>
              <w:ind w:firstLine="160"/>
              <w:rPr>
                <w:rFonts w:asciiTheme="minorHAnsi" w:hAnsiTheme="minorHAnsi"/>
                <w:sz w:val="16"/>
                <w:szCs w:val="16"/>
              </w:rPr>
            </w:pPr>
          </w:p>
          <w:p w14:paraId="118115DA" w14:textId="77777777" w:rsidR="00720D5E" w:rsidRPr="00717C7C" w:rsidRDefault="00720D5E" w:rsidP="00720D5E">
            <w:pPr>
              <w:ind w:firstLine="160"/>
              <w:rPr>
                <w:rFonts w:asciiTheme="minorHAnsi" w:hAnsiTheme="minorHAnsi"/>
                <w:sz w:val="16"/>
                <w:szCs w:val="16"/>
              </w:rPr>
            </w:pPr>
            <w:r w:rsidRPr="00717C7C">
              <w:rPr>
                <w:rFonts w:asciiTheme="minorHAnsi" w:hAnsiTheme="minorHAnsi"/>
                <w:sz w:val="16"/>
                <w:szCs w:val="16"/>
              </w:rPr>
              <w:t>1: [MCH-01b field F12 (if &lt; 75% of duct system altered)]</w:t>
            </w:r>
          </w:p>
          <w:p w14:paraId="20300A03" w14:textId="77777777" w:rsidR="00720D5E" w:rsidRPr="00717C7C" w:rsidRDefault="00720D5E" w:rsidP="00720D5E">
            <w:pPr>
              <w:ind w:firstLine="160"/>
              <w:rPr>
                <w:rFonts w:asciiTheme="minorHAnsi" w:hAnsiTheme="minorHAnsi"/>
                <w:sz w:val="16"/>
                <w:szCs w:val="16"/>
              </w:rPr>
            </w:pPr>
            <w:r w:rsidRPr="00717C7C">
              <w:rPr>
                <w:rFonts w:asciiTheme="minorHAnsi" w:hAnsiTheme="minorHAnsi"/>
                <w:sz w:val="16"/>
                <w:szCs w:val="16"/>
              </w:rPr>
              <w:t>2: [MCH-01b field G15 (if new or completely replaced duct system)]</w:t>
            </w:r>
          </w:p>
          <w:p w14:paraId="6DFCE94F" w14:textId="77777777" w:rsidR="00720D5E" w:rsidRPr="00717C7C" w:rsidRDefault="00720D5E" w:rsidP="00720D5E">
            <w:pPr>
              <w:ind w:left="154"/>
              <w:rPr>
                <w:rFonts w:asciiTheme="minorHAnsi" w:hAnsiTheme="minorHAnsi"/>
                <w:b/>
                <w:sz w:val="16"/>
                <w:szCs w:val="16"/>
              </w:rPr>
            </w:pPr>
          </w:p>
          <w:p w14:paraId="1A8F5BD6" w14:textId="77777777" w:rsidR="00720D5E" w:rsidRPr="00717C7C" w:rsidRDefault="00720D5E" w:rsidP="00720D5E">
            <w:pPr>
              <w:ind w:left="154"/>
              <w:rPr>
                <w:rFonts w:asciiTheme="minorHAnsi" w:hAnsiTheme="minorHAnsi"/>
                <w:sz w:val="16"/>
                <w:szCs w:val="16"/>
              </w:rPr>
            </w:pPr>
            <w:r w:rsidRPr="00717C7C">
              <w:rPr>
                <w:rFonts w:asciiTheme="minorHAnsi" w:hAnsiTheme="minorHAnsi"/>
                <w:b/>
                <w:sz w:val="16"/>
                <w:szCs w:val="16"/>
              </w:rPr>
              <w:t>else</w:t>
            </w:r>
            <w:r w:rsidRPr="00717C7C">
              <w:rPr>
                <w:rFonts w:asciiTheme="minorHAnsi" w:hAnsiTheme="minorHAnsi"/>
                <w:sz w:val="16"/>
                <w:szCs w:val="16"/>
              </w:rPr>
              <w:t xml:space="preserve"> value in this field = Condenser Nominal Cooling Capacity value referenced from MCH-01b field E09</w:t>
            </w:r>
          </w:p>
          <w:p w14:paraId="08C2D605" w14:textId="77777777" w:rsidR="00720D5E" w:rsidRPr="00717C7C" w:rsidRDefault="00720D5E" w:rsidP="00720D5E">
            <w:pPr>
              <w:rPr>
                <w:rFonts w:asciiTheme="minorHAnsi" w:hAnsiTheme="minorHAnsi"/>
                <w:sz w:val="16"/>
                <w:szCs w:val="16"/>
              </w:rPr>
            </w:pPr>
          </w:p>
          <w:p w14:paraId="359936EA" w14:textId="77777777" w:rsidR="00720D5E" w:rsidRPr="00717C7C" w:rsidRDefault="00720D5E" w:rsidP="00720D5E">
            <w:pPr>
              <w:rPr>
                <w:rFonts w:asciiTheme="minorHAnsi" w:hAnsiTheme="minorHAnsi"/>
                <w:sz w:val="16"/>
                <w:szCs w:val="16"/>
              </w:rPr>
            </w:pPr>
            <w:r w:rsidRPr="00717C7C">
              <w:rPr>
                <w:rFonts w:asciiTheme="minorHAnsi" w:hAnsiTheme="minorHAnsi"/>
                <w:sz w:val="16"/>
                <w:szCs w:val="16"/>
              </w:rPr>
              <w:t xml:space="preserve">Elseif parent is </w:t>
            </w:r>
            <w:r w:rsidRPr="00717C7C">
              <w:rPr>
                <w:rFonts w:asciiTheme="minorHAnsi" w:hAnsiTheme="minorHAnsi"/>
                <w:b/>
                <w:sz w:val="16"/>
                <w:szCs w:val="16"/>
                <w:u w:val="single"/>
              </w:rPr>
              <w:t>MCH-01c</w:t>
            </w:r>
            <w:r w:rsidRPr="00717C7C">
              <w:rPr>
                <w:rFonts w:asciiTheme="minorHAnsi" w:hAnsiTheme="minorHAnsi"/>
                <w:sz w:val="16"/>
                <w:szCs w:val="16"/>
              </w:rPr>
              <w:t>:</w:t>
            </w:r>
          </w:p>
          <w:p w14:paraId="51DC7238" w14:textId="4C54F5FF" w:rsidR="00720D5E" w:rsidRPr="00717C7C" w:rsidRDefault="00720D5E" w:rsidP="00A96D1C">
            <w:pPr>
              <w:ind w:left="693" w:hanging="539"/>
              <w:rPr>
                <w:rFonts w:asciiTheme="minorHAnsi" w:hAnsiTheme="minorHAnsi"/>
                <w:sz w:val="16"/>
                <w:szCs w:val="16"/>
              </w:rPr>
            </w:pPr>
            <w:r w:rsidRPr="00717C7C">
              <w:rPr>
                <w:rFonts w:asciiTheme="minorHAnsi" w:hAnsiTheme="minorHAnsi"/>
                <w:b/>
                <w:sz w:val="16"/>
                <w:szCs w:val="16"/>
              </w:rPr>
              <w:t>if</w:t>
            </w:r>
            <w:r w:rsidRPr="00717C7C">
              <w:rPr>
                <w:rFonts w:asciiTheme="minorHAnsi" w:hAnsiTheme="minorHAnsi"/>
                <w:sz w:val="16"/>
                <w:szCs w:val="16"/>
              </w:rPr>
              <w:t xml:space="preserve"> the duct system in MCH-01c field L03 has a value in MCH-01c field C11 &gt; 1,</w:t>
            </w:r>
            <w:r w:rsidR="00A96D1C" w:rsidRPr="00717C7C">
              <w:rPr>
                <w:rFonts w:asciiTheme="minorHAnsi" w:hAnsiTheme="minorHAnsi"/>
                <w:sz w:val="16"/>
                <w:szCs w:val="16"/>
              </w:rPr>
              <w:t xml:space="preserve"> and the system type in MCH-01c fields C04 or C05 are one of the following three types; </w:t>
            </w:r>
            <w:proofErr w:type="gramStart"/>
            <w:r w:rsidR="00A96D1C" w:rsidRPr="00717C7C">
              <w:rPr>
                <w:rFonts w:asciiTheme="minorHAnsi" w:hAnsiTheme="minorHAnsi"/>
                <w:sz w:val="16"/>
                <w:szCs w:val="16"/>
              </w:rPr>
              <w:t>1:[</w:t>
            </w:r>
            <w:proofErr w:type="gramEnd"/>
            <w:r w:rsidR="00A96D1C" w:rsidRPr="00717C7C">
              <w:rPr>
                <w:rFonts w:asciiTheme="minorHAnsi" w:hAnsiTheme="minorHAnsi"/>
                <w:sz w:val="16"/>
                <w:szCs w:val="16"/>
              </w:rPr>
              <w:t>VCHP-Ducted], 2:[VCHP-Ductless], 3:[</w:t>
            </w:r>
            <w:proofErr w:type="spellStart"/>
            <w:r w:rsidR="00A96D1C" w:rsidRPr="00717C7C">
              <w:rPr>
                <w:rFonts w:asciiTheme="minorHAnsi" w:hAnsiTheme="minorHAnsi"/>
                <w:sz w:val="16"/>
                <w:szCs w:val="16"/>
              </w:rPr>
              <w:t>VCHP-Ducted+Ductless</w:t>
            </w:r>
            <w:proofErr w:type="spellEnd"/>
            <w:r w:rsidR="00A96D1C" w:rsidRPr="00717C7C">
              <w:rPr>
                <w:rFonts w:asciiTheme="minorHAnsi" w:hAnsiTheme="minorHAnsi"/>
                <w:sz w:val="16"/>
                <w:szCs w:val="16"/>
              </w:rPr>
              <w:t>],</w:t>
            </w:r>
          </w:p>
          <w:p w14:paraId="1116A590" w14:textId="77777777" w:rsidR="00720D5E" w:rsidRPr="00717C7C" w:rsidRDefault="00720D5E" w:rsidP="00720D5E">
            <w:pPr>
              <w:ind w:left="154"/>
              <w:rPr>
                <w:rFonts w:asciiTheme="minorHAnsi" w:hAnsiTheme="minorHAnsi"/>
                <w:sz w:val="16"/>
                <w:szCs w:val="16"/>
              </w:rPr>
            </w:pPr>
            <w:r w:rsidRPr="00717C7C">
              <w:rPr>
                <w:rFonts w:asciiTheme="minorHAnsi" w:hAnsiTheme="minorHAnsi"/>
                <w:b/>
                <w:sz w:val="16"/>
                <w:szCs w:val="16"/>
              </w:rPr>
              <w:t>then</w:t>
            </w:r>
            <w:r w:rsidRPr="00717C7C">
              <w:rPr>
                <w:rFonts w:asciiTheme="minorHAnsi" w:hAnsiTheme="minorHAnsi"/>
                <w:sz w:val="16"/>
                <w:szCs w:val="16"/>
              </w:rPr>
              <w:t xml:space="preserve"> value in this field = Indoor Unit Nominal Cooling Capacity value reference from MCH-01c field F10</w:t>
            </w:r>
          </w:p>
          <w:p w14:paraId="2CDA4946" w14:textId="77777777" w:rsidR="00720D5E" w:rsidRPr="00717C7C" w:rsidRDefault="00720D5E" w:rsidP="00720D5E">
            <w:pPr>
              <w:ind w:left="154"/>
              <w:rPr>
                <w:rFonts w:asciiTheme="minorHAnsi" w:hAnsiTheme="minorHAnsi"/>
                <w:sz w:val="16"/>
                <w:szCs w:val="16"/>
              </w:rPr>
            </w:pPr>
            <w:r w:rsidRPr="00717C7C">
              <w:rPr>
                <w:rFonts w:asciiTheme="minorHAnsi" w:hAnsiTheme="minorHAnsi"/>
                <w:b/>
                <w:sz w:val="16"/>
                <w:szCs w:val="16"/>
              </w:rPr>
              <w:t>else</w:t>
            </w:r>
            <w:r w:rsidRPr="00717C7C">
              <w:rPr>
                <w:rFonts w:asciiTheme="minorHAnsi" w:hAnsiTheme="minorHAnsi"/>
                <w:sz w:val="16"/>
                <w:szCs w:val="16"/>
              </w:rPr>
              <w:t xml:space="preserve"> value in this field = Condenser Nominal Cooling Capacity value referenced from one of the following two locations:</w:t>
            </w:r>
          </w:p>
          <w:p w14:paraId="4D39D29A" w14:textId="77777777" w:rsidR="00720D5E" w:rsidRPr="00717C7C" w:rsidRDefault="00720D5E" w:rsidP="00720D5E">
            <w:pPr>
              <w:rPr>
                <w:rFonts w:asciiTheme="minorHAnsi" w:hAnsiTheme="minorHAnsi"/>
                <w:sz w:val="16"/>
                <w:szCs w:val="16"/>
              </w:rPr>
            </w:pPr>
          </w:p>
          <w:p w14:paraId="3E51456C" w14:textId="77777777" w:rsidR="00720D5E" w:rsidRPr="00717C7C" w:rsidRDefault="00720D5E" w:rsidP="00720D5E">
            <w:pPr>
              <w:ind w:left="720" w:hanging="560"/>
              <w:rPr>
                <w:rFonts w:asciiTheme="minorHAnsi" w:hAnsiTheme="minorHAnsi"/>
                <w:sz w:val="16"/>
                <w:szCs w:val="16"/>
              </w:rPr>
            </w:pPr>
            <w:r w:rsidRPr="00717C7C">
              <w:rPr>
                <w:rFonts w:asciiTheme="minorHAnsi" w:hAnsiTheme="minorHAnsi"/>
                <w:sz w:val="16"/>
                <w:szCs w:val="16"/>
              </w:rPr>
              <w:t>1: [MCH-01c field E09 (if SC system is not a HP)]</w:t>
            </w:r>
          </w:p>
          <w:p w14:paraId="4EE11427" w14:textId="77777777" w:rsidR="00720D5E" w:rsidRPr="00717C7C" w:rsidRDefault="00720D5E" w:rsidP="00720D5E">
            <w:pPr>
              <w:ind w:left="720" w:hanging="560"/>
              <w:rPr>
                <w:rFonts w:asciiTheme="minorHAnsi" w:hAnsiTheme="minorHAnsi"/>
                <w:sz w:val="16"/>
                <w:szCs w:val="16"/>
              </w:rPr>
            </w:pPr>
            <w:r w:rsidRPr="00717C7C">
              <w:rPr>
                <w:rFonts w:asciiTheme="minorHAnsi" w:hAnsiTheme="minorHAnsi"/>
                <w:sz w:val="16"/>
                <w:szCs w:val="16"/>
              </w:rPr>
              <w:t>2: [MCH-01c field H10 (if SC system is a HP)]</w:t>
            </w:r>
          </w:p>
          <w:p w14:paraId="2BCF06CB" w14:textId="77777777" w:rsidR="00720D5E" w:rsidRPr="00717C7C" w:rsidRDefault="00720D5E" w:rsidP="00720D5E">
            <w:pPr>
              <w:rPr>
                <w:rFonts w:asciiTheme="minorHAnsi" w:hAnsiTheme="minorHAnsi"/>
                <w:sz w:val="16"/>
                <w:szCs w:val="16"/>
              </w:rPr>
            </w:pPr>
          </w:p>
          <w:p w14:paraId="40445F6E" w14:textId="77777777" w:rsidR="00720D5E" w:rsidRPr="00717C7C" w:rsidRDefault="00720D5E" w:rsidP="00720D5E">
            <w:pPr>
              <w:rPr>
                <w:rFonts w:asciiTheme="minorHAnsi" w:hAnsiTheme="minorHAnsi"/>
                <w:sz w:val="16"/>
                <w:szCs w:val="16"/>
              </w:rPr>
            </w:pPr>
            <w:r w:rsidRPr="00717C7C">
              <w:rPr>
                <w:rFonts w:asciiTheme="minorHAnsi" w:hAnsiTheme="minorHAnsi"/>
                <w:sz w:val="16"/>
                <w:szCs w:val="16"/>
              </w:rPr>
              <w:t xml:space="preserve">Elseif parent is </w:t>
            </w:r>
            <w:r w:rsidRPr="00717C7C">
              <w:rPr>
                <w:rFonts w:asciiTheme="minorHAnsi" w:hAnsiTheme="minorHAnsi"/>
                <w:b/>
                <w:sz w:val="16"/>
                <w:szCs w:val="16"/>
                <w:u w:val="single"/>
              </w:rPr>
              <w:t>MCH-01d</w:t>
            </w:r>
            <w:r w:rsidRPr="00717C7C">
              <w:rPr>
                <w:rFonts w:asciiTheme="minorHAnsi" w:hAnsiTheme="minorHAnsi"/>
                <w:sz w:val="16"/>
                <w:szCs w:val="16"/>
              </w:rPr>
              <w:t>:</w:t>
            </w:r>
          </w:p>
          <w:p w14:paraId="1A0DD5F5" w14:textId="3313F069" w:rsidR="00720D5E" w:rsidRPr="00717C7C" w:rsidRDefault="00720D5E" w:rsidP="00A96D1C">
            <w:pPr>
              <w:ind w:left="693" w:hanging="540"/>
              <w:rPr>
                <w:rFonts w:asciiTheme="minorHAnsi" w:hAnsiTheme="minorHAnsi"/>
                <w:sz w:val="16"/>
                <w:szCs w:val="16"/>
              </w:rPr>
            </w:pPr>
            <w:r w:rsidRPr="00717C7C">
              <w:rPr>
                <w:rFonts w:asciiTheme="minorHAnsi" w:hAnsiTheme="minorHAnsi"/>
                <w:b/>
                <w:sz w:val="16"/>
                <w:szCs w:val="16"/>
              </w:rPr>
              <w:t>if</w:t>
            </w:r>
            <w:r w:rsidRPr="00717C7C">
              <w:rPr>
                <w:rFonts w:asciiTheme="minorHAnsi" w:hAnsiTheme="minorHAnsi"/>
                <w:sz w:val="16"/>
                <w:szCs w:val="16"/>
              </w:rPr>
              <w:t xml:space="preserve"> the duct system in MCH-01d field O03 has a value in MCH-01d field D06 &gt; 1</w:t>
            </w:r>
            <w:r w:rsidR="00A96D1C" w:rsidRPr="00717C7C">
              <w:rPr>
                <w:rFonts w:asciiTheme="minorHAnsi" w:hAnsiTheme="minorHAnsi"/>
                <w:sz w:val="16"/>
                <w:szCs w:val="16"/>
              </w:rPr>
              <w:t xml:space="preserve">, and the system type in MCH-01d fields D04 or D05 are one of the following three types: </w:t>
            </w:r>
            <w:proofErr w:type="gramStart"/>
            <w:r w:rsidR="00A96D1C" w:rsidRPr="00717C7C">
              <w:rPr>
                <w:rFonts w:asciiTheme="minorHAnsi" w:hAnsiTheme="minorHAnsi"/>
                <w:sz w:val="16"/>
                <w:szCs w:val="16"/>
              </w:rPr>
              <w:t>1:[</w:t>
            </w:r>
            <w:proofErr w:type="gramEnd"/>
            <w:r w:rsidR="00A96D1C" w:rsidRPr="00717C7C">
              <w:rPr>
                <w:rFonts w:asciiTheme="minorHAnsi" w:hAnsiTheme="minorHAnsi"/>
                <w:sz w:val="16"/>
                <w:szCs w:val="16"/>
              </w:rPr>
              <w:t>VCHP-Ducted], 2:[VCHP-Ductless], 3:[</w:t>
            </w:r>
            <w:proofErr w:type="spellStart"/>
            <w:r w:rsidR="00A96D1C" w:rsidRPr="00717C7C">
              <w:rPr>
                <w:rFonts w:asciiTheme="minorHAnsi" w:hAnsiTheme="minorHAnsi"/>
                <w:sz w:val="16"/>
                <w:szCs w:val="16"/>
              </w:rPr>
              <w:t>VCHP-Ducted+Ductless</w:t>
            </w:r>
            <w:proofErr w:type="spellEnd"/>
            <w:r w:rsidR="00A96D1C" w:rsidRPr="00717C7C">
              <w:rPr>
                <w:rFonts w:asciiTheme="minorHAnsi" w:hAnsiTheme="minorHAnsi"/>
                <w:sz w:val="16"/>
                <w:szCs w:val="16"/>
              </w:rPr>
              <w:t>],</w:t>
            </w:r>
          </w:p>
          <w:p w14:paraId="1FD5C710" w14:textId="77777777" w:rsidR="00720D5E" w:rsidRPr="00717C7C" w:rsidRDefault="00720D5E" w:rsidP="00720D5E">
            <w:pPr>
              <w:ind w:left="153"/>
              <w:rPr>
                <w:rFonts w:asciiTheme="minorHAnsi" w:hAnsiTheme="minorHAnsi"/>
                <w:sz w:val="16"/>
                <w:szCs w:val="16"/>
              </w:rPr>
            </w:pPr>
            <w:r w:rsidRPr="00717C7C">
              <w:rPr>
                <w:rFonts w:asciiTheme="minorHAnsi" w:hAnsiTheme="minorHAnsi"/>
                <w:b/>
                <w:sz w:val="16"/>
                <w:szCs w:val="16"/>
              </w:rPr>
              <w:t>then</w:t>
            </w:r>
            <w:r w:rsidRPr="00717C7C">
              <w:rPr>
                <w:rFonts w:asciiTheme="minorHAnsi" w:hAnsiTheme="minorHAnsi"/>
                <w:sz w:val="16"/>
                <w:szCs w:val="16"/>
              </w:rPr>
              <w:t xml:space="preserve"> value in this field = Indoor Unit Nominal Cooling Capacity value referenced from one of the following two locations</w:t>
            </w:r>
          </w:p>
          <w:p w14:paraId="674266FC" w14:textId="77777777" w:rsidR="00720D5E" w:rsidRPr="00717C7C" w:rsidRDefault="00720D5E" w:rsidP="00720D5E">
            <w:pPr>
              <w:ind w:left="153"/>
              <w:rPr>
                <w:rFonts w:asciiTheme="minorHAnsi" w:hAnsiTheme="minorHAnsi"/>
                <w:sz w:val="16"/>
                <w:szCs w:val="16"/>
              </w:rPr>
            </w:pPr>
          </w:p>
          <w:p w14:paraId="7975B7E5" w14:textId="77777777" w:rsidR="00720D5E" w:rsidRPr="00717C7C" w:rsidRDefault="00720D5E" w:rsidP="00720D5E">
            <w:pPr>
              <w:ind w:left="153"/>
              <w:rPr>
                <w:rFonts w:asciiTheme="minorHAnsi" w:hAnsiTheme="minorHAnsi"/>
                <w:sz w:val="16"/>
                <w:szCs w:val="16"/>
              </w:rPr>
            </w:pPr>
            <w:r w:rsidRPr="00717C7C">
              <w:rPr>
                <w:rFonts w:asciiTheme="minorHAnsi" w:hAnsiTheme="minorHAnsi"/>
                <w:sz w:val="16"/>
                <w:szCs w:val="16"/>
              </w:rPr>
              <w:t>1: [MCH-01d field K12 (if &lt; 75% of duct system altered)]</w:t>
            </w:r>
          </w:p>
          <w:p w14:paraId="341CD10A" w14:textId="77777777" w:rsidR="00720D5E" w:rsidRPr="00717C7C" w:rsidRDefault="00720D5E" w:rsidP="00720D5E">
            <w:pPr>
              <w:ind w:left="153"/>
              <w:rPr>
                <w:rFonts w:asciiTheme="minorHAnsi" w:hAnsiTheme="minorHAnsi"/>
                <w:sz w:val="16"/>
                <w:szCs w:val="16"/>
              </w:rPr>
            </w:pPr>
            <w:r w:rsidRPr="00717C7C">
              <w:rPr>
                <w:rFonts w:asciiTheme="minorHAnsi" w:hAnsiTheme="minorHAnsi"/>
                <w:sz w:val="16"/>
                <w:szCs w:val="16"/>
              </w:rPr>
              <w:t>2: [MCH-01d filed L15 (if new or completely replaced duct system)]</w:t>
            </w:r>
          </w:p>
          <w:p w14:paraId="508C486B" w14:textId="77777777" w:rsidR="00720D5E" w:rsidRPr="00717C7C" w:rsidRDefault="00720D5E" w:rsidP="00720D5E">
            <w:pPr>
              <w:ind w:left="153"/>
              <w:rPr>
                <w:rFonts w:asciiTheme="minorHAnsi" w:hAnsiTheme="minorHAnsi"/>
                <w:b/>
                <w:sz w:val="16"/>
                <w:szCs w:val="16"/>
              </w:rPr>
            </w:pPr>
          </w:p>
          <w:p w14:paraId="30C31E45" w14:textId="77777777" w:rsidR="00720D5E" w:rsidRPr="00717C7C" w:rsidRDefault="00720D5E" w:rsidP="00720D5E">
            <w:pPr>
              <w:ind w:left="153"/>
              <w:rPr>
                <w:rFonts w:asciiTheme="minorHAnsi" w:hAnsiTheme="minorHAnsi"/>
                <w:b/>
                <w:sz w:val="16"/>
                <w:szCs w:val="16"/>
              </w:rPr>
            </w:pPr>
          </w:p>
          <w:p w14:paraId="486CF809" w14:textId="77777777" w:rsidR="00720D5E" w:rsidRPr="00717C7C" w:rsidRDefault="00720D5E" w:rsidP="00720D5E">
            <w:pPr>
              <w:ind w:left="153"/>
              <w:rPr>
                <w:rFonts w:asciiTheme="minorHAnsi" w:hAnsiTheme="minorHAnsi"/>
                <w:sz w:val="16"/>
                <w:szCs w:val="16"/>
              </w:rPr>
            </w:pPr>
            <w:r w:rsidRPr="00717C7C">
              <w:rPr>
                <w:rFonts w:asciiTheme="minorHAnsi" w:hAnsiTheme="minorHAnsi"/>
                <w:b/>
                <w:sz w:val="16"/>
                <w:szCs w:val="16"/>
              </w:rPr>
              <w:t>else</w:t>
            </w:r>
            <w:r w:rsidRPr="00717C7C">
              <w:rPr>
                <w:rFonts w:asciiTheme="minorHAnsi" w:hAnsiTheme="minorHAnsi"/>
                <w:sz w:val="16"/>
                <w:szCs w:val="16"/>
              </w:rPr>
              <w:t xml:space="preserve"> value in this filed = Condenser Nominal Cooling Capacity value referenced from one of the following two locations:</w:t>
            </w:r>
          </w:p>
          <w:p w14:paraId="1774493D" w14:textId="77777777" w:rsidR="00720D5E" w:rsidRPr="00717C7C" w:rsidRDefault="00720D5E" w:rsidP="00720D5E">
            <w:pPr>
              <w:rPr>
                <w:rFonts w:asciiTheme="minorHAnsi" w:hAnsiTheme="minorHAnsi"/>
                <w:sz w:val="16"/>
                <w:szCs w:val="16"/>
              </w:rPr>
            </w:pPr>
          </w:p>
          <w:p w14:paraId="632A6613" w14:textId="77777777" w:rsidR="00720D5E" w:rsidRPr="00717C7C" w:rsidRDefault="00720D5E" w:rsidP="00720D5E">
            <w:pPr>
              <w:ind w:left="720" w:hanging="560"/>
              <w:rPr>
                <w:rFonts w:asciiTheme="minorHAnsi" w:hAnsiTheme="minorHAnsi"/>
                <w:sz w:val="16"/>
                <w:szCs w:val="16"/>
              </w:rPr>
            </w:pPr>
            <w:r w:rsidRPr="00717C7C">
              <w:rPr>
                <w:rFonts w:asciiTheme="minorHAnsi" w:hAnsiTheme="minorHAnsi"/>
                <w:sz w:val="16"/>
                <w:szCs w:val="16"/>
              </w:rPr>
              <w:t>1: [MCH-01d field G09 (if SC system is not a HP)]</w:t>
            </w:r>
          </w:p>
          <w:p w14:paraId="1933EA64" w14:textId="559C397B" w:rsidR="00720D5E" w:rsidRPr="00717C7C" w:rsidRDefault="00720D5E" w:rsidP="00122F67">
            <w:pPr>
              <w:ind w:left="720" w:hanging="560"/>
              <w:rPr>
                <w:rFonts w:asciiTheme="minorHAnsi" w:hAnsiTheme="minorHAnsi"/>
                <w:sz w:val="18"/>
                <w:szCs w:val="18"/>
              </w:rPr>
            </w:pPr>
            <w:r w:rsidRPr="00717C7C">
              <w:rPr>
                <w:rFonts w:asciiTheme="minorHAnsi" w:hAnsiTheme="minorHAnsi"/>
                <w:sz w:val="16"/>
                <w:szCs w:val="16"/>
              </w:rPr>
              <w:t>2: [MCH-01d field J10 (if SC system is a HP)]&gt;&gt;</w:t>
            </w:r>
          </w:p>
        </w:tc>
      </w:tr>
      <w:tr w:rsidR="00720D5E" w:rsidRPr="00717C7C" w14:paraId="1933EA6E" w14:textId="77777777" w:rsidTr="000D7943">
        <w:trPr>
          <w:cantSplit/>
          <w:trHeight w:val="144"/>
        </w:trPr>
        <w:tc>
          <w:tcPr>
            <w:tcW w:w="475" w:type="dxa"/>
            <w:vAlign w:val="center"/>
          </w:tcPr>
          <w:p w14:paraId="1933EA66" w14:textId="58DAC5B6" w:rsidR="00720D5E" w:rsidRPr="00717C7C" w:rsidRDefault="00720D5E" w:rsidP="00720D5E">
            <w:pPr>
              <w:pStyle w:val="Header"/>
              <w:tabs>
                <w:tab w:val="clear" w:pos="4320"/>
                <w:tab w:val="clear" w:pos="8640"/>
              </w:tabs>
              <w:jc w:val="center"/>
              <w:rPr>
                <w:rFonts w:asciiTheme="minorHAnsi" w:hAnsiTheme="minorHAnsi"/>
                <w:sz w:val="18"/>
                <w:szCs w:val="18"/>
              </w:rPr>
            </w:pPr>
            <w:r w:rsidRPr="00717C7C">
              <w:rPr>
                <w:rFonts w:asciiTheme="minorHAnsi" w:hAnsiTheme="minorHAnsi"/>
                <w:sz w:val="18"/>
                <w:szCs w:val="18"/>
              </w:rPr>
              <w:lastRenderedPageBreak/>
              <w:t>06</w:t>
            </w:r>
          </w:p>
        </w:tc>
        <w:tc>
          <w:tcPr>
            <w:tcW w:w="4950" w:type="dxa"/>
            <w:vAlign w:val="center"/>
          </w:tcPr>
          <w:p w14:paraId="1933EA67" w14:textId="498AB669" w:rsidR="00720D5E" w:rsidRPr="00717C7C" w:rsidRDefault="00720D5E" w:rsidP="00720D5E">
            <w:pPr>
              <w:pStyle w:val="Header"/>
              <w:tabs>
                <w:tab w:val="clear" w:pos="4320"/>
                <w:tab w:val="clear" w:pos="8640"/>
              </w:tabs>
              <w:rPr>
                <w:rFonts w:asciiTheme="minorHAnsi" w:hAnsiTheme="minorHAnsi"/>
                <w:sz w:val="18"/>
                <w:szCs w:val="18"/>
              </w:rPr>
            </w:pPr>
            <w:r w:rsidRPr="00717C7C">
              <w:rPr>
                <w:rFonts w:asciiTheme="minorHAnsi" w:hAnsiTheme="minorHAnsi"/>
                <w:sz w:val="18"/>
                <w:szCs w:val="18"/>
              </w:rPr>
              <w:t>Condenser Speed Type</w:t>
            </w:r>
          </w:p>
        </w:tc>
        <w:tc>
          <w:tcPr>
            <w:tcW w:w="5605" w:type="dxa"/>
            <w:vAlign w:val="center"/>
          </w:tcPr>
          <w:p w14:paraId="1933EA68" w14:textId="77777777" w:rsidR="00720D5E" w:rsidRPr="00717C7C" w:rsidRDefault="00720D5E" w:rsidP="00720D5E">
            <w:pPr>
              <w:rPr>
                <w:rFonts w:asciiTheme="minorHAnsi" w:hAnsiTheme="minorHAnsi"/>
                <w:sz w:val="18"/>
                <w:szCs w:val="18"/>
              </w:rPr>
            </w:pPr>
            <w:r w:rsidRPr="00717C7C">
              <w:rPr>
                <w:rFonts w:asciiTheme="minorHAnsi" w:hAnsiTheme="minorHAnsi"/>
                <w:sz w:val="18"/>
                <w:szCs w:val="18"/>
              </w:rPr>
              <w:t>&lt;&lt;calculated field: If cooling system type=</w:t>
            </w:r>
            <w:proofErr w:type="spellStart"/>
            <w:r w:rsidRPr="00717C7C">
              <w:rPr>
                <w:rFonts w:asciiTheme="minorHAnsi" w:hAnsiTheme="minorHAnsi"/>
                <w:sz w:val="18"/>
                <w:szCs w:val="18"/>
              </w:rPr>
              <w:t>NoCooling</w:t>
            </w:r>
            <w:proofErr w:type="spellEnd"/>
            <w:r w:rsidRPr="00717C7C">
              <w:rPr>
                <w:rFonts w:asciiTheme="minorHAnsi" w:hAnsiTheme="minorHAnsi"/>
                <w:sz w:val="18"/>
                <w:szCs w:val="18"/>
              </w:rPr>
              <w:t xml:space="preserve"> then display text result= n/a - Heating-only </w:t>
            </w:r>
            <w:proofErr w:type="gramStart"/>
            <w:r w:rsidRPr="00717C7C">
              <w:rPr>
                <w:rFonts w:asciiTheme="minorHAnsi" w:hAnsiTheme="minorHAnsi"/>
                <w:sz w:val="18"/>
                <w:szCs w:val="18"/>
              </w:rPr>
              <w:t>system;</w:t>
            </w:r>
            <w:proofErr w:type="gramEnd"/>
          </w:p>
          <w:p w14:paraId="1933EA69" w14:textId="77777777" w:rsidR="00720D5E" w:rsidRPr="00717C7C" w:rsidRDefault="00720D5E" w:rsidP="00720D5E">
            <w:pPr>
              <w:rPr>
                <w:rFonts w:asciiTheme="minorHAnsi" w:hAnsiTheme="minorHAnsi"/>
                <w:sz w:val="18"/>
                <w:szCs w:val="18"/>
              </w:rPr>
            </w:pPr>
            <w:proofErr w:type="spellStart"/>
            <w:proofErr w:type="gramStart"/>
            <w:r w:rsidRPr="00717C7C">
              <w:rPr>
                <w:rFonts w:asciiTheme="minorHAnsi" w:hAnsiTheme="minorHAnsi"/>
                <w:sz w:val="18"/>
                <w:szCs w:val="18"/>
              </w:rPr>
              <w:t>elsif</w:t>
            </w:r>
            <w:proofErr w:type="spellEnd"/>
            <w:r w:rsidRPr="00717C7C">
              <w:rPr>
                <w:rFonts w:asciiTheme="minorHAnsi" w:hAnsiTheme="minorHAnsi"/>
                <w:sz w:val="18"/>
                <w:szCs w:val="18"/>
              </w:rPr>
              <w:t xml:space="preserve">  the</w:t>
            </w:r>
            <w:proofErr w:type="gramEnd"/>
            <w:r w:rsidRPr="00717C7C">
              <w:rPr>
                <w:rFonts w:asciiTheme="minorHAnsi" w:hAnsiTheme="minorHAnsi"/>
                <w:sz w:val="18"/>
                <w:szCs w:val="18"/>
              </w:rPr>
              <w:t xml:space="preserve"> condenser speed type is not  given on the MCH-01,</w:t>
            </w:r>
          </w:p>
          <w:p w14:paraId="1933EA6A" w14:textId="77777777" w:rsidR="00720D5E" w:rsidRPr="00717C7C" w:rsidRDefault="00720D5E" w:rsidP="00720D5E">
            <w:pPr>
              <w:rPr>
                <w:rFonts w:asciiTheme="minorHAnsi" w:hAnsiTheme="minorHAnsi"/>
                <w:sz w:val="18"/>
                <w:szCs w:val="18"/>
              </w:rPr>
            </w:pPr>
            <w:r w:rsidRPr="00717C7C">
              <w:rPr>
                <w:rFonts w:asciiTheme="minorHAnsi" w:hAnsiTheme="minorHAnsi"/>
                <w:sz w:val="18"/>
                <w:szCs w:val="18"/>
              </w:rPr>
              <w:t xml:space="preserve">then display text n/a –Condenser Speed requirements do not </w:t>
            </w:r>
            <w:proofErr w:type="gramStart"/>
            <w:r w:rsidRPr="00717C7C">
              <w:rPr>
                <w:rFonts w:asciiTheme="minorHAnsi" w:hAnsiTheme="minorHAnsi"/>
                <w:sz w:val="18"/>
                <w:szCs w:val="18"/>
              </w:rPr>
              <w:t>apply;</w:t>
            </w:r>
            <w:proofErr w:type="gramEnd"/>
          </w:p>
          <w:p w14:paraId="1933EA6B" w14:textId="77777777" w:rsidR="00720D5E" w:rsidRPr="00717C7C" w:rsidRDefault="00720D5E" w:rsidP="00720D5E">
            <w:pPr>
              <w:rPr>
                <w:rFonts w:asciiTheme="minorHAnsi" w:hAnsiTheme="minorHAnsi"/>
                <w:sz w:val="18"/>
                <w:szCs w:val="18"/>
              </w:rPr>
            </w:pPr>
            <w:proofErr w:type="spellStart"/>
            <w:proofErr w:type="gramStart"/>
            <w:r w:rsidRPr="00717C7C">
              <w:rPr>
                <w:rFonts w:asciiTheme="minorHAnsi" w:hAnsiTheme="minorHAnsi"/>
                <w:sz w:val="18"/>
                <w:szCs w:val="18"/>
              </w:rPr>
              <w:t>elsif</w:t>
            </w:r>
            <w:proofErr w:type="spellEnd"/>
            <w:r w:rsidRPr="00717C7C">
              <w:rPr>
                <w:rFonts w:asciiTheme="minorHAnsi" w:hAnsiTheme="minorHAnsi"/>
                <w:sz w:val="18"/>
                <w:szCs w:val="18"/>
              </w:rPr>
              <w:t xml:space="preserve">  the</w:t>
            </w:r>
            <w:proofErr w:type="gramEnd"/>
            <w:r w:rsidRPr="00717C7C">
              <w:rPr>
                <w:rFonts w:asciiTheme="minorHAnsi" w:hAnsiTheme="minorHAnsi"/>
                <w:sz w:val="18"/>
                <w:szCs w:val="18"/>
              </w:rPr>
              <w:t xml:space="preserve"> condenser speed type is given on the MCH-01,</w:t>
            </w:r>
          </w:p>
          <w:p w14:paraId="1933EA6C" w14:textId="77777777" w:rsidR="00720D5E" w:rsidRPr="00717C7C" w:rsidRDefault="00720D5E" w:rsidP="00720D5E">
            <w:pPr>
              <w:rPr>
                <w:rFonts w:asciiTheme="minorHAnsi" w:hAnsiTheme="minorHAnsi"/>
                <w:sz w:val="18"/>
                <w:szCs w:val="18"/>
              </w:rPr>
            </w:pPr>
            <w:r w:rsidRPr="00717C7C">
              <w:rPr>
                <w:rFonts w:asciiTheme="minorHAnsi" w:hAnsiTheme="minorHAnsi"/>
                <w:sz w:val="18"/>
                <w:szCs w:val="18"/>
              </w:rPr>
              <w:t xml:space="preserve"> then display value for Condenser Speed Type</w:t>
            </w:r>
          </w:p>
          <w:p w14:paraId="1933EA6D" w14:textId="5A9828E5" w:rsidR="00720D5E" w:rsidRPr="00717C7C" w:rsidRDefault="00720D5E" w:rsidP="00720D5E">
            <w:pPr>
              <w:rPr>
                <w:rFonts w:asciiTheme="minorHAnsi" w:hAnsiTheme="minorHAnsi"/>
                <w:sz w:val="18"/>
                <w:szCs w:val="18"/>
              </w:rPr>
            </w:pPr>
            <w:r w:rsidRPr="00717C7C">
              <w:rPr>
                <w:rFonts w:asciiTheme="minorHAnsi" w:hAnsiTheme="minorHAnsi"/>
                <w:sz w:val="18"/>
                <w:szCs w:val="18"/>
              </w:rPr>
              <w:t xml:space="preserve">(note on applicable MCH-01 docs the options are: </w:t>
            </w:r>
            <w:proofErr w:type="spellStart"/>
            <w:r w:rsidRPr="00717C7C">
              <w:rPr>
                <w:rFonts w:asciiTheme="minorHAnsi" w:hAnsiTheme="minorHAnsi"/>
                <w:sz w:val="18"/>
                <w:szCs w:val="18"/>
              </w:rPr>
              <w:t>MultiSpeed</w:t>
            </w:r>
            <w:proofErr w:type="spellEnd"/>
            <w:r w:rsidRPr="00717C7C">
              <w:rPr>
                <w:rFonts w:asciiTheme="minorHAnsi" w:hAnsiTheme="minorHAnsi"/>
                <w:sz w:val="18"/>
                <w:szCs w:val="18"/>
              </w:rPr>
              <w:t xml:space="preserve">; or </w:t>
            </w:r>
            <w:proofErr w:type="spellStart"/>
            <w:r w:rsidRPr="00717C7C">
              <w:rPr>
                <w:rFonts w:asciiTheme="minorHAnsi" w:hAnsiTheme="minorHAnsi"/>
                <w:sz w:val="18"/>
                <w:szCs w:val="18"/>
              </w:rPr>
              <w:t>SingleSpeed</w:t>
            </w:r>
            <w:proofErr w:type="spellEnd"/>
            <w:r w:rsidRPr="00717C7C">
              <w:rPr>
                <w:rFonts w:asciiTheme="minorHAnsi" w:hAnsiTheme="minorHAnsi"/>
                <w:sz w:val="18"/>
                <w:szCs w:val="18"/>
              </w:rPr>
              <w:t>)&gt;&gt;</w:t>
            </w:r>
          </w:p>
        </w:tc>
      </w:tr>
      <w:tr w:rsidR="00720D5E" w:rsidRPr="00717C7C" w14:paraId="1933EA77" w14:textId="77777777" w:rsidTr="000D7943">
        <w:trPr>
          <w:cantSplit/>
          <w:trHeight w:val="144"/>
        </w:trPr>
        <w:tc>
          <w:tcPr>
            <w:tcW w:w="475" w:type="dxa"/>
            <w:vAlign w:val="center"/>
          </w:tcPr>
          <w:p w14:paraId="1933EA6F" w14:textId="5BDFCBB4" w:rsidR="00720D5E" w:rsidRPr="00717C7C" w:rsidRDefault="00720D5E" w:rsidP="00720D5E">
            <w:pPr>
              <w:pStyle w:val="Header"/>
              <w:tabs>
                <w:tab w:val="clear" w:pos="4320"/>
                <w:tab w:val="clear" w:pos="8640"/>
              </w:tabs>
              <w:jc w:val="center"/>
              <w:rPr>
                <w:rFonts w:asciiTheme="minorHAnsi" w:hAnsiTheme="minorHAnsi"/>
                <w:sz w:val="18"/>
                <w:szCs w:val="18"/>
              </w:rPr>
            </w:pPr>
            <w:r w:rsidRPr="00717C7C">
              <w:rPr>
                <w:rFonts w:asciiTheme="minorHAnsi" w:hAnsiTheme="minorHAnsi"/>
                <w:sz w:val="18"/>
                <w:szCs w:val="18"/>
              </w:rPr>
              <w:t>07</w:t>
            </w:r>
          </w:p>
        </w:tc>
        <w:tc>
          <w:tcPr>
            <w:tcW w:w="4950" w:type="dxa"/>
            <w:vAlign w:val="center"/>
          </w:tcPr>
          <w:p w14:paraId="1933EA70" w14:textId="6984B1A9" w:rsidR="00720D5E" w:rsidRPr="00717C7C" w:rsidRDefault="00720D5E" w:rsidP="00720D5E">
            <w:pPr>
              <w:pStyle w:val="Header"/>
              <w:tabs>
                <w:tab w:val="clear" w:pos="4320"/>
                <w:tab w:val="clear" w:pos="8640"/>
              </w:tabs>
              <w:rPr>
                <w:rFonts w:asciiTheme="minorHAnsi" w:hAnsiTheme="minorHAnsi"/>
                <w:sz w:val="18"/>
                <w:szCs w:val="18"/>
              </w:rPr>
            </w:pPr>
            <w:r w:rsidRPr="00717C7C">
              <w:rPr>
                <w:rFonts w:asciiTheme="minorHAnsi" w:hAnsiTheme="minorHAnsi"/>
                <w:sz w:val="18"/>
                <w:szCs w:val="18"/>
              </w:rPr>
              <w:t>Cooling System Zonal Control Type</w:t>
            </w:r>
          </w:p>
        </w:tc>
        <w:tc>
          <w:tcPr>
            <w:tcW w:w="5605" w:type="dxa"/>
            <w:vAlign w:val="center"/>
          </w:tcPr>
          <w:p w14:paraId="1933EA71" w14:textId="3396AA82" w:rsidR="00720D5E" w:rsidRPr="00717C7C" w:rsidRDefault="00720D5E" w:rsidP="00720D5E">
            <w:pPr>
              <w:rPr>
                <w:rFonts w:asciiTheme="minorHAnsi" w:hAnsiTheme="minorHAnsi"/>
                <w:sz w:val="18"/>
                <w:szCs w:val="18"/>
              </w:rPr>
            </w:pPr>
            <w:r w:rsidRPr="00717C7C">
              <w:rPr>
                <w:rFonts w:asciiTheme="minorHAnsi" w:hAnsiTheme="minorHAnsi"/>
                <w:sz w:val="18"/>
                <w:szCs w:val="18"/>
              </w:rPr>
              <w:t xml:space="preserve">&lt;&lt;calculated </w:t>
            </w:r>
            <w:proofErr w:type="spellStart"/>
            <w:proofErr w:type="gramStart"/>
            <w:r w:rsidRPr="00717C7C">
              <w:rPr>
                <w:rFonts w:asciiTheme="minorHAnsi" w:hAnsiTheme="minorHAnsi"/>
                <w:sz w:val="18"/>
                <w:szCs w:val="18"/>
              </w:rPr>
              <w:t>field:If</w:t>
            </w:r>
            <w:proofErr w:type="spellEnd"/>
            <w:proofErr w:type="gramEnd"/>
            <w:r w:rsidRPr="00717C7C">
              <w:rPr>
                <w:rFonts w:asciiTheme="minorHAnsi" w:hAnsiTheme="minorHAnsi"/>
                <w:sz w:val="18"/>
                <w:szCs w:val="18"/>
              </w:rPr>
              <w:t xml:space="preserve"> cooling system type=</w:t>
            </w:r>
            <w:proofErr w:type="spellStart"/>
            <w:r w:rsidRPr="00717C7C">
              <w:rPr>
                <w:rFonts w:asciiTheme="minorHAnsi" w:hAnsiTheme="minorHAnsi"/>
                <w:sz w:val="18"/>
                <w:szCs w:val="18"/>
              </w:rPr>
              <w:t>NoCooling</w:t>
            </w:r>
            <w:proofErr w:type="spellEnd"/>
            <w:r w:rsidRPr="00717C7C">
              <w:rPr>
                <w:rFonts w:asciiTheme="minorHAnsi" w:hAnsiTheme="minorHAnsi"/>
                <w:sz w:val="18"/>
                <w:szCs w:val="18"/>
              </w:rPr>
              <w:t xml:space="preserve"> then display text result= n/a - Heating-only system; </w:t>
            </w:r>
          </w:p>
          <w:p w14:paraId="1933EA72" w14:textId="77777777" w:rsidR="00720D5E" w:rsidRPr="00717C7C" w:rsidRDefault="00720D5E" w:rsidP="00720D5E">
            <w:pPr>
              <w:rPr>
                <w:rFonts w:asciiTheme="minorHAnsi" w:hAnsiTheme="minorHAnsi"/>
                <w:sz w:val="18"/>
                <w:szCs w:val="18"/>
              </w:rPr>
            </w:pPr>
            <w:r w:rsidRPr="00717C7C">
              <w:rPr>
                <w:rFonts w:asciiTheme="minorHAnsi" w:hAnsiTheme="minorHAnsi"/>
                <w:sz w:val="18"/>
                <w:szCs w:val="18"/>
              </w:rPr>
              <w:t>elseif the Cooling System Zonal Control Type is not given on the MCH-01,</w:t>
            </w:r>
          </w:p>
          <w:p w14:paraId="1933EA73" w14:textId="77777777" w:rsidR="00720D5E" w:rsidRPr="00717C7C" w:rsidRDefault="00720D5E" w:rsidP="00720D5E">
            <w:pPr>
              <w:rPr>
                <w:rFonts w:asciiTheme="minorHAnsi" w:hAnsiTheme="minorHAnsi"/>
                <w:sz w:val="18"/>
                <w:szCs w:val="18"/>
              </w:rPr>
            </w:pPr>
            <w:r w:rsidRPr="00717C7C">
              <w:rPr>
                <w:rFonts w:asciiTheme="minorHAnsi" w:hAnsiTheme="minorHAnsi"/>
                <w:sz w:val="18"/>
                <w:szCs w:val="18"/>
              </w:rPr>
              <w:t xml:space="preserve">then display text:  n/a –Cooling System Zonal Control requirements do not </w:t>
            </w:r>
            <w:proofErr w:type="gramStart"/>
            <w:r w:rsidRPr="00717C7C">
              <w:rPr>
                <w:rFonts w:asciiTheme="minorHAnsi" w:hAnsiTheme="minorHAnsi"/>
                <w:sz w:val="18"/>
                <w:szCs w:val="18"/>
              </w:rPr>
              <w:t>apply;</w:t>
            </w:r>
            <w:proofErr w:type="gramEnd"/>
          </w:p>
          <w:p w14:paraId="1933EA74" w14:textId="77777777" w:rsidR="00720D5E" w:rsidRPr="00717C7C" w:rsidRDefault="00720D5E" w:rsidP="00720D5E">
            <w:pPr>
              <w:rPr>
                <w:rFonts w:asciiTheme="minorHAnsi" w:hAnsiTheme="minorHAnsi"/>
                <w:sz w:val="18"/>
                <w:szCs w:val="18"/>
              </w:rPr>
            </w:pPr>
            <w:proofErr w:type="spellStart"/>
            <w:proofErr w:type="gramStart"/>
            <w:r w:rsidRPr="00717C7C">
              <w:rPr>
                <w:rFonts w:asciiTheme="minorHAnsi" w:hAnsiTheme="minorHAnsi"/>
                <w:sz w:val="18"/>
                <w:szCs w:val="18"/>
              </w:rPr>
              <w:t>elsif</w:t>
            </w:r>
            <w:proofErr w:type="spellEnd"/>
            <w:r w:rsidRPr="00717C7C">
              <w:rPr>
                <w:rFonts w:asciiTheme="minorHAnsi" w:hAnsiTheme="minorHAnsi"/>
                <w:sz w:val="18"/>
                <w:szCs w:val="18"/>
              </w:rPr>
              <w:t xml:space="preserve">  the</w:t>
            </w:r>
            <w:proofErr w:type="gramEnd"/>
            <w:r w:rsidRPr="00717C7C">
              <w:rPr>
                <w:rFonts w:asciiTheme="minorHAnsi" w:hAnsiTheme="minorHAnsi"/>
                <w:sz w:val="18"/>
                <w:szCs w:val="18"/>
              </w:rPr>
              <w:t xml:space="preserve"> Cooling System Zonal Control Type is given on the MCH-01,</w:t>
            </w:r>
          </w:p>
          <w:p w14:paraId="1933EA75" w14:textId="77777777" w:rsidR="00720D5E" w:rsidRPr="00717C7C" w:rsidRDefault="00720D5E" w:rsidP="00720D5E">
            <w:pPr>
              <w:rPr>
                <w:rFonts w:asciiTheme="minorHAnsi" w:hAnsiTheme="minorHAnsi"/>
                <w:sz w:val="18"/>
                <w:szCs w:val="18"/>
              </w:rPr>
            </w:pPr>
            <w:r w:rsidRPr="00717C7C">
              <w:rPr>
                <w:rFonts w:asciiTheme="minorHAnsi" w:hAnsiTheme="minorHAnsi"/>
                <w:sz w:val="18"/>
                <w:szCs w:val="18"/>
              </w:rPr>
              <w:t xml:space="preserve"> then display value for Cooling System Zonal Control Type</w:t>
            </w:r>
          </w:p>
          <w:p w14:paraId="1933EA76" w14:textId="77777777" w:rsidR="00720D5E" w:rsidRPr="00717C7C" w:rsidRDefault="00720D5E" w:rsidP="00720D5E">
            <w:pPr>
              <w:rPr>
                <w:rFonts w:asciiTheme="minorHAnsi" w:hAnsiTheme="minorHAnsi"/>
                <w:sz w:val="18"/>
                <w:szCs w:val="18"/>
              </w:rPr>
            </w:pPr>
            <w:r w:rsidRPr="00717C7C">
              <w:rPr>
                <w:rFonts w:asciiTheme="minorHAnsi" w:hAnsiTheme="minorHAnsi"/>
                <w:sz w:val="18"/>
                <w:szCs w:val="18"/>
              </w:rPr>
              <w:t xml:space="preserve">(note on applicable MCH-01 docs the options are:  </w:t>
            </w:r>
            <w:proofErr w:type="spellStart"/>
            <w:r w:rsidRPr="00717C7C">
              <w:rPr>
                <w:rFonts w:asciiTheme="minorHAnsi" w:hAnsiTheme="minorHAnsi"/>
                <w:sz w:val="18"/>
                <w:szCs w:val="18"/>
              </w:rPr>
              <w:t>ZonallyControlled</w:t>
            </w:r>
            <w:proofErr w:type="spellEnd"/>
            <w:r w:rsidRPr="00717C7C">
              <w:rPr>
                <w:rFonts w:asciiTheme="minorHAnsi" w:hAnsiTheme="minorHAnsi"/>
                <w:sz w:val="18"/>
                <w:szCs w:val="18"/>
              </w:rPr>
              <w:t xml:space="preserve"> and </w:t>
            </w:r>
            <w:proofErr w:type="spellStart"/>
            <w:r w:rsidRPr="00717C7C">
              <w:rPr>
                <w:rFonts w:asciiTheme="minorHAnsi" w:hAnsiTheme="minorHAnsi"/>
                <w:sz w:val="18"/>
                <w:szCs w:val="18"/>
              </w:rPr>
              <w:t>NotZonal</w:t>
            </w:r>
            <w:proofErr w:type="spellEnd"/>
            <w:r w:rsidRPr="00717C7C">
              <w:rPr>
                <w:rFonts w:asciiTheme="minorHAnsi" w:hAnsiTheme="minorHAnsi"/>
                <w:sz w:val="18"/>
                <w:szCs w:val="18"/>
              </w:rPr>
              <w:t>)&gt;&gt;</w:t>
            </w:r>
          </w:p>
        </w:tc>
      </w:tr>
      <w:tr w:rsidR="00720D5E" w:rsidRPr="00717C7C" w14:paraId="1933EA83" w14:textId="77777777" w:rsidTr="000D7943">
        <w:trPr>
          <w:cantSplit/>
          <w:trHeight w:val="144"/>
        </w:trPr>
        <w:tc>
          <w:tcPr>
            <w:tcW w:w="475" w:type="dxa"/>
            <w:vAlign w:val="center"/>
          </w:tcPr>
          <w:p w14:paraId="1933EA78" w14:textId="36180934" w:rsidR="00720D5E" w:rsidRPr="00717C7C" w:rsidRDefault="00720D5E" w:rsidP="00720D5E">
            <w:pPr>
              <w:pStyle w:val="FootnoteText"/>
              <w:jc w:val="center"/>
              <w:rPr>
                <w:rFonts w:asciiTheme="minorHAnsi" w:hAnsiTheme="minorHAnsi"/>
                <w:sz w:val="18"/>
                <w:szCs w:val="18"/>
              </w:rPr>
            </w:pPr>
            <w:r w:rsidRPr="00717C7C">
              <w:rPr>
                <w:rFonts w:asciiTheme="minorHAnsi" w:hAnsiTheme="minorHAnsi"/>
                <w:sz w:val="18"/>
                <w:szCs w:val="18"/>
              </w:rPr>
              <w:t>08</w:t>
            </w:r>
          </w:p>
        </w:tc>
        <w:tc>
          <w:tcPr>
            <w:tcW w:w="4950" w:type="dxa"/>
            <w:vAlign w:val="center"/>
          </w:tcPr>
          <w:p w14:paraId="1933EA79" w14:textId="22A0803B" w:rsidR="00720D5E" w:rsidRPr="00717C7C" w:rsidRDefault="00720D5E" w:rsidP="00720D5E">
            <w:pPr>
              <w:keepNext/>
              <w:rPr>
                <w:rFonts w:asciiTheme="minorHAnsi" w:hAnsiTheme="minorHAnsi"/>
                <w:sz w:val="18"/>
                <w:szCs w:val="18"/>
              </w:rPr>
            </w:pPr>
            <w:r w:rsidRPr="00717C7C">
              <w:rPr>
                <w:rFonts w:asciiTheme="minorHAnsi" w:hAnsiTheme="minorHAnsi"/>
                <w:sz w:val="18"/>
                <w:szCs w:val="18"/>
              </w:rPr>
              <w:t>Central Fan Integrated (CFI) Ventilation System Status</w:t>
            </w:r>
          </w:p>
        </w:tc>
        <w:tc>
          <w:tcPr>
            <w:tcW w:w="5605" w:type="dxa"/>
            <w:vAlign w:val="center"/>
          </w:tcPr>
          <w:p w14:paraId="1933EA7A" w14:textId="77777777" w:rsidR="00720D5E" w:rsidRPr="00717C7C" w:rsidRDefault="00720D5E" w:rsidP="00720D5E">
            <w:pPr>
              <w:rPr>
                <w:rFonts w:asciiTheme="minorHAnsi" w:hAnsiTheme="minorHAnsi"/>
                <w:sz w:val="18"/>
                <w:szCs w:val="18"/>
              </w:rPr>
            </w:pPr>
            <w:r w:rsidRPr="00717C7C">
              <w:rPr>
                <w:rFonts w:asciiTheme="minorHAnsi" w:hAnsiTheme="minorHAnsi"/>
                <w:sz w:val="18"/>
                <w:szCs w:val="18"/>
              </w:rPr>
              <w:t>&lt;&lt;calculated field:</w:t>
            </w:r>
          </w:p>
          <w:p w14:paraId="1933EA7B" w14:textId="77777777" w:rsidR="00720D5E" w:rsidRPr="00717C7C" w:rsidRDefault="00720D5E" w:rsidP="00720D5E">
            <w:pPr>
              <w:rPr>
                <w:rFonts w:asciiTheme="minorHAnsi" w:hAnsiTheme="minorHAnsi"/>
                <w:sz w:val="18"/>
                <w:szCs w:val="18"/>
              </w:rPr>
            </w:pPr>
            <w:r w:rsidRPr="00717C7C">
              <w:rPr>
                <w:rFonts w:asciiTheme="minorHAnsi" w:hAnsiTheme="minorHAnsi"/>
                <w:sz w:val="18"/>
                <w:szCs w:val="18"/>
              </w:rPr>
              <w:t>reference value from MCH-</w:t>
            </w:r>
            <w:proofErr w:type="gramStart"/>
            <w:r w:rsidRPr="00717C7C">
              <w:rPr>
                <w:rFonts w:asciiTheme="minorHAnsi" w:hAnsiTheme="minorHAnsi"/>
                <w:sz w:val="18"/>
                <w:szCs w:val="18"/>
              </w:rPr>
              <w:t>01;</w:t>
            </w:r>
            <w:proofErr w:type="gramEnd"/>
            <w:r w:rsidRPr="00717C7C">
              <w:rPr>
                <w:rFonts w:asciiTheme="minorHAnsi" w:hAnsiTheme="minorHAnsi"/>
                <w:sz w:val="18"/>
                <w:szCs w:val="18"/>
              </w:rPr>
              <w:t xml:space="preserve"> </w:t>
            </w:r>
          </w:p>
          <w:p w14:paraId="1933EA7C" w14:textId="77777777" w:rsidR="00720D5E" w:rsidRPr="00717C7C" w:rsidRDefault="00720D5E" w:rsidP="00720D5E">
            <w:pPr>
              <w:rPr>
                <w:rFonts w:asciiTheme="minorHAnsi" w:hAnsiTheme="minorHAnsi"/>
                <w:sz w:val="18"/>
                <w:szCs w:val="18"/>
              </w:rPr>
            </w:pPr>
            <w:r w:rsidRPr="00717C7C">
              <w:rPr>
                <w:rFonts w:asciiTheme="minorHAnsi" w:hAnsiTheme="minorHAnsi"/>
                <w:sz w:val="18"/>
                <w:szCs w:val="18"/>
              </w:rPr>
              <w:t xml:space="preserve">note: allowable values = </w:t>
            </w:r>
          </w:p>
          <w:p w14:paraId="1933EA7D" w14:textId="77777777" w:rsidR="00720D5E" w:rsidRPr="00717C7C" w:rsidRDefault="00720D5E" w:rsidP="00720D5E">
            <w:pPr>
              <w:keepNext/>
              <w:rPr>
                <w:rFonts w:ascii="Calibri" w:hAnsi="Calibri"/>
                <w:sz w:val="18"/>
                <w:szCs w:val="16"/>
              </w:rPr>
            </w:pPr>
            <w:r w:rsidRPr="00717C7C">
              <w:rPr>
                <w:rFonts w:ascii="Calibri" w:hAnsi="Calibri"/>
                <w:sz w:val="18"/>
                <w:szCs w:val="16"/>
              </w:rPr>
              <w:t>*CFI System</w:t>
            </w:r>
          </w:p>
          <w:p w14:paraId="1933EA7E" w14:textId="77777777" w:rsidR="00720D5E" w:rsidRPr="00717C7C" w:rsidRDefault="00720D5E" w:rsidP="00720D5E">
            <w:pPr>
              <w:rPr>
                <w:rFonts w:asciiTheme="minorHAnsi" w:hAnsiTheme="minorHAnsi"/>
                <w:szCs w:val="18"/>
              </w:rPr>
            </w:pPr>
            <w:r w:rsidRPr="00717C7C">
              <w:rPr>
                <w:rFonts w:ascii="Calibri" w:hAnsi="Calibri"/>
                <w:sz w:val="18"/>
                <w:szCs w:val="16"/>
              </w:rPr>
              <w:t>*</w:t>
            </w:r>
            <w:r w:rsidRPr="00717C7C">
              <w:rPr>
                <w:rFonts w:asciiTheme="minorHAnsi" w:hAnsiTheme="minorHAnsi"/>
                <w:sz w:val="18"/>
                <w:szCs w:val="16"/>
              </w:rPr>
              <w:t>Not CFI&gt;&gt;</w:t>
            </w:r>
          </w:p>
          <w:p w14:paraId="1933EA82" w14:textId="77777777" w:rsidR="00720D5E" w:rsidRPr="00717C7C" w:rsidRDefault="00720D5E" w:rsidP="00720D5E">
            <w:pPr>
              <w:rPr>
                <w:rFonts w:asciiTheme="minorHAnsi" w:hAnsiTheme="minorHAnsi"/>
                <w:sz w:val="18"/>
                <w:szCs w:val="18"/>
              </w:rPr>
            </w:pPr>
          </w:p>
        </w:tc>
      </w:tr>
      <w:tr w:rsidR="00720D5E" w:rsidRPr="00717C7C" w14:paraId="1933EA8B" w14:textId="77777777" w:rsidTr="000D7943">
        <w:trPr>
          <w:cantSplit/>
          <w:trHeight w:val="144"/>
        </w:trPr>
        <w:tc>
          <w:tcPr>
            <w:tcW w:w="475" w:type="dxa"/>
            <w:vAlign w:val="center"/>
          </w:tcPr>
          <w:p w14:paraId="1933EA84" w14:textId="5325F0C6" w:rsidR="00720D5E" w:rsidRPr="00717C7C" w:rsidRDefault="00720D5E" w:rsidP="00720D5E">
            <w:pPr>
              <w:pStyle w:val="FootnoteText"/>
              <w:jc w:val="center"/>
              <w:rPr>
                <w:rFonts w:asciiTheme="minorHAnsi" w:hAnsiTheme="minorHAnsi"/>
                <w:sz w:val="18"/>
                <w:szCs w:val="18"/>
              </w:rPr>
            </w:pPr>
            <w:r w:rsidRPr="00717C7C">
              <w:rPr>
                <w:rFonts w:asciiTheme="minorHAnsi" w:hAnsiTheme="minorHAnsi"/>
                <w:sz w:val="18"/>
                <w:szCs w:val="18"/>
              </w:rPr>
              <w:t>09</w:t>
            </w:r>
          </w:p>
        </w:tc>
        <w:tc>
          <w:tcPr>
            <w:tcW w:w="4950" w:type="dxa"/>
            <w:vAlign w:val="center"/>
          </w:tcPr>
          <w:p w14:paraId="1933EA85" w14:textId="02641720" w:rsidR="00720D5E" w:rsidRPr="00717C7C" w:rsidRDefault="00720D5E" w:rsidP="00720D5E">
            <w:pPr>
              <w:keepNext/>
              <w:rPr>
                <w:rFonts w:asciiTheme="minorHAnsi" w:hAnsiTheme="minorHAnsi"/>
                <w:sz w:val="18"/>
                <w:szCs w:val="18"/>
              </w:rPr>
            </w:pPr>
            <w:r w:rsidRPr="00717C7C">
              <w:rPr>
                <w:rFonts w:asciiTheme="minorHAnsi" w:hAnsiTheme="minorHAnsi"/>
                <w:sz w:val="18"/>
                <w:szCs w:val="18"/>
              </w:rPr>
              <w:t>System Bypass Duct Status</w:t>
            </w:r>
          </w:p>
        </w:tc>
        <w:tc>
          <w:tcPr>
            <w:tcW w:w="5605" w:type="dxa"/>
            <w:vAlign w:val="center"/>
          </w:tcPr>
          <w:p w14:paraId="1933EA86" w14:textId="77777777" w:rsidR="00720D5E" w:rsidRPr="00717C7C" w:rsidRDefault="00720D5E" w:rsidP="00720D5E">
            <w:pPr>
              <w:rPr>
                <w:rFonts w:asciiTheme="minorHAnsi" w:hAnsiTheme="minorHAnsi"/>
                <w:sz w:val="18"/>
                <w:szCs w:val="18"/>
              </w:rPr>
            </w:pPr>
            <w:r w:rsidRPr="00717C7C">
              <w:rPr>
                <w:rFonts w:asciiTheme="minorHAnsi" w:hAnsiTheme="minorHAnsi"/>
                <w:sz w:val="18"/>
                <w:szCs w:val="18"/>
              </w:rPr>
              <w:t xml:space="preserve">&lt;&lt;calculated field: </w:t>
            </w:r>
          </w:p>
          <w:p w14:paraId="1933EA87" w14:textId="0A5012EA" w:rsidR="00720D5E" w:rsidRPr="00717C7C" w:rsidRDefault="00720D5E" w:rsidP="00720D5E">
            <w:pPr>
              <w:rPr>
                <w:rFonts w:asciiTheme="minorHAnsi" w:hAnsiTheme="minorHAnsi"/>
                <w:sz w:val="18"/>
                <w:szCs w:val="18"/>
              </w:rPr>
            </w:pPr>
            <w:r w:rsidRPr="00717C7C">
              <w:rPr>
                <w:rFonts w:asciiTheme="minorHAnsi" w:hAnsiTheme="minorHAnsi"/>
                <w:sz w:val="18"/>
                <w:szCs w:val="18"/>
              </w:rPr>
              <w:t>If parent is MCH-01b, MCH-01c, or MCH-01d then value=N/</w:t>
            </w:r>
            <w:proofErr w:type="gramStart"/>
            <w:r w:rsidRPr="00717C7C">
              <w:rPr>
                <w:rFonts w:asciiTheme="minorHAnsi" w:hAnsiTheme="minorHAnsi"/>
                <w:sz w:val="18"/>
                <w:szCs w:val="18"/>
              </w:rPr>
              <w:t>A;</w:t>
            </w:r>
            <w:proofErr w:type="gramEnd"/>
          </w:p>
          <w:p w14:paraId="1933EA88" w14:textId="2388016C" w:rsidR="00720D5E" w:rsidRPr="00717C7C" w:rsidRDefault="00720D5E" w:rsidP="00720D5E">
            <w:pPr>
              <w:rPr>
                <w:rFonts w:asciiTheme="minorHAnsi" w:hAnsiTheme="minorHAnsi"/>
                <w:sz w:val="18"/>
                <w:szCs w:val="18"/>
              </w:rPr>
            </w:pPr>
            <w:r w:rsidRPr="00717C7C">
              <w:rPr>
                <w:rFonts w:asciiTheme="minorHAnsi" w:hAnsiTheme="minorHAnsi"/>
                <w:sz w:val="18"/>
                <w:szCs w:val="18"/>
              </w:rPr>
              <w:t xml:space="preserve">elseif parent is MCH-01a, reference value </w:t>
            </w:r>
            <w:proofErr w:type="gramStart"/>
            <w:r w:rsidRPr="00717C7C">
              <w:rPr>
                <w:rFonts w:asciiTheme="minorHAnsi" w:hAnsiTheme="minorHAnsi"/>
                <w:sz w:val="18"/>
                <w:szCs w:val="18"/>
              </w:rPr>
              <w:t>from  MCH</w:t>
            </w:r>
            <w:proofErr w:type="gramEnd"/>
            <w:r w:rsidRPr="00717C7C">
              <w:rPr>
                <w:rFonts w:asciiTheme="minorHAnsi" w:hAnsiTheme="minorHAnsi"/>
                <w:sz w:val="18"/>
                <w:szCs w:val="18"/>
              </w:rPr>
              <w:t>-01a J10;</w:t>
            </w:r>
          </w:p>
          <w:p w14:paraId="1933EA8A" w14:textId="3F80AA3B" w:rsidR="00720D5E" w:rsidRPr="00717C7C" w:rsidRDefault="00720D5E" w:rsidP="00720D5E">
            <w:pPr>
              <w:rPr>
                <w:rFonts w:asciiTheme="minorHAnsi" w:hAnsiTheme="minorHAnsi"/>
                <w:sz w:val="18"/>
                <w:szCs w:val="18"/>
              </w:rPr>
            </w:pPr>
            <w:r w:rsidRPr="00717C7C" w:rsidDel="00B853C2">
              <w:rPr>
                <w:rFonts w:asciiTheme="minorHAnsi" w:hAnsiTheme="minorHAnsi"/>
                <w:sz w:val="18"/>
                <w:szCs w:val="18"/>
              </w:rPr>
              <w:t xml:space="preserve"> </w:t>
            </w:r>
            <w:r w:rsidRPr="00717C7C">
              <w:rPr>
                <w:rFonts w:asciiTheme="minorHAnsi" w:hAnsiTheme="minorHAnsi"/>
                <w:sz w:val="18"/>
                <w:szCs w:val="18"/>
              </w:rPr>
              <w:t>(note: on the MCH01a the options are: Has Bypass Duct; or No bypass duct)&gt;&gt;</w:t>
            </w:r>
          </w:p>
        </w:tc>
      </w:tr>
      <w:tr w:rsidR="00720D5E" w:rsidRPr="00717C7C" w14:paraId="1933EA8F" w14:textId="77777777" w:rsidTr="000D7943">
        <w:trPr>
          <w:cantSplit/>
          <w:trHeight w:val="144"/>
        </w:trPr>
        <w:tc>
          <w:tcPr>
            <w:tcW w:w="475" w:type="dxa"/>
            <w:vAlign w:val="center"/>
          </w:tcPr>
          <w:p w14:paraId="1933EA8C" w14:textId="460F64E3" w:rsidR="00720D5E" w:rsidRPr="00717C7C" w:rsidRDefault="00720D5E" w:rsidP="00720D5E">
            <w:pPr>
              <w:pStyle w:val="FootnoteText"/>
              <w:jc w:val="center"/>
              <w:rPr>
                <w:rFonts w:asciiTheme="minorHAnsi" w:hAnsiTheme="minorHAnsi"/>
                <w:sz w:val="18"/>
                <w:szCs w:val="18"/>
              </w:rPr>
            </w:pPr>
            <w:r w:rsidRPr="00717C7C">
              <w:rPr>
                <w:rFonts w:asciiTheme="minorHAnsi" w:hAnsiTheme="minorHAnsi"/>
                <w:sz w:val="18"/>
                <w:szCs w:val="18"/>
              </w:rPr>
              <w:t>10</w:t>
            </w:r>
          </w:p>
        </w:tc>
        <w:tc>
          <w:tcPr>
            <w:tcW w:w="4950" w:type="dxa"/>
            <w:vAlign w:val="center"/>
          </w:tcPr>
          <w:p w14:paraId="1933EA8D" w14:textId="54D7E93C" w:rsidR="00720D5E" w:rsidRPr="00717C7C" w:rsidRDefault="00720D5E" w:rsidP="00720D5E">
            <w:pPr>
              <w:keepNext/>
              <w:rPr>
                <w:rFonts w:asciiTheme="minorHAnsi" w:hAnsiTheme="minorHAnsi"/>
                <w:sz w:val="18"/>
                <w:szCs w:val="18"/>
              </w:rPr>
            </w:pPr>
            <w:r w:rsidRPr="00717C7C">
              <w:rPr>
                <w:rFonts w:asciiTheme="minorHAnsi" w:hAnsiTheme="minorHAnsi"/>
                <w:sz w:val="18"/>
                <w:szCs w:val="18"/>
              </w:rPr>
              <w:t>Date of System Airflow Rate Measurement</w:t>
            </w:r>
          </w:p>
        </w:tc>
        <w:tc>
          <w:tcPr>
            <w:tcW w:w="5605" w:type="dxa"/>
            <w:vAlign w:val="center"/>
          </w:tcPr>
          <w:p w14:paraId="1933EA8E" w14:textId="77777777" w:rsidR="00720D5E" w:rsidRPr="00717C7C" w:rsidRDefault="00720D5E" w:rsidP="00720D5E">
            <w:pPr>
              <w:keepNext/>
              <w:rPr>
                <w:rFonts w:asciiTheme="minorHAnsi" w:hAnsiTheme="minorHAnsi"/>
                <w:sz w:val="18"/>
                <w:szCs w:val="18"/>
              </w:rPr>
            </w:pPr>
            <w:r w:rsidRPr="00717C7C">
              <w:rPr>
                <w:rFonts w:asciiTheme="minorHAnsi" w:hAnsiTheme="minorHAnsi"/>
                <w:sz w:val="18"/>
                <w:szCs w:val="18"/>
              </w:rPr>
              <w:t>&lt;&lt;user input: date: use validated date format&gt;&gt;</w:t>
            </w:r>
          </w:p>
        </w:tc>
      </w:tr>
      <w:tr w:rsidR="00720D5E" w:rsidRPr="00717C7C" w14:paraId="1933EA97" w14:textId="77777777" w:rsidTr="000D7943">
        <w:trPr>
          <w:cantSplit/>
          <w:trHeight w:val="144"/>
        </w:trPr>
        <w:tc>
          <w:tcPr>
            <w:tcW w:w="475" w:type="dxa"/>
            <w:vAlign w:val="center"/>
          </w:tcPr>
          <w:p w14:paraId="1933EA90" w14:textId="579E2EEE" w:rsidR="00720D5E" w:rsidRPr="00717C7C" w:rsidDel="006E5AE2" w:rsidRDefault="00720D5E" w:rsidP="00720D5E">
            <w:pPr>
              <w:pStyle w:val="FootnoteText"/>
              <w:jc w:val="center"/>
              <w:rPr>
                <w:rFonts w:asciiTheme="minorHAnsi" w:hAnsiTheme="minorHAnsi"/>
                <w:sz w:val="18"/>
                <w:szCs w:val="18"/>
              </w:rPr>
            </w:pPr>
            <w:r w:rsidRPr="00717C7C">
              <w:rPr>
                <w:rFonts w:asciiTheme="minorHAnsi" w:hAnsiTheme="minorHAnsi"/>
                <w:sz w:val="18"/>
                <w:szCs w:val="18"/>
              </w:rPr>
              <w:t>11</w:t>
            </w:r>
          </w:p>
        </w:tc>
        <w:tc>
          <w:tcPr>
            <w:tcW w:w="4950" w:type="dxa"/>
            <w:vAlign w:val="center"/>
          </w:tcPr>
          <w:p w14:paraId="1933EA91" w14:textId="7A1B8EFE" w:rsidR="00720D5E" w:rsidRPr="00717C7C" w:rsidRDefault="00720D5E" w:rsidP="00720D5E">
            <w:pPr>
              <w:keepNext/>
              <w:rPr>
                <w:rFonts w:asciiTheme="minorHAnsi" w:hAnsiTheme="minorHAnsi"/>
                <w:sz w:val="18"/>
                <w:szCs w:val="18"/>
              </w:rPr>
            </w:pPr>
            <w:r w:rsidRPr="00717C7C">
              <w:rPr>
                <w:rFonts w:asciiTheme="minorHAnsi" w:hAnsiTheme="minorHAnsi"/>
                <w:sz w:val="18"/>
                <w:szCs w:val="18"/>
              </w:rPr>
              <w:t>Airflow Rate Protocol Utilized</w:t>
            </w:r>
          </w:p>
        </w:tc>
        <w:tc>
          <w:tcPr>
            <w:tcW w:w="5605" w:type="dxa"/>
            <w:vAlign w:val="center"/>
          </w:tcPr>
          <w:p w14:paraId="1933EA92" w14:textId="77777777" w:rsidR="00720D5E" w:rsidRPr="00717C7C" w:rsidRDefault="00720D5E" w:rsidP="00720D5E">
            <w:pPr>
              <w:keepNext/>
              <w:rPr>
                <w:rFonts w:asciiTheme="minorHAnsi" w:hAnsiTheme="minorHAnsi"/>
                <w:sz w:val="18"/>
                <w:szCs w:val="18"/>
              </w:rPr>
            </w:pPr>
            <w:r w:rsidRPr="00717C7C">
              <w:rPr>
                <w:rFonts w:asciiTheme="minorHAnsi" w:hAnsiTheme="minorHAnsi"/>
                <w:sz w:val="18"/>
                <w:szCs w:val="18"/>
              </w:rPr>
              <w:t xml:space="preserve">&lt;&lt;Calculated field:  </w:t>
            </w:r>
          </w:p>
          <w:p w14:paraId="1933EA93" w14:textId="6A7B51D3" w:rsidR="00720D5E" w:rsidRPr="00717C7C" w:rsidRDefault="00720D5E" w:rsidP="00720D5E">
            <w:pPr>
              <w:keepNext/>
              <w:rPr>
                <w:rFonts w:asciiTheme="minorHAnsi" w:hAnsiTheme="minorHAnsi"/>
                <w:sz w:val="18"/>
                <w:szCs w:val="18"/>
              </w:rPr>
            </w:pPr>
            <w:r w:rsidRPr="00717C7C">
              <w:rPr>
                <w:rFonts w:asciiTheme="minorHAnsi" w:hAnsiTheme="minorHAnsi"/>
                <w:sz w:val="18"/>
                <w:szCs w:val="18"/>
              </w:rPr>
              <w:t>If A04</w:t>
            </w:r>
            <w:proofErr w:type="gramStart"/>
            <w:r w:rsidRPr="00717C7C">
              <w:rPr>
                <w:rFonts w:asciiTheme="minorHAnsi" w:hAnsiTheme="minorHAnsi"/>
                <w:sz w:val="18"/>
                <w:szCs w:val="18"/>
              </w:rPr>
              <w:t>=(</w:t>
            </w:r>
            <w:proofErr w:type="gramEnd"/>
            <w:r w:rsidRPr="00717C7C">
              <w:rPr>
                <w:rFonts w:asciiTheme="minorHAnsi" w:hAnsiTheme="minorHAnsi"/>
                <w:sz w:val="18"/>
                <w:szCs w:val="18"/>
                <w:u w:val="single"/>
              </w:rPr>
              <w:t>New</w:t>
            </w:r>
            <w:r w:rsidRPr="00717C7C">
              <w:rPr>
                <w:rFonts w:asciiTheme="minorHAnsi" w:hAnsiTheme="minorHAnsi"/>
                <w:sz w:val="18"/>
                <w:szCs w:val="18"/>
              </w:rPr>
              <w:t xml:space="preserve"> or </w:t>
            </w:r>
            <w:r w:rsidRPr="00717C7C">
              <w:rPr>
                <w:rFonts w:asciiTheme="minorHAnsi" w:hAnsiTheme="minorHAnsi"/>
                <w:sz w:val="18"/>
                <w:szCs w:val="18"/>
                <w:u w:val="single"/>
              </w:rPr>
              <w:t>Replacement</w:t>
            </w:r>
            <w:r w:rsidRPr="00717C7C">
              <w:rPr>
                <w:rFonts w:asciiTheme="minorHAnsi" w:hAnsiTheme="minorHAnsi"/>
                <w:sz w:val="18"/>
                <w:szCs w:val="18"/>
              </w:rPr>
              <w:t>), then display result = RA3.3 procedures for airflow rate measurement;</w:t>
            </w:r>
          </w:p>
          <w:p w14:paraId="1933EA94" w14:textId="17FF050A" w:rsidR="00720D5E" w:rsidRPr="00717C7C" w:rsidRDefault="00720D5E" w:rsidP="00720D5E">
            <w:pPr>
              <w:keepNext/>
              <w:rPr>
                <w:rFonts w:asciiTheme="minorHAnsi" w:hAnsiTheme="minorHAnsi"/>
                <w:sz w:val="18"/>
                <w:szCs w:val="18"/>
              </w:rPr>
            </w:pPr>
            <w:r w:rsidRPr="00717C7C">
              <w:rPr>
                <w:rFonts w:asciiTheme="minorHAnsi" w:hAnsiTheme="minorHAnsi"/>
                <w:sz w:val="18"/>
                <w:szCs w:val="18"/>
              </w:rPr>
              <w:t>elseif A04=Alteration then allow user to pick from list:</w:t>
            </w:r>
          </w:p>
          <w:p w14:paraId="1933EA95" w14:textId="1CC85137" w:rsidR="00720D5E" w:rsidRPr="00717C7C" w:rsidRDefault="00720D5E" w:rsidP="00720D5E">
            <w:pPr>
              <w:keepNext/>
              <w:rPr>
                <w:rFonts w:asciiTheme="minorHAnsi" w:hAnsiTheme="minorHAnsi"/>
                <w:sz w:val="18"/>
                <w:szCs w:val="18"/>
              </w:rPr>
            </w:pPr>
            <w:r w:rsidRPr="00717C7C">
              <w:rPr>
                <w:rFonts w:asciiTheme="minorHAnsi" w:hAnsiTheme="minorHAnsi"/>
                <w:sz w:val="18"/>
                <w:szCs w:val="18"/>
              </w:rPr>
              <w:t>**RA3.3.3.1.5 Alternative to Compliance with Minimum System Airflow Requirements, or</w:t>
            </w:r>
          </w:p>
          <w:p w14:paraId="1933EA96" w14:textId="77777777" w:rsidR="00720D5E" w:rsidRPr="00717C7C" w:rsidRDefault="00720D5E" w:rsidP="00720D5E">
            <w:pPr>
              <w:keepNext/>
              <w:rPr>
                <w:rFonts w:asciiTheme="minorHAnsi" w:hAnsiTheme="minorHAnsi"/>
                <w:sz w:val="18"/>
                <w:szCs w:val="18"/>
              </w:rPr>
            </w:pPr>
            <w:r w:rsidRPr="00717C7C">
              <w:rPr>
                <w:rFonts w:asciiTheme="minorHAnsi" w:hAnsiTheme="minorHAnsi"/>
                <w:sz w:val="18"/>
                <w:szCs w:val="18"/>
              </w:rPr>
              <w:t>** RA3.3 procedures for airflow rate measurement&gt;&gt;</w:t>
            </w:r>
          </w:p>
        </w:tc>
      </w:tr>
      <w:tr w:rsidR="00720D5E" w:rsidRPr="00717C7C" w14:paraId="3A1F0E8C" w14:textId="77777777" w:rsidTr="000D7943">
        <w:trPr>
          <w:cantSplit/>
          <w:trHeight w:val="144"/>
        </w:trPr>
        <w:tc>
          <w:tcPr>
            <w:tcW w:w="475" w:type="dxa"/>
            <w:vAlign w:val="center"/>
          </w:tcPr>
          <w:p w14:paraId="641E7BD6" w14:textId="2D710E00" w:rsidR="00720D5E" w:rsidRPr="00717C7C" w:rsidRDefault="00720D5E" w:rsidP="00720D5E">
            <w:pPr>
              <w:pStyle w:val="FootnoteText"/>
              <w:jc w:val="center"/>
              <w:rPr>
                <w:rFonts w:asciiTheme="minorHAnsi" w:hAnsiTheme="minorHAnsi"/>
                <w:sz w:val="18"/>
                <w:szCs w:val="18"/>
              </w:rPr>
            </w:pPr>
            <w:r w:rsidRPr="00717C7C">
              <w:rPr>
                <w:rFonts w:asciiTheme="minorHAnsi" w:hAnsiTheme="minorHAnsi"/>
                <w:sz w:val="18"/>
                <w:szCs w:val="18"/>
              </w:rPr>
              <w:t>12</w:t>
            </w:r>
          </w:p>
        </w:tc>
        <w:tc>
          <w:tcPr>
            <w:tcW w:w="4950" w:type="dxa"/>
            <w:vAlign w:val="center"/>
          </w:tcPr>
          <w:p w14:paraId="0081ADFE" w14:textId="57665C32" w:rsidR="00720D5E" w:rsidRPr="00717C7C" w:rsidRDefault="00720D5E" w:rsidP="00720D5E">
            <w:pPr>
              <w:keepNext/>
              <w:rPr>
                <w:rFonts w:asciiTheme="minorHAnsi" w:hAnsiTheme="minorHAnsi"/>
                <w:sz w:val="18"/>
                <w:szCs w:val="18"/>
              </w:rPr>
            </w:pPr>
            <w:r w:rsidRPr="00717C7C">
              <w:rPr>
                <w:rFonts w:asciiTheme="minorHAnsi" w:hAnsiTheme="minorHAnsi"/>
                <w:sz w:val="18"/>
                <w:szCs w:val="18"/>
              </w:rPr>
              <w:t>Central Fan Ventilation Cooling System Status</w:t>
            </w:r>
          </w:p>
        </w:tc>
        <w:tc>
          <w:tcPr>
            <w:tcW w:w="5605" w:type="dxa"/>
            <w:vAlign w:val="center"/>
          </w:tcPr>
          <w:p w14:paraId="0CEBD8C3" w14:textId="77777777" w:rsidR="00720D5E" w:rsidRPr="00717C7C" w:rsidRDefault="00720D5E" w:rsidP="00720D5E">
            <w:pPr>
              <w:keepNext/>
              <w:rPr>
                <w:rFonts w:asciiTheme="minorHAnsi" w:hAnsiTheme="minorHAnsi"/>
                <w:sz w:val="18"/>
                <w:szCs w:val="18"/>
              </w:rPr>
            </w:pPr>
            <w:r w:rsidRPr="00717C7C">
              <w:rPr>
                <w:rFonts w:asciiTheme="minorHAnsi" w:hAnsiTheme="minorHAnsi"/>
                <w:sz w:val="18"/>
                <w:szCs w:val="18"/>
              </w:rPr>
              <w:t>&lt;&lt;Calculated Field:</w:t>
            </w:r>
          </w:p>
          <w:p w14:paraId="196B5312" w14:textId="77777777" w:rsidR="00720D5E" w:rsidRPr="00717C7C" w:rsidRDefault="00720D5E" w:rsidP="00720D5E">
            <w:pPr>
              <w:keepNext/>
              <w:rPr>
                <w:rFonts w:asciiTheme="minorHAnsi" w:hAnsiTheme="minorHAnsi"/>
                <w:sz w:val="18"/>
                <w:szCs w:val="18"/>
              </w:rPr>
            </w:pPr>
            <w:r w:rsidRPr="00717C7C">
              <w:rPr>
                <w:rFonts w:asciiTheme="minorHAnsi" w:hAnsiTheme="minorHAnsi"/>
                <w:sz w:val="18"/>
                <w:szCs w:val="18"/>
              </w:rPr>
              <w:t xml:space="preserve">Referenced from MCH-01, if MCH-01 variant is b or c, then display ‘Not a CFVCS’, </w:t>
            </w:r>
          </w:p>
          <w:p w14:paraId="251D2CBB" w14:textId="07531578" w:rsidR="00720D5E" w:rsidRPr="00717C7C" w:rsidRDefault="00720D5E" w:rsidP="00720D5E">
            <w:pPr>
              <w:keepNext/>
              <w:rPr>
                <w:rFonts w:asciiTheme="minorHAnsi" w:hAnsiTheme="minorHAnsi"/>
                <w:sz w:val="18"/>
                <w:szCs w:val="18"/>
              </w:rPr>
            </w:pPr>
            <w:r w:rsidRPr="00717C7C">
              <w:rPr>
                <w:rFonts w:asciiTheme="minorHAnsi" w:hAnsiTheme="minorHAnsi"/>
                <w:sz w:val="18"/>
                <w:szCs w:val="18"/>
              </w:rPr>
              <w:t>If B05 Central Fan Ventilation Cooling System Type = Variable, then display ‘Variable CFVCS’,</w:t>
            </w:r>
          </w:p>
          <w:p w14:paraId="703947E3" w14:textId="77777777" w:rsidR="00720D5E" w:rsidRPr="00717C7C" w:rsidRDefault="00720D5E" w:rsidP="00720D5E">
            <w:pPr>
              <w:keepNext/>
              <w:rPr>
                <w:rFonts w:asciiTheme="minorHAnsi" w:hAnsiTheme="minorHAnsi"/>
                <w:sz w:val="18"/>
                <w:szCs w:val="18"/>
              </w:rPr>
            </w:pPr>
            <w:proofErr w:type="spellStart"/>
            <w:r w:rsidRPr="00717C7C">
              <w:rPr>
                <w:rFonts w:asciiTheme="minorHAnsi" w:hAnsiTheme="minorHAnsi"/>
                <w:sz w:val="18"/>
                <w:szCs w:val="18"/>
              </w:rPr>
              <w:t>ElseIf</w:t>
            </w:r>
            <w:proofErr w:type="spellEnd"/>
            <w:r w:rsidRPr="00717C7C">
              <w:rPr>
                <w:rFonts w:asciiTheme="minorHAnsi" w:hAnsiTheme="minorHAnsi"/>
                <w:sz w:val="18"/>
                <w:szCs w:val="18"/>
              </w:rPr>
              <w:t xml:space="preserve"> Type = Fixed, then display ‘Fixed CFVCS’,</w:t>
            </w:r>
          </w:p>
          <w:p w14:paraId="09FC964F" w14:textId="3A7EFEBD" w:rsidR="00720D5E" w:rsidRPr="00717C7C" w:rsidRDefault="00720D5E" w:rsidP="00720D5E">
            <w:pPr>
              <w:keepNext/>
              <w:rPr>
                <w:rFonts w:asciiTheme="minorHAnsi" w:hAnsiTheme="minorHAnsi"/>
                <w:sz w:val="18"/>
                <w:szCs w:val="18"/>
              </w:rPr>
            </w:pPr>
            <w:r w:rsidRPr="00717C7C">
              <w:rPr>
                <w:rFonts w:asciiTheme="minorHAnsi" w:hAnsiTheme="minorHAnsi"/>
                <w:sz w:val="18"/>
                <w:szCs w:val="18"/>
              </w:rPr>
              <w:t>otherwise display ‘Not a CFVCS’.&gt;&gt;</w:t>
            </w:r>
          </w:p>
        </w:tc>
      </w:tr>
    </w:tbl>
    <w:p w14:paraId="1933EA99" w14:textId="77777777" w:rsidR="001B0D2A" w:rsidRPr="00717C7C" w:rsidRDefault="001B0D2A">
      <w:pPr>
        <w:rPr>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3"/>
        <w:gridCol w:w="4812"/>
        <w:gridCol w:w="5505"/>
      </w:tblGrid>
      <w:tr w:rsidR="001868E8" w:rsidRPr="00717C7C" w:rsidDel="001739A4" w14:paraId="1933EA9C" w14:textId="77777777" w:rsidTr="00693010">
        <w:trPr>
          <w:cantSplit/>
          <w:trHeight w:val="432"/>
        </w:trPr>
        <w:tc>
          <w:tcPr>
            <w:tcW w:w="11030" w:type="dxa"/>
            <w:gridSpan w:val="3"/>
            <w:vAlign w:val="center"/>
          </w:tcPr>
          <w:p w14:paraId="1933EA9A" w14:textId="5F5725CE" w:rsidR="001868E8" w:rsidRPr="00717C7C" w:rsidRDefault="001868E8" w:rsidP="002E17DB">
            <w:pPr>
              <w:keepNext/>
              <w:rPr>
                <w:rFonts w:asciiTheme="minorHAnsi" w:hAnsiTheme="minorHAnsi"/>
                <w:b/>
                <w:sz w:val="18"/>
                <w:szCs w:val="18"/>
              </w:rPr>
            </w:pPr>
            <w:r w:rsidRPr="00717C7C">
              <w:rPr>
                <w:rFonts w:asciiTheme="minorHAnsi" w:hAnsiTheme="minorHAnsi"/>
                <w:b/>
                <w:sz w:val="18"/>
                <w:szCs w:val="18"/>
              </w:rPr>
              <w:t xml:space="preserve">B. Hole for the </w:t>
            </w:r>
            <w:r w:rsidR="00617914" w:rsidRPr="00717C7C">
              <w:rPr>
                <w:rFonts w:asciiTheme="minorHAnsi" w:hAnsiTheme="minorHAnsi"/>
                <w:b/>
                <w:sz w:val="18"/>
                <w:szCs w:val="18"/>
              </w:rPr>
              <w:t>P</w:t>
            </w:r>
            <w:r w:rsidRPr="00717C7C">
              <w:rPr>
                <w:rFonts w:asciiTheme="minorHAnsi" w:hAnsiTheme="minorHAnsi"/>
                <w:b/>
                <w:sz w:val="18"/>
                <w:szCs w:val="18"/>
              </w:rPr>
              <w:t xml:space="preserve">lacement of a Static Pressure Probe (HSPP), and Permanently </w:t>
            </w:r>
            <w:r w:rsidR="00617914" w:rsidRPr="00717C7C">
              <w:rPr>
                <w:rFonts w:asciiTheme="minorHAnsi" w:hAnsiTheme="minorHAnsi"/>
                <w:b/>
                <w:sz w:val="18"/>
                <w:szCs w:val="18"/>
              </w:rPr>
              <w:t>I</w:t>
            </w:r>
            <w:r w:rsidRPr="00717C7C">
              <w:rPr>
                <w:rFonts w:asciiTheme="minorHAnsi" w:hAnsiTheme="minorHAnsi"/>
                <w:b/>
                <w:sz w:val="18"/>
                <w:szCs w:val="18"/>
              </w:rPr>
              <w:t xml:space="preserve">nstalled Static Pressure Probe (PSPP) in the </w:t>
            </w:r>
            <w:r w:rsidR="00617914" w:rsidRPr="00717C7C">
              <w:rPr>
                <w:rFonts w:asciiTheme="minorHAnsi" w:hAnsiTheme="minorHAnsi"/>
                <w:b/>
                <w:sz w:val="18"/>
                <w:szCs w:val="18"/>
              </w:rPr>
              <w:t>S</w:t>
            </w:r>
            <w:r w:rsidRPr="00717C7C">
              <w:rPr>
                <w:rFonts w:asciiTheme="minorHAnsi" w:hAnsiTheme="minorHAnsi"/>
                <w:b/>
                <w:sz w:val="18"/>
                <w:szCs w:val="18"/>
              </w:rPr>
              <w:t xml:space="preserve">upply </w:t>
            </w:r>
            <w:r w:rsidR="00617914" w:rsidRPr="00717C7C">
              <w:rPr>
                <w:rFonts w:asciiTheme="minorHAnsi" w:hAnsiTheme="minorHAnsi"/>
                <w:b/>
                <w:sz w:val="18"/>
                <w:szCs w:val="18"/>
              </w:rPr>
              <w:t>P</w:t>
            </w:r>
            <w:r w:rsidRPr="00717C7C">
              <w:rPr>
                <w:rFonts w:asciiTheme="minorHAnsi" w:hAnsiTheme="minorHAnsi"/>
                <w:b/>
                <w:sz w:val="18"/>
                <w:szCs w:val="18"/>
              </w:rPr>
              <w:t>lenum</w:t>
            </w:r>
          </w:p>
          <w:p w14:paraId="1933EA9B" w14:textId="77777777" w:rsidR="001868E8" w:rsidRPr="00717C7C" w:rsidRDefault="001868E8" w:rsidP="002E17DB">
            <w:pPr>
              <w:pStyle w:val="BulletCALetter"/>
              <w:spacing w:before="0"/>
              <w:ind w:left="0" w:firstLine="0"/>
              <w:rPr>
                <w:rFonts w:asciiTheme="minorHAnsi" w:hAnsiTheme="minorHAnsi"/>
                <w:sz w:val="18"/>
                <w:szCs w:val="18"/>
              </w:rPr>
            </w:pPr>
            <w:r w:rsidRPr="00717C7C">
              <w:rPr>
                <w:rFonts w:asciiTheme="minorHAnsi" w:hAnsiTheme="minorHAnsi"/>
                <w:i/>
                <w:sz w:val="18"/>
                <w:szCs w:val="18"/>
              </w:rPr>
              <w:t xml:space="preserve">Procedures for installing HSPP or PSPP are specified in RA3.3.1.1.  </w:t>
            </w:r>
          </w:p>
        </w:tc>
      </w:tr>
      <w:tr w:rsidR="001868E8" w:rsidRPr="00717C7C" w:rsidDel="001739A4" w14:paraId="1933EAA7" w14:textId="77777777" w:rsidTr="00693010">
        <w:trPr>
          <w:cantSplit/>
          <w:trHeight w:val="432"/>
        </w:trPr>
        <w:tc>
          <w:tcPr>
            <w:tcW w:w="475" w:type="dxa"/>
            <w:vAlign w:val="center"/>
          </w:tcPr>
          <w:p w14:paraId="1933EA9D" w14:textId="77777777" w:rsidR="001868E8" w:rsidRPr="00717C7C" w:rsidRDefault="001868E8" w:rsidP="002E17DB">
            <w:pPr>
              <w:pStyle w:val="IndexHeading"/>
              <w:jc w:val="center"/>
              <w:rPr>
                <w:rFonts w:asciiTheme="minorHAnsi" w:hAnsiTheme="minorHAnsi"/>
                <w:b w:val="0"/>
                <w:sz w:val="18"/>
                <w:szCs w:val="18"/>
              </w:rPr>
            </w:pPr>
            <w:r w:rsidRPr="00717C7C">
              <w:rPr>
                <w:rFonts w:asciiTheme="minorHAnsi" w:hAnsiTheme="minorHAnsi"/>
                <w:b w:val="0"/>
                <w:sz w:val="18"/>
                <w:szCs w:val="18"/>
              </w:rPr>
              <w:t>01</w:t>
            </w:r>
          </w:p>
        </w:tc>
        <w:tc>
          <w:tcPr>
            <w:tcW w:w="4921" w:type="dxa"/>
            <w:vAlign w:val="center"/>
          </w:tcPr>
          <w:p w14:paraId="1933EA9E" w14:textId="0E49A235" w:rsidR="001868E8" w:rsidRPr="00717C7C" w:rsidRDefault="001868E8" w:rsidP="00617914">
            <w:pPr>
              <w:rPr>
                <w:rFonts w:asciiTheme="minorHAnsi" w:hAnsiTheme="minorHAnsi"/>
                <w:sz w:val="18"/>
                <w:szCs w:val="18"/>
              </w:rPr>
            </w:pPr>
            <w:r w:rsidRPr="00717C7C">
              <w:rPr>
                <w:rFonts w:asciiTheme="minorHAnsi" w:hAnsiTheme="minorHAnsi"/>
                <w:sz w:val="18"/>
                <w:szCs w:val="18"/>
              </w:rPr>
              <w:t xml:space="preserve">Method </w:t>
            </w:r>
            <w:r w:rsidR="00617914" w:rsidRPr="00717C7C">
              <w:rPr>
                <w:rFonts w:asciiTheme="minorHAnsi" w:hAnsiTheme="minorHAnsi"/>
                <w:sz w:val="18"/>
                <w:szCs w:val="18"/>
              </w:rPr>
              <w:t>U</w:t>
            </w:r>
            <w:r w:rsidRPr="00717C7C">
              <w:rPr>
                <w:rFonts w:asciiTheme="minorHAnsi" w:hAnsiTheme="minorHAnsi"/>
                <w:sz w:val="18"/>
                <w:szCs w:val="18"/>
              </w:rPr>
              <w:t xml:space="preserve">sed to </w:t>
            </w:r>
            <w:r w:rsidR="00617914" w:rsidRPr="00717C7C">
              <w:rPr>
                <w:rFonts w:asciiTheme="minorHAnsi" w:hAnsiTheme="minorHAnsi"/>
                <w:sz w:val="18"/>
                <w:szCs w:val="18"/>
              </w:rPr>
              <w:t>D</w:t>
            </w:r>
            <w:r w:rsidRPr="00717C7C">
              <w:rPr>
                <w:rFonts w:asciiTheme="minorHAnsi" w:hAnsiTheme="minorHAnsi"/>
                <w:sz w:val="18"/>
                <w:szCs w:val="18"/>
              </w:rPr>
              <w:t xml:space="preserve">emonstrate </w:t>
            </w:r>
            <w:r w:rsidR="00617914" w:rsidRPr="00717C7C">
              <w:rPr>
                <w:rFonts w:asciiTheme="minorHAnsi" w:hAnsiTheme="minorHAnsi"/>
                <w:sz w:val="18"/>
                <w:szCs w:val="18"/>
              </w:rPr>
              <w:t>C</w:t>
            </w:r>
            <w:r w:rsidRPr="00717C7C">
              <w:rPr>
                <w:rFonts w:asciiTheme="minorHAnsi" w:hAnsiTheme="minorHAnsi"/>
                <w:sz w:val="18"/>
                <w:szCs w:val="18"/>
              </w:rPr>
              <w:t xml:space="preserve">ompliance with the HSPP/PSPP </w:t>
            </w:r>
            <w:r w:rsidR="00617914" w:rsidRPr="00717C7C">
              <w:rPr>
                <w:rFonts w:asciiTheme="minorHAnsi" w:hAnsiTheme="minorHAnsi"/>
                <w:sz w:val="18"/>
                <w:szCs w:val="18"/>
              </w:rPr>
              <w:t>R</w:t>
            </w:r>
            <w:r w:rsidRPr="00717C7C">
              <w:rPr>
                <w:rFonts w:asciiTheme="minorHAnsi" w:hAnsiTheme="minorHAnsi"/>
                <w:sz w:val="18"/>
                <w:szCs w:val="18"/>
              </w:rPr>
              <w:t>equirement</w:t>
            </w:r>
          </w:p>
        </w:tc>
        <w:tc>
          <w:tcPr>
            <w:tcW w:w="5634" w:type="dxa"/>
            <w:vAlign w:val="center"/>
          </w:tcPr>
          <w:p w14:paraId="1933EA9F" w14:textId="77777777" w:rsidR="001868E8" w:rsidRPr="00717C7C" w:rsidRDefault="001868E8" w:rsidP="002E17DB">
            <w:pPr>
              <w:pStyle w:val="Header"/>
              <w:keepNext/>
              <w:tabs>
                <w:tab w:val="clear" w:pos="4320"/>
                <w:tab w:val="clear" w:pos="8640"/>
              </w:tabs>
              <w:rPr>
                <w:rFonts w:asciiTheme="minorHAnsi" w:hAnsiTheme="minorHAnsi"/>
                <w:sz w:val="18"/>
                <w:szCs w:val="18"/>
              </w:rPr>
            </w:pPr>
            <w:r w:rsidRPr="00717C7C">
              <w:rPr>
                <w:rFonts w:asciiTheme="minorHAnsi" w:hAnsiTheme="minorHAnsi"/>
                <w:sz w:val="18"/>
                <w:szCs w:val="18"/>
              </w:rPr>
              <w:t>&lt;&lt;</w:t>
            </w:r>
            <w:proofErr w:type="gramStart"/>
            <w:r w:rsidRPr="00717C7C">
              <w:rPr>
                <w:rFonts w:asciiTheme="minorHAnsi" w:hAnsiTheme="minorHAnsi"/>
                <w:sz w:val="18"/>
                <w:szCs w:val="18"/>
              </w:rPr>
              <w:t>user</w:t>
            </w:r>
            <w:proofErr w:type="gramEnd"/>
            <w:r w:rsidRPr="00717C7C">
              <w:rPr>
                <w:rFonts w:asciiTheme="minorHAnsi" w:hAnsiTheme="minorHAnsi"/>
                <w:sz w:val="18"/>
                <w:szCs w:val="18"/>
              </w:rPr>
              <w:t xml:space="preserve"> select one of the options from list: </w:t>
            </w:r>
          </w:p>
          <w:p w14:paraId="1933EAA0" w14:textId="77777777" w:rsidR="001868E8" w:rsidRPr="00717C7C" w:rsidRDefault="001868E8" w:rsidP="002E17DB">
            <w:pPr>
              <w:pStyle w:val="Header"/>
              <w:keepNext/>
              <w:tabs>
                <w:tab w:val="clear" w:pos="4320"/>
                <w:tab w:val="clear" w:pos="8640"/>
              </w:tabs>
              <w:rPr>
                <w:rFonts w:asciiTheme="minorHAnsi" w:hAnsiTheme="minorHAnsi"/>
                <w:sz w:val="18"/>
                <w:szCs w:val="18"/>
              </w:rPr>
            </w:pPr>
            <w:r w:rsidRPr="00717C7C">
              <w:rPr>
                <w:rFonts w:asciiTheme="minorHAnsi" w:hAnsiTheme="minorHAnsi"/>
                <w:sz w:val="18"/>
                <w:szCs w:val="18"/>
              </w:rPr>
              <w:t>**</w:t>
            </w:r>
            <w:r w:rsidRPr="00717C7C">
              <w:rPr>
                <w:rFonts w:asciiTheme="minorHAnsi" w:hAnsiTheme="minorHAnsi"/>
                <w:sz w:val="18"/>
                <w:szCs w:val="18"/>
                <w:u w:val="single"/>
              </w:rPr>
              <w:t>HSPP installed</w:t>
            </w:r>
            <w:r w:rsidRPr="00717C7C">
              <w:rPr>
                <w:rFonts w:asciiTheme="minorHAnsi" w:hAnsiTheme="minorHAnsi"/>
                <w:sz w:val="18"/>
                <w:szCs w:val="18"/>
              </w:rPr>
              <w:t xml:space="preserve"> and labeled consistent with Figure RA3.3-</w:t>
            </w:r>
            <w:proofErr w:type="gramStart"/>
            <w:r w:rsidRPr="00717C7C">
              <w:rPr>
                <w:rFonts w:asciiTheme="minorHAnsi" w:hAnsiTheme="minorHAnsi"/>
                <w:sz w:val="18"/>
                <w:szCs w:val="18"/>
              </w:rPr>
              <w:t>1;</w:t>
            </w:r>
            <w:proofErr w:type="gramEnd"/>
            <w:r w:rsidRPr="00717C7C">
              <w:rPr>
                <w:rFonts w:asciiTheme="minorHAnsi" w:hAnsiTheme="minorHAnsi"/>
                <w:sz w:val="18"/>
                <w:szCs w:val="18"/>
              </w:rPr>
              <w:t xml:space="preserve"> </w:t>
            </w:r>
          </w:p>
          <w:p w14:paraId="1933EAA1" w14:textId="77777777" w:rsidR="001868E8" w:rsidRPr="00717C7C" w:rsidRDefault="001868E8" w:rsidP="002E17DB">
            <w:pPr>
              <w:pStyle w:val="Header"/>
              <w:keepNext/>
              <w:tabs>
                <w:tab w:val="clear" w:pos="4320"/>
                <w:tab w:val="clear" w:pos="8640"/>
              </w:tabs>
              <w:rPr>
                <w:rFonts w:asciiTheme="minorHAnsi" w:hAnsiTheme="minorHAnsi"/>
                <w:sz w:val="18"/>
                <w:szCs w:val="18"/>
              </w:rPr>
            </w:pPr>
            <w:r w:rsidRPr="00717C7C">
              <w:rPr>
                <w:rFonts w:asciiTheme="minorHAnsi" w:hAnsiTheme="minorHAnsi"/>
                <w:sz w:val="18"/>
                <w:szCs w:val="18"/>
              </w:rPr>
              <w:t xml:space="preserve">or </w:t>
            </w:r>
          </w:p>
          <w:p w14:paraId="1933EAA2" w14:textId="77777777" w:rsidR="001868E8" w:rsidRPr="00717C7C" w:rsidRDefault="001868E8" w:rsidP="002E17DB">
            <w:pPr>
              <w:pStyle w:val="Header"/>
              <w:keepNext/>
              <w:tabs>
                <w:tab w:val="clear" w:pos="4320"/>
                <w:tab w:val="clear" w:pos="8640"/>
              </w:tabs>
              <w:rPr>
                <w:rFonts w:asciiTheme="minorHAnsi" w:hAnsiTheme="minorHAnsi"/>
                <w:sz w:val="18"/>
                <w:szCs w:val="18"/>
              </w:rPr>
            </w:pPr>
            <w:r w:rsidRPr="00717C7C">
              <w:rPr>
                <w:rFonts w:asciiTheme="minorHAnsi" w:hAnsiTheme="minorHAnsi"/>
                <w:sz w:val="18"/>
                <w:szCs w:val="18"/>
              </w:rPr>
              <w:t>**</w:t>
            </w:r>
            <w:r w:rsidRPr="00717C7C">
              <w:rPr>
                <w:rFonts w:asciiTheme="minorHAnsi" w:hAnsiTheme="minorHAnsi"/>
                <w:sz w:val="18"/>
                <w:szCs w:val="18"/>
                <w:u w:val="single"/>
              </w:rPr>
              <w:t>PSPP installed</w:t>
            </w:r>
            <w:r w:rsidRPr="00717C7C">
              <w:rPr>
                <w:rFonts w:asciiTheme="minorHAnsi" w:hAnsiTheme="minorHAnsi"/>
                <w:sz w:val="18"/>
                <w:szCs w:val="18"/>
              </w:rPr>
              <w:t xml:space="preserve"> and labeled consistent with Figure RA3.3-1, </w:t>
            </w:r>
          </w:p>
          <w:p w14:paraId="1933EAA3" w14:textId="77777777" w:rsidR="001868E8" w:rsidRPr="00717C7C" w:rsidRDefault="001868E8" w:rsidP="002E17DB">
            <w:pPr>
              <w:pStyle w:val="Header"/>
              <w:keepNext/>
              <w:tabs>
                <w:tab w:val="clear" w:pos="4320"/>
                <w:tab w:val="clear" w:pos="8640"/>
              </w:tabs>
              <w:rPr>
                <w:rFonts w:asciiTheme="minorHAnsi" w:hAnsiTheme="minorHAnsi"/>
                <w:sz w:val="18"/>
                <w:szCs w:val="18"/>
              </w:rPr>
            </w:pPr>
            <w:r w:rsidRPr="00717C7C">
              <w:rPr>
                <w:rFonts w:asciiTheme="minorHAnsi" w:hAnsiTheme="minorHAnsi"/>
                <w:sz w:val="18"/>
                <w:szCs w:val="18"/>
              </w:rPr>
              <w:t>or</w:t>
            </w:r>
          </w:p>
          <w:p w14:paraId="1933EAA4" w14:textId="77777777" w:rsidR="001868E8" w:rsidRPr="00717C7C" w:rsidRDefault="001868E8" w:rsidP="002E17DB">
            <w:pPr>
              <w:keepNext/>
              <w:rPr>
                <w:rFonts w:asciiTheme="minorHAnsi" w:hAnsiTheme="minorHAnsi"/>
                <w:sz w:val="18"/>
                <w:szCs w:val="18"/>
              </w:rPr>
            </w:pPr>
            <w:r w:rsidRPr="00717C7C">
              <w:rPr>
                <w:rFonts w:asciiTheme="minorHAnsi" w:hAnsiTheme="minorHAnsi"/>
                <w:sz w:val="18"/>
                <w:szCs w:val="18"/>
              </w:rPr>
              <w:t xml:space="preserve">**HSPP/PSPP cannot be installed consistent with Figure RA3.3-1.  An </w:t>
            </w:r>
            <w:r w:rsidRPr="00717C7C">
              <w:rPr>
                <w:rFonts w:asciiTheme="minorHAnsi" w:hAnsiTheme="minorHAnsi"/>
                <w:sz w:val="18"/>
                <w:szCs w:val="18"/>
                <w:u w:val="single"/>
              </w:rPr>
              <w:t>alternative location</w:t>
            </w:r>
            <w:r w:rsidRPr="00717C7C">
              <w:rPr>
                <w:rFonts w:asciiTheme="minorHAnsi" w:hAnsiTheme="minorHAnsi"/>
                <w:sz w:val="18"/>
                <w:szCs w:val="18"/>
              </w:rPr>
              <w:t xml:space="preserve"> has been provided and clearly labeled, </w:t>
            </w:r>
          </w:p>
          <w:p w14:paraId="1933EAA5" w14:textId="77777777" w:rsidR="001868E8" w:rsidRPr="00717C7C" w:rsidRDefault="001868E8" w:rsidP="002E17DB">
            <w:pPr>
              <w:keepNext/>
              <w:rPr>
                <w:rFonts w:asciiTheme="minorHAnsi" w:hAnsiTheme="minorHAnsi"/>
                <w:sz w:val="18"/>
                <w:szCs w:val="18"/>
              </w:rPr>
            </w:pPr>
            <w:r w:rsidRPr="00717C7C">
              <w:rPr>
                <w:rFonts w:asciiTheme="minorHAnsi" w:hAnsiTheme="minorHAnsi"/>
                <w:sz w:val="18"/>
                <w:szCs w:val="18"/>
              </w:rPr>
              <w:t xml:space="preserve">or </w:t>
            </w:r>
          </w:p>
          <w:p w14:paraId="1933EAA6" w14:textId="77777777" w:rsidR="005B3895" w:rsidRPr="00717C7C" w:rsidRDefault="001868E8" w:rsidP="002E17DB">
            <w:pPr>
              <w:pStyle w:val="ListParagraph"/>
              <w:keepNext/>
              <w:ind w:left="0"/>
              <w:rPr>
                <w:rFonts w:asciiTheme="minorHAnsi" w:hAnsiTheme="minorHAnsi"/>
                <w:sz w:val="18"/>
                <w:szCs w:val="18"/>
              </w:rPr>
            </w:pPr>
            <w:r w:rsidRPr="00717C7C">
              <w:rPr>
                <w:rFonts w:asciiTheme="minorHAnsi" w:hAnsiTheme="minorHAnsi"/>
                <w:sz w:val="18"/>
                <w:szCs w:val="18"/>
              </w:rPr>
              <w:t>** HSPP/</w:t>
            </w:r>
            <w:proofErr w:type="gramStart"/>
            <w:r w:rsidRPr="00717C7C">
              <w:rPr>
                <w:rFonts w:asciiTheme="minorHAnsi" w:hAnsiTheme="minorHAnsi"/>
                <w:sz w:val="18"/>
                <w:szCs w:val="18"/>
              </w:rPr>
              <w:t>PSPP  are</w:t>
            </w:r>
            <w:proofErr w:type="gramEnd"/>
            <w:r w:rsidRPr="00717C7C">
              <w:rPr>
                <w:rFonts w:asciiTheme="minorHAnsi" w:hAnsiTheme="minorHAnsi"/>
                <w:sz w:val="18"/>
                <w:szCs w:val="18"/>
              </w:rPr>
              <w:t xml:space="preserve"> </w:t>
            </w:r>
            <w:r w:rsidRPr="00717C7C">
              <w:rPr>
                <w:rFonts w:asciiTheme="minorHAnsi" w:hAnsiTheme="minorHAnsi"/>
                <w:sz w:val="18"/>
                <w:szCs w:val="18"/>
                <w:u w:val="single"/>
              </w:rPr>
              <w:t>not applicable</w:t>
            </w:r>
            <w:r w:rsidRPr="00717C7C">
              <w:rPr>
                <w:rFonts w:asciiTheme="minorHAnsi" w:hAnsiTheme="minorHAnsi"/>
                <w:sz w:val="18"/>
                <w:szCs w:val="18"/>
              </w:rPr>
              <w:t xml:space="preserve"> to this system &gt;&gt;</w:t>
            </w:r>
          </w:p>
        </w:tc>
      </w:tr>
    </w:tbl>
    <w:p w14:paraId="1933EAA8" w14:textId="77777777" w:rsidR="001868E8" w:rsidRPr="00717C7C" w:rsidRDefault="001868E8" w:rsidP="00473374">
      <w:pPr>
        <w:rPr>
          <w:rFonts w:ascii="Calibri" w:hAnsi="Calibri"/>
        </w:rPr>
      </w:pPr>
    </w:p>
    <w:tbl>
      <w:tblPr>
        <w:tblpPr w:leftFromText="180" w:rightFromText="180" w:vertAnchor="text" w:tblpY="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9"/>
        <w:gridCol w:w="4129"/>
        <w:gridCol w:w="6262"/>
      </w:tblGrid>
      <w:tr w:rsidR="001868E8" w:rsidRPr="00717C7C" w14:paraId="1933EAAC" w14:textId="77777777" w:rsidTr="00D62CC2">
        <w:trPr>
          <w:cantSplit/>
          <w:trHeight w:val="432"/>
        </w:trPr>
        <w:tc>
          <w:tcPr>
            <w:tcW w:w="5000" w:type="pct"/>
            <w:gridSpan w:val="3"/>
            <w:vAlign w:val="center"/>
          </w:tcPr>
          <w:p w14:paraId="1933EAAA" w14:textId="6B7A2D7A" w:rsidR="001868E8" w:rsidRPr="00717C7C" w:rsidRDefault="001868E8" w:rsidP="005673FC">
            <w:pPr>
              <w:keepNext/>
              <w:rPr>
                <w:rFonts w:asciiTheme="minorHAnsi" w:hAnsiTheme="minorHAnsi"/>
                <w:b/>
                <w:sz w:val="18"/>
                <w:szCs w:val="18"/>
              </w:rPr>
            </w:pPr>
            <w:r w:rsidRPr="00717C7C">
              <w:rPr>
                <w:rFonts w:asciiTheme="minorHAnsi" w:hAnsiTheme="minorHAnsi"/>
                <w:b/>
                <w:sz w:val="18"/>
                <w:szCs w:val="18"/>
              </w:rPr>
              <w:t>C. Airflow Rate Measurement Apparatus and Procedure Information</w:t>
            </w:r>
          </w:p>
          <w:p w14:paraId="1933EAAB" w14:textId="77777777" w:rsidR="001868E8" w:rsidRPr="00717C7C" w:rsidRDefault="001868E8" w:rsidP="005673FC">
            <w:pPr>
              <w:keepNext/>
              <w:rPr>
                <w:rFonts w:asciiTheme="minorHAnsi" w:hAnsiTheme="minorHAnsi"/>
                <w:b/>
                <w:sz w:val="18"/>
                <w:szCs w:val="18"/>
              </w:rPr>
            </w:pPr>
            <w:r w:rsidRPr="00717C7C">
              <w:rPr>
                <w:rFonts w:asciiTheme="minorHAnsi" w:hAnsiTheme="minorHAnsi"/>
                <w:sz w:val="18"/>
                <w:szCs w:val="18"/>
              </w:rPr>
              <w:t>Instrument Specifications are given in RA3.3.1.1, and system airflow rate measurement apparatus information is given in RA3.3.2.</w:t>
            </w:r>
          </w:p>
        </w:tc>
      </w:tr>
      <w:tr w:rsidR="001868E8" w:rsidRPr="00717C7C" w14:paraId="1933EAB4" w14:textId="77777777" w:rsidTr="00D62CC2">
        <w:trPr>
          <w:cantSplit/>
          <w:trHeight w:val="432"/>
        </w:trPr>
        <w:tc>
          <w:tcPr>
            <w:tcW w:w="181" w:type="pct"/>
            <w:vAlign w:val="center"/>
          </w:tcPr>
          <w:p w14:paraId="1933EAAD" w14:textId="77777777" w:rsidR="001868E8" w:rsidRPr="00717C7C" w:rsidRDefault="001868E8" w:rsidP="005673FC">
            <w:pPr>
              <w:keepNext/>
              <w:jc w:val="center"/>
              <w:rPr>
                <w:rFonts w:asciiTheme="minorHAnsi" w:hAnsiTheme="minorHAnsi"/>
                <w:sz w:val="18"/>
                <w:szCs w:val="18"/>
              </w:rPr>
            </w:pPr>
            <w:r w:rsidRPr="00717C7C">
              <w:rPr>
                <w:rFonts w:asciiTheme="minorHAnsi" w:hAnsiTheme="minorHAnsi"/>
                <w:sz w:val="18"/>
                <w:szCs w:val="18"/>
              </w:rPr>
              <w:t>01</w:t>
            </w:r>
          </w:p>
        </w:tc>
        <w:tc>
          <w:tcPr>
            <w:tcW w:w="1977" w:type="pct"/>
            <w:vAlign w:val="center"/>
          </w:tcPr>
          <w:p w14:paraId="1933EAAE" w14:textId="76BFD554" w:rsidR="001868E8" w:rsidRPr="00717C7C" w:rsidRDefault="001868E8" w:rsidP="005673FC">
            <w:pPr>
              <w:keepNext/>
              <w:rPr>
                <w:rFonts w:asciiTheme="minorHAnsi" w:hAnsiTheme="minorHAnsi"/>
                <w:sz w:val="18"/>
                <w:szCs w:val="18"/>
              </w:rPr>
            </w:pPr>
            <w:r w:rsidRPr="00717C7C">
              <w:rPr>
                <w:rFonts w:asciiTheme="minorHAnsi" w:hAnsiTheme="minorHAnsi"/>
                <w:sz w:val="18"/>
                <w:szCs w:val="18"/>
              </w:rPr>
              <w:t xml:space="preserve">Airflow Rate Measurement Type </w:t>
            </w:r>
            <w:r w:rsidR="002B0777" w:rsidRPr="00717C7C">
              <w:rPr>
                <w:rFonts w:asciiTheme="minorHAnsi" w:hAnsiTheme="minorHAnsi"/>
                <w:sz w:val="18"/>
                <w:szCs w:val="18"/>
              </w:rPr>
              <w:t>U</w:t>
            </w:r>
            <w:r w:rsidRPr="00717C7C">
              <w:rPr>
                <w:rFonts w:asciiTheme="minorHAnsi" w:hAnsiTheme="minorHAnsi"/>
                <w:sz w:val="18"/>
                <w:szCs w:val="18"/>
              </w:rPr>
              <w:t xml:space="preserve">sed for this </w:t>
            </w:r>
            <w:r w:rsidR="002B0777" w:rsidRPr="00717C7C">
              <w:rPr>
                <w:rFonts w:asciiTheme="minorHAnsi" w:hAnsiTheme="minorHAnsi"/>
                <w:sz w:val="18"/>
                <w:szCs w:val="18"/>
              </w:rPr>
              <w:t>A</w:t>
            </w:r>
            <w:r w:rsidRPr="00717C7C">
              <w:rPr>
                <w:rFonts w:asciiTheme="minorHAnsi" w:hAnsiTheme="minorHAnsi"/>
                <w:sz w:val="18"/>
                <w:szCs w:val="18"/>
              </w:rPr>
              <w:t xml:space="preserve">irflow </w:t>
            </w:r>
            <w:r w:rsidR="002B0777" w:rsidRPr="00717C7C">
              <w:rPr>
                <w:rFonts w:asciiTheme="minorHAnsi" w:hAnsiTheme="minorHAnsi"/>
                <w:sz w:val="18"/>
                <w:szCs w:val="18"/>
              </w:rPr>
              <w:t>R</w:t>
            </w:r>
            <w:r w:rsidRPr="00717C7C">
              <w:rPr>
                <w:rFonts w:asciiTheme="minorHAnsi" w:hAnsiTheme="minorHAnsi"/>
                <w:sz w:val="18"/>
                <w:szCs w:val="18"/>
              </w:rPr>
              <w:t xml:space="preserve">ate </w:t>
            </w:r>
            <w:r w:rsidR="002B0777" w:rsidRPr="00717C7C">
              <w:rPr>
                <w:rFonts w:asciiTheme="minorHAnsi" w:hAnsiTheme="minorHAnsi"/>
                <w:sz w:val="18"/>
                <w:szCs w:val="18"/>
              </w:rPr>
              <w:t>V</w:t>
            </w:r>
            <w:r w:rsidRPr="00717C7C">
              <w:rPr>
                <w:rFonts w:asciiTheme="minorHAnsi" w:hAnsiTheme="minorHAnsi"/>
                <w:sz w:val="18"/>
                <w:szCs w:val="18"/>
              </w:rPr>
              <w:t>erification</w:t>
            </w:r>
          </w:p>
        </w:tc>
        <w:tc>
          <w:tcPr>
            <w:tcW w:w="2842" w:type="pct"/>
          </w:tcPr>
          <w:p w14:paraId="1933EAAF" w14:textId="77777777" w:rsidR="001868E8" w:rsidRPr="00717C7C" w:rsidRDefault="001868E8" w:rsidP="005673FC">
            <w:pPr>
              <w:keepNext/>
              <w:rPr>
                <w:rFonts w:asciiTheme="minorHAnsi" w:hAnsiTheme="minorHAnsi"/>
                <w:sz w:val="18"/>
                <w:szCs w:val="18"/>
              </w:rPr>
            </w:pPr>
            <w:r w:rsidRPr="00717C7C">
              <w:rPr>
                <w:rFonts w:asciiTheme="minorHAnsi" w:hAnsiTheme="minorHAnsi"/>
                <w:sz w:val="18"/>
                <w:szCs w:val="18"/>
              </w:rPr>
              <w:t xml:space="preserve">&lt;&lt; </w:t>
            </w:r>
            <w:proofErr w:type="gramStart"/>
            <w:r w:rsidRPr="00717C7C">
              <w:rPr>
                <w:rFonts w:asciiTheme="minorHAnsi" w:hAnsiTheme="minorHAnsi"/>
                <w:sz w:val="18"/>
                <w:szCs w:val="18"/>
              </w:rPr>
              <w:t>user</w:t>
            </w:r>
            <w:proofErr w:type="gramEnd"/>
            <w:r w:rsidRPr="00717C7C">
              <w:rPr>
                <w:rFonts w:asciiTheme="minorHAnsi" w:hAnsiTheme="minorHAnsi"/>
                <w:sz w:val="18"/>
                <w:szCs w:val="18"/>
              </w:rPr>
              <w:t xml:space="preserve"> select one from list: </w:t>
            </w:r>
          </w:p>
          <w:p w14:paraId="1933EAB0" w14:textId="77777777" w:rsidR="001868E8" w:rsidRPr="00717C7C" w:rsidRDefault="001868E8" w:rsidP="005673FC">
            <w:pPr>
              <w:pStyle w:val="ListParagraph"/>
              <w:keepNext/>
              <w:numPr>
                <w:ilvl w:val="0"/>
                <w:numId w:val="29"/>
              </w:numPr>
              <w:rPr>
                <w:rFonts w:asciiTheme="minorHAnsi" w:hAnsiTheme="minorHAnsi"/>
                <w:sz w:val="18"/>
                <w:szCs w:val="18"/>
              </w:rPr>
            </w:pPr>
            <w:r w:rsidRPr="00717C7C">
              <w:rPr>
                <w:rFonts w:asciiTheme="minorHAnsi" w:hAnsiTheme="minorHAnsi"/>
                <w:sz w:val="18"/>
                <w:szCs w:val="18"/>
                <w:u w:val="single"/>
              </w:rPr>
              <w:lastRenderedPageBreak/>
              <w:t xml:space="preserve">Fan Flowmeter </w:t>
            </w:r>
            <w:r w:rsidRPr="00717C7C">
              <w:rPr>
                <w:rFonts w:asciiTheme="minorHAnsi" w:hAnsiTheme="minorHAnsi"/>
                <w:sz w:val="18"/>
                <w:szCs w:val="18"/>
              </w:rPr>
              <w:t>according to procedure in RA3.3.3.1.1</w:t>
            </w:r>
          </w:p>
          <w:p w14:paraId="1933EAB1" w14:textId="77777777" w:rsidR="001868E8" w:rsidRPr="00717C7C" w:rsidRDefault="001868E8" w:rsidP="005673FC">
            <w:pPr>
              <w:pStyle w:val="ListParagraph"/>
              <w:keepNext/>
              <w:numPr>
                <w:ilvl w:val="0"/>
                <w:numId w:val="29"/>
              </w:numPr>
              <w:rPr>
                <w:rFonts w:asciiTheme="minorHAnsi" w:hAnsiTheme="minorHAnsi"/>
                <w:sz w:val="18"/>
                <w:szCs w:val="18"/>
              </w:rPr>
            </w:pPr>
            <w:r w:rsidRPr="00717C7C">
              <w:rPr>
                <w:rFonts w:asciiTheme="minorHAnsi" w:hAnsiTheme="minorHAnsi"/>
                <w:sz w:val="18"/>
                <w:szCs w:val="18"/>
                <w:u w:val="single"/>
              </w:rPr>
              <w:t xml:space="preserve">Flow Grid </w:t>
            </w:r>
            <w:r w:rsidRPr="00717C7C">
              <w:rPr>
                <w:rFonts w:asciiTheme="minorHAnsi" w:hAnsiTheme="minorHAnsi"/>
                <w:sz w:val="18"/>
                <w:szCs w:val="18"/>
              </w:rPr>
              <w:t>according to procedure in RA3.3.3.1.2</w:t>
            </w:r>
          </w:p>
          <w:p w14:paraId="1933EAB2" w14:textId="77777777" w:rsidR="001868E8" w:rsidRPr="00717C7C" w:rsidRDefault="001868E8" w:rsidP="005673FC">
            <w:pPr>
              <w:pStyle w:val="ListParagraph"/>
              <w:keepNext/>
              <w:numPr>
                <w:ilvl w:val="0"/>
                <w:numId w:val="29"/>
              </w:numPr>
              <w:rPr>
                <w:rFonts w:asciiTheme="minorHAnsi" w:hAnsiTheme="minorHAnsi"/>
                <w:sz w:val="18"/>
                <w:szCs w:val="18"/>
              </w:rPr>
            </w:pPr>
            <w:r w:rsidRPr="00717C7C">
              <w:rPr>
                <w:rFonts w:asciiTheme="minorHAnsi" w:hAnsiTheme="minorHAnsi"/>
                <w:sz w:val="18"/>
                <w:szCs w:val="18"/>
                <w:u w:val="single"/>
              </w:rPr>
              <w:t xml:space="preserve">Powered Flow Capture Hood </w:t>
            </w:r>
            <w:r w:rsidRPr="00717C7C">
              <w:rPr>
                <w:rFonts w:asciiTheme="minorHAnsi" w:hAnsiTheme="minorHAnsi"/>
                <w:sz w:val="18"/>
                <w:szCs w:val="18"/>
              </w:rPr>
              <w:t>according to procedure in RA3.3.3.1.3</w:t>
            </w:r>
          </w:p>
          <w:p w14:paraId="1933EAB3" w14:textId="77777777" w:rsidR="001868E8" w:rsidRPr="00717C7C" w:rsidRDefault="001868E8" w:rsidP="005673FC">
            <w:pPr>
              <w:pStyle w:val="ListParagraph"/>
              <w:keepNext/>
              <w:numPr>
                <w:ilvl w:val="0"/>
                <w:numId w:val="29"/>
              </w:numPr>
              <w:rPr>
                <w:rFonts w:asciiTheme="minorHAnsi" w:hAnsiTheme="minorHAnsi"/>
                <w:sz w:val="18"/>
                <w:szCs w:val="18"/>
              </w:rPr>
            </w:pPr>
            <w:r w:rsidRPr="00717C7C">
              <w:rPr>
                <w:rFonts w:asciiTheme="minorHAnsi" w:hAnsiTheme="minorHAnsi"/>
                <w:sz w:val="18"/>
                <w:szCs w:val="18"/>
                <w:u w:val="single"/>
              </w:rPr>
              <w:t>Traditional Flow Capture Hood</w:t>
            </w:r>
            <w:r w:rsidRPr="00717C7C">
              <w:rPr>
                <w:rFonts w:asciiTheme="minorHAnsi" w:hAnsiTheme="minorHAnsi"/>
                <w:sz w:val="18"/>
                <w:szCs w:val="18"/>
              </w:rPr>
              <w:t xml:space="preserve"> according to procedure in RA3.3.3.1.4&gt;&gt;</w:t>
            </w:r>
          </w:p>
        </w:tc>
      </w:tr>
      <w:tr w:rsidR="001868E8" w:rsidRPr="00717C7C" w14:paraId="1933EAB8" w14:textId="77777777" w:rsidTr="00D62CC2">
        <w:trPr>
          <w:cantSplit/>
          <w:trHeight w:val="432"/>
        </w:trPr>
        <w:tc>
          <w:tcPr>
            <w:tcW w:w="181" w:type="pct"/>
            <w:vAlign w:val="center"/>
          </w:tcPr>
          <w:p w14:paraId="1933EAB5" w14:textId="77777777" w:rsidR="001868E8" w:rsidRPr="00717C7C" w:rsidRDefault="001868E8" w:rsidP="005673FC">
            <w:pPr>
              <w:keepNext/>
              <w:jc w:val="center"/>
              <w:rPr>
                <w:rFonts w:asciiTheme="minorHAnsi" w:hAnsiTheme="minorHAnsi"/>
                <w:sz w:val="18"/>
                <w:szCs w:val="18"/>
              </w:rPr>
            </w:pPr>
            <w:r w:rsidRPr="00717C7C">
              <w:rPr>
                <w:rFonts w:asciiTheme="minorHAnsi" w:hAnsiTheme="minorHAnsi"/>
                <w:sz w:val="18"/>
                <w:szCs w:val="18"/>
              </w:rPr>
              <w:lastRenderedPageBreak/>
              <w:t>02</w:t>
            </w:r>
          </w:p>
        </w:tc>
        <w:tc>
          <w:tcPr>
            <w:tcW w:w="1977" w:type="pct"/>
            <w:vAlign w:val="center"/>
          </w:tcPr>
          <w:p w14:paraId="1933EAB6" w14:textId="76E8C0E4" w:rsidR="001868E8" w:rsidRPr="00717C7C" w:rsidRDefault="001868E8" w:rsidP="005673FC">
            <w:pPr>
              <w:keepNext/>
              <w:rPr>
                <w:rFonts w:asciiTheme="minorHAnsi" w:hAnsiTheme="minorHAnsi"/>
                <w:sz w:val="18"/>
                <w:szCs w:val="18"/>
              </w:rPr>
            </w:pPr>
            <w:r w:rsidRPr="00717C7C">
              <w:rPr>
                <w:rFonts w:asciiTheme="minorHAnsi" w:hAnsiTheme="minorHAnsi"/>
                <w:sz w:val="18"/>
                <w:szCs w:val="18"/>
              </w:rPr>
              <w:t>Manufacturer of Airflow Measurement Apparatus</w:t>
            </w:r>
          </w:p>
        </w:tc>
        <w:tc>
          <w:tcPr>
            <w:tcW w:w="2842" w:type="pct"/>
            <w:vAlign w:val="center"/>
          </w:tcPr>
          <w:p w14:paraId="1933EAB7" w14:textId="77777777" w:rsidR="001868E8" w:rsidRPr="00717C7C" w:rsidRDefault="001868E8" w:rsidP="005673FC">
            <w:pPr>
              <w:keepNext/>
              <w:rPr>
                <w:rFonts w:asciiTheme="minorHAnsi" w:hAnsiTheme="minorHAnsi"/>
                <w:sz w:val="18"/>
                <w:szCs w:val="18"/>
              </w:rPr>
            </w:pPr>
            <w:r w:rsidRPr="00717C7C">
              <w:rPr>
                <w:rFonts w:asciiTheme="minorHAnsi" w:hAnsiTheme="minorHAnsi"/>
                <w:sz w:val="18"/>
                <w:szCs w:val="18"/>
              </w:rPr>
              <w:t xml:space="preserve">&lt;&lt;user </w:t>
            </w:r>
            <w:proofErr w:type="gramStart"/>
            <w:r w:rsidRPr="00717C7C">
              <w:rPr>
                <w:rFonts w:asciiTheme="minorHAnsi" w:hAnsiTheme="minorHAnsi"/>
                <w:sz w:val="18"/>
                <w:szCs w:val="18"/>
              </w:rPr>
              <w:t>entry :</w:t>
            </w:r>
            <w:proofErr w:type="gramEnd"/>
            <w:r w:rsidRPr="00717C7C">
              <w:rPr>
                <w:rFonts w:asciiTheme="minorHAnsi" w:hAnsiTheme="minorHAnsi"/>
                <w:sz w:val="18"/>
                <w:szCs w:val="18"/>
              </w:rPr>
              <w:t xml:space="preserve"> text (or consider referencing from a data registry user profile)&gt;&gt;</w:t>
            </w:r>
          </w:p>
        </w:tc>
      </w:tr>
      <w:tr w:rsidR="001868E8" w:rsidRPr="00717C7C" w14:paraId="1933EABC" w14:textId="77777777" w:rsidTr="00D62CC2">
        <w:trPr>
          <w:cantSplit/>
          <w:trHeight w:val="432"/>
        </w:trPr>
        <w:tc>
          <w:tcPr>
            <w:tcW w:w="181" w:type="pct"/>
            <w:vAlign w:val="center"/>
          </w:tcPr>
          <w:p w14:paraId="1933EAB9" w14:textId="77777777" w:rsidR="001868E8" w:rsidRPr="00717C7C" w:rsidRDefault="001868E8" w:rsidP="005673FC">
            <w:pPr>
              <w:keepNext/>
              <w:jc w:val="center"/>
              <w:rPr>
                <w:rFonts w:asciiTheme="minorHAnsi" w:hAnsiTheme="minorHAnsi"/>
                <w:sz w:val="18"/>
                <w:szCs w:val="18"/>
              </w:rPr>
            </w:pPr>
            <w:r w:rsidRPr="00717C7C">
              <w:rPr>
                <w:rFonts w:asciiTheme="minorHAnsi" w:hAnsiTheme="minorHAnsi"/>
                <w:sz w:val="18"/>
                <w:szCs w:val="18"/>
              </w:rPr>
              <w:t>03</w:t>
            </w:r>
          </w:p>
        </w:tc>
        <w:tc>
          <w:tcPr>
            <w:tcW w:w="1977" w:type="pct"/>
            <w:vAlign w:val="center"/>
          </w:tcPr>
          <w:p w14:paraId="1933EABA" w14:textId="5A3CF06D" w:rsidR="001868E8" w:rsidRPr="00717C7C" w:rsidRDefault="001868E8" w:rsidP="005673FC">
            <w:pPr>
              <w:keepNext/>
              <w:rPr>
                <w:rFonts w:asciiTheme="minorHAnsi" w:hAnsiTheme="minorHAnsi"/>
                <w:sz w:val="18"/>
                <w:szCs w:val="18"/>
              </w:rPr>
            </w:pPr>
            <w:r w:rsidRPr="00717C7C">
              <w:rPr>
                <w:rFonts w:asciiTheme="minorHAnsi" w:hAnsiTheme="minorHAnsi"/>
                <w:sz w:val="18"/>
                <w:szCs w:val="18"/>
              </w:rPr>
              <w:t>Model number of Airflow Measurement Apparatus</w:t>
            </w:r>
          </w:p>
        </w:tc>
        <w:tc>
          <w:tcPr>
            <w:tcW w:w="2842" w:type="pct"/>
            <w:vAlign w:val="center"/>
          </w:tcPr>
          <w:p w14:paraId="1933EABB" w14:textId="77777777" w:rsidR="001868E8" w:rsidRPr="00717C7C" w:rsidRDefault="001868E8" w:rsidP="005673FC">
            <w:pPr>
              <w:keepNext/>
              <w:rPr>
                <w:rFonts w:asciiTheme="minorHAnsi" w:hAnsiTheme="minorHAnsi"/>
                <w:sz w:val="18"/>
                <w:szCs w:val="18"/>
              </w:rPr>
            </w:pPr>
            <w:r w:rsidRPr="00717C7C">
              <w:rPr>
                <w:rFonts w:asciiTheme="minorHAnsi" w:hAnsiTheme="minorHAnsi"/>
                <w:sz w:val="18"/>
                <w:szCs w:val="18"/>
              </w:rPr>
              <w:t>&lt;&lt;user entry: text (or consider referencing from a data registry user profile)&gt;&gt;</w:t>
            </w:r>
          </w:p>
        </w:tc>
      </w:tr>
      <w:tr w:rsidR="001868E8" w:rsidRPr="00717C7C" w14:paraId="1933EAC3" w14:textId="77777777" w:rsidTr="00D62CC2">
        <w:trPr>
          <w:cantSplit/>
          <w:trHeight w:val="432"/>
        </w:trPr>
        <w:tc>
          <w:tcPr>
            <w:tcW w:w="181" w:type="pct"/>
            <w:vAlign w:val="center"/>
          </w:tcPr>
          <w:p w14:paraId="1933EABD" w14:textId="77777777" w:rsidR="001868E8" w:rsidRPr="00717C7C" w:rsidRDefault="001868E8" w:rsidP="005673FC">
            <w:pPr>
              <w:keepNext/>
              <w:jc w:val="center"/>
              <w:rPr>
                <w:rFonts w:asciiTheme="minorHAnsi" w:hAnsiTheme="minorHAnsi"/>
                <w:sz w:val="18"/>
                <w:szCs w:val="18"/>
              </w:rPr>
            </w:pPr>
            <w:r w:rsidRPr="00717C7C">
              <w:rPr>
                <w:rFonts w:asciiTheme="minorHAnsi" w:hAnsiTheme="minorHAnsi"/>
                <w:sz w:val="18"/>
                <w:szCs w:val="18"/>
              </w:rPr>
              <w:t>04</w:t>
            </w:r>
          </w:p>
        </w:tc>
        <w:tc>
          <w:tcPr>
            <w:tcW w:w="1977" w:type="pct"/>
            <w:vAlign w:val="center"/>
          </w:tcPr>
          <w:p w14:paraId="1933EABE" w14:textId="3867FBEA" w:rsidR="001868E8" w:rsidRPr="00717C7C" w:rsidRDefault="001868E8" w:rsidP="005673FC">
            <w:pPr>
              <w:keepNext/>
              <w:rPr>
                <w:rFonts w:asciiTheme="minorHAnsi" w:hAnsiTheme="minorHAnsi"/>
                <w:sz w:val="18"/>
                <w:szCs w:val="18"/>
              </w:rPr>
            </w:pPr>
            <w:r w:rsidRPr="00717C7C">
              <w:rPr>
                <w:rFonts w:asciiTheme="minorHAnsi" w:hAnsiTheme="minorHAnsi"/>
                <w:sz w:val="18"/>
                <w:szCs w:val="18"/>
              </w:rPr>
              <w:t>Certification Status of the Airflow Measurement Apparatus Accuracy</w:t>
            </w:r>
          </w:p>
        </w:tc>
        <w:tc>
          <w:tcPr>
            <w:tcW w:w="2842" w:type="pct"/>
            <w:vAlign w:val="center"/>
          </w:tcPr>
          <w:p w14:paraId="1933EABF" w14:textId="77777777" w:rsidR="001868E8" w:rsidRPr="00717C7C" w:rsidRDefault="001868E8" w:rsidP="005673FC">
            <w:pPr>
              <w:keepNext/>
              <w:rPr>
                <w:rFonts w:asciiTheme="minorHAnsi" w:hAnsiTheme="minorHAnsi"/>
                <w:sz w:val="18"/>
                <w:szCs w:val="18"/>
              </w:rPr>
            </w:pPr>
            <w:r w:rsidRPr="00717C7C">
              <w:rPr>
                <w:rFonts w:asciiTheme="minorHAnsi" w:hAnsiTheme="minorHAnsi"/>
                <w:sz w:val="18"/>
                <w:szCs w:val="18"/>
              </w:rPr>
              <w:t>&lt;&lt;</w:t>
            </w:r>
            <w:proofErr w:type="gramStart"/>
            <w:r w:rsidRPr="00717C7C">
              <w:rPr>
                <w:rFonts w:asciiTheme="minorHAnsi" w:hAnsiTheme="minorHAnsi"/>
                <w:sz w:val="18"/>
                <w:szCs w:val="18"/>
              </w:rPr>
              <w:t>user</w:t>
            </w:r>
            <w:proofErr w:type="gramEnd"/>
            <w:r w:rsidRPr="00717C7C">
              <w:rPr>
                <w:rFonts w:asciiTheme="minorHAnsi" w:hAnsiTheme="minorHAnsi"/>
                <w:sz w:val="18"/>
                <w:szCs w:val="18"/>
              </w:rPr>
              <w:t xml:space="preserve"> select from list:  </w:t>
            </w:r>
          </w:p>
          <w:p w14:paraId="1933EAC0" w14:textId="77777777" w:rsidR="001868E8" w:rsidRPr="00717C7C" w:rsidRDefault="001868E8" w:rsidP="005673FC">
            <w:pPr>
              <w:pStyle w:val="ListParagraph"/>
              <w:keepNext/>
              <w:numPr>
                <w:ilvl w:val="0"/>
                <w:numId w:val="30"/>
              </w:numPr>
              <w:rPr>
                <w:rFonts w:asciiTheme="minorHAnsi" w:hAnsiTheme="minorHAnsi"/>
                <w:sz w:val="18"/>
                <w:szCs w:val="18"/>
              </w:rPr>
            </w:pPr>
            <w:r w:rsidRPr="00717C7C">
              <w:rPr>
                <w:rFonts w:asciiTheme="minorHAnsi" w:hAnsiTheme="minorHAnsi"/>
                <w:sz w:val="18"/>
                <w:szCs w:val="18"/>
              </w:rPr>
              <w:t>Certified by Manufacturer and listed on CEC Website at</w:t>
            </w:r>
          </w:p>
          <w:p w14:paraId="1933EAC1" w14:textId="73EB9F57" w:rsidR="001868E8" w:rsidRPr="00717C7C" w:rsidRDefault="00D24A0C" w:rsidP="005673FC">
            <w:pPr>
              <w:pStyle w:val="ListParagraph"/>
              <w:keepNext/>
              <w:rPr>
                <w:rFonts w:asciiTheme="minorHAnsi" w:hAnsiTheme="minorHAnsi"/>
                <w:sz w:val="18"/>
                <w:szCs w:val="18"/>
              </w:rPr>
            </w:pPr>
            <w:hyperlink r:id="rId23" w:history="1">
              <w:r w:rsidR="000F54F0" w:rsidRPr="00717C7C">
                <w:rPr>
                  <w:rStyle w:val="Hyperlink"/>
                  <w:rFonts w:asciiTheme="minorHAnsi" w:hAnsiTheme="minorHAnsi"/>
                  <w:sz w:val="18"/>
                  <w:szCs w:val="18"/>
                </w:rPr>
                <w:t>http://www.energy.ca.gov/</w:t>
              </w:r>
              <w:r w:rsidR="00866ABB" w:rsidRPr="00717C7C">
                <w:rPr>
                  <w:rStyle w:val="Hyperlink"/>
                  <w:rFonts w:asciiTheme="minorHAnsi" w:hAnsiTheme="minorHAnsi"/>
                  <w:sz w:val="18"/>
                  <w:szCs w:val="18"/>
                </w:rPr>
                <w:t>title24/equipment_cert/ama_fas/index.html</w:t>
              </w:r>
            </w:hyperlink>
            <w:r w:rsidR="001868E8" w:rsidRPr="00717C7C">
              <w:rPr>
                <w:rFonts w:asciiTheme="minorHAnsi" w:hAnsiTheme="minorHAnsi"/>
                <w:sz w:val="18"/>
                <w:szCs w:val="18"/>
              </w:rPr>
              <w:t>, or</w:t>
            </w:r>
          </w:p>
          <w:p w14:paraId="1933EAC2" w14:textId="77777777" w:rsidR="001868E8" w:rsidRPr="00717C7C" w:rsidRDefault="001868E8" w:rsidP="005673FC">
            <w:pPr>
              <w:pStyle w:val="ListParagraph"/>
              <w:keepNext/>
              <w:numPr>
                <w:ilvl w:val="0"/>
                <w:numId w:val="30"/>
              </w:numPr>
              <w:rPr>
                <w:rFonts w:asciiTheme="minorHAnsi" w:hAnsiTheme="minorHAnsi"/>
                <w:sz w:val="18"/>
                <w:szCs w:val="18"/>
              </w:rPr>
            </w:pPr>
            <w:r w:rsidRPr="00717C7C">
              <w:rPr>
                <w:rFonts w:asciiTheme="minorHAnsi" w:hAnsiTheme="minorHAnsi"/>
                <w:sz w:val="18"/>
                <w:szCs w:val="18"/>
              </w:rPr>
              <w:t>Not Certified (do not continue)&gt;&gt;</w:t>
            </w:r>
          </w:p>
        </w:tc>
      </w:tr>
      <w:tr w:rsidR="00E32A17" w:rsidRPr="00717C7C" w14:paraId="1933EADC" w14:textId="77777777" w:rsidTr="00D62CC2">
        <w:trPr>
          <w:cantSplit/>
          <w:trHeight w:val="432"/>
        </w:trPr>
        <w:tc>
          <w:tcPr>
            <w:tcW w:w="181" w:type="pct"/>
            <w:vAlign w:val="center"/>
          </w:tcPr>
          <w:p w14:paraId="1933EAC4" w14:textId="77777777" w:rsidR="00E32A17" w:rsidRPr="00717C7C" w:rsidRDefault="00E32A17" w:rsidP="005673FC">
            <w:pPr>
              <w:keepNext/>
              <w:jc w:val="center"/>
              <w:rPr>
                <w:rFonts w:asciiTheme="minorHAnsi" w:hAnsiTheme="minorHAnsi"/>
                <w:sz w:val="18"/>
                <w:szCs w:val="18"/>
              </w:rPr>
            </w:pPr>
            <w:r w:rsidRPr="00717C7C">
              <w:rPr>
                <w:rFonts w:asciiTheme="minorHAnsi" w:hAnsiTheme="minorHAnsi"/>
                <w:sz w:val="18"/>
                <w:szCs w:val="18"/>
              </w:rPr>
              <w:t>05</w:t>
            </w:r>
          </w:p>
        </w:tc>
        <w:tc>
          <w:tcPr>
            <w:tcW w:w="1977" w:type="pct"/>
            <w:vAlign w:val="center"/>
          </w:tcPr>
          <w:p w14:paraId="1933EAC5" w14:textId="77777777" w:rsidR="00E32A17" w:rsidRPr="00717C7C" w:rsidRDefault="00E32A17" w:rsidP="005673FC">
            <w:pPr>
              <w:keepNext/>
              <w:rPr>
                <w:rFonts w:asciiTheme="minorHAnsi" w:hAnsiTheme="minorHAnsi"/>
                <w:sz w:val="18"/>
                <w:szCs w:val="18"/>
              </w:rPr>
            </w:pPr>
            <w:r w:rsidRPr="00717C7C">
              <w:rPr>
                <w:rFonts w:asciiTheme="minorHAnsi" w:hAnsiTheme="minorHAnsi"/>
                <w:sz w:val="18"/>
                <w:szCs w:val="18"/>
              </w:rPr>
              <w:t>Determination of MCH23 type (this field not visible to user)</w:t>
            </w:r>
          </w:p>
        </w:tc>
        <w:tc>
          <w:tcPr>
            <w:tcW w:w="2842" w:type="pct"/>
            <w:vAlign w:val="center"/>
          </w:tcPr>
          <w:p w14:paraId="46C44A50" w14:textId="77777777" w:rsidR="00E32A17" w:rsidRPr="00717C7C" w:rsidRDefault="00E32A17" w:rsidP="005673FC">
            <w:pPr>
              <w:keepNext/>
              <w:rPr>
                <w:rFonts w:asciiTheme="minorHAnsi" w:hAnsiTheme="minorHAnsi"/>
                <w:sz w:val="18"/>
                <w:szCs w:val="18"/>
              </w:rPr>
            </w:pPr>
            <w:r w:rsidRPr="00717C7C">
              <w:rPr>
                <w:rFonts w:asciiTheme="minorHAnsi" w:hAnsiTheme="minorHAnsi"/>
                <w:sz w:val="18"/>
                <w:szCs w:val="18"/>
              </w:rPr>
              <w:t xml:space="preserve">&lt;&lt;calculated field: </w:t>
            </w:r>
          </w:p>
          <w:p w14:paraId="7363AFFB" w14:textId="6532E6C5" w:rsidR="00E32A17" w:rsidRPr="00717C7C" w:rsidRDefault="00E32A17" w:rsidP="005673FC">
            <w:pPr>
              <w:keepNext/>
              <w:rPr>
                <w:rFonts w:asciiTheme="minorHAnsi" w:hAnsiTheme="minorHAnsi"/>
                <w:sz w:val="16"/>
                <w:szCs w:val="16"/>
              </w:rPr>
            </w:pPr>
            <w:r w:rsidRPr="00717C7C">
              <w:rPr>
                <w:rFonts w:asciiTheme="minorHAnsi" w:hAnsiTheme="minorHAnsi"/>
                <w:sz w:val="16"/>
                <w:szCs w:val="16"/>
              </w:rPr>
              <w:t>If A1</w:t>
            </w:r>
            <w:r w:rsidR="004B0E25" w:rsidRPr="00717C7C">
              <w:rPr>
                <w:rFonts w:asciiTheme="minorHAnsi" w:hAnsiTheme="minorHAnsi"/>
                <w:sz w:val="16"/>
                <w:szCs w:val="16"/>
              </w:rPr>
              <w:t>1</w:t>
            </w:r>
            <w:r w:rsidRPr="00717C7C">
              <w:rPr>
                <w:rFonts w:asciiTheme="minorHAnsi" w:hAnsiTheme="minorHAnsi"/>
                <w:sz w:val="16"/>
                <w:szCs w:val="16"/>
              </w:rPr>
              <w:t xml:space="preserve"> = RA3.3.3.1.5 Then</w:t>
            </w:r>
          </w:p>
          <w:p w14:paraId="526336FB" w14:textId="6CCC0C6C" w:rsidR="00E32A17" w:rsidRPr="00717C7C" w:rsidRDefault="00E32A17" w:rsidP="005673FC">
            <w:pPr>
              <w:keepNext/>
              <w:ind w:left="720"/>
              <w:rPr>
                <w:rFonts w:asciiTheme="minorHAnsi" w:hAnsiTheme="minorHAnsi"/>
                <w:sz w:val="16"/>
                <w:szCs w:val="16"/>
              </w:rPr>
            </w:pPr>
            <w:r w:rsidRPr="00717C7C">
              <w:rPr>
                <w:rFonts w:asciiTheme="minorHAnsi" w:hAnsiTheme="minorHAnsi"/>
                <w:sz w:val="16"/>
                <w:szCs w:val="16"/>
              </w:rPr>
              <w:t>If A0</w:t>
            </w:r>
            <w:r w:rsidR="004B0E25" w:rsidRPr="00717C7C">
              <w:rPr>
                <w:rFonts w:asciiTheme="minorHAnsi" w:hAnsiTheme="minorHAnsi"/>
                <w:sz w:val="16"/>
                <w:szCs w:val="16"/>
              </w:rPr>
              <w:t>4</w:t>
            </w:r>
            <w:r w:rsidRPr="00717C7C">
              <w:rPr>
                <w:rFonts w:asciiTheme="minorHAnsi" w:hAnsiTheme="minorHAnsi"/>
                <w:sz w:val="16"/>
                <w:szCs w:val="16"/>
              </w:rPr>
              <w:t xml:space="preserve"> = </w:t>
            </w:r>
            <w:proofErr w:type="gramStart"/>
            <w:r w:rsidRPr="00717C7C">
              <w:rPr>
                <w:rFonts w:asciiTheme="minorHAnsi" w:hAnsiTheme="minorHAnsi"/>
                <w:sz w:val="16"/>
                <w:szCs w:val="16"/>
              </w:rPr>
              <w:t>alteration</w:t>
            </w:r>
            <w:proofErr w:type="gramEnd"/>
            <w:r w:rsidRPr="00717C7C">
              <w:rPr>
                <w:rFonts w:asciiTheme="minorHAnsi" w:hAnsiTheme="minorHAnsi"/>
                <w:sz w:val="16"/>
                <w:szCs w:val="16"/>
              </w:rPr>
              <w:t xml:space="preserve"> Then Use variant MCH-23c</w:t>
            </w:r>
            <w:r w:rsidR="00EC2082" w:rsidRPr="00717C7C">
              <w:rPr>
                <w:rFonts w:asciiTheme="minorHAnsi" w:hAnsiTheme="minorHAnsi"/>
                <w:sz w:val="16"/>
                <w:szCs w:val="16"/>
              </w:rPr>
              <w:t>;</w:t>
            </w:r>
          </w:p>
          <w:p w14:paraId="43410C55" w14:textId="6B058AE9" w:rsidR="00E32A17" w:rsidRPr="00717C7C" w:rsidRDefault="00E32A17" w:rsidP="005673FC">
            <w:pPr>
              <w:keepNext/>
              <w:rPr>
                <w:rFonts w:asciiTheme="minorHAnsi" w:hAnsiTheme="minorHAnsi"/>
                <w:sz w:val="16"/>
                <w:szCs w:val="16"/>
              </w:rPr>
            </w:pPr>
            <w:proofErr w:type="spellStart"/>
            <w:r w:rsidRPr="00717C7C">
              <w:rPr>
                <w:rFonts w:asciiTheme="minorHAnsi" w:hAnsiTheme="minorHAnsi"/>
                <w:sz w:val="16"/>
                <w:szCs w:val="16"/>
              </w:rPr>
              <w:t>ElseIf</w:t>
            </w:r>
            <w:proofErr w:type="spellEnd"/>
            <w:r w:rsidRPr="00717C7C">
              <w:rPr>
                <w:rFonts w:asciiTheme="minorHAnsi" w:hAnsiTheme="minorHAnsi"/>
                <w:sz w:val="16"/>
                <w:szCs w:val="16"/>
              </w:rPr>
              <w:t xml:space="preserve"> A1</w:t>
            </w:r>
            <w:r w:rsidR="004B0E25" w:rsidRPr="00717C7C">
              <w:rPr>
                <w:rFonts w:asciiTheme="minorHAnsi" w:hAnsiTheme="minorHAnsi"/>
                <w:sz w:val="16"/>
                <w:szCs w:val="16"/>
              </w:rPr>
              <w:t>1</w:t>
            </w:r>
            <w:r w:rsidRPr="00717C7C">
              <w:rPr>
                <w:rFonts w:asciiTheme="minorHAnsi" w:hAnsiTheme="minorHAnsi"/>
                <w:sz w:val="16"/>
                <w:szCs w:val="16"/>
              </w:rPr>
              <w:t xml:space="preserve"> = RA3.3 procedures</w:t>
            </w:r>
            <w:r w:rsidRPr="00717C7C">
              <w:rPr>
                <w:rFonts w:asciiTheme="minorHAnsi" w:hAnsiTheme="minorHAnsi"/>
                <w:sz w:val="18"/>
                <w:szCs w:val="18"/>
              </w:rPr>
              <w:t xml:space="preserve"> </w:t>
            </w:r>
            <w:r w:rsidRPr="00717C7C">
              <w:rPr>
                <w:rFonts w:asciiTheme="minorHAnsi" w:hAnsiTheme="minorHAnsi"/>
                <w:sz w:val="16"/>
                <w:szCs w:val="16"/>
              </w:rPr>
              <w:t>Then</w:t>
            </w:r>
          </w:p>
          <w:p w14:paraId="63F02F39" w14:textId="4EAEFA44" w:rsidR="00EC2082" w:rsidRPr="00717C7C" w:rsidRDefault="00E32A17" w:rsidP="005673FC">
            <w:pPr>
              <w:keepNext/>
              <w:ind w:left="720"/>
              <w:rPr>
                <w:rFonts w:asciiTheme="minorHAnsi" w:hAnsiTheme="minorHAnsi"/>
                <w:sz w:val="16"/>
                <w:szCs w:val="16"/>
              </w:rPr>
            </w:pPr>
            <w:r w:rsidRPr="00717C7C">
              <w:rPr>
                <w:rFonts w:asciiTheme="minorHAnsi" w:hAnsiTheme="minorHAnsi"/>
                <w:sz w:val="16"/>
                <w:szCs w:val="16"/>
              </w:rPr>
              <w:t>If A0</w:t>
            </w:r>
            <w:r w:rsidR="004B0E25" w:rsidRPr="00717C7C">
              <w:rPr>
                <w:rFonts w:asciiTheme="minorHAnsi" w:hAnsiTheme="minorHAnsi"/>
                <w:sz w:val="16"/>
                <w:szCs w:val="16"/>
              </w:rPr>
              <w:t>4</w:t>
            </w:r>
            <w:r w:rsidRPr="00717C7C">
              <w:rPr>
                <w:rFonts w:asciiTheme="minorHAnsi" w:hAnsiTheme="minorHAnsi"/>
                <w:sz w:val="16"/>
                <w:szCs w:val="16"/>
              </w:rPr>
              <w:t>=</w:t>
            </w:r>
            <w:proofErr w:type="gramStart"/>
            <w:r w:rsidRPr="00717C7C">
              <w:rPr>
                <w:rFonts w:asciiTheme="minorHAnsi" w:hAnsiTheme="minorHAnsi"/>
                <w:sz w:val="16"/>
                <w:szCs w:val="16"/>
              </w:rPr>
              <w:t>alteration</w:t>
            </w:r>
            <w:proofErr w:type="gramEnd"/>
            <w:r w:rsidR="00EC2082" w:rsidRPr="00717C7C">
              <w:rPr>
                <w:rFonts w:asciiTheme="minorHAnsi" w:hAnsiTheme="minorHAnsi"/>
                <w:sz w:val="16"/>
                <w:szCs w:val="16"/>
              </w:rPr>
              <w:t xml:space="preserve"> then</w:t>
            </w:r>
            <w:r w:rsidRPr="00717C7C">
              <w:rPr>
                <w:rFonts w:asciiTheme="minorHAnsi" w:hAnsiTheme="minorHAnsi"/>
                <w:sz w:val="16"/>
                <w:szCs w:val="16"/>
              </w:rPr>
              <w:t xml:space="preserve"> </w:t>
            </w:r>
          </w:p>
          <w:p w14:paraId="3182E7DB" w14:textId="5875233D" w:rsidR="00E32A17" w:rsidRPr="00717C7C" w:rsidRDefault="00EC2082" w:rsidP="005673FC">
            <w:pPr>
              <w:keepNext/>
              <w:ind w:left="720"/>
              <w:rPr>
                <w:rFonts w:asciiTheme="minorHAnsi" w:hAnsiTheme="minorHAnsi"/>
                <w:sz w:val="16"/>
                <w:szCs w:val="16"/>
              </w:rPr>
            </w:pPr>
            <w:r w:rsidRPr="00717C7C">
              <w:rPr>
                <w:rFonts w:asciiTheme="minorHAnsi" w:hAnsiTheme="minorHAnsi"/>
                <w:sz w:val="16"/>
                <w:szCs w:val="16"/>
              </w:rPr>
              <w:t>if</w:t>
            </w:r>
            <w:r w:rsidR="00E32A17" w:rsidRPr="00717C7C">
              <w:rPr>
                <w:rFonts w:asciiTheme="minorHAnsi" w:hAnsiTheme="minorHAnsi"/>
                <w:sz w:val="16"/>
                <w:szCs w:val="16"/>
              </w:rPr>
              <w:t xml:space="preserve"> A1</w:t>
            </w:r>
            <w:r w:rsidR="004B0E25" w:rsidRPr="00717C7C">
              <w:rPr>
                <w:rFonts w:asciiTheme="minorHAnsi" w:hAnsiTheme="minorHAnsi"/>
                <w:sz w:val="16"/>
                <w:szCs w:val="16"/>
              </w:rPr>
              <w:t>2</w:t>
            </w:r>
            <w:r w:rsidR="00E32A17" w:rsidRPr="00717C7C">
              <w:rPr>
                <w:rFonts w:asciiTheme="minorHAnsi" w:hAnsiTheme="minorHAnsi"/>
                <w:sz w:val="16"/>
                <w:szCs w:val="16"/>
              </w:rPr>
              <w:t xml:space="preserve"> = </w:t>
            </w:r>
            <w:r w:rsidR="005F7C19" w:rsidRPr="00717C7C">
              <w:rPr>
                <w:rFonts w:asciiTheme="minorHAnsi" w:hAnsiTheme="minorHAnsi"/>
                <w:sz w:val="16"/>
                <w:szCs w:val="16"/>
              </w:rPr>
              <w:t>Variable CFVCS or Fixed CFVCS</w:t>
            </w:r>
            <w:r w:rsidR="00E32A17" w:rsidRPr="00717C7C">
              <w:rPr>
                <w:rFonts w:asciiTheme="minorHAnsi" w:hAnsiTheme="minorHAnsi"/>
                <w:sz w:val="16"/>
                <w:szCs w:val="16"/>
              </w:rPr>
              <w:t xml:space="preserve">, </w:t>
            </w:r>
            <w:r w:rsidRPr="00717C7C">
              <w:rPr>
                <w:rFonts w:asciiTheme="minorHAnsi" w:hAnsiTheme="minorHAnsi"/>
                <w:sz w:val="16"/>
                <w:szCs w:val="16"/>
              </w:rPr>
              <w:t>t</w:t>
            </w:r>
            <w:r w:rsidR="00E32A17" w:rsidRPr="00717C7C">
              <w:rPr>
                <w:rFonts w:asciiTheme="minorHAnsi" w:hAnsiTheme="minorHAnsi"/>
                <w:sz w:val="16"/>
                <w:szCs w:val="16"/>
              </w:rPr>
              <w:t>hen use variant MCH-23e</w:t>
            </w:r>
          </w:p>
          <w:p w14:paraId="06058146" w14:textId="20D5BB72" w:rsidR="00E32A17" w:rsidRPr="00717C7C" w:rsidRDefault="00E32A17" w:rsidP="005673FC">
            <w:pPr>
              <w:keepNext/>
              <w:ind w:left="720"/>
              <w:rPr>
                <w:rFonts w:asciiTheme="minorHAnsi" w:hAnsiTheme="minorHAnsi"/>
                <w:sz w:val="16"/>
                <w:szCs w:val="16"/>
              </w:rPr>
            </w:pPr>
            <w:r w:rsidRPr="00717C7C">
              <w:rPr>
                <w:rFonts w:asciiTheme="minorHAnsi" w:hAnsiTheme="minorHAnsi"/>
                <w:sz w:val="16"/>
                <w:szCs w:val="16"/>
              </w:rPr>
              <w:t>Else use variant MCH-</w:t>
            </w:r>
            <w:proofErr w:type="gramStart"/>
            <w:r w:rsidRPr="00717C7C">
              <w:rPr>
                <w:rFonts w:asciiTheme="minorHAnsi" w:hAnsiTheme="minorHAnsi"/>
                <w:sz w:val="16"/>
                <w:szCs w:val="16"/>
              </w:rPr>
              <w:t>23a</w:t>
            </w:r>
            <w:r w:rsidR="00EC2082" w:rsidRPr="00717C7C">
              <w:rPr>
                <w:rFonts w:asciiTheme="minorHAnsi" w:hAnsiTheme="minorHAnsi"/>
                <w:sz w:val="16"/>
                <w:szCs w:val="16"/>
              </w:rPr>
              <w:t>;</w:t>
            </w:r>
            <w:proofErr w:type="gramEnd"/>
          </w:p>
          <w:p w14:paraId="1C3CFD33" w14:textId="77777777" w:rsidR="00E32A17" w:rsidRPr="00717C7C" w:rsidRDefault="00E32A17" w:rsidP="005673FC">
            <w:pPr>
              <w:keepNext/>
              <w:rPr>
                <w:rFonts w:asciiTheme="minorHAnsi" w:hAnsiTheme="minorHAnsi"/>
                <w:sz w:val="16"/>
                <w:szCs w:val="16"/>
              </w:rPr>
            </w:pPr>
            <w:r w:rsidRPr="00717C7C">
              <w:rPr>
                <w:rFonts w:asciiTheme="minorHAnsi" w:hAnsiTheme="minorHAnsi"/>
                <w:sz w:val="16"/>
                <w:szCs w:val="16"/>
              </w:rPr>
              <w:t>End</w:t>
            </w:r>
          </w:p>
          <w:p w14:paraId="6ACA4BCA" w14:textId="77777777" w:rsidR="00E32A17" w:rsidRPr="00717C7C" w:rsidRDefault="00E32A17" w:rsidP="005673FC">
            <w:pPr>
              <w:keepNext/>
              <w:rPr>
                <w:rFonts w:asciiTheme="minorHAnsi" w:hAnsiTheme="minorHAnsi"/>
                <w:sz w:val="16"/>
                <w:szCs w:val="16"/>
              </w:rPr>
            </w:pPr>
          </w:p>
          <w:p w14:paraId="6DCA8269" w14:textId="4284C78D" w:rsidR="00E32A17" w:rsidRPr="00717C7C" w:rsidRDefault="00E32A17" w:rsidP="005673FC">
            <w:pPr>
              <w:keepNext/>
              <w:rPr>
                <w:rFonts w:asciiTheme="minorHAnsi" w:hAnsiTheme="minorHAnsi"/>
                <w:sz w:val="16"/>
                <w:szCs w:val="16"/>
              </w:rPr>
            </w:pPr>
            <w:r w:rsidRPr="00717C7C">
              <w:rPr>
                <w:rFonts w:asciiTheme="minorHAnsi" w:hAnsiTheme="minorHAnsi"/>
                <w:sz w:val="16"/>
                <w:szCs w:val="16"/>
              </w:rPr>
              <w:t>If A0</w:t>
            </w:r>
            <w:r w:rsidR="004B0E25" w:rsidRPr="00717C7C">
              <w:rPr>
                <w:rFonts w:asciiTheme="minorHAnsi" w:hAnsiTheme="minorHAnsi"/>
                <w:sz w:val="16"/>
                <w:szCs w:val="16"/>
              </w:rPr>
              <w:t>7</w:t>
            </w:r>
            <w:r w:rsidRPr="00717C7C">
              <w:rPr>
                <w:rFonts w:asciiTheme="minorHAnsi" w:hAnsiTheme="minorHAnsi"/>
                <w:sz w:val="16"/>
                <w:szCs w:val="16"/>
              </w:rPr>
              <w:t xml:space="preserve"> </w:t>
            </w:r>
            <w:proofErr w:type="gramStart"/>
            <w:r w:rsidRPr="00717C7C">
              <w:rPr>
                <w:rFonts w:asciiTheme="minorHAnsi" w:hAnsiTheme="minorHAnsi"/>
                <w:sz w:val="16"/>
                <w:szCs w:val="16"/>
              </w:rPr>
              <w:t xml:space="preserve">=  </w:t>
            </w:r>
            <w:proofErr w:type="spellStart"/>
            <w:r w:rsidRPr="00717C7C">
              <w:rPr>
                <w:rFonts w:asciiTheme="minorHAnsi" w:hAnsiTheme="minorHAnsi"/>
                <w:sz w:val="16"/>
                <w:szCs w:val="16"/>
              </w:rPr>
              <w:t>ZonallyControlled</w:t>
            </w:r>
            <w:proofErr w:type="spellEnd"/>
            <w:proofErr w:type="gramEnd"/>
            <w:r w:rsidRPr="00717C7C">
              <w:rPr>
                <w:rFonts w:asciiTheme="minorHAnsi" w:hAnsiTheme="minorHAnsi"/>
                <w:sz w:val="16"/>
                <w:szCs w:val="16"/>
              </w:rPr>
              <w:t xml:space="preserve"> Then</w:t>
            </w:r>
          </w:p>
          <w:p w14:paraId="179765F4" w14:textId="7AE83C78" w:rsidR="00EC2082" w:rsidRPr="00717C7C" w:rsidRDefault="00E32A17" w:rsidP="00D62CC2">
            <w:pPr>
              <w:keepNext/>
              <w:rPr>
                <w:rFonts w:asciiTheme="minorHAnsi" w:hAnsiTheme="minorHAnsi"/>
                <w:sz w:val="16"/>
                <w:szCs w:val="16"/>
              </w:rPr>
            </w:pPr>
            <w:r w:rsidRPr="00717C7C">
              <w:rPr>
                <w:rFonts w:asciiTheme="minorHAnsi" w:hAnsiTheme="minorHAnsi"/>
                <w:sz w:val="16"/>
                <w:szCs w:val="16"/>
              </w:rPr>
              <w:t>If A0</w:t>
            </w:r>
            <w:r w:rsidR="004B0E25" w:rsidRPr="00717C7C">
              <w:rPr>
                <w:rFonts w:asciiTheme="minorHAnsi" w:hAnsiTheme="minorHAnsi"/>
                <w:sz w:val="16"/>
                <w:szCs w:val="16"/>
              </w:rPr>
              <w:t>6</w:t>
            </w:r>
            <w:r w:rsidRPr="00717C7C">
              <w:rPr>
                <w:rFonts w:asciiTheme="minorHAnsi" w:hAnsiTheme="minorHAnsi"/>
                <w:sz w:val="16"/>
                <w:szCs w:val="16"/>
              </w:rPr>
              <w:t xml:space="preserve"> = </w:t>
            </w:r>
            <w:proofErr w:type="spellStart"/>
            <w:r w:rsidRPr="00717C7C">
              <w:rPr>
                <w:rFonts w:asciiTheme="minorHAnsi" w:hAnsiTheme="minorHAnsi"/>
                <w:sz w:val="16"/>
                <w:szCs w:val="16"/>
              </w:rPr>
              <w:t>SingleSpeed</w:t>
            </w:r>
            <w:proofErr w:type="spellEnd"/>
            <w:r w:rsidRPr="00717C7C">
              <w:rPr>
                <w:rFonts w:asciiTheme="minorHAnsi" w:hAnsiTheme="minorHAnsi"/>
                <w:sz w:val="16"/>
                <w:szCs w:val="16"/>
              </w:rPr>
              <w:t xml:space="preserve"> </w:t>
            </w:r>
            <w:r w:rsidR="00EC2082" w:rsidRPr="00717C7C">
              <w:rPr>
                <w:rFonts w:asciiTheme="minorHAnsi" w:hAnsiTheme="minorHAnsi"/>
                <w:sz w:val="16"/>
                <w:szCs w:val="16"/>
              </w:rPr>
              <w:t>then</w:t>
            </w:r>
          </w:p>
          <w:p w14:paraId="0CF9E411" w14:textId="44A86D95" w:rsidR="00E32A17" w:rsidRPr="00717C7C" w:rsidRDefault="00EC2082" w:rsidP="00EC2082">
            <w:pPr>
              <w:keepNext/>
              <w:ind w:left="646"/>
              <w:rPr>
                <w:rFonts w:asciiTheme="minorHAnsi" w:hAnsiTheme="minorHAnsi"/>
                <w:sz w:val="16"/>
                <w:szCs w:val="16"/>
              </w:rPr>
            </w:pPr>
            <w:r w:rsidRPr="00717C7C">
              <w:rPr>
                <w:rFonts w:asciiTheme="minorHAnsi" w:hAnsiTheme="minorHAnsi"/>
                <w:sz w:val="16"/>
                <w:szCs w:val="16"/>
              </w:rPr>
              <w:t>if</w:t>
            </w:r>
            <w:r w:rsidR="00E32A17" w:rsidRPr="00717C7C">
              <w:rPr>
                <w:rFonts w:asciiTheme="minorHAnsi" w:hAnsiTheme="minorHAnsi"/>
                <w:sz w:val="16"/>
                <w:szCs w:val="16"/>
              </w:rPr>
              <w:t xml:space="preserve"> A1</w:t>
            </w:r>
            <w:r w:rsidR="004B0E25" w:rsidRPr="00717C7C">
              <w:rPr>
                <w:rFonts w:asciiTheme="minorHAnsi" w:hAnsiTheme="minorHAnsi"/>
                <w:sz w:val="16"/>
                <w:szCs w:val="16"/>
              </w:rPr>
              <w:t>2</w:t>
            </w:r>
            <w:r w:rsidR="00E32A17" w:rsidRPr="00717C7C">
              <w:rPr>
                <w:rFonts w:asciiTheme="minorHAnsi" w:hAnsiTheme="minorHAnsi"/>
                <w:sz w:val="16"/>
                <w:szCs w:val="16"/>
              </w:rPr>
              <w:t xml:space="preserve"> = </w:t>
            </w:r>
            <w:r w:rsidR="005F7C19" w:rsidRPr="00717C7C">
              <w:rPr>
                <w:rFonts w:asciiTheme="minorHAnsi" w:hAnsiTheme="minorHAnsi"/>
                <w:sz w:val="16"/>
                <w:szCs w:val="16"/>
              </w:rPr>
              <w:t>Variable CFVCS or Fixed CFVCS</w:t>
            </w:r>
            <w:r w:rsidR="00E32A17" w:rsidRPr="00717C7C">
              <w:rPr>
                <w:rFonts w:asciiTheme="minorHAnsi" w:hAnsiTheme="minorHAnsi"/>
                <w:sz w:val="16"/>
                <w:szCs w:val="16"/>
              </w:rPr>
              <w:t xml:space="preserve">, </w:t>
            </w:r>
            <w:proofErr w:type="gramStart"/>
            <w:r w:rsidR="00E32A17" w:rsidRPr="00717C7C">
              <w:rPr>
                <w:rFonts w:asciiTheme="minorHAnsi" w:hAnsiTheme="minorHAnsi"/>
                <w:sz w:val="16"/>
                <w:szCs w:val="16"/>
              </w:rPr>
              <w:t>Then</w:t>
            </w:r>
            <w:proofErr w:type="gramEnd"/>
            <w:r w:rsidR="00E32A17" w:rsidRPr="00717C7C">
              <w:rPr>
                <w:rFonts w:asciiTheme="minorHAnsi" w:hAnsiTheme="minorHAnsi"/>
                <w:sz w:val="16"/>
                <w:szCs w:val="16"/>
              </w:rPr>
              <w:t xml:space="preserve"> use variant MCH-23f</w:t>
            </w:r>
            <w:r w:rsidRPr="00717C7C">
              <w:rPr>
                <w:rFonts w:asciiTheme="minorHAnsi" w:hAnsiTheme="minorHAnsi"/>
                <w:sz w:val="16"/>
                <w:szCs w:val="16"/>
              </w:rPr>
              <w:t>,</w:t>
            </w:r>
          </w:p>
          <w:p w14:paraId="69AF25A2" w14:textId="0C80BFB4" w:rsidR="00E32A17" w:rsidRPr="00717C7C" w:rsidRDefault="00E32A17" w:rsidP="005673FC">
            <w:pPr>
              <w:keepNext/>
              <w:ind w:left="646"/>
              <w:rPr>
                <w:rFonts w:asciiTheme="minorHAnsi" w:hAnsiTheme="minorHAnsi"/>
                <w:sz w:val="16"/>
                <w:szCs w:val="16"/>
              </w:rPr>
            </w:pPr>
            <w:r w:rsidRPr="00717C7C">
              <w:rPr>
                <w:rFonts w:asciiTheme="minorHAnsi" w:hAnsiTheme="minorHAnsi"/>
                <w:sz w:val="16"/>
                <w:szCs w:val="16"/>
              </w:rPr>
              <w:t>Else use variant MCH-</w:t>
            </w:r>
            <w:proofErr w:type="gramStart"/>
            <w:r w:rsidRPr="00717C7C">
              <w:rPr>
                <w:rFonts w:asciiTheme="minorHAnsi" w:hAnsiTheme="minorHAnsi"/>
                <w:sz w:val="16"/>
                <w:szCs w:val="16"/>
              </w:rPr>
              <w:t>23b</w:t>
            </w:r>
            <w:r w:rsidR="00EC2082" w:rsidRPr="00717C7C">
              <w:rPr>
                <w:rFonts w:asciiTheme="minorHAnsi" w:hAnsiTheme="minorHAnsi"/>
                <w:sz w:val="16"/>
                <w:szCs w:val="16"/>
              </w:rPr>
              <w:t>;</w:t>
            </w:r>
            <w:proofErr w:type="gramEnd"/>
          </w:p>
          <w:p w14:paraId="354B2548" w14:textId="4247164F" w:rsidR="00EC2082" w:rsidRPr="00717C7C" w:rsidRDefault="00E32A17" w:rsidP="00D62CC2">
            <w:pPr>
              <w:keepNext/>
              <w:rPr>
                <w:rFonts w:asciiTheme="minorHAnsi" w:hAnsiTheme="minorHAnsi"/>
                <w:sz w:val="16"/>
                <w:szCs w:val="16"/>
              </w:rPr>
            </w:pPr>
            <w:proofErr w:type="spellStart"/>
            <w:r w:rsidRPr="00717C7C">
              <w:rPr>
                <w:rFonts w:asciiTheme="minorHAnsi" w:hAnsiTheme="minorHAnsi"/>
                <w:sz w:val="16"/>
                <w:szCs w:val="16"/>
              </w:rPr>
              <w:t>ElseIf</w:t>
            </w:r>
            <w:proofErr w:type="spellEnd"/>
            <w:r w:rsidRPr="00717C7C">
              <w:rPr>
                <w:rFonts w:asciiTheme="minorHAnsi" w:hAnsiTheme="minorHAnsi"/>
                <w:sz w:val="16"/>
                <w:szCs w:val="16"/>
              </w:rPr>
              <w:t xml:space="preserve"> A0</w:t>
            </w:r>
            <w:r w:rsidR="004B0E25" w:rsidRPr="00717C7C">
              <w:rPr>
                <w:rFonts w:asciiTheme="minorHAnsi" w:hAnsiTheme="minorHAnsi"/>
                <w:sz w:val="16"/>
                <w:szCs w:val="16"/>
              </w:rPr>
              <w:t>6</w:t>
            </w:r>
            <w:r w:rsidRPr="00717C7C">
              <w:rPr>
                <w:rFonts w:asciiTheme="minorHAnsi" w:hAnsiTheme="minorHAnsi"/>
                <w:sz w:val="16"/>
                <w:szCs w:val="16"/>
              </w:rPr>
              <w:t xml:space="preserve"> = </w:t>
            </w:r>
            <w:proofErr w:type="spellStart"/>
            <w:r w:rsidRPr="00717C7C">
              <w:rPr>
                <w:rFonts w:asciiTheme="minorHAnsi" w:hAnsiTheme="minorHAnsi"/>
                <w:sz w:val="16"/>
                <w:szCs w:val="16"/>
              </w:rPr>
              <w:t>MultiSpeed</w:t>
            </w:r>
            <w:proofErr w:type="spellEnd"/>
            <w:r w:rsidRPr="00717C7C">
              <w:rPr>
                <w:rFonts w:asciiTheme="minorHAnsi" w:hAnsiTheme="minorHAnsi"/>
                <w:sz w:val="16"/>
                <w:szCs w:val="16"/>
              </w:rPr>
              <w:t xml:space="preserve"> </w:t>
            </w:r>
            <w:r w:rsidR="00EC2082" w:rsidRPr="00717C7C">
              <w:rPr>
                <w:rFonts w:asciiTheme="minorHAnsi" w:hAnsiTheme="minorHAnsi"/>
                <w:sz w:val="16"/>
                <w:szCs w:val="16"/>
              </w:rPr>
              <w:t xml:space="preserve">then </w:t>
            </w:r>
          </w:p>
          <w:p w14:paraId="7F43A04C" w14:textId="0EA07AC7" w:rsidR="00E32A17" w:rsidRPr="00717C7C" w:rsidRDefault="00EC2082" w:rsidP="00EC2082">
            <w:pPr>
              <w:keepNext/>
              <w:ind w:left="646"/>
              <w:rPr>
                <w:rFonts w:asciiTheme="minorHAnsi" w:hAnsiTheme="minorHAnsi"/>
                <w:sz w:val="16"/>
                <w:szCs w:val="16"/>
              </w:rPr>
            </w:pPr>
            <w:r w:rsidRPr="00717C7C">
              <w:rPr>
                <w:rFonts w:asciiTheme="minorHAnsi" w:hAnsiTheme="minorHAnsi"/>
                <w:sz w:val="16"/>
                <w:szCs w:val="16"/>
              </w:rPr>
              <w:t>if</w:t>
            </w:r>
            <w:r w:rsidR="00E32A17" w:rsidRPr="00717C7C">
              <w:rPr>
                <w:rFonts w:asciiTheme="minorHAnsi" w:hAnsiTheme="minorHAnsi"/>
                <w:sz w:val="16"/>
                <w:szCs w:val="16"/>
              </w:rPr>
              <w:t xml:space="preserve"> A1</w:t>
            </w:r>
            <w:r w:rsidR="004B0E25" w:rsidRPr="00717C7C">
              <w:rPr>
                <w:rFonts w:asciiTheme="minorHAnsi" w:hAnsiTheme="minorHAnsi"/>
                <w:sz w:val="16"/>
                <w:szCs w:val="16"/>
              </w:rPr>
              <w:t>2</w:t>
            </w:r>
            <w:r w:rsidR="00E32A17" w:rsidRPr="00717C7C">
              <w:rPr>
                <w:rFonts w:asciiTheme="minorHAnsi" w:hAnsiTheme="minorHAnsi"/>
                <w:sz w:val="16"/>
                <w:szCs w:val="16"/>
              </w:rPr>
              <w:t xml:space="preserve"> = </w:t>
            </w:r>
            <w:r w:rsidR="005F7C19" w:rsidRPr="00717C7C">
              <w:rPr>
                <w:rFonts w:asciiTheme="minorHAnsi" w:hAnsiTheme="minorHAnsi"/>
                <w:sz w:val="16"/>
                <w:szCs w:val="16"/>
              </w:rPr>
              <w:t>Variable CFVCS or Fixed CFVCS</w:t>
            </w:r>
            <w:r w:rsidR="00E32A17" w:rsidRPr="00717C7C">
              <w:rPr>
                <w:rFonts w:asciiTheme="minorHAnsi" w:hAnsiTheme="minorHAnsi"/>
                <w:sz w:val="16"/>
                <w:szCs w:val="16"/>
              </w:rPr>
              <w:t xml:space="preserve">, </w:t>
            </w:r>
            <w:proofErr w:type="gramStart"/>
            <w:r w:rsidR="00E32A17" w:rsidRPr="00717C7C">
              <w:rPr>
                <w:rFonts w:asciiTheme="minorHAnsi" w:hAnsiTheme="minorHAnsi"/>
                <w:sz w:val="16"/>
                <w:szCs w:val="16"/>
              </w:rPr>
              <w:t>Then</w:t>
            </w:r>
            <w:proofErr w:type="gramEnd"/>
            <w:r w:rsidR="00E32A17" w:rsidRPr="00717C7C">
              <w:rPr>
                <w:rFonts w:asciiTheme="minorHAnsi" w:hAnsiTheme="minorHAnsi"/>
                <w:sz w:val="16"/>
                <w:szCs w:val="16"/>
              </w:rPr>
              <w:t xml:space="preserve"> use variant MCH-23e</w:t>
            </w:r>
            <w:r w:rsidRPr="00717C7C">
              <w:rPr>
                <w:rFonts w:asciiTheme="minorHAnsi" w:hAnsiTheme="minorHAnsi"/>
                <w:sz w:val="16"/>
                <w:szCs w:val="16"/>
              </w:rPr>
              <w:t>,</w:t>
            </w:r>
          </w:p>
          <w:p w14:paraId="60698BC1" w14:textId="3D92EC60" w:rsidR="00E32A17" w:rsidRPr="00717C7C" w:rsidRDefault="00E32A17" w:rsidP="005673FC">
            <w:pPr>
              <w:keepNext/>
              <w:ind w:left="646"/>
              <w:rPr>
                <w:rFonts w:asciiTheme="minorHAnsi" w:hAnsiTheme="minorHAnsi"/>
                <w:sz w:val="16"/>
                <w:szCs w:val="16"/>
              </w:rPr>
            </w:pPr>
            <w:r w:rsidRPr="00717C7C">
              <w:rPr>
                <w:rFonts w:asciiTheme="minorHAnsi" w:hAnsiTheme="minorHAnsi"/>
                <w:sz w:val="16"/>
                <w:szCs w:val="16"/>
              </w:rPr>
              <w:t>Else use variant MCH-</w:t>
            </w:r>
            <w:proofErr w:type="gramStart"/>
            <w:r w:rsidRPr="00717C7C">
              <w:rPr>
                <w:rFonts w:asciiTheme="minorHAnsi" w:hAnsiTheme="minorHAnsi"/>
                <w:sz w:val="16"/>
                <w:szCs w:val="16"/>
              </w:rPr>
              <w:t>23a</w:t>
            </w:r>
            <w:r w:rsidR="00EC2082" w:rsidRPr="00717C7C">
              <w:rPr>
                <w:rFonts w:asciiTheme="minorHAnsi" w:hAnsiTheme="minorHAnsi"/>
                <w:sz w:val="16"/>
                <w:szCs w:val="16"/>
              </w:rPr>
              <w:t>;</w:t>
            </w:r>
            <w:proofErr w:type="gramEnd"/>
          </w:p>
          <w:p w14:paraId="4C23469A" w14:textId="77777777" w:rsidR="00E32A17" w:rsidRPr="00717C7C" w:rsidRDefault="00E32A17" w:rsidP="005673FC">
            <w:pPr>
              <w:keepNext/>
              <w:ind w:left="646"/>
              <w:rPr>
                <w:rFonts w:asciiTheme="minorHAnsi" w:hAnsiTheme="minorHAnsi"/>
                <w:sz w:val="16"/>
                <w:szCs w:val="16"/>
              </w:rPr>
            </w:pPr>
          </w:p>
          <w:p w14:paraId="00585379" w14:textId="4882EEAC" w:rsidR="00E32A17" w:rsidRPr="00717C7C" w:rsidRDefault="00E32A17" w:rsidP="005673FC">
            <w:pPr>
              <w:keepNext/>
              <w:rPr>
                <w:rFonts w:asciiTheme="minorHAnsi" w:hAnsiTheme="minorHAnsi"/>
                <w:sz w:val="16"/>
                <w:szCs w:val="16"/>
              </w:rPr>
            </w:pPr>
            <w:proofErr w:type="spellStart"/>
            <w:r w:rsidRPr="00717C7C">
              <w:rPr>
                <w:rFonts w:asciiTheme="minorHAnsi" w:hAnsiTheme="minorHAnsi"/>
                <w:sz w:val="16"/>
                <w:szCs w:val="16"/>
              </w:rPr>
              <w:t>ElseIf</w:t>
            </w:r>
            <w:proofErr w:type="spellEnd"/>
            <w:r w:rsidRPr="00717C7C">
              <w:rPr>
                <w:rFonts w:asciiTheme="minorHAnsi" w:hAnsiTheme="minorHAnsi"/>
                <w:sz w:val="16"/>
                <w:szCs w:val="16"/>
              </w:rPr>
              <w:t xml:space="preserve"> A0</w:t>
            </w:r>
            <w:r w:rsidR="004B0E25" w:rsidRPr="00717C7C">
              <w:rPr>
                <w:rFonts w:asciiTheme="minorHAnsi" w:hAnsiTheme="minorHAnsi"/>
                <w:sz w:val="16"/>
                <w:szCs w:val="16"/>
              </w:rPr>
              <w:t>7</w:t>
            </w:r>
            <w:r w:rsidRPr="00717C7C">
              <w:rPr>
                <w:rFonts w:asciiTheme="minorHAnsi" w:hAnsiTheme="minorHAnsi"/>
                <w:sz w:val="16"/>
                <w:szCs w:val="16"/>
              </w:rPr>
              <w:t xml:space="preserve"> = </w:t>
            </w:r>
            <w:proofErr w:type="spellStart"/>
            <w:r w:rsidRPr="00717C7C">
              <w:rPr>
                <w:rFonts w:asciiTheme="minorHAnsi" w:hAnsiTheme="minorHAnsi"/>
                <w:sz w:val="16"/>
                <w:szCs w:val="16"/>
              </w:rPr>
              <w:t>NotZonal</w:t>
            </w:r>
            <w:proofErr w:type="spellEnd"/>
            <w:r w:rsidRPr="00717C7C">
              <w:rPr>
                <w:rFonts w:asciiTheme="minorHAnsi" w:hAnsiTheme="minorHAnsi"/>
                <w:sz w:val="16"/>
                <w:szCs w:val="16"/>
              </w:rPr>
              <w:t xml:space="preserve"> Then</w:t>
            </w:r>
          </w:p>
          <w:p w14:paraId="5786EE0C" w14:textId="60F68235" w:rsidR="00E32A17" w:rsidRPr="00717C7C" w:rsidRDefault="00E32A17" w:rsidP="005673FC">
            <w:pPr>
              <w:keepNext/>
              <w:ind w:left="646"/>
              <w:rPr>
                <w:rFonts w:asciiTheme="minorHAnsi" w:hAnsiTheme="minorHAnsi"/>
                <w:sz w:val="16"/>
                <w:szCs w:val="16"/>
              </w:rPr>
            </w:pPr>
            <w:r w:rsidRPr="00717C7C">
              <w:rPr>
                <w:rFonts w:asciiTheme="minorHAnsi" w:hAnsiTheme="minorHAnsi"/>
                <w:sz w:val="16"/>
                <w:szCs w:val="16"/>
              </w:rPr>
              <w:t xml:space="preserve">If cooling system type on MCH-01 = No Cooling </w:t>
            </w:r>
            <w:proofErr w:type="gramStart"/>
            <w:r w:rsidRPr="00717C7C">
              <w:rPr>
                <w:rFonts w:asciiTheme="minorHAnsi" w:hAnsiTheme="minorHAnsi"/>
                <w:sz w:val="16"/>
                <w:szCs w:val="16"/>
              </w:rPr>
              <w:t>And</w:t>
            </w:r>
            <w:proofErr w:type="gramEnd"/>
            <w:r w:rsidRPr="00717C7C">
              <w:rPr>
                <w:rFonts w:asciiTheme="minorHAnsi" w:hAnsiTheme="minorHAnsi"/>
                <w:sz w:val="16"/>
                <w:szCs w:val="16"/>
              </w:rPr>
              <w:t xml:space="preserve"> A0</w:t>
            </w:r>
            <w:r w:rsidR="004B0E25" w:rsidRPr="00717C7C">
              <w:rPr>
                <w:rFonts w:asciiTheme="minorHAnsi" w:hAnsiTheme="minorHAnsi"/>
                <w:sz w:val="16"/>
                <w:szCs w:val="16"/>
              </w:rPr>
              <w:t>8</w:t>
            </w:r>
            <w:r w:rsidRPr="00717C7C">
              <w:rPr>
                <w:rFonts w:asciiTheme="minorHAnsi" w:hAnsiTheme="minorHAnsi"/>
                <w:sz w:val="16"/>
                <w:szCs w:val="16"/>
              </w:rPr>
              <w:t xml:space="preserve"> = CFI System or A1</w:t>
            </w:r>
            <w:r w:rsidR="004B0E25" w:rsidRPr="00717C7C">
              <w:rPr>
                <w:rFonts w:asciiTheme="minorHAnsi" w:hAnsiTheme="minorHAnsi"/>
                <w:sz w:val="16"/>
                <w:szCs w:val="16"/>
              </w:rPr>
              <w:t>2</w:t>
            </w:r>
            <w:r w:rsidRPr="00717C7C">
              <w:rPr>
                <w:rFonts w:asciiTheme="minorHAnsi" w:hAnsiTheme="minorHAnsi"/>
                <w:sz w:val="16"/>
                <w:szCs w:val="16"/>
              </w:rPr>
              <w:t xml:space="preserve"> = </w:t>
            </w:r>
            <w:r w:rsidR="005F7C19" w:rsidRPr="00717C7C">
              <w:rPr>
                <w:rFonts w:asciiTheme="minorHAnsi" w:hAnsiTheme="minorHAnsi"/>
                <w:sz w:val="16"/>
                <w:szCs w:val="16"/>
              </w:rPr>
              <w:t>Variable CFVCS or Fixed CFVCS</w:t>
            </w:r>
            <w:r w:rsidRPr="00717C7C">
              <w:rPr>
                <w:rFonts w:asciiTheme="minorHAnsi" w:hAnsiTheme="minorHAnsi"/>
                <w:sz w:val="16"/>
                <w:szCs w:val="16"/>
              </w:rPr>
              <w:t>, Then use variant MCH-23d</w:t>
            </w:r>
            <w:r w:rsidR="00EC2082" w:rsidRPr="00717C7C">
              <w:rPr>
                <w:rFonts w:asciiTheme="minorHAnsi" w:hAnsiTheme="minorHAnsi"/>
                <w:sz w:val="16"/>
                <w:szCs w:val="16"/>
              </w:rPr>
              <w:t>;</w:t>
            </w:r>
          </w:p>
          <w:p w14:paraId="7FBC4534" w14:textId="6BEE1400" w:rsidR="00EC2082" w:rsidRPr="00717C7C" w:rsidRDefault="00EC2082" w:rsidP="005673FC">
            <w:pPr>
              <w:keepNext/>
              <w:ind w:left="646"/>
              <w:rPr>
                <w:rFonts w:asciiTheme="minorHAnsi" w:hAnsiTheme="minorHAnsi"/>
                <w:sz w:val="16"/>
                <w:szCs w:val="16"/>
              </w:rPr>
            </w:pPr>
            <w:proofErr w:type="gramStart"/>
            <w:r w:rsidRPr="00717C7C">
              <w:rPr>
                <w:rFonts w:asciiTheme="minorHAnsi" w:hAnsiTheme="minorHAnsi"/>
                <w:sz w:val="16"/>
                <w:szCs w:val="16"/>
              </w:rPr>
              <w:t>Else</w:t>
            </w:r>
            <w:r w:rsidR="00E32A17" w:rsidRPr="00717C7C">
              <w:rPr>
                <w:rFonts w:asciiTheme="minorHAnsi" w:hAnsiTheme="minorHAnsi"/>
                <w:sz w:val="16"/>
                <w:szCs w:val="16"/>
              </w:rPr>
              <w:t>if  A</w:t>
            </w:r>
            <w:proofErr w:type="gramEnd"/>
            <w:r w:rsidR="00E32A17" w:rsidRPr="00717C7C">
              <w:rPr>
                <w:rFonts w:asciiTheme="minorHAnsi" w:hAnsiTheme="minorHAnsi"/>
                <w:sz w:val="16"/>
                <w:szCs w:val="16"/>
              </w:rPr>
              <w:t>0</w:t>
            </w:r>
            <w:r w:rsidR="004B0E25" w:rsidRPr="00717C7C">
              <w:rPr>
                <w:rFonts w:asciiTheme="minorHAnsi" w:hAnsiTheme="minorHAnsi"/>
                <w:sz w:val="16"/>
                <w:szCs w:val="16"/>
              </w:rPr>
              <w:t>4</w:t>
            </w:r>
            <w:r w:rsidR="00E32A17" w:rsidRPr="00717C7C">
              <w:rPr>
                <w:rFonts w:asciiTheme="minorHAnsi" w:hAnsiTheme="minorHAnsi"/>
                <w:sz w:val="16"/>
                <w:szCs w:val="16"/>
              </w:rPr>
              <w:t xml:space="preserve"> = New or Replacement </w:t>
            </w:r>
            <w:r w:rsidRPr="00717C7C">
              <w:rPr>
                <w:rFonts w:asciiTheme="minorHAnsi" w:hAnsiTheme="minorHAnsi"/>
                <w:sz w:val="16"/>
                <w:szCs w:val="16"/>
              </w:rPr>
              <w:t>then</w:t>
            </w:r>
          </w:p>
          <w:p w14:paraId="6E6718D3" w14:textId="0600F39E" w:rsidR="00E32A17" w:rsidRPr="00717C7C" w:rsidRDefault="00EC2082" w:rsidP="005673FC">
            <w:pPr>
              <w:keepNext/>
              <w:ind w:left="646"/>
              <w:rPr>
                <w:rFonts w:asciiTheme="minorHAnsi" w:hAnsiTheme="minorHAnsi"/>
                <w:sz w:val="16"/>
                <w:szCs w:val="16"/>
              </w:rPr>
            </w:pPr>
            <w:r w:rsidRPr="00717C7C">
              <w:rPr>
                <w:rFonts w:asciiTheme="minorHAnsi" w:hAnsiTheme="minorHAnsi"/>
                <w:sz w:val="16"/>
                <w:szCs w:val="16"/>
              </w:rPr>
              <w:t>if</w:t>
            </w:r>
            <w:r w:rsidR="00E32A17" w:rsidRPr="00717C7C">
              <w:rPr>
                <w:rFonts w:asciiTheme="minorHAnsi" w:hAnsiTheme="minorHAnsi"/>
                <w:sz w:val="16"/>
                <w:szCs w:val="16"/>
              </w:rPr>
              <w:t xml:space="preserve"> A1</w:t>
            </w:r>
            <w:r w:rsidR="004B0E25" w:rsidRPr="00717C7C">
              <w:rPr>
                <w:rFonts w:asciiTheme="minorHAnsi" w:hAnsiTheme="minorHAnsi"/>
                <w:sz w:val="16"/>
                <w:szCs w:val="16"/>
              </w:rPr>
              <w:t>2</w:t>
            </w:r>
            <w:r w:rsidR="00E32A17" w:rsidRPr="00717C7C">
              <w:rPr>
                <w:rFonts w:asciiTheme="minorHAnsi" w:hAnsiTheme="minorHAnsi"/>
                <w:sz w:val="16"/>
                <w:szCs w:val="16"/>
              </w:rPr>
              <w:t xml:space="preserve"> = </w:t>
            </w:r>
            <w:r w:rsidR="006F6055" w:rsidRPr="00717C7C">
              <w:rPr>
                <w:rFonts w:asciiTheme="minorHAnsi" w:hAnsiTheme="minorHAnsi"/>
                <w:sz w:val="16"/>
                <w:szCs w:val="16"/>
              </w:rPr>
              <w:t>Variable CFVCS or Fixed CFVCS</w:t>
            </w:r>
            <w:r w:rsidR="00E32A17" w:rsidRPr="00717C7C">
              <w:rPr>
                <w:rFonts w:asciiTheme="minorHAnsi" w:hAnsiTheme="minorHAnsi"/>
                <w:sz w:val="16"/>
                <w:szCs w:val="16"/>
              </w:rPr>
              <w:t xml:space="preserve">, </w:t>
            </w:r>
            <w:proofErr w:type="gramStart"/>
            <w:r w:rsidR="00E32A17" w:rsidRPr="00717C7C">
              <w:rPr>
                <w:rFonts w:asciiTheme="minorHAnsi" w:hAnsiTheme="minorHAnsi"/>
                <w:sz w:val="16"/>
                <w:szCs w:val="16"/>
              </w:rPr>
              <w:t>Then</w:t>
            </w:r>
            <w:proofErr w:type="gramEnd"/>
            <w:r w:rsidR="00E32A17" w:rsidRPr="00717C7C">
              <w:rPr>
                <w:rFonts w:asciiTheme="minorHAnsi" w:hAnsiTheme="minorHAnsi"/>
                <w:sz w:val="16"/>
                <w:szCs w:val="16"/>
              </w:rPr>
              <w:t xml:space="preserve"> use variant MCH-23e</w:t>
            </w:r>
            <w:r w:rsidRPr="00717C7C">
              <w:rPr>
                <w:rFonts w:asciiTheme="minorHAnsi" w:hAnsiTheme="minorHAnsi"/>
                <w:sz w:val="16"/>
                <w:szCs w:val="16"/>
              </w:rPr>
              <w:t>,</w:t>
            </w:r>
          </w:p>
          <w:p w14:paraId="04305669" w14:textId="6D8E9ECE" w:rsidR="00E32A17" w:rsidRPr="00717C7C" w:rsidRDefault="00EC2082" w:rsidP="005673FC">
            <w:pPr>
              <w:keepNext/>
              <w:ind w:left="646"/>
              <w:rPr>
                <w:rFonts w:asciiTheme="minorHAnsi" w:hAnsiTheme="minorHAnsi"/>
                <w:sz w:val="16"/>
                <w:szCs w:val="16"/>
              </w:rPr>
            </w:pPr>
            <w:r w:rsidRPr="00717C7C">
              <w:rPr>
                <w:rFonts w:asciiTheme="minorHAnsi" w:hAnsiTheme="minorHAnsi"/>
                <w:sz w:val="16"/>
                <w:szCs w:val="16"/>
              </w:rPr>
              <w:t>Else</w:t>
            </w:r>
            <w:r w:rsidR="00E32A17" w:rsidRPr="00717C7C">
              <w:rPr>
                <w:rFonts w:asciiTheme="minorHAnsi" w:hAnsiTheme="minorHAnsi"/>
                <w:sz w:val="16"/>
                <w:szCs w:val="16"/>
              </w:rPr>
              <w:t xml:space="preserve"> use variant MCH-</w:t>
            </w:r>
            <w:proofErr w:type="gramStart"/>
            <w:r w:rsidR="00E32A17" w:rsidRPr="00717C7C">
              <w:rPr>
                <w:rFonts w:asciiTheme="minorHAnsi" w:hAnsiTheme="minorHAnsi"/>
                <w:sz w:val="16"/>
                <w:szCs w:val="16"/>
              </w:rPr>
              <w:t>23a</w:t>
            </w:r>
            <w:r w:rsidRPr="00717C7C">
              <w:rPr>
                <w:rFonts w:asciiTheme="minorHAnsi" w:hAnsiTheme="minorHAnsi"/>
                <w:sz w:val="16"/>
                <w:szCs w:val="16"/>
              </w:rPr>
              <w:t>;</w:t>
            </w:r>
            <w:proofErr w:type="gramEnd"/>
          </w:p>
          <w:p w14:paraId="4D6FA215" w14:textId="77777777" w:rsidR="00E32A17" w:rsidRPr="00717C7C" w:rsidRDefault="00E32A17" w:rsidP="005673FC">
            <w:pPr>
              <w:keepNext/>
              <w:ind w:left="646"/>
              <w:rPr>
                <w:rFonts w:asciiTheme="minorHAnsi" w:hAnsiTheme="minorHAnsi"/>
                <w:sz w:val="16"/>
                <w:szCs w:val="16"/>
              </w:rPr>
            </w:pPr>
          </w:p>
          <w:p w14:paraId="4EA9D259" w14:textId="136F3DB3" w:rsidR="00E32A17" w:rsidRPr="00717C7C" w:rsidRDefault="00E32A17" w:rsidP="005673FC">
            <w:pPr>
              <w:keepNext/>
              <w:rPr>
                <w:rFonts w:ascii="Calibri" w:hAnsi="Calibri"/>
                <w:sz w:val="16"/>
                <w:szCs w:val="16"/>
              </w:rPr>
            </w:pPr>
            <w:proofErr w:type="spellStart"/>
            <w:r w:rsidRPr="00717C7C">
              <w:rPr>
                <w:rFonts w:ascii="Calibri" w:hAnsi="Calibri"/>
                <w:sz w:val="16"/>
                <w:szCs w:val="16"/>
              </w:rPr>
              <w:t>ElseIf</w:t>
            </w:r>
            <w:proofErr w:type="spellEnd"/>
            <w:r w:rsidRPr="00717C7C">
              <w:rPr>
                <w:rFonts w:ascii="Calibri" w:hAnsi="Calibri"/>
                <w:sz w:val="16"/>
                <w:szCs w:val="16"/>
              </w:rPr>
              <w:t xml:space="preserve"> A0</w:t>
            </w:r>
            <w:r w:rsidR="004B0E25" w:rsidRPr="00717C7C">
              <w:rPr>
                <w:rFonts w:ascii="Calibri" w:hAnsi="Calibri"/>
                <w:sz w:val="16"/>
                <w:szCs w:val="16"/>
              </w:rPr>
              <w:t>7</w:t>
            </w:r>
            <w:r w:rsidRPr="00717C7C">
              <w:rPr>
                <w:rFonts w:ascii="Calibri" w:hAnsi="Calibri"/>
                <w:sz w:val="16"/>
                <w:szCs w:val="16"/>
              </w:rPr>
              <w:t xml:space="preserve"> = N/A Then</w:t>
            </w:r>
          </w:p>
          <w:p w14:paraId="63F78E8D" w14:textId="2D9EAF0E" w:rsidR="00E32A17" w:rsidRPr="00717C7C" w:rsidRDefault="00E32A17" w:rsidP="005673FC">
            <w:pPr>
              <w:keepNext/>
              <w:ind w:left="646"/>
              <w:rPr>
                <w:rFonts w:ascii="Calibri" w:hAnsi="Calibri"/>
                <w:sz w:val="16"/>
                <w:szCs w:val="16"/>
              </w:rPr>
            </w:pPr>
            <w:proofErr w:type="gramStart"/>
            <w:r w:rsidRPr="00717C7C">
              <w:rPr>
                <w:rFonts w:ascii="Calibri" w:hAnsi="Calibri"/>
                <w:sz w:val="16"/>
                <w:szCs w:val="16"/>
              </w:rPr>
              <w:t>if  A</w:t>
            </w:r>
            <w:proofErr w:type="gramEnd"/>
            <w:r w:rsidRPr="00717C7C">
              <w:rPr>
                <w:rFonts w:ascii="Calibri" w:hAnsi="Calibri"/>
                <w:sz w:val="16"/>
                <w:szCs w:val="16"/>
              </w:rPr>
              <w:t>0</w:t>
            </w:r>
            <w:r w:rsidR="004B0E25" w:rsidRPr="00717C7C">
              <w:rPr>
                <w:rFonts w:ascii="Calibri" w:hAnsi="Calibri"/>
                <w:sz w:val="16"/>
                <w:szCs w:val="16"/>
              </w:rPr>
              <w:t>4</w:t>
            </w:r>
            <w:r w:rsidRPr="00717C7C">
              <w:rPr>
                <w:rFonts w:ascii="Calibri" w:hAnsi="Calibri"/>
                <w:sz w:val="16"/>
                <w:szCs w:val="16"/>
              </w:rPr>
              <w:t xml:space="preserve"> = New or Replacement, Then</w:t>
            </w:r>
          </w:p>
          <w:p w14:paraId="2B24987B" w14:textId="2F971AD1" w:rsidR="00E32A17" w:rsidRPr="00717C7C" w:rsidRDefault="00E32A17" w:rsidP="00EC2082">
            <w:pPr>
              <w:keepNext/>
              <w:ind w:left="646"/>
              <w:rPr>
                <w:rFonts w:ascii="Calibri" w:hAnsi="Calibri"/>
                <w:sz w:val="16"/>
                <w:szCs w:val="16"/>
              </w:rPr>
            </w:pPr>
            <w:r w:rsidRPr="00717C7C">
              <w:rPr>
                <w:rFonts w:ascii="Calibri" w:hAnsi="Calibri"/>
                <w:sz w:val="16"/>
                <w:szCs w:val="16"/>
              </w:rPr>
              <w:t xml:space="preserve">If cooling system type on MCH-01 = No Cooling </w:t>
            </w:r>
            <w:proofErr w:type="gramStart"/>
            <w:r w:rsidRPr="00717C7C">
              <w:rPr>
                <w:rFonts w:ascii="Calibri" w:hAnsi="Calibri"/>
                <w:sz w:val="16"/>
                <w:szCs w:val="16"/>
              </w:rPr>
              <w:t>And</w:t>
            </w:r>
            <w:proofErr w:type="gramEnd"/>
            <w:r w:rsidRPr="00717C7C">
              <w:rPr>
                <w:rFonts w:ascii="Calibri" w:hAnsi="Calibri"/>
                <w:sz w:val="16"/>
                <w:szCs w:val="16"/>
              </w:rPr>
              <w:t xml:space="preserve"> A0</w:t>
            </w:r>
            <w:r w:rsidR="004B0E25" w:rsidRPr="00717C7C">
              <w:rPr>
                <w:rFonts w:ascii="Calibri" w:hAnsi="Calibri"/>
                <w:sz w:val="16"/>
                <w:szCs w:val="16"/>
              </w:rPr>
              <w:t>8</w:t>
            </w:r>
            <w:r w:rsidRPr="00717C7C">
              <w:rPr>
                <w:rFonts w:ascii="Calibri" w:hAnsi="Calibri"/>
                <w:sz w:val="16"/>
                <w:szCs w:val="16"/>
              </w:rPr>
              <w:t xml:space="preserve"> = CFI System or A1</w:t>
            </w:r>
            <w:r w:rsidR="004B0E25" w:rsidRPr="00717C7C">
              <w:rPr>
                <w:rFonts w:ascii="Calibri" w:hAnsi="Calibri"/>
                <w:sz w:val="16"/>
                <w:szCs w:val="16"/>
              </w:rPr>
              <w:t>2</w:t>
            </w:r>
            <w:r w:rsidRPr="00717C7C">
              <w:rPr>
                <w:rFonts w:ascii="Calibri" w:hAnsi="Calibri"/>
                <w:sz w:val="16"/>
                <w:szCs w:val="16"/>
              </w:rPr>
              <w:t xml:space="preserve"> = </w:t>
            </w:r>
            <w:r w:rsidR="005F7C19" w:rsidRPr="00717C7C">
              <w:rPr>
                <w:rFonts w:asciiTheme="minorHAnsi" w:hAnsiTheme="minorHAnsi"/>
                <w:sz w:val="16"/>
                <w:szCs w:val="16"/>
              </w:rPr>
              <w:t>Variable CFVCS or Fixed CFVCS</w:t>
            </w:r>
            <w:r w:rsidRPr="00717C7C">
              <w:rPr>
                <w:rFonts w:ascii="Calibri" w:hAnsi="Calibri"/>
                <w:sz w:val="16"/>
                <w:szCs w:val="16"/>
              </w:rPr>
              <w:t xml:space="preserve">, </w:t>
            </w:r>
            <w:r w:rsidR="005F7C19" w:rsidRPr="00717C7C">
              <w:rPr>
                <w:rFonts w:ascii="Calibri" w:hAnsi="Calibri"/>
                <w:sz w:val="16"/>
                <w:szCs w:val="16"/>
              </w:rPr>
              <w:t>t</w:t>
            </w:r>
            <w:r w:rsidRPr="00717C7C">
              <w:rPr>
                <w:rFonts w:ascii="Calibri" w:hAnsi="Calibri"/>
                <w:sz w:val="16"/>
                <w:szCs w:val="16"/>
              </w:rPr>
              <w:t>hen use variant MCH-23d</w:t>
            </w:r>
            <w:r w:rsidR="00EC2082" w:rsidRPr="00717C7C">
              <w:rPr>
                <w:rFonts w:ascii="Calibri" w:hAnsi="Calibri"/>
                <w:sz w:val="16"/>
                <w:szCs w:val="16"/>
              </w:rPr>
              <w:t>;</w:t>
            </w:r>
          </w:p>
          <w:p w14:paraId="35FA77AF" w14:textId="52EC8FE7" w:rsidR="00E32A17" w:rsidRPr="00717C7C" w:rsidRDefault="00E32A17" w:rsidP="00EC2082">
            <w:pPr>
              <w:keepNext/>
              <w:ind w:left="646"/>
              <w:rPr>
                <w:rFonts w:ascii="Calibri" w:hAnsi="Calibri"/>
                <w:sz w:val="16"/>
                <w:szCs w:val="16"/>
              </w:rPr>
            </w:pPr>
            <w:r w:rsidRPr="00717C7C">
              <w:rPr>
                <w:rFonts w:ascii="Calibri" w:hAnsi="Calibri"/>
                <w:sz w:val="16"/>
                <w:szCs w:val="16"/>
              </w:rPr>
              <w:t>Else if A1</w:t>
            </w:r>
            <w:r w:rsidR="004B0E25" w:rsidRPr="00717C7C">
              <w:rPr>
                <w:rFonts w:ascii="Calibri" w:hAnsi="Calibri"/>
                <w:sz w:val="16"/>
                <w:szCs w:val="16"/>
              </w:rPr>
              <w:t>2</w:t>
            </w:r>
            <w:r w:rsidRPr="00717C7C">
              <w:rPr>
                <w:rFonts w:ascii="Calibri" w:hAnsi="Calibri"/>
                <w:sz w:val="16"/>
                <w:szCs w:val="16"/>
              </w:rPr>
              <w:t xml:space="preserve"> = </w:t>
            </w:r>
            <w:r w:rsidR="005F7C19" w:rsidRPr="00717C7C">
              <w:rPr>
                <w:rFonts w:asciiTheme="minorHAnsi" w:hAnsiTheme="minorHAnsi"/>
                <w:sz w:val="16"/>
                <w:szCs w:val="16"/>
              </w:rPr>
              <w:t>Variable CFVCS or Fixed CFVCS, then</w:t>
            </w:r>
            <w:r w:rsidRPr="00717C7C">
              <w:rPr>
                <w:rFonts w:ascii="Calibri" w:hAnsi="Calibri"/>
                <w:sz w:val="16"/>
                <w:szCs w:val="16"/>
              </w:rPr>
              <w:t xml:space="preserve"> use variant MCH-23e</w:t>
            </w:r>
            <w:r w:rsidR="00EC2082" w:rsidRPr="00717C7C">
              <w:rPr>
                <w:rFonts w:ascii="Calibri" w:hAnsi="Calibri"/>
                <w:sz w:val="16"/>
                <w:szCs w:val="16"/>
              </w:rPr>
              <w:t>,</w:t>
            </w:r>
          </w:p>
          <w:p w14:paraId="64CE359C" w14:textId="77777777" w:rsidR="00E32A17" w:rsidRPr="00717C7C" w:rsidRDefault="00E32A17" w:rsidP="00EC2082">
            <w:pPr>
              <w:keepNext/>
              <w:ind w:left="646"/>
              <w:rPr>
                <w:rFonts w:ascii="Calibri" w:hAnsi="Calibri"/>
                <w:sz w:val="16"/>
                <w:szCs w:val="16"/>
              </w:rPr>
            </w:pPr>
            <w:r w:rsidRPr="00717C7C">
              <w:rPr>
                <w:rFonts w:ascii="Calibri" w:hAnsi="Calibri"/>
                <w:sz w:val="16"/>
                <w:szCs w:val="16"/>
              </w:rPr>
              <w:t>Else use variant MCH-23-a</w:t>
            </w:r>
          </w:p>
          <w:p w14:paraId="5129E08E" w14:textId="26737AEB" w:rsidR="00E32A17" w:rsidRPr="00717C7C" w:rsidRDefault="00E32A17" w:rsidP="00D62CC2">
            <w:pPr>
              <w:keepNext/>
              <w:ind w:left="1186"/>
              <w:rPr>
                <w:rFonts w:asciiTheme="minorHAnsi" w:hAnsiTheme="minorHAnsi"/>
                <w:sz w:val="16"/>
                <w:szCs w:val="16"/>
              </w:rPr>
            </w:pPr>
            <w:r w:rsidRPr="00717C7C">
              <w:rPr>
                <w:rFonts w:asciiTheme="minorHAnsi" w:hAnsiTheme="minorHAnsi"/>
                <w:sz w:val="16"/>
                <w:szCs w:val="16"/>
              </w:rPr>
              <w:t>End</w:t>
            </w:r>
          </w:p>
          <w:p w14:paraId="1933EADB" w14:textId="52BAE7EB" w:rsidR="00E32A17" w:rsidRPr="00717C7C" w:rsidRDefault="00E32A17" w:rsidP="005673FC">
            <w:pPr>
              <w:keepNext/>
              <w:rPr>
                <w:rFonts w:asciiTheme="minorHAnsi" w:hAnsiTheme="minorHAnsi"/>
                <w:sz w:val="18"/>
                <w:szCs w:val="18"/>
              </w:rPr>
            </w:pPr>
            <w:r w:rsidRPr="00717C7C">
              <w:rPr>
                <w:rFonts w:asciiTheme="minorHAnsi" w:hAnsiTheme="minorHAnsi"/>
                <w:sz w:val="16"/>
                <w:szCs w:val="16"/>
              </w:rPr>
              <w:t>End&gt;&gt;</w:t>
            </w:r>
          </w:p>
        </w:tc>
      </w:tr>
    </w:tbl>
    <w:p w14:paraId="1933EADD" w14:textId="5F8F9075" w:rsidR="00851FF0" w:rsidRPr="00717C7C" w:rsidRDefault="00851FF0" w:rsidP="00693010">
      <w:pPr>
        <w:rPr>
          <w:rFonts w:ascii="Calibri" w:hAnsi="Calibri"/>
          <w:szCs w:val="18"/>
        </w:rPr>
      </w:pPr>
    </w:p>
    <w:p w14:paraId="21A5B079" w14:textId="77777777" w:rsidR="00851FF0" w:rsidRPr="00717C7C" w:rsidRDefault="00851FF0">
      <w:pPr>
        <w:rPr>
          <w:rFonts w:ascii="Calibri" w:hAnsi="Calibri"/>
          <w:szCs w:val="18"/>
        </w:rPr>
      </w:pPr>
      <w:r w:rsidRPr="00717C7C">
        <w:rPr>
          <w:rFonts w:ascii="Calibri" w:hAnsi="Calibri"/>
          <w:szCs w:val="18"/>
        </w:rPr>
        <w:br w:type="page"/>
      </w:r>
    </w:p>
    <w:tbl>
      <w:tblPr>
        <w:tblW w:w="5060" w:type="pct"/>
        <w:tblInd w:w="-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10919"/>
      </w:tblGrid>
      <w:tr w:rsidR="001868E8" w:rsidRPr="00717C7C" w14:paraId="1933EAE1" w14:textId="77777777" w:rsidTr="002E17DB">
        <w:trPr>
          <w:trHeight w:val="144"/>
        </w:trPr>
        <w:tc>
          <w:tcPr>
            <w:tcW w:w="5000" w:type="pct"/>
            <w:vAlign w:val="center"/>
          </w:tcPr>
          <w:p w14:paraId="1933EAE0" w14:textId="67601383" w:rsidR="006B530D" w:rsidRPr="00717C7C" w:rsidRDefault="001868E8" w:rsidP="002E17DB">
            <w:pPr>
              <w:rPr>
                <w:rFonts w:ascii="Calibri" w:hAnsi="Calibri"/>
                <w:b/>
              </w:rPr>
            </w:pPr>
            <w:r w:rsidRPr="00717C7C">
              <w:rPr>
                <w:rFonts w:ascii="Calibri" w:hAnsi="Calibri"/>
                <w:b/>
              </w:rPr>
              <w:lastRenderedPageBreak/>
              <w:t>MCH-23</w:t>
            </w:r>
            <w:r w:rsidR="001319CB" w:rsidRPr="00717C7C">
              <w:rPr>
                <w:rFonts w:ascii="Calibri" w:hAnsi="Calibri"/>
                <w:b/>
              </w:rPr>
              <w:t>f</w:t>
            </w:r>
            <w:r w:rsidRPr="00717C7C">
              <w:rPr>
                <w:rFonts w:ascii="Calibri" w:hAnsi="Calibri"/>
                <w:b/>
              </w:rPr>
              <w:t xml:space="preserve"> Forced Air System Airflow Rate Measurement – Newly Installed Zoned Single-Speed Compressor Systems</w:t>
            </w:r>
            <w:r w:rsidR="001319CB" w:rsidRPr="00717C7C">
              <w:rPr>
                <w:rFonts w:ascii="Calibri" w:hAnsi="Calibri"/>
                <w:b/>
              </w:rPr>
              <w:t xml:space="preserve"> with Central Fan Ventilation Cooling</w:t>
            </w:r>
            <w:r w:rsidRPr="00717C7C">
              <w:rPr>
                <w:rFonts w:ascii="Calibri" w:hAnsi="Calibri"/>
                <w:b/>
              </w:rPr>
              <w:t xml:space="preserve"> </w:t>
            </w:r>
          </w:p>
        </w:tc>
      </w:tr>
    </w:tbl>
    <w:p w14:paraId="1933EAE2" w14:textId="77777777" w:rsidR="001868E8" w:rsidRPr="00717C7C" w:rsidRDefault="001868E8" w:rsidP="00693010">
      <w:pPr>
        <w:rPr>
          <w:rFonts w:ascii="Calibri" w:hAnsi="Calibri"/>
          <w:szCs w:val="18"/>
        </w:rPr>
      </w:pPr>
    </w:p>
    <w:tbl>
      <w:tblPr>
        <w:tblW w:w="5063"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61"/>
        <w:gridCol w:w="4910"/>
        <w:gridCol w:w="5555"/>
      </w:tblGrid>
      <w:tr w:rsidR="001868E8" w:rsidRPr="00717C7C" w14:paraId="1933EAE5" w14:textId="77777777" w:rsidTr="00E32A17">
        <w:trPr>
          <w:trHeight w:val="233"/>
        </w:trPr>
        <w:tc>
          <w:tcPr>
            <w:tcW w:w="5000" w:type="pct"/>
            <w:gridSpan w:val="3"/>
          </w:tcPr>
          <w:p w14:paraId="1933EAE3" w14:textId="1CB916EB" w:rsidR="001868E8" w:rsidRPr="00717C7C" w:rsidRDefault="001868E8" w:rsidP="002E17DB">
            <w:pPr>
              <w:keepNext/>
              <w:rPr>
                <w:rFonts w:asciiTheme="minorHAnsi" w:hAnsiTheme="minorHAnsi"/>
                <w:b/>
                <w:sz w:val="18"/>
                <w:szCs w:val="18"/>
              </w:rPr>
            </w:pPr>
            <w:r w:rsidRPr="00717C7C">
              <w:rPr>
                <w:rFonts w:asciiTheme="minorHAnsi" w:hAnsiTheme="minorHAnsi"/>
                <w:b/>
                <w:sz w:val="18"/>
                <w:szCs w:val="18"/>
              </w:rPr>
              <w:t>D. Forced Air System Airflow Rate Measurement – All Zones Calling</w:t>
            </w:r>
          </w:p>
          <w:p w14:paraId="1933EAE4" w14:textId="77777777" w:rsidR="001868E8" w:rsidRPr="00717C7C" w:rsidRDefault="001868E8" w:rsidP="002E17DB">
            <w:pPr>
              <w:keepNext/>
              <w:rPr>
                <w:rFonts w:asciiTheme="minorHAnsi" w:hAnsiTheme="minorHAnsi"/>
                <w:b/>
                <w:sz w:val="18"/>
                <w:szCs w:val="18"/>
              </w:rPr>
            </w:pPr>
            <w:r w:rsidRPr="00717C7C">
              <w:rPr>
                <w:rFonts w:asciiTheme="minorHAnsi" w:hAnsiTheme="minorHAnsi"/>
                <w:sz w:val="18"/>
                <w:szCs w:val="18"/>
              </w:rPr>
              <w:t>The procedures for System Airflow Rate Verification are specified in Reference Residential Appendix RA3.3.</w:t>
            </w:r>
          </w:p>
        </w:tc>
      </w:tr>
      <w:tr w:rsidR="005848F7" w:rsidRPr="00717C7C" w14:paraId="1933EAED" w14:textId="77777777" w:rsidTr="00E32A17">
        <w:tblPrEx>
          <w:tblCellMar>
            <w:top w:w="0" w:type="dxa"/>
            <w:left w:w="108" w:type="dxa"/>
            <w:bottom w:w="0" w:type="dxa"/>
            <w:right w:w="108" w:type="dxa"/>
          </w:tblCellMar>
        </w:tblPrEx>
        <w:trPr>
          <w:cantSplit/>
          <w:trHeight w:val="432"/>
        </w:trPr>
        <w:tc>
          <w:tcPr>
            <w:tcW w:w="211" w:type="pct"/>
            <w:vAlign w:val="center"/>
          </w:tcPr>
          <w:p w14:paraId="1933EAE6" w14:textId="77777777" w:rsidR="005848F7" w:rsidRPr="00717C7C" w:rsidRDefault="005848F7" w:rsidP="005848F7">
            <w:pPr>
              <w:keepNext/>
              <w:jc w:val="center"/>
              <w:rPr>
                <w:rFonts w:ascii="Calibri" w:hAnsi="Calibri"/>
                <w:sz w:val="18"/>
                <w:szCs w:val="18"/>
              </w:rPr>
            </w:pPr>
            <w:r w:rsidRPr="00717C7C">
              <w:rPr>
                <w:rFonts w:ascii="Calibri" w:hAnsi="Calibri"/>
                <w:sz w:val="18"/>
                <w:szCs w:val="18"/>
              </w:rPr>
              <w:t>01</w:t>
            </w:r>
          </w:p>
        </w:tc>
        <w:tc>
          <w:tcPr>
            <w:tcW w:w="2247" w:type="pct"/>
            <w:vAlign w:val="center"/>
          </w:tcPr>
          <w:p w14:paraId="1933EAE7" w14:textId="0838185A" w:rsidR="005848F7" w:rsidRPr="00717C7C" w:rsidRDefault="005848F7" w:rsidP="005848F7">
            <w:pPr>
              <w:keepNext/>
              <w:rPr>
                <w:rFonts w:asciiTheme="minorHAnsi" w:hAnsiTheme="minorHAnsi"/>
                <w:sz w:val="18"/>
                <w:szCs w:val="18"/>
              </w:rPr>
            </w:pPr>
            <w:r w:rsidRPr="00717C7C">
              <w:rPr>
                <w:rFonts w:asciiTheme="minorHAnsi" w:hAnsiTheme="minorHAnsi"/>
                <w:sz w:val="18"/>
                <w:szCs w:val="18"/>
              </w:rPr>
              <w:t>Required All Zones Calling Minimum System Airflow Rate (cfm/ton)</w:t>
            </w:r>
          </w:p>
        </w:tc>
        <w:tc>
          <w:tcPr>
            <w:tcW w:w="2542" w:type="pct"/>
            <w:vAlign w:val="center"/>
          </w:tcPr>
          <w:p w14:paraId="43A6F8C0" w14:textId="77777777" w:rsidR="005848F7" w:rsidRPr="00717C7C" w:rsidRDefault="005848F7" w:rsidP="005848F7">
            <w:pPr>
              <w:keepNext/>
              <w:rPr>
                <w:rFonts w:asciiTheme="minorHAnsi" w:hAnsiTheme="minorHAnsi"/>
                <w:sz w:val="18"/>
                <w:szCs w:val="18"/>
              </w:rPr>
            </w:pPr>
            <w:r w:rsidRPr="00717C7C">
              <w:rPr>
                <w:rFonts w:asciiTheme="minorHAnsi" w:hAnsiTheme="minorHAnsi"/>
                <w:sz w:val="18"/>
                <w:szCs w:val="18"/>
              </w:rPr>
              <w:t xml:space="preserve">&lt;&lt;calculated field: </w:t>
            </w:r>
          </w:p>
          <w:p w14:paraId="77A1ADD8" w14:textId="77777777" w:rsidR="005848F7" w:rsidRPr="00717C7C" w:rsidRDefault="005848F7" w:rsidP="005848F7">
            <w:pPr>
              <w:keepNext/>
              <w:rPr>
                <w:rFonts w:asciiTheme="minorHAnsi" w:hAnsiTheme="minorHAnsi"/>
                <w:sz w:val="18"/>
                <w:szCs w:val="18"/>
              </w:rPr>
            </w:pPr>
            <w:r w:rsidRPr="00717C7C">
              <w:rPr>
                <w:rFonts w:asciiTheme="minorHAnsi" w:hAnsiTheme="minorHAnsi"/>
                <w:sz w:val="18"/>
                <w:szCs w:val="18"/>
              </w:rPr>
              <w:t xml:space="preserve">If MCH-01 – </w:t>
            </w:r>
            <w:proofErr w:type="spellStart"/>
            <w:r w:rsidRPr="00717C7C">
              <w:rPr>
                <w:rFonts w:asciiTheme="minorHAnsi" w:hAnsiTheme="minorHAnsi"/>
                <w:sz w:val="18"/>
                <w:szCs w:val="18"/>
              </w:rPr>
              <w:t>ResidentialCoolingSystemType</w:t>
            </w:r>
            <w:proofErr w:type="spellEnd"/>
            <w:r w:rsidRPr="00717C7C">
              <w:rPr>
                <w:rFonts w:asciiTheme="minorHAnsi" w:hAnsiTheme="minorHAnsi"/>
                <w:sz w:val="18"/>
                <w:szCs w:val="18"/>
              </w:rPr>
              <w:t xml:space="preserve"> = Small Duct High Velocity AC or Small Duct High Velocity HP, then value = 250</w:t>
            </w:r>
          </w:p>
          <w:p w14:paraId="10973E58" w14:textId="77777777" w:rsidR="005848F7" w:rsidRPr="00717C7C" w:rsidRDefault="005848F7" w:rsidP="005848F7">
            <w:pPr>
              <w:keepNext/>
              <w:rPr>
                <w:rFonts w:asciiTheme="minorHAnsi" w:hAnsiTheme="minorHAnsi"/>
                <w:sz w:val="18"/>
                <w:szCs w:val="18"/>
              </w:rPr>
            </w:pPr>
          </w:p>
          <w:p w14:paraId="153F67A6" w14:textId="6BD96D11" w:rsidR="005848F7" w:rsidRPr="00717C7C" w:rsidRDefault="005848F7" w:rsidP="005848F7">
            <w:pPr>
              <w:keepNext/>
              <w:rPr>
                <w:rFonts w:asciiTheme="minorHAnsi" w:hAnsiTheme="minorHAnsi"/>
                <w:sz w:val="18"/>
                <w:szCs w:val="18"/>
              </w:rPr>
            </w:pPr>
            <w:r w:rsidRPr="00717C7C">
              <w:rPr>
                <w:rFonts w:asciiTheme="minorHAnsi" w:hAnsiTheme="minorHAnsi"/>
                <w:sz w:val="18"/>
                <w:szCs w:val="18"/>
              </w:rPr>
              <w:t>Elseif, A0</w:t>
            </w:r>
            <w:r w:rsidR="004B0E25" w:rsidRPr="00717C7C">
              <w:rPr>
                <w:rFonts w:asciiTheme="minorHAnsi" w:hAnsiTheme="minorHAnsi"/>
                <w:sz w:val="18"/>
                <w:szCs w:val="18"/>
              </w:rPr>
              <w:t>4</w:t>
            </w:r>
            <w:r w:rsidRPr="00717C7C">
              <w:rPr>
                <w:rFonts w:asciiTheme="minorHAnsi" w:hAnsiTheme="minorHAnsi"/>
                <w:sz w:val="18"/>
                <w:szCs w:val="18"/>
              </w:rPr>
              <w:t xml:space="preserve"> = Alteration, then value = </w:t>
            </w:r>
            <w:proofErr w:type="gramStart"/>
            <w:r w:rsidRPr="00717C7C">
              <w:rPr>
                <w:rFonts w:asciiTheme="minorHAnsi" w:hAnsiTheme="minorHAnsi"/>
                <w:sz w:val="18"/>
                <w:szCs w:val="18"/>
              </w:rPr>
              <w:t>300;</w:t>
            </w:r>
            <w:proofErr w:type="gramEnd"/>
          </w:p>
          <w:p w14:paraId="3C780F31" w14:textId="77777777" w:rsidR="005848F7" w:rsidRPr="00717C7C" w:rsidRDefault="005848F7" w:rsidP="005848F7">
            <w:pPr>
              <w:keepNext/>
              <w:rPr>
                <w:rFonts w:asciiTheme="minorHAnsi" w:hAnsiTheme="minorHAnsi"/>
                <w:sz w:val="18"/>
                <w:szCs w:val="18"/>
              </w:rPr>
            </w:pPr>
          </w:p>
          <w:p w14:paraId="48C0509B" w14:textId="77777777" w:rsidR="00E01DD6" w:rsidRDefault="005848F7" w:rsidP="005848F7">
            <w:pPr>
              <w:keepNext/>
              <w:rPr>
                <w:ins w:id="1" w:author="Alhabibi, Haider@Energy" w:date="2024-04-09T15:14:00Z"/>
                <w:rFonts w:asciiTheme="minorHAnsi" w:hAnsiTheme="minorHAnsi"/>
                <w:sz w:val="18"/>
                <w:szCs w:val="18"/>
              </w:rPr>
            </w:pPr>
            <w:r w:rsidRPr="00717C7C">
              <w:rPr>
                <w:rFonts w:asciiTheme="minorHAnsi" w:hAnsiTheme="minorHAnsi"/>
                <w:sz w:val="18"/>
                <w:szCs w:val="18"/>
              </w:rPr>
              <w:t>Elseif parent is MCH-01a</w:t>
            </w:r>
            <w:ins w:id="2" w:author="Alhabibi, Haider@Energy" w:date="2024-04-09T15:14:00Z">
              <w:r w:rsidR="00E01DD6">
                <w:rPr>
                  <w:rFonts w:asciiTheme="minorHAnsi" w:hAnsiTheme="minorHAnsi"/>
                  <w:sz w:val="18"/>
                  <w:szCs w:val="18"/>
                </w:rPr>
                <w:t xml:space="preserve"> only:</w:t>
              </w:r>
            </w:ins>
          </w:p>
          <w:p w14:paraId="64EB9401" w14:textId="79AB1DA9" w:rsidR="005848F7" w:rsidRPr="00717C7C" w:rsidRDefault="00237F17" w:rsidP="005848F7">
            <w:pPr>
              <w:keepNext/>
              <w:rPr>
                <w:rFonts w:asciiTheme="minorHAnsi" w:hAnsiTheme="minorHAnsi"/>
                <w:sz w:val="18"/>
                <w:szCs w:val="18"/>
              </w:rPr>
            </w:pPr>
            <w:ins w:id="3" w:author="Alhabibi, Haider@Energy" w:date="2024-04-09T15:14:00Z">
              <w:r w:rsidRPr="00237F17">
                <w:rPr>
                  <w:rFonts w:asciiTheme="minorHAnsi" w:hAnsiTheme="minorHAnsi"/>
                  <w:sz w:val="18"/>
                  <w:szCs w:val="18"/>
                </w:rPr>
                <w:t>If (B10 ≠ NA and B10 ≠ D09)</w:t>
              </w:r>
            </w:ins>
            <w:del w:id="4" w:author="Alhabibi, Haider@Energy" w:date="2024-04-09T15:14:00Z">
              <w:r w:rsidR="005848F7" w:rsidRPr="00717C7C" w:rsidDel="00237F17">
                <w:rPr>
                  <w:rFonts w:asciiTheme="minorHAnsi" w:hAnsiTheme="minorHAnsi"/>
                  <w:sz w:val="18"/>
                  <w:szCs w:val="18"/>
                </w:rPr>
                <w:delText>, and B1</w:delText>
              </w:r>
              <w:r w:rsidR="00720D5E" w:rsidRPr="00717C7C" w:rsidDel="00237F17">
                <w:rPr>
                  <w:rFonts w:asciiTheme="minorHAnsi" w:hAnsiTheme="minorHAnsi"/>
                  <w:sz w:val="18"/>
                  <w:szCs w:val="18"/>
                </w:rPr>
                <w:delText>0</w:delText>
              </w:r>
              <w:r w:rsidR="005848F7" w:rsidRPr="00717C7C" w:rsidDel="00237F17">
                <w:rPr>
                  <w:rFonts w:asciiTheme="minorHAnsi" w:hAnsiTheme="minorHAnsi"/>
                  <w:sz w:val="18"/>
                  <w:szCs w:val="18"/>
                </w:rPr>
                <w:delText xml:space="preserve"> </w:delText>
              </w:r>
              <w:r w:rsidR="005848F7" w:rsidRPr="00717C7C" w:rsidDel="00237F17">
                <w:rPr>
                  <w:rFonts w:asciiTheme="minorHAnsi" w:hAnsiTheme="minorHAnsi" w:cstheme="minorHAnsi"/>
                  <w:sz w:val="18"/>
                  <w:szCs w:val="18"/>
                </w:rPr>
                <w:delText>≠</w:delText>
              </w:r>
              <w:r w:rsidR="005848F7" w:rsidRPr="00717C7C" w:rsidDel="00237F17">
                <w:rPr>
                  <w:rFonts w:asciiTheme="minorHAnsi" w:hAnsiTheme="minorHAnsi"/>
                  <w:sz w:val="18"/>
                  <w:szCs w:val="18"/>
                </w:rPr>
                <w:delText xml:space="preserve"> D09</w:delText>
              </w:r>
            </w:del>
            <w:r w:rsidR="005848F7" w:rsidRPr="00717C7C">
              <w:rPr>
                <w:rFonts w:asciiTheme="minorHAnsi" w:hAnsiTheme="minorHAnsi"/>
                <w:sz w:val="18"/>
                <w:szCs w:val="18"/>
              </w:rPr>
              <w:t xml:space="preserve">, then value = </w:t>
            </w:r>
            <w:proofErr w:type="gramStart"/>
            <w:r w:rsidR="005848F7" w:rsidRPr="00717C7C">
              <w:rPr>
                <w:rFonts w:asciiTheme="minorHAnsi" w:hAnsiTheme="minorHAnsi"/>
                <w:sz w:val="18"/>
                <w:szCs w:val="18"/>
              </w:rPr>
              <w:t>350;</w:t>
            </w:r>
            <w:proofErr w:type="gramEnd"/>
          </w:p>
          <w:p w14:paraId="74B211E9" w14:textId="7751BBEC" w:rsidR="005848F7" w:rsidRDefault="005848F7" w:rsidP="005848F7">
            <w:pPr>
              <w:keepNext/>
              <w:rPr>
                <w:rFonts w:asciiTheme="minorHAnsi" w:hAnsiTheme="minorHAnsi"/>
                <w:sz w:val="18"/>
                <w:szCs w:val="18"/>
              </w:rPr>
            </w:pPr>
            <w:r w:rsidRPr="00717C7C">
              <w:rPr>
                <w:rFonts w:asciiTheme="minorHAnsi" w:hAnsiTheme="minorHAnsi"/>
                <w:sz w:val="18"/>
                <w:szCs w:val="18"/>
              </w:rPr>
              <w:t xml:space="preserve">Elseif </w:t>
            </w:r>
            <w:del w:id="5" w:author="Alhabibi, Haider@Energy" w:date="2024-04-09T15:14:00Z">
              <w:r w:rsidRPr="00717C7C" w:rsidDel="00237F17">
                <w:rPr>
                  <w:rFonts w:asciiTheme="minorHAnsi" w:hAnsiTheme="minorHAnsi"/>
                  <w:sz w:val="18"/>
                  <w:szCs w:val="18"/>
                </w:rPr>
                <w:delText xml:space="preserve">parent is MCH-01a, and </w:delText>
              </w:r>
            </w:del>
            <w:r w:rsidRPr="00717C7C">
              <w:rPr>
                <w:rFonts w:asciiTheme="minorHAnsi" w:hAnsiTheme="minorHAnsi"/>
                <w:sz w:val="18"/>
                <w:szCs w:val="18"/>
              </w:rPr>
              <w:t xml:space="preserve">C08 </w:t>
            </w:r>
            <w:r w:rsidRPr="00717C7C">
              <w:rPr>
                <w:rFonts w:asciiTheme="minorHAnsi" w:hAnsiTheme="minorHAnsi" w:cstheme="minorHAnsi"/>
                <w:sz w:val="18"/>
                <w:szCs w:val="18"/>
              </w:rPr>
              <w:t>≠</w:t>
            </w:r>
            <w:r w:rsidRPr="00717C7C">
              <w:rPr>
                <w:rFonts w:asciiTheme="minorHAnsi" w:hAnsiTheme="minorHAnsi"/>
                <w:sz w:val="18"/>
                <w:szCs w:val="18"/>
              </w:rPr>
              <w:t xml:space="preserve"> NA, then reference value from MCH-01a </w:t>
            </w:r>
            <w:proofErr w:type="gramStart"/>
            <w:r w:rsidRPr="00717C7C">
              <w:rPr>
                <w:rFonts w:asciiTheme="minorHAnsi" w:hAnsiTheme="minorHAnsi"/>
                <w:sz w:val="18"/>
                <w:szCs w:val="18"/>
              </w:rPr>
              <w:t>C08;</w:t>
            </w:r>
            <w:proofErr w:type="gramEnd"/>
          </w:p>
          <w:p w14:paraId="2F80D510" w14:textId="77777777" w:rsidR="003739C8" w:rsidRPr="00717C7C" w:rsidRDefault="003739C8" w:rsidP="005848F7">
            <w:pPr>
              <w:keepNext/>
              <w:rPr>
                <w:rFonts w:asciiTheme="minorHAnsi" w:hAnsiTheme="minorHAnsi"/>
                <w:sz w:val="18"/>
                <w:szCs w:val="18"/>
              </w:rPr>
            </w:pPr>
          </w:p>
          <w:p w14:paraId="7D794564" w14:textId="77777777" w:rsidR="003739C8" w:rsidRPr="003739C8" w:rsidRDefault="003739C8" w:rsidP="003739C8">
            <w:pPr>
              <w:keepNext/>
              <w:rPr>
                <w:ins w:id="6" w:author="Alhabibi, Haider@Energy" w:date="2024-04-09T15:14:00Z"/>
                <w:rFonts w:asciiTheme="minorHAnsi" w:hAnsiTheme="minorHAnsi"/>
                <w:sz w:val="18"/>
                <w:szCs w:val="18"/>
              </w:rPr>
            </w:pPr>
            <w:ins w:id="7" w:author="Alhabibi, Haider@Energy" w:date="2024-04-09T15:14:00Z">
              <w:r w:rsidRPr="003739C8">
                <w:rPr>
                  <w:rFonts w:asciiTheme="minorHAnsi" w:hAnsiTheme="minorHAnsi"/>
                  <w:sz w:val="18"/>
                  <w:szCs w:val="18"/>
                </w:rPr>
                <w:t xml:space="preserve">Elseif parent is MCH-01d only: </w:t>
              </w:r>
            </w:ins>
          </w:p>
          <w:p w14:paraId="30681B9E" w14:textId="77777777" w:rsidR="003739C8" w:rsidRPr="003739C8" w:rsidRDefault="003739C8" w:rsidP="003739C8">
            <w:pPr>
              <w:keepNext/>
              <w:rPr>
                <w:ins w:id="8" w:author="Alhabibi, Haider@Energy" w:date="2024-04-09T15:14:00Z"/>
                <w:rFonts w:asciiTheme="minorHAnsi" w:hAnsiTheme="minorHAnsi"/>
                <w:sz w:val="18"/>
                <w:szCs w:val="18"/>
              </w:rPr>
            </w:pPr>
            <w:ins w:id="9" w:author="Alhabibi, Haider@Energy" w:date="2024-04-09T15:14:00Z">
              <w:r w:rsidRPr="003739C8">
                <w:rPr>
                  <w:rFonts w:asciiTheme="minorHAnsi" w:hAnsiTheme="minorHAnsi"/>
                  <w:sz w:val="18"/>
                  <w:szCs w:val="18"/>
                </w:rPr>
                <w:t xml:space="preserve">If (B08 ≠ NA and B08 ≠ D09) then value = </w:t>
              </w:r>
              <w:proofErr w:type="gramStart"/>
              <w:r w:rsidRPr="003739C8">
                <w:rPr>
                  <w:rFonts w:asciiTheme="minorHAnsi" w:hAnsiTheme="minorHAnsi"/>
                  <w:sz w:val="18"/>
                  <w:szCs w:val="18"/>
                </w:rPr>
                <w:t>350;</w:t>
              </w:r>
              <w:proofErr w:type="gramEnd"/>
            </w:ins>
          </w:p>
          <w:p w14:paraId="24F853D7" w14:textId="77777777" w:rsidR="003739C8" w:rsidRPr="003739C8" w:rsidRDefault="003739C8" w:rsidP="003739C8">
            <w:pPr>
              <w:keepNext/>
              <w:rPr>
                <w:ins w:id="10" w:author="Alhabibi, Haider@Energy" w:date="2024-04-09T15:14:00Z"/>
                <w:rFonts w:asciiTheme="minorHAnsi" w:hAnsiTheme="minorHAnsi"/>
                <w:sz w:val="18"/>
                <w:szCs w:val="18"/>
              </w:rPr>
            </w:pPr>
            <w:ins w:id="11" w:author="Alhabibi, Haider@Energy" w:date="2024-04-09T15:14:00Z">
              <w:r w:rsidRPr="003739C8">
                <w:rPr>
                  <w:rFonts w:asciiTheme="minorHAnsi" w:hAnsiTheme="minorHAnsi"/>
                  <w:sz w:val="18"/>
                  <w:szCs w:val="18"/>
                </w:rPr>
                <w:t xml:space="preserve">Elseif C08 ≠ NA, then reference value from MCH-01d </w:t>
              </w:r>
              <w:proofErr w:type="gramStart"/>
              <w:r w:rsidRPr="003739C8">
                <w:rPr>
                  <w:rFonts w:asciiTheme="minorHAnsi" w:hAnsiTheme="minorHAnsi"/>
                  <w:sz w:val="18"/>
                  <w:szCs w:val="18"/>
                </w:rPr>
                <w:t>C08;</w:t>
              </w:r>
              <w:proofErr w:type="gramEnd"/>
            </w:ins>
          </w:p>
          <w:p w14:paraId="6E6605C9" w14:textId="77777777" w:rsidR="005848F7" w:rsidRPr="00717C7C" w:rsidRDefault="005848F7" w:rsidP="005848F7">
            <w:pPr>
              <w:keepNext/>
              <w:rPr>
                <w:rFonts w:asciiTheme="minorHAnsi" w:hAnsiTheme="minorHAnsi"/>
                <w:sz w:val="18"/>
                <w:szCs w:val="18"/>
              </w:rPr>
            </w:pPr>
          </w:p>
          <w:p w14:paraId="1933EAEC" w14:textId="06AF5229" w:rsidR="005848F7" w:rsidRPr="00717C7C" w:rsidRDefault="005848F7" w:rsidP="005848F7">
            <w:pPr>
              <w:keepNext/>
              <w:rPr>
                <w:rFonts w:asciiTheme="minorHAnsi" w:hAnsiTheme="minorHAnsi"/>
                <w:sz w:val="18"/>
                <w:szCs w:val="18"/>
              </w:rPr>
            </w:pPr>
            <w:r w:rsidRPr="00717C7C">
              <w:rPr>
                <w:rFonts w:asciiTheme="minorHAnsi" w:hAnsiTheme="minorHAnsi"/>
                <w:sz w:val="18"/>
                <w:szCs w:val="18"/>
              </w:rPr>
              <w:t>Else value = 350&gt;&gt;</w:t>
            </w:r>
          </w:p>
        </w:tc>
      </w:tr>
      <w:tr w:rsidR="001868E8" w:rsidRPr="00717C7C" w14:paraId="1933EAF1" w14:textId="77777777" w:rsidTr="00E32A17">
        <w:tblPrEx>
          <w:tblCellMar>
            <w:top w:w="0" w:type="dxa"/>
            <w:left w:w="108" w:type="dxa"/>
            <w:bottom w:w="0" w:type="dxa"/>
            <w:right w:w="108" w:type="dxa"/>
          </w:tblCellMar>
        </w:tblPrEx>
        <w:trPr>
          <w:cantSplit/>
          <w:trHeight w:val="432"/>
        </w:trPr>
        <w:tc>
          <w:tcPr>
            <w:tcW w:w="211" w:type="pct"/>
            <w:vAlign w:val="center"/>
          </w:tcPr>
          <w:p w14:paraId="1933EAEE" w14:textId="77777777" w:rsidR="001868E8" w:rsidRPr="00717C7C" w:rsidRDefault="001868E8" w:rsidP="00A43176">
            <w:pPr>
              <w:keepNext/>
              <w:jc w:val="center"/>
              <w:rPr>
                <w:rFonts w:ascii="Calibri" w:hAnsi="Calibri"/>
                <w:sz w:val="18"/>
                <w:szCs w:val="18"/>
              </w:rPr>
            </w:pPr>
            <w:r w:rsidRPr="00717C7C">
              <w:rPr>
                <w:rFonts w:ascii="Calibri" w:hAnsi="Calibri"/>
                <w:sz w:val="18"/>
                <w:szCs w:val="18"/>
              </w:rPr>
              <w:t>02</w:t>
            </w:r>
          </w:p>
        </w:tc>
        <w:tc>
          <w:tcPr>
            <w:tcW w:w="2247" w:type="pct"/>
            <w:vAlign w:val="center"/>
          </w:tcPr>
          <w:p w14:paraId="1933EAEF" w14:textId="6B0AEE17" w:rsidR="001868E8" w:rsidRPr="00717C7C" w:rsidRDefault="001868E8" w:rsidP="002E17DB">
            <w:pPr>
              <w:keepNext/>
              <w:rPr>
                <w:rFonts w:asciiTheme="minorHAnsi" w:hAnsiTheme="minorHAnsi"/>
                <w:sz w:val="18"/>
                <w:szCs w:val="18"/>
              </w:rPr>
            </w:pPr>
            <w:r w:rsidRPr="00717C7C">
              <w:rPr>
                <w:rFonts w:asciiTheme="minorHAnsi" w:hAnsiTheme="minorHAnsi"/>
                <w:sz w:val="18"/>
                <w:szCs w:val="18"/>
              </w:rPr>
              <w:t xml:space="preserve">Required All Zones Calling Minimum System Airflow </w:t>
            </w:r>
            <w:r w:rsidR="009C2ABA" w:rsidRPr="00717C7C">
              <w:rPr>
                <w:rFonts w:asciiTheme="minorHAnsi" w:hAnsiTheme="minorHAnsi"/>
                <w:sz w:val="18"/>
                <w:szCs w:val="18"/>
              </w:rPr>
              <w:t>T</w:t>
            </w:r>
            <w:r w:rsidRPr="00717C7C">
              <w:rPr>
                <w:rFonts w:asciiTheme="minorHAnsi" w:hAnsiTheme="minorHAnsi"/>
                <w:sz w:val="18"/>
                <w:szCs w:val="18"/>
              </w:rPr>
              <w:t>arget (cfm)</w:t>
            </w:r>
          </w:p>
        </w:tc>
        <w:tc>
          <w:tcPr>
            <w:tcW w:w="2542" w:type="pct"/>
            <w:vAlign w:val="center"/>
          </w:tcPr>
          <w:p w14:paraId="1933EAF0" w14:textId="0EEFAEBD" w:rsidR="001868E8" w:rsidRPr="00717C7C" w:rsidRDefault="001868E8" w:rsidP="002E17DB">
            <w:pPr>
              <w:keepNext/>
              <w:rPr>
                <w:rFonts w:asciiTheme="minorHAnsi" w:hAnsiTheme="minorHAnsi"/>
                <w:sz w:val="18"/>
                <w:szCs w:val="18"/>
              </w:rPr>
            </w:pPr>
            <w:r w:rsidRPr="00717C7C">
              <w:rPr>
                <w:rFonts w:asciiTheme="minorHAnsi" w:hAnsiTheme="minorHAnsi"/>
                <w:sz w:val="18"/>
                <w:szCs w:val="18"/>
              </w:rPr>
              <w:t>&lt;&lt;calculated field: = A0</w:t>
            </w:r>
            <w:r w:rsidR="004B0E25" w:rsidRPr="00717C7C">
              <w:rPr>
                <w:rFonts w:asciiTheme="minorHAnsi" w:hAnsiTheme="minorHAnsi"/>
                <w:sz w:val="18"/>
                <w:szCs w:val="18"/>
              </w:rPr>
              <w:t>5</w:t>
            </w:r>
            <w:r w:rsidRPr="00717C7C">
              <w:rPr>
                <w:rFonts w:asciiTheme="minorHAnsi" w:hAnsiTheme="minorHAnsi"/>
                <w:sz w:val="18"/>
                <w:szCs w:val="18"/>
              </w:rPr>
              <w:t xml:space="preserve"> multiplied by value in D01&gt;&gt;</w:t>
            </w:r>
          </w:p>
        </w:tc>
      </w:tr>
      <w:tr w:rsidR="001868E8" w:rsidRPr="00717C7C" w14:paraId="1933EAF5" w14:textId="77777777" w:rsidTr="00E32A17">
        <w:tblPrEx>
          <w:tblCellMar>
            <w:top w:w="0" w:type="dxa"/>
            <w:left w:w="108" w:type="dxa"/>
            <w:bottom w:w="0" w:type="dxa"/>
            <w:right w:w="108" w:type="dxa"/>
          </w:tblCellMar>
        </w:tblPrEx>
        <w:trPr>
          <w:cantSplit/>
          <w:trHeight w:val="432"/>
        </w:trPr>
        <w:tc>
          <w:tcPr>
            <w:tcW w:w="211" w:type="pct"/>
            <w:vAlign w:val="center"/>
          </w:tcPr>
          <w:p w14:paraId="1933EAF2" w14:textId="77777777" w:rsidR="001868E8" w:rsidRPr="00717C7C" w:rsidRDefault="001868E8" w:rsidP="00A43176">
            <w:pPr>
              <w:keepNext/>
              <w:jc w:val="center"/>
              <w:rPr>
                <w:rFonts w:ascii="Calibri" w:hAnsi="Calibri"/>
                <w:sz w:val="18"/>
                <w:szCs w:val="18"/>
              </w:rPr>
            </w:pPr>
            <w:r w:rsidRPr="00717C7C">
              <w:rPr>
                <w:rFonts w:ascii="Calibri" w:hAnsi="Calibri"/>
                <w:sz w:val="18"/>
                <w:szCs w:val="18"/>
              </w:rPr>
              <w:t>03</w:t>
            </w:r>
          </w:p>
        </w:tc>
        <w:tc>
          <w:tcPr>
            <w:tcW w:w="2247" w:type="pct"/>
            <w:vAlign w:val="center"/>
          </w:tcPr>
          <w:p w14:paraId="1933EAF3" w14:textId="54294B00" w:rsidR="001868E8" w:rsidRPr="00717C7C" w:rsidRDefault="001868E8" w:rsidP="002E17DB">
            <w:pPr>
              <w:keepNext/>
              <w:rPr>
                <w:rFonts w:asciiTheme="minorHAnsi" w:hAnsiTheme="minorHAnsi"/>
                <w:sz w:val="18"/>
                <w:szCs w:val="18"/>
              </w:rPr>
            </w:pPr>
            <w:r w:rsidRPr="00717C7C">
              <w:rPr>
                <w:rFonts w:asciiTheme="minorHAnsi" w:hAnsiTheme="minorHAnsi"/>
                <w:sz w:val="18"/>
                <w:szCs w:val="18"/>
              </w:rPr>
              <w:t>Actual System Airflow Rate Measurement (cfm)</w:t>
            </w:r>
          </w:p>
        </w:tc>
        <w:tc>
          <w:tcPr>
            <w:tcW w:w="2542" w:type="pct"/>
            <w:vAlign w:val="center"/>
          </w:tcPr>
          <w:p w14:paraId="1933EAF4" w14:textId="77777777" w:rsidR="001868E8" w:rsidRPr="00717C7C" w:rsidRDefault="001868E8" w:rsidP="002E17DB">
            <w:pPr>
              <w:keepNext/>
              <w:rPr>
                <w:rFonts w:asciiTheme="minorHAnsi" w:hAnsiTheme="minorHAnsi"/>
                <w:sz w:val="18"/>
                <w:szCs w:val="18"/>
              </w:rPr>
            </w:pPr>
            <w:r w:rsidRPr="00717C7C">
              <w:rPr>
                <w:rFonts w:asciiTheme="minorHAnsi" w:hAnsiTheme="minorHAnsi"/>
                <w:sz w:val="18"/>
                <w:szCs w:val="18"/>
              </w:rPr>
              <w:t xml:space="preserve">&lt;&lt;user input numeric value: </w:t>
            </w:r>
            <w:proofErr w:type="spellStart"/>
            <w:r w:rsidRPr="00717C7C">
              <w:rPr>
                <w:rFonts w:asciiTheme="minorHAnsi" w:hAnsiTheme="minorHAnsi"/>
                <w:sz w:val="18"/>
                <w:szCs w:val="18"/>
              </w:rPr>
              <w:t>xxxx</w:t>
            </w:r>
            <w:proofErr w:type="spellEnd"/>
            <w:r w:rsidRPr="00717C7C">
              <w:rPr>
                <w:rFonts w:asciiTheme="minorHAnsi" w:hAnsiTheme="minorHAnsi"/>
                <w:sz w:val="18"/>
                <w:szCs w:val="18"/>
              </w:rPr>
              <w:t>&gt;&gt;</w:t>
            </w:r>
          </w:p>
        </w:tc>
      </w:tr>
      <w:tr w:rsidR="004C5BE2" w:rsidRPr="00717C7C" w14:paraId="1933EAF9" w14:textId="77777777" w:rsidTr="00E32A17">
        <w:tblPrEx>
          <w:tblCellMar>
            <w:top w:w="0" w:type="dxa"/>
            <w:left w:w="108" w:type="dxa"/>
            <w:bottom w:w="0" w:type="dxa"/>
            <w:right w:w="108" w:type="dxa"/>
          </w:tblCellMar>
        </w:tblPrEx>
        <w:trPr>
          <w:cantSplit/>
          <w:trHeight w:val="432"/>
        </w:trPr>
        <w:tc>
          <w:tcPr>
            <w:tcW w:w="211" w:type="pct"/>
            <w:vAlign w:val="center"/>
          </w:tcPr>
          <w:p w14:paraId="1933EAF6" w14:textId="77777777" w:rsidR="004C5BE2" w:rsidRPr="00717C7C" w:rsidRDefault="004C5BE2" w:rsidP="00A43176">
            <w:pPr>
              <w:keepNext/>
              <w:jc w:val="center"/>
              <w:rPr>
                <w:rFonts w:ascii="Calibri" w:hAnsi="Calibri"/>
                <w:sz w:val="18"/>
                <w:szCs w:val="18"/>
              </w:rPr>
            </w:pPr>
            <w:r w:rsidRPr="00717C7C">
              <w:rPr>
                <w:rFonts w:ascii="Calibri" w:hAnsi="Calibri"/>
                <w:sz w:val="18"/>
                <w:szCs w:val="18"/>
              </w:rPr>
              <w:t>04</w:t>
            </w:r>
          </w:p>
        </w:tc>
        <w:tc>
          <w:tcPr>
            <w:tcW w:w="2247" w:type="pct"/>
            <w:vAlign w:val="center"/>
          </w:tcPr>
          <w:p w14:paraId="1933EAF7" w14:textId="77777777" w:rsidR="004C5BE2" w:rsidRPr="00717C7C" w:rsidRDefault="004C5BE2" w:rsidP="004C5BE2">
            <w:pPr>
              <w:keepNext/>
              <w:rPr>
                <w:rFonts w:asciiTheme="minorHAnsi" w:hAnsiTheme="minorHAnsi"/>
                <w:sz w:val="18"/>
                <w:szCs w:val="18"/>
              </w:rPr>
            </w:pPr>
            <w:r w:rsidRPr="00717C7C">
              <w:rPr>
                <w:rFonts w:asciiTheme="minorHAnsi" w:hAnsiTheme="minorHAnsi"/>
                <w:sz w:val="18"/>
                <w:szCs w:val="18"/>
              </w:rPr>
              <w:t xml:space="preserve">Compliance Statement: </w:t>
            </w:r>
          </w:p>
        </w:tc>
        <w:tc>
          <w:tcPr>
            <w:tcW w:w="2542" w:type="pct"/>
            <w:vAlign w:val="center"/>
          </w:tcPr>
          <w:p w14:paraId="1933EAF8" w14:textId="77777777" w:rsidR="004C5BE2" w:rsidRPr="00717C7C" w:rsidRDefault="004C5BE2" w:rsidP="004C5BE2">
            <w:pPr>
              <w:keepNext/>
              <w:rPr>
                <w:rFonts w:asciiTheme="minorHAnsi" w:hAnsiTheme="minorHAnsi"/>
                <w:sz w:val="18"/>
                <w:szCs w:val="18"/>
              </w:rPr>
            </w:pPr>
            <w:r w:rsidRPr="00717C7C">
              <w:rPr>
                <w:rFonts w:asciiTheme="minorHAnsi" w:hAnsiTheme="minorHAnsi"/>
                <w:sz w:val="18"/>
                <w:szCs w:val="18"/>
              </w:rPr>
              <w:t>&lt;&lt;If D03≥D02, the display text "system airflow rate complies", else display text "system does not comply with minimum airflow rate requirement"&gt;&gt;</w:t>
            </w:r>
          </w:p>
        </w:tc>
      </w:tr>
    </w:tbl>
    <w:p w14:paraId="1933EAFA" w14:textId="77777777" w:rsidR="001868E8" w:rsidRPr="00717C7C" w:rsidRDefault="001868E8" w:rsidP="0009456E">
      <w:pPr>
        <w:rPr>
          <w:rFonts w:ascii="Calibri" w:hAnsi="Calibri"/>
        </w:rPr>
      </w:pPr>
    </w:p>
    <w:tbl>
      <w:tblPr>
        <w:tblW w:w="5064"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9" w:type="dxa"/>
          <w:left w:w="43" w:type="dxa"/>
          <w:bottom w:w="29" w:type="dxa"/>
          <w:right w:w="43" w:type="dxa"/>
        </w:tblCellMar>
        <w:tblLook w:val="0000" w:firstRow="0" w:lastRow="0" w:firstColumn="0" w:lastColumn="0" w:noHBand="0" w:noVBand="0"/>
      </w:tblPr>
      <w:tblGrid>
        <w:gridCol w:w="470"/>
        <w:gridCol w:w="2284"/>
        <w:gridCol w:w="2623"/>
        <w:gridCol w:w="2828"/>
        <w:gridCol w:w="2723"/>
      </w:tblGrid>
      <w:tr w:rsidR="001868E8" w:rsidRPr="00717C7C" w14:paraId="1933EAFE" w14:textId="77777777" w:rsidTr="00D62CC2">
        <w:trPr>
          <w:trHeight w:val="144"/>
        </w:trPr>
        <w:tc>
          <w:tcPr>
            <w:tcW w:w="5000" w:type="pct"/>
            <w:gridSpan w:val="5"/>
          </w:tcPr>
          <w:p w14:paraId="1933EAFB" w14:textId="2E31282D" w:rsidR="0024561E" w:rsidRPr="00717C7C" w:rsidRDefault="001868E8" w:rsidP="00A43176">
            <w:pPr>
              <w:keepNext/>
              <w:rPr>
                <w:rFonts w:asciiTheme="minorHAnsi" w:hAnsiTheme="minorHAnsi"/>
                <w:b/>
                <w:sz w:val="18"/>
                <w:szCs w:val="18"/>
              </w:rPr>
            </w:pPr>
            <w:r w:rsidRPr="00717C7C">
              <w:rPr>
                <w:rFonts w:asciiTheme="minorHAnsi" w:hAnsiTheme="minorHAnsi"/>
                <w:b/>
                <w:sz w:val="18"/>
                <w:szCs w:val="18"/>
              </w:rPr>
              <w:lastRenderedPageBreak/>
              <w:t>E. Forced Air System Airflow Rate Measurement – All Other Zonal Control Modes</w:t>
            </w:r>
          </w:p>
          <w:p w14:paraId="1933EAFC" w14:textId="77777777" w:rsidR="004A1875" w:rsidRPr="00717C7C" w:rsidRDefault="001868E8" w:rsidP="00A43176">
            <w:pPr>
              <w:keepNext/>
              <w:rPr>
                <w:rFonts w:asciiTheme="minorHAnsi" w:hAnsiTheme="minorHAnsi"/>
                <w:sz w:val="18"/>
                <w:szCs w:val="18"/>
              </w:rPr>
            </w:pPr>
            <w:r w:rsidRPr="00717C7C">
              <w:rPr>
                <w:rFonts w:asciiTheme="minorHAnsi" w:hAnsiTheme="minorHAnsi"/>
                <w:sz w:val="18"/>
                <w:szCs w:val="18"/>
              </w:rPr>
              <w:t>The procedures for System Airflow Rate Verification are specified in Reference Residential Appendix RA3.3.</w:t>
            </w:r>
          </w:p>
          <w:p w14:paraId="1933EAFD" w14:textId="504E4252" w:rsidR="001868E8" w:rsidRPr="00717C7C" w:rsidRDefault="00611CD2" w:rsidP="0083509A">
            <w:pPr>
              <w:keepNext/>
              <w:rPr>
                <w:rFonts w:asciiTheme="minorHAnsi" w:hAnsiTheme="minorHAnsi"/>
                <w:b/>
                <w:sz w:val="16"/>
                <w:szCs w:val="16"/>
              </w:rPr>
            </w:pPr>
            <w:r w:rsidRPr="00717C7C">
              <w:rPr>
                <w:rFonts w:asciiTheme="minorHAnsi" w:hAnsiTheme="minorHAnsi"/>
                <w:sz w:val="18"/>
                <w:szCs w:val="18"/>
              </w:rPr>
              <w:t>For compliance with verification in all zonal control modes, it is sufficient to verify airflow rate for operation of each individual zone when the individual zone is the sole zone calling for conditioning. It is not necessary to verify airflow rate for combinations of 2 or more zones that are less than all zones calling (e.g., 2 out of three zones calling).</w:t>
            </w:r>
          </w:p>
        </w:tc>
      </w:tr>
      <w:tr w:rsidR="00FC10E6" w:rsidRPr="00717C7C" w14:paraId="1933EB03" w14:textId="77777777" w:rsidTr="00D62CC2">
        <w:tblPrEx>
          <w:tblCellMar>
            <w:top w:w="0" w:type="dxa"/>
            <w:left w:w="108" w:type="dxa"/>
            <w:bottom w:w="0" w:type="dxa"/>
            <w:right w:w="108" w:type="dxa"/>
          </w:tblCellMar>
        </w:tblPrEx>
        <w:trPr>
          <w:cantSplit/>
          <w:trHeight w:val="144"/>
        </w:trPr>
        <w:tc>
          <w:tcPr>
            <w:tcW w:w="215" w:type="pct"/>
            <w:vAlign w:val="center"/>
          </w:tcPr>
          <w:p w14:paraId="1933EAFF" w14:textId="77777777" w:rsidR="00FC10E6" w:rsidRPr="00717C7C" w:rsidRDefault="00FC10E6" w:rsidP="00FC10E6">
            <w:pPr>
              <w:keepNext/>
              <w:jc w:val="center"/>
              <w:rPr>
                <w:rFonts w:asciiTheme="minorHAnsi" w:hAnsiTheme="minorHAnsi"/>
                <w:sz w:val="18"/>
                <w:szCs w:val="18"/>
              </w:rPr>
            </w:pPr>
            <w:r w:rsidRPr="00717C7C">
              <w:rPr>
                <w:rFonts w:ascii="Calibri" w:hAnsi="Calibri"/>
                <w:sz w:val="18"/>
                <w:szCs w:val="18"/>
              </w:rPr>
              <w:t>01</w:t>
            </w:r>
          </w:p>
        </w:tc>
        <w:tc>
          <w:tcPr>
            <w:tcW w:w="2245" w:type="pct"/>
            <w:gridSpan w:val="2"/>
          </w:tcPr>
          <w:p w14:paraId="086FBB65" w14:textId="6399C459" w:rsidR="000E395B" w:rsidRPr="00717C7C" w:rsidRDefault="00FC10E6" w:rsidP="00A43176">
            <w:pPr>
              <w:keepNext/>
              <w:rPr>
                <w:rFonts w:ascii="Calibri" w:hAnsi="Calibri"/>
                <w:sz w:val="18"/>
                <w:szCs w:val="18"/>
              </w:rPr>
            </w:pPr>
            <w:r w:rsidRPr="00717C7C">
              <w:rPr>
                <w:rFonts w:ascii="Calibri" w:hAnsi="Calibri"/>
                <w:sz w:val="18"/>
                <w:szCs w:val="18"/>
              </w:rPr>
              <w:t xml:space="preserve">Number of </w:t>
            </w:r>
            <w:r w:rsidR="000E395B" w:rsidRPr="00717C7C">
              <w:rPr>
                <w:rFonts w:ascii="Calibri" w:hAnsi="Calibri"/>
                <w:sz w:val="18"/>
                <w:szCs w:val="18"/>
              </w:rPr>
              <w:t>I</w:t>
            </w:r>
            <w:r w:rsidRPr="00717C7C">
              <w:rPr>
                <w:rFonts w:ascii="Calibri" w:hAnsi="Calibri"/>
                <w:sz w:val="18"/>
                <w:szCs w:val="18"/>
              </w:rPr>
              <w:t xml:space="preserve">ndependently </w:t>
            </w:r>
            <w:r w:rsidR="000E395B" w:rsidRPr="00717C7C">
              <w:rPr>
                <w:rFonts w:ascii="Calibri" w:hAnsi="Calibri"/>
                <w:sz w:val="18"/>
                <w:szCs w:val="18"/>
              </w:rPr>
              <w:t>C</w:t>
            </w:r>
            <w:r w:rsidRPr="00717C7C">
              <w:rPr>
                <w:rFonts w:ascii="Calibri" w:hAnsi="Calibri"/>
                <w:sz w:val="18"/>
                <w:szCs w:val="18"/>
              </w:rPr>
              <w:t xml:space="preserve">ontrolled </w:t>
            </w:r>
            <w:r w:rsidR="000E395B" w:rsidRPr="00717C7C">
              <w:rPr>
                <w:rFonts w:ascii="Calibri" w:hAnsi="Calibri"/>
                <w:sz w:val="18"/>
                <w:szCs w:val="18"/>
              </w:rPr>
              <w:t>Z</w:t>
            </w:r>
            <w:r w:rsidRPr="00717C7C">
              <w:rPr>
                <w:rFonts w:ascii="Calibri" w:hAnsi="Calibri"/>
                <w:sz w:val="18"/>
                <w:szCs w:val="18"/>
              </w:rPr>
              <w:t xml:space="preserve">ones </w:t>
            </w:r>
          </w:p>
          <w:p w14:paraId="1933EB00" w14:textId="4174D74D" w:rsidR="00FC10E6" w:rsidRPr="00717C7C" w:rsidRDefault="00FC10E6" w:rsidP="00A43176">
            <w:pPr>
              <w:keepNext/>
              <w:rPr>
                <w:rFonts w:asciiTheme="minorHAnsi" w:hAnsiTheme="minorHAnsi"/>
                <w:sz w:val="18"/>
                <w:szCs w:val="18"/>
              </w:rPr>
            </w:pPr>
            <w:r w:rsidRPr="00717C7C">
              <w:rPr>
                <w:rFonts w:ascii="Calibri" w:hAnsi="Calibri"/>
                <w:sz w:val="18"/>
                <w:szCs w:val="18"/>
              </w:rPr>
              <w:t>(i.e., number of thermostats or temperature sensors that independently control one or more dampers.)</w:t>
            </w:r>
          </w:p>
        </w:tc>
        <w:tc>
          <w:tcPr>
            <w:tcW w:w="2540" w:type="pct"/>
            <w:gridSpan w:val="2"/>
          </w:tcPr>
          <w:p w14:paraId="1933EB01" w14:textId="77777777" w:rsidR="00FC10E6" w:rsidRPr="00717C7C" w:rsidRDefault="00FC10E6" w:rsidP="00A43176">
            <w:pPr>
              <w:keepNext/>
              <w:rPr>
                <w:rFonts w:ascii="Calibri" w:hAnsi="Calibri"/>
                <w:sz w:val="18"/>
                <w:szCs w:val="18"/>
              </w:rPr>
            </w:pPr>
            <w:r w:rsidRPr="00717C7C">
              <w:rPr>
                <w:rFonts w:ascii="Calibri" w:hAnsi="Calibri"/>
                <w:sz w:val="18"/>
                <w:szCs w:val="18"/>
              </w:rPr>
              <w:t>&lt;&lt;user input, integer&gt;&gt;</w:t>
            </w:r>
          </w:p>
          <w:p w14:paraId="1933EB02" w14:textId="2868AA4D" w:rsidR="00061C0F" w:rsidRPr="00717C7C" w:rsidRDefault="00061C0F" w:rsidP="007C40B0">
            <w:pPr>
              <w:keepNext/>
              <w:rPr>
                <w:rFonts w:asciiTheme="minorHAnsi" w:hAnsiTheme="minorHAnsi"/>
                <w:sz w:val="18"/>
                <w:szCs w:val="18"/>
              </w:rPr>
            </w:pPr>
            <w:r w:rsidRPr="00717C7C">
              <w:rPr>
                <w:rFonts w:ascii="Calibri" w:hAnsi="Calibri"/>
                <w:sz w:val="18"/>
                <w:szCs w:val="18"/>
              </w:rPr>
              <w:t>(F</w:t>
            </w:r>
            <w:r w:rsidRPr="00717C7C">
              <w:rPr>
                <w:rFonts w:asciiTheme="minorHAnsi" w:hAnsiTheme="minorHAnsi"/>
                <w:sz w:val="18"/>
                <w:szCs w:val="18"/>
              </w:rPr>
              <w:t>or each zone create a row in Table E</w:t>
            </w:r>
            <w:r w:rsidR="007C40B0" w:rsidRPr="00717C7C">
              <w:rPr>
                <w:rFonts w:asciiTheme="minorHAnsi" w:hAnsiTheme="minorHAnsi"/>
                <w:sz w:val="18"/>
                <w:szCs w:val="18"/>
              </w:rPr>
              <w:t>: fields 04 through 07</w:t>
            </w:r>
            <w:r w:rsidRPr="00717C7C">
              <w:rPr>
                <w:rFonts w:asciiTheme="minorHAnsi" w:hAnsiTheme="minorHAnsi"/>
                <w:sz w:val="18"/>
                <w:szCs w:val="18"/>
              </w:rPr>
              <w:t>)</w:t>
            </w:r>
          </w:p>
        </w:tc>
      </w:tr>
      <w:tr w:rsidR="00235FD7" w:rsidRPr="00717C7C" w14:paraId="1933EB0A" w14:textId="77777777" w:rsidTr="00D62CC2">
        <w:tblPrEx>
          <w:tblCellMar>
            <w:top w:w="0" w:type="dxa"/>
            <w:left w:w="108" w:type="dxa"/>
            <w:bottom w:w="0" w:type="dxa"/>
            <w:right w:w="108" w:type="dxa"/>
          </w:tblCellMar>
        </w:tblPrEx>
        <w:trPr>
          <w:cantSplit/>
          <w:trHeight w:val="144"/>
        </w:trPr>
        <w:tc>
          <w:tcPr>
            <w:tcW w:w="215" w:type="pct"/>
            <w:vAlign w:val="center"/>
          </w:tcPr>
          <w:p w14:paraId="1933EB04" w14:textId="77777777" w:rsidR="00235FD7" w:rsidRPr="00717C7C" w:rsidRDefault="00235FD7" w:rsidP="00235FD7">
            <w:pPr>
              <w:keepNext/>
              <w:jc w:val="center"/>
              <w:rPr>
                <w:rFonts w:ascii="Calibri" w:hAnsi="Calibri"/>
                <w:sz w:val="18"/>
                <w:szCs w:val="18"/>
              </w:rPr>
            </w:pPr>
            <w:r w:rsidRPr="00717C7C">
              <w:rPr>
                <w:rFonts w:ascii="Calibri" w:hAnsi="Calibri"/>
                <w:sz w:val="18"/>
                <w:szCs w:val="18"/>
              </w:rPr>
              <w:t>02</w:t>
            </w:r>
          </w:p>
        </w:tc>
        <w:tc>
          <w:tcPr>
            <w:tcW w:w="2245" w:type="pct"/>
            <w:gridSpan w:val="2"/>
            <w:vAlign w:val="center"/>
          </w:tcPr>
          <w:p w14:paraId="1933EB05" w14:textId="4F2F140B" w:rsidR="00235FD7" w:rsidRPr="00717C7C" w:rsidRDefault="00235FD7" w:rsidP="00235FD7">
            <w:pPr>
              <w:keepNext/>
              <w:rPr>
                <w:rFonts w:ascii="Calibri" w:hAnsi="Calibri"/>
                <w:sz w:val="18"/>
                <w:szCs w:val="18"/>
              </w:rPr>
            </w:pPr>
            <w:r w:rsidRPr="00717C7C">
              <w:rPr>
                <w:rFonts w:asciiTheme="minorHAnsi" w:hAnsiTheme="minorHAnsi"/>
                <w:sz w:val="18"/>
                <w:szCs w:val="18"/>
              </w:rPr>
              <w:t>Required Minimum Cooling System Airflow Rate (cfm/ton)</w:t>
            </w:r>
          </w:p>
        </w:tc>
        <w:tc>
          <w:tcPr>
            <w:tcW w:w="2540" w:type="pct"/>
            <w:gridSpan w:val="2"/>
            <w:vAlign w:val="center"/>
          </w:tcPr>
          <w:p w14:paraId="71D34998" w14:textId="77777777" w:rsidR="00235FD7" w:rsidRPr="00717C7C" w:rsidRDefault="00235FD7" w:rsidP="00235FD7">
            <w:pPr>
              <w:keepNext/>
              <w:rPr>
                <w:rFonts w:asciiTheme="minorHAnsi" w:hAnsiTheme="minorHAnsi"/>
                <w:sz w:val="18"/>
                <w:szCs w:val="18"/>
              </w:rPr>
            </w:pPr>
            <w:r w:rsidRPr="00717C7C">
              <w:rPr>
                <w:rFonts w:asciiTheme="minorHAnsi" w:hAnsiTheme="minorHAnsi"/>
                <w:sz w:val="18"/>
                <w:szCs w:val="18"/>
              </w:rPr>
              <w:t xml:space="preserve">&lt;&lt;calculated field: </w:t>
            </w:r>
          </w:p>
          <w:p w14:paraId="51BB3D49" w14:textId="77777777" w:rsidR="00235FD7" w:rsidRPr="00717C7C" w:rsidRDefault="00235FD7" w:rsidP="00235FD7">
            <w:pPr>
              <w:keepNext/>
              <w:rPr>
                <w:rFonts w:asciiTheme="minorHAnsi" w:hAnsiTheme="minorHAnsi"/>
                <w:sz w:val="18"/>
                <w:szCs w:val="18"/>
              </w:rPr>
            </w:pPr>
            <w:r w:rsidRPr="00717C7C">
              <w:rPr>
                <w:rFonts w:asciiTheme="minorHAnsi" w:hAnsiTheme="minorHAnsi"/>
                <w:sz w:val="18"/>
                <w:szCs w:val="18"/>
              </w:rPr>
              <w:t xml:space="preserve">If MCH-01 – </w:t>
            </w:r>
            <w:proofErr w:type="spellStart"/>
            <w:r w:rsidRPr="00717C7C">
              <w:rPr>
                <w:rFonts w:asciiTheme="minorHAnsi" w:hAnsiTheme="minorHAnsi"/>
                <w:sz w:val="18"/>
                <w:szCs w:val="18"/>
              </w:rPr>
              <w:t>ResidentialCoolingSystemType</w:t>
            </w:r>
            <w:proofErr w:type="spellEnd"/>
            <w:r w:rsidRPr="00717C7C">
              <w:rPr>
                <w:rFonts w:asciiTheme="minorHAnsi" w:hAnsiTheme="minorHAnsi"/>
                <w:sz w:val="18"/>
                <w:szCs w:val="18"/>
              </w:rPr>
              <w:t xml:space="preserve"> = Small Duct High Velocity, then value = 250</w:t>
            </w:r>
          </w:p>
          <w:p w14:paraId="172AF71C" w14:textId="77777777" w:rsidR="00235FD7" w:rsidRPr="00717C7C" w:rsidRDefault="00235FD7" w:rsidP="00235FD7">
            <w:pPr>
              <w:keepNext/>
              <w:rPr>
                <w:rFonts w:asciiTheme="minorHAnsi" w:hAnsiTheme="minorHAnsi"/>
                <w:sz w:val="18"/>
                <w:szCs w:val="18"/>
              </w:rPr>
            </w:pPr>
          </w:p>
          <w:p w14:paraId="66569BA0" w14:textId="1C0F32D9" w:rsidR="00235FD7" w:rsidRPr="00717C7C" w:rsidRDefault="00235FD7" w:rsidP="00235FD7">
            <w:pPr>
              <w:keepNext/>
              <w:rPr>
                <w:rFonts w:asciiTheme="minorHAnsi" w:hAnsiTheme="minorHAnsi"/>
                <w:sz w:val="18"/>
                <w:szCs w:val="18"/>
              </w:rPr>
            </w:pPr>
            <w:r w:rsidRPr="00717C7C">
              <w:rPr>
                <w:rFonts w:asciiTheme="minorHAnsi" w:hAnsiTheme="minorHAnsi"/>
                <w:sz w:val="18"/>
                <w:szCs w:val="18"/>
              </w:rPr>
              <w:t>Elseif, A0</w:t>
            </w:r>
            <w:r w:rsidR="004B0E25" w:rsidRPr="00717C7C">
              <w:rPr>
                <w:rFonts w:asciiTheme="minorHAnsi" w:hAnsiTheme="minorHAnsi"/>
                <w:sz w:val="18"/>
                <w:szCs w:val="18"/>
              </w:rPr>
              <w:t>4</w:t>
            </w:r>
            <w:r w:rsidRPr="00717C7C">
              <w:rPr>
                <w:rFonts w:asciiTheme="minorHAnsi" w:hAnsiTheme="minorHAnsi"/>
                <w:sz w:val="18"/>
                <w:szCs w:val="18"/>
              </w:rPr>
              <w:t xml:space="preserve"> = Alteration, then value = </w:t>
            </w:r>
            <w:proofErr w:type="gramStart"/>
            <w:r w:rsidRPr="00717C7C">
              <w:rPr>
                <w:rFonts w:asciiTheme="minorHAnsi" w:hAnsiTheme="minorHAnsi"/>
                <w:sz w:val="18"/>
                <w:szCs w:val="18"/>
              </w:rPr>
              <w:t>300;</w:t>
            </w:r>
            <w:proofErr w:type="gramEnd"/>
          </w:p>
          <w:p w14:paraId="239D3AA5" w14:textId="77777777" w:rsidR="00235FD7" w:rsidRPr="00717C7C" w:rsidRDefault="00235FD7" w:rsidP="00235FD7">
            <w:pPr>
              <w:keepNext/>
              <w:rPr>
                <w:rFonts w:asciiTheme="minorHAnsi" w:hAnsiTheme="minorHAnsi"/>
                <w:sz w:val="18"/>
                <w:szCs w:val="18"/>
              </w:rPr>
            </w:pPr>
          </w:p>
          <w:p w14:paraId="2F94D045" w14:textId="77777777" w:rsidR="001B4ED4" w:rsidRDefault="00235FD7" w:rsidP="00235FD7">
            <w:pPr>
              <w:keepNext/>
              <w:rPr>
                <w:ins w:id="12" w:author="Alhabibi, Haider@Energy" w:date="2024-04-09T15:15:00Z"/>
                <w:rFonts w:asciiTheme="minorHAnsi" w:hAnsiTheme="minorHAnsi"/>
                <w:sz w:val="18"/>
                <w:szCs w:val="18"/>
              </w:rPr>
            </w:pPr>
            <w:r w:rsidRPr="00717C7C">
              <w:rPr>
                <w:rFonts w:asciiTheme="minorHAnsi" w:hAnsiTheme="minorHAnsi"/>
                <w:sz w:val="18"/>
                <w:szCs w:val="18"/>
              </w:rPr>
              <w:t>Elseif parent is MCH-01a</w:t>
            </w:r>
            <w:ins w:id="13" w:author="Alhabibi, Haider@Energy" w:date="2024-04-09T15:15:00Z">
              <w:r w:rsidR="003739C8">
                <w:rPr>
                  <w:rFonts w:asciiTheme="minorHAnsi" w:hAnsiTheme="minorHAnsi"/>
                  <w:sz w:val="18"/>
                  <w:szCs w:val="18"/>
                </w:rPr>
                <w:t xml:space="preserve"> only:</w:t>
              </w:r>
            </w:ins>
          </w:p>
          <w:p w14:paraId="61DF8689" w14:textId="75A52955" w:rsidR="00235FD7" w:rsidRPr="00717C7C" w:rsidRDefault="00131315" w:rsidP="00235FD7">
            <w:pPr>
              <w:keepNext/>
              <w:rPr>
                <w:rFonts w:asciiTheme="minorHAnsi" w:hAnsiTheme="minorHAnsi"/>
                <w:sz w:val="18"/>
                <w:szCs w:val="18"/>
              </w:rPr>
            </w:pPr>
            <w:ins w:id="14" w:author="Alhabibi, Haider@Energy" w:date="2024-04-09T15:15:00Z">
              <w:r w:rsidRPr="00131315">
                <w:rPr>
                  <w:rFonts w:asciiTheme="minorHAnsi" w:hAnsiTheme="minorHAnsi"/>
                  <w:sz w:val="18"/>
                  <w:szCs w:val="18"/>
                </w:rPr>
                <w:t>If (B10 ≠ NA and B10 ≠ D09)</w:t>
              </w:r>
            </w:ins>
            <w:del w:id="15" w:author="Alhabibi, Haider@Energy" w:date="2024-04-09T15:15:00Z">
              <w:r w:rsidR="00235FD7" w:rsidRPr="00717C7C" w:rsidDel="00131315">
                <w:rPr>
                  <w:rFonts w:asciiTheme="minorHAnsi" w:hAnsiTheme="minorHAnsi"/>
                  <w:sz w:val="18"/>
                  <w:szCs w:val="18"/>
                </w:rPr>
                <w:delText xml:space="preserve">, and B11 </w:delText>
              </w:r>
              <w:r w:rsidR="00235FD7" w:rsidRPr="00717C7C" w:rsidDel="00131315">
                <w:rPr>
                  <w:rFonts w:asciiTheme="minorHAnsi" w:hAnsiTheme="minorHAnsi" w:cstheme="minorHAnsi"/>
                  <w:sz w:val="18"/>
                  <w:szCs w:val="18"/>
                </w:rPr>
                <w:delText>≠</w:delText>
              </w:r>
              <w:r w:rsidR="00235FD7" w:rsidRPr="00717C7C" w:rsidDel="00131315">
                <w:rPr>
                  <w:rFonts w:asciiTheme="minorHAnsi" w:hAnsiTheme="minorHAnsi"/>
                  <w:sz w:val="18"/>
                  <w:szCs w:val="18"/>
                </w:rPr>
                <w:delText xml:space="preserve"> D09</w:delText>
              </w:r>
            </w:del>
            <w:r w:rsidR="00235FD7" w:rsidRPr="00717C7C">
              <w:rPr>
                <w:rFonts w:asciiTheme="minorHAnsi" w:hAnsiTheme="minorHAnsi"/>
                <w:sz w:val="18"/>
                <w:szCs w:val="18"/>
              </w:rPr>
              <w:t xml:space="preserve">, then value = </w:t>
            </w:r>
            <w:proofErr w:type="gramStart"/>
            <w:r w:rsidR="00235FD7" w:rsidRPr="00717C7C">
              <w:rPr>
                <w:rFonts w:asciiTheme="minorHAnsi" w:hAnsiTheme="minorHAnsi"/>
                <w:sz w:val="18"/>
                <w:szCs w:val="18"/>
              </w:rPr>
              <w:t>350;</w:t>
            </w:r>
            <w:proofErr w:type="gramEnd"/>
          </w:p>
          <w:p w14:paraId="57391142" w14:textId="77777777" w:rsidR="00235FD7" w:rsidRPr="00717C7C" w:rsidRDefault="00235FD7" w:rsidP="00235FD7">
            <w:pPr>
              <w:keepNext/>
              <w:rPr>
                <w:rFonts w:asciiTheme="minorHAnsi" w:hAnsiTheme="minorHAnsi"/>
                <w:sz w:val="18"/>
                <w:szCs w:val="18"/>
              </w:rPr>
            </w:pPr>
          </w:p>
          <w:p w14:paraId="4357E280" w14:textId="77777777" w:rsidR="00235FD7" w:rsidRDefault="00235FD7" w:rsidP="00235FD7">
            <w:pPr>
              <w:keepNext/>
              <w:rPr>
                <w:ins w:id="16" w:author="Alhabibi, Haider@Energy" w:date="2024-04-09T15:15:00Z"/>
                <w:rFonts w:asciiTheme="minorHAnsi" w:hAnsiTheme="minorHAnsi"/>
                <w:sz w:val="18"/>
                <w:szCs w:val="18"/>
              </w:rPr>
            </w:pPr>
            <w:r w:rsidRPr="00717C7C">
              <w:rPr>
                <w:rFonts w:asciiTheme="minorHAnsi" w:hAnsiTheme="minorHAnsi"/>
                <w:sz w:val="18"/>
                <w:szCs w:val="18"/>
              </w:rPr>
              <w:t xml:space="preserve">Elseif parent is MCH-01a, and C08 </w:t>
            </w:r>
            <w:r w:rsidRPr="00717C7C">
              <w:rPr>
                <w:rFonts w:asciiTheme="minorHAnsi" w:hAnsiTheme="minorHAnsi" w:cstheme="minorHAnsi"/>
                <w:sz w:val="18"/>
                <w:szCs w:val="18"/>
              </w:rPr>
              <w:t>≠</w:t>
            </w:r>
            <w:r w:rsidRPr="00717C7C">
              <w:rPr>
                <w:rFonts w:asciiTheme="minorHAnsi" w:hAnsiTheme="minorHAnsi"/>
                <w:sz w:val="18"/>
                <w:szCs w:val="18"/>
              </w:rPr>
              <w:t xml:space="preserve"> NA, then reference value from MCH-01a </w:t>
            </w:r>
            <w:proofErr w:type="gramStart"/>
            <w:r w:rsidRPr="00717C7C">
              <w:rPr>
                <w:rFonts w:asciiTheme="minorHAnsi" w:hAnsiTheme="minorHAnsi"/>
                <w:sz w:val="18"/>
                <w:szCs w:val="18"/>
              </w:rPr>
              <w:t>C08;</w:t>
            </w:r>
            <w:proofErr w:type="gramEnd"/>
          </w:p>
          <w:p w14:paraId="1E88D43C" w14:textId="77777777" w:rsidR="00D24A0C" w:rsidRPr="00717C7C" w:rsidRDefault="00D24A0C" w:rsidP="00235FD7">
            <w:pPr>
              <w:keepNext/>
              <w:rPr>
                <w:rFonts w:asciiTheme="minorHAnsi" w:hAnsiTheme="minorHAnsi"/>
                <w:sz w:val="18"/>
                <w:szCs w:val="18"/>
              </w:rPr>
            </w:pPr>
          </w:p>
          <w:p w14:paraId="5E9B0BF6" w14:textId="77777777" w:rsidR="00D24A0C" w:rsidRPr="00D24A0C" w:rsidRDefault="00D24A0C" w:rsidP="00D24A0C">
            <w:pPr>
              <w:keepNext/>
              <w:rPr>
                <w:ins w:id="17" w:author="Alhabibi, Haider@Energy" w:date="2024-04-09T15:15:00Z"/>
                <w:rFonts w:asciiTheme="minorHAnsi" w:hAnsiTheme="minorHAnsi"/>
                <w:sz w:val="18"/>
                <w:szCs w:val="18"/>
              </w:rPr>
            </w:pPr>
            <w:ins w:id="18" w:author="Alhabibi, Haider@Energy" w:date="2024-04-09T15:15:00Z">
              <w:r w:rsidRPr="00D24A0C">
                <w:rPr>
                  <w:rFonts w:asciiTheme="minorHAnsi" w:hAnsiTheme="minorHAnsi"/>
                  <w:sz w:val="18"/>
                  <w:szCs w:val="18"/>
                </w:rPr>
                <w:t xml:space="preserve">Elseif parent is MCH-01d only: </w:t>
              </w:r>
            </w:ins>
          </w:p>
          <w:p w14:paraId="7D26B4C7" w14:textId="77777777" w:rsidR="00D24A0C" w:rsidRPr="00D24A0C" w:rsidRDefault="00D24A0C" w:rsidP="00D24A0C">
            <w:pPr>
              <w:keepNext/>
              <w:rPr>
                <w:ins w:id="19" w:author="Alhabibi, Haider@Energy" w:date="2024-04-09T15:15:00Z"/>
                <w:rFonts w:asciiTheme="minorHAnsi" w:hAnsiTheme="minorHAnsi"/>
                <w:sz w:val="18"/>
                <w:szCs w:val="18"/>
              </w:rPr>
            </w:pPr>
            <w:ins w:id="20" w:author="Alhabibi, Haider@Energy" w:date="2024-04-09T15:15:00Z">
              <w:r w:rsidRPr="00D24A0C">
                <w:rPr>
                  <w:rFonts w:asciiTheme="minorHAnsi" w:hAnsiTheme="minorHAnsi"/>
                  <w:sz w:val="18"/>
                  <w:szCs w:val="18"/>
                </w:rPr>
                <w:t xml:space="preserve">If (B08 ≠ NA and B08 ≠ D09) then value = </w:t>
              </w:r>
              <w:proofErr w:type="gramStart"/>
              <w:r w:rsidRPr="00D24A0C">
                <w:rPr>
                  <w:rFonts w:asciiTheme="minorHAnsi" w:hAnsiTheme="minorHAnsi"/>
                  <w:sz w:val="18"/>
                  <w:szCs w:val="18"/>
                </w:rPr>
                <w:t>350;</w:t>
              </w:r>
              <w:proofErr w:type="gramEnd"/>
            </w:ins>
          </w:p>
          <w:p w14:paraId="50F24362" w14:textId="77777777" w:rsidR="00D24A0C" w:rsidRPr="00D24A0C" w:rsidRDefault="00D24A0C" w:rsidP="00D24A0C">
            <w:pPr>
              <w:keepNext/>
              <w:rPr>
                <w:ins w:id="21" w:author="Alhabibi, Haider@Energy" w:date="2024-04-09T15:15:00Z"/>
                <w:rFonts w:asciiTheme="minorHAnsi" w:hAnsiTheme="minorHAnsi"/>
                <w:sz w:val="18"/>
                <w:szCs w:val="18"/>
              </w:rPr>
            </w:pPr>
            <w:ins w:id="22" w:author="Alhabibi, Haider@Energy" w:date="2024-04-09T15:15:00Z">
              <w:r w:rsidRPr="00D24A0C">
                <w:rPr>
                  <w:rFonts w:asciiTheme="minorHAnsi" w:hAnsiTheme="minorHAnsi"/>
                  <w:sz w:val="18"/>
                  <w:szCs w:val="18"/>
                </w:rPr>
                <w:t xml:space="preserve">Elseif C08 ≠ NA, then reference value from MCH-01d </w:t>
              </w:r>
              <w:proofErr w:type="gramStart"/>
              <w:r w:rsidRPr="00D24A0C">
                <w:rPr>
                  <w:rFonts w:asciiTheme="minorHAnsi" w:hAnsiTheme="minorHAnsi"/>
                  <w:sz w:val="18"/>
                  <w:szCs w:val="18"/>
                </w:rPr>
                <w:t>C08;</w:t>
              </w:r>
              <w:proofErr w:type="gramEnd"/>
            </w:ins>
          </w:p>
          <w:p w14:paraId="1D9913F5" w14:textId="77777777" w:rsidR="00235FD7" w:rsidRPr="00717C7C" w:rsidRDefault="00235FD7" w:rsidP="00235FD7">
            <w:pPr>
              <w:keepNext/>
              <w:rPr>
                <w:rFonts w:asciiTheme="minorHAnsi" w:hAnsiTheme="minorHAnsi"/>
                <w:sz w:val="18"/>
                <w:szCs w:val="18"/>
              </w:rPr>
            </w:pPr>
          </w:p>
          <w:p w14:paraId="1933EB09" w14:textId="098D6ED2" w:rsidR="00235FD7" w:rsidRPr="00717C7C" w:rsidRDefault="00235FD7" w:rsidP="00235FD7">
            <w:pPr>
              <w:keepNext/>
              <w:rPr>
                <w:rFonts w:asciiTheme="minorHAnsi" w:hAnsiTheme="minorHAnsi"/>
                <w:sz w:val="18"/>
                <w:szCs w:val="18"/>
              </w:rPr>
            </w:pPr>
            <w:r w:rsidRPr="00717C7C">
              <w:rPr>
                <w:rFonts w:asciiTheme="minorHAnsi" w:hAnsiTheme="minorHAnsi"/>
                <w:sz w:val="18"/>
                <w:szCs w:val="18"/>
              </w:rPr>
              <w:t>Else value = 350&gt;&gt;</w:t>
            </w:r>
          </w:p>
        </w:tc>
      </w:tr>
      <w:tr w:rsidR="00ED5A86" w:rsidRPr="00717C7C" w14:paraId="1933EB10" w14:textId="77777777" w:rsidTr="00D62CC2">
        <w:tblPrEx>
          <w:tblCellMar>
            <w:top w:w="0" w:type="dxa"/>
            <w:left w:w="108" w:type="dxa"/>
            <w:bottom w:w="0" w:type="dxa"/>
            <w:right w:w="108" w:type="dxa"/>
          </w:tblCellMar>
        </w:tblPrEx>
        <w:trPr>
          <w:cantSplit/>
          <w:trHeight w:val="144"/>
        </w:trPr>
        <w:tc>
          <w:tcPr>
            <w:tcW w:w="215" w:type="pct"/>
            <w:vAlign w:val="center"/>
          </w:tcPr>
          <w:p w14:paraId="1933EB0B" w14:textId="7763B668" w:rsidR="00ED5A86" w:rsidRPr="00717C7C" w:rsidRDefault="00ED5A86" w:rsidP="00FC10E6">
            <w:pPr>
              <w:keepNext/>
              <w:jc w:val="center"/>
              <w:rPr>
                <w:rFonts w:asciiTheme="minorHAnsi" w:hAnsiTheme="minorHAnsi"/>
                <w:sz w:val="18"/>
                <w:szCs w:val="18"/>
              </w:rPr>
            </w:pPr>
            <w:r w:rsidRPr="00717C7C">
              <w:rPr>
                <w:rFonts w:ascii="Calibri" w:hAnsi="Calibri"/>
                <w:sz w:val="18"/>
                <w:szCs w:val="18"/>
              </w:rPr>
              <w:t>03</w:t>
            </w:r>
          </w:p>
        </w:tc>
        <w:tc>
          <w:tcPr>
            <w:tcW w:w="2245" w:type="pct"/>
            <w:gridSpan w:val="2"/>
            <w:vAlign w:val="center"/>
          </w:tcPr>
          <w:p w14:paraId="1933EB0C" w14:textId="5C20CA0E" w:rsidR="00ED5A86" w:rsidRPr="00717C7C" w:rsidRDefault="00ED5A86" w:rsidP="00FC10E6">
            <w:pPr>
              <w:keepNext/>
              <w:rPr>
                <w:rFonts w:asciiTheme="minorHAnsi" w:hAnsiTheme="minorHAnsi"/>
                <w:sz w:val="18"/>
                <w:szCs w:val="18"/>
              </w:rPr>
            </w:pPr>
            <w:r w:rsidRPr="00717C7C">
              <w:rPr>
                <w:rFonts w:ascii="Calibri" w:hAnsi="Calibri"/>
                <w:sz w:val="18"/>
                <w:szCs w:val="18"/>
              </w:rPr>
              <w:t xml:space="preserve">Required </w:t>
            </w:r>
            <w:r w:rsidR="009C2ABA" w:rsidRPr="00717C7C">
              <w:rPr>
                <w:rFonts w:ascii="Calibri" w:hAnsi="Calibri"/>
                <w:sz w:val="18"/>
                <w:szCs w:val="18"/>
              </w:rPr>
              <w:t>M</w:t>
            </w:r>
            <w:r w:rsidRPr="00717C7C">
              <w:rPr>
                <w:rFonts w:ascii="Calibri" w:hAnsi="Calibri"/>
                <w:sz w:val="18"/>
                <w:szCs w:val="18"/>
              </w:rPr>
              <w:t>inimum Airflow in all Zonal Control Modes (cfm)</w:t>
            </w:r>
          </w:p>
        </w:tc>
        <w:tc>
          <w:tcPr>
            <w:tcW w:w="2540" w:type="pct"/>
            <w:gridSpan w:val="2"/>
            <w:vAlign w:val="center"/>
          </w:tcPr>
          <w:p w14:paraId="1933EB0F" w14:textId="11E1116F" w:rsidR="00ED5A86" w:rsidRPr="00717C7C" w:rsidRDefault="00ED5A86" w:rsidP="00A43176">
            <w:pPr>
              <w:keepNext/>
              <w:rPr>
                <w:rFonts w:asciiTheme="minorHAnsi" w:hAnsiTheme="minorHAnsi"/>
                <w:sz w:val="18"/>
                <w:szCs w:val="18"/>
              </w:rPr>
            </w:pPr>
            <w:r w:rsidRPr="00717C7C">
              <w:rPr>
                <w:rFonts w:asciiTheme="minorHAnsi" w:hAnsiTheme="minorHAnsi"/>
                <w:sz w:val="18"/>
                <w:szCs w:val="18"/>
              </w:rPr>
              <w:t>&lt;&lt;calculated field: = A0</w:t>
            </w:r>
            <w:r w:rsidR="004B0E25" w:rsidRPr="00717C7C">
              <w:rPr>
                <w:rFonts w:asciiTheme="minorHAnsi" w:hAnsiTheme="minorHAnsi"/>
                <w:sz w:val="18"/>
                <w:szCs w:val="18"/>
              </w:rPr>
              <w:t>5</w:t>
            </w:r>
            <w:r w:rsidRPr="00717C7C">
              <w:rPr>
                <w:rFonts w:asciiTheme="minorHAnsi" w:hAnsiTheme="minorHAnsi"/>
                <w:sz w:val="18"/>
                <w:szCs w:val="18"/>
              </w:rPr>
              <w:t xml:space="preserve"> multiplied by value in E02&gt;&gt;</w:t>
            </w:r>
          </w:p>
        </w:tc>
      </w:tr>
      <w:tr w:rsidR="00ED5A86" w:rsidRPr="00717C7C" w14:paraId="1933EB12" w14:textId="77777777" w:rsidTr="00D62CC2">
        <w:tblPrEx>
          <w:tblCellMar>
            <w:top w:w="0" w:type="dxa"/>
            <w:left w:w="108" w:type="dxa"/>
            <w:bottom w:w="0" w:type="dxa"/>
            <w:right w:w="108" w:type="dxa"/>
          </w:tblCellMar>
        </w:tblPrEx>
        <w:trPr>
          <w:cantSplit/>
          <w:trHeight w:val="144"/>
        </w:trPr>
        <w:tc>
          <w:tcPr>
            <w:tcW w:w="5000" w:type="pct"/>
            <w:gridSpan w:val="5"/>
            <w:vAlign w:val="center"/>
          </w:tcPr>
          <w:p w14:paraId="1933EB11" w14:textId="77777777" w:rsidR="00ED5A86" w:rsidRPr="00717C7C" w:rsidRDefault="00ED5A86" w:rsidP="00A1629E">
            <w:pPr>
              <w:keepNext/>
              <w:rPr>
                <w:rFonts w:asciiTheme="minorHAnsi" w:hAnsiTheme="minorHAnsi"/>
                <w:sz w:val="18"/>
                <w:szCs w:val="18"/>
              </w:rPr>
            </w:pPr>
            <w:r w:rsidRPr="00717C7C">
              <w:rPr>
                <w:rFonts w:asciiTheme="minorHAnsi" w:hAnsiTheme="minorHAnsi"/>
                <w:sz w:val="18"/>
                <w:szCs w:val="18"/>
              </w:rPr>
              <w:t>&lt;&lt;create 1 row of data for each of the number of independently controlled zones identified in E01&gt;&gt;</w:t>
            </w:r>
          </w:p>
        </w:tc>
      </w:tr>
      <w:tr w:rsidR="00ED5A86" w:rsidRPr="00717C7C" w14:paraId="1933EB17" w14:textId="77777777" w:rsidTr="00D62CC2">
        <w:tblPrEx>
          <w:tblCellMar>
            <w:top w:w="0" w:type="dxa"/>
            <w:left w:w="108" w:type="dxa"/>
            <w:bottom w:w="0" w:type="dxa"/>
            <w:right w:w="108" w:type="dxa"/>
          </w:tblCellMar>
        </w:tblPrEx>
        <w:trPr>
          <w:cantSplit/>
          <w:trHeight w:val="144"/>
        </w:trPr>
        <w:tc>
          <w:tcPr>
            <w:tcW w:w="1260" w:type="pct"/>
            <w:gridSpan w:val="2"/>
            <w:vAlign w:val="center"/>
          </w:tcPr>
          <w:p w14:paraId="1933EB13" w14:textId="4327EBF9" w:rsidR="00ED5A86" w:rsidRPr="00717C7C" w:rsidRDefault="00ED5A86" w:rsidP="0024561E">
            <w:pPr>
              <w:keepNext/>
              <w:jc w:val="center"/>
              <w:rPr>
                <w:rFonts w:asciiTheme="minorHAnsi" w:hAnsiTheme="minorHAnsi"/>
                <w:sz w:val="18"/>
                <w:szCs w:val="18"/>
              </w:rPr>
            </w:pPr>
            <w:r w:rsidRPr="00717C7C">
              <w:rPr>
                <w:rFonts w:asciiTheme="minorHAnsi" w:hAnsiTheme="minorHAnsi"/>
                <w:sz w:val="18"/>
                <w:szCs w:val="18"/>
              </w:rPr>
              <w:t>04</w:t>
            </w:r>
          </w:p>
        </w:tc>
        <w:tc>
          <w:tcPr>
            <w:tcW w:w="1200" w:type="pct"/>
            <w:vAlign w:val="center"/>
          </w:tcPr>
          <w:p w14:paraId="1933EB14" w14:textId="1C52A851" w:rsidR="00ED5A86" w:rsidRPr="00717C7C" w:rsidRDefault="00ED5A86" w:rsidP="0024561E">
            <w:pPr>
              <w:keepNext/>
              <w:jc w:val="center"/>
              <w:rPr>
                <w:rFonts w:asciiTheme="minorHAnsi" w:hAnsiTheme="minorHAnsi"/>
                <w:sz w:val="18"/>
                <w:szCs w:val="18"/>
              </w:rPr>
            </w:pPr>
            <w:r w:rsidRPr="00717C7C">
              <w:rPr>
                <w:rFonts w:asciiTheme="minorHAnsi" w:hAnsiTheme="minorHAnsi"/>
                <w:sz w:val="18"/>
                <w:szCs w:val="18"/>
              </w:rPr>
              <w:t>05</w:t>
            </w:r>
          </w:p>
        </w:tc>
        <w:tc>
          <w:tcPr>
            <w:tcW w:w="1294" w:type="pct"/>
            <w:vAlign w:val="center"/>
          </w:tcPr>
          <w:p w14:paraId="1933EB15" w14:textId="511C3EF1" w:rsidR="00ED5A86" w:rsidRPr="00717C7C" w:rsidRDefault="00ED5A86" w:rsidP="0024561E">
            <w:pPr>
              <w:keepNext/>
              <w:jc w:val="center"/>
              <w:rPr>
                <w:rFonts w:asciiTheme="minorHAnsi" w:hAnsiTheme="minorHAnsi"/>
                <w:sz w:val="18"/>
                <w:szCs w:val="18"/>
              </w:rPr>
            </w:pPr>
            <w:r w:rsidRPr="00717C7C">
              <w:rPr>
                <w:rFonts w:asciiTheme="minorHAnsi" w:hAnsiTheme="minorHAnsi"/>
                <w:sz w:val="18"/>
                <w:szCs w:val="18"/>
              </w:rPr>
              <w:t>06</w:t>
            </w:r>
          </w:p>
        </w:tc>
        <w:tc>
          <w:tcPr>
            <w:tcW w:w="1246" w:type="pct"/>
            <w:vAlign w:val="center"/>
          </w:tcPr>
          <w:p w14:paraId="1933EB16" w14:textId="32FC78C5" w:rsidR="00ED5A86" w:rsidRPr="00717C7C" w:rsidRDefault="00ED5A86" w:rsidP="0024561E">
            <w:pPr>
              <w:keepNext/>
              <w:jc w:val="center"/>
              <w:rPr>
                <w:rFonts w:asciiTheme="minorHAnsi" w:hAnsiTheme="minorHAnsi"/>
                <w:sz w:val="18"/>
                <w:szCs w:val="18"/>
              </w:rPr>
            </w:pPr>
            <w:r w:rsidRPr="00717C7C">
              <w:rPr>
                <w:rFonts w:asciiTheme="minorHAnsi" w:hAnsiTheme="minorHAnsi"/>
                <w:sz w:val="18"/>
                <w:szCs w:val="18"/>
              </w:rPr>
              <w:t>07</w:t>
            </w:r>
          </w:p>
        </w:tc>
      </w:tr>
      <w:tr w:rsidR="00ED5A86" w:rsidRPr="00717C7C" w14:paraId="1933EB1C" w14:textId="77777777" w:rsidTr="00D62CC2">
        <w:tblPrEx>
          <w:tblCellMar>
            <w:top w:w="0" w:type="dxa"/>
            <w:left w:w="108" w:type="dxa"/>
            <w:bottom w:w="0" w:type="dxa"/>
            <w:right w:w="108" w:type="dxa"/>
          </w:tblCellMar>
        </w:tblPrEx>
        <w:trPr>
          <w:cantSplit/>
          <w:trHeight w:val="144"/>
        </w:trPr>
        <w:tc>
          <w:tcPr>
            <w:tcW w:w="1260" w:type="pct"/>
            <w:gridSpan w:val="2"/>
            <w:vAlign w:val="bottom"/>
          </w:tcPr>
          <w:p w14:paraId="1933EB18" w14:textId="77777777" w:rsidR="00ED5A86" w:rsidRPr="00717C7C" w:rsidRDefault="00ED5A86" w:rsidP="000E395B">
            <w:pPr>
              <w:keepNext/>
              <w:jc w:val="center"/>
              <w:rPr>
                <w:rFonts w:asciiTheme="minorHAnsi" w:hAnsiTheme="minorHAnsi"/>
                <w:sz w:val="18"/>
                <w:szCs w:val="18"/>
              </w:rPr>
            </w:pPr>
            <w:r w:rsidRPr="00717C7C">
              <w:rPr>
                <w:rFonts w:asciiTheme="minorHAnsi" w:hAnsiTheme="minorHAnsi"/>
                <w:sz w:val="18"/>
                <w:szCs w:val="18"/>
              </w:rPr>
              <w:t>Zone Name</w:t>
            </w:r>
          </w:p>
        </w:tc>
        <w:tc>
          <w:tcPr>
            <w:tcW w:w="1200" w:type="pct"/>
            <w:vAlign w:val="bottom"/>
          </w:tcPr>
          <w:p w14:paraId="1933EB19" w14:textId="77777777" w:rsidR="00ED5A86" w:rsidRPr="00717C7C" w:rsidRDefault="00ED5A86" w:rsidP="000E395B">
            <w:pPr>
              <w:keepNext/>
              <w:jc w:val="center"/>
              <w:rPr>
                <w:rFonts w:asciiTheme="minorHAnsi" w:hAnsiTheme="minorHAnsi"/>
                <w:sz w:val="18"/>
                <w:szCs w:val="18"/>
              </w:rPr>
            </w:pPr>
            <w:r w:rsidRPr="00717C7C">
              <w:rPr>
                <w:rFonts w:asciiTheme="minorHAnsi" w:hAnsiTheme="minorHAnsi"/>
                <w:sz w:val="18"/>
                <w:szCs w:val="18"/>
              </w:rPr>
              <w:t>Zone Description</w:t>
            </w:r>
          </w:p>
        </w:tc>
        <w:tc>
          <w:tcPr>
            <w:tcW w:w="1294" w:type="pct"/>
            <w:vAlign w:val="bottom"/>
          </w:tcPr>
          <w:p w14:paraId="1933EB1A" w14:textId="13B76CDA" w:rsidR="00ED5A86" w:rsidRPr="00717C7C" w:rsidRDefault="00ED5A86" w:rsidP="000E395B">
            <w:pPr>
              <w:keepNext/>
              <w:jc w:val="center"/>
              <w:rPr>
                <w:rFonts w:asciiTheme="minorHAnsi" w:hAnsiTheme="minorHAnsi"/>
                <w:sz w:val="18"/>
                <w:szCs w:val="18"/>
              </w:rPr>
            </w:pPr>
            <w:r w:rsidRPr="00717C7C">
              <w:rPr>
                <w:rFonts w:asciiTheme="minorHAnsi" w:hAnsiTheme="minorHAnsi"/>
                <w:sz w:val="18"/>
                <w:szCs w:val="18"/>
              </w:rPr>
              <w:t xml:space="preserve">Measured Airflow with </w:t>
            </w:r>
            <w:r w:rsidR="000E395B" w:rsidRPr="00717C7C">
              <w:rPr>
                <w:rFonts w:asciiTheme="minorHAnsi" w:hAnsiTheme="minorHAnsi"/>
                <w:sz w:val="18"/>
                <w:szCs w:val="18"/>
              </w:rPr>
              <w:t>A</w:t>
            </w:r>
            <w:r w:rsidRPr="00717C7C">
              <w:rPr>
                <w:rFonts w:asciiTheme="minorHAnsi" w:hAnsiTheme="minorHAnsi"/>
                <w:sz w:val="18"/>
                <w:szCs w:val="18"/>
              </w:rPr>
              <w:t xml:space="preserve">ll </w:t>
            </w:r>
            <w:r w:rsidR="000E395B" w:rsidRPr="00717C7C">
              <w:rPr>
                <w:rFonts w:asciiTheme="minorHAnsi" w:hAnsiTheme="minorHAnsi"/>
                <w:sz w:val="18"/>
                <w:szCs w:val="18"/>
              </w:rPr>
              <w:t>O</w:t>
            </w:r>
            <w:r w:rsidRPr="00717C7C">
              <w:rPr>
                <w:rFonts w:asciiTheme="minorHAnsi" w:hAnsiTheme="minorHAnsi"/>
                <w:sz w:val="18"/>
                <w:szCs w:val="18"/>
              </w:rPr>
              <w:t xml:space="preserve">ther </w:t>
            </w:r>
            <w:r w:rsidR="000E395B" w:rsidRPr="00717C7C">
              <w:rPr>
                <w:rFonts w:asciiTheme="minorHAnsi" w:hAnsiTheme="minorHAnsi"/>
                <w:sz w:val="18"/>
                <w:szCs w:val="18"/>
              </w:rPr>
              <w:t>Z</w:t>
            </w:r>
            <w:r w:rsidRPr="00717C7C">
              <w:rPr>
                <w:rFonts w:asciiTheme="minorHAnsi" w:hAnsiTheme="minorHAnsi"/>
                <w:sz w:val="18"/>
                <w:szCs w:val="18"/>
              </w:rPr>
              <w:t xml:space="preserve">ones </w:t>
            </w:r>
            <w:r w:rsidR="000E395B" w:rsidRPr="00717C7C">
              <w:rPr>
                <w:rFonts w:asciiTheme="minorHAnsi" w:hAnsiTheme="minorHAnsi"/>
                <w:sz w:val="18"/>
                <w:szCs w:val="18"/>
              </w:rPr>
              <w:t>O</w:t>
            </w:r>
            <w:r w:rsidRPr="00717C7C">
              <w:rPr>
                <w:rFonts w:asciiTheme="minorHAnsi" w:hAnsiTheme="minorHAnsi"/>
                <w:sz w:val="18"/>
                <w:szCs w:val="18"/>
              </w:rPr>
              <w:t>ff (CFM)</w:t>
            </w:r>
          </w:p>
        </w:tc>
        <w:tc>
          <w:tcPr>
            <w:tcW w:w="1246" w:type="pct"/>
            <w:vAlign w:val="bottom"/>
          </w:tcPr>
          <w:p w14:paraId="1933EB1B" w14:textId="77777777" w:rsidR="00ED5A86" w:rsidRPr="00717C7C" w:rsidRDefault="00ED5A86" w:rsidP="000E395B">
            <w:pPr>
              <w:keepNext/>
              <w:jc w:val="center"/>
              <w:rPr>
                <w:rFonts w:asciiTheme="minorHAnsi" w:hAnsiTheme="minorHAnsi"/>
                <w:sz w:val="18"/>
                <w:szCs w:val="18"/>
              </w:rPr>
            </w:pPr>
            <w:r w:rsidRPr="00717C7C">
              <w:rPr>
                <w:rFonts w:asciiTheme="minorHAnsi" w:hAnsiTheme="minorHAnsi"/>
                <w:sz w:val="18"/>
                <w:szCs w:val="18"/>
              </w:rPr>
              <w:t>Zone Compliance Status</w:t>
            </w:r>
          </w:p>
        </w:tc>
      </w:tr>
      <w:tr w:rsidR="00ED5A86" w:rsidRPr="00717C7C" w14:paraId="1933EB21" w14:textId="77777777" w:rsidTr="00D62CC2">
        <w:tblPrEx>
          <w:tblCellMar>
            <w:top w:w="0" w:type="dxa"/>
            <w:left w:w="108" w:type="dxa"/>
            <w:bottom w:w="0" w:type="dxa"/>
            <w:right w:w="108" w:type="dxa"/>
          </w:tblCellMar>
        </w:tblPrEx>
        <w:trPr>
          <w:cantSplit/>
          <w:trHeight w:val="144"/>
        </w:trPr>
        <w:tc>
          <w:tcPr>
            <w:tcW w:w="1260" w:type="pct"/>
            <w:gridSpan w:val="2"/>
            <w:vAlign w:val="center"/>
          </w:tcPr>
          <w:p w14:paraId="1933EB1D" w14:textId="77777777" w:rsidR="00ED5A86" w:rsidRPr="00717C7C" w:rsidRDefault="00ED5A86" w:rsidP="00A43176">
            <w:pPr>
              <w:keepNext/>
              <w:jc w:val="center"/>
              <w:rPr>
                <w:rFonts w:asciiTheme="minorHAnsi" w:hAnsiTheme="minorHAnsi"/>
                <w:sz w:val="18"/>
                <w:szCs w:val="18"/>
              </w:rPr>
            </w:pPr>
            <w:r w:rsidRPr="00717C7C">
              <w:rPr>
                <w:rFonts w:asciiTheme="minorHAnsi" w:hAnsiTheme="minorHAnsi"/>
                <w:sz w:val="18"/>
                <w:szCs w:val="18"/>
              </w:rPr>
              <w:t>&lt;&lt;user entry, text field 20 characters&gt;&gt;</w:t>
            </w:r>
          </w:p>
        </w:tc>
        <w:tc>
          <w:tcPr>
            <w:tcW w:w="1200" w:type="pct"/>
            <w:vAlign w:val="center"/>
          </w:tcPr>
          <w:p w14:paraId="1933EB1E" w14:textId="77777777" w:rsidR="00ED5A86" w:rsidRPr="00717C7C" w:rsidRDefault="00ED5A86" w:rsidP="00A43176">
            <w:pPr>
              <w:keepNext/>
              <w:jc w:val="center"/>
              <w:rPr>
                <w:rFonts w:asciiTheme="minorHAnsi" w:hAnsiTheme="minorHAnsi"/>
                <w:sz w:val="18"/>
                <w:szCs w:val="18"/>
              </w:rPr>
            </w:pPr>
            <w:r w:rsidRPr="00717C7C">
              <w:rPr>
                <w:rFonts w:asciiTheme="minorHAnsi" w:hAnsiTheme="minorHAnsi"/>
                <w:sz w:val="18"/>
                <w:szCs w:val="18"/>
              </w:rPr>
              <w:t>&lt;&lt;user entry, text field 50 characters&gt;&gt;</w:t>
            </w:r>
          </w:p>
        </w:tc>
        <w:tc>
          <w:tcPr>
            <w:tcW w:w="1294" w:type="pct"/>
            <w:vAlign w:val="center"/>
          </w:tcPr>
          <w:p w14:paraId="1933EB1F" w14:textId="77777777" w:rsidR="00ED5A86" w:rsidRPr="00717C7C" w:rsidRDefault="00ED5A86" w:rsidP="00A43176">
            <w:pPr>
              <w:keepNext/>
              <w:jc w:val="center"/>
              <w:rPr>
                <w:rFonts w:asciiTheme="minorHAnsi" w:hAnsiTheme="minorHAnsi"/>
                <w:sz w:val="18"/>
                <w:szCs w:val="18"/>
              </w:rPr>
            </w:pPr>
            <w:r w:rsidRPr="00717C7C">
              <w:rPr>
                <w:rFonts w:asciiTheme="minorHAnsi" w:hAnsiTheme="minorHAnsi"/>
                <w:sz w:val="18"/>
                <w:szCs w:val="18"/>
              </w:rPr>
              <w:t xml:space="preserve">&lt;&lt;user input numeric value: </w:t>
            </w:r>
            <w:proofErr w:type="spellStart"/>
            <w:r w:rsidRPr="00717C7C">
              <w:rPr>
                <w:rFonts w:asciiTheme="minorHAnsi" w:hAnsiTheme="minorHAnsi"/>
                <w:sz w:val="18"/>
                <w:szCs w:val="18"/>
              </w:rPr>
              <w:t>xxxx</w:t>
            </w:r>
            <w:proofErr w:type="spellEnd"/>
            <w:r w:rsidRPr="00717C7C">
              <w:rPr>
                <w:rFonts w:asciiTheme="minorHAnsi" w:hAnsiTheme="minorHAnsi"/>
                <w:sz w:val="18"/>
                <w:szCs w:val="18"/>
              </w:rPr>
              <w:t>&gt;&gt;</w:t>
            </w:r>
          </w:p>
        </w:tc>
        <w:tc>
          <w:tcPr>
            <w:tcW w:w="1246" w:type="pct"/>
            <w:vAlign w:val="center"/>
          </w:tcPr>
          <w:p w14:paraId="1933EB20" w14:textId="4B62B26B" w:rsidR="00ED5A86" w:rsidRPr="00717C7C" w:rsidRDefault="00ED5A86" w:rsidP="00ED5A86">
            <w:pPr>
              <w:keepNext/>
              <w:jc w:val="center"/>
              <w:rPr>
                <w:rFonts w:asciiTheme="minorHAnsi" w:hAnsiTheme="minorHAnsi"/>
                <w:sz w:val="18"/>
                <w:szCs w:val="18"/>
              </w:rPr>
            </w:pPr>
            <w:r w:rsidRPr="00717C7C">
              <w:rPr>
                <w:rFonts w:asciiTheme="minorHAnsi" w:hAnsiTheme="minorHAnsi"/>
                <w:sz w:val="18"/>
                <w:szCs w:val="18"/>
              </w:rPr>
              <w:t>&lt;&lt;if E06 ≥ E03, then print “Pass”, else print “</w:t>
            </w:r>
            <w:proofErr w:type="gramStart"/>
            <w:r w:rsidRPr="00717C7C">
              <w:rPr>
                <w:rFonts w:asciiTheme="minorHAnsi" w:hAnsiTheme="minorHAnsi"/>
                <w:sz w:val="18"/>
                <w:szCs w:val="18"/>
              </w:rPr>
              <w:t>Fail</w:t>
            </w:r>
            <w:proofErr w:type="gramEnd"/>
            <w:r w:rsidRPr="00717C7C">
              <w:rPr>
                <w:rFonts w:asciiTheme="minorHAnsi" w:hAnsiTheme="minorHAnsi"/>
                <w:sz w:val="18"/>
                <w:szCs w:val="18"/>
              </w:rPr>
              <w:t>”</w:t>
            </w:r>
          </w:p>
        </w:tc>
      </w:tr>
      <w:tr w:rsidR="00ED5A86" w:rsidRPr="00717C7C" w14:paraId="1933EB26" w14:textId="77777777" w:rsidTr="00D62CC2">
        <w:tblPrEx>
          <w:tblCellMar>
            <w:top w:w="0" w:type="dxa"/>
            <w:left w:w="108" w:type="dxa"/>
            <w:bottom w:w="0" w:type="dxa"/>
            <w:right w:w="108" w:type="dxa"/>
          </w:tblCellMar>
        </w:tblPrEx>
        <w:trPr>
          <w:cantSplit/>
          <w:trHeight w:val="144"/>
        </w:trPr>
        <w:tc>
          <w:tcPr>
            <w:tcW w:w="1260" w:type="pct"/>
            <w:gridSpan w:val="2"/>
            <w:vAlign w:val="center"/>
          </w:tcPr>
          <w:p w14:paraId="1933EB22" w14:textId="77777777" w:rsidR="00ED5A86" w:rsidRPr="00717C7C" w:rsidRDefault="00ED5A86" w:rsidP="00A43176">
            <w:pPr>
              <w:keepNext/>
              <w:jc w:val="center"/>
              <w:rPr>
                <w:rFonts w:asciiTheme="minorHAnsi" w:hAnsiTheme="minorHAnsi"/>
                <w:sz w:val="18"/>
                <w:szCs w:val="18"/>
              </w:rPr>
            </w:pPr>
          </w:p>
        </w:tc>
        <w:tc>
          <w:tcPr>
            <w:tcW w:w="1200" w:type="pct"/>
            <w:vAlign w:val="center"/>
          </w:tcPr>
          <w:p w14:paraId="1933EB23" w14:textId="77777777" w:rsidR="00ED5A86" w:rsidRPr="00717C7C" w:rsidRDefault="00ED5A86" w:rsidP="00A43176">
            <w:pPr>
              <w:keepNext/>
              <w:jc w:val="center"/>
              <w:rPr>
                <w:rFonts w:asciiTheme="minorHAnsi" w:hAnsiTheme="minorHAnsi"/>
                <w:sz w:val="18"/>
                <w:szCs w:val="18"/>
              </w:rPr>
            </w:pPr>
          </w:p>
        </w:tc>
        <w:tc>
          <w:tcPr>
            <w:tcW w:w="1294" w:type="pct"/>
            <w:vAlign w:val="center"/>
          </w:tcPr>
          <w:p w14:paraId="1933EB24" w14:textId="77777777" w:rsidR="00ED5A86" w:rsidRPr="00717C7C" w:rsidRDefault="00ED5A86" w:rsidP="00A43176">
            <w:pPr>
              <w:keepNext/>
              <w:jc w:val="center"/>
              <w:rPr>
                <w:rFonts w:asciiTheme="minorHAnsi" w:hAnsiTheme="minorHAnsi"/>
                <w:sz w:val="18"/>
                <w:szCs w:val="18"/>
              </w:rPr>
            </w:pPr>
          </w:p>
        </w:tc>
        <w:tc>
          <w:tcPr>
            <w:tcW w:w="1246" w:type="pct"/>
            <w:vAlign w:val="center"/>
          </w:tcPr>
          <w:p w14:paraId="1933EB25" w14:textId="77777777" w:rsidR="00ED5A86" w:rsidRPr="00717C7C" w:rsidRDefault="00ED5A86" w:rsidP="00A43176">
            <w:pPr>
              <w:keepNext/>
              <w:jc w:val="center"/>
              <w:rPr>
                <w:rFonts w:asciiTheme="minorHAnsi" w:hAnsiTheme="minorHAnsi"/>
                <w:sz w:val="18"/>
                <w:szCs w:val="18"/>
              </w:rPr>
            </w:pPr>
          </w:p>
        </w:tc>
      </w:tr>
      <w:tr w:rsidR="00ED5A86" w:rsidRPr="00717C7C" w14:paraId="1933EB2A" w14:textId="77777777" w:rsidTr="00D62CC2">
        <w:tblPrEx>
          <w:tblCellMar>
            <w:top w:w="0" w:type="dxa"/>
            <w:left w:w="115" w:type="dxa"/>
            <w:bottom w:w="0" w:type="dxa"/>
            <w:right w:w="115" w:type="dxa"/>
          </w:tblCellMar>
        </w:tblPrEx>
        <w:trPr>
          <w:cantSplit/>
          <w:trHeight w:val="144"/>
        </w:trPr>
        <w:tc>
          <w:tcPr>
            <w:tcW w:w="215" w:type="pct"/>
            <w:vAlign w:val="center"/>
          </w:tcPr>
          <w:p w14:paraId="1933EB27" w14:textId="683E4BF7" w:rsidR="00ED5A86" w:rsidRPr="00717C7C" w:rsidRDefault="00160979" w:rsidP="0024561E">
            <w:pPr>
              <w:pStyle w:val="FootnoteText"/>
              <w:jc w:val="center"/>
              <w:rPr>
                <w:rFonts w:asciiTheme="minorHAnsi" w:hAnsiTheme="minorHAnsi"/>
                <w:sz w:val="18"/>
                <w:szCs w:val="18"/>
              </w:rPr>
            </w:pPr>
            <w:r w:rsidRPr="00717C7C">
              <w:rPr>
                <w:rFonts w:asciiTheme="minorHAnsi" w:hAnsiTheme="minorHAnsi"/>
                <w:sz w:val="18"/>
                <w:szCs w:val="18"/>
              </w:rPr>
              <w:t>08</w:t>
            </w:r>
          </w:p>
        </w:tc>
        <w:tc>
          <w:tcPr>
            <w:tcW w:w="2245" w:type="pct"/>
            <w:gridSpan w:val="2"/>
            <w:vAlign w:val="center"/>
          </w:tcPr>
          <w:p w14:paraId="1933EB28" w14:textId="77777777" w:rsidR="00ED5A86" w:rsidRPr="00717C7C" w:rsidRDefault="00ED5A86" w:rsidP="00061C0F">
            <w:pPr>
              <w:pStyle w:val="FootnoteText"/>
              <w:rPr>
                <w:rFonts w:asciiTheme="minorHAnsi" w:hAnsiTheme="minorHAnsi"/>
                <w:sz w:val="18"/>
                <w:szCs w:val="18"/>
              </w:rPr>
            </w:pPr>
            <w:r w:rsidRPr="00717C7C">
              <w:rPr>
                <w:rFonts w:asciiTheme="minorHAnsi" w:hAnsiTheme="minorHAnsi"/>
                <w:sz w:val="18"/>
                <w:szCs w:val="18"/>
              </w:rPr>
              <w:t>Compliance Statement:</w:t>
            </w:r>
          </w:p>
        </w:tc>
        <w:tc>
          <w:tcPr>
            <w:tcW w:w="2540" w:type="pct"/>
            <w:gridSpan w:val="2"/>
          </w:tcPr>
          <w:p w14:paraId="1933EB29" w14:textId="32F2BA30" w:rsidR="00ED5A86" w:rsidRPr="00717C7C" w:rsidRDefault="00ED5A86" w:rsidP="00ED5A86">
            <w:pPr>
              <w:pStyle w:val="FootnoteText"/>
              <w:rPr>
                <w:rFonts w:asciiTheme="minorHAnsi" w:hAnsiTheme="minorHAnsi"/>
                <w:sz w:val="18"/>
                <w:szCs w:val="18"/>
              </w:rPr>
            </w:pPr>
            <w:r w:rsidRPr="00717C7C">
              <w:rPr>
                <w:rFonts w:asciiTheme="minorHAnsi" w:hAnsiTheme="minorHAnsi"/>
                <w:sz w:val="18"/>
                <w:szCs w:val="18"/>
              </w:rPr>
              <w:t>&lt;&lt;If all rows = “pass” in column E07, then display text "system airflow rate complies", else display text "system does not comply with minimum airflow rate requirement"&gt;&gt;</w:t>
            </w:r>
          </w:p>
        </w:tc>
      </w:tr>
    </w:tbl>
    <w:p w14:paraId="1FF4539B" w14:textId="77777777" w:rsidR="005673FC" w:rsidRPr="00717C7C" w:rsidRDefault="005673FC"/>
    <w:tbl>
      <w:tblPr>
        <w:tblW w:w="5064"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9" w:type="dxa"/>
          <w:left w:w="43" w:type="dxa"/>
          <w:bottom w:w="29" w:type="dxa"/>
          <w:right w:w="43" w:type="dxa"/>
        </w:tblCellMar>
        <w:tblLook w:val="0000" w:firstRow="0" w:lastRow="0" w:firstColumn="0" w:lastColumn="0" w:noHBand="0" w:noVBand="0"/>
      </w:tblPr>
      <w:tblGrid>
        <w:gridCol w:w="464"/>
        <w:gridCol w:w="4913"/>
        <w:gridCol w:w="5551"/>
      </w:tblGrid>
      <w:tr w:rsidR="00C459A4" w:rsidRPr="00717C7C" w14:paraId="55C313B1" w14:textId="77777777" w:rsidTr="00D62CC2">
        <w:trPr>
          <w:trHeight w:val="144"/>
        </w:trPr>
        <w:tc>
          <w:tcPr>
            <w:tcW w:w="5000" w:type="pct"/>
            <w:gridSpan w:val="3"/>
          </w:tcPr>
          <w:p w14:paraId="54A384C1" w14:textId="2F34BF9F" w:rsidR="00C459A4" w:rsidRPr="00717C7C" w:rsidRDefault="009C78E5" w:rsidP="005F7C19">
            <w:pPr>
              <w:keepNext/>
              <w:rPr>
                <w:rFonts w:asciiTheme="minorHAnsi" w:hAnsiTheme="minorHAnsi"/>
                <w:b/>
                <w:sz w:val="18"/>
                <w:szCs w:val="18"/>
              </w:rPr>
            </w:pPr>
            <w:r w:rsidRPr="00717C7C">
              <w:rPr>
                <w:rFonts w:asciiTheme="minorHAnsi" w:hAnsiTheme="minorHAnsi"/>
                <w:b/>
                <w:sz w:val="18"/>
                <w:szCs w:val="18"/>
              </w:rPr>
              <w:t>F</w:t>
            </w:r>
            <w:r w:rsidR="00C459A4" w:rsidRPr="00717C7C">
              <w:rPr>
                <w:rFonts w:asciiTheme="minorHAnsi" w:hAnsiTheme="minorHAnsi"/>
                <w:b/>
                <w:sz w:val="18"/>
                <w:szCs w:val="18"/>
              </w:rPr>
              <w:t>. Central Fan Ventilation Cooling System Airflow Rate Measurement</w:t>
            </w:r>
          </w:p>
          <w:p w14:paraId="2028BC0D" w14:textId="77777777" w:rsidR="00C459A4" w:rsidRPr="00717C7C" w:rsidRDefault="00C459A4" w:rsidP="005F7C19">
            <w:pPr>
              <w:keepNext/>
              <w:rPr>
                <w:rFonts w:asciiTheme="minorHAnsi" w:hAnsiTheme="minorHAnsi"/>
                <w:b/>
                <w:sz w:val="18"/>
                <w:szCs w:val="18"/>
              </w:rPr>
            </w:pPr>
            <w:r w:rsidRPr="00717C7C">
              <w:rPr>
                <w:rFonts w:asciiTheme="minorHAnsi" w:hAnsiTheme="minorHAnsi"/>
                <w:sz w:val="18"/>
                <w:szCs w:val="18"/>
              </w:rPr>
              <w:t>The procedures for central fan ventilation cooling system airflow rate verification are specified in Reference Residential Appendix RA3.3.4</w:t>
            </w:r>
          </w:p>
        </w:tc>
      </w:tr>
      <w:tr w:rsidR="00760D06" w:rsidRPr="00717C7C" w14:paraId="68EC7565" w14:textId="77777777" w:rsidTr="00D62CC2">
        <w:tblPrEx>
          <w:tblCellMar>
            <w:top w:w="0" w:type="dxa"/>
            <w:left w:w="108" w:type="dxa"/>
            <w:bottom w:w="0" w:type="dxa"/>
            <w:right w:w="108" w:type="dxa"/>
          </w:tblCellMar>
        </w:tblPrEx>
        <w:trPr>
          <w:cantSplit/>
          <w:trHeight w:val="144"/>
        </w:trPr>
        <w:tc>
          <w:tcPr>
            <w:tcW w:w="212" w:type="pct"/>
            <w:vAlign w:val="center"/>
          </w:tcPr>
          <w:p w14:paraId="37D74664" w14:textId="77777777" w:rsidR="00760D06" w:rsidRPr="00717C7C" w:rsidRDefault="00760D06" w:rsidP="00760D06">
            <w:pPr>
              <w:keepNext/>
              <w:jc w:val="center"/>
              <w:rPr>
                <w:rFonts w:asciiTheme="minorHAnsi" w:hAnsiTheme="minorHAnsi"/>
                <w:sz w:val="18"/>
                <w:szCs w:val="18"/>
              </w:rPr>
            </w:pPr>
            <w:r w:rsidRPr="00717C7C">
              <w:rPr>
                <w:rFonts w:asciiTheme="minorHAnsi" w:hAnsiTheme="minorHAnsi"/>
                <w:sz w:val="18"/>
                <w:szCs w:val="18"/>
              </w:rPr>
              <w:t>01</w:t>
            </w:r>
          </w:p>
        </w:tc>
        <w:tc>
          <w:tcPr>
            <w:tcW w:w="2248" w:type="pct"/>
            <w:vAlign w:val="center"/>
          </w:tcPr>
          <w:p w14:paraId="58B4430B" w14:textId="58CF39D9" w:rsidR="00760D06" w:rsidRPr="00717C7C" w:rsidRDefault="00760D06">
            <w:pPr>
              <w:keepNext/>
              <w:rPr>
                <w:rFonts w:asciiTheme="minorHAnsi" w:hAnsiTheme="minorHAnsi"/>
                <w:sz w:val="18"/>
                <w:szCs w:val="18"/>
              </w:rPr>
            </w:pPr>
            <w:r w:rsidRPr="00717C7C">
              <w:rPr>
                <w:rFonts w:asciiTheme="minorHAnsi" w:hAnsiTheme="minorHAnsi"/>
                <w:sz w:val="18"/>
                <w:szCs w:val="18"/>
              </w:rPr>
              <w:t>Required Ventilation System Airflow Rate (cfm)</w:t>
            </w:r>
          </w:p>
        </w:tc>
        <w:tc>
          <w:tcPr>
            <w:tcW w:w="2540" w:type="pct"/>
            <w:vAlign w:val="center"/>
          </w:tcPr>
          <w:p w14:paraId="19D3B786" w14:textId="77777777" w:rsidR="00760D06" w:rsidRPr="00717C7C" w:rsidRDefault="00760D06" w:rsidP="00760D06">
            <w:pPr>
              <w:keepNext/>
              <w:rPr>
                <w:rFonts w:asciiTheme="minorHAnsi" w:hAnsiTheme="minorHAnsi"/>
                <w:sz w:val="18"/>
                <w:szCs w:val="18"/>
              </w:rPr>
            </w:pPr>
            <w:r w:rsidRPr="00717C7C">
              <w:rPr>
                <w:rFonts w:asciiTheme="minorHAnsi" w:hAnsiTheme="minorHAnsi"/>
                <w:sz w:val="18"/>
                <w:szCs w:val="18"/>
              </w:rPr>
              <w:t xml:space="preserve">&lt;&lt;calculated field: </w:t>
            </w:r>
          </w:p>
          <w:p w14:paraId="4EA69D46" w14:textId="6A344FBE" w:rsidR="00760D06" w:rsidRPr="00717C7C" w:rsidRDefault="00760D06" w:rsidP="00760D06">
            <w:pPr>
              <w:keepNext/>
              <w:rPr>
                <w:rFonts w:asciiTheme="minorHAnsi" w:hAnsiTheme="minorHAnsi"/>
                <w:sz w:val="18"/>
                <w:szCs w:val="18"/>
              </w:rPr>
            </w:pPr>
            <w:r w:rsidRPr="00717C7C">
              <w:rPr>
                <w:rFonts w:asciiTheme="minorHAnsi" w:hAnsiTheme="minorHAnsi"/>
                <w:sz w:val="18"/>
                <w:szCs w:val="18"/>
              </w:rPr>
              <w:t xml:space="preserve"> Reference MCH-01 C11, Central Fan Ventilation Cooling Airflow&gt;&gt;</w:t>
            </w:r>
          </w:p>
        </w:tc>
      </w:tr>
      <w:tr w:rsidR="00C459A4" w:rsidRPr="00717C7C" w14:paraId="5457E816" w14:textId="77777777" w:rsidTr="00D62CC2">
        <w:tblPrEx>
          <w:tblCellMar>
            <w:top w:w="0" w:type="dxa"/>
            <w:left w:w="108" w:type="dxa"/>
            <w:bottom w:w="0" w:type="dxa"/>
            <w:right w:w="108" w:type="dxa"/>
          </w:tblCellMar>
        </w:tblPrEx>
        <w:trPr>
          <w:cantSplit/>
          <w:trHeight w:val="144"/>
        </w:trPr>
        <w:tc>
          <w:tcPr>
            <w:tcW w:w="212" w:type="pct"/>
            <w:vAlign w:val="center"/>
          </w:tcPr>
          <w:p w14:paraId="5260A444" w14:textId="77777777" w:rsidR="00C459A4" w:rsidRPr="00717C7C" w:rsidRDefault="00C459A4" w:rsidP="005F7C19">
            <w:pPr>
              <w:keepNext/>
              <w:jc w:val="center"/>
              <w:rPr>
                <w:rFonts w:asciiTheme="minorHAnsi" w:hAnsiTheme="minorHAnsi"/>
                <w:sz w:val="18"/>
                <w:szCs w:val="18"/>
              </w:rPr>
            </w:pPr>
            <w:r w:rsidRPr="00717C7C">
              <w:rPr>
                <w:rFonts w:asciiTheme="minorHAnsi" w:hAnsiTheme="minorHAnsi"/>
                <w:sz w:val="18"/>
                <w:szCs w:val="18"/>
              </w:rPr>
              <w:t>02</w:t>
            </w:r>
          </w:p>
        </w:tc>
        <w:tc>
          <w:tcPr>
            <w:tcW w:w="2248" w:type="pct"/>
            <w:vAlign w:val="center"/>
          </w:tcPr>
          <w:p w14:paraId="608AB937" w14:textId="77777777" w:rsidR="00C459A4" w:rsidRPr="00717C7C" w:rsidRDefault="00C459A4" w:rsidP="005F7C19">
            <w:pPr>
              <w:keepNext/>
              <w:rPr>
                <w:rFonts w:asciiTheme="minorHAnsi" w:hAnsiTheme="minorHAnsi"/>
                <w:sz w:val="18"/>
                <w:szCs w:val="18"/>
              </w:rPr>
            </w:pPr>
            <w:r w:rsidRPr="00717C7C">
              <w:rPr>
                <w:rFonts w:asciiTheme="minorHAnsi" w:hAnsiTheme="minorHAnsi"/>
                <w:sz w:val="18"/>
                <w:szCs w:val="18"/>
              </w:rPr>
              <w:t>Actual System Ventilation Airflow Rate Measurement (cfm)</w:t>
            </w:r>
          </w:p>
        </w:tc>
        <w:tc>
          <w:tcPr>
            <w:tcW w:w="2540" w:type="pct"/>
            <w:vAlign w:val="center"/>
          </w:tcPr>
          <w:p w14:paraId="44F05E21" w14:textId="77777777" w:rsidR="00C459A4" w:rsidRPr="00717C7C" w:rsidRDefault="00C459A4" w:rsidP="005F7C19">
            <w:pPr>
              <w:keepNext/>
              <w:rPr>
                <w:rFonts w:asciiTheme="minorHAnsi" w:hAnsiTheme="minorHAnsi"/>
                <w:sz w:val="18"/>
                <w:szCs w:val="18"/>
              </w:rPr>
            </w:pPr>
            <w:r w:rsidRPr="00717C7C">
              <w:rPr>
                <w:rFonts w:asciiTheme="minorHAnsi" w:hAnsiTheme="minorHAnsi"/>
                <w:sz w:val="18"/>
                <w:szCs w:val="18"/>
              </w:rPr>
              <w:t xml:space="preserve">&lt;&lt;user input numeric value: </w:t>
            </w:r>
            <w:proofErr w:type="spellStart"/>
            <w:r w:rsidRPr="00717C7C">
              <w:rPr>
                <w:rFonts w:asciiTheme="minorHAnsi" w:hAnsiTheme="minorHAnsi"/>
                <w:sz w:val="18"/>
                <w:szCs w:val="18"/>
              </w:rPr>
              <w:t>xxxx</w:t>
            </w:r>
            <w:proofErr w:type="spellEnd"/>
            <w:r w:rsidRPr="00717C7C">
              <w:rPr>
                <w:rFonts w:asciiTheme="minorHAnsi" w:hAnsiTheme="minorHAnsi"/>
                <w:sz w:val="18"/>
                <w:szCs w:val="18"/>
              </w:rPr>
              <w:t>&gt;&gt;</w:t>
            </w:r>
          </w:p>
        </w:tc>
      </w:tr>
      <w:tr w:rsidR="00760D06" w:rsidRPr="00717C7C" w14:paraId="053FAACF" w14:textId="77777777" w:rsidTr="00D62CC2">
        <w:tblPrEx>
          <w:tblCellMar>
            <w:top w:w="0" w:type="dxa"/>
            <w:left w:w="108" w:type="dxa"/>
            <w:bottom w:w="0" w:type="dxa"/>
            <w:right w:w="108" w:type="dxa"/>
          </w:tblCellMar>
        </w:tblPrEx>
        <w:trPr>
          <w:cantSplit/>
          <w:trHeight w:val="144"/>
        </w:trPr>
        <w:tc>
          <w:tcPr>
            <w:tcW w:w="212" w:type="pct"/>
            <w:vAlign w:val="center"/>
          </w:tcPr>
          <w:p w14:paraId="4B6F7480" w14:textId="77777777" w:rsidR="00760D06" w:rsidRPr="00717C7C" w:rsidRDefault="00760D06" w:rsidP="00760D06">
            <w:pPr>
              <w:keepNext/>
              <w:jc w:val="center"/>
              <w:rPr>
                <w:rFonts w:asciiTheme="minorHAnsi" w:hAnsiTheme="minorHAnsi"/>
                <w:sz w:val="18"/>
                <w:szCs w:val="18"/>
              </w:rPr>
            </w:pPr>
            <w:r w:rsidRPr="00717C7C">
              <w:rPr>
                <w:rFonts w:asciiTheme="minorHAnsi" w:hAnsiTheme="minorHAnsi"/>
                <w:sz w:val="18"/>
                <w:szCs w:val="18"/>
              </w:rPr>
              <w:t>03</w:t>
            </w:r>
          </w:p>
        </w:tc>
        <w:tc>
          <w:tcPr>
            <w:tcW w:w="2248" w:type="pct"/>
            <w:vAlign w:val="center"/>
          </w:tcPr>
          <w:p w14:paraId="0DD52A8B" w14:textId="77777777" w:rsidR="00760D06" w:rsidRPr="00717C7C" w:rsidRDefault="00760D06" w:rsidP="00760D06">
            <w:pPr>
              <w:keepNext/>
              <w:rPr>
                <w:rFonts w:asciiTheme="minorHAnsi" w:hAnsiTheme="minorHAnsi"/>
                <w:sz w:val="18"/>
                <w:szCs w:val="18"/>
              </w:rPr>
            </w:pPr>
            <w:r w:rsidRPr="00717C7C">
              <w:rPr>
                <w:rFonts w:asciiTheme="minorHAnsi" w:hAnsiTheme="minorHAnsi"/>
                <w:sz w:val="18"/>
                <w:szCs w:val="18"/>
              </w:rPr>
              <w:t>Compliance Statement:</w:t>
            </w:r>
          </w:p>
        </w:tc>
        <w:tc>
          <w:tcPr>
            <w:tcW w:w="2540" w:type="pct"/>
            <w:vAlign w:val="center"/>
          </w:tcPr>
          <w:p w14:paraId="6EE91246" w14:textId="4783B83A" w:rsidR="00760D06" w:rsidRPr="00717C7C" w:rsidRDefault="00760D06" w:rsidP="00760D06">
            <w:pPr>
              <w:keepNext/>
              <w:rPr>
                <w:rFonts w:asciiTheme="minorHAnsi" w:hAnsiTheme="minorHAnsi"/>
                <w:sz w:val="18"/>
                <w:szCs w:val="18"/>
              </w:rPr>
            </w:pPr>
            <w:r w:rsidRPr="00717C7C">
              <w:rPr>
                <w:rFonts w:asciiTheme="minorHAnsi" w:hAnsiTheme="minorHAnsi"/>
                <w:sz w:val="18"/>
                <w:szCs w:val="18"/>
              </w:rPr>
              <w:t xml:space="preserve"> &lt;&lt;If A1</w:t>
            </w:r>
            <w:r w:rsidR="004B0E25" w:rsidRPr="00717C7C">
              <w:rPr>
                <w:rFonts w:asciiTheme="minorHAnsi" w:hAnsiTheme="minorHAnsi"/>
                <w:sz w:val="18"/>
                <w:szCs w:val="18"/>
              </w:rPr>
              <w:t>2</w:t>
            </w:r>
            <w:r w:rsidRPr="00717C7C">
              <w:rPr>
                <w:rFonts w:asciiTheme="minorHAnsi" w:hAnsiTheme="minorHAnsi"/>
                <w:sz w:val="18"/>
                <w:szCs w:val="18"/>
              </w:rPr>
              <w:t xml:space="preserve"> = ‘Fixed CFVCS’, then if </w:t>
            </w:r>
            <w:r w:rsidR="00135446" w:rsidRPr="00717C7C">
              <w:rPr>
                <w:rFonts w:asciiTheme="minorHAnsi" w:hAnsiTheme="minorHAnsi"/>
                <w:sz w:val="18"/>
                <w:szCs w:val="18"/>
              </w:rPr>
              <w:t>F</w:t>
            </w:r>
            <w:r w:rsidRPr="00717C7C">
              <w:rPr>
                <w:rFonts w:asciiTheme="minorHAnsi" w:hAnsiTheme="minorHAnsi"/>
                <w:sz w:val="18"/>
                <w:szCs w:val="18"/>
              </w:rPr>
              <w:t>02≥</w:t>
            </w:r>
            <w:r w:rsidR="00135446" w:rsidRPr="00717C7C">
              <w:rPr>
                <w:rFonts w:asciiTheme="minorHAnsi" w:hAnsiTheme="minorHAnsi"/>
                <w:sz w:val="18"/>
                <w:szCs w:val="18"/>
              </w:rPr>
              <w:t>F</w:t>
            </w:r>
            <w:r w:rsidRPr="00717C7C">
              <w:rPr>
                <w:rFonts w:asciiTheme="minorHAnsi" w:hAnsiTheme="minorHAnsi"/>
                <w:sz w:val="18"/>
                <w:szCs w:val="18"/>
              </w:rPr>
              <w:t>01, result = "System ventilation airflow rate complies"</w:t>
            </w:r>
          </w:p>
          <w:p w14:paraId="7E6EE982" w14:textId="77777777" w:rsidR="00760D06" w:rsidRPr="00717C7C" w:rsidRDefault="00760D06" w:rsidP="00760D06">
            <w:pPr>
              <w:keepNext/>
              <w:rPr>
                <w:rFonts w:asciiTheme="minorHAnsi" w:hAnsiTheme="minorHAnsi"/>
                <w:sz w:val="18"/>
                <w:szCs w:val="18"/>
              </w:rPr>
            </w:pPr>
          </w:p>
          <w:p w14:paraId="00011797" w14:textId="7FD7EF25" w:rsidR="00760D06" w:rsidRPr="00717C7C" w:rsidRDefault="00760D06" w:rsidP="00760D06">
            <w:pPr>
              <w:keepNext/>
              <w:rPr>
                <w:rFonts w:asciiTheme="minorHAnsi" w:hAnsiTheme="minorHAnsi"/>
                <w:sz w:val="18"/>
                <w:szCs w:val="18"/>
              </w:rPr>
            </w:pPr>
            <w:proofErr w:type="spellStart"/>
            <w:r w:rsidRPr="00717C7C">
              <w:rPr>
                <w:rFonts w:asciiTheme="minorHAnsi" w:hAnsiTheme="minorHAnsi"/>
                <w:sz w:val="18"/>
                <w:szCs w:val="18"/>
              </w:rPr>
              <w:t>ElseIf</w:t>
            </w:r>
            <w:proofErr w:type="spellEnd"/>
            <w:r w:rsidRPr="00717C7C">
              <w:rPr>
                <w:rFonts w:asciiTheme="minorHAnsi" w:hAnsiTheme="minorHAnsi"/>
                <w:sz w:val="18"/>
                <w:szCs w:val="18"/>
              </w:rPr>
              <w:t xml:space="preserve"> A1</w:t>
            </w:r>
            <w:r w:rsidR="004B0E25" w:rsidRPr="00717C7C">
              <w:rPr>
                <w:rFonts w:asciiTheme="minorHAnsi" w:hAnsiTheme="minorHAnsi"/>
                <w:sz w:val="18"/>
                <w:szCs w:val="18"/>
              </w:rPr>
              <w:t>2</w:t>
            </w:r>
            <w:r w:rsidRPr="00717C7C">
              <w:rPr>
                <w:rFonts w:asciiTheme="minorHAnsi" w:hAnsiTheme="minorHAnsi"/>
                <w:sz w:val="18"/>
                <w:szCs w:val="18"/>
              </w:rPr>
              <w:t xml:space="preserve"> = ‘Variable CFVCS’, then if </w:t>
            </w:r>
            <w:r w:rsidR="00135446" w:rsidRPr="00717C7C">
              <w:rPr>
                <w:rFonts w:asciiTheme="minorHAnsi" w:hAnsiTheme="minorHAnsi"/>
                <w:sz w:val="18"/>
                <w:szCs w:val="18"/>
              </w:rPr>
              <w:t>F</w:t>
            </w:r>
            <w:r w:rsidRPr="00717C7C">
              <w:rPr>
                <w:rFonts w:asciiTheme="minorHAnsi" w:hAnsiTheme="minorHAnsi"/>
                <w:sz w:val="18"/>
                <w:szCs w:val="18"/>
              </w:rPr>
              <w:t>02</w:t>
            </w:r>
            <w:r w:rsidRPr="00717C7C">
              <w:rPr>
                <w:rFonts w:asciiTheme="minorHAnsi" w:hAnsiTheme="minorHAnsi" w:cstheme="minorHAnsi"/>
                <w:sz w:val="18"/>
                <w:szCs w:val="18"/>
              </w:rPr>
              <w:t>≤</w:t>
            </w:r>
            <w:r w:rsidR="00135446" w:rsidRPr="00717C7C">
              <w:rPr>
                <w:rFonts w:asciiTheme="minorHAnsi" w:hAnsiTheme="minorHAnsi"/>
                <w:sz w:val="18"/>
                <w:szCs w:val="18"/>
              </w:rPr>
              <w:t>F</w:t>
            </w:r>
            <w:r w:rsidRPr="00717C7C">
              <w:rPr>
                <w:rFonts w:asciiTheme="minorHAnsi" w:hAnsiTheme="minorHAnsi"/>
                <w:sz w:val="18"/>
                <w:szCs w:val="18"/>
              </w:rPr>
              <w:t xml:space="preserve">01, result = "System ventilation airflow rate complies" </w:t>
            </w:r>
          </w:p>
          <w:p w14:paraId="44F2BCF8" w14:textId="77777777" w:rsidR="00760D06" w:rsidRPr="00717C7C" w:rsidRDefault="00760D06" w:rsidP="00760D06">
            <w:pPr>
              <w:keepNext/>
              <w:rPr>
                <w:rFonts w:asciiTheme="minorHAnsi" w:hAnsiTheme="minorHAnsi"/>
                <w:sz w:val="18"/>
                <w:szCs w:val="18"/>
              </w:rPr>
            </w:pPr>
          </w:p>
          <w:p w14:paraId="45CDDA62" w14:textId="5825E65F" w:rsidR="00760D06" w:rsidRPr="00717C7C" w:rsidRDefault="00760D06" w:rsidP="00437A88">
            <w:pPr>
              <w:keepNext/>
              <w:rPr>
                <w:rFonts w:asciiTheme="minorHAnsi" w:hAnsiTheme="minorHAnsi"/>
                <w:sz w:val="18"/>
                <w:szCs w:val="18"/>
              </w:rPr>
            </w:pPr>
            <w:r w:rsidRPr="00717C7C">
              <w:rPr>
                <w:rFonts w:asciiTheme="minorHAnsi" w:hAnsiTheme="minorHAnsi"/>
                <w:sz w:val="18"/>
                <w:szCs w:val="18"/>
              </w:rPr>
              <w:t>Else display text "System does not comply with ventilation airflow rate requirement" &gt;&gt;</w:t>
            </w:r>
          </w:p>
        </w:tc>
      </w:tr>
    </w:tbl>
    <w:p w14:paraId="45ED3546" w14:textId="77777777" w:rsidR="00C459A4" w:rsidRPr="00717C7C" w:rsidRDefault="00C459A4" w:rsidP="00693010">
      <w:pPr>
        <w:rPr>
          <w:rFonts w:ascii="Calibri" w:hAnsi="Calibri"/>
          <w:b/>
          <w:szCs w:val="18"/>
        </w:rPr>
      </w:pPr>
    </w:p>
    <w:tbl>
      <w:tblPr>
        <w:tblW w:w="10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468"/>
        <w:gridCol w:w="10530"/>
      </w:tblGrid>
      <w:tr w:rsidR="00B22990" w:rsidRPr="00717C7C" w14:paraId="1933EB2D" w14:textId="77777777" w:rsidTr="004A1875">
        <w:trPr>
          <w:trHeight w:val="144"/>
        </w:trPr>
        <w:tc>
          <w:tcPr>
            <w:tcW w:w="10998" w:type="dxa"/>
            <w:gridSpan w:val="2"/>
            <w:tcBorders>
              <w:top w:val="single" w:sz="4" w:space="0" w:color="000000"/>
              <w:left w:val="single" w:sz="4" w:space="0" w:color="000000"/>
              <w:bottom w:val="single" w:sz="4" w:space="0" w:color="000000"/>
              <w:right w:val="single" w:sz="4" w:space="0" w:color="000000"/>
            </w:tcBorders>
          </w:tcPr>
          <w:p w14:paraId="1933EB2C" w14:textId="19FE5B80" w:rsidR="00B22990" w:rsidRPr="00717C7C" w:rsidRDefault="009C78E5" w:rsidP="001664C1">
            <w:pPr>
              <w:keepNext/>
              <w:rPr>
                <w:rFonts w:asciiTheme="minorHAnsi" w:hAnsiTheme="minorHAnsi"/>
                <w:b/>
                <w:sz w:val="18"/>
                <w:szCs w:val="18"/>
              </w:rPr>
            </w:pPr>
            <w:r w:rsidRPr="00717C7C">
              <w:rPr>
                <w:rFonts w:asciiTheme="minorHAnsi" w:hAnsiTheme="minorHAnsi"/>
                <w:b/>
                <w:sz w:val="18"/>
                <w:szCs w:val="18"/>
              </w:rPr>
              <w:lastRenderedPageBreak/>
              <w:t>G</w:t>
            </w:r>
            <w:r w:rsidR="00B22990" w:rsidRPr="00717C7C">
              <w:rPr>
                <w:rFonts w:asciiTheme="minorHAnsi" w:hAnsiTheme="minorHAnsi"/>
                <w:b/>
                <w:sz w:val="18"/>
                <w:szCs w:val="18"/>
              </w:rPr>
              <w:t>. Additional Requirements</w:t>
            </w:r>
          </w:p>
        </w:tc>
      </w:tr>
      <w:tr w:rsidR="00B22990" w:rsidRPr="00717C7C" w14:paraId="1933EB30" w14:textId="77777777" w:rsidTr="004A1875">
        <w:trPr>
          <w:trHeight w:val="144"/>
        </w:trPr>
        <w:tc>
          <w:tcPr>
            <w:tcW w:w="468" w:type="dxa"/>
            <w:vAlign w:val="center"/>
          </w:tcPr>
          <w:p w14:paraId="1933EB2E" w14:textId="77777777" w:rsidR="00B22990" w:rsidRPr="00717C7C" w:rsidRDefault="00B22990" w:rsidP="004A1875">
            <w:pPr>
              <w:pStyle w:val="FootnoteText"/>
              <w:keepNext/>
              <w:jc w:val="center"/>
              <w:rPr>
                <w:rFonts w:ascii="Calibri" w:hAnsi="Calibri"/>
                <w:sz w:val="18"/>
                <w:szCs w:val="18"/>
              </w:rPr>
            </w:pPr>
            <w:r w:rsidRPr="00717C7C">
              <w:rPr>
                <w:rFonts w:ascii="Calibri" w:hAnsi="Calibri"/>
                <w:sz w:val="18"/>
                <w:szCs w:val="18"/>
              </w:rPr>
              <w:t>01</w:t>
            </w:r>
          </w:p>
        </w:tc>
        <w:tc>
          <w:tcPr>
            <w:tcW w:w="10530" w:type="dxa"/>
          </w:tcPr>
          <w:p w14:paraId="1933EB2F" w14:textId="7ED79247" w:rsidR="00B22990" w:rsidRPr="00717C7C" w:rsidRDefault="00B22990" w:rsidP="004A1875">
            <w:pPr>
              <w:pStyle w:val="FootnoteText"/>
              <w:keepNext/>
              <w:rPr>
                <w:rFonts w:asciiTheme="minorHAnsi" w:hAnsiTheme="minorHAnsi"/>
                <w:sz w:val="18"/>
                <w:szCs w:val="18"/>
              </w:rPr>
            </w:pPr>
            <w:r w:rsidRPr="00717C7C">
              <w:rPr>
                <w:rFonts w:asciiTheme="minorHAnsi" w:hAnsiTheme="minorHAnsi"/>
                <w:sz w:val="18"/>
                <w:szCs w:val="18"/>
              </w:rPr>
              <w:t>Air filters that meet the applicable requirements of Standards Section 150.0(m)12 or 150.0(m)13 were properly installed in the system during system airflow rate measurement identified on this Certificate of Installation.</w:t>
            </w:r>
          </w:p>
        </w:tc>
      </w:tr>
      <w:tr w:rsidR="00B22990" w:rsidRPr="00717C7C" w14:paraId="1933EB33" w14:textId="77777777" w:rsidTr="004A1875">
        <w:trPr>
          <w:trHeight w:val="144"/>
        </w:trPr>
        <w:tc>
          <w:tcPr>
            <w:tcW w:w="468" w:type="dxa"/>
            <w:vAlign w:val="center"/>
          </w:tcPr>
          <w:p w14:paraId="1933EB31" w14:textId="77777777" w:rsidR="00B22990" w:rsidRPr="00717C7C" w:rsidRDefault="00B22990" w:rsidP="004A1875">
            <w:pPr>
              <w:pStyle w:val="FootnoteText"/>
              <w:keepNext/>
              <w:jc w:val="center"/>
              <w:rPr>
                <w:rFonts w:ascii="Calibri" w:hAnsi="Calibri"/>
                <w:sz w:val="18"/>
                <w:szCs w:val="18"/>
              </w:rPr>
            </w:pPr>
            <w:r w:rsidRPr="00717C7C">
              <w:rPr>
                <w:rFonts w:ascii="Calibri" w:hAnsi="Calibri"/>
                <w:sz w:val="18"/>
                <w:szCs w:val="18"/>
              </w:rPr>
              <w:t>02</w:t>
            </w:r>
          </w:p>
        </w:tc>
        <w:tc>
          <w:tcPr>
            <w:tcW w:w="10530" w:type="dxa"/>
          </w:tcPr>
          <w:p w14:paraId="1933EB32" w14:textId="77777777" w:rsidR="00B22990" w:rsidRPr="00717C7C" w:rsidRDefault="00B22990" w:rsidP="004A1875">
            <w:pPr>
              <w:pStyle w:val="FootnoteText"/>
              <w:keepNext/>
              <w:rPr>
                <w:rFonts w:asciiTheme="minorHAnsi" w:hAnsiTheme="minorHAnsi"/>
                <w:sz w:val="18"/>
                <w:szCs w:val="18"/>
              </w:rPr>
            </w:pPr>
            <w:r w:rsidRPr="00717C7C">
              <w:rPr>
                <w:rFonts w:asciiTheme="minorHAnsi" w:hAnsiTheme="minorHAnsi"/>
                <w:sz w:val="18"/>
                <w:szCs w:val="18"/>
              </w:rPr>
              <w:t>The airflow rate measurement apparatus used to perform the airflow rate measurement identified on this Certificate of Installation was calibrated in accordance with the apparatus manufacturer's specifications and conforms to the instrumentation specifications given in RA3.3.1.</w:t>
            </w:r>
          </w:p>
        </w:tc>
      </w:tr>
      <w:tr w:rsidR="00B22990" w:rsidRPr="00717C7C" w14:paraId="1933EB36" w14:textId="77777777" w:rsidTr="004A1875">
        <w:trPr>
          <w:trHeight w:val="144"/>
        </w:trPr>
        <w:tc>
          <w:tcPr>
            <w:tcW w:w="468" w:type="dxa"/>
            <w:vAlign w:val="center"/>
          </w:tcPr>
          <w:p w14:paraId="1933EB34" w14:textId="77777777" w:rsidR="00B22990" w:rsidRPr="00717C7C" w:rsidRDefault="00B22990" w:rsidP="004A1875">
            <w:pPr>
              <w:pStyle w:val="FootnoteText"/>
              <w:keepNext/>
              <w:jc w:val="center"/>
              <w:rPr>
                <w:rFonts w:ascii="Calibri" w:hAnsi="Calibri"/>
                <w:sz w:val="18"/>
                <w:szCs w:val="18"/>
              </w:rPr>
            </w:pPr>
            <w:r w:rsidRPr="00717C7C">
              <w:rPr>
                <w:rFonts w:ascii="Calibri" w:hAnsi="Calibri"/>
                <w:sz w:val="18"/>
                <w:szCs w:val="18"/>
              </w:rPr>
              <w:t>03</w:t>
            </w:r>
          </w:p>
        </w:tc>
        <w:tc>
          <w:tcPr>
            <w:tcW w:w="10530" w:type="dxa"/>
          </w:tcPr>
          <w:p w14:paraId="1933EB35" w14:textId="0EAE52F1" w:rsidR="00B22990" w:rsidRPr="00717C7C" w:rsidRDefault="00B22990" w:rsidP="00EC2629">
            <w:pPr>
              <w:pStyle w:val="FootnoteText"/>
              <w:keepNext/>
              <w:rPr>
                <w:rFonts w:asciiTheme="minorHAnsi" w:hAnsiTheme="minorHAnsi"/>
                <w:sz w:val="18"/>
                <w:szCs w:val="18"/>
              </w:rPr>
            </w:pPr>
            <w:r w:rsidRPr="00717C7C">
              <w:rPr>
                <w:rFonts w:asciiTheme="minorHAnsi" w:hAnsiTheme="minorHAnsi" w:cs="Tahoma"/>
                <w:color w:val="000000"/>
                <w:sz w:val="18"/>
                <w:szCs w:val="18"/>
              </w:rPr>
              <w:t xml:space="preserve">A visual inspection shall confirm that bypass ducts that deliver conditioned supply air directly to the space conditioning system return duct airflow are not used on </w:t>
            </w:r>
            <w:r w:rsidRPr="00717C7C">
              <w:rPr>
                <w:rFonts w:asciiTheme="minorHAnsi" w:hAnsiTheme="minorHAnsi" w:cs="Tahoma"/>
                <w:color w:val="000000"/>
                <w:sz w:val="18"/>
                <w:szCs w:val="18"/>
                <w:u w:val="single"/>
              </w:rPr>
              <w:t>new</w:t>
            </w:r>
            <w:r w:rsidR="00BE392C" w:rsidRPr="00717C7C">
              <w:rPr>
                <w:rFonts w:asciiTheme="minorHAnsi" w:hAnsiTheme="minorHAnsi" w:cs="Tahoma"/>
                <w:color w:val="000000"/>
                <w:sz w:val="18"/>
                <w:szCs w:val="18"/>
                <w:u w:val="single"/>
              </w:rPr>
              <w:t>ly constructed</w:t>
            </w:r>
            <w:r w:rsidR="001E0FFB" w:rsidRPr="00717C7C">
              <w:rPr>
                <w:rFonts w:asciiTheme="minorHAnsi" w:hAnsiTheme="minorHAnsi" w:cs="Tahoma"/>
                <w:color w:val="000000"/>
                <w:sz w:val="18"/>
                <w:szCs w:val="18"/>
              </w:rPr>
              <w:t xml:space="preserve"> </w:t>
            </w:r>
            <w:r w:rsidRPr="00717C7C">
              <w:rPr>
                <w:rFonts w:asciiTheme="minorHAnsi" w:hAnsiTheme="minorHAnsi" w:cs="Tahoma"/>
                <w:color w:val="000000"/>
                <w:sz w:val="18"/>
                <w:szCs w:val="18"/>
              </w:rPr>
              <w:t xml:space="preserve">zonally controlled systems unless the Performance Certificate of Compliance indicates an allowance for use of a bypass duct. When a bypass duct is accounted for on the Performance Certificate of Compliance, the airflow rate shall conform to the specifications listed on </w:t>
            </w:r>
            <w:r w:rsidR="00A14AF1" w:rsidRPr="00717C7C">
              <w:rPr>
                <w:rFonts w:asciiTheme="minorHAnsi" w:hAnsiTheme="minorHAnsi" w:cs="Tahoma"/>
                <w:color w:val="000000"/>
                <w:sz w:val="18"/>
                <w:szCs w:val="18"/>
              </w:rPr>
              <w:t>the Certificate of Compliance</w:t>
            </w:r>
            <w:r w:rsidRPr="00717C7C">
              <w:rPr>
                <w:rFonts w:asciiTheme="minorHAnsi" w:hAnsiTheme="minorHAnsi" w:cs="Tahoma"/>
                <w:color w:val="000000"/>
                <w:sz w:val="18"/>
                <w:szCs w:val="18"/>
              </w:rPr>
              <w:t xml:space="preserve">. </w:t>
            </w:r>
          </w:p>
        </w:tc>
      </w:tr>
      <w:tr w:rsidR="00B22990" w:rsidRPr="00717C7C" w14:paraId="1933EB39" w14:textId="77777777" w:rsidTr="004A1875">
        <w:trPr>
          <w:trHeight w:val="144"/>
        </w:trPr>
        <w:tc>
          <w:tcPr>
            <w:tcW w:w="468" w:type="dxa"/>
            <w:vAlign w:val="center"/>
          </w:tcPr>
          <w:p w14:paraId="1933EB37" w14:textId="77777777" w:rsidR="00B22990" w:rsidRPr="00717C7C" w:rsidRDefault="00B22990" w:rsidP="004A1875">
            <w:pPr>
              <w:pStyle w:val="FootnoteText"/>
              <w:keepNext/>
              <w:jc w:val="center"/>
              <w:rPr>
                <w:rFonts w:ascii="Calibri" w:hAnsi="Calibri"/>
                <w:sz w:val="18"/>
                <w:szCs w:val="18"/>
              </w:rPr>
            </w:pPr>
            <w:r w:rsidRPr="00717C7C">
              <w:rPr>
                <w:rFonts w:asciiTheme="minorHAnsi" w:hAnsiTheme="minorHAnsi"/>
                <w:sz w:val="18"/>
                <w:szCs w:val="18"/>
              </w:rPr>
              <w:t>04</w:t>
            </w:r>
          </w:p>
        </w:tc>
        <w:tc>
          <w:tcPr>
            <w:tcW w:w="10530" w:type="dxa"/>
            <w:vAlign w:val="center"/>
          </w:tcPr>
          <w:p w14:paraId="1933EB38" w14:textId="77777777" w:rsidR="00B22990" w:rsidRPr="00717C7C" w:rsidRDefault="00B22990" w:rsidP="004A1875">
            <w:pPr>
              <w:pStyle w:val="FootnoteText"/>
              <w:keepNext/>
              <w:rPr>
                <w:rFonts w:asciiTheme="minorHAnsi" w:hAnsiTheme="minorHAnsi" w:cs="Tahoma"/>
                <w:color w:val="000000"/>
                <w:sz w:val="18"/>
                <w:szCs w:val="18"/>
              </w:rPr>
            </w:pPr>
            <w:r w:rsidRPr="00717C7C">
              <w:rPr>
                <w:rFonts w:asciiTheme="minorHAnsi" w:hAnsiTheme="minorHAnsi"/>
                <w:sz w:val="18"/>
                <w:szCs w:val="18"/>
              </w:rPr>
              <w:t>All registers were fully open during the diagnostic test.</w:t>
            </w:r>
          </w:p>
        </w:tc>
      </w:tr>
      <w:tr w:rsidR="00B22990" w:rsidRPr="00717C7C" w14:paraId="1933EB3C" w14:textId="77777777" w:rsidTr="004A1875">
        <w:trPr>
          <w:trHeight w:val="144"/>
        </w:trPr>
        <w:tc>
          <w:tcPr>
            <w:tcW w:w="468" w:type="dxa"/>
            <w:vAlign w:val="center"/>
          </w:tcPr>
          <w:p w14:paraId="1933EB3A" w14:textId="77777777" w:rsidR="00B22990" w:rsidRPr="00717C7C" w:rsidRDefault="00B22990" w:rsidP="004A1875">
            <w:pPr>
              <w:pStyle w:val="FootnoteText"/>
              <w:keepNext/>
              <w:jc w:val="center"/>
              <w:rPr>
                <w:rFonts w:ascii="Calibri" w:hAnsi="Calibri"/>
                <w:sz w:val="18"/>
                <w:szCs w:val="18"/>
              </w:rPr>
            </w:pPr>
            <w:r w:rsidRPr="00717C7C">
              <w:rPr>
                <w:rFonts w:asciiTheme="minorHAnsi" w:hAnsiTheme="minorHAnsi"/>
                <w:sz w:val="18"/>
                <w:szCs w:val="18"/>
              </w:rPr>
              <w:t>05</w:t>
            </w:r>
          </w:p>
        </w:tc>
        <w:tc>
          <w:tcPr>
            <w:tcW w:w="10530" w:type="dxa"/>
            <w:vAlign w:val="center"/>
          </w:tcPr>
          <w:p w14:paraId="1933EB3B" w14:textId="77777777" w:rsidR="00B22990" w:rsidRPr="00717C7C" w:rsidRDefault="00B22990" w:rsidP="004A1875">
            <w:pPr>
              <w:pStyle w:val="FootnoteText"/>
              <w:keepNext/>
              <w:rPr>
                <w:rFonts w:asciiTheme="minorHAnsi" w:hAnsiTheme="minorHAnsi" w:cs="Tahoma"/>
                <w:color w:val="000000"/>
                <w:sz w:val="18"/>
                <w:szCs w:val="18"/>
              </w:rPr>
            </w:pPr>
            <w:r w:rsidRPr="00717C7C">
              <w:rPr>
                <w:rFonts w:asciiTheme="minorHAnsi" w:hAnsiTheme="minorHAnsi"/>
                <w:sz w:val="18"/>
                <w:szCs w:val="18"/>
              </w:rPr>
              <w:t>System fan was set at maximum speed during the diagnostic test.</w:t>
            </w:r>
          </w:p>
        </w:tc>
      </w:tr>
      <w:tr w:rsidR="00B22990" w:rsidRPr="00717C7C" w14:paraId="1933EB3F" w14:textId="77777777" w:rsidTr="004A1875">
        <w:trPr>
          <w:trHeight w:val="144"/>
        </w:trPr>
        <w:tc>
          <w:tcPr>
            <w:tcW w:w="468" w:type="dxa"/>
            <w:vAlign w:val="center"/>
          </w:tcPr>
          <w:p w14:paraId="1933EB3D" w14:textId="77777777" w:rsidR="00B22990" w:rsidRPr="00717C7C" w:rsidRDefault="00B22990" w:rsidP="004A1875">
            <w:pPr>
              <w:pStyle w:val="FootnoteText"/>
              <w:keepNext/>
              <w:jc w:val="center"/>
              <w:rPr>
                <w:rFonts w:ascii="Calibri" w:hAnsi="Calibri"/>
                <w:sz w:val="18"/>
                <w:szCs w:val="18"/>
              </w:rPr>
            </w:pPr>
            <w:r w:rsidRPr="00717C7C">
              <w:rPr>
                <w:rFonts w:asciiTheme="minorHAnsi" w:hAnsiTheme="minorHAnsi"/>
                <w:sz w:val="18"/>
                <w:szCs w:val="18"/>
              </w:rPr>
              <w:t>06</w:t>
            </w:r>
          </w:p>
        </w:tc>
        <w:tc>
          <w:tcPr>
            <w:tcW w:w="10530" w:type="dxa"/>
            <w:vAlign w:val="center"/>
          </w:tcPr>
          <w:p w14:paraId="1933EB3E" w14:textId="77777777" w:rsidR="00B22990" w:rsidRPr="00717C7C" w:rsidRDefault="00B22990" w:rsidP="004A1875">
            <w:pPr>
              <w:pStyle w:val="FootnoteText"/>
              <w:keepNext/>
              <w:rPr>
                <w:rFonts w:asciiTheme="minorHAnsi" w:hAnsiTheme="minorHAnsi" w:cs="Tahoma"/>
                <w:color w:val="000000"/>
                <w:sz w:val="18"/>
                <w:szCs w:val="18"/>
              </w:rPr>
            </w:pPr>
            <w:r w:rsidRPr="00717C7C">
              <w:rPr>
                <w:rFonts w:asciiTheme="minorHAnsi" w:hAnsiTheme="minorHAnsi"/>
                <w:sz w:val="18"/>
                <w:szCs w:val="18"/>
              </w:rPr>
              <w:t xml:space="preserve">If fresh air duct is part of the HVAC </w:t>
            </w:r>
            <w:proofErr w:type="gramStart"/>
            <w:r w:rsidRPr="00717C7C">
              <w:rPr>
                <w:rFonts w:asciiTheme="minorHAnsi" w:hAnsiTheme="minorHAnsi"/>
                <w:sz w:val="18"/>
                <w:szCs w:val="18"/>
              </w:rPr>
              <w:t>system</w:t>
            </w:r>
            <w:proofErr w:type="gramEnd"/>
            <w:r w:rsidRPr="00717C7C">
              <w:rPr>
                <w:rFonts w:asciiTheme="minorHAnsi" w:hAnsiTheme="minorHAnsi"/>
                <w:sz w:val="18"/>
                <w:szCs w:val="18"/>
              </w:rPr>
              <w:t xml:space="preserve"> it was not closed during the diagnostic test.</w:t>
            </w:r>
          </w:p>
        </w:tc>
      </w:tr>
      <w:tr w:rsidR="00B22990" w:rsidRPr="00717C7C" w14:paraId="1933EB42" w14:textId="77777777" w:rsidTr="004A1875">
        <w:trPr>
          <w:trHeight w:val="144"/>
        </w:trPr>
        <w:tc>
          <w:tcPr>
            <w:tcW w:w="468" w:type="dxa"/>
            <w:vAlign w:val="center"/>
          </w:tcPr>
          <w:p w14:paraId="1933EB40" w14:textId="77777777" w:rsidR="00B22990" w:rsidRPr="00717C7C" w:rsidRDefault="00B22990" w:rsidP="004A1875">
            <w:pPr>
              <w:pStyle w:val="FootnoteText"/>
              <w:keepNext/>
              <w:jc w:val="center"/>
              <w:rPr>
                <w:rFonts w:ascii="Calibri" w:hAnsi="Calibri"/>
                <w:sz w:val="18"/>
                <w:szCs w:val="18"/>
              </w:rPr>
            </w:pPr>
            <w:r w:rsidRPr="00717C7C">
              <w:rPr>
                <w:rFonts w:asciiTheme="minorHAnsi" w:hAnsiTheme="minorHAnsi"/>
                <w:sz w:val="18"/>
                <w:szCs w:val="18"/>
              </w:rPr>
              <w:t>07</w:t>
            </w:r>
          </w:p>
        </w:tc>
        <w:tc>
          <w:tcPr>
            <w:tcW w:w="10530" w:type="dxa"/>
            <w:vAlign w:val="center"/>
          </w:tcPr>
          <w:p w14:paraId="1933EB41" w14:textId="77777777" w:rsidR="00B22990" w:rsidRPr="00717C7C" w:rsidRDefault="00B22990" w:rsidP="004A1875">
            <w:pPr>
              <w:pStyle w:val="FootnoteText"/>
              <w:keepNext/>
              <w:rPr>
                <w:rFonts w:asciiTheme="minorHAnsi" w:hAnsiTheme="minorHAnsi" w:cs="Tahoma"/>
                <w:color w:val="000000"/>
                <w:sz w:val="18"/>
                <w:szCs w:val="18"/>
              </w:rPr>
            </w:pPr>
            <w:r w:rsidRPr="00717C7C">
              <w:rPr>
                <w:rFonts w:asciiTheme="minorHAnsi" w:hAnsiTheme="minorHAnsi"/>
                <w:sz w:val="18"/>
                <w:szCs w:val="18"/>
              </w:rPr>
              <w:t>Airflow rate and fan watt draw shall be simultaneous measurements when used to calculate the Fan Efficacy tested value.</w:t>
            </w:r>
          </w:p>
        </w:tc>
      </w:tr>
      <w:tr w:rsidR="00B22990" w:rsidRPr="00717C7C" w14:paraId="1933EB45" w14:textId="77777777" w:rsidTr="004A1875">
        <w:trPr>
          <w:trHeight w:val="144"/>
        </w:trPr>
        <w:tc>
          <w:tcPr>
            <w:tcW w:w="468" w:type="dxa"/>
            <w:vAlign w:val="center"/>
          </w:tcPr>
          <w:p w14:paraId="1933EB43" w14:textId="77777777" w:rsidR="00B22990" w:rsidRPr="00717C7C" w:rsidRDefault="00B22990" w:rsidP="004A1875">
            <w:pPr>
              <w:pStyle w:val="FootnoteText"/>
              <w:keepNext/>
              <w:jc w:val="center"/>
              <w:rPr>
                <w:rFonts w:ascii="Calibri" w:hAnsi="Calibri"/>
                <w:sz w:val="18"/>
                <w:szCs w:val="18"/>
              </w:rPr>
            </w:pPr>
            <w:r w:rsidRPr="00717C7C">
              <w:rPr>
                <w:rFonts w:asciiTheme="minorHAnsi" w:hAnsiTheme="minorHAnsi"/>
                <w:sz w:val="18"/>
                <w:szCs w:val="18"/>
              </w:rPr>
              <w:t>08</w:t>
            </w:r>
          </w:p>
        </w:tc>
        <w:tc>
          <w:tcPr>
            <w:tcW w:w="10530" w:type="dxa"/>
            <w:vAlign w:val="center"/>
          </w:tcPr>
          <w:p w14:paraId="1933EB44" w14:textId="1DD3A62B" w:rsidR="00B22990" w:rsidRPr="00717C7C" w:rsidRDefault="00B22990" w:rsidP="004A1875">
            <w:pPr>
              <w:pStyle w:val="FootnoteText"/>
              <w:keepNext/>
              <w:rPr>
                <w:rFonts w:asciiTheme="minorHAnsi" w:hAnsiTheme="minorHAnsi" w:cs="Tahoma"/>
                <w:color w:val="000000"/>
                <w:sz w:val="18"/>
                <w:szCs w:val="18"/>
              </w:rPr>
            </w:pPr>
            <w:r w:rsidRPr="00717C7C">
              <w:rPr>
                <w:rFonts w:asciiTheme="minorHAnsi" w:hAnsiTheme="minorHAnsi"/>
                <w:sz w:val="18"/>
                <w:szCs w:val="18"/>
              </w:rPr>
              <w:t>Multi-speed compressor space cooling systems or variable speed compressor systems shall verify airflow (cfm/ton) and fan efficacy (Watt/cfm) with system operating in cooling mode at the maximum compressor speed and the maximum air</w:t>
            </w:r>
            <w:r w:rsidR="000E395B" w:rsidRPr="00717C7C">
              <w:rPr>
                <w:rFonts w:asciiTheme="minorHAnsi" w:hAnsiTheme="minorHAnsi"/>
                <w:sz w:val="18"/>
                <w:szCs w:val="18"/>
              </w:rPr>
              <w:t>-</w:t>
            </w:r>
            <w:r w:rsidRPr="00717C7C">
              <w:rPr>
                <w:rFonts w:asciiTheme="minorHAnsi" w:hAnsiTheme="minorHAnsi"/>
                <w:sz w:val="18"/>
                <w:szCs w:val="18"/>
              </w:rPr>
              <w:t>handler fan speed.</w:t>
            </w:r>
          </w:p>
        </w:tc>
      </w:tr>
      <w:tr w:rsidR="00B22990" w:rsidRPr="00D83E48" w14:paraId="1933EB47" w14:textId="77777777" w:rsidTr="004A1875">
        <w:trPr>
          <w:trHeight w:val="144"/>
        </w:trPr>
        <w:tc>
          <w:tcPr>
            <w:tcW w:w="10998" w:type="dxa"/>
            <w:gridSpan w:val="2"/>
            <w:vAlign w:val="center"/>
          </w:tcPr>
          <w:p w14:paraId="1933EB46" w14:textId="77777777" w:rsidR="00B22990" w:rsidRPr="008D67CB" w:rsidRDefault="00B22990" w:rsidP="004A1875">
            <w:pPr>
              <w:pStyle w:val="FootnoteText"/>
              <w:keepNext/>
              <w:rPr>
                <w:rFonts w:asciiTheme="minorHAnsi" w:hAnsiTheme="minorHAnsi"/>
                <w:sz w:val="18"/>
                <w:szCs w:val="18"/>
              </w:rPr>
            </w:pPr>
            <w:r w:rsidRPr="00717C7C">
              <w:rPr>
                <w:rFonts w:asciiTheme="minorHAnsi" w:hAnsiTheme="minorHAnsi" w:cs="Calibri-Bold"/>
                <w:b/>
                <w:bCs/>
                <w:sz w:val="18"/>
                <w:szCs w:val="18"/>
              </w:rPr>
              <w:t>The responsible person’s signature on this compliance document affirms that all applicable requirements in this table have been met.</w:t>
            </w:r>
          </w:p>
        </w:tc>
      </w:tr>
    </w:tbl>
    <w:p w14:paraId="1933EB48" w14:textId="77777777" w:rsidR="001868E8" w:rsidRPr="00D83E48" w:rsidRDefault="001868E8" w:rsidP="0009456E">
      <w:pPr>
        <w:rPr>
          <w:rFonts w:ascii="Calibri" w:hAnsi="Calibri"/>
        </w:rPr>
      </w:pPr>
    </w:p>
    <w:sectPr w:rsidR="001868E8" w:rsidRPr="00D83E48" w:rsidSect="008656BC">
      <w:headerReference w:type="even" r:id="rId24"/>
      <w:headerReference w:type="default" r:id="rId25"/>
      <w:headerReference w:type="first" r:id="rId26"/>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EFE83F" w14:textId="77777777" w:rsidR="00414BF6" w:rsidRDefault="00414BF6">
      <w:r>
        <w:separator/>
      </w:r>
    </w:p>
  </w:endnote>
  <w:endnote w:type="continuationSeparator" w:id="0">
    <w:p w14:paraId="3BBD886F" w14:textId="77777777" w:rsidR="00414BF6" w:rsidRDefault="00414BF6">
      <w:r>
        <w:continuationSeparator/>
      </w:r>
    </w:p>
  </w:endnote>
  <w:endnote w:type="continuationNotice" w:id="1">
    <w:p w14:paraId="2218748E" w14:textId="77777777" w:rsidR="00414BF6" w:rsidRDefault="00414BF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000247B" w:usb2="00000009" w:usb3="00000000" w:csb0="000001F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Bold">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33EB61" w14:textId="77777777" w:rsidR="006D05C9" w:rsidRPr="00CB64DD" w:rsidRDefault="006D05C9" w:rsidP="009857CA">
    <w:pPr>
      <w:pStyle w:val="Footer"/>
    </w:pPr>
    <w:r w:rsidRPr="00CB64DD">
      <w:t xml:space="preserve">Registration Number:                                                           Registration Date/Time:                                           HERS Provider:                       </w:t>
    </w:r>
  </w:p>
  <w:p w14:paraId="1933EB62" w14:textId="223F68DC" w:rsidR="006D05C9" w:rsidRPr="00CB64DD" w:rsidRDefault="006D05C9" w:rsidP="009857CA">
    <w:pPr>
      <w:pStyle w:val="Footer"/>
    </w:pPr>
    <w:r w:rsidRPr="00CB64DD">
      <w:t>CA Building Energy Efficiency Standards - 20</w:t>
    </w:r>
    <w:r w:rsidR="00573F96">
      <w:t>22</w:t>
    </w:r>
    <w:r w:rsidRPr="00CB64DD">
      <w:t xml:space="preserve"> Residential Compliance</w:t>
    </w:r>
    <w:r w:rsidRPr="00CB64DD">
      <w:tab/>
    </w:r>
    <w:r>
      <w:t>January 20</w:t>
    </w:r>
    <w:r w:rsidR="00573F96">
      <w:t>22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33EB72" w14:textId="77777777" w:rsidR="006D05C9" w:rsidRPr="00CB64DD" w:rsidRDefault="006D05C9" w:rsidP="009857CA">
    <w:pPr>
      <w:pStyle w:val="Footer"/>
    </w:pPr>
    <w:r w:rsidRPr="00CB64DD">
      <w:t xml:space="preserve">Registration Number:                                                           Registration Date/Time:                                           HERS Provider:                       </w:t>
    </w:r>
  </w:p>
  <w:p w14:paraId="1933EB73" w14:textId="77777777" w:rsidR="006D05C9" w:rsidRPr="00CB64DD" w:rsidRDefault="006D05C9" w:rsidP="009857CA">
    <w:pPr>
      <w:pStyle w:val="Footer"/>
    </w:pPr>
    <w:r w:rsidRPr="00CB64DD">
      <w:t>CA Building Energy Efficiency Standards - 2013 Residential Compliance</w:t>
    </w:r>
    <w:r w:rsidRPr="00CB64DD">
      <w:tab/>
      <w:t>June 2013</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33EB7C" w14:textId="4612F451" w:rsidR="006D05C9" w:rsidRPr="00CB64DD" w:rsidRDefault="006D05C9" w:rsidP="009857CA">
    <w:pPr>
      <w:pStyle w:val="Footer"/>
    </w:pPr>
    <w:r w:rsidRPr="00CB64DD">
      <w:t>CA Building Energy Efficiency Standards - 20</w:t>
    </w:r>
    <w:r w:rsidR="00573F96">
      <w:t>22</w:t>
    </w:r>
    <w:r w:rsidRPr="00CB64DD">
      <w:t xml:space="preserve"> Residential Compliance</w:t>
    </w:r>
    <w:r w:rsidRPr="00CB64DD">
      <w:tab/>
    </w:r>
    <w:r>
      <w:t>January 20</w:t>
    </w:r>
    <w:r w:rsidR="00573F96">
      <w:t>22</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33EB84" w14:textId="77777777" w:rsidR="006D05C9" w:rsidRPr="00CB64DD" w:rsidRDefault="006D05C9" w:rsidP="009857CA">
    <w:pPr>
      <w:pStyle w:val="Footer"/>
    </w:pPr>
    <w:r w:rsidRPr="00CB64DD">
      <w:t>CA Building Energy Efficiency Standards - 2013 Residential Compliance</w:t>
    </w:r>
    <w:r w:rsidRPr="00CB64DD">
      <w:tab/>
      <w:t>June 2013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FFA64E" w14:textId="77777777" w:rsidR="00414BF6" w:rsidRDefault="00414BF6">
      <w:r>
        <w:separator/>
      </w:r>
    </w:p>
  </w:footnote>
  <w:footnote w:type="continuationSeparator" w:id="0">
    <w:p w14:paraId="442B37CD" w14:textId="77777777" w:rsidR="00414BF6" w:rsidRDefault="00414BF6">
      <w:r>
        <w:continuationSeparator/>
      </w:r>
    </w:p>
  </w:footnote>
  <w:footnote w:type="continuationNotice" w:id="1">
    <w:p w14:paraId="66087FEB" w14:textId="77777777" w:rsidR="00414BF6" w:rsidRDefault="00414BF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33EB4D" w14:textId="77777777" w:rsidR="006D05C9" w:rsidRDefault="00D24A0C">
    <w:pPr>
      <w:pStyle w:val="Header"/>
    </w:pPr>
    <w:r>
      <w:rPr>
        <w:noProof/>
      </w:rPr>
      <w:pict w14:anchorId="1933EB8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18688" o:spid="_x0000_s1026" type="#_x0000_t75" style="position:absolute;margin-left:0;margin-top:0;width:10in;height:540pt;z-index:-251658238;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7A3840" w14:textId="77777777" w:rsidR="00440ED4" w:rsidRPr="00C57BC2" w:rsidRDefault="00440ED4" w:rsidP="00440ED4">
    <w:pPr>
      <w:tabs>
        <w:tab w:val="center" w:pos="4320"/>
        <w:tab w:val="right" w:pos="8640"/>
      </w:tabs>
      <w:ind w:left="360" w:firstLine="360"/>
      <w:jc w:val="center"/>
      <w:rPr>
        <w:rFonts w:ascii="Arial" w:hAnsi="Arial" w:cs="Arial"/>
        <w:sz w:val="24"/>
        <w:szCs w:val="24"/>
      </w:rPr>
    </w:pPr>
    <w:r w:rsidRPr="00C57BC2">
      <w:rPr>
        <w:rFonts w:ascii="Calibri" w:hAnsi="Calibri" w:cs="Calibri"/>
        <w:noProof/>
        <w:sz w:val="28"/>
        <w:szCs w:val="28"/>
      </w:rPr>
      <w:drawing>
        <wp:anchor distT="0" distB="0" distL="114300" distR="114300" simplePos="0" relativeHeight="251660297" behindDoc="0" locked="0" layoutInCell="1" allowOverlap="1" wp14:anchorId="33F3BB49" wp14:editId="2864A02F">
          <wp:simplePos x="0" y="0"/>
          <wp:positionH relativeFrom="column">
            <wp:posOffset>0</wp:posOffset>
          </wp:positionH>
          <wp:positionV relativeFrom="paragraph">
            <wp:posOffset>47625</wp:posOffset>
          </wp:positionV>
          <wp:extent cx="2532380" cy="566420"/>
          <wp:effectExtent l="0" t="0" r="0" b="0"/>
          <wp:wrapNone/>
          <wp:docPr id="4" name="Picture 4" descr="California Energy Commiss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alifornia Energy Commission Logo"/>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sidRPr="00C57BC2">
      <w:rPr>
        <w:rFonts w:ascii="Calibri" w:hAnsi="Calibri" w:cs="Calibri"/>
        <w:b/>
        <w:noProof/>
        <w:sz w:val="28"/>
        <w:szCs w:val="28"/>
      </w:rPr>
      <w:t>SPACE CONDITIONING SYSTEM AIRFLOW RATE</w:t>
    </w:r>
  </w:p>
  <w:p w14:paraId="52CCB708" w14:textId="77777777" w:rsidR="00440ED4" w:rsidRPr="00C57BC2" w:rsidRDefault="00440ED4" w:rsidP="00440ED4">
    <w:pPr>
      <w:numPr>
        <w:ilvl w:val="0"/>
        <w:numId w:val="20"/>
      </w:numPr>
      <w:tabs>
        <w:tab w:val="center" w:pos="4320"/>
        <w:tab w:val="right" w:pos="8640"/>
      </w:tabs>
      <w:ind w:left="360" w:firstLine="0"/>
      <w:rPr>
        <w:rFonts w:ascii="Arial" w:hAnsi="Arial" w:cs="Arial"/>
        <w:sz w:val="24"/>
        <w:szCs w:val="24"/>
      </w:rPr>
    </w:pPr>
    <w:r w:rsidRPr="00C57BC2">
      <w:rPr>
        <w:rFonts w:ascii="Arial" w:hAnsi="Arial" w:cs="Arial"/>
        <w:sz w:val="24"/>
        <w:szCs w:val="24"/>
      </w:rPr>
      <w:ptab w:relativeTo="margin" w:alignment="center" w:leader="none"/>
    </w:r>
    <w:r w:rsidRPr="00C57BC2">
      <w:rPr>
        <w:rFonts w:ascii="Arial" w:hAnsi="Arial" w:cs="Arial"/>
        <w:sz w:val="24"/>
        <w:szCs w:val="24"/>
      </w:rPr>
      <w:ptab w:relativeTo="margin" w:alignment="right" w:leader="none"/>
    </w:r>
    <w:r w:rsidRPr="00C57BC2">
      <w:rPr>
        <w:rFonts w:ascii="Calibri" w:hAnsi="Calibri" w:cs="Calibri"/>
        <w:sz w:val="28"/>
        <w:szCs w:val="28"/>
      </w:rPr>
      <w:t>CEC-CF2R-MCH-23-H</w:t>
    </w:r>
  </w:p>
  <w:p w14:paraId="1933EB5F" w14:textId="101B6B8E" w:rsidR="006D05C9" w:rsidRPr="00A905C3" w:rsidRDefault="00440ED4" w:rsidP="00440ED4">
    <w:pPr>
      <w:spacing w:after="160" w:line="259" w:lineRule="auto"/>
      <w:ind w:left="360"/>
    </w:pPr>
    <w:r w:rsidRPr="00C57BC2">
      <w:rPr>
        <w:rFonts w:ascii="Arial" w:eastAsia="Calibri" w:hAnsi="Arial" w:cs="Arial"/>
        <w:sz w:val="24"/>
        <w:szCs w:val="22"/>
      </w:rPr>
      <w:ptab w:relativeTo="margin" w:alignment="center" w:leader="none"/>
    </w:r>
    <w:r w:rsidRPr="00C57BC2">
      <w:rPr>
        <w:rFonts w:ascii="Calibri" w:eastAsia="Calibri" w:hAnsi="Calibri" w:cs="Calibri"/>
        <w:b/>
        <w:bCs/>
        <w:i/>
        <w:iCs/>
        <w:sz w:val="28"/>
        <w:szCs w:val="28"/>
      </w:rPr>
      <w:t>SAMPLE FORM – NOT VALID FOR SUBMISSION TO BUILDING DEPARTMENTS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100"/>
      <w:gridCol w:w="300"/>
      <w:gridCol w:w="2974"/>
      <w:gridCol w:w="2425"/>
    </w:tblGrid>
    <w:tr w:rsidR="006D05C9" w:rsidRPr="00F85124" w14:paraId="1933EB65" w14:textId="77777777" w:rsidTr="002E105D">
      <w:trPr>
        <w:cantSplit/>
        <w:trHeight w:val="288"/>
      </w:trPr>
      <w:tc>
        <w:tcPr>
          <w:tcW w:w="3738" w:type="pct"/>
          <w:gridSpan w:val="3"/>
          <w:tcBorders>
            <w:right w:val="nil"/>
          </w:tcBorders>
          <w:vAlign w:val="center"/>
        </w:tcPr>
        <w:p w14:paraId="1933EB63" w14:textId="58C20D9C" w:rsidR="006D05C9" w:rsidRPr="00F85124" w:rsidRDefault="006D05C9" w:rsidP="007924C2">
          <w:pPr>
            <w:pStyle w:val="Heading1"/>
            <w:rPr>
              <w:rFonts w:ascii="Calibri" w:hAnsi="Calibri"/>
              <w:b w:val="0"/>
              <w:bCs/>
              <w:sz w:val="20"/>
            </w:rPr>
          </w:pPr>
          <w:r>
            <w:rPr>
              <w:rFonts w:ascii="Calibri" w:hAnsi="Calibri"/>
              <w:b w:val="0"/>
              <w:bCs/>
              <w:sz w:val="20"/>
            </w:rPr>
            <w:t>CERTIFICATE OF INSTALLATION</w:t>
          </w:r>
        </w:p>
      </w:tc>
      <w:tc>
        <w:tcPr>
          <w:tcW w:w="1262" w:type="pct"/>
          <w:tcBorders>
            <w:left w:val="nil"/>
          </w:tcBorders>
          <w:tcMar>
            <w:left w:w="115" w:type="dxa"/>
            <w:right w:w="115" w:type="dxa"/>
          </w:tcMar>
          <w:vAlign w:val="center"/>
        </w:tcPr>
        <w:p w14:paraId="1933EB64" w14:textId="77777777" w:rsidR="006D05C9" w:rsidRPr="00F85124" w:rsidRDefault="006D05C9" w:rsidP="002E105D">
          <w:pPr>
            <w:pStyle w:val="Heading1"/>
            <w:jc w:val="right"/>
            <w:rPr>
              <w:rFonts w:ascii="Calibri" w:hAnsi="Calibri"/>
              <w:b w:val="0"/>
              <w:bCs/>
              <w:sz w:val="20"/>
            </w:rPr>
          </w:pPr>
          <w:r>
            <w:rPr>
              <w:rFonts w:ascii="Calibri" w:hAnsi="Calibri"/>
              <w:b w:val="0"/>
              <w:bCs/>
              <w:sz w:val="20"/>
            </w:rPr>
            <w:t>CF2R-MCH-23-H</w:t>
          </w:r>
        </w:p>
      </w:tc>
    </w:tr>
    <w:tr w:rsidR="006D05C9" w:rsidRPr="00F85124" w14:paraId="1933EB68" w14:textId="77777777" w:rsidTr="007924C2">
      <w:trPr>
        <w:cantSplit/>
        <w:trHeight w:val="288"/>
      </w:trPr>
      <w:tc>
        <w:tcPr>
          <w:tcW w:w="2500" w:type="pct"/>
          <w:gridSpan w:val="2"/>
          <w:tcBorders>
            <w:right w:val="nil"/>
          </w:tcBorders>
        </w:tcPr>
        <w:p w14:paraId="1933EB66" w14:textId="77777777" w:rsidR="006D05C9" w:rsidRPr="002E105D" w:rsidRDefault="006D05C9" w:rsidP="007924C2">
          <w:pPr>
            <w:tabs>
              <w:tab w:val="right" w:pos="10543"/>
            </w:tabs>
            <w:rPr>
              <w:rFonts w:ascii="Calibri" w:hAnsi="Calibri"/>
              <w:sz w:val="12"/>
              <w:szCs w:val="12"/>
            </w:rPr>
          </w:pPr>
          <w:r w:rsidRPr="002E105D">
            <w:rPr>
              <w:rFonts w:ascii="Calibri" w:hAnsi="Calibri"/>
              <w:bCs/>
            </w:rPr>
            <w:t>HSPP/PSPP Installation &amp; System Airflow Rate</w:t>
          </w:r>
        </w:p>
      </w:tc>
      <w:tc>
        <w:tcPr>
          <w:tcW w:w="2500" w:type="pct"/>
          <w:gridSpan w:val="2"/>
          <w:tcBorders>
            <w:left w:val="nil"/>
          </w:tcBorders>
        </w:tcPr>
        <w:p w14:paraId="1933EB67" w14:textId="77777777" w:rsidR="006D05C9" w:rsidRPr="00F85124" w:rsidRDefault="006D05C9" w:rsidP="007924C2">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Pr>
              <w:rFonts w:ascii="Calibri" w:hAnsi="Calibri"/>
              <w:bCs/>
              <w:noProof/>
            </w:rPr>
            <w:t>1</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Pr="00CB64DD">
            <w:rPr>
              <w:rFonts w:ascii="Calibri" w:hAnsi="Calibri"/>
              <w:bCs/>
              <w:noProof/>
            </w:rPr>
            <w:t>2</w:t>
          </w:r>
          <w:r>
            <w:rPr>
              <w:rFonts w:ascii="Calibri" w:hAnsi="Calibri"/>
              <w:bCs/>
              <w:noProof/>
            </w:rPr>
            <w:fldChar w:fldCharType="end"/>
          </w:r>
          <w:r w:rsidRPr="00F85124">
            <w:rPr>
              <w:rFonts w:ascii="Calibri" w:hAnsi="Calibri"/>
              <w:bCs/>
            </w:rPr>
            <w:t>)</w:t>
          </w:r>
        </w:p>
      </w:tc>
    </w:tr>
    <w:tr w:rsidR="006D05C9" w:rsidRPr="00F85124" w14:paraId="1933EB6C" w14:textId="77777777" w:rsidTr="002E105D">
      <w:trPr>
        <w:cantSplit/>
        <w:trHeight w:val="288"/>
      </w:trPr>
      <w:tc>
        <w:tcPr>
          <w:tcW w:w="0" w:type="auto"/>
        </w:tcPr>
        <w:p w14:paraId="1933EB69" w14:textId="77777777" w:rsidR="006D05C9" w:rsidRPr="00F85124" w:rsidRDefault="006D05C9" w:rsidP="007924C2">
          <w:pPr>
            <w:rPr>
              <w:rFonts w:ascii="Calibri" w:hAnsi="Calibri"/>
              <w:sz w:val="12"/>
              <w:szCs w:val="12"/>
            </w:rPr>
          </w:pPr>
          <w:r w:rsidRPr="00F85124">
            <w:rPr>
              <w:rFonts w:ascii="Calibri" w:hAnsi="Calibri"/>
              <w:sz w:val="12"/>
              <w:szCs w:val="12"/>
            </w:rPr>
            <w:t>Project Name:</w:t>
          </w:r>
        </w:p>
      </w:tc>
      <w:tc>
        <w:tcPr>
          <w:tcW w:w="1377" w:type="pct"/>
          <w:gridSpan w:val="2"/>
        </w:tcPr>
        <w:p w14:paraId="1933EB6A" w14:textId="77777777" w:rsidR="006D05C9" w:rsidRPr="00F85124" w:rsidRDefault="006D05C9" w:rsidP="007924C2">
          <w:pPr>
            <w:rPr>
              <w:rFonts w:ascii="Calibri" w:hAnsi="Calibri"/>
              <w:sz w:val="12"/>
              <w:szCs w:val="12"/>
            </w:rPr>
          </w:pPr>
          <w:r w:rsidRPr="00F85124">
            <w:rPr>
              <w:rFonts w:ascii="Calibri" w:hAnsi="Calibri"/>
              <w:sz w:val="12"/>
              <w:szCs w:val="12"/>
            </w:rPr>
            <w:t>Enforcement Agency:</w:t>
          </w:r>
        </w:p>
      </w:tc>
      <w:tc>
        <w:tcPr>
          <w:tcW w:w="1262" w:type="pct"/>
        </w:tcPr>
        <w:p w14:paraId="1933EB6B" w14:textId="77777777" w:rsidR="006D05C9" w:rsidRPr="00F85124" w:rsidRDefault="006D05C9" w:rsidP="007924C2">
          <w:pPr>
            <w:rPr>
              <w:rFonts w:ascii="Calibri" w:hAnsi="Calibri"/>
              <w:sz w:val="12"/>
              <w:szCs w:val="12"/>
            </w:rPr>
          </w:pPr>
          <w:r w:rsidRPr="00F85124">
            <w:rPr>
              <w:rFonts w:ascii="Calibri" w:hAnsi="Calibri"/>
              <w:sz w:val="12"/>
              <w:szCs w:val="12"/>
            </w:rPr>
            <w:t>Permit Number:</w:t>
          </w:r>
        </w:p>
      </w:tc>
    </w:tr>
    <w:tr w:rsidR="006D05C9" w:rsidRPr="00F85124" w14:paraId="1933EB70" w14:textId="77777777" w:rsidTr="002E105D">
      <w:trPr>
        <w:cantSplit/>
        <w:trHeight w:val="288"/>
      </w:trPr>
      <w:tc>
        <w:tcPr>
          <w:tcW w:w="0" w:type="auto"/>
        </w:tcPr>
        <w:p w14:paraId="1933EB6D" w14:textId="77777777" w:rsidR="006D05C9" w:rsidRPr="00F85124" w:rsidRDefault="006D05C9" w:rsidP="007924C2">
          <w:pPr>
            <w:rPr>
              <w:rFonts w:ascii="Calibri" w:hAnsi="Calibri"/>
              <w:sz w:val="12"/>
              <w:szCs w:val="12"/>
              <w:vertAlign w:val="superscript"/>
            </w:rPr>
          </w:pPr>
          <w:r w:rsidRPr="00F85124">
            <w:rPr>
              <w:rFonts w:ascii="Calibri" w:hAnsi="Calibri"/>
              <w:sz w:val="12"/>
              <w:szCs w:val="12"/>
            </w:rPr>
            <w:t>Dwelling Address:</w:t>
          </w:r>
        </w:p>
      </w:tc>
      <w:tc>
        <w:tcPr>
          <w:tcW w:w="1377" w:type="pct"/>
          <w:gridSpan w:val="2"/>
        </w:tcPr>
        <w:p w14:paraId="1933EB6E" w14:textId="77777777" w:rsidR="006D05C9" w:rsidRPr="00F85124" w:rsidRDefault="006D05C9" w:rsidP="007924C2">
          <w:pPr>
            <w:rPr>
              <w:rFonts w:ascii="Calibri" w:hAnsi="Calibri"/>
              <w:sz w:val="12"/>
              <w:szCs w:val="12"/>
              <w:vertAlign w:val="superscript"/>
            </w:rPr>
          </w:pPr>
          <w:r w:rsidRPr="00F85124">
            <w:rPr>
              <w:rFonts w:ascii="Calibri" w:hAnsi="Calibri"/>
              <w:sz w:val="12"/>
              <w:szCs w:val="12"/>
            </w:rPr>
            <w:t>City</w:t>
          </w:r>
        </w:p>
      </w:tc>
      <w:tc>
        <w:tcPr>
          <w:tcW w:w="1262" w:type="pct"/>
        </w:tcPr>
        <w:p w14:paraId="1933EB6F" w14:textId="77777777" w:rsidR="006D05C9" w:rsidRPr="00F85124" w:rsidRDefault="006D05C9" w:rsidP="007924C2">
          <w:pPr>
            <w:rPr>
              <w:rFonts w:ascii="Calibri" w:hAnsi="Calibri"/>
              <w:sz w:val="12"/>
              <w:szCs w:val="12"/>
              <w:vertAlign w:val="superscript"/>
            </w:rPr>
          </w:pPr>
          <w:r w:rsidRPr="00F85124">
            <w:rPr>
              <w:rFonts w:ascii="Calibri" w:hAnsi="Calibri"/>
              <w:sz w:val="12"/>
              <w:szCs w:val="12"/>
            </w:rPr>
            <w:t>Zip Code</w:t>
          </w:r>
        </w:p>
      </w:tc>
    </w:tr>
  </w:tbl>
  <w:p w14:paraId="1933EB71" w14:textId="27910E1D" w:rsidR="006D05C9" w:rsidRDefault="00D24A0C">
    <w:pPr>
      <w:pStyle w:val="Header"/>
    </w:pPr>
    <w:r>
      <w:rPr>
        <w:rFonts w:ascii="Calibri" w:hAnsi="Calibri"/>
        <w:b/>
        <w:bCs/>
        <w:noProof/>
      </w:rPr>
      <w:pict w14:anchorId="1933EB9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18687" o:spid="_x0000_s1037" type="#_x0000_t75" style="position:absolute;margin-left:0;margin-top:0;width:10in;height:540pt;z-index:-251658239;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33EB74" w14:textId="77777777" w:rsidR="006D05C9" w:rsidRDefault="00D24A0C">
    <w:pPr>
      <w:pStyle w:val="Header"/>
    </w:pPr>
    <w:r>
      <w:rPr>
        <w:noProof/>
      </w:rPr>
      <w:pict w14:anchorId="1933EB9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18691" o:spid="_x0000_s1029" type="#_x0000_t75" style="position:absolute;margin-left:0;margin-top:0;width:10in;height:540pt;z-index:-251658235;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3274"/>
      <w:gridCol w:w="2125"/>
    </w:tblGrid>
    <w:tr w:rsidR="006D05C9" w:rsidRPr="00F85124" w14:paraId="1933EB77" w14:textId="77777777" w:rsidTr="00CB64DD">
      <w:trPr>
        <w:cantSplit/>
        <w:trHeight w:val="288"/>
      </w:trPr>
      <w:tc>
        <w:tcPr>
          <w:tcW w:w="4016" w:type="pct"/>
          <w:gridSpan w:val="2"/>
          <w:tcBorders>
            <w:right w:val="nil"/>
          </w:tcBorders>
          <w:vAlign w:val="center"/>
        </w:tcPr>
        <w:p w14:paraId="1933EB75" w14:textId="74E414E1" w:rsidR="006D05C9" w:rsidRPr="00F85124" w:rsidRDefault="006D05C9" w:rsidP="007924C2">
          <w:pPr>
            <w:pStyle w:val="Heading1"/>
            <w:rPr>
              <w:rFonts w:ascii="Calibri" w:hAnsi="Calibri"/>
              <w:b w:val="0"/>
              <w:bCs/>
              <w:sz w:val="20"/>
            </w:rPr>
          </w:pPr>
          <w:r>
            <w:rPr>
              <w:rFonts w:ascii="Calibri" w:hAnsi="Calibri"/>
              <w:b w:val="0"/>
              <w:bCs/>
              <w:sz w:val="20"/>
            </w:rPr>
            <w:t>CERTIFICATE OF INSTALLATION – USER INSTRUCTIONS</w:t>
          </w:r>
        </w:p>
      </w:tc>
      <w:tc>
        <w:tcPr>
          <w:tcW w:w="984" w:type="pct"/>
          <w:tcBorders>
            <w:left w:val="nil"/>
          </w:tcBorders>
          <w:tcMar>
            <w:left w:w="115" w:type="dxa"/>
            <w:right w:w="115" w:type="dxa"/>
          </w:tcMar>
          <w:vAlign w:val="center"/>
        </w:tcPr>
        <w:p w14:paraId="1933EB76" w14:textId="77777777" w:rsidR="006D05C9" w:rsidRPr="00F85124" w:rsidRDefault="006D05C9" w:rsidP="007924C2">
          <w:pPr>
            <w:pStyle w:val="Heading1"/>
            <w:jc w:val="right"/>
            <w:rPr>
              <w:rFonts w:ascii="Calibri" w:hAnsi="Calibri"/>
              <w:b w:val="0"/>
              <w:bCs/>
              <w:sz w:val="20"/>
            </w:rPr>
          </w:pPr>
          <w:r>
            <w:rPr>
              <w:rFonts w:ascii="Calibri" w:hAnsi="Calibri"/>
              <w:b w:val="0"/>
              <w:bCs/>
              <w:sz w:val="20"/>
            </w:rPr>
            <w:t>CF2R-MCH-23-H</w:t>
          </w:r>
        </w:p>
      </w:tc>
    </w:tr>
    <w:tr w:rsidR="006D05C9" w:rsidRPr="00F85124" w14:paraId="1933EB7A" w14:textId="77777777" w:rsidTr="007924C2">
      <w:trPr>
        <w:cantSplit/>
        <w:trHeight w:val="288"/>
      </w:trPr>
      <w:tc>
        <w:tcPr>
          <w:tcW w:w="2500" w:type="pct"/>
          <w:tcBorders>
            <w:right w:val="nil"/>
          </w:tcBorders>
        </w:tcPr>
        <w:p w14:paraId="1933EB78" w14:textId="77777777" w:rsidR="006D05C9" w:rsidRPr="002E105D" w:rsidRDefault="006D05C9" w:rsidP="007924C2">
          <w:pPr>
            <w:tabs>
              <w:tab w:val="right" w:pos="10543"/>
            </w:tabs>
            <w:rPr>
              <w:rFonts w:ascii="Calibri" w:hAnsi="Calibri"/>
              <w:sz w:val="12"/>
              <w:szCs w:val="12"/>
            </w:rPr>
          </w:pPr>
          <w:r>
            <w:rPr>
              <w:rFonts w:ascii="Calibri" w:hAnsi="Calibri"/>
              <w:bCs/>
            </w:rPr>
            <w:t xml:space="preserve">Space Conditioning </w:t>
          </w:r>
          <w:r w:rsidRPr="002E105D">
            <w:rPr>
              <w:rFonts w:ascii="Calibri" w:hAnsi="Calibri"/>
              <w:bCs/>
            </w:rPr>
            <w:t>System Airflow Rate</w:t>
          </w:r>
        </w:p>
      </w:tc>
      <w:tc>
        <w:tcPr>
          <w:tcW w:w="2500" w:type="pct"/>
          <w:gridSpan w:val="2"/>
          <w:tcBorders>
            <w:left w:val="nil"/>
          </w:tcBorders>
        </w:tcPr>
        <w:p w14:paraId="1933EB79" w14:textId="489E370A" w:rsidR="006D05C9" w:rsidRPr="00F85124" w:rsidRDefault="006D05C9" w:rsidP="007924C2">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Pr>
              <w:rFonts w:ascii="Calibri" w:hAnsi="Calibri"/>
              <w:bCs/>
              <w:noProof/>
            </w:rPr>
            <w:t>3</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D24A0C">
            <w:rPr>
              <w:rFonts w:ascii="Calibri" w:hAnsi="Calibri"/>
              <w:bCs/>
              <w:noProof/>
            </w:rPr>
            <w:t>3</w:t>
          </w:r>
          <w:r>
            <w:rPr>
              <w:rFonts w:ascii="Calibri" w:hAnsi="Calibri"/>
              <w:bCs/>
              <w:noProof/>
            </w:rPr>
            <w:fldChar w:fldCharType="end"/>
          </w:r>
          <w:r w:rsidRPr="00F85124">
            <w:rPr>
              <w:rFonts w:ascii="Calibri" w:hAnsi="Calibri"/>
              <w:bCs/>
            </w:rPr>
            <w:t>)</w:t>
          </w:r>
        </w:p>
      </w:tc>
    </w:tr>
  </w:tbl>
  <w:p w14:paraId="1933EB7B" w14:textId="6D01F56B" w:rsidR="006D05C9" w:rsidRDefault="00D24A0C" w:rsidP="002E105D">
    <w:pPr>
      <w:pStyle w:val="Header"/>
    </w:pPr>
    <w:r>
      <w:rPr>
        <w:rFonts w:ascii="Calibri" w:hAnsi="Calibri"/>
        <w:b/>
        <w:bCs/>
        <w:noProof/>
      </w:rPr>
      <w:pict w14:anchorId="1933EB9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18692" o:spid="_x0000_s1036" type="#_x0000_t75" style="position:absolute;margin-left:0;margin-top:0;width:10in;height:540pt;z-index:-251658234;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3274"/>
      <w:gridCol w:w="2125"/>
    </w:tblGrid>
    <w:tr w:rsidR="006D05C9" w:rsidRPr="00F85124" w14:paraId="1933EB7F" w14:textId="77777777" w:rsidTr="002E105D">
      <w:trPr>
        <w:cantSplit/>
        <w:trHeight w:val="288"/>
      </w:trPr>
      <w:tc>
        <w:tcPr>
          <w:tcW w:w="4016" w:type="pct"/>
          <w:gridSpan w:val="2"/>
          <w:tcBorders>
            <w:right w:val="nil"/>
          </w:tcBorders>
          <w:vAlign w:val="center"/>
        </w:tcPr>
        <w:p w14:paraId="1933EB7D" w14:textId="37F87089" w:rsidR="006D05C9" w:rsidRPr="00F85124" w:rsidRDefault="006D05C9" w:rsidP="007924C2">
          <w:pPr>
            <w:pStyle w:val="Heading1"/>
            <w:rPr>
              <w:rFonts w:ascii="Calibri" w:hAnsi="Calibri"/>
              <w:b w:val="0"/>
              <w:bCs/>
              <w:sz w:val="20"/>
            </w:rPr>
          </w:pPr>
          <w:r>
            <w:rPr>
              <w:rFonts w:ascii="Calibri" w:hAnsi="Calibri"/>
              <w:b w:val="0"/>
              <w:bCs/>
              <w:sz w:val="20"/>
            </w:rPr>
            <w:t>CERTIFICATE OF INSTALLATION – USER INSTRUCTIONS</w:t>
          </w:r>
        </w:p>
      </w:tc>
      <w:tc>
        <w:tcPr>
          <w:tcW w:w="984" w:type="pct"/>
          <w:tcBorders>
            <w:left w:val="nil"/>
          </w:tcBorders>
          <w:tcMar>
            <w:left w:w="115" w:type="dxa"/>
            <w:right w:w="115" w:type="dxa"/>
          </w:tcMar>
          <w:vAlign w:val="center"/>
        </w:tcPr>
        <w:p w14:paraId="1933EB7E" w14:textId="77777777" w:rsidR="006D05C9" w:rsidRPr="00F85124" w:rsidRDefault="006D05C9" w:rsidP="002E105D">
          <w:pPr>
            <w:pStyle w:val="Heading1"/>
            <w:jc w:val="right"/>
            <w:rPr>
              <w:rFonts w:ascii="Calibri" w:hAnsi="Calibri"/>
              <w:b w:val="0"/>
              <w:bCs/>
              <w:sz w:val="20"/>
            </w:rPr>
          </w:pPr>
          <w:r>
            <w:rPr>
              <w:rFonts w:ascii="Calibri" w:hAnsi="Calibri"/>
              <w:b w:val="0"/>
              <w:bCs/>
              <w:sz w:val="20"/>
            </w:rPr>
            <w:t>CF2R-MCH-23-H</w:t>
          </w:r>
        </w:p>
      </w:tc>
    </w:tr>
    <w:tr w:rsidR="006D05C9" w:rsidRPr="00F85124" w14:paraId="1933EB82" w14:textId="77777777" w:rsidTr="007924C2">
      <w:trPr>
        <w:cantSplit/>
        <w:trHeight w:val="288"/>
      </w:trPr>
      <w:tc>
        <w:tcPr>
          <w:tcW w:w="2500" w:type="pct"/>
          <w:tcBorders>
            <w:right w:val="nil"/>
          </w:tcBorders>
        </w:tcPr>
        <w:p w14:paraId="1933EB80" w14:textId="77777777" w:rsidR="006D05C9" w:rsidRPr="002E105D" w:rsidRDefault="006D05C9" w:rsidP="007924C2">
          <w:pPr>
            <w:tabs>
              <w:tab w:val="right" w:pos="10543"/>
            </w:tabs>
            <w:rPr>
              <w:rFonts w:ascii="Calibri" w:hAnsi="Calibri"/>
              <w:sz w:val="12"/>
              <w:szCs w:val="12"/>
            </w:rPr>
          </w:pPr>
          <w:r w:rsidRPr="002E105D">
            <w:rPr>
              <w:rFonts w:ascii="Calibri" w:hAnsi="Calibri"/>
              <w:bCs/>
            </w:rPr>
            <w:t>HSPP/PSPP Installation &amp; System Airflow Rate</w:t>
          </w:r>
        </w:p>
      </w:tc>
      <w:tc>
        <w:tcPr>
          <w:tcW w:w="2500" w:type="pct"/>
          <w:gridSpan w:val="2"/>
          <w:tcBorders>
            <w:left w:val="nil"/>
          </w:tcBorders>
        </w:tcPr>
        <w:p w14:paraId="1933EB81" w14:textId="77777777" w:rsidR="006D05C9" w:rsidRPr="00F85124" w:rsidRDefault="006D05C9" w:rsidP="007924C2">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Pr>
              <w:rFonts w:ascii="Calibri" w:hAnsi="Calibri"/>
              <w:bCs/>
              <w:noProof/>
            </w:rPr>
            <w:t>1</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Pr="00CB64DD">
            <w:rPr>
              <w:rFonts w:ascii="Calibri" w:hAnsi="Calibri"/>
              <w:bCs/>
              <w:noProof/>
            </w:rPr>
            <w:t>2</w:t>
          </w:r>
          <w:r>
            <w:rPr>
              <w:rFonts w:ascii="Calibri" w:hAnsi="Calibri"/>
              <w:bCs/>
              <w:noProof/>
            </w:rPr>
            <w:fldChar w:fldCharType="end"/>
          </w:r>
          <w:r w:rsidRPr="00F85124">
            <w:rPr>
              <w:rFonts w:ascii="Calibri" w:hAnsi="Calibri"/>
              <w:bCs/>
            </w:rPr>
            <w:t>)</w:t>
          </w:r>
        </w:p>
      </w:tc>
    </w:tr>
  </w:tbl>
  <w:p w14:paraId="1933EB83" w14:textId="510217FA" w:rsidR="006D05C9" w:rsidRDefault="00D24A0C">
    <w:pPr>
      <w:pStyle w:val="Header"/>
    </w:pPr>
    <w:r>
      <w:rPr>
        <w:rFonts w:ascii="Calibri" w:hAnsi="Calibri"/>
        <w:b/>
        <w:bCs/>
        <w:noProof/>
      </w:rPr>
      <w:pict w14:anchorId="1933EB9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18690" o:spid="_x0000_s1035" type="#_x0000_t75" style="position:absolute;margin-left:0;margin-top:0;width:10in;height:540pt;z-index:-251658236;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33EB85" w14:textId="77777777" w:rsidR="006D05C9" w:rsidRDefault="00D24A0C">
    <w:pPr>
      <w:pStyle w:val="Header"/>
    </w:pPr>
    <w:r>
      <w:rPr>
        <w:noProof/>
      </w:rPr>
      <w:pict w14:anchorId="1933EB9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18694" o:spid="_x0000_s1032" type="#_x0000_t75" style="position:absolute;margin-left:0;margin-top:0;width:10in;height:540pt;z-index:-251658232;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3274"/>
      <w:gridCol w:w="2125"/>
    </w:tblGrid>
    <w:tr w:rsidR="006D05C9" w:rsidRPr="00F85124" w14:paraId="1933EB88" w14:textId="77777777" w:rsidTr="00CB64DD">
      <w:trPr>
        <w:cantSplit/>
        <w:trHeight w:val="288"/>
      </w:trPr>
      <w:tc>
        <w:tcPr>
          <w:tcW w:w="4016" w:type="pct"/>
          <w:gridSpan w:val="2"/>
          <w:tcBorders>
            <w:right w:val="nil"/>
          </w:tcBorders>
          <w:vAlign w:val="center"/>
        </w:tcPr>
        <w:p w14:paraId="1933EB86" w14:textId="7CFFFED7" w:rsidR="006D05C9" w:rsidRPr="00F85124" w:rsidRDefault="006D05C9" w:rsidP="00CB64DD">
          <w:pPr>
            <w:pStyle w:val="Heading1"/>
            <w:rPr>
              <w:rFonts w:ascii="Calibri" w:hAnsi="Calibri"/>
              <w:b w:val="0"/>
              <w:bCs/>
              <w:sz w:val="20"/>
            </w:rPr>
          </w:pPr>
          <w:r>
            <w:rPr>
              <w:rFonts w:ascii="Calibri" w:hAnsi="Calibri"/>
              <w:b w:val="0"/>
              <w:bCs/>
              <w:sz w:val="20"/>
            </w:rPr>
            <w:t xml:space="preserve">CERTIFICATE OF INSTALLATION – </w:t>
          </w:r>
          <w:r w:rsidRPr="00B40F13">
            <w:rPr>
              <w:rFonts w:ascii="Calibri" w:hAnsi="Calibri"/>
              <w:b w:val="0"/>
              <w:bCs/>
              <w:sz w:val="20"/>
            </w:rPr>
            <w:t>DATA FIELD DEFINITIONS AND CALCULATIONS</w:t>
          </w:r>
        </w:p>
      </w:tc>
      <w:tc>
        <w:tcPr>
          <w:tcW w:w="984" w:type="pct"/>
          <w:tcBorders>
            <w:left w:val="nil"/>
          </w:tcBorders>
          <w:tcMar>
            <w:left w:w="115" w:type="dxa"/>
            <w:right w:w="115" w:type="dxa"/>
          </w:tcMar>
          <w:vAlign w:val="center"/>
        </w:tcPr>
        <w:p w14:paraId="1933EB87" w14:textId="77777777" w:rsidR="006D05C9" w:rsidRPr="00F85124" w:rsidRDefault="006D05C9" w:rsidP="007924C2">
          <w:pPr>
            <w:pStyle w:val="Heading1"/>
            <w:jc w:val="right"/>
            <w:rPr>
              <w:rFonts w:ascii="Calibri" w:hAnsi="Calibri"/>
              <w:b w:val="0"/>
              <w:bCs/>
              <w:sz w:val="20"/>
            </w:rPr>
          </w:pPr>
          <w:r>
            <w:rPr>
              <w:rFonts w:ascii="Calibri" w:hAnsi="Calibri"/>
              <w:b w:val="0"/>
              <w:bCs/>
              <w:sz w:val="20"/>
            </w:rPr>
            <w:t>CF2R-MCH-23-H</w:t>
          </w:r>
        </w:p>
      </w:tc>
    </w:tr>
    <w:tr w:rsidR="006D05C9" w:rsidRPr="00F85124" w14:paraId="1933EB8B" w14:textId="77777777" w:rsidTr="007924C2">
      <w:trPr>
        <w:cantSplit/>
        <w:trHeight w:val="288"/>
      </w:trPr>
      <w:tc>
        <w:tcPr>
          <w:tcW w:w="2500" w:type="pct"/>
          <w:tcBorders>
            <w:right w:val="nil"/>
          </w:tcBorders>
        </w:tcPr>
        <w:p w14:paraId="1933EB89" w14:textId="77777777" w:rsidR="006D05C9" w:rsidRPr="002E105D" w:rsidRDefault="006D05C9" w:rsidP="00473374">
          <w:pPr>
            <w:tabs>
              <w:tab w:val="right" w:pos="10543"/>
            </w:tabs>
            <w:rPr>
              <w:rFonts w:ascii="Calibri" w:hAnsi="Calibri"/>
              <w:sz w:val="12"/>
              <w:szCs w:val="12"/>
            </w:rPr>
          </w:pPr>
          <w:r>
            <w:rPr>
              <w:rFonts w:ascii="Calibri" w:hAnsi="Calibri"/>
              <w:bCs/>
            </w:rPr>
            <w:t xml:space="preserve">Space Conditioning </w:t>
          </w:r>
          <w:r w:rsidRPr="002E105D">
            <w:rPr>
              <w:rFonts w:ascii="Calibri" w:hAnsi="Calibri"/>
              <w:bCs/>
            </w:rPr>
            <w:t>System Airflow Rate</w:t>
          </w:r>
        </w:p>
      </w:tc>
      <w:tc>
        <w:tcPr>
          <w:tcW w:w="2500" w:type="pct"/>
          <w:gridSpan w:val="2"/>
          <w:tcBorders>
            <w:left w:val="nil"/>
          </w:tcBorders>
        </w:tcPr>
        <w:p w14:paraId="1933EB8A" w14:textId="78165440" w:rsidR="006D05C9" w:rsidRPr="00F85124" w:rsidRDefault="006D05C9" w:rsidP="007924C2">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sidR="00044026">
            <w:rPr>
              <w:rFonts w:ascii="Calibri" w:hAnsi="Calibri"/>
              <w:bCs/>
              <w:noProof/>
            </w:rPr>
            <w:t>6</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D24A0C">
            <w:rPr>
              <w:rFonts w:ascii="Calibri" w:hAnsi="Calibri"/>
              <w:bCs/>
              <w:noProof/>
            </w:rPr>
            <w:t>6</w:t>
          </w:r>
          <w:r>
            <w:rPr>
              <w:rFonts w:ascii="Calibri" w:hAnsi="Calibri"/>
              <w:bCs/>
              <w:noProof/>
            </w:rPr>
            <w:fldChar w:fldCharType="end"/>
          </w:r>
          <w:r w:rsidRPr="00F85124">
            <w:rPr>
              <w:rFonts w:ascii="Calibri" w:hAnsi="Calibri"/>
              <w:bCs/>
            </w:rPr>
            <w:t>)</w:t>
          </w:r>
        </w:p>
      </w:tc>
    </w:tr>
  </w:tbl>
  <w:p w14:paraId="1933EB8C" w14:textId="03E070D3" w:rsidR="006D05C9" w:rsidRDefault="00D24A0C" w:rsidP="002E105D">
    <w:pPr>
      <w:pStyle w:val="Header"/>
    </w:pPr>
    <w:r>
      <w:rPr>
        <w:rFonts w:ascii="Calibri" w:hAnsi="Calibri"/>
        <w:b/>
        <w:bCs/>
        <w:noProof/>
      </w:rPr>
      <w:pict w14:anchorId="1933EB9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18695" o:spid="_x0000_s1034" type="#_x0000_t75" style="position:absolute;margin-left:0;margin-top:0;width:10in;height:540pt;z-index:-251658231;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33EB8D" w14:textId="77777777" w:rsidR="006D05C9" w:rsidRDefault="00D24A0C">
    <w:pPr>
      <w:pStyle w:val="Header"/>
    </w:pPr>
    <w:r>
      <w:rPr>
        <w:noProof/>
      </w:rPr>
      <w:pict w14:anchorId="1933EB9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18693" o:spid="_x0000_s1031" type="#_x0000_t75" style="position:absolute;margin-left:0;margin-top:0;width:10in;height:540pt;z-index:-251658233;mso-position-horizontal:center;mso-position-horizontal-relative:margin;mso-position-vertical:center;mso-position-vertical-relative:margin" o:allowincell="f">
          <v:imagedata r:id="rId1" o:title="Watermark"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lvlText w:val="%1."/>
      <w:lvlJc w:val="left"/>
      <w:pPr>
        <w:tabs>
          <w:tab w:val="num" w:pos="1080"/>
        </w:tabs>
        <w:ind w:left="1080" w:hanging="360"/>
      </w:pPr>
      <w:rPr>
        <w:rFonts w:cs="Times New Roman"/>
      </w:rPr>
    </w:lvl>
  </w:abstractNum>
  <w:abstractNum w:abstractNumId="1" w15:restartNumberingAfterBreak="0">
    <w:nsid w:val="FFFFFF80"/>
    <w:multiLevelType w:val="singleLevel"/>
    <w:tmpl w:val="C91CF59E"/>
    <w:lvl w:ilvl="0">
      <w:start w:val="1"/>
      <w:numFmt w:val="bullet"/>
      <w:pStyle w:val="Heading2"/>
      <w:lvlText w:val=""/>
      <w:lvlJc w:val="left"/>
      <w:pPr>
        <w:tabs>
          <w:tab w:val="num" w:pos="1800"/>
        </w:tabs>
        <w:ind w:left="1800" w:hanging="360"/>
      </w:pPr>
      <w:rPr>
        <w:rFonts w:ascii="Symbol" w:hAnsi="Symbol" w:hint="default"/>
      </w:rPr>
    </w:lvl>
  </w:abstractNum>
  <w:abstractNum w:abstractNumId="2" w15:restartNumberingAfterBreak="0">
    <w:nsid w:val="051C310D"/>
    <w:multiLevelType w:val="hybridMultilevel"/>
    <w:tmpl w:val="0704892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A767CAD"/>
    <w:multiLevelType w:val="multilevel"/>
    <w:tmpl w:val="26588134"/>
    <w:lvl w:ilvl="0">
      <w:start w:val="3"/>
      <w:numFmt w:val="decimal"/>
      <w:lvlText w:val="%1."/>
      <w:lvlJc w:val="left"/>
      <w:pPr>
        <w:tabs>
          <w:tab w:val="num" w:pos="360"/>
        </w:tabs>
      </w:pPr>
      <w:rPr>
        <w:rFonts w:cs="Times New Roman" w:hint="default"/>
      </w:rPr>
    </w:lvl>
    <w:lvl w:ilvl="1">
      <w:start w:val="7"/>
      <w:numFmt w:val="decimal"/>
      <w:lvlText w:val="%1.%2"/>
      <w:lvlJc w:val="left"/>
      <w:pPr>
        <w:tabs>
          <w:tab w:val="num" w:pos="720"/>
        </w:tabs>
      </w:pPr>
      <w:rPr>
        <w:rFonts w:cs="Times New Roman" w:hint="default"/>
      </w:rPr>
    </w:lvl>
    <w:lvl w:ilvl="2">
      <w:start w:val="3"/>
      <w:numFmt w:val="decimal"/>
      <w:pStyle w:val="Heading3"/>
      <w:lvlText w:val="%1.%2.%3"/>
      <w:lvlJc w:val="left"/>
      <w:pPr>
        <w:tabs>
          <w:tab w:val="num" w:pos="1080"/>
        </w:tabs>
      </w:pPr>
      <w:rPr>
        <w:rFonts w:cs="Times New Roman" w:hint="default"/>
      </w:rPr>
    </w:lvl>
    <w:lvl w:ilvl="3">
      <w:start w:val="1"/>
      <w:numFmt w:val="decimal"/>
      <w:suff w:val="nothing"/>
      <w:lvlText w:val="%4.1.1.1"/>
      <w:lvlJc w:val="left"/>
      <w:pPr>
        <w:ind w:left="-6646"/>
      </w:pPr>
      <w:rPr>
        <w:rFonts w:cs="Times New Roman" w:hint="default"/>
      </w:rPr>
    </w:lvl>
    <w:lvl w:ilvl="4">
      <w:start w:val="1"/>
      <w:numFmt w:val="none"/>
      <w:suff w:val="nothing"/>
      <w:lvlText w:val=""/>
      <w:lvlJc w:val="left"/>
      <w:pPr>
        <w:ind w:left="-6646"/>
      </w:pPr>
      <w:rPr>
        <w:rFonts w:cs="Times New Roman" w:hint="default"/>
      </w:rPr>
    </w:lvl>
    <w:lvl w:ilvl="5">
      <w:numFmt w:val="decimal"/>
      <w:lvlText w:val="%6"/>
      <w:lvlJc w:val="left"/>
      <w:pPr>
        <w:tabs>
          <w:tab w:val="num" w:pos="-6646"/>
        </w:tabs>
        <w:ind w:left="-6646"/>
      </w:pPr>
      <w:rPr>
        <w:rFonts w:ascii="Times New Roman" w:hAnsi="Times New Roman" w:cs="Times New Roman" w:hint="default"/>
      </w:rPr>
    </w:lvl>
    <w:lvl w:ilvl="6">
      <w:start w:val="1"/>
      <w:numFmt w:val="none"/>
      <w:suff w:val="nothing"/>
      <w:lvlText w:val=""/>
      <w:lvlJc w:val="left"/>
      <w:pPr>
        <w:ind w:left="-6646"/>
      </w:pPr>
      <w:rPr>
        <w:rFonts w:cs="Times New Roman" w:hint="default"/>
      </w:rPr>
    </w:lvl>
    <w:lvl w:ilvl="7">
      <w:start w:val="1"/>
      <w:numFmt w:val="none"/>
      <w:suff w:val="nothing"/>
      <w:lvlText w:val=""/>
      <w:lvlJc w:val="left"/>
      <w:pPr>
        <w:ind w:left="-6646"/>
      </w:pPr>
      <w:rPr>
        <w:rFonts w:cs="Times New Roman" w:hint="default"/>
      </w:rPr>
    </w:lvl>
    <w:lvl w:ilvl="8">
      <w:start w:val="1"/>
      <w:numFmt w:val="none"/>
      <w:suff w:val="nothing"/>
      <w:lvlText w:val=""/>
      <w:lvlJc w:val="left"/>
      <w:pPr>
        <w:ind w:left="-6646"/>
      </w:pPr>
      <w:rPr>
        <w:rFonts w:cs="Times New Roman" w:hint="default"/>
      </w:rPr>
    </w:lvl>
  </w:abstractNum>
  <w:abstractNum w:abstractNumId="4" w15:restartNumberingAfterBreak="0">
    <w:nsid w:val="15370574"/>
    <w:multiLevelType w:val="hybridMultilevel"/>
    <w:tmpl w:val="FC72407C"/>
    <w:lvl w:ilvl="0" w:tplc="B84E1034">
      <w:start w:val="1"/>
      <w:numFmt w:val="decimal"/>
      <w:lvlText w:val="%1"/>
      <w:lvlJc w:val="left"/>
      <w:pPr>
        <w:ind w:left="720" w:hanging="72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7B77CDA"/>
    <w:multiLevelType w:val="hybridMultilevel"/>
    <w:tmpl w:val="FC72407C"/>
    <w:lvl w:ilvl="0" w:tplc="B84E1034">
      <w:start w:val="1"/>
      <w:numFmt w:val="decimal"/>
      <w:lvlText w:val="%1"/>
      <w:lvlJc w:val="left"/>
      <w:pPr>
        <w:ind w:left="720" w:hanging="72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860609F"/>
    <w:multiLevelType w:val="hybridMultilevel"/>
    <w:tmpl w:val="0AE2F2F6"/>
    <w:lvl w:ilvl="0" w:tplc="A7469F62">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18760CFC"/>
    <w:multiLevelType w:val="hybridMultilevel"/>
    <w:tmpl w:val="9438B836"/>
    <w:lvl w:ilvl="0" w:tplc="04090015">
      <w:start w:val="1"/>
      <w:numFmt w:val="upperLetter"/>
      <w:lvlText w:val="%1."/>
      <w:lvlJc w:val="left"/>
      <w:pPr>
        <w:ind w:left="720" w:hanging="360"/>
      </w:pPr>
      <w:rPr>
        <w:rFonts w:cs="Times New Roman" w:hint="default"/>
        <w:b w:val="0"/>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8" w15:restartNumberingAfterBreak="0">
    <w:nsid w:val="1F066726"/>
    <w:multiLevelType w:val="hybridMultilevel"/>
    <w:tmpl w:val="D0E69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3D72DE3"/>
    <w:multiLevelType w:val="hybridMultilevel"/>
    <w:tmpl w:val="F280AEDE"/>
    <w:lvl w:ilvl="0" w:tplc="F95E3F0E">
      <w:start w:val="1"/>
      <w:numFmt w:val="decimal"/>
      <w:lvlText w:val="%1."/>
      <w:lvlJc w:val="left"/>
      <w:pPr>
        <w:ind w:left="360" w:hanging="360"/>
      </w:pPr>
      <w:rPr>
        <w:rFonts w:hint="default"/>
        <w:b w:val="0"/>
        <w:sz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6455D8B"/>
    <w:multiLevelType w:val="multilevel"/>
    <w:tmpl w:val="38DE0982"/>
    <w:lvl w:ilvl="0">
      <w:start w:val="2"/>
      <w:numFmt w:val="decimal"/>
      <w:lvlText w:val="%1."/>
      <w:lvlJc w:val="left"/>
      <w:pPr>
        <w:tabs>
          <w:tab w:val="num" w:pos="-2966"/>
        </w:tabs>
        <w:ind w:left="-3326"/>
      </w:pPr>
      <w:rPr>
        <w:rFonts w:cs="Times New Roman" w:hint="default"/>
      </w:rPr>
    </w:lvl>
    <w:lvl w:ilvl="1">
      <w:start w:val="5"/>
      <w:numFmt w:val="decimal"/>
      <w:lvlText w:val="%1.%2"/>
      <w:lvlJc w:val="left"/>
      <w:pPr>
        <w:tabs>
          <w:tab w:val="num" w:pos="-2606"/>
        </w:tabs>
        <w:ind w:left="-3326"/>
      </w:pPr>
      <w:rPr>
        <w:rFonts w:cs="Times New Roman" w:hint="default"/>
      </w:rPr>
    </w:lvl>
    <w:lvl w:ilvl="2">
      <w:start w:val="1"/>
      <w:numFmt w:val="decimal"/>
      <w:lvlText w:val="%1.%2.%3"/>
      <w:lvlJc w:val="left"/>
      <w:pPr>
        <w:tabs>
          <w:tab w:val="num" w:pos="-2606"/>
        </w:tabs>
        <w:ind w:left="-3326"/>
      </w:pPr>
      <w:rPr>
        <w:rFonts w:cs="Times New Roman" w:hint="default"/>
      </w:rPr>
    </w:lvl>
    <w:lvl w:ilvl="3">
      <w:start w:val="1"/>
      <w:numFmt w:val="decimal"/>
      <w:suff w:val="nothing"/>
      <w:lvlText w:val="%4.1.1.1"/>
      <w:lvlJc w:val="left"/>
      <w:pPr>
        <w:ind w:left="-9972"/>
      </w:pPr>
      <w:rPr>
        <w:rFonts w:cs="Times New Roman" w:hint="default"/>
      </w:rPr>
    </w:lvl>
    <w:lvl w:ilvl="4">
      <w:start w:val="1"/>
      <w:numFmt w:val="none"/>
      <w:suff w:val="nothing"/>
      <w:lvlText w:val=""/>
      <w:lvlJc w:val="left"/>
      <w:pPr>
        <w:ind w:left="-9972"/>
      </w:pPr>
      <w:rPr>
        <w:rFonts w:cs="Times New Roman" w:hint="default"/>
      </w:rPr>
    </w:lvl>
    <w:lvl w:ilvl="5">
      <w:numFmt w:val="decimal"/>
      <w:lvlText w:val="%6"/>
      <w:lvlJc w:val="left"/>
      <w:pPr>
        <w:tabs>
          <w:tab w:val="num" w:pos="-9972"/>
        </w:tabs>
        <w:ind w:left="-9972"/>
      </w:pPr>
      <w:rPr>
        <w:rFonts w:ascii="Times New Roman" w:hAnsi="Times New Roman" w:cs="Times New Roman" w:hint="default"/>
      </w:rPr>
    </w:lvl>
    <w:lvl w:ilvl="6">
      <w:start w:val="1"/>
      <w:numFmt w:val="none"/>
      <w:suff w:val="nothing"/>
      <w:lvlText w:val=""/>
      <w:lvlJc w:val="left"/>
      <w:pPr>
        <w:ind w:left="-9972"/>
      </w:pPr>
      <w:rPr>
        <w:rFonts w:cs="Times New Roman" w:hint="default"/>
      </w:rPr>
    </w:lvl>
    <w:lvl w:ilvl="7">
      <w:start w:val="1"/>
      <w:numFmt w:val="none"/>
      <w:suff w:val="nothing"/>
      <w:lvlText w:val=""/>
      <w:lvlJc w:val="left"/>
      <w:pPr>
        <w:ind w:left="-9972"/>
      </w:pPr>
      <w:rPr>
        <w:rFonts w:cs="Times New Roman" w:hint="default"/>
      </w:rPr>
    </w:lvl>
    <w:lvl w:ilvl="8">
      <w:start w:val="1"/>
      <w:numFmt w:val="none"/>
      <w:suff w:val="nothing"/>
      <w:lvlText w:val=""/>
      <w:lvlJc w:val="left"/>
      <w:pPr>
        <w:ind w:left="-9972"/>
      </w:pPr>
      <w:rPr>
        <w:rFonts w:cs="Times New Roman" w:hint="default"/>
      </w:rPr>
    </w:lvl>
  </w:abstractNum>
  <w:abstractNum w:abstractNumId="11" w15:restartNumberingAfterBreak="0">
    <w:nsid w:val="2CA9013F"/>
    <w:multiLevelType w:val="hybridMultilevel"/>
    <w:tmpl w:val="1A70A816"/>
    <w:lvl w:ilvl="0" w:tplc="BCBC11F6">
      <w:start w:val="1"/>
      <w:numFmt w:val="decimal"/>
      <w:lvlText w:val="%1."/>
      <w:lvlJc w:val="left"/>
      <w:pPr>
        <w:tabs>
          <w:tab w:val="num" w:pos="360"/>
        </w:tabs>
        <w:ind w:left="360" w:hanging="360"/>
      </w:pPr>
      <w:rPr>
        <w:rFonts w:cs="Times New Roman" w:hint="default"/>
        <w:b w:val="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2" w15:restartNumberingAfterBreak="0">
    <w:nsid w:val="313E5A99"/>
    <w:multiLevelType w:val="hybridMultilevel"/>
    <w:tmpl w:val="439E537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331453C4"/>
    <w:multiLevelType w:val="hybridMultilevel"/>
    <w:tmpl w:val="E5B855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38418B5"/>
    <w:multiLevelType w:val="hybridMultilevel"/>
    <w:tmpl w:val="22D813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4DE71FA"/>
    <w:multiLevelType w:val="hybridMultilevel"/>
    <w:tmpl w:val="9438B836"/>
    <w:lvl w:ilvl="0" w:tplc="04090015">
      <w:start w:val="1"/>
      <w:numFmt w:val="upperLetter"/>
      <w:lvlText w:val="%1."/>
      <w:lvlJc w:val="left"/>
      <w:pPr>
        <w:ind w:left="720" w:hanging="360"/>
      </w:pPr>
      <w:rPr>
        <w:rFonts w:cs="Times New Roman" w:hint="default"/>
        <w:b w:val="0"/>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6" w15:restartNumberingAfterBreak="0">
    <w:nsid w:val="36017F74"/>
    <w:multiLevelType w:val="multilevel"/>
    <w:tmpl w:val="60C01518"/>
    <w:styleLink w:val="Numbered"/>
    <w:lvl w:ilvl="0">
      <w:start w:val="1"/>
      <w:numFmt w:val="decimal"/>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7" w15:restartNumberingAfterBreak="0">
    <w:nsid w:val="36DF4A33"/>
    <w:multiLevelType w:val="hybridMultilevel"/>
    <w:tmpl w:val="A9222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A842022"/>
    <w:multiLevelType w:val="hybridMultilevel"/>
    <w:tmpl w:val="2C2E5A9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9" w15:restartNumberingAfterBreak="0">
    <w:nsid w:val="3EA80728"/>
    <w:multiLevelType w:val="hybridMultilevel"/>
    <w:tmpl w:val="73AC14DA"/>
    <w:lvl w:ilvl="0" w:tplc="5A608D60">
      <w:start w:val="1"/>
      <w:numFmt w:val="decimal"/>
      <w:lvlText w:val="%1."/>
      <w:lvlJc w:val="left"/>
      <w:pPr>
        <w:ind w:left="1080" w:hanging="72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51B3090A"/>
    <w:multiLevelType w:val="hybridMultilevel"/>
    <w:tmpl w:val="753E3782"/>
    <w:lvl w:ilvl="0" w:tplc="C4023E42">
      <w:start w:val="1"/>
      <w:numFmt w:val="decimal"/>
      <w:lvlText w:val="%1."/>
      <w:lvlJc w:val="left"/>
      <w:pPr>
        <w:ind w:left="63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2" w15:restartNumberingAfterBreak="0">
    <w:nsid w:val="606F3F92"/>
    <w:multiLevelType w:val="hybridMultilevel"/>
    <w:tmpl w:val="21761C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E6A2E87"/>
    <w:multiLevelType w:val="hybridMultilevel"/>
    <w:tmpl w:val="CF5A3E5C"/>
    <w:lvl w:ilvl="0" w:tplc="FA38DF12">
      <w:start w:val="1"/>
      <w:numFmt w:val="upperLetter"/>
      <w:lvlText w:val="%1."/>
      <w:lvlJc w:val="left"/>
      <w:pPr>
        <w:ind w:left="720" w:hanging="360"/>
      </w:pPr>
      <w:rPr>
        <w:rFonts w:cs="Times New Roman" w:hint="default"/>
        <w:b w:val="0"/>
        <w:sz w:val="20"/>
        <w:szCs w:val="2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4" w15:restartNumberingAfterBreak="0">
    <w:nsid w:val="6FA01B51"/>
    <w:multiLevelType w:val="hybridMultilevel"/>
    <w:tmpl w:val="EA2E844A"/>
    <w:lvl w:ilvl="0" w:tplc="04090015">
      <w:start w:val="1"/>
      <w:numFmt w:val="upperLetter"/>
      <w:lvlText w:val="%1."/>
      <w:lvlJc w:val="left"/>
      <w:pPr>
        <w:ind w:left="810" w:hanging="360"/>
      </w:pPr>
      <w:rPr>
        <w:rFonts w:cs="Times New Roman" w:hint="default"/>
      </w:rPr>
    </w:lvl>
    <w:lvl w:ilvl="1" w:tplc="04090019" w:tentative="1">
      <w:start w:val="1"/>
      <w:numFmt w:val="lowerLetter"/>
      <w:lvlText w:val="%2."/>
      <w:lvlJc w:val="left"/>
      <w:pPr>
        <w:ind w:left="1530" w:hanging="360"/>
      </w:pPr>
      <w:rPr>
        <w:rFonts w:cs="Times New Roman"/>
      </w:rPr>
    </w:lvl>
    <w:lvl w:ilvl="2" w:tplc="0409001B" w:tentative="1">
      <w:start w:val="1"/>
      <w:numFmt w:val="lowerRoman"/>
      <w:lvlText w:val="%3."/>
      <w:lvlJc w:val="right"/>
      <w:pPr>
        <w:ind w:left="2250" w:hanging="180"/>
      </w:pPr>
      <w:rPr>
        <w:rFonts w:cs="Times New Roman"/>
      </w:rPr>
    </w:lvl>
    <w:lvl w:ilvl="3" w:tplc="0409000F" w:tentative="1">
      <w:start w:val="1"/>
      <w:numFmt w:val="decimal"/>
      <w:lvlText w:val="%4."/>
      <w:lvlJc w:val="left"/>
      <w:pPr>
        <w:ind w:left="2970" w:hanging="360"/>
      </w:pPr>
      <w:rPr>
        <w:rFonts w:cs="Times New Roman"/>
      </w:rPr>
    </w:lvl>
    <w:lvl w:ilvl="4" w:tplc="04090019" w:tentative="1">
      <w:start w:val="1"/>
      <w:numFmt w:val="lowerLetter"/>
      <w:lvlText w:val="%5."/>
      <w:lvlJc w:val="left"/>
      <w:pPr>
        <w:ind w:left="3690" w:hanging="360"/>
      </w:pPr>
      <w:rPr>
        <w:rFonts w:cs="Times New Roman"/>
      </w:rPr>
    </w:lvl>
    <w:lvl w:ilvl="5" w:tplc="0409001B" w:tentative="1">
      <w:start w:val="1"/>
      <w:numFmt w:val="lowerRoman"/>
      <w:lvlText w:val="%6."/>
      <w:lvlJc w:val="right"/>
      <w:pPr>
        <w:ind w:left="4410" w:hanging="180"/>
      </w:pPr>
      <w:rPr>
        <w:rFonts w:cs="Times New Roman"/>
      </w:rPr>
    </w:lvl>
    <w:lvl w:ilvl="6" w:tplc="0409000F" w:tentative="1">
      <w:start w:val="1"/>
      <w:numFmt w:val="decimal"/>
      <w:lvlText w:val="%7."/>
      <w:lvlJc w:val="left"/>
      <w:pPr>
        <w:ind w:left="5130" w:hanging="360"/>
      </w:pPr>
      <w:rPr>
        <w:rFonts w:cs="Times New Roman"/>
      </w:rPr>
    </w:lvl>
    <w:lvl w:ilvl="7" w:tplc="04090019" w:tentative="1">
      <w:start w:val="1"/>
      <w:numFmt w:val="lowerLetter"/>
      <w:lvlText w:val="%8."/>
      <w:lvlJc w:val="left"/>
      <w:pPr>
        <w:ind w:left="5850" w:hanging="360"/>
      </w:pPr>
      <w:rPr>
        <w:rFonts w:cs="Times New Roman"/>
      </w:rPr>
    </w:lvl>
    <w:lvl w:ilvl="8" w:tplc="0409001B" w:tentative="1">
      <w:start w:val="1"/>
      <w:numFmt w:val="lowerRoman"/>
      <w:lvlText w:val="%9."/>
      <w:lvlJc w:val="right"/>
      <w:pPr>
        <w:ind w:left="6570" w:hanging="180"/>
      </w:pPr>
      <w:rPr>
        <w:rFonts w:cs="Times New Roman"/>
      </w:rPr>
    </w:lvl>
  </w:abstractNum>
  <w:abstractNum w:abstractNumId="25" w15:restartNumberingAfterBreak="0">
    <w:nsid w:val="71581D4F"/>
    <w:multiLevelType w:val="hybridMultilevel"/>
    <w:tmpl w:val="AED6DED2"/>
    <w:lvl w:ilvl="0" w:tplc="04848196">
      <w:start w:val="1"/>
      <w:numFmt w:val="upperLetter"/>
      <w:lvlText w:val="%1."/>
      <w:lvlJc w:val="left"/>
      <w:pPr>
        <w:ind w:left="720" w:hanging="360"/>
      </w:pPr>
      <w:rPr>
        <w:rFonts w:cs="Times New Roman" w:hint="default"/>
        <w:b w:val="0"/>
      </w:rPr>
    </w:lvl>
    <w:lvl w:ilvl="1" w:tplc="0EE4994A">
      <w:start w:val="1"/>
      <w:numFmt w:val="lowerLetter"/>
      <w:lvlText w:val="%2."/>
      <w:lvlJc w:val="left"/>
      <w:pPr>
        <w:ind w:left="1440" w:hanging="360"/>
      </w:pPr>
      <w:rPr>
        <w:rFonts w:cs="Times New Roman"/>
        <w:b w:val="0"/>
      </w:rPr>
    </w:lvl>
    <w:lvl w:ilvl="2" w:tplc="A9D840A0">
      <w:start w:val="7"/>
      <w:numFmt w:val="decimal"/>
      <w:lvlText w:val="%3."/>
      <w:lvlJc w:val="left"/>
      <w:pPr>
        <w:ind w:left="450" w:hanging="360"/>
      </w:pPr>
      <w:rPr>
        <w:rFonts w:cs="Times New Roman" w:hint="default"/>
      </w:rPr>
    </w:lvl>
    <w:lvl w:ilvl="3" w:tplc="0409000F">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6" w15:restartNumberingAfterBreak="0">
    <w:nsid w:val="72767747"/>
    <w:multiLevelType w:val="hybridMultilevel"/>
    <w:tmpl w:val="57CCC6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91B6199"/>
    <w:multiLevelType w:val="hybridMultilevel"/>
    <w:tmpl w:val="032C260A"/>
    <w:lvl w:ilvl="0" w:tplc="0409000F">
      <w:start w:val="1"/>
      <w:numFmt w:val="decimal"/>
      <w:lvlText w:val="%1."/>
      <w:lvlJc w:val="left"/>
      <w:pPr>
        <w:ind w:left="630" w:hanging="360"/>
      </w:pPr>
    </w:lvl>
    <w:lvl w:ilvl="1" w:tplc="04090019">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28" w15:restartNumberingAfterBreak="0">
    <w:nsid w:val="7B3E4888"/>
    <w:multiLevelType w:val="hybridMultilevel"/>
    <w:tmpl w:val="B20E7872"/>
    <w:lvl w:ilvl="0" w:tplc="9E409484">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9" w15:restartNumberingAfterBreak="0">
    <w:nsid w:val="7B6D48CB"/>
    <w:multiLevelType w:val="hybridMultilevel"/>
    <w:tmpl w:val="4B7A0870"/>
    <w:lvl w:ilvl="0" w:tplc="7090C1A4">
      <w:start w:val="1"/>
      <w:numFmt w:val="decimal"/>
      <w:lvlText w:val="%1."/>
      <w:lvlJc w:val="left"/>
      <w:pPr>
        <w:tabs>
          <w:tab w:val="num" w:pos="360"/>
        </w:tabs>
        <w:ind w:left="360" w:hanging="360"/>
      </w:pPr>
      <w:rPr>
        <w:rFonts w:cs="Times New Roman"/>
        <w:b w:val="0"/>
      </w:rPr>
    </w:lvl>
    <w:lvl w:ilvl="1" w:tplc="04090019">
      <w:start w:val="1"/>
      <w:numFmt w:val="lowerLetter"/>
      <w:lvlText w:val="%2."/>
      <w:lvlJc w:val="left"/>
      <w:pPr>
        <w:tabs>
          <w:tab w:val="num" w:pos="1620"/>
        </w:tabs>
        <w:ind w:left="1620" w:hanging="360"/>
      </w:pPr>
      <w:rPr>
        <w:rFonts w:cs="Times New Roman"/>
      </w:rPr>
    </w:lvl>
    <w:lvl w:ilvl="2" w:tplc="0409001B" w:tentative="1">
      <w:start w:val="1"/>
      <w:numFmt w:val="lowerRoman"/>
      <w:lvlText w:val="%3."/>
      <w:lvlJc w:val="right"/>
      <w:pPr>
        <w:tabs>
          <w:tab w:val="num" w:pos="2340"/>
        </w:tabs>
        <w:ind w:left="2340" w:hanging="180"/>
      </w:pPr>
      <w:rPr>
        <w:rFonts w:cs="Times New Roman"/>
      </w:rPr>
    </w:lvl>
    <w:lvl w:ilvl="3" w:tplc="0409000F" w:tentative="1">
      <w:start w:val="1"/>
      <w:numFmt w:val="decimal"/>
      <w:lvlText w:val="%4."/>
      <w:lvlJc w:val="left"/>
      <w:pPr>
        <w:tabs>
          <w:tab w:val="num" w:pos="3060"/>
        </w:tabs>
        <w:ind w:left="3060" w:hanging="360"/>
      </w:pPr>
      <w:rPr>
        <w:rFonts w:cs="Times New Roman"/>
      </w:rPr>
    </w:lvl>
    <w:lvl w:ilvl="4" w:tplc="04090019" w:tentative="1">
      <w:start w:val="1"/>
      <w:numFmt w:val="lowerLetter"/>
      <w:lvlText w:val="%5."/>
      <w:lvlJc w:val="left"/>
      <w:pPr>
        <w:tabs>
          <w:tab w:val="num" w:pos="3780"/>
        </w:tabs>
        <w:ind w:left="3780" w:hanging="360"/>
      </w:pPr>
      <w:rPr>
        <w:rFonts w:cs="Times New Roman"/>
      </w:rPr>
    </w:lvl>
    <w:lvl w:ilvl="5" w:tplc="0409001B" w:tentative="1">
      <w:start w:val="1"/>
      <w:numFmt w:val="lowerRoman"/>
      <w:lvlText w:val="%6."/>
      <w:lvlJc w:val="right"/>
      <w:pPr>
        <w:tabs>
          <w:tab w:val="num" w:pos="4500"/>
        </w:tabs>
        <w:ind w:left="4500" w:hanging="180"/>
      </w:pPr>
      <w:rPr>
        <w:rFonts w:cs="Times New Roman"/>
      </w:rPr>
    </w:lvl>
    <w:lvl w:ilvl="6" w:tplc="0409000F" w:tentative="1">
      <w:start w:val="1"/>
      <w:numFmt w:val="decimal"/>
      <w:lvlText w:val="%7."/>
      <w:lvlJc w:val="left"/>
      <w:pPr>
        <w:tabs>
          <w:tab w:val="num" w:pos="5220"/>
        </w:tabs>
        <w:ind w:left="5220" w:hanging="360"/>
      </w:pPr>
      <w:rPr>
        <w:rFonts w:cs="Times New Roman"/>
      </w:rPr>
    </w:lvl>
    <w:lvl w:ilvl="7" w:tplc="04090019" w:tentative="1">
      <w:start w:val="1"/>
      <w:numFmt w:val="lowerLetter"/>
      <w:lvlText w:val="%8."/>
      <w:lvlJc w:val="left"/>
      <w:pPr>
        <w:tabs>
          <w:tab w:val="num" w:pos="5940"/>
        </w:tabs>
        <w:ind w:left="5940" w:hanging="360"/>
      </w:pPr>
      <w:rPr>
        <w:rFonts w:cs="Times New Roman"/>
      </w:rPr>
    </w:lvl>
    <w:lvl w:ilvl="8" w:tplc="0409001B" w:tentative="1">
      <w:start w:val="1"/>
      <w:numFmt w:val="lowerRoman"/>
      <w:lvlText w:val="%9."/>
      <w:lvlJc w:val="right"/>
      <w:pPr>
        <w:tabs>
          <w:tab w:val="num" w:pos="6660"/>
        </w:tabs>
        <w:ind w:left="6660" w:hanging="180"/>
      </w:pPr>
      <w:rPr>
        <w:rFonts w:cs="Times New Roman"/>
      </w:rPr>
    </w:lvl>
  </w:abstractNum>
  <w:num w:numId="1" w16cid:durableId="1048870149">
    <w:abstractNumId w:val="1"/>
  </w:num>
  <w:num w:numId="2" w16cid:durableId="679115514">
    <w:abstractNumId w:val="0"/>
  </w:num>
  <w:num w:numId="3" w16cid:durableId="622153076">
    <w:abstractNumId w:val="1"/>
  </w:num>
  <w:num w:numId="4" w16cid:durableId="786319512">
    <w:abstractNumId w:val="0"/>
  </w:num>
  <w:num w:numId="5" w16cid:durableId="1265652799">
    <w:abstractNumId w:val="1"/>
  </w:num>
  <w:num w:numId="6" w16cid:durableId="1902868432">
    <w:abstractNumId w:val="0"/>
  </w:num>
  <w:num w:numId="7" w16cid:durableId="686642226">
    <w:abstractNumId w:val="1"/>
  </w:num>
  <w:num w:numId="8" w16cid:durableId="2120295670">
    <w:abstractNumId w:val="0"/>
  </w:num>
  <w:num w:numId="9" w16cid:durableId="1839232143">
    <w:abstractNumId w:val="1"/>
  </w:num>
  <w:num w:numId="10" w16cid:durableId="619074054">
    <w:abstractNumId w:val="0"/>
  </w:num>
  <w:num w:numId="11" w16cid:durableId="1464008805">
    <w:abstractNumId w:val="1"/>
  </w:num>
  <w:num w:numId="12" w16cid:durableId="1734500663">
    <w:abstractNumId w:val="0"/>
  </w:num>
  <w:num w:numId="13" w16cid:durableId="660431122">
    <w:abstractNumId w:val="1"/>
  </w:num>
  <w:num w:numId="14" w16cid:durableId="1279878125">
    <w:abstractNumId w:val="0"/>
  </w:num>
  <w:num w:numId="15" w16cid:durableId="1387145661">
    <w:abstractNumId w:val="0"/>
  </w:num>
  <w:num w:numId="16" w16cid:durableId="1148211290">
    <w:abstractNumId w:val="1"/>
  </w:num>
  <w:num w:numId="17" w16cid:durableId="771629135">
    <w:abstractNumId w:val="10"/>
  </w:num>
  <w:num w:numId="18" w16cid:durableId="479226982">
    <w:abstractNumId w:val="10"/>
  </w:num>
  <w:num w:numId="19" w16cid:durableId="1733698946">
    <w:abstractNumId w:val="3"/>
  </w:num>
  <w:num w:numId="20" w16cid:durableId="644043060">
    <w:abstractNumId w:val="20"/>
  </w:num>
  <w:num w:numId="21" w16cid:durableId="401606115">
    <w:abstractNumId w:val="16"/>
  </w:num>
  <w:num w:numId="22" w16cid:durableId="1509708459">
    <w:abstractNumId w:val="29"/>
  </w:num>
  <w:num w:numId="23" w16cid:durableId="286543880">
    <w:abstractNumId w:val="18"/>
  </w:num>
  <w:num w:numId="24" w16cid:durableId="1797916304">
    <w:abstractNumId w:val="25"/>
  </w:num>
  <w:num w:numId="25" w16cid:durableId="1752308344">
    <w:abstractNumId w:val="24"/>
  </w:num>
  <w:num w:numId="26" w16cid:durableId="432163931">
    <w:abstractNumId w:val="23"/>
  </w:num>
  <w:num w:numId="27" w16cid:durableId="1174029699">
    <w:abstractNumId w:val="7"/>
  </w:num>
  <w:num w:numId="28" w16cid:durableId="1080055181">
    <w:abstractNumId w:val="15"/>
  </w:num>
  <w:num w:numId="29" w16cid:durableId="2144614248">
    <w:abstractNumId w:val="26"/>
  </w:num>
  <w:num w:numId="30" w16cid:durableId="1685670313">
    <w:abstractNumId w:val="22"/>
  </w:num>
  <w:num w:numId="31" w16cid:durableId="418212259">
    <w:abstractNumId w:val="17"/>
  </w:num>
  <w:num w:numId="32" w16cid:durableId="991642329">
    <w:abstractNumId w:val="11"/>
  </w:num>
  <w:num w:numId="33" w16cid:durableId="1610745413">
    <w:abstractNumId w:val="28"/>
  </w:num>
  <w:num w:numId="34" w16cid:durableId="1944653774">
    <w:abstractNumId w:val="8"/>
  </w:num>
  <w:num w:numId="35" w16cid:durableId="1894150758">
    <w:abstractNumId w:val="14"/>
  </w:num>
  <w:num w:numId="36" w16cid:durableId="37319446">
    <w:abstractNumId w:val="9"/>
  </w:num>
  <w:num w:numId="37" w16cid:durableId="1045057342">
    <w:abstractNumId w:val="21"/>
  </w:num>
  <w:num w:numId="38" w16cid:durableId="649865087">
    <w:abstractNumId w:val="5"/>
  </w:num>
  <w:num w:numId="39" w16cid:durableId="1278876972">
    <w:abstractNumId w:val="4"/>
  </w:num>
  <w:num w:numId="40" w16cid:durableId="401949900">
    <w:abstractNumId w:val="27"/>
  </w:num>
  <w:num w:numId="41" w16cid:durableId="1459568443">
    <w:abstractNumId w:val="2"/>
  </w:num>
  <w:num w:numId="42" w16cid:durableId="1673675927">
    <w:abstractNumId w:val="12"/>
  </w:num>
  <w:num w:numId="43" w16cid:durableId="413090777">
    <w:abstractNumId w:val="6"/>
  </w:num>
  <w:num w:numId="44" w16cid:durableId="887959098">
    <w:abstractNumId w:val="3"/>
    <w:lvlOverride w:ilvl="0">
      <w:startOverride w:val="3"/>
    </w:lvlOverride>
    <w:lvlOverride w:ilvl="1">
      <w:startOverride w:val="7"/>
    </w:lvlOverride>
    <w:lvlOverride w:ilvl="2">
      <w:startOverride w:val="3"/>
    </w:lvlOverride>
    <w:lvlOverride w:ilvl="3">
      <w:startOverride w:val="1"/>
    </w:lvlOverride>
    <w:lvlOverride w:ilvl="4">
      <w:startOverride w:val="1"/>
    </w:lvlOverride>
    <w:lvlOverride w:ilvl="5"/>
    <w:lvlOverride w:ilvl="6">
      <w:startOverride w:val="1"/>
    </w:lvlOverride>
    <w:lvlOverride w:ilvl="7">
      <w:startOverride w:val="1"/>
    </w:lvlOverride>
    <w:lvlOverride w:ilvl="8">
      <w:startOverride w:val="1"/>
    </w:lvlOverride>
  </w:num>
  <w:num w:numId="45" w16cid:durableId="1030186690">
    <w:abstractNumId w:val="9"/>
    <w:lvlOverride w:ilvl="0">
      <w:startOverride w:val="1"/>
    </w:lvlOverride>
    <w:lvlOverride w:ilvl="1"/>
    <w:lvlOverride w:ilvl="2"/>
    <w:lvlOverride w:ilvl="3"/>
    <w:lvlOverride w:ilvl="4"/>
    <w:lvlOverride w:ilvl="5"/>
    <w:lvlOverride w:ilvl="6"/>
    <w:lvlOverride w:ilvl="7"/>
    <w:lvlOverride w:ilvl="8"/>
  </w:num>
  <w:num w:numId="46" w16cid:durableId="1709793266">
    <w:abstractNumId w:val="13"/>
  </w:num>
  <w:num w:numId="47" w16cid:durableId="1779835609">
    <w:abstractNumId w:val="19"/>
  </w:num>
  <w:numIdMacAtCleanup w:val="2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lhabibi, Haider@Energy">
    <w15:presenceInfo w15:providerId="AD" w15:userId="S::Haider.Alhabibi@energy.ca.gov::9decb8d2-95ad-4b7d-9bf6-d4373f69254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7B2F"/>
    <w:rsid w:val="000016CE"/>
    <w:rsid w:val="00001A55"/>
    <w:rsid w:val="00003076"/>
    <w:rsid w:val="000036FF"/>
    <w:rsid w:val="0001436B"/>
    <w:rsid w:val="000253BC"/>
    <w:rsid w:val="00025422"/>
    <w:rsid w:val="00026750"/>
    <w:rsid w:val="00035A79"/>
    <w:rsid w:val="00037926"/>
    <w:rsid w:val="00042F52"/>
    <w:rsid w:val="0004396E"/>
    <w:rsid w:val="00044026"/>
    <w:rsid w:val="00044FE5"/>
    <w:rsid w:val="000470D7"/>
    <w:rsid w:val="000471F6"/>
    <w:rsid w:val="00051F14"/>
    <w:rsid w:val="00053A0E"/>
    <w:rsid w:val="00056129"/>
    <w:rsid w:val="0006016B"/>
    <w:rsid w:val="00061C0F"/>
    <w:rsid w:val="000631C6"/>
    <w:rsid w:val="0006337C"/>
    <w:rsid w:val="000644B7"/>
    <w:rsid w:val="00076155"/>
    <w:rsid w:val="00076F08"/>
    <w:rsid w:val="00080A37"/>
    <w:rsid w:val="00080EEE"/>
    <w:rsid w:val="00081216"/>
    <w:rsid w:val="00081867"/>
    <w:rsid w:val="00083548"/>
    <w:rsid w:val="000861F1"/>
    <w:rsid w:val="000902F7"/>
    <w:rsid w:val="00091C81"/>
    <w:rsid w:val="00091D81"/>
    <w:rsid w:val="0009456E"/>
    <w:rsid w:val="0009471E"/>
    <w:rsid w:val="00094EF2"/>
    <w:rsid w:val="000A03F7"/>
    <w:rsid w:val="000A0D18"/>
    <w:rsid w:val="000A105B"/>
    <w:rsid w:val="000A1F02"/>
    <w:rsid w:val="000A34DF"/>
    <w:rsid w:val="000A35C7"/>
    <w:rsid w:val="000A47BC"/>
    <w:rsid w:val="000A4A99"/>
    <w:rsid w:val="000B0C08"/>
    <w:rsid w:val="000B4491"/>
    <w:rsid w:val="000B5785"/>
    <w:rsid w:val="000B6476"/>
    <w:rsid w:val="000B72F0"/>
    <w:rsid w:val="000B7F1D"/>
    <w:rsid w:val="000C03FB"/>
    <w:rsid w:val="000C0A04"/>
    <w:rsid w:val="000C0AD0"/>
    <w:rsid w:val="000C1A4A"/>
    <w:rsid w:val="000C301E"/>
    <w:rsid w:val="000C3774"/>
    <w:rsid w:val="000C4C97"/>
    <w:rsid w:val="000C6426"/>
    <w:rsid w:val="000C6B8F"/>
    <w:rsid w:val="000C7320"/>
    <w:rsid w:val="000D25DB"/>
    <w:rsid w:val="000D51EE"/>
    <w:rsid w:val="000D7943"/>
    <w:rsid w:val="000D7DA8"/>
    <w:rsid w:val="000E0BE1"/>
    <w:rsid w:val="000E395B"/>
    <w:rsid w:val="000E53E9"/>
    <w:rsid w:val="000E7ABD"/>
    <w:rsid w:val="000F070F"/>
    <w:rsid w:val="000F0BA7"/>
    <w:rsid w:val="000F3B26"/>
    <w:rsid w:val="000F54F0"/>
    <w:rsid w:val="000F67E7"/>
    <w:rsid w:val="000F754C"/>
    <w:rsid w:val="00104505"/>
    <w:rsid w:val="00104AAF"/>
    <w:rsid w:val="0011185D"/>
    <w:rsid w:val="00112E80"/>
    <w:rsid w:val="001131A2"/>
    <w:rsid w:val="00121AAA"/>
    <w:rsid w:val="001229C7"/>
    <w:rsid w:val="00122F67"/>
    <w:rsid w:val="00123861"/>
    <w:rsid w:val="00125717"/>
    <w:rsid w:val="00126F26"/>
    <w:rsid w:val="001305CE"/>
    <w:rsid w:val="0013118A"/>
    <w:rsid w:val="00131315"/>
    <w:rsid w:val="001315EE"/>
    <w:rsid w:val="001319CB"/>
    <w:rsid w:val="00134757"/>
    <w:rsid w:val="00135446"/>
    <w:rsid w:val="00135763"/>
    <w:rsid w:val="00137AA4"/>
    <w:rsid w:val="00142FD3"/>
    <w:rsid w:val="0014586A"/>
    <w:rsid w:val="00150B44"/>
    <w:rsid w:val="0015180E"/>
    <w:rsid w:val="00154354"/>
    <w:rsid w:val="00155ACD"/>
    <w:rsid w:val="00155BF5"/>
    <w:rsid w:val="0015741B"/>
    <w:rsid w:val="001577AB"/>
    <w:rsid w:val="00160979"/>
    <w:rsid w:val="001615D7"/>
    <w:rsid w:val="00162081"/>
    <w:rsid w:val="001664C1"/>
    <w:rsid w:val="00171597"/>
    <w:rsid w:val="001739A4"/>
    <w:rsid w:val="001739FA"/>
    <w:rsid w:val="00174BD1"/>
    <w:rsid w:val="00175D42"/>
    <w:rsid w:val="00177A87"/>
    <w:rsid w:val="00181190"/>
    <w:rsid w:val="001832BC"/>
    <w:rsid w:val="00185834"/>
    <w:rsid w:val="001868E8"/>
    <w:rsid w:val="00187604"/>
    <w:rsid w:val="0019496F"/>
    <w:rsid w:val="0019624F"/>
    <w:rsid w:val="0019726F"/>
    <w:rsid w:val="001A2E6A"/>
    <w:rsid w:val="001A5583"/>
    <w:rsid w:val="001B0D2A"/>
    <w:rsid w:val="001B3D76"/>
    <w:rsid w:val="001B4ED4"/>
    <w:rsid w:val="001B5BA4"/>
    <w:rsid w:val="001C6761"/>
    <w:rsid w:val="001C6A01"/>
    <w:rsid w:val="001D404C"/>
    <w:rsid w:val="001D4E19"/>
    <w:rsid w:val="001D4FBA"/>
    <w:rsid w:val="001E0FFB"/>
    <w:rsid w:val="001E3C52"/>
    <w:rsid w:val="001E630F"/>
    <w:rsid w:val="001F0E8D"/>
    <w:rsid w:val="001F20EE"/>
    <w:rsid w:val="00200E53"/>
    <w:rsid w:val="0020229C"/>
    <w:rsid w:val="00202608"/>
    <w:rsid w:val="00203852"/>
    <w:rsid w:val="00206039"/>
    <w:rsid w:val="0020619B"/>
    <w:rsid w:val="00213E8E"/>
    <w:rsid w:val="002155B9"/>
    <w:rsid w:val="00216C55"/>
    <w:rsid w:val="00222F6D"/>
    <w:rsid w:val="00223A30"/>
    <w:rsid w:val="002241A5"/>
    <w:rsid w:val="00231FB7"/>
    <w:rsid w:val="0023378F"/>
    <w:rsid w:val="00235FD7"/>
    <w:rsid w:val="00236841"/>
    <w:rsid w:val="002377C5"/>
    <w:rsid w:val="0023781C"/>
    <w:rsid w:val="002379A7"/>
    <w:rsid w:val="00237F17"/>
    <w:rsid w:val="002401EC"/>
    <w:rsid w:val="002420D2"/>
    <w:rsid w:val="00243047"/>
    <w:rsid w:val="00243923"/>
    <w:rsid w:val="0024561E"/>
    <w:rsid w:val="00245AF0"/>
    <w:rsid w:val="00251448"/>
    <w:rsid w:val="00251B09"/>
    <w:rsid w:val="002532A8"/>
    <w:rsid w:val="002562A4"/>
    <w:rsid w:val="002615BC"/>
    <w:rsid w:val="00262721"/>
    <w:rsid w:val="0026342B"/>
    <w:rsid w:val="00263D63"/>
    <w:rsid w:val="002641C7"/>
    <w:rsid w:val="002710BB"/>
    <w:rsid w:val="002719D2"/>
    <w:rsid w:val="00271E1D"/>
    <w:rsid w:val="00274618"/>
    <w:rsid w:val="00277212"/>
    <w:rsid w:val="0028466E"/>
    <w:rsid w:val="00284AFC"/>
    <w:rsid w:val="00284C8F"/>
    <w:rsid w:val="00285960"/>
    <w:rsid w:val="00285A7C"/>
    <w:rsid w:val="0028618B"/>
    <w:rsid w:val="002873B8"/>
    <w:rsid w:val="00287573"/>
    <w:rsid w:val="0029058A"/>
    <w:rsid w:val="00291F72"/>
    <w:rsid w:val="00292CE8"/>
    <w:rsid w:val="00292D49"/>
    <w:rsid w:val="00295ED5"/>
    <w:rsid w:val="002979F2"/>
    <w:rsid w:val="002A1004"/>
    <w:rsid w:val="002A199B"/>
    <w:rsid w:val="002A31CD"/>
    <w:rsid w:val="002A3F41"/>
    <w:rsid w:val="002A5BD8"/>
    <w:rsid w:val="002A631E"/>
    <w:rsid w:val="002A6A1F"/>
    <w:rsid w:val="002B0777"/>
    <w:rsid w:val="002B2393"/>
    <w:rsid w:val="002B4F6F"/>
    <w:rsid w:val="002B5068"/>
    <w:rsid w:val="002B73D1"/>
    <w:rsid w:val="002C131A"/>
    <w:rsid w:val="002C423D"/>
    <w:rsid w:val="002C586B"/>
    <w:rsid w:val="002D1475"/>
    <w:rsid w:val="002D1AB0"/>
    <w:rsid w:val="002D38CA"/>
    <w:rsid w:val="002D3BA6"/>
    <w:rsid w:val="002D59DB"/>
    <w:rsid w:val="002D680A"/>
    <w:rsid w:val="002D7AC0"/>
    <w:rsid w:val="002D7DB8"/>
    <w:rsid w:val="002E105D"/>
    <w:rsid w:val="002E17DB"/>
    <w:rsid w:val="002E1841"/>
    <w:rsid w:val="002E3676"/>
    <w:rsid w:val="002E3F17"/>
    <w:rsid w:val="002E53CE"/>
    <w:rsid w:val="002E7941"/>
    <w:rsid w:val="002F40A7"/>
    <w:rsid w:val="002F6775"/>
    <w:rsid w:val="003051D0"/>
    <w:rsid w:val="0030536C"/>
    <w:rsid w:val="00306026"/>
    <w:rsid w:val="00312673"/>
    <w:rsid w:val="00313178"/>
    <w:rsid w:val="0031378A"/>
    <w:rsid w:val="00314D52"/>
    <w:rsid w:val="00314EC3"/>
    <w:rsid w:val="00315792"/>
    <w:rsid w:val="0032018D"/>
    <w:rsid w:val="00320F01"/>
    <w:rsid w:val="00323157"/>
    <w:rsid w:val="0032473C"/>
    <w:rsid w:val="003247CA"/>
    <w:rsid w:val="00334030"/>
    <w:rsid w:val="00335C78"/>
    <w:rsid w:val="00337397"/>
    <w:rsid w:val="00340CE9"/>
    <w:rsid w:val="00344840"/>
    <w:rsid w:val="00346A44"/>
    <w:rsid w:val="003500C8"/>
    <w:rsid w:val="00350A8C"/>
    <w:rsid w:val="00350A99"/>
    <w:rsid w:val="0035179E"/>
    <w:rsid w:val="00353C3B"/>
    <w:rsid w:val="0035422B"/>
    <w:rsid w:val="00355827"/>
    <w:rsid w:val="0035603C"/>
    <w:rsid w:val="00357343"/>
    <w:rsid w:val="00363869"/>
    <w:rsid w:val="00366A0A"/>
    <w:rsid w:val="00371157"/>
    <w:rsid w:val="00372700"/>
    <w:rsid w:val="003739C8"/>
    <w:rsid w:val="003761D5"/>
    <w:rsid w:val="00376EAA"/>
    <w:rsid w:val="003809C0"/>
    <w:rsid w:val="00383ADD"/>
    <w:rsid w:val="003850E9"/>
    <w:rsid w:val="00386209"/>
    <w:rsid w:val="003864EA"/>
    <w:rsid w:val="0038684E"/>
    <w:rsid w:val="00386CC0"/>
    <w:rsid w:val="00386D0D"/>
    <w:rsid w:val="0039142A"/>
    <w:rsid w:val="00394C8C"/>
    <w:rsid w:val="003A3E27"/>
    <w:rsid w:val="003A4FE2"/>
    <w:rsid w:val="003B20F8"/>
    <w:rsid w:val="003B3641"/>
    <w:rsid w:val="003B4815"/>
    <w:rsid w:val="003B5B3C"/>
    <w:rsid w:val="003C1788"/>
    <w:rsid w:val="003C60D3"/>
    <w:rsid w:val="003C66D5"/>
    <w:rsid w:val="003C7B7A"/>
    <w:rsid w:val="003D27C2"/>
    <w:rsid w:val="003D349A"/>
    <w:rsid w:val="003D449E"/>
    <w:rsid w:val="003D5183"/>
    <w:rsid w:val="003D5350"/>
    <w:rsid w:val="003D7D22"/>
    <w:rsid w:val="003E13D9"/>
    <w:rsid w:val="003E1E09"/>
    <w:rsid w:val="003E22AB"/>
    <w:rsid w:val="003E3866"/>
    <w:rsid w:val="003F064C"/>
    <w:rsid w:val="003F1C6F"/>
    <w:rsid w:val="003F49BD"/>
    <w:rsid w:val="003F5E08"/>
    <w:rsid w:val="003F6A76"/>
    <w:rsid w:val="00401367"/>
    <w:rsid w:val="00404538"/>
    <w:rsid w:val="00406C09"/>
    <w:rsid w:val="00413C34"/>
    <w:rsid w:val="004145CD"/>
    <w:rsid w:val="00414BF6"/>
    <w:rsid w:val="00415FD0"/>
    <w:rsid w:val="00426AD4"/>
    <w:rsid w:val="00430C61"/>
    <w:rsid w:val="00430CEA"/>
    <w:rsid w:val="00432098"/>
    <w:rsid w:val="0043390E"/>
    <w:rsid w:val="0043422C"/>
    <w:rsid w:val="00435279"/>
    <w:rsid w:val="004367A7"/>
    <w:rsid w:val="00437A88"/>
    <w:rsid w:val="00440841"/>
    <w:rsid w:val="00440ED4"/>
    <w:rsid w:val="004471E4"/>
    <w:rsid w:val="004507D3"/>
    <w:rsid w:val="004510F5"/>
    <w:rsid w:val="00451C85"/>
    <w:rsid w:val="00452364"/>
    <w:rsid w:val="00454C3D"/>
    <w:rsid w:val="00461B6D"/>
    <w:rsid w:val="00462AAE"/>
    <w:rsid w:val="00462AC1"/>
    <w:rsid w:val="00463CA1"/>
    <w:rsid w:val="00463D1E"/>
    <w:rsid w:val="00464928"/>
    <w:rsid w:val="004655CC"/>
    <w:rsid w:val="0046633E"/>
    <w:rsid w:val="0046705B"/>
    <w:rsid w:val="00470951"/>
    <w:rsid w:val="00472384"/>
    <w:rsid w:val="00473374"/>
    <w:rsid w:val="004737C4"/>
    <w:rsid w:val="0047417E"/>
    <w:rsid w:val="00474509"/>
    <w:rsid w:val="00474A7A"/>
    <w:rsid w:val="00475987"/>
    <w:rsid w:val="00475F22"/>
    <w:rsid w:val="00477D56"/>
    <w:rsid w:val="0048031E"/>
    <w:rsid w:val="004809EE"/>
    <w:rsid w:val="00483995"/>
    <w:rsid w:val="0048472E"/>
    <w:rsid w:val="00486AA6"/>
    <w:rsid w:val="00486CD2"/>
    <w:rsid w:val="00486F0B"/>
    <w:rsid w:val="00492746"/>
    <w:rsid w:val="004944D6"/>
    <w:rsid w:val="004948E2"/>
    <w:rsid w:val="00497E4A"/>
    <w:rsid w:val="004A025A"/>
    <w:rsid w:val="004A1875"/>
    <w:rsid w:val="004A1BBA"/>
    <w:rsid w:val="004A1BEB"/>
    <w:rsid w:val="004A264A"/>
    <w:rsid w:val="004A31B0"/>
    <w:rsid w:val="004A4030"/>
    <w:rsid w:val="004A4903"/>
    <w:rsid w:val="004A5C7F"/>
    <w:rsid w:val="004A6E7F"/>
    <w:rsid w:val="004B056A"/>
    <w:rsid w:val="004B0D6C"/>
    <w:rsid w:val="004B0E25"/>
    <w:rsid w:val="004B1012"/>
    <w:rsid w:val="004B2092"/>
    <w:rsid w:val="004B432B"/>
    <w:rsid w:val="004B4582"/>
    <w:rsid w:val="004B7BD2"/>
    <w:rsid w:val="004C0E48"/>
    <w:rsid w:val="004C23D9"/>
    <w:rsid w:val="004C2C61"/>
    <w:rsid w:val="004C5BE2"/>
    <w:rsid w:val="004C6E7B"/>
    <w:rsid w:val="004C72E5"/>
    <w:rsid w:val="004D1CE3"/>
    <w:rsid w:val="004D287C"/>
    <w:rsid w:val="004D49F5"/>
    <w:rsid w:val="004D7D0A"/>
    <w:rsid w:val="004D7DCD"/>
    <w:rsid w:val="004E112A"/>
    <w:rsid w:val="004E230B"/>
    <w:rsid w:val="004E4E00"/>
    <w:rsid w:val="004E73D1"/>
    <w:rsid w:val="004F0A7F"/>
    <w:rsid w:val="004F40C1"/>
    <w:rsid w:val="004F66DC"/>
    <w:rsid w:val="005037EA"/>
    <w:rsid w:val="005130DF"/>
    <w:rsid w:val="00513D83"/>
    <w:rsid w:val="00514ADB"/>
    <w:rsid w:val="00515DC6"/>
    <w:rsid w:val="00517A90"/>
    <w:rsid w:val="00520412"/>
    <w:rsid w:val="005222CB"/>
    <w:rsid w:val="00522FFC"/>
    <w:rsid w:val="00527ACC"/>
    <w:rsid w:val="005304FA"/>
    <w:rsid w:val="00530F4C"/>
    <w:rsid w:val="00531044"/>
    <w:rsid w:val="005340A2"/>
    <w:rsid w:val="005340BF"/>
    <w:rsid w:val="00535EF7"/>
    <w:rsid w:val="00536AA4"/>
    <w:rsid w:val="00541293"/>
    <w:rsid w:val="00542A06"/>
    <w:rsid w:val="005432CE"/>
    <w:rsid w:val="005437EB"/>
    <w:rsid w:val="00550783"/>
    <w:rsid w:val="00551599"/>
    <w:rsid w:val="00552A3E"/>
    <w:rsid w:val="00553650"/>
    <w:rsid w:val="00555139"/>
    <w:rsid w:val="005554F1"/>
    <w:rsid w:val="00555884"/>
    <w:rsid w:val="005607CA"/>
    <w:rsid w:val="00560A10"/>
    <w:rsid w:val="00562BA8"/>
    <w:rsid w:val="005673FC"/>
    <w:rsid w:val="005678C7"/>
    <w:rsid w:val="00572AA5"/>
    <w:rsid w:val="00572B72"/>
    <w:rsid w:val="00573417"/>
    <w:rsid w:val="00573F96"/>
    <w:rsid w:val="005742B2"/>
    <w:rsid w:val="00574E6A"/>
    <w:rsid w:val="00576457"/>
    <w:rsid w:val="005769DD"/>
    <w:rsid w:val="00577B4C"/>
    <w:rsid w:val="00577F79"/>
    <w:rsid w:val="005813CE"/>
    <w:rsid w:val="005821CB"/>
    <w:rsid w:val="00582272"/>
    <w:rsid w:val="0058284A"/>
    <w:rsid w:val="00583E5E"/>
    <w:rsid w:val="005848F7"/>
    <w:rsid w:val="005877FC"/>
    <w:rsid w:val="0059070E"/>
    <w:rsid w:val="00594C36"/>
    <w:rsid w:val="005B19EC"/>
    <w:rsid w:val="005B1AD1"/>
    <w:rsid w:val="005B219A"/>
    <w:rsid w:val="005B3895"/>
    <w:rsid w:val="005B3A68"/>
    <w:rsid w:val="005B6F6C"/>
    <w:rsid w:val="005C1AC1"/>
    <w:rsid w:val="005C4233"/>
    <w:rsid w:val="005C4D4D"/>
    <w:rsid w:val="005C5038"/>
    <w:rsid w:val="005C73C7"/>
    <w:rsid w:val="005D2752"/>
    <w:rsid w:val="005D30D4"/>
    <w:rsid w:val="005D43B3"/>
    <w:rsid w:val="005D55BB"/>
    <w:rsid w:val="005E23CD"/>
    <w:rsid w:val="005E2724"/>
    <w:rsid w:val="005E2AE3"/>
    <w:rsid w:val="005E3E55"/>
    <w:rsid w:val="005E4EE4"/>
    <w:rsid w:val="005E68FF"/>
    <w:rsid w:val="005F178B"/>
    <w:rsid w:val="005F1C88"/>
    <w:rsid w:val="005F4CDC"/>
    <w:rsid w:val="005F6760"/>
    <w:rsid w:val="005F7C19"/>
    <w:rsid w:val="006016EB"/>
    <w:rsid w:val="006019F9"/>
    <w:rsid w:val="00601C19"/>
    <w:rsid w:val="006040F5"/>
    <w:rsid w:val="00605944"/>
    <w:rsid w:val="00605FEF"/>
    <w:rsid w:val="00611910"/>
    <w:rsid w:val="00611CD2"/>
    <w:rsid w:val="006125E7"/>
    <w:rsid w:val="00613F4A"/>
    <w:rsid w:val="00614268"/>
    <w:rsid w:val="0061467B"/>
    <w:rsid w:val="0061633F"/>
    <w:rsid w:val="006169F1"/>
    <w:rsid w:val="00616C4D"/>
    <w:rsid w:val="00617914"/>
    <w:rsid w:val="00617B42"/>
    <w:rsid w:val="006200D7"/>
    <w:rsid w:val="006222FF"/>
    <w:rsid w:val="006225F1"/>
    <w:rsid w:val="006227B1"/>
    <w:rsid w:val="00622943"/>
    <w:rsid w:val="00622990"/>
    <w:rsid w:val="00631115"/>
    <w:rsid w:val="00632F51"/>
    <w:rsid w:val="00632F73"/>
    <w:rsid w:val="00633F6C"/>
    <w:rsid w:val="00637E6F"/>
    <w:rsid w:val="006411CF"/>
    <w:rsid w:val="00641C71"/>
    <w:rsid w:val="00641F88"/>
    <w:rsid w:val="0064300C"/>
    <w:rsid w:val="00643BDC"/>
    <w:rsid w:val="00643FF1"/>
    <w:rsid w:val="0065033E"/>
    <w:rsid w:val="00654BBD"/>
    <w:rsid w:val="00654F37"/>
    <w:rsid w:val="00663AF7"/>
    <w:rsid w:val="00664AA2"/>
    <w:rsid w:val="00666C02"/>
    <w:rsid w:val="00667362"/>
    <w:rsid w:val="006720B0"/>
    <w:rsid w:val="006737E0"/>
    <w:rsid w:val="00674FED"/>
    <w:rsid w:val="006804AD"/>
    <w:rsid w:val="00680780"/>
    <w:rsid w:val="00680899"/>
    <w:rsid w:val="00682193"/>
    <w:rsid w:val="0068226F"/>
    <w:rsid w:val="00682CBA"/>
    <w:rsid w:val="006850BB"/>
    <w:rsid w:val="00685276"/>
    <w:rsid w:val="00685D72"/>
    <w:rsid w:val="006860D2"/>
    <w:rsid w:val="00686B8B"/>
    <w:rsid w:val="00692EDF"/>
    <w:rsid w:val="00693010"/>
    <w:rsid w:val="006930E5"/>
    <w:rsid w:val="00697E29"/>
    <w:rsid w:val="006A156C"/>
    <w:rsid w:val="006A1EB6"/>
    <w:rsid w:val="006A3BFB"/>
    <w:rsid w:val="006A57F1"/>
    <w:rsid w:val="006A6829"/>
    <w:rsid w:val="006A722E"/>
    <w:rsid w:val="006B10D1"/>
    <w:rsid w:val="006B4081"/>
    <w:rsid w:val="006B530D"/>
    <w:rsid w:val="006B6431"/>
    <w:rsid w:val="006C0044"/>
    <w:rsid w:val="006C0E98"/>
    <w:rsid w:val="006C3CC2"/>
    <w:rsid w:val="006C7335"/>
    <w:rsid w:val="006C7406"/>
    <w:rsid w:val="006D05C9"/>
    <w:rsid w:val="006D21DC"/>
    <w:rsid w:val="006D2463"/>
    <w:rsid w:val="006D4D01"/>
    <w:rsid w:val="006D53D7"/>
    <w:rsid w:val="006D5730"/>
    <w:rsid w:val="006D7492"/>
    <w:rsid w:val="006E1FC1"/>
    <w:rsid w:val="006E36A3"/>
    <w:rsid w:val="006E5AE2"/>
    <w:rsid w:val="006E7768"/>
    <w:rsid w:val="006F0652"/>
    <w:rsid w:val="006F1BC9"/>
    <w:rsid w:val="006F2C70"/>
    <w:rsid w:val="006F38BB"/>
    <w:rsid w:val="006F6055"/>
    <w:rsid w:val="006F702A"/>
    <w:rsid w:val="0070354F"/>
    <w:rsid w:val="00703A31"/>
    <w:rsid w:val="007108CC"/>
    <w:rsid w:val="00710BD4"/>
    <w:rsid w:val="00714277"/>
    <w:rsid w:val="00714442"/>
    <w:rsid w:val="0071460A"/>
    <w:rsid w:val="00714A89"/>
    <w:rsid w:val="00714CBC"/>
    <w:rsid w:val="00714DAD"/>
    <w:rsid w:val="00716F11"/>
    <w:rsid w:val="0071761E"/>
    <w:rsid w:val="00717752"/>
    <w:rsid w:val="00717C7C"/>
    <w:rsid w:val="00717DEA"/>
    <w:rsid w:val="00720306"/>
    <w:rsid w:val="00720D5E"/>
    <w:rsid w:val="007226F2"/>
    <w:rsid w:val="00723136"/>
    <w:rsid w:val="007261EC"/>
    <w:rsid w:val="00731200"/>
    <w:rsid w:val="00731F6D"/>
    <w:rsid w:val="00740640"/>
    <w:rsid w:val="00740E3B"/>
    <w:rsid w:val="00743217"/>
    <w:rsid w:val="007439DA"/>
    <w:rsid w:val="0074424A"/>
    <w:rsid w:val="00750EA4"/>
    <w:rsid w:val="00751673"/>
    <w:rsid w:val="00753CFA"/>
    <w:rsid w:val="007551EC"/>
    <w:rsid w:val="00755E11"/>
    <w:rsid w:val="0075610B"/>
    <w:rsid w:val="007604A1"/>
    <w:rsid w:val="00760D06"/>
    <w:rsid w:val="007635A5"/>
    <w:rsid w:val="0076441C"/>
    <w:rsid w:val="00764CBD"/>
    <w:rsid w:val="00765F67"/>
    <w:rsid w:val="007755D6"/>
    <w:rsid w:val="007756F6"/>
    <w:rsid w:val="007759B2"/>
    <w:rsid w:val="00776799"/>
    <w:rsid w:val="007770C5"/>
    <w:rsid w:val="00777B2F"/>
    <w:rsid w:val="00783A13"/>
    <w:rsid w:val="00785B34"/>
    <w:rsid w:val="007924C2"/>
    <w:rsid w:val="007931FB"/>
    <w:rsid w:val="00793E1C"/>
    <w:rsid w:val="00795EB8"/>
    <w:rsid w:val="00797224"/>
    <w:rsid w:val="00797290"/>
    <w:rsid w:val="00797860"/>
    <w:rsid w:val="007A2BF2"/>
    <w:rsid w:val="007A4603"/>
    <w:rsid w:val="007A6818"/>
    <w:rsid w:val="007B2B98"/>
    <w:rsid w:val="007B33F2"/>
    <w:rsid w:val="007B4BEA"/>
    <w:rsid w:val="007B645E"/>
    <w:rsid w:val="007C05F6"/>
    <w:rsid w:val="007C12FC"/>
    <w:rsid w:val="007C24A3"/>
    <w:rsid w:val="007C30FF"/>
    <w:rsid w:val="007C40B0"/>
    <w:rsid w:val="007D060B"/>
    <w:rsid w:val="007D0D8F"/>
    <w:rsid w:val="007D19B2"/>
    <w:rsid w:val="007D2198"/>
    <w:rsid w:val="007D2DD3"/>
    <w:rsid w:val="007D369A"/>
    <w:rsid w:val="007D39E2"/>
    <w:rsid w:val="007D53FC"/>
    <w:rsid w:val="007D726A"/>
    <w:rsid w:val="007E05EA"/>
    <w:rsid w:val="007E26E9"/>
    <w:rsid w:val="007E2934"/>
    <w:rsid w:val="007E32B3"/>
    <w:rsid w:val="007E655F"/>
    <w:rsid w:val="007E7A74"/>
    <w:rsid w:val="007F0F79"/>
    <w:rsid w:val="007F123D"/>
    <w:rsid w:val="007F3E17"/>
    <w:rsid w:val="007F4A73"/>
    <w:rsid w:val="007F57DC"/>
    <w:rsid w:val="00802596"/>
    <w:rsid w:val="00802671"/>
    <w:rsid w:val="00804C36"/>
    <w:rsid w:val="00807045"/>
    <w:rsid w:val="00810CCF"/>
    <w:rsid w:val="00811285"/>
    <w:rsid w:val="00812BDF"/>
    <w:rsid w:val="00814D0C"/>
    <w:rsid w:val="00815AA1"/>
    <w:rsid w:val="0081628C"/>
    <w:rsid w:val="00816F4C"/>
    <w:rsid w:val="00821F42"/>
    <w:rsid w:val="00822E28"/>
    <w:rsid w:val="0082448D"/>
    <w:rsid w:val="00824EFA"/>
    <w:rsid w:val="0082744D"/>
    <w:rsid w:val="0083509A"/>
    <w:rsid w:val="008353B6"/>
    <w:rsid w:val="00837995"/>
    <w:rsid w:val="00840723"/>
    <w:rsid w:val="00840759"/>
    <w:rsid w:val="00841186"/>
    <w:rsid w:val="008459F6"/>
    <w:rsid w:val="00847E91"/>
    <w:rsid w:val="00847EF3"/>
    <w:rsid w:val="00851334"/>
    <w:rsid w:val="00851FF0"/>
    <w:rsid w:val="00852283"/>
    <w:rsid w:val="0085268F"/>
    <w:rsid w:val="00853177"/>
    <w:rsid w:val="008540F3"/>
    <w:rsid w:val="00855246"/>
    <w:rsid w:val="008555E3"/>
    <w:rsid w:val="00857498"/>
    <w:rsid w:val="00857939"/>
    <w:rsid w:val="00860E60"/>
    <w:rsid w:val="00861BF8"/>
    <w:rsid w:val="0086410E"/>
    <w:rsid w:val="008656BC"/>
    <w:rsid w:val="00865861"/>
    <w:rsid w:val="00866ABB"/>
    <w:rsid w:val="0087046E"/>
    <w:rsid w:val="00873A16"/>
    <w:rsid w:val="00880727"/>
    <w:rsid w:val="00882BD7"/>
    <w:rsid w:val="00886660"/>
    <w:rsid w:val="00890DB2"/>
    <w:rsid w:val="0089205C"/>
    <w:rsid w:val="008931CD"/>
    <w:rsid w:val="00894E3E"/>
    <w:rsid w:val="008A5B91"/>
    <w:rsid w:val="008A5E97"/>
    <w:rsid w:val="008A6A61"/>
    <w:rsid w:val="008A715A"/>
    <w:rsid w:val="008A7891"/>
    <w:rsid w:val="008A7F5C"/>
    <w:rsid w:val="008A7FD4"/>
    <w:rsid w:val="008B05CC"/>
    <w:rsid w:val="008B21EC"/>
    <w:rsid w:val="008B324C"/>
    <w:rsid w:val="008B416B"/>
    <w:rsid w:val="008B7031"/>
    <w:rsid w:val="008B71F6"/>
    <w:rsid w:val="008C10F1"/>
    <w:rsid w:val="008C23D7"/>
    <w:rsid w:val="008C4452"/>
    <w:rsid w:val="008C6F5C"/>
    <w:rsid w:val="008D0475"/>
    <w:rsid w:val="008D0B8D"/>
    <w:rsid w:val="008D14C1"/>
    <w:rsid w:val="008D3743"/>
    <w:rsid w:val="008D3813"/>
    <w:rsid w:val="008D464B"/>
    <w:rsid w:val="008D5A95"/>
    <w:rsid w:val="008D67CB"/>
    <w:rsid w:val="008E10BE"/>
    <w:rsid w:val="008E429B"/>
    <w:rsid w:val="008E42D0"/>
    <w:rsid w:val="008E4542"/>
    <w:rsid w:val="008E4834"/>
    <w:rsid w:val="008E5CFD"/>
    <w:rsid w:val="008E7E5C"/>
    <w:rsid w:val="008F1900"/>
    <w:rsid w:val="008F1DA0"/>
    <w:rsid w:val="00900C86"/>
    <w:rsid w:val="0090130C"/>
    <w:rsid w:val="00904D03"/>
    <w:rsid w:val="00910674"/>
    <w:rsid w:val="0091105E"/>
    <w:rsid w:val="009119ED"/>
    <w:rsid w:val="009142F9"/>
    <w:rsid w:val="00915048"/>
    <w:rsid w:val="00915BCF"/>
    <w:rsid w:val="009179C7"/>
    <w:rsid w:val="0092178C"/>
    <w:rsid w:val="00931348"/>
    <w:rsid w:val="009314F1"/>
    <w:rsid w:val="0093223E"/>
    <w:rsid w:val="009372C5"/>
    <w:rsid w:val="009379DB"/>
    <w:rsid w:val="0094050E"/>
    <w:rsid w:val="009412E7"/>
    <w:rsid w:val="00941530"/>
    <w:rsid w:val="00941E17"/>
    <w:rsid w:val="009437C6"/>
    <w:rsid w:val="009461BE"/>
    <w:rsid w:val="00946688"/>
    <w:rsid w:val="00947D28"/>
    <w:rsid w:val="009518DA"/>
    <w:rsid w:val="00954E45"/>
    <w:rsid w:val="00955A9A"/>
    <w:rsid w:val="009561BC"/>
    <w:rsid w:val="009564C7"/>
    <w:rsid w:val="00971957"/>
    <w:rsid w:val="00972766"/>
    <w:rsid w:val="009727B8"/>
    <w:rsid w:val="0097558E"/>
    <w:rsid w:val="009757C5"/>
    <w:rsid w:val="009764A9"/>
    <w:rsid w:val="00976637"/>
    <w:rsid w:val="00980DB1"/>
    <w:rsid w:val="00980FB6"/>
    <w:rsid w:val="00982535"/>
    <w:rsid w:val="009857CA"/>
    <w:rsid w:val="00985B3F"/>
    <w:rsid w:val="00986CA4"/>
    <w:rsid w:val="00986D7B"/>
    <w:rsid w:val="00992035"/>
    <w:rsid w:val="00992EF8"/>
    <w:rsid w:val="009953B8"/>
    <w:rsid w:val="00995C5A"/>
    <w:rsid w:val="009A059F"/>
    <w:rsid w:val="009A1F14"/>
    <w:rsid w:val="009A2B50"/>
    <w:rsid w:val="009A2D42"/>
    <w:rsid w:val="009A3318"/>
    <w:rsid w:val="009A3B68"/>
    <w:rsid w:val="009A5A68"/>
    <w:rsid w:val="009A698F"/>
    <w:rsid w:val="009A6F10"/>
    <w:rsid w:val="009B42FA"/>
    <w:rsid w:val="009B5EDB"/>
    <w:rsid w:val="009B7349"/>
    <w:rsid w:val="009C1C43"/>
    <w:rsid w:val="009C1F4E"/>
    <w:rsid w:val="009C2ABA"/>
    <w:rsid w:val="009C4B49"/>
    <w:rsid w:val="009C4F9A"/>
    <w:rsid w:val="009C7266"/>
    <w:rsid w:val="009C78E5"/>
    <w:rsid w:val="009D0F10"/>
    <w:rsid w:val="009D1A2A"/>
    <w:rsid w:val="009D3023"/>
    <w:rsid w:val="009D75A0"/>
    <w:rsid w:val="009E0B1A"/>
    <w:rsid w:val="009E2E57"/>
    <w:rsid w:val="009E3BB5"/>
    <w:rsid w:val="009E5099"/>
    <w:rsid w:val="009E61EC"/>
    <w:rsid w:val="009E6B59"/>
    <w:rsid w:val="009F1F1C"/>
    <w:rsid w:val="009F2090"/>
    <w:rsid w:val="009F3C44"/>
    <w:rsid w:val="009F5E57"/>
    <w:rsid w:val="00A0027A"/>
    <w:rsid w:val="00A00AE7"/>
    <w:rsid w:val="00A02090"/>
    <w:rsid w:val="00A029A2"/>
    <w:rsid w:val="00A034B7"/>
    <w:rsid w:val="00A034EC"/>
    <w:rsid w:val="00A04CAF"/>
    <w:rsid w:val="00A05D8F"/>
    <w:rsid w:val="00A07D19"/>
    <w:rsid w:val="00A11984"/>
    <w:rsid w:val="00A12015"/>
    <w:rsid w:val="00A14AF1"/>
    <w:rsid w:val="00A1629E"/>
    <w:rsid w:val="00A16546"/>
    <w:rsid w:val="00A24BE2"/>
    <w:rsid w:val="00A24F9F"/>
    <w:rsid w:val="00A251BE"/>
    <w:rsid w:val="00A25411"/>
    <w:rsid w:val="00A2591F"/>
    <w:rsid w:val="00A279BA"/>
    <w:rsid w:val="00A30A15"/>
    <w:rsid w:val="00A33A50"/>
    <w:rsid w:val="00A3438B"/>
    <w:rsid w:val="00A37075"/>
    <w:rsid w:val="00A4021A"/>
    <w:rsid w:val="00A40540"/>
    <w:rsid w:val="00A42C60"/>
    <w:rsid w:val="00A43176"/>
    <w:rsid w:val="00A44A18"/>
    <w:rsid w:val="00A4594F"/>
    <w:rsid w:val="00A46AEC"/>
    <w:rsid w:val="00A51851"/>
    <w:rsid w:val="00A55365"/>
    <w:rsid w:val="00A55444"/>
    <w:rsid w:val="00A66D66"/>
    <w:rsid w:val="00A670F8"/>
    <w:rsid w:val="00A677BB"/>
    <w:rsid w:val="00A702F0"/>
    <w:rsid w:val="00A70722"/>
    <w:rsid w:val="00A742B3"/>
    <w:rsid w:val="00A75B9B"/>
    <w:rsid w:val="00A81137"/>
    <w:rsid w:val="00A87572"/>
    <w:rsid w:val="00A905C3"/>
    <w:rsid w:val="00A90ECB"/>
    <w:rsid w:val="00A952AC"/>
    <w:rsid w:val="00A96D1C"/>
    <w:rsid w:val="00AA01C1"/>
    <w:rsid w:val="00AA18EC"/>
    <w:rsid w:val="00AA2E09"/>
    <w:rsid w:val="00AA464A"/>
    <w:rsid w:val="00AA63EF"/>
    <w:rsid w:val="00AA767E"/>
    <w:rsid w:val="00AB07F0"/>
    <w:rsid w:val="00AB1578"/>
    <w:rsid w:val="00AB21E4"/>
    <w:rsid w:val="00AB4166"/>
    <w:rsid w:val="00AB4EB9"/>
    <w:rsid w:val="00AB7E1D"/>
    <w:rsid w:val="00AC212D"/>
    <w:rsid w:val="00AC2C0E"/>
    <w:rsid w:val="00AC348D"/>
    <w:rsid w:val="00AC4755"/>
    <w:rsid w:val="00AC5DE9"/>
    <w:rsid w:val="00AC65B1"/>
    <w:rsid w:val="00AD4561"/>
    <w:rsid w:val="00AD4FAE"/>
    <w:rsid w:val="00AD5A7C"/>
    <w:rsid w:val="00AD6761"/>
    <w:rsid w:val="00AD67BC"/>
    <w:rsid w:val="00AE39CC"/>
    <w:rsid w:val="00AF2637"/>
    <w:rsid w:val="00AF314D"/>
    <w:rsid w:val="00AF4004"/>
    <w:rsid w:val="00B02BCF"/>
    <w:rsid w:val="00B02E79"/>
    <w:rsid w:val="00B04BC3"/>
    <w:rsid w:val="00B132B1"/>
    <w:rsid w:val="00B17F24"/>
    <w:rsid w:val="00B2256E"/>
    <w:rsid w:val="00B22990"/>
    <w:rsid w:val="00B23304"/>
    <w:rsid w:val="00B26232"/>
    <w:rsid w:val="00B273D8"/>
    <w:rsid w:val="00B27A2A"/>
    <w:rsid w:val="00B30A7D"/>
    <w:rsid w:val="00B33471"/>
    <w:rsid w:val="00B34290"/>
    <w:rsid w:val="00B35C45"/>
    <w:rsid w:val="00B401EA"/>
    <w:rsid w:val="00B40410"/>
    <w:rsid w:val="00B40F13"/>
    <w:rsid w:val="00B4146E"/>
    <w:rsid w:val="00B4216F"/>
    <w:rsid w:val="00B429F3"/>
    <w:rsid w:val="00B446FE"/>
    <w:rsid w:val="00B4607D"/>
    <w:rsid w:val="00B47B99"/>
    <w:rsid w:val="00B51352"/>
    <w:rsid w:val="00B55F60"/>
    <w:rsid w:val="00B61D39"/>
    <w:rsid w:val="00B6238C"/>
    <w:rsid w:val="00B644F7"/>
    <w:rsid w:val="00B663FF"/>
    <w:rsid w:val="00B6647D"/>
    <w:rsid w:val="00B67A1C"/>
    <w:rsid w:val="00B73F3D"/>
    <w:rsid w:val="00B7450E"/>
    <w:rsid w:val="00B767F7"/>
    <w:rsid w:val="00B778B9"/>
    <w:rsid w:val="00B816B4"/>
    <w:rsid w:val="00B82CAC"/>
    <w:rsid w:val="00B82F48"/>
    <w:rsid w:val="00B853C2"/>
    <w:rsid w:val="00B85CEC"/>
    <w:rsid w:val="00B867D6"/>
    <w:rsid w:val="00B90F8F"/>
    <w:rsid w:val="00B940F6"/>
    <w:rsid w:val="00B94F6B"/>
    <w:rsid w:val="00BA0A8C"/>
    <w:rsid w:val="00BA2927"/>
    <w:rsid w:val="00BA3419"/>
    <w:rsid w:val="00BA6B7B"/>
    <w:rsid w:val="00BA6FA0"/>
    <w:rsid w:val="00BB4DC9"/>
    <w:rsid w:val="00BB5A6F"/>
    <w:rsid w:val="00BB611D"/>
    <w:rsid w:val="00BB7A32"/>
    <w:rsid w:val="00BC184C"/>
    <w:rsid w:val="00BC323B"/>
    <w:rsid w:val="00BC64F6"/>
    <w:rsid w:val="00BC6F83"/>
    <w:rsid w:val="00BC786D"/>
    <w:rsid w:val="00BD14FB"/>
    <w:rsid w:val="00BD2452"/>
    <w:rsid w:val="00BD6432"/>
    <w:rsid w:val="00BD6E39"/>
    <w:rsid w:val="00BD71C5"/>
    <w:rsid w:val="00BD7CD9"/>
    <w:rsid w:val="00BD7DA4"/>
    <w:rsid w:val="00BE0467"/>
    <w:rsid w:val="00BE1B07"/>
    <w:rsid w:val="00BE392C"/>
    <w:rsid w:val="00BE68F8"/>
    <w:rsid w:val="00BE758E"/>
    <w:rsid w:val="00BE7F99"/>
    <w:rsid w:val="00BF2635"/>
    <w:rsid w:val="00BF530C"/>
    <w:rsid w:val="00BF6422"/>
    <w:rsid w:val="00BF77FA"/>
    <w:rsid w:val="00C025BF"/>
    <w:rsid w:val="00C04EA8"/>
    <w:rsid w:val="00C06085"/>
    <w:rsid w:val="00C060F0"/>
    <w:rsid w:val="00C06AE0"/>
    <w:rsid w:val="00C072DB"/>
    <w:rsid w:val="00C107D2"/>
    <w:rsid w:val="00C13757"/>
    <w:rsid w:val="00C14210"/>
    <w:rsid w:val="00C15FFB"/>
    <w:rsid w:val="00C173DB"/>
    <w:rsid w:val="00C2497D"/>
    <w:rsid w:val="00C252D6"/>
    <w:rsid w:val="00C25873"/>
    <w:rsid w:val="00C30BB9"/>
    <w:rsid w:val="00C30FB6"/>
    <w:rsid w:val="00C30FDD"/>
    <w:rsid w:val="00C35471"/>
    <w:rsid w:val="00C36596"/>
    <w:rsid w:val="00C367B7"/>
    <w:rsid w:val="00C36879"/>
    <w:rsid w:val="00C42E0D"/>
    <w:rsid w:val="00C459A4"/>
    <w:rsid w:val="00C477A7"/>
    <w:rsid w:val="00C47FF6"/>
    <w:rsid w:val="00C50E08"/>
    <w:rsid w:val="00C51617"/>
    <w:rsid w:val="00C520F6"/>
    <w:rsid w:val="00C557A8"/>
    <w:rsid w:val="00C5702B"/>
    <w:rsid w:val="00C60365"/>
    <w:rsid w:val="00C6068F"/>
    <w:rsid w:val="00C64E63"/>
    <w:rsid w:val="00C65399"/>
    <w:rsid w:val="00C65957"/>
    <w:rsid w:val="00C66B1F"/>
    <w:rsid w:val="00C66D9B"/>
    <w:rsid w:val="00C67305"/>
    <w:rsid w:val="00C679B6"/>
    <w:rsid w:val="00C71EA2"/>
    <w:rsid w:val="00C73E32"/>
    <w:rsid w:val="00C74B3C"/>
    <w:rsid w:val="00C74D2D"/>
    <w:rsid w:val="00C80426"/>
    <w:rsid w:val="00C80803"/>
    <w:rsid w:val="00C841DC"/>
    <w:rsid w:val="00C874DA"/>
    <w:rsid w:val="00C91D27"/>
    <w:rsid w:val="00C97A9A"/>
    <w:rsid w:val="00CA129C"/>
    <w:rsid w:val="00CA1A3D"/>
    <w:rsid w:val="00CA1FA3"/>
    <w:rsid w:val="00CA2CCA"/>
    <w:rsid w:val="00CA425A"/>
    <w:rsid w:val="00CA49FF"/>
    <w:rsid w:val="00CB096F"/>
    <w:rsid w:val="00CB33D5"/>
    <w:rsid w:val="00CB3D99"/>
    <w:rsid w:val="00CB64DD"/>
    <w:rsid w:val="00CB691A"/>
    <w:rsid w:val="00CB6FE9"/>
    <w:rsid w:val="00CB7159"/>
    <w:rsid w:val="00CC211E"/>
    <w:rsid w:val="00CC2620"/>
    <w:rsid w:val="00CC2F36"/>
    <w:rsid w:val="00CC3614"/>
    <w:rsid w:val="00CC6B2C"/>
    <w:rsid w:val="00CC6E96"/>
    <w:rsid w:val="00CD031A"/>
    <w:rsid w:val="00CD394A"/>
    <w:rsid w:val="00CD3EBD"/>
    <w:rsid w:val="00CD6076"/>
    <w:rsid w:val="00CD7D13"/>
    <w:rsid w:val="00CE104A"/>
    <w:rsid w:val="00CE2183"/>
    <w:rsid w:val="00CE2409"/>
    <w:rsid w:val="00CE33A8"/>
    <w:rsid w:val="00CE4AF0"/>
    <w:rsid w:val="00CE4E99"/>
    <w:rsid w:val="00CE5390"/>
    <w:rsid w:val="00CE6EA5"/>
    <w:rsid w:val="00CF3659"/>
    <w:rsid w:val="00CF6791"/>
    <w:rsid w:val="00D00777"/>
    <w:rsid w:val="00D01766"/>
    <w:rsid w:val="00D05A28"/>
    <w:rsid w:val="00D06E4B"/>
    <w:rsid w:val="00D0788B"/>
    <w:rsid w:val="00D165AA"/>
    <w:rsid w:val="00D17E5B"/>
    <w:rsid w:val="00D2266C"/>
    <w:rsid w:val="00D24A0C"/>
    <w:rsid w:val="00D2673F"/>
    <w:rsid w:val="00D32BE4"/>
    <w:rsid w:val="00D35026"/>
    <w:rsid w:val="00D3542C"/>
    <w:rsid w:val="00D37D27"/>
    <w:rsid w:val="00D430F6"/>
    <w:rsid w:val="00D44F0C"/>
    <w:rsid w:val="00D462C2"/>
    <w:rsid w:val="00D4686B"/>
    <w:rsid w:val="00D47F2D"/>
    <w:rsid w:val="00D50B07"/>
    <w:rsid w:val="00D53350"/>
    <w:rsid w:val="00D53733"/>
    <w:rsid w:val="00D56CD8"/>
    <w:rsid w:val="00D57A73"/>
    <w:rsid w:val="00D60D69"/>
    <w:rsid w:val="00D61EC7"/>
    <w:rsid w:val="00D62CC2"/>
    <w:rsid w:val="00D62DB5"/>
    <w:rsid w:val="00D651D1"/>
    <w:rsid w:val="00D67071"/>
    <w:rsid w:val="00D7323D"/>
    <w:rsid w:val="00D76FE3"/>
    <w:rsid w:val="00D770B1"/>
    <w:rsid w:val="00D77E2E"/>
    <w:rsid w:val="00D8069A"/>
    <w:rsid w:val="00D817BB"/>
    <w:rsid w:val="00D81ED4"/>
    <w:rsid w:val="00D82516"/>
    <w:rsid w:val="00D82ACC"/>
    <w:rsid w:val="00D83CD6"/>
    <w:rsid w:val="00D83E48"/>
    <w:rsid w:val="00D84532"/>
    <w:rsid w:val="00D87559"/>
    <w:rsid w:val="00D916A4"/>
    <w:rsid w:val="00DA23E0"/>
    <w:rsid w:val="00DA2B2D"/>
    <w:rsid w:val="00DA3D14"/>
    <w:rsid w:val="00DA40CB"/>
    <w:rsid w:val="00DA41D8"/>
    <w:rsid w:val="00DA6654"/>
    <w:rsid w:val="00DA7914"/>
    <w:rsid w:val="00DB17CA"/>
    <w:rsid w:val="00DB44FE"/>
    <w:rsid w:val="00DB49D1"/>
    <w:rsid w:val="00DB5125"/>
    <w:rsid w:val="00DC0505"/>
    <w:rsid w:val="00DC20F2"/>
    <w:rsid w:val="00DC242D"/>
    <w:rsid w:val="00DC516E"/>
    <w:rsid w:val="00DC7484"/>
    <w:rsid w:val="00DD2B0C"/>
    <w:rsid w:val="00DD2F31"/>
    <w:rsid w:val="00DD41B5"/>
    <w:rsid w:val="00DD77E0"/>
    <w:rsid w:val="00DE0768"/>
    <w:rsid w:val="00DE0AD3"/>
    <w:rsid w:val="00DE10B5"/>
    <w:rsid w:val="00DE4647"/>
    <w:rsid w:val="00DE4A11"/>
    <w:rsid w:val="00DF1740"/>
    <w:rsid w:val="00DF25CC"/>
    <w:rsid w:val="00DF453E"/>
    <w:rsid w:val="00DF6ADD"/>
    <w:rsid w:val="00E00E2C"/>
    <w:rsid w:val="00E00F00"/>
    <w:rsid w:val="00E0185A"/>
    <w:rsid w:val="00E01B17"/>
    <w:rsid w:val="00E01DD6"/>
    <w:rsid w:val="00E04D18"/>
    <w:rsid w:val="00E05F94"/>
    <w:rsid w:val="00E074BC"/>
    <w:rsid w:val="00E12FCC"/>
    <w:rsid w:val="00E1414A"/>
    <w:rsid w:val="00E147D6"/>
    <w:rsid w:val="00E161F8"/>
    <w:rsid w:val="00E224A4"/>
    <w:rsid w:val="00E23A7C"/>
    <w:rsid w:val="00E25456"/>
    <w:rsid w:val="00E25F01"/>
    <w:rsid w:val="00E32371"/>
    <w:rsid w:val="00E32795"/>
    <w:rsid w:val="00E32A17"/>
    <w:rsid w:val="00E336A6"/>
    <w:rsid w:val="00E35F78"/>
    <w:rsid w:val="00E36AEC"/>
    <w:rsid w:val="00E40256"/>
    <w:rsid w:val="00E419F7"/>
    <w:rsid w:val="00E43AB6"/>
    <w:rsid w:val="00E43C81"/>
    <w:rsid w:val="00E458D7"/>
    <w:rsid w:val="00E45D6F"/>
    <w:rsid w:val="00E463F6"/>
    <w:rsid w:val="00E47FB6"/>
    <w:rsid w:val="00E510FF"/>
    <w:rsid w:val="00E53C54"/>
    <w:rsid w:val="00E57065"/>
    <w:rsid w:val="00E570A4"/>
    <w:rsid w:val="00E57C08"/>
    <w:rsid w:val="00E61ADA"/>
    <w:rsid w:val="00E62426"/>
    <w:rsid w:val="00E63BC7"/>
    <w:rsid w:val="00E719F4"/>
    <w:rsid w:val="00E72366"/>
    <w:rsid w:val="00E72E91"/>
    <w:rsid w:val="00E756C6"/>
    <w:rsid w:val="00E76912"/>
    <w:rsid w:val="00E779B8"/>
    <w:rsid w:val="00E829EB"/>
    <w:rsid w:val="00E838D6"/>
    <w:rsid w:val="00E83F81"/>
    <w:rsid w:val="00E84817"/>
    <w:rsid w:val="00E87474"/>
    <w:rsid w:val="00E93C89"/>
    <w:rsid w:val="00E94F29"/>
    <w:rsid w:val="00E9540C"/>
    <w:rsid w:val="00E96503"/>
    <w:rsid w:val="00EA0E37"/>
    <w:rsid w:val="00EA3860"/>
    <w:rsid w:val="00EB1719"/>
    <w:rsid w:val="00EB19D1"/>
    <w:rsid w:val="00EB42BF"/>
    <w:rsid w:val="00EB4D48"/>
    <w:rsid w:val="00EB6A58"/>
    <w:rsid w:val="00EC09AF"/>
    <w:rsid w:val="00EC2082"/>
    <w:rsid w:val="00EC21BB"/>
    <w:rsid w:val="00EC2629"/>
    <w:rsid w:val="00ED0C3C"/>
    <w:rsid w:val="00ED0EBB"/>
    <w:rsid w:val="00ED559B"/>
    <w:rsid w:val="00ED5A86"/>
    <w:rsid w:val="00EE0C58"/>
    <w:rsid w:val="00EE19D8"/>
    <w:rsid w:val="00EE2A79"/>
    <w:rsid w:val="00EE35D0"/>
    <w:rsid w:val="00EE4322"/>
    <w:rsid w:val="00EE7347"/>
    <w:rsid w:val="00EE77ED"/>
    <w:rsid w:val="00EF00B4"/>
    <w:rsid w:val="00EF1254"/>
    <w:rsid w:val="00EF3E05"/>
    <w:rsid w:val="00EF6BD1"/>
    <w:rsid w:val="00EF764F"/>
    <w:rsid w:val="00F00493"/>
    <w:rsid w:val="00F00B7C"/>
    <w:rsid w:val="00F0379B"/>
    <w:rsid w:val="00F03C64"/>
    <w:rsid w:val="00F04D07"/>
    <w:rsid w:val="00F062C2"/>
    <w:rsid w:val="00F0737E"/>
    <w:rsid w:val="00F10646"/>
    <w:rsid w:val="00F149DD"/>
    <w:rsid w:val="00F14D4B"/>
    <w:rsid w:val="00F230AF"/>
    <w:rsid w:val="00F23B4A"/>
    <w:rsid w:val="00F25D56"/>
    <w:rsid w:val="00F36DEC"/>
    <w:rsid w:val="00F37192"/>
    <w:rsid w:val="00F426FB"/>
    <w:rsid w:val="00F4326A"/>
    <w:rsid w:val="00F45CAA"/>
    <w:rsid w:val="00F501EC"/>
    <w:rsid w:val="00F510D1"/>
    <w:rsid w:val="00F512AC"/>
    <w:rsid w:val="00F53F9A"/>
    <w:rsid w:val="00F54276"/>
    <w:rsid w:val="00F555CD"/>
    <w:rsid w:val="00F5614E"/>
    <w:rsid w:val="00F6060C"/>
    <w:rsid w:val="00F60828"/>
    <w:rsid w:val="00F62696"/>
    <w:rsid w:val="00F630D2"/>
    <w:rsid w:val="00F6376C"/>
    <w:rsid w:val="00F707C1"/>
    <w:rsid w:val="00F70ACB"/>
    <w:rsid w:val="00F71AC4"/>
    <w:rsid w:val="00F725F3"/>
    <w:rsid w:val="00F739C8"/>
    <w:rsid w:val="00F73C90"/>
    <w:rsid w:val="00F749B0"/>
    <w:rsid w:val="00F74FE8"/>
    <w:rsid w:val="00F7769F"/>
    <w:rsid w:val="00F77F99"/>
    <w:rsid w:val="00F81046"/>
    <w:rsid w:val="00F821B1"/>
    <w:rsid w:val="00F85124"/>
    <w:rsid w:val="00F93566"/>
    <w:rsid w:val="00F949C8"/>
    <w:rsid w:val="00F95A62"/>
    <w:rsid w:val="00FA1346"/>
    <w:rsid w:val="00FA2F41"/>
    <w:rsid w:val="00FA35DD"/>
    <w:rsid w:val="00FA473E"/>
    <w:rsid w:val="00FA5BCF"/>
    <w:rsid w:val="00FB2FA7"/>
    <w:rsid w:val="00FB3189"/>
    <w:rsid w:val="00FB3217"/>
    <w:rsid w:val="00FB60F8"/>
    <w:rsid w:val="00FC0300"/>
    <w:rsid w:val="00FC0A25"/>
    <w:rsid w:val="00FC10E6"/>
    <w:rsid w:val="00FC25BE"/>
    <w:rsid w:val="00FC2A0E"/>
    <w:rsid w:val="00FC2F2A"/>
    <w:rsid w:val="00FD1218"/>
    <w:rsid w:val="00FD3283"/>
    <w:rsid w:val="00FD3686"/>
    <w:rsid w:val="00FD380D"/>
    <w:rsid w:val="00FD3F8A"/>
    <w:rsid w:val="00FE0622"/>
    <w:rsid w:val="00FE153B"/>
    <w:rsid w:val="00FE3982"/>
    <w:rsid w:val="00FE5E48"/>
    <w:rsid w:val="00FE61C1"/>
    <w:rsid w:val="00FF218D"/>
    <w:rsid w:val="00FF21DA"/>
    <w:rsid w:val="00FF57E3"/>
    <w:rsid w:val="00FF6C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933E93A"/>
  <w15:docId w15:val="{EDCA10D6-E6F4-4785-B919-D25258949E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qFormat="1"/>
    <w:lsdException w:name="heading 4" w:locked="1" w:qFormat="1"/>
    <w:lsdException w:name="heading 5" w:lock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lsdException w:name="toc 7" w:locked="1" w:uiPriority="0"/>
    <w:lsdException w:name="toc 8" w:locked="1" w:uiPriority="0"/>
    <w:lsdException w:name="toc 9" w:locked="1" w:uiPriority="0"/>
    <w:lsdException w:name="Normal Indent" w:semiHidden="1" w:unhideWhenUsed="1"/>
    <w:lsdException w:name="footnote text" w:locked="1"/>
    <w:lsdException w:name="annotation text" w:semiHidden="1" w:unhideWhenUsed="1"/>
    <w:lsdException w:name="header" w:semiHidden="1" w:unhideWhenUsed="1"/>
    <w:lsdException w:name="footer" w:semiHidden="1" w:unhideWhenUsed="1"/>
    <w:lsdException w:name="index heading" w:lock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lsdException w:name="FollowedHyperlink" w:semiHidden="1" w:unhideWhenUsed="1"/>
    <w:lsdException w:name="Strong" w:locked="1" w:uiPriority="0"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7B2F"/>
    <w:rPr>
      <w:sz w:val="20"/>
      <w:szCs w:val="20"/>
    </w:rPr>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4E73D1"/>
    <w:pPr>
      <w:keepNext/>
      <w:numPr>
        <w:ilvl w:val="1"/>
        <w:numId w:val="3"/>
      </w:numPr>
      <w:pBdr>
        <w:top w:val="single" w:sz="4" w:space="1" w:color="auto"/>
      </w:pBdr>
      <w:tabs>
        <w:tab w:val="num" w:pos="-2606"/>
      </w:tabs>
      <w:spacing w:before="720"/>
      <w:ind w:left="-3326"/>
      <w:outlineLvl w:val="1"/>
    </w:pPr>
    <w:rPr>
      <w:rFonts w:ascii="Arial" w:hAnsi="Arial"/>
      <w:b/>
      <w:i/>
      <w:sz w:val="22"/>
    </w:rPr>
  </w:style>
  <w:style w:type="paragraph" w:styleId="Heading3">
    <w:name w:val="heading 3"/>
    <w:aliases w:val="h3,h31,h32"/>
    <w:basedOn w:val="Normal"/>
    <w:next w:val="Normal"/>
    <w:link w:val="Heading3Char"/>
    <w:uiPriority w:val="99"/>
    <w:qFormat/>
    <w:rsid w:val="004E73D1"/>
    <w:pPr>
      <w:keepNext/>
      <w:numPr>
        <w:ilvl w:val="2"/>
        <w:numId w:val="19"/>
      </w:numPr>
      <w:tabs>
        <w:tab w:val="left" w:pos="-2600"/>
      </w:tabs>
      <w:spacing w:before="480"/>
      <w:outlineLvl w:val="2"/>
    </w:pPr>
    <w:rPr>
      <w:rFonts w:ascii="Arial Black" w:hAnsi="Arial Black"/>
      <w:sz w:val="22"/>
    </w:rPr>
  </w:style>
  <w:style w:type="paragraph" w:styleId="Heading4">
    <w:name w:val="heading 4"/>
    <w:basedOn w:val="Normal"/>
    <w:next w:val="Normal"/>
    <w:link w:val="Heading4Char"/>
    <w:uiPriority w:val="99"/>
    <w:qFormat/>
    <w:rsid w:val="00A4021A"/>
    <w:pPr>
      <w:keepNext/>
      <w:spacing w:before="240" w:after="60"/>
      <w:outlineLvl w:val="3"/>
    </w:pPr>
    <w:rPr>
      <w:b/>
      <w:bCs/>
      <w:sz w:val="28"/>
      <w:szCs w:val="28"/>
    </w:rPr>
  </w:style>
  <w:style w:type="paragraph" w:styleId="Heading5">
    <w:name w:val="heading 5"/>
    <w:basedOn w:val="Normal"/>
    <w:next w:val="Normal"/>
    <w:link w:val="Heading5Char"/>
    <w:uiPriority w:val="99"/>
    <w:qFormat/>
    <w:rsid w:val="00A4021A"/>
    <w:pPr>
      <w:spacing w:before="240" w:after="60"/>
      <w:outlineLvl w:val="4"/>
    </w:pPr>
    <w:rPr>
      <w:b/>
      <w:bCs/>
      <w:i/>
      <w:iCs/>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5554F1"/>
    <w:rPr>
      <w:rFonts w:cs="Times New Roman"/>
      <w:b/>
      <w:sz w:val="30"/>
    </w:rPr>
  </w:style>
  <w:style w:type="character" w:customStyle="1" w:styleId="Heading2Char">
    <w:name w:val="Heading 2 Char"/>
    <w:aliases w:val="h2 Char,h21 Char,h22 Char"/>
    <w:basedOn w:val="DefaultParagraphFont"/>
    <w:link w:val="Heading2"/>
    <w:uiPriority w:val="99"/>
    <w:semiHidden/>
    <w:locked/>
    <w:rsid w:val="009B5EDB"/>
    <w:rPr>
      <w:rFonts w:ascii="Arial" w:hAnsi="Arial" w:cs="Times New Roman"/>
      <w:b/>
      <w:i/>
      <w:sz w:val="22"/>
      <w:lang w:val="en-US" w:eastAsia="en-US" w:bidi="ar-SA"/>
    </w:rPr>
  </w:style>
  <w:style w:type="character" w:customStyle="1" w:styleId="Heading3Char">
    <w:name w:val="Heading 3 Char"/>
    <w:aliases w:val="h3 Char,h31 Char,h32 Char"/>
    <w:basedOn w:val="DefaultParagraphFont"/>
    <w:link w:val="Heading3"/>
    <w:uiPriority w:val="99"/>
    <w:locked/>
    <w:rsid w:val="00B4146E"/>
    <w:rPr>
      <w:rFonts w:ascii="Arial Black" w:hAnsi="Arial Black"/>
      <w:szCs w:val="20"/>
    </w:rPr>
  </w:style>
  <w:style w:type="character" w:customStyle="1" w:styleId="Heading4Char">
    <w:name w:val="Heading 4 Char"/>
    <w:basedOn w:val="DefaultParagraphFont"/>
    <w:link w:val="Heading4"/>
    <w:uiPriority w:val="99"/>
    <w:semiHidden/>
    <w:locked/>
    <w:rsid w:val="009B5EDB"/>
    <w:rPr>
      <w:rFonts w:ascii="Calibri" w:hAnsi="Calibri" w:cs="Times New Roman"/>
      <w:b/>
      <w:bCs/>
      <w:sz w:val="28"/>
      <w:szCs w:val="28"/>
    </w:rPr>
  </w:style>
  <w:style w:type="character" w:customStyle="1" w:styleId="Heading5Char">
    <w:name w:val="Heading 5 Char"/>
    <w:basedOn w:val="DefaultParagraphFont"/>
    <w:link w:val="Heading5"/>
    <w:uiPriority w:val="99"/>
    <w:semiHidden/>
    <w:locked/>
    <w:rsid w:val="009B5EDB"/>
    <w:rPr>
      <w:rFonts w:ascii="Calibri" w:hAnsi="Calibri" w:cs="Times New Roman"/>
      <w:b/>
      <w:bCs/>
      <w:i/>
      <w:iCs/>
      <w:sz w:val="26"/>
      <w:szCs w:val="26"/>
    </w:rPr>
  </w:style>
  <w:style w:type="paragraph" w:customStyle="1" w:styleId="Style2">
    <w:name w:val="Style2"/>
    <w:basedOn w:val="Normal"/>
    <w:uiPriority w:val="99"/>
    <w:rsid w:val="007E26E9"/>
    <w:pPr>
      <w:spacing w:before="120"/>
    </w:pPr>
  </w:style>
  <w:style w:type="paragraph" w:customStyle="1" w:styleId="Style3">
    <w:name w:val="Style3"/>
    <w:basedOn w:val="Normal"/>
    <w:autoRedefine/>
    <w:uiPriority w:val="99"/>
    <w:rsid w:val="007E26E9"/>
    <w:pPr>
      <w:spacing w:before="120"/>
    </w:pPr>
  </w:style>
  <w:style w:type="paragraph" w:customStyle="1" w:styleId="Style4">
    <w:name w:val="Style4"/>
    <w:basedOn w:val="Normal"/>
    <w:uiPriority w:val="99"/>
    <w:rsid w:val="007E26E9"/>
    <w:pPr>
      <w:numPr>
        <w:numId w:val="20"/>
      </w:numPr>
      <w:spacing w:before="120"/>
    </w:pPr>
    <w:rPr>
      <w:sz w:val="22"/>
    </w:rPr>
  </w:style>
  <w:style w:type="paragraph" w:customStyle="1" w:styleId="Style5">
    <w:name w:val="Style5"/>
    <w:basedOn w:val="Normal"/>
    <w:autoRedefine/>
    <w:uiPriority w:val="99"/>
    <w:rsid w:val="007E26E9"/>
    <w:pPr>
      <w:spacing w:before="120"/>
    </w:pPr>
    <w:rPr>
      <w:sz w:val="22"/>
    </w:rPr>
  </w:style>
  <w:style w:type="paragraph" w:customStyle="1" w:styleId="Style6">
    <w:name w:val="Style6"/>
    <w:basedOn w:val="Normal"/>
    <w:uiPriority w:val="99"/>
    <w:rsid w:val="007E26E9"/>
    <w:pPr>
      <w:spacing w:before="120"/>
    </w:pPr>
    <w:rPr>
      <w:sz w:val="22"/>
      <w:szCs w:val="22"/>
    </w:rPr>
  </w:style>
  <w:style w:type="paragraph" w:customStyle="1" w:styleId="Style8">
    <w:name w:val="Style8"/>
    <w:basedOn w:val="Heading2"/>
    <w:uiPriority w:val="99"/>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9857CA"/>
    <w:pPr>
      <w:pBdr>
        <w:top w:val="single" w:sz="4" w:space="1" w:color="auto"/>
      </w:pBdr>
      <w:tabs>
        <w:tab w:val="center" w:pos="4320"/>
        <w:tab w:val="right" w:pos="10800"/>
      </w:tabs>
    </w:pPr>
    <w:rPr>
      <w:rFonts w:ascii="Calibri" w:hAnsi="Calibri"/>
    </w:rPr>
  </w:style>
  <w:style w:type="character" w:customStyle="1" w:styleId="FooterChar">
    <w:name w:val="Footer Char"/>
    <w:basedOn w:val="DefaultParagraphFont"/>
    <w:link w:val="Footer"/>
    <w:uiPriority w:val="99"/>
    <w:locked/>
    <w:rsid w:val="009857CA"/>
    <w:rPr>
      <w:rFonts w:ascii="Calibri" w:hAnsi="Calibri"/>
      <w:sz w:val="20"/>
      <w:szCs w:val="20"/>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tabs>
        <w:tab w:val="num" w:pos="-2966"/>
        <w:tab w:val="num" w:pos="1800"/>
      </w:tabs>
      <w:ind w:left="1800" w:hanging="36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7635A5"/>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DefaultParagraphFont"/>
    <w:link w:val="CommentSubject"/>
    <w:uiPriority w:val="99"/>
    <w:semiHidden/>
    <w:locked/>
    <w:rsid w:val="007635A5"/>
    <w:rPr>
      <w:rFonts w:cs="Times New Roman"/>
      <w:b/>
      <w:bCs/>
    </w:rPr>
  </w:style>
  <w:style w:type="paragraph" w:styleId="Header">
    <w:name w:val="header"/>
    <w:basedOn w:val="Normal"/>
    <w:link w:val="HeaderChar"/>
    <w:uiPriority w:val="99"/>
    <w:rsid w:val="00AC65B1"/>
    <w:pPr>
      <w:tabs>
        <w:tab w:val="center" w:pos="4320"/>
        <w:tab w:val="right" w:pos="8640"/>
      </w:tabs>
    </w:pPr>
  </w:style>
  <w:style w:type="character" w:customStyle="1" w:styleId="HeaderChar">
    <w:name w:val="Header Char"/>
    <w:basedOn w:val="DefaultParagraphFont"/>
    <w:link w:val="Header"/>
    <w:uiPriority w:val="99"/>
    <w:locked/>
    <w:rsid w:val="007635A5"/>
    <w:rPr>
      <w:rFonts w:cs="Times New Roman"/>
    </w:rPr>
  </w:style>
  <w:style w:type="paragraph" w:styleId="FootnoteText">
    <w:name w:val="footnote text"/>
    <w:basedOn w:val="Normal"/>
    <w:link w:val="FootnoteTextChar"/>
    <w:uiPriority w:val="99"/>
    <w:semiHidden/>
    <w:rsid w:val="00A75B9B"/>
  </w:style>
  <w:style w:type="character" w:customStyle="1" w:styleId="FootnoteTextChar">
    <w:name w:val="Footnote Text Char"/>
    <w:basedOn w:val="DefaultParagraphFont"/>
    <w:link w:val="FootnoteText"/>
    <w:uiPriority w:val="99"/>
    <w:semiHidden/>
    <w:locked/>
    <w:rsid w:val="009B5EDB"/>
    <w:rPr>
      <w:rFonts w:cs="Times New Roman"/>
      <w:sz w:val="20"/>
      <w:szCs w:val="20"/>
    </w:rPr>
  </w:style>
  <w:style w:type="paragraph" w:styleId="ListNumber3">
    <w:name w:val="List Number 3"/>
    <w:basedOn w:val="Normal"/>
    <w:uiPriority w:val="99"/>
    <w:rsid w:val="00A75B9B"/>
    <w:pPr>
      <w:tabs>
        <w:tab w:val="num" w:pos="-2966"/>
        <w:tab w:val="num" w:pos="1080"/>
      </w:tabs>
      <w:ind w:left="1080" w:hanging="360"/>
    </w:pPr>
  </w:style>
  <w:style w:type="paragraph" w:customStyle="1" w:styleId="doublelineabove">
    <w:name w:val="double line above"/>
    <w:basedOn w:val="Normal"/>
    <w:uiPriority w:val="99"/>
    <w:rsid w:val="00F5614E"/>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uiPriority w:val="99"/>
    <w:rsid w:val="00A75B9B"/>
    <w:pPr>
      <w:widowControl w:val="0"/>
      <w:tabs>
        <w:tab w:val="left" w:pos="357"/>
      </w:tabs>
      <w:spacing w:line="255" w:lineRule="atLeast"/>
      <w:ind w:left="1083" w:hanging="357"/>
    </w:pPr>
    <w:rPr>
      <w:sz w:val="24"/>
    </w:rPr>
  </w:style>
  <w:style w:type="paragraph" w:styleId="BlockText">
    <w:name w:val="Block Text"/>
    <w:basedOn w:val="Normal"/>
    <w:uiPriority w:val="99"/>
    <w:rsid w:val="00A75B9B"/>
    <w:pPr>
      <w:spacing w:after="120"/>
      <w:ind w:left="1440" w:right="1440"/>
    </w:pPr>
  </w:style>
  <w:style w:type="paragraph" w:styleId="BalloonText">
    <w:name w:val="Balloon Text"/>
    <w:basedOn w:val="Normal"/>
    <w:link w:val="BalloonTextChar"/>
    <w:uiPriority w:val="99"/>
    <w:semiHidden/>
    <w:rsid w:val="00262721"/>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9B5EDB"/>
    <w:rPr>
      <w:rFonts w:cs="Times New Roman"/>
      <w:sz w:val="2"/>
    </w:rPr>
  </w:style>
  <w:style w:type="character" w:styleId="CommentReference">
    <w:name w:val="annotation reference"/>
    <w:basedOn w:val="DefaultParagraphFont"/>
    <w:uiPriority w:val="99"/>
    <w:semiHidden/>
    <w:rsid w:val="00262721"/>
    <w:rPr>
      <w:rFonts w:cs="Times New Roman"/>
      <w:sz w:val="16"/>
      <w:szCs w:val="16"/>
    </w:rPr>
  </w:style>
  <w:style w:type="paragraph" w:styleId="Revision">
    <w:name w:val="Revision"/>
    <w:hidden/>
    <w:uiPriority w:val="99"/>
    <w:semiHidden/>
    <w:rsid w:val="000470D7"/>
    <w:rPr>
      <w:sz w:val="20"/>
      <w:szCs w:val="20"/>
    </w:rPr>
  </w:style>
  <w:style w:type="table" w:styleId="TableGrid">
    <w:name w:val="Table Grid"/>
    <w:basedOn w:val="TableNormal"/>
    <w:uiPriority w:val="99"/>
    <w:rsid w:val="009727B8"/>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F5614E"/>
    <w:rPr>
      <w:rFonts w:cs="Times New Roman"/>
      <w:i/>
      <w:iCs/>
    </w:rPr>
  </w:style>
  <w:style w:type="paragraph" w:customStyle="1" w:styleId="Style1">
    <w:name w:val="Style1"/>
    <w:link w:val="Style1Char"/>
    <w:uiPriority w:val="99"/>
    <w:rsid w:val="00080A37"/>
    <w:rPr>
      <w:b/>
      <w:sz w:val="20"/>
      <w:szCs w:val="24"/>
    </w:rPr>
  </w:style>
  <w:style w:type="character" w:customStyle="1" w:styleId="Style1Char">
    <w:name w:val="Style1 Char"/>
    <w:basedOn w:val="DefaultParagraphFont"/>
    <w:link w:val="Style1"/>
    <w:uiPriority w:val="99"/>
    <w:locked/>
    <w:rsid w:val="00080A37"/>
    <w:rPr>
      <w:rFonts w:cs="Times New Roman"/>
      <w:b/>
      <w:sz w:val="24"/>
      <w:szCs w:val="24"/>
      <w:lang w:val="en-US" w:eastAsia="en-US" w:bidi="ar-SA"/>
    </w:rPr>
  </w:style>
  <w:style w:type="paragraph" w:styleId="ListParagraph">
    <w:name w:val="List Paragraph"/>
    <w:basedOn w:val="Normal"/>
    <w:uiPriority w:val="34"/>
    <w:qFormat/>
    <w:rsid w:val="009461BE"/>
    <w:pPr>
      <w:ind w:left="720"/>
      <w:contextualSpacing/>
    </w:pPr>
  </w:style>
  <w:style w:type="paragraph" w:customStyle="1" w:styleId="cf6rfooter20081113">
    <w:name w:val="cf6rfooter20081113"/>
    <w:basedOn w:val="Footer"/>
    <w:link w:val="cf6rfooter20081113Char"/>
    <w:uiPriority w:val="99"/>
    <w:rsid w:val="00CC2620"/>
    <w:pPr>
      <w:tabs>
        <w:tab w:val="right" w:pos="9900"/>
      </w:tabs>
    </w:pPr>
  </w:style>
  <w:style w:type="character" w:customStyle="1" w:styleId="cf6rfooter20081113Char">
    <w:name w:val="cf6rfooter20081113 Char"/>
    <w:basedOn w:val="FooterChar"/>
    <w:link w:val="cf6rfooter20081113"/>
    <w:uiPriority w:val="99"/>
    <w:locked/>
    <w:rsid w:val="00CC2620"/>
    <w:rPr>
      <w:rFonts w:ascii="Calibri" w:hAnsi="Calibri" w:cs="Times New Roman"/>
      <w:sz w:val="20"/>
      <w:szCs w:val="20"/>
    </w:rPr>
  </w:style>
  <w:style w:type="paragraph" w:customStyle="1" w:styleId="BulletB1Number">
    <w:name w:val="Bullet B (1. Number)"/>
    <w:basedOn w:val="Normal"/>
    <w:uiPriority w:val="99"/>
    <w:rsid w:val="009D1A2A"/>
    <w:pPr>
      <w:suppressAutoHyphens/>
      <w:spacing w:before="120"/>
      <w:ind w:left="720" w:hanging="360"/>
    </w:pPr>
  </w:style>
  <w:style w:type="paragraph" w:customStyle="1" w:styleId="BulletCALetter">
    <w:name w:val="Bullet C (A. Letter)"/>
    <w:basedOn w:val="Normal"/>
    <w:uiPriority w:val="99"/>
    <w:rsid w:val="009D1A2A"/>
    <w:pPr>
      <w:suppressAutoHyphens/>
      <w:spacing w:before="120"/>
      <w:ind w:left="1080" w:hanging="360"/>
    </w:pPr>
  </w:style>
  <w:style w:type="character" w:customStyle="1" w:styleId="Char-Bold">
    <w:name w:val="Char - Bold"/>
    <w:uiPriority w:val="99"/>
    <w:rsid w:val="009D1A2A"/>
    <w:rPr>
      <w:b/>
    </w:rPr>
  </w:style>
  <w:style w:type="paragraph" w:customStyle="1" w:styleId="TableCell">
    <w:name w:val="Table Cell"/>
    <w:basedOn w:val="Normal"/>
    <w:link w:val="TableCellChar"/>
    <w:uiPriority w:val="99"/>
    <w:rsid w:val="00717752"/>
    <w:pPr>
      <w:keepNext/>
      <w:keepLines/>
      <w:suppressAutoHyphens/>
      <w:spacing w:before="40" w:after="40"/>
    </w:pPr>
    <w:rPr>
      <w:sz w:val="16"/>
    </w:rPr>
  </w:style>
  <w:style w:type="character" w:customStyle="1" w:styleId="TableCellChar">
    <w:name w:val="Table Cell Char"/>
    <w:link w:val="TableCell"/>
    <w:uiPriority w:val="99"/>
    <w:locked/>
    <w:rsid w:val="00717752"/>
    <w:rPr>
      <w:sz w:val="16"/>
    </w:rPr>
  </w:style>
  <w:style w:type="paragraph" w:customStyle="1" w:styleId="FigureTitle">
    <w:name w:val="Figure Title"/>
    <w:basedOn w:val="Normal"/>
    <w:uiPriority w:val="99"/>
    <w:rsid w:val="0009456E"/>
    <w:pPr>
      <w:spacing w:before="120"/>
      <w:jc w:val="center"/>
    </w:pPr>
    <w:rPr>
      <w:rFonts w:ascii="Arial" w:hAnsi="Arial"/>
      <w:i/>
    </w:rPr>
  </w:style>
  <w:style w:type="character" w:styleId="Hyperlink">
    <w:name w:val="Hyperlink"/>
    <w:basedOn w:val="DefaultParagraphFont"/>
    <w:uiPriority w:val="99"/>
    <w:rsid w:val="00BC786D"/>
    <w:rPr>
      <w:rFonts w:cs="Times New Roman"/>
      <w:color w:val="0000FF"/>
      <w:u w:val="single"/>
    </w:rPr>
  </w:style>
  <w:style w:type="paragraph" w:styleId="TOC6">
    <w:name w:val="toc 6"/>
    <w:basedOn w:val="Normal"/>
    <w:next w:val="Normal"/>
    <w:uiPriority w:val="99"/>
    <w:semiHidden/>
    <w:rsid w:val="00A4021A"/>
    <w:pPr>
      <w:tabs>
        <w:tab w:val="right" w:leader="dot" w:pos="9840"/>
      </w:tabs>
      <w:spacing w:before="120"/>
      <w:ind w:left="1000"/>
    </w:pPr>
    <w:rPr>
      <w:rFonts w:ascii="Arial" w:hAnsi="Arial"/>
    </w:rPr>
  </w:style>
  <w:style w:type="paragraph" w:customStyle="1" w:styleId="EquationNumber">
    <w:name w:val="Equation Number"/>
    <w:basedOn w:val="Normal"/>
    <w:uiPriority w:val="99"/>
    <w:rsid w:val="00A4021A"/>
    <w:pPr>
      <w:spacing w:before="240" w:after="240"/>
      <w:ind w:left="720"/>
      <w:jc w:val="right"/>
    </w:pPr>
    <w:rPr>
      <w:rFonts w:ascii="Arial" w:hAnsi="Arial"/>
      <w:b/>
    </w:rPr>
  </w:style>
  <w:style w:type="paragraph" w:customStyle="1" w:styleId="NormalBullet">
    <w:name w:val="Normal Bullet"/>
    <w:basedOn w:val="Normal"/>
    <w:uiPriority w:val="99"/>
    <w:rsid w:val="006F1BC9"/>
    <w:pPr>
      <w:tabs>
        <w:tab w:val="num" w:pos="-2966"/>
        <w:tab w:val="num" w:pos="1800"/>
      </w:tabs>
      <w:spacing w:before="120"/>
      <w:ind w:left="-3326" w:hanging="360"/>
    </w:pPr>
    <w:rPr>
      <w:rFonts w:ascii="Arial" w:hAnsi="Arial"/>
    </w:rPr>
  </w:style>
  <w:style w:type="numbering" w:customStyle="1" w:styleId="Numbered">
    <w:name w:val="Numbered"/>
    <w:rsid w:val="00287A41"/>
    <w:pPr>
      <w:numPr>
        <w:numId w:val="21"/>
      </w:numPr>
    </w:pPr>
  </w:style>
  <w:style w:type="table" w:customStyle="1" w:styleId="TableGrid1">
    <w:name w:val="Table Grid1"/>
    <w:basedOn w:val="TableNormal"/>
    <w:next w:val="TableGrid"/>
    <w:uiPriority w:val="39"/>
    <w:rsid w:val="00263D63"/>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4106880">
      <w:bodyDiv w:val="1"/>
      <w:marLeft w:val="0"/>
      <w:marRight w:val="0"/>
      <w:marTop w:val="0"/>
      <w:marBottom w:val="0"/>
      <w:divBdr>
        <w:top w:val="none" w:sz="0" w:space="0" w:color="auto"/>
        <w:left w:val="none" w:sz="0" w:space="0" w:color="auto"/>
        <w:bottom w:val="none" w:sz="0" w:space="0" w:color="auto"/>
        <w:right w:val="none" w:sz="0" w:space="0" w:color="auto"/>
      </w:divBdr>
    </w:div>
    <w:div w:id="16730274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header" Target="header9.xml"/><Relationship Id="rId3" Type="http://schemas.openxmlformats.org/officeDocument/2006/relationships/customXml" Target="../customXml/item3.xml"/><Relationship Id="rId21" Type="http://schemas.openxmlformats.org/officeDocument/2006/relationships/header" Target="header6.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hyperlink" Target="http://www.energy.ca.gov/title24/equipment_cert/ama_fas/index.html" TargetMode="External"/><Relationship Id="rId25" Type="http://schemas.openxmlformats.org/officeDocument/2006/relationships/header" Target="header8.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footer" Target="footer3.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7.xml"/><Relationship Id="rId5" Type="http://schemas.openxmlformats.org/officeDocument/2006/relationships/customXml" Target="../customXml/item5.xml"/><Relationship Id="rId15" Type="http://schemas.openxmlformats.org/officeDocument/2006/relationships/header" Target="header3.xml"/><Relationship Id="rId23" Type="http://schemas.openxmlformats.org/officeDocument/2006/relationships/hyperlink" Target="http://www.energy.ca.gov/title24/equipment_cert/ama_fas/index.html" TargetMode="External"/><Relationship Id="rId28" Type="http://schemas.microsoft.com/office/2011/relationships/people" Target="people.xml"/><Relationship Id="rId10" Type="http://schemas.openxmlformats.org/officeDocument/2006/relationships/footnotes" Target="footnotes.xml"/><Relationship Id="rId19" Type="http://schemas.openxmlformats.org/officeDocument/2006/relationships/header" Target="header5.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footer" Target="footer4.xm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b:Sources xmlns:b="http://schemas.openxmlformats.org/officeDocument/2006/bibliography" xmlns="http://schemas.openxmlformats.org/officeDocument/2006/bibliography" SelectedStyle="\APA.XSL" StyleName="APA Fifth Edition"/>
</file>

<file path=customXml/item3.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22" ma:contentTypeDescription="Create a new document." ma:contentTypeScope="" ma:versionID="f385d176d2edce8649242d2577021922">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d524efdc8979a7138db3d9a62e6dc8ef"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8" nillable="true" ma:displayName="MediaServiceObjectDetectorVersions" ma:hidden="true" ma:indexed="true" ma:internalName="MediaServiceObjectDetectorVersions" ma:readOnly="true">
      <xsd:simpleType>
        <xsd:restriction base="dms:Text"/>
      </xsd:simpleType>
    </xsd:element>
    <xsd:element name="MediaServiceSearchProperties" ma:index="2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c93a3eb4-f9b2-4918-8a30-eb81fd3c8322}"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97912C2-3BFE-4FCA-B472-8CAA3281ECE4}">
  <ds:schemaRefs>
    <ds:schemaRef ds:uri="http://schemas.openxmlformats.org/officeDocument/2006/bibliography"/>
  </ds:schemaRefs>
</ds:datastoreItem>
</file>

<file path=customXml/itemProps2.xml><?xml version="1.0" encoding="utf-8"?>
<ds:datastoreItem xmlns:ds="http://schemas.openxmlformats.org/officeDocument/2006/customXml" ds:itemID="{03AF7D9C-A8A2-46E7-8793-9A2A0D9CA693}">
  <ds:schemaRefs>
    <ds:schemaRef ds:uri="http://schemas.openxmlformats.org/officeDocument/2006/bibliography"/>
  </ds:schemaRefs>
</ds:datastoreItem>
</file>

<file path=customXml/itemProps3.xml><?xml version="1.0" encoding="utf-8"?>
<ds:datastoreItem xmlns:ds="http://schemas.openxmlformats.org/officeDocument/2006/customXml" ds:itemID="{04718A19-3ECA-4718-9594-D8A5572DB20B}"/>
</file>

<file path=customXml/itemProps4.xml><?xml version="1.0" encoding="utf-8"?>
<ds:datastoreItem xmlns:ds="http://schemas.openxmlformats.org/officeDocument/2006/customXml" ds:itemID="{16DF9D44-842D-4385-8E43-E717A1CE6326}">
  <ds:schemaRefs>
    <ds:schemaRef ds:uri="http://schemas.microsoft.com/sharepoint/v3/contenttype/forms"/>
  </ds:schemaRefs>
</ds:datastoreItem>
</file>

<file path=customXml/itemProps5.xml><?xml version="1.0" encoding="utf-8"?>
<ds:datastoreItem xmlns:ds="http://schemas.openxmlformats.org/officeDocument/2006/customXml" ds:itemID="{24FC205E-3F79-4CC6-ADFC-B4F38F66C9BF}">
  <ds:schemaRefs>
    <ds:schemaRef ds:uri="5067c814-4b34-462c-a21d-c185ff6548d2"/>
    <ds:schemaRef ds:uri="http://www.w3.org/XML/1998/namespace"/>
    <ds:schemaRef ds:uri="http://schemas.microsoft.com/office/2006/documentManagement/types"/>
    <ds:schemaRef ds:uri="http://schemas.microsoft.com/office/2006/metadata/properties"/>
    <ds:schemaRef ds:uri="http://purl.org/dc/terms/"/>
    <ds:schemaRef ds:uri="http://purl.org/dc/elements/1.1/"/>
    <ds:schemaRef ds:uri="http://purl.org/dc/dcmitype/"/>
    <ds:schemaRef ds:uri="http://schemas.microsoft.com/office/infopath/2007/PartnerControls"/>
    <ds:schemaRef ds:uri="http://schemas.openxmlformats.org/package/2006/metadata/core-properties"/>
    <ds:schemaRef ds:uri="785685f2-c2e1-4352-89aa-3faca8eaba52"/>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12</Pages>
  <Words>4856</Words>
  <Characters>26807</Characters>
  <Application>Microsoft Office Word</Application>
  <DocSecurity>0</DocSecurity>
  <Lines>223</Lines>
  <Paragraphs>63</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31600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tferris110513</dc:creator>
  <cp:lastModifiedBy>Alhabibi, Haider@Energy</cp:lastModifiedBy>
  <cp:revision>18</cp:revision>
  <dcterms:created xsi:type="dcterms:W3CDTF">2019-11-22T16:21:00Z</dcterms:created>
  <dcterms:modified xsi:type="dcterms:W3CDTF">2024-04-09T22:16:00Z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y fmtid="{D5CDD505-2E9C-101B-9397-08002B2CF9AE}" pid="3" name="MediaServiceImageTags">
    <vt:lpwstr/>
  </property>
</Properties>
</file>