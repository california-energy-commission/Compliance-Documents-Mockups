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D2FD9F" w14:textId="491C4EF8" w:rsidR="006F6969" w:rsidRDefault="006E3951" w:rsidP="00741C68">
      <w:pPr>
        <w:spacing w:after="0"/>
        <w:rPr>
          <w:rFonts w:asciiTheme="minorHAnsi" w:hAnsiTheme="minorHAnsi"/>
          <w:i/>
          <w:sz w:val="18"/>
          <w:szCs w:val="18"/>
        </w:rPr>
      </w:pPr>
      <w:r>
        <w:rPr>
          <w:rFonts w:asciiTheme="minorHAnsi" w:hAnsiTheme="minorHAnsi"/>
          <w:i/>
          <w:sz w:val="18"/>
          <w:szCs w:val="18"/>
        </w:rPr>
        <w:t xml:space="preserve">NOTE: </w:t>
      </w:r>
      <w:r w:rsidR="00A3352B" w:rsidRPr="00A3547B">
        <w:rPr>
          <w:rFonts w:asciiTheme="minorHAnsi" w:hAnsiTheme="minorHAnsi"/>
          <w:i/>
          <w:sz w:val="18"/>
          <w:szCs w:val="18"/>
        </w:rPr>
        <w:t>When the Certificate of Compliance indicates a Central Fan Ventilation Cooling system is installed, the following items must be verified.</w:t>
      </w:r>
    </w:p>
    <w:p w14:paraId="11D51EF0" w14:textId="77777777" w:rsidR="00F82817" w:rsidRPr="00B136CF" w:rsidRDefault="00F82817" w:rsidP="005844AB">
      <w:pPr>
        <w:spacing w:after="0"/>
        <w:rPr>
          <w:rFonts w:asciiTheme="minorHAnsi" w:hAnsiTheme="minorHAnsi"/>
          <w:i/>
          <w:sz w:val="20"/>
          <w:szCs w:val="18"/>
        </w:rPr>
      </w:pPr>
    </w:p>
    <w:tbl>
      <w:tblPr>
        <w:tblW w:w="11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590"/>
        <w:gridCol w:w="5195"/>
        <w:gridCol w:w="5230"/>
      </w:tblGrid>
      <w:tr w:rsidR="006F6969" w:rsidRPr="00A3547B" w14:paraId="0DD2FDA1" w14:textId="77777777" w:rsidTr="006F6969">
        <w:trPr>
          <w:trHeight w:val="158"/>
        </w:trPr>
        <w:tc>
          <w:tcPr>
            <w:tcW w:w="11015" w:type="dxa"/>
            <w:gridSpan w:val="3"/>
            <w:vAlign w:val="center"/>
          </w:tcPr>
          <w:p w14:paraId="0DD2FDA0" w14:textId="77777777" w:rsidR="006F6969" w:rsidRPr="00A3547B" w:rsidRDefault="006F6969" w:rsidP="006F6969">
            <w:pPr>
              <w:spacing w:after="0" w:line="240" w:lineRule="auto"/>
              <w:rPr>
                <w:rFonts w:asciiTheme="minorHAnsi" w:hAnsiTheme="minorHAnsi"/>
                <w:b/>
                <w:sz w:val="18"/>
                <w:szCs w:val="18"/>
              </w:rPr>
            </w:pPr>
            <w:r w:rsidRPr="00ED01D0">
              <w:rPr>
                <w:rFonts w:asciiTheme="minorHAnsi" w:hAnsiTheme="minorHAnsi"/>
                <w:b/>
                <w:sz w:val="20"/>
                <w:szCs w:val="18"/>
              </w:rPr>
              <w:t>A. Central Fan Ventilation Cooling System (VCS) Equipment Information</w:t>
            </w:r>
          </w:p>
        </w:tc>
      </w:tr>
      <w:tr w:rsidR="006F6969" w:rsidRPr="00401C24" w14:paraId="0DD2FDA5" w14:textId="77777777" w:rsidTr="000B282C">
        <w:trPr>
          <w:trHeight w:val="144"/>
        </w:trPr>
        <w:tc>
          <w:tcPr>
            <w:tcW w:w="590" w:type="dxa"/>
            <w:vAlign w:val="center"/>
          </w:tcPr>
          <w:p w14:paraId="0DD2FDA2" w14:textId="77777777" w:rsidR="006F6969" w:rsidRPr="00401C24" w:rsidRDefault="006F6969" w:rsidP="006F6969">
            <w:pPr>
              <w:spacing w:after="0" w:line="240" w:lineRule="auto"/>
              <w:jc w:val="center"/>
              <w:rPr>
                <w:rFonts w:asciiTheme="minorHAnsi" w:hAnsiTheme="minorHAnsi"/>
                <w:sz w:val="18"/>
                <w:szCs w:val="18"/>
              </w:rPr>
            </w:pPr>
            <w:r w:rsidRPr="00401C24">
              <w:rPr>
                <w:rFonts w:asciiTheme="minorHAnsi" w:hAnsiTheme="minorHAnsi"/>
                <w:sz w:val="18"/>
                <w:szCs w:val="18"/>
              </w:rPr>
              <w:t>01</w:t>
            </w:r>
          </w:p>
        </w:tc>
        <w:tc>
          <w:tcPr>
            <w:tcW w:w="5195" w:type="dxa"/>
            <w:vAlign w:val="center"/>
          </w:tcPr>
          <w:p w14:paraId="0DD2FDA3" w14:textId="74047F9C" w:rsidR="006F6969" w:rsidRPr="00401C24" w:rsidRDefault="006F6969" w:rsidP="009E3875">
            <w:pPr>
              <w:spacing w:after="0" w:line="240" w:lineRule="auto"/>
              <w:rPr>
                <w:rFonts w:asciiTheme="minorHAnsi" w:hAnsiTheme="minorHAnsi"/>
                <w:color w:val="000000"/>
                <w:sz w:val="18"/>
                <w:szCs w:val="18"/>
              </w:rPr>
            </w:pPr>
            <w:r>
              <w:rPr>
                <w:rFonts w:asciiTheme="minorHAnsi" w:hAnsiTheme="minorHAnsi"/>
                <w:sz w:val="18"/>
                <w:szCs w:val="18"/>
              </w:rPr>
              <w:t xml:space="preserve">Space Conditioning </w:t>
            </w:r>
            <w:r w:rsidRPr="00401C24">
              <w:rPr>
                <w:rFonts w:asciiTheme="minorHAnsi" w:hAnsiTheme="minorHAnsi"/>
                <w:sz w:val="18"/>
                <w:szCs w:val="18"/>
              </w:rPr>
              <w:t>System Identification</w:t>
            </w:r>
            <w:r>
              <w:rPr>
                <w:rFonts w:asciiTheme="minorHAnsi" w:hAnsiTheme="minorHAnsi"/>
                <w:sz w:val="18"/>
                <w:szCs w:val="18"/>
              </w:rPr>
              <w:t xml:space="preserve"> or Name</w:t>
            </w:r>
          </w:p>
        </w:tc>
        <w:tc>
          <w:tcPr>
            <w:tcW w:w="5230" w:type="dxa"/>
            <w:vAlign w:val="center"/>
          </w:tcPr>
          <w:p w14:paraId="0DD2FDA4" w14:textId="77777777" w:rsidR="006F6969" w:rsidRPr="00401C24" w:rsidRDefault="006F6969" w:rsidP="006F6969">
            <w:pPr>
              <w:spacing w:after="0" w:line="240" w:lineRule="auto"/>
              <w:rPr>
                <w:rFonts w:asciiTheme="minorHAnsi" w:hAnsiTheme="minorHAnsi"/>
                <w:sz w:val="18"/>
                <w:szCs w:val="18"/>
              </w:rPr>
            </w:pPr>
          </w:p>
        </w:tc>
      </w:tr>
      <w:tr w:rsidR="00DF1DCA" w:rsidRPr="00401C24" w14:paraId="0DD2FDA9" w14:textId="77777777" w:rsidTr="000B282C">
        <w:trPr>
          <w:trHeight w:val="144"/>
        </w:trPr>
        <w:tc>
          <w:tcPr>
            <w:tcW w:w="590" w:type="dxa"/>
            <w:vAlign w:val="center"/>
          </w:tcPr>
          <w:p w14:paraId="0DD2FDA6" w14:textId="77777777" w:rsidR="00DF1DCA" w:rsidRPr="00401C24" w:rsidRDefault="00DF1DCA" w:rsidP="00DF1DCA">
            <w:pPr>
              <w:spacing w:after="0" w:line="240" w:lineRule="auto"/>
              <w:jc w:val="center"/>
              <w:rPr>
                <w:rFonts w:asciiTheme="minorHAnsi" w:hAnsiTheme="minorHAnsi"/>
                <w:sz w:val="18"/>
                <w:szCs w:val="18"/>
              </w:rPr>
            </w:pPr>
            <w:r w:rsidRPr="00401C24">
              <w:rPr>
                <w:rFonts w:asciiTheme="minorHAnsi" w:hAnsiTheme="minorHAnsi"/>
                <w:sz w:val="18"/>
                <w:szCs w:val="18"/>
              </w:rPr>
              <w:t>02</w:t>
            </w:r>
          </w:p>
        </w:tc>
        <w:tc>
          <w:tcPr>
            <w:tcW w:w="5195" w:type="dxa"/>
            <w:vAlign w:val="center"/>
          </w:tcPr>
          <w:p w14:paraId="0DD2FDA7" w14:textId="4E962C32" w:rsidR="00DF1DCA" w:rsidRPr="00401C24" w:rsidRDefault="00DF1DCA" w:rsidP="00DF1DCA">
            <w:pPr>
              <w:spacing w:after="0" w:line="240" w:lineRule="auto"/>
              <w:rPr>
                <w:rFonts w:asciiTheme="minorHAnsi" w:hAnsiTheme="minorHAnsi"/>
                <w:sz w:val="18"/>
                <w:szCs w:val="18"/>
              </w:rPr>
            </w:pPr>
            <w:r>
              <w:rPr>
                <w:rFonts w:asciiTheme="minorHAnsi" w:hAnsiTheme="minorHAnsi"/>
                <w:sz w:val="18"/>
                <w:szCs w:val="18"/>
              </w:rPr>
              <w:t xml:space="preserve">Space </w:t>
            </w:r>
            <w:proofErr w:type="gramStart"/>
            <w:r>
              <w:rPr>
                <w:rFonts w:asciiTheme="minorHAnsi" w:hAnsiTheme="minorHAnsi"/>
                <w:sz w:val="18"/>
                <w:szCs w:val="18"/>
              </w:rPr>
              <w:t xml:space="preserve">Conditioning  </w:t>
            </w:r>
            <w:r w:rsidRPr="00401C24">
              <w:rPr>
                <w:rFonts w:asciiTheme="minorHAnsi" w:hAnsiTheme="minorHAnsi"/>
                <w:sz w:val="18"/>
                <w:szCs w:val="18"/>
              </w:rPr>
              <w:t>System</w:t>
            </w:r>
            <w:proofErr w:type="gramEnd"/>
            <w:r w:rsidRPr="00401C24">
              <w:rPr>
                <w:rFonts w:asciiTheme="minorHAnsi" w:hAnsiTheme="minorHAnsi"/>
                <w:sz w:val="18"/>
                <w:szCs w:val="18"/>
              </w:rPr>
              <w:t xml:space="preserve"> Location or Area Served</w:t>
            </w:r>
          </w:p>
        </w:tc>
        <w:tc>
          <w:tcPr>
            <w:tcW w:w="5230" w:type="dxa"/>
            <w:vAlign w:val="center"/>
          </w:tcPr>
          <w:p w14:paraId="0DD2FDA8" w14:textId="77777777" w:rsidR="00DF1DCA" w:rsidRPr="00401C24" w:rsidRDefault="00DF1DCA" w:rsidP="00DF1DCA">
            <w:pPr>
              <w:spacing w:after="0" w:line="240" w:lineRule="auto"/>
              <w:rPr>
                <w:rFonts w:asciiTheme="minorHAnsi" w:hAnsiTheme="minorHAnsi"/>
                <w:sz w:val="18"/>
                <w:szCs w:val="18"/>
              </w:rPr>
            </w:pPr>
          </w:p>
        </w:tc>
      </w:tr>
      <w:tr w:rsidR="000A390F" w:rsidRPr="00401C24" w14:paraId="4D3B2CC2" w14:textId="77777777" w:rsidTr="000B282C">
        <w:trPr>
          <w:trHeight w:val="144"/>
        </w:trPr>
        <w:tc>
          <w:tcPr>
            <w:tcW w:w="590" w:type="dxa"/>
            <w:vAlign w:val="center"/>
          </w:tcPr>
          <w:p w14:paraId="683DBC20" w14:textId="5A5BA387" w:rsidR="000A390F" w:rsidRPr="00401C24" w:rsidRDefault="000A390F" w:rsidP="00DF1DCA">
            <w:pPr>
              <w:spacing w:after="0" w:line="240" w:lineRule="auto"/>
              <w:jc w:val="center"/>
              <w:rPr>
                <w:rFonts w:asciiTheme="minorHAnsi" w:hAnsiTheme="minorHAnsi"/>
                <w:sz w:val="18"/>
                <w:szCs w:val="18"/>
              </w:rPr>
            </w:pPr>
            <w:r>
              <w:rPr>
                <w:rFonts w:asciiTheme="minorHAnsi" w:hAnsiTheme="minorHAnsi"/>
                <w:sz w:val="18"/>
                <w:szCs w:val="18"/>
              </w:rPr>
              <w:t>03</w:t>
            </w:r>
          </w:p>
        </w:tc>
        <w:tc>
          <w:tcPr>
            <w:tcW w:w="5195" w:type="dxa"/>
            <w:vAlign w:val="center"/>
          </w:tcPr>
          <w:p w14:paraId="23670DF0" w14:textId="6A42378F" w:rsidR="000A390F" w:rsidRDefault="000A390F" w:rsidP="00DF1DCA">
            <w:pPr>
              <w:spacing w:after="0" w:line="240" w:lineRule="auto"/>
              <w:rPr>
                <w:rFonts w:asciiTheme="minorHAnsi" w:hAnsiTheme="minorHAnsi"/>
                <w:sz w:val="18"/>
                <w:szCs w:val="18"/>
              </w:rPr>
            </w:pPr>
            <w:r>
              <w:rPr>
                <w:rFonts w:asciiTheme="minorHAnsi" w:hAnsiTheme="minorHAnsi"/>
                <w:sz w:val="18"/>
                <w:szCs w:val="18"/>
              </w:rPr>
              <w:t>Indoor Unit Name</w:t>
            </w:r>
            <w:r w:rsidR="003A775C">
              <w:rPr>
                <w:rFonts w:asciiTheme="minorHAnsi" w:hAnsiTheme="minorHAnsi"/>
                <w:sz w:val="18"/>
                <w:szCs w:val="18"/>
              </w:rPr>
              <w:t xml:space="preserve"> </w:t>
            </w:r>
            <w:r w:rsidR="003A775C" w:rsidRPr="00AA1C65">
              <w:rPr>
                <w:rFonts w:asciiTheme="minorHAnsi" w:hAnsiTheme="minorHAnsi"/>
                <w:sz w:val="18"/>
                <w:szCs w:val="18"/>
              </w:rPr>
              <w:t>or Description of Area Served</w:t>
            </w:r>
          </w:p>
        </w:tc>
        <w:tc>
          <w:tcPr>
            <w:tcW w:w="5230" w:type="dxa"/>
            <w:vAlign w:val="center"/>
          </w:tcPr>
          <w:p w14:paraId="438E82C2" w14:textId="77777777" w:rsidR="000A390F" w:rsidRPr="00401C24" w:rsidRDefault="000A390F" w:rsidP="00DF1DCA">
            <w:pPr>
              <w:spacing w:after="0" w:line="240" w:lineRule="auto"/>
              <w:rPr>
                <w:rFonts w:asciiTheme="minorHAnsi" w:hAnsiTheme="minorHAnsi"/>
                <w:sz w:val="18"/>
                <w:szCs w:val="18"/>
              </w:rPr>
            </w:pPr>
          </w:p>
        </w:tc>
      </w:tr>
      <w:tr w:rsidR="006F6969" w:rsidRPr="00401C24" w14:paraId="0DD2FDAD" w14:textId="77777777" w:rsidTr="000B282C">
        <w:trPr>
          <w:trHeight w:val="144"/>
        </w:trPr>
        <w:tc>
          <w:tcPr>
            <w:tcW w:w="590" w:type="dxa"/>
            <w:vAlign w:val="center"/>
          </w:tcPr>
          <w:p w14:paraId="0DD2FDAA" w14:textId="7A642E73" w:rsidR="006F6969" w:rsidRPr="00401C24" w:rsidRDefault="006F6969" w:rsidP="006F6969">
            <w:pPr>
              <w:spacing w:after="0" w:line="240" w:lineRule="auto"/>
              <w:jc w:val="center"/>
              <w:rPr>
                <w:rFonts w:asciiTheme="minorHAnsi" w:hAnsiTheme="minorHAnsi"/>
                <w:sz w:val="18"/>
                <w:szCs w:val="18"/>
              </w:rPr>
            </w:pPr>
            <w:r w:rsidRPr="00401C24">
              <w:rPr>
                <w:rFonts w:asciiTheme="minorHAnsi" w:hAnsiTheme="minorHAnsi"/>
                <w:sz w:val="18"/>
                <w:szCs w:val="18"/>
              </w:rPr>
              <w:t>0</w:t>
            </w:r>
            <w:r w:rsidR="000A390F">
              <w:rPr>
                <w:rFonts w:asciiTheme="minorHAnsi" w:hAnsiTheme="minorHAnsi"/>
                <w:sz w:val="18"/>
                <w:szCs w:val="18"/>
              </w:rPr>
              <w:t>4</w:t>
            </w:r>
          </w:p>
        </w:tc>
        <w:tc>
          <w:tcPr>
            <w:tcW w:w="5195" w:type="dxa"/>
            <w:vAlign w:val="center"/>
          </w:tcPr>
          <w:p w14:paraId="0DD2FDAB" w14:textId="044CA407" w:rsidR="006F6969" w:rsidRPr="00401C24" w:rsidRDefault="006F6969" w:rsidP="006F6969">
            <w:pPr>
              <w:spacing w:after="0" w:line="240" w:lineRule="auto"/>
              <w:rPr>
                <w:rFonts w:asciiTheme="minorHAnsi" w:hAnsiTheme="minorHAnsi"/>
                <w:sz w:val="18"/>
                <w:szCs w:val="18"/>
              </w:rPr>
            </w:pPr>
            <w:r w:rsidRPr="00401C24">
              <w:rPr>
                <w:rFonts w:asciiTheme="minorHAnsi" w:hAnsiTheme="minorHAnsi"/>
                <w:sz w:val="18"/>
                <w:szCs w:val="18"/>
              </w:rPr>
              <w:t>Central Fan VCS Equipment - Manufacturer Name</w:t>
            </w:r>
          </w:p>
        </w:tc>
        <w:tc>
          <w:tcPr>
            <w:tcW w:w="5230" w:type="dxa"/>
            <w:vAlign w:val="center"/>
          </w:tcPr>
          <w:p w14:paraId="0DD2FDAC" w14:textId="77777777" w:rsidR="006F6969" w:rsidRPr="00401C24" w:rsidRDefault="006F6969" w:rsidP="006F6969">
            <w:pPr>
              <w:spacing w:after="0" w:line="240" w:lineRule="auto"/>
              <w:rPr>
                <w:rFonts w:asciiTheme="minorHAnsi" w:hAnsiTheme="minorHAnsi"/>
                <w:sz w:val="18"/>
                <w:szCs w:val="18"/>
              </w:rPr>
            </w:pPr>
          </w:p>
        </w:tc>
      </w:tr>
      <w:tr w:rsidR="006F6969" w:rsidRPr="00401C24" w14:paraId="0DD2FDB1" w14:textId="77777777" w:rsidTr="000B282C">
        <w:trPr>
          <w:trHeight w:val="144"/>
        </w:trPr>
        <w:tc>
          <w:tcPr>
            <w:tcW w:w="590" w:type="dxa"/>
            <w:vAlign w:val="center"/>
          </w:tcPr>
          <w:p w14:paraId="0DD2FDAE" w14:textId="7056DDBF" w:rsidR="006F6969" w:rsidRPr="00401C24" w:rsidRDefault="006F6969" w:rsidP="006F6969">
            <w:pPr>
              <w:spacing w:after="0" w:line="240" w:lineRule="auto"/>
              <w:jc w:val="center"/>
              <w:rPr>
                <w:rFonts w:asciiTheme="minorHAnsi" w:hAnsiTheme="minorHAnsi"/>
                <w:sz w:val="18"/>
                <w:szCs w:val="18"/>
              </w:rPr>
            </w:pPr>
            <w:r w:rsidRPr="00401C24">
              <w:rPr>
                <w:rFonts w:asciiTheme="minorHAnsi" w:hAnsiTheme="minorHAnsi"/>
                <w:sz w:val="18"/>
                <w:szCs w:val="18"/>
              </w:rPr>
              <w:t>0</w:t>
            </w:r>
            <w:r w:rsidR="000A390F">
              <w:rPr>
                <w:rFonts w:asciiTheme="minorHAnsi" w:hAnsiTheme="minorHAnsi"/>
                <w:sz w:val="18"/>
                <w:szCs w:val="18"/>
              </w:rPr>
              <w:t>5</w:t>
            </w:r>
          </w:p>
        </w:tc>
        <w:tc>
          <w:tcPr>
            <w:tcW w:w="5195" w:type="dxa"/>
            <w:vAlign w:val="center"/>
          </w:tcPr>
          <w:p w14:paraId="0DD2FDAF" w14:textId="0B3D5320" w:rsidR="006F6969" w:rsidRPr="00401C24" w:rsidRDefault="006F6969" w:rsidP="006F6969">
            <w:pPr>
              <w:spacing w:after="0" w:line="240" w:lineRule="auto"/>
              <w:rPr>
                <w:rFonts w:asciiTheme="minorHAnsi" w:hAnsiTheme="minorHAnsi"/>
                <w:sz w:val="18"/>
                <w:szCs w:val="18"/>
              </w:rPr>
            </w:pPr>
            <w:r w:rsidRPr="00401C24">
              <w:rPr>
                <w:rFonts w:asciiTheme="minorHAnsi" w:hAnsiTheme="minorHAnsi"/>
                <w:sz w:val="18"/>
                <w:szCs w:val="18"/>
              </w:rPr>
              <w:t>Central Fan VCS Equipment - Manufacturer Model #</w:t>
            </w:r>
          </w:p>
        </w:tc>
        <w:tc>
          <w:tcPr>
            <w:tcW w:w="5230" w:type="dxa"/>
            <w:vAlign w:val="center"/>
          </w:tcPr>
          <w:p w14:paraId="0DD2FDB0" w14:textId="77777777" w:rsidR="006F6969" w:rsidRPr="00401C24" w:rsidRDefault="006F6969" w:rsidP="006F6969">
            <w:pPr>
              <w:spacing w:after="0" w:line="240" w:lineRule="auto"/>
              <w:rPr>
                <w:rFonts w:asciiTheme="minorHAnsi" w:hAnsiTheme="minorHAnsi"/>
                <w:sz w:val="18"/>
                <w:szCs w:val="18"/>
              </w:rPr>
            </w:pPr>
          </w:p>
        </w:tc>
      </w:tr>
      <w:tr w:rsidR="006F6969" w:rsidRPr="00401C24" w14:paraId="0DD2FDB5" w14:textId="77777777" w:rsidTr="000B282C">
        <w:trPr>
          <w:trHeight w:val="144"/>
        </w:trPr>
        <w:tc>
          <w:tcPr>
            <w:tcW w:w="590" w:type="dxa"/>
            <w:vAlign w:val="center"/>
          </w:tcPr>
          <w:p w14:paraId="0DD2FDB2" w14:textId="4F85DED9" w:rsidR="006F6969" w:rsidRPr="00401C24" w:rsidRDefault="006F6969" w:rsidP="006F6969">
            <w:pPr>
              <w:spacing w:after="0" w:line="240" w:lineRule="auto"/>
              <w:jc w:val="center"/>
              <w:rPr>
                <w:rFonts w:asciiTheme="minorHAnsi" w:hAnsiTheme="minorHAnsi"/>
                <w:sz w:val="18"/>
                <w:szCs w:val="18"/>
              </w:rPr>
            </w:pPr>
            <w:r w:rsidRPr="00401C24">
              <w:rPr>
                <w:rFonts w:asciiTheme="minorHAnsi" w:hAnsiTheme="minorHAnsi"/>
                <w:sz w:val="18"/>
                <w:szCs w:val="18"/>
              </w:rPr>
              <w:t>0</w:t>
            </w:r>
            <w:r w:rsidR="000A390F">
              <w:rPr>
                <w:rFonts w:asciiTheme="minorHAnsi" w:hAnsiTheme="minorHAnsi"/>
                <w:sz w:val="18"/>
                <w:szCs w:val="18"/>
              </w:rPr>
              <w:t>6</w:t>
            </w:r>
          </w:p>
        </w:tc>
        <w:tc>
          <w:tcPr>
            <w:tcW w:w="5195" w:type="dxa"/>
            <w:vAlign w:val="center"/>
          </w:tcPr>
          <w:p w14:paraId="0DD2FDB3" w14:textId="4AAA970A" w:rsidR="006F6969" w:rsidRPr="00401C24" w:rsidRDefault="006F6969" w:rsidP="006F6969">
            <w:pPr>
              <w:spacing w:after="0"/>
              <w:rPr>
                <w:rFonts w:asciiTheme="minorHAnsi" w:hAnsiTheme="minorHAnsi"/>
                <w:sz w:val="18"/>
                <w:szCs w:val="18"/>
              </w:rPr>
            </w:pPr>
            <w:r w:rsidRPr="00401C24">
              <w:rPr>
                <w:rFonts w:asciiTheme="minorHAnsi" w:hAnsiTheme="minorHAnsi"/>
                <w:sz w:val="18"/>
                <w:szCs w:val="18"/>
              </w:rPr>
              <w:t>Central Fan VCS Equipment - Fan Type</w:t>
            </w:r>
            <w:r w:rsidR="0075209E">
              <w:rPr>
                <w:rFonts w:asciiTheme="minorHAnsi" w:hAnsiTheme="minorHAnsi"/>
                <w:sz w:val="18"/>
                <w:szCs w:val="18"/>
              </w:rPr>
              <w:t xml:space="preserve"> Required</w:t>
            </w:r>
          </w:p>
        </w:tc>
        <w:tc>
          <w:tcPr>
            <w:tcW w:w="5230" w:type="dxa"/>
            <w:vAlign w:val="center"/>
          </w:tcPr>
          <w:p w14:paraId="0DD2FDB4" w14:textId="77777777" w:rsidR="006F6969" w:rsidRPr="00401C24" w:rsidRDefault="006F6969" w:rsidP="006F6969">
            <w:pPr>
              <w:spacing w:after="0" w:line="240" w:lineRule="auto"/>
              <w:rPr>
                <w:rFonts w:asciiTheme="minorHAnsi" w:hAnsiTheme="minorHAnsi"/>
                <w:sz w:val="18"/>
                <w:szCs w:val="18"/>
              </w:rPr>
            </w:pPr>
          </w:p>
        </w:tc>
      </w:tr>
      <w:tr w:rsidR="0075209E" w:rsidRPr="00401C24" w14:paraId="0DD2FDB9" w14:textId="77777777" w:rsidTr="000B282C">
        <w:trPr>
          <w:trHeight w:val="144"/>
        </w:trPr>
        <w:tc>
          <w:tcPr>
            <w:tcW w:w="590" w:type="dxa"/>
            <w:vAlign w:val="center"/>
          </w:tcPr>
          <w:p w14:paraId="0DD2FDB6" w14:textId="5DC30B6A" w:rsidR="0075209E" w:rsidRPr="00401C24" w:rsidRDefault="0075209E" w:rsidP="004464E0">
            <w:pPr>
              <w:spacing w:after="0" w:line="240" w:lineRule="auto"/>
              <w:jc w:val="center"/>
              <w:rPr>
                <w:rFonts w:asciiTheme="minorHAnsi" w:hAnsiTheme="minorHAnsi"/>
                <w:sz w:val="18"/>
                <w:szCs w:val="18"/>
              </w:rPr>
            </w:pPr>
            <w:r w:rsidRPr="00401C24">
              <w:rPr>
                <w:rFonts w:asciiTheme="minorHAnsi" w:hAnsiTheme="minorHAnsi"/>
                <w:sz w:val="18"/>
                <w:szCs w:val="18"/>
              </w:rPr>
              <w:t>0</w:t>
            </w:r>
            <w:r w:rsidR="000A390F">
              <w:rPr>
                <w:rFonts w:asciiTheme="minorHAnsi" w:hAnsiTheme="minorHAnsi"/>
                <w:sz w:val="18"/>
                <w:szCs w:val="18"/>
              </w:rPr>
              <w:t>7</w:t>
            </w:r>
          </w:p>
        </w:tc>
        <w:tc>
          <w:tcPr>
            <w:tcW w:w="5195" w:type="dxa"/>
            <w:vAlign w:val="center"/>
          </w:tcPr>
          <w:p w14:paraId="0DD2FDB7" w14:textId="0D713F1D" w:rsidR="0075209E" w:rsidRPr="00401C24" w:rsidRDefault="0075209E" w:rsidP="0075209E">
            <w:pPr>
              <w:spacing w:after="0"/>
              <w:rPr>
                <w:rFonts w:asciiTheme="minorHAnsi" w:hAnsiTheme="minorHAnsi"/>
                <w:sz w:val="18"/>
                <w:szCs w:val="18"/>
              </w:rPr>
            </w:pPr>
            <w:r w:rsidRPr="00401C24">
              <w:rPr>
                <w:rFonts w:asciiTheme="minorHAnsi" w:hAnsiTheme="minorHAnsi"/>
                <w:sz w:val="18"/>
                <w:szCs w:val="18"/>
              </w:rPr>
              <w:t>Central Fan VCS Equipment - Fan Type</w:t>
            </w:r>
            <w:r>
              <w:rPr>
                <w:rFonts w:asciiTheme="minorHAnsi" w:hAnsiTheme="minorHAnsi"/>
                <w:sz w:val="18"/>
                <w:szCs w:val="18"/>
              </w:rPr>
              <w:t xml:space="preserve"> Installed</w:t>
            </w:r>
          </w:p>
        </w:tc>
        <w:tc>
          <w:tcPr>
            <w:tcW w:w="5230" w:type="dxa"/>
            <w:vAlign w:val="center"/>
          </w:tcPr>
          <w:p w14:paraId="0DD2FDB8" w14:textId="77777777" w:rsidR="0075209E" w:rsidRPr="00401C24" w:rsidRDefault="0075209E" w:rsidP="006F6969">
            <w:pPr>
              <w:spacing w:after="0" w:line="240" w:lineRule="auto"/>
              <w:rPr>
                <w:rFonts w:asciiTheme="minorHAnsi" w:hAnsiTheme="minorHAnsi"/>
                <w:sz w:val="18"/>
                <w:szCs w:val="18"/>
              </w:rPr>
            </w:pPr>
          </w:p>
        </w:tc>
      </w:tr>
      <w:tr w:rsidR="0075209E" w:rsidRPr="00401C24" w14:paraId="0DD2FDBD" w14:textId="77777777" w:rsidTr="000B282C">
        <w:trPr>
          <w:trHeight w:val="233"/>
        </w:trPr>
        <w:tc>
          <w:tcPr>
            <w:tcW w:w="590" w:type="dxa"/>
            <w:vAlign w:val="center"/>
          </w:tcPr>
          <w:p w14:paraId="0DD2FDBA" w14:textId="1E99C085" w:rsidR="0075209E" w:rsidRPr="00401C24" w:rsidDel="00B13309" w:rsidRDefault="0075209E" w:rsidP="004464E0">
            <w:pPr>
              <w:spacing w:after="0" w:line="240" w:lineRule="auto"/>
              <w:jc w:val="center"/>
              <w:rPr>
                <w:rFonts w:asciiTheme="minorHAnsi" w:hAnsiTheme="minorHAnsi"/>
                <w:sz w:val="18"/>
                <w:szCs w:val="18"/>
              </w:rPr>
            </w:pPr>
            <w:r w:rsidRPr="00401C24">
              <w:rPr>
                <w:rFonts w:asciiTheme="minorHAnsi" w:hAnsiTheme="minorHAnsi"/>
                <w:sz w:val="18"/>
                <w:szCs w:val="18"/>
              </w:rPr>
              <w:t>0</w:t>
            </w:r>
            <w:r w:rsidR="000A390F">
              <w:rPr>
                <w:rFonts w:asciiTheme="minorHAnsi" w:hAnsiTheme="minorHAnsi"/>
                <w:sz w:val="18"/>
                <w:szCs w:val="18"/>
              </w:rPr>
              <w:t>8</w:t>
            </w:r>
          </w:p>
        </w:tc>
        <w:tc>
          <w:tcPr>
            <w:tcW w:w="5195" w:type="dxa"/>
            <w:vAlign w:val="center"/>
          </w:tcPr>
          <w:p w14:paraId="0DD2FDBB" w14:textId="4C8F0544" w:rsidR="0075209E" w:rsidRPr="00401C24" w:rsidRDefault="00645C82" w:rsidP="009E3875">
            <w:pPr>
              <w:spacing w:after="0" w:line="240" w:lineRule="auto"/>
              <w:rPr>
                <w:rFonts w:asciiTheme="minorHAnsi" w:hAnsiTheme="minorHAnsi"/>
                <w:sz w:val="18"/>
                <w:szCs w:val="18"/>
              </w:rPr>
            </w:pPr>
            <w:r w:rsidRPr="00401C24">
              <w:rPr>
                <w:rFonts w:asciiTheme="minorHAnsi" w:hAnsiTheme="minorHAnsi"/>
                <w:sz w:val="18"/>
                <w:szCs w:val="18"/>
              </w:rPr>
              <w:t xml:space="preserve">Central Fan VCS Equipment - </w:t>
            </w:r>
            <w:r>
              <w:rPr>
                <w:rFonts w:asciiTheme="minorHAnsi" w:hAnsiTheme="minorHAnsi"/>
                <w:sz w:val="18"/>
                <w:szCs w:val="18"/>
              </w:rPr>
              <w:t>Manufacturer Documentation Status</w:t>
            </w:r>
          </w:p>
        </w:tc>
        <w:tc>
          <w:tcPr>
            <w:tcW w:w="5230" w:type="dxa"/>
            <w:vAlign w:val="center"/>
          </w:tcPr>
          <w:p w14:paraId="0DD2FDBC" w14:textId="77777777" w:rsidR="0075209E" w:rsidRPr="00401C24" w:rsidRDefault="0075209E" w:rsidP="006F6969">
            <w:pPr>
              <w:spacing w:after="0" w:line="240" w:lineRule="auto"/>
              <w:rPr>
                <w:rFonts w:asciiTheme="minorHAnsi" w:hAnsiTheme="minorHAnsi"/>
                <w:sz w:val="18"/>
                <w:szCs w:val="18"/>
              </w:rPr>
            </w:pPr>
          </w:p>
        </w:tc>
      </w:tr>
      <w:tr w:rsidR="0075209E" w:rsidRPr="00401C24" w14:paraId="0DD2FDC1" w14:textId="77777777" w:rsidTr="000B282C">
        <w:trPr>
          <w:trHeight w:val="144"/>
        </w:trPr>
        <w:tc>
          <w:tcPr>
            <w:tcW w:w="590" w:type="dxa"/>
            <w:vAlign w:val="center"/>
          </w:tcPr>
          <w:p w14:paraId="0DD2FDBE" w14:textId="0B7B6E15" w:rsidR="0075209E" w:rsidRPr="00401C24" w:rsidDel="00B13309" w:rsidRDefault="0075209E" w:rsidP="004464E0">
            <w:pPr>
              <w:spacing w:after="0" w:line="240" w:lineRule="auto"/>
              <w:jc w:val="center"/>
              <w:rPr>
                <w:rFonts w:asciiTheme="minorHAnsi" w:hAnsiTheme="minorHAnsi"/>
                <w:sz w:val="18"/>
                <w:szCs w:val="18"/>
              </w:rPr>
            </w:pPr>
            <w:r w:rsidRPr="00401C24">
              <w:rPr>
                <w:rFonts w:asciiTheme="minorHAnsi" w:hAnsiTheme="minorHAnsi"/>
                <w:sz w:val="18"/>
                <w:szCs w:val="18"/>
              </w:rPr>
              <w:t>0</w:t>
            </w:r>
            <w:r w:rsidR="000A390F">
              <w:rPr>
                <w:rFonts w:asciiTheme="minorHAnsi" w:hAnsiTheme="minorHAnsi"/>
                <w:sz w:val="18"/>
                <w:szCs w:val="18"/>
              </w:rPr>
              <w:t>9</w:t>
            </w:r>
          </w:p>
        </w:tc>
        <w:tc>
          <w:tcPr>
            <w:tcW w:w="5195" w:type="dxa"/>
            <w:vAlign w:val="center"/>
          </w:tcPr>
          <w:p w14:paraId="0DD2FDBF" w14:textId="25C9D15B" w:rsidR="0075209E" w:rsidRPr="00401C24" w:rsidDel="00B82A05" w:rsidRDefault="0075209E" w:rsidP="006F6969">
            <w:pPr>
              <w:spacing w:after="0" w:line="240" w:lineRule="auto"/>
              <w:rPr>
                <w:rFonts w:asciiTheme="minorHAnsi" w:hAnsiTheme="minorHAnsi"/>
                <w:sz w:val="18"/>
                <w:szCs w:val="18"/>
              </w:rPr>
            </w:pPr>
            <w:r w:rsidRPr="00401C24">
              <w:rPr>
                <w:rFonts w:asciiTheme="minorHAnsi" w:hAnsiTheme="minorHAnsi"/>
                <w:sz w:val="18"/>
                <w:szCs w:val="18"/>
              </w:rPr>
              <w:t>Duct Leakage Verification Status</w:t>
            </w:r>
          </w:p>
        </w:tc>
        <w:tc>
          <w:tcPr>
            <w:tcW w:w="5230" w:type="dxa"/>
            <w:vAlign w:val="center"/>
          </w:tcPr>
          <w:p w14:paraId="0DD2FDC0" w14:textId="77777777" w:rsidR="0075209E" w:rsidRPr="00F13C80" w:rsidDel="00B82A05" w:rsidRDefault="0075209E" w:rsidP="006F6969">
            <w:pPr>
              <w:widowControl w:val="0"/>
              <w:autoSpaceDE w:val="0"/>
              <w:autoSpaceDN w:val="0"/>
              <w:adjustRightInd w:val="0"/>
              <w:spacing w:after="0" w:line="240" w:lineRule="auto"/>
              <w:rPr>
                <w:rFonts w:asciiTheme="minorHAnsi" w:hAnsiTheme="minorHAnsi" w:cs="Calibri"/>
                <w:sz w:val="18"/>
                <w:szCs w:val="18"/>
              </w:rPr>
            </w:pPr>
          </w:p>
        </w:tc>
      </w:tr>
      <w:tr w:rsidR="0075209E" w:rsidRPr="00401C24" w14:paraId="0DD2FDC5" w14:textId="77777777" w:rsidTr="000B282C">
        <w:trPr>
          <w:trHeight w:val="144"/>
        </w:trPr>
        <w:tc>
          <w:tcPr>
            <w:tcW w:w="590" w:type="dxa"/>
            <w:vAlign w:val="center"/>
          </w:tcPr>
          <w:p w14:paraId="0DD2FDC2" w14:textId="193AE536" w:rsidR="0075209E" w:rsidRPr="00401C24" w:rsidRDefault="000A390F" w:rsidP="004464E0">
            <w:pPr>
              <w:spacing w:after="0" w:line="240" w:lineRule="auto"/>
              <w:jc w:val="center"/>
              <w:rPr>
                <w:rFonts w:asciiTheme="minorHAnsi" w:hAnsiTheme="minorHAnsi"/>
                <w:sz w:val="18"/>
                <w:szCs w:val="18"/>
              </w:rPr>
            </w:pPr>
            <w:r>
              <w:rPr>
                <w:rFonts w:asciiTheme="minorHAnsi" w:hAnsiTheme="minorHAnsi"/>
                <w:sz w:val="18"/>
                <w:szCs w:val="18"/>
              </w:rPr>
              <w:t>10</w:t>
            </w:r>
          </w:p>
        </w:tc>
        <w:tc>
          <w:tcPr>
            <w:tcW w:w="5195" w:type="dxa"/>
            <w:vAlign w:val="center"/>
          </w:tcPr>
          <w:p w14:paraId="0DD2FDC3" w14:textId="4A7146C2" w:rsidR="0075209E" w:rsidRPr="00401C24" w:rsidDel="00B82A05" w:rsidRDefault="0075209E" w:rsidP="006F6969">
            <w:pPr>
              <w:spacing w:after="0" w:line="240" w:lineRule="auto"/>
              <w:rPr>
                <w:rFonts w:asciiTheme="minorHAnsi" w:hAnsiTheme="minorHAnsi"/>
                <w:sz w:val="18"/>
                <w:szCs w:val="18"/>
              </w:rPr>
            </w:pPr>
            <w:r>
              <w:rPr>
                <w:rFonts w:asciiTheme="minorHAnsi" w:hAnsiTheme="minorHAnsi"/>
                <w:sz w:val="18"/>
                <w:szCs w:val="18"/>
              </w:rPr>
              <w:t>Airflow Rate Verification Status</w:t>
            </w:r>
          </w:p>
        </w:tc>
        <w:tc>
          <w:tcPr>
            <w:tcW w:w="5230" w:type="dxa"/>
            <w:vAlign w:val="center"/>
          </w:tcPr>
          <w:p w14:paraId="0DD2FDC4" w14:textId="77777777" w:rsidR="0075209E" w:rsidRPr="00F13C80" w:rsidDel="00B82A05" w:rsidRDefault="0075209E" w:rsidP="006F6969">
            <w:pPr>
              <w:widowControl w:val="0"/>
              <w:autoSpaceDE w:val="0"/>
              <w:autoSpaceDN w:val="0"/>
              <w:adjustRightInd w:val="0"/>
              <w:spacing w:after="0" w:line="240" w:lineRule="auto"/>
              <w:rPr>
                <w:rFonts w:asciiTheme="minorHAnsi" w:hAnsiTheme="minorHAnsi" w:cs="Calibri"/>
                <w:sz w:val="18"/>
                <w:szCs w:val="18"/>
              </w:rPr>
            </w:pPr>
          </w:p>
        </w:tc>
      </w:tr>
      <w:tr w:rsidR="0075209E" w:rsidRPr="00401C24" w14:paraId="0DD2FDC9" w14:textId="77777777" w:rsidTr="000B282C">
        <w:trPr>
          <w:trHeight w:val="144"/>
        </w:trPr>
        <w:tc>
          <w:tcPr>
            <w:tcW w:w="590" w:type="dxa"/>
            <w:vAlign w:val="center"/>
          </w:tcPr>
          <w:p w14:paraId="0DD2FDC6" w14:textId="03780A55" w:rsidR="0075209E" w:rsidRPr="00401C24" w:rsidRDefault="0075209E" w:rsidP="006F6969">
            <w:pPr>
              <w:spacing w:after="0" w:line="240" w:lineRule="auto"/>
              <w:jc w:val="center"/>
              <w:rPr>
                <w:rFonts w:asciiTheme="minorHAnsi" w:hAnsiTheme="minorHAnsi"/>
                <w:sz w:val="18"/>
                <w:szCs w:val="18"/>
              </w:rPr>
            </w:pPr>
            <w:r>
              <w:rPr>
                <w:rFonts w:asciiTheme="minorHAnsi" w:hAnsiTheme="minorHAnsi"/>
                <w:sz w:val="18"/>
                <w:szCs w:val="18"/>
              </w:rPr>
              <w:t>1</w:t>
            </w:r>
            <w:r w:rsidR="000A390F">
              <w:rPr>
                <w:rFonts w:asciiTheme="minorHAnsi" w:hAnsiTheme="minorHAnsi"/>
                <w:sz w:val="18"/>
                <w:szCs w:val="18"/>
              </w:rPr>
              <w:t>1</w:t>
            </w:r>
          </w:p>
        </w:tc>
        <w:tc>
          <w:tcPr>
            <w:tcW w:w="5195" w:type="dxa"/>
            <w:vAlign w:val="center"/>
          </w:tcPr>
          <w:p w14:paraId="0DD2FDC7" w14:textId="76B44AE1" w:rsidR="0075209E" w:rsidRPr="00401C24" w:rsidDel="00B82A05" w:rsidRDefault="0075209E" w:rsidP="006F6969">
            <w:pPr>
              <w:spacing w:after="0" w:line="240" w:lineRule="auto"/>
              <w:rPr>
                <w:rFonts w:asciiTheme="minorHAnsi" w:hAnsiTheme="minorHAnsi"/>
                <w:sz w:val="18"/>
                <w:szCs w:val="18"/>
              </w:rPr>
            </w:pPr>
            <w:r w:rsidRPr="00401C24">
              <w:rPr>
                <w:rFonts w:asciiTheme="minorHAnsi" w:hAnsiTheme="minorHAnsi"/>
                <w:sz w:val="18"/>
                <w:szCs w:val="18"/>
              </w:rPr>
              <w:t>Fan Efficacy Verification Status</w:t>
            </w:r>
          </w:p>
        </w:tc>
        <w:tc>
          <w:tcPr>
            <w:tcW w:w="5230" w:type="dxa"/>
            <w:vAlign w:val="center"/>
          </w:tcPr>
          <w:p w14:paraId="0DD2FDC8" w14:textId="77777777" w:rsidR="0075209E" w:rsidRPr="00F13C80" w:rsidDel="00B82A05" w:rsidRDefault="0075209E" w:rsidP="006F6969">
            <w:pPr>
              <w:widowControl w:val="0"/>
              <w:autoSpaceDE w:val="0"/>
              <w:autoSpaceDN w:val="0"/>
              <w:adjustRightInd w:val="0"/>
              <w:spacing w:after="0" w:line="240" w:lineRule="auto"/>
              <w:rPr>
                <w:rFonts w:asciiTheme="minorHAnsi" w:hAnsiTheme="minorHAnsi" w:cs="Calibri"/>
                <w:sz w:val="18"/>
                <w:szCs w:val="18"/>
              </w:rPr>
            </w:pPr>
          </w:p>
        </w:tc>
      </w:tr>
      <w:tr w:rsidR="005B2909" w:rsidRPr="00401C24" w14:paraId="0DD2FDCD" w14:textId="77777777" w:rsidTr="000B282C">
        <w:trPr>
          <w:trHeight w:val="144"/>
        </w:trPr>
        <w:tc>
          <w:tcPr>
            <w:tcW w:w="590" w:type="dxa"/>
            <w:vAlign w:val="center"/>
          </w:tcPr>
          <w:p w14:paraId="0DD2FDCA" w14:textId="2F311DD2" w:rsidR="005B2909" w:rsidRDefault="005B2909" w:rsidP="006F6969">
            <w:pPr>
              <w:spacing w:after="0" w:line="240" w:lineRule="auto"/>
              <w:jc w:val="center"/>
              <w:rPr>
                <w:rFonts w:asciiTheme="minorHAnsi" w:hAnsiTheme="minorHAnsi"/>
                <w:sz w:val="18"/>
                <w:szCs w:val="18"/>
              </w:rPr>
            </w:pPr>
            <w:r>
              <w:rPr>
                <w:rFonts w:asciiTheme="minorHAnsi" w:hAnsiTheme="minorHAnsi"/>
                <w:sz w:val="18"/>
                <w:szCs w:val="18"/>
              </w:rPr>
              <w:t>1</w:t>
            </w:r>
            <w:r w:rsidR="000A390F">
              <w:rPr>
                <w:rFonts w:asciiTheme="minorHAnsi" w:hAnsiTheme="minorHAnsi"/>
                <w:sz w:val="18"/>
                <w:szCs w:val="18"/>
              </w:rPr>
              <w:t>2</w:t>
            </w:r>
          </w:p>
        </w:tc>
        <w:tc>
          <w:tcPr>
            <w:tcW w:w="5195" w:type="dxa"/>
            <w:vAlign w:val="center"/>
          </w:tcPr>
          <w:p w14:paraId="0DD2FDCB" w14:textId="65CBB8A6" w:rsidR="005B2909" w:rsidRPr="00401C24" w:rsidRDefault="005B2909" w:rsidP="006F6969">
            <w:pPr>
              <w:spacing w:after="0" w:line="240" w:lineRule="auto"/>
              <w:rPr>
                <w:rFonts w:asciiTheme="minorHAnsi" w:hAnsiTheme="minorHAnsi"/>
                <w:sz w:val="18"/>
                <w:szCs w:val="18"/>
              </w:rPr>
            </w:pPr>
            <w:r>
              <w:rPr>
                <w:rFonts w:asciiTheme="minorHAnsi" w:hAnsiTheme="minorHAnsi"/>
                <w:sz w:val="18"/>
                <w:szCs w:val="18"/>
              </w:rPr>
              <w:t>Compliance Statement</w:t>
            </w:r>
            <w:r w:rsidR="006E3951">
              <w:rPr>
                <w:rFonts w:asciiTheme="minorHAnsi" w:hAnsiTheme="minorHAnsi"/>
                <w:sz w:val="18"/>
                <w:szCs w:val="18"/>
              </w:rPr>
              <w:t>:</w:t>
            </w:r>
          </w:p>
        </w:tc>
        <w:tc>
          <w:tcPr>
            <w:tcW w:w="5230" w:type="dxa"/>
            <w:vAlign w:val="center"/>
          </w:tcPr>
          <w:p w14:paraId="0DD2FDCC" w14:textId="77777777" w:rsidR="005B2909" w:rsidRPr="00F13C80" w:rsidDel="00B82A05" w:rsidRDefault="005B2909" w:rsidP="006F6969">
            <w:pPr>
              <w:widowControl w:val="0"/>
              <w:autoSpaceDE w:val="0"/>
              <w:autoSpaceDN w:val="0"/>
              <w:adjustRightInd w:val="0"/>
              <w:spacing w:after="0" w:line="240" w:lineRule="auto"/>
              <w:rPr>
                <w:rFonts w:asciiTheme="minorHAnsi" w:hAnsiTheme="minorHAnsi" w:cs="Calibri"/>
                <w:sz w:val="18"/>
                <w:szCs w:val="18"/>
              </w:rPr>
            </w:pPr>
          </w:p>
        </w:tc>
      </w:tr>
    </w:tbl>
    <w:p w14:paraId="0DD2FDCE" w14:textId="77777777" w:rsidR="006F6969" w:rsidRPr="00ED01D0" w:rsidRDefault="006F6969" w:rsidP="006F6969">
      <w:pPr>
        <w:spacing w:after="0"/>
        <w:rPr>
          <w:rFonts w:asciiTheme="minorHAnsi" w:hAnsiTheme="minorHAnsi"/>
          <w:sz w:val="20"/>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58"/>
        <w:gridCol w:w="10440"/>
      </w:tblGrid>
      <w:tr w:rsidR="00645C82" w:rsidRPr="00401C24" w14:paraId="0DD2FDD0" w14:textId="77777777" w:rsidTr="00A217C8">
        <w:trPr>
          <w:trHeight w:val="158"/>
        </w:trPr>
        <w:tc>
          <w:tcPr>
            <w:tcW w:w="10998" w:type="dxa"/>
            <w:gridSpan w:val="2"/>
            <w:vAlign w:val="center"/>
          </w:tcPr>
          <w:p w14:paraId="0DD2FDCF" w14:textId="77777777" w:rsidR="00645C82" w:rsidRPr="00401C24" w:rsidRDefault="00645C82" w:rsidP="00A217C8">
            <w:pPr>
              <w:keepNext/>
              <w:spacing w:after="0"/>
              <w:rPr>
                <w:rFonts w:asciiTheme="minorHAnsi" w:hAnsiTheme="minorHAnsi"/>
                <w:b/>
                <w:sz w:val="18"/>
                <w:szCs w:val="18"/>
              </w:rPr>
            </w:pPr>
            <w:r w:rsidRPr="00ED01D0">
              <w:rPr>
                <w:rFonts w:asciiTheme="minorHAnsi" w:hAnsiTheme="minorHAnsi"/>
                <w:b/>
                <w:sz w:val="20"/>
                <w:szCs w:val="18"/>
              </w:rPr>
              <w:t>B. Additional Requirements</w:t>
            </w:r>
          </w:p>
        </w:tc>
      </w:tr>
      <w:tr w:rsidR="00645C82" w:rsidRPr="00401C24" w14:paraId="0DD2FDD3" w14:textId="77777777" w:rsidTr="00A217C8">
        <w:trPr>
          <w:trHeight w:val="158"/>
        </w:trPr>
        <w:tc>
          <w:tcPr>
            <w:tcW w:w="558" w:type="dxa"/>
            <w:vAlign w:val="center"/>
          </w:tcPr>
          <w:p w14:paraId="0DD2FDD1" w14:textId="77777777" w:rsidR="00645C82" w:rsidRPr="00401C24" w:rsidRDefault="00645C82" w:rsidP="00A217C8">
            <w:pPr>
              <w:keepNext/>
              <w:spacing w:after="0"/>
              <w:jc w:val="center"/>
              <w:rPr>
                <w:rFonts w:asciiTheme="minorHAnsi" w:hAnsiTheme="minorHAnsi"/>
                <w:sz w:val="18"/>
                <w:szCs w:val="18"/>
              </w:rPr>
            </w:pPr>
            <w:r w:rsidRPr="00401C24">
              <w:rPr>
                <w:rFonts w:asciiTheme="minorHAnsi" w:hAnsiTheme="minorHAnsi"/>
                <w:sz w:val="18"/>
                <w:szCs w:val="18"/>
              </w:rPr>
              <w:t>01</w:t>
            </w:r>
          </w:p>
        </w:tc>
        <w:tc>
          <w:tcPr>
            <w:tcW w:w="10440" w:type="dxa"/>
            <w:vAlign w:val="center"/>
          </w:tcPr>
          <w:p w14:paraId="0DD2FDD2" w14:textId="60FA9C69" w:rsidR="00645C82" w:rsidRPr="00401C24" w:rsidRDefault="00645C82" w:rsidP="00C92F80">
            <w:pPr>
              <w:keepNext/>
              <w:spacing w:after="0" w:line="240" w:lineRule="auto"/>
              <w:rPr>
                <w:rFonts w:asciiTheme="minorHAnsi" w:hAnsiTheme="minorHAnsi"/>
                <w:sz w:val="18"/>
                <w:szCs w:val="18"/>
              </w:rPr>
            </w:pPr>
            <w:r>
              <w:rPr>
                <w:rFonts w:asciiTheme="minorHAnsi" w:hAnsiTheme="minorHAnsi"/>
                <w:sz w:val="18"/>
                <w:szCs w:val="18"/>
              </w:rPr>
              <w:t>When the Central Fan Ventilation Cooling system directs its relief airflow into the dwelling's attic, the a</w:t>
            </w:r>
            <w:r w:rsidRPr="00AB6DB5">
              <w:rPr>
                <w:rFonts w:asciiTheme="minorHAnsi" w:hAnsiTheme="minorHAnsi"/>
                <w:sz w:val="18"/>
                <w:szCs w:val="18"/>
              </w:rPr>
              <w:t>ttic vent free area</w:t>
            </w:r>
            <w:r>
              <w:rPr>
                <w:rFonts w:asciiTheme="minorHAnsi" w:hAnsiTheme="minorHAnsi"/>
                <w:sz w:val="18"/>
                <w:szCs w:val="18"/>
              </w:rPr>
              <w:t xml:space="preserve"> shall be equal to or greater than </w:t>
            </w:r>
            <w:r w:rsidRPr="00AB6DB5">
              <w:rPr>
                <w:rFonts w:asciiTheme="minorHAnsi" w:hAnsiTheme="minorHAnsi"/>
                <w:sz w:val="18"/>
                <w:szCs w:val="18"/>
              </w:rPr>
              <w:t xml:space="preserve">1 </w:t>
            </w:r>
            <w:r w:rsidR="000B282C">
              <w:rPr>
                <w:rFonts w:asciiTheme="minorHAnsi" w:hAnsiTheme="minorHAnsi"/>
                <w:sz w:val="18"/>
                <w:szCs w:val="18"/>
              </w:rPr>
              <w:t>ft</w:t>
            </w:r>
            <w:r w:rsidR="000B282C">
              <w:rPr>
                <w:rFonts w:asciiTheme="minorHAnsi" w:hAnsiTheme="minorHAnsi"/>
                <w:sz w:val="18"/>
                <w:szCs w:val="18"/>
                <w:vertAlign w:val="superscript"/>
              </w:rPr>
              <w:t>2</w:t>
            </w:r>
            <w:r w:rsidRPr="00AB6DB5">
              <w:rPr>
                <w:rFonts w:asciiTheme="minorHAnsi" w:hAnsiTheme="minorHAnsi"/>
                <w:sz w:val="18"/>
                <w:szCs w:val="18"/>
              </w:rPr>
              <w:t xml:space="preserve"> </w:t>
            </w:r>
            <w:r>
              <w:rPr>
                <w:rFonts w:asciiTheme="minorHAnsi" w:hAnsiTheme="minorHAnsi"/>
                <w:sz w:val="18"/>
                <w:szCs w:val="18"/>
              </w:rPr>
              <w:t>per</w:t>
            </w:r>
            <w:r w:rsidRPr="00AB6DB5">
              <w:rPr>
                <w:rFonts w:asciiTheme="minorHAnsi" w:hAnsiTheme="minorHAnsi"/>
                <w:sz w:val="18"/>
                <w:szCs w:val="18"/>
              </w:rPr>
              <w:t xml:space="preserve"> </w:t>
            </w:r>
            <w:r w:rsidR="00C92F80">
              <w:rPr>
                <w:rFonts w:asciiTheme="minorHAnsi" w:hAnsiTheme="minorHAnsi"/>
                <w:sz w:val="18"/>
                <w:szCs w:val="18"/>
              </w:rPr>
              <w:t>750</w:t>
            </w:r>
            <w:r w:rsidR="00C92F80" w:rsidRPr="00AB6DB5">
              <w:rPr>
                <w:rFonts w:asciiTheme="minorHAnsi" w:hAnsiTheme="minorHAnsi"/>
                <w:sz w:val="18"/>
                <w:szCs w:val="18"/>
              </w:rPr>
              <w:t xml:space="preserve"> </w:t>
            </w:r>
            <w:r w:rsidRPr="00AB6DB5">
              <w:rPr>
                <w:rFonts w:asciiTheme="minorHAnsi" w:hAnsiTheme="minorHAnsi"/>
                <w:sz w:val="18"/>
                <w:szCs w:val="18"/>
              </w:rPr>
              <w:t xml:space="preserve">CFM of </w:t>
            </w:r>
            <w:r>
              <w:rPr>
                <w:rFonts w:asciiTheme="minorHAnsi" w:hAnsiTheme="minorHAnsi"/>
                <w:sz w:val="18"/>
                <w:szCs w:val="18"/>
              </w:rPr>
              <w:t>the system's rated Ventilation Cooling airf</w:t>
            </w:r>
            <w:r w:rsidRPr="00AB6DB5">
              <w:rPr>
                <w:rFonts w:asciiTheme="minorHAnsi" w:hAnsiTheme="minorHAnsi"/>
                <w:sz w:val="18"/>
                <w:szCs w:val="18"/>
              </w:rPr>
              <w:t>low</w:t>
            </w:r>
            <w:r>
              <w:rPr>
                <w:rFonts w:asciiTheme="minorHAnsi" w:hAnsiTheme="minorHAnsi"/>
                <w:sz w:val="18"/>
                <w:szCs w:val="18"/>
              </w:rPr>
              <w:t>.</w:t>
            </w:r>
          </w:p>
        </w:tc>
      </w:tr>
      <w:tr w:rsidR="00645C82" w:rsidRPr="00401C24" w14:paraId="0DD2FDD6" w14:textId="77777777" w:rsidTr="00A217C8">
        <w:trPr>
          <w:trHeight w:val="158"/>
        </w:trPr>
        <w:tc>
          <w:tcPr>
            <w:tcW w:w="558" w:type="dxa"/>
            <w:vAlign w:val="center"/>
          </w:tcPr>
          <w:p w14:paraId="0DD2FDD4" w14:textId="77777777" w:rsidR="00645C82" w:rsidRPr="00401C24" w:rsidRDefault="00645C82" w:rsidP="00A217C8">
            <w:pPr>
              <w:keepNext/>
              <w:spacing w:after="0"/>
              <w:jc w:val="center"/>
              <w:rPr>
                <w:rFonts w:asciiTheme="minorHAnsi" w:hAnsiTheme="minorHAnsi"/>
                <w:sz w:val="18"/>
                <w:szCs w:val="18"/>
              </w:rPr>
            </w:pPr>
            <w:r w:rsidRPr="00401C24">
              <w:rPr>
                <w:rFonts w:asciiTheme="minorHAnsi" w:hAnsiTheme="minorHAnsi"/>
                <w:sz w:val="18"/>
                <w:szCs w:val="18"/>
              </w:rPr>
              <w:t>02</w:t>
            </w:r>
          </w:p>
        </w:tc>
        <w:tc>
          <w:tcPr>
            <w:tcW w:w="10440" w:type="dxa"/>
            <w:vAlign w:val="center"/>
          </w:tcPr>
          <w:p w14:paraId="0DD2FDD5" w14:textId="7B14D77B" w:rsidR="00645C82" w:rsidRPr="00401C24" w:rsidRDefault="00645C82" w:rsidP="00ED01D0">
            <w:pPr>
              <w:keepNext/>
              <w:spacing w:after="0" w:line="240" w:lineRule="auto"/>
              <w:rPr>
                <w:rFonts w:asciiTheme="minorHAnsi" w:hAnsiTheme="minorHAnsi"/>
                <w:sz w:val="18"/>
                <w:szCs w:val="18"/>
              </w:rPr>
            </w:pPr>
            <w:r w:rsidRPr="00401C24">
              <w:rPr>
                <w:rFonts w:asciiTheme="minorHAnsi" w:eastAsia="Times New Roman" w:hAnsiTheme="minorHAnsi" w:cs="Arial"/>
                <w:bCs/>
                <w:sz w:val="18"/>
                <w:szCs w:val="18"/>
              </w:rPr>
              <w:t>Variable speed motor systems shall be capable of varying system airflow rate in a continuous range between full airflow rate (100%) and a minimum airflow rate of no more than 25% of the full airflow rate.</w:t>
            </w:r>
          </w:p>
        </w:tc>
      </w:tr>
      <w:tr w:rsidR="00645C82" w:rsidRPr="00401C24" w14:paraId="0DD2FDD9" w14:textId="77777777" w:rsidTr="00A217C8">
        <w:trPr>
          <w:trHeight w:val="158"/>
        </w:trPr>
        <w:tc>
          <w:tcPr>
            <w:tcW w:w="558" w:type="dxa"/>
            <w:vAlign w:val="center"/>
          </w:tcPr>
          <w:p w14:paraId="0DD2FDD7" w14:textId="77777777" w:rsidR="00645C82" w:rsidRPr="00401C24" w:rsidRDefault="00645C82" w:rsidP="00A217C8">
            <w:pPr>
              <w:keepNext/>
              <w:spacing w:after="0"/>
              <w:jc w:val="center"/>
              <w:rPr>
                <w:rFonts w:asciiTheme="minorHAnsi" w:hAnsiTheme="minorHAnsi"/>
                <w:sz w:val="18"/>
                <w:szCs w:val="18"/>
              </w:rPr>
            </w:pPr>
            <w:r w:rsidRPr="00401C24">
              <w:rPr>
                <w:rFonts w:asciiTheme="minorHAnsi" w:hAnsiTheme="minorHAnsi"/>
                <w:sz w:val="18"/>
                <w:szCs w:val="18"/>
              </w:rPr>
              <w:t>03</w:t>
            </w:r>
          </w:p>
        </w:tc>
        <w:tc>
          <w:tcPr>
            <w:tcW w:w="10440" w:type="dxa"/>
            <w:vAlign w:val="center"/>
          </w:tcPr>
          <w:p w14:paraId="0DD2FDD8" w14:textId="77777777" w:rsidR="00645C82" w:rsidRPr="00401C24" w:rsidRDefault="00645C82" w:rsidP="00ED01D0">
            <w:pPr>
              <w:keepNext/>
              <w:spacing w:after="0" w:line="240" w:lineRule="auto"/>
              <w:rPr>
                <w:rFonts w:asciiTheme="minorHAnsi" w:hAnsiTheme="minorHAnsi"/>
                <w:sz w:val="18"/>
                <w:szCs w:val="18"/>
              </w:rPr>
            </w:pPr>
            <w:r w:rsidRPr="00401C24">
              <w:rPr>
                <w:rFonts w:asciiTheme="minorHAnsi" w:hAnsiTheme="minorHAnsi"/>
                <w:sz w:val="18"/>
                <w:szCs w:val="18"/>
              </w:rPr>
              <w:t>Central fan ventilation cooling system controls</w:t>
            </w:r>
            <w:r>
              <w:rPr>
                <w:rFonts w:asciiTheme="minorHAnsi" w:hAnsiTheme="minorHAnsi"/>
                <w:sz w:val="18"/>
                <w:szCs w:val="18"/>
              </w:rPr>
              <w:t xml:space="preserve"> shall </w:t>
            </w:r>
            <w:r w:rsidRPr="00401C24">
              <w:rPr>
                <w:rFonts w:asciiTheme="minorHAnsi" w:hAnsiTheme="minorHAnsi"/>
                <w:sz w:val="18"/>
                <w:szCs w:val="18"/>
              </w:rPr>
              <w:t xml:space="preserve">include proper installation of </w:t>
            </w:r>
            <w:r>
              <w:rPr>
                <w:rFonts w:asciiTheme="minorHAnsi" w:hAnsiTheme="minorHAnsi"/>
                <w:sz w:val="18"/>
                <w:szCs w:val="18"/>
              </w:rPr>
              <w:t>an indoor thermostat.</w:t>
            </w:r>
          </w:p>
        </w:tc>
      </w:tr>
      <w:tr w:rsidR="00645C82" w:rsidRPr="00401C24" w14:paraId="0DD2FDDC" w14:textId="77777777" w:rsidTr="00A217C8">
        <w:trPr>
          <w:trHeight w:val="158"/>
        </w:trPr>
        <w:tc>
          <w:tcPr>
            <w:tcW w:w="558" w:type="dxa"/>
            <w:vAlign w:val="center"/>
          </w:tcPr>
          <w:p w14:paraId="0DD2FDDA" w14:textId="77777777" w:rsidR="00645C82" w:rsidRPr="00401C24" w:rsidRDefault="00645C82" w:rsidP="00A217C8">
            <w:pPr>
              <w:keepNext/>
              <w:spacing w:after="0"/>
              <w:jc w:val="center"/>
              <w:rPr>
                <w:rFonts w:asciiTheme="minorHAnsi" w:hAnsiTheme="minorHAnsi"/>
                <w:sz w:val="18"/>
                <w:szCs w:val="18"/>
              </w:rPr>
            </w:pPr>
            <w:r>
              <w:rPr>
                <w:rFonts w:asciiTheme="minorHAnsi" w:hAnsiTheme="minorHAnsi"/>
                <w:sz w:val="18"/>
                <w:szCs w:val="18"/>
              </w:rPr>
              <w:t>04</w:t>
            </w:r>
          </w:p>
        </w:tc>
        <w:tc>
          <w:tcPr>
            <w:tcW w:w="10440" w:type="dxa"/>
            <w:vAlign w:val="center"/>
          </w:tcPr>
          <w:p w14:paraId="0DD2FDDB" w14:textId="77777777" w:rsidR="00645C82" w:rsidRPr="00401C24" w:rsidRDefault="00645C82" w:rsidP="00ED01D0">
            <w:pPr>
              <w:keepNext/>
              <w:spacing w:after="0" w:line="240" w:lineRule="auto"/>
              <w:rPr>
                <w:rFonts w:asciiTheme="minorHAnsi" w:hAnsiTheme="minorHAnsi"/>
                <w:sz w:val="18"/>
                <w:szCs w:val="18"/>
              </w:rPr>
            </w:pPr>
            <w:r w:rsidRPr="00401C24">
              <w:rPr>
                <w:rFonts w:asciiTheme="minorHAnsi" w:hAnsiTheme="minorHAnsi"/>
                <w:sz w:val="18"/>
                <w:szCs w:val="18"/>
              </w:rPr>
              <w:t xml:space="preserve">Central fan ventilation cooling </w:t>
            </w:r>
            <w:r>
              <w:rPr>
                <w:rFonts w:asciiTheme="minorHAnsi" w:hAnsiTheme="minorHAnsi"/>
                <w:sz w:val="18"/>
                <w:szCs w:val="18"/>
              </w:rPr>
              <w:t xml:space="preserve">system controls shall </w:t>
            </w:r>
            <w:r w:rsidRPr="00401C24">
              <w:rPr>
                <w:rFonts w:asciiTheme="minorHAnsi" w:hAnsiTheme="minorHAnsi"/>
                <w:sz w:val="18"/>
                <w:szCs w:val="18"/>
              </w:rPr>
              <w:t xml:space="preserve">include installation of an outdoor temperature sensor to initiate </w:t>
            </w:r>
            <w:r>
              <w:rPr>
                <w:rFonts w:asciiTheme="minorHAnsi" w:hAnsiTheme="minorHAnsi"/>
                <w:sz w:val="18"/>
                <w:szCs w:val="18"/>
              </w:rPr>
              <w:t>or</w:t>
            </w:r>
            <w:r w:rsidRPr="00401C24">
              <w:rPr>
                <w:rFonts w:asciiTheme="minorHAnsi" w:hAnsiTheme="minorHAnsi"/>
                <w:sz w:val="18"/>
                <w:szCs w:val="18"/>
              </w:rPr>
              <w:t xml:space="preserve"> terminate ventilation cooling operation automatically</w:t>
            </w:r>
            <w:r>
              <w:rPr>
                <w:rFonts w:asciiTheme="minorHAnsi" w:hAnsiTheme="minorHAnsi"/>
                <w:sz w:val="18"/>
                <w:szCs w:val="18"/>
              </w:rPr>
              <w:t xml:space="preserve"> in response to user preference or availability of ventilation cooling capacity of outside air.</w:t>
            </w:r>
          </w:p>
        </w:tc>
      </w:tr>
      <w:tr w:rsidR="00645C82" w:rsidRPr="00401C24" w14:paraId="0DD2FDDF" w14:textId="77777777" w:rsidTr="00A217C8">
        <w:trPr>
          <w:trHeight w:val="158"/>
        </w:trPr>
        <w:tc>
          <w:tcPr>
            <w:tcW w:w="558" w:type="dxa"/>
            <w:vAlign w:val="center"/>
          </w:tcPr>
          <w:p w14:paraId="0DD2FDDD" w14:textId="77777777" w:rsidR="00645C82" w:rsidRPr="00401C24" w:rsidRDefault="00645C82" w:rsidP="00A217C8">
            <w:pPr>
              <w:keepNext/>
              <w:spacing w:after="0"/>
              <w:jc w:val="center"/>
              <w:rPr>
                <w:rFonts w:asciiTheme="minorHAnsi" w:hAnsiTheme="minorHAnsi"/>
                <w:sz w:val="18"/>
                <w:szCs w:val="18"/>
              </w:rPr>
            </w:pPr>
            <w:r>
              <w:rPr>
                <w:rFonts w:asciiTheme="minorHAnsi" w:hAnsiTheme="minorHAnsi"/>
                <w:sz w:val="18"/>
                <w:szCs w:val="18"/>
              </w:rPr>
              <w:t>05</w:t>
            </w:r>
          </w:p>
        </w:tc>
        <w:tc>
          <w:tcPr>
            <w:tcW w:w="10440" w:type="dxa"/>
            <w:vAlign w:val="center"/>
          </w:tcPr>
          <w:p w14:paraId="0DD2FDDE" w14:textId="77777777" w:rsidR="00645C82" w:rsidRPr="00401C24" w:rsidRDefault="00645C82" w:rsidP="00ED01D0">
            <w:pPr>
              <w:keepNext/>
              <w:spacing w:after="0" w:line="240" w:lineRule="auto"/>
              <w:rPr>
                <w:rFonts w:asciiTheme="minorHAnsi" w:hAnsiTheme="minorHAnsi"/>
                <w:sz w:val="18"/>
                <w:szCs w:val="18"/>
              </w:rPr>
            </w:pPr>
            <w:r w:rsidRPr="00401C24">
              <w:rPr>
                <w:rFonts w:asciiTheme="minorHAnsi" w:hAnsiTheme="minorHAnsi"/>
                <w:sz w:val="18"/>
                <w:szCs w:val="18"/>
              </w:rPr>
              <w:t xml:space="preserve">Central fan ventilation cooling </w:t>
            </w:r>
            <w:r>
              <w:rPr>
                <w:rFonts w:asciiTheme="minorHAnsi" w:hAnsiTheme="minorHAnsi"/>
                <w:sz w:val="18"/>
                <w:szCs w:val="18"/>
              </w:rPr>
              <w:t>system controls shall</w:t>
            </w:r>
            <w:r w:rsidRPr="00401C24">
              <w:rPr>
                <w:rFonts w:asciiTheme="minorHAnsi" w:hAnsiTheme="minorHAnsi"/>
                <w:sz w:val="18"/>
                <w:szCs w:val="18"/>
              </w:rPr>
              <w:t xml:space="preserve"> include proper installation of an air handler temperature sensor</w:t>
            </w:r>
            <w:r>
              <w:rPr>
                <w:rFonts w:asciiTheme="minorHAnsi" w:hAnsiTheme="minorHAnsi"/>
                <w:sz w:val="18"/>
                <w:szCs w:val="18"/>
              </w:rPr>
              <w:t>, or damper end switches,</w:t>
            </w:r>
            <w:r w:rsidRPr="00401C24">
              <w:rPr>
                <w:rFonts w:asciiTheme="minorHAnsi" w:hAnsiTheme="minorHAnsi"/>
                <w:sz w:val="18"/>
                <w:szCs w:val="18"/>
              </w:rPr>
              <w:t xml:space="preserve"> </w:t>
            </w:r>
            <w:r>
              <w:rPr>
                <w:rFonts w:asciiTheme="minorHAnsi" w:hAnsiTheme="minorHAnsi"/>
                <w:sz w:val="18"/>
                <w:szCs w:val="18"/>
              </w:rPr>
              <w:t>or other control device(s) that</w:t>
            </w:r>
            <w:r w:rsidRPr="00401C24">
              <w:rPr>
                <w:rFonts w:asciiTheme="minorHAnsi" w:hAnsiTheme="minorHAnsi"/>
                <w:sz w:val="18"/>
                <w:szCs w:val="18"/>
              </w:rPr>
              <w:t xml:space="preserve"> ensure correct outdoor air damper position.</w:t>
            </w:r>
          </w:p>
        </w:tc>
      </w:tr>
      <w:tr w:rsidR="00645C82" w:rsidRPr="00401C24" w14:paraId="0DD2FDE2" w14:textId="77777777" w:rsidTr="00A217C8">
        <w:trPr>
          <w:trHeight w:val="158"/>
        </w:trPr>
        <w:tc>
          <w:tcPr>
            <w:tcW w:w="558" w:type="dxa"/>
            <w:vAlign w:val="center"/>
          </w:tcPr>
          <w:p w14:paraId="0DD2FDE0" w14:textId="77777777" w:rsidR="00645C82" w:rsidRPr="00401C24" w:rsidRDefault="00645C82" w:rsidP="00A217C8">
            <w:pPr>
              <w:keepNext/>
              <w:spacing w:after="0"/>
              <w:jc w:val="center"/>
              <w:rPr>
                <w:rFonts w:asciiTheme="minorHAnsi" w:hAnsiTheme="minorHAnsi"/>
                <w:sz w:val="18"/>
                <w:szCs w:val="18"/>
              </w:rPr>
            </w:pPr>
            <w:r>
              <w:rPr>
                <w:rFonts w:asciiTheme="minorHAnsi" w:hAnsiTheme="minorHAnsi"/>
                <w:sz w:val="18"/>
                <w:szCs w:val="18"/>
              </w:rPr>
              <w:t>06</w:t>
            </w:r>
          </w:p>
        </w:tc>
        <w:tc>
          <w:tcPr>
            <w:tcW w:w="10440" w:type="dxa"/>
            <w:vAlign w:val="center"/>
          </w:tcPr>
          <w:p w14:paraId="0DD2FDE1" w14:textId="77777777" w:rsidR="00645C82" w:rsidRPr="00401C24" w:rsidRDefault="00645C82" w:rsidP="00ED01D0">
            <w:pPr>
              <w:keepNext/>
              <w:spacing w:after="0" w:line="240" w:lineRule="auto"/>
              <w:rPr>
                <w:rFonts w:asciiTheme="minorHAnsi" w:eastAsia="Times New Roman" w:hAnsiTheme="minorHAnsi" w:cs="Arial"/>
                <w:bCs/>
                <w:sz w:val="18"/>
                <w:szCs w:val="18"/>
              </w:rPr>
            </w:pPr>
            <w:r w:rsidRPr="00401C24">
              <w:rPr>
                <w:rFonts w:asciiTheme="minorHAnsi" w:eastAsia="Times New Roman" w:hAnsiTheme="minorHAnsi" w:cs="Arial"/>
                <w:bCs/>
                <w:sz w:val="18"/>
                <w:szCs w:val="18"/>
              </w:rPr>
              <w:t>The central fan ventilation cooling system manufacturer shall provide detailed system operation documentation to the building owner that describes how to configure the system controls and operate the system to obtain the maximum energy savings benefit.  The manufacturer's system operation documentation shall also describe how the system's control strategy is implemented; how the fan speed is controlled during ventilation cooling mode; and how ventilation cooling rates are determined. System target ventilation cooling</w:t>
            </w:r>
            <w:r w:rsidRPr="00401C24">
              <w:rPr>
                <w:rStyle w:val="apple-converted-space"/>
                <w:rFonts w:asciiTheme="minorHAnsi" w:eastAsia="Times New Roman" w:hAnsiTheme="minorHAnsi" w:cs="Arial"/>
                <w:bCs/>
                <w:sz w:val="18"/>
                <w:szCs w:val="18"/>
              </w:rPr>
              <w:t xml:space="preserve"> </w:t>
            </w:r>
            <w:r w:rsidRPr="00401C24">
              <w:rPr>
                <w:rFonts w:asciiTheme="minorHAnsi" w:eastAsia="Times New Roman" w:hAnsiTheme="minorHAnsi" w:cs="Arial"/>
                <w:bCs/>
                <w:sz w:val="18"/>
                <w:szCs w:val="18"/>
              </w:rPr>
              <w:t>rate calculations (if applicable) shall occur at time intervals of 24 hours or less to ensure the system responds correctly to changes in weather patterns.</w:t>
            </w:r>
          </w:p>
        </w:tc>
      </w:tr>
      <w:tr w:rsidR="00645C82" w:rsidRPr="00A3547B" w14:paraId="0DD2FDE4" w14:textId="77777777" w:rsidTr="00A217C8">
        <w:trPr>
          <w:trHeight w:val="158"/>
        </w:trPr>
        <w:tc>
          <w:tcPr>
            <w:tcW w:w="10998" w:type="dxa"/>
            <w:gridSpan w:val="2"/>
            <w:vAlign w:val="center"/>
          </w:tcPr>
          <w:p w14:paraId="0DD2FDE3" w14:textId="77777777" w:rsidR="00645C82" w:rsidRPr="00A3547B" w:rsidRDefault="00645C82" w:rsidP="00A217C8">
            <w:pPr>
              <w:keepNext/>
              <w:spacing w:after="0" w:line="240" w:lineRule="auto"/>
              <w:rPr>
                <w:rFonts w:asciiTheme="minorHAnsi" w:hAnsiTheme="minorHAnsi"/>
                <w:sz w:val="18"/>
                <w:szCs w:val="18"/>
              </w:rPr>
            </w:pPr>
            <w:r w:rsidRPr="00E8462E">
              <w:rPr>
                <w:b/>
                <w:sz w:val="18"/>
                <w:szCs w:val="18"/>
              </w:rPr>
              <w:t xml:space="preserve">The responsible person’s signature on this compliance document affirms that all applicable requirements in this table have been met.  </w:t>
            </w:r>
          </w:p>
        </w:tc>
      </w:tr>
    </w:tbl>
    <w:p w14:paraId="0DD2FDE5" w14:textId="77777777" w:rsidR="00645C82" w:rsidRPr="00401C24" w:rsidRDefault="00645C82" w:rsidP="006F6969">
      <w:pPr>
        <w:spacing w:after="0"/>
        <w:rPr>
          <w:rFonts w:asciiTheme="minorHAnsi" w:hAnsiTheme="minorHAnsi"/>
          <w:sz w:val="18"/>
          <w:szCs w:val="18"/>
        </w:rPr>
      </w:pPr>
    </w:p>
    <w:p w14:paraId="0DD2FDE6" w14:textId="77777777" w:rsidR="006F6969" w:rsidRPr="00A3547B" w:rsidRDefault="006F6969" w:rsidP="003D1DD1">
      <w:pPr>
        <w:spacing w:after="0"/>
        <w:ind w:hanging="677"/>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F75E94" w:rsidRPr="00F75E94" w14:paraId="0DD2FDE8" w14:textId="77777777" w:rsidTr="00B136CF">
        <w:trPr>
          <w:trHeight w:val="314"/>
        </w:trPr>
        <w:tc>
          <w:tcPr>
            <w:tcW w:w="10950" w:type="dxa"/>
            <w:gridSpan w:val="4"/>
            <w:vAlign w:val="center"/>
          </w:tcPr>
          <w:p w14:paraId="0DD2FDE7" w14:textId="77777777" w:rsidR="00F75E94" w:rsidRPr="00F75E94" w:rsidRDefault="00F75E94" w:rsidP="00F75E9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F75E94">
              <w:rPr>
                <w:rFonts w:asciiTheme="minorHAnsi" w:eastAsia="Times New Roman" w:hAnsiTheme="minorHAnsi" w:cs="Arial"/>
                <w:b/>
                <w:caps/>
                <w:sz w:val="18"/>
                <w:szCs w:val="18"/>
              </w:rPr>
              <w:lastRenderedPageBreak/>
              <w:t>Documentation Author's Declaration Statement</w:t>
            </w:r>
          </w:p>
        </w:tc>
      </w:tr>
      <w:tr w:rsidR="00F75E94" w:rsidRPr="00F75E94" w14:paraId="0DD2FDEA" w14:textId="77777777" w:rsidTr="00EB5E17">
        <w:trPr>
          <w:trHeight w:val="206"/>
        </w:trPr>
        <w:tc>
          <w:tcPr>
            <w:tcW w:w="10950" w:type="dxa"/>
            <w:gridSpan w:val="4"/>
            <w:vAlign w:val="center"/>
          </w:tcPr>
          <w:p w14:paraId="0DD2FDE9" w14:textId="77777777" w:rsidR="00F75E94" w:rsidRPr="00F75E94" w:rsidRDefault="00F75E94" w:rsidP="00F75E94">
            <w:pPr>
              <w:keepNext/>
              <w:numPr>
                <w:ilvl w:val="0"/>
                <w:numId w:val="19"/>
              </w:numPr>
              <w:spacing w:after="0" w:line="240" w:lineRule="auto"/>
              <w:ind w:hanging="270"/>
              <w:rPr>
                <w:rFonts w:asciiTheme="minorHAnsi" w:eastAsia="Times New Roman" w:hAnsiTheme="minorHAnsi"/>
                <w:sz w:val="18"/>
                <w:szCs w:val="18"/>
              </w:rPr>
            </w:pPr>
            <w:r w:rsidRPr="00F75E94">
              <w:rPr>
                <w:rFonts w:asciiTheme="minorHAnsi" w:eastAsia="Times New Roman" w:hAnsiTheme="minorHAnsi"/>
                <w:sz w:val="18"/>
                <w:szCs w:val="18"/>
              </w:rPr>
              <w:t>I certify that this Certificate of Installation documentation is accurate and complete.</w:t>
            </w:r>
          </w:p>
        </w:tc>
      </w:tr>
      <w:tr w:rsidR="00F75E94" w:rsidRPr="00F75E94" w14:paraId="0DD2FDED" w14:textId="77777777" w:rsidTr="00EB5E17">
        <w:trPr>
          <w:trHeight w:val="360"/>
        </w:trPr>
        <w:tc>
          <w:tcPr>
            <w:tcW w:w="5577" w:type="dxa"/>
            <w:gridSpan w:val="2"/>
          </w:tcPr>
          <w:p w14:paraId="0DD2FDEB" w14:textId="77777777" w:rsidR="00F75E94" w:rsidRPr="00F75E94" w:rsidRDefault="00F75E94" w:rsidP="00F75E94">
            <w:pPr>
              <w:keepNext/>
              <w:spacing w:after="0" w:line="240" w:lineRule="auto"/>
              <w:rPr>
                <w:rFonts w:asciiTheme="minorHAnsi" w:eastAsia="Times New Roman" w:hAnsiTheme="minorHAnsi"/>
                <w:sz w:val="14"/>
                <w:szCs w:val="14"/>
              </w:rPr>
            </w:pPr>
            <w:r w:rsidRPr="00F75E94">
              <w:rPr>
                <w:rFonts w:asciiTheme="minorHAnsi" w:eastAsia="Times New Roman" w:hAnsiTheme="minorHAnsi"/>
                <w:sz w:val="14"/>
                <w:szCs w:val="14"/>
              </w:rPr>
              <w:t>Documentation Author Name:</w:t>
            </w:r>
          </w:p>
        </w:tc>
        <w:tc>
          <w:tcPr>
            <w:tcW w:w="5373" w:type="dxa"/>
            <w:gridSpan w:val="2"/>
          </w:tcPr>
          <w:p w14:paraId="0DD2FDEC" w14:textId="77777777" w:rsidR="00F75E94" w:rsidRPr="00F75E94" w:rsidRDefault="00F75E94" w:rsidP="00F75E94">
            <w:pPr>
              <w:keepNext/>
              <w:spacing w:after="0" w:line="240" w:lineRule="auto"/>
              <w:rPr>
                <w:rFonts w:asciiTheme="minorHAnsi" w:eastAsia="Times New Roman" w:hAnsiTheme="minorHAnsi"/>
                <w:sz w:val="14"/>
                <w:szCs w:val="14"/>
              </w:rPr>
            </w:pPr>
            <w:r w:rsidRPr="00F75E94">
              <w:rPr>
                <w:rFonts w:asciiTheme="minorHAnsi" w:eastAsia="Times New Roman" w:hAnsiTheme="minorHAnsi"/>
                <w:sz w:val="14"/>
                <w:szCs w:val="14"/>
              </w:rPr>
              <w:t>Documentation Author Signature:</w:t>
            </w:r>
          </w:p>
        </w:tc>
      </w:tr>
      <w:tr w:rsidR="00F75E94" w:rsidRPr="00F75E94" w14:paraId="0DD2FDF0" w14:textId="77777777" w:rsidTr="00EB5E17">
        <w:trPr>
          <w:trHeight w:val="360"/>
        </w:trPr>
        <w:tc>
          <w:tcPr>
            <w:tcW w:w="5577" w:type="dxa"/>
            <w:gridSpan w:val="2"/>
          </w:tcPr>
          <w:p w14:paraId="0DD2FDEE" w14:textId="77777777" w:rsidR="00F75E94" w:rsidRPr="00F75E94" w:rsidRDefault="00F75E94" w:rsidP="00F75E94">
            <w:pPr>
              <w:keepNext/>
              <w:spacing w:after="0" w:line="240" w:lineRule="auto"/>
              <w:rPr>
                <w:rFonts w:asciiTheme="minorHAnsi" w:eastAsia="Times New Roman" w:hAnsiTheme="minorHAnsi"/>
                <w:sz w:val="14"/>
                <w:szCs w:val="14"/>
              </w:rPr>
            </w:pPr>
            <w:r w:rsidRPr="00F75E94">
              <w:rPr>
                <w:rFonts w:asciiTheme="minorHAnsi" w:eastAsia="Times New Roman" w:hAnsiTheme="minorHAnsi"/>
                <w:sz w:val="14"/>
                <w:szCs w:val="14"/>
              </w:rPr>
              <w:t>Documentation Author Company Name:</w:t>
            </w:r>
          </w:p>
        </w:tc>
        <w:tc>
          <w:tcPr>
            <w:tcW w:w="5373" w:type="dxa"/>
            <w:gridSpan w:val="2"/>
          </w:tcPr>
          <w:p w14:paraId="0DD2FDEF" w14:textId="77777777" w:rsidR="00F75E94" w:rsidRPr="00F75E94" w:rsidRDefault="00F75E94" w:rsidP="00F75E94">
            <w:pPr>
              <w:keepNext/>
              <w:spacing w:after="0" w:line="240" w:lineRule="auto"/>
              <w:rPr>
                <w:rFonts w:asciiTheme="minorHAnsi" w:eastAsia="Times New Roman" w:hAnsiTheme="minorHAnsi"/>
                <w:sz w:val="14"/>
                <w:szCs w:val="14"/>
              </w:rPr>
            </w:pPr>
            <w:r w:rsidRPr="00F75E94">
              <w:rPr>
                <w:rFonts w:asciiTheme="minorHAnsi" w:eastAsia="Times New Roman" w:hAnsiTheme="minorHAnsi"/>
                <w:sz w:val="14"/>
                <w:szCs w:val="14"/>
              </w:rPr>
              <w:t>Date Signed:</w:t>
            </w:r>
          </w:p>
        </w:tc>
      </w:tr>
      <w:tr w:rsidR="00F75E94" w:rsidRPr="00F75E94" w14:paraId="0DD2FDF3" w14:textId="77777777" w:rsidTr="00EB5E17">
        <w:trPr>
          <w:trHeight w:val="360"/>
        </w:trPr>
        <w:tc>
          <w:tcPr>
            <w:tcW w:w="5577" w:type="dxa"/>
            <w:gridSpan w:val="2"/>
          </w:tcPr>
          <w:p w14:paraId="0DD2FDF1" w14:textId="77777777" w:rsidR="00F75E94" w:rsidRPr="00F75E94" w:rsidRDefault="00F75E94" w:rsidP="00F75E94">
            <w:pPr>
              <w:keepNext/>
              <w:spacing w:after="0" w:line="240" w:lineRule="auto"/>
              <w:rPr>
                <w:rFonts w:asciiTheme="minorHAnsi" w:eastAsia="Times New Roman" w:hAnsiTheme="minorHAnsi"/>
                <w:sz w:val="14"/>
                <w:szCs w:val="14"/>
              </w:rPr>
            </w:pPr>
            <w:r w:rsidRPr="00F75E94">
              <w:rPr>
                <w:rFonts w:asciiTheme="minorHAnsi" w:eastAsia="Times New Roman" w:hAnsiTheme="minorHAnsi"/>
                <w:sz w:val="14"/>
                <w:szCs w:val="14"/>
              </w:rPr>
              <w:t>Address:</w:t>
            </w:r>
          </w:p>
        </w:tc>
        <w:tc>
          <w:tcPr>
            <w:tcW w:w="5373" w:type="dxa"/>
            <w:gridSpan w:val="2"/>
          </w:tcPr>
          <w:p w14:paraId="0DD2FDF2" w14:textId="3BA86F34" w:rsidR="00F75E94" w:rsidRPr="00F75E94" w:rsidRDefault="00F75E94" w:rsidP="00F75E94">
            <w:pPr>
              <w:keepNext/>
              <w:spacing w:after="0" w:line="240" w:lineRule="auto"/>
              <w:rPr>
                <w:rFonts w:asciiTheme="minorHAnsi" w:eastAsia="Times New Roman" w:hAnsiTheme="minorHAnsi"/>
                <w:sz w:val="14"/>
                <w:szCs w:val="14"/>
              </w:rPr>
            </w:pPr>
            <w:r w:rsidRPr="00F75E94">
              <w:rPr>
                <w:rFonts w:asciiTheme="minorHAnsi" w:eastAsia="Times New Roman" w:hAnsiTheme="minorHAnsi"/>
                <w:sz w:val="14"/>
                <w:szCs w:val="14"/>
              </w:rPr>
              <w:t>CEA/HERS Certification Identification (</w:t>
            </w:r>
            <w:r w:rsidR="006E3951">
              <w:rPr>
                <w:rFonts w:asciiTheme="minorHAnsi" w:eastAsia="Times New Roman" w:hAnsiTheme="minorHAnsi"/>
                <w:sz w:val="14"/>
                <w:szCs w:val="14"/>
              </w:rPr>
              <w:t>i</w:t>
            </w:r>
            <w:r w:rsidRPr="00F75E94">
              <w:rPr>
                <w:rFonts w:asciiTheme="minorHAnsi" w:eastAsia="Times New Roman" w:hAnsiTheme="minorHAnsi"/>
                <w:sz w:val="14"/>
                <w:szCs w:val="14"/>
              </w:rPr>
              <w:t>f applicable):</w:t>
            </w:r>
          </w:p>
        </w:tc>
      </w:tr>
      <w:tr w:rsidR="00F75E94" w:rsidRPr="00F75E94" w14:paraId="0DD2FDF6" w14:textId="77777777" w:rsidTr="00EB5E17">
        <w:trPr>
          <w:trHeight w:val="360"/>
        </w:trPr>
        <w:tc>
          <w:tcPr>
            <w:tcW w:w="5577" w:type="dxa"/>
            <w:gridSpan w:val="2"/>
          </w:tcPr>
          <w:p w14:paraId="0DD2FDF4" w14:textId="77777777" w:rsidR="00F75E94" w:rsidRPr="00F75E94" w:rsidRDefault="00F75E94" w:rsidP="00F75E94">
            <w:pPr>
              <w:keepNext/>
              <w:spacing w:after="0" w:line="240" w:lineRule="auto"/>
              <w:rPr>
                <w:rFonts w:asciiTheme="minorHAnsi" w:eastAsia="Times New Roman" w:hAnsiTheme="minorHAnsi"/>
                <w:sz w:val="14"/>
                <w:szCs w:val="14"/>
              </w:rPr>
            </w:pPr>
            <w:r w:rsidRPr="00F75E94">
              <w:rPr>
                <w:rFonts w:asciiTheme="minorHAnsi" w:eastAsia="Times New Roman" w:hAnsiTheme="minorHAnsi"/>
                <w:sz w:val="14"/>
                <w:szCs w:val="14"/>
              </w:rPr>
              <w:t>City/State/Zip:</w:t>
            </w:r>
          </w:p>
        </w:tc>
        <w:tc>
          <w:tcPr>
            <w:tcW w:w="5373" w:type="dxa"/>
            <w:gridSpan w:val="2"/>
          </w:tcPr>
          <w:p w14:paraId="0DD2FDF5" w14:textId="77777777" w:rsidR="00F75E94" w:rsidRPr="00F75E94" w:rsidRDefault="00F75E94" w:rsidP="00F75E94">
            <w:pPr>
              <w:keepNext/>
              <w:spacing w:after="0" w:line="240" w:lineRule="auto"/>
              <w:rPr>
                <w:rFonts w:asciiTheme="minorHAnsi" w:eastAsia="Times New Roman" w:hAnsiTheme="minorHAnsi"/>
                <w:sz w:val="14"/>
                <w:szCs w:val="14"/>
              </w:rPr>
            </w:pPr>
            <w:r w:rsidRPr="00F75E94">
              <w:rPr>
                <w:rFonts w:asciiTheme="minorHAnsi" w:eastAsia="Times New Roman" w:hAnsiTheme="minorHAnsi"/>
                <w:sz w:val="14"/>
                <w:szCs w:val="14"/>
              </w:rPr>
              <w:t>Phone:</w:t>
            </w:r>
          </w:p>
        </w:tc>
      </w:tr>
      <w:tr w:rsidR="00F75E94" w:rsidRPr="00F75E94" w14:paraId="0DD2FDF8" w14:textId="77777777" w:rsidTr="00EB5E17">
        <w:tblPrEx>
          <w:tblCellMar>
            <w:left w:w="115" w:type="dxa"/>
            <w:right w:w="115" w:type="dxa"/>
          </w:tblCellMar>
        </w:tblPrEx>
        <w:trPr>
          <w:trHeight w:val="296"/>
        </w:trPr>
        <w:tc>
          <w:tcPr>
            <w:tcW w:w="10950" w:type="dxa"/>
            <w:gridSpan w:val="4"/>
            <w:vAlign w:val="center"/>
          </w:tcPr>
          <w:p w14:paraId="0DD2FDF7" w14:textId="77777777" w:rsidR="00F75E94" w:rsidRPr="00F75E94" w:rsidRDefault="00F75E94" w:rsidP="00F75E9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18"/>
                <w:szCs w:val="18"/>
              </w:rPr>
            </w:pPr>
            <w:r w:rsidRPr="00F75E94">
              <w:rPr>
                <w:rFonts w:asciiTheme="minorHAnsi" w:eastAsia="Times New Roman" w:hAnsiTheme="minorHAnsi" w:cs="Arial"/>
                <w:b/>
                <w:caps/>
                <w:sz w:val="18"/>
                <w:szCs w:val="18"/>
              </w:rPr>
              <w:t xml:space="preserve">Responsible Person's Declaration statement  </w:t>
            </w:r>
          </w:p>
        </w:tc>
      </w:tr>
      <w:tr w:rsidR="00F75E94" w:rsidRPr="00F75E94" w14:paraId="0DD2FE00" w14:textId="77777777" w:rsidTr="00EB5E17">
        <w:tblPrEx>
          <w:tblCellMar>
            <w:left w:w="115" w:type="dxa"/>
            <w:right w:w="115" w:type="dxa"/>
          </w:tblCellMar>
        </w:tblPrEx>
        <w:trPr>
          <w:trHeight w:val="504"/>
        </w:trPr>
        <w:tc>
          <w:tcPr>
            <w:tcW w:w="10950" w:type="dxa"/>
            <w:gridSpan w:val="4"/>
          </w:tcPr>
          <w:p w14:paraId="0652CB74" w14:textId="77777777" w:rsidR="005C5CE9" w:rsidRDefault="005C5CE9" w:rsidP="005C5CE9">
            <w:pPr>
              <w:pStyle w:val="Heading3"/>
              <w:numPr>
                <w:ilvl w:val="0"/>
                <w:numId w:val="0"/>
              </w:numPr>
              <w:spacing w:before="60"/>
              <w:ind w:right="86"/>
              <w:rPr>
                <w:rFonts w:asciiTheme="minorHAnsi" w:hAnsiTheme="minorHAnsi"/>
                <w:sz w:val="18"/>
              </w:rPr>
            </w:pPr>
            <w:r>
              <w:rPr>
                <w:rFonts w:asciiTheme="minorHAnsi" w:hAnsiTheme="minorHAnsi"/>
                <w:sz w:val="18"/>
              </w:rPr>
              <w:t xml:space="preserve">I certify the following under penalty of perjury, under the laws of the State of California: </w:t>
            </w:r>
          </w:p>
          <w:p w14:paraId="3153C901" w14:textId="77777777" w:rsidR="005C5CE9" w:rsidRDefault="005C5CE9" w:rsidP="005C5CE9">
            <w:pPr>
              <w:pStyle w:val="Heading3"/>
              <w:numPr>
                <w:ilvl w:val="0"/>
                <w:numId w:val="26"/>
              </w:numPr>
              <w:tabs>
                <w:tab w:val="num" w:pos="1800"/>
              </w:tabs>
              <w:spacing w:before="0"/>
              <w:ind w:right="90"/>
              <w:rPr>
                <w:rFonts w:asciiTheme="minorHAnsi" w:hAnsiTheme="minorHAnsi"/>
                <w:color w:val="4F81BD" w:themeColor="accent1"/>
                <w:sz w:val="18"/>
              </w:rPr>
            </w:pPr>
            <w:r>
              <w:rPr>
                <w:rFonts w:asciiTheme="minorHAnsi" w:hAnsiTheme="minorHAnsi"/>
                <w:sz w:val="18"/>
              </w:rPr>
              <w:t xml:space="preserve">The information provided on this Certificate of Installation is true and correct. </w:t>
            </w:r>
          </w:p>
          <w:p w14:paraId="7652F71D" w14:textId="77777777" w:rsidR="005C5CE9" w:rsidRDefault="005C5CE9" w:rsidP="005C5CE9">
            <w:pPr>
              <w:keepNext/>
              <w:widowControl w:val="0"/>
              <w:numPr>
                <w:ilvl w:val="0"/>
                <w:numId w:val="26"/>
              </w:numPr>
              <w:spacing w:after="0" w:line="240" w:lineRule="auto"/>
              <w:ind w:right="90"/>
              <w:rPr>
                <w:rFonts w:asciiTheme="minorHAnsi" w:hAnsiTheme="minorHAnsi"/>
                <w:sz w:val="18"/>
              </w:rPr>
            </w:pPr>
            <w:r>
              <w:rPr>
                <w:rFonts w:asciiTheme="minorHAnsi" w:hAnsiTheme="minorHAnsi"/>
                <w:snapToGrid w:val="0"/>
                <w:sz w:val="18"/>
              </w:rPr>
              <w:t xml:space="preserve">I am either: a) a responsible person eligible under Division 3 of the Business and Professions Code </w:t>
            </w:r>
            <w:r>
              <w:rPr>
                <w:rFonts w:asciiTheme="minorHAnsi" w:hAnsiTheme="minorHAnsi"/>
                <w:sz w:val="18"/>
              </w:rPr>
              <w:t xml:space="preserve">in the applicable classification to accept responsibility for the system design, construction, or installation </w:t>
            </w:r>
            <w:r>
              <w:rPr>
                <w:rFonts w:asciiTheme="minorHAnsi" w:hAnsiTheme="minorHAnsi"/>
                <w:snapToGrid w:val="0"/>
                <w:sz w:val="18"/>
              </w:rPr>
              <w:t xml:space="preserve">of features, materials, components, or manufactured devices </w:t>
            </w:r>
            <w:r>
              <w:rPr>
                <w:rFonts w:asciiTheme="minorHAnsi" w:hAnsiTheme="minorHAnsi"/>
                <w:sz w:val="18"/>
              </w:rPr>
              <w:t xml:space="preserve">for the scope of work identified on this Certificate of Installation, </w:t>
            </w:r>
            <w:r>
              <w:rPr>
                <w:rFonts w:asciiTheme="minorHAnsi" w:hAnsiTheme="minorHAnsi"/>
                <w:snapToGrid w:val="0"/>
                <w:sz w:val="18"/>
              </w:rPr>
              <w:t>and attest to the declarations in this statement</w:t>
            </w:r>
            <w:r>
              <w:rPr>
                <w:rFonts w:asciiTheme="minorHAnsi" w:hAnsiTheme="minorHAnsi"/>
                <w:sz w:val="18"/>
              </w:rPr>
              <w:t>, or b) I am an authorized representative of the responsible person and attest to the declarations in this statement on the responsible person’s behalf.</w:t>
            </w:r>
          </w:p>
          <w:p w14:paraId="67DF05E0" w14:textId="77777777" w:rsidR="005C5CE9" w:rsidRDefault="005C5CE9" w:rsidP="005C5CE9">
            <w:pPr>
              <w:pStyle w:val="ListParagraph"/>
              <w:keepNext/>
              <w:numPr>
                <w:ilvl w:val="0"/>
                <w:numId w:val="26"/>
              </w:numPr>
              <w:autoSpaceDE w:val="0"/>
              <w:autoSpaceDN w:val="0"/>
              <w:adjustRightInd w:val="0"/>
              <w:spacing w:after="0" w:line="240" w:lineRule="auto"/>
              <w:ind w:right="90"/>
              <w:rPr>
                <w:rFonts w:asciiTheme="minorHAnsi" w:hAnsiTheme="minorHAnsi"/>
                <w:sz w:val="18"/>
              </w:rPr>
            </w:pPr>
            <w:r>
              <w:rPr>
                <w:rFonts w:asciiTheme="minorHAnsi" w:hAnsiTheme="minorHAnsi"/>
                <w:sz w:val="18"/>
              </w:rPr>
              <w:t xml:space="preserve">The constructed or installed features, materials, </w:t>
            </w:r>
            <w:proofErr w:type="gramStart"/>
            <w:r>
              <w:rPr>
                <w:rFonts w:asciiTheme="minorHAnsi" w:hAnsiTheme="minorHAnsi"/>
                <w:sz w:val="18"/>
              </w:rPr>
              <w:t>components</w:t>
            </w:r>
            <w:proofErr w:type="gramEnd"/>
            <w:r>
              <w:rPr>
                <w:rFonts w:asciiTheme="minorHAnsi" w:hAnsiTheme="minorHAnsi"/>
                <w:sz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0DD2FDFF" w14:textId="40C94D3B" w:rsidR="00F75E94" w:rsidRPr="00F75E94" w:rsidRDefault="005C5CE9" w:rsidP="005C5CE9">
            <w:pPr>
              <w:keepNext/>
              <w:numPr>
                <w:ilvl w:val="0"/>
                <w:numId w:val="26"/>
              </w:numPr>
              <w:autoSpaceDE w:val="0"/>
              <w:autoSpaceDN w:val="0"/>
              <w:adjustRightInd w:val="0"/>
              <w:spacing w:after="0" w:line="240" w:lineRule="auto"/>
              <w:contextualSpacing/>
              <w:rPr>
                <w:rFonts w:asciiTheme="minorHAnsi" w:eastAsia="Times New Roman" w:hAnsiTheme="minorHAnsi"/>
                <w:b/>
                <w:sz w:val="20"/>
                <w:szCs w:val="20"/>
              </w:rPr>
            </w:pPr>
            <w:r>
              <w:rPr>
                <w:rFonts w:asciiTheme="minorHAnsi" w:hAnsiTheme="minorHAnsi"/>
                <w:sz w:val="18"/>
              </w:rPr>
              <w:t xml:space="preserve">I will ensure that a registered copy of this Certificate of Installation shall be posted or made available with the building permit(s) issued for the </w:t>
            </w:r>
            <w:proofErr w:type="gramStart"/>
            <w:r>
              <w:rPr>
                <w:rFonts w:asciiTheme="minorHAnsi" w:hAnsiTheme="minorHAnsi"/>
                <w:sz w:val="18"/>
              </w:rPr>
              <w:t>building, and</w:t>
            </w:r>
            <w:proofErr w:type="gramEnd"/>
            <w:r>
              <w:rPr>
                <w:rFonts w:asciiTheme="minorHAnsi" w:hAnsiTheme="minorHAnsi"/>
                <w:sz w:val="18"/>
              </w:rPr>
              <w:t xml:space="preserve"> made available to the enforcement agency for all applicable inspections. I understand that a registered copy of this Certificate of Installation is required to be included with the documentation the builder provides to the building owner at occupancy.</w:t>
            </w:r>
          </w:p>
        </w:tc>
      </w:tr>
      <w:tr w:rsidR="00F75E94" w:rsidRPr="00F75E94" w14:paraId="0DD2FE03" w14:textId="77777777" w:rsidTr="00EB5E17">
        <w:tblPrEx>
          <w:tblCellMar>
            <w:left w:w="108" w:type="dxa"/>
            <w:right w:w="108" w:type="dxa"/>
          </w:tblCellMar>
        </w:tblPrEx>
        <w:trPr>
          <w:trHeight w:val="360"/>
        </w:trPr>
        <w:tc>
          <w:tcPr>
            <w:tcW w:w="5307" w:type="dxa"/>
          </w:tcPr>
          <w:p w14:paraId="0DD2FE01" w14:textId="77777777" w:rsidR="00F75E94" w:rsidRPr="00F75E94" w:rsidRDefault="00F75E94" w:rsidP="00F75E9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F75E94">
              <w:rPr>
                <w:rFonts w:asciiTheme="minorHAnsi" w:eastAsia="Times New Roman" w:hAnsiTheme="minorHAnsi"/>
                <w:sz w:val="14"/>
                <w:szCs w:val="14"/>
              </w:rPr>
              <w:t>Responsible Builder/Installer Name:</w:t>
            </w:r>
          </w:p>
        </w:tc>
        <w:tc>
          <w:tcPr>
            <w:tcW w:w="5643" w:type="dxa"/>
            <w:gridSpan w:val="3"/>
          </w:tcPr>
          <w:p w14:paraId="0DD2FE02" w14:textId="77777777" w:rsidR="00F75E94" w:rsidRPr="00F75E94" w:rsidRDefault="00F75E94" w:rsidP="00F75E9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F75E94">
              <w:rPr>
                <w:rFonts w:asciiTheme="minorHAnsi" w:eastAsia="Times New Roman" w:hAnsiTheme="minorHAnsi"/>
                <w:sz w:val="14"/>
                <w:szCs w:val="14"/>
              </w:rPr>
              <w:t>Responsible Builder/Installer Signature:</w:t>
            </w:r>
          </w:p>
        </w:tc>
      </w:tr>
      <w:tr w:rsidR="00F75E94" w:rsidRPr="00F75E94" w14:paraId="0DD2FE06" w14:textId="77777777" w:rsidTr="00EB5E1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DD2FE04" w14:textId="6004A551" w:rsidR="00F75E94" w:rsidRPr="00F75E94" w:rsidRDefault="00F75E94" w:rsidP="00F75E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F75E94">
              <w:rPr>
                <w:rFonts w:asciiTheme="minorHAnsi" w:eastAsia="Times New Roman"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0DD2FE05" w14:textId="77777777" w:rsidR="00F75E94" w:rsidRPr="00F75E94" w:rsidRDefault="00F75E94" w:rsidP="00F75E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F75E94">
              <w:rPr>
                <w:rFonts w:asciiTheme="minorHAnsi" w:eastAsia="Times New Roman" w:hAnsiTheme="minorHAnsi"/>
                <w:sz w:val="14"/>
                <w:szCs w:val="14"/>
              </w:rPr>
              <w:t>Position With Company (Title):</w:t>
            </w:r>
          </w:p>
        </w:tc>
      </w:tr>
      <w:tr w:rsidR="00F75E94" w:rsidRPr="00F75E94" w14:paraId="0DD2FE09" w14:textId="77777777" w:rsidTr="00EB5E1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DD2FE07" w14:textId="77777777" w:rsidR="00F75E94" w:rsidRPr="00F75E94" w:rsidRDefault="00F75E94" w:rsidP="00F75E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F75E94">
              <w:rPr>
                <w:rFonts w:asciiTheme="minorHAnsi" w:eastAsia="Times New Roman"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0DD2FE08" w14:textId="77777777" w:rsidR="00F75E94" w:rsidRPr="00F75E94" w:rsidRDefault="00F75E94" w:rsidP="00F75E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F75E94">
              <w:rPr>
                <w:rFonts w:asciiTheme="minorHAnsi" w:eastAsia="Times New Roman" w:hAnsiTheme="minorHAnsi"/>
                <w:sz w:val="14"/>
                <w:szCs w:val="14"/>
              </w:rPr>
              <w:t>CSLB License:</w:t>
            </w:r>
          </w:p>
        </w:tc>
      </w:tr>
      <w:tr w:rsidR="00F75E94" w:rsidRPr="00F75E94" w14:paraId="0DD2FE0D" w14:textId="77777777" w:rsidTr="00EB5E1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DD2FE0A" w14:textId="77777777" w:rsidR="00F75E94" w:rsidRPr="00F75E94" w:rsidRDefault="00F75E94" w:rsidP="00F75E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F75E94">
              <w:rPr>
                <w:rFonts w:asciiTheme="minorHAnsi" w:eastAsia="Times New Roman"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0DD2FE0B" w14:textId="0830FFC8" w:rsidR="00F75E94" w:rsidRPr="00F75E94" w:rsidRDefault="00F75E94" w:rsidP="00F75E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F75E94">
              <w:rPr>
                <w:rFonts w:asciiTheme="minorHAnsi" w:eastAsia="Times New Roman" w:hAnsiTheme="minorHAnsi"/>
                <w:sz w:val="14"/>
                <w:szCs w:val="14"/>
              </w:rPr>
              <w:t>Phone</w:t>
            </w:r>
            <w:r w:rsidR="006E3951">
              <w:rPr>
                <w:rFonts w:asciiTheme="minorHAnsi" w:eastAsia="Times New Roman"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0DD2FE0C" w14:textId="77777777" w:rsidR="00F75E94" w:rsidRPr="00F75E94" w:rsidRDefault="00F75E94" w:rsidP="00F75E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F75E94">
              <w:rPr>
                <w:rFonts w:asciiTheme="minorHAnsi" w:eastAsia="Times New Roman" w:hAnsiTheme="minorHAnsi"/>
                <w:sz w:val="14"/>
                <w:szCs w:val="14"/>
              </w:rPr>
              <w:t>Date Signed:</w:t>
            </w:r>
          </w:p>
        </w:tc>
      </w:tr>
      <w:tr w:rsidR="00F75E94" w:rsidRPr="00F75E94" w14:paraId="0DD2FE10" w14:textId="77777777" w:rsidTr="00EB5E1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DD2FE0E" w14:textId="77777777" w:rsidR="00F75E94" w:rsidRPr="00F75E94" w:rsidRDefault="00F75E94" w:rsidP="00F75E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F75E94">
              <w:rPr>
                <w:rFonts w:asciiTheme="minorHAnsi" w:eastAsia="Times New Roman"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0DD2FE0F" w14:textId="77777777" w:rsidR="00F75E94" w:rsidRPr="00F75E94" w:rsidRDefault="00F75E94" w:rsidP="00F75E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F75E94">
              <w:rPr>
                <w:rFonts w:asciiTheme="minorHAnsi" w:eastAsia="Times New Roman" w:hAnsiTheme="minorHAnsi"/>
                <w:sz w:val="14"/>
                <w:szCs w:val="14"/>
              </w:rPr>
              <w:t xml:space="preserve">Name of TPQCP (if applicable): </w:t>
            </w:r>
          </w:p>
        </w:tc>
      </w:tr>
    </w:tbl>
    <w:p w14:paraId="0DD2FE11" w14:textId="77777777" w:rsidR="003D1DD1" w:rsidRPr="00A3547B" w:rsidRDefault="003D1DD1" w:rsidP="00A3352B">
      <w:pPr>
        <w:spacing w:after="0"/>
        <w:ind w:hanging="677"/>
        <w:rPr>
          <w:rFonts w:asciiTheme="minorHAnsi" w:hAnsiTheme="minorHAnsi"/>
          <w:sz w:val="18"/>
          <w:szCs w:val="18"/>
        </w:rPr>
      </w:pPr>
    </w:p>
    <w:p w14:paraId="0DD2FE12" w14:textId="77777777" w:rsidR="003D1DD1" w:rsidRPr="00A3547B" w:rsidRDefault="003D1DD1" w:rsidP="00A3352B">
      <w:pPr>
        <w:spacing w:after="0"/>
        <w:ind w:hanging="677"/>
        <w:rPr>
          <w:rFonts w:asciiTheme="minorHAnsi" w:hAnsiTheme="minorHAnsi"/>
          <w:sz w:val="18"/>
          <w:szCs w:val="18"/>
        </w:rPr>
      </w:pPr>
    </w:p>
    <w:p w14:paraId="0DD2FE13" w14:textId="77777777" w:rsidR="003D1DD1" w:rsidRPr="00A3547B" w:rsidRDefault="003D1DD1" w:rsidP="00A3352B">
      <w:pPr>
        <w:spacing w:after="0"/>
        <w:ind w:hanging="677"/>
        <w:rPr>
          <w:rFonts w:asciiTheme="minorHAnsi" w:hAnsiTheme="minorHAnsi"/>
          <w:sz w:val="18"/>
          <w:szCs w:val="18"/>
        </w:rPr>
      </w:pPr>
    </w:p>
    <w:p w14:paraId="0DD2FE14" w14:textId="77777777" w:rsidR="00A3352B" w:rsidRPr="00A3547B" w:rsidRDefault="00A3352B" w:rsidP="00A3352B">
      <w:pPr>
        <w:contextualSpacing/>
        <w:rPr>
          <w:sz w:val="2"/>
          <w:szCs w:val="2"/>
        </w:rPr>
      </w:pPr>
    </w:p>
    <w:p w14:paraId="0DD2FE15" w14:textId="77777777" w:rsidR="00A3352B" w:rsidRPr="00A3547B" w:rsidRDefault="00A3352B" w:rsidP="00A3352B">
      <w:pPr>
        <w:rPr>
          <w:sz w:val="16"/>
          <w:szCs w:val="16"/>
        </w:rPr>
      </w:pPr>
    </w:p>
    <w:p w14:paraId="0DD2FE16" w14:textId="77777777" w:rsidR="00A3352B" w:rsidRPr="00A3547B" w:rsidRDefault="00A3352B" w:rsidP="00A3352B">
      <w:pPr>
        <w:spacing w:after="0"/>
        <w:rPr>
          <w:rFonts w:asciiTheme="minorHAnsi" w:hAnsiTheme="minorHAnsi"/>
          <w:sz w:val="18"/>
          <w:szCs w:val="18"/>
        </w:rPr>
        <w:sectPr w:rsidR="00A3352B" w:rsidRPr="00A3547B" w:rsidSect="00B05498">
          <w:headerReference w:type="even" r:id="rId11"/>
          <w:headerReference w:type="default" r:id="rId12"/>
          <w:footerReference w:type="even" r:id="rId13"/>
          <w:footerReference w:type="default" r:id="rId14"/>
          <w:headerReference w:type="first" r:id="rId15"/>
          <w:footerReference w:type="first" r:id="rId16"/>
          <w:pgSz w:w="12240" w:h="15840" w:code="1"/>
          <w:pgMar w:top="720" w:right="720" w:bottom="720" w:left="720" w:header="432" w:footer="432" w:gutter="0"/>
          <w:cols w:space="720"/>
          <w:docGrid w:linePitch="360"/>
        </w:sectPr>
      </w:pPr>
    </w:p>
    <w:p w14:paraId="0DD2FE17" w14:textId="77777777" w:rsidR="00A3352B" w:rsidRPr="00ED01D0" w:rsidRDefault="003D553F" w:rsidP="003D553F">
      <w:pPr>
        <w:spacing w:after="0"/>
        <w:jc w:val="center"/>
        <w:rPr>
          <w:rFonts w:asciiTheme="minorHAnsi" w:hAnsiTheme="minorHAnsi"/>
          <w:b/>
          <w:sz w:val="20"/>
          <w:szCs w:val="28"/>
        </w:rPr>
      </w:pPr>
      <w:r w:rsidRPr="00ED01D0">
        <w:rPr>
          <w:rFonts w:asciiTheme="minorHAnsi" w:hAnsiTheme="minorHAnsi"/>
          <w:b/>
          <w:sz w:val="20"/>
          <w:szCs w:val="28"/>
        </w:rPr>
        <w:lastRenderedPageBreak/>
        <w:t>CF2R-MCH-30-E User Instructions</w:t>
      </w:r>
    </w:p>
    <w:p w14:paraId="0DD2FE18" w14:textId="77777777" w:rsidR="00A3352B" w:rsidRPr="00A3547B" w:rsidRDefault="00A3352B" w:rsidP="00A3352B">
      <w:pPr>
        <w:spacing w:after="0" w:line="240" w:lineRule="auto"/>
        <w:rPr>
          <w:rFonts w:asciiTheme="minorHAnsi" w:hAnsiTheme="minorHAnsi"/>
          <w:b/>
          <w:sz w:val="18"/>
          <w:szCs w:val="18"/>
        </w:rPr>
      </w:pPr>
    </w:p>
    <w:p w14:paraId="0DD2FE19" w14:textId="77777777" w:rsidR="00A3352B" w:rsidRPr="00A3547B" w:rsidRDefault="00A3352B" w:rsidP="00A3352B">
      <w:pPr>
        <w:spacing w:after="0" w:line="240" w:lineRule="auto"/>
        <w:rPr>
          <w:rFonts w:asciiTheme="minorHAnsi" w:hAnsiTheme="minorHAnsi"/>
          <w:b/>
          <w:sz w:val="18"/>
          <w:szCs w:val="18"/>
        </w:rPr>
      </w:pPr>
      <w:r w:rsidRPr="00A3547B">
        <w:rPr>
          <w:rFonts w:asciiTheme="minorHAnsi" w:hAnsiTheme="minorHAnsi"/>
          <w:b/>
          <w:sz w:val="18"/>
          <w:szCs w:val="18"/>
        </w:rPr>
        <w:t xml:space="preserve">Section A. </w:t>
      </w:r>
      <w:r w:rsidR="006642FB">
        <w:rPr>
          <w:rFonts w:asciiTheme="minorHAnsi" w:hAnsiTheme="minorHAnsi"/>
          <w:b/>
          <w:sz w:val="18"/>
          <w:szCs w:val="18"/>
        </w:rPr>
        <w:t>Central Fan Ventilation Cooling System (VCS)</w:t>
      </w:r>
      <w:r w:rsidRPr="00A3547B">
        <w:rPr>
          <w:rFonts w:asciiTheme="minorHAnsi" w:hAnsiTheme="minorHAnsi"/>
          <w:b/>
          <w:sz w:val="18"/>
          <w:szCs w:val="18"/>
        </w:rPr>
        <w:t xml:space="preserve"> Equipment Information</w:t>
      </w:r>
    </w:p>
    <w:p w14:paraId="0DD2FE1A" w14:textId="7F9E99AC" w:rsidR="00013179" w:rsidRPr="00A3547B" w:rsidRDefault="00013179" w:rsidP="00A3352B">
      <w:pPr>
        <w:numPr>
          <w:ilvl w:val="0"/>
          <w:numId w:val="15"/>
        </w:numPr>
        <w:spacing w:after="0" w:line="240" w:lineRule="auto"/>
        <w:rPr>
          <w:rFonts w:asciiTheme="minorHAnsi" w:hAnsiTheme="minorHAnsi"/>
          <w:sz w:val="18"/>
          <w:szCs w:val="18"/>
        </w:rPr>
      </w:pPr>
      <w:r w:rsidRPr="00A3547B">
        <w:rPr>
          <w:rFonts w:asciiTheme="minorHAnsi" w:hAnsiTheme="minorHAnsi"/>
          <w:sz w:val="18"/>
          <w:szCs w:val="18"/>
        </w:rPr>
        <w:t xml:space="preserve">Enter the </w:t>
      </w:r>
      <w:r w:rsidRPr="00352048">
        <w:rPr>
          <w:rFonts w:asciiTheme="minorHAnsi" w:hAnsiTheme="minorHAnsi"/>
          <w:sz w:val="18"/>
          <w:szCs w:val="18"/>
          <w:rPrChange w:id="9" w:author="Wichert, RJ@Energy" w:date="2021-12-06T08:24:00Z">
            <w:rPr>
              <w:sz w:val="20"/>
            </w:rPr>
          </w:rPrChange>
        </w:rPr>
        <w:t>Central Fan Ventilation Cooling System</w:t>
      </w:r>
      <w:r w:rsidR="008F0DE7" w:rsidRPr="00352048">
        <w:rPr>
          <w:rFonts w:asciiTheme="minorHAnsi" w:hAnsiTheme="minorHAnsi"/>
          <w:sz w:val="18"/>
          <w:szCs w:val="18"/>
          <w:rPrChange w:id="10" w:author="Wichert, RJ@Energy" w:date="2021-12-06T08:24:00Z">
            <w:rPr>
              <w:sz w:val="20"/>
            </w:rPr>
          </w:rPrChange>
        </w:rPr>
        <w:t xml:space="preserve"> (VCS)</w:t>
      </w:r>
      <w:r w:rsidRPr="00352048">
        <w:rPr>
          <w:rFonts w:asciiTheme="minorHAnsi" w:hAnsiTheme="minorHAnsi"/>
          <w:sz w:val="18"/>
          <w:szCs w:val="18"/>
          <w:rPrChange w:id="11" w:author="Wichert, RJ@Energy" w:date="2021-12-06T08:24:00Z">
            <w:rPr/>
          </w:rPrChange>
        </w:rPr>
        <w:t xml:space="preserve"> </w:t>
      </w:r>
      <w:r w:rsidRPr="00A3547B">
        <w:rPr>
          <w:rFonts w:asciiTheme="minorHAnsi" w:hAnsiTheme="minorHAnsi"/>
          <w:sz w:val="18"/>
          <w:szCs w:val="18"/>
        </w:rPr>
        <w:t>Name or identification tag to help identify this system from other systems in the house.</w:t>
      </w:r>
      <w:r w:rsidR="008F0DE7" w:rsidRPr="00A3547B">
        <w:rPr>
          <w:rFonts w:asciiTheme="minorHAnsi" w:hAnsiTheme="minorHAnsi"/>
          <w:sz w:val="18"/>
          <w:szCs w:val="18"/>
        </w:rPr>
        <w:t xml:space="preserve"> This field is automatically filled in as referenced from the MCH-01 description for this system.</w:t>
      </w:r>
    </w:p>
    <w:p w14:paraId="0DD2FE1B" w14:textId="47E53A84" w:rsidR="00013179" w:rsidRDefault="00013179" w:rsidP="00013179">
      <w:pPr>
        <w:numPr>
          <w:ilvl w:val="0"/>
          <w:numId w:val="15"/>
        </w:numPr>
        <w:spacing w:after="0" w:line="240" w:lineRule="auto"/>
        <w:rPr>
          <w:rFonts w:asciiTheme="minorHAnsi" w:hAnsiTheme="minorHAnsi"/>
          <w:sz w:val="18"/>
          <w:szCs w:val="18"/>
        </w:rPr>
      </w:pPr>
      <w:r w:rsidRPr="00A3547B">
        <w:rPr>
          <w:rFonts w:asciiTheme="minorHAnsi" w:hAnsiTheme="minorHAnsi"/>
          <w:sz w:val="18"/>
          <w:szCs w:val="18"/>
        </w:rPr>
        <w:t xml:space="preserve">Enter the </w:t>
      </w:r>
      <w:r w:rsidR="008F0DE7" w:rsidRPr="00A3547B">
        <w:rPr>
          <w:rFonts w:asciiTheme="minorHAnsi" w:hAnsiTheme="minorHAnsi"/>
          <w:sz w:val="18"/>
          <w:szCs w:val="18"/>
        </w:rPr>
        <w:t>Location or Area Served</w:t>
      </w:r>
      <w:r w:rsidR="008F0DE7" w:rsidRPr="00A3547B" w:rsidDel="00EB4D48">
        <w:rPr>
          <w:rFonts w:asciiTheme="minorHAnsi" w:hAnsiTheme="minorHAnsi"/>
          <w:sz w:val="18"/>
          <w:szCs w:val="18"/>
        </w:rPr>
        <w:t xml:space="preserve"> </w:t>
      </w:r>
      <w:r w:rsidR="008F0DE7" w:rsidRPr="00A3547B">
        <w:rPr>
          <w:rFonts w:asciiTheme="minorHAnsi" w:hAnsiTheme="minorHAnsi"/>
          <w:sz w:val="18"/>
          <w:szCs w:val="18"/>
        </w:rPr>
        <w:t xml:space="preserve">by the </w:t>
      </w:r>
      <w:r w:rsidRPr="00352048">
        <w:rPr>
          <w:rFonts w:asciiTheme="minorHAnsi" w:hAnsiTheme="minorHAnsi"/>
          <w:sz w:val="18"/>
          <w:szCs w:val="18"/>
          <w:rPrChange w:id="12" w:author="Wichert, RJ@Energy" w:date="2021-12-06T08:24:00Z">
            <w:rPr>
              <w:sz w:val="20"/>
            </w:rPr>
          </w:rPrChange>
        </w:rPr>
        <w:t xml:space="preserve">Central Fan </w:t>
      </w:r>
      <w:r w:rsidR="003612FF" w:rsidRPr="00352048">
        <w:rPr>
          <w:rFonts w:asciiTheme="minorHAnsi" w:hAnsiTheme="minorHAnsi"/>
          <w:sz w:val="18"/>
          <w:szCs w:val="18"/>
          <w:rPrChange w:id="13" w:author="Wichert, RJ@Energy" w:date="2021-12-06T08:24:00Z">
            <w:rPr>
              <w:sz w:val="20"/>
            </w:rPr>
          </w:rPrChange>
        </w:rPr>
        <w:t>VCS</w:t>
      </w:r>
      <w:r w:rsidR="008F0DE7" w:rsidRPr="00352048">
        <w:rPr>
          <w:rFonts w:asciiTheme="minorHAnsi" w:hAnsiTheme="minorHAnsi"/>
          <w:sz w:val="18"/>
          <w:szCs w:val="18"/>
          <w:rPrChange w:id="14" w:author="Wichert, RJ@Energy" w:date="2021-12-06T08:24:00Z">
            <w:rPr>
              <w:sz w:val="20"/>
            </w:rPr>
          </w:rPrChange>
        </w:rPr>
        <w:t>. This</w:t>
      </w:r>
      <w:r w:rsidR="008F0DE7" w:rsidRPr="00352048">
        <w:rPr>
          <w:rFonts w:asciiTheme="minorHAnsi" w:hAnsiTheme="minorHAnsi"/>
          <w:sz w:val="18"/>
          <w:szCs w:val="18"/>
          <w:rPrChange w:id="15" w:author="Wichert, RJ@Energy" w:date="2021-12-06T08:25:00Z">
            <w:rPr>
              <w:sz w:val="20"/>
            </w:rPr>
          </w:rPrChange>
        </w:rPr>
        <w:t xml:space="preserve"> is a</w:t>
      </w:r>
      <w:r w:rsidRPr="00352048">
        <w:rPr>
          <w:rFonts w:asciiTheme="minorHAnsi" w:hAnsiTheme="minorHAnsi"/>
          <w:sz w:val="18"/>
          <w:szCs w:val="18"/>
          <w:rPrChange w:id="16" w:author="Wichert, RJ@Energy" w:date="2021-12-06T08:25:00Z">
            <w:rPr>
              <w:sz w:val="20"/>
            </w:rPr>
          </w:rPrChange>
        </w:rPr>
        <w:t xml:space="preserve"> </w:t>
      </w:r>
      <w:r w:rsidRPr="00A3547B">
        <w:rPr>
          <w:rFonts w:asciiTheme="minorHAnsi" w:hAnsiTheme="minorHAnsi"/>
          <w:sz w:val="18"/>
          <w:szCs w:val="18"/>
        </w:rPr>
        <w:t xml:space="preserve">tag to </w:t>
      </w:r>
      <w:r w:rsidR="008F0DE7" w:rsidRPr="00A3547B">
        <w:rPr>
          <w:rFonts w:asciiTheme="minorHAnsi" w:hAnsiTheme="minorHAnsi"/>
          <w:sz w:val="18"/>
          <w:szCs w:val="18"/>
        </w:rPr>
        <w:t>distinguish</w:t>
      </w:r>
      <w:r w:rsidRPr="00A3547B">
        <w:rPr>
          <w:rFonts w:asciiTheme="minorHAnsi" w:hAnsiTheme="minorHAnsi"/>
          <w:sz w:val="18"/>
          <w:szCs w:val="18"/>
        </w:rPr>
        <w:t xml:space="preserve"> </w:t>
      </w:r>
      <w:r w:rsidR="008F0DE7" w:rsidRPr="00A3547B">
        <w:rPr>
          <w:rFonts w:asciiTheme="minorHAnsi" w:hAnsiTheme="minorHAnsi"/>
          <w:sz w:val="18"/>
          <w:szCs w:val="18"/>
        </w:rPr>
        <w:t>this system</w:t>
      </w:r>
      <w:r w:rsidRPr="00A3547B">
        <w:rPr>
          <w:rFonts w:asciiTheme="minorHAnsi" w:hAnsiTheme="minorHAnsi"/>
          <w:sz w:val="18"/>
          <w:szCs w:val="18"/>
        </w:rPr>
        <w:t xml:space="preserve"> from other systems in the house.</w:t>
      </w:r>
      <w:r w:rsidR="008F0DE7" w:rsidRPr="00A3547B">
        <w:rPr>
          <w:rFonts w:asciiTheme="minorHAnsi" w:hAnsiTheme="minorHAnsi"/>
          <w:sz w:val="18"/>
          <w:szCs w:val="18"/>
        </w:rPr>
        <w:t xml:space="preserve"> This field is automatically filled in as referenced from the MCH-01 description for this system.</w:t>
      </w:r>
    </w:p>
    <w:p w14:paraId="4002B2F8" w14:textId="5E86713E" w:rsidR="000A390F" w:rsidRPr="00352048" w:rsidRDefault="000A390F" w:rsidP="000A390F">
      <w:pPr>
        <w:numPr>
          <w:ilvl w:val="0"/>
          <w:numId w:val="15"/>
        </w:numPr>
        <w:spacing w:after="0" w:line="240" w:lineRule="auto"/>
        <w:rPr>
          <w:rFonts w:asciiTheme="minorHAnsi" w:hAnsiTheme="minorHAnsi"/>
          <w:sz w:val="18"/>
          <w:szCs w:val="18"/>
        </w:rPr>
      </w:pPr>
      <w:r w:rsidRPr="00352048">
        <w:rPr>
          <w:rFonts w:asciiTheme="minorHAnsi" w:hAnsiTheme="minorHAnsi"/>
          <w:sz w:val="18"/>
          <w:szCs w:val="18"/>
        </w:rPr>
        <w:t>Indoor Unit Name:</w:t>
      </w:r>
      <w:r w:rsidRPr="00352048">
        <w:rPr>
          <w:rFonts w:asciiTheme="minorHAnsi" w:hAnsiTheme="minorHAnsi"/>
          <w:sz w:val="18"/>
          <w:szCs w:val="18"/>
          <w:rPrChange w:id="17" w:author="Wichert, RJ@Energy" w:date="2021-12-06T08:25:00Z">
            <w:rPr>
              <w:rFonts w:asciiTheme="minorHAnsi" w:hAnsiTheme="minorHAnsi"/>
              <w:i/>
              <w:sz w:val="18"/>
              <w:szCs w:val="20"/>
            </w:rPr>
          </w:rPrChange>
        </w:rPr>
        <w:t xml:space="preserve"> </w:t>
      </w:r>
      <w:r w:rsidRPr="00352048">
        <w:rPr>
          <w:rFonts w:asciiTheme="minorHAnsi" w:hAnsiTheme="minorHAnsi"/>
          <w:sz w:val="18"/>
          <w:szCs w:val="18"/>
          <w:rPrChange w:id="18" w:author="Wichert, RJ@Energy" w:date="2021-12-06T08:25:00Z">
            <w:rPr>
              <w:sz w:val="18"/>
              <w:szCs w:val="20"/>
            </w:rPr>
          </w:rPrChange>
        </w:rPr>
        <w:t>This field is filled out automatically. It is referenced from the CF2R-MCH-01, which must be completed prior to this document.</w:t>
      </w:r>
    </w:p>
    <w:p w14:paraId="0DD2FE1C" w14:textId="68577D20" w:rsidR="00A3352B" w:rsidRPr="00A3547B" w:rsidRDefault="00013179" w:rsidP="00A3352B">
      <w:pPr>
        <w:numPr>
          <w:ilvl w:val="0"/>
          <w:numId w:val="15"/>
        </w:numPr>
        <w:spacing w:after="0" w:line="240" w:lineRule="auto"/>
        <w:rPr>
          <w:rFonts w:asciiTheme="minorHAnsi" w:hAnsiTheme="minorHAnsi"/>
          <w:sz w:val="18"/>
          <w:szCs w:val="18"/>
        </w:rPr>
      </w:pPr>
      <w:r w:rsidRPr="00A3547B">
        <w:rPr>
          <w:rFonts w:asciiTheme="minorHAnsi" w:hAnsiTheme="minorHAnsi"/>
          <w:sz w:val="18"/>
          <w:szCs w:val="18"/>
        </w:rPr>
        <w:t xml:space="preserve">Enter the </w:t>
      </w:r>
      <w:r w:rsidRPr="00352048">
        <w:rPr>
          <w:rFonts w:asciiTheme="minorHAnsi" w:hAnsiTheme="minorHAnsi"/>
          <w:sz w:val="18"/>
          <w:szCs w:val="18"/>
          <w:rPrChange w:id="19" w:author="Wichert, RJ@Energy" w:date="2021-12-06T08:25:00Z">
            <w:rPr>
              <w:sz w:val="20"/>
            </w:rPr>
          </w:rPrChange>
        </w:rPr>
        <w:t xml:space="preserve">Central Fan </w:t>
      </w:r>
      <w:r w:rsidR="003612FF" w:rsidRPr="00352048">
        <w:rPr>
          <w:rFonts w:asciiTheme="minorHAnsi" w:hAnsiTheme="minorHAnsi"/>
          <w:sz w:val="18"/>
          <w:szCs w:val="18"/>
          <w:rPrChange w:id="20" w:author="Wichert, RJ@Energy" w:date="2021-12-06T08:25:00Z">
            <w:rPr>
              <w:sz w:val="20"/>
            </w:rPr>
          </w:rPrChange>
        </w:rPr>
        <w:t xml:space="preserve">VCS </w:t>
      </w:r>
      <w:r w:rsidR="00A3352B" w:rsidRPr="00A3547B">
        <w:rPr>
          <w:rFonts w:asciiTheme="minorHAnsi" w:hAnsiTheme="minorHAnsi"/>
          <w:sz w:val="18"/>
          <w:szCs w:val="18"/>
        </w:rPr>
        <w:t>Manufacturer Name.</w:t>
      </w:r>
    </w:p>
    <w:p w14:paraId="0DD2FE1D" w14:textId="77777777" w:rsidR="00A3352B" w:rsidRPr="00A3547B" w:rsidRDefault="00013179" w:rsidP="00A3352B">
      <w:pPr>
        <w:numPr>
          <w:ilvl w:val="0"/>
          <w:numId w:val="15"/>
        </w:numPr>
        <w:spacing w:after="0" w:line="240" w:lineRule="auto"/>
        <w:rPr>
          <w:rFonts w:asciiTheme="minorHAnsi" w:hAnsiTheme="minorHAnsi"/>
          <w:sz w:val="18"/>
          <w:szCs w:val="18"/>
        </w:rPr>
      </w:pPr>
      <w:r w:rsidRPr="00A3547B">
        <w:rPr>
          <w:rFonts w:asciiTheme="minorHAnsi" w:hAnsiTheme="minorHAnsi"/>
          <w:sz w:val="18"/>
          <w:szCs w:val="18"/>
        </w:rPr>
        <w:t xml:space="preserve">Enter the </w:t>
      </w:r>
      <w:r w:rsidRPr="00352048">
        <w:rPr>
          <w:rFonts w:asciiTheme="minorHAnsi" w:hAnsiTheme="minorHAnsi"/>
          <w:sz w:val="18"/>
          <w:szCs w:val="18"/>
          <w:rPrChange w:id="21" w:author="Wichert, RJ@Energy" w:date="2021-12-06T08:25:00Z">
            <w:rPr>
              <w:sz w:val="20"/>
            </w:rPr>
          </w:rPrChange>
        </w:rPr>
        <w:t xml:space="preserve">Central Fan </w:t>
      </w:r>
      <w:r w:rsidR="003612FF" w:rsidRPr="00352048">
        <w:rPr>
          <w:rFonts w:asciiTheme="minorHAnsi" w:hAnsiTheme="minorHAnsi"/>
          <w:sz w:val="18"/>
          <w:szCs w:val="18"/>
          <w:rPrChange w:id="22" w:author="Wichert, RJ@Energy" w:date="2021-12-06T08:25:00Z">
            <w:rPr>
              <w:sz w:val="20"/>
            </w:rPr>
          </w:rPrChange>
        </w:rPr>
        <w:t>VCS</w:t>
      </w:r>
      <w:r w:rsidR="00A3352B" w:rsidRPr="00A3547B">
        <w:rPr>
          <w:rFonts w:asciiTheme="minorHAnsi" w:hAnsiTheme="minorHAnsi"/>
          <w:sz w:val="18"/>
          <w:szCs w:val="18"/>
        </w:rPr>
        <w:t xml:space="preserve"> </w:t>
      </w:r>
      <w:r w:rsidR="00DB41B4" w:rsidRPr="00A3547B">
        <w:rPr>
          <w:rFonts w:asciiTheme="minorHAnsi" w:hAnsiTheme="minorHAnsi"/>
          <w:sz w:val="18"/>
          <w:szCs w:val="18"/>
        </w:rPr>
        <w:t xml:space="preserve">Manufacturer </w:t>
      </w:r>
      <w:r w:rsidR="00A3352B" w:rsidRPr="00A3547B">
        <w:rPr>
          <w:rFonts w:asciiTheme="minorHAnsi" w:hAnsiTheme="minorHAnsi"/>
          <w:sz w:val="18"/>
          <w:szCs w:val="18"/>
        </w:rPr>
        <w:t>Model Number.</w:t>
      </w:r>
    </w:p>
    <w:p w14:paraId="0DD2FE1E" w14:textId="0BE95EF7" w:rsidR="0075209E" w:rsidRDefault="00104A78" w:rsidP="00A3352B">
      <w:pPr>
        <w:numPr>
          <w:ilvl w:val="0"/>
          <w:numId w:val="15"/>
        </w:numPr>
        <w:spacing w:after="0" w:line="240" w:lineRule="auto"/>
        <w:rPr>
          <w:rFonts w:asciiTheme="minorHAnsi" w:hAnsiTheme="minorHAnsi"/>
          <w:sz w:val="18"/>
          <w:szCs w:val="18"/>
        </w:rPr>
      </w:pPr>
      <w:r w:rsidRPr="00A3547B">
        <w:rPr>
          <w:rFonts w:asciiTheme="minorHAnsi" w:hAnsiTheme="minorHAnsi"/>
          <w:sz w:val="18"/>
          <w:szCs w:val="18"/>
        </w:rPr>
        <w:t xml:space="preserve">The </w:t>
      </w:r>
      <w:r w:rsidRPr="00352048">
        <w:rPr>
          <w:rFonts w:asciiTheme="minorHAnsi" w:hAnsiTheme="minorHAnsi"/>
          <w:sz w:val="18"/>
          <w:szCs w:val="18"/>
          <w:rPrChange w:id="23" w:author="Wichert, RJ@Energy" w:date="2021-12-06T08:25:00Z">
            <w:rPr>
              <w:sz w:val="20"/>
            </w:rPr>
          </w:rPrChange>
        </w:rPr>
        <w:t xml:space="preserve">Central Fan </w:t>
      </w:r>
      <w:r w:rsidR="003612FF" w:rsidRPr="00352048">
        <w:rPr>
          <w:rFonts w:asciiTheme="minorHAnsi" w:hAnsiTheme="minorHAnsi"/>
          <w:sz w:val="18"/>
          <w:szCs w:val="18"/>
          <w:rPrChange w:id="24" w:author="Wichert, RJ@Energy" w:date="2021-12-06T08:25:00Z">
            <w:rPr>
              <w:sz w:val="20"/>
            </w:rPr>
          </w:rPrChange>
        </w:rPr>
        <w:t>VCS</w:t>
      </w:r>
      <w:r w:rsidRPr="00A3547B">
        <w:rPr>
          <w:rFonts w:asciiTheme="minorHAnsi" w:hAnsiTheme="minorHAnsi"/>
          <w:sz w:val="18"/>
          <w:szCs w:val="18"/>
        </w:rPr>
        <w:t xml:space="preserve"> </w:t>
      </w:r>
      <w:r w:rsidR="000B282C">
        <w:rPr>
          <w:rFonts w:asciiTheme="minorHAnsi" w:hAnsiTheme="minorHAnsi"/>
          <w:sz w:val="18"/>
          <w:szCs w:val="18"/>
        </w:rPr>
        <w:t>F</w:t>
      </w:r>
      <w:r w:rsidRPr="00A3547B">
        <w:rPr>
          <w:rFonts w:asciiTheme="minorHAnsi" w:hAnsiTheme="minorHAnsi"/>
          <w:sz w:val="18"/>
          <w:szCs w:val="18"/>
        </w:rPr>
        <w:t xml:space="preserve">an </w:t>
      </w:r>
      <w:r w:rsidR="000B282C">
        <w:rPr>
          <w:rFonts w:asciiTheme="minorHAnsi" w:hAnsiTheme="minorHAnsi"/>
          <w:sz w:val="18"/>
          <w:szCs w:val="18"/>
        </w:rPr>
        <w:t>T</w:t>
      </w:r>
      <w:r w:rsidRPr="00A3547B">
        <w:rPr>
          <w:rFonts w:asciiTheme="minorHAnsi" w:hAnsiTheme="minorHAnsi"/>
          <w:sz w:val="18"/>
          <w:szCs w:val="18"/>
        </w:rPr>
        <w:t xml:space="preserve">ype </w:t>
      </w:r>
      <w:r w:rsidR="000B282C">
        <w:rPr>
          <w:rFonts w:asciiTheme="minorHAnsi" w:hAnsiTheme="minorHAnsi"/>
          <w:sz w:val="18"/>
          <w:szCs w:val="18"/>
        </w:rPr>
        <w:t xml:space="preserve">Required </w:t>
      </w:r>
      <w:r w:rsidRPr="00A3547B">
        <w:rPr>
          <w:rFonts w:asciiTheme="minorHAnsi" w:hAnsiTheme="minorHAnsi"/>
          <w:sz w:val="18"/>
          <w:szCs w:val="18"/>
        </w:rPr>
        <w:t>is specified by the performance approach software</w:t>
      </w:r>
      <w:r w:rsidR="006F6969">
        <w:rPr>
          <w:rFonts w:asciiTheme="minorHAnsi" w:hAnsiTheme="minorHAnsi"/>
          <w:sz w:val="18"/>
          <w:szCs w:val="18"/>
        </w:rPr>
        <w:t>. This fi</w:t>
      </w:r>
      <w:r w:rsidR="003612FF" w:rsidRPr="00A3547B">
        <w:rPr>
          <w:rFonts w:asciiTheme="minorHAnsi" w:hAnsiTheme="minorHAnsi"/>
          <w:sz w:val="18"/>
          <w:szCs w:val="18"/>
        </w:rPr>
        <w:t xml:space="preserve">eld is filled in </w:t>
      </w:r>
      <w:r w:rsidRPr="00A3547B">
        <w:rPr>
          <w:rFonts w:asciiTheme="minorHAnsi" w:hAnsiTheme="minorHAnsi"/>
          <w:sz w:val="18"/>
          <w:szCs w:val="18"/>
        </w:rPr>
        <w:t xml:space="preserve">automatically </w:t>
      </w:r>
      <w:r w:rsidR="003612FF" w:rsidRPr="00A3547B">
        <w:rPr>
          <w:rFonts w:asciiTheme="minorHAnsi" w:hAnsiTheme="minorHAnsi"/>
          <w:sz w:val="18"/>
          <w:szCs w:val="18"/>
        </w:rPr>
        <w:t>as referenced from the</w:t>
      </w:r>
      <w:r w:rsidRPr="00A3547B">
        <w:rPr>
          <w:rFonts w:asciiTheme="minorHAnsi" w:hAnsiTheme="minorHAnsi"/>
          <w:sz w:val="18"/>
          <w:szCs w:val="18"/>
        </w:rPr>
        <w:t xml:space="preserve"> </w:t>
      </w:r>
      <w:r w:rsidR="00FE6D88" w:rsidRPr="00A3547B">
        <w:rPr>
          <w:rFonts w:asciiTheme="minorHAnsi" w:hAnsiTheme="minorHAnsi"/>
          <w:sz w:val="18"/>
          <w:szCs w:val="18"/>
        </w:rPr>
        <w:t>CF1R</w:t>
      </w:r>
      <w:r w:rsidR="00A3352B" w:rsidRPr="00A3547B">
        <w:rPr>
          <w:rFonts w:asciiTheme="minorHAnsi" w:hAnsiTheme="minorHAnsi"/>
          <w:sz w:val="18"/>
          <w:szCs w:val="18"/>
        </w:rPr>
        <w:t>.</w:t>
      </w:r>
      <w:r w:rsidRPr="00A3547B">
        <w:rPr>
          <w:rFonts w:asciiTheme="minorHAnsi" w:hAnsiTheme="minorHAnsi"/>
          <w:sz w:val="18"/>
          <w:szCs w:val="18"/>
        </w:rPr>
        <w:t xml:space="preserve">  </w:t>
      </w:r>
    </w:p>
    <w:p w14:paraId="0DD2FE1F" w14:textId="36A12CD0" w:rsidR="00A3352B" w:rsidRPr="00A3547B" w:rsidRDefault="0075209E" w:rsidP="00A3352B">
      <w:pPr>
        <w:numPr>
          <w:ilvl w:val="0"/>
          <w:numId w:val="15"/>
        </w:numPr>
        <w:spacing w:after="0" w:line="240" w:lineRule="auto"/>
        <w:rPr>
          <w:rFonts w:asciiTheme="minorHAnsi" w:hAnsiTheme="minorHAnsi"/>
          <w:sz w:val="18"/>
          <w:szCs w:val="18"/>
        </w:rPr>
      </w:pPr>
      <w:r>
        <w:rPr>
          <w:rFonts w:asciiTheme="minorHAnsi" w:hAnsiTheme="minorHAnsi"/>
          <w:sz w:val="18"/>
          <w:szCs w:val="18"/>
        </w:rPr>
        <w:t>Enter t</w:t>
      </w:r>
      <w:r w:rsidRPr="00A3547B">
        <w:rPr>
          <w:rFonts w:asciiTheme="minorHAnsi" w:hAnsiTheme="minorHAnsi"/>
          <w:sz w:val="18"/>
          <w:szCs w:val="18"/>
        </w:rPr>
        <w:t xml:space="preserve">he </w:t>
      </w:r>
      <w:r w:rsidRPr="00352048">
        <w:rPr>
          <w:rFonts w:asciiTheme="minorHAnsi" w:hAnsiTheme="minorHAnsi"/>
          <w:sz w:val="18"/>
          <w:szCs w:val="18"/>
          <w:rPrChange w:id="25" w:author="Wichert, RJ@Energy" w:date="2021-12-06T08:25:00Z">
            <w:rPr>
              <w:sz w:val="20"/>
            </w:rPr>
          </w:rPrChange>
        </w:rPr>
        <w:t>Central Fan VCS</w:t>
      </w:r>
      <w:r w:rsidRPr="00A3547B">
        <w:rPr>
          <w:rFonts w:asciiTheme="minorHAnsi" w:hAnsiTheme="minorHAnsi"/>
          <w:sz w:val="18"/>
          <w:szCs w:val="18"/>
        </w:rPr>
        <w:t xml:space="preserve"> </w:t>
      </w:r>
      <w:r w:rsidR="000B282C">
        <w:rPr>
          <w:rFonts w:asciiTheme="minorHAnsi" w:hAnsiTheme="minorHAnsi"/>
          <w:sz w:val="18"/>
          <w:szCs w:val="18"/>
        </w:rPr>
        <w:t>F</w:t>
      </w:r>
      <w:r w:rsidRPr="00A3547B">
        <w:rPr>
          <w:rFonts w:asciiTheme="minorHAnsi" w:hAnsiTheme="minorHAnsi"/>
          <w:sz w:val="18"/>
          <w:szCs w:val="18"/>
        </w:rPr>
        <w:t xml:space="preserve">an </w:t>
      </w:r>
      <w:r w:rsidR="000B282C">
        <w:rPr>
          <w:rFonts w:asciiTheme="minorHAnsi" w:hAnsiTheme="minorHAnsi"/>
          <w:sz w:val="18"/>
          <w:szCs w:val="18"/>
        </w:rPr>
        <w:t>T</w:t>
      </w:r>
      <w:r w:rsidRPr="00A3547B">
        <w:rPr>
          <w:rFonts w:asciiTheme="minorHAnsi" w:hAnsiTheme="minorHAnsi"/>
          <w:sz w:val="18"/>
          <w:szCs w:val="18"/>
        </w:rPr>
        <w:t>ype</w:t>
      </w:r>
      <w:r>
        <w:rPr>
          <w:rFonts w:asciiTheme="minorHAnsi" w:hAnsiTheme="minorHAnsi"/>
          <w:sz w:val="18"/>
          <w:szCs w:val="18"/>
        </w:rPr>
        <w:t xml:space="preserve"> </w:t>
      </w:r>
      <w:r w:rsidR="000B282C">
        <w:rPr>
          <w:rFonts w:asciiTheme="minorHAnsi" w:hAnsiTheme="minorHAnsi"/>
          <w:sz w:val="18"/>
          <w:szCs w:val="18"/>
        </w:rPr>
        <w:t>I</w:t>
      </w:r>
      <w:r>
        <w:rPr>
          <w:rFonts w:asciiTheme="minorHAnsi" w:hAnsiTheme="minorHAnsi"/>
          <w:sz w:val="18"/>
          <w:szCs w:val="18"/>
        </w:rPr>
        <w:t>nstalled.</w:t>
      </w:r>
      <w:r w:rsidRPr="00A3547B">
        <w:rPr>
          <w:rFonts w:asciiTheme="minorHAnsi" w:hAnsiTheme="minorHAnsi"/>
          <w:sz w:val="18"/>
          <w:szCs w:val="18"/>
        </w:rPr>
        <w:t xml:space="preserve"> </w:t>
      </w:r>
      <w:r>
        <w:rPr>
          <w:rFonts w:asciiTheme="minorHAnsi" w:hAnsiTheme="minorHAnsi"/>
          <w:sz w:val="18"/>
          <w:szCs w:val="18"/>
        </w:rPr>
        <w:t>T</w:t>
      </w:r>
      <w:r w:rsidR="00104A78" w:rsidRPr="00A3547B">
        <w:rPr>
          <w:rFonts w:asciiTheme="minorHAnsi" w:hAnsiTheme="minorHAnsi"/>
          <w:sz w:val="18"/>
          <w:szCs w:val="18"/>
        </w:rPr>
        <w:t>he choices are “Fixed</w:t>
      </w:r>
      <w:r w:rsidR="006F6969">
        <w:rPr>
          <w:rFonts w:asciiTheme="minorHAnsi" w:hAnsiTheme="minorHAnsi"/>
          <w:sz w:val="18"/>
          <w:szCs w:val="18"/>
        </w:rPr>
        <w:t xml:space="preserve"> Flow</w:t>
      </w:r>
      <w:r w:rsidR="00104A78" w:rsidRPr="00A3547B">
        <w:rPr>
          <w:rFonts w:asciiTheme="minorHAnsi" w:hAnsiTheme="minorHAnsi"/>
          <w:sz w:val="18"/>
          <w:szCs w:val="18"/>
        </w:rPr>
        <w:t>” or “Variable</w:t>
      </w:r>
      <w:r w:rsidR="006F6969">
        <w:rPr>
          <w:rFonts w:asciiTheme="minorHAnsi" w:hAnsiTheme="minorHAnsi"/>
          <w:sz w:val="18"/>
          <w:szCs w:val="18"/>
        </w:rPr>
        <w:t xml:space="preserve"> Flow</w:t>
      </w:r>
      <w:r w:rsidR="00104A78" w:rsidRPr="00A3547B">
        <w:rPr>
          <w:rFonts w:asciiTheme="minorHAnsi" w:hAnsiTheme="minorHAnsi"/>
          <w:sz w:val="18"/>
          <w:szCs w:val="18"/>
        </w:rPr>
        <w:t>”. Variable fans</w:t>
      </w:r>
      <w:r w:rsidR="003612FF" w:rsidRPr="00A3547B">
        <w:rPr>
          <w:rFonts w:asciiTheme="minorHAnsi" w:hAnsiTheme="minorHAnsi"/>
          <w:sz w:val="18"/>
          <w:szCs w:val="18"/>
        </w:rPr>
        <w:t xml:space="preserve"> receive more compliance credit.</w:t>
      </w:r>
      <w:r w:rsidR="00104A78" w:rsidRPr="00A3547B">
        <w:rPr>
          <w:rFonts w:asciiTheme="minorHAnsi" w:hAnsiTheme="minorHAnsi"/>
          <w:sz w:val="18"/>
          <w:szCs w:val="18"/>
        </w:rPr>
        <w:t xml:space="preserve"> </w:t>
      </w:r>
      <w:r w:rsidR="003612FF" w:rsidRPr="00A3547B">
        <w:rPr>
          <w:rFonts w:asciiTheme="minorHAnsi" w:hAnsiTheme="minorHAnsi"/>
          <w:sz w:val="18"/>
          <w:szCs w:val="18"/>
        </w:rPr>
        <w:t>The installed fan</w:t>
      </w:r>
      <w:r w:rsidR="00104A78" w:rsidRPr="00A3547B">
        <w:rPr>
          <w:rFonts w:asciiTheme="minorHAnsi" w:hAnsiTheme="minorHAnsi"/>
          <w:sz w:val="18"/>
          <w:szCs w:val="18"/>
        </w:rPr>
        <w:t xml:space="preserve"> type should match</w:t>
      </w:r>
      <w:r w:rsidR="003612FF" w:rsidRPr="00A3547B">
        <w:rPr>
          <w:rFonts w:asciiTheme="minorHAnsi" w:hAnsiTheme="minorHAnsi"/>
          <w:sz w:val="18"/>
          <w:szCs w:val="18"/>
        </w:rPr>
        <w:t xml:space="preserve"> the fan type specified on the CF1R</w:t>
      </w:r>
      <w:r w:rsidR="00104A78" w:rsidRPr="00A3547B">
        <w:rPr>
          <w:rFonts w:asciiTheme="minorHAnsi" w:hAnsiTheme="minorHAnsi"/>
          <w:sz w:val="18"/>
          <w:szCs w:val="18"/>
        </w:rPr>
        <w:t>.</w:t>
      </w:r>
    </w:p>
    <w:p w14:paraId="0DD2FE20" w14:textId="77777777" w:rsidR="00A3352B" w:rsidRPr="00A3547B" w:rsidRDefault="00104A78" w:rsidP="00A3352B">
      <w:pPr>
        <w:numPr>
          <w:ilvl w:val="0"/>
          <w:numId w:val="15"/>
        </w:numPr>
        <w:spacing w:after="0" w:line="240" w:lineRule="auto"/>
        <w:rPr>
          <w:rFonts w:asciiTheme="minorHAnsi" w:hAnsiTheme="minorHAnsi"/>
          <w:sz w:val="18"/>
          <w:szCs w:val="18"/>
        </w:rPr>
      </w:pPr>
      <w:r w:rsidRPr="00A3547B">
        <w:rPr>
          <w:rFonts w:asciiTheme="minorHAnsi" w:hAnsiTheme="minorHAnsi"/>
          <w:sz w:val="18"/>
          <w:szCs w:val="18"/>
        </w:rPr>
        <w:t xml:space="preserve">Installer </w:t>
      </w:r>
      <w:r w:rsidR="00952212" w:rsidRPr="00A3547B">
        <w:rPr>
          <w:rFonts w:asciiTheme="minorHAnsi" w:hAnsiTheme="minorHAnsi"/>
          <w:sz w:val="18"/>
          <w:szCs w:val="18"/>
        </w:rPr>
        <w:t>must</w:t>
      </w:r>
      <w:r w:rsidRPr="00A3547B">
        <w:rPr>
          <w:rFonts w:asciiTheme="minorHAnsi" w:hAnsiTheme="minorHAnsi"/>
          <w:sz w:val="18"/>
          <w:szCs w:val="18"/>
        </w:rPr>
        <w:t xml:space="preserve"> verify</w:t>
      </w:r>
      <w:r w:rsidR="00952212" w:rsidRPr="00A3547B">
        <w:rPr>
          <w:rFonts w:asciiTheme="minorHAnsi" w:hAnsiTheme="minorHAnsi"/>
          <w:sz w:val="18"/>
          <w:szCs w:val="18"/>
        </w:rPr>
        <w:t>/confirm</w:t>
      </w:r>
      <w:r w:rsidRPr="00A3547B">
        <w:rPr>
          <w:rFonts w:asciiTheme="minorHAnsi" w:hAnsiTheme="minorHAnsi"/>
          <w:sz w:val="18"/>
          <w:szCs w:val="18"/>
        </w:rPr>
        <w:t xml:space="preserve"> that the Central Fan </w:t>
      </w:r>
      <w:r w:rsidR="00952212" w:rsidRPr="00A3547B">
        <w:rPr>
          <w:rFonts w:asciiTheme="minorHAnsi" w:hAnsiTheme="minorHAnsi"/>
          <w:sz w:val="18"/>
          <w:szCs w:val="18"/>
        </w:rPr>
        <w:t>VCS</w:t>
      </w:r>
      <w:r w:rsidRPr="00A3547B">
        <w:rPr>
          <w:rFonts w:asciiTheme="minorHAnsi" w:hAnsiTheme="minorHAnsi"/>
          <w:sz w:val="18"/>
          <w:szCs w:val="18"/>
        </w:rPr>
        <w:t xml:space="preserve"> Equipment </w:t>
      </w:r>
      <w:r w:rsidR="00952212" w:rsidRPr="00A3547B">
        <w:rPr>
          <w:rFonts w:asciiTheme="minorHAnsi" w:hAnsiTheme="minorHAnsi"/>
          <w:sz w:val="18"/>
          <w:szCs w:val="18"/>
        </w:rPr>
        <w:t xml:space="preserve">is included in the Energy Commission </w:t>
      </w:r>
      <w:r w:rsidRPr="00A3547B">
        <w:rPr>
          <w:rFonts w:asciiTheme="minorHAnsi" w:hAnsiTheme="minorHAnsi"/>
          <w:sz w:val="18"/>
          <w:szCs w:val="18"/>
        </w:rPr>
        <w:t>list</w:t>
      </w:r>
      <w:r w:rsidR="00952212" w:rsidRPr="00A3547B">
        <w:rPr>
          <w:rFonts w:asciiTheme="minorHAnsi" w:hAnsiTheme="minorHAnsi"/>
          <w:sz w:val="18"/>
          <w:szCs w:val="18"/>
        </w:rPr>
        <w:t>ing</w:t>
      </w:r>
      <w:r w:rsidRPr="00A3547B">
        <w:rPr>
          <w:rFonts w:asciiTheme="minorHAnsi" w:hAnsiTheme="minorHAnsi"/>
          <w:sz w:val="18"/>
          <w:szCs w:val="18"/>
        </w:rPr>
        <w:t xml:space="preserve"> of approved </w:t>
      </w:r>
      <w:r w:rsidR="00952212" w:rsidRPr="00A3547B">
        <w:rPr>
          <w:rFonts w:asciiTheme="minorHAnsi" w:hAnsiTheme="minorHAnsi"/>
          <w:sz w:val="18"/>
          <w:szCs w:val="18"/>
        </w:rPr>
        <w:t xml:space="preserve">VCS </w:t>
      </w:r>
      <w:r w:rsidRPr="00A3547B">
        <w:rPr>
          <w:rFonts w:asciiTheme="minorHAnsi" w:hAnsiTheme="minorHAnsi"/>
          <w:sz w:val="18"/>
          <w:szCs w:val="18"/>
        </w:rPr>
        <w:t>devices and that the fan type, “Fixed” or “Variable”</w:t>
      </w:r>
      <w:r w:rsidR="00001CFC" w:rsidRPr="00A3547B">
        <w:rPr>
          <w:rFonts w:asciiTheme="minorHAnsi" w:hAnsiTheme="minorHAnsi"/>
          <w:sz w:val="18"/>
          <w:szCs w:val="18"/>
        </w:rPr>
        <w:t>,</w:t>
      </w:r>
      <w:r w:rsidRPr="00A3547B">
        <w:rPr>
          <w:rFonts w:asciiTheme="minorHAnsi" w:hAnsiTheme="minorHAnsi"/>
          <w:sz w:val="18"/>
          <w:szCs w:val="18"/>
        </w:rPr>
        <w:t xml:space="preserve"> matches</w:t>
      </w:r>
      <w:r w:rsidR="00001CFC" w:rsidRPr="00A3547B">
        <w:rPr>
          <w:rFonts w:asciiTheme="minorHAnsi" w:hAnsiTheme="minorHAnsi"/>
          <w:sz w:val="18"/>
          <w:szCs w:val="18"/>
        </w:rPr>
        <w:t xml:space="preserve"> what is shown on the list</w:t>
      </w:r>
      <w:r w:rsidRPr="00A3547B">
        <w:rPr>
          <w:rFonts w:asciiTheme="minorHAnsi" w:hAnsiTheme="minorHAnsi"/>
          <w:sz w:val="18"/>
          <w:szCs w:val="18"/>
        </w:rPr>
        <w:t>.</w:t>
      </w:r>
    </w:p>
    <w:p w14:paraId="0DD2FE21" w14:textId="6040EB12" w:rsidR="00DB41B4" w:rsidRPr="00A3547B" w:rsidRDefault="00DB41B4" w:rsidP="00DB41B4">
      <w:pPr>
        <w:numPr>
          <w:ilvl w:val="0"/>
          <w:numId w:val="15"/>
        </w:numPr>
        <w:spacing w:after="0" w:line="240" w:lineRule="auto"/>
        <w:rPr>
          <w:rFonts w:asciiTheme="minorHAnsi" w:hAnsiTheme="minorHAnsi"/>
          <w:sz w:val="18"/>
          <w:szCs w:val="18"/>
        </w:rPr>
      </w:pPr>
      <w:r w:rsidRPr="00A3547B">
        <w:rPr>
          <w:rFonts w:asciiTheme="minorHAnsi" w:hAnsiTheme="minorHAnsi"/>
          <w:sz w:val="18"/>
          <w:szCs w:val="18"/>
        </w:rPr>
        <w:t xml:space="preserve">Compliance </w:t>
      </w:r>
      <w:r w:rsidR="000B282C">
        <w:rPr>
          <w:rFonts w:asciiTheme="minorHAnsi" w:hAnsiTheme="minorHAnsi"/>
          <w:sz w:val="18"/>
          <w:szCs w:val="18"/>
        </w:rPr>
        <w:t>C</w:t>
      </w:r>
      <w:r w:rsidRPr="00A3547B">
        <w:rPr>
          <w:rFonts w:asciiTheme="minorHAnsi" w:hAnsiTheme="minorHAnsi"/>
          <w:sz w:val="18"/>
          <w:szCs w:val="18"/>
        </w:rPr>
        <w:t xml:space="preserve">redit for Central Fan </w:t>
      </w:r>
      <w:r w:rsidR="00952212" w:rsidRPr="00A3547B">
        <w:rPr>
          <w:rFonts w:asciiTheme="minorHAnsi" w:hAnsiTheme="minorHAnsi"/>
          <w:sz w:val="18"/>
          <w:szCs w:val="18"/>
        </w:rPr>
        <w:t>VCS</w:t>
      </w:r>
      <w:r w:rsidRPr="00A3547B">
        <w:rPr>
          <w:rFonts w:asciiTheme="minorHAnsi" w:hAnsiTheme="minorHAnsi"/>
          <w:sz w:val="18"/>
          <w:szCs w:val="18"/>
        </w:rPr>
        <w:t xml:space="preserve"> also requires that the system </w:t>
      </w:r>
      <w:r w:rsidR="00952212" w:rsidRPr="00A3547B">
        <w:rPr>
          <w:rFonts w:asciiTheme="minorHAnsi" w:hAnsiTheme="minorHAnsi"/>
          <w:sz w:val="18"/>
          <w:szCs w:val="18"/>
        </w:rPr>
        <w:t>conforms to</w:t>
      </w:r>
      <w:r w:rsidRPr="00A3547B">
        <w:rPr>
          <w:rFonts w:asciiTheme="minorHAnsi" w:hAnsiTheme="minorHAnsi"/>
          <w:sz w:val="18"/>
          <w:szCs w:val="18"/>
        </w:rPr>
        <w:t xml:space="preserve"> the </w:t>
      </w:r>
      <w:r w:rsidR="00952212" w:rsidRPr="00A3547B">
        <w:rPr>
          <w:rFonts w:asciiTheme="minorHAnsi" w:hAnsiTheme="minorHAnsi"/>
          <w:sz w:val="18"/>
          <w:szCs w:val="18"/>
        </w:rPr>
        <w:t xml:space="preserve">maximum </w:t>
      </w:r>
      <w:r w:rsidRPr="00A3547B">
        <w:rPr>
          <w:rFonts w:asciiTheme="minorHAnsi" w:hAnsiTheme="minorHAnsi"/>
          <w:sz w:val="18"/>
          <w:szCs w:val="18"/>
        </w:rPr>
        <w:t xml:space="preserve">Duct Leakage </w:t>
      </w:r>
      <w:r w:rsidR="00952212" w:rsidRPr="00A3547B">
        <w:rPr>
          <w:rFonts w:asciiTheme="minorHAnsi" w:hAnsiTheme="minorHAnsi"/>
          <w:sz w:val="18"/>
          <w:szCs w:val="18"/>
        </w:rPr>
        <w:t xml:space="preserve">verification </w:t>
      </w:r>
      <w:r w:rsidRPr="00A3547B">
        <w:rPr>
          <w:rFonts w:asciiTheme="minorHAnsi" w:hAnsiTheme="minorHAnsi"/>
          <w:sz w:val="18"/>
          <w:szCs w:val="18"/>
        </w:rPr>
        <w:t xml:space="preserve">requirements.  This row automatically </w:t>
      </w:r>
      <w:r w:rsidR="008E2124" w:rsidRPr="00A3547B">
        <w:rPr>
          <w:rFonts w:asciiTheme="minorHAnsi" w:hAnsiTheme="minorHAnsi"/>
          <w:sz w:val="18"/>
          <w:szCs w:val="18"/>
        </w:rPr>
        <w:t xml:space="preserve">queries the project data to confirm </w:t>
      </w:r>
      <w:r w:rsidRPr="00A3547B">
        <w:rPr>
          <w:rFonts w:asciiTheme="minorHAnsi" w:hAnsiTheme="minorHAnsi"/>
          <w:sz w:val="18"/>
          <w:szCs w:val="18"/>
        </w:rPr>
        <w:t xml:space="preserve">that </w:t>
      </w:r>
      <w:proofErr w:type="gramStart"/>
      <w:r w:rsidRPr="00A3547B">
        <w:rPr>
          <w:rFonts w:asciiTheme="minorHAnsi" w:hAnsiTheme="minorHAnsi"/>
          <w:sz w:val="18"/>
          <w:szCs w:val="18"/>
        </w:rPr>
        <w:t>a</w:t>
      </w:r>
      <w:proofErr w:type="gramEnd"/>
      <w:r w:rsidRPr="00A3547B">
        <w:rPr>
          <w:rFonts w:asciiTheme="minorHAnsi" w:hAnsiTheme="minorHAnsi"/>
          <w:sz w:val="18"/>
          <w:szCs w:val="18"/>
        </w:rPr>
        <w:t xml:space="preserve"> MCH</w:t>
      </w:r>
      <w:r w:rsidR="00DF58E8">
        <w:rPr>
          <w:rFonts w:asciiTheme="minorHAnsi" w:hAnsiTheme="minorHAnsi"/>
          <w:sz w:val="18"/>
          <w:szCs w:val="18"/>
        </w:rPr>
        <w:t>-</w:t>
      </w:r>
      <w:r w:rsidRPr="00A3547B">
        <w:rPr>
          <w:rFonts w:asciiTheme="minorHAnsi" w:hAnsiTheme="minorHAnsi"/>
          <w:sz w:val="18"/>
          <w:szCs w:val="18"/>
        </w:rPr>
        <w:t>20 has been registered indicating that the system passed the duct leakage criterion.</w:t>
      </w:r>
    </w:p>
    <w:p w14:paraId="0DD2FE22" w14:textId="358704A1" w:rsidR="000719ED" w:rsidRPr="000719ED" w:rsidRDefault="000719ED" w:rsidP="000719ED">
      <w:pPr>
        <w:numPr>
          <w:ilvl w:val="0"/>
          <w:numId w:val="15"/>
        </w:numPr>
        <w:spacing w:after="0" w:line="240" w:lineRule="auto"/>
        <w:rPr>
          <w:rFonts w:asciiTheme="minorHAnsi" w:hAnsiTheme="minorHAnsi"/>
          <w:sz w:val="18"/>
          <w:szCs w:val="18"/>
        </w:rPr>
      </w:pPr>
      <w:r w:rsidRPr="00A3547B">
        <w:rPr>
          <w:rFonts w:asciiTheme="minorHAnsi" w:hAnsiTheme="minorHAnsi"/>
          <w:sz w:val="18"/>
          <w:szCs w:val="18"/>
        </w:rPr>
        <w:t xml:space="preserve">Compliance </w:t>
      </w:r>
      <w:r w:rsidR="000B282C">
        <w:rPr>
          <w:rFonts w:asciiTheme="minorHAnsi" w:hAnsiTheme="minorHAnsi"/>
          <w:sz w:val="18"/>
          <w:szCs w:val="18"/>
        </w:rPr>
        <w:t>C</w:t>
      </w:r>
      <w:r w:rsidRPr="00A3547B">
        <w:rPr>
          <w:rFonts w:asciiTheme="minorHAnsi" w:hAnsiTheme="minorHAnsi"/>
          <w:sz w:val="18"/>
          <w:szCs w:val="18"/>
        </w:rPr>
        <w:t xml:space="preserve">redit for Central Fan VCS also requires that the system pass the </w:t>
      </w:r>
      <w:r>
        <w:rPr>
          <w:rFonts w:asciiTheme="minorHAnsi" w:hAnsiTheme="minorHAnsi"/>
          <w:sz w:val="18"/>
          <w:szCs w:val="18"/>
        </w:rPr>
        <w:t>Airflow Rate</w:t>
      </w:r>
      <w:r w:rsidRPr="00A3547B">
        <w:rPr>
          <w:rFonts w:asciiTheme="minorHAnsi" w:hAnsiTheme="minorHAnsi"/>
          <w:sz w:val="18"/>
          <w:szCs w:val="18"/>
        </w:rPr>
        <w:t xml:space="preserve"> requirements. This row automatically queries the project data to confirm that </w:t>
      </w:r>
      <w:r>
        <w:rPr>
          <w:rFonts w:asciiTheme="minorHAnsi" w:hAnsiTheme="minorHAnsi"/>
          <w:sz w:val="18"/>
          <w:szCs w:val="18"/>
        </w:rPr>
        <w:t>the applicable</w:t>
      </w:r>
      <w:r w:rsidRPr="00A3547B">
        <w:rPr>
          <w:rFonts w:asciiTheme="minorHAnsi" w:hAnsiTheme="minorHAnsi"/>
          <w:sz w:val="18"/>
          <w:szCs w:val="18"/>
        </w:rPr>
        <w:t xml:space="preserve"> MCH</w:t>
      </w:r>
      <w:r w:rsidR="00DF58E8">
        <w:rPr>
          <w:rFonts w:asciiTheme="minorHAnsi" w:hAnsiTheme="minorHAnsi"/>
          <w:sz w:val="18"/>
          <w:szCs w:val="18"/>
        </w:rPr>
        <w:t>-</w:t>
      </w:r>
      <w:r w:rsidRPr="00A3547B">
        <w:rPr>
          <w:rFonts w:asciiTheme="minorHAnsi" w:hAnsiTheme="minorHAnsi"/>
          <w:sz w:val="18"/>
          <w:szCs w:val="18"/>
        </w:rPr>
        <w:t>2</w:t>
      </w:r>
      <w:r>
        <w:rPr>
          <w:rFonts w:asciiTheme="minorHAnsi" w:hAnsiTheme="minorHAnsi"/>
          <w:sz w:val="18"/>
          <w:szCs w:val="18"/>
        </w:rPr>
        <w:t>3</w:t>
      </w:r>
      <w:r w:rsidRPr="00A3547B">
        <w:rPr>
          <w:rFonts w:asciiTheme="minorHAnsi" w:hAnsiTheme="minorHAnsi"/>
          <w:sz w:val="18"/>
          <w:szCs w:val="18"/>
        </w:rPr>
        <w:t xml:space="preserve"> </w:t>
      </w:r>
      <w:r>
        <w:rPr>
          <w:rFonts w:asciiTheme="minorHAnsi" w:hAnsiTheme="minorHAnsi"/>
          <w:sz w:val="18"/>
          <w:szCs w:val="18"/>
        </w:rPr>
        <w:t>Airflow Rate</w:t>
      </w:r>
      <w:r w:rsidRPr="00A3547B">
        <w:rPr>
          <w:rFonts w:asciiTheme="minorHAnsi" w:hAnsiTheme="minorHAnsi"/>
          <w:sz w:val="18"/>
          <w:szCs w:val="18"/>
        </w:rPr>
        <w:t xml:space="preserve"> verification has been registered indicating that the system passed.</w:t>
      </w:r>
    </w:p>
    <w:p w14:paraId="0DD2FE23" w14:textId="17C96E55" w:rsidR="005B2909" w:rsidRDefault="00DB41B4" w:rsidP="000719ED">
      <w:pPr>
        <w:numPr>
          <w:ilvl w:val="0"/>
          <w:numId w:val="15"/>
        </w:numPr>
        <w:spacing w:after="0" w:line="240" w:lineRule="auto"/>
        <w:rPr>
          <w:rFonts w:asciiTheme="minorHAnsi" w:hAnsiTheme="minorHAnsi"/>
          <w:sz w:val="18"/>
          <w:szCs w:val="18"/>
        </w:rPr>
      </w:pPr>
      <w:r w:rsidRPr="00A3547B">
        <w:rPr>
          <w:rFonts w:asciiTheme="minorHAnsi" w:hAnsiTheme="minorHAnsi"/>
          <w:sz w:val="18"/>
          <w:szCs w:val="18"/>
        </w:rPr>
        <w:t xml:space="preserve">Compliance </w:t>
      </w:r>
      <w:r w:rsidR="000B282C">
        <w:rPr>
          <w:rFonts w:asciiTheme="minorHAnsi" w:hAnsiTheme="minorHAnsi"/>
          <w:sz w:val="18"/>
          <w:szCs w:val="18"/>
        </w:rPr>
        <w:t>C</w:t>
      </w:r>
      <w:r w:rsidRPr="00A3547B">
        <w:rPr>
          <w:rFonts w:asciiTheme="minorHAnsi" w:hAnsiTheme="minorHAnsi"/>
          <w:sz w:val="18"/>
          <w:szCs w:val="18"/>
        </w:rPr>
        <w:t xml:space="preserve">redit for Central Fan </w:t>
      </w:r>
      <w:r w:rsidR="008E2124" w:rsidRPr="00A3547B">
        <w:rPr>
          <w:rFonts w:asciiTheme="minorHAnsi" w:hAnsiTheme="minorHAnsi"/>
          <w:sz w:val="18"/>
          <w:szCs w:val="18"/>
        </w:rPr>
        <w:t>VCS</w:t>
      </w:r>
      <w:r w:rsidRPr="00A3547B">
        <w:rPr>
          <w:rFonts w:asciiTheme="minorHAnsi" w:hAnsiTheme="minorHAnsi"/>
          <w:sz w:val="18"/>
          <w:szCs w:val="18"/>
        </w:rPr>
        <w:t xml:space="preserve"> also requires that the system pass the Fan Efficacy requirements. This row automatically </w:t>
      </w:r>
      <w:r w:rsidR="008E2124" w:rsidRPr="00A3547B">
        <w:rPr>
          <w:rFonts w:asciiTheme="minorHAnsi" w:hAnsiTheme="minorHAnsi"/>
          <w:sz w:val="18"/>
          <w:szCs w:val="18"/>
        </w:rPr>
        <w:t>queries</w:t>
      </w:r>
      <w:r w:rsidRPr="00A3547B">
        <w:rPr>
          <w:rFonts w:asciiTheme="minorHAnsi" w:hAnsiTheme="minorHAnsi"/>
          <w:sz w:val="18"/>
          <w:szCs w:val="18"/>
        </w:rPr>
        <w:t xml:space="preserve"> </w:t>
      </w:r>
      <w:r w:rsidR="008E2124" w:rsidRPr="00A3547B">
        <w:rPr>
          <w:rFonts w:asciiTheme="minorHAnsi" w:hAnsiTheme="minorHAnsi"/>
          <w:sz w:val="18"/>
          <w:szCs w:val="18"/>
        </w:rPr>
        <w:t xml:space="preserve">the project data </w:t>
      </w:r>
      <w:r w:rsidRPr="00A3547B">
        <w:rPr>
          <w:rFonts w:asciiTheme="minorHAnsi" w:hAnsiTheme="minorHAnsi"/>
          <w:sz w:val="18"/>
          <w:szCs w:val="18"/>
        </w:rPr>
        <w:t xml:space="preserve">to </w:t>
      </w:r>
      <w:r w:rsidR="008E2124" w:rsidRPr="00A3547B">
        <w:rPr>
          <w:rFonts w:asciiTheme="minorHAnsi" w:hAnsiTheme="minorHAnsi"/>
          <w:sz w:val="18"/>
          <w:szCs w:val="18"/>
        </w:rPr>
        <w:t>confirm</w:t>
      </w:r>
      <w:r w:rsidRPr="00A3547B">
        <w:rPr>
          <w:rFonts w:asciiTheme="minorHAnsi" w:hAnsiTheme="minorHAnsi"/>
          <w:sz w:val="18"/>
          <w:szCs w:val="18"/>
        </w:rPr>
        <w:t xml:space="preserve"> that </w:t>
      </w:r>
      <w:proofErr w:type="gramStart"/>
      <w:r w:rsidRPr="00A3547B">
        <w:rPr>
          <w:rFonts w:asciiTheme="minorHAnsi" w:hAnsiTheme="minorHAnsi"/>
          <w:sz w:val="18"/>
          <w:szCs w:val="18"/>
        </w:rPr>
        <w:t>a</w:t>
      </w:r>
      <w:proofErr w:type="gramEnd"/>
      <w:r w:rsidRPr="00A3547B">
        <w:rPr>
          <w:rFonts w:asciiTheme="minorHAnsi" w:hAnsiTheme="minorHAnsi"/>
          <w:sz w:val="18"/>
          <w:szCs w:val="18"/>
        </w:rPr>
        <w:t xml:space="preserve"> MCH</w:t>
      </w:r>
      <w:r w:rsidR="00DF58E8">
        <w:rPr>
          <w:rFonts w:asciiTheme="minorHAnsi" w:hAnsiTheme="minorHAnsi"/>
          <w:sz w:val="18"/>
          <w:szCs w:val="18"/>
        </w:rPr>
        <w:t>-</w:t>
      </w:r>
      <w:r w:rsidRPr="00A3547B">
        <w:rPr>
          <w:rFonts w:asciiTheme="minorHAnsi" w:hAnsiTheme="minorHAnsi"/>
          <w:sz w:val="18"/>
          <w:szCs w:val="18"/>
        </w:rPr>
        <w:t xml:space="preserve">22 </w:t>
      </w:r>
      <w:r w:rsidR="008E2124" w:rsidRPr="00A3547B">
        <w:rPr>
          <w:rFonts w:asciiTheme="minorHAnsi" w:hAnsiTheme="minorHAnsi"/>
          <w:sz w:val="18"/>
          <w:szCs w:val="18"/>
        </w:rPr>
        <w:t xml:space="preserve">Fan Efficacy verification </w:t>
      </w:r>
      <w:r w:rsidRPr="00A3547B">
        <w:rPr>
          <w:rFonts w:asciiTheme="minorHAnsi" w:hAnsiTheme="minorHAnsi"/>
          <w:sz w:val="18"/>
          <w:szCs w:val="18"/>
        </w:rPr>
        <w:t>has been registered in</w:t>
      </w:r>
      <w:r w:rsidR="008E2124" w:rsidRPr="00A3547B">
        <w:rPr>
          <w:rFonts w:asciiTheme="minorHAnsi" w:hAnsiTheme="minorHAnsi"/>
          <w:sz w:val="18"/>
          <w:szCs w:val="18"/>
        </w:rPr>
        <w:t>dicating that the system passed.</w:t>
      </w:r>
    </w:p>
    <w:p w14:paraId="0DD2FE24" w14:textId="77777777" w:rsidR="000719ED" w:rsidRPr="005B2909" w:rsidRDefault="000719ED" w:rsidP="000719ED">
      <w:pPr>
        <w:numPr>
          <w:ilvl w:val="0"/>
          <w:numId w:val="15"/>
        </w:numPr>
        <w:spacing w:after="0" w:line="240" w:lineRule="auto"/>
        <w:rPr>
          <w:rFonts w:asciiTheme="minorHAnsi" w:hAnsiTheme="minorHAnsi"/>
          <w:sz w:val="18"/>
          <w:szCs w:val="18"/>
        </w:rPr>
      </w:pPr>
      <w:r w:rsidRPr="005B2909">
        <w:rPr>
          <w:rFonts w:asciiTheme="minorHAnsi" w:hAnsiTheme="minorHAnsi"/>
          <w:sz w:val="18"/>
          <w:szCs w:val="18"/>
        </w:rPr>
        <w:t>Compliance Statement</w:t>
      </w:r>
      <w:r w:rsidR="005B2909">
        <w:rPr>
          <w:rFonts w:asciiTheme="minorHAnsi" w:hAnsiTheme="minorHAnsi"/>
          <w:sz w:val="18"/>
          <w:szCs w:val="18"/>
        </w:rPr>
        <w:t>. The s</w:t>
      </w:r>
      <w:r w:rsidRPr="005B2909">
        <w:rPr>
          <w:rFonts w:asciiTheme="minorHAnsi" w:hAnsiTheme="minorHAnsi"/>
          <w:sz w:val="18"/>
          <w:szCs w:val="18"/>
        </w:rPr>
        <w:t xml:space="preserve">ystem must comply with all verification requirements in Section </w:t>
      </w:r>
      <w:proofErr w:type="gramStart"/>
      <w:r w:rsidRPr="005B2909">
        <w:rPr>
          <w:rFonts w:asciiTheme="minorHAnsi" w:hAnsiTheme="minorHAnsi"/>
          <w:sz w:val="18"/>
          <w:szCs w:val="18"/>
        </w:rPr>
        <w:t>A in order to</w:t>
      </w:r>
      <w:proofErr w:type="gramEnd"/>
      <w:r w:rsidRPr="005B2909">
        <w:rPr>
          <w:rFonts w:asciiTheme="minorHAnsi" w:hAnsiTheme="minorHAnsi"/>
          <w:sz w:val="18"/>
          <w:szCs w:val="18"/>
        </w:rPr>
        <w:t xml:space="preserve"> pass.</w:t>
      </w:r>
    </w:p>
    <w:p w14:paraId="0DD2FE25" w14:textId="77777777" w:rsidR="000719ED" w:rsidRDefault="000719ED" w:rsidP="000719ED">
      <w:pPr>
        <w:spacing w:after="0" w:line="240" w:lineRule="auto"/>
        <w:ind w:left="720"/>
        <w:rPr>
          <w:rFonts w:asciiTheme="minorHAnsi" w:hAnsiTheme="minorHAnsi"/>
          <w:sz w:val="18"/>
          <w:szCs w:val="18"/>
        </w:rPr>
      </w:pPr>
    </w:p>
    <w:p w14:paraId="0DD2FE26" w14:textId="77777777" w:rsidR="000719ED" w:rsidRDefault="000719ED" w:rsidP="000719ED">
      <w:pPr>
        <w:spacing w:after="0" w:line="240" w:lineRule="auto"/>
        <w:rPr>
          <w:rFonts w:asciiTheme="minorHAnsi" w:hAnsiTheme="minorHAnsi"/>
          <w:b/>
          <w:sz w:val="18"/>
          <w:szCs w:val="18"/>
        </w:rPr>
      </w:pPr>
      <w:r w:rsidRPr="00A3547B">
        <w:rPr>
          <w:rFonts w:asciiTheme="minorHAnsi" w:hAnsiTheme="minorHAnsi"/>
          <w:b/>
          <w:sz w:val="18"/>
          <w:szCs w:val="18"/>
        </w:rPr>
        <w:t xml:space="preserve">Section </w:t>
      </w:r>
      <w:r w:rsidR="005B2909">
        <w:rPr>
          <w:rFonts w:asciiTheme="minorHAnsi" w:hAnsiTheme="minorHAnsi"/>
          <w:b/>
          <w:sz w:val="18"/>
          <w:szCs w:val="18"/>
        </w:rPr>
        <w:t>B</w:t>
      </w:r>
      <w:r>
        <w:rPr>
          <w:rFonts w:asciiTheme="minorHAnsi" w:hAnsiTheme="minorHAnsi"/>
          <w:b/>
          <w:sz w:val="18"/>
          <w:szCs w:val="18"/>
        </w:rPr>
        <w:t xml:space="preserve">. </w:t>
      </w:r>
      <w:r w:rsidRPr="00401C24">
        <w:rPr>
          <w:rFonts w:asciiTheme="minorHAnsi" w:hAnsiTheme="minorHAnsi"/>
          <w:b/>
          <w:sz w:val="18"/>
          <w:szCs w:val="18"/>
        </w:rPr>
        <w:t>Additional Requirements</w:t>
      </w:r>
    </w:p>
    <w:p w14:paraId="0DD2FE27" w14:textId="77777777" w:rsidR="00C318E2" w:rsidRPr="00C318E2" w:rsidRDefault="00C318E2" w:rsidP="00ED01D0">
      <w:pPr>
        <w:spacing w:after="0" w:line="240" w:lineRule="auto"/>
        <w:rPr>
          <w:rFonts w:asciiTheme="minorHAnsi" w:hAnsiTheme="minorHAnsi"/>
          <w:sz w:val="18"/>
          <w:szCs w:val="18"/>
        </w:rPr>
      </w:pPr>
      <w:r w:rsidRPr="00C318E2">
        <w:rPr>
          <w:rFonts w:asciiTheme="minorHAnsi" w:hAnsiTheme="minorHAnsi"/>
          <w:sz w:val="18"/>
          <w:szCs w:val="18"/>
        </w:rPr>
        <w:t xml:space="preserve">The System must comply with </w:t>
      </w:r>
      <w:proofErr w:type="gramStart"/>
      <w:r w:rsidRPr="00C318E2">
        <w:rPr>
          <w:rFonts w:asciiTheme="minorHAnsi" w:hAnsiTheme="minorHAnsi"/>
          <w:sz w:val="18"/>
          <w:szCs w:val="18"/>
        </w:rPr>
        <w:t>all of</w:t>
      </w:r>
      <w:proofErr w:type="gramEnd"/>
      <w:r w:rsidRPr="00C318E2">
        <w:rPr>
          <w:rFonts w:asciiTheme="minorHAnsi" w:hAnsiTheme="minorHAnsi"/>
          <w:sz w:val="18"/>
          <w:szCs w:val="18"/>
        </w:rPr>
        <w:t xml:space="preserve"> the additional requirements th</w:t>
      </w:r>
      <w:r>
        <w:rPr>
          <w:rFonts w:asciiTheme="minorHAnsi" w:hAnsiTheme="minorHAnsi"/>
          <w:sz w:val="18"/>
          <w:szCs w:val="18"/>
        </w:rPr>
        <w:t>a</w:t>
      </w:r>
      <w:r w:rsidRPr="00C318E2">
        <w:rPr>
          <w:rFonts w:asciiTheme="minorHAnsi" w:hAnsiTheme="minorHAnsi"/>
          <w:sz w:val="18"/>
          <w:szCs w:val="18"/>
        </w:rPr>
        <w:t>t are applicable</w:t>
      </w:r>
      <w:r>
        <w:rPr>
          <w:rFonts w:asciiTheme="minorHAnsi" w:hAnsiTheme="minorHAnsi"/>
          <w:sz w:val="18"/>
          <w:szCs w:val="18"/>
        </w:rPr>
        <w:t xml:space="preserve"> in order to be in compliance with the Central Fan Ventilation Cooling System compliance credit requirements</w:t>
      </w:r>
      <w:r w:rsidRPr="00C318E2">
        <w:rPr>
          <w:rFonts w:asciiTheme="minorHAnsi" w:hAnsiTheme="minorHAnsi"/>
          <w:sz w:val="18"/>
          <w:szCs w:val="18"/>
        </w:rPr>
        <w:t>.</w:t>
      </w:r>
    </w:p>
    <w:p w14:paraId="0DD2FE28" w14:textId="77777777" w:rsidR="00C318E2" w:rsidRPr="00C318E2" w:rsidRDefault="00C318E2" w:rsidP="00C318E2">
      <w:pPr>
        <w:numPr>
          <w:ilvl w:val="0"/>
          <w:numId w:val="24"/>
        </w:numPr>
        <w:spacing w:after="0" w:line="240" w:lineRule="auto"/>
        <w:contextualSpacing/>
        <w:rPr>
          <w:rFonts w:eastAsia="Times New Roman"/>
          <w:sz w:val="18"/>
          <w:szCs w:val="18"/>
        </w:rPr>
      </w:pPr>
      <w:r w:rsidRPr="00C318E2">
        <w:rPr>
          <w:rFonts w:asciiTheme="minorHAnsi" w:hAnsiTheme="minorHAnsi"/>
          <w:sz w:val="18"/>
          <w:szCs w:val="18"/>
        </w:rPr>
        <w:t>This field must be a true statement for the system to comply.</w:t>
      </w:r>
    </w:p>
    <w:p w14:paraId="0DD2FE29" w14:textId="77777777" w:rsidR="00D82DE2" w:rsidRPr="00C318E2" w:rsidRDefault="00D82DE2" w:rsidP="00D82DE2">
      <w:pPr>
        <w:numPr>
          <w:ilvl w:val="0"/>
          <w:numId w:val="24"/>
        </w:numPr>
        <w:spacing w:after="0" w:line="240" w:lineRule="auto"/>
        <w:contextualSpacing/>
        <w:rPr>
          <w:rFonts w:eastAsia="Times New Roman"/>
          <w:sz w:val="18"/>
          <w:szCs w:val="18"/>
        </w:rPr>
      </w:pPr>
      <w:r w:rsidRPr="00C318E2">
        <w:rPr>
          <w:rFonts w:asciiTheme="minorHAnsi" w:hAnsiTheme="minorHAnsi"/>
          <w:sz w:val="18"/>
          <w:szCs w:val="18"/>
        </w:rPr>
        <w:t>This field must be a true statement (or not applicable) for the system to comply.</w:t>
      </w:r>
    </w:p>
    <w:p w14:paraId="0DD2FE2A" w14:textId="77777777" w:rsidR="00D82DE2" w:rsidRPr="00C318E2" w:rsidRDefault="00D82DE2" w:rsidP="00D82DE2">
      <w:pPr>
        <w:numPr>
          <w:ilvl w:val="0"/>
          <w:numId w:val="24"/>
        </w:numPr>
        <w:spacing w:after="0" w:line="240" w:lineRule="auto"/>
        <w:contextualSpacing/>
        <w:rPr>
          <w:rFonts w:eastAsia="Times New Roman"/>
          <w:sz w:val="18"/>
          <w:szCs w:val="18"/>
        </w:rPr>
      </w:pPr>
      <w:r w:rsidRPr="00C318E2">
        <w:rPr>
          <w:rFonts w:asciiTheme="minorHAnsi" w:hAnsiTheme="minorHAnsi"/>
          <w:sz w:val="18"/>
          <w:szCs w:val="18"/>
        </w:rPr>
        <w:t>This field must be a true statement for the system to comply.</w:t>
      </w:r>
    </w:p>
    <w:p w14:paraId="0DD2FE2B" w14:textId="77777777" w:rsidR="00D82DE2" w:rsidRPr="00C318E2" w:rsidRDefault="00D82DE2" w:rsidP="00D82DE2">
      <w:pPr>
        <w:numPr>
          <w:ilvl w:val="0"/>
          <w:numId w:val="24"/>
        </w:numPr>
        <w:spacing w:after="0" w:line="240" w:lineRule="auto"/>
        <w:contextualSpacing/>
        <w:rPr>
          <w:rFonts w:eastAsia="Times New Roman"/>
          <w:sz w:val="18"/>
          <w:szCs w:val="18"/>
        </w:rPr>
      </w:pPr>
      <w:r w:rsidRPr="00C318E2">
        <w:rPr>
          <w:rFonts w:asciiTheme="minorHAnsi" w:hAnsiTheme="minorHAnsi"/>
          <w:sz w:val="18"/>
          <w:szCs w:val="18"/>
        </w:rPr>
        <w:t>This field must be a true statement (or not applicable) for the system to comply.</w:t>
      </w:r>
    </w:p>
    <w:p w14:paraId="0DD2FE2C" w14:textId="77777777" w:rsidR="00D82DE2" w:rsidRPr="00C318E2" w:rsidRDefault="00D82DE2" w:rsidP="00D82DE2">
      <w:pPr>
        <w:numPr>
          <w:ilvl w:val="0"/>
          <w:numId w:val="24"/>
        </w:numPr>
        <w:spacing w:after="0" w:line="240" w:lineRule="auto"/>
        <w:contextualSpacing/>
        <w:rPr>
          <w:rFonts w:eastAsia="Times New Roman"/>
          <w:sz w:val="18"/>
          <w:szCs w:val="18"/>
        </w:rPr>
      </w:pPr>
      <w:r w:rsidRPr="00C318E2">
        <w:rPr>
          <w:rFonts w:asciiTheme="minorHAnsi" w:hAnsiTheme="minorHAnsi"/>
          <w:sz w:val="18"/>
          <w:szCs w:val="18"/>
        </w:rPr>
        <w:t>This field must be a true statement (or not applicable) for the system to comply.</w:t>
      </w:r>
    </w:p>
    <w:p w14:paraId="0DD2FE2D" w14:textId="77777777" w:rsidR="000719ED" w:rsidRPr="00D82DE2" w:rsidRDefault="00D82DE2" w:rsidP="00C318E2">
      <w:pPr>
        <w:numPr>
          <w:ilvl w:val="0"/>
          <w:numId w:val="24"/>
        </w:numPr>
        <w:spacing w:after="0" w:line="240" w:lineRule="auto"/>
        <w:contextualSpacing/>
        <w:rPr>
          <w:rFonts w:eastAsia="Times New Roman"/>
          <w:sz w:val="18"/>
          <w:szCs w:val="18"/>
        </w:rPr>
      </w:pPr>
      <w:r w:rsidRPr="00C318E2">
        <w:rPr>
          <w:rFonts w:asciiTheme="minorHAnsi" w:hAnsiTheme="minorHAnsi"/>
          <w:sz w:val="18"/>
          <w:szCs w:val="18"/>
        </w:rPr>
        <w:t>This field must be a true statement for the system to comply.</w:t>
      </w:r>
    </w:p>
    <w:p w14:paraId="0DD2FE2E" w14:textId="77777777" w:rsidR="000719ED" w:rsidRDefault="000719ED" w:rsidP="00A3352B">
      <w:pPr>
        <w:spacing w:after="0" w:line="240" w:lineRule="auto"/>
        <w:rPr>
          <w:rFonts w:asciiTheme="minorHAnsi" w:hAnsiTheme="minorHAnsi"/>
          <w:sz w:val="18"/>
          <w:szCs w:val="18"/>
        </w:rPr>
      </w:pPr>
    </w:p>
    <w:p w14:paraId="0DD2FE2F" w14:textId="77777777" w:rsidR="000719ED" w:rsidRPr="00A3547B" w:rsidRDefault="000719ED" w:rsidP="00A3352B">
      <w:pPr>
        <w:spacing w:after="0" w:line="240" w:lineRule="auto"/>
        <w:rPr>
          <w:rFonts w:asciiTheme="minorHAnsi" w:hAnsiTheme="minorHAnsi"/>
          <w:sz w:val="18"/>
          <w:szCs w:val="18"/>
        </w:rPr>
      </w:pPr>
    </w:p>
    <w:p w14:paraId="0DD2FE30" w14:textId="77777777" w:rsidR="00A3352B" w:rsidRPr="00A3547B" w:rsidRDefault="00A3352B" w:rsidP="00A3352B">
      <w:pPr>
        <w:spacing w:after="0"/>
        <w:rPr>
          <w:rFonts w:asciiTheme="minorHAnsi" w:hAnsiTheme="minorHAnsi"/>
          <w:sz w:val="18"/>
          <w:szCs w:val="18"/>
        </w:rPr>
        <w:sectPr w:rsidR="00A3352B" w:rsidRPr="00A3547B" w:rsidSect="00B05498">
          <w:headerReference w:type="even" r:id="rId17"/>
          <w:headerReference w:type="default" r:id="rId18"/>
          <w:headerReference w:type="first" r:id="rId19"/>
          <w:footerReference w:type="first" r:id="rId20"/>
          <w:pgSz w:w="12240" w:h="15840" w:code="1"/>
          <w:pgMar w:top="720" w:right="720" w:bottom="720" w:left="720" w:header="576" w:footer="576" w:gutter="0"/>
          <w:cols w:space="720"/>
          <w:titlePg/>
          <w:docGrid w:linePitch="360"/>
        </w:sectPr>
      </w:pPr>
    </w:p>
    <w:p w14:paraId="0DD2FE32" w14:textId="2E1C30D4" w:rsidR="00C90138" w:rsidRDefault="006E3951" w:rsidP="00ED01D0">
      <w:pPr>
        <w:spacing w:after="0"/>
        <w:rPr>
          <w:rFonts w:asciiTheme="minorHAnsi" w:hAnsiTheme="minorHAnsi"/>
          <w:i/>
          <w:sz w:val="18"/>
          <w:szCs w:val="18"/>
        </w:rPr>
      </w:pPr>
      <w:r w:rsidRPr="00ED01D0">
        <w:rPr>
          <w:rFonts w:asciiTheme="minorHAnsi" w:hAnsiTheme="minorHAnsi"/>
          <w:i/>
          <w:sz w:val="18"/>
          <w:szCs w:val="18"/>
        </w:rPr>
        <w:lastRenderedPageBreak/>
        <w:t xml:space="preserve">NOTE: </w:t>
      </w:r>
      <w:r w:rsidR="00C90138" w:rsidRPr="00ED01D0">
        <w:rPr>
          <w:rFonts w:asciiTheme="minorHAnsi" w:hAnsiTheme="minorHAnsi"/>
          <w:i/>
          <w:sz w:val="18"/>
          <w:szCs w:val="18"/>
        </w:rPr>
        <w:t>When the Certificate of Compliance indicates a Central Fan Ventilation Cooling system is installed, the following items must be verified.</w:t>
      </w:r>
    </w:p>
    <w:p w14:paraId="32C43843" w14:textId="77777777" w:rsidR="006E3951" w:rsidRPr="00ED01D0" w:rsidRDefault="006E3951" w:rsidP="00ED01D0">
      <w:pPr>
        <w:spacing w:after="0"/>
        <w:rPr>
          <w:rFonts w:asciiTheme="minorHAnsi" w:hAnsiTheme="minorHAnsi"/>
          <w:i/>
          <w:sz w:val="18"/>
          <w:szCs w:val="18"/>
        </w:rPr>
      </w:pPr>
    </w:p>
    <w:tbl>
      <w:tblPr>
        <w:tblW w:w="11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590"/>
        <w:gridCol w:w="4925"/>
        <w:gridCol w:w="5500"/>
      </w:tblGrid>
      <w:tr w:rsidR="00C90138" w:rsidRPr="00A3547B" w14:paraId="0DD2FE34" w14:textId="77777777">
        <w:trPr>
          <w:trHeight w:val="158"/>
        </w:trPr>
        <w:tc>
          <w:tcPr>
            <w:tcW w:w="11015" w:type="dxa"/>
            <w:gridSpan w:val="3"/>
            <w:vAlign w:val="center"/>
          </w:tcPr>
          <w:p w14:paraId="0DD2FE33" w14:textId="09114535" w:rsidR="00C90138" w:rsidRPr="00A3547B" w:rsidRDefault="00C90138" w:rsidP="00A3352B">
            <w:pPr>
              <w:spacing w:after="0" w:line="240" w:lineRule="auto"/>
              <w:rPr>
                <w:rFonts w:asciiTheme="minorHAnsi" w:hAnsiTheme="minorHAnsi"/>
                <w:b/>
                <w:sz w:val="18"/>
                <w:szCs w:val="18"/>
              </w:rPr>
            </w:pPr>
            <w:r w:rsidRPr="00ED01D0">
              <w:rPr>
                <w:rFonts w:asciiTheme="minorHAnsi" w:hAnsiTheme="minorHAnsi"/>
                <w:b/>
                <w:sz w:val="20"/>
                <w:szCs w:val="18"/>
              </w:rPr>
              <w:t xml:space="preserve">A. Central Fan Ventilation Cooling </w:t>
            </w:r>
            <w:r w:rsidR="00CF3DD7" w:rsidRPr="00ED01D0">
              <w:rPr>
                <w:rFonts w:asciiTheme="minorHAnsi" w:hAnsiTheme="minorHAnsi"/>
                <w:b/>
                <w:sz w:val="20"/>
                <w:szCs w:val="18"/>
              </w:rPr>
              <w:t xml:space="preserve">System (VCS) </w:t>
            </w:r>
            <w:r w:rsidRPr="00ED01D0">
              <w:rPr>
                <w:rFonts w:asciiTheme="minorHAnsi" w:hAnsiTheme="minorHAnsi"/>
                <w:b/>
                <w:sz w:val="20"/>
                <w:szCs w:val="18"/>
              </w:rPr>
              <w:t>Equipment Information</w:t>
            </w:r>
          </w:p>
        </w:tc>
      </w:tr>
      <w:tr w:rsidR="00C90138" w:rsidRPr="00401C24" w14:paraId="0DD2FE38" w14:textId="77777777" w:rsidTr="00E24160">
        <w:trPr>
          <w:trHeight w:val="144"/>
        </w:trPr>
        <w:tc>
          <w:tcPr>
            <w:tcW w:w="590" w:type="dxa"/>
            <w:vAlign w:val="center"/>
          </w:tcPr>
          <w:p w14:paraId="0DD2FE35" w14:textId="77777777" w:rsidR="00C90138" w:rsidRPr="00401C24" w:rsidRDefault="00C90138" w:rsidP="00FC45CF">
            <w:pPr>
              <w:spacing w:after="0" w:line="240" w:lineRule="auto"/>
              <w:jc w:val="center"/>
              <w:rPr>
                <w:rFonts w:asciiTheme="minorHAnsi" w:hAnsiTheme="minorHAnsi"/>
                <w:sz w:val="18"/>
                <w:szCs w:val="18"/>
              </w:rPr>
            </w:pPr>
            <w:r w:rsidRPr="00401C24">
              <w:rPr>
                <w:rFonts w:asciiTheme="minorHAnsi" w:hAnsiTheme="minorHAnsi"/>
                <w:sz w:val="18"/>
                <w:szCs w:val="18"/>
              </w:rPr>
              <w:t>01</w:t>
            </w:r>
          </w:p>
        </w:tc>
        <w:tc>
          <w:tcPr>
            <w:tcW w:w="4925" w:type="dxa"/>
            <w:vAlign w:val="center"/>
          </w:tcPr>
          <w:p w14:paraId="0DD2FE36" w14:textId="7DA981BC" w:rsidR="00C90138" w:rsidRPr="00401C24" w:rsidRDefault="00AF1D71" w:rsidP="00ED01D0">
            <w:pPr>
              <w:spacing w:after="0"/>
              <w:rPr>
                <w:rFonts w:asciiTheme="minorHAnsi" w:hAnsiTheme="minorHAnsi"/>
                <w:color w:val="000000"/>
                <w:sz w:val="18"/>
                <w:szCs w:val="18"/>
              </w:rPr>
            </w:pPr>
            <w:r>
              <w:rPr>
                <w:rFonts w:asciiTheme="minorHAnsi" w:hAnsiTheme="minorHAnsi"/>
                <w:sz w:val="18"/>
                <w:szCs w:val="18"/>
              </w:rPr>
              <w:t xml:space="preserve">Space Conditioning </w:t>
            </w:r>
            <w:r w:rsidR="00C90138" w:rsidRPr="00401C24">
              <w:rPr>
                <w:rFonts w:asciiTheme="minorHAnsi" w:hAnsiTheme="minorHAnsi"/>
                <w:sz w:val="18"/>
                <w:szCs w:val="18"/>
              </w:rPr>
              <w:t>System Identification</w:t>
            </w:r>
            <w:r>
              <w:rPr>
                <w:rFonts w:asciiTheme="minorHAnsi" w:hAnsiTheme="minorHAnsi"/>
                <w:sz w:val="18"/>
                <w:szCs w:val="18"/>
              </w:rPr>
              <w:t xml:space="preserve"> or Name</w:t>
            </w:r>
          </w:p>
        </w:tc>
        <w:tc>
          <w:tcPr>
            <w:tcW w:w="5500" w:type="dxa"/>
            <w:vAlign w:val="center"/>
          </w:tcPr>
          <w:p w14:paraId="0DD2FE37" w14:textId="77777777" w:rsidR="00C90138" w:rsidRPr="00401C24" w:rsidRDefault="00901924" w:rsidP="00FC45CF">
            <w:pPr>
              <w:spacing w:after="0" w:line="240" w:lineRule="auto"/>
              <w:rPr>
                <w:rFonts w:asciiTheme="minorHAnsi" w:hAnsiTheme="minorHAnsi"/>
                <w:sz w:val="18"/>
                <w:szCs w:val="18"/>
              </w:rPr>
            </w:pPr>
            <w:r w:rsidRPr="00401C24">
              <w:rPr>
                <w:rFonts w:asciiTheme="minorHAnsi" w:hAnsiTheme="minorHAnsi"/>
                <w:sz w:val="18"/>
                <w:szCs w:val="18"/>
              </w:rPr>
              <w:t>&lt;&lt;auto filled text: referenced from MCH01&gt;&gt;</w:t>
            </w:r>
          </w:p>
        </w:tc>
      </w:tr>
      <w:tr w:rsidR="00DF1DCA" w:rsidRPr="00401C24" w14:paraId="0DD2FE3C" w14:textId="77777777" w:rsidTr="00E24160">
        <w:trPr>
          <w:trHeight w:val="144"/>
        </w:trPr>
        <w:tc>
          <w:tcPr>
            <w:tcW w:w="590" w:type="dxa"/>
            <w:vAlign w:val="center"/>
          </w:tcPr>
          <w:p w14:paraId="0DD2FE39" w14:textId="77777777" w:rsidR="00DF1DCA" w:rsidRPr="00401C24" w:rsidRDefault="00DF1DCA" w:rsidP="00DF1DCA">
            <w:pPr>
              <w:spacing w:after="0" w:line="240" w:lineRule="auto"/>
              <w:jc w:val="center"/>
              <w:rPr>
                <w:rFonts w:asciiTheme="minorHAnsi" w:hAnsiTheme="minorHAnsi"/>
                <w:sz w:val="18"/>
                <w:szCs w:val="18"/>
              </w:rPr>
            </w:pPr>
            <w:r w:rsidRPr="00401C24">
              <w:rPr>
                <w:rFonts w:asciiTheme="minorHAnsi" w:hAnsiTheme="minorHAnsi"/>
                <w:sz w:val="18"/>
                <w:szCs w:val="18"/>
              </w:rPr>
              <w:t>02</w:t>
            </w:r>
          </w:p>
        </w:tc>
        <w:tc>
          <w:tcPr>
            <w:tcW w:w="4925" w:type="dxa"/>
            <w:vAlign w:val="center"/>
          </w:tcPr>
          <w:p w14:paraId="0DD2FE3A" w14:textId="1A2452FE" w:rsidR="00DF1DCA" w:rsidRPr="00401C24" w:rsidRDefault="00DF1DCA" w:rsidP="00DF1DCA">
            <w:pPr>
              <w:spacing w:after="0"/>
              <w:rPr>
                <w:rFonts w:asciiTheme="minorHAnsi" w:hAnsiTheme="minorHAnsi"/>
                <w:sz w:val="18"/>
                <w:szCs w:val="18"/>
              </w:rPr>
            </w:pPr>
            <w:r>
              <w:rPr>
                <w:rFonts w:asciiTheme="minorHAnsi" w:hAnsiTheme="minorHAnsi"/>
                <w:sz w:val="18"/>
                <w:szCs w:val="18"/>
              </w:rPr>
              <w:t xml:space="preserve">Space Conditioning </w:t>
            </w:r>
            <w:r w:rsidRPr="00401C24">
              <w:rPr>
                <w:rFonts w:asciiTheme="minorHAnsi" w:hAnsiTheme="minorHAnsi"/>
                <w:sz w:val="18"/>
                <w:szCs w:val="18"/>
              </w:rPr>
              <w:t>System Location or Area Served</w:t>
            </w:r>
          </w:p>
        </w:tc>
        <w:tc>
          <w:tcPr>
            <w:tcW w:w="5500" w:type="dxa"/>
            <w:vAlign w:val="center"/>
          </w:tcPr>
          <w:p w14:paraId="0DD2FE3B" w14:textId="77777777" w:rsidR="00DF1DCA" w:rsidRPr="00401C24" w:rsidRDefault="00DF1DCA" w:rsidP="00DF1DCA">
            <w:pPr>
              <w:spacing w:after="0" w:line="240" w:lineRule="auto"/>
              <w:rPr>
                <w:rFonts w:asciiTheme="minorHAnsi" w:hAnsiTheme="minorHAnsi"/>
                <w:sz w:val="18"/>
                <w:szCs w:val="18"/>
              </w:rPr>
            </w:pPr>
            <w:r w:rsidRPr="00401C24">
              <w:rPr>
                <w:rFonts w:asciiTheme="minorHAnsi" w:hAnsiTheme="minorHAnsi"/>
                <w:sz w:val="18"/>
                <w:szCs w:val="18"/>
              </w:rPr>
              <w:t>&lt;&lt;auto filled text: referenced from MCH01&gt;&gt;</w:t>
            </w:r>
          </w:p>
        </w:tc>
      </w:tr>
      <w:tr w:rsidR="000A390F" w:rsidRPr="00401C24" w14:paraId="67CE009C" w14:textId="77777777" w:rsidTr="00E24160">
        <w:trPr>
          <w:trHeight w:val="144"/>
        </w:trPr>
        <w:tc>
          <w:tcPr>
            <w:tcW w:w="590" w:type="dxa"/>
            <w:vAlign w:val="center"/>
          </w:tcPr>
          <w:p w14:paraId="4513776F" w14:textId="2D688656" w:rsidR="000A390F" w:rsidRPr="00401C24" w:rsidRDefault="000A390F" w:rsidP="000A390F">
            <w:pPr>
              <w:spacing w:after="0" w:line="240" w:lineRule="auto"/>
              <w:jc w:val="center"/>
              <w:rPr>
                <w:rFonts w:asciiTheme="minorHAnsi" w:hAnsiTheme="minorHAnsi"/>
                <w:sz w:val="18"/>
                <w:szCs w:val="18"/>
              </w:rPr>
            </w:pPr>
            <w:r>
              <w:rPr>
                <w:rFonts w:asciiTheme="minorHAnsi" w:hAnsiTheme="minorHAnsi"/>
                <w:sz w:val="18"/>
                <w:szCs w:val="18"/>
              </w:rPr>
              <w:t>03</w:t>
            </w:r>
          </w:p>
        </w:tc>
        <w:tc>
          <w:tcPr>
            <w:tcW w:w="4925" w:type="dxa"/>
            <w:vAlign w:val="center"/>
          </w:tcPr>
          <w:p w14:paraId="16D9B1D9" w14:textId="0727D09D" w:rsidR="000A390F" w:rsidRDefault="000A390F" w:rsidP="000A390F">
            <w:pPr>
              <w:spacing w:after="0"/>
              <w:rPr>
                <w:rFonts w:asciiTheme="minorHAnsi" w:hAnsiTheme="minorHAnsi"/>
                <w:sz w:val="18"/>
                <w:szCs w:val="18"/>
              </w:rPr>
            </w:pPr>
            <w:r>
              <w:rPr>
                <w:rFonts w:asciiTheme="minorHAnsi" w:hAnsiTheme="minorHAnsi"/>
                <w:sz w:val="18"/>
                <w:szCs w:val="18"/>
              </w:rPr>
              <w:t>Indoor Unit Name</w:t>
            </w:r>
            <w:r w:rsidR="003A775C">
              <w:rPr>
                <w:rFonts w:asciiTheme="minorHAnsi" w:hAnsiTheme="minorHAnsi"/>
                <w:sz w:val="18"/>
                <w:szCs w:val="18"/>
              </w:rPr>
              <w:t xml:space="preserve"> </w:t>
            </w:r>
            <w:r w:rsidR="003A775C" w:rsidRPr="00AA1C65">
              <w:rPr>
                <w:rFonts w:asciiTheme="minorHAnsi" w:hAnsiTheme="minorHAnsi"/>
                <w:sz w:val="18"/>
                <w:szCs w:val="18"/>
              </w:rPr>
              <w:t>or Description of Area Served</w:t>
            </w:r>
          </w:p>
        </w:tc>
        <w:tc>
          <w:tcPr>
            <w:tcW w:w="5500" w:type="dxa"/>
            <w:vAlign w:val="center"/>
          </w:tcPr>
          <w:p w14:paraId="3888811D" w14:textId="3A90A3F3" w:rsidR="000A390F" w:rsidRPr="00401C24" w:rsidRDefault="000A390F" w:rsidP="000A390F">
            <w:pPr>
              <w:spacing w:after="0" w:line="240" w:lineRule="auto"/>
              <w:rPr>
                <w:rFonts w:asciiTheme="minorHAnsi" w:hAnsiTheme="minorHAnsi"/>
                <w:sz w:val="18"/>
                <w:szCs w:val="18"/>
              </w:rPr>
            </w:pPr>
            <w:r w:rsidRPr="00F13E77">
              <w:rPr>
                <w:rFonts w:asciiTheme="minorHAnsi" w:hAnsiTheme="minorHAnsi"/>
                <w:sz w:val="18"/>
                <w:szCs w:val="18"/>
              </w:rPr>
              <w:t>&lt;&lt;auto filled text: referenced from MCH01&gt;&gt;</w:t>
            </w:r>
          </w:p>
        </w:tc>
      </w:tr>
      <w:tr w:rsidR="000A390F" w:rsidRPr="00401C24" w14:paraId="0DD2FE40" w14:textId="77777777" w:rsidTr="00E24160">
        <w:trPr>
          <w:trHeight w:val="144"/>
        </w:trPr>
        <w:tc>
          <w:tcPr>
            <w:tcW w:w="590" w:type="dxa"/>
            <w:vAlign w:val="center"/>
          </w:tcPr>
          <w:p w14:paraId="0DD2FE3D" w14:textId="7EE36E97" w:rsidR="000A390F" w:rsidRPr="00401C24" w:rsidRDefault="000A390F" w:rsidP="000A390F">
            <w:pPr>
              <w:spacing w:after="0" w:line="240" w:lineRule="auto"/>
              <w:jc w:val="center"/>
              <w:rPr>
                <w:rFonts w:asciiTheme="minorHAnsi" w:hAnsiTheme="minorHAnsi"/>
                <w:sz w:val="18"/>
                <w:szCs w:val="18"/>
              </w:rPr>
            </w:pPr>
            <w:r w:rsidRPr="00401C24">
              <w:rPr>
                <w:rFonts w:asciiTheme="minorHAnsi" w:hAnsiTheme="minorHAnsi"/>
                <w:sz w:val="18"/>
                <w:szCs w:val="18"/>
              </w:rPr>
              <w:t>0</w:t>
            </w:r>
            <w:r>
              <w:rPr>
                <w:rFonts w:asciiTheme="minorHAnsi" w:hAnsiTheme="minorHAnsi"/>
                <w:sz w:val="18"/>
                <w:szCs w:val="18"/>
              </w:rPr>
              <w:t>4</w:t>
            </w:r>
          </w:p>
        </w:tc>
        <w:tc>
          <w:tcPr>
            <w:tcW w:w="4925" w:type="dxa"/>
            <w:vAlign w:val="center"/>
          </w:tcPr>
          <w:p w14:paraId="0DD2FE3E" w14:textId="239CBD7D" w:rsidR="000A390F" w:rsidRPr="00401C24" w:rsidRDefault="000A390F" w:rsidP="000A390F">
            <w:pPr>
              <w:spacing w:after="0" w:line="240" w:lineRule="auto"/>
              <w:rPr>
                <w:rFonts w:asciiTheme="minorHAnsi" w:hAnsiTheme="minorHAnsi"/>
                <w:sz w:val="18"/>
                <w:szCs w:val="18"/>
              </w:rPr>
            </w:pPr>
            <w:r w:rsidRPr="00401C24">
              <w:rPr>
                <w:rFonts w:asciiTheme="minorHAnsi" w:hAnsiTheme="minorHAnsi"/>
                <w:sz w:val="18"/>
                <w:szCs w:val="18"/>
              </w:rPr>
              <w:t>Central Fan VCS Equipment - Manufacturer Name</w:t>
            </w:r>
          </w:p>
        </w:tc>
        <w:tc>
          <w:tcPr>
            <w:tcW w:w="5500" w:type="dxa"/>
            <w:vAlign w:val="center"/>
          </w:tcPr>
          <w:p w14:paraId="0DD2FE3F" w14:textId="77777777" w:rsidR="000A390F" w:rsidRPr="00401C24" w:rsidRDefault="000A390F" w:rsidP="000A390F">
            <w:pPr>
              <w:spacing w:after="0" w:line="240" w:lineRule="auto"/>
              <w:rPr>
                <w:rFonts w:asciiTheme="minorHAnsi" w:hAnsiTheme="minorHAnsi"/>
                <w:sz w:val="18"/>
                <w:szCs w:val="18"/>
              </w:rPr>
            </w:pPr>
            <w:r w:rsidRPr="00401C24">
              <w:rPr>
                <w:rFonts w:asciiTheme="minorHAnsi" w:hAnsiTheme="minorHAnsi"/>
                <w:sz w:val="18"/>
                <w:szCs w:val="18"/>
              </w:rPr>
              <w:t>&lt;&lt; user input: text&gt;&gt;</w:t>
            </w:r>
          </w:p>
        </w:tc>
      </w:tr>
      <w:tr w:rsidR="000A390F" w:rsidRPr="00401C24" w14:paraId="0DD2FE44" w14:textId="77777777" w:rsidTr="00E24160">
        <w:trPr>
          <w:trHeight w:val="144"/>
        </w:trPr>
        <w:tc>
          <w:tcPr>
            <w:tcW w:w="590" w:type="dxa"/>
            <w:vAlign w:val="center"/>
          </w:tcPr>
          <w:p w14:paraId="0DD2FE41" w14:textId="76169E66" w:rsidR="000A390F" w:rsidRPr="00401C24" w:rsidRDefault="000A390F" w:rsidP="000A390F">
            <w:pPr>
              <w:spacing w:after="0" w:line="240" w:lineRule="auto"/>
              <w:jc w:val="center"/>
              <w:rPr>
                <w:rFonts w:asciiTheme="minorHAnsi" w:hAnsiTheme="minorHAnsi"/>
                <w:sz w:val="18"/>
                <w:szCs w:val="18"/>
              </w:rPr>
            </w:pPr>
            <w:r w:rsidRPr="00401C24">
              <w:rPr>
                <w:rFonts w:asciiTheme="minorHAnsi" w:hAnsiTheme="minorHAnsi"/>
                <w:sz w:val="18"/>
                <w:szCs w:val="18"/>
              </w:rPr>
              <w:t>0</w:t>
            </w:r>
            <w:r>
              <w:rPr>
                <w:rFonts w:asciiTheme="minorHAnsi" w:hAnsiTheme="minorHAnsi"/>
                <w:sz w:val="18"/>
                <w:szCs w:val="18"/>
              </w:rPr>
              <w:t>5</w:t>
            </w:r>
          </w:p>
        </w:tc>
        <w:tc>
          <w:tcPr>
            <w:tcW w:w="4925" w:type="dxa"/>
            <w:vAlign w:val="center"/>
          </w:tcPr>
          <w:p w14:paraId="0DD2FE42" w14:textId="4F1E33C2" w:rsidR="000A390F" w:rsidRPr="00401C24" w:rsidRDefault="000A390F" w:rsidP="000A390F">
            <w:pPr>
              <w:spacing w:after="0" w:line="240" w:lineRule="auto"/>
              <w:rPr>
                <w:rFonts w:asciiTheme="minorHAnsi" w:hAnsiTheme="minorHAnsi"/>
                <w:sz w:val="18"/>
                <w:szCs w:val="18"/>
              </w:rPr>
            </w:pPr>
            <w:r w:rsidRPr="00401C24">
              <w:rPr>
                <w:rFonts w:asciiTheme="minorHAnsi" w:hAnsiTheme="minorHAnsi"/>
                <w:sz w:val="18"/>
                <w:szCs w:val="18"/>
              </w:rPr>
              <w:t>Central Fan VCS Equipment - Manufacturer Model #</w:t>
            </w:r>
          </w:p>
        </w:tc>
        <w:tc>
          <w:tcPr>
            <w:tcW w:w="5500" w:type="dxa"/>
            <w:vAlign w:val="center"/>
          </w:tcPr>
          <w:p w14:paraId="0DD2FE43" w14:textId="77777777" w:rsidR="000A390F" w:rsidRPr="00401C24" w:rsidRDefault="000A390F" w:rsidP="000A390F">
            <w:pPr>
              <w:spacing w:after="0" w:line="240" w:lineRule="auto"/>
              <w:rPr>
                <w:rFonts w:asciiTheme="minorHAnsi" w:hAnsiTheme="minorHAnsi"/>
                <w:sz w:val="18"/>
                <w:szCs w:val="18"/>
              </w:rPr>
            </w:pPr>
            <w:r w:rsidRPr="00401C24">
              <w:rPr>
                <w:rFonts w:asciiTheme="minorHAnsi" w:hAnsiTheme="minorHAnsi"/>
                <w:sz w:val="18"/>
                <w:szCs w:val="18"/>
              </w:rPr>
              <w:t>&lt;&lt; user input: text&gt;&gt;</w:t>
            </w:r>
          </w:p>
        </w:tc>
      </w:tr>
      <w:tr w:rsidR="000A390F" w:rsidRPr="00401C24" w14:paraId="0DD2FE4A" w14:textId="77777777" w:rsidTr="00E24160">
        <w:trPr>
          <w:trHeight w:val="144"/>
        </w:trPr>
        <w:tc>
          <w:tcPr>
            <w:tcW w:w="590" w:type="dxa"/>
            <w:vAlign w:val="center"/>
          </w:tcPr>
          <w:p w14:paraId="0DD2FE45" w14:textId="5CC79F85" w:rsidR="000A390F" w:rsidRPr="00401C24" w:rsidRDefault="000A390F" w:rsidP="000A390F">
            <w:pPr>
              <w:spacing w:after="0" w:line="240" w:lineRule="auto"/>
              <w:jc w:val="center"/>
              <w:rPr>
                <w:rFonts w:asciiTheme="minorHAnsi" w:hAnsiTheme="minorHAnsi"/>
                <w:sz w:val="18"/>
                <w:szCs w:val="18"/>
              </w:rPr>
            </w:pPr>
            <w:r w:rsidRPr="00401C24">
              <w:rPr>
                <w:rFonts w:asciiTheme="minorHAnsi" w:hAnsiTheme="minorHAnsi"/>
                <w:sz w:val="18"/>
                <w:szCs w:val="18"/>
              </w:rPr>
              <w:t>0</w:t>
            </w:r>
            <w:r>
              <w:rPr>
                <w:rFonts w:asciiTheme="minorHAnsi" w:hAnsiTheme="minorHAnsi"/>
                <w:sz w:val="18"/>
                <w:szCs w:val="18"/>
              </w:rPr>
              <w:t>6</w:t>
            </w:r>
          </w:p>
        </w:tc>
        <w:tc>
          <w:tcPr>
            <w:tcW w:w="4925" w:type="dxa"/>
            <w:vAlign w:val="center"/>
          </w:tcPr>
          <w:p w14:paraId="0DD2FE46" w14:textId="54B48107" w:rsidR="000A390F" w:rsidRPr="00401C24" w:rsidRDefault="000A390F" w:rsidP="000A390F">
            <w:pPr>
              <w:spacing w:after="0"/>
              <w:rPr>
                <w:rFonts w:asciiTheme="minorHAnsi" w:hAnsiTheme="minorHAnsi"/>
                <w:sz w:val="18"/>
                <w:szCs w:val="18"/>
              </w:rPr>
            </w:pPr>
            <w:r w:rsidRPr="00401C24">
              <w:rPr>
                <w:rFonts w:asciiTheme="minorHAnsi" w:hAnsiTheme="minorHAnsi"/>
                <w:sz w:val="18"/>
                <w:szCs w:val="18"/>
              </w:rPr>
              <w:t>Central Fan VCS Equipment - Fan Type</w:t>
            </w:r>
            <w:r>
              <w:rPr>
                <w:rFonts w:asciiTheme="minorHAnsi" w:hAnsiTheme="minorHAnsi"/>
                <w:sz w:val="18"/>
                <w:szCs w:val="18"/>
              </w:rPr>
              <w:t xml:space="preserve"> Required</w:t>
            </w:r>
          </w:p>
        </w:tc>
        <w:tc>
          <w:tcPr>
            <w:tcW w:w="5500" w:type="dxa"/>
            <w:vAlign w:val="center"/>
          </w:tcPr>
          <w:p w14:paraId="5238DA46" w14:textId="713FA3E1" w:rsidR="000A390F" w:rsidRDefault="000A390F" w:rsidP="000A390F">
            <w:pPr>
              <w:spacing w:after="0" w:line="240" w:lineRule="auto"/>
              <w:rPr>
                <w:rFonts w:asciiTheme="minorHAnsi" w:hAnsiTheme="minorHAnsi"/>
                <w:sz w:val="18"/>
                <w:szCs w:val="18"/>
              </w:rPr>
            </w:pPr>
            <w:r>
              <w:rPr>
                <w:rFonts w:asciiTheme="minorHAnsi" w:hAnsiTheme="minorHAnsi"/>
                <w:sz w:val="18"/>
                <w:szCs w:val="18"/>
              </w:rPr>
              <w:t>&lt;&lt;auto filled text: referenced from CF2R-MCH-01 B0</w:t>
            </w:r>
            <w:r w:rsidR="00022D9E">
              <w:rPr>
                <w:rFonts w:asciiTheme="minorHAnsi" w:hAnsiTheme="minorHAnsi"/>
                <w:sz w:val="18"/>
                <w:szCs w:val="18"/>
              </w:rPr>
              <w:t>5</w:t>
            </w:r>
            <w:r>
              <w:rPr>
                <w:rFonts w:asciiTheme="minorHAnsi" w:hAnsiTheme="minorHAnsi"/>
                <w:sz w:val="18"/>
                <w:szCs w:val="18"/>
              </w:rPr>
              <w:t>, Central Fan Ventilation Cooling System Type. Allowable values are:</w:t>
            </w:r>
          </w:p>
          <w:p w14:paraId="76413B68" w14:textId="72C09C43" w:rsidR="000A390F" w:rsidRDefault="000A390F" w:rsidP="000A390F">
            <w:pPr>
              <w:spacing w:after="0" w:line="240" w:lineRule="auto"/>
              <w:rPr>
                <w:rFonts w:asciiTheme="minorHAnsi" w:hAnsiTheme="minorHAnsi"/>
                <w:sz w:val="18"/>
                <w:szCs w:val="18"/>
              </w:rPr>
            </w:pPr>
            <w:r>
              <w:rPr>
                <w:rFonts w:asciiTheme="minorHAnsi" w:hAnsiTheme="minorHAnsi"/>
                <w:sz w:val="18"/>
                <w:szCs w:val="18"/>
              </w:rPr>
              <w:t>**Fixed Flow</w:t>
            </w:r>
          </w:p>
          <w:p w14:paraId="0DD2FE49" w14:textId="77853966" w:rsidR="000A390F" w:rsidRPr="00401C24" w:rsidRDefault="000A390F" w:rsidP="000A390F">
            <w:pPr>
              <w:spacing w:after="0" w:line="240" w:lineRule="auto"/>
              <w:rPr>
                <w:rFonts w:asciiTheme="minorHAnsi" w:hAnsiTheme="minorHAnsi"/>
                <w:sz w:val="18"/>
                <w:szCs w:val="18"/>
              </w:rPr>
            </w:pPr>
            <w:r>
              <w:rPr>
                <w:rFonts w:asciiTheme="minorHAnsi" w:hAnsiTheme="minorHAnsi"/>
                <w:sz w:val="18"/>
                <w:szCs w:val="18"/>
              </w:rPr>
              <w:t>**Variable Flow&gt;&gt;</w:t>
            </w:r>
          </w:p>
        </w:tc>
      </w:tr>
      <w:tr w:rsidR="000A390F" w:rsidRPr="00401C24" w14:paraId="0DD2FE50" w14:textId="77777777" w:rsidTr="00E24160">
        <w:trPr>
          <w:trHeight w:val="144"/>
        </w:trPr>
        <w:tc>
          <w:tcPr>
            <w:tcW w:w="590" w:type="dxa"/>
            <w:vAlign w:val="center"/>
          </w:tcPr>
          <w:p w14:paraId="0DD2FE4B" w14:textId="317EE487" w:rsidR="000A390F" w:rsidRPr="00401C24" w:rsidRDefault="000A390F" w:rsidP="000A390F">
            <w:pPr>
              <w:spacing w:after="0" w:line="240" w:lineRule="auto"/>
              <w:jc w:val="center"/>
              <w:rPr>
                <w:rFonts w:asciiTheme="minorHAnsi" w:hAnsiTheme="minorHAnsi"/>
                <w:sz w:val="18"/>
                <w:szCs w:val="18"/>
              </w:rPr>
            </w:pPr>
            <w:r w:rsidRPr="00401C24">
              <w:rPr>
                <w:rFonts w:asciiTheme="minorHAnsi" w:hAnsiTheme="minorHAnsi"/>
                <w:sz w:val="18"/>
                <w:szCs w:val="18"/>
              </w:rPr>
              <w:t>0</w:t>
            </w:r>
            <w:r>
              <w:rPr>
                <w:rFonts w:asciiTheme="minorHAnsi" w:hAnsiTheme="minorHAnsi"/>
                <w:sz w:val="18"/>
                <w:szCs w:val="18"/>
              </w:rPr>
              <w:t>7</w:t>
            </w:r>
          </w:p>
        </w:tc>
        <w:tc>
          <w:tcPr>
            <w:tcW w:w="4925" w:type="dxa"/>
            <w:vAlign w:val="center"/>
          </w:tcPr>
          <w:p w14:paraId="0DD2FE4C" w14:textId="2BC6C46F" w:rsidR="000A390F" w:rsidRPr="00401C24" w:rsidRDefault="000A390F" w:rsidP="000A390F">
            <w:pPr>
              <w:spacing w:after="0"/>
              <w:rPr>
                <w:rFonts w:asciiTheme="minorHAnsi" w:hAnsiTheme="minorHAnsi"/>
                <w:sz w:val="18"/>
                <w:szCs w:val="18"/>
              </w:rPr>
            </w:pPr>
            <w:r w:rsidRPr="00401C24">
              <w:rPr>
                <w:rFonts w:asciiTheme="minorHAnsi" w:hAnsiTheme="minorHAnsi"/>
                <w:sz w:val="18"/>
                <w:szCs w:val="18"/>
              </w:rPr>
              <w:t>Central Fan VCS Equipment - Fan Type</w:t>
            </w:r>
            <w:r>
              <w:rPr>
                <w:rFonts w:asciiTheme="minorHAnsi" w:hAnsiTheme="minorHAnsi"/>
                <w:sz w:val="18"/>
                <w:szCs w:val="18"/>
              </w:rPr>
              <w:t xml:space="preserve"> Installed</w:t>
            </w:r>
          </w:p>
        </w:tc>
        <w:tc>
          <w:tcPr>
            <w:tcW w:w="5500" w:type="dxa"/>
            <w:vAlign w:val="center"/>
          </w:tcPr>
          <w:p w14:paraId="0DD2FE4D" w14:textId="3D09B233" w:rsidR="000A390F" w:rsidRDefault="000A390F" w:rsidP="000A390F">
            <w:pPr>
              <w:spacing w:after="0" w:line="240" w:lineRule="auto"/>
              <w:rPr>
                <w:rFonts w:asciiTheme="minorHAnsi" w:hAnsiTheme="minorHAnsi"/>
                <w:sz w:val="18"/>
                <w:szCs w:val="18"/>
              </w:rPr>
            </w:pPr>
            <w:r w:rsidRPr="00401C24">
              <w:rPr>
                <w:rFonts w:asciiTheme="minorHAnsi" w:hAnsiTheme="minorHAnsi"/>
                <w:sz w:val="18"/>
                <w:szCs w:val="18"/>
              </w:rPr>
              <w:t xml:space="preserve">&lt;&lt; </w:t>
            </w:r>
            <w:r w:rsidR="00AD338E">
              <w:rPr>
                <w:rFonts w:asciiTheme="minorHAnsi" w:hAnsiTheme="minorHAnsi"/>
                <w:sz w:val="18"/>
                <w:szCs w:val="18"/>
              </w:rPr>
              <w:t xml:space="preserve">if A06 = fixed flow, </w:t>
            </w:r>
            <w:r w:rsidRPr="00401C24">
              <w:rPr>
                <w:rFonts w:asciiTheme="minorHAnsi" w:hAnsiTheme="minorHAnsi"/>
                <w:sz w:val="18"/>
                <w:szCs w:val="18"/>
              </w:rPr>
              <w:t xml:space="preserve">user </w:t>
            </w:r>
            <w:r>
              <w:rPr>
                <w:rFonts w:asciiTheme="minorHAnsi" w:hAnsiTheme="minorHAnsi"/>
                <w:sz w:val="18"/>
                <w:szCs w:val="18"/>
              </w:rPr>
              <w:t>select from list.</w:t>
            </w:r>
            <w:r w:rsidRPr="00401C24">
              <w:rPr>
                <w:rFonts w:asciiTheme="minorHAnsi" w:hAnsiTheme="minorHAnsi"/>
                <w:sz w:val="18"/>
                <w:szCs w:val="18"/>
              </w:rPr>
              <w:t xml:space="preserve">  </w:t>
            </w:r>
            <w:r>
              <w:rPr>
                <w:rFonts w:asciiTheme="minorHAnsi" w:hAnsiTheme="minorHAnsi"/>
                <w:sz w:val="18"/>
                <w:szCs w:val="18"/>
              </w:rPr>
              <w:t>allowable values are:</w:t>
            </w:r>
          </w:p>
          <w:p w14:paraId="0DD2FE4E" w14:textId="77777777" w:rsidR="000A390F" w:rsidRDefault="000A390F" w:rsidP="000A390F">
            <w:pPr>
              <w:spacing w:after="0" w:line="240" w:lineRule="auto"/>
              <w:rPr>
                <w:rFonts w:asciiTheme="minorHAnsi" w:hAnsiTheme="minorHAnsi"/>
                <w:sz w:val="18"/>
                <w:szCs w:val="18"/>
              </w:rPr>
            </w:pPr>
            <w:r>
              <w:rPr>
                <w:rFonts w:asciiTheme="minorHAnsi" w:hAnsiTheme="minorHAnsi"/>
                <w:sz w:val="18"/>
                <w:szCs w:val="18"/>
              </w:rPr>
              <w:t>**</w:t>
            </w:r>
            <w:r w:rsidRPr="00401C24">
              <w:rPr>
                <w:rFonts w:asciiTheme="minorHAnsi" w:hAnsiTheme="minorHAnsi"/>
                <w:sz w:val="18"/>
                <w:szCs w:val="18"/>
              </w:rPr>
              <w:t>Fixed</w:t>
            </w:r>
            <w:r>
              <w:rPr>
                <w:rFonts w:asciiTheme="minorHAnsi" w:hAnsiTheme="minorHAnsi"/>
                <w:sz w:val="18"/>
                <w:szCs w:val="18"/>
              </w:rPr>
              <w:t xml:space="preserve"> Flow</w:t>
            </w:r>
          </w:p>
          <w:p w14:paraId="024041A1" w14:textId="77777777" w:rsidR="00AD338E" w:rsidRDefault="000A390F" w:rsidP="000A390F">
            <w:pPr>
              <w:spacing w:after="0" w:line="240" w:lineRule="auto"/>
              <w:rPr>
                <w:rFonts w:asciiTheme="minorHAnsi" w:hAnsiTheme="minorHAnsi"/>
                <w:sz w:val="18"/>
                <w:szCs w:val="18"/>
              </w:rPr>
            </w:pPr>
            <w:r>
              <w:rPr>
                <w:rFonts w:asciiTheme="minorHAnsi" w:hAnsiTheme="minorHAnsi"/>
                <w:sz w:val="18"/>
                <w:szCs w:val="18"/>
              </w:rPr>
              <w:t xml:space="preserve">**Variable </w:t>
            </w:r>
            <w:proofErr w:type="gramStart"/>
            <w:r>
              <w:rPr>
                <w:rFonts w:asciiTheme="minorHAnsi" w:hAnsiTheme="minorHAnsi"/>
                <w:sz w:val="18"/>
                <w:szCs w:val="18"/>
              </w:rPr>
              <w:t>Flow</w:t>
            </w:r>
            <w:r w:rsidR="00AD338E">
              <w:rPr>
                <w:rFonts w:asciiTheme="minorHAnsi" w:hAnsiTheme="minorHAnsi"/>
                <w:sz w:val="18"/>
                <w:szCs w:val="18"/>
              </w:rPr>
              <w:t>;</w:t>
            </w:r>
            <w:proofErr w:type="gramEnd"/>
          </w:p>
          <w:p w14:paraId="0DD2FE4F" w14:textId="42AB8278" w:rsidR="000A390F" w:rsidRPr="00401C24" w:rsidRDefault="00AD338E" w:rsidP="000A390F">
            <w:pPr>
              <w:spacing w:after="0" w:line="240" w:lineRule="auto"/>
              <w:rPr>
                <w:rFonts w:asciiTheme="minorHAnsi" w:hAnsiTheme="minorHAnsi" w:cs="Calibri"/>
                <w:sz w:val="18"/>
                <w:szCs w:val="18"/>
              </w:rPr>
            </w:pPr>
            <w:r>
              <w:rPr>
                <w:rFonts w:asciiTheme="minorHAnsi" w:hAnsiTheme="minorHAnsi"/>
                <w:sz w:val="18"/>
                <w:szCs w:val="18"/>
              </w:rPr>
              <w:t>Elseif A06 = variable flow, then value = variable flow</w:t>
            </w:r>
            <w:r w:rsidR="000A390F" w:rsidRPr="00401C24">
              <w:rPr>
                <w:rFonts w:asciiTheme="minorHAnsi" w:hAnsiTheme="minorHAnsi"/>
                <w:sz w:val="18"/>
                <w:szCs w:val="18"/>
              </w:rPr>
              <w:t>&gt;&gt;</w:t>
            </w:r>
          </w:p>
        </w:tc>
      </w:tr>
      <w:tr w:rsidR="000A390F" w:rsidRPr="00401C24" w14:paraId="0DD2FE56" w14:textId="77777777" w:rsidTr="00E24160">
        <w:trPr>
          <w:trHeight w:val="144"/>
        </w:trPr>
        <w:tc>
          <w:tcPr>
            <w:tcW w:w="590" w:type="dxa"/>
            <w:vAlign w:val="center"/>
          </w:tcPr>
          <w:p w14:paraId="0DD2FE51" w14:textId="6C11D732" w:rsidR="000A390F" w:rsidRPr="00401C24" w:rsidDel="00B13309" w:rsidRDefault="000A390F" w:rsidP="000A390F">
            <w:pPr>
              <w:spacing w:after="0" w:line="240" w:lineRule="auto"/>
              <w:jc w:val="center"/>
              <w:rPr>
                <w:rFonts w:asciiTheme="minorHAnsi" w:hAnsiTheme="minorHAnsi"/>
                <w:sz w:val="18"/>
                <w:szCs w:val="18"/>
              </w:rPr>
            </w:pPr>
            <w:r w:rsidRPr="00401C24">
              <w:rPr>
                <w:rFonts w:asciiTheme="minorHAnsi" w:hAnsiTheme="minorHAnsi"/>
                <w:sz w:val="18"/>
                <w:szCs w:val="18"/>
              </w:rPr>
              <w:t>0</w:t>
            </w:r>
            <w:r>
              <w:rPr>
                <w:rFonts w:asciiTheme="minorHAnsi" w:hAnsiTheme="minorHAnsi"/>
                <w:sz w:val="18"/>
                <w:szCs w:val="18"/>
              </w:rPr>
              <w:t>8</w:t>
            </w:r>
          </w:p>
        </w:tc>
        <w:tc>
          <w:tcPr>
            <w:tcW w:w="4925" w:type="dxa"/>
            <w:vAlign w:val="center"/>
          </w:tcPr>
          <w:p w14:paraId="0DD2FE52" w14:textId="036A9678" w:rsidR="000A390F" w:rsidRPr="00401C24" w:rsidRDefault="000A390F" w:rsidP="000A390F">
            <w:pPr>
              <w:spacing w:after="0"/>
              <w:rPr>
                <w:rFonts w:asciiTheme="minorHAnsi" w:hAnsiTheme="minorHAnsi"/>
                <w:sz w:val="18"/>
                <w:szCs w:val="18"/>
              </w:rPr>
            </w:pPr>
            <w:r w:rsidRPr="00401C24">
              <w:rPr>
                <w:rFonts w:asciiTheme="minorHAnsi" w:hAnsiTheme="minorHAnsi"/>
                <w:sz w:val="18"/>
                <w:szCs w:val="18"/>
              </w:rPr>
              <w:t xml:space="preserve">Central Fan VCS Equipment - </w:t>
            </w:r>
            <w:r>
              <w:rPr>
                <w:rFonts w:asciiTheme="minorHAnsi" w:hAnsiTheme="minorHAnsi"/>
                <w:sz w:val="18"/>
                <w:szCs w:val="18"/>
              </w:rPr>
              <w:t>Manufacturer Documentation Status</w:t>
            </w:r>
          </w:p>
        </w:tc>
        <w:tc>
          <w:tcPr>
            <w:tcW w:w="5500" w:type="dxa"/>
            <w:vAlign w:val="center"/>
          </w:tcPr>
          <w:p w14:paraId="0DD2FE53" w14:textId="77777777" w:rsidR="000A390F" w:rsidRPr="00401C24" w:rsidRDefault="000A390F" w:rsidP="000A390F">
            <w:pPr>
              <w:spacing w:after="0" w:line="240" w:lineRule="auto"/>
              <w:rPr>
                <w:rFonts w:asciiTheme="minorHAnsi" w:hAnsiTheme="minorHAnsi" w:cs="Calibri"/>
                <w:sz w:val="18"/>
                <w:szCs w:val="18"/>
              </w:rPr>
            </w:pPr>
            <w:r w:rsidRPr="00401C24">
              <w:rPr>
                <w:rFonts w:asciiTheme="minorHAnsi" w:hAnsiTheme="minorHAnsi" w:cs="Calibri"/>
                <w:sz w:val="18"/>
                <w:szCs w:val="18"/>
              </w:rPr>
              <w:t>&lt;&lt;</w:t>
            </w:r>
            <w:proofErr w:type="gramStart"/>
            <w:r w:rsidRPr="00401C24">
              <w:rPr>
                <w:rFonts w:asciiTheme="minorHAnsi" w:hAnsiTheme="minorHAnsi" w:cs="Calibri"/>
                <w:sz w:val="18"/>
                <w:szCs w:val="18"/>
              </w:rPr>
              <w:t>user</w:t>
            </w:r>
            <w:proofErr w:type="gramEnd"/>
            <w:r w:rsidRPr="00401C24">
              <w:rPr>
                <w:rFonts w:asciiTheme="minorHAnsi" w:hAnsiTheme="minorHAnsi" w:cs="Calibri"/>
                <w:sz w:val="18"/>
                <w:szCs w:val="18"/>
              </w:rPr>
              <w:t xml:space="preserve"> select from list: </w:t>
            </w:r>
          </w:p>
          <w:p w14:paraId="0DD2FE54" w14:textId="77777777" w:rsidR="000A390F" w:rsidRPr="00F13C80" w:rsidRDefault="000A390F" w:rsidP="000A390F">
            <w:pPr>
              <w:spacing w:after="0" w:line="240" w:lineRule="auto"/>
              <w:rPr>
                <w:rFonts w:asciiTheme="minorHAnsi" w:hAnsiTheme="minorHAnsi" w:cs="Calibri"/>
                <w:sz w:val="18"/>
                <w:szCs w:val="18"/>
              </w:rPr>
            </w:pPr>
            <w:r w:rsidRPr="00401C24">
              <w:rPr>
                <w:rFonts w:asciiTheme="minorHAnsi" w:hAnsiTheme="minorHAnsi" w:cs="Calibri"/>
                <w:sz w:val="18"/>
                <w:szCs w:val="18"/>
              </w:rPr>
              <w:t>**</w:t>
            </w:r>
            <w:r>
              <w:rPr>
                <w:rFonts w:asciiTheme="minorHAnsi" w:hAnsiTheme="minorHAnsi" w:cs="Calibri"/>
                <w:sz w:val="18"/>
                <w:szCs w:val="18"/>
              </w:rPr>
              <w:t xml:space="preserve">Manufacturer system documentation </w:t>
            </w:r>
            <w:r w:rsidRPr="008D00B9">
              <w:rPr>
                <w:rFonts w:asciiTheme="minorHAnsi" w:hAnsiTheme="minorHAnsi" w:cs="Calibri"/>
                <w:sz w:val="18"/>
                <w:szCs w:val="18"/>
                <w:u w:val="single"/>
              </w:rPr>
              <w:t>meets the applicable requirements</w:t>
            </w:r>
            <w:r>
              <w:rPr>
                <w:rFonts w:asciiTheme="minorHAnsi" w:hAnsiTheme="minorHAnsi" w:cs="Calibri"/>
                <w:sz w:val="18"/>
                <w:szCs w:val="18"/>
              </w:rPr>
              <w:t xml:space="preserve"> in section B item 06 on this document.</w:t>
            </w:r>
          </w:p>
          <w:p w14:paraId="0DD2FE55" w14:textId="77777777" w:rsidR="000A390F" w:rsidRPr="00401C24" w:rsidRDefault="000A390F" w:rsidP="000A390F">
            <w:pPr>
              <w:spacing w:after="0" w:line="240" w:lineRule="auto"/>
              <w:rPr>
                <w:rFonts w:asciiTheme="minorHAnsi" w:hAnsiTheme="minorHAnsi"/>
                <w:sz w:val="18"/>
                <w:szCs w:val="18"/>
              </w:rPr>
            </w:pPr>
            <w:r w:rsidRPr="00F13C80">
              <w:rPr>
                <w:rFonts w:asciiTheme="minorHAnsi" w:hAnsiTheme="minorHAnsi" w:cs="Calibri"/>
                <w:sz w:val="18"/>
                <w:szCs w:val="18"/>
              </w:rPr>
              <w:t>**</w:t>
            </w:r>
            <w:r>
              <w:rPr>
                <w:rFonts w:asciiTheme="minorHAnsi" w:hAnsiTheme="minorHAnsi" w:cs="Calibri"/>
                <w:sz w:val="18"/>
                <w:szCs w:val="18"/>
              </w:rPr>
              <w:t xml:space="preserve"> Manufacturer system documentation </w:t>
            </w:r>
            <w:r w:rsidRPr="008D00B9">
              <w:rPr>
                <w:rFonts w:asciiTheme="minorHAnsi" w:hAnsiTheme="minorHAnsi" w:cs="Calibri"/>
                <w:sz w:val="18"/>
                <w:szCs w:val="18"/>
                <w:u w:val="single"/>
              </w:rPr>
              <w:t>does not meet the applicable requirements</w:t>
            </w:r>
            <w:r>
              <w:rPr>
                <w:rFonts w:asciiTheme="minorHAnsi" w:hAnsiTheme="minorHAnsi" w:cs="Calibri"/>
                <w:sz w:val="18"/>
                <w:szCs w:val="18"/>
              </w:rPr>
              <w:t xml:space="preserve"> in section B item 06 on this document.</w:t>
            </w:r>
            <w:r w:rsidRPr="00401C24">
              <w:rPr>
                <w:rFonts w:asciiTheme="minorHAnsi" w:hAnsiTheme="minorHAnsi" w:cs="Calibri"/>
                <w:sz w:val="18"/>
                <w:szCs w:val="18"/>
              </w:rPr>
              <w:t>&gt;&gt;</w:t>
            </w:r>
          </w:p>
        </w:tc>
      </w:tr>
      <w:tr w:rsidR="000A390F" w:rsidRPr="00401C24" w14:paraId="0DD2FE5C" w14:textId="77777777" w:rsidTr="00E24160">
        <w:trPr>
          <w:trHeight w:val="144"/>
        </w:trPr>
        <w:tc>
          <w:tcPr>
            <w:tcW w:w="590" w:type="dxa"/>
            <w:vAlign w:val="center"/>
          </w:tcPr>
          <w:p w14:paraId="0DD2FE57" w14:textId="0379964C" w:rsidR="000A390F" w:rsidRPr="00401C24" w:rsidDel="00B13309" w:rsidRDefault="000A390F" w:rsidP="000A390F">
            <w:pPr>
              <w:spacing w:after="0" w:line="240" w:lineRule="auto"/>
              <w:jc w:val="center"/>
              <w:rPr>
                <w:rFonts w:asciiTheme="minorHAnsi" w:hAnsiTheme="minorHAnsi"/>
                <w:sz w:val="18"/>
                <w:szCs w:val="18"/>
              </w:rPr>
            </w:pPr>
            <w:r w:rsidRPr="00401C24">
              <w:rPr>
                <w:rFonts w:asciiTheme="minorHAnsi" w:hAnsiTheme="minorHAnsi"/>
                <w:sz w:val="18"/>
                <w:szCs w:val="18"/>
              </w:rPr>
              <w:t>0</w:t>
            </w:r>
            <w:r>
              <w:rPr>
                <w:rFonts w:asciiTheme="minorHAnsi" w:hAnsiTheme="minorHAnsi"/>
                <w:sz w:val="18"/>
                <w:szCs w:val="18"/>
              </w:rPr>
              <w:t>9</w:t>
            </w:r>
          </w:p>
        </w:tc>
        <w:tc>
          <w:tcPr>
            <w:tcW w:w="4925" w:type="dxa"/>
            <w:vAlign w:val="center"/>
          </w:tcPr>
          <w:p w14:paraId="0DD2FE58" w14:textId="2B1B194A" w:rsidR="000A390F" w:rsidRPr="00401C24" w:rsidDel="00B82A05" w:rsidRDefault="000A390F" w:rsidP="000A390F">
            <w:pPr>
              <w:spacing w:after="0" w:line="240" w:lineRule="auto"/>
              <w:rPr>
                <w:rFonts w:asciiTheme="minorHAnsi" w:hAnsiTheme="minorHAnsi"/>
                <w:sz w:val="18"/>
                <w:szCs w:val="18"/>
              </w:rPr>
            </w:pPr>
            <w:r w:rsidRPr="00401C24">
              <w:rPr>
                <w:rFonts w:asciiTheme="minorHAnsi" w:hAnsiTheme="minorHAnsi"/>
                <w:sz w:val="18"/>
                <w:szCs w:val="18"/>
              </w:rPr>
              <w:t>Duct Leakage Verification Status</w:t>
            </w:r>
          </w:p>
        </w:tc>
        <w:tc>
          <w:tcPr>
            <w:tcW w:w="5500" w:type="dxa"/>
            <w:vAlign w:val="center"/>
          </w:tcPr>
          <w:p w14:paraId="0DD2FE59" w14:textId="77777777" w:rsidR="000A390F" w:rsidRDefault="000A390F" w:rsidP="000A390F">
            <w:pPr>
              <w:widowControl w:val="0"/>
              <w:autoSpaceDE w:val="0"/>
              <w:autoSpaceDN w:val="0"/>
              <w:adjustRightInd w:val="0"/>
              <w:spacing w:after="0" w:line="240" w:lineRule="auto"/>
              <w:rPr>
                <w:rFonts w:asciiTheme="minorHAnsi" w:hAnsiTheme="minorHAnsi" w:cs="Calibri"/>
                <w:sz w:val="18"/>
                <w:szCs w:val="18"/>
              </w:rPr>
            </w:pPr>
            <w:r w:rsidRPr="00401C24">
              <w:rPr>
                <w:rFonts w:asciiTheme="minorHAnsi" w:hAnsiTheme="minorHAnsi" w:cs="Calibri"/>
                <w:sz w:val="18"/>
                <w:szCs w:val="18"/>
              </w:rPr>
              <w:t xml:space="preserve">&lt;&lt; calculated field: </w:t>
            </w:r>
          </w:p>
          <w:p w14:paraId="0DD2FE5A" w14:textId="4CF7F497" w:rsidR="000A390F" w:rsidRDefault="000A390F" w:rsidP="000A390F">
            <w:pPr>
              <w:widowControl w:val="0"/>
              <w:autoSpaceDE w:val="0"/>
              <w:autoSpaceDN w:val="0"/>
              <w:adjustRightInd w:val="0"/>
              <w:spacing w:after="0" w:line="240" w:lineRule="auto"/>
              <w:rPr>
                <w:rFonts w:asciiTheme="minorHAnsi" w:hAnsiTheme="minorHAnsi" w:cs="Calibri"/>
                <w:sz w:val="18"/>
                <w:szCs w:val="18"/>
              </w:rPr>
            </w:pPr>
            <w:r>
              <w:rPr>
                <w:rFonts w:asciiTheme="minorHAnsi" w:hAnsiTheme="minorHAnsi" w:cs="Calibri"/>
                <w:sz w:val="18"/>
                <w:szCs w:val="18"/>
              </w:rPr>
              <w:t>I</w:t>
            </w:r>
            <w:r w:rsidRPr="00401C24">
              <w:rPr>
                <w:rFonts w:asciiTheme="minorHAnsi" w:hAnsiTheme="minorHAnsi" w:cs="Calibri"/>
                <w:sz w:val="18"/>
                <w:szCs w:val="18"/>
              </w:rPr>
              <w:t xml:space="preserve">f this </w:t>
            </w:r>
            <w:r>
              <w:rPr>
                <w:rFonts w:asciiTheme="minorHAnsi" w:hAnsiTheme="minorHAnsi" w:cs="Calibri"/>
                <w:sz w:val="18"/>
                <w:szCs w:val="18"/>
              </w:rPr>
              <w:t xml:space="preserve">air </w:t>
            </w:r>
            <w:r w:rsidRPr="00401C24">
              <w:rPr>
                <w:rFonts w:asciiTheme="minorHAnsi" w:hAnsiTheme="minorHAnsi" w:cs="Calibri"/>
                <w:sz w:val="18"/>
                <w:szCs w:val="18"/>
              </w:rPr>
              <w:t xml:space="preserve">system </w:t>
            </w:r>
            <w:r>
              <w:rPr>
                <w:rFonts w:asciiTheme="minorHAnsi" w:hAnsiTheme="minorHAnsi" w:cs="Calibri"/>
                <w:sz w:val="18"/>
                <w:szCs w:val="18"/>
              </w:rPr>
              <w:t xml:space="preserve">has a </w:t>
            </w:r>
            <w:r>
              <w:rPr>
                <w:rFonts w:asciiTheme="minorHAnsi" w:hAnsiTheme="minorHAnsi" w:cs="Calibri"/>
                <w:bCs/>
                <w:sz w:val="18"/>
                <w:szCs w:val="18"/>
              </w:rPr>
              <w:t>registered CF2R-</w:t>
            </w:r>
            <w:r w:rsidRPr="00401C24">
              <w:rPr>
                <w:rFonts w:asciiTheme="minorHAnsi" w:hAnsiTheme="minorHAnsi" w:cs="Calibri"/>
                <w:bCs/>
                <w:sz w:val="18"/>
                <w:szCs w:val="18"/>
              </w:rPr>
              <w:t>MCH-20</w:t>
            </w:r>
            <w:r w:rsidRPr="00401C24">
              <w:rPr>
                <w:rFonts w:asciiTheme="minorHAnsi" w:hAnsiTheme="minorHAnsi" w:cs="Calibri"/>
                <w:sz w:val="18"/>
                <w:szCs w:val="18"/>
              </w:rPr>
              <w:t xml:space="preserve"> that </w:t>
            </w:r>
            <w:r>
              <w:rPr>
                <w:rFonts w:asciiTheme="minorHAnsi" w:hAnsiTheme="minorHAnsi" w:cs="Calibri"/>
                <w:sz w:val="18"/>
                <w:szCs w:val="18"/>
              </w:rPr>
              <w:t>complies with</w:t>
            </w:r>
            <w:r w:rsidRPr="00401C24">
              <w:rPr>
                <w:rFonts w:asciiTheme="minorHAnsi" w:hAnsiTheme="minorHAnsi" w:cs="Calibri"/>
                <w:sz w:val="18"/>
                <w:szCs w:val="18"/>
              </w:rPr>
              <w:t xml:space="preserve"> the </w:t>
            </w:r>
            <w:r>
              <w:rPr>
                <w:rFonts w:asciiTheme="minorHAnsi" w:hAnsiTheme="minorHAnsi" w:cs="Calibri"/>
                <w:sz w:val="18"/>
                <w:szCs w:val="18"/>
              </w:rPr>
              <w:t xml:space="preserve">maximum </w:t>
            </w:r>
            <w:r w:rsidRPr="00401C24">
              <w:rPr>
                <w:rFonts w:asciiTheme="minorHAnsi" w:hAnsiTheme="minorHAnsi" w:cs="Calibri"/>
                <w:sz w:val="18"/>
                <w:szCs w:val="18"/>
              </w:rPr>
              <w:t xml:space="preserve">duct leakage rate </w:t>
            </w:r>
            <w:r>
              <w:rPr>
                <w:rFonts w:asciiTheme="minorHAnsi" w:hAnsiTheme="minorHAnsi" w:cs="Calibri"/>
                <w:sz w:val="18"/>
                <w:szCs w:val="18"/>
              </w:rPr>
              <w:t xml:space="preserve">criteria on the CF1R, then result=System Complies with Duct Leakage Verification </w:t>
            </w:r>
            <w:proofErr w:type="gramStart"/>
            <w:r>
              <w:rPr>
                <w:rFonts w:asciiTheme="minorHAnsi" w:hAnsiTheme="minorHAnsi" w:cs="Calibri"/>
                <w:sz w:val="18"/>
                <w:szCs w:val="18"/>
              </w:rPr>
              <w:t>Requirements;</w:t>
            </w:r>
            <w:proofErr w:type="gramEnd"/>
          </w:p>
          <w:p w14:paraId="0DD2FE5B" w14:textId="77777777" w:rsidR="000A390F" w:rsidRPr="00F13C80" w:rsidDel="00B82A05" w:rsidRDefault="000A390F" w:rsidP="000A390F">
            <w:pPr>
              <w:widowControl w:val="0"/>
              <w:autoSpaceDE w:val="0"/>
              <w:autoSpaceDN w:val="0"/>
              <w:adjustRightInd w:val="0"/>
              <w:spacing w:after="0" w:line="240" w:lineRule="auto"/>
              <w:rPr>
                <w:rFonts w:asciiTheme="minorHAnsi" w:hAnsiTheme="minorHAnsi" w:cs="Calibri"/>
                <w:sz w:val="18"/>
                <w:szCs w:val="18"/>
              </w:rPr>
            </w:pPr>
            <w:r>
              <w:rPr>
                <w:rFonts w:asciiTheme="minorHAnsi" w:hAnsiTheme="minorHAnsi" w:cs="Calibri"/>
                <w:sz w:val="18"/>
                <w:szCs w:val="18"/>
              </w:rPr>
              <w:t>else result=System Does not Comply.  A registered CF2R-MCH-20 is required</w:t>
            </w:r>
            <w:r w:rsidRPr="00401C24">
              <w:rPr>
                <w:rFonts w:asciiTheme="minorHAnsi" w:hAnsiTheme="minorHAnsi" w:cs="Calibri"/>
                <w:sz w:val="18"/>
                <w:szCs w:val="18"/>
              </w:rPr>
              <w:t>&gt;&gt;</w:t>
            </w:r>
          </w:p>
        </w:tc>
      </w:tr>
      <w:tr w:rsidR="000A390F" w:rsidRPr="00401C24" w14:paraId="0DD2FE62" w14:textId="77777777" w:rsidTr="00E24160">
        <w:trPr>
          <w:trHeight w:val="144"/>
        </w:trPr>
        <w:tc>
          <w:tcPr>
            <w:tcW w:w="590" w:type="dxa"/>
            <w:vAlign w:val="center"/>
          </w:tcPr>
          <w:p w14:paraId="0DD2FE5D" w14:textId="6A87A245" w:rsidR="000A390F" w:rsidRPr="00401C24" w:rsidRDefault="000A390F" w:rsidP="000A390F">
            <w:pPr>
              <w:spacing w:after="0" w:line="240" w:lineRule="auto"/>
              <w:jc w:val="center"/>
              <w:rPr>
                <w:rFonts w:asciiTheme="minorHAnsi" w:hAnsiTheme="minorHAnsi"/>
                <w:sz w:val="18"/>
                <w:szCs w:val="18"/>
              </w:rPr>
            </w:pPr>
            <w:r>
              <w:rPr>
                <w:rFonts w:asciiTheme="minorHAnsi" w:hAnsiTheme="minorHAnsi"/>
                <w:sz w:val="18"/>
                <w:szCs w:val="18"/>
              </w:rPr>
              <w:t>10</w:t>
            </w:r>
          </w:p>
        </w:tc>
        <w:tc>
          <w:tcPr>
            <w:tcW w:w="4925" w:type="dxa"/>
            <w:vAlign w:val="center"/>
          </w:tcPr>
          <w:p w14:paraId="0DD2FE5E" w14:textId="49A5FF5A" w:rsidR="000A390F" w:rsidRPr="00401C24" w:rsidDel="00B82A05" w:rsidRDefault="000A390F" w:rsidP="000A390F">
            <w:pPr>
              <w:spacing w:after="0" w:line="240" w:lineRule="auto"/>
              <w:rPr>
                <w:rFonts w:asciiTheme="minorHAnsi" w:hAnsiTheme="minorHAnsi"/>
                <w:sz w:val="18"/>
                <w:szCs w:val="18"/>
              </w:rPr>
            </w:pPr>
            <w:r>
              <w:rPr>
                <w:rFonts w:asciiTheme="minorHAnsi" w:hAnsiTheme="minorHAnsi"/>
                <w:sz w:val="18"/>
                <w:szCs w:val="18"/>
              </w:rPr>
              <w:t>Airflow Rate Verification Status</w:t>
            </w:r>
          </w:p>
        </w:tc>
        <w:tc>
          <w:tcPr>
            <w:tcW w:w="5500" w:type="dxa"/>
            <w:vAlign w:val="center"/>
          </w:tcPr>
          <w:p w14:paraId="24E55234" w14:textId="5F6F2C7B" w:rsidR="000A390F" w:rsidRDefault="000A390F" w:rsidP="000A390F">
            <w:pPr>
              <w:widowControl w:val="0"/>
              <w:autoSpaceDE w:val="0"/>
              <w:autoSpaceDN w:val="0"/>
              <w:adjustRightInd w:val="0"/>
              <w:spacing w:after="0" w:line="240" w:lineRule="auto"/>
              <w:rPr>
                <w:rFonts w:asciiTheme="minorHAnsi" w:hAnsiTheme="minorHAnsi" w:cs="Calibri"/>
                <w:sz w:val="18"/>
                <w:szCs w:val="18"/>
              </w:rPr>
            </w:pPr>
            <w:r w:rsidRPr="00401C24">
              <w:rPr>
                <w:rFonts w:asciiTheme="minorHAnsi" w:hAnsiTheme="minorHAnsi" w:cs="Calibri"/>
                <w:sz w:val="18"/>
                <w:szCs w:val="18"/>
              </w:rPr>
              <w:t xml:space="preserve">&lt;&lt; calculated field: </w:t>
            </w:r>
            <w:r>
              <w:rPr>
                <w:rFonts w:asciiTheme="minorHAnsi" w:hAnsiTheme="minorHAnsi" w:cs="Calibri"/>
                <w:sz w:val="18"/>
                <w:szCs w:val="18"/>
              </w:rPr>
              <w:t>For this air system, if variant = CF2R-MCH-23e, then if E03 = ‘System ventilation airflow rate complies’, result = ‘System Complies with Airflow Verification Requirements’</w:t>
            </w:r>
          </w:p>
          <w:p w14:paraId="672FB50A" w14:textId="5D6E4F9A" w:rsidR="000A390F" w:rsidRDefault="000A390F" w:rsidP="000A390F">
            <w:pPr>
              <w:widowControl w:val="0"/>
              <w:autoSpaceDE w:val="0"/>
              <w:autoSpaceDN w:val="0"/>
              <w:adjustRightInd w:val="0"/>
              <w:spacing w:after="0" w:line="240" w:lineRule="auto"/>
              <w:rPr>
                <w:rFonts w:asciiTheme="minorHAnsi" w:hAnsiTheme="minorHAnsi" w:cs="Calibri"/>
                <w:sz w:val="18"/>
                <w:szCs w:val="18"/>
              </w:rPr>
            </w:pPr>
          </w:p>
          <w:p w14:paraId="54BF47D6" w14:textId="46407248" w:rsidR="000A390F" w:rsidRDefault="000A390F" w:rsidP="000A390F">
            <w:pPr>
              <w:widowControl w:val="0"/>
              <w:autoSpaceDE w:val="0"/>
              <w:autoSpaceDN w:val="0"/>
              <w:adjustRightInd w:val="0"/>
              <w:spacing w:after="0" w:line="240" w:lineRule="auto"/>
              <w:rPr>
                <w:rFonts w:asciiTheme="minorHAnsi" w:hAnsiTheme="minorHAnsi" w:cs="Calibri"/>
                <w:sz w:val="18"/>
                <w:szCs w:val="18"/>
              </w:rPr>
            </w:pPr>
            <w:proofErr w:type="spellStart"/>
            <w:r>
              <w:rPr>
                <w:rFonts w:asciiTheme="minorHAnsi" w:hAnsiTheme="minorHAnsi" w:cs="Calibri"/>
                <w:sz w:val="18"/>
                <w:szCs w:val="18"/>
              </w:rPr>
              <w:t>ElseIf</w:t>
            </w:r>
            <w:proofErr w:type="spellEnd"/>
            <w:r>
              <w:rPr>
                <w:rFonts w:asciiTheme="minorHAnsi" w:hAnsiTheme="minorHAnsi" w:cs="Calibri"/>
                <w:sz w:val="18"/>
                <w:szCs w:val="18"/>
              </w:rPr>
              <w:t xml:space="preserve"> variant = CF2R-MCH-23f, then if F03 = ‘System ventilation airflow rate complies’, result = ‘System Complies with Airflow Verification Requirements’</w:t>
            </w:r>
          </w:p>
          <w:p w14:paraId="316D018F" w14:textId="462D1713" w:rsidR="000A390F" w:rsidRDefault="000A390F" w:rsidP="000A390F">
            <w:pPr>
              <w:widowControl w:val="0"/>
              <w:autoSpaceDE w:val="0"/>
              <w:autoSpaceDN w:val="0"/>
              <w:adjustRightInd w:val="0"/>
              <w:spacing w:after="0" w:line="240" w:lineRule="auto"/>
              <w:rPr>
                <w:rFonts w:asciiTheme="minorHAnsi" w:hAnsiTheme="minorHAnsi" w:cs="Calibri"/>
                <w:sz w:val="18"/>
                <w:szCs w:val="18"/>
              </w:rPr>
            </w:pPr>
          </w:p>
          <w:p w14:paraId="0DD2FE61" w14:textId="6BAD840F" w:rsidR="000A390F" w:rsidRPr="00F13C80" w:rsidDel="00B82A05" w:rsidRDefault="000A390F" w:rsidP="000A390F">
            <w:pPr>
              <w:widowControl w:val="0"/>
              <w:autoSpaceDE w:val="0"/>
              <w:autoSpaceDN w:val="0"/>
              <w:adjustRightInd w:val="0"/>
              <w:spacing w:after="0" w:line="240" w:lineRule="auto"/>
              <w:rPr>
                <w:rFonts w:asciiTheme="minorHAnsi" w:hAnsiTheme="minorHAnsi" w:cs="Calibri"/>
                <w:sz w:val="18"/>
                <w:szCs w:val="18"/>
              </w:rPr>
            </w:pPr>
            <w:proofErr w:type="spellStart"/>
            <w:r>
              <w:rPr>
                <w:rFonts w:asciiTheme="minorHAnsi" w:hAnsiTheme="minorHAnsi" w:cs="Calibri"/>
                <w:sz w:val="18"/>
                <w:szCs w:val="18"/>
              </w:rPr>
              <w:t>ElseIf</w:t>
            </w:r>
            <w:proofErr w:type="spellEnd"/>
            <w:r>
              <w:rPr>
                <w:rFonts w:asciiTheme="minorHAnsi" w:hAnsiTheme="minorHAnsi" w:cs="Calibri"/>
                <w:sz w:val="18"/>
                <w:szCs w:val="18"/>
              </w:rPr>
              <w:t>, result = ‘System Does Not Comply. A registered CF2R-MCH-23 is required’&gt;&gt;</w:t>
            </w:r>
          </w:p>
        </w:tc>
      </w:tr>
      <w:tr w:rsidR="000A390F" w:rsidRPr="00401C24" w14:paraId="0DD2FE68" w14:textId="77777777" w:rsidTr="00E24160">
        <w:trPr>
          <w:trHeight w:val="144"/>
        </w:trPr>
        <w:tc>
          <w:tcPr>
            <w:tcW w:w="590" w:type="dxa"/>
            <w:vAlign w:val="center"/>
          </w:tcPr>
          <w:p w14:paraId="0DD2FE63" w14:textId="706927E6" w:rsidR="000A390F" w:rsidRPr="00401C24" w:rsidRDefault="000A390F" w:rsidP="000A390F">
            <w:pPr>
              <w:spacing w:after="0" w:line="240" w:lineRule="auto"/>
              <w:jc w:val="center"/>
              <w:rPr>
                <w:rFonts w:asciiTheme="minorHAnsi" w:hAnsiTheme="minorHAnsi"/>
                <w:sz w:val="18"/>
                <w:szCs w:val="18"/>
              </w:rPr>
            </w:pPr>
            <w:r>
              <w:rPr>
                <w:rFonts w:asciiTheme="minorHAnsi" w:hAnsiTheme="minorHAnsi"/>
                <w:sz w:val="18"/>
                <w:szCs w:val="18"/>
              </w:rPr>
              <w:t>11</w:t>
            </w:r>
          </w:p>
        </w:tc>
        <w:tc>
          <w:tcPr>
            <w:tcW w:w="4925" w:type="dxa"/>
            <w:vAlign w:val="center"/>
          </w:tcPr>
          <w:p w14:paraId="0DD2FE64" w14:textId="004206E0" w:rsidR="000A390F" w:rsidRPr="00401C24" w:rsidDel="00B82A05" w:rsidRDefault="000A390F" w:rsidP="000A390F">
            <w:pPr>
              <w:spacing w:after="0" w:line="240" w:lineRule="auto"/>
              <w:rPr>
                <w:rFonts w:asciiTheme="minorHAnsi" w:hAnsiTheme="minorHAnsi"/>
                <w:sz w:val="18"/>
                <w:szCs w:val="18"/>
              </w:rPr>
            </w:pPr>
            <w:r w:rsidRPr="00401C24">
              <w:rPr>
                <w:rFonts w:asciiTheme="minorHAnsi" w:hAnsiTheme="minorHAnsi"/>
                <w:sz w:val="18"/>
                <w:szCs w:val="18"/>
              </w:rPr>
              <w:t>Fan Efficacy Verification Status</w:t>
            </w:r>
          </w:p>
        </w:tc>
        <w:tc>
          <w:tcPr>
            <w:tcW w:w="5500" w:type="dxa"/>
            <w:vAlign w:val="center"/>
          </w:tcPr>
          <w:p w14:paraId="0DD2FE65" w14:textId="77777777" w:rsidR="000A390F" w:rsidRDefault="000A390F" w:rsidP="000A390F">
            <w:pPr>
              <w:widowControl w:val="0"/>
              <w:autoSpaceDE w:val="0"/>
              <w:autoSpaceDN w:val="0"/>
              <w:adjustRightInd w:val="0"/>
              <w:spacing w:after="0" w:line="240" w:lineRule="auto"/>
              <w:rPr>
                <w:rFonts w:asciiTheme="minorHAnsi" w:hAnsiTheme="minorHAnsi" w:cs="Calibri"/>
                <w:sz w:val="18"/>
                <w:szCs w:val="18"/>
              </w:rPr>
            </w:pPr>
            <w:r w:rsidRPr="00401C24">
              <w:rPr>
                <w:rFonts w:asciiTheme="minorHAnsi" w:hAnsiTheme="minorHAnsi" w:cs="Calibri"/>
                <w:sz w:val="18"/>
                <w:szCs w:val="18"/>
              </w:rPr>
              <w:t xml:space="preserve">&lt;&lt; calculated field: </w:t>
            </w:r>
          </w:p>
          <w:p w14:paraId="6A42E69C" w14:textId="2C6000D3" w:rsidR="000A390F" w:rsidRDefault="000A390F" w:rsidP="000A390F">
            <w:pPr>
              <w:widowControl w:val="0"/>
              <w:autoSpaceDE w:val="0"/>
              <w:autoSpaceDN w:val="0"/>
              <w:adjustRightInd w:val="0"/>
              <w:spacing w:after="0" w:line="240" w:lineRule="auto"/>
              <w:rPr>
                <w:rFonts w:asciiTheme="minorHAnsi" w:hAnsiTheme="minorHAnsi" w:cs="Calibri"/>
                <w:sz w:val="18"/>
                <w:szCs w:val="18"/>
              </w:rPr>
            </w:pPr>
            <w:r>
              <w:rPr>
                <w:rFonts w:asciiTheme="minorHAnsi" w:hAnsiTheme="minorHAnsi" w:cs="Calibri"/>
                <w:sz w:val="18"/>
                <w:szCs w:val="18"/>
              </w:rPr>
              <w:t>For this air system, if variant = CF2R-MCH-22c, then if D05 = ‘System fan efficacy complies’, result = ‘System complies with fan efficacy verification requirements’</w:t>
            </w:r>
          </w:p>
          <w:p w14:paraId="2395E31D" w14:textId="77777777" w:rsidR="000A390F" w:rsidRDefault="000A390F" w:rsidP="000A390F">
            <w:pPr>
              <w:widowControl w:val="0"/>
              <w:autoSpaceDE w:val="0"/>
              <w:autoSpaceDN w:val="0"/>
              <w:adjustRightInd w:val="0"/>
              <w:spacing w:after="0" w:line="240" w:lineRule="auto"/>
              <w:rPr>
                <w:rFonts w:asciiTheme="minorHAnsi" w:hAnsiTheme="minorHAnsi" w:cs="Calibri"/>
                <w:sz w:val="18"/>
                <w:szCs w:val="18"/>
              </w:rPr>
            </w:pPr>
          </w:p>
          <w:p w14:paraId="48368D5A" w14:textId="603C4424" w:rsidR="000A390F" w:rsidRDefault="000A390F" w:rsidP="000A390F">
            <w:pPr>
              <w:widowControl w:val="0"/>
              <w:autoSpaceDE w:val="0"/>
              <w:autoSpaceDN w:val="0"/>
              <w:adjustRightInd w:val="0"/>
              <w:spacing w:after="0" w:line="240" w:lineRule="auto"/>
              <w:rPr>
                <w:rFonts w:asciiTheme="minorHAnsi" w:hAnsiTheme="minorHAnsi" w:cs="Calibri"/>
                <w:sz w:val="18"/>
                <w:szCs w:val="18"/>
              </w:rPr>
            </w:pPr>
            <w:proofErr w:type="spellStart"/>
            <w:r>
              <w:rPr>
                <w:rFonts w:asciiTheme="minorHAnsi" w:hAnsiTheme="minorHAnsi" w:cs="Calibri"/>
                <w:sz w:val="18"/>
                <w:szCs w:val="18"/>
              </w:rPr>
              <w:t>ElseIf</w:t>
            </w:r>
            <w:proofErr w:type="spellEnd"/>
            <w:r>
              <w:rPr>
                <w:rFonts w:asciiTheme="minorHAnsi" w:hAnsiTheme="minorHAnsi" w:cs="Calibri"/>
                <w:sz w:val="18"/>
                <w:szCs w:val="18"/>
              </w:rPr>
              <w:t xml:space="preserve"> variant = CF2R-MCH-22d, then if E05 = ‘System fan efficacy complies’, result = ‘System complies with fan efficacy verification requirements’</w:t>
            </w:r>
          </w:p>
          <w:p w14:paraId="6FD989EA" w14:textId="77777777" w:rsidR="000A390F" w:rsidRDefault="000A390F" w:rsidP="000A390F">
            <w:pPr>
              <w:widowControl w:val="0"/>
              <w:autoSpaceDE w:val="0"/>
              <w:autoSpaceDN w:val="0"/>
              <w:adjustRightInd w:val="0"/>
              <w:spacing w:after="0" w:line="240" w:lineRule="auto"/>
              <w:rPr>
                <w:rFonts w:asciiTheme="minorHAnsi" w:hAnsiTheme="minorHAnsi" w:cs="Calibri"/>
                <w:sz w:val="18"/>
                <w:szCs w:val="18"/>
              </w:rPr>
            </w:pPr>
          </w:p>
          <w:p w14:paraId="0DD2FE67" w14:textId="4299D930" w:rsidR="000A390F" w:rsidRPr="00F13C80" w:rsidDel="00B82A05" w:rsidRDefault="000A390F" w:rsidP="000A390F">
            <w:pPr>
              <w:widowControl w:val="0"/>
              <w:autoSpaceDE w:val="0"/>
              <w:autoSpaceDN w:val="0"/>
              <w:adjustRightInd w:val="0"/>
              <w:spacing w:after="0" w:line="240" w:lineRule="auto"/>
              <w:rPr>
                <w:rFonts w:asciiTheme="minorHAnsi" w:hAnsiTheme="minorHAnsi" w:cs="Calibri"/>
                <w:sz w:val="18"/>
                <w:szCs w:val="18"/>
              </w:rPr>
            </w:pPr>
            <w:proofErr w:type="spellStart"/>
            <w:r>
              <w:rPr>
                <w:rFonts w:asciiTheme="minorHAnsi" w:hAnsiTheme="minorHAnsi" w:cs="Calibri"/>
                <w:sz w:val="18"/>
                <w:szCs w:val="18"/>
              </w:rPr>
              <w:t>ElseIf</w:t>
            </w:r>
            <w:proofErr w:type="spellEnd"/>
            <w:r>
              <w:rPr>
                <w:rFonts w:asciiTheme="minorHAnsi" w:hAnsiTheme="minorHAnsi" w:cs="Calibri"/>
                <w:sz w:val="18"/>
                <w:szCs w:val="18"/>
              </w:rPr>
              <w:t>, result = ‘System Does Not Comply. A registered CF2R-MCH-22 is required’&gt;&gt;</w:t>
            </w:r>
          </w:p>
        </w:tc>
      </w:tr>
      <w:tr w:rsidR="000A390F" w:rsidRPr="00401C24" w14:paraId="0DD2FE6C" w14:textId="77777777" w:rsidTr="00E24160">
        <w:trPr>
          <w:trHeight w:val="144"/>
        </w:trPr>
        <w:tc>
          <w:tcPr>
            <w:tcW w:w="590" w:type="dxa"/>
            <w:vAlign w:val="center"/>
          </w:tcPr>
          <w:p w14:paraId="0DD2FE69" w14:textId="0D2CA5E8" w:rsidR="000A390F" w:rsidRDefault="000A390F" w:rsidP="000A390F">
            <w:pPr>
              <w:spacing w:after="0" w:line="240" w:lineRule="auto"/>
              <w:jc w:val="center"/>
              <w:rPr>
                <w:rFonts w:asciiTheme="minorHAnsi" w:hAnsiTheme="minorHAnsi"/>
                <w:sz w:val="18"/>
                <w:szCs w:val="18"/>
              </w:rPr>
            </w:pPr>
            <w:r>
              <w:rPr>
                <w:rFonts w:asciiTheme="minorHAnsi" w:hAnsiTheme="minorHAnsi"/>
                <w:sz w:val="18"/>
                <w:szCs w:val="18"/>
              </w:rPr>
              <w:t>12</w:t>
            </w:r>
          </w:p>
        </w:tc>
        <w:tc>
          <w:tcPr>
            <w:tcW w:w="4925" w:type="dxa"/>
            <w:vAlign w:val="center"/>
          </w:tcPr>
          <w:p w14:paraId="0DD2FE6A" w14:textId="44E66730" w:rsidR="000A390F" w:rsidRPr="00401C24" w:rsidRDefault="000A390F" w:rsidP="000A390F">
            <w:pPr>
              <w:spacing w:after="0" w:line="240" w:lineRule="auto"/>
              <w:rPr>
                <w:rFonts w:asciiTheme="minorHAnsi" w:hAnsiTheme="minorHAnsi"/>
                <w:sz w:val="18"/>
                <w:szCs w:val="18"/>
              </w:rPr>
            </w:pPr>
            <w:r w:rsidRPr="005B2909">
              <w:rPr>
                <w:rFonts w:asciiTheme="minorHAnsi" w:hAnsiTheme="minorHAnsi"/>
                <w:sz w:val="18"/>
                <w:szCs w:val="18"/>
              </w:rPr>
              <w:t>Compliance Statement</w:t>
            </w:r>
            <w:r>
              <w:rPr>
                <w:rFonts w:asciiTheme="minorHAnsi" w:hAnsiTheme="minorHAnsi"/>
                <w:sz w:val="18"/>
                <w:szCs w:val="18"/>
              </w:rPr>
              <w:t>:</w:t>
            </w:r>
          </w:p>
        </w:tc>
        <w:tc>
          <w:tcPr>
            <w:tcW w:w="5500" w:type="dxa"/>
            <w:vAlign w:val="center"/>
          </w:tcPr>
          <w:p w14:paraId="0DD2FE6B" w14:textId="484AC07A" w:rsidR="000A390F" w:rsidRPr="00401C24" w:rsidRDefault="000A390F" w:rsidP="000A390F">
            <w:pPr>
              <w:widowControl w:val="0"/>
              <w:autoSpaceDE w:val="0"/>
              <w:autoSpaceDN w:val="0"/>
              <w:adjustRightInd w:val="0"/>
              <w:spacing w:after="0" w:line="240" w:lineRule="auto"/>
              <w:rPr>
                <w:rFonts w:asciiTheme="minorHAnsi" w:hAnsiTheme="minorHAnsi" w:cs="Calibri"/>
                <w:sz w:val="18"/>
                <w:szCs w:val="18"/>
              </w:rPr>
            </w:pPr>
            <w:r w:rsidRPr="00401C24">
              <w:rPr>
                <w:rFonts w:asciiTheme="minorHAnsi" w:hAnsiTheme="minorHAnsi"/>
                <w:sz w:val="18"/>
                <w:szCs w:val="18"/>
              </w:rPr>
              <w:t xml:space="preserve">&lt;&lt; calculated field: If </w:t>
            </w:r>
            <w:r>
              <w:rPr>
                <w:rFonts w:asciiTheme="minorHAnsi" w:hAnsiTheme="minorHAnsi"/>
                <w:sz w:val="18"/>
                <w:szCs w:val="18"/>
              </w:rPr>
              <w:t>A0</w:t>
            </w:r>
            <w:r w:rsidR="00305FE9">
              <w:rPr>
                <w:rFonts w:asciiTheme="minorHAnsi" w:hAnsiTheme="minorHAnsi"/>
                <w:sz w:val="18"/>
                <w:szCs w:val="18"/>
              </w:rPr>
              <w:t>7</w:t>
            </w:r>
            <w:r>
              <w:rPr>
                <w:rFonts w:asciiTheme="minorHAnsi" w:hAnsiTheme="minorHAnsi"/>
                <w:sz w:val="18"/>
                <w:szCs w:val="18"/>
              </w:rPr>
              <w:t>=A0</w:t>
            </w:r>
            <w:r w:rsidR="00305FE9">
              <w:rPr>
                <w:rFonts w:asciiTheme="minorHAnsi" w:hAnsiTheme="minorHAnsi"/>
                <w:sz w:val="18"/>
                <w:szCs w:val="18"/>
              </w:rPr>
              <w:t>6</w:t>
            </w:r>
            <w:r>
              <w:rPr>
                <w:rFonts w:asciiTheme="minorHAnsi" w:hAnsiTheme="minorHAnsi"/>
                <w:sz w:val="18"/>
                <w:szCs w:val="18"/>
              </w:rPr>
              <w:t>; and A0</w:t>
            </w:r>
            <w:r w:rsidR="00305FE9">
              <w:rPr>
                <w:rFonts w:asciiTheme="minorHAnsi" w:hAnsiTheme="minorHAnsi"/>
                <w:sz w:val="18"/>
                <w:szCs w:val="18"/>
              </w:rPr>
              <w:t>8</w:t>
            </w:r>
            <w:r>
              <w:rPr>
                <w:rFonts w:asciiTheme="minorHAnsi" w:hAnsiTheme="minorHAnsi" w:cs="Calibri"/>
                <w:sz w:val="18"/>
                <w:szCs w:val="18"/>
              </w:rPr>
              <w:t xml:space="preserve">=Manufacturer system documentation </w:t>
            </w:r>
            <w:r w:rsidRPr="008D00B9">
              <w:rPr>
                <w:rFonts w:asciiTheme="minorHAnsi" w:hAnsiTheme="minorHAnsi" w:cs="Calibri"/>
                <w:sz w:val="18"/>
                <w:szCs w:val="18"/>
                <w:u w:val="single"/>
              </w:rPr>
              <w:t>meets the applicable requirements</w:t>
            </w:r>
            <w:r>
              <w:rPr>
                <w:rFonts w:asciiTheme="minorHAnsi" w:hAnsiTheme="minorHAnsi"/>
                <w:sz w:val="18"/>
                <w:szCs w:val="18"/>
              </w:rPr>
              <w:t>; and A0</w:t>
            </w:r>
            <w:r w:rsidR="00305FE9">
              <w:rPr>
                <w:rFonts w:asciiTheme="minorHAnsi" w:hAnsiTheme="minorHAnsi"/>
                <w:sz w:val="18"/>
                <w:szCs w:val="18"/>
              </w:rPr>
              <w:t>9</w:t>
            </w:r>
            <w:r>
              <w:rPr>
                <w:rFonts w:asciiTheme="minorHAnsi" w:hAnsiTheme="minorHAnsi"/>
                <w:sz w:val="18"/>
                <w:szCs w:val="18"/>
              </w:rPr>
              <w:t>=System Complies; and A</w:t>
            </w:r>
            <w:r w:rsidR="00305FE9">
              <w:rPr>
                <w:rFonts w:asciiTheme="minorHAnsi" w:hAnsiTheme="minorHAnsi"/>
                <w:sz w:val="18"/>
                <w:szCs w:val="18"/>
              </w:rPr>
              <w:t>10</w:t>
            </w:r>
            <w:r>
              <w:rPr>
                <w:rFonts w:asciiTheme="minorHAnsi" w:hAnsiTheme="minorHAnsi"/>
                <w:sz w:val="18"/>
                <w:szCs w:val="18"/>
              </w:rPr>
              <w:t>=System Complies; and A1</w:t>
            </w:r>
            <w:r w:rsidR="00305FE9">
              <w:rPr>
                <w:rFonts w:asciiTheme="minorHAnsi" w:hAnsiTheme="minorHAnsi"/>
                <w:sz w:val="18"/>
                <w:szCs w:val="18"/>
              </w:rPr>
              <w:t>1</w:t>
            </w:r>
            <w:r>
              <w:rPr>
                <w:rFonts w:asciiTheme="minorHAnsi" w:hAnsiTheme="minorHAnsi"/>
                <w:sz w:val="18"/>
                <w:szCs w:val="18"/>
              </w:rPr>
              <w:t>=System Complies; then display result = System Complies with Fan and Duct Verification Requirements; else display result=System does not Comply with Fan and Duct Verification Requirements&gt;&gt;</w:t>
            </w:r>
          </w:p>
        </w:tc>
      </w:tr>
    </w:tbl>
    <w:p w14:paraId="0DD2FE6D" w14:textId="77777777" w:rsidR="00C90138" w:rsidRPr="00401C24" w:rsidRDefault="00C90138" w:rsidP="00C90138">
      <w:pPr>
        <w:spacing w:after="0"/>
        <w:rPr>
          <w:rFonts w:asciiTheme="minorHAnsi" w:hAnsiTheme="minorHAnsi"/>
          <w:sz w:val="18"/>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58"/>
        <w:gridCol w:w="10440"/>
      </w:tblGrid>
      <w:tr w:rsidR="00C90138" w:rsidRPr="00401C24" w14:paraId="0DD2FE6F" w14:textId="77777777">
        <w:trPr>
          <w:trHeight w:val="158"/>
        </w:trPr>
        <w:tc>
          <w:tcPr>
            <w:tcW w:w="10998" w:type="dxa"/>
            <w:gridSpan w:val="2"/>
            <w:vAlign w:val="center"/>
          </w:tcPr>
          <w:p w14:paraId="0DD2FE6E" w14:textId="77777777" w:rsidR="00C90138" w:rsidRPr="00ED01D0" w:rsidRDefault="005B2909" w:rsidP="00D3484F">
            <w:pPr>
              <w:keepNext/>
              <w:spacing w:after="0"/>
              <w:rPr>
                <w:rFonts w:asciiTheme="minorHAnsi" w:hAnsiTheme="minorHAnsi"/>
                <w:b/>
                <w:sz w:val="20"/>
                <w:szCs w:val="18"/>
              </w:rPr>
            </w:pPr>
            <w:r w:rsidRPr="00ED01D0">
              <w:rPr>
                <w:rFonts w:asciiTheme="minorHAnsi" w:hAnsiTheme="minorHAnsi"/>
                <w:b/>
                <w:sz w:val="20"/>
                <w:szCs w:val="18"/>
              </w:rPr>
              <w:lastRenderedPageBreak/>
              <w:t>B</w:t>
            </w:r>
            <w:r w:rsidR="00C90138" w:rsidRPr="00ED01D0">
              <w:rPr>
                <w:rFonts w:asciiTheme="minorHAnsi" w:hAnsiTheme="minorHAnsi"/>
                <w:b/>
                <w:sz w:val="20"/>
                <w:szCs w:val="18"/>
              </w:rPr>
              <w:t>. Additional Requirements</w:t>
            </w:r>
          </w:p>
        </w:tc>
      </w:tr>
      <w:tr w:rsidR="00CC1995" w:rsidRPr="00401C24" w14:paraId="0DD2FE72" w14:textId="77777777">
        <w:trPr>
          <w:trHeight w:val="158"/>
        </w:trPr>
        <w:tc>
          <w:tcPr>
            <w:tcW w:w="558" w:type="dxa"/>
            <w:vAlign w:val="center"/>
          </w:tcPr>
          <w:p w14:paraId="0DD2FE70" w14:textId="77777777" w:rsidR="00CC1995" w:rsidRPr="00401C24" w:rsidRDefault="00CC1995" w:rsidP="00D3484F">
            <w:pPr>
              <w:keepNext/>
              <w:spacing w:after="0"/>
              <w:jc w:val="center"/>
              <w:rPr>
                <w:rFonts w:asciiTheme="minorHAnsi" w:hAnsiTheme="minorHAnsi"/>
                <w:sz w:val="18"/>
                <w:szCs w:val="18"/>
              </w:rPr>
            </w:pPr>
            <w:r w:rsidRPr="00401C24">
              <w:rPr>
                <w:rFonts w:asciiTheme="minorHAnsi" w:hAnsiTheme="minorHAnsi"/>
                <w:sz w:val="18"/>
                <w:szCs w:val="18"/>
              </w:rPr>
              <w:t>01</w:t>
            </w:r>
          </w:p>
        </w:tc>
        <w:tc>
          <w:tcPr>
            <w:tcW w:w="10440" w:type="dxa"/>
            <w:vAlign w:val="center"/>
          </w:tcPr>
          <w:p w14:paraId="0DD2FE71" w14:textId="437A7180" w:rsidR="009A6945" w:rsidRPr="00401C24" w:rsidRDefault="009A21F4" w:rsidP="00C92F80">
            <w:pPr>
              <w:keepNext/>
              <w:spacing w:after="0" w:line="240" w:lineRule="auto"/>
              <w:rPr>
                <w:rFonts w:asciiTheme="minorHAnsi" w:hAnsiTheme="minorHAnsi"/>
                <w:sz w:val="18"/>
                <w:szCs w:val="18"/>
              </w:rPr>
            </w:pPr>
            <w:r>
              <w:rPr>
                <w:rFonts w:asciiTheme="minorHAnsi" w:hAnsiTheme="minorHAnsi"/>
                <w:sz w:val="18"/>
                <w:szCs w:val="18"/>
              </w:rPr>
              <w:t xml:space="preserve">When the </w:t>
            </w:r>
            <w:r w:rsidR="00645C82">
              <w:rPr>
                <w:rFonts w:asciiTheme="minorHAnsi" w:hAnsiTheme="minorHAnsi"/>
                <w:sz w:val="18"/>
                <w:szCs w:val="18"/>
              </w:rPr>
              <w:t xml:space="preserve">Central Fan </w:t>
            </w:r>
            <w:r>
              <w:rPr>
                <w:rFonts w:asciiTheme="minorHAnsi" w:hAnsiTheme="minorHAnsi"/>
                <w:sz w:val="18"/>
                <w:szCs w:val="18"/>
              </w:rPr>
              <w:t>Ventilation Cooling system directs its relief airflow into the dwelling's attic, the a</w:t>
            </w:r>
            <w:r w:rsidR="00AB6DB5" w:rsidRPr="00AB6DB5">
              <w:rPr>
                <w:rFonts w:asciiTheme="minorHAnsi" w:hAnsiTheme="minorHAnsi"/>
                <w:sz w:val="18"/>
                <w:szCs w:val="18"/>
              </w:rPr>
              <w:t>ttic vent free area</w:t>
            </w:r>
            <w:r w:rsidR="00AB6DB5">
              <w:rPr>
                <w:rFonts w:asciiTheme="minorHAnsi" w:hAnsiTheme="minorHAnsi"/>
                <w:sz w:val="18"/>
                <w:szCs w:val="18"/>
              </w:rPr>
              <w:t xml:space="preserve"> shall be equal to or greater than </w:t>
            </w:r>
            <w:r w:rsidR="00AB6DB5" w:rsidRPr="00AB6DB5">
              <w:rPr>
                <w:rFonts w:asciiTheme="minorHAnsi" w:hAnsiTheme="minorHAnsi"/>
                <w:sz w:val="18"/>
                <w:szCs w:val="18"/>
              </w:rPr>
              <w:t xml:space="preserve">1 </w:t>
            </w:r>
            <w:r w:rsidR="000B282C">
              <w:rPr>
                <w:rFonts w:asciiTheme="minorHAnsi" w:hAnsiTheme="minorHAnsi"/>
                <w:sz w:val="18"/>
                <w:szCs w:val="18"/>
              </w:rPr>
              <w:t>ft</w:t>
            </w:r>
            <w:r w:rsidR="000B282C">
              <w:rPr>
                <w:rFonts w:asciiTheme="minorHAnsi" w:hAnsiTheme="minorHAnsi"/>
                <w:sz w:val="18"/>
                <w:szCs w:val="18"/>
                <w:vertAlign w:val="superscript"/>
              </w:rPr>
              <w:t>2</w:t>
            </w:r>
            <w:r w:rsidR="00AB6DB5" w:rsidRPr="00AB6DB5">
              <w:rPr>
                <w:rFonts w:asciiTheme="minorHAnsi" w:hAnsiTheme="minorHAnsi"/>
                <w:sz w:val="18"/>
                <w:szCs w:val="18"/>
              </w:rPr>
              <w:t xml:space="preserve"> </w:t>
            </w:r>
            <w:r w:rsidR="00AB6DB5">
              <w:rPr>
                <w:rFonts w:asciiTheme="minorHAnsi" w:hAnsiTheme="minorHAnsi"/>
                <w:sz w:val="18"/>
                <w:szCs w:val="18"/>
              </w:rPr>
              <w:t>per</w:t>
            </w:r>
            <w:r w:rsidR="00AB6DB5" w:rsidRPr="00AB6DB5">
              <w:rPr>
                <w:rFonts w:asciiTheme="minorHAnsi" w:hAnsiTheme="minorHAnsi"/>
                <w:sz w:val="18"/>
                <w:szCs w:val="18"/>
              </w:rPr>
              <w:t xml:space="preserve"> </w:t>
            </w:r>
            <w:r w:rsidR="00C92F80">
              <w:rPr>
                <w:rFonts w:asciiTheme="minorHAnsi" w:hAnsiTheme="minorHAnsi"/>
                <w:sz w:val="18"/>
                <w:szCs w:val="18"/>
              </w:rPr>
              <w:t>750</w:t>
            </w:r>
            <w:r w:rsidR="00C92F80" w:rsidRPr="00AB6DB5">
              <w:rPr>
                <w:rFonts w:asciiTheme="minorHAnsi" w:hAnsiTheme="minorHAnsi"/>
                <w:sz w:val="18"/>
                <w:szCs w:val="18"/>
              </w:rPr>
              <w:t xml:space="preserve"> </w:t>
            </w:r>
            <w:r w:rsidR="00AB6DB5" w:rsidRPr="00AB6DB5">
              <w:rPr>
                <w:rFonts w:asciiTheme="minorHAnsi" w:hAnsiTheme="minorHAnsi"/>
                <w:sz w:val="18"/>
                <w:szCs w:val="18"/>
              </w:rPr>
              <w:t xml:space="preserve">CFM of </w:t>
            </w:r>
            <w:r>
              <w:rPr>
                <w:rFonts w:asciiTheme="minorHAnsi" w:hAnsiTheme="minorHAnsi"/>
                <w:sz w:val="18"/>
                <w:szCs w:val="18"/>
              </w:rPr>
              <w:t xml:space="preserve">the </w:t>
            </w:r>
            <w:r w:rsidR="00645C82">
              <w:rPr>
                <w:rFonts w:asciiTheme="minorHAnsi" w:hAnsiTheme="minorHAnsi"/>
                <w:sz w:val="18"/>
                <w:szCs w:val="18"/>
              </w:rPr>
              <w:t xml:space="preserve">system's </w:t>
            </w:r>
            <w:r>
              <w:rPr>
                <w:rFonts w:asciiTheme="minorHAnsi" w:hAnsiTheme="minorHAnsi"/>
                <w:sz w:val="18"/>
                <w:szCs w:val="18"/>
              </w:rPr>
              <w:t xml:space="preserve">rated </w:t>
            </w:r>
            <w:r w:rsidR="00AB6DB5">
              <w:rPr>
                <w:rFonts w:asciiTheme="minorHAnsi" w:hAnsiTheme="minorHAnsi"/>
                <w:sz w:val="18"/>
                <w:szCs w:val="18"/>
              </w:rPr>
              <w:t>Ventilation Cooling airf</w:t>
            </w:r>
            <w:r w:rsidR="00AB6DB5" w:rsidRPr="00AB6DB5">
              <w:rPr>
                <w:rFonts w:asciiTheme="minorHAnsi" w:hAnsiTheme="minorHAnsi"/>
                <w:sz w:val="18"/>
                <w:szCs w:val="18"/>
              </w:rPr>
              <w:t>low</w:t>
            </w:r>
            <w:r w:rsidR="00AB6DB5">
              <w:rPr>
                <w:rFonts w:asciiTheme="minorHAnsi" w:hAnsiTheme="minorHAnsi"/>
                <w:sz w:val="18"/>
                <w:szCs w:val="18"/>
              </w:rPr>
              <w:t>.</w:t>
            </w:r>
          </w:p>
        </w:tc>
      </w:tr>
      <w:tr w:rsidR="00CC1995" w:rsidRPr="00401C24" w14:paraId="0DD2FE75" w14:textId="77777777">
        <w:trPr>
          <w:trHeight w:val="158"/>
        </w:trPr>
        <w:tc>
          <w:tcPr>
            <w:tcW w:w="558" w:type="dxa"/>
            <w:vAlign w:val="center"/>
          </w:tcPr>
          <w:p w14:paraId="0DD2FE73" w14:textId="77777777" w:rsidR="00CC1995" w:rsidRPr="00401C24" w:rsidRDefault="00CC1995" w:rsidP="00D3484F">
            <w:pPr>
              <w:keepNext/>
              <w:spacing w:after="0"/>
              <w:jc w:val="center"/>
              <w:rPr>
                <w:rFonts w:asciiTheme="minorHAnsi" w:hAnsiTheme="minorHAnsi"/>
                <w:sz w:val="18"/>
                <w:szCs w:val="18"/>
              </w:rPr>
            </w:pPr>
            <w:r w:rsidRPr="00401C24">
              <w:rPr>
                <w:rFonts w:asciiTheme="minorHAnsi" w:hAnsiTheme="minorHAnsi"/>
                <w:sz w:val="18"/>
                <w:szCs w:val="18"/>
              </w:rPr>
              <w:t>02</w:t>
            </w:r>
          </w:p>
        </w:tc>
        <w:tc>
          <w:tcPr>
            <w:tcW w:w="10440" w:type="dxa"/>
            <w:vAlign w:val="center"/>
          </w:tcPr>
          <w:p w14:paraId="0DD2FE74" w14:textId="6BAB2D46" w:rsidR="00CC1995" w:rsidRPr="00401C24" w:rsidRDefault="00CC1995" w:rsidP="00ED01D0">
            <w:pPr>
              <w:keepNext/>
              <w:spacing w:after="0" w:line="240" w:lineRule="auto"/>
              <w:rPr>
                <w:rFonts w:asciiTheme="minorHAnsi" w:hAnsiTheme="minorHAnsi"/>
                <w:sz w:val="18"/>
                <w:szCs w:val="18"/>
              </w:rPr>
            </w:pPr>
            <w:r w:rsidRPr="00401C24">
              <w:rPr>
                <w:rFonts w:asciiTheme="minorHAnsi" w:eastAsia="Times New Roman" w:hAnsiTheme="minorHAnsi" w:cs="Arial"/>
                <w:bCs/>
                <w:sz w:val="18"/>
                <w:szCs w:val="18"/>
              </w:rPr>
              <w:t>Variable speed motor systems shall be capable of varying system airflow rate in a continuous range between full airflow rate (100%) and a minimum airflow rate of no more than 25% of the full airflow rate.</w:t>
            </w:r>
          </w:p>
        </w:tc>
      </w:tr>
      <w:tr w:rsidR="00CC1995" w:rsidRPr="00401C24" w14:paraId="0DD2FE78" w14:textId="77777777">
        <w:trPr>
          <w:trHeight w:val="158"/>
        </w:trPr>
        <w:tc>
          <w:tcPr>
            <w:tcW w:w="558" w:type="dxa"/>
            <w:vAlign w:val="center"/>
          </w:tcPr>
          <w:p w14:paraId="0DD2FE76" w14:textId="77777777" w:rsidR="00CC1995" w:rsidRPr="00401C24" w:rsidRDefault="00CC1995" w:rsidP="00D3484F">
            <w:pPr>
              <w:keepNext/>
              <w:spacing w:after="0"/>
              <w:jc w:val="center"/>
              <w:rPr>
                <w:rFonts w:asciiTheme="minorHAnsi" w:hAnsiTheme="minorHAnsi"/>
                <w:sz w:val="18"/>
                <w:szCs w:val="18"/>
              </w:rPr>
            </w:pPr>
            <w:r w:rsidRPr="00401C24">
              <w:rPr>
                <w:rFonts w:asciiTheme="minorHAnsi" w:hAnsiTheme="minorHAnsi"/>
                <w:sz w:val="18"/>
                <w:szCs w:val="18"/>
              </w:rPr>
              <w:t>03</w:t>
            </w:r>
          </w:p>
        </w:tc>
        <w:tc>
          <w:tcPr>
            <w:tcW w:w="10440" w:type="dxa"/>
            <w:vAlign w:val="center"/>
          </w:tcPr>
          <w:p w14:paraId="0DD2FE77" w14:textId="77777777" w:rsidR="00CC1995" w:rsidRPr="00401C24" w:rsidRDefault="00CC1995" w:rsidP="00ED01D0">
            <w:pPr>
              <w:keepNext/>
              <w:spacing w:after="0" w:line="240" w:lineRule="auto"/>
              <w:rPr>
                <w:rFonts w:asciiTheme="minorHAnsi" w:hAnsiTheme="minorHAnsi"/>
                <w:sz w:val="18"/>
                <w:szCs w:val="18"/>
              </w:rPr>
            </w:pPr>
            <w:r w:rsidRPr="00401C24">
              <w:rPr>
                <w:rFonts w:asciiTheme="minorHAnsi" w:hAnsiTheme="minorHAnsi"/>
                <w:sz w:val="18"/>
                <w:szCs w:val="18"/>
              </w:rPr>
              <w:t xml:space="preserve">Central </w:t>
            </w:r>
            <w:r w:rsidR="00D82DE2" w:rsidRPr="00401C24">
              <w:rPr>
                <w:rFonts w:asciiTheme="minorHAnsi" w:hAnsiTheme="minorHAnsi"/>
                <w:sz w:val="18"/>
                <w:szCs w:val="18"/>
              </w:rPr>
              <w:t xml:space="preserve">fan ventilation cooling system </w:t>
            </w:r>
            <w:r w:rsidRPr="00401C24">
              <w:rPr>
                <w:rFonts w:asciiTheme="minorHAnsi" w:hAnsiTheme="minorHAnsi"/>
                <w:sz w:val="18"/>
                <w:szCs w:val="18"/>
              </w:rPr>
              <w:t>controls</w:t>
            </w:r>
            <w:r>
              <w:rPr>
                <w:rFonts w:asciiTheme="minorHAnsi" w:hAnsiTheme="minorHAnsi"/>
                <w:sz w:val="18"/>
                <w:szCs w:val="18"/>
              </w:rPr>
              <w:t xml:space="preserve"> shall </w:t>
            </w:r>
            <w:r w:rsidRPr="00401C24">
              <w:rPr>
                <w:rFonts w:asciiTheme="minorHAnsi" w:hAnsiTheme="minorHAnsi"/>
                <w:sz w:val="18"/>
                <w:szCs w:val="18"/>
              </w:rPr>
              <w:t xml:space="preserve">include proper installation of </w:t>
            </w:r>
            <w:r>
              <w:rPr>
                <w:rFonts w:asciiTheme="minorHAnsi" w:hAnsiTheme="minorHAnsi"/>
                <w:sz w:val="18"/>
                <w:szCs w:val="18"/>
              </w:rPr>
              <w:t>an indoor thermostat.</w:t>
            </w:r>
          </w:p>
        </w:tc>
      </w:tr>
      <w:tr w:rsidR="00CC1995" w:rsidRPr="00401C24" w14:paraId="0DD2FE7B" w14:textId="77777777">
        <w:trPr>
          <w:trHeight w:val="158"/>
        </w:trPr>
        <w:tc>
          <w:tcPr>
            <w:tcW w:w="558" w:type="dxa"/>
            <w:vAlign w:val="center"/>
          </w:tcPr>
          <w:p w14:paraId="0DD2FE79" w14:textId="77777777" w:rsidR="00CC1995" w:rsidRPr="00401C24" w:rsidRDefault="00CC1995" w:rsidP="00D3484F">
            <w:pPr>
              <w:keepNext/>
              <w:spacing w:after="0"/>
              <w:jc w:val="center"/>
              <w:rPr>
                <w:rFonts w:asciiTheme="minorHAnsi" w:hAnsiTheme="minorHAnsi"/>
                <w:sz w:val="18"/>
                <w:szCs w:val="18"/>
              </w:rPr>
            </w:pPr>
            <w:r>
              <w:rPr>
                <w:rFonts w:asciiTheme="minorHAnsi" w:hAnsiTheme="minorHAnsi"/>
                <w:sz w:val="18"/>
                <w:szCs w:val="18"/>
              </w:rPr>
              <w:t>04</w:t>
            </w:r>
          </w:p>
        </w:tc>
        <w:tc>
          <w:tcPr>
            <w:tcW w:w="10440" w:type="dxa"/>
            <w:vAlign w:val="center"/>
          </w:tcPr>
          <w:p w14:paraId="0DD2FE7A" w14:textId="77777777" w:rsidR="00CC1995" w:rsidRPr="00401C24" w:rsidRDefault="009A6945" w:rsidP="00ED01D0">
            <w:pPr>
              <w:keepNext/>
              <w:spacing w:after="0" w:line="240" w:lineRule="auto"/>
              <w:rPr>
                <w:rFonts w:asciiTheme="minorHAnsi" w:hAnsiTheme="minorHAnsi"/>
                <w:sz w:val="18"/>
                <w:szCs w:val="18"/>
              </w:rPr>
            </w:pPr>
            <w:r w:rsidRPr="00401C24">
              <w:rPr>
                <w:rFonts w:asciiTheme="minorHAnsi" w:hAnsiTheme="minorHAnsi"/>
                <w:sz w:val="18"/>
                <w:szCs w:val="18"/>
              </w:rPr>
              <w:t xml:space="preserve">Central </w:t>
            </w:r>
            <w:r w:rsidR="00D82DE2" w:rsidRPr="00401C24">
              <w:rPr>
                <w:rFonts w:asciiTheme="minorHAnsi" w:hAnsiTheme="minorHAnsi"/>
                <w:sz w:val="18"/>
                <w:szCs w:val="18"/>
              </w:rPr>
              <w:t xml:space="preserve">fan ventilation cooling </w:t>
            </w:r>
            <w:r w:rsidR="00D82DE2">
              <w:rPr>
                <w:rFonts w:asciiTheme="minorHAnsi" w:hAnsiTheme="minorHAnsi"/>
                <w:sz w:val="18"/>
                <w:szCs w:val="18"/>
              </w:rPr>
              <w:t xml:space="preserve">system </w:t>
            </w:r>
            <w:r>
              <w:rPr>
                <w:rFonts w:asciiTheme="minorHAnsi" w:hAnsiTheme="minorHAnsi"/>
                <w:sz w:val="18"/>
                <w:szCs w:val="18"/>
              </w:rPr>
              <w:t xml:space="preserve">controls shall </w:t>
            </w:r>
            <w:r w:rsidRPr="00401C24">
              <w:rPr>
                <w:rFonts w:asciiTheme="minorHAnsi" w:hAnsiTheme="minorHAnsi"/>
                <w:sz w:val="18"/>
                <w:szCs w:val="18"/>
              </w:rPr>
              <w:t xml:space="preserve">include installation of an outdoor temperature sensor to initiate </w:t>
            </w:r>
            <w:r w:rsidR="004464E0">
              <w:rPr>
                <w:rFonts w:asciiTheme="minorHAnsi" w:hAnsiTheme="minorHAnsi"/>
                <w:sz w:val="18"/>
                <w:szCs w:val="18"/>
              </w:rPr>
              <w:t>or</w:t>
            </w:r>
            <w:r w:rsidRPr="00401C24">
              <w:rPr>
                <w:rFonts w:asciiTheme="minorHAnsi" w:hAnsiTheme="minorHAnsi"/>
                <w:sz w:val="18"/>
                <w:szCs w:val="18"/>
              </w:rPr>
              <w:t xml:space="preserve"> terminate ventilation cooling operation automatically</w:t>
            </w:r>
            <w:r w:rsidR="004464E0">
              <w:rPr>
                <w:rFonts w:asciiTheme="minorHAnsi" w:hAnsiTheme="minorHAnsi"/>
                <w:sz w:val="18"/>
                <w:szCs w:val="18"/>
              </w:rPr>
              <w:t xml:space="preserve"> in response to user preference or availability of ventilation cooling capacity of outside air.</w:t>
            </w:r>
          </w:p>
        </w:tc>
      </w:tr>
      <w:tr w:rsidR="00CC1995" w:rsidRPr="00401C24" w14:paraId="0DD2FE7E" w14:textId="77777777">
        <w:trPr>
          <w:trHeight w:val="158"/>
        </w:trPr>
        <w:tc>
          <w:tcPr>
            <w:tcW w:w="558" w:type="dxa"/>
            <w:vAlign w:val="center"/>
          </w:tcPr>
          <w:p w14:paraId="0DD2FE7C" w14:textId="77777777" w:rsidR="00CC1995" w:rsidRPr="00401C24" w:rsidRDefault="00CC1995" w:rsidP="00D3484F">
            <w:pPr>
              <w:keepNext/>
              <w:spacing w:after="0"/>
              <w:jc w:val="center"/>
              <w:rPr>
                <w:rFonts w:asciiTheme="minorHAnsi" w:hAnsiTheme="minorHAnsi"/>
                <w:sz w:val="18"/>
                <w:szCs w:val="18"/>
              </w:rPr>
            </w:pPr>
            <w:r>
              <w:rPr>
                <w:rFonts w:asciiTheme="minorHAnsi" w:hAnsiTheme="minorHAnsi"/>
                <w:sz w:val="18"/>
                <w:szCs w:val="18"/>
              </w:rPr>
              <w:t>05</w:t>
            </w:r>
          </w:p>
        </w:tc>
        <w:tc>
          <w:tcPr>
            <w:tcW w:w="10440" w:type="dxa"/>
            <w:vAlign w:val="center"/>
          </w:tcPr>
          <w:p w14:paraId="0DD2FE7D" w14:textId="77777777" w:rsidR="00CC1995" w:rsidRPr="00401C24" w:rsidRDefault="009A6945" w:rsidP="00ED01D0">
            <w:pPr>
              <w:keepNext/>
              <w:spacing w:after="0" w:line="240" w:lineRule="auto"/>
              <w:rPr>
                <w:rFonts w:asciiTheme="minorHAnsi" w:hAnsiTheme="minorHAnsi"/>
                <w:sz w:val="18"/>
                <w:szCs w:val="18"/>
              </w:rPr>
            </w:pPr>
            <w:r w:rsidRPr="00401C24">
              <w:rPr>
                <w:rFonts w:asciiTheme="minorHAnsi" w:hAnsiTheme="minorHAnsi"/>
                <w:sz w:val="18"/>
                <w:szCs w:val="18"/>
              </w:rPr>
              <w:t xml:space="preserve">Central </w:t>
            </w:r>
            <w:r w:rsidR="00D82DE2" w:rsidRPr="00401C24">
              <w:rPr>
                <w:rFonts w:asciiTheme="minorHAnsi" w:hAnsiTheme="minorHAnsi"/>
                <w:sz w:val="18"/>
                <w:szCs w:val="18"/>
              </w:rPr>
              <w:t xml:space="preserve">fan ventilation cooling </w:t>
            </w:r>
            <w:r w:rsidR="00D82DE2">
              <w:rPr>
                <w:rFonts w:asciiTheme="minorHAnsi" w:hAnsiTheme="minorHAnsi"/>
                <w:sz w:val="18"/>
                <w:szCs w:val="18"/>
              </w:rPr>
              <w:t xml:space="preserve">system </w:t>
            </w:r>
            <w:r>
              <w:rPr>
                <w:rFonts w:asciiTheme="minorHAnsi" w:hAnsiTheme="minorHAnsi"/>
                <w:sz w:val="18"/>
                <w:szCs w:val="18"/>
              </w:rPr>
              <w:t>controls shall</w:t>
            </w:r>
            <w:r w:rsidRPr="00401C24">
              <w:rPr>
                <w:rFonts w:asciiTheme="minorHAnsi" w:hAnsiTheme="minorHAnsi"/>
                <w:sz w:val="18"/>
                <w:szCs w:val="18"/>
              </w:rPr>
              <w:t xml:space="preserve"> include proper installation of an air handler temperature sensor</w:t>
            </w:r>
            <w:r>
              <w:rPr>
                <w:rFonts w:asciiTheme="minorHAnsi" w:hAnsiTheme="minorHAnsi"/>
                <w:sz w:val="18"/>
                <w:szCs w:val="18"/>
              </w:rPr>
              <w:t>, or damper end switches,</w:t>
            </w:r>
            <w:r w:rsidRPr="00401C24">
              <w:rPr>
                <w:rFonts w:asciiTheme="minorHAnsi" w:hAnsiTheme="minorHAnsi"/>
                <w:sz w:val="18"/>
                <w:szCs w:val="18"/>
              </w:rPr>
              <w:t xml:space="preserve"> </w:t>
            </w:r>
            <w:r>
              <w:rPr>
                <w:rFonts w:asciiTheme="minorHAnsi" w:hAnsiTheme="minorHAnsi"/>
                <w:sz w:val="18"/>
                <w:szCs w:val="18"/>
              </w:rPr>
              <w:t>or other control device(s) that</w:t>
            </w:r>
            <w:r w:rsidRPr="00401C24">
              <w:rPr>
                <w:rFonts w:asciiTheme="minorHAnsi" w:hAnsiTheme="minorHAnsi"/>
                <w:sz w:val="18"/>
                <w:szCs w:val="18"/>
              </w:rPr>
              <w:t xml:space="preserve"> ensure correct outdoor air damper position.</w:t>
            </w:r>
          </w:p>
        </w:tc>
      </w:tr>
      <w:tr w:rsidR="00CC1995" w:rsidRPr="00401C24" w14:paraId="0DD2FE81" w14:textId="77777777">
        <w:trPr>
          <w:trHeight w:val="158"/>
        </w:trPr>
        <w:tc>
          <w:tcPr>
            <w:tcW w:w="558" w:type="dxa"/>
            <w:vAlign w:val="center"/>
          </w:tcPr>
          <w:p w14:paraId="0DD2FE7F" w14:textId="77777777" w:rsidR="00CC1995" w:rsidRPr="00401C24" w:rsidRDefault="00CC1995" w:rsidP="00D3484F">
            <w:pPr>
              <w:keepNext/>
              <w:spacing w:after="0"/>
              <w:jc w:val="center"/>
              <w:rPr>
                <w:rFonts w:asciiTheme="minorHAnsi" w:hAnsiTheme="minorHAnsi"/>
                <w:sz w:val="18"/>
                <w:szCs w:val="18"/>
              </w:rPr>
            </w:pPr>
            <w:r>
              <w:rPr>
                <w:rFonts w:asciiTheme="minorHAnsi" w:hAnsiTheme="minorHAnsi"/>
                <w:sz w:val="18"/>
                <w:szCs w:val="18"/>
              </w:rPr>
              <w:t>06</w:t>
            </w:r>
          </w:p>
        </w:tc>
        <w:tc>
          <w:tcPr>
            <w:tcW w:w="10440" w:type="dxa"/>
            <w:vAlign w:val="center"/>
          </w:tcPr>
          <w:p w14:paraId="0DD2FE80" w14:textId="77777777" w:rsidR="00CC1995" w:rsidRPr="00401C24" w:rsidRDefault="00CC1995" w:rsidP="00ED01D0">
            <w:pPr>
              <w:keepNext/>
              <w:spacing w:after="0" w:line="240" w:lineRule="auto"/>
              <w:rPr>
                <w:rFonts w:asciiTheme="minorHAnsi" w:eastAsia="Times New Roman" w:hAnsiTheme="minorHAnsi" w:cs="Arial"/>
                <w:bCs/>
                <w:sz w:val="18"/>
                <w:szCs w:val="18"/>
              </w:rPr>
            </w:pPr>
            <w:r w:rsidRPr="00401C24">
              <w:rPr>
                <w:rFonts w:asciiTheme="minorHAnsi" w:eastAsia="Times New Roman" w:hAnsiTheme="minorHAnsi" w:cs="Arial"/>
                <w:bCs/>
                <w:sz w:val="18"/>
                <w:szCs w:val="18"/>
              </w:rPr>
              <w:t xml:space="preserve">The </w:t>
            </w:r>
            <w:r w:rsidR="00D82DE2" w:rsidRPr="00401C24">
              <w:rPr>
                <w:rFonts w:asciiTheme="minorHAnsi" w:eastAsia="Times New Roman" w:hAnsiTheme="minorHAnsi" w:cs="Arial"/>
                <w:bCs/>
                <w:sz w:val="18"/>
                <w:szCs w:val="18"/>
              </w:rPr>
              <w:t xml:space="preserve">central fan ventilation cooling system </w:t>
            </w:r>
            <w:r w:rsidRPr="00401C24">
              <w:rPr>
                <w:rFonts w:asciiTheme="minorHAnsi" w:eastAsia="Times New Roman" w:hAnsiTheme="minorHAnsi" w:cs="Arial"/>
                <w:bCs/>
                <w:sz w:val="18"/>
                <w:szCs w:val="18"/>
              </w:rPr>
              <w:t>manufacturer shall provide detailed system operation documentation to the building owner that describes how to configure the system controls and operate the system to obtain the maximum energy savings benefit.  The manufacturer's system operation documentation shall also describe how the system's control strategy is implemented; how the fan speed is controlled during ventilation cooling mode; and how ventilation cooling rates are determined. System target ventilation cooling</w:t>
            </w:r>
            <w:r w:rsidRPr="00401C24">
              <w:rPr>
                <w:rStyle w:val="apple-converted-space"/>
                <w:rFonts w:asciiTheme="minorHAnsi" w:eastAsia="Times New Roman" w:hAnsiTheme="minorHAnsi" w:cs="Arial"/>
                <w:bCs/>
                <w:sz w:val="18"/>
                <w:szCs w:val="18"/>
              </w:rPr>
              <w:t xml:space="preserve"> </w:t>
            </w:r>
            <w:r w:rsidRPr="00401C24">
              <w:rPr>
                <w:rFonts w:asciiTheme="minorHAnsi" w:eastAsia="Times New Roman" w:hAnsiTheme="minorHAnsi" w:cs="Arial"/>
                <w:bCs/>
                <w:sz w:val="18"/>
                <w:szCs w:val="18"/>
              </w:rPr>
              <w:t>rate calculations (if applicable) shall occur at time intervals of 24 hours or less to ensure the system responds correctly to changes in weather patterns.</w:t>
            </w:r>
          </w:p>
        </w:tc>
      </w:tr>
      <w:tr w:rsidR="00CC1995" w:rsidRPr="00A3547B" w14:paraId="0DD2FE83" w14:textId="77777777">
        <w:trPr>
          <w:trHeight w:val="158"/>
        </w:trPr>
        <w:tc>
          <w:tcPr>
            <w:tcW w:w="10998" w:type="dxa"/>
            <w:gridSpan w:val="2"/>
            <w:vAlign w:val="center"/>
          </w:tcPr>
          <w:p w14:paraId="0DD2FE82" w14:textId="77777777" w:rsidR="00CC1995" w:rsidRPr="00A3547B" w:rsidRDefault="00CC1995" w:rsidP="00D3484F">
            <w:pPr>
              <w:keepNext/>
              <w:spacing w:after="0" w:line="240" w:lineRule="auto"/>
              <w:rPr>
                <w:rFonts w:asciiTheme="minorHAnsi" w:hAnsiTheme="minorHAnsi"/>
                <w:sz w:val="18"/>
                <w:szCs w:val="18"/>
              </w:rPr>
            </w:pPr>
            <w:r w:rsidRPr="00E8462E">
              <w:rPr>
                <w:b/>
                <w:sz w:val="18"/>
                <w:szCs w:val="18"/>
              </w:rPr>
              <w:t xml:space="preserve">The responsible person’s signature on this compliance document affirms that all applicable requirements in this table have been met.  </w:t>
            </w:r>
          </w:p>
        </w:tc>
      </w:tr>
    </w:tbl>
    <w:p w14:paraId="0DD2FE84" w14:textId="77777777" w:rsidR="00C90138" w:rsidRPr="00A3547B" w:rsidRDefault="00C90138" w:rsidP="00C90138">
      <w:pPr>
        <w:spacing w:after="0"/>
        <w:ind w:hanging="677"/>
        <w:rPr>
          <w:rFonts w:asciiTheme="minorHAnsi" w:hAnsiTheme="minorHAnsi"/>
          <w:sz w:val="18"/>
          <w:szCs w:val="18"/>
        </w:rPr>
      </w:pPr>
    </w:p>
    <w:p w14:paraId="0DD2FE85" w14:textId="77777777" w:rsidR="00A3352B" w:rsidRDefault="00A3352B" w:rsidP="00A3352B">
      <w:pPr>
        <w:rPr>
          <w:rFonts w:asciiTheme="minorHAnsi" w:hAnsiTheme="minorHAnsi"/>
          <w:sz w:val="18"/>
          <w:szCs w:val="18"/>
        </w:rPr>
      </w:pPr>
    </w:p>
    <w:p w14:paraId="735ABBBA" w14:textId="77777777" w:rsidR="00ED01D0" w:rsidRDefault="00ED01D0">
      <w: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F75E94" w:rsidRPr="00F75E94" w14:paraId="0DD2FE87" w14:textId="77777777" w:rsidTr="00EB5E17">
        <w:trPr>
          <w:trHeight w:val="206"/>
        </w:trPr>
        <w:tc>
          <w:tcPr>
            <w:tcW w:w="10950" w:type="dxa"/>
            <w:gridSpan w:val="4"/>
            <w:vAlign w:val="center"/>
          </w:tcPr>
          <w:p w14:paraId="0DD2FE86" w14:textId="77777777" w:rsidR="00F75E94" w:rsidRPr="00F75E94" w:rsidRDefault="00F75E94" w:rsidP="00F75E9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F75E94">
              <w:rPr>
                <w:rFonts w:asciiTheme="minorHAnsi" w:eastAsia="Times New Roman" w:hAnsiTheme="minorHAnsi" w:cs="Arial"/>
                <w:b/>
                <w:caps/>
                <w:sz w:val="18"/>
                <w:szCs w:val="18"/>
              </w:rPr>
              <w:lastRenderedPageBreak/>
              <w:t>Documentation Author's Declaration Statement</w:t>
            </w:r>
          </w:p>
        </w:tc>
      </w:tr>
      <w:tr w:rsidR="00F75E94" w:rsidRPr="00F75E94" w14:paraId="0DD2FE89" w14:textId="77777777" w:rsidTr="00EB5E17">
        <w:trPr>
          <w:trHeight w:val="206"/>
        </w:trPr>
        <w:tc>
          <w:tcPr>
            <w:tcW w:w="10950" w:type="dxa"/>
            <w:gridSpan w:val="4"/>
            <w:vAlign w:val="center"/>
          </w:tcPr>
          <w:p w14:paraId="0DD2FE88" w14:textId="77777777" w:rsidR="00F75E94" w:rsidRPr="00F75E94" w:rsidRDefault="00F75E94" w:rsidP="00ED01D0">
            <w:pPr>
              <w:keepNext/>
              <w:numPr>
                <w:ilvl w:val="0"/>
                <w:numId w:val="20"/>
              </w:numPr>
              <w:spacing w:after="0" w:line="240" w:lineRule="auto"/>
              <w:ind w:left="361"/>
              <w:rPr>
                <w:rFonts w:asciiTheme="minorHAnsi" w:eastAsia="Times New Roman" w:hAnsiTheme="minorHAnsi"/>
                <w:sz w:val="18"/>
                <w:szCs w:val="18"/>
              </w:rPr>
            </w:pPr>
            <w:r w:rsidRPr="00F75E94">
              <w:rPr>
                <w:rFonts w:asciiTheme="minorHAnsi" w:eastAsia="Times New Roman" w:hAnsiTheme="minorHAnsi"/>
                <w:sz w:val="18"/>
                <w:szCs w:val="18"/>
              </w:rPr>
              <w:t>I certify that this Certificate of Installation documentation is accurate and complete.</w:t>
            </w:r>
          </w:p>
        </w:tc>
      </w:tr>
      <w:tr w:rsidR="00F75E94" w:rsidRPr="00F75E94" w14:paraId="0DD2FE8C" w14:textId="77777777" w:rsidTr="00EB5E17">
        <w:trPr>
          <w:trHeight w:val="360"/>
        </w:trPr>
        <w:tc>
          <w:tcPr>
            <w:tcW w:w="5577" w:type="dxa"/>
            <w:gridSpan w:val="2"/>
          </w:tcPr>
          <w:p w14:paraId="0DD2FE8A" w14:textId="77777777" w:rsidR="00F75E94" w:rsidRPr="00F75E94" w:rsidRDefault="00F75E94" w:rsidP="00F75E94">
            <w:pPr>
              <w:keepNext/>
              <w:spacing w:after="0" w:line="240" w:lineRule="auto"/>
              <w:rPr>
                <w:rFonts w:asciiTheme="minorHAnsi" w:eastAsia="Times New Roman" w:hAnsiTheme="minorHAnsi"/>
                <w:sz w:val="14"/>
                <w:szCs w:val="14"/>
              </w:rPr>
            </w:pPr>
            <w:r w:rsidRPr="00F75E94">
              <w:rPr>
                <w:rFonts w:asciiTheme="minorHAnsi" w:eastAsia="Times New Roman" w:hAnsiTheme="minorHAnsi"/>
                <w:sz w:val="14"/>
                <w:szCs w:val="14"/>
              </w:rPr>
              <w:t>Documentation Author Name:</w:t>
            </w:r>
          </w:p>
        </w:tc>
        <w:tc>
          <w:tcPr>
            <w:tcW w:w="5373" w:type="dxa"/>
            <w:gridSpan w:val="2"/>
          </w:tcPr>
          <w:p w14:paraId="0DD2FE8B" w14:textId="77777777" w:rsidR="00F75E94" w:rsidRPr="00F75E94" w:rsidRDefault="00F75E94" w:rsidP="00F75E94">
            <w:pPr>
              <w:keepNext/>
              <w:spacing w:after="0" w:line="240" w:lineRule="auto"/>
              <w:rPr>
                <w:rFonts w:asciiTheme="minorHAnsi" w:eastAsia="Times New Roman" w:hAnsiTheme="minorHAnsi"/>
                <w:sz w:val="14"/>
                <w:szCs w:val="14"/>
              </w:rPr>
            </w:pPr>
            <w:r w:rsidRPr="00F75E94">
              <w:rPr>
                <w:rFonts w:asciiTheme="minorHAnsi" w:eastAsia="Times New Roman" w:hAnsiTheme="minorHAnsi"/>
                <w:sz w:val="14"/>
                <w:szCs w:val="14"/>
              </w:rPr>
              <w:t>Documentation Author Signature:</w:t>
            </w:r>
          </w:p>
        </w:tc>
      </w:tr>
      <w:tr w:rsidR="00F75E94" w:rsidRPr="00F75E94" w14:paraId="0DD2FE8F" w14:textId="77777777" w:rsidTr="00EB5E17">
        <w:trPr>
          <w:trHeight w:val="360"/>
        </w:trPr>
        <w:tc>
          <w:tcPr>
            <w:tcW w:w="5577" w:type="dxa"/>
            <w:gridSpan w:val="2"/>
          </w:tcPr>
          <w:p w14:paraId="0DD2FE8D" w14:textId="77777777" w:rsidR="00F75E94" w:rsidRPr="00F75E94" w:rsidRDefault="00F75E94" w:rsidP="00F75E94">
            <w:pPr>
              <w:keepNext/>
              <w:spacing w:after="0" w:line="240" w:lineRule="auto"/>
              <w:rPr>
                <w:rFonts w:asciiTheme="minorHAnsi" w:eastAsia="Times New Roman" w:hAnsiTheme="minorHAnsi"/>
                <w:sz w:val="14"/>
                <w:szCs w:val="14"/>
              </w:rPr>
            </w:pPr>
            <w:r w:rsidRPr="00F75E94">
              <w:rPr>
                <w:rFonts w:asciiTheme="minorHAnsi" w:eastAsia="Times New Roman" w:hAnsiTheme="minorHAnsi"/>
                <w:sz w:val="14"/>
                <w:szCs w:val="14"/>
              </w:rPr>
              <w:t>Documentation Author Company Name:</w:t>
            </w:r>
          </w:p>
        </w:tc>
        <w:tc>
          <w:tcPr>
            <w:tcW w:w="5373" w:type="dxa"/>
            <w:gridSpan w:val="2"/>
          </w:tcPr>
          <w:p w14:paraId="0DD2FE8E" w14:textId="77777777" w:rsidR="00F75E94" w:rsidRPr="00F75E94" w:rsidRDefault="00F75E94" w:rsidP="00F75E94">
            <w:pPr>
              <w:keepNext/>
              <w:spacing w:after="0" w:line="240" w:lineRule="auto"/>
              <w:rPr>
                <w:rFonts w:asciiTheme="minorHAnsi" w:eastAsia="Times New Roman" w:hAnsiTheme="minorHAnsi"/>
                <w:sz w:val="14"/>
                <w:szCs w:val="14"/>
              </w:rPr>
            </w:pPr>
            <w:r w:rsidRPr="00F75E94">
              <w:rPr>
                <w:rFonts w:asciiTheme="minorHAnsi" w:eastAsia="Times New Roman" w:hAnsiTheme="minorHAnsi"/>
                <w:sz w:val="14"/>
                <w:szCs w:val="14"/>
              </w:rPr>
              <w:t>Date Signed:</w:t>
            </w:r>
          </w:p>
        </w:tc>
      </w:tr>
      <w:tr w:rsidR="00F75E94" w:rsidRPr="00F75E94" w14:paraId="0DD2FE92" w14:textId="77777777" w:rsidTr="00EB5E17">
        <w:trPr>
          <w:trHeight w:val="360"/>
        </w:trPr>
        <w:tc>
          <w:tcPr>
            <w:tcW w:w="5577" w:type="dxa"/>
            <w:gridSpan w:val="2"/>
          </w:tcPr>
          <w:p w14:paraId="0DD2FE90" w14:textId="77777777" w:rsidR="00F75E94" w:rsidRPr="00F75E94" w:rsidRDefault="00F75E94" w:rsidP="00F75E94">
            <w:pPr>
              <w:keepNext/>
              <w:spacing w:after="0" w:line="240" w:lineRule="auto"/>
              <w:rPr>
                <w:rFonts w:asciiTheme="minorHAnsi" w:eastAsia="Times New Roman" w:hAnsiTheme="minorHAnsi"/>
                <w:sz w:val="14"/>
                <w:szCs w:val="14"/>
              </w:rPr>
            </w:pPr>
            <w:r w:rsidRPr="00F75E94">
              <w:rPr>
                <w:rFonts w:asciiTheme="minorHAnsi" w:eastAsia="Times New Roman" w:hAnsiTheme="minorHAnsi"/>
                <w:sz w:val="14"/>
                <w:szCs w:val="14"/>
              </w:rPr>
              <w:t>Address:</w:t>
            </w:r>
          </w:p>
        </w:tc>
        <w:tc>
          <w:tcPr>
            <w:tcW w:w="5373" w:type="dxa"/>
            <w:gridSpan w:val="2"/>
          </w:tcPr>
          <w:p w14:paraId="0DD2FE91" w14:textId="00E29843" w:rsidR="00F75E94" w:rsidRPr="00F75E94" w:rsidRDefault="00F75E94" w:rsidP="00F75E94">
            <w:pPr>
              <w:keepNext/>
              <w:spacing w:after="0" w:line="240" w:lineRule="auto"/>
              <w:rPr>
                <w:rFonts w:asciiTheme="minorHAnsi" w:eastAsia="Times New Roman" w:hAnsiTheme="minorHAnsi"/>
                <w:sz w:val="14"/>
                <w:szCs w:val="14"/>
              </w:rPr>
            </w:pPr>
            <w:r w:rsidRPr="00F75E94">
              <w:rPr>
                <w:rFonts w:asciiTheme="minorHAnsi" w:eastAsia="Times New Roman" w:hAnsiTheme="minorHAnsi"/>
                <w:sz w:val="14"/>
                <w:szCs w:val="14"/>
              </w:rPr>
              <w:t>CEA/HERS Certification Identification (</w:t>
            </w:r>
            <w:r w:rsidR="00ED01D0">
              <w:rPr>
                <w:rFonts w:asciiTheme="minorHAnsi" w:eastAsia="Times New Roman" w:hAnsiTheme="minorHAnsi"/>
                <w:sz w:val="14"/>
                <w:szCs w:val="14"/>
              </w:rPr>
              <w:t>i</w:t>
            </w:r>
            <w:r w:rsidRPr="00F75E94">
              <w:rPr>
                <w:rFonts w:asciiTheme="minorHAnsi" w:eastAsia="Times New Roman" w:hAnsiTheme="minorHAnsi"/>
                <w:sz w:val="14"/>
                <w:szCs w:val="14"/>
              </w:rPr>
              <w:t>f applicable):</w:t>
            </w:r>
          </w:p>
        </w:tc>
      </w:tr>
      <w:tr w:rsidR="00F75E94" w:rsidRPr="00F75E94" w14:paraId="0DD2FE95" w14:textId="77777777" w:rsidTr="00EB5E17">
        <w:trPr>
          <w:trHeight w:val="360"/>
        </w:trPr>
        <w:tc>
          <w:tcPr>
            <w:tcW w:w="5577" w:type="dxa"/>
            <w:gridSpan w:val="2"/>
          </w:tcPr>
          <w:p w14:paraId="0DD2FE93" w14:textId="77777777" w:rsidR="00F75E94" w:rsidRPr="00F75E94" w:rsidRDefault="00F75E94" w:rsidP="00F75E94">
            <w:pPr>
              <w:keepNext/>
              <w:spacing w:after="0" w:line="240" w:lineRule="auto"/>
              <w:rPr>
                <w:rFonts w:asciiTheme="minorHAnsi" w:eastAsia="Times New Roman" w:hAnsiTheme="minorHAnsi"/>
                <w:sz w:val="14"/>
                <w:szCs w:val="14"/>
              </w:rPr>
            </w:pPr>
            <w:r w:rsidRPr="00F75E94">
              <w:rPr>
                <w:rFonts w:asciiTheme="minorHAnsi" w:eastAsia="Times New Roman" w:hAnsiTheme="minorHAnsi"/>
                <w:sz w:val="14"/>
                <w:szCs w:val="14"/>
              </w:rPr>
              <w:t>City/State/Zip:</w:t>
            </w:r>
          </w:p>
        </w:tc>
        <w:tc>
          <w:tcPr>
            <w:tcW w:w="5373" w:type="dxa"/>
            <w:gridSpan w:val="2"/>
          </w:tcPr>
          <w:p w14:paraId="0DD2FE94" w14:textId="77777777" w:rsidR="00F75E94" w:rsidRPr="00F75E94" w:rsidRDefault="00F75E94" w:rsidP="00F75E94">
            <w:pPr>
              <w:keepNext/>
              <w:spacing w:after="0" w:line="240" w:lineRule="auto"/>
              <w:rPr>
                <w:rFonts w:asciiTheme="minorHAnsi" w:eastAsia="Times New Roman" w:hAnsiTheme="minorHAnsi"/>
                <w:sz w:val="14"/>
                <w:szCs w:val="14"/>
              </w:rPr>
            </w:pPr>
            <w:r w:rsidRPr="00F75E94">
              <w:rPr>
                <w:rFonts w:asciiTheme="minorHAnsi" w:eastAsia="Times New Roman" w:hAnsiTheme="minorHAnsi"/>
                <w:sz w:val="14"/>
                <w:szCs w:val="14"/>
              </w:rPr>
              <w:t>Phone:</w:t>
            </w:r>
          </w:p>
        </w:tc>
      </w:tr>
      <w:tr w:rsidR="00F75E94" w:rsidRPr="00F75E94" w14:paraId="0DD2FE97" w14:textId="77777777" w:rsidTr="00EB5E17">
        <w:tblPrEx>
          <w:tblCellMar>
            <w:left w:w="115" w:type="dxa"/>
            <w:right w:w="115" w:type="dxa"/>
          </w:tblCellMar>
        </w:tblPrEx>
        <w:trPr>
          <w:trHeight w:val="296"/>
        </w:trPr>
        <w:tc>
          <w:tcPr>
            <w:tcW w:w="10950" w:type="dxa"/>
            <w:gridSpan w:val="4"/>
            <w:vAlign w:val="center"/>
          </w:tcPr>
          <w:p w14:paraId="0DD2FE96" w14:textId="77777777" w:rsidR="00F75E94" w:rsidRPr="00F75E94" w:rsidRDefault="00F75E94" w:rsidP="00F75E9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18"/>
                <w:szCs w:val="18"/>
              </w:rPr>
            </w:pPr>
            <w:r w:rsidRPr="00F75E94">
              <w:rPr>
                <w:rFonts w:asciiTheme="minorHAnsi" w:eastAsia="Times New Roman" w:hAnsiTheme="minorHAnsi" w:cs="Arial"/>
                <w:b/>
                <w:caps/>
                <w:sz w:val="18"/>
                <w:szCs w:val="18"/>
              </w:rPr>
              <w:t xml:space="preserve">Responsible Person's Declaration statement  </w:t>
            </w:r>
          </w:p>
        </w:tc>
      </w:tr>
      <w:tr w:rsidR="00F75E94" w:rsidRPr="00F75E94" w14:paraId="0DD2FE9F" w14:textId="77777777" w:rsidTr="00EB5E17">
        <w:tblPrEx>
          <w:tblCellMar>
            <w:left w:w="115" w:type="dxa"/>
            <w:right w:w="115" w:type="dxa"/>
          </w:tblCellMar>
        </w:tblPrEx>
        <w:trPr>
          <w:trHeight w:val="504"/>
        </w:trPr>
        <w:tc>
          <w:tcPr>
            <w:tcW w:w="10950" w:type="dxa"/>
            <w:gridSpan w:val="4"/>
          </w:tcPr>
          <w:p w14:paraId="293F1674" w14:textId="77777777" w:rsidR="005C5CE9" w:rsidRDefault="005C5CE9" w:rsidP="005C5CE9">
            <w:pPr>
              <w:pStyle w:val="Heading3"/>
              <w:numPr>
                <w:ilvl w:val="0"/>
                <w:numId w:val="0"/>
              </w:numPr>
              <w:spacing w:before="60"/>
              <w:ind w:right="86"/>
              <w:rPr>
                <w:rFonts w:asciiTheme="minorHAnsi" w:hAnsiTheme="minorHAnsi"/>
                <w:sz w:val="18"/>
              </w:rPr>
            </w:pPr>
            <w:r>
              <w:rPr>
                <w:rFonts w:asciiTheme="minorHAnsi" w:hAnsiTheme="minorHAnsi"/>
                <w:sz w:val="18"/>
              </w:rPr>
              <w:t xml:space="preserve">I certify the following under penalty of perjury, under the laws of the State of California: </w:t>
            </w:r>
          </w:p>
          <w:p w14:paraId="744D3375" w14:textId="77777777" w:rsidR="005C5CE9" w:rsidRDefault="005C5CE9" w:rsidP="005C5CE9">
            <w:pPr>
              <w:pStyle w:val="Heading3"/>
              <w:numPr>
                <w:ilvl w:val="0"/>
                <w:numId w:val="28"/>
              </w:numPr>
              <w:spacing w:before="0"/>
              <w:ind w:right="90"/>
              <w:rPr>
                <w:rFonts w:asciiTheme="minorHAnsi" w:hAnsiTheme="minorHAnsi"/>
                <w:color w:val="4F81BD" w:themeColor="accent1"/>
                <w:sz w:val="18"/>
              </w:rPr>
            </w:pPr>
            <w:r>
              <w:rPr>
                <w:rFonts w:asciiTheme="minorHAnsi" w:hAnsiTheme="minorHAnsi"/>
                <w:sz w:val="18"/>
              </w:rPr>
              <w:t xml:space="preserve">The information provided on this Certificate of Installation is true and correct. </w:t>
            </w:r>
          </w:p>
          <w:p w14:paraId="50BC0F1B" w14:textId="77777777" w:rsidR="005C5CE9" w:rsidRDefault="005C5CE9" w:rsidP="005C5CE9">
            <w:pPr>
              <w:keepNext/>
              <w:widowControl w:val="0"/>
              <w:numPr>
                <w:ilvl w:val="0"/>
                <w:numId w:val="28"/>
              </w:numPr>
              <w:spacing w:after="0" w:line="240" w:lineRule="auto"/>
              <w:ind w:right="90"/>
              <w:rPr>
                <w:rFonts w:asciiTheme="minorHAnsi" w:hAnsiTheme="minorHAnsi"/>
                <w:sz w:val="18"/>
              </w:rPr>
            </w:pPr>
            <w:r>
              <w:rPr>
                <w:rFonts w:asciiTheme="minorHAnsi" w:hAnsiTheme="minorHAnsi"/>
                <w:snapToGrid w:val="0"/>
                <w:sz w:val="18"/>
              </w:rPr>
              <w:t xml:space="preserve">I am either: a) a responsible person eligible under Division 3 of the Business and Professions Code </w:t>
            </w:r>
            <w:r>
              <w:rPr>
                <w:rFonts w:asciiTheme="minorHAnsi" w:hAnsiTheme="minorHAnsi"/>
                <w:sz w:val="18"/>
              </w:rPr>
              <w:t xml:space="preserve">in the applicable classification to accept responsibility for the system design, construction, or installation </w:t>
            </w:r>
            <w:r>
              <w:rPr>
                <w:rFonts w:asciiTheme="minorHAnsi" w:hAnsiTheme="minorHAnsi"/>
                <w:snapToGrid w:val="0"/>
                <w:sz w:val="18"/>
              </w:rPr>
              <w:t xml:space="preserve">of features, materials, components, or manufactured devices </w:t>
            </w:r>
            <w:r>
              <w:rPr>
                <w:rFonts w:asciiTheme="minorHAnsi" w:hAnsiTheme="minorHAnsi"/>
                <w:sz w:val="18"/>
              </w:rPr>
              <w:t xml:space="preserve">for the scope of work identified on this Certificate of Installation, </w:t>
            </w:r>
            <w:r>
              <w:rPr>
                <w:rFonts w:asciiTheme="minorHAnsi" w:hAnsiTheme="minorHAnsi"/>
                <w:snapToGrid w:val="0"/>
                <w:sz w:val="18"/>
              </w:rPr>
              <w:t>and attest to the declarations in this statement</w:t>
            </w:r>
            <w:r>
              <w:rPr>
                <w:rFonts w:asciiTheme="minorHAnsi" w:hAnsiTheme="minorHAnsi"/>
                <w:sz w:val="18"/>
              </w:rPr>
              <w:t>, or b) I am an authorized representative of the responsible person and attest to the declarations in this statement on the responsible person’s behalf.</w:t>
            </w:r>
          </w:p>
          <w:p w14:paraId="599C6589" w14:textId="77777777" w:rsidR="005C5CE9" w:rsidRDefault="005C5CE9" w:rsidP="005C5CE9">
            <w:pPr>
              <w:pStyle w:val="ListParagraph"/>
              <w:keepNext/>
              <w:numPr>
                <w:ilvl w:val="0"/>
                <w:numId w:val="28"/>
              </w:numPr>
              <w:autoSpaceDE w:val="0"/>
              <w:autoSpaceDN w:val="0"/>
              <w:adjustRightInd w:val="0"/>
              <w:spacing w:after="0" w:line="240" w:lineRule="auto"/>
              <w:ind w:right="90"/>
              <w:rPr>
                <w:rFonts w:asciiTheme="minorHAnsi" w:hAnsiTheme="minorHAnsi"/>
                <w:sz w:val="18"/>
              </w:rPr>
            </w:pPr>
            <w:r>
              <w:rPr>
                <w:rFonts w:asciiTheme="minorHAnsi" w:hAnsiTheme="minorHAnsi"/>
                <w:sz w:val="18"/>
              </w:rPr>
              <w:t xml:space="preserve">The constructed or installed features, materials, </w:t>
            </w:r>
            <w:proofErr w:type="gramStart"/>
            <w:r>
              <w:rPr>
                <w:rFonts w:asciiTheme="minorHAnsi" w:hAnsiTheme="minorHAnsi"/>
                <w:sz w:val="18"/>
              </w:rPr>
              <w:t>components</w:t>
            </w:r>
            <w:proofErr w:type="gramEnd"/>
            <w:r>
              <w:rPr>
                <w:rFonts w:asciiTheme="minorHAnsi" w:hAnsiTheme="minorHAnsi"/>
                <w:sz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0DD2FE9E" w14:textId="33AC8367" w:rsidR="00F75E94" w:rsidRPr="00F75E94" w:rsidRDefault="005C5CE9" w:rsidP="005C5CE9">
            <w:pPr>
              <w:keepNext/>
              <w:numPr>
                <w:ilvl w:val="0"/>
                <w:numId w:val="28"/>
              </w:numPr>
              <w:autoSpaceDE w:val="0"/>
              <w:autoSpaceDN w:val="0"/>
              <w:adjustRightInd w:val="0"/>
              <w:spacing w:after="0" w:line="240" w:lineRule="auto"/>
              <w:contextualSpacing/>
              <w:rPr>
                <w:rFonts w:asciiTheme="minorHAnsi" w:eastAsia="Times New Roman" w:hAnsiTheme="minorHAnsi"/>
                <w:b/>
                <w:sz w:val="20"/>
                <w:szCs w:val="20"/>
              </w:rPr>
            </w:pPr>
            <w:r>
              <w:rPr>
                <w:rFonts w:asciiTheme="minorHAnsi" w:hAnsiTheme="minorHAnsi"/>
                <w:sz w:val="18"/>
              </w:rPr>
              <w:t xml:space="preserve">I will ensure that a registered copy of this Certificate of Installation shall be posted or made available with the building permit(s) issued for the </w:t>
            </w:r>
            <w:proofErr w:type="gramStart"/>
            <w:r>
              <w:rPr>
                <w:rFonts w:asciiTheme="minorHAnsi" w:hAnsiTheme="minorHAnsi"/>
                <w:sz w:val="18"/>
              </w:rPr>
              <w:t>building, and</w:t>
            </w:r>
            <w:proofErr w:type="gramEnd"/>
            <w:r>
              <w:rPr>
                <w:rFonts w:asciiTheme="minorHAnsi" w:hAnsiTheme="minorHAnsi"/>
                <w:sz w:val="18"/>
              </w:rPr>
              <w:t xml:space="preserve"> made available to the enforcement agency for all applicable inspections. I understand that a registered copy of this Certificate of Installation is required to be included with the documentation the builder provides to the building owner at occupancy.</w:t>
            </w:r>
          </w:p>
        </w:tc>
      </w:tr>
      <w:tr w:rsidR="00F75E94" w:rsidRPr="00F75E94" w14:paraId="0DD2FEA2" w14:textId="77777777" w:rsidTr="00EB5E17">
        <w:tblPrEx>
          <w:tblCellMar>
            <w:left w:w="108" w:type="dxa"/>
            <w:right w:w="108" w:type="dxa"/>
          </w:tblCellMar>
        </w:tblPrEx>
        <w:trPr>
          <w:trHeight w:val="360"/>
        </w:trPr>
        <w:tc>
          <w:tcPr>
            <w:tcW w:w="5307" w:type="dxa"/>
          </w:tcPr>
          <w:p w14:paraId="0DD2FEA0" w14:textId="77777777" w:rsidR="00F75E94" w:rsidRPr="00F75E94" w:rsidRDefault="00F75E94" w:rsidP="00F75E9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F75E94">
              <w:rPr>
                <w:rFonts w:asciiTheme="minorHAnsi" w:eastAsia="Times New Roman" w:hAnsiTheme="minorHAnsi"/>
                <w:sz w:val="14"/>
                <w:szCs w:val="14"/>
              </w:rPr>
              <w:t>Responsible Builder/Installer Name:</w:t>
            </w:r>
          </w:p>
        </w:tc>
        <w:tc>
          <w:tcPr>
            <w:tcW w:w="5643" w:type="dxa"/>
            <w:gridSpan w:val="3"/>
          </w:tcPr>
          <w:p w14:paraId="0DD2FEA1" w14:textId="77777777" w:rsidR="00F75E94" w:rsidRPr="00F75E94" w:rsidRDefault="00F75E94" w:rsidP="00F75E9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F75E94">
              <w:rPr>
                <w:rFonts w:asciiTheme="minorHAnsi" w:eastAsia="Times New Roman" w:hAnsiTheme="minorHAnsi"/>
                <w:sz w:val="14"/>
                <w:szCs w:val="14"/>
              </w:rPr>
              <w:t>Responsible Builder/Installer Signature:</w:t>
            </w:r>
          </w:p>
        </w:tc>
      </w:tr>
      <w:tr w:rsidR="00F75E94" w:rsidRPr="00F75E94" w14:paraId="0DD2FEA5" w14:textId="77777777" w:rsidTr="00EB5E1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DD2FEA3" w14:textId="384B2534" w:rsidR="00F75E94" w:rsidRPr="00F75E94" w:rsidRDefault="00F75E94" w:rsidP="00F75E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F75E94">
              <w:rPr>
                <w:rFonts w:asciiTheme="minorHAnsi" w:eastAsia="Times New Roman"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0DD2FEA4" w14:textId="77777777" w:rsidR="00F75E94" w:rsidRPr="00F75E94" w:rsidRDefault="00F75E94" w:rsidP="00F75E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F75E94">
              <w:rPr>
                <w:rFonts w:asciiTheme="minorHAnsi" w:eastAsia="Times New Roman" w:hAnsiTheme="minorHAnsi"/>
                <w:sz w:val="14"/>
                <w:szCs w:val="14"/>
              </w:rPr>
              <w:t>Position With Company (Title):</w:t>
            </w:r>
          </w:p>
        </w:tc>
      </w:tr>
      <w:tr w:rsidR="00F75E94" w:rsidRPr="00F75E94" w14:paraId="0DD2FEA8" w14:textId="77777777" w:rsidTr="00EB5E1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DD2FEA6" w14:textId="77777777" w:rsidR="00F75E94" w:rsidRPr="00F75E94" w:rsidRDefault="00F75E94" w:rsidP="00F75E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F75E94">
              <w:rPr>
                <w:rFonts w:asciiTheme="minorHAnsi" w:eastAsia="Times New Roman"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0DD2FEA7" w14:textId="77777777" w:rsidR="00F75E94" w:rsidRPr="00F75E94" w:rsidRDefault="00F75E94" w:rsidP="00F75E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F75E94">
              <w:rPr>
                <w:rFonts w:asciiTheme="minorHAnsi" w:eastAsia="Times New Roman" w:hAnsiTheme="minorHAnsi"/>
                <w:sz w:val="14"/>
                <w:szCs w:val="14"/>
              </w:rPr>
              <w:t>CSLB License:</w:t>
            </w:r>
          </w:p>
        </w:tc>
      </w:tr>
      <w:tr w:rsidR="00F75E94" w:rsidRPr="00F75E94" w14:paraId="0DD2FEAC" w14:textId="77777777" w:rsidTr="00EB5E1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DD2FEA9" w14:textId="77777777" w:rsidR="00F75E94" w:rsidRPr="00F75E94" w:rsidRDefault="00F75E94" w:rsidP="00F75E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F75E94">
              <w:rPr>
                <w:rFonts w:asciiTheme="minorHAnsi" w:eastAsia="Times New Roman"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0DD2FEAA" w14:textId="7AE0D6A3" w:rsidR="00F75E94" w:rsidRPr="00F75E94" w:rsidRDefault="00F75E94" w:rsidP="00F75E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F75E94">
              <w:rPr>
                <w:rFonts w:asciiTheme="minorHAnsi" w:eastAsia="Times New Roman" w:hAnsiTheme="minorHAnsi"/>
                <w:sz w:val="14"/>
                <w:szCs w:val="14"/>
              </w:rPr>
              <w:t>Phone</w:t>
            </w:r>
            <w:r w:rsidR="00ED01D0">
              <w:rPr>
                <w:rFonts w:asciiTheme="minorHAnsi" w:eastAsia="Times New Roman"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0DD2FEAB" w14:textId="77777777" w:rsidR="00F75E94" w:rsidRPr="00F75E94" w:rsidRDefault="00F75E94" w:rsidP="00F75E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F75E94">
              <w:rPr>
                <w:rFonts w:asciiTheme="minorHAnsi" w:eastAsia="Times New Roman" w:hAnsiTheme="minorHAnsi"/>
                <w:sz w:val="14"/>
                <w:szCs w:val="14"/>
              </w:rPr>
              <w:t>Date Signed:</w:t>
            </w:r>
          </w:p>
        </w:tc>
      </w:tr>
      <w:tr w:rsidR="00F75E94" w:rsidRPr="00F75E94" w14:paraId="0DD2FEAF" w14:textId="77777777" w:rsidTr="00EB5E1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DD2FEAD" w14:textId="77777777" w:rsidR="00F75E94" w:rsidRPr="00F75E94" w:rsidRDefault="00F75E94" w:rsidP="00F75E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F75E94">
              <w:rPr>
                <w:rFonts w:asciiTheme="minorHAnsi" w:eastAsia="Times New Roman"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0DD2FEAE" w14:textId="77777777" w:rsidR="00F75E94" w:rsidRPr="00F75E94" w:rsidRDefault="00F75E94" w:rsidP="00F75E9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F75E94">
              <w:rPr>
                <w:rFonts w:asciiTheme="minorHAnsi" w:eastAsia="Times New Roman" w:hAnsiTheme="minorHAnsi"/>
                <w:sz w:val="14"/>
                <w:szCs w:val="14"/>
              </w:rPr>
              <w:t xml:space="preserve">Name of TPQCP (if applicable): </w:t>
            </w:r>
          </w:p>
        </w:tc>
      </w:tr>
    </w:tbl>
    <w:p w14:paraId="0DD2FEB0" w14:textId="77777777" w:rsidR="00A3352B" w:rsidRDefault="00A3352B">
      <w:pPr>
        <w:rPr>
          <w:sz w:val="20"/>
          <w:szCs w:val="20"/>
        </w:rPr>
      </w:pPr>
    </w:p>
    <w:sectPr w:rsidR="00A3352B" w:rsidSect="00B05498">
      <w:headerReference w:type="even" r:id="rId21"/>
      <w:headerReference w:type="default" r:id="rId22"/>
      <w:footerReference w:type="default" r:id="rId23"/>
      <w:headerReference w:type="first" r:id="rId24"/>
      <w:footerReference w:type="first" r:id="rId25"/>
      <w:pgSz w:w="12240" w:h="15840" w:code="1"/>
      <w:pgMar w:top="720" w:right="720" w:bottom="720" w:left="720" w:header="576" w:footer="576"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7B0053" w14:textId="77777777" w:rsidR="00916E7B" w:rsidRDefault="00916E7B" w:rsidP="00C25A5C">
      <w:pPr>
        <w:spacing w:after="0" w:line="240" w:lineRule="auto"/>
      </w:pPr>
      <w:r>
        <w:separator/>
      </w:r>
    </w:p>
  </w:endnote>
  <w:endnote w:type="continuationSeparator" w:id="0">
    <w:p w14:paraId="5B5F0569" w14:textId="77777777" w:rsidR="00916E7B" w:rsidRDefault="00916E7B" w:rsidP="00C25A5C">
      <w:pPr>
        <w:spacing w:after="0" w:line="240" w:lineRule="auto"/>
      </w:pPr>
      <w:r>
        <w:continuationSeparator/>
      </w:r>
    </w:p>
  </w:endnote>
  <w:endnote w:type="continuationNotice" w:id="1">
    <w:p w14:paraId="5143CBA0" w14:textId="77777777" w:rsidR="00916E7B" w:rsidRDefault="00916E7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10506" w14:textId="77777777" w:rsidR="00331505" w:rsidRDefault="003315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2FEC8" w14:textId="77777777" w:rsidR="00D917A4" w:rsidRPr="007304C6" w:rsidRDefault="00D917A4" w:rsidP="003C0502">
    <w:pPr>
      <w:pStyle w:val="Footer"/>
      <w:pBdr>
        <w:top w:val="single" w:sz="4" w:space="1" w:color="auto"/>
      </w:pBdr>
      <w:spacing w:after="0"/>
      <w:rPr>
        <w:sz w:val="18"/>
        <w:szCs w:val="18"/>
      </w:rPr>
    </w:pPr>
    <w:r w:rsidRPr="007304C6">
      <w:rPr>
        <w:sz w:val="18"/>
        <w:szCs w:val="18"/>
      </w:rPr>
      <w:t xml:space="preserve">Registration Number:                                                                        Registration Date/Time:                                                               HERS Provider:                       </w:t>
    </w:r>
  </w:p>
  <w:p w14:paraId="0DD2FEC9" w14:textId="08814ADB" w:rsidR="00D917A4" w:rsidRPr="007304C6" w:rsidRDefault="00D917A4" w:rsidP="007304C6">
    <w:pPr>
      <w:pStyle w:val="Footer"/>
      <w:pBdr>
        <w:top w:val="single" w:sz="4" w:space="1" w:color="auto"/>
      </w:pBdr>
      <w:tabs>
        <w:tab w:val="clear" w:pos="9360"/>
        <w:tab w:val="right" w:pos="10800"/>
      </w:tabs>
      <w:spacing w:after="0"/>
      <w:rPr>
        <w:sz w:val="18"/>
        <w:szCs w:val="18"/>
      </w:rPr>
    </w:pPr>
    <w:r w:rsidRPr="000A390F">
      <w:rPr>
        <w:sz w:val="20"/>
        <w:szCs w:val="20"/>
      </w:rPr>
      <w:t>CA Building Energy Efficiency Standards - 20</w:t>
    </w:r>
    <w:ins w:id="5" w:author="Alhabibi, Haider@Energy" w:date="2021-08-24T16:11:00Z">
      <w:r w:rsidR="00D019C2">
        <w:rPr>
          <w:sz w:val="20"/>
          <w:szCs w:val="20"/>
        </w:rPr>
        <w:t>22</w:t>
      </w:r>
    </w:ins>
    <w:del w:id="6" w:author="Alhabibi, Haider@Energy" w:date="2021-08-24T16:11:00Z">
      <w:r w:rsidRPr="000A390F" w:rsidDel="00D019C2">
        <w:rPr>
          <w:sz w:val="20"/>
          <w:szCs w:val="20"/>
        </w:rPr>
        <w:delText>19</w:delText>
      </w:r>
    </w:del>
    <w:r w:rsidRPr="000A390F">
      <w:rPr>
        <w:sz w:val="20"/>
        <w:szCs w:val="20"/>
      </w:rPr>
      <w:t xml:space="preserve"> Residential Compliance</w:t>
    </w:r>
    <w:r>
      <w:rPr>
        <w:sz w:val="18"/>
        <w:szCs w:val="18"/>
      </w:rPr>
      <w:tab/>
    </w:r>
    <w:r w:rsidRPr="000A390F">
      <w:rPr>
        <w:sz w:val="20"/>
        <w:szCs w:val="20"/>
      </w:rPr>
      <w:t>January 20</w:t>
    </w:r>
    <w:ins w:id="7" w:author="Alhabibi, Haider@Energy" w:date="2021-08-24T16:11:00Z">
      <w:r w:rsidR="00D019C2">
        <w:rPr>
          <w:sz w:val="20"/>
          <w:szCs w:val="20"/>
        </w:rPr>
        <w:t>22</w:t>
      </w:r>
    </w:ins>
    <w:del w:id="8" w:author="Alhabibi, Haider@Energy" w:date="2021-08-24T16:11:00Z">
      <w:r w:rsidDel="00D019C2">
        <w:rPr>
          <w:sz w:val="20"/>
          <w:szCs w:val="20"/>
        </w:rPr>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2FED5" w14:textId="77777777" w:rsidR="00D917A4" w:rsidRPr="009577D0" w:rsidRDefault="00D917A4" w:rsidP="009577D0">
    <w:pPr>
      <w:pStyle w:val="Footer"/>
      <w:pBdr>
        <w:top w:val="single" w:sz="4" w:space="1" w:color="auto"/>
      </w:pBdr>
      <w:spacing w:after="0"/>
      <w:rPr>
        <w:i/>
        <w:sz w:val="18"/>
        <w:szCs w:val="18"/>
      </w:rPr>
    </w:pPr>
    <w:r w:rsidRPr="009577D0">
      <w:rPr>
        <w:i/>
        <w:sz w:val="18"/>
        <w:szCs w:val="18"/>
      </w:rPr>
      <w:t xml:space="preserve">Registration Number:                                                           Registration Date/Time:                                           HERS Provider:                       </w:t>
    </w:r>
  </w:p>
  <w:p w14:paraId="0DD2FED6" w14:textId="77777777" w:rsidR="00D917A4" w:rsidRPr="009577D0" w:rsidRDefault="00D917A4" w:rsidP="009577D0">
    <w:pPr>
      <w:pStyle w:val="Footer"/>
      <w:pBdr>
        <w:top w:val="single" w:sz="4" w:space="1" w:color="auto"/>
      </w:pBdr>
      <w:tabs>
        <w:tab w:val="clear" w:pos="9360"/>
        <w:tab w:val="right" w:pos="10800"/>
      </w:tabs>
      <w:spacing w:after="0"/>
      <w:rPr>
        <w:i/>
        <w:sz w:val="18"/>
        <w:szCs w:val="18"/>
      </w:rPr>
    </w:pPr>
    <w:r w:rsidRPr="009577D0">
      <w:rPr>
        <w:i/>
        <w:sz w:val="18"/>
        <w:szCs w:val="18"/>
      </w:rPr>
      <w:t>CA Building Energy Efficiency Standards - 2013 Resi</w:t>
    </w:r>
    <w:r>
      <w:rPr>
        <w:i/>
        <w:sz w:val="18"/>
        <w:szCs w:val="18"/>
      </w:rPr>
      <w:t>dential Compliance</w:t>
    </w:r>
    <w:r>
      <w:rPr>
        <w:i/>
        <w:sz w:val="18"/>
        <w:szCs w:val="18"/>
      </w:rPr>
      <w:tab/>
      <w:t>January 2014</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2FEE0" w14:textId="1CD2B122" w:rsidR="00D917A4" w:rsidRPr="0089341A" w:rsidRDefault="00D917A4" w:rsidP="005844AB">
    <w:pPr>
      <w:pStyle w:val="Footer"/>
      <w:pBdr>
        <w:top w:val="single" w:sz="4" w:space="1" w:color="auto"/>
      </w:pBdr>
      <w:tabs>
        <w:tab w:val="clear" w:pos="9360"/>
        <w:tab w:val="right" w:pos="10800"/>
      </w:tabs>
      <w:spacing w:after="0"/>
      <w:rPr>
        <w:rFonts w:asciiTheme="minorHAnsi" w:hAnsiTheme="minorHAnsi"/>
        <w:sz w:val="18"/>
        <w:szCs w:val="18"/>
      </w:rPr>
    </w:pPr>
    <w:r w:rsidRPr="000A390F">
      <w:rPr>
        <w:rFonts w:asciiTheme="minorHAnsi" w:hAnsiTheme="minorHAnsi"/>
        <w:sz w:val="20"/>
        <w:szCs w:val="20"/>
      </w:rPr>
      <w:t>CA Building Energy Efficiency Standards - 20</w:t>
    </w:r>
    <w:ins w:id="26" w:author="Alhabibi, Haider@Energy" w:date="2021-08-24T16:11:00Z">
      <w:r w:rsidR="00D019C2">
        <w:rPr>
          <w:rFonts w:asciiTheme="minorHAnsi" w:hAnsiTheme="minorHAnsi"/>
          <w:sz w:val="20"/>
          <w:szCs w:val="20"/>
        </w:rPr>
        <w:t>22</w:t>
      </w:r>
    </w:ins>
    <w:del w:id="27" w:author="Alhabibi, Haider@Energy" w:date="2021-08-24T16:11:00Z">
      <w:r w:rsidRPr="000A390F" w:rsidDel="00D019C2">
        <w:rPr>
          <w:rFonts w:asciiTheme="minorHAnsi" w:hAnsiTheme="minorHAnsi"/>
          <w:sz w:val="20"/>
          <w:szCs w:val="20"/>
        </w:rPr>
        <w:delText>19</w:delText>
      </w:r>
    </w:del>
    <w:r w:rsidRPr="000A390F">
      <w:rPr>
        <w:rFonts w:asciiTheme="minorHAnsi" w:hAnsiTheme="minorHAnsi"/>
        <w:sz w:val="20"/>
        <w:szCs w:val="20"/>
      </w:rPr>
      <w:t xml:space="preserve"> Residential Compliance</w:t>
    </w:r>
    <w:r w:rsidRPr="0089341A">
      <w:rPr>
        <w:rFonts w:asciiTheme="minorHAnsi" w:hAnsiTheme="minorHAnsi"/>
        <w:sz w:val="18"/>
        <w:szCs w:val="18"/>
      </w:rPr>
      <w:tab/>
    </w:r>
    <w:r w:rsidRPr="000A390F">
      <w:rPr>
        <w:sz w:val="20"/>
        <w:szCs w:val="20"/>
      </w:rPr>
      <w:t>January 20</w:t>
    </w:r>
    <w:ins w:id="28" w:author="Alhabibi, Haider@Energy" w:date="2021-08-24T16:11:00Z">
      <w:r w:rsidR="00D019C2">
        <w:rPr>
          <w:sz w:val="20"/>
          <w:szCs w:val="20"/>
        </w:rPr>
        <w:t>22</w:t>
      </w:r>
    </w:ins>
    <w:del w:id="29" w:author="Alhabibi, Haider@Energy" w:date="2021-08-24T16:11:00Z">
      <w:r w:rsidDel="00D019C2">
        <w:rPr>
          <w:sz w:val="20"/>
          <w:szCs w:val="20"/>
        </w:rPr>
        <w:delText>20</w:delText>
      </w:r>
    </w:del>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2FEE9" w14:textId="7D9441CB" w:rsidR="00D917A4" w:rsidRPr="000A390F" w:rsidRDefault="00D917A4" w:rsidP="00901A8A">
    <w:pPr>
      <w:pBdr>
        <w:top w:val="single" w:sz="4" w:space="1" w:color="auto"/>
      </w:pBdr>
      <w:tabs>
        <w:tab w:val="center" w:pos="4320"/>
        <w:tab w:val="right" w:pos="10800"/>
      </w:tabs>
      <w:spacing w:after="0" w:line="240" w:lineRule="auto"/>
      <w:rPr>
        <w:rFonts w:asciiTheme="minorHAnsi" w:eastAsia="Times New Roman" w:hAnsiTheme="minorHAnsi"/>
        <w:sz w:val="20"/>
        <w:szCs w:val="20"/>
      </w:rPr>
    </w:pPr>
    <w:r w:rsidRPr="000A390F">
      <w:rPr>
        <w:rFonts w:asciiTheme="minorHAnsi" w:eastAsia="Times New Roman" w:hAnsiTheme="minorHAnsi"/>
        <w:sz w:val="20"/>
        <w:szCs w:val="20"/>
      </w:rPr>
      <w:t>CA Building Energy Efficiency Standards - 20</w:t>
    </w:r>
    <w:ins w:id="30" w:author="Alhabibi, Haider@Energy" w:date="2021-08-24T16:12:00Z">
      <w:r w:rsidR="00D019C2">
        <w:rPr>
          <w:rFonts w:asciiTheme="minorHAnsi" w:eastAsia="Times New Roman" w:hAnsiTheme="minorHAnsi"/>
          <w:sz w:val="20"/>
          <w:szCs w:val="20"/>
        </w:rPr>
        <w:t>22</w:t>
      </w:r>
    </w:ins>
    <w:del w:id="31" w:author="Alhabibi, Haider@Energy" w:date="2021-08-24T16:12:00Z">
      <w:r w:rsidRPr="000A390F" w:rsidDel="00D019C2">
        <w:rPr>
          <w:rFonts w:asciiTheme="minorHAnsi" w:eastAsia="Times New Roman" w:hAnsiTheme="minorHAnsi"/>
          <w:sz w:val="20"/>
          <w:szCs w:val="20"/>
        </w:rPr>
        <w:delText>19</w:delText>
      </w:r>
    </w:del>
    <w:r w:rsidRPr="000A390F">
      <w:rPr>
        <w:rFonts w:asciiTheme="minorHAnsi" w:eastAsia="Times New Roman" w:hAnsiTheme="minorHAnsi"/>
        <w:sz w:val="20"/>
        <w:szCs w:val="20"/>
      </w:rPr>
      <w:t xml:space="preserve"> Residential Compliance</w:t>
    </w:r>
    <w:r w:rsidRPr="000A390F">
      <w:rPr>
        <w:rFonts w:asciiTheme="minorHAnsi" w:eastAsia="Times New Roman" w:hAnsiTheme="minorHAnsi"/>
        <w:sz w:val="20"/>
        <w:szCs w:val="20"/>
      </w:rPr>
      <w:tab/>
      <w:t>January 20</w:t>
    </w:r>
    <w:ins w:id="32" w:author="Alhabibi, Haider@Energy" w:date="2021-08-24T16:12:00Z">
      <w:r w:rsidR="00D019C2">
        <w:rPr>
          <w:rFonts w:asciiTheme="minorHAnsi" w:eastAsia="Times New Roman" w:hAnsiTheme="minorHAnsi"/>
          <w:sz w:val="20"/>
          <w:szCs w:val="20"/>
        </w:rPr>
        <w:t>22</w:t>
      </w:r>
    </w:ins>
    <w:del w:id="33" w:author="Alhabibi, Haider@Energy" w:date="2021-08-24T16:12:00Z">
      <w:r w:rsidDel="00D019C2">
        <w:rPr>
          <w:rFonts w:asciiTheme="minorHAnsi" w:eastAsia="Times New Roman" w:hAnsiTheme="minorHAnsi"/>
          <w:sz w:val="20"/>
          <w:szCs w:val="20"/>
        </w:rPr>
        <w:delText>20</w:delText>
      </w:r>
    </w:del>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2FEF1" w14:textId="2A65AE57" w:rsidR="00D917A4" w:rsidRPr="0089341A" w:rsidRDefault="00D917A4" w:rsidP="005844AB">
    <w:pPr>
      <w:pStyle w:val="Footer"/>
      <w:pBdr>
        <w:top w:val="single" w:sz="4" w:space="1" w:color="auto"/>
      </w:pBdr>
      <w:tabs>
        <w:tab w:val="clear" w:pos="9360"/>
        <w:tab w:val="right" w:pos="10800"/>
      </w:tabs>
      <w:spacing w:after="0"/>
      <w:rPr>
        <w:rFonts w:asciiTheme="minorHAnsi" w:hAnsiTheme="minorHAnsi"/>
        <w:sz w:val="18"/>
        <w:szCs w:val="18"/>
      </w:rPr>
    </w:pPr>
    <w:r w:rsidRPr="000A390F">
      <w:rPr>
        <w:rFonts w:asciiTheme="minorHAnsi" w:hAnsiTheme="minorHAnsi"/>
        <w:sz w:val="20"/>
        <w:szCs w:val="20"/>
      </w:rPr>
      <w:t>CA Building Energy Efficiency Standards - 2019 Residential Compliance</w:t>
    </w:r>
    <w:r w:rsidRPr="0089341A">
      <w:rPr>
        <w:rFonts w:asciiTheme="minorHAnsi" w:hAnsiTheme="minorHAnsi"/>
        <w:sz w:val="18"/>
        <w:szCs w:val="18"/>
      </w:rPr>
      <w:tab/>
    </w:r>
    <w:r w:rsidRPr="000A390F">
      <w:rPr>
        <w:rFonts w:asciiTheme="minorHAnsi" w:hAnsiTheme="minorHAnsi"/>
        <w:sz w:val="20"/>
        <w:szCs w:val="20"/>
      </w:rPr>
      <w:t>January 20</w:t>
    </w:r>
    <w:ins w:id="34" w:author="Alhabibi, Haider@Energy" w:date="2021-08-24T16:12:00Z">
      <w:r w:rsidR="00D019C2">
        <w:rPr>
          <w:rFonts w:asciiTheme="minorHAnsi" w:hAnsiTheme="minorHAnsi"/>
          <w:sz w:val="20"/>
          <w:szCs w:val="20"/>
        </w:rPr>
        <w:t>22</w:t>
      </w:r>
    </w:ins>
    <w:del w:id="35" w:author="Alhabibi, Haider@Energy" w:date="2021-08-24T16:12:00Z">
      <w:r w:rsidDel="00D019C2">
        <w:rPr>
          <w:rFonts w:asciiTheme="minorHAnsi" w:hAnsiTheme="minorHAnsi"/>
          <w:sz w:val="20"/>
          <w:szCs w:val="20"/>
        </w:rPr>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B0A188" w14:textId="77777777" w:rsidR="00916E7B" w:rsidRDefault="00916E7B" w:rsidP="00C25A5C">
      <w:pPr>
        <w:spacing w:after="0" w:line="240" w:lineRule="auto"/>
      </w:pPr>
      <w:r>
        <w:separator/>
      </w:r>
    </w:p>
  </w:footnote>
  <w:footnote w:type="continuationSeparator" w:id="0">
    <w:p w14:paraId="6EBAC06F" w14:textId="77777777" w:rsidR="00916E7B" w:rsidRDefault="00916E7B" w:rsidP="00C25A5C">
      <w:pPr>
        <w:spacing w:after="0" w:line="240" w:lineRule="auto"/>
      </w:pPr>
      <w:r>
        <w:continuationSeparator/>
      </w:r>
    </w:p>
  </w:footnote>
  <w:footnote w:type="continuationNotice" w:id="1">
    <w:p w14:paraId="673B55DD" w14:textId="77777777" w:rsidR="00916E7B" w:rsidRDefault="00916E7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2FEB5" w14:textId="5C9411BF" w:rsidR="00D917A4" w:rsidRDefault="00D917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2FEB6" w14:textId="67D9E6F0" w:rsidR="00D917A4" w:rsidRPr="00901A8A" w:rsidRDefault="00331505" w:rsidP="00901A8A">
    <w:pPr>
      <w:suppressAutoHyphens/>
      <w:spacing w:after="0" w:line="240" w:lineRule="auto"/>
      <w:ind w:left="-90"/>
      <w:rPr>
        <w:rFonts w:ascii="Arial" w:eastAsia="Times New Roman" w:hAnsi="Arial" w:cs="Arial"/>
        <w:sz w:val="14"/>
        <w:szCs w:val="14"/>
      </w:rPr>
    </w:pPr>
    <w:customXmlInsRangeStart w:id="0" w:author="Geiser, Che@Energy" w:date="2022-04-11T13:40:00Z"/>
    <w:sdt>
      <w:sdtPr>
        <w:rPr>
          <w:rFonts w:ascii="Arial" w:eastAsia="Times New Roman" w:hAnsi="Arial" w:cs="Arial"/>
          <w:sz w:val="14"/>
          <w:szCs w:val="14"/>
        </w:rPr>
        <w:id w:val="1526367875"/>
        <w:docPartObj>
          <w:docPartGallery w:val="Watermarks"/>
          <w:docPartUnique/>
        </w:docPartObj>
      </w:sdtPr>
      <w:sdtContent>
        <w:customXmlInsRangeEnd w:id="0"/>
        <w:ins w:id="1" w:author="Geiser, Che@Energy" w:date="2022-04-11T13:40:00Z">
          <w:r w:rsidRPr="00331505">
            <w:rPr>
              <w:rFonts w:ascii="Arial" w:eastAsia="Times New Roman" w:hAnsi="Arial" w:cs="Arial"/>
              <w:noProof/>
              <w:sz w:val="14"/>
              <w:szCs w:val="14"/>
            </w:rPr>
            <w:pict w14:anchorId="3D9AC7E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8" type="#_x0000_t136" style="position:absolute;left:0;text-align:left;margin-left:0;margin-top:0;width:412.4pt;height:247.45pt;rotation:315;z-index:-251656183;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2" w:author="Geiser, Che@Energy" w:date="2022-04-11T13:40:00Z"/>
      </w:sdtContent>
    </w:sdt>
    <w:customXmlInsRangeEnd w:id="2"/>
    <w:r w:rsidR="00D917A4" w:rsidRPr="003174E0">
      <w:rPr>
        <w:rFonts w:ascii="Arial" w:eastAsia="Times New Roman" w:hAnsi="Arial"/>
        <w:noProof/>
        <w:sz w:val="14"/>
      </w:rPr>
      <w:drawing>
        <wp:anchor distT="0" distB="0" distL="114300" distR="114300" simplePos="0" relativeHeight="251658249" behindDoc="0" locked="0" layoutInCell="1" allowOverlap="1" wp14:anchorId="0DD2FEF4" wp14:editId="33D75062">
          <wp:simplePos x="0" y="0"/>
          <wp:positionH relativeFrom="margin">
            <wp:posOffset>6636385</wp:posOffset>
          </wp:positionH>
          <wp:positionV relativeFrom="margin">
            <wp:posOffset>-1227455</wp:posOffset>
          </wp:positionV>
          <wp:extent cx="319405" cy="280035"/>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9405" cy="280035"/>
                  </a:xfrm>
                  <a:prstGeom prst="rect">
                    <a:avLst/>
                  </a:prstGeom>
                  <a:noFill/>
                </pic:spPr>
              </pic:pic>
            </a:graphicData>
          </a:graphic>
          <wp14:sizeRelV relativeFrom="margin">
            <wp14:pctHeight>0</wp14:pctHeight>
          </wp14:sizeRelV>
        </wp:anchor>
      </w:drawing>
    </w:r>
    <w:r w:rsidR="00D917A4" w:rsidRPr="00901A8A">
      <w:rPr>
        <w:rFonts w:ascii="Arial" w:eastAsia="Times New Roman" w:hAnsi="Arial" w:cs="Arial"/>
        <w:sz w:val="14"/>
        <w:szCs w:val="14"/>
      </w:rPr>
      <w:t>STATE OF CALIFORNIA</w:t>
    </w:r>
  </w:p>
  <w:p w14:paraId="0DD2FEB7" w14:textId="77777777" w:rsidR="00D917A4" w:rsidRDefault="00D917A4" w:rsidP="00901A8A">
    <w:pPr>
      <w:suppressAutoHyphens/>
      <w:spacing w:after="0" w:line="240" w:lineRule="auto"/>
      <w:ind w:left="-90"/>
      <w:rPr>
        <w:rFonts w:ascii="Arial" w:eastAsia="Times New Roman" w:hAnsi="Arial" w:cs="Arial"/>
        <w:b/>
        <w:sz w:val="24"/>
        <w:szCs w:val="24"/>
      </w:rPr>
    </w:pPr>
    <w:r w:rsidRPr="00901A8A">
      <w:rPr>
        <w:rFonts w:ascii="Arial" w:eastAsia="Times New Roman" w:hAnsi="Arial" w:cs="Arial"/>
        <w:b/>
        <w:sz w:val="24"/>
        <w:szCs w:val="24"/>
      </w:rPr>
      <w:t>Central Fan Ventilation Cooling Systems (VCS)</w:t>
    </w:r>
  </w:p>
  <w:p w14:paraId="0DD2FEB8" w14:textId="02DDE173" w:rsidR="00D917A4" w:rsidRPr="00901A8A" w:rsidRDefault="00D917A4" w:rsidP="00901A8A">
    <w:pPr>
      <w:suppressAutoHyphens/>
      <w:spacing w:after="0" w:line="240" w:lineRule="auto"/>
      <w:ind w:left="-90"/>
      <w:rPr>
        <w:rFonts w:ascii="Arial" w:eastAsia="Times New Roman" w:hAnsi="Arial" w:cs="Arial"/>
        <w:sz w:val="14"/>
        <w:szCs w:val="14"/>
      </w:rPr>
    </w:pPr>
    <w:r>
      <w:rPr>
        <w:rFonts w:ascii="Arial" w:eastAsia="Times New Roman" w:hAnsi="Arial" w:cs="Arial"/>
        <w:sz w:val="14"/>
        <w:szCs w:val="14"/>
      </w:rPr>
      <w:t>CEC-CF2R-MCH-30-H</w:t>
    </w:r>
    <w:r w:rsidRPr="00901A8A">
      <w:rPr>
        <w:rFonts w:ascii="Arial" w:eastAsia="Times New Roman" w:hAnsi="Arial" w:cs="Arial"/>
        <w:sz w:val="14"/>
        <w:szCs w:val="14"/>
      </w:rPr>
      <w:t xml:space="preserve"> (Revised </w:t>
    </w:r>
    <w:r>
      <w:rPr>
        <w:rFonts w:ascii="Arial" w:eastAsia="Times New Roman" w:hAnsi="Arial" w:cs="Arial"/>
        <w:sz w:val="14"/>
        <w:szCs w:val="14"/>
      </w:rPr>
      <w:t>01/</w:t>
    </w:r>
    <w:ins w:id="3" w:author="Alhabibi, Haider@Energy" w:date="2021-08-24T16:11:00Z">
      <w:r w:rsidR="00D019C2">
        <w:rPr>
          <w:rFonts w:ascii="Arial" w:eastAsia="Times New Roman" w:hAnsi="Arial" w:cs="Arial"/>
          <w:sz w:val="14"/>
          <w:szCs w:val="14"/>
        </w:rPr>
        <w:t>22</w:t>
      </w:r>
    </w:ins>
    <w:del w:id="4" w:author="Alhabibi, Haider@Energy" w:date="2021-08-24T16:11:00Z">
      <w:r w:rsidDel="00D019C2">
        <w:rPr>
          <w:rFonts w:ascii="Arial" w:eastAsia="Times New Roman" w:hAnsi="Arial" w:cs="Arial"/>
          <w:sz w:val="14"/>
          <w:szCs w:val="14"/>
        </w:rPr>
        <w:delText>20</w:delText>
      </w:r>
    </w:del>
    <w:r w:rsidRPr="00901A8A">
      <w:rPr>
        <w:rFonts w:ascii="Arial" w:eastAsia="Times New Roman" w:hAnsi="Arial" w:cs="Arial"/>
        <w:sz w:val="14"/>
        <w:szCs w:val="14"/>
      </w:rPr>
      <w:t>)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D917A4" w:rsidRPr="00F85124" w14:paraId="0DD2FEBB" w14:textId="77777777" w:rsidTr="00901A8A">
      <w:trPr>
        <w:cantSplit/>
        <w:trHeight w:val="288"/>
      </w:trPr>
      <w:tc>
        <w:tcPr>
          <w:tcW w:w="3877" w:type="pct"/>
          <w:gridSpan w:val="2"/>
          <w:tcBorders>
            <w:right w:val="nil"/>
          </w:tcBorders>
          <w:vAlign w:val="center"/>
        </w:tcPr>
        <w:p w14:paraId="0DD2FEB9" w14:textId="77777777" w:rsidR="00D917A4" w:rsidRPr="00AF7776" w:rsidRDefault="00D917A4" w:rsidP="00082521">
          <w:pPr>
            <w:pStyle w:val="Style17"/>
            <w:rPr>
              <w:rFonts w:asciiTheme="minorHAnsi" w:hAnsiTheme="minorHAnsi"/>
              <w:b/>
              <w:color w:val="auto"/>
              <w:sz w:val="20"/>
              <w:szCs w:val="20"/>
            </w:rPr>
          </w:pPr>
          <w:r w:rsidRPr="00AF7776">
            <w:rPr>
              <w:rFonts w:asciiTheme="minorHAnsi" w:hAnsiTheme="minorHAnsi"/>
              <w:color w:val="auto"/>
              <w:sz w:val="20"/>
              <w:szCs w:val="20"/>
            </w:rPr>
            <w:t>CERTIFICATE OF INSTALLATION</w:t>
          </w:r>
        </w:p>
      </w:tc>
      <w:tc>
        <w:tcPr>
          <w:tcW w:w="1123" w:type="pct"/>
          <w:tcBorders>
            <w:left w:val="nil"/>
          </w:tcBorders>
          <w:tcMar>
            <w:left w:w="115" w:type="dxa"/>
            <w:right w:w="115" w:type="dxa"/>
          </w:tcMar>
          <w:vAlign w:val="center"/>
        </w:tcPr>
        <w:p w14:paraId="0DD2FEBA" w14:textId="7DD898F5" w:rsidR="00D917A4" w:rsidRPr="00AF7776" w:rsidRDefault="00D917A4" w:rsidP="00A86285">
          <w:pPr>
            <w:pStyle w:val="Style18"/>
            <w:rPr>
              <w:rFonts w:asciiTheme="minorHAnsi" w:hAnsiTheme="minorHAnsi"/>
              <w:b/>
              <w:color w:val="auto"/>
              <w:sz w:val="20"/>
              <w:szCs w:val="20"/>
            </w:rPr>
          </w:pPr>
          <w:r>
            <w:rPr>
              <w:rFonts w:asciiTheme="minorHAnsi" w:hAnsiTheme="minorHAnsi"/>
              <w:color w:val="auto"/>
              <w:sz w:val="20"/>
              <w:szCs w:val="20"/>
            </w:rPr>
            <w:t>CF2R-MCH-30-H</w:t>
          </w:r>
        </w:p>
      </w:tc>
    </w:tr>
    <w:tr w:rsidR="00D917A4" w:rsidRPr="00F85124" w14:paraId="0DD2FEBE" w14:textId="77777777">
      <w:trPr>
        <w:cantSplit/>
        <w:trHeight w:val="226"/>
      </w:trPr>
      <w:tc>
        <w:tcPr>
          <w:tcW w:w="2500" w:type="pct"/>
          <w:tcBorders>
            <w:right w:val="nil"/>
          </w:tcBorders>
        </w:tcPr>
        <w:p w14:paraId="0DD2FEBC" w14:textId="77777777" w:rsidR="00D917A4" w:rsidRPr="00AF7776" w:rsidRDefault="00D917A4" w:rsidP="00AF7776">
          <w:pPr>
            <w:pStyle w:val="Style75"/>
          </w:pPr>
          <w:r w:rsidRPr="00AF4A05">
            <w:t>Central Fan Ventilation Cooling Systems</w:t>
          </w:r>
          <w:r>
            <w:t xml:space="preserve"> (VCS)</w:t>
          </w:r>
        </w:p>
      </w:tc>
      <w:tc>
        <w:tcPr>
          <w:tcW w:w="2500" w:type="pct"/>
          <w:gridSpan w:val="2"/>
          <w:tcBorders>
            <w:left w:val="nil"/>
          </w:tcBorders>
        </w:tcPr>
        <w:p w14:paraId="0DD2FEBD" w14:textId="24EA2888" w:rsidR="00D917A4" w:rsidRPr="00AF7776" w:rsidRDefault="00D917A4" w:rsidP="00AF7776">
          <w:pPr>
            <w:pStyle w:val="Style75"/>
            <w:tabs>
              <w:tab w:val="right" w:pos="5280"/>
            </w:tabs>
          </w:pPr>
          <w:r>
            <w:tab/>
          </w:r>
          <w:r w:rsidRPr="00F85124">
            <w:t xml:space="preserve">(Page </w:t>
          </w:r>
          <w:r>
            <w:fldChar w:fldCharType="begin"/>
          </w:r>
          <w:r>
            <w:instrText xml:space="preserve"> PAGE   \* MERGEFORMAT </w:instrText>
          </w:r>
          <w:r>
            <w:fldChar w:fldCharType="separate"/>
          </w:r>
          <w:r>
            <w:rPr>
              <w:noProof/>
            </w:rPr>
            <w:t>1</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331505">
            <w:rPr>
              <w:noProof/>
            </w:rPr>
            <w:t>2</w:t>
          </w:r>
          <w:r>
            <w:rPr>
              <w:noProof/>
            </w:rPr>
            <w:fldChar w:fldCharType="end"/>
          </w:r>
          <w:r w:rsidRPr="00F85124">
            <w:t>)</w:t>
          </w:r>
        </w:p>
      </w:tc>
    </w:tr>
    <w:tr w:rsidR="00D917A4" w:rsidRPr="00F85124" w14:paraId="0DD2FEC2" w14:textId="77777777" w:rsidTr="00901A8A">
      <w:trPr>
        <w:cantSplit/>
        <w:trHeight w:val="288"/>
      </w:trPr>
      <w:tc>
        <w:tcPr>
          <w:tcW w:w="0" w:type="auto"/>
        </w:tcPr>
        <w:p w14:paraId="0DD2FEBF" w14:textId="77777777" w:rsidR="00D917A4" w:rsidRPr="009A055C" w:rsidRDefault="00D917A4" w:rsidP="00082521">
          <w:pPr>
            <w:pStyle w:val="Style20"/>
          </w:pPr>
          <w:r w:rsidRPr="009A055C">
            <w:t>Project Name:</w:t>
          </w:r>
        </w:p>
      </w:tc>
      <w:tc>
        <w:tcPr>
          <w:tcW w:w="1377" w:type="pct"/>
        </w:tcPr>
        <w:p w14:paraId="0DD2FEC0" w14:textId="77777777" w:rsidR="00D917A4" w:rsidRPr="009A055C" w:rsidRDefault="00D917A4" w:rsidP="00082521">
          <w:pPr>
            <w:pStyle w:val="Style20"/>
          </w:pPr>
          <w:r w:rsidRPr="009A055C">
            <w:t>Enforcement Agency:</w:t>
          </w:r>
        </w:p>
      </w:tc>
      <w:tc>
        <w:tcPr>
          <w:tcW w:w="1123" w:type="pct"/>
        </w:tcPr>
        <w:p w14:paraId="0DD2FEC1" w14:textId="77777777" w:rsidR="00D917A4" w:rsidRPr="009A055C" w:rsidRDefault="00D917A4" w:rsidP="00082521">
          <w:pPr>
            <w:pStyle w:val="Style20"/>
          </w:pPr>
          <w:r w:rsidRPr="009A055C">
            <w:t>Permit Number:</w:t>
          </w:r>
        </w:p>
      </w:tc>
    </w:tr>
    <w:tr w:rsidR="00D917A4" w:rsidRPr="00F85124" w14:paraId="0DD2FEC6" w14:textId="77777777" w:rsidTr="00901A8A">
      <w:trPr>
        <w:cantSplit/>
        <w:trHeight w:val="288"/>
      </w:trPr>
      <w:tc>
        <w:tcPr>
          <w:tcW w:w="0" w:type="auto"/>
        </w:tcPr>
        <w:p w14:paraId="0DD2FEC3" w14:textId="77777777" w:rsidR="00D917A4" w:rsidRPr="009A055C" w:rsidRDefault="00D917A4" w:rsidP="00082521">
          <w:pPr>
            <w:pStyle w:val="Style20"/>
            <w:rPr>
              <w:vertAlign w:val="superscript"/>
            </w:rPr>
          </w:pPr>
          <w:r w:rsidRPr="009A055C">
            <w:t>Dwelling Address:</w:t>
          </w:r>
        </w:p>
      </w:tc>
      <w:tc>
        <w:tcPr>
          <w:tcW w:w="1377" w:type="pct"/>
        </w:tcPr>
        <w:p w14:paraId="0DD2FEC4" w14:textId="489DEEC3" w:rsidR="00D917A4" w:rsidRPr="009A055C" w:rsidRDefault="00D917A4" w:rsidP="00082521">
          <w:pPr>
            <w:pStyle w:val="Style20"/>
            <w:rPr>
              <w:vertAlign w:val="superscript"/>
            </w:rPr>
          </w:pPr>
          <w:r w:rsidRPr="009A055C">
            <w:t>City</w:t>
          </w:r>
          <w:r>
            <w:t>:</w:t>
          </w:r>
        </w:p>
      </w:tc>
      <w:tc>
        <w:tcPr>
          <w:tcW w:w="1123" w:type="pct"/>
        </w:tcPr>
        <w:p w14:paraId="0DD2FEC5" w14:textId="6DDD81DC" w:rsidR="00D917A4" w:rsidRPr="009A055C" w:rsidRDefault="00D917A4" w:rsidP="00082521">
          <w:pPr>
            <w:pStyle w:val="Style20"/>
            <w:rPr>
              <w:vertAlign w:val="superscript"/>
            </w:rPr>
          </w:pPr>
          <w:r w:rsidRPr="009A055C">
            <w:t>Zip Code</w:t>
          </w:r>
          <w:r>
            <w:t>:</w:t>
          </w:r>
        </w:p>
      </w:tc>
    </w:tr>
  </w:tbl>
  <w:p w14:paraId="0DD2FEC7" w14:textId="77777777" w:rsidR="00D917A4" w:rsidRPr="00ED01D0" w:rsidRDefault="00D917A4" w:rsidP="003C0502">
    <w:pPr>
      <w:pStyle w:val="Header"/>
      <w:spacing w:after="0"/>
      <w:rPr>
        <w:sz w:val="20"/>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2"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CellMar>
        <w:left w:w="115" w:type="dxa"/>
        <w:right w:w="115" w:type="dxa"/>
      </w:tblCellMar>
      <w:tblLook w:val="0000" w:firstRow="0" w:lastRow="0" w:firstColumn="0" w:lastColumn="0" w:noHBand="0" w:noVBand="0"/>
    </w:tblPr>
    <w:tblGrid>
      <w:gridCol w:w="5519"/>
      <w:gridCol w:w="2646"/>
      <w:gridCol w:w="110"/>
      <w:gridCol w:w="1223"/>
      <w:gridCol w:w="1536"/>
    </w:tblGrid>
    <w:tr w:rsidR="00D917A4" w:rsidRPr="002047DE" w14:paraId="0DD2FECC" w14:textId="77777777">
      <w:trPr>
        <w:cantSplit/>
        <w:trHeight w:val="420"/>
      </w:trPr>
      <w:tc>
        <w:tcPr>
          <w:tcW w:w="3700" w:type="pct"/>
          <w:gridSpan w:val="2"/>
          <w:tcBorders>
            <w:right w:val="nil"/>
          </w:tcBorders>
        </w:tcPr>
        <w:p w14:paraId="0DD2FECA" w14:textId="1F32026F" w:rsidR="00D917A4" w:rsidRPr="002047DE" w:rsidRDefault="00D917A4" w:rsidP="00660438">
          <w:pPr>
            <w:keepNext/>
            <w:spacing w:after="0"/>
            <w:outlineLvl w:val="0"/>
            <w:rPr>
              <w:b/>
              <w:bCs/>
            </w:rPr>
          </w:pPr>
          <w:r w:rsidRPr="002047DE">
            <w:rPr>
              <w:b/>
              <w:bCs/>
            </w:rPr>
            <w:t xml:space="preserve">INSTALLATION CERTIFICATE </w:t>
          </w:r>
        </w:p>
      </w:tc>
      <w:tc>
        <w:tcPr>
          <w:tcW w:w="0" w:type="auto"/>
          <w:gridSpan w:val="3"/>
          <w:tcBorders>
            <w:left w:val="nil"/>
          </w:tcBorders>
          <w:tcMar>
            <w:left w:w="115" w:type="dxa"/>
            <w:right w:w="115" w:type="dxa"/>
          </w:tcMar>
          <w:vAlign w:val="center"/>
        </w:tcPr>
        <w:p w14:paraId="0DD2FECB" w14:textId="77777777" w:rsidR="00D917A4" w:rsidRPr="002047DE" w:rsidRDefault="00D917A4" w:rsidP="00660438">
          <w:pPr>
            <w:keepNext/>
            <w:spacing w:after="0"/>
            <w:jc w:val="right"/>
            <w:outlineLvl w:val="0"/>
            <w:rPr>
              <w:b/>
              <w:bCs/>
            </w:rPr>
          </w:pPr>
          <w:r w:rsidRPr="002047DE">
            <w:rPr>
              <w:b/>
              <w:bCs/>
            </w:rPr>
            <w:t>CF</w:t>
          </w:r>
          <w:r>
            <w:rPr>
              <w:b/>
            </w:rPr>
            <w:t>-2</w:t>
          </w:r>
          <w:r w:rsidRPr="002047DE">
            <w:rPr>
              <w:b/>
            </w:rPr>
            <w:t>R-</w:t>
          </w:r>
          <w:r>
            <w:rPr>
              <w:b/>
            </w:rPr>
            <w:t>MECH</w:t>
          </w:r>
          <w:r w:rsidRPr="002047DE">
            <w:rPr>
              <w:b/>
            </w:rPr>
            <w:t>-0</w:t>
          </w:r>
          <w:r>
            <w:rPr>
              <w:b/>
            </w:rPr>
            <w:t>2</w:t>
          </w:r>
        </w:p>
      </w:tc>
    </w:tr>
    <w:tr w:rsidR="00D917A4" w:rsidRPr="002047DE" w14:paraId="0DD2FECF" w14:textId="77777777">
      <w:trPr>
        <w:cantSplit/>
      </w:trPr>
      <w:tc>
        <w:tcPr>
          <w:tcW w:w="4304" w:type="pct"/>
          <w:gridSpan w:val="4"/>
          <w:tcBorders>
            <w:bottom w:val="single" w:sz="12" w:space="0" w:color="auto"/>
            <w:right w:val="nil"/>
          </w:tcBorders>
          <w:vAlign w:val="center"/>
        </w:tcPr>
        <w:p w14:paraId="0DD2FECD" w14:textId="77777777" w:rsidR="00D917A4" w:rsidRPr="002047DE" w:rsidRDefault="00D917A4" w:rsidP="00660438">
          <w:pPr>
            <w:spacing w:after="0"/>
            <w:rPr>
              <w:b/>
            </w:rPr>
          </w:pPr>
          <w:r>
            <w:rPr>
              <w:b/>
              <w:bCs/>
            </w:rPr>
            <w:t>Whole House Fan</w:t>
          </w:r>
        </w:p>
      </w:tc>
      <w:tc>
        <w:tcPr>
          <w:tcW w:w="0" w:type="auto"/>
          <w:tcBorders>
            <w:left w:val="nil"/>
            <w:bottom w:val="single" w:sz="12" w:space="0" w:color="auto"/>
          </w:tcBorders>
          <w:tcMar>
            <w:left w:w="115" w:type="dxa"/>
            <w:right w:w="202" w:type="dxa"/>
          </w:tcMar>
          <w:vAlign w:val="center"/>
        </w:tcPr>
        <w:p w14:paraId="0DD2FECE" w14:textId="77777777" w:rsidR="00D917A4" w:rsidRPr="002047DE" w:rsidRDefault="00D917A4" w:rsidP="00660438">
          <w:pPr>
            <w:spacing w:after="0"/>
            <w:ind w:left="-118" w:right="-108"/>
            <w:jc w:val="right"/>
            <w:rPr>
              <w:b/>
            </w:rPr>
          </w:pPr>
          <w:r w:rsidRPr="002047DE">
            <w:rPr>
              <w:b/>
              <w:bCs/>
            </w:rPr>
            <w:t xml:space="preserve">(Page </w:t>
          </w:r>
          <w:r>
            <w:fldChar w:fldCharType="begin"/>
          </w:r>
          <w:r>
            <w:instrText xml:space="preserve"> PAGE   \* MERGEFORMAT </w:instrText>
          </w:r>
          <w:r>
            <w:fldChar w:fldCharType="separate"/>
          </w:r>
          <w:r>
            <w:rPr>
              <w:b/>
              <w:bCs/>
              <w:noProof/>
            </w:rPr>
            <w:t>3</w:t>
          </w:r>
          <w:r>
            <w:rPr>
              <w:b/>
              <w:bCs/>
              <w:noProof/>
            </w:rPr>
            <w:fldChar w:fldCharType="end"/>
          </w:r>
          <w:r w:rsidRPr="002047DE">
            <w:rPr>
              <w:b/>
              <w:bCs/>
            </w:rPr>
            <w:t xml:space="preserve"> of </w:t>
          </w:r>
          <w:r>
            <w:rPr>
              <w:b/>
              <w:bCs/>
              <w:noProof/>
            </w:rPr>
            <w:fldChar w:fldCharType="begin"/>
          </w:r>
          <w:r>
            <w:rPr>
              <w:b/>
              <w:bCs/>
              <w:noProof/>
            </w:rPr>
            <w:instrText xml:space="preserve"> NUMPAGES  \* Arabic  \* MERGEFORMAT </w:instrText>
          </w:r>
          <w:r>
            <w:rPr>
              <w:b/>
              <w:bCs/>
              <w:noProof/>
            </w:rPr>
            <w:fldChar w:fldCharType="separate"/>
          </w:r>
          <w:r w:rsidRPr="00A35A71">
            <w:rPr>
              <w:b/>
              <w:bCs/>
              <w:noProof/>
            </w:rPr>
            <w:t>2</w:t>
          </w:r>
          <w:r>
            <w:rPr>
              <w:b/>
              <w:bCs/>
              <w:noProof/>
            </w:rPr>
            <w:fldChar w:fldCharType="end"/>
          </w:r>
          <w:r w:rsidRPr="002047DE">
            <w:rPr>
              <w:b/>
              <w:bCs/>
            </w:rPr>
            <w:t>)</w:t>
          </w:r>
        </w:p>
      </w:tc>
    </w:tr>
    <w:tr w:rsidR="00D917A4" w:rsidRPr="002047DE" w14:paraId="0DD2FED3" w14:textId="77777777">
      <w:trPr>
        <w:cantSplit/>
        <w:trHeight w:val="504"/>
      </w:trPr>
      <w:tc>
        <w:tcPr>
          <w:tcW w:w="2501" w:type="pct"/>
          <w:tcBorders>
            <w:bottom w:val="single" w:sz="12" w:space="0" w:color="auto"/>
          </w:tcBorders>
        </w:tcPr>
        <w:p w14:paraId="0DD2FED0" w14:textId="77777777" w:rsidR="00D917A4" w:rsidRPr="002047DE" w:rsidRDefault="00D917A4" w:rsidP="00660438">
          <w:pPr>
            <w:rPr>
              <w:b/>
              <w:sz w:val="18"/>
              <w:szCs w:val="18"/>
              <w:vertAlign w:val="superscript"/>
            </w:rPr>
          </w:pPr>
          <w:r w:rsidRPr="002047DE">
            <w:rPr>
              <w:b/>
              <w:sz w:val="18"/>
              <w:szCs w:val="18"/>
            </w:rPr>
            <w:t>Site Address:</w:t>
          </w:r>
        </w:p>
      </w:tc>
      <w:tc>
        <w:tcPr>
          <w:tcW w:w="1249" w:type="pct"/>
          <w:gridSpan w:val="2"/>
          <w:tcBorders>
            <w:bottom w:val="single" w:sz="12" w:space="0" w:color="auto"/>
          </w:tcBorders>
        </w:tcPr>
        <w:p w14:paraId="0DD2FED1" w14:textId="77777777" w:rsidR="00D917A4" w:rsidRPr="002047DE" w:rsidRDefault="00D917A4" w:rsidP="00660438">
          <w:pPr>
            <w:rPr>
              <w:b/>
              <w:sz w:val="18"/>
              <w:szCs w:val="18"/>
              <w:vertAlign w:val="superscript"/>
            </w:rPr>
          </w:pPr>
          <w:r w:rsidRPr="002047DE">
            <w:rPr>
              <w:b/>
              <w:sz w:val="18"/>
              <w:szCs w:val="18"/>
            </w:rPr>
            <w:t>Enforcement Agency:</w:t>
          </w:r>
        </w:p>
      </w:tc>
      <w:tc>
        <w:tcPr>
          <w:tcW w:w="1250" w:type="pct"/>
          <w:gridSpan w:val="2"/>
          <w:tcBorders>
            <w:bottom w:val="single" w:sz="12" w:space="0" w:color="auto"/>
          </w:tcBorders>
        </w:tcPr>
        <w:p w14:paraId="0DD2FED2" w14:textId="77777777" w:rsidR="00D917A4" w:rsidRPr="002047DE" w:rsidRDefault="00D917A4" w:rsidP="00660438">
          <w:pPr>
            <w:rPr>
              <w:b/>
              <w:sz w:val="18"/>
              <w:szCs w:val="18"/>
              <w:vertAlign w:val="superscript"/>
            </w:rPr>
          </w:pPr>
          <w:r w:rsidRPr="002047DE">
            <w:rPr>
              <w:b/>
              <w:sz w:val="18"/>
              <w:szCs w:val="18"/>
            </w:rPr>
            <w:t>Permit Number:</w:t>
          </w:r>
        </w:p>
      </w:tc>
    </w:tr>
  </w:tbl>
  <w:p w14:paraId="0DD2FED4" w14:textId="77777777" w:rsidR="00D917A4" w:rsidRDefault="00D917A4" w:rsidP="003C0502">
    <w:pPr>
      <w:pStyle w:val="Header"/>
      <w:spacing w:after="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2FED7" w14:textId="4920D7E0" w:rsidR="00D917A4" w:rsidRDefault="00D917A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2FED8" w14:textId="0C068FA9" w:rsidR="00D917A4" w:rsidRDefault="00D917A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2733"/>
      <w:gridCol w:w="2786"/>
    </w:tblGrid>
    <w:tr w:rsidR="00D917A4" w:rsidRPr="00496CF1" w14:paraId="0DD2FEDB" w14:textId="77777777">
      <w:trPr>
        <w:cantSplit/>
        <w:trHeight w:val="288"/>
      </w:trPr>
      <w:tc>
        <w:tcPr>
          <w:tcW w:w="3738" w:type="pct"/>
          <w:gridSpan w:val="2"/>
          <w:tcBorders>
            <w:bottom w:val="single" w:sz="4" w:space="0" w:color="auto"/>
            <w:right w:val="nil"/>
          </w:tcBorders>
          <w:vAlign w:val="center"/>
        </w:tcPr>
        <w:p w14:paraId="0DD2FED9" w14:textId="53D90EFD" w:rsidR="00D917A4" w:rsidRPr="00496CF1" w:rsidRDefault="00D917A4" w:rsidP="009770D4">
          <w:pPr>
            <w:keepNext/>
            <w:spacing w:after="0" w:line="240" w:lineRule="auto"/>
            <w:outlineLvl w:val="0"/>
            <w:rPr>
              <w:rFonts w:asciiTheme="minorHAnsi" w:eastAsia="Times New Roman" w:hAnsiTheme="minorHAnsi"/>
              <w:bCs/>
              <w:sz w:val="20"/>
              <w:szCs w:val="20"/>
            </w:rPr>
          </w:pPr>
          <w:r w:rsidRPr="00496CF1">
            <w:rPr>
              <w:rFonts w:asciiTheme="minorHAnsi" w:eastAsia="Times New Roman" w:hAnsiTheme="minorHAnsi"/>
              <w:bCs/>
              <w:sz w:val="20"/>
              <w:szCs w:val="20"/>
            </w:rPr>
            <w:t xml:space="preserve">CERTIFICATE OF </w:t>
          </w:r>
          <w:r>
            <w:rPr>
              <w:rFonts w:asciiTheme="minorHAnsi" w:eastAsia="Times New Roman" w:hAnsiTheme="minorHAnsi"/>
              <w:bCs/>
              <w:sz w:val="20"/>
              <w:szCs w:val="20"/>
            </w:rPr>
            <w:t>INSTALLATION – USER INSTRUCTIONS</w:t>
          </w:r>
        </w:p>
      </w:tc>
      <w:tc>
        <w:tcPr>
          <w:tcW w:w="1262" w:type="pct"/>
          <w:tcBorders>
            <w:left w:val="nil"/>
            <w:bottom w:val="single" w:sz="4" w:space="0" w:color="auto"/>
          </w:tcBorders>
          <w:tcMar>
            <w:left w:w="115" w:type="dxa"/>
            <w:right w:w="115" w:type="dxa"/>
          </w:tcMar>
          <w:vAlign w:val="center"/>
        </w:tcPr>
        <w:p w14:paraId="0DD2FEDA" w14:textId="161497F8" w:rsidR="00D917A4" w:rsidRPr="00496CF1" w:rsidRDefault="00D917A4" w:rsidP="00A86285">
          <w:pPr>
            <w:keepNext/>
            <w:spacing w:after="0" w:line="240" w:lineRule="auto"/>
            <w:jc w:val="right"/>
            <w:outlineLvl w:val="0"/>
            <w:rPr>
              <w:rFonts w:asciiTheme="minorHAnsi" w:eastAsia="Times New Roman" w:hAnsiTheme="minorHAnsi"/>
              <w:bCs/>
              <w:sz w:val="20"/>
              <w:szCs w:val="20"/>
            </w:rPr>
          </w:pPr>
          <w:r w:rsidRPr="00496CF1">
            <w:rPr>
              <w:rFonts w:asciiTheme="minorHAnsi" w:eastAsia="Times New Roman" w:hAnsiTheme="minorHAnsi"/>
              <w:bCs/>
              <w:sz w:val="20"/>
              <w:szCs w:val="20"/>
            </w:rPr>
            <w:t>CF2R-MCH-</w:t>
          </w:r>
          <w:r>
            <w:rPr>
              <w:rFonts w:asciiTheme="minorHAnsi" w:eastAsia="Times New Roman" w:hAnsiTheme="minorHAnsi"/>
              <w:bCs/>
              <w:sz w:val="20"/>
              <w:szCs w:val="20"/>
            </w:rPr>
            <w:t>30-H</w:t>
          </w:r>
        </w:p>
      </w:tc>
    </w:tr>
    <w:tr w:rsidR="00D917A4" w:rsidRPr="00496CF1" w14:paraId="0DD2FEDE" w14:textId="77777777">
      <w:trPr>
        <w:cantSplit/>
        <w:trHeight w:val="288"/>
      </w:trPr>
      <w:tc>
        <w:tcPr>
          <w:tcW w:w="2500" w:type="pct"/>
          <w:tcBorders>
            <w:right w:val="nil"/>
          </w:tcBorders>
        </w:tcPr>
        <w:p w14:paraId="0DD2FEDC" w14:textId="77777777" w:rsidR="00D917A4" w:rsidRPr="00496CF1" w:rsidRDefault="00D917A4" w:rsidP="00496CF1">
          <w:pPr>
            <w:tabs>
              <w:tab w:val="right" w:pos="10543"/>
            </w:tabs>
            <w:spacing w:after="0" w:line="240" w:lineRule="auto"/>
            <w:rPr>
              <w:rFonts w:asciiTheme="minorHAnsi" w:eastAsia="Times New Roman" w:hAnsiTheme="minorHAnsi"/>
              <w:sz w:val="12"/>
              <w:szCs w:val="12"/>
            </w:rPr>
          </w:pPr>
          <w:r w:rsidRPr="00AF4A05">
            <w:t>Central Fan Ventilation Cooling Systems</w:t>
          </w:r>
          <w:r>
            <w:t xml:space="preserve"> (VCS)</w:t>
          </w:r>
          <w:r w:rsidRPr="00496CF1">
            <w:rPr>
              <w:rFonts w:asciiTheme="minorHAnsi" w:eastAsia="Times New Roman" w:hAnsiTheme="minorHAnsi"/>
              <w:bCs/>
              <w:sz w:val="20"/>
              <w:szCs w:val="20"/>
            </w:rPr>
            <w:t>- MCH-</w:t>
          </w:r>
          <w:r>
            <w:rPr>
              <w:rFonts w:asciiTheme="minorHAnsi" w:eastAsia="Times New Roman" w:hAnsiTheme="minorHAnsi"/>
              <w:bCs/>
              <w:sz w:val="20"/>
              <w:szCs w:val="20"/>
            </w:rPr>
            <w:t>30</w:t>
          </w:r>
        </w:p>
      </w:tc>
      <w:tc>
        <w:tcPr>
          <w:tcW w:w="2500" w:type="pct"/>
          <w:gridSpan w:val="2"/>
          <w:tcBorders>
            <w:left w:val="nil"/>
          </w:tcBorders>
        </w:tcPr>
        <w:p w14:paraId="0DD2FEDD" w14:textId="69BD0F75" w:rsidR="00D917A4" w:rsidRPr="00496CF1" w:rsidRDefault="00D917A4" w:rsidP="009770D4">
          <w:pPr>
            <w:tabs>
              <w:tab w:val="right" w:pos="10543"/>
            </w:tabs>
            <w:spacing w:after="0" w:line="240" w:lineRule="auto"/>
            <w:jc w:val="right"/>
            <w:rPr>
              <w:rFonts w:asciiTheme="minorHAnsi" w:eastAsia="Times New Roman" w:hAnsiTheme="minorHAnsi"/>
              <w:sz w:val="12"/>
              <w:szCs w:val="12"/>
            </w:rPr>
          </w:pPr>
          <w:r w:rsidRPr="00496CF1">
            <w:rPr>
              <w:rFonts w:asciiTheme="minorHAnsi" w:eastAsia="Times New Roman" w:hAnsiTheme="minorHAnsi"/>
              <w:bCs/>
              <w:sz w:val="20"/>
              <w:szCs w:val="20"/>
            </w:rPr>
            <w:t xml:space="preserve">(Page </w:t>
          </w:r>
          <w:r>
            <w:rPr>
              <w:rFonts w:asciiTheme="minorHAnsi" w:eastAsia="Times New Roman" w:hAnsiTheme="minorHAnsi"/>
              <w:bCs/>
              <w:sz w:val="20"/>
              <w:szCs w:val="20"/>
            </w:rPr>
            <w:t>1</w:t>
          </w:r>
          <w:r w:rsidRPr="00496CF1">
            <w:rPr>
              <w:rFonts w:asciiTheme="minorHAnsi" w:eastAsia="Times New Roman" w:hAnsiTheme="minorHAnsi"/>
              <w:bCs/>
              <w:sz w:val="20"/>
              <w:szCs w:val="20"/>
            </w:rPr>
            <w:t xml:space="preserve">of </w:t>
          </w:r>
          <w:r>
            <w:rPr>
              <w:rFonts w:asciiTheme="minorHAnsi" w:eastAsia="Times New Roman" w:hAnsiTheme="minorHAnsi"/>
              <w:bCs/>
              <w:noProof/>
              <w:sz w:val="20"/>
              <w:szCs w:val="20"/>
            </w:rPr>
            <w:fldChar w:fldCharType="begin"/>
          </w:r>
          <w:r>
            <w:rPr>
              <w:rFonts w:asciiTheme="minorHAnsi" w:eastAsia="Times New Roman" w:hAnsiTheme="minorHAnsi"/>
              <w:bCs/>
              <w:noProof/>
              <w:sz w:val="20"/>
              <w:szCs w:val="20"/>
            </w:rPr>
            <w:instrText xml:space="preserve"> SECTIONPAGES   \* MERGEFORMAT </w:instrText>
          </w:r>
          <w:r>
            <w:rPr>
              <w:rFonts w:asciiTheme="minorHAnsi" w:eastAsia="Times New Roman" w:hAnsiTheme="minorHAnsi"/>
              <w:bCs/>
              <w:noProof/>
              <w:sz w:val="20"/>
              <w:szCs w:val="20"/>
            </w:rPr>
            <w:fldChar w:fldCharType="separate"/>
          </w:r>
          <w:r w:rsidR="00331505">
            <w:rPr>
              <w:rFonts w:asciiTheme="minorHAnsi" w:eastAsia="Times New Roman" w:hAnsiTheme="minorHAnsi"/>
              <w:bCs/>
              <w:noProof/>
              <w:sz w:val="20"/>
              <w:szCs w:val="20"/>
            </w:rPr>
            <w:t>1</w:t>
          </w:r>
          <w:r>
            <w:rPr>
              <w:rFonts w:asciiTheme="minorHAnsi" w:eastAsia="Times New Roman" w:hAnsiTheme="minorHAnsi"/>
              <w:bCs/>
              <w:noProof/>
              <w:sz w:val="20"/>
              <w:szCs w:val="20"/>
            </w:rPr>
            <w:fldChar w:fldCharType="end"/>
          </w:r>
          <w:r w:rsidRPr="00496CF1">
            <w:rPr>
              <w:rFonts w:asciiTheme="minorHAnsi" w:eastAsia="Times New Roman" w:hAnsiTheme="minorHAnsi"/>
              <w:bCs/>
              <w:sz w:val="20"/>
              <w:szCs w:val="20"/>
            </w:rPr>
            <w:t>)</w:t>
          </w:r>
        </w:p>
      </w:tc>
    </w:tr>
  </w:tbl>
  <w:p w14:paraId="0DD2FEDF" w14:textId="77777777" w:rsidR="00D917A4" w:rsidRPr="00ED01D0" w:rsidRDefault="00D917A4" w:rsidP="003C0502">
    <w:pPr>
      <w:pStyle w:val="Header"/>
      <w:spacing w:after="0"/>
      <w:rPr>
        <w:sz w:val="20"/>
        <w:szCs w:val="16"/>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2FEE1" w14:textId="14BBA749" w:rsidR="00D917A4" w:rsidRDefault="00D917A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2733"/>
      <w:gridCol w:w="2786"/>
    </w:tblGrid>
    <w:tr w:rsidR="00D917A4" w:rsidRPr="00496CF1" w14:paraId="0DD2FEE4" w14:textId="77777777">
      <w:trPr>
        <w:cantSplit/>
        <w:trHeight w:val="288"/>
      </w:trPr>
      <w:tc>
        <w:tcPr>
          <w:tcW w:w="3738" w:type="pct"/>
          <w:gridSpan w:val="2"/>
          <w:tcBorders>
            <w:bottom w:val="single" w:sz="4" w:space="0" w:color="auto"/>
            <w:right w:val="nil"/>
          </w:tcBorders>
          <w:vAlign w:val="center"/>
        </w:tcPr>
        <w:p w14:paraId="0DD2FEE2" w14:textId="7E0D4C4B" w:rsidR="00D917A4" w:rsidRPr="00496CF1" w:rsidRDefault="00D917A4" w:rsidP="00691CEE">
          <w:pPr>
            <w:keepNext/>
            <w:spacing w:after="0" w:line="240" w:lineRule="auto"/>
            <w:outlineLvl w:val="0"/>
            <w:rPr>
              <w:rFonts w:asciiTheme="minorHAnsi" w:eastAsia="Times New Roman" w:hAnsiTheme="minorHAnsi"/>
              <w:bCs/>
              <w:sz w:val="20"/>
              <w:szCs w:val="20"/>
            </w:rPr>
          </w:pPr>
          <w:r w:rsidRPr="00496CF1">
            <w:rPr>
              <w:rFonts w:asciiTheme="minorHAnsi" w:eastAsia="Times New Roman" w:hAnsiTheme="minorHAnsi"/>
              <w:bCs/>
              <w:sz w:val="20"/>
              <w:szCs w:val="20"/>
            </w:rPr>
            <w:t xml:space="preserve">CERTIFICATE OF </w:t>
          </w:r>
          <w:r>
            <w:rPr>
              <w:rFonts w:asciiTheme="minorHAnsi" w:eastAsia="Times New Roman" w:hAnsiTheme="minorHAnsi"/>
              <w:bCs/>
              <w:sz w:val="20"/>
              <w:szCs w:val="20"/>
            </w:rPr>
            <w:t>INSTALLATION – DATA FIELD DEFINITIONS AND CALCULATIONS</w:t>
          </w:r>
        </w:p>
      </w:tc>
      <w:tc>
        <w:tcPr>
          <w:tcW w:w="1262" w:type="pct"/>
          <w:tcBorders>
            <w:left w:val="nil"/>
            <w:bottom w:val="single" w:sz="4" w:space="0" w:color="auto"/>
          </w:tcBorders>
          <w:tcMar>
            <w:left w:w="115" w:type="dxa"/>
            <w:right w:w="115" w:type="dxa"/>
          </w:tcMar>
          <w:vAlign w:val="center"/>
        </w:tcPr>
        <w:p w14:paraId="0DD2FEE3" w14:textId="375E9E93" w:rsidR="00D917A4" w:rsidRPr="00496CF1" w:rsidRDefault="00D917A4">
          <w:pPr>
            <w:keepNext/>
            <w:spacing w:after="0" w:line="240" w:lineRule="auto"/>
            <w:jc w:val="right"/>
            <w:outlineLvl w:val="0"/>
            <w:rPr>
              <w:rFonts w:asciiTheme="minorHAnsi" w:eastAsia="Times New Roman" w:hAnsiTheme="minorHAnsi"/>
              <w:bCs/>
              <w:sz w:val="20"/>
              <w:szCs w:val="20"/>
            </w:rPr>
          </w:pPr>
          <w:r w:rsidRPr="00496CF1">
            <w:rPr>
              <w:rFonts w:asciiTheme="minorHAnsi" w:eastAsia="Times New Roman" w:hAnsiTheme="minorHAnsi"/>
              <w:bCs/>
              <w:sz w:val="20"/>
              <w:szCs w:val="20"/>
            </w:rPr>
            <w:t>CF2R-MCH-</w:t>
          </w:r>
          <w:r>
            <w:rPr>
              <w:rFonts w:asciiTheme="minorHAnsi" w:eastAsia="Times New Roman" w:hAnsiTheme="minorHAnsi"/>
              <w:bCs/>
              <w:sz w:val="20"/>
              <w:szCs w:val="20"/>
            </w:rPr>
            <w:t>30-H</w:t>
          </w:r>
        </w:p>
      </w:tc>
    </w:tr>
    <w:tr w:rsidR="00D917A4" w:rsidRPr="00496CF1" w14:paraId="0DD2FEE7" w14:textId="77777777">
      <w:trPr>
        <w:cantSplit/>
        <w:trHeight w:val="288"/>
      </w:trPr>
      <w:tc>
        <w:tcPr>
          <w:tcW w:w="2500" w:type="pct"/>
          <w:tcBorders>
            <w:right w:val="nil"/>
          </w:tcBorders>
        </w:tcPr>
        <w:p w14:paraId="0DD2FEE5" w14:textId="77777777" w:rsidR="00D917A4" w:rsidRPr="00496CF1" w:rsidRDefault="00D917A4" w:rsidP="00691CEE">
          <w:pPr>
            <w:tabs>
              <w:tab w:val="right" w:pos="10543"/>
            </w:tabs>
            <w:spacing w:after="0" w:line="240" w:lineRule="auto"/>
            <w:rPr>
              <w:rFonts w:asciiTheme="minorHAnsi" w:eastAsia="Times New Roman" w:hAnsiTheme="minorHAnsi"/>
              <w:sz w:val="12"/>
              <w:szCs w:val="12"/>
            </w:rPr>
          </w:pPr>
          <w:r w:rsidRPr="005844AB">
            <w:rPr>
              <w:sz w:val="20"/>
            </w:rPr>
            <w:t>Central Fan Ventilation Cooling Systems</w:t>
          </w:r>
        </w:p>
      </w:tc>
      <w:tc>
        <w:tcPr>
          <w:tcW w:w="2500" w:type="pct"/>
          <w:gridSpan w:val="2"/>
          <w:tcBorders>
            <w:left w:val="nil"/>
          </w:tcBorders>
        </w:tcPr>
        <w:p w14:paraId="0DD2FEE6" w14:textId="5BADD718" w:rsidR="00D917A4" w:rsidRPr="00496CF1" w:rsidRDefault="00D917A4" w:rsidP="009E0BD3">
          <w:pPr>
            <w:tabs>
              <w:tab w:val="right" w:pos="10543"/>
            </w:tabs>
            <w:spacing w:after="0" w:line="240" w:lineRule="auto"/>
            <w:jc w:val="right"/>
            <w:rPr>
              <w:rFonts w:asciiTheme="minorHAnsi" w:eastAsia="Times New Roman" w:hAnsiTheme="minorHAnsi"/>
              <w:sz w:val="12"/>
              <w:szCs w:val="12"/>
            </w:rPr>
          </w:pPr>
          <w:r w:rsidRPr="009942CF">
            <w:rPr>
              <w:rFonts w:asciiTheme="minorHAnsi" w:eastAsia="Times New Roman" w:hAnsiTheme="minorHAnsi"/>
              <w:bCs/>
              <w:sz w:val="20"/>
              <w:szCs w:val="20"/>
            </w:rPr>
            <w:t>(</w:t>
          </w:r>
          <w:r w:rsidRPr="009942CF">
            <w:rPr>
              <w:sz w:val="20"/>
              <w:szCs w:val="20"/>
            </w:rPr>
            <w:t xml:space="preserve">Page </w:t>
          </w:r>
          <w:r w:rsidRPr="009942CF">
            <w:rPr>
              <w:sz w:val="20"/>
              <w:szCs w:val="20"/>
            </w:rPr>
            <w:fldChar w:fldCharType="begin"/>
          </w:r>
          <w:r w:rsidRPr="009942CF">
            <w:rPr>
              <w:sz w:val="20"/>
              <w:szCs w:val="20"/>
            </w:rPr>
            <w:instrText xml:space="preserve"> PAGE   \* MERGEFORMAT </w:instrText>
          </w:r>
          <w:r w:rsidRPr="009942CF">
            <w:rPr>
              <w:sz w:val="20"/>
              <w:szCs w:val="20"/>
            </w:rPr>
            <w:fldChar w:fldCharType="separate"/>
          </w:r>
          <w:r w:rsidR="002708D4">
            <w:rPr>
              <w:noProof/>
              <w:sz w:val="20"/>
              <w:szCs w:val="20"/>
            </w:rPr>
            <w:t>1</w:t>
          </w:r>
          <w:r w:rsidRPr="009942CF">
            <w:rPr>
              <w:noProof/>
              <w:sz w:val="20"/>
              <w:szCs w:val="20"/>
            </w:rPr>
            <w:fldChar w:fldCharType="end"/>
          </w:r>
          <w:r w:rsidRPr="009942CF">
            <w:rPr>
              <w:sz w:val="20"/>
              <w:szCs w:val="20"/>
            </w:rPr>
            <w:t xml:space="preserve"> of </w:t>
          </w:r>
          <w:r w:rsidRPr="009942CF">
            <w:rPr>
              <w:sz w:val="20"/>
              <w:szCs w:val="20"/>
            </w:rPr>
            <w:fldChar w:fldCharType="begin"/>
          </w:r>
          <w:r w:rsidRPr="009942CF">
            <w:rPr>
              <w:sz w:val="20"/>
              <w:szCs w:val="20"/>
            </w:rPr>
            <w:instrText xml:space="preserve"> SECTIONPAGES   \* MERGEFORMAT </w:instrText>
          </w:r>
          <w:r w:rsidRPr="009942CF">
            <w:rPr>
              <w:sz w:val="20"/>
              <w:szCs w:val="20"/>
            </w:rPr>
            <w:fldChar w:fldCharType="separate"/>
          </w:r>
          <w:r w:rsidR="00331505">
            <w:rPr>
              <w:noProof/>
              <w:sz w:val="20"/>
              <w:szCs w:val="20"/>
            </w:rPr>
            <w:t>3</w:t>
          </w:r>
          <w:r w:rsidRPr="009942CF">
            <w:rPr>
              <w:noProof/>
              <w:sz w:val="20"/>
              <w:szCs w:val="20"/>
            </w:rPr>
            <w:fldChar w:fldCharType="end"/>
          </w:r>
          <w:r w:rsidRPr="00F82817">
            <w:rPr>
              <w:rFonts w:asciiTheme="minorHAnsi" w:eastAsia="Times New Roman" w:hAnsiTheme="minorHAnsi"/>
              <w:bCs/>
              <w:sz w:val="20"/>
              <w:szCs w:val="20"/>
            </w:rPr>
            <w:t>)</w:t>
          </w:r>
        </w:p>
      </w:tc>
    </w:tr>
  </w:tbl>
  <w:p w14:paraId="0DD2FEE8" w14:textId="77777777" w:rsidR="00D917A4" w:rsidRPr="00AF7776" w:rsidRDefault="00D917A4" w:rsidP="003C0502">
    <w:pPr>
      <w:pStyle w:val="Header"/>
      <w:spacing w:after="0"/>
      <w:rPr>
        <w:sz w:val="16"/>
        <w:szCs w:val="16"/>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2733"/>
      <w:gridCol w:w="2786"/>
    </w:tblGrid>
    <w:tr w:rsidR="00D917A4" w:rsidRPr="00496CF1" w14:paraId="0DD2FEEC" w14:textId="77777777">
      <w:trPr>
        <w:cantSplit/>
        <w:trHeight w:val="288"/>
      </w:trPr>
      <w:tc>
        <w:tcPr>
          <w:tcW w:w="3738" w:type="pct"/>
          <w:gridSpan w:val="2"/>
          <w:tcBorders>
            <w:bottom w:val="single" w:sz="4" w:space="0" w:color="auto"/>
            <w:right w:val="nil"/>
          </w:tcBorders>
          <w:vAlign w:val="center"/>
        </w:tcPr>
        <w:p w14:paraId="0DD2FEEA" w14:textId="72C1ED5B" w:rsidR="00D917A4" w:rsidRPr="00496CF1" w:rsidRDefault="00D917A4" w:rsidP="00496CF1">
          <w:pPr>
            <w:keepNext/>
            <w:spacing w:after="0" w:line="240" w:lineRule="auto"/>
            <w:outlineLvl w:val="0"/>
            <w:rPr>
              <w:rFonts w:asciiTheme="minorHAnsi" w:eastAsia="Times New Roman" w:hAnsiTheme="minorHAnsi"/>
              <w:bCs/>
              <w:sz w:val="20"/>
              <w:szCs w:val="20"/>
            </w:rPr>
          </w:pPr>
          <w:r w:rsidRPr="00496CF1">
            <w:rPr>
              <w:rFonts w:asciiTheme="minorHAnsi" w:eastAsia="Times New Roman" w:hAnsiTheme="minorHAnsi"/>
              <w:bCs/>
              <w:sz w:val="20"/>
              <w:szCs w:val="20"/>
            </w:rPr>
            <w:t xml:space="preserve">CERTIFICATE OF </w:t>
          </w:r>
          <w:r>
            <w:rPr>
              <w:rFonts w:asciiTheme="minorHAnsi" w:eastAsia="Times New Roman" w:hAnsiTheme="minorHAnsi"/>
              <w:bCs/>
              <w:sz w:val="20"/>
              <w:szCs w:val="20"/>
            </w:rPr>
            <w:t>INSTALLATION – DATA FIELD DEFINITIONS AND CALCULATIONS</w:t>
          </w:r>
        </w:p>
      </w:tc>
      <w:tc>
        <w:tcPr>
          <w:tcW w:w="1262" w:type="pct"/>
          <w:tcBorders>
            <w:left w:val="nil"/>
            <w:bottom w:val="single" w:sz="4" w:space="0" w:color="auto"/>
          </w:tcBorders>
          <w:tcMar>
            <w:left w:w="115" w:type="dxa"/>
            <w:right w:w="115" w:type="dxa"/>
          </w:tcMar>
          <w:vAlign w:val="center"/>
        </w:tcPr>
        <w:p w14:paraId="0DD2FEEB" w14:textId="721E2ECF" w:rsidR="00D917A4" w:rsidRPr="00496CF1" w:rsidRDefault="00D917A4" w:rsidP="00A86285">
          <w:pPr>
            <w:keepNext/>
            <w:spacing w:after="0" w:line="240" w:lineRule="auto"/>
            <w:jc w:val="right"/>
            <w:outlineLvl w:val="0"/>
            <w:rPr>
              <w:rFonts w:asciiTheme="minorHAnsi" w:eastAsia="Times New Roman" w:hAnsiTheme="minorHAnsi"/>
              <w:bCs/>
              <w:sz w:val="20"/>
              <w:szCs w:val="20"/>
            </w:rPr>
          </w:pPr>
          <w:r w:rsidRPr="00496CF1">
            <w:rPr>
              <w:rFonts w:asciiTheme="minorHAnsi" w:eastAsia="Times New Roman" w:hAnsiTheme="minorHAnsi"/>
              <w:bCs/>
              <w:sz w:val="20"/>
              <w:szCs w:val="20"/>
            </w:rPr>
            <w:t>CF2R-MCH-</w:t>
          </w:r>
          <w:r>
            <w:rPr>
              <w:rFonts w:asciiTheme="minorHAnsi" w:eastAsia="Times New Roman" w:hAnsiTheme="minorHAnsi"/>
              <w:bCs/>
              <w:sz w:val="20"/>
              <w:szCs w:val="20"/>
            </w:rPr>
            <w:t>30-H</w:t>
          </w:r>
        </w:p>
      </w:tc>
    </w:tr>
    <w:tr w:rsidR="00D917A4" w:rsidRPr="00496CF1" w14:paraId="0DD2FEEF" w14:textId="77777777">
      <w:trPr>
        <w:cantSplit/>
        <w:trHeight w:val="288"/>
      </w:trPr>
      <w:tc>
        <w:tcPr>
          <w:tcW w:w="2500" w:type="pct"/>
          <w:tcBorders>
            <w:right w:val="nil"/>
          </w:tcBorders>
        </w:tcPr>
        <w:p w14:paraId="0DD2FEED" w14:textId="77777777" w:rsidR="00D917A4" w:rsidRPr="005844AB" w:rsidRDefault="00D917A4" w:rsidP="00496CF1">
          <w:pPr>
            <w:tabs>
              <w:tab w:val="right" w:pos="10543"/>
            </w:tabs>
            <w:spacing w:after="0" w:line="240" w:lineRule="auto"/>
            <w:rPr>
              <w:rFonts w:asciiTheme="minorHAnsi" w:eastAsia="Times New Roman" w:hAnsiTheme="minorHAnsi"/>
              <w:sz w:val="20"/>
              <w:szCs w:val="20"/>
            </w:rPr>
          </w:pPr>
          <w:r w:rsidRPr="005844AB">
            <w:rPr>
              <w:sz w:val="20"/>
              <w:szCs w:val="20"/>
            </w:rPr>
            <w:t>Central Fan Ventilation Cooling Systems (VCS)</w:t>
          </w:r>
        </w:p>
      </w:tc>
      <w:tc>
        <w:tcPr>
          <w:tcW w:w="2500" w:type="pct"/>
          <w:gridSpan w:val="2"/>
          <w:tcBorders>
            <w:left w:val="nil"/>
          </w:tcBorders>
        </w:tcPr>
        <w:p w14:paraId="0DD2FEEE" w14:textId="36A21F26" w:rsidR="00D917A4" w:rsidRPr="005844AB" w:rsidRDefault="00D917A4" w:rsidP="005844AB">
          <w:pPr>
            <w:tabs>
              <w:tab w:val="left" w:pos="4118"/>
              <w:tab w:val="right" w:pos="5289"/>
              <w:tab w:val="right" w:pos="10543"/>
            </w:tabs>
            <w:spacing w:after="0" w:line="240" w:lineRule="auto"/>
            <w:rPr>
              <w:rFonts w:asciiTheme="minorHAnsi" w:eastAsia="Times New Roman" w:hAnsiTheme="minorHAnsi"/>
              <w:sz w:val="20"/>
              <w:szCs w:val="20"/>
            </w:rPr>
          </w:pPr>
          <w:r w:rsidRPr="00F82817">
            <w:rPr>
              <w:rFonts w:asciiTheme="minorHAnsi" w:eastAsia="Times New Roman" w:hAnsiTheme="minorHAnsi"/>
              <w:bCs/>
              <w:sz w:val="20"/>
              <w:szCs w:val="20"/>
            </w:rPr>
            <w:tab/>
          </w:r>
          <w:r w:rsidRPr="00F82817">
            <w:rPr>
              <w:rFonts w:asciiTheme="minorHAnsi" w:eastAsia="Times New Roman" w:hAnsiTheme="minorHAnsi"/>
              <w:bCs/>
              <w:sz w:val="20"/>
              <w:szCs w:val="20"/>
            </w:rPr>
            <w:tab/>
            <w:t>(</w:t>
          </w:r>
          <w:r w:rsidRPr="005844AB">
            <w:rPr>
              <w:sz w:val="20"/>
              <w:szCs w:val="20"/>
            </w:rPr>
            <w:t xml:space="preserve">Page </w:t>
          </w:r>
          <w:r w:rsidRPr="005844AB">
            <w:rPr>
              <w:sz w:val="20"/>
              <w:szCs w:val="20"/>
            </w:rPr>
            <w:fldChar w:fldCharType="begin"/>
          </w:r>
          <w:r w:rsidRPr="005844AB">
            <w:rPr>
              <w:sz w:val="20"/>
              <w:szCs w:val="20"/>
            </w:rPr>
            <w:instrText xml:space="preserve"> PAGE   \* MERGEFORMAT </w:instrText>
          </w:r>
          <w:r w:rsidRPr="005844AB">
            <w:rPr>
              <w:sz w:val="20"/>
              <w:szCs w:val="20"/>
            </w:rPr>
            <w:fldChar w:fldCharType="separate"/>
          </w:r>
          <w:r w:rsidRPr="00D917A4">
            <w:rPr>
              <w:noProof/>
            </w:rPr>
            <w:t>1</w:t>
          </w:r>
          <w:r w:rsidRPr="005844AB">
            <w:rPr>
              <w:noProof/>
              <w:sz w:val="20"/>
              <w:szCs w:val="20"/>
            </w:rPr>
            <w:fldChar w:fldCharType="end"/>
          </w:r>
          <w:r w:rsidRPr="005844AB">
            <w:rPr>
              <w:sz w:val="20"/>
              <w:szCs w:val="20"/>
            </w:rPr>
            <w:t xml:space="preserve"> of </w:t>
          </w:r>
          <w:r w:rsidRPr="005844AB">
            <w:rPr>
              <w:sz w:val="20"/>
              <w:szCs w:val="20"/>
            </w:rPr>
            <w:fldChar w:fldCharType="begin"/>
          </w:r>
          <w:r w:rsidRPr="005844AB">
            <w:rPr>
              <w:sz w:val="20"/>
              <w:szCs w:val="20"/>
            </w:rPr>
            <w:instrText xml:space="preserve"> SECTIONPAGES   \* MERGEFORMAT </w:instrText>
          </w:r>
          <w:r w:rsidRPr="005844AB">
            <w:rPr>
              <w:sz w:val="20"/>
              <w:szCs w:val="20"/>
            </w:rPr>
            <w:fldChar w:fldCharType="separate"/>
          </w:r>
          <w:r w:rsidR="00331505" w:rsidRPr="00331505">
            <w:rPr>
              <w:noProof/>
            </w:rPr>
            <w:t>3</w:t>
          </w:r>
          <w:r w:rsidRPr="005844AB">
            <w:rPr>
              <w:noProof/>
              <w:sz w:val="20"/>
              <w:szCs w:val="20"/>
            </w:rPr>
            <w:fldChar w:fldCharType="end"/>
          </w:r>
          <w:r w:rsidRPr="00F82817">
            <w:rPr>
              <w:rFonts w:asciiTheme="minorHAnsi" w:eastAsia="Times New Roman" w:hAnsiTheme="minorHAnsi"/>
              <w:bCs/>
              <w:sz w:val="20"/>
              <w:szCs w:val="20"/>
            </w:rPr>
            <w:t>)</w:t>
          </w:r>
        </w:p>
      </w:tc>
    </w:tr>
  </w:tbl>
  <w:p w14:paraId="0DD2FEF0" w14:textId="77777777" w:rsidR="00D917A4" w:rsidRPr="000A390F" w:rsidRDefault="00D917A4" w:rsidP="003C0502">
    <w:pPr>
      <w:pStyle w:val="Header"/>
      <w:spacing w:after="0"/>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567EE"/>
    <w:multiLevelType w:val="hybridMultilevel"/>
    <w:tmpl w:val="E2800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EA330D"/>
    <w:multiLevelType w:val="hybridMultilevel"/>
    <w:tmpl w:val="1C8A6032"/>
    <w:lvl w:ilvl="0" w:tplc="C8CE3920">
      <w:start w:val="1"/>
      <w:numFmt w:val="decimal"/>
      <w:lvlText w:val="%1."/>
      <w:lvlJc w:val="left"/>
      <w:pPr>
        <w:ind w:left="630" w:hanging="360"/>
      </w:pPr>
      <w:rPr>
        <w:rFonts w:hint="default"/>
        <w:sz w:val="18"/>
        <w:szCs w:val="18"/>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7CA637A"/>
    <w:multiLevelType w:val="hybridMultilevel"/>
    <w:tmpl w:val="E0DCFF88"/>
    <w:lvl w:ilvl="0" w:tplc="B5CAB786">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7B6687"/>
    <w:multiLevelType w:val="hybridMultilevel"/>
    <w:tmpl w:val="24B487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15:restartNumberingAfterBreak="0">
    <w:nsid w:val="1D655FF0"/>
    <w:multiLevelType w:val="hybridMultilevel"/>
    <w:tmpl w:val="25AEE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D72DE3"/>
    <w:multiLevelType w:val="hybridMultilevel"/>
    <w:tmpl w:val="0EA66FA8"/>
    <w:lvl w:ilvl="0" w:tplc="19AE71EE">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7AD4FAA"/>
    <w:multiLevelType w:val="hybridMultilevel"/>
    <w:tmpl w:val="F870A850"/>
    <w:lvl w:ilvl="0" w:tplc="10CCB9F4">
      <w:start w:val="1"/>
      <w:numFmt w:val="decimal"/>
      <w:lvlText w:val="%1."/>
      <w:lvlJc w:val="left"/>
      <w:pPr>
        <w:ind w:left="360" w:hanging="360"/>
      </w:pPr>
      <w:rPr>
        <w:rFonts w:hint="default"/>
        <w:b w:val="0"/>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83D5D85"/>
    <w:multiLevelType w:val="hybridMultilevel"/>
    <w:tmpl w:val="0FCEC4E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8AB6E14"/>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6516CA"/>
    <w:multiLevelType w:val="hybridMultilevel"/>
    <w:tmpl w:val="7D324AC8"/>
    <w:lvl w:ilvl="0" w:tplc="72EAD7EC">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BF46B38"/>
    <w:multiLevelType w:val="hybridMultilevel"/>
    <w:tmpl w:val="79705A2A"/>
    <w:lvl w:ilvl="0" w:tplc="0409000F">
      <w:start w:val="1"/>
      <w:numFmt w:val="decimal"/>
      <w:lvlText w:val="%1."/>
      <w:lvlJc w:val="left"/>
      <w:pPr>
        <w:ind w:left="360" w:hanging="360"/>
      </w:pPr>
      <w:rPr>
        <w:rFonts w:cs="Times New Roman"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2D602BC"/>
    <w:multiLevelType w:val="hybridMultilevel"/>
    <w:tmpl w:val="8CA0503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F">
      <w:start w:val="1"/>
      <w:numFmt w:val="decimal"/>
      <w:lvlText w:val="%4."/>
      <w:lvlJc w:val="left"/>
      <w:pPr>
        <w:ind w:left="2880" w:hanging="360"/>
      </w:pPr>
      <w:rPr>
        <w:rFont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D5467F"/>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AA1BAF"/>
    <w:multiLevelType w:val="hybridMultilevel"/>
    <w:tmpl w:val="E9668058"/>
    <w:lvl w:ilvl="0" w:tplc="0409000F">
      <w:start w:val="1"/>
      <w:numFmt w:val="decimal"/>
      <w:lvlText w:val="%1."/>
      <w:lvlJc w:val="left"/>
      <w:pPr>
        <w:ind w:left="1440" w:hanging="360"/>
      </w:pPr>
      <w:rPr>
        <w:rFonts w:cs="Times New Roman"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F4573FA"/>
    <w:multiLevelType w:val="hybridMultilevel"/>
    <w:tmpl w:val="F93C007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A0739C"/>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9B5314"/>
    <w:multiLevelType w:val="hybridMultilevel"/>
    <w:tmpl w:val="F870A850"/>
    <w:lvl w:ilvl="0" w:tplc="10CCB9F4">
      <w:start w:val="1"/>
      <w:numFmt w:val="decimal"/>
      <w:lvlText w:val="%1."/>
      <w:lvlJc w:val="left"/>
      <w:pPr>
        <w:ind w:left="360" w:hanging="360"/>
      </w:pPr>
      <w:rPr>
        <w:rFonts w:hint="default"/>
        <w:b w:val="0"/>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1B3090A"/>
    <w:multiLevelType w:val="hybridMultilevel"/>
    <w:tmpl w:val="CF50EE5A"/>
    <w:lvl w:ilvl="0" w:tplc="AFFC0AF2">
      <w:start w:val="1"/>
      <w:numFmt w:val="decimal"/>
      <w:lvlText w:val="%1."/>
      <w:lvlJc w:val="left"/>
      <w:pPr>
        <w:ind w:left="270" w:hanging="360"/>
      </w:pPr>
      <w:rPr>
        <w:rFonts w:hint="default"/>
        <w:sz w:val="18"/>
        <w:szCs w:val="20"/>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20" w15:restartNumberingAfterBreak="0">
    <w:nsid w:val="531647EB"/>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5C904854"/>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6F3F92"/>
    <w:multiLevelType w:val="hybridMultilevel"/>
    <w:tmpl w:val="CD0864A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3" w15:restartNumberingAfterBreak="0">
    <w:nsid w:val="6B835706"/>
    <w:multiLevelType w:val="hybridMultilevel"/>
    <w:tmpl w:val="A24009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5936312"/>
    <w:multiLevelType w:val="hybridMultilevel"/>
    <w:tmpl w:val="EA0ED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6282AE1"/>
    <w:multiLevelType w:val="hybridMultilevel"/>
    <w:tmpl w:val="B8AE7234"/>
    <w:lvl w:ilvl="0" w:tplc="28F82966">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DC41F8"/>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25"/>
  </w:num>
  <w:num w:numId="3">
    <w:abstractNumId w:val="24"/>
  </w:num>
  <w:num w:numId="4">
    <w:abstractNumId w:val="0"/>
  </w:num>
  <w:num w:numId="5">
    <w:abstractNumId w:val="3"/>
  </w:num>
  <w:num w:numId="6">
    <w:abstractNumId w:val="14"/>
  </w:num>
  <w:num w:numId="7">
    <w:abstractNumId w:val="13"/>
  </w:num>
  <w:num w:numId="8">
    <w:abstractNumId w:val="16"/>
  </w:num>
  <w:num w:numId="9">
    <w:abstractNumId w:val="23"/>
  </w:num>
  <w:num w:numId="10">
    <w:abstractNumId w:val="2"/>
  </w:num>
  <w:num w:numId="11">
    <w:abstractNumId w:val="15"/>
  </w:num>
  <w:num w:numId="12">
    <w:abstractNumId w:val="12"/>
  </w:num>
  <w:num w:numId="13">
    <w:abstractNumId w:val="8"/>
  </w:num>
  <w:num w:numId="14">
    <w:abstractNumId w:val="21"/>
  </w:num>
  <w:num w:numId="15">
    <w:abstractNumId w:val="17"/>
  </w:num>
  <w:num w:numId="16">
    <w:abstractNumId w:val="6"/>
  </w:num>
  <w:num w:numId="17">
    <w:abstractNumId w:val="22"/>
  </w:num>
  <w:num w:numId="18">
    <w:abstractNumId w:val="7"/>
  </w:num>
  <w:num w:numId="19">
    <w:abstractNumId w:val="19"/>
  </w:num>
  <w:num w:numId="20">
    <w:abstractNumId w:val="1"/>
  </w:num>
  <w:num w:numId="21">
    <w:abstractNumId w:val="11"/>
  </w:num>
  <w:num w:numId="22">
    <w:abstractNumId w:val="10"/>
  </w:num>
  <w:num w:numId="23">
    <w:abstractNumId w:val="26"/>
  </w:num>
  <w:num w:numId="24">
    <w:abstractNumId w:val="20"/>
  </w:num>
  <w:num w:numId="25">
    <w:abstractNumId w:val="4"/>
  </w:num>
  <w:num w:numId="26">
    <w:abstractNumId w:val="8"/>
  </w:num>
  <w:num w:numId="27">
    <w:abstractNumId w:val="8"/>
  </w:num>
  <w:num w:numId="28">
    <w:abstractNumId w:val="18"/>
  </w:num>
  <w:num w:numId="2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iser, Che@Energy">
    <w15:presenceInfo w15:providerId="AD" w15:userId="S::Che.Geiser@energy.ca.gov::f4cf4352-3862-420c-aa54-a6394c0570e7"/>
  </w15:person>
  <w15:person w15:author="Alhabibi, Haider@Energy">
    <w15:presenceInfo w15:providerId="AD" w15:userId="S::Haider.Alhabibi@energy.ca.gov::9decb8d2-95ad-4b7d-9bf6-d4373f69254c"/>
  </w15:person>
  <w15:person w15:author="Wichert, RJ@Energy">
    <w15:presenceInfo w15:providerId="AD" w15:userId="S::RJ.Wichert@energy.ca.gov::120520be-5273-4c80-8edf-6b76cdf54b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DateAndTime/>
  <w:proofState w:spelling="clean" w:grammar="clean"/>
  <w:trackRevisions/>
  <w:documentProtection w:edit="trackedChanges" w:enforcement="1" w:cryptProviderType="rsaAES" w:cryptAlgorithmClass="hash" w:cryptAlgorithmType="typeAny" w:cryptAlgorithmSid="14" w:cryptSpinCount="100000" w:hash="SuR/eCsn3/feXz1DgZP5qeoFUqBCOPQLEGtmW7AB8TzmxCyjg9K+wcIv6fwvxVr2m0qTdHL6MDU5usTqbrZN/g==" w:salt="YpPq/VFbhLbvfbyjWVpXUg=="/>
  <w:defaultTabStop w:val="720"/>
  <w:drawingGridHorizontalSpacing w:val="110"/>
  <w:displayHorizontalDrawingGridEvery w:val="2"/>
  <w:displayVerticalDrawingGridEvery w:val="2"/>
  <w:characterSpacingControl w:val="doNotCompress"/>
  <w:hdrShapeDefaults>
    <o:shapedefaults v:ext="edit" spidmax="2059"/>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B712E"/>
    <w:rsid w:val="00001CFC"/>
    <w:rsid w:val="0000430E"/>
    <w:rsid w:val="000105BD"/>
    <w:rsid w:val="00013179"/>
    <w:rsid w:val="00022D9E"/>
    <w:rsid w:val="00042357"/>
    <w:rsid w:val="000719ED"/>
    <w:rsid w:val="00082521"/>
    <w:rsid w:val="0008314C"/>
    <w:rsid w:val="00084B1C"/>
    <w:rsid w:val="00095AC3"/>
    <w:rsid w:val="000A390F"/>
    <w:rsid w:val="000A723B"/>
    <w:rsid w:val="000B282C"/>
    <w:rsid w:val="000C4BC5"/>
    <w:rsid w:val="000D310C"/>
    <w:rsid w:val="000E2A00"/>
    <w:rsid w:val="000F2560"/>
    <w:rsid w:val="000F265A"/>
    <w:rsid w:val="00104A78"/>
    <w:rsid w:val="0010558C"/>
    <w:rsid w:val="001615DA"/>
    <w:rsid w:val="001735CE"/>
    <w:rsid w:val="00184055"/>
    <w:rsid w:val="001A7726"/>
    <w:rsid w:val="001C6FBB"/>
    <w:rsid w:val="001D7EE2"/>
    <w:rsid w:val="00200106"/>
    <w:rsid w:val="00215AC6"/>
    <w:rsid w:val="00216C2B"/>
    <w:rsid w:val="00223A63"/>
    <w:rsid w:val="00234FBA"/>
    <w:rsid w:val="00245F8C"/>
    <w:rsid w:val="002460B8"/>
    <w:rsid w:val="00266994"/>
    <w:rsid w:val="00267060"/>
    <w:rsid w:val="002708D4"/>
    <w:rsid w:val="00276829"/>
    <w:rsid w:val="002A7B2E"/>
    <w:rsid w:val="0030001B"/>
    <w:rsid w:val="00305FE9"/>
    <w:rsid w:val="00316210"/>
    <w:rsid w:val="003174E0"/>
    <w:rsid w:val="00326C73"/>
    <w:rsid w:val="00331505"/>
    <w:rsid w:val="00334868"/>
    <w:rsid w:val="00340480"/>
    <w:rsid w:val="003477E0"/>
    <w:rsid w:val="00352048"/>
    <w:rsid w:val="00357037"/>
    <w:rsid w:val="003612FF"/>
    <w:rsid w:val="00362BF8"/>
    <w:rsid w:val="0036399C"/>
    <w:rsid w:val="00372A4E"/>
    <w:rsid w:val="00372DE1"/>
    <w:rsid w:val="00374476"/>
    <w:rsid w:val="00384F74"/>
    <w:rsid w:val="00391318"/>
    <w:rsid w:val="0039209F"/>
    <w:rsid w:val="00392ACC"/>
    <w:rsid w:val="003A44AF"/>
    <w:rsid w:val="003A775C"/>
    <w:rsid w:val="003C0502"/>
    <w:rsid w:val="003C14B8"/>
    <w:rsid w:val="003C2ABA"/>
    <w:rsid w:val="003C7985"/>
    <w:rsid w:val="003C7B4A"/>
    <w:rsid w:val="003D1DD1"/>
    <w:rsid w:val="003D553F"/>
    <w:rsid w:val="003F7629"/>
    <w:rsid w:val="00401C24"/>
    <w:rsid w:val="0041500D"/>
    <w:rsid w:val="00433EC4"/>
    <w:rsid w:val="0043716E"/>
    <w:rsid w:val="00441822"/>
    <w:rsid w:val="004464E0"/>
    <w:rsid w:val="00452150"/>
    <w:rsid w:val="0045400A"/>
    <w:rsid w:val="004645C2"/>
    <w:rsid w:val="004934E7"/>
    <w:rsid w:val="00495C52"/>
    <w:rsid w:val="00496CF1"/>
    <w:rsid w:val="004A5F2A"/>
    <w:rsid w:val="004B3E1B"/>
    <w:rsid w:val="004C213B"/>
    <w:rsid w:val="004D2ECA"/>
    <w:rsid w:val="004D33F4"/>
    <w:rsid w:val="004D3AD2"/>
    <w:rsid w:val="004E2B2C"/>
    <w:rsid w:val="004E3F2C"/>
    <w:rsid w:val="005104C5"/>
    <w:rsid w:val="0052213F"/>
    <w:rsid w:val="00522C24"/>
    <w:rsid w:val="00531D4C"/>
    <w:rsid w:val="00553E1C"/>
    <w:rsid w:val="00553FD9"/>
    <w:rsid w:val="005608C4"/>
    <w:rsid w:val="005844AB"/>
    <w:rsid w:val="005A605D"/>
    <w:rsid w:val="005B2909"/>
    <w:rsid w:val="005C5CE9"/>
    <w:rsid w:val="005F24E1"/>
    <w:rsid w:val="005F6684"/>
    <w:rsid w:val="0060558D"/>
    <w:rsid w:val="00625042"/>
    <w:rsid w:val="006334E2"/>
    <w:rsid w:val="00645C82"/>
    <w:rsid w:val="00653DF7"/>
    <w:rsid w:val="00660438"/>
    <w:rsid w:val="0066107C"/>
    <w:rsid w:val="00662C3C"/>
    <w:rsid w:val="00663DB6"/>
    <w:rsid w:val="006642FB"/>
    <w:rsid w:val="00667E18"/>
    <w:rsid w:val="00671E7C"/>
    <w:rsid w:val="006802FC"/>
    <w:rsid w:val="00681536"/>
    <w:rsid w:val="00691CEE"/>
    <w:rsid w:val="00693B33"/>
    <w:rsid w:val="006C67B3"/>
    <w:rsid w:val="006D3E78"/>
    <w:rsid w:val="006E3951"/>
    <w:rsid w:val="006F1000"/>
    <w:rsid w:val="006F6969"/>
    <w:rsid w:val="007032D0"/>
    <w:rsid w:val="0071421A"/>
    <w:rsid w:val="007304C6"/>
    <w:rsid w:val="00732F57"/>
    <w:rsid w:val="00741C68"/>
    <w:rsid w:val="00744C38"/>
    <w:rsid w:val="0075020A"/>
    <w:rsid w:val="0075209E"/>
    <w:rsid w:val="007818EC"/>
    <w:rsid w:val="00785D7D"/>
    <w:rsid w:val="007A37A6"/>
    <w:rsid w:val="007B54E0"/>
    <w:rsid w:val="007B6227"/>
    <w:rsid w:val="007C309A"/>
    <w:rsid w:val="007E2B1F"/>
    <w:rsid w:val="007E537B"/>
    <w:rsid w:val="007E67F5"/>
    <w:rsid w:val="007F2497"/>
    <w:rsid w:val="00802B42"/>
    <w:rsid w:val="00813980"/>
    <w:rsid w:val="00820364"/>
    <w:rsid w:val="0085536F"/>
    <w:rsid w:val="0089341A"/>
    <w:rsid w:val="008A2D6C"/>
    <w:rsid w:val="008A4463"/>
    <w:rsid w:val="008A5696"/>
    <w:rsid w:val="008A7E6D"/>
    <w:rsid w:val="008C1817"/>
    <w:rsid w:val="008C407C"/>
    <w:rsid w:val="008C7C5A"/>
    <w:rsid w:val="008D00B9"/>
    <w:rsid w:val="008E2124"/>
    <w:rsid w:val="008E59E7"/>
    <w:rsid w:val="008F0DE7"/>
    <w:rsid w:val="008F5C6F"/>
    <w:rsid w:val="00901924"/>
    <w:rsid w:val="00901A8A"/>
    <w:rsid w:val="009029E7"/>
    <w:rsid w:val="009043A5"/>
    <w:rsid w:val="00904606"/>
    <w:rsid w:val="00916E7B"/>
    <w:rsid w:val="0092246A"/>
    <w:rsid w:val="00922B8D"/>
    <w:rsid w:val="00927F3D"/>
    <w:rsid w:val="00936990"/>
    <w:rsid w:val="009400E2"/>
    <w:rsid w:val="00952212"/>
    <w:rsid w:val="00954549"/>
    <w:rsid w:val="00954694"/>
    <w:rsid w:val="00956A4B"/>
    <w:rsid w:val="009577D0"/>
    <w:rsid w:val="00963CDB"/>
    <w:rsid w:val="00967690"/>
    <w:rsid w:val="009770D4"/>
    <w:rsid w:val="0098438B"/>
    <w:rsid w:val="009A20E6"/>
    <w:rsid w:val="009A21F4"/>
    <w:rsid w:val="009A6945"/>
    <w:rsid w:val="009B32F5"/>
    <w:rsid w:val="009B7770"/>
    <w:rsid w:val="009E0BD3"/>
    <w:rsid w:val="009E3875"/>
    <w:rsid w:val="009F4A90"/>
    <w:rsid w:val="00A12D86"/>
    <w:rsid w:val="00A217C8"/>
    <w:rsid w:val="00A3352B"/>
    <w:rsid w:val="00A3547B"/>
    <w:rsid w:val="00A35A71"/>
    <w:rsid w:val="00A47614"/>
    <w:rsid w:val="00A5153E"/>
    <w:rsid w:val="00A86285"/>
    <w:rsid w:val="00A9502B"/>
    <w:rsid w:val="00AA6E9F"/>
    <w:rsid w:val="00AB3846"/>
    <w:rsid w:val="00AB6DB5"/>
    <w:rsid w:val="00AB70C1"/>
    <w:rsid w:val="00AD2A51"/>
    <w:rsid w:val="00AD338E"/>
    <w:rsid w:val="00AF1D71"/>
    <w:rsid w:val="00AF7776"/>
    <w:rsid w:val="00AF7BBC"/>
    <w:rsid w:val="00B05498"/>
    <w:rsid w:val="00B13309"/>
    <w:rsid w:val="00B136CF"/>
    <w:rsid w:val="00B156CF"/>
    <w:rsid w:val="00B216B0"/>
    <w:rsid w:val="00B375BE"/>
    <w:rsid w:val="00B47265"/>
    <w:rsid w:val="00B477C8"/>
    <w:rsid w:val="00B7228A"/>
    <w:rsid w:val="00B82A05"/>
    <w:rsid w:val="00B9051E"/>
    <w:rsid w:val="00B90748"/>
    <w:rsid w:val="00BB282A"/>
    <w:rsid w:val="00BB712E"/>
    <w:rsid w:val="00BB720C"/>
    <w:rsid w:val="00BE4A8E"/>
    <w:rsid w:val="00C25A5C"/>
    <w:rsid w:val="00C318E2"/>
    <w:rsid w:val="00C45933"/>
    <w:rsid w:val="00C5527B"/>
    <w:rsid w:val="00C6014E"/>
    <w:rsid w:val="00C732D0"/>
    <w:rsid w:val="00C73FEB"/>
    <w:rsid w:val="00C76263"/>
    <w:rsid w:val="00C8339F"/>
    <w:rsid w:val="00C90138"/>
    <w:rsid w:val="00C92F80"/>
    <w:rsid w:val="00CA56B9"/>
    <w:rsid w:val="00CB124D"/>
    <w:rsid w:val="00CC1995"/>
    <w:rsid w:val="00CD089D"/>
    <w:rsid w:val="00CD1198"/>
    <w:rsid w:val="00CD4C90"/>
    <w:rsid w:val="00CE0990"/>
    <w:rsid w:val="00CE4C76"/>
    <w:rsid w:val="00CF3DD7"/>
    <w:rsid w:val="00D019C2"/>
    <w:rsid w:val="00D1733A"/>
    <w:rsid w:val="00D25FD8"/>
    <w:rsid w:val="00D3076E"/>
    <w:rsid w:val="00D3484F"/>
    <w:rsid w:val="00D36A37"/>
    <w:rsid w:val="00D3785D"/>
    <w:rsid w:val="00D73292"/>
    <w:rsid w:val="00D7699D"/>
    <w:rsid w:val="00D77F1D"/>
    <w:rsid w:val="00D82DE2"/>
    <w:rsid w:val="00D917A4"/>
    <w:rsid w:val="00DB15B5"/>
    <w:rsid w:val="00DB41B4"/>
    <w:rsid w:val="00DB6B11"/>
    <w:rsid w:val="00DC65C8"/>
    <w:rsid w:val="00DD4CA6"/>
    <w:rsid w:val="00DE4E82"/>
    <w:rsid w:val="00DF0892"/>
    <w:rsid w:val="00DF1DCA"/>
    <w:rsid w:val="00DF58E8"/>
    <w:rsid w:val="00E06E50"/>
    <w:rsid w:val="00E10501"/>
    <w:rsid w:val="00E24160"/>
    <w:rsid w:val="00E33591"/>
    <w:rsid w:val="00E52A8A"/>
    <w:rsid w:val="00E55B8F"/>
    <w:rsid w:val="00E61432"/>
    <w:rsid w:val="00E62E04"/>
    <w:rsid w:val="00E654E5"/>
    <w:rsid w:val="00E8462E"/>
    <w:rsid w:val="00E8566C"/>
    <w:rsid w:val="00E86003"/>
    <w:rsid w:val="00E94E5A"/>
    <w:rsid w:val="00EB5E17"/>
    <w:rsid w:val="00EB7DC2"/>
    <w:rsid w:val="00ED01D0"/>
    <w:rsid w:val="00F116F6"/>
    <w:rsid w:val="00F13C80"/>
    <w:rsid w:val="00F15985"/>
    <w:rsid w:val="00F23400"/>
    <w:rsid w:val="00F34834"/>
    <w:rsid w:val="00F57C7C"/>
    <w:rsid w:val="00F6184D"/>
    <w:rsid w:val="00F61B08"/>
    <w:rsid w:val="00F63D86"/>
    <w:rsid w:val="00F75E94"/>
    <w:rsid w:val="00F82817"/>
    <w:rsid w:val="00FC1152"/>
    <w:rsid w:val="00FC45CF"/>
    <w:rsid w:val="00FE6D81"/>
    <w:rsid w:val="00FE6D88"/>
    <w:rsid w:val="00FF0962"/>
    <w:rsid w:val="00FF4E3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1"/>
    </o:shapelayout>
  </w:shapeDefaults>
  <w:decimalSymbol w:val="."/>
  <w:listSeparator w:val=","/>
  <w14:docId w14:val="0DD2FD9E"/>
  <w15:docId w15:val="{011CA8B2-5E5C-4990-943C-3C700E8C0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497"/>
    <w:pPr>
      <w:spacing w:after="200" w:line="276" w:lineRule="auto"/>
    </w:pPr>
    <w:rPr>
      <w:sz w:val="22"/>
      <w:szCs w:val="22"/>
    </w:rPr>
  </w:style>
  <w:style w:type="paragraph" w:styleId="Heading1">
    <w:name w:val="heading 1"/>
    <w:basedOn w:val="Normal"/>
    <w:next w:val="Normal"/>
    <w:link w:val="Heading1Char"/>
    <w:uiPriority w:val="9"/>
    <w:qFormat/>
    <w:rsid w:val="003C050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aliases w:val="h3,h31,h32"/>
    <w:basedOn w:val="Normal"/>
    <w:next w:val="Normal"/>
    <w:link w:val="Heading3Char"/>
    <w:uiPriority w:val="9"/>
    <w:qFormat/>
    <w:rsid w:val="009577D0"/>
    <w:pPr>
      <w:keepNext/>
      <w:numPr>
        <w:ilvl w:val="2"/>
        <w:numId w:val="10"/>
      </w:numPr>
      <w:tabs>
        <w:tab w:val="left" w:pos="-2600"/>
      </w:tabs>
      <w:spacing w:before="480" w:after="0" w:line="240" w:lineRule="auto"/>
      <w:outlineLvl w:val="2"/>
    </w:pPr>
    <w:rPr>
      <w:rFonts w:ascii="Arial Black" w:eastAsia="Times New Roman" w:hAnsi="Arial Black"/>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B1Number">
    <w:name w:val="Bullet B (1. Number)"/>
    <w:basedOn w:val="Normal"/>
    <w:rsid w:val="001615DA"/>
    <w:pPr>
      <w:suppressAutoHyphens/>
      <w:spacing w:before="120" w:after="0" w:line="240" w:lineRule="auto"/>
      <w:ind w:left="720" w:hanging="360"/>
    </w:pPr>
    <w:rPr>
      <w:rFonts w:ascii="Times New Roman" w:eastAsia="Times New Roman" w:hAnsi="Times New Roman"/>
      <w:sz w:val="20"/>
      <w:szCs w:val="20"/>
    </w:rPr>
  </w:style>
  <w:style w:type="character" w:customStyle="1" w:styleId="Char-Bold">
    <w:name w:val="Char - Bold"/>
    <w:rsid w:val="001615DA"/>
    <w:rPr>
      <w:b/>
    </w:rPr>
  </w:style>
  <w:style w:type="table" w:styleId="TableGrid">
    <w:name w:val="Table Grid"/>
    <w:basedOn w:val="TableNormal"/>
    <w:uiPriority w:val="59"/>
    <w:rsid w:val="00C4593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C25A5C"/>
    <w:pPr>
      <w:tabs>
        <w:tab w:val="center" w:pos="4680"/>
        <w:tab w:val="right" w:pos="9360"/>
      </w:tabs>
    </w:pPr>
  </w:style>
  <w:style w:type="character" w:customStyle="1" w:styleId="HeaderChar">
    <w:name w:val="Header Char"/>
    <w:basedOn w:val="DefaultParagraphFont"/>
    <w:link w:val="Header"/>
    <w:uiPriority w:val="99"/>
    <w:rsid w:val="00C25A5C"/>
    <w:rPr>
      <w:sz w:val="22"/>
      <w:szCs w:val="22"/>
    </w:rPr>
  </w:style>
  <w:style w:type="paragraph" w:styleId="Footer">
    <w:name w:val="footer"/>
    <w:basedOn w:val="Normal"/>
    <w:link w:val="FooterChar"/>
    <w:uiPriority w:val="99"/>
    <w:unhideWhenUsed/>
    <w:rsid w:val="00C25A5C"/>
    <w:pPr>
      <w:tabs>
        <w:tab w:val="center" w:pos="4680"/>
        <w:tab w:val="right" w:pos="9360"/>
      </w:tabs>
    </w:pPr>
  </w:style>
  <w:style w:type="character" w:customStyle="1" w:styleId="FooterChar">
    <w:name w:val="Footer Char"/>
    <w:basedOn w:val="DefaultParagraphFont"/>
    <w:link w:val="Footer"/>
    <w:uiPriority w:val="99"/>
    <w:rsid w:val="00C25A5C"/>
    <w:rPr>
      <w:sz w:val="22"/>
      <w:szCs w:val="22"/>
    </w:rPr>
  </w:style>
  <w:style w:type="paragraph" w:styleId="BalloonText">
    <w:name w:val="Balloon Text"/>
    <w:basedOn w:val="Normal"/>
    <w:link w:val="BalloonTextChar"/>
    <w:uiPriority w:val="99"/>
    <w:semiHidden/>
    <w:unhideWhenUsed/>
    <w:rsid w:val="00B133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3309"/>
    <w:rPr>
      <w:rFonts w:ascii="Tahoma" w:hAnsi="Tahoma" w:cs="Tahoma"/>
      <w:sz w:val="16"/>
      <w:szCs w:val="16"/>
    </w:rPr>
  </w:style>
  <w:style w:type="character" w:styleId="CommentReference">
    <w:name w:val="annotation reference"/>
    <w:basedOn w:val="DefaultParagraphFont"/>
    <w:uiPriority w:val="99"/>
    <w:semiHidden/>
    <w:unhideWhenUsed/>
    <w:rsid w:val="00B82A05"/>
    <w:rPr>
      <w:sz w:val="16"/>
      <w:szCs w:val="16"/>
    </w:rPr>
  </w:style>
  <w:style w:type="paragraph" w:styleId="CommentText">
    <w:name w:val="annotation text"/>
    <w:basedOn w:val="Normal"/>
    <w:link w:val="CommentTextChar"/>
    <w:uiPriority w:val="99"/>
    <w:semiHidden/>
    <w:unhideWhenUsed/>
    <w:rsid w:val="00B82A05"/>
    <w:pPr>
      <w:spacing w:line="240" w:lineRule="auto"/>
    </w:pPr>
    <w:rPr>
      <w:sz w:val="20"/>
      <w:szCs w:val="20"/>
    </w:rPr>
  </w:style>
  <w:style w:type="character" w:customStyle="1" w:styleId="CommentTextChar">
    <w:name w:val="Comment Text Char"/>
    <w:basedOn w:val="DefaultParagraphFont"/>
    <w:link w:val="CommentText"/>
    <w:uiPriority w:val="99"/>
    <w:semiHidden/>
    <w:rsid w:val="00B82A05"/>
  </w:style>
  <w:style w:type="paragraph" w:styleId="CommentSubject">
    <w:name w:val="annotation subject"/>
    <w:basedOn w:val="CommentText"/>
    <w:next w:val="CommentText"/>
    <w:link w:val="CommentSubjectChar"/>
    <w:uiPriority w:val="99"/>
    <w:semiHidden/>
    <w:unhideWhenUsed/>
    <w:rsid w:val="00B82A05"/>
    <w:rPr>
      <w:b/>
      <w:bCs/>
    </w:rPr>
  </w:style>
  <w:style w:type="character" w:customStyle="1" w:styleId="CommentSubjectChar">
    <w:name w:val="Comment Subject Char"/>
    <w:basedOn w:val="CommentTextChar"/>
    <w:link w:val="CommentSubject"/>
    <w:uiPriority w:val="99"/>
    <w:semiHidden/>
    <w:rsid w:val="00B82A05"/>
    <w:rPr>
      <w:b/>
      <w:bCs/>
    </w:rPr>
  </w:style>
  <w:style w:type="paragraph" w:styleId="ListParagraph">
    <w:name w:val="List Paragraph"/>
    <w:basedOn w:val="Normal"/>
    <w:uiPriority w:val="34"/>
    <w:qFormat/>
    <w:rsid w:val="004645C2"/>
    <w:pPr>
      <w:ind w:left="720"/>
      <w:contextualSpacing/>
    </w:pPr>
  </w:style>
  <w:style w:type="character" w:customStyle="1" w:styleId="Heading3Char">
    <w:name w:val="Heading 3 Char"/>
    <w:aliases w:val="h3 Char,h31 Char,h32 Char"/>
    <w:basedOn w:val="DefaultParagraphFont"/>
    <w:link w:val="Heading3"/>
    <w:uiPriority w:val="9"/>
    <w:rsid w:val="009577D0"/>
    <w:rPr>
      <w:rFonts w:ascii="Arial Black" w:eastAsia="Times New Roman" w:hAnsi="Arial Black"/>
      <w:sz w:val="22"/>
    </w:rPr>
  </w:style>
  <w:style w:type="paragraph" w:customStyle="1" w:styleId="Style17">
    <w:name w:val="Style17"/>
    <w:basedOn w:val="Heading1"/>
    <w:link w:val="Style17Char"/>
    <w:qFormat/>
    <w:rsid w:val="003C0502"/>
    <w:pPr>
      <w:keepLines w:val="0"/>
      <w:spacing w:before="0" w:line="240" w:lineRule="auto"/>
    </w:pPr>
    <w:rPr>
      <w:rFonts w:eastAsia="Times New Roman"/>
      <w:b w:val="0"/>
    </w:rPr>
  </w:style>
  <w:style w:type="paragraph" w:customStyle="1" w:styleId="Style18">
    <w:name w:val="Style18"/>
    <w:basedOn w:val="Heading1"/>
    <w:link w:val="Style18Char"/>
    <w:qFormat/>
    <w:rsid w:val="003C0502"/>
    <w:pPr>
      <w:keepLines w:val="0"/>
      <w:spacing w:before="0" w:line="240" w:lineRule="auto"/>
      <w:jc w:val="right"/>
    </w:pPr>
    <w:rPr>
      <w:rFonts w:eastAsia="Times New Roman"/>
      <w:b w:val="0"/>
    </w:rPr>
  </w:style>
  <w:style w:type="character" w:customStyle="1" w:styleId="Style17Char">
    <w:name w:val="Style17 Char"/>
    <w:basedOn w:val="Heading1Char"/>
    <w:link w:val="Style17"/>
    <w:locked/>
    <w:rsid w:val="003C0502"/>
    <w:rPr>
      <w:rFonts w:asciiTheme="majorHAnsi" w:eastAsia="Times New Roman" w:hAnsiTheme="majorHAnsi" w:cstheme="majorBidi"/>
      <w:b w:val="0"/>
      <w:bCs/>
      <w:color w:val="365F91" w:themeColor="accent1" w:themeShade="BF"/>
      <w:sz w:val="28"/>
      <w:szCs w:val="28"/>
    </w:rPr>
  </w:style>
  <w:style w:type="paragraph" w:customStyle="1" w:styleId="Style19">
    <w:name w:val="Style19"/>
    <w:basedOn w:val="Normal"/>
    <w:link w:val="Style19Char"/>
    <w:qFormat/>
    <w:rsid w:val="003C0502"/>
    <w:pPr>
      <w:tabs>
        <w:tab w:val="right" w:pos="10543"/>
      </w:tabs>
      <w:spacing w:after="0" w:line="240" w:lineRule="auto"/>
    </w:pPr>
    <w:rPr>
      <w:rFonts w:eastAsia="Times New Roman"/>
      <w:bCs/>
      <w:sz w:val="20"/>
      <w:szCs w:val="20"/>
    </w:rPr>
  </w:style>
  <w:style w:type="character" w:customStyle="1" w:styleId="Style18Char">
    <w:name w:val="Style18 Char"/>
    <w:basedOn w:val="Heading1Char"/>
    <w:link w:val="Style18"/>
    <w:locked/>
    <w:rsid w:val="003C0502"/>
    <w:rPr>
      <w:rFonts w:asciiTheme="majorHAnsi" w:eastAsia="Times New Roman" w:hAnsiTheme="majorHAnsi" w:cstheme="majorBidi"/>
      <w:b w:val="0"/>
      <w:bCs/>
      <w:color w:val="365F91" w:themeColor="accent1" w:themeShade="BF"/>
      <w:sz w:val="28"/>
      <w:szCs w:val="28"/>
    </w:rPr>
  </w:style>
  <w:style w:type="paragraph" w:customStyle="1" w:styleId="Style20">
    <w:name w:val="Style20"/>
    <w:basedOn w:val="Normal"/>
    <w:link w:val="Style20Char"/>
    <w:qFormat/>
    <w:rsid w:val="003C0502"/>
    <w:pPr>
      <w:spacing w:after="0" w:line="240" w:lineRule="auto"/>
    </w:pPr>
    <w:rPr>
      <w:rFonts w:eastAsia="Times New Roman"/>
      <w:sz w:val="12"/>
      <w:szCs w:val="12"/>
    </w:rPr>
  </w:style>
  <w:style w:type="character" w:customStyle="1" w:styleId="Style19Char">
    <w:name w:val="Style19 Char"/>
    <w:basedOn w:val="DefaultParagraphFont"/>
    <w:link w:val="Style19"/>
    <w:locked/>
    <w:rsid w:val="003C0502"/>
    <w:rPr>
      <w:rFonts w:eastAsia="Times New Roman"/>
      <w:bCs/>
    </w:rPr>
  </w:style>
  <w:style w:type="character" w:customStyle="1" w:styleId="Style20Char">
    <w:name w:val="Style20 Char"/>
    <w:basedOn w:val="DefaultParagraphFont"/>
    <w:link w:val="Style20"/>
    <w:locked/>
    <w:rsid w:val="003C0502"/>
    <w:rPr>
      <w:rFonts w:eastAsia="Times New Roman"/>
      <w:sz w:val="12"/>
      <w:szCs w:val="12"/>
    </w:rPr>
  </w:style>
  <w:style w:type="character" w:customStyle="1" w:styleId="Heading1Char">
    <w:name w:val="Heading 1 Char"/>
    <w:basedOn w:val="DefaultParagraphFont"/>
    <w:link w:val="Heading1"/>
    <w:uiPriority w:val="9"/>
    <w:rsid w:val="003C0502"/>
    <w:rPr>
      <w:rFonts w:asciiTheme="majorHAnsi" w:eastAsiaTheme="majorEastAsia" w:hAnsiTheme="majorHAnsi" w:cstheme="majorBidi"/>
      <w:b/>
      <w:bCs/>
      <w:color w:val="365F91" w:themeColor="accent1" w:themeShade="BF"/>
      <w:sz w:val="28"/>
      <w:szCs w:val="28"/>
    </w:rPr>
  </w:style>
  <w:style w:type="paragraph" w:customStyle="1" w:styleId="Style75">
    <w:name w:val="Style75"/>
    <w:basedOn w:val="Style19"/>
    <w:link w:val="Style75Char"/>
    <w:qFormat/>
    <w:rsid w:val="00AF7776"/>
    <w:rPr>
      <w:rFonts w:asciiTheme="minorHAnsi" w:hAnsiTheme="minorHAnsi"/>
    </w:rPr>
  </w:style>
  <w:style w:type="character" w:customStyle="1" w:styleId="Style75Char">
    <w:name w:val="Style75 Char"/>
    <w:basedOn w:val="Style19Char"/>
    <w:link w:val="Style75"/>
    <w:rsid w:val="00AF7776"/>
    <w:rPr>
      <w:rFonts w:asciiTheme="minorHAnsi" w:eastAsia="Times New Roman" w:hAnsiTheme="minorHAnsi"/>
      <w:bCs/>
    </w:rPr>
  </w:style>
  <w:style w:type="paragraph" w:customStyle="1" w:styleId="p2">
    <w:name w:val="p2"/>
    <w:basedOn w:val="Normal"/>
    <w:rsid w:val="007304C6"/>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character" w:styleId="Hyperlink">
    <w:name w:val="Hyperlink"/>
    <w:basedOn w:val="DefaultParagraphFont"/>
    <w:uiPriority w:val="99"/>
    <w:unhideWhenUsed/>
    <w:rsid w:val="007A37A6"/>
    <w:rPr>
      <w:color w:val="0000FF" w:themeColor="hyperlink"/>
      <w:u w:val="single"/>
    </w:rPr>
  </w:style>
  <w:style w:type="character" w:customStyle="1" w:styleId="apple-tab-span">
    <w:name w:val="apple-tab-span"/>
    <w:basedOn w:val="DefaultParagraphFont"/>
    <w:rsid w:val="00DF0892"/>
  </w:style>
  <w:style w:type="character" w:customStyle="1" w:styleId="apple-converted-space">
    <w:name w:val="apple-converted-space"/>
    <w:basedOn w:val="DefaultParagraphFont"/>
    <w:rsid w:val="00DF0892"/>
  </w:style>
  <w:style w:type="paragraph" w:styleId="Revision">
    <w:name w:val="Revision"/>
    <w:hidden/>
    <w:uiPriority w:val="99"/>
    <w:semiHidden/>
    <w:rsid w:val="005844AB"/>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1004079">
      <w:bodyDiv w:val="1"/>
      <w:marLeft w:val="0"/>
      <w:marRight w:val="0"/>
      <w:marTop w:val="0"/>
      <w:marBottom w:val="0"/>
      <w:divBdr>
        <w:top w:val="none" w:sz="0" w:space="0" w:color="auto"/>
        <w:left w:val="none" w:sz="0" w:space="0" w:color="auto"/>
        <w:bottom w:val="none" w:sz="0" w:space="0" w:color="auto"/>
        <w:right w:val="none" w:sz="0" w:space="0" w:color="auto"/>
      </w:divBdr>
    </w:div>
    <w:div w:id="930628159">
      <w:bodyDiv w:val="1"/>
      <w:marLeft w:val="0"/>
      <w:marRight w:val="0"/>
      <w:marTop w:val="0"/>
      <w:marBottom w:val="0"/>
      <w:divBdr>
        <w:top w:val="none" w:sz="0" w:space="0" w:color="auto"/>
        <w:left w:val="none" w:sz="0" w:space="0" w:color="auto"/>
        <w:bottom w:val="none" w:sz="0" w:space="0" w:color="auto"/>
        <w:right w:val="none" w:sz="0" w:space="0" w:color="auto"/>
      </w:divBdr>
    </w:div>
    <w:div w:id="1035815408">
      <w:bodyDiv w:val="1"/>
      <w:marLeft w:val="0"/>
      <w:marRight w:val="0"/>
      <w:marTop w:val="0"/>
      <w:marBottom w:val="0"/>
      <w:divBdr>
        <w:top w:val="none" w:sz="0" w:space="0" w:color="auto"/>
        <w:left w:val="none" w:sz="0" w:space="0" w:color="auto"/>
        <w:bottom w:val="none" w:sz="0" w:space="0" w:color="auto"/>
        <w:right w:val="none" w:sz="0" w:space="0" w:color="auto"/>
      </w:divBdr>
    </w:div>
    <w:div w:id="1321079967">
      <w:bodyDiv w:val="1"/>
      <w:marLeft w:val="0"/>
      <w:marRight w:val="0"/>
      <w:marTop w:val="0"/>
      <w:marBottom w:val="0"/>
      <w:divBdr>
        <w:top w:val="none" w:sz="0" w:space="0" w:color="auto"/>
        <w:left w:val="none" w:sz="0" w:space="0" w:color="auto"/>
        <w:bottom w:val="none" w:sz="0" w:space="0" w:color="auto"/>
        <w:right w:val="none" w:sz="0" w:space="0" w:color="auto"/>
      </w:divBdr>
    </w:div>
    <w:div w:id="1531190010">
      <w:bodyDiv w:val="1"/>
      <w:marLeft w:val="0"/>
      <w:marRight w:val="0"/>
      <w:marTop w:val="0"/>
      <w:marBottom w:val="0"/>
      <w:divBdr>
        <w:top w:val="none" w:sz="0" w:space="0" w:color="auto"/>
        <w:left w:val="none" w:sz="0" w:space="0" w:color="auto"/>
        <w:bottom w:val="none" w:sz="0" w:space="0" w:color="auto"/>
        <w:right w:val="none" w:sz="0" w:space="0" w:color="auto"/>
      </w:divBdr>
    </w:div>
    <w:div w:id="1595744359">
      <w:bodyDiv w:val="1"/>
      <w:marLeft w:val="0"/>
      <w:marRight w:val="0"/>
      <w:marTop w:val="0"/>
      <w:marBottom w:val="0"/>
      <w:divBdr>
        <w:top w:val="none" w:sz="0" w:space="0" w:color="auto"/>
        <w:left w:val="none" w:sz="0" w:space="0" w:color="auto"/>
        <w:bottom w:val="none" w:sz="0" w:space="0" w:color="auto"/>
        <w:right w:val="none" w:sz="0" w:space="0" w:color="auto"/>
      </w:divBdr>
    </w:div>
    <w:div w:id="2098553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9.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5.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8.xml"/><Relationship Id="rId27"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5FE068-9D58-4465-A780-CB7EDF9C2529}">
  <ds:schemaRefs>
    <ds:schemaRef ds:uri="http://schemas.microsoft.com/sharepoint/v3/contenttype/forms"/>
  </ds:schemaRefs>
</ds:datastoreItem>
</file>

<file path=customXml/itemProps2.xml><?xml version="1.0" encoding="utf-8"?>
<ds:datastoreItem xmlns:ds="http://schemas.openxmlformats.org/officeDocument/2006/customXml" ds:itemID="{F727C3C8-4E06-4854-9DAF-230B7FBAFB2D}">
  <ds:schemaRefs>
    <ds:schemaRef ds:uri="http://schemas.microsoft.com/office/2006/metadata/properties"/>
    <ds:schemaRef ds:uri="http://schemas.microsoft.com/office/infopath/2007/PartnerControls"/>
    <ds:schemaRef ds:uri="785685f2-c2e1-4352-89aa-3faca8eaba52"/>
  </ds:schemaRefs>
</ds:datastoreItem>
</file>

<file path=customXml/itemProps3.xml><?xml version="1.0" encoding="utf-8"?>
<ds:datastoreItem xmlns:ds="http://schemas.openxmlformats.org/officeDocument/2006/customXml" ds:itemID="{4524FE25-0150-487F-A9E2-A99C965BC3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A5BA4C5-4C99-4F35-8171-1AC743155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1909</TotalTime>
  <Pages>6</Pages>
  <Words>2244</Words>
  <Characters>12792</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Geiser, Che@Energy</cp:lastModifiedBy>
  <cp:revision>20</cp:revision>
  <dcterms:created xsi:type="dcterms:W3CDTF">2018-10-25T17:37:00Z</dcterms:created>
  <dcterms:modified xsi:type="dcterms:W3CDTF">2022-04-11T20:40:00Z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