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A28C6" w14:textId="77777777" w:rsidR="004F6C2A" w:rsidRDefault="004F6C2A">
      <w:pPr>
        <w:rPr>
          <w:ins w:id="0" w:author="Geiser, Che@Energy" w:date="2022-03-28T16:54:00Z"/>
        </w:rPr>
      </w:pPr>
    </w:p>
    <w:tbl>
      <w:tblPr>
        <w:tblStyle w:val="TableGrid"/>
        <w:tblW w:w="4996" w:type="pct"/>
        <w:tblLook w:val="0020" w:firstRow="1" w:lastRow="0" w:firstColumn="0" w:lastColumn="0" w:noHBand="0" w:noVBand="0"/>
      </w:tblPr>
      <w:tblGrid>
        <w:gridCol w:w="7177"/>
        <w:gridCol w:w="7201"/>
      </w:tblGrid>
      <w:tr w:rsidR="00D64BC7" w:rsidRPr="00B14367" w14:paraId="5DB61F24" w14:textId="77777777" w:rsidTr="006D7685">
        <w:trPr>
          <w:trHeight w:val="288"/>
          <w:ins w:id="1" w:author="Geiser, Che@Energy" w:date="2022-03-28T16:54:00Z"/>
        </w:trPr>
        <w:tc>
          <w:tcPr>
            <w:tcW w:w="7177" w:type="dxa"/>
          </w:tcPr>
          <w:p w14:paraId="24E95205" w14:textId="77777777" w:rsidR="00D64BC7" w:rsidRPr="00B14367" w:rsidRDefault="00D64BC7" w:rsidP="006D7685">
            <w:pPr>
              <w:rPr>
                <w:ins w:id="2" w:author="Geiser, Che@Energy" w:date="2022-03-28T16:54:00Z"/>
                <w:rFonts w:ascii="Calibri" w:hAnsi="Calibri"/>
              </w:rPr>
            </w:pPr>
            <w:ins w:id="3" w:author="Geiser, Che@Energy" w:date="2022-03-28T16:54:00Z">
              <w:r w:rsidRPr="00B14367">
                <w:rPr>
                  <w:rFonts w:ascii="Calibri" w:hAnsi="Calibri"/>
                </w:rPr>
                <w:t>Project Name:</w:t>
              </w:r>
            </w:ins>
          </w:p>
        </w:tc>
        <w:tc>
          <w:tcPr>
            <w:tcW w:w="7201" w:type="dxa"/>
          </w:tcPr>
          <w:p w14:paraId="25FC5E30" w14:textId="77777777" w:rsidR="00D64BC7" w:rsidRPr="00B14367" w:rsidRDefault="00D64BC7" w:rsidP="006D7685">
            <w:pPr>
              <w:rPr>
                <w:ins w:id="4" w:author="Geiser, Che@Energy" w:date="2022-03-28T16:54:00Z"/>
                <w:rFonts w:ascii="Calibri" w:hAnsi="Calibri"/>
              </w:rPr>
            </w:pPr>
            <w:ins w:id="5" w:author="Geiser, Che@Energy" w:date="2022-03-28T16:54:00Z">
              <w:r w:rsidRPr="00B14367">
                <w:rPr>
                  <w:rFonts w:ascii="Calibri" w:hAnsi="Calibri"/>
                </w:rPr>
                <w:t>Enforcement Agency:</w:t>
              </w:r>
            </w:ins>
          </w:p>
        </w:tc>
      </w:tr>
      <w:tr w:rsidR="00D64BC7" w:rsidRPr="00B14367" w14:paraId="549CD8EB" w14:textId="77777777" w:rsidTr="006D7685">
        <w:trPr>
          <w:trHeight w:val="288"/>
          <w:ins w:id="6" w:author="Geiser, Che@Energy" w:date="2022-03-28T16:54:00Z"/>
        </w:trPr>
        <w:tc>
          <w:tcPr>
            <w:tcW w:w="7177" w:type="dxa"/>
          </w:tcPr>
          <w:p w14:paraId="2ED5A1C3" w14:textId="77777777" w:rsidR="00D64BC7" w:rsidRPr="00B14367" w:rsidRDefault="00D64BC7" w:rsidP="006D7685">
            <w:pPr>
              <w:rPr>
                <w:ins w:id="7" w:author="Geiser, Che@Energy" w:date="2022-03-28T16:54:00Z"/>
                <w:rFonts w:ascii="Calibri" w:hAnsi="Calibri"/>
                <w:vertAlign w:val="superscript"/>
              </w:rPr>
            </w:pPr>
            <w:ins w:id="8" w:author="Geiser, Che@Energy" w:date="2022-03-28T16:54:00Z">
              <w:r w:rsidRPr="00B14367">
                <w:rPr>
                  <w:rFonts w:ascii="Calibri" w:hAnsi="Calibri"/>
                </w:rPr>
                <w:t>Dwelling Address:</w:t>
              </w:r>
            </w:ins>
          </w:p>
        </w:tc>
        <w:tc>
          <w:tcPr>
            <w:tcW w:w="7201" w:type="dxa"/>
          </w:tcPr>
          <w:p w14:paraId="54AB8F14" w14:textId="77777777" w:rsidR="00D64BC7" w:rsidRPr="00B14367" w:rsidRDefault="00D64BC7" w:rsidP="006D7685">
            <w:pPr>
              <w:rPr>
                <w:ins w:id="9" w:author="Geiser, Che@Energy" w:date="2022-03-28T16:54:00Z"/>
                <w:rFonts w:ascii="Calibri" w:hAnsi="Calibri"/>
                <w:vertAlign w:val="superscript"/>
              </w:rPr>
            </w:pPr>
            <w:ins w:id="10" w:author="Geiser, Che@Energy" w:date="2022-03-28T16:54:00Z">
              <w:r w:rsidRPr="00B14367">
                <w:rPr>
                  <w:rFonts w:ascii="Calibri" w:hAnsi="Calibri"/>
                </w:rPr>
                <w:t>Permit Number:</w:t>
              </w:r>
            </w:ins>
          </w:p>
        </w:tc>
      </w:tr>
      <w:tr w:rsidR="00D64BC7" w:rsidRPr="00B14367" w14:paraId="2EECE2CD" w14:textId="77777777" w:rsidTr="006D7685">
        <w:trPr>
          <w:trHeight w:val="288"/>
          <w:ins w:id="11" w:author="Geiser, Che@Energy" w:date="2022-03-28T16:54:00Z"/>
        </w:trPr>
        <w:tc>
          <w:tcPr>
            <w:tcW w:w="7177" w:type="dxa"/>
          </w:tcPr>
          <w:p w14:paraId="203A835E" w14:textId="77777777" w:rsidR="00D64BC7" w:rsidRPr="00B14367" w:rsidRDefault="00D64BC7" w:rsidP="006D7685">
            <w:pPr>
              <w:rPr>
                <w:ins w:id="12" w:author="Geiser, Che@Energy" w:date="2022-03-28T16:54:00Z"/>
                <w:rFonts w:ascii="Calibri" w:hAnsi="Calibri"/>
              </w:rPr>
            </w:pPr>
            <w:ins w:id="13" w:author="Geiser, Che@Energy" w:date="2022-03-28T16:54:00Z">
              <w:r w:rsidRPr="00B14367">
                <w:rPr>
                  <w:rFonts w:ascii="Calibri" w:hAnsi="Calibri"/>
                </w:rPr>
                <w:t>City and Zip Code:</w:t>
              </w:r>
            </w:ins>
          </w:p>
        </w:tc>
        <w:tc>
          <w:tcPr>
            <w:tcW w:w="7201" w:type="dxa"/>
          </w:tcPr>
          <w:p w14:paraId="7FCE785F" w14:textId="77777777" w:rsidR="00D64BC7" w:rsidRPr="00B14367" w:rsidRDefault="00D64BC7" w:rsidP="006D7685">
            <w:pPr>
              <w:rPr>
                <w:ins w:id="14" w:author="Geiser, Che@Energy" w:date="2022-03-28T16:54:00Z"/>
                <w:rFonts w:ascii="Calibri" w:hAnsi="Calibri"/>
              </w:rPr>
            </w:pPr>
            <w:ins w:id="15" w:author="Geiser, Che@Energy" w:date="2022-03-28T16:54:00Z">
              <w:r w:rsidRPr="00B14367">
                <w:rPr>
                  <w:rFonts w:ascii="Calibri" w:hAnsi="Calibri"/>
                </w:rPr>
                <w:t>Date Permit Issued:</w:t>
              </w:r>
            </w:ins>
          </w:p>
        </w:tc>
      </w:tr>
    </w:tbl>
    <w:p w14:paraId="3A95C95F" w14:textId="77777777" w:rsidR="004F6C2A" w:rsidRDefault="004F6C2A">
      <w:pPr>
        <w:rPr>
          <w:ins w:id="16" w:author="Geiser, Che@Energy" w:date="2022-03-28T16:54:00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63"/>
        <w:gridCol w:w="4911"/>
        <w:gridCol w:w="399"/>
        <w:gridCol w:w="3973"/>
        <w:gridCol w:w="2492"/>
      </w:tblGrid>
      <w:tr w:rsidR="00756B1B" w:rsidRPr="00B177C8" w14:paraId="154805FF" w14:textId="77777777" w:rsidTr="20CEE395">
        <w:trPr>
          <w:trHeight w:val="317"/>
          <w:tblHeader/>
        </w:trPr>
        <w:tc>
          <w:tcPr>
            <w:tcW w:w="14390" w:type="dxa"/>
            <w:gridSpan w:val="6"/>
            <w:tcBorders>
              <w:top w:val="single" w:sz="4" w:space="0" w:color="auto"/>
              <w:left w:val="single" w:sz="4" w:space="0" w:color="auto"/>
              <w:right w:val="single" w:sz="4" w:space="0" w:color="auto"/>
            </w:tcBorders>
            <w:shd w:val="clear" w:color="auto" w:fill="auto"/>
            <w:vAlign w:val="center"/>
          </w:tcPr>
          <w:p w14:paraId="154805FE" w14:textId="6EF16556" w:rsidR="00756B1B" w:rsidRPr="00A74B21" w:rsidRDefault="00756B1B" w:rsidP="20CEE395">
            <w:pPr>
              <w:pStyle w:val="Heading7"/>
              <w:rPr>
                <w:bCs/>
                <w:color w:val="000000" w:themeColor="text1"/>
                <w:szCs w:val="16"/>
              </w:rPr>
            </w:pPr>
            <w:r w:rsidRPr="00FF5D1A">
              <w:rPr>
                <w:rFonts w:asciiTheme="minorHAnsi" w:eastAsia="Calibri" w:hAnsiTheme="minorHAnsi" w:cstheme="minorBidi"/>
                <w:sz w:val="20"/>
                <w:szCs w:val="20"/>
              </w:rPr>
              <w:t xml:space="preserve">A. </w:t>
            </w:r>
            <w:r w:rsidR="004603FB" w:rsidRPr="00FF5D1A">
              <w:rPr>
                <w:rFonts w:asciiTheme="minorHAnsi" w:eastAsia="Calibri" w:hAnsiTheme="minorHAnsi" w:cstheme="minorBidi"/>
                <w:sz w:val="20"/>
                <w:szCs w:val="20"/>
              </w:rPr>
              <w:t>General Information</w:t>
            </w:r>
          </w:p>
        </w:tc>
      </w:tr>
      <w:tr w:rsidR="00756B1B" w:rsidRPr="00B177C8" w14:paraId="15480606" w14:textId="77777777" w:rsidTr="20CEE395">
        <w:trPr>
          <w:trHeight w:val="245"/>
        </w:trPr>
        <w:tc>
          <w:tcPr>
            <w:tcW w:w="452" w:type="dxa"/>
            <w:tcBorders>
              <w:left w:val="single" w:sz="4" w:space="0" w:color="auto"/>
              <w:right w:val="single" w:sz="4" w:space="0" w:color="auto"/>
            </w:tcBorders>
            <w:shd w:val="clear" w:color="auto" w:fill="auto"/>
            <w:vAlign w:val="center"/>
          </w:tcPr>
          <w:p w14:paraId="15480600" w14:textId="77777777" w:rsidR="00756B1B" w:rsidRPr="0037735E" w:rsidRDefault="00756B1B" w:rsidP="00756B1B">
            <w:pPr>
              <w:jc w:val="center"/>
              <w:rPr>
                <w:rFonts w:ascii="Calibri" w:eastAsia="Calibri" w:hAnsi="Calibri"/>
                <w:sz w:val="18"/>
                <w:szCs w:val="18"/>
              </w:rPr>
            </w:pPr>
            <w:r w:rsidRPr="0037735E">
              <w:rPr>
                <w:rFonts w:ascii="Calibri" w:eastAsia="Calibri" w:hAnsi="Calibri"/>
                <w:sz w:val="18"/>
                <w:szCs w:val="18"/>
              </w:rPr>
              <w:t>01</w:t>
            </w:r>
          </w:p>
        </w:tc>
        <w:tc>
          <w:tcPr>
            <w:tcW w:w="2163" w:type="dxa"/>
            <w:tcBorders>
              <w:left w:val="single" w:sz="4" w:space="0" w:color="auto"/>
              <w:right w:val="single" w:sz="4" w:space="0" w:color="auto"/>
            </w:tcBorders>
            <w:shd w:val="clear" w:color="auto" w:fill="auto"/>
            <w:vAlign w:val="center"/>
          </w:tcPr>
          <w:p w14:paraId="15480601" w14:textId="77777777" w:rsidR="00756B1B" w:rsidRPr="0037735E" w:rsidRDefault="00756B1B" w:rsidP="00756B1B">
            <w:pPr>
              <w:rPr>
                <w:rFonts w:ascii="Calibri" w:hAnsi="Calibri"/>
                <w:sz w:val="18"/>
                <w:szCs w:val="18"/>
              </w:rPr>
            </w:pPr>
            <w:r w:rsidRPr="0037735E">
              <w:rPr>
                <w:rFonts w:ascii="Calibri" w:eastAsia="Calibri" w:hAnsi="Calibri"/>
                <w:sz w:val="18"/>
                <w:szCs w:val="18"/>
              </w:rPr>
              <w:t>Project Name:</w:t>
            </w:r>
          </w:p>
        </w:tc>
        <w:tc>
          <w:tcPr>
            <w:tcW w:w="4911" w:type="dxa"/>
            <w:tcBorders>
              <w:left w:val="single" w:sz="4" w:space="0" w:color="auto"/>
            </w:tcBorders>
            <w:shd w:val="clear" w:color="auto" w:fill="auto"/>
          </w:tcPr>
          <w:p w14:paraId="15480602" w14:textId="77777777" w:rsidR="00756B1B" w:rsidRPr="00B177C8" w:rsidRDefault="00756B1B" w:rsidP="006676F9">
            <w:pPr>
              <w:rPr>
                <w:rFonts w:ascii="Calibri" w:hAnsi="Calibri"/>
                <w:sz w:val="18"/>
                <w:szCs w:val="18"/>
              </w:rPr>
            </w:pPr>
          </w:p>
        </w:tc>
        <w:tc>
          <w:tcPr>
            <w:tcW w:w="399" w:type="dxa"/>
            <w:tcBorders>
              <w:left w:val="single" w:sz="4" w:space="0" w:color="auto"/>
              <w:right w:val="single" w:sz="4" w:space="0" w:color="auto"/>
            </w:tcBorders>
            <w:shd w:val="clear" w:color="auto" w:fill="auto"/>
            <w:vAlign w:val="center"/>
          </w:tcPr>
          <w:p w14:paraId="15480603" w14:textId="77777777" w:rsidR="00756B1B" w:rsidRPr="0037735E" w:rsidRDefault="00756B1B" w:rsidP="00756B1B">
            <w:pPr>
              <w:jc w:val="center"/>
              <w:rPr>
                <w:rFonts w:ascii="Calibri" w:hAnsi="Calibri"/>
                <w:sz w:val="18"/>
                <w:szCs w:val="18"/>
              </w:rPr>
            </w:pPr>
            <w:r w:rsidRPr="0037735E">
              <w:rPr>
                <w:rFonts w:ascii="Calibri" w:hAnsi="Calibri"/>
                <w:sz w:val="18"/>
                <w:szCs w:val="18"/>
              </w:rPr>
              <w:t>02</w:t>
            </w:r>
          </w:p>
        </w:tc>
        <w:tc>
          <w:tcPr>
            <w:tcW w:w="3973" w:type="dxa"/>
            <w:tcBorders>
              <w:left w:val="single" w:sz="4" w:space="0" w:color="auto"/>
            </w:tcBorders>
            <w:shd w:val="clear" w:color="auto" w:fill="auto"/>
            <w:vAlign w:val="center"/>
          </w:tcPr>
          <w:p w14:paraId="15480604" w14:textId="77777777" w:rsidR="00756B1B" w:rsidRPr="0037735E" w:rsidRDefault="00756B1B" w:rsidP="00756B1B">
            <w:pPr>
              <w:rPr>
                <w:rFonts w:ascii="Calibri" w:hAnsi="Calibri"/>
                <w:sz w:val="18"/>
                <w:szCs w:val="18"/>
              </w:rPr>
            </w:pPr>
            <w:r w:rsidRPr="0037735E">
              <w:rPr>
                <w:rFonts w:ascii="Calibri" w:hAnsi="Calibri"/>
                <w:sz w:val="18"/>
                <w:szCs w:val="18"/>
              </w:rPr>
              <w:t>Date</w:t>
            </w:r>
            <w:r w:rsidR="00114CC4" w:rsidRPr="0037735E">
              <w:rPr>
                <w:rFonts w:ascii="Calibri" w:hAnsi="Calibri"/>
                <w:sz w:val="18"/>
                <w:szCs w:val="18"/>
              </w:rPr>
              <w:t xml:space="preserve"> Prepared</w:t>
            </w:r>
            <w:r w:rsidRPr="0037735E">
              <w:rPr>
                <w:rFonts w:ascii="Calibri" w:hAnsi="Calibri"/>
                <w:sz w:val="18"/>
                <w:szCs w:val="18"/>
              </w:rPr>
              <w:t>:</w:t>
            </w:r>
          </w:p>
        </w:tc>
        <w:tc>
          <w:tcPr>
            <w:tcW w:w="2492" w:type="dxa"/>
            <w:tcBorders>
              <w:right w:val="single" w:sz="4" w:space="0" w:color="auto"/>
            </w:tcBorders>
            <w:shd w:val="clear" w:color="auto" w:fill="auto"/>
          </w:tcPr>
          <w:p w14:paraId="15480605" w14:textId="77777777" w:rsidR="00756B1B" w:rsidRPr="00B177C8" w:rsidRDefault="00756B1B" w:rsidP="001D16B9">
            <w:pPr>
              <w:rPr>
                <w:rFonts w:ascii="Calibri" w:hAnsi="Calibri"/>
                <w:sz w:val="18"/>
                <w:szCs w:val="18"/>
              </w:rPr>
            </w:pPr>
          </w:p>
        </w:tc>
      </w:tr>
      <w:tr w:rsidR="00114CC4" w:rsidRPr="00B177C8" w14:paraId="1548060D" w14:textId="77777777" w:rsidTr="20CEE395">
        <w:trPr>
          <w:trHeight w:val="245"/>
        </w:trPr>
        <w:tc>
          <w:tcPr>
            <w:tcW w:w="452" w:type="dxa"/>
            <w:tcBorders>
              <w:left w:val="single" w:sz="4" w:space="0" w:color="auto"/>
              <w:right w:val="single" w:sz="4" w:space="0" w:color="auto"/>
            </w:tcBorders>
            <w:shd w:val="clear" w:color="auto" w:fill="auto"/>
            <w:vAlign w:val="center"/>
          </w:tcPr>
          <w:p w14:paraId="15480607" w14:textId="77777777" w:rsidR="00114CC4" w:rsidRPr="0037735E" w:rsidRDefault="00114CC4" w:rsidP="00FF5D1A">
            <w:pPr>
              <w:jc w:val="center"/>
              <w:rPr>
                <w:rFonts w:ascii="Arial" w:hAnsi="Arial"/>
                <w:b/>
                <w:bCs/>
                <w:color w:val="000000" w:themeColor="text1"/>
                <w:sz w:val="16"/>
                <w:szCs w:val="16"/>
              </w:rPr>
            </w:pPr>
            <w:r w:rsidRPr="00FF5D1A">
              <w:rPr>
                <w:rFonts w:ascii="Calibri" w:eastAsia="Calibri" w:hAnsi="Calibri"/>
                <w:sz w:val="18"/>
                <w:szCs w:val="18"/>
              </w:rPr>
              <w:t>03</w:t>
            </w:r>
          </w:p>
        </w:tc>
        <w:tc>
          <w:tcPr>
            <w:tcW w:w="2163" w:type="dxa"/>
            <w:tcBorders>
              <w:left w:val="single" w:sz="4" w:space="0" w:color="auto"/>
            </w:tcBorders>
            <w:shd w:val="clear" w:color="auto" w:fill="auto"/>
            <w:vAlign w:val="center"/>
          </w:tcPr>
          <w:p w14:paraId="15480608" w14:textId="77777777" w:rsidR="00114CC4" w:rsidRPr="0037735E" w:rsidRDefault="00114CC4" w:rsidP="00756B1B">
            <w:pPr>
              <w:rPr>
                <w:rFonts w:ascii="Calibri" w:hAnsi="Calibri"/>
                <w:sz w:val="18"/>
                <w:szCs w:val="18"/>
              </w:rPr>
            </w:pPr>
            <w:r w:rsidRPr="0037735E">
              <w:rPr>
                <w:rFonts w:ascii="Calibri" w:eastAsia="Calibri" w:hAnsi="Calibri"/>
                <w:sz w:val="18"/>
                <w:szCs w:val="18"/>
              </w:rPr>
              <w:t>Project Location:</w:t>
            </w:r>
          </w:p>
        </w:tc>
        <w:tc>
          <w:tcPr>
            <w:tcW w:w="4911" w:type="dxa"/>
            <w:shd w:val="clear" w:color="auto" w:fill="auto"/>
          </w:tcPr>
          <w:p w14:paraId="15480609" w14:textId="77777777" w:rsidR="00114CC4" w:rsidRPr="00B177C8" w:rsidRDefault="00114CC4" w:rsidP="001D16B9">
            <w:pPr>
              <w:rPr>
                <w:rFonts w:ascii="Calibri" w:hAnsi="Calibri"/>
                <w:sz w:val="18"/>
                <w:szCs w:val="18"/>
              </w:rPr>
            </w:pPr>
          </w:p>
        </w:tc>
        <w:tc>
          <w:tcPr>
            <w:tcW w:w="399" w:type="dxa"/>
            <w:shd w:val="clear" w:color="auto" w:fill="auto"/>
            <w:vAlign w:val="center"/>
          </w:tcPr>
          <w:p w14:paraId="1548060A" w14:textId="77777777" w:rsidR="00114CC4" w:rsidRPr="0037735E" w:rsidRDefault="00114CC4" w:rsidP="00756B1B">
            <w:pPr>
              <w:jc w:val="center"/>
              <w:rPr>
                <w:rFonts w:ascii="Calibri" w:hAnsi="Calibri"/>
                <w:sz w:val="18"/>
                <w:szCs w:val="18"/>
              </w:rPr>
            </w:pPr>
            <w:r w:rsidRPr="0037735E">
              <w:rPr>
                <w:rFonts w:ascii="Calibri" w:hAnsi="Calibri"/>
                <w:sz w:val="18"/>
                <w:szCs w:val="18"/>
              </w:rPr>
              <w:t>04</w:t>
            </w:r>
          </w:p>
        </w:tc>
        <w:tc>
          <w:tcPr>
            <w:tcW w:w="3973" w:type="dxa"/>
            <w:shd w:val="clear" w:color="auto" w:fill="auto"/>
            <w:vAlign w:val="center"/>
          </w:tcPr>
          <w:p w14:paraId="1548060B" w14:textId="77777777" w:rsidR="00114CC4" w:rsidRPr="0037735E" w:rsidRDefault="00114CC4" w:rsidP="00756B1B">
            <w:pPr>
              <w:rPr>
                <w:rFonts w:ascii="Calibri" w:hAnsi="Calibri"/>
                <w:sz w:val="18"/>
                <w:szCs w:val="18"/>
              </w:rPr>
            </w:pPr>
            <w:r w:rsidRPr="0037735E">
              <w:rPr>
                <w:rFonts w:ascii="Calibri" w:hAnsi="Calibri"/>
                <w:sz w:val="18"/>
                <w:szCs w:val="18"/>
              </w:rPr>
              <w:t>Building Front Orientation (deg):</w:t>
            </w:r>
          </w:p>
        </w:tc>
        <w:tc>
          <w:tcPr>
            <w:tcW w:w="2492" w:type="dxa"/>
            <w:tcBorders>
              <w:right w:val="single" w:sz="4" w:space="0" w:color="auto"/>
            </w:tcBorders>
            <w:shd w:val="clear" w:color="auto" w:fill="auto"/>
          </w:tcPr>
          <w:p w14:paraId="1548060C" w14:textId="77777777" w:rsidR="00114CC4" w:rsidRPr="00B177C8" w:rsidRDefault="00114CC4" w:rsidP="001D16B9">
            <w:pPr>
              <w:rPr>
                <w:rFonts w:ascii="Calibri" w:hAnsi="Calibri"/>
                <w:sz w:val="18"/>
                <w:szCs w:val="18"/>
              </w:rPr>
            </w:pPr>
          </w:p>
        </w:tc>
      </w:tr>
      <w:tr w:rsidR="00114CC4" w:rsidRPr="00B177C8" w14:paraId="15480614" w14:textId="77777777" w:rsidTr="20CEE395">
        <w:trPr>
          <w:trHeight w:val="245"/>
        </w:trPr>
        <w:tc>
          <w:tcPr>
            <w:tcW w:w="452" w:type="dxa"/>
            <w:tcBorders>
              <w:left w:val="single" w:sz="4" w:space="0" w:color="auto"/>
              <w:right w:val="single" w:sz="4" w:space="0" w:color="auto"/>
            </w:tcBorders>
            <w:shd w:val="clear" w:color="auto" w:fill="auto"/>
            <w:vAlign w:val="center"/>
          </w:tcPr>
          <w:p w14:paraId="1548060E" w14:textId="77777777" w:rsidR="00114CC4" w:rsidRPr="0037735E" w:rsidRDefault="00114CC4" w:rsidP="00756B1B">
            <w:pPr>
              <w:jc w:val="center"/>
              <w:rPr>
                <w:rFonts w:ascii="Calibri" w:hAnsi="Calibri"/>
                <w:sz w:val="18"/>
                <w:szCs w:val="18"/>
              </w:rPr>
            </w:pPr>
            <w:r w:rsidRPr="0037735E">
              <w:rPr>
                <w:rFonts w:ascii="Calibri" w:hAnsi="Calibri"/>
                <w:sz w:val="18"/>
                <w:szCs w:val="18"/>
              </w:rPr>
              <w:t>05</w:t>
            </w:r>
          </w:p>
        </w:tc>
        <w:tc>
          <w:tcPr>
            <w:tcW w:w="2163" w:type="dxa"/>
            <w:tcBorders>
              <w:left w:val="single" w:sz="4" w:space="0" w:color="auto"/>
              <w:right w:val="single" w:sz="4" w:space="0" w:color="auto"/>
            </w:tcBorders>
            <w:shd w:val="clear" w:color="auto" w:fill="auto"/>
            <w:vAlign w:val="center"/>
          </w:tcPr>
          <w:p w14:paraId="1548060F" w14:textId="77777777" w:rsidR="00114CC4" w:rsidRPr="0037735E" w:rsidRDefault="00114CC4" w:rsidP="00756B1B">
            <w:pPr>
              <w:rPr>
                <w:rFonts w:ascii="Calibri" w:hAnsi="Calibri"/>
                <w:sz w:val="18"/>
                <w:szCs w:val="18"/>
              </w:rPr>
            </w:pPr>
            <w:r w:rsidRPr="0037735E">
              <w:rPr>
                <w:rFonts w:ascii="Calibri" w:hAnsi="Calibri"/>
                <w:sz w:val="18"/>
                <w:szCs w:val="18"/>
              </w:rPr>
              <w:t>CA City:</w:t>
            </w:r>
          </w:p>
        </w:tc>
        <w:tc>
          <w:tcPr>
            <w:tcW w:w="4911" w:type="dxa"/>
            <w:tcBorders>
              <w:left w:val="single" w:sz="4" w:space="0" w:color="auto"/>
            </w:tcBorders>
            <w:shd w:val="clear" w:color="auto" w:fill="auto"/>
          </w:tcPr>
          <w:p w14:paraId="15480610" w14:textId="77777777" w:rsidR="00114CC4" w:rsidRPr="00B177C8" w:rsidRDefault="00114CC4" w:rsidP="000E42D4">
            <w:pPr>
              <w:tabs>
                <w:tab w:val="left" w:pos="1194"/>
              </w:tabs>
              <w:rPr>
                <w:rFonts w:ascii="Calibri" w:hAnsi="Calibri"/>
                <w:sz w:val="18"/>
                <w:szCs w:val="18"/>
              </w:rPr>
            </w:pPr>
          </w:p>
        </w:tc>
        <w:tc>
          <w:tcPr>
            <w:tcW w:w="399" w:type="dxa"/>
            <w:shd w:val="clear" w:color="auto" w:fill="auto"/>
            <w:vAlign w:val="center"/>
          </w:tcPr>
          <w:p w14:paraId="15480611" w14:textId="77777777" w:rsidR="00114CC4" w:rsidRPr="0037735E" w:rsidRDefault="00114CC4" w:rsidP="00756B1B">
            <w:pPr>
              <w:jc w:val="center"/>
              <w:rPr>
                <w:rFonts w:ascii="Calibri" w:hAnsi="Calibri"/>
                <w:sz w:val="18"/>
                <w:szCs w:val="18"/>
              </w:rPr>
            </w:pPr>
            <w:r w:rsidRPr="0037735E">
              <w:rPr>
                <w:rFonts w:ascii="Calibri" w:hAnsi="Calibri"/>
                <w:sz w:val="18"/>
                <w:szCs w:val="18"/>
              </w:rPr>
              <w:t>06</w:t>
            </w:r>
          </w:p>
        </w:tc>
        <w:tc>
          <w:tcPr>
            <w:tcW w:w="3973" w:type="dxa"/>
            <w:shd w:val="clear" w:color="auto" w:fill="auto"/>
            <w:vAlign w:val="center"/>
          </w:tcPr>
          <w:p w14:paraId="15480612" w14:textId="77777777" w:rsidR="00114CC4" w:rsidRPr="0037735E" w:rsidRDefault="00114CC4" w:rsidP="00756B1B">
            <w:pPr>
              <w:rPr>
                <w:rFonts w:ascii="Calibri" w:hAnsi="Calibri"/>
                <w:sz w:val="18"/>
                <w:szCs w:val="18"/>
              </w:rPr>
            </w:pPr>
            <w:r w:rsidRPr="0037735E">
              <w:rPr>
                <w:rFonts w:ascii="Calibri" w:hAnsi="Calibri"/>
                <w:sz w:val="18"/>
                <w:szCs w:val="18"/>
              </w:rPr>
              <w:t>Number of Dwelling Units</w:t>
            </w:r>
            <w:r w:rsidR="003C6EB4" w:rsidRPr="0037735E">
              <w:rPr>
                <w:rFonts w:ascii="Calibri" w:hAnsi="Calibri"/>
                <w:sz w:val="18"/>
                <w:szCs w:val="18"/>
              </w:rPr>
              <w:t xml:space="preserve"> with Additions</w:t>
            </w:r>
            <w:r w:rsidRPr="0037735E">
              <w:rPr>
                <w:rFonts w:ascii="Calibri" w:hAnsi="Calibri"/>
                <w:sz w:val="18"/>
                <w:szCs w:val="18"/>
              </w:rPr>
              <w:t>:</w:t>
            </w:r>
          </w:p>
        </w:tc>
        <w:tc>
          <w:tcPr>
            <w:tcW w:w="2492" w:type="dxa"/>
            <w:tcBorders>
              <w:right w:val="single" w:sz="4" w:space="0" w:color="auto"/>
            </w:tcBorders>
            <w:shd w:val="clear" w:color="auto" w:fill="auto"/>
          </w:tcPr>
          <w:p w14:paraId="15480613" w14:textId="77777777" w:rsidR="00114CC4" w:rsidRPr="00B177C8" w:rsidRDefault="00114CC4" w:rsidP="001D16B9">
            <w:pPr>
              <w:rPr>
                <w:rFonts w:ascii="Calibri" w:hAnsi="Calibri"/>
                <w:sz w:val="18"/>
                <w:szCs w:val="18"/>
              </w:rPr>
            </w:pPr>
          </w:p>
        </w:tc>
      </w:tr>
      <w:tr w:rsidR="00114CC4" w:rsidRPr="00B177C8" w14:paraId="1548061B" w14:textId="77777777" w:rsidTr="20CEE395">
        <w:trPr>
          <w:trHeight w:val="245"/>
        </w:trPr>
        <w:tc>
          <w:tcPr>
            <w:tcW w:w="452" w:type="dxa"/>
            <w:tcBorders>
              <w:left w:val="single" w:sz="4" w:space="0" w:color="auto"/>
              <w:right w:val="single" w:sz="4" w:space="0" w:color="auto"/>
            </w:tcBorders>
            <w:shd w:val="clear" w:color="auto" w:fill="auto"/>
            <w:vAlign w:val="center"/>
          </w:tcPr>
          <w:p w14:paraId="15480615" w14:textId="77777777" w:rsidR="00114CC4" w:rsidRPr="0037735E" w:rsidRDefault="00114CC4" w:rsidP="00756B1B">
            <w:pPr>
              <w:jc w:val="center"/>
              <w:rPr>
                <w:rFonts w:ascii="Calibri" w:hAnsi="Calibri"/>
                <w:sz w:val="18"/>
                <w:szCs w:val="18"/>
              </w:rPr>
            </w:pPr>
            <w:r w:rsidRPr="0037735E">
              <w:rPr>
                <w:rFonts w:ascii="Calibri" w:hAnsi="Calibri"/>
                <w:sz w:val="18"/>
                <w:szCs w:val="18"/>
              </w:rPr>
              <w:t>07</w:t>
            </w:r>
          </w:p>
        </w:tc>
        <w:tc>
          <w:tcPr>
            <w:tcW w:w="2163" w:type="dxa"/>
            <w:tcBorders>
              <w:left w:val="single" w:sz="4" w:space="0" w:color="auto"/>
              <w:right w:val="single" w:sz="4" w:space="0" w:color="auto"/>
            </w:tcBorders>
            <w:shd w:val="clear" w:color="auto" w:fill="auto"/>
            <w:vAlign w:val="center"/>
          </w:tcPr>
          <w:p w14:paraId="15480616" w14:textId="77777777" w:rsidR="00114CC4" w:rsidRPr="0037735E" w:rsidRDefault="00114CC4" w:rsidP="00756B1B">
            <w:pPr>
              <w:rPr>
                <w:rFonts w:ascii="Calibri" w:hAnsi="Calibri"/>
                <w:sz w:val="18"/>
                <w:szCs w:val="18"/>
              </w:rPr>
            </w:pPr>
            <w:r w:rsidRPr="0037735E">
              <w:rPr>
                <w:rFonts w:ascii="Calibri" w:hAnsi="Calibri"/>
                <w:sz w:val="18"/>
                <w:szCs w:val="18"/>
              </w:rPr>
              <w:t>Zip Code:</w:t>
            </w:r>
          </w:p>
        </w:tc>
        <w:tc>
          <w:tcPr>
            <w:tcW w:w="4911" w:type="dxa"/>
            <w:tcBorders>
              <w:left w:val="single" w:sz="4" w:space="0" w:color="auto"/>
            </w:tcBorders>
            <w:shd w:val="clear" w:color="auto" w:fill="auto"/>
          </w:tcPr>
          <w:p w14:paraId="15480617" w14:textId="77777777" w:rsidR="00114CC4" w:rsidRPr="00B177C8" w:rsidRDefault="00114CC4" w:rsidP="00435562">
            <w:pPr>
              <w:rPr>
                <w:rFonts w:ascii="Calibri" w:hAnsi="Calibri"/>
                <w:sz w:val="18"/>
                <w:szCs w:val="18"/>
              </w:rPr>
            </w:pPr>
          </w:p>
        </w:tc>
        <w:tc>
          <w:tcPr>
            <w:tcW w:w="399" w:type="dxa"/>
            <w:shd w:val="clear" w:color="auto" w:fill="auto"/>
            <w:vAlign w:val="center"/>
          </w:tcPr>
          <w:p w14:paraId="15480618" w14:textId="77777777" w:rsidR="00114CC4" w:rsidRPr="0037735E" w:rsidRDefault="00114CC4" w:rsidP="00756B1B">
            <w:pPr>
              <w:jc w:val="center"/>
              <w:rPr>
                <w:rFonts w:ascii="Calibri" w:hAnsi="Calibri"/>
                <w:sz w:val="18"/>
                <w:szCs w:val="18"/>
              </w:rPr>
            </w:pPr>
            <w:r w:rsidRPr="0037735E">
              <w:rPr>
                <w:rFonts w:ascii="Calibri" w:hAnsi="Calibri"/>
                <w:sz w:val="18"/>
                <w:szCs w:val="18"/>
              </w:rPr>
              <w:t>08</w:t>
            </w:r>
          </w:p>
        </w:tc>
        <w:tc>
          <w:tcPr>
            <w:tcW w:w="3973" w:type="dxa"/>
            <w:shd w:val="clear" w:color="auto" w:fill="auto"/>
            <w:vAlign w:val="center"/>
          </w:tcPr>
          <w:p w14:paraId="15480619" w14:textId="77777777" w:rsidR="00114CC4" w:rsidRPr="0037735E" w:rsidRDefault="00114CC4" w:rsidP="00756B1B">
            <w:pPr>
              <w:rPr>
                <w:rFonts w:ascii="Calibri" w:hAnsi="Calibri"/>
                <w:sz w:val="18"/>
                <w:szCs w:val="18"/>
              </w:rPr>
            </w:pPr>
            <w:r w:rsidRPr="0037735E">
              <w:rPr>
                <w:rFonts w:ascii="Calibri" w:hAnsi="Calibri"/>
                <w:sz w:val="18"/>
                <w:szCs w:val="18"/>
              </w:rPr>
              <w:t>Fuel Type:</w:t>
            </w:r>
          </w:p>
        </w:tc>
        <w:tc>
          <w:tcPr>
            <w:tcW w:w="2492" w:type="dxa"/>
            <w:tcBorders>
              <w:right w:val="single" w:sz="4" w:space="0" w:color="auto"/>
            </w:tcBorders>
            <w:shd w:val="clear" w:color="auto" w:fill="auto"/>
          </w:tcPr>
          <w:p w14:paraId="1548061A" w14:textId="77777777" w:rsidR="00114CC4" w:rsidRPr="00B177C8" w:rsidRDefault="00114CC4" w:rsidP="001D16B9">
            <w:pPr>
              <w:rPr>
                <w:rFonts w:ascii="Calibri" w:hAnsi="Calibri"/>
                <w:sz w:val="18"/>
                <w:szCs w:val="18"/>
              </w:rPr>
            </w:pPr>
          </w:p>
        </w:tc>
      </w:tr>
      <w:tr w:rsidR="00114CC4" w:rsidRPr="00B177C8" w14:paraId="15480622" w14:textId="77777777" w:rsidTr="20CEE395">
        <w:trPr>
          <w:trHeight w:val="245"/>
        </w:trPr>
        <w:tc>
          <w:tcPr>
            <w:tcW w:w="452" w:type="dxa"/>
            <w:tcBorders>
              <w:left w:val="single" w:sz="4" w:space="0" w:color="auto"/>
              <w:right w:val="single" w:sz="4" w:space="0" w:color="auto"/>
            </w:tcBorders>
            <w:shd w:val="clear" w:color="auto" w:fill="auto"/>
            <w:vAlign w:val="center"/>
          </w:tcPr>
          <w:p w14:paraId="1548061C" w14:textId="77777777" w:rsidR="00114CC4" w:rsidRPr="0037735E" w:rsidRDefault="00114CC4" w:rsidP="00756B1B">
            <w:pPr>
              <w:jc w:val="center"/>
              <w:rPr>
                <w:rFonts w:ascii="Calibri" w:hAnsi="Calibri"/>
                <w:sz w:val="18"/>
                <w:szCs w:val="18"/>
              </w:rPr>
            </w:pPr>
            <w:r w:rsidRPr="0037735E">
              <w:rPr>
                <w:rFonts w:ascii="Calibri" w:hAnsi="Calibri"/>
                <w:sz w:val="18"/>
                <w:szCs w:val="18"/>
              </w:rPr>
              <w:t>09</w:t>
            </w:r>
          </w:p>
        </w:tc>
        <w:tc>
          <w:tcPr>
            <w:tcW w:w="2163" w:type="dxa"/>
            <w:tcBorders>
              <w:left w:val="single" w:sz="4" w:space="0" w:color="auto"/>
              <w:right w:val="single" w:sz="4" w:space="0" w:color="auto"/>
            </w:tcBorders>
            <w:shd w:val="clear" w:color="auto" w:fill="auto"/>
            <w:vAlign w:val="center"/>
          </w:tcPr>
          <w:p w14:paraId="1548061D" w14:textId="77777777" w:rsidR="00114CC4" w:rsidRPr="0037735E" w:rsidRDefault="00114CC4" w:rsidP="00756B1B">
            <w:pPr>
              <w:rPr>
                <w:rFonts w:ascii="Calibri" w:hAnsi="Calibri"/>
                <w:sz w:val="18"/>
                <w:szCs w:val="18"/>
              </w:rPr>
            </w:pPr>
            <w:r w:rsidRPr="0037735E">
              <w:rPr>
                <w:rFonts w:ascii="Calibri" w:hAnsi="Calibri"/>
                <w:sz w:val="18"/>
                <w:szCs w:val="18"/>
              </w:rPr>
              <w:t>Climate Zone:</w:t>
            </w:r>
          </w:p>
        </w:tc>
        <w:tc>
          <w:tcPr>
            <w:tcW w:w="4911" w:type="dxa"/>
            <w:tcBorders>
              <w:left w:val="single" w:sz="4" w:space="0" w:color="auto"/>
            </w:tcBorders>
            <w:shd w:val="clear" w:color="auto" w:fill="auto"/>
          </w:tcPr>
          <w:p w14:paraId="1548061E" w14:textId="77777777" w:rsidR="00114CC4" w:rsidRPr="00B177C8" w:rsidRDefault="00114CC4" w:rsidP="00435562">
            <w:pPr>
              <w:rPr>
                <w:rFonts w:ascii="Calibri" w:hAnsi="Calibri"/>
                <w:sz w:val="18"/>
                <w:szCs w:val="18"/>
              </w:rPr>
            </w:pPr>
          </w:p>
        </w:tc>
        <w:tc>
          <w:tcPr>
            <w:tcW w:w="399" w:type="dxa"/>
            <w:shd w:val="clear" w:color="auto" w:fill="auto"/>
            <w:vAlign w:val="center"/>
          </w:tcPr>
          <w:p w14:paraId="1548061F" w14:textId="77777777" w:rsidR="00114CC4" w:rsidRPr="0037735E" w:rsidRDefault="00114CC4" w:rsidP="00756B1B">
            <w:pPr>
              <w:jc w:val="center"/>
              <w:rPr>
                <w:rFonts w:ascii="Calibri" w:hAnsi="Calibri"/>
                <w:sz w:val="18"/>
                <w:szCs w:val="18"/>
              </w:rPr>
            </w:pPr>
            <w:r w:rsidRPr="0037735E">
              <w:rPr>
                <w:rFonts w:ascii="Calibri" w:hAnsi="Calibri"/>
                <w:sz w:val="18"/>
                <w:szCs w:val="18"/>
              </w:rPr>
              <w:t>10</w:t>
            </w:r>
          </w:p>
        </w:tc>
        <w:tc>
          <w:tcPr>
            <w:tcW w:w="3973" w:type="dxa"/>
            <w:shd w:val="clear" w:color="auto" w:fill="auto"/>
            <w:vAlign w:val="center"/>
          </w:tcPr>
          <w:p w14:paraId="15480620" w14:textId="77777777" w:rsidR="00114CC4" w:rsidRPr="0037735E" w:rsidRDefault="00114CC4" w:rsidP="00FE3431">
            <w:pPr>
              <w:rPr>
                <w:rFonts w:ascii="Calibri" w:hAnsi="Calibri"/>
                <w:sz w:val="18"/>
                <w:szCs w:val="18"/>
              </w:rPr>
            </w:pPr>
            <w:r w:rsidRPr="0037735E">
              <w:rPr>
                <w:rFonts w:ascii="Calibri" w:hAnsi="Calibri"/>
                <w:sz w:val="18"/>
                <w:szCs w:val="18"/>
              </w:rPr>
              <w:t>Total Conditioned Floor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37735E">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 xml:space="preserve"> (Addition):</w:t>
            </w:r>
          </w:p>
        </w:tc>
        <w:tc>
          <w:tcPr>
            <w:tcW w:w="2492" w:type="dxa"/>
            <w:tcBorders>
              <w:right w:val="single" w:sz="4" w:space="0" w:color="auto"/>
            </w:tcBorders>
            <w:shd w:val="clear" w:color="auto" w:fill="auto"/>
          </w:tcPr>
          <w:p w14:paraId="15480621" w14:textId="77777777" w:rsidR="00114CC4" w:rsidRPr="00B177C8" w:rsidRDefault="00114CC4" w:rsidP="001D16B9">
            <w:pPr>
              <w:rPr>
                <w:rFonts w:ascii="Calibri" w:hAnsi="Calibri"/>
                <w:sz w:val="18"/>
                <w:szCs w:val="18"/>
              </w:rPr>
            </w:pPr>
          </w:p>
        </w:tc>
      </w:tr>
      <w:tr w:rsidR="00114CC4" w:rsidRPr="00B177C8" w14:paraId="15480629" w14:textId="77777777" w:rsidTr="20CEE395">
        <w:trPr>
          <w:trHeight w:val="245"/>
        </w:trPr>
        <w:tc>
          <w:tcPr>
            <w:tcW w:w="452" w:type="dxa"/>
            <w:tcBorders>
              <w:left w:val="single" w:sz="4" w:space="0" w:color="auto"/>
              <w:right w:val="single" w:sz="4" w:space="0" w:color="auto"/>
            </w:tcBorders>
            <w:shd w:val="clear" w:color="auto" w:fill="auto"/>
            <w:vAlign w:val="center"/>
          </w:tcPr>
          <w:p w14:paraId="15480623" w14:textId="77777777" w:rsidR="00114CC4" w:rsidRPr="0037735E" w:rsidRDefault="00114CC4" w:rsidP="00756B1B">
            <w:pPr>
              <w:jc w:val="center"/>
              <w:rPr>
                <w:rFonts w:ascii="Calibri" w:hAnsi="Calibri"/>
                <w:sz w:val="18"/>
                <w:szCs w:val="18"/>
              </w:rPr>
            </w:pPr>
            <w:r w:rsidRPr="0037735E">
              <w:rPr>
                <w:rFonts w:ascii="Calibri" w:hAnsi="Calibri"/>
                <w:sz w:val="18"/>
                <w:szCs w:val="18"/>
              </w:rPr>
              <w:t>11</w:t>
            </w:r>
          </w:p>
        </w:tc>
        <w:tc>
          <w:tcPr>
            <w:tcW w:w="2163" w:type="dxa"/>
            <w:tcBorders>
              <w:left w:val="single" w:sz="4" w:space="0" w:color="auto"/>
              <w:right w:val="single" w:sz="4" w:space="0" w:color="auto"/>
            </w:tcBorders>
            <w:shd w:val="clear" w:color="auto" w:fill="auto"/>
            <w:vAlign w:val="center"/>
          </w:tcPr>
          <w:p w14:paraId="15480624" w14:textId="5A51A094" w:rsidR="00114CC4" w:rsidRPr="0037735E" w:rsidRDefault="00114CC4" w:rsidP="00756B1B">
            <w:pPr>
              <w:rPr>
                <w:rFonts w:ascii="Calibri" w:hAnsi="Calibri"/>
                <w:sz w:val="18"/>
                <w:szCs w:val="18"/>
              </w:rPr>
            </w:pPr>
            <w:r w:rsidRPr="0037735E">
              <w:rPr>
                <w:rFonts w:ascii="Calibri" w:hAnsi="Calibri"/>
                <w:sz w:val="18"/>
                <w:szCs w:val="18"/>
              </w:rPr>
              <w:t>Building Type</w:t>
            </w:r>
            <w:r w:rsidR="0037735E">
              <w:rPr>
                <w:rFonts w:ascii="Calibri" w:hAnsi="Calibri"/>
                <w:sz w:val="18"/>
                <w:szCs w:val="18"/>
              </w:rPr>
              <w:t>:</w:t>
            </w:r>
          </w:p>
        </w:tc>
        <w:tc>
          <w:tcPr>
            <w:tcW w:w="4911" w:type="dxa"/>
            <w:tcBorders>
              <w:left w:val="single" w:sz="4" w:space="0" w:color="auto"/>
            </w:tcBorders>
            <w:shd w:val="clear" w:color="auto" w:fill="auto"/>
          </w:tcPr>
          <w:p w14:paraId="15480625" w14:textId="77777777" w:rsidR="00114CC4" w:rsidRPr="00175D5C" w:rsidRDefault="00114CC4" w:rsidP="003116BB">
            <w:pPr>
              <w:rPr>
                <w:rFonts w:ascii="Calibri" w:hAnsi="Calibri"/>
                <w:b/>
                <w:sz w:val="18"/>
                <w:szCs w:val="18"/>
              </w:rPr>
            </w:pPr>
          </w:p>
        </w:tc>
        <w:tc>
          <w:tcPr>
            <w:tcW w:w="399" w:type="dxa"/>
            <w:shd w:val="clear" w:color="auto" w:fill="auto"/>
            <w:vAlign w:val="center"/>
          </w:tcPr>
          <w:p w14:paraId="15480626" w14:textId="77777777" w:rsidR="00114CC4" w:rsidRPr="0037735E" w:rsidRDefault="00114CC4" w:rsidP="00756B1B">
            <w:pPr>
              <w:jc w:val="center"/>
              <w:rPr>
                <w:rFonts w:ascii="Calibri" w:hAnsi="Calibri"/>
                <w:sz w:val="18"/>
                <w:szCs w:val="18"/>
              </w:rPr>
            </w:pPr>
            <w:r w:rsidRPr="0037735E">
              <w:rPr>
                <w:rFonts w:ascii="Calibri" w:hAnsi="Calibri"/>
                <w:sz w:val="18"/>
                <w:szCs w:val="18"/>
              </w:rPr>
              <w:t>12</w:t>
            </w:r>
          </w:p>
        </w:tc>
        <w:tc>
          <w:tcPr>
            <w:tcW w:w="3973" w:type="dxa"/>
            <w:shd w:val="clear" w:color="auto" w:fill="auto"/>
            <w:vAlign w:val="center"/>
          </w:tcPr>
          <w:p w14:paraId="15480627" w14:textId="77777777" w:rsidR="00114CC4" w:rsidRPr="0037735E" w:rsidRDefault="00114CC4" w:rsidP="00FE3431">
            <w:pPr>
              <w:rPr>
                <w:rFonts w:ascii="Calibri" w:hAnsi="Calibri"/>
                <w:sz w:val="18"/>
                <w:szCs w:val="18"/>
              </w:rPr>
            </w:pPr>
            <w:r w:rsidRPr="0037735E">
              <w:rPr>
                <w:rFonts w:ascii="Calibri" w:hAnsi="Calibri"/>
                <w:sz w:val="18"/>
                <w:szCs w:val="18"/>
              </w:rPr>
              <w:t>Slab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37735E">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w:t>
            </w:r>
          </w:p>
        </w:tc>
        <w:tc>
          <w:tcPr>
            <w:tcW w:w="2492" w:type="dxa"/>
            <w:tcBorders>
              <w:right w:val="single" w:sz="4" w:space="0" w:color="auto"/>
            </w:tcBorders>
            <w:shd w:val="clear" w:color="auto" w:fill="auto"/>
          </w:tcPr>
          <w:p w14:paraId="15480628" w14:textId="77777777" w:rsidR="00114CC4" w:rsidRPr="00B177C8" w:rsidRDefault="00114CC4" w:rsidP="001D16B9">
            <w:pPr>
              <w:rPr>
                <w:rFonts w:ascii="Calibri" w:hAnsi="Calibri"/>
                <w:sz w:val="18"/>
                <w:szCs w:val="18"/>
              </w:rPr>
            </w:pPr>
          </w:p>
        </w:tc>
      </w:tr>
      <w:tr w:rsidR="00114CC4" w:rsidRPr="00B177C8" w14:paraId="15480630" w14:textId="77777777" w:rsidTr="20CEE395">
        <w:trPr>
          <w:trHeight w:val="245"/>
        </w:trPr>
        <w:tc>
          <w:tcPr>
            <w:tcW w:w="452" w:type="dxa"/>
            <w:tcBorders>
              <w:left w:val="single" w:sz="4" w:space="0" w:color="auto"/>
              <w:right w:val="single" w:sz="4" w:space="0" w:color="auto"/>
            </w:tcBorders>
            <w:shd w:val="clear" w:color="auto" w:fill="auto"/>
            <w:vAlign w:val="center"/>
          </w:tcPr>
          <w:p w14:paraId="1548062A" w14:textId="77777777" w:rsidR="00114CC4" w:rsidRPr="0037735E" w:rsidRDefault="00114CC4" w:rsidP="00756B1B">
            <w:pPr>
              <w:jc w:val="center"/>
              <w:rPr>
                <w:rFonts w:ascii="Calibri" w:hAnsi="Calibri"/>
                <w:sz w:val="18"/>
                <w:szCs w:val="18"/>
              </w:rPr>
            </w:pPr>
            <w:r w:rsidRPr="0037735E">
              <w:rPr>
                <w:rFonts w:ascii="Calibri" w:hAnsi="Calibri"/>
                <w:sz w:val="18"/>
                <w:szCs w:val="18"/>
              </w:rPr>
              <w:t>13</w:t>
            </w:r>
          </w:p>
        </w:tc>
        <w:tc>
          <w:tcPr>
            <w:tcW w:w="2163" w:type="dxa"/>
            <w:tcBorders>
              <w:left w:val="single" w:sz="4" w:space="0" w:color="auto"/>
              <w:right w:val="single" w:sz="4" w:space="0" w:color="auto"/>
            </w:tcBorders>
            <w:shd w:val="clear" w:color="auto" w:fill="auto"/>
            <w:vAlign w:val="center"/>
          </w:tcPr>
          <w:p w14:paraId="1548062B" w14:textId="77777777" w:rsidR="00114CC4" w:rsidRPr="0037735E" w:rsidRDefault="00D11A0C" w:rsidP="008B6A69">
            <w:pPr>
              <w:rPr>
                <w:rFonts w:ascii="Calibri" w:hAnsi="Calibri"/>
                <w:sz w:val="18"/>
                <w:szCs w:val="18"/>
              </w:rPr>
            </w:pPr>
            <w:r w:rsidRPr="0037735E">
              <w:rPr>
                <w:rFonts w:ascii="Calibri" w:hAnsi="Calibri"/>
                <w:sz w:val="18"/>
                <w:szCs w:val="18"/>
              </w:rPr>
              <w:t>Project Scope</w:t>
            </w:r>
            <w:r w:rsidR="00114CC4" w:rsidRPr="0037735E">
              <w:rPr>
                <w:rFonts w:ascii="Calibri" w:hAnsi="Calibri"/>
                <w:sz w:val="18"/>
                <w:szCs w:val="18"/>
              </w:rPr>
              <w:t xml:space="preserve">:  </w:t>
            </w:r>
          </w:p>
        </w:tc>
        <w:tc>
          <w:tcPr>
            <w:tcW w:w="4911" w:type="dxa"/>
            <w:tcBorders>
              <w:left w:val="single" w:sz="4" w:space="0" w:color="auto"/>
            </w:tcBorders>
            <w:shd w:val="clear" w:color="auto" w:fill="auto"/>
            <w:vAlign w:val="center"/>
          </w:tcPr>
          <w:p w14:paraId="1548062C" w14:textId="77777777" w:rsidR="00114CC4" w:rsidRPr="00175D5C" w:rsidRDefault="00114CC4" w:rsidP="00114CC4">
            <w:pPr>
              <w:rPr>
                <w:rFonts w:ascii="Calibri" w:hAnsi="Calibri"/>
                <w:sz w:val="18"/>
                <w:szCs w:val="18"/>
              </w:rPr>
            </w:pPr>
          </w:p>
        </w:tc>
        <w:tc>
          <w:tcPr>
            <w:tcW w:w="399" w:type="dxa"/>
            <w:shd w:val="clear" w:color="auto" w:fill="auto"/>
            <w:vAlign w:val="center"/>
          </w:tcPr>
          <w:p w14:paraId="1548062D" w14:textId="2DC11395" w:rsidR="00114CC4" w:rsidRPr="0037735E" w:rsidRDefault="0094294D" w:rsidP="00756B1B">
            <w:pPr>
              <w:jc w:val="center"/>
              <w:rPr>
                <w:rFonts w:ascii="Calibri" w:hAnsi="Calibri"/>
                <w:sz w:val="18"/>
                <w:szCs w:val="18"/>
              </w:rPr>
            </w:pPr>
            <w:r w:rsidRPr="0037735E">
              <w:rPr>
                <w:rFonts w:ascii="Calibri" w:hAnsi="Calibri"/>
                <w:sz w:val="18"/>
                <w:szCs w:val="18"/>
              </w:rPr>
              <w:t>14</w:t>
            </w:r>
          </w:p>
        </w:tc>
        <w:tc>
          <w:tcPr>
            <w:tcW w:w="3973" w:type="dxa"/>
            <w:tcBorders>
              <w:right w:val="single" w:sz="4" w:space="0" w:color="auto"/>
            </w:tcBorders>
            <w:shd w:val="clear" w:color="auto" w:fill="auto"/>
            <w:vAlign w:val="center"/>
          </w:tcPr>
          <w:p w14:paraId="1548062E" w14:textId="4C73A782" w:rsidR="0094294D" w:rsidRPr="0037735E" w:rsidRDefault="0046795D" w:rsidP="00756B1B">
            <w:pPr>
              <w:rPr>
                <w:rFonts w:ascii="Calibri" w:hAnsi="Calibri"/>
                <w:sz w:val="18"/>
                <w:szCs w:val="18"/>
              </w:rPr>
            </w:pPr>
            <w:r>
              <w:rPr>
                <w:rFonts w:ascii="Calibri" w:hAnsi="Calibri"/>
                <w:sz w:val="18"/>
                <w:szCs w:val="18"/>
              </w:rPr>
              <w:t>Fenestration Exceptions</w:t>
            </w:r>
            <w:r w:rsidR="0037735E">
              <w:rPr>
                <w:rFonts w:ascii="Calibri" w:hAnsi="Calibri"/>
                <w:sz w:val="18"/>
                <w:szCs w:val="18"/>
              </w:rPr>
              <w:t>:</w:t>
            </w:r>
          </w:p>
        </w:tc>
        <w:tc>
          <w:tcPr>
            <w:tcW w:w="2492" w:type="dxa"/>
            <w:tcBorders>
              <w:left w:val="single" w:sz="4" w:space="0" w:color="auto"/>
              <w:right w:val="single" w:sz="4" w:space="0" w:color="auto"/>
            </w:tcBorders>
            <w:shd w:val="clear" w:color="auto" w:fill="auto"/>
            <w:vAlign w:val="bottom"/>
          </w:tcPr>
          <w:p w14:paraId="1548062F" w14:textId="77777777" w:rsidR="00114CC4" w:rsidRPr="00B177C8" w:rsidRDefault="00114CC4" w:rsidP="002F2059">
            <w:pPr>
              <w:rPr>
                <w:rFonts w:ascii="Calibri" w:hAnsi="Calibri"/>
                <w:sz w:val="18"/>
                <w:szCs w:val="18"/>
              </w:rPr>
            </w:pPr>
          </w:p>
        </w:tc>
      </w:tr>
    </w:tbl>
    <w:p w14:paraId="15480631" w14:textId="531E2D16" w:rsidR="0043745C" w:rsidRPr="0037735E" w:rsidRDefault="0043745C">
      <w:pPr>
        <w:rPr>
          <w:rFonts w:ascii="Calibri" w:hAnsi="Calibr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8"/>
        <w:gridCol w:w="1460"/>
        <w:gridCol w:w="1170"/>
        <w:gridCol w:w="999"/>
        <w:gridCol w:w="1209"/>
        <w:gridCol w:w="876"/>
        <w:gridCol w:w="1110"/>
        <w:gridCol w:w="69"/>
        <w:gridCol w:w="818"/>
        <w:gridCol w:w="1088"/>
        <w:gridCol w:w="998"/>
        <w:gridCol w:w="1360"/>
        <w:gridCol w:w="2505"/>
      </w:tblGrid>
      <w:tr w:rsidR="00850B00" w:rsidRPr="00CF4C56" w14:paraId="15480633" w14:textId="77777777" w:rsidTr="000514D5">
        <w:trPr>
          <w:cantSplit/>
          <w:trHeight w:val="312"/>
          <w:tblHeader/>
        </w:trPr>
        <w:tc>
          <w:tcPr>
            <w:tcW w:w="14616" w:type="dxa"/>
            <w:gridSpan w:val="13"/>
            <w:shd w:val="clear" w:color="auto" w:fill="auto"/>
            <w:vAlign w:val="center"/>
          </w:tcPr>
          <w:p w14:paraId="15480632" w14:textId="12007FE0" w:rsidR="0050532B" w:rsidRDefault="00850B00" w:rsidP="002D04C1">
            <w:pPr>
              <w:keepNext/>
              <w:rPr>
                <w:rFonts w:ascii="Calibri" w:eastAsia="Calibri" w:hAnsi="Calibri"/>
                <w:b/>
                <w:sz w:val="22"/>
                <w:szCs w:val="22"/>
              </w:rPr>
            </w:pPr>
            <w:r w:rsidRPr="0037735E">
              <w:rPr>
                <w:rFonts w:ascii="Calibri" w:eastAsia="Calibri" w:hAnsi="Calibri"/>
                <w:b/>
                <w:sz w:val="20"/>
                <w:szCs w:val="22"/>
              </w:rPr>
              <w:t xml:space="preserve">B. </w:t>
            </w:r>
            <w:del w:id="17" w:author="Shewmaker, Michael@Energy" w:date="2022-01-03T16:14:00Z">
              <w:r w:rsidR="004603FB" w:rsidRPr="0037735E" w:rsidDel="008F4AD1">
                <w:rPr>
                  <w:rFonts w:ascii="Calibri" w:eastAsia="Calibri" w:hAnsi="Calibri"/>
                  <w:b/>
                  <w:sz w:val="20"/>
                  <w:szCs w:val="22"/>
                </w:rPr>
                <w:delText>Opaque Surface</w:delText>
              </w:r>
            </w:del>
            <w:ins w:id="18" w:author="Shewmaker, Michael@Energy" w:date="2022-01-03T16:14:00Z">
              <w:r w:rsidR="008F4AD1">
                <w:rPr>
                  <w:rFonts w:ascii="Calibri" w:eastAsia="Calibri" w:hAnsi="Calibri"/>
                  <w:b/>
                  <w:sz w:val="20"/>
                  <w:szCs w:val="22"/>
                </w:rPr>
                <w:t>Building Insulation</w:t>
              </w:r>
            </w:ins>
            <w:r w:rsidR="004603FB" w:rsidRPr="0037735E">
              <w:rPr>
                <w:rFonts w:ascii="Calibri" w:eastAsia="Calibri" w:hAnsi="Calibri"/>
                <w:b/>
                <w:sz w:val="20"/>
                <w:szCs w:val="22"/>
              </w:rPr>
              <w:t xml:space="preserve"> Details</w:t>
            </w:r>
            <w:r w:rsidRPr="0037735E">
              <w:rPr>
                <w:rFonts w:ascii="Calibri" w:eastAsia="Calibri" w:hAnsi="Calibri"/>
                <w:b/>
                <w:sz w:val="20"/>
                <w:szCs w:val="22"/>
              </w:rPr>
              <w:t xml:space="preserve"> – Framed</w:t>
            </w:r>
            <w:del w:id="19" w:author="Shewmaker, Michael@Energy" w:date="2022-01-13T16:30:00Z">
              <w:r w:rsidRPr="0037735E" w:rsidDel="00770D90">
                <w:rPr>
                  <w:rFonts w:ascii="Calibri" w:eastAsia="Calibri" w:hAnsi="Calibri"/>
                  <w:b/>
                  <w:sz w:val="20"/>
                  <w:szCs w:val="22"/>
                </w:rPr>
                <w:delText xml:space="preserve"> </w:delText>
              </w:r>
            </w:del>
            <w:ins w:id="20" w:author="Shewmaker, Michael@Energy" w:date="2022-01-03T16:15:00Z">
              <w:r w:rsidR="00596C30">
                <w:rPr>
                  <w:rFonts w:ascii="Calibri" w:eastAsia="Calibri" w:hAnsi="Calibri"/>
                  <w:b/>
                  <w:sz w:val="20"/>
                  <w:szCs w:val="22"/>
                </w:rPr>
                <w:t xml:space="preserve"> </w:t>
              </w:r>
            </w:ins>
            <w:r w:rsidRPr="0037735E">
              <w:rPr>
                <w:rFonts w:ascii="Calibri" w:eastAsia="Calibri" w:hAnsi="Calibri"/>
                <w:sz w:val="20"/>
                <w:szCs w:val="22"/>
              </w:rPr>
              <w:t>(Section 150.2(a))</w:t>
            </w:r>
          </w:p>
        </w:tc>
      </w:tr>
      <w:tr w:rsidR="00C032D1" w:rsidRPr="00CF4C56" w14:paraId="1548063F" w14:textId="77777777" w:rsidTr="00B64148">
        <w:trPr>
          <w:cantSplit/>
          <w:trHeight w:val="45"/>
        </w:trPr>
        <w:tc>
          <w:tcPr>
            <w:tcW w:w="738" w:type="dxa"/>
            <w:vAlign w:val="bottom"/>
          </w:tcPr>
          <w:p w14:paraId="15480634"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84" w:type="dxa"/>
            <w:vAlign w:val="bottom"/>
          </w:tcPr>
          <w:p w14:paraId="15480635"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1188" w:type="dxa"/>
            <w:vAlign w:val="bottom"/>
          </w:tcPr>
          <w:p w14:paraId="15480636"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4" w:type="dxa"/>
            <w:vAlign w:val="bottom"/>
          </w:tcPr>
          <w:p w14:paraId="15480637"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228" w:type="dxa"/>
            <w:vAlign w:val="bottom"/>
          </w:tcPr>
          <w:p w14:paraId="15480638"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5</w:t>
            </w:r>
          </w:p>
        </w:tc>
        <w:tc>
          <w:tcPr>
            <w:tcW w:w="2086" w:type="dxa"/>
            <w:gridSpan w:val="3"/>
          </w:tcPr>
          <w:p w14:paraId="15480639"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829" w:type="dxa"/>
          </w:tcPr>
          <w:p w14:paraId="1548063A"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1105" w:type="dxa"/>
            <w:vAlign w:val="bottom"/>
          </w:tcPr>
          <w:p w14:paraId="1548063B"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1013" w:type="dxa"/>
            <w:vAlign w:val="bottom"/>
          </w:tcPr>
          <w:p w14:paraId="1548063C"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82" w:type="dxa"/>
            <w:vAlign w:val="bottom"/>
          </w:tcPr>
          <w:p w14:paraId="1548063D"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549" w:type="dxa"/>
            <w:vAlign w:val="bottom"/>
          </w:tcPr>
          <w:p w14:paraId="1548063E"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548064A" w14:textId="77777777" w:rsidTr="00B64148">
        <w:trPr>
          <w:cantSplit/>
          <w:trHeight w:val="266"/>
        </w:trPr>
        <w:tc>
          <w:tcPr>
            <w:tcW w:w="738" w:type="dxa"/>
            <w:vMerge w:val="restart"/>
            <w:vAlign w:val="bottom"/>
          </w:tcPr>
          <w:p w14:paraId="1548064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vAlign w:val="bottom"/>
          </w:tcPr>
          <w:p w14:paraId="15480641"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vAlign w:val="bottom"/>
          </w:tcPr>
          <w:p w14:paraId="15480642"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vAlign w:val="bottom"/>
          </w:tcPr>
          <w:p w14:paraId="15480643"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5480644"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vAlign w:val="bottom"/>
          </w:tcPr>
          <w:p w14:paraId="15480645"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5480646"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6"/>
            <w:vAlign w:val="bottom"/>
          </w:tcPr>
          <w:p w14:paraId="15480647"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82" w:type="dxa"/>
            <w:vAlign w:val="bottom"/>
          </w:tcPr>
          <w:p w14:paraId="15480648"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549" w:type="dxa"/>
            <w:vMerge w:val="restart"/>
            <w:vAlign w:val="bottom"/>
          </w:tcPr>
          <w:p w14:paraId="1548064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032D1" w:rsidRPr="009B3A0C" w14:paraId="15480657" w14:textId="77777777" w:rsidTr="00B64148">
        <w:trPr>
          <w:cantSplit/>
          <w:trHeight w:val="288"/>
        </w:trPr>
        <w:tc>
          <w:tcPr>
            <w:tcW w:w="738" w:type="dxa"/>
            <w:vMerge/>
            <w:vAlign w:val="bottom"/>
          </w:tcPr>
          <w:p w14:paraId="1548064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548064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548064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548064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548064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restart"/>
            <w:vAlign w:val="bottom"/>
          </w:tcPr>
          <w:p w14:paraId="1548065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27" w:type="dxa"/>
            <w:vMerge w:val="restart"/>
            <w:vAlign w:val="bottom"/>
          </w:tcPr>
          <w:p w14:paraId="15480651"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5480652"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899" w:type="dxa"/>
            <w:gridSpan w:val="2"/>
            <w:vMerge w:val="restart"/>
            <w:vAlign w:val="bottom"/>
          </w:tcPr>
          <w:p w14:paraId="15480653"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118" w:type="dxa"/>
            <w:gridSpan w:val="2"/>
            <w:vAlign w:val="bottom"/>
          </w:tcPr>
          <w:p w14:paraId="15480654" w14:textId="77777777" w:rsidR="00850B00" w:rsidRDefault="00850B00" w:rsidP="00193018">
            <w:pPr>
              <w:tabs>
                <w:tab w:val="left" w:pos="540"/>
                <w:tab w:val="left" w:pos="900"/>
                <w:tab w:val="left" w:pos="3420"/>
              </w:tabs>
              <w:jc w:val="center"/>
              <w:rPr>
                <w:rFonts w:ascii="Calibri" w:hAnsi="Calibri"/>
                <w:sz w:val="18"/>
                <w:szCs w:val="18"/>
              </w:rPr>
            </w:pPr>
            <w:r>
              <w:rPr>
                <w:rFonts w:ascii="Calibri" w:hAnsi="Calibri"/>
                <w:sz w:val="18"/>
                <w:szCs w:val="18"/>
              </w:rPr>
              <w:t>Appendix JA4</w:t>
            </w:r>
            <w:r w:rsidR="00193018">
              <w:rPr>
                <w:rFonts w:ascii="Calibri" w:hAnsi="Calibri"/>
                <w:sz w:val="18"/>
                <w:szCs w:val="18"/>
              </w:rPr>
              <w:t xml:space="preserve"> Reference</w:t>
            </w:r>
          </w:p>
        </w:tc>
        <w:tc>
          <w:tcPr>
            <w:tcW w:w="1382" w:type="dxa"/>
            <w:vMerge w:val="restart"/>
            <w:vAlign w:val="bottom"/>
          </w:tcPr>
          <w:p w14:paraId="15480655" w14:textId="22C118E5" w:rsidR="00850B00" w:rsidRPr="009B3A0C" w:rsidRDefault="00850B00" w:rsidP="00193018">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r w:rsidR="009B7923">
              <w:rPr>
                <w:rFonts w:ascii="Calibri" w:hAnsi="Calibri"/>
                <w:sz w:val="18"/>
                <w:szCs w:val="18"/>
              </w:rPr>
              <w:t xml:space="preserve"> from Table 150.1-A </w:t>
            </w:r>
            <w:del w:id="21" w:author="Renee Temple" w:date="2021-11-01T09:11:00Z">
              <w:r w:rsidR="009B7923" w:rsidDel="009F2F55">
                <w:rPr>
                  <w:rFonts w:ascii="Calibri" w:hAnsi="Calibri"/>
                  <w:sz w:val="18"/>
                  <w:szCs w:val="18"/>
                </w:rPr>
                <w:delText>or B</w:delText>
              </w:r>
            </w:del>
          </w:p>
        </w:tc>
        <w:tc>
          <w:tcPr>
            <w:tcW w:w="2549" w:type="dxa"/>
            <w:vMerge/>
            <w:vAlign w:val="bottom"/>
          </w:tcPr>
          <w:p w14:paraId="15480656"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64" w14:textId="77777777" w:rsidTr="00B64148">
        <w:trPr>
          <w:cantSplit/>
          <w:trHeight w:val="288"/>
        </w:trPr>
        <w:tc>
          <w:tcPr>
            <w:tcW w:w="738" w:type="dxa"/>
            <w:vMerge/>
            <w:vAlign w:val="bottom"/>
          </w:tcPr>
          <w:p w14:paraId="1548065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548065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548065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548065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548065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ign w:val="bottom"/>
          </w:tcPr>
          <w:p w14:paraId="1548065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Merge/>
            <w:vAlign w:val="bottom"/>
          </w:tcPr>
          <w:p w14:paraId="1548065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Merge/>
            <w:vAlign w:val="bottom"/>
          </w:tcPr>
          <w:p w14:paraId="1548065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60"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vAlign w:val="bottom"/>
          </w:tcPr>
          <w:p w14:paraId="15480661"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82" w:type="dxa"/>
            <w:vMerge/>
            <w:vAlign w:val="bottom"/>
          </w:tcPr>
          <w:p w14:paraId="1548066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Merge/>
            <w:vAlign w:val="bottom"/>
          </w:tcPr>
          <w:p w14:paraId="15480663"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71" w14:textId="77777777" w:rsidTr="00B64148">
        <w:trPr>
          <w:cantSplit/>
          <w:trHeight w:val="45"/>
        </w:trPr>
        <w:tc>
          <w:tcPr>
            <w:tcW w:w="738" w:type="dxa"/>
            <w:vAlign w:val="bottom"/>
          </w:tcPr>
          <w:p w14:paraId="1548066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Align w:val="bottom"/>
          </w:tcPr>
          <w:p w14:paraId="1548066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Align w:val="bottom"/>
          </w:tcPr>
          <w:p w14:paraId="1548066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548066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Align w:val="bottom"/>
          </w:tcPr>
          <w:p w14:paraId="1548066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Align w:val="bottom"/>
          </w:tcPr>
          <w:p w14:paraId="1548066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Align w:val="bottom"/>
          </w:tcPr>
          <w:p w14:paraId="1548066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Align w:val="bottom"/>
          </w:tcPr>
          <w:p w14:paraId="1548066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6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Align w:val="bottom"/>
          </w:tcPr>
          <w:p w14:paraId="1548066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82" w:type="dxa"/>
            <w:vAlign w:val="bottom"/>
          </w:tcPr>
          <w:p w14:paraId="1548066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Align w:val="bottom"/>
          </w:tcPr>
          <w:p w14:paraId="15480670"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7E" w14:textId="77777777" w:rsidTr="00B64148">
        <w:trPr>
          <w:cantSplit/>
          <w:trHeight w:val="45"/>
        </w:trPr>
        <w:tc>
          <w:tcPr>
            <w:tcW w:w="738" w:type="dxa"/>
            <w:vAlign w:val="bottom"/>
          </w:tcPr>
          <w:p w14:paraId="1548067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Align w:val="bottom"/>
          </w:tcPr>
          <w:p w14:paraId="1548067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Align w:val="bottom"/>
          </w:tcPr>
          <w:p w14:paraId="1548067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548067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Align w:val="bottom"/>
          </w:tcPr>
          <w:p w14:paraId="1548067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tcPr>
          <w:p w14:paraId="1548067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Align w:val="bottom"/>
          </w:tcPr>
          <w:p w14:paraId="1548067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Align w:val="bottom"/>
          </w:tcPr>
          <w:p w14:paraId="1548067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7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Align w:val="bottom"/>
          </w:tcPr>
          <w:p w14:paraId="1548067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82" w:type="dxa"/>
            <w:vAlign w:val="bottom"/>
          </w:tcPr>
          <w:p w14:paraId="1548067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Align w:val="bottom"/>
          </w:tcPr>
          <w:p w14:paraId="1548067D"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4F10AE" w:rsidRPr="009B3A0C" w14:paraId="7695CAD4" w14:textId="77777777" w:rsidTr="00DA23C4">
        <w:trPr>
          <w:cantSplit/>
          <w:trHeight w:val="980"/>
        </w:trPr>
        <w:tc>
          <w:tcPr>
            <w:tcW w:w="14616" w:type="dxa"/>
            <w:gridSpan w:val="13"/>
            <w:vAlign w:val="center"/>
          </w:tcPr>
          <w:p w14:paraId="525D8C8B" w14:textId="5962F0A8" w:rsidR="004F10AE" w:rsidRPr="00974B66" w:rsidRDefault="004F10AE" w:rsidP="00DA23C4">
            <w:pPr>
              <w:keepNext/>
              <w:tabs>
                <w:tab w:val="left" w:pos="540"/>
                <w:tab w:val="left" w:pos="900"/>
                <w:tab w:val="left" w:pos="3420"/>
              </w:tabs>
              <w:rPr>
                <w:rFonts w:ascii="Calibri" w:hAnsi="Calibri"/>
                <w:b/>
                <w:sz w:val="18"/>
                <w:szCs w:val="18"/>
              </w:rPr>
            </w:pPr>
            <w:r w:rsidRPr="00974B66">
              <w:rPr>
                <w:rFonts w:ascii="Calibri" w:hAnsi="Calibri"/>
                <w:b/>
                <w:sz w:val="18"/>
                <w:szCs w:val="18"/>
              </w:rPr>
              <w:t>Note:</w:t>
            </w:r>
          </w:p>
          <w:p w14:paraId="39BE37FE" w14:textId="599A9993" w:rsidR="004F10AE" w:rsidRDefault="004F10AE" w:rsidP="00DA23C4">
            <w:pPr>
              <w:pStyle w:val="ListParagraph"/>
              <w:numPr>
                <w:ilvl w:val="0"/>
                <w:numId w:val="64"/>
              </w:numPr>
              <w:tabs>
                <w:tab w:val="left" w:pos="540"/>
                <w:tab w:val="left" w:pos="900"/>
                <w:tab w:val="left" w:pos="3420"/>
              </w:tabs>
              <w:rPr>
                <w:rFonts w:ascii="Calibri" w:hAnsi="Calibri"/>
                <w:sz w:val="18"/>
                <w:szCs w:val="18"/>
              </w:rPr>
            </w:pPr>
            <w:r w:rsidRPr="00974B66">
              <w:rPr>
                <w:rFonts w:ascii="Calibri" w:hAnsi="Calibri"/>
                <w:sz w:val="18"/>
                <w:szCs w:val="18"/>
              </w:rPr>
              <w:t>Where insulation is installed above the roofing membrane</w:t>
            </w:r>
            <w:r w:rsidR="00B64148">
              <w:rPr>
                <w:rFonts w:ascii="Calibri" w:hAnsi="Calibri"/>
                <w:sz w:val="18"/>
                <w:szCs w:val="18"/>
              </w:rPr>
              <w:t>,</w:t>
            </w:r>
            <w:r w:rsidRPr="00974B66">
              <w:rPr>
                <w:rFonts w:ascii="Calibri" w:hAnsi="Calibri"/>
                <w:sz w:val="18"/>
                <w:szCs w:val="18"/>
              </w:rPr>
              <w:t xml:space="preserve"> or above the layer used to seal the roof from water penetration</w:t>
            </w:r>
            <w:r w:rsidR="00B64148">
              <w:rPr>
                <w:rFonts w:ascii="Calibri" w:hAnsi="Calibri"/>
                <w:sz w:val="18"/>
                <w:szCs w:val="18"/>
              </w:rPr>
              <w:t>,</w:t>
            </w:r>
            <w:r w:rsidRPr="00974B66">
              <w:rPr>
                <w:rFonts w:ascii="Calibri" w:hAnsi="Calibri"/>
                <w:sz w:val="18"/>
                <w:szCs w:val="18"/>
              </w:rPr>
              <w:t xml:space="preserve"> the insulation shall have a maximum water absorption of 0.3 percent by volume when tested according to </w:t>
            </w:r>
            <w:ins w:id="22" w:author="Shewmaker, Michael@Energy" w:date="2021-12-23T09:31:00Z">
              <w:r w:rsidR="008F0F50">
                <w:rPr>
                  <w:rFonts w:ascii="Calibri" w:hAnsi="Calibri"/>
                  <w:sz w:val="18"/>
                  <w:szCs w:val="18"/>
                </w:rPr>
                <w:t>American Society for Testing and Materials (</w:t>
              </w:r>
            </w:ins>
            <w:r w:rsidRPr="00974B66">
              <w:rPr>
                <w:rFonts w:ascii="Calibri" w:hAnsi="Calibri"/>
                <w:sz w:val="18"/>
                <w:szCs w:val="18"/>
              </w:rPr>
              <w:t>ASTM</w:t>
            </w:r>
            <w:ins w:id="23" w:author="Shewmaker, Michael@Energy" w:date="2021-12-23T09:31:00Z">
              <w:r w:rsidR="008F0F50">
                <w:rPr>
                  <w:rFonts w:ascii="Calibri" w:hAnsi="Calibri"/>
                  <w:sz w:val="18"/>
                  <w:szCs w:val="18"/>
                </w:rPr>
                <w:t>)</w:t>
              </w:r>
            </w:ins>
            <w:r w:rsidRPr="00974B66">
              <w:rPr>
                <w:rFonts w:ascii="Calibri" w:hAnsi="Calibri"/>
                <w:sz w:val="18"/>
                <w:szCs w:val="18"/>
              </w:rPr>
              <w:t xml:space="preserve"> Standard C272.</w:t>
            </w:r>
          </w:p>
          <w:p w14:paraId="6BFA2622" w14:textId="4C9178BA" w:rsidR="00DA23C4" w:rsidRPr="00974B66" w:rsidRDefault="00DA23C4" w:rsidP="00426663">
            <w:pPr>
              <w:pStyle w:val="ListParagraph"/>
              <w:numPr>
                <w:ilvl w:val="0"/>
                <w:numId w:val="64"/>
              </w:numPr>
              <w:tabs>
                <w:tab w:val="left" w:pos="540"/>
                <w:tab w:val="left" w:pos="900"/>
                <w:tab w:val="left" w:pos="3420"/>
              </w:tabs>
              <w:rPr>
                <w:rFonts w:ascii="Calibri" w:hAnsi="Calibri"/>
                <w:sz w:val="18"/>
                <w:szCs w:val="18"/>
              </w:rPr>
            </w:pPr>
            <w:r>
              <w:rPr>
                <w:rFonts w:ascii="Calibri" w:hAnsi="Calibri"/>
                <w:sz w:val="18"/>
                <w:szCs w:val="18"/>
              </w:rPr>
              <w:t>Extensions of existing wood-framed walls may retain the dimensions of the existing walls and shall install cavity insulation of R-15 in a 2x4 framing</w:t>
            </w:r>
            <w:ins w:id="24" w:author="Shewmaker, Michael@Energy" w:date="2021-12-23T09:31:00Z">
              <w:r w:rsidR="008F0F50">
                <w:rPr>
                  <w:rFonts w:ascii="Calibri" w:hAnsi="Calibri"/>
                  <w:sz w:val="18"/>
                  <w:szCs w:val="18"/>
                </w:rPr>
                <w:t>,</w:t>
              </w:r>
            </w:ins>
            <w:r>
              <w:rPr>
                <w:rFonts w:ascii="Calibri" w:hAnsi="Calibri"/>
                <w:sz w:val="18"/>
                <w:szCs w:val="18"/>
              </w:rPr>
              <w:t xml:space="preserve"> and R-</w:t>
            </w:r>
            <w:r w:rsidR="000A2D52">
              <w:rPr>
                <w:rFonts w:ascii="Calibri" w:hAnsi="Calibri"/>
                <w:sz w:val="18"/>
                <w:szCs w:val="18"/>
              </w:rPr>
              <w:t>2</w:t>
            </w:r>
            <w:r w:rsidR="00426663">
              <w:rPr>
                <w:rFonts w:ascii="Calibri" w:hAnsi="Calibri"/>
                <w:sz w:val="18"/>
                <w:szCs w:val="18"/>
              </w:rPr>
              <w:t>1</w:t>
            </w:r>
            <w:r>
              <w:rPr>
                <w:rFonts w:ascii="Calibri" w:hAnsi="Calibri"/>
                <w:sz w:val="18"/>
                <w:szCs w:val="18"/>
              </w:rPr>
              <w:t xml:space="preserve"> in a 2x6 framing.</w:t>
            </w:r>
          </w:p>
        </w:tc>
      </w:tr>
    </w:tbl>
    <w:p w14:paraId="1548067F" w14:textId="77777777" w:rsidR="00850B00" w:rsidRPr="0037735E" w:rsidRDefault="00850B0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1"/>
        <w:gridCol w:w="1451"/>
        <w:gridCol w:w="1993"/>
        <w:gridCol w:w="998"/>
        <w:gridCol w:w="1089"/>
        <w:gridCol w:w="1089"/>
        <w:gridCol w:w="997"/>
        <w:gridCol w:w="848"/>
        <w:gridCol w:w="848"/>
        <w:gridCol w:w="1298"/>
        <w:gridCol w:w="3048"/>
      </w:tblGrid>
      <w:tr w:rsidR="00850B00" w:rsidRPr="009B3A0C" w14:paraId="15480681" w14:textId="77777777" w:rsidTr="000514D5">
        <w:trPr>
          <w:cantSplit/>
          <w:trHeight w:val="312"/>
          <w:tblHeader/>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5480680" w14:textId="2ABA6E1F" w:rsidR="00850B00" w:rsidRPr="00850B00" w:rsidRDefault="00850B00" w:rsidP="004603FB">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37735E">
              <w:rPr>
                <w:rFonts w:ascii="Calibri" w:eastAsia="Calibri" w:hAnsi="Calibri"/>
                <w:b/>
                <w:sz w:val="20"/>
                <w:szCs w:val="22"/>
              </w:rPr>
              <w:t xml:space="preserve">C. </w:t>
            </w:r>
            <w:commentRangeStart w:id="25"/>
            <w:del w:id="26" w:author="Shewmaker, Michael@Energy" w:date="2022-01-03T16:14:00Z">
              <w:r w:rsidR="004603FB" w:rsidRPr="0037735E" w:rsidDel="008F4AD1">
                <w:rPr>
                  <w:rFonts w:ascii="Calibri" w:eastAsia="Calibri" w:hAnsi="Calibri"/>
                  <w:b/>
                  <w:sz w:val="20"/>
                  <w:szCs w:val="22"/>
                </w:rPr>
                <w:delText>Opaque Surface</w:delText>
              </w:r>
            </w:del>
            <w:ins w:id="27" w:author="Shewmaker, Michael@Energy" w:date="2022-01-03T16:14:00Z">
              <w:r w:rsidR="008F4AD1">
                <w:rPr>
                  <w:rFonts w:ascii="Calibri" w:eastAsia="Calibri" w:hAnsi="Calibri"/>
                  <w:b/>
                  <w:sz w:val="20"/>
                  <w:szCs w:val="22"/>
                </w:rPr>
                <w:t>Building Insulation</w:t>
              </w:r>
            </w:ins>
            <w:r w:rsidR="004603FB" w:rsidRPr="0037735E">
              <w:rPr>
                <w:rFonts w:ascii="Calibri" w:eastAsia="Calibri" w:hAnsi="Calibri"/>
                <w:b/>
                <w:sz w:val="20"/>
                <w:szCs w:val="22"/>
              </w:rPr>
              <w:t xml:space="preserve"> Details</w:t>
            </w:r>
            <w:r w:rsidR="00D50923">
              <w:rPr>
                <w:rFonts w:ascii="Calibri" w:eastAsia="Calibri" w:hAnsi="Calibri"/>
                <w:b/>
                <w:sz w:val="20"/>
                <w:szCs w:val="22"/>
              </w:rPr>
              <w:t xml:space="preserve"> – Non</w:t>
            </w:r>
            <w:r w:rsidRPr="0037735E">
              <w:rPr>
                <w:rFonts w:ascii="Calibri" w:eastAsia="Calibri" w:hAnsi="Calibri"/>
                <w:b/>
                <w:sz w:val="20"/>
                <w:szCs w:val="22"/>
              </w:rPr>
              <w:t xml:space="preserve">framed </w:t>
            </w:r>
            <w:r w:rsidRPr="0037735E">
              <w:rPr>
                <w:rFonts w:ascii="Calibri" w:eastAsia="Calibri" w:hAnsi="Calibri"/>
                <w:sz w:val="20"/>
                <w:szCs w:val="22"/>
              </w:rPr>
              <w:t>(Section 150.1(c)1)</w:t>
            </w:r>
            <w:commentRangeEnd w:id="25"/>
            <w:r w:rsidR="008F0F50">
              <w:rPr>
                <w:rStyle w:val="CommentReference"/>
              </w:rPr>
              <w:commentReference w:id="25"/>
            </w:r>
          </w:p>
        </w:tc>
      </w:tr>
      <w:tr w:rsidR="00C032D1" w:rsidRPr="009B3A0C" w14:paraId="1548068D"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82"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683"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684"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3" w:type="dxa"/>
            <w:tcBorders>
              <w:top w:val="single" w:sz="4" w:space="0" w:color="auto"/>
              <w:left w:val="single" w:sz="4" w:space="0" w:color="auto"/>
              <w:bottom w:val="single" w:sz="4" w:space="0" w:color="auto"/>
              <w:right w:val="single" w:sz="4" w:space="0" w:color="auto"/>
            </w:tcBorders>
            <w:vAlign w:val="bottom"/>
          </w:tcPr>
          <w:p w14:paraId="15480685"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105" w:type="dxa"/>
            <w:tcBorders>
              <w:top w:val="single" w:sz="4" w:space="0" w:color="auto"/>
              <w:left w:val="single" w:sz="4" w:space="0" w:color="auto"/>
              <w:bottom w:val="single" w:sz="4" w:space="0" w:color="auto"/>
              <w:right w:val="single" w:sz="4" w:space="0" w:color="auto"/>
            </w:tcBorders>
            <w:vAlign w:val="bottom"/>
          </w:tcPr>
          <w:p w14:paraId="15480686"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5</w:t>
            </w:r>
          </w:p>
        </w:tc>
        <w:tc>
          <w:tcPr>
            <w:tcW w:w="1105" w:type="dxa"/>
            <w:tcBorders>
              <w:top w:val="single" w:sz="4" w:space="0" w:color="auto"/>
              <w:left w:val="single" w:sz="4" w:space="0" w:color="auto"/>
              <w:bottom w:val="single" w:sz="4" w:space="0" w:color="auto"/>
              <w:right w:val="single" w:sz="4" w:space="0" w:color="auto"/>
            </w:tcBorders>
            <w:vAlign w:val="bottom"/>
          </w:tcPr>
          <w:p w14:paraId="15480687"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1012" w:type="dxa"/>
            <w:tcBorders>
              <w:top w:val="single" w:sz="4" w:space="0" w:color="auto"/>
              <w:left w:val="single" w:sz="4" w:space="0" w:color="auto"/>
              <w:bottom w:val="single" w:sz="4" w:space="0" w:color="auto"/>
              <w:right w:val="single" w:sz="4" w:space="0" w:color="auto"/>
            </w:tcBorders>
            <w:vAlign w:val="bottom"/>
          </w:tcPr>
          <w:p w14:paraId="15480688"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860" w:type="dxa"/>
            <w:tcBorders>
              <w:top w:val="single" w:sz="4" w:space="0" w:color="auto"/>
              <w:left w:val="single" w:sz="4" w:space="0" w:color="auto"/>
              <w:bottom w:val="single" w:sz="4" w:space="0" w:color="auto"/>
              <w:right w:val="single" w:sz="4" w:space="0" w:color="auto"/>
            </w:tcBorders>
            <w:vAlign w:val="bottom"/>
          </w:tcPr>
          <w:p w14:paraId="15480689" w14:textId="77777777" w:rsidR="00850B00" w:rsidRPr="009B3A0C" w:rsidRDefault="00BE5FED" w:rsidP="00850B00">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860" w:type="dxa"/>
            <w:tcBorders>
              <w:top w:val="single" w:sz="4" w:space="0" w:color="auto"/>
              <w:left w:val="single" w:sz="4" w:space="0" w:color="auto"/>
              <w:bottom w:val="single" w:sz="4" w:space="0" w:color="auto"/>
              <w:right w:val="single" w:sz="4" w:space="0" w:color="auto"/>
            </w:tcBorders>
            <w:vAlign w:val="bottom"/>
          </w:tcPr>
          <w:p w14:paraId="1548068A" w14:textId="77777777" w:rsidR="00850B00" w:rsidRPr="009B3A0C" w:rsidRDefault="00BE5FED" w:rsidP="00850B00">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18" w:type="dxa"/>
            <w:tcBorders>
              <w:top w:val="single" w:sz="4" w:space="0" w:color="auto"/>
              <w:left w:val="single" w:sz="4" w:space="0" w:color="auto"/>
              <w:bottom w:val="single" w:sz="4" w:space="0" w:color="auto"/>
              <w:right w:val="single" w:sz="4" w:space="0" w:color="auto"/>
            </w:tcBorders>
            <w:vAlign w:val="bottom"/>
          </w:tcPr>
          <w:p w14:paraId="1548068B"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Borders>
              <w:top w:val="single" w:sz="4" w:space="0" w:color="auto"/>
              <w:left w:val="single" w:sz="4" w:space="0" w:color="auto"/>
              <w:bottom w:val="single" w:sz="4" w:space="0" w:color="auto"/>
              <w:right w:val="single" w:sz="4" w:space="0" w:color="auto"/>
            </w:tcBorders>
          </w:tcPr>
          <w:p w14:paraId="1548068C"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5480696" w14:textId="77777777" w:rsidTr="00B64148">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68E"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lastRenderedPageBreak/>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68F" w14:textId="4EB6446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69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4" w:space="0" w:color="auto"/>
            </w:tcBorders>
            <w:vAlign w:val="bottom"/>
          </w:tcPr>
          <w:p w14:paraId="15480691"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5480692"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tcBorders>
              <w:top w:val="single" w:sz="4" w:space="0" w:color="auto"/>
              <w:left w:val="single" w:sz="4" w:space="0" w:color="auto"/>
              <w:bottom w:val="single" w:sz="4" w:space="0" w:color="auto"/>
              <w:right w:val="single" w:sz="4" w:space="0" w:color="auto"/>
            </w:tcBorders>
            <w:vAlign w:val="bottom"/>
          </w:tcPr>
          <w:p w14:paraId="15480693"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tcBorders>
              <w:top w:val="single" w:sz="4" w:space="0" w:color="auto"/>
              <w:left w:val="single" w:sz="4" w:space="0" w:color="auto"/>
              <w:bottom w:val="single" w:sz="4" w:space="0" w:color="auto"/>
              <w:right w:val="single" w:sz="4" w:space="0" w:color="auto"/>
            </w:tcBorders>
            <w:vAlign w:val="bottom"/>
          </w:tcPr>
          <w:p w14:paraId="15480694"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tcBorders>
              <w:top w:val="single" w:sz="4" w:space="0" w:color="auto"/>
              <w:left w:val="single" w:sz="4" w:space="0" w:color="auto"/>
              <w:bottom w:val="single" w:sz="4" w:space="0" w:color="auto"/>
              <w:right w:val="single" w:sz="4" w:space="0" w:color="auto"/>
            </w:tcBorders>
            <w:vAlign w:val="bottom"/>
          </w:tcPr>
          <w:p w14:paraId="15480695"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C032D1" w:rsidRPr="009B3A0C" w14:paraId="154806A1"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9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9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9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9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B" w14:textId="77777777" w:rsidR="00850B00" w:rsidRPr="009B3A0C" w:rsidRDefault="00850B00" w:rsidP="00742DA8">
            <w:pPr>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C"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tcBorders>
              <w:top w:val="single" w:sz="4" w:space="0" w:color="auto"/>
              <w:left w:val="single" w:sz="4" w:space="0" w:color="auto"/>
              <w:bottom w:val="single" w:sz="4" w:space="0" w:color="auto"/>
              <w:right w:val="single" w:sz="4" w:space="0" w:color="auto"/>
            </w:tcBorders>
            <w:vAlign w:val="bottom"/>
          </w:tcPr>
          <w:p w14:paraId="1548069D"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tcBorders>
              <w:top w:val="single" w:sz="4" w:space="0" w:color="auto"/>
              <w:left w:val="single" w:sz="4" w:space="0" w:color="auto"/>
              <w:bottom w:val="single" w:sz="4" w:space="0" w:color="auto"/>
              <w:right w:val="single" w:sz="4" w:space="0" w:color="auto"/>
            </w:tcBorders>
            <w:vAlign w:val="bottom"/>
          </w:tcPr>
          <w:p w14:paraId="1548069E" w14:textId="3C050677" w:rsidR="00850B00" w:rsidRPr="009B3A0C" w:rsidRDefault="006A0C33" w:rsidP="00850B00">
            <w:pPr>
              <w:tabs>
                <w:tab w:val="left" w:pos="540"/>
                <w:tab w:val="left" w:pos="900"/>
                <w:tab w:val="left" w:pos="3420"/>
              </w:tabs>
              <w:jc w:val="center"/>
              <w:rPr>
                <w:rFonts w:ascii="Calibri" w:hAnsi="Calibri"/>
                <w:sz w:val="18"/>
                <w:szCs w:val="18"/>
              </w:rPr>
            </w:pPr>
            <w:ins w:id="28" w:author="Shewmaker, Michael@Energy" w:date="2021-12-23T11:36:00Z">
              <w:r>
                <w:rPr>
                  <w:rFonts w:ascii="Calibri" w:hAnsi="Calibri"/>
                  <w:sz w:val="18"/>
                  <w:szCs w:val="18"/>
                </w:rPr>
                <w:t xml:space="preserve">Joint </w:t>
              </w:r>
            </w:ins>
            <w:r w:rsidR="00850B00">
              <w:rPr>
                <w:rFonts w:ascii="Calibri" w:hAnsi="Calibri"/>
                <w:sz w:val="18"/>
                <w:szCs w:val="18"/>
              </w:rPr>
              <w:t xml:space="preserve">Appendix JA4 </w:t>
            </w:r>
            <w:r w:rsidR="00193018">
              <w:rPr>
                <w:rFonts w:ascii="Calibri" w:hAnsi="Calibri"/>
                <w:sz w:val="18"/>
                <w:szCs w:val="18"/>
              </w:rPr>
              <w:t>Reference</w:t>
            </w:r>
          </w:p>
        </w:tc>
        <w:tc>
          <w:tcPr>
            <w:tcW w:w="1318" w:type="dxa"/>
            <w:vMerge w:val="restart"/>
            <w:tcBorders>
              <w:top w:val="single" w:sz="4" w:space="0" w:color="auto"/>
              <w:left w:val="single" w:sz="4" w:space="0" w:color="auto"/>
              <w:bottom w:val="single" w:sz="4" w:space="0" w:color="auto"/>
              <w:right w:val="single" w:sz="4" w:space="0" w:color="auto"/>
            </w:tcBorders>
            <w:vAlign w:val="bottom"/>
          </w:tcPr>
          <w:p w14:paraId="1548069F" w14:textId="5C2EE400" w:rsidR="00850B00" w:rsidRPr="009B3A0C" w:rsidRDefault="00850B00" w:rsidP="00B55605">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sidR="00B55605">
              <w:rPr>
                <w:rFonts w:ascii="Calibri" w:hAnsi="Calibri"/>
                <w:sz w:val="18"/>
                <w:szCs w:val="18"/>
              </w:rPr>
              <w:t xml:space="preserve">Table 150.1-A </w:t>
            </w:r>
            <w:del w:id="29" w:author="Renee Temple" w:date="2021-11-01T09:11:00Z">
              <w:r w:rsidR="00B55605" w:rsidDel="009F2F55">
                <w:rPr>
                  <w:rFonts w:ascii="Calibri" w:hAnsi="Calibri"/>
                  <w:sz w:val="18"/>
                  <w:szCs w:val="18"/>
                </w:rPr>
                <w:delText>or B</w:delText>
              </w:r>
            </w:del>
          </w:p>
        </w:tc>
        <w:tc>
          <w:tcPr>
            <w:tcW w:w="3102" w:type="dxa"/>
            <w:vMerge/>
            <w:tcBorders>
              <w:top w:val="single" w:sz="4" w:space="0" w:color="auto"/>
              <w:left w:val="single" w:sz="4" w:space="0" w:color="auto"/>
              <w:bottom w:val="single" w:sz="4" w:space="0" w:color="auto"/>
              <w:right w:val="single" w:sz="4" w:space="0" w:color="auto"/>
            </w:tcBorders>
            <w:vAlign w:val="bottom"/>
          </w:tcPr>
          <w:p w14:paraId="154806A0"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p>
        </w:tc>
      </w:tr>
      <w:tr w:rsidR="00C032D1" w:rsidRPr="009B3A0C" w14:paraId="154806AD"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A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A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A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A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4" w:space="0" w:color="auto"/>
              <w:bottom w:val="single" w:sz="4" w:space="0" w:color="auto"/>
              <w:right w:val="single" w:sz="4" w:space="0" w:color="auto"/>
            </w:tcBorders>
            <w:vAlign w:val="bottom"/>
          </w:tcPr>
          <w:p w14:paraId="154806A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A9"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tcBorders>
              <w:top w:val="single" w:sz="4" w:space="0" w:color="auto"/>
              <w:left w:val="single" w:sz="4" w:space="0" w:color="auto"/>
              <w:bottom w:val="single" w:sz="4" w:space="0" w:color="auto"/>
              <w:right w:val="single" w:sz="4" w:space="0" w:color="auto"/>
            </w:tcBorders>
            <w:vAlign w:val="bottom"/>
          </w:tcPr>
          <w:p w14:paraId="154806AA"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tcBorders>
              <w:top w:val="single" w:sz="4" w:space="0" w:color="auto"/>
              <w:left w:val="single" w:sz="4" w:space="0" w:color="auto"/>
              <w:bottom w:val="single" w:sz="4" w:space="0" w:color="auto"/>
              <w:right w:val="single" w:sz="4" w:space="0" w:color="auto"/>
            </w:tcBorders>
            <w:vAlign w:val="bottom"/>
          </w:tcPr>
          <w:p w14:paraId="154806A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C"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p>
        </w:tc>
      </w:tr>
      <w:tr w:rsidR="00C032D1" w:rsidRPr="009B3A0C" w14:paraId="154806B9"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A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A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B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B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B8"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C5"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B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B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C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C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C4"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4F10AE" w:rsidRPr="009B3A0C" w14:paraId="18768D88"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2A8ADCCD" w14:textId="77777777" w:rsidR="004F10AE" w:rsidRPr="00974B66" w:rsidRDefault="004F10AE" w:rsidP="004F10AE">
            <w:pPr>
              <w:keepNext/>
              <w:tabs>
                <w:tab w:val="left" w:pos="540"/>
                <w:tab w:val="left" w:pos="900"/>
                <w:tab w:val="left" w:pos="3420"/>
              </w:tabs>
              <w:rPr>
                <w:rFonts w:ascii="Calibri" w:hAnsi="Calibri"/>
                <w:b/>
                <w:sz w:val="18"/>
                <w:szCs w:val="18"/>
              </w:rPr>
            </w:pPr>
            <w:r w:rsidRPr="00974B66">
              <w:rPr>
                <w:rFonts w:ascii="Calibri" w:hAnsi="Calibri"/>
                <w:b/>
                <w:sz w:val="18"/>
                <w:szCs w:val="18"/>
              </w:rPr>
              <w:t>Note:</w:t>
            </w:r>
          </w:p>
          <w:p w14:paraId="6FB89D47" w14:textId="025E18FD" w:rsidR="004F10AE" w:rsidRPr="00974B66" w:rsidRDefault="004F10AE" w:rsidP="00974B66">
            <w:pPr>
              <w:pStyle w:val="ListParagraph"/>
              <w:numPr>
                <w:ilvl w:val="0"/>
                <w:numId w:val="63"/>
              </w:numPr>
              <w:tabs>
                <w:tab w:val="left" w:pos="540"/>
                <w:tab w:val="left" w:pos="900"/>
                <w:tab w:val="left" w:pos="3420"/>
              </w:tabs>
              <w:rPr>
                <w:rFonts w:ascii="Calibri" w:hAnsi="Calibri"/>
                <w:sz w:val="18"/>
                <w:szCs w:val="18"/>
              </w:rPr>
            </w:pPr>
            <w:r w:rsidRPr="00974B66">
              <w:rPr>
                <w:rFonts w:ascii="Calibri" w:hAnsi="Calibri"/>
                <w:sz w:val="18"/>
                <w:szCs w:val="18"/>
              </w:rPr>
              <w:t>Where insulation is installed above the roofing membrane</w:t>
            </w:r>
            <w:r w:rsidR="00B64148">
              <w:rPr>
                <w:rFonts w:ascii="Calibri" w:hAnsi="Calibri"/>
                <w:sz w:val="18"/>
                <w:szCs w:val="18"/>
              </w:rPr>
              <w:t>,</w:t>
            </w:r>
            <w:r w:rsidRPr="00974B66">
              <w:rPr>
                <w:rFonts w:ascii="Calibri" w:hAnsi="Calibri"/>
                <w:sz w:val="18"/>
                <w:szCs w:val="18"/>
              </w:rPr>
              <w:t xml:space="preserve"> or above the layer used to seal the roof from water penetration</w:t>
            </w:r>
            <w:r w:rsidR="00B64148">
              <w:rPr>
                <w:rFonts w:ascii="Calibri" w:hAnsi="Calibri"/>
                <w:sz w:val="18"/>
                <w:szCs w:val="18"/>
              </w:rPr>
              <w:t>,</w:t>
            </w:r>
            <w:r w:rsidRPr="00974B66">
              <w:rPr>
                <w:rFonts w:ascii="Calibri" w:hAnsi="Calibri"/>
                <w:sz w:val="18"/>
                <w:szCs w:val="18"/>
              </w:rPr>
              <w:t xml:space="preserve"> the insulation shall have a maximum water absorption of 0.3 percent by volume when tested according to </w:t>
            </w:r>
            <w:ins w:id="30" w:author="Shewmaker, Michael@Energy" w:date="2021-12-23T09:31:00Z">
              <w:r w:rsidR="008F0F50">
                <w:rPr>
                  <w:rFonts w:ascii="Calibri" w:hAnsi="Calibri"/>
                  <w:sz w:val="18"/>
                  <w:szCs w:val="18"/>
                </w:rPr>
                <w:t>American Society for Testing and Materials (</w:t>
              </w:r>
            </w:ins>
            <w:r w:rsidRPr="00974B66">
              <w:rPr>
                <w:rFonts w:ascii="Calibri" w:hAnsi="Calibri"/>
                <w:sz w:val="18"/>
                <w:szCs w:val="18"/>
              </w:rPr>
              <w:t>ASTM</w:t>
            </w:r>
            <w:ins w:id="31" w:author="Shewmaker, Michael@Energy" w:date="2021-12-23T09:31:00Z">
              <w:r w:rsidR="008F0F50">
                <w:rPr>
                  <w:rFonts w:ascii="Calibri" w:hAnsi="Calibri"/>
                  <w:sz w:val="18"/>
                  <w:szCs w:val="18"/>
                </w:rPr>
                <w:t>)</w:t>
              </w:r>
            </w:ins>
            <w:r w:rsidRPr="00974B66">
              <w:rPr>
                <w:rFonts w:ascii="Calibri" w:hAnsi="Calibri"/>
                <w:sz w:val="18"/>
                <w:szCs w:val="18"/>
              </w:rPr>
              <w:t xml:space="preserve"> Standard C272.</w:t>
            </w:r>
          </w:p>
        </w:tc>
      </w:tr>
    </w:tbl>
    <w:p w14:paraId="154806C6" w14:textId="4726D0A2" w:rsidR="00AF2775" w:rsidRDefault="00AF2775"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371E9EDC" w14:textId="77777777" w:rsidR="00AF2775" w:rsidRDefault="00AF2775">
      <w:pPr>
        <w:rPr>
          <w:rFonts w:ascii="Calibri" w:hAnsi="Calibri"/>
          <w:sz w:val="18"/>
          <w:szCs w:val="18"/>
        </w:rPr>
      </w:pPr>
      <w:r>
        <w:rPr>
          <w:rFonts w:ascii="Calibri" w:hAnsi="Calibri"/>
          <w:sz w:val="18"/>
          <w:szCs w:val="18"/>
        </w:rPr>
        <w:br w:type="page"/>
      </w:r>
    </w:p>
    <w:p w14:paraId="7D0515EB" w14:textId="77777777" w:rsidR="00A54CC3" w:rsidRPr="00824C9A" w:rsidRDefault="00A54CC3"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Style w:val="TableGrid"/>
        <w:tblW w:w="14432" w:type="dxa"/>
        <w:tblLayout w:type="fixed"/>
        <w:tblLook w:val="04A0" w:firstRow="1" w:lastRow="0" w:firstColumn="1" w:lastColumn="0" w:noHBand="0" w:noVBand="1"/>
        <w:tblDescription w:val="Opaque Surface Details - Mass Walls"/>
      </w:tblPr>
      <w:tblGrid>
        <w:gridCol w:w="1096"/>
        <w:gridCol w:w="817"/>
        <w:gridCol w:w="932"/>
        <w:gridCol w:w="1027"/>
        <w:gridCol w:w="727"/>
        <w:gridCol w:w="702"/>
        <w:gridCol w:w="902"/>
        <w:gridCol w:w="1003"/>
        <w:gridCol w:w="902"/>
        <w:gridCol w:w="994"/>
        <w:gridCol w:w="710"/>
        <w:gridCol w:w="808"/>
        <w:gridCol w:w="902"/>
        <w:gridCol w:w="1003"/>
        <w:gridCol w:w="902"/>
        <w:gridCol w:w="998"/>
        <w:gridCol w:w="7"/>
      </w:tblGrid>
      <w:tr w:rsidR="00824C9A" w:rsidRPr="00824C9A" w14:paraId="6FE3E8F5" w14:textId="77777777" w:rsidTr="008451F9">
        <w:trPr>
          <w:trHeight w:val="244"/>
          <w:tblHeader/>
        </w:trPr>
        <w:tc>
          <w:tcPr>
            <w:tcW w:w="14432" w:type="dxa"/>
            <w:gridSpan w:val="17"/>
          </w:tcPr>
          <w:p w14:paraId="4A6DC323" w14:textId="09DCA314" w:rsidR="00824C9A" w:rsidRPr="00824C9A" w:rsidRDefault="00824C9A" w:rsidP="00451F30">
            <w:pPr>
              <w:rPr>
                <w:rFonts w:asciiTheme="minorHAnsi" w:hAnsiTheme="minorHAnsi"/>
                <w:sz w:val="20"/>
                <w:szCs w:val="18"/>
              </w:rPr>
            </w:pPr>
            <w:r w:rsidRPr="00824C9A">
              <w:rPr>
                <w:rFonts w:asciiTheme="minorHAnsi" w:hAnsiTheme="minorHAnsi"/>
                <w:b/>
                <w:sz w:val="20"/>
                <w:szCs w:val="18"/>
              </w:rPr>
              <w:t xml:space="preserve">D. </w:t>
            </w:r>
            <w:del w:id="32" w:author="Shewmaker, Michael@Energy" w:date="2022-01-03T16:14:00Z">
              <w:r w:rsidRPr="00824C9A" w:rsidDel="008F4AD1">
                <w:rPr>
                  <w:rFonts w:asciiTheme="minorHAnsi" w:hAnsiTheme="minorHAnsi"/>
                  <w:b/>
                  <w:sz w:val="20"/>
                  <w:szCs w:val="18"/>
                </w:rPr>
                <w:delText>Opaque Surface</w:delText>
              </w:r>
            </w:del>
            <w:ins w:id="33" w:author="Shewmaker, Michael@Energy" w:date="2022-01-03T16:14:00Z">
              <w:r w:rsidR="008F4AD1">
                <w:rPr>
                  <w:rFonts w:asciiTheme="minorHAnsi" w:hAnsiTheme="minorHAnsi"/>
                  <w:b/>
                  <w:sz w:val="20"/>
                  <w:szCs w:val="18"/>
                </w:rPr>
                <w:t>Building Insulation</w:t>
              </w:r>
            </w:ins>
            <w:r w:rsidRPr="00824C9A">
              <w:rPr>
                <w:rFonts w:asciiTheme="minorHAnsi" w:hAnsiTheme="minorHAnsi"/>
                <w:b/>
                <w:sz w:val="20"/>
                <w:szCs w:val="18"/>
              </w:rPr>
              <w:t xml:space="preserve"> Details – Mass Walls </w:t>
            </w:r>
            <w:r w:rsidRPr="00824C9A">
              <w:rPr>
                <w:rFonts w:asciiTheme="minorHAnsi" w:hAnsiTheme="minorHAnsi"/>
                <w:sz w:val="20"/>
                <w:szCs w:val="18"/>
              </w:rPr>
              <w:t>(</w:t>
            </w:r>
            <w:ins w:id="34" w:author="Shewmaker, Michael@Energy" w:date="2021-12-23T09:33:00Z">
              <w:r w:rsidR="00582BED">
                <w:rPr>
                  <w:rFonts w:asciiTheme="minorHAnsi" w:hAnsiTheme="minorHAnsi"/>
                  <w:sz w:val="20"/>
                  <w:szCs w:val="18"/>
                </w:rPr>
                <w:t xml:space="preserve">Section </w:t>
              </w:r>
            </w:ins>
            <w:r w:rsidRPr="00824C9A">
              <w:rPr>
                <w:rFonts w:asciiTheme="minorHAnsi" w:hAnsiTheme="minorHAnsi"/>
                <w:sz w:val="20"/>
                <w:szCs w:val="18"/>
              </w:rPr>
              <w:t>150.1(c)1Bii)</w:t>
            </w:r>
          </w:p>
        </w:tc>
      </w:tr>
      <w:tr w:rsidR="00824C9A" w:rsidRPr="00332AB6" w14:paraId="00C1D247" w14:textId="77777777" w:rsidTr="00824C9A">
        <w:trPr>
          <w:gridAfter w:val="1"/>
          <w:wAfter w:w="7" w:type="dxa"/>
          <w:trHeight w:val="263"/>
        </w:trPr>
        <w:tc>
          <w:tcPr>
            <w:tcW w:w="1097" w:type="dxa"/>
            <w:vAlign w:val="bottom"/>
          </w:tcPr>
          <w:p w14:paraId="156CF7A4"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01</w:t>
            </w:r>
          </w:p>
        </w:tc>
        <w:tc>
          <w:tcPr>
            <w:tcW w:w="818" w:type="dxa"/>
            <w:vAlign w:val="bottom"/>
          </w:tcPr>
          <w:p w14:paraId="10651324"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02</w:t>
            </w:r>
          </w:p>
        </w:tc>
        <w:tc>
          <w:tcPr>
            <w:tcW w:w="933" w:type="dxa"/>
            <w:vAlign w:val="bottom"/>
          </w:tcPr>
          <w:p w14:paraId="109C0746"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03</w:t>
            </w:r>
          </w:p>
        </w:tc>
        <w:tc>
          <w:tcPr>
            <w:tcW w:w="1028" w:type="dxa"/>
            <w:vAlign w:val="bottom"/>
          </w:tcPr>
          <w:p w14:paraId="4CCFCEF0"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04</w:t>
            </w:r>
          </w:p>
        </w:tc>
        <w:tc>
          <w:tcPr>
            <w:tcW w:w="728" w:type="dxa"/>
            <w:vAlign w:val="bottom"/>
          </w:tcPr>
          <w:p w14:paraId="5B42A41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05</w:t>
            </w:r>
          </w:p>
        </w:tc>
        <w:tc>
          <w:tcPr>
            <w:tcW w:w="701" w:type="dxa"/>
            <w:vAlign w:val="bottom"/>
          </w:tcPr>
          <w:p w14:paraId="269E6E4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06</w:t>
            </w:r>
          </w:p>
        </w:tc>
        <w:tc>
          <w:tcPr>
            <w:tcW w:w="902" w:type="dxa"/>
            <w:vAlign w:val="bottom"/>
          </w:tcPr>
          <w:p w14:paraId="26F8BAA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07</w:t>
            </w:r>
          </w:p>
        </w:tc>
        <w:tc>
          <w:tcPr>
            <w:tcW w:w="1003" w:type="dxa"/>
            <w:vAlign w:val="bottom"/>
          </w:tcPr>
          <w:p w14:paraId="2F1CBED5"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08</w:t>
            </w:r>
          </w:p>
        </w:tc>
        <w:tc>
          <w:tcPr>
            <w:tcW w:w="902" w:type="dxa"/>
            <w:vAlign w:val="bottom"/>
          </w:tcPr>
          <w:p w14:paraId="7CD1AD05"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09</w:t>
            </w:r>
          </w:p>
        </w:tc>
        <w:tc>
          <w:tcPr>
            <w:tcW w:w="994" w:type="dxa"/>
            <w:vAlign w:val="bottom"/>
          </w:tcPr>
          <w:p w14:paraId="12E7892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10</w:t>
            </w:r>
          </w:p>
        </w:tc>
        <w:tc>
          <w:tcPr>
            <w:tcW w:w="710" w:type="dxa"/>
          </w:tcPr>
          <w:p w14:paraId="5784C1F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11</w:t>
            </w:r>
          </w:p>
        </w:tc>
        <w:tc>
          <w:tcPr>
            <w:tcW w:w="804" w:type="dxa"/>
          </w:tcPr>
          <w:p w14:paraId="1B1291D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12</w:t>
            </w:r>
          </w:p>
        </w:tc>
        <w:tc>
          <w:tcPr>
            <w:tcW w:w="902" w:type="dxa"/>
            <w:vAlign w:val="bottom"/>
          </w:tcPr>
          <w:p w14:paraId="32721F9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13</w:t>
            </w:r>
          </w:p>
        </w:tc>
        <w:tc>
          <w:tcPr>
            <w:tcW w:w="1003" w:type="dxa"/>
            <w:vAlign w:val="bottom"/>
          </w:tcPr>
          <w:p w14:paraId="5F3334C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14</w:t>
            </w:r>
          </w:p>
        </w:tc>
        <w:tc>
          <w:tcPr>
            <w:tcW w:w="902" w:type="dxa"/>
            <w:vAlign w:val="bottom"/>
          </w:tcPr>
          <w:p w14:paraId="4A7BB9D6"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15</w:t>
            </w:r>
          </w:p>
        </w:tc>
        <w:tc>
          <w:tcPr>
            <w:tcW w:w="998" w:type="dxa"/>
            <w:vAlign w:val="bottom"/>
          </w:tcPr>
          <w:p w14:paraId="07952BE6"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16</w:t>
            </w:r>
          </w:p>
        </w:tc>
      </w:tr>
      <w:tr w:rsidR="00824C9A" w:rsidRPr="00AD2F3D" w14:paraId="75B9AC66" w14:textId="77777777" w:rsidTr="00824C9A">
        <w:trPr>
          <w:trHeight w:val="244"/>
        </w:trPr>
        <w:tc>
          <w:tcPr>
            <w:tcW w:w="1097" w:type="dxa"/>
            <w:vMerge w:val="restart"/>
            <w:vAlign w:val="bottom"/>
          </w:tcPr>
          <w:p w14:paraId="26AC985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Tag/ID</w:t>
            </w:r>
          </w:p>
        </w:tc>
        <w:tc>
          <w:tcPr>
            <w:tcW w:w="818" w:type="dxa"/>
            <w:vMerge w:val="restart"/>
            <w:vAlign w:val="bottom"/>
          </w:tcPr>
          <w:p w14:paraId="465D952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Above or Below Grade?</w:t>
            </w:r>
          </w:p>
        </w:tc>
        <w:tc>
          <w:tcPr>
            <w:tcW w:w="8710" w:type="dxa"/>
            <w:gridSpan w:val="10"/>
            <w:vAlign w:val="bottom"/>
          </w:tcPr>
          <w:p w14:paraId="0F2EEF91" w14:textId="77777777" w:rsidR="00824C9A" w:rsidRPr="00824C9A" w:rsidRDefault="00824C9A" w:rsidP="00451F30">
            <w:pPr>
              <w:jc w:val="center"/>
              <w:rPr>
                <w:rFonts w:asciiTheme="minorHAnsi" w:hAnsiTheme="minorHAnsi"/>
                <w:b/>
                <w:sz w:val="18"/>
                <w:szCs w:val="18"/>
              </w:rPr>
            </w:pPr>
            <w:r w:rsidRPr="00824C9A">
              <w:rPr>
                <w:rFonts w:asciiTheme="minorHAnsi" w:hAnsiTheme="minorHAnsi"/>
                <w:b/>
                <w:sz w:val="18"/>
                <w:szCs w:val="18"/>
              </w:rPr>
              <w:t>Proposed</w:t>
            </w:r>
          </w:p>
        </w:tc>
        <w:tc>
          <w:tcPr>
            <w:tcW w:w="3806" w:type="dxa"/>
            <w:gridSpan w:val="5"/>
            <w:vAlign w:val="bottom"/>
          </w:tcPr>
          <w:p w14:paraId="16A93DEF" w14:textId="77777777" w:rsidR="00824C9A" w:rsidRPr="00824C9A" w:rsidRDefault="00824C9A" w:rsidP="00451F30">
            <w:pPr>
              <w:jc w:val="center"/>
              <w:rPr>
                <w:rFonts w:asciiTheme="minorHAnsi" w:hAnsiTheme="minorHAnsi"/>
                <w:b/>
                <w:sz w:val="18"/>
                <w:szCs w:val="18"/>
              </w:rPr>
            </w:pPr>
            <w:r w:rsidRPr="00824C9A">
              <w:rPr>
                <w:rFonts w:asciiTheme="minorHAnsi" w:hAnsiTheme="minorHAnsi"/>
                <w:b/>
                <w:sz w:val="18"/>
                <w:szCs w:val="18"/>
              </w:rPr>
              <w:t>Required</w:t>
            </w:r>
          </w:p>
        </w:tc>
      </w:tr>
      <w:tr w:rsidR="00824C9A" w:rsidRPr="00332AB6" w14:paraId="29B8E280" w14:textId="77777777" w:rsidTr="00824C9A">
        <w:trPr>
          <w:gridAfter w:val="1"/>
          <w:wAfter w:w="6" w:type="dxa"/>
          <w:trHeight w:val="384"/>
        </w:trPr>
        <w:tc>
          <w:tcPr>
            <w:tcW w:w="1097" w:type="dxa"/>
            <w:vMerge/>
            <w:vAlign w:val="bottom"/>
          </w:tcPr>
          <w:p w14:paraId="6F17B632" w14:textId="77777777" w:rsidR="00824C9A" w:rsidRPr="00824C9A" w:rsidRDefault="00824C9A" w:rsidP="00451F30">
            <w:pPr>
              <w:jc w:val="center"/>
              <w:rPr>
                <w:rFonts w:asciiTheme="minorHAnsi" w:hAnsiTheme="minorHAnsi"/>
                <w:sz w:val="18"/>
                <w:szCs w:val="18"/>
              </w:rPr>
            </w:pPr>
          </w:p>
        </w:tc>
        <w:tc>
          <w:tcPr>
            <w:tcW w:w="818" w:type="dxa"/>
            <w:vMerge/>
            <w:vAlign w:val="bottom"/>
          </w:tcPr>
          <w:p w14:paraId="7BB580CA" w14:textId="77777777" w:rsidR="00824C9A" w:rsidRPr="00824C9A" w:rsidRDefault="00824C9A" w:rsidP="00451F30">
            <w:pPr>
              <w:jc w:val="center"/>
              <w:rPr>
                <w:rFonts w:asciiTheme="minorHAnsi" w:hAnsiTheme="minorHAnsi"/>
                <w:sz w:val="18"/>
                <w:szCs w:val="18"/>
              </w:rPr>
            </w:pPr>
          </w:p>
        </w:tc>
        <w:tc>
          <w:tcPr>
            <w:tcW w:w="933" w:type="dxa"/>
            <w:vMerge w:val="restart"/>
            <w:vAlign w:val="bottom"/>
          </w:tcPr>
          <w:p w14:paraId="7D1AC37C"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Mass Type</w:t>
            </w:r>
          </w:p>
        </w:tc>
        <w:tc>
          <w:tcPr>
            <w:tcW w:w="1028" w:type="dxa"/>
            <w:vMerge w:val="restart"/>
            <w:vAlign w:val="bottom"/>
          </w:tcPr>
          <w:p w14:paraId="06CA60DD"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Mass Thickness (inches)</w:t>
            </w:r>
          </w:p>
        </w:tc>
        <w:tc>
          <w:tcPr>
            <w:tcW w:w="1430" w:type="dxa"/>
            <w:gridSpan w:val="2"/>
            <w:vAlign w:val="bottom"/>
          </w:tcPr>
          <w:p w14:paraId="1CF2B8A8" w14:textId="385A75C8" w:rsidR="00824C9A" w:rsidRPr="00824C9A" w:rsidRDefault="00770D90" w:rsidP="00451F30">
            <w:pPr>
              <w:jc w:val="center"/>
              <w:rPr>
                <w:rFonts w:asciiTheme="minorHAnsi" w:hAnsiTheme="minorHAnsi"/>
                <w:sz w:val="18"/>
                <w:szCs w:val="18"/>
              </w:rPr>
            </w:pPr>
            <w:ins w:id="35" w:author="Shewmaker, Michael@Energy" w:date="2022-01-13T16:30:00Z">
              <w:r>
                <w:rPr>
                  <w:rFonts w:asciiTheme="minorHAnsi" w:hAnsiTheme="minorHAnsi"/>
                  <w:sz w:val="18"/>
                  <w:szCs w:val="18"/>
                </w:rPr>
                <w:t>Mass Wall</w:t>
              </w:r>
              <w:r>
                <w:rPr>
                  <w:rFonts w:asciiTheme="minorHAnsi" w:hAnsiTheme="minorHAnsi"/>
                  <w:sz w:val="18"/>
                  <w:szCs w:val="18"/>
                </w:rPr>
                <w:br/>
              </w:r>
            </w:ins>
            <w:ins w:id="36" w:author="Shewmaker, Michael@Energy" w:date="2021-12-23T11:37:00Z">
              <w:r w:rsidR="000571A7">
                <w:rPr>
                  <w:rFonts w:asciiTheme="minorHAnsi" w:hAnsiTheme="minorHAnsi"/>
                  <w:sz w:val="18"/>
                  <w:szCs w:val="18"/>
                </w:rPr>
                <w:t xml:space="preserve">Joint </w:t>
              </w:r>
            </w:ins>
            <w:r w:rsidR="00824C9A" w:rsidRPr="00824C9A">
              <w:rPr>
                <w:rFonts w:asciiTheme="minorHAnsi" w:hAnsiTheme="minorHAnsi"/>
                <w:sz w:val="18"/>
                <w:szCs w:val="18"/>
              </w:rPr>
              <w:t>Appendix JA4 Reference</w:t>
            </w:r>
          </w:p>
        </w:tc>
        <w:tc>
          <w:tcPr>
            <w:tcW w:w="1905" w:type="dxa"/>
            <w:gridSpan w:val="2"/>
            <w:vAlign w:val="bottom"/>
          </w:tcPr>
          <w:p w14:paraId="26A2CB9E"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Exterior Insulation</w:t>
            </w:r>
          </w:p>
        </w:tc>
        <w:tc>
          <w:tcPr>
            <w:tcW w:w="1896" w:type="dxa"/>
            <w:gridSpan w:val="2"/>
            <w:vAlign w:val="bottom"/>
          </w:tcPr>
          <w:p w14:paraId="4E6A23E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Interior Insulation</w:t>
            </w:r>
          </w:p>
        </w:tc>
        <w:tc>
          <w:tcPr>
            <w:tcW w:w="1514" w:type="dxa"/>
            <w:gridSpan w:val="2"/>
          </w:tcPr>
          <w:p w14:paraId="58F0DF10" w14:textId="77B76E88" w:rsidR="00824C9A" w:rsidRPr="00824C9A" w:rsidRDefault="00770D90" w:rsidP="00451F30">
            <w:pPr>
              <w:jc w:val="center"/>
              <w:rPr>
                <w:rFonts w:asciiTheme="minorHAnsi" w:hAnsiTheme="minorHAnsi"/>
                <w:sz w:val="18"/>
                <w:szCs w:val="18"/>
              </w:rPr>
            </w:pPr>
            <w:ins w:id="37" w:author="Shewmaker, Michael@Energy" w:date="2022-01-13T16:30:00Z">
              <w:r>
                <w:rPr>
                  <w:rFonts w:asciiTheme="minorHAnsi" w:hAnsiTheme="minorHAnsi"/>
                  <w:sz w:val="18"/>
                  <w:szCs w:val="18"/>
                </w:rPr>
                <w:t>Insulation Layer</w:t>
              </w:r>
              <w:r>
                <w:rPr>
                  <w:rFonts w:asciiTheme="minorHAnsi" w:hAnsiTheme="minorHAnsi"/>
                  <w:sz w:val="18"/>
                  <w:szCs w:val="18"/>
                </w:rPr>
                <w:br/>
              </w:r>
            </w:ins>
            <w:ins w:id="38" w:author="Shewmaker, Michael@Energy" w:date="2021-12-23T11:37:00Z">
              <w:r w:rsidR="000571A7">
                <w:rPr>
                  <w:rFonts w:asciiTheme="minorHAnsi" w:hAnsiTheme="minorHAnsi"/>
                  <w:sz w:val="18"/>
                  <w:szCs w:val="18"/>
                </w:rPr>
                <w:t xml:space="preserve">Joint </w:t>
              </w:r>
            </w:ins>
            <w:r w:rsidR="00824C9A" w:rsidRPr="00824C9A">
              <w:rPr>
                <w:rFonts w:asciiTheme="minorHAnsi" w:hAnsiTheme="minorHAnsi"/>
                <w:sz w:val="18"/>
                <w:szCs w:val="18"/>
              </w:rPr>
              <w:t>Appendix JA4 Reference</w:t>
            </w:r>
          </w:p>
        </w:tc>
        <w:tc>
          <w:tcPr>
            <w:tcW w:w="1905" w:type="dxa"/>
            <w:gridSpan w:val="2"/>
            <w:vAlign w:val="bottom"/>
          </w:tcPr>
          <w:p w14:paraId="2BAA49D9"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Exterior Insulation</w:t>
            </w:r>
          </w:p>
        </w:tc>
        <w:tc>
          <w:tcPr>
            <w:tcW w:w="1900" w:type="dxa"/>
            <w:gridSpan w:val="2"/>
            <w:vAlign w:val="bottom"/>
          </w:tcPr>
          <w:p w14:paraId="3EDFC5ED"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Interior Insulation</w:t>
            </w:r>
          </w:p>
        </w:tc>
      </w:tr>
      <w:tr w:rsidR="00824C9A" w14:paraId="3B29B5ED" w14:textId="77777777" w:rsidTr="00824C9A">
        <w:trPr>
          <w:gridAfter w:val="1"/>
          <w:wAfter w:w="7" w:type="dxa"/>
          <w:trHeight w:val="384"/>
        </w:trPr>
        <w:tc>
          <w:tcPr>
            <w:tcW w:w="1097" w:type="dxa"/>
            <w:vMerge/>
            <w:vAlign w:val="bottom"/>
          </w:tcPr>
          <w:p w14:paraId="34D61454" w14:textId="77777777" w:rsidR="00824C9A" w:rsidRPr="00824C9A" w:rsidRDefault="00824C9A" w:rsidP="00451F30">
            <w:pPr>
              <w:jc w:val="center"/>
              <w:rPr>
                <w:rFonts w:asciiTheme="minorHAnsi" w:hAnsiTheme="minorHAnsi"/>
                <w:sz w:val="18"/>
                <w:szCs w:val="18"/>
              </w:rPr>
            </w:pPr>
          </w:p>
        </w:tc>
        <w:tc>
          <w:tcPr>
            <w:tcW w:w="818" w:type="dxa"/>
            <w:vMerge/>
            <w:vAlign w:val="bottom"/>
          </w:tcPr>
          <w:p w14:paraId="13D6AD77" w14:textId="77777777" w:rsidR="00824C9A" w:rsidRPr="00824C9A" w:rsidRDefault="00824C9A" w:rsidP="00451F30">
            <w:pPr>
              <w:jc w:val="center"/>
              <w:rPr>
                <w:rFonts w:asciiTheme="minorHAnsi" w:hAnsiTheme="minorHAnsi"/>
                <w:sz w:val="18"/>
                <w:szCs w:val="18"/>
              </w:rPr>
            </w:pPr>
          </w:p>
        </w:tc>
        <w:tc>
          <w:tcPr>
            <w:tcW w:w="933" w:type="dxa"/>
            <w:vMerge/>
            <w:vAlign w:val="bottom"/>
          </w:tcPr>
          <w:p w14:paraId="2DC964A1" w14:textId="77777777" w:rsidR="00824C9A" w:rsidRPr="00824C9A" w:rsidRDefault="00824C9A" w:rsidP="00451F30">
            <w:pPr>
              <w:jc w:val="center"/>
              <w:rPr>
                <w:rFonts w:asciiTheme="minorHAnsi" w:hAnsiTheme="minorHAnsi"/>
                <w:sz w:val="18"/>
                <w:szCs w:val="18"/>
              </w:rPr>
            </w:pPr>
          </w:p>
        </w:tc>
        <w:tc>
          <w:tcPr>
            <w:tcW w:w="1028" w:type="dxa"/>
            <w:vMerge/>
            <w:vAlign w:val="bottom"/>
          </w:tcPr>
          <w:p w14:paraId="22264962" w14:textId="77777777" w:rsidR="00824C9A" w:rsidRPr="00824C9A" w:rsidRDefault="00824C9A" w:rsidP="00451F30">
            <w:pPr>
              <w:jc w:val="center"/>
              <w:rPr>
                <w:rFonts w:asciiTheme="minorHAnsi" w:hAnsiTheme="minorHAnsi"/>
                <w:sz w:val="18"/>
                <w:szCs w:val="18"/>
              </w:rPr>
            </w:pPr>
          </w:p>
        </w:tc>
        <w:tc>
          <w:tcPr>
            <w:tcW w:w="728" w:type="dxa"/>
            <w:vAlign w:val="bottom"/>
          </w:tcPr>
          <w:p w14:paraId="31DA06B9"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Table</w:t>
            </w:r>
          </w:p>
        </w:tc>
        <w:tc>
          <w:tcPr>
            <w:tcW w:w="701" w:type="dxa"/>
            <w:vAlign w:val="bottom"/>
          </w:tcPr>
          <w:p w14:paraId="1440C40C"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Cell</w:t>
            </w:r>
          </w:p>
        </w:tc>
        <w:tc>
          <w:tcPr>
            <w:tcW w:w="902" w:type="dxa"/>
            <w:vAlign w:val="bottom"/>
          </w:tcPr>
          <w:p w14:paraId="13ADB5DC"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1003" w:type="dxa"/>
            <w:vAlign w:val="bottom"/>
          </w:tcPr>
          <w:p w14:paraId="0A2686ED"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c>
          <w:tcPr>
            <w:tcW w:w="902" w:type="dxa"/>
            <w:vAlign w:val="bottom"/>
          </w:tcPr>
          <w:p w14:paraId="0312E8F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994" w:type="dxa"/>
            <w:vAlign w:val="bottom"/>
          </w:tcPr>
          <w:p w14:paraId="077F6442"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c>
          <w:tcPr>
            <w:tcW w:w="710" w:type="dxa"/>
            <w:vAlign w:val="bottom"/>
          </w:tcPr>
          <w:p w14:paraId="3D35F160"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Table</w:t>
            </w:r>
          </w:p>
        </w:tc>
        <w:tc>
          <w:tcPr>
            <w:tcW w:w="804" w:type="dxa"/>
            <w:vAlign w:val="bottom"/>
          </w:tcPr>
          <w:p w14:paraId="5979BF97"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Cell</w:t>
            </w:r>
          </w:p>
        </w:tc>
        <w:tc>
          <w:tcPr>
            <w:tcW w:w="902" w:type="dxa"/>
            <w:vAlign w:val="bottom"/>
          </w:tcPr>
          <w:p w14:paraId="2EB7D89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1003" w:type="dxa"/>
            <w:vAlign w:val="bottom"/>
          </w:tcPr>
          <w:p w14:paraId="5DFD502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c>
          <w:tcPr>
            <w:tcW w:w="902" w:type="dxa"/>
            <w:vAlign w:val="bottom"/>
          </w:tcPr>
          <w:p w14:paraId="59F7E71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998" w:type="dxa"/>
            <w:vAlign w:val="bottom"/>
          </w:tcPr>
          <w:p w14:paraId="1668524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r>
      <w:tr w:rsidR="00824C9A" w:rsidRPr="00332AB6" w14:paraId="04E71399" w14:textId="77777777" w:rsidTr="00824C9A">
        <w:trPr>
          <w:gridAfter w:val="1"/>
          <w:wAfter w:w="7" w:type="dxa"/>
          <w:trHeight w:val="244"/>
        </w:trPr>
        <w:tc>
          <w:tcPr>
            <w:tcW w:w="1097" w:type="dxa"/>
          </w:tcPr>
          <w:p w14:paraId="4A352528" w14:textId="77777777" w:rsidR="00824C9A" w:rsidRPr="00824C9A" w:rsidRDefault="00824C9A" w:rsidP="00451F30">
            <w:pPr>
              <w:rPr>
                <w:rFonts w:asciiTheme="minorHAnsi" w:hAnsiTheme="minorHAnsi"/>
                <w:sz w:val="18"/>
                <w:szCs w:val="18"/>
              </w:rPr>
            </w:pPr>
          </w:p>
        </w:tc>
        <w:tc>
          <w:tcPr>
            <w:tcW w:w="818" w:type="dxa"/>
          </w:tcPr>
          <w:p w14:paraId="73DF441F" w14:textId="77777777" w:rsidR="00824C9A" w:rsidRPr="00824C9A" w:rsidRDefault="00824C9A" w:rsidP="00451F30">
            <w:pPr>
              <w:rPr>
                <w:rFonts w:asciiTheme="minorHAnsi" w:hAnsiTheme="minorHAnsi"/>
                <w:sz w:val="18"/>
                <w:szCs w:val="18"/>
              </w:rPr>
            </w:pPr>
          </w:p>
        </w:tc>
        <w:tc>
          <w:tcPr>
            <w:tcW w:w="933" w:type="dxa"/>
          </w:tcPr>
          <w:p w14:paraId="57455C3C" w14:textId="77777777" w:rsidR="00824C9A" w:rsidRPr="00824C9A" w:rsidRDefault="00824C9A" w:rsidP="00451F30">
            <w:pPr>
              <w:rPr>
                <w:rFonts w:asciiTheme="minorHAnsi" w:hAnsiTheme="minorHAnsi"/>
                <w:sz w:val="18"/>
                <w:szCs w:val="18"/>
              </w:rPr>
            </w:pPr>
          </w:p>
        </w:tc>
        <w:tc>
          <w:tcPr>
            <w:tcW w:w="1028" w:type="dxa"/>
          </w:tcPr>
          <w:p w14:paraId="1AF0571F" w14:textId="77777777" w:rsidR="00824C9A" w:rsidRPr="00824C9A" w:rsidRDefault="00824C9A" w:rsidP="00451F30">
            <w:pPr>
              <w:rPr>
                <w:rFonts w:asciiTheme="minorHAnsi" w:hAnsiTheme="minorHAnsi"/>
                <w:sz w:val="18"/>
                <w:szCs w:val="18"/>
              </w:rPr>
            </w:pPr>
          </w:p>
        </w:tc>
        <w:tc>
          <w:tcPr>
            <w:tcW w:w="728" w:type="dxa"/>
          </w:tcPr>
          <w:p w14:paraId="114AF444" w14:textId="77777777" w:rsidR="00824C9A" w:rsidRPr="00824C9A" w:rsidRDefault="00824C9A" w:rsidP="00451F30">
            <w:pPr>
              <w:rPr>
                <w:rFonts w:asciiTheme="minorHAnsi" w:hAnsiTheme="minorHAnsi"/>
                <w:sz w:val="18"/>
                <w:szCs w:val="18"/>
              </w:rPr>
            </w:pPr>
          </w:p>
        </w:tc>
        <w:tc>
          <w:tcPr>
            <w:tcW w:w="701" w:type="dxa"/>
          </w:tcPr>
          <w:p w14:paraId="03898A6E" w14:textId="77777777" w:rsidR="00824C9A" w:rsidRPr="00824C9A" w:rsidRDefault="00824C9A" w:rsidP="00451F30">
            <w:pPr>
              <w:rPr>
                <w:rFonts w:asciiTheme="minorHAnsi" w:hAnsiTheme="minorHAnsi"/>
                <w:sz w:val="18"/>
                <w:szCs w:val="18"/>
              </w:rPr>
            </w:pPr>
          </w:p>
        </w:tc>
        <w:tc>
          <w:tcPr>
            <w:tcW w:w="902" w:type="dxa"/>
          </w:tcPr>
          <w:p w14:paraId="4E905A81" w14:textId="77777777" w:rsidR="00824C9A" w:rsidRPr="00824C9A" w:rsidRDefault="00824C9A" w:rsidP="00451F30">
            <w:pPr>
              <w:rPr>
                <w:rFonts w:asciiTheme="minorHAnsi" w:hAnsiTheme="minorHAnsi"/>
                <w:sz w:val="18"/>
                <w:szCs w:val="18"/>
              </w:rPr>
            </w:pPr>
          </w:p>
        </w:tc>
        <w:tc>
          <w:tcPr>
            <w:tcW w:w="1003" w:type="dxa"/>
          </w:tcPr>
          <w:p w14:paraId="12ECD7B7" w14:textId="77777777" w:rsidR="00824C9A" w:rsidRPr="00824C9A" w:rsidRDefault="00824C9A" w:rsidP="00451F30">
            <w:pPr>
              <w:rPr>
                <w:rFonts w:asciiTheme="minorHAnsi" w:hAnsiTheme="minorHAnsi"/>
                <w:sz w:val="18"/>
                <w:szCs w:val="18"/>
              </w:rPr>
            </w:pPr>
          </w:p>
        </w:tc>
        <w:tc>
          <w:tcPr>
            <w:tcW w:w="902" w:type="dxa"/>
          </w:tcPr>
          <w:p w14:paraId="231C3A95" w14:textId="77777777" w:rsidR="00824C9A" w:rsidRPr="00824C9A" w:rsidRDefault="00824C9A" w:rsidP="00451F30">
            <w:pPr>
              <w:rPr>
                <w:rFonts w:asciiTheme="minorHAnsi" w:hAnsiTheme="minorHAnsi"/>
                <w:sz w:val="18"/>
                <w:szCs w:val="18"/>
              </w:rPr>
            </w:pPr>
          </w:p>
        </w:tc>
        <w:tc>
          <w:tcPr>
            <w:tcW w:w="994" w:type="dxa"/>
          </w:tcPr>
          <w:p w14:paraId="0D003B53" w14:textId="77777777" w:rsidR="00824C9A" w:rsidRPr="00824C9A" w:rsidRDefault="00824C9A" w:rsidP="00451F30">
            <w:pPr>
              <w:rPr>
                <w:rFonts w:asciiTheme="minorHAnsi" w:hAnsiTheme="minorHAnsi"/>
                <w:sz w:val="18"/>
                <w:szCs w:val="18"/>
              </w:rPr>
            </w:pPr>
          </w:p>
        </w:tc>
        <w:tc>
          <w:tcPr>
            <w:tcW w:w="710" w:type="dxa"/>
          </w:tcPr>
          <w:p w14:paraId="5CF0A6C8" w14:textId="77777777" w:rsidR="00824C9A" w:rsidRPr="00824C9A" w:rsidRDefault="00824C9A" w:rsidP="00451F30">
            <w:pPr>
              <w:rPr>
                <w:rFonts w:asciiTheme="minorHAnsi" w:hAnsiTheme="minorHAnsi"/>
                <w:sz w:val="18"/>
                <w:szCs w:val="18"/>
              </w:rPr>
            </w:pPr>
          </w:p>
        </w:tc>
        <w:tc>
          <w:tcPr>
            <w:tcW w:w="804" w:type="dxa"/>
          </w:tcPr>
          <w:p w14:paraId="173B3960" w14:textId="77777777" w:rsidR="00824C9A" w:rsidRPr="00824C9A" w:rsidRDefault="00824C9A" w:rsidP="00451F30">
            <w:pPr>
              <w:rPr>
                <w:rFonts w:asciiTheme="minorHAnsi" w:hAnsiTheme="minorHAnsi"/>
                <w:sz w:val="18"/>
                <w:szCs w:val="18"/>
              </w:rPr>
            </w:pPr>
          </w:p>
        </w:tc>
        <w:tc>
          <w:tcPr>
            <w:tcW w:w="902" w:type="dxa"/>
          </w:tcPr>
          <w:p w14:paraId="5614CEDF" w14:textId="77777777" w:rsidR="00824C9A" w:rsidRPr="00824C9A" w:rsidRDefault="00824C9A" w:rsidP="00451F30">
            <w:pPr>
              <w:rPr>
                <w:rFonts w:asciiTheme="minorHAnsi" w:hAnsiTheme="minorHAnsi"/>
                <w:sz w:val="18"/>
                <w:szCs w:val="18"/>
              </w:rPr>
            </w:pPr>
          </w:p>
        </w:tc>
        <w:tc>
          <w:tcPr>
            <w:tcW w:w="1003" w:type="dxa"/>
          </w:tcPr>
          <w:p w14:paraId="77512749" w14:textId="77777777" w:rsidR="00824C9A" w:rsidRPr="00824C9A" w:rsidRDefault="00824C9A" w:rsidP="00451F30">
            <w:pPr>
              <w:rPr>
                <w:rFonts w:asciiTheme="minorHAnsi" w:hAnsiTheme="minorHAnsi"/>
                <w:sz w:val="18"/>
                <w:szCs w:val="18"/>
              </w:rPr>
            </w:pPr>
          </w:p>
        </w:tc>
        <w:tc>
          <w:tcPr>
            <w:tcW w:w="902" w:type="dxa"/>
          </w:tcPr>
          <w:p w14:paraId="7F5D1965" w14:textId="77777777" w:rsidR="00824C9A" w:rsidRPr="00824C9A" w:rsidRDefault="00824C9A" w:rsidP="00451F30">
            <w:pPr>
              <w:rPr>
                <w:rFonts w:asciiTheme="minorHAnsi" w:hAnsiTheme="minorHAnsi"/>
                <w:sz w:val="18"/>
                <w:szCs w:val="18"/>
              </w:rPr>
            </w:pPr>
          </w:p>
        </w:tc>
        <w:tc>
          <w:tcPr>
            <w:tcW w:w="998" w:type="dxa"/>
          </w:tcPr>
          <w:p w14:paraId="31A43DE4" w14:textId="77777777" w:rsidR="00824C9A" w:rsidRPr="00824C9A" w:rsidRDefault="00824C9A" w:rsidP="00451F30">
            <w:pPr>
              <w:rPr>
                <w:rFonts w:asciiTheme="minorHAnsi" w:hAnsiTheme="minorHAnsi"/>
                <w:sz w:val="18"/>
                <w:szCs w:val="18"/>
              </w:rPr>
            </w:pPr>
          </w:p>
        </w:tc>
      </w:tr>
      <w:tr w:rsidR="00824C9A" w:rsidRPr="00332AB6" w14:paraId="4221B25B" w14:textId="77777777" w:rsidTr="00824C9A">
        <w:trPr>
          <w:gridAfter w:val="1"/>
          <w:wAfter w:w="7" w:type="dxa"/>
          <w:trHeight w:val="244"/>
        </w:trPr>
        <w:tc>
          <w:tcPr>
            <w:tcW w:w="1097" w:type="dxa"/>
          </w:tcPr>
          <w:p w14:paraId="2FE777CD" w14:textId="77777777" w:rsidR="00824C9A" w:rsidRPr="00824C9A" w:rsidRDefault="00824C9A" w:rsidP="00451F30">
            <w:pPr>
              <w:rPr>
                <w:rFonts w:asciiTheme="minorHAnsi" w:hAnsiTheme="minorHAnsi"/>
                <w:sz w:val="18"/>
                <w:szCs w:val="18"/>
              </w:rPr>
            </w:pPr>
          </w:p>
        </w:tc>
        <w:tc>
          <w:tcPr>
            <w:tcW w:w="818" w:type="dxa"/>
          </w:tcPr>
          <w:p w14:paraId="5DEBB52F" w14:textId="77777777" w:rsidR="00824C9A" w:rsidRPr="00824C9A" w:rsidRDefault="00824C9A" w:rsidP="00451F30">
            <w:pPr>
              <w:rPr>
                <w:rFonts w:asciiTheme="minorHAnsi" w:hAnsiTheme="minorHAnsi"/>
                <w:sz w:val="18"/>
                <w:szCs w:val="18"/>
              </w:rPr>
            </w:pPr>
          </w:p>
        </w:tc>
        <w:tc>
          <w:tcPr>
            <w:tcW w:w="933" w:type="dxa"/>
          </w:tcPr>
          <w:p w14:paraId="3692B161" w14:textId="77777777" w:rsidR="00824C9A" w:rsidRPr="00824C9A" w:rsidRDefault="00824C9A" w:rsidP="00451F30">
            <w:pPr>
              <w:rPr>
                <w:rFonts w:asciiTheme="minorHAnsi" w:hAnsiTheme="minorHAnsi"/>
                <w:sz w:val="18"/>
                <w:szCs w:val="18"/>
              </w:rPr>
            </w:pPr>
          </w:p>
        </w:tc>
        <w:tc>
          <w:tcPr>
            <w:tcW w:w="1028" w:type="dxa"/>
          </w:tcPr>
          <w:p w14:paraId="34AB9FE5" w14:textId="77777777" w:rsidR="00824C9A" w:rsidRPr="00824C9A" w:rsidRDefault="00824C9A" w:rsidP="00451F30">
            <w:pPr>
              <w:rPr>
                <w:rFonts w:asciiTheme="minorHAnsi" w:hAnsiTheme="minorHAnsi"/>
                <w:sz w:val="18"/>
                <w:szCs w:val="18"/>
              </w:rPr>
            </w:pPr>
          </w:p>
        </w:tc>
        <w:tc>
          <w:tcPr>
            <w:tcW w:w="728" w:type="dxa"/>
          </w:tcPr>
          <w:p w14:paraId="3721DCDF" w14:textId="77777777" w:rsidR="00824C9A" w:rsidRPr="00824C9A" w:rsidRDefault="00824C9A" w:rsidP="00451F30">
            <w:pPr>
              <w:rPr>
                <w:rFonts w:asciiTheme="minorHAnsi" w:hAnsiTheme="minorHAnsi"/>
                <w:sz w:val="18"/>
                <w:szCs w:val="18"/>
              </w:rPr>
            </w:pPr>
          </w:p>
        </w:tc>
        <w:tc>
          <w:tcPr>
            <w:tcW w:w="701" w:type="dxa"/>
          </w:tcPr>
          <w:p w14:paraId="29233832" w14:textId="77777777" w:rsidR="00824C9A" w:rsidRPr="00824C9A" w:rsidRDefault="00824C9A" w:rsidP="00451F30">
            <w:pPr>
              <w:rPr>
                <w:rFonts w:asciiTheme="minorHAnsi" w:hAnsiTheme="minorHAnsi"/>
                <w:sz w:val="18"/>
                <w:szCs w:val="18"/>
              </w:rPr>
            </w:pPr>
          </w:p>
        </w:tc>
        <w:tc>
          <w:tcPr>
            <w:tcW w:w="902" w:type="dxa"/>
          </w:tcPr>
          <w:p w14:paraId="472FA031" w14:textId="77777777" w:rsidR="00824C9A" w:rsidRPr="00824C9A" w:rsidRDefault="00824C9A" w:rsidP="00451F30">
            <w:pPr>
              <w:rPr>
                <w:rFonts w:asciiTheme="minorHAnsi" w:hAnsiTheme="minorHAnsi"/>
                <w:sz w:val="18"/>
                <w:szCs w:val="18"/>
              </w:rPr>
            </w:pPr>
          </w:p>
        </w:tc>
        <w:tc>
          <w:tcPr>
            <w:tcW w:w="1003" w:type="dxa"/>
          </w:tcPr>
          <w:p w14:paraId="09216354" w14:textId="77777777" w:rsidR="00824C9A" w:rsidRPr="00824C9A" w:rsidRDefault="00824C9A" w:rsidP="00451F30">
            <w:pPr>
              <w:rPr>
                <w:rFonts w:asciiTheme="minorHAnsi" w:hAnsiTheme="minorHAnsi"/>
                <w:sz w:val="18"/>
                <w:szCs w:val="18"/>
              </w:rPr>
            </w:pPr>
          </w:p>
        </w:tc>
        <w:tc>
          <w:tcPr>
            <w:tcW w:w="902" w:type="dxa"/>
          </w:tcPr>
          <w:p w14:paraId="60EC33BA" w14:textId="77777777" w:rsidR="00824C9A" w:rsidRPr="00824C9A" w:rsidRDefault="00824C9A" w:rsidP="00451F30">
            <w:pPr>
              <w:rPr>
                <w:rFonts w:asciiTheme="minorHAnsi" w:hAnsiTheme="minorHAnsi"/>
                <w:sz w:val="18"/>
                <w:szCs w:val="18"/>
              </w:rPr>
            </w:pPr>
          </w:p>
        </w:tc>
        <w:tc>
          <w:tcPr>
            <w:tcW w:w="994" w:type="dxa"/>
          </w:tcPr>
          <w:p w14:paraId="608958D6" w14:textId="77777777" w:rsidR="00824C9A" w:rsidRPr="00824C9A" w:rsidRDefault="00824C9A" w:rsidP="00451F30">
            <w:pPr>
              <w:rPr>
                <w:rFonts w:asciiTheme="minorHAnsi" w:hAnsiTheme="minorHAnsi"/>
                <w:sz w:val="18"/>
                <w:szCs w:val="18"/>
              </w:rPr>
            </w:pPr>
          </w:p>
        </w:tc>
        <w:tc>
          <w:tcPr>
            <w:tcW w:w="710" w:type="dxa"/>
          </w:tcPr>
          <w:p w14:paraId="1021E3A9" w14:textId="77777777" w:rsidR="00824C9A" w:rsidRPr="00824C9A" w:rsidRDefault="00824C9A" w:rsidP="00451F30">
            <w:pPr>
              <w:rPr>
                <w:rFonts w:asciiTheme="minorHAnsi" w:hAnsiTheme="minorHAnsi"/>
                <w:sz w:val="18"/>
                <w:szCs w:val="18"/>
              </w:rPr>
            </w:pPr>
          </w:p>
        </w:tc>
        <w:tc>
          <w:tcPr>
            <w:tcW w:w="804" w:type="dxa"/>
          </w:tcPr>
          <w:p w14:paraId="7F277CAB" w14:textId="77777777" w:rsidR="00824C9A" w:rsidRPr="00824C9A" w:rsidRDefault="00824C9A" w:rsidP="00451F30">
            <w:pPr>
              <w:rPr>
                <w:rFonts w:asciiTheme="minorHAnsi" w:hAnsiTheme="minorHAnsi"/>
                <w:sz w:val="18"/>
                <w:szCs w:val="18"/>
              </w:rPr>
            </w:pPr>
          </w:p>
        </w:tc>
        <w:tc>
          <w:tcPr>
            <w:tcW w:w="902" w:type="dxa"/>
          </w:tcPr>
          <w:p w14:paraId="28E6A7C1" w14:textId="77777777" w:rsidR="00824C9A" w:rsidRPr="00824C9A" w:rsidRDefault="00824C9A" w:rsidP="00451F30">
            <w:pPr>
              <w:rPr>
                <w:rFonts w:asciiTheme="minorHAnsi" w:hAnsiTheme="minorHAnsi"/>
                <w:sz w:val="18"/>
                <w:szCs w:val="18"/>
              </w:rPr>
            </w:pPr>
          </w:p>
        </w:tc>
        <w:tc>
          <w:tcPr>
            <w:tcW w:w="1003" w:type="dxa"/>
          </w:tcPr>
          <w:p w14:paraId="33BE65DD" w14:textId="77777777" w:rsidR="00824C9A" w:rsidRPr="00824C9A" w:rsidRDefault="00824C9A" w:rsidP="00451F30">
            <w:pPr>
              <w:rPr>
                <w:rFonts w:asciiTheme="minorHAnsi" w:hAnsiTheme="minorHAnsi"/>
                <w:sz w:val="18"/>
                <w:szCs w:val="18"/>
              </w:rPr>
            </w:pPr>
          </w:p>
        </w:tc>
        <w:tc>
          <w:tcPr>
            <w:tcW w:w="902" w:type="dxa"/>
          </w:tcPr>
          <w:p w14:paraId="2A56A574" w14:textId="77777777" w:rsidR="00824C9A" w:rsidRPr="00824C9A" w:rsidRDefault="00824C9A" w:rsidP="00451F30">
            <w:pPr>
              <w:rPr>
                <w:rFonts w:asciiTheme="minorHAnsi" w:hAnsiTheme="minorHAnsi"/>
                <w:sz w:val="18"/>
                <w:szCs w:val="18"/>
              </w:rPr>
            </w:pPr>
          </w:p>
        </w:tc>
        <w:tc>
          <w:tcPr>
            <w:tcW w:w="998" w:type="dxa"/>
          </w:tcPr>
          <w:p w14:paraId="591628A2" w14:textId="77777777" w:rsidR="00824C9A" w:rsidRPr="00824C9A" w:rsidRDefault="00824C9A" w:rsidP="00451F30">
            <w:pPr>
              <w:rPr>
                <w:rFonts w:asciiTheme="minorHAnsi" w:hAnsiTheme="minorHAnsi"/>
                <w:sz w:val="18"/>
                <w:szCs w:val="18"/>
              </w:rPr>
            </w:pPr>
          </w:p>
        </w:tc>
      </w:tr>
      <w:tr w:rsidR="00824C9A" w:rsidRPr="005B358B" w14:paraId="7E5708BD" w14:textId="77777777" w:rsidTr="00824C9A">
        <w:trPr>
          <w:trHeight w:val="288"/>
        </w:trPr>
        <w:tc>
          <w:tcPr>
            <w:tcW w:w="14432" w:type="dxa"/>
            <w:gridSpan w:val="17"/>
          </w:tcPr>
          <w:p w14:paraId="21C42F4B" w14:textId="6BC2344D" w:rsidR="00824C9A" w:rsidRPr="00824C9A" w:rsidRDefault="00824C9A" w:rsidP="00451F30">
            <w:pPr>
              <w:rPr>
                <w:rFonts w:asciiTheme="minorHAnsi" w:hAnsiTheme="minorHAnsi"/>
                <w:sz w:val="18"/>
                <w:szCs w:val="18"/>
              </w:rPr>
            </w:pPr>
            <w:r w:rsidRPr="00824C9A">
              <w:rPr>
                <w:rFonts w:asciiTheme="minorHAnsi" w:hAnsiTheme="minorHAnsi"/>
                <w:b/>
                <w:sz w:val="18"/>
                <w:szCs w:val="18"/>
              </w:rPr>
              <w:t>Note</w:t>
            </w:r>
            <w:r w:rsidRPr="00824C9A">
              <w:rPr>
                <w:rFonts w:asciiTheme="minorHAnsi" w:hAnsiTheme="minorHAnsi"/>
                <w:sz w:val="18"/>
                <w:szCs w:val="18"/>
              </w:rPr>
              <w:t xml:space="preserve">: When insulation is added to the outside of a mass wall and/or when the inside is furred and insulated, the performance data may be adjusted using Equation 4-4 in the </w:t>
            </w:r>
            <w:ins w:id="39" w:author="Shewmaker, Michael@Energy" w:date="2021-12-23T09:32:00Z">
              <w:r w:rsidR="008F0F50">
                <w:rPr>
                  <w:rFonts w:asciiTheme="minorHAnsi" w:hAnsiTheme="minorHAnsi"/>
                  <w:sz w:val="18"/>
                  <w:szCs w:val="18"/>
                </w:rPr>
                <w:t xml:space="preserve">Reference Appendices, </w:t>
              </w:r>
            </w:ins>
            <w:r w:rsidRPr="00824C9A">
              <w:rPr>
                <w:rFonts w:asciiTheme="minorHAnsi" w:hAnsiTheme="minorHAnsi"/>
                <w:sz w:val="18"/>
                <w:szCs w:val="18"/>
              </w:rPr>
              <w:t xml:space="preserve">Joint </w:t>
            </w:r>
            <w:del w:id="40" w:author="Shewmaker, Michael@Energy" w:date="2021-12-23T09:32:00Z">
              <w:r w:rsidRPr="00824C9A" w:rsidDel="008F0F50">
                <w:rPr>
                  <w:rFonts w:asciiTheme="minorHAnsi" w:hAnsiTheme="minorHAnsi"/>
                  <w:sz w:val="18"/>
                  <w:szCs w:val="18"/>
                </w:rPr>
                <w:delText>Appendices</w:delText>
              </w:r>
            </w:del>
            <w:ins w:id="41" w:author="Shewmaker, Michael@Energy" w:date="2021-12-23T09:32:00Z">
              <w:r w:rsidR="008F0F50">
                <w:rPr>
                  <w:rFonts w:asciiTheme="minorHAnsi" w:hAnsiTheme="minorHAnsi"/>
                  <w:sz w:val="18"/>
                  <w:szCs w:val="18"/>
                </w:rPr>
                <w:t>Appendix</w:t>
              </w:r>
            </w:ins>
            <w:ins w:id="42" w:author="Shewmaker, Michael@Energy" w:date="2021-12-23T09:33:00Z">
              <w:r w:rsidR="00582BED">
                <w:rPr>
                  <w:rFonts w:asciiTheme="minorHAnsi" w:hAnsiTheme="minorHAnsi"/>
                  <w:sz w:val="18"/>
                  <w:szCs w:val="18"/>
                </w:rPr>
                <w:t>,</w:t>
              </w:r>
              <w:r w:rsidR="008F0F50">
                <w:rPr>
                  <w:rFonts w:asciiTheme="minorHAnsi" w:hAnsiTheme="minorHAnsi"/>
                  <w:sz w:val="18"/>
                  <w:szCs w:val="18"/>
                </w:rPr>
                <w:t xml:space="preserve"> JA4</w:t>
              </w:r>
            </w:ins>
            <w:r w:rsidRPr="00824C9A">
              <w:rPr>
                <w:rFonts w:asciiTheme="minorHAnsi" w:hAnsiTheme="minorHAnsi"/>
                <w:sz w:val="18"/>
                <w:szCs w:val="18"/>
              </w:rPr>
              <w:t>.</w:t>
            </w:r>
          </w:p>
        </w:tc>
      </w:tr>
    </w:tbl>
    <w:p w14:paraId="7D21F21D" w14:textId="6BDEA99D" w:rsidR="00824C9A" w:rsidRPr="0037735E" w:rsidRDefault="00824C9A"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99"/>
        <w:gridCol w:w="1439"/>
        <w:gridCol w:w="1439"/>
        <w:gridCol w:w="1439"/>
        <w:gridCol w:w="1439"/>
        <w:gridCol w:w="5635"/>
      </w:tblGrid>
      <w:tr w:rsidR="003865C6" w:rsidRPr="009B3A0C" w14:paraId="1548071B" w14:textId="77777777" w:rsidTr="000514D5">
        <w:trPr>
          <w:cantSplit/>
          <w:trHeight w:val="317"/>
          <w:tblHeader/>
          <w:hidden/>
        </w:trPr>
        <w:tc>
          <w:tcPr>
            <w:tcW w:w="1440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48071A" w14:textId="5EB6EC6C" w:rsidR="003865C6" w:rsidRPr="009B3A0C" w:rsidRDefault="003865C6" w:rsidP="004603FB">
            <w:pPr>
              <w:keepNext/>
              <w:rPr>
                <w:rFonts w:ascii="Calibri" w:hAnsi="Calibri"/>
                <w:b/>
                <w:sz w:val="22"/>
                <w:szCs w:val="22"/>
              </w:rPr>
            </w:pPr>
            <w:r w:rsidRPr="009B3A0C">
              <w:rPr>
                <w:rFonts w:ascii="Calibri" w:hAnsi="Calibri"/>
                <w:vanish/>
              </w:rPr>
              <w:br w:type="page"/>
            </w:r>
            <w:r w:rsidRPr="0037735E">
              <w:rPr>
                <w:rFonts w:ascii="Calibri" w:eastAsia="Calibri" w:hAnsi="Calibri"/>
                <w:b/>
                <w:sz w:val="20"/>
                <w:szCs w:val="22"/>
              </w:rPr>
              <w:t xml:space="preserve">E. </w:t>
            </w:r>
            <w:r w:rsidR="004603FB" w:rsidRPr="0037735E">
              <w:rPr>
                <w:rFonts w:ascii="Calibri" w:eastAsia="Calibri" w:hAnsi="Calibri"/>
                <w:b/>
                <w:sz w:val="20"/>
                <w:szCs w:val="22"/>
              </w:rPr>
              <w:t xml:space="preserve">Slab </w:t>
            </w:r>
            <w:proofErr w:type="gramStart"/>
            <w:ins w:id="43" w:author="Shewmaker, Michael@Energy" w:date="2022-01-03T16:14:00Z">
              <w:r w:rsidR="008F4AD1">
                <w:rPr>
                  <w:rFonts w:ascii="Calibri" w:eastAsia="Calibri" w:hAnsi="Calibri"/>
                  <w:b/>
                  <w:sz w:val="20"/>
                  <w:szCs w:val="22"/>
                </w:rPr>
                <w:t>On</w:t>
              </w:r>
              <w:proofErr w:type="gramEnd"/>
              <w:r w:rsidR="008F4AD1">
                <w:rPr>
                  <w:rFonts w:ascii="Calibri" w:eastAsia="Calibri" w:hAnsi="Calibri"/>
                  <w:b/>
                  <w:sz w:val="20"/>
                  <w:szCs w:val="22"/>
                </w:rPr>
                <w:t xml:space="preserve"> Grade/</w:t>
              </w:r>
              <w:r w:rsidR="001B2987">
                <w:rPr>
                  <w:rFonts w:ascii="Calibri" w:eastAsia="Calibri" w:hAnsi="Calibri"/>
                  <w:b/>
                  <w:sz w:val="20"/>
                  <w:szCs w:val="22"/>
                </w:rPr>
                <w:t xml:space="preserve">Concrete Raised Floor </w:t>
              </w:r>
            </w:ins>
            <w:r w:rsidR="004603FB" w:rsidRPr="0037735E">
              <w:rPr>
                <w:rFonts w:ascii="Calibri" w:eastAsia="Calibri" w:hAnsi="Calibri"/>
                <w:b/>
                <w:sz w:val="20"/>
                <w:szCs w:val="22"/>
              </w:rPr>
              <w:t>Insulation</w:t>
            </w:r>
            <w:r w:rsidRPr="0037735E">
              <w:rPr>
                <w:rFonts w:ascii="Calibri" w:eastAsia="Calibri" w:hAnsi="Calibri"/>
                <w:b/>
                <w:sz w:val="20"/>
                <w:szCs w:val="22"/>
              </w:rPr>
              <w:t xml:space="preserve"> </w:t>
            </w:r>
            <w:r w:rsidRPr="0037735E">
              <w:rPr>
                <w:rFonts w:ascii="Calibri" w:eastAsia="Calibri" w:hAnsi="Calibri"/>
                <w:sz w:val="20"/>
                <w:szCs w:val="22"/>
              </w:rPr>
              <w:t>(Table 150.1-A)</w:t>
            </w:r>
          </w:p>
        </w:tc>
      </w:tr>
      <w:tr w:rsidR="0090181E" w:rsidRPr="009B3A0C" w14:paraId="15480722" w14:textId="77777777" w:rsidTr="00B64148">
        <w:trPr>
          <w:cantSplit/>
          <w:trHeight w:val="264"/>
        </w:trPr>
        <w:tc>
          <w:tcPr>
            <w:tcW w:w="3001" w:type="dxa"/>
            <w:tcBorders>
              <w:top w:val="single" w:sz="4" w:space="0" w:color="auto"/>
              <w:left w:val="single" w:sz="4" w:space="0" w:color="auto"/>
              <w:bottom w:val="single" w:sz="4" w:space="0" w:color="auto"/>
              <w:right w:val="single" w:sz="4" w:space="0" w:color="auto"/>
            </w:tcBorders>
            <w:vAlign w:val="center"/>
          </w:tcPr>
          <w:p w14:paraId="1548071C"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1</w:t>
            </w:r>
          </w:p>
        </w:tc>
        <w:tc>
          <w:tcPr>
            <w:tcW w:w="1440" w:type="dxa"/>
            <w:tcBorders>
              <w:top w:val="single" w:sz="4" w:space="0" w:color="auto"/>
              <w:left w:val="single" w:sz="4" w:space="0" w:color="auto"/>
              <w:bottom w:val="single" w:sz="4" w:space="0" w:color="auto"/>
              <w:right w:val="single" w:sz="4" w:space="0" w:color="auto"/>
            </w:tcBorders>
            <w:vAlign w:val="center"/>
          </w:tcPr>
          <w:p w14:paraId="1548071D"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2</w:t>
            </w:r>
          </w:p>
        </w:tc>
        <w:tc>
          <w:tcPr>
            <w:tcW w:w="1440" w:type="dxa"/>
            <w:tcBorders>
              <w:top w:val="single" w:sz="4" w:space="0" w:color="auto"/>
              <w:left w:val="single" w:sz="4" w:space="0" w:color="auto"/>
              <w:bottom w:val="single" w:sz="4" w:space="0" w:color="auto"/>
              <w:right w:val="single" w:sz="4" w:space="0" w:color="auto"/>
            </w:tcBorders>
            <w:vAlign w:val="center"/>
          </w:tcPr>
          <w:p w14:paraId="1548071E"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3</w:t>
            </w:r>
          </w:p>
        </w:tc>
        <w:tc>
          <w:tcPr>
            <w:tcW w:w="1440" w:type="dxa"/>
            <w:tcBorders>
              <w:top w:val="single" w:sz="4" w:space="0" w:color="auto"/>
              <w:left w:val="single" w:sz="4" w:space="0" w:color="auto"/>
              <w:bottom w:val="single" w:sz="4" w:space="0" w:color="auto"/>
              <w:right w:val="single" w:sz="4" w:space="0" w:color="auto"/>
            </w:tcBorders>
            <w:vAlign w:val="center"/>
          </w:tcPr>
          <w:p w14:paraId="1548071F"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4</w:t>
            </w:r>
          </w:p>
        </w:tc>
        <w:tc>
          <w:tcPr>
            <w:tcW w:w="1440" w:type="dxa"/>
            <w:tcBorders>
              <w:top w:val="single" w:sz="4" w:space="0" w:color="auto"/>
              <w:left w:val="single" w:sz="4" w:space="0" w:color="auto"/>
              <w:bottom w:val="single" w:sz="4" w:space="0" w:color="auto"/>
              <w:right w:val="single" w:sz="4" w:space="0" w:color="auto"/>
            </w:tcBorders>
            <w:vAlign w:val="center"/>
          </w:tcPr>
          <w:p w14:paraId="15480720"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5</w:t>
            </w:r>
          </w:p>
        </w:tc>
        <w:tc>
          <w:tcPr>
            <w:tcW w:w="5640" w:type="dxa"/>
            <w:tcBorders>
              <w:top w:val="single" w:sz="4" w:space="0" w:color="auto"/>
              <w:left w:val="single" w:sz="4" w:space="0" w:color="auto"/>
              <w:bottom w:val="single" w:sz="4" w:space="0" w:color="auto"/>
              <w:right w:val="single" w:sz="4" w:space="0" w:color="auto"/>
            </w:tcBorders>
            <w:vAlign w:val="center"/>
          </w:tcPr>
          <w:p w14:paraId="15480721"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6</w:t>
            </w:r>
          </w:p>
        </w:tc>
      </w:tr>
      <w:tr w:rsidR="00F077FE" w:rsidRPr="009B3A0C" w14:paraId="15480727" w14:textId="77777777" w:rsidTr="00B64148">
        <w:trPr>
          <w:cantSplit/>
          <w:trHeight w:val="288"/>
        </w:trPr>
        <w:tc>
          <w:tcPr>
            <w:tcW w:w="3001" w:type="dxa"/>
            <w:vMerge w:val="restart"/>
            <w:tcBorders>
              <w:top w:val="single" w:sz="4" w:space="0" w:color="auto"/>
              <w:left w:val="single" w:sz="4" w:space="0" w:color="auto"/>
              <w:bottom w:val="single" w:sz="4" w:space="0" w:color="auto"/>
              <w:right w:val="single" w:sz="4" w:space="0" w:color="auto"/>
            </w:tcBorders>
            <w:vAlign w:val="bottom"/>
          </w:tcPr>
          <w:p w14:paraId="15480723" w14:textId="77777777" w:rsidR="00F077FE" w:rsidRPr="009B3A0C" w:rsidRDefault="00F077FE" w:rsidP="00CB70C4">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4" w14:textId="77777777" w:rsidR="00F077FE" w:rsidRPr="009B3A0C" w:rsidRDefault="009064F8" w:rsidP="00D7413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5" w14:textId="77777777" w:rsidR="0050532B" w:rsidRDefault="009064F8">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640" w:type="dxa"/>
            <w:vMerge w:val="restart"/>
            <w:tcBorders>
              <w:top w:val="single" w:sz="4" w:space="0" w:color="auto"/>
              <w:left w:val="single" w:sz="4" w:space="0" w:color="auto"/>
              <w:bottom w:val="single" w:sz="4" w:space="0" w:color="auto"/>
              <w:right w:val="single" w:sz="4" w:space="0" w:color="auto"/>
            </w:tcBorders>
            <w:vAlign w:val="bottom"/>
          </w:tcPr>
          <w:p w14:paraId="15480726" w14:textId="77777777" w:rsidR="00F077FE" w:rsidRPr="009B3A0C" w:rsidRDefault="00F077FE" w:rsidP="00D7413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F077FE" w:rsidRPr="009B3A0C" w14:paraId="1548072E" w14:textId="77777777" w:rsidTr="00B64148">
        <w:trPr>
          <w:cantSplit/>
          <w:trHeight w:val="288"/>
        </w:trPr>
        <w:tc>
          <w:tcPr>
            <w:tcW w:w="3001" w:type="dxa"/>
            <w:vMerge/>
            <w:tcBorders>
              <w:top w:val="single" w:sz="4" w:space="0" w:color="auto"/>
              <w:left w:val="single" w:sz="4" w:space="0" w:color="auto"/>
              <w:bottom w:val="single" w:sz="4" w:space="0" w:color="auto"/>
              <w:right w:val="single" w:sz="4" w:space="0" w:color="auto"/>
            </w:tcBorders>
            <w:vAlign w:val="bottom"/>
          </w:tcPr>
          <w:p w14:paraId="15480728" w14:textId="77777777" w:rsidR="00F077FE" w:rsidRPr="009B3A0C" w:rsidRDefault="00F077FE" w:rsidP="00CB70C4">
            <w:pPr>
              <w:keepNext/>
              <w:tabs>
                <w:tab w:val="left" w:pos="540"/>
                <w:tab w:val="left" w:pos="900"/>
                <w:tab w:val="left" w:pos="3420"/>
              </w:tabs>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055CFC9F" w14:textId="77777777" w:rsidR="002B562D" w:rsidRDefault="002B562D">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729" w14:textId="56F4B8A9" w:rsidR="0050532B" w:rsidRDefault="00F077FE">
            <w:pPr>
              <w:keepNext/>
              <w:tabs>
                <w:tab w:val="left" w:pos="540"/>
                <w:tab w:val="left" w:pos="900"/>
                <w:tab w:val="left" w:pos="3420"/>
              </w:tabs>
              <w:jc w:val="center"/>
              <w:rPr>
                <w:rFonts w:ascii="Calibri" w:hAnsi="Calibri"/>
                <w:sz w:val="18"/>
                <w:szCs w:val="18"/>
              </w:rPr>
            </w:pPr>
            <w:r>
              <w:rPr>
                <w:rFonts w:ascii="Calibri" w:hAnsi="Calibri"/>
                <w:sz w:val="18"/>
                <w:szCs w:val="18"/>
              </w:rPr>
              <w:t>R</w:t>
            </w:r>
            <w:r w:rsidRPr="009B3A0C">
              <w:rPr>
                <w:rFonts w:ascii="Calibri" w:hAnsi="Calibri"/>
                <w:sz w:val="18"/>
                <w:szCs w:val="18"/>
              </w:rPr>
              <w:t>-value</w:t>
            </w:r>
          </w:p>
        </w:tc>
        <w:tc>
          <w:tcPr>
            <w:tcW w:w="1440" w:type="dxa"/>
            <w:tcBorders>
              <w:top w:val="single" w:sz="4" w:space="0" w:color="auto"/>
              <w:left w:val="single" w:sz="4" w:space="0" w:color="auto"/>
              <w:bottom w:val="single" w:sz="4" w:space="0" w:color="auto"/>
              <w:right w:val="single" w:sz="4" w:space="0" w:color="auto"/>
            </w:tcBorders>
            <w:vAlign w:val="bottom"/>
          </w:tcPr>
          <w:p w14:paraId="5CA0B9B4" w14:textId="77777777" w:rsidR="002B562D" w:rsidRDefault="002B562D">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72A" w14:textId="10D87F85" w:rsidR="0050532B" w:rsidRDefault="00F077FE">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440" w:type="dxa"/>
            <w:tcBorders>
              <w:top w:val="single" w:sz="4" w:space="0" w:color="auto"/>
              <w:left w:val="single" w:sz="4" w:space="0" w:color="auto"/>
              <w:bottom w:val="single" w:sz="4" w:space="0" w:color="auto"/>
              <w:right w:val="single" w:sz="4" w:space="0" w:color="auto"/>
            </w:tcBorders>
            <w:vAlign w:val="bottom"/>
          </w:tcPr>
          <w:p w14:paraId="1548072B" w14:textId="77777777" w:rsidR="00F077FE" w:rsidRDefault="00F077FE" w:rsidP="0090181E">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40" w:type="dxa"/>
            <w:tcBorders>
              <w:top w:val="single" w:sz="4" w:space="0" w:color="auto"/>
              <w:left w:val="single" w:sz="4" w:space="0" w:color="auto"/>
              <w:bottom w:val="single" w:sz="4" w:space="0" w:color="auto"/>
              <w:right w:val="single" w:sz="4" w:space="0" w:color="auto"/>
            </w:tcBorders>
            <w:vAlign w:val="bottom"/>
          </w:tcPr>
          <w:p w14:paraId="1548072C" w14:textId="77777777" w:rsidR="00F077FE" w:rsidRDefault="00F077FE" w:rsidP="0090181E">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640" w:type="dxa"/>
            <w:vMerge/>
            <w:tcBorders>
              <w:top w:val="single" w:sz="4" w:space="0" w:color="auto"/>
              <w:left w:val="single" w:sz="4" w:space="0" w:color="auto"/>
              <w:bottom w:val="single" w:sz="4" w:space="0" w:color="auto"/>
              <w:right w:val="single" w:sz="4" w:space="0" w:color="auto"/>
            </w:tcBorders>
            <w:vAlign w:val="bottom"/>
          </w:tcPr>
          <w:p w14:paraId="1548072D" w14:textId="77777777" w:rsidR="00F077FE" w:rsidRDefault="00F077FE" w:rsidP="00D74130">
            <w:pPr>
              <w:keepNext/>
              <w:tabs>
                <w:tab w:val="left" w:pos="540"/>
                <w:tab w:val="left" w:pos="900"/>
                <w:tab w:val="left" w:pos="3420"/>
              </w:tabs>
              <w:jc w:val="center"/>
              <w:rPr>
                <w:rFonts w:ascii="Calibri" w:hAnsi="Calibri"/>
                <w:sz w:val="18"/>
                <w:szCs w:val="18"/>
              </w:rPr>
            </w:pPr>
          </w:p>
        </w:tc>
      </w:tr>
      <w:tr w:rsidR="00F077FE" w:rsidRPr="009B3A0C" w14:paraId="15480735" w14:textId="77777777" w:rsidTr="00B64148">
        <w:trPr>
          <w:cantSplit/>
          <w:trHeight w:val="320"/>
        </w:trPr>
        <w:tc>
          <w:tcPr>
            <w:tcW w:w="3001" w:type="dxa"/>
            <w:tcBorders>
              <w:top w:val="single" w:sz="4" w:space="0" w:color="auto"/>
              <w:left w:val="single" w:sz="4" w:space="0" w:color="auto"/>
              <w:bottom w:val="single" w:sz="4" w:space="0" w:color="auto"/>
              <w:right w:val="single" w:sz="4" w:space="0" w:color="auto"/>
            </w:tcBorders>
            <w:vAlign w:val="bottom"/>
          </w:tcPr>
          <w:p w14:paraId="1548072F"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0"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1"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2"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3"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40" w:type="dxa"/>
            <w:tcBorders>
              <w:top w:val="single" w:sz="4" w:space="0" w:color="auto"/>
              <w:left w:val="single" w:sz="4" w:space="0" w:color="auto"/>
              <w:bottom w:val="single" w:sz="4" w:space="0" w:color="auto"/>
              <w:right w:val="single" w:sz="4" w:space="0" w:color="auto"/>
            </w:tcBorders>
            <w:vAlign w:val="bottom"/>
          </w:tcPr>
          <w:p w14:paraId="15480734"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F077FE" w:rsidRPr="009B3A0C" w14:paraId="15480737" w14:textId="77777777" w:rsidTr="00B64148">
        <w:trPr>
          <w:cantSplit/>
          <w:trHeight w:val="228"/>
        </w:trPr>
        <w:tc>
          <w:tcPr>
            <w:tcW w:w="14401" w:type="dxa"/>
            <w:gridSpan w:val="6"/>
            <w:tcBorders>
              <w:top w:val="single" w:sz="4" w:space="0" w:color="auto"/>
              <w:left w:val="single" w:sz="4" w:space="0" w:color="auto"/>
              <w:bottom w:val="single" w:sz="4" w:space="0" w:color="auto"/>
              <w:right w:val="single" w:sz="4" w:space="0" w:color="auto"/>
            </w:tcBorders>
            <w:vAlign w:val="center"/>
          </w:tcPr>
          <w:p w14:paraId="15480736" w14:textId="0F09C950" w:rsidR="00F077FE" w:rsidRPr="00B64148" w:rsidRDefault="004F10AE" w:rsidP="006753C2">
            <w:pPr>
              <w:tabs>
                <w:tab w:val="left" w:pos="0"/>
                <w:tab w:val="left" w:pos="2700"/>
                <w:tab w:val="left" w:pos="3420"/>
                <w:tab w:val="left" w:pos="3780"/>
                <w:tab w:val="left" w:pos="5760"/>
                <w:tab w:val="left" w:pos="7212"/>
              </w:tabs>
              <w:spacing w:line="276" w:lineRule="auto"/>
              <w:rPr>
                <w:rFonts w:ascii="Calibri" w:hAnsi="Calibri"/>
                <w:noProof/>
                <w:sz w:val="18"/>
                <w:szCs w:val="18"/>
              </w:rPr>
            </w:pPr>
            <w:r w:rsidRPr="00B64148">
              <w:rPr>
                <w:rFonts w:ascii="Calibri" w:hAnsi="Calibri"/>
                <w:b/>
                <w:noProof/>
                <w:sz w:val="18"/>
                <w:szCs w:val="18"/>
              </w:rPr>
              <w:t>Note:</w:t>
            </w:r>
            <w:r w:rsidR="00DD34B7">
              <w:rPr>
                <w:rFonts w:ascii="Calibri" w:hAnsi="Calibri"/>
                <w:noProof/>
                <w:sz w:val="18"/>
                <w:szCs w:val="18"/>
              </w:rPr>
              <w:t xml:space="preserve"> </w:t>
            </w:r>
            <w:r w:rsidR="00F077FE" w:rsidRPr="00B64148">
              <w:rPr>
                <w:rFonts w:ascii="Calibri" w:hAnsi="Calibri"/>
                <w:noProof/>
                <w:sz w:val="18"/>
                <w:szCs w:val="18"/>
              </w:rPr>
              <w:t xml:space="preserve">Heated slab floors require mandatory slab insulation (see Table 110.8-A). </w:t>
            </w:r>
          </w:p>
        </w:tc>
      </w:tr>
    </w:tbl>
    <w:p w14:paraId="15480738" w14:textId="77777777" w:rsidR="003A506B" w:rsidRPr="0037735E" w:rsidRDefault="003A506B" w:rsidP="003A506B">
      <w:pPr>
        <w:rPr>
          <w:sz w:val="20"/>
        </w:rPr>
      </w:pPr>
    </w:p>
    <w:tbl>
      <w:tblPr>
        <w:tblW w:w="4983" w:type="pct"/>
        <w:tblInd w:w="2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557"/>
        <w:gridCol w:w="7784"/>
      </w:tblGrid>
      <w:tr w:rsidR="00F077FE" w:rsidRPr="00FE052A" w14:paraId="1548073A" w14:textId="77777777" w:rsidTr="000514D5">
        <w:trPr>
          <w:cantSplit/>
          <w:trHeight w:val="317"/>
          <w:tblHeader/>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739" w14:textId="22A48FAE" w:rsidR="00F077FE" w:rsidRPr="0037735E" w:rsidRDefault="00F077FE" w:rsidP="004603FB">
            <w:pPr>
              <w:keepNext/>
              <w:rPr>
                <w:rFonts w:ascii="Calibri" w:eastAsia="Calibri" w:hAnsi="Calibri"/>
                <w:b/>
                <w:sz w:val="20"/>
                <w:szCs w:val="20"/>
              </w:rPr>
            </w:pPr>
            <w:r w:rsidRPr="0037735E">
              <w:rPr>
                <w:rFonts w:ascii="Calibri" w:eastAsia="Calibri" w:hAnsi="Calibri"/>
                <w:b/>
                <w:sz w:val="20"/>
                <w:szCs w:val="20"/>
              </w:rPr>
              <w:t xml:space="preserve">F. </w:t>
            </w:r>
            <w:r w:rsidR="004603FB" w:rsidRPr="0037735E">
              <w:rPr>
                <w:rFonts w:ascii="Calibri" w:eastAsia="Calibri" w:hAnsi="Calibri"/>
                <w:b/>
                <w:sz w:val="20"/>
                <w:szCs w:val="20"/>
              </w:rPr>
              <w:t>Radiant Barrier</w:t>
            </w:r>
            <w:r w:rsidRPr="0037735E">
              <w:rPr>
                <w:rFonts w:ascii="Calibri" w:eastAsia="Calibri" w:hAnsi="Calibri"/>
                <w:b/>
                <w:sz w:val="20"/>
                <w:szCs w:val="20"/>
              </w:rPr>
              <w:t xml:space="preserve"> </w:t>
            </w:r>
            <w:r w:rsidRPr="0037735E">
              <w:rPr>
                <w:rFonts w:ascii="Calibri" w:eastAsia="Calibri" w:hAnsi="Calibri"/>
                <w:sz w:val="20"/>
                <w:szCs w:val="20"/>
              </w:rPr>
              <w:t>(Section 150.1(c)2</w:t>
            </w:r>
            <w:r w:rsidR="0094294D" w:rsidRPr="0037735E">
              <w:rPr>
                <w:rFonts w:ascii="Calibri" w:eastAsia="Calibri" w:hAnsi="Calibri"/>
                <w:sz w:val="20"/>
                <w:szCs w:val="20"/>
              </w:rPr>
              <w:t>)</w:t>
            </w:r>
          </w:p>
        </w:tc>
      </w:tr>
      <w:tr w:rsidR="00F077FE" w:rsidRPr="00FE052A" w14:paraId="1548073D"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B" w14:textId="77777777" w:rsidR="00F077FE" w:rsidRPr="0037735E" w:rsidRDefault="00BE5FED" w:rsidP="00F077FE">
            <w:pPr>
              <w:jc w:val="center"/>
              <w:rPr>
                <w:rFonts w:ascii="Calibri" w:hAnsi="Calibri"/>
                <w:sz w:val="18"/>
                <w:szCs w:val="20"/>
              </w:rPr>
            </w:pPr>
            <w:r w:rsidRPr="0037735E">
              <w:rPr>
                <w:rFonts w:ascii="Calibri" w:hAnsi="Calibri"/>
                <w:sz w:val="18"/>
                <w:szCs w:val="20"/>
              </w:rPr>
              <w:t>0</w:t>
            </w:r>
            <w:r w:rsidR="00F077FE" w:rsidRPr="0037735E">
              <w:rPr>
                <w:rFonts w:ascii="Calibri" w:hAnsi="Calibri"/>
                <w:sz w:val="18"/>
                <w:szCs w:val="20"/>
              </w:rPr>
              <w:t>1</w:t>
            </w:r>
          </w:p>
        </w:tc>
        <w:tc>
          <w:tcPr>
            <w:tcW w:w="7914" w:type="dxa"/>
            <w:tcBorders>
              <w:top w:val="single" w:sz="4" w:space="0" w:color="auto"/>
              <w:left w:val="single" w:sz="4" w:space="0" w:color="auto"/>
              <w:bottom w:val="single" w:sz="4" w:space="0" w:color="auto"/>
              <w:right w:val="single" w:sz="4" w:space="0" w:color="auto"/>
            </w:tcBorders>
            <w:vAlign w:val="center"/>
          </w:tcPr>
          <w:p w14:paraId="1548073C" w14:textId="77777777" w:rsidR="00F077FE" w:rsidRPr="0037735E" w:rsidRDefault="00BE5FED" w:rsidP="00F077FE">
            <w:pPr>
              <w:jc w:val="center"/>
              <w:rPr>
                <w:rFonts w:ascii="Calibri" w:hAnsi="Calibri"/>
                <w:sz w:val="18"/>
                <w:szCs w:val="20"/>
              </w:rPr>
            </w:pPr>
            <w:r w:rsidRPr="0037735E">
              <w:rPr>
                <w:rFonts w:ascii="Calibri" w:hAnsi="Calibri"/>
                <w:sz w:val="18"/>
                <w:szCs w:val="20"/>
              </w:rPr>
              <w:t>0</w:t>
            </w:r>
            <w:r w:rsidR="00F077FE" w:rsidRPr="0037735E">
              <w:rPr>
                <w:rFonts w:ascii="Calibri" w:hAnsi="Calibri"/>
                <w:sz w:val="18"/>
                <w:szCs w:val="20"/>
              </w:rPr>
              <w:t>2</w:t>
            </w:r>
          </w:p>
        </w:tc>
      </w:tr>
      <w:tr w:rsidR="00F077FE" w:rsidRPr="00FE052A" w14:paraId="15480740"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E" w14:textId="77777777" w:rsidR="00F077FE" w:rsidRPr="0037735E" w:rsidRDefault="00F077FE" w:rsidP="00F077FE">
            <w:pPr>
              <w:jc w:val="center"/>
              <w:rPr>
                <w:rFonts w:ascii="Calibri" w:hAnsi="Calibri"/>
                <w:sz w:val="18"/>
                <w:szCs w:val="20"/>
              </w:rPr>
            </w:pPr>
            <w:r w:rsidRPr="0037735E">
              <w:rPr>
                <w:rFonts w:ascii="Calibri" w:hAnsi="Calibri"/>
                <w:sz w:val="18"/>
                <w:szCs w:val="20"/>
              </w:rPr>
              <w:t xml:space="preserve">Radiant Barrier installed below the roof deck and on all </w:t>
            </w:r>
            <w:proofErr w:type="gramStart"/>
            <w:r w:rsidRPr="0037735E">
              <w:rPr>
                <w:rFonts w:ascii="Calibri" w:hAnsi="Calibri"/>
                <w:sz w:val="18"/>
                <w:szCs w:val="20"/>
              </w:rPr>
              <w:t>gable</w:t>
            </w:r>
            <w:proofErr w:type="gramEnd"/>
            <w:r w:rsidRPr="0037735E">
              <w:rPr>
                <w:rFonts w:ascii="Calibri" w:hAnsi="Calibri"/>
                <w:sz w:val="18"/>
                <w:szCs w:val="20"/>
              </w:rPr>
              <w:t xml:space="preserve"> end walls</w:t>
            </w:r>
          </w:p>
        </w:tc>
        <w:tc>
          <w:tcPr>
            <w:tcW w:w="7914" w:type="dxa"/>
            <w:tcBorders>
              <w:top w:val="single" w:sz="4" w:space="0" w:color="auto"/>
              <w:left w:val="single" w:sz="4" w:space="0" w:color="auto"/>
              <w:bottom w:val="single" w:sz="4" w:space="0" w:color="auto"/>
              <w:right w:val="single" w:sz="4" w:space="0" w:color="auto"/>
            </w:tcBorders>
            <w:vAlign w:val="center"/>
          </w:tcPr>
          <w:p w14:paraId="1548073F" w14:textId="77777777" w:rsidR="00F077FE" w:rsidRPr="0037735E" w:rsidRDefault="00F077FE" w:rsidP="00F077FE">
            <w:pPr>
              <w:jc w:val="center"/>
              <w:rPr>
                <w:rFonts w:ascii="Calibri" w:hAnsi="Calibri"/>
                <w:sz w:val="18"/>
                <w:szCs w:val="20"/>
              </w:rPr>
            </w:pPr>
            <w:r w:rsidRPr="0037735E">
              <w:rPr>
                <w:rFonts w:ascii="Calibri" w:hAnsi="Calibri"/>
                <w:sz w:val="18"/>
                <w:szCs w:val="20"/>
              </w:rPr>
              <w:t>Comment</w:t>
            </w:r>
          </w:p>
        </w:tc>
      </w:tr>
      <w:tr w:rsidR="00F077FE" w:rsidRPr="00FE052A" w14:paraId="15480743"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41" w14:textId="77777777" w:rsidR="00F077FE" w:rsidRPr="00E56773" w:rsidRDefault="00F077FE" w:rsidP="00F077FE">
            <w:pPr>
              <w:jc w:val="center"/>
              <w:rPr>
                <w:rFonts w:ascii="Calibri" w:hAnsi="Calibri"/>
                <w:sz w:val="20"/>
                <w:szCs w:val="20"/>
              </w:rPr>
            </w:pPr>
          </w:p>
        </w:tc>
        <w:tc>
          <w:tcPr>
            <w:tcW w:w="7914" w:type="dxa"/>
            <w:tcBorders>
              <w:top w:val="single" w:sz="4" w:space="0" w:color="auto"/>
              <w:left w:val="single" w:sz="4" w:space="0" w:color="auto"/>
              <w:bottom w:val="single" w:sz="4" w:space="0" w:color="auto"/>
              <w:right w:val="single" w:sz="4" w:space="0" w:color="auto"/>
            </w:tcBorders>
            <w:vAlign w:val="center"/>
          </w:tcPr>
          <w:p w14:paraId="15480742" w14:textId="77777777" w:rsidR="00F077FE" w:rsidRPr="00E56773" w:rsidRDefault="00F077FE" w:rsidP="00F077FE">
            <w:pPr>
              <w:jc w:val="center"/>
              <w:rPr>
                <w:rFonts w:ascii="Calibri" w:hAnsi="Calibri"/>
                <w:sz w:val="20"/>
                <w:szCs w:val="20"/>
              </w:rPr>
            </w:pPr>
          </w:p>
        </w:tc>
      </w:tr>
      <w:tr w:rsidR="003865BA" w:rsidRPr="00FE052A" w14:paraId="15480748" w14:textId="77777777" w:rsidTr="004603FB">
        <w:trPr>
          <w:cantSplit/>
          <w:trHeight w:val="203"/>
        </w:trPr>
        <w:tc>
          <w:tcPr>
            <w:tcW w:w="14580" w:type="dxa"/>
            <w:gridSpan w:val="2"/>
            <w:tcBorders>
              <w:top w:val="single" w:sz="4" w:space="0" w:color="auto"/>
              <w:left w:val="single" w:sz="4" w:space="0" w:color="auto"/>
              <w:bottom w:val="single" w:sz="4" w:space="0" w:color="auto"/>
              <w:right w:val="single" w:sz="4" w:space="0" w:color="auto"/>
            </w:tcBorders>
            <w:vAlign w:val="center"/>
          </w:tcPr>
          <w:p w14:paraId="15480744" w14:textId="77777777" w:rsidR="003865BA" w:rsidRPr="00B64148" w:rsidRDefault="003865BA" w:rsidP="003865BA">
            <w:pPr>
              <w:keepNext/>
              <w:rPr>
                <w:rFonts w:ascii="Calibri" w:hAnsi="Calibri"/>
                <w:b/>
                <w:sz w:val="18"/>
                <w:szCs w:val="18"/>
              </w:rPr>
            </w:pPr>
            <w:r w:rsidRPr="00B64148">
              <w:rPr>
                <w:rFonts w:ascii="Calibri" w:hAnsi="Calibri"/>
                <w:b/>
                <w:sz w:val="18"/>
                <w:szCs w:val="18"/>
              </w:rPr>
              <w:lastRenderedPageBreak/>
              <w:t>A radiant barrier is required (for Climate Zones 2-15)</w:t>
            </w:r>
          </w:p>
          <w:p w14:paraId="15480745" w14:textId="4A25CAEF" w:rsidR="003865BA" w:rsidRPr="00B64148" w:rsidRDefault="003865BA" w:rsidP="003865BA">
            <w:pPr>
              <w:pStyle w:val="ListParagraph"/>
              <w:numPr>
                <w:ilvl w:val="0"/>
                <w:numId w:val="4"/>
              </w:numPr>
              <w:rPr>
                <w:rFonts w:asciiTheme="minorHAnsi" w:hAnsiTheme="minorHAnsi" w:cs="ArialMT"/>
                <w:sz w:val="18"/>
                <w:szCs w:val="20"/>
              </w:rPr>
            </w:pPr>
            <w:r w:rsidRPr="00B64148">
              <w:rPr>
                <w:rFonts w:asciiTheme="minorHAnsi" w:hAnsiTheme="minorHAnsi" w:cs="ArialMT"/>
                <w:sz w:val="18"/>
                <w:szCs w:val="20"/>
              </w:rPr>
              <w:t xml:space="preserve">Radiant barriers shall meet specific eligibility and installation criteria to receive energy credit for compliance with the Building Energy Efficiency Standards for low-rise residential buildings.  Refer to </w:t>
            </w:r>
            <w:ins w:id="44" w:author="Shewmaker, Michael@Energy" w:date="2021-12-23T09:33:00Z">
              <w:r w:rsidR="00582BED">
                <w:rPr>
                  <w:rFonts w:asciiTheme="minorHAnsi" w:hAnsiTheme="minorHAnsi" w:cs="ArialMT"/>
                  <w:sz w:val="18"/>
                  <w:szCs w:val="20"/>
                </w:rPr>
                <w:t xml:space="preserve">Reference Appendices, Residential Appendix, </w:t>
              </w:r>
            </w:ins>
            <w:r w:rsidRPr="00B64148">
              <w:rPr>
                <w:rFonts w:asciiTheme="minorHAnsi" w:hAnsiTheme="minorHAnsi" w:cs="ArialMT"/>
                <w:sz w:val="18"/>
                <w:szCs w:val="20"/>
              </w:rPr>
              <w:t>RA4.2.1</w:t>
            </w:r>
          </w:p>
          <w:p w14:paraId="15480746" w14:textId="0E252705" w:rsidR="003865BA" w:rsidRPr="00B64148" w:rsidRDefault="003865BA" w:rsidP="003865BA">
            <w:pPr>
              <w:pStyle w:val="ListParagraph"/>
              <w:numPr>
                <w:ilvl w:val="0"/>
                <w:numId w:val="4"/>
              </w:numPr>
              <w:rPr>
                <w:rFonts w:asciiTheme="minorHAnsi" w:hAnsiTheme="minorHAnsi" w:cs="ArialMT"/>
                <w:sz w:val="18"/>
                <w:szCs w:val="20"/>
              </w:rPr>
            </w:pPr>
            <w:r w:rsidRPr="00B64148">
              <w:rPr>
                <w:rFonts w:asciiTheme="minorHAnsi" w:hAnsiTheme="minorHAnsi" w:cs="ArialMT"/>
                <w:sz w:val="18"/>
                <w:szCs w:val="20"/>
              </w:rPr>
              <w:t xml:space="preserve">The emittance of the radiant barrier shall be less than or equal to 0.05 as tested in accordance with </w:t>
            </w:r>
            <w:ins w:id="45" w:author="Shewmaker, Michael@Energy" w:date="2021-12-23T09:33:00Z">
              <w:r w:rsidR="00582BED">
                <w:rPr>
                  <w:rFonts w:asciiTheme="minorHAnsi" w:hAnsiTheme="minorHAnsi" w:cs="ArialMT"/>
                  <w:sz w:val="18"/>
                  <w:szCs w:val="20"/>
                </w:rPr>
                <w:t>American Society for Testing and Materials (</w:t>
              </w:r>
            </w:ins>
            <w:r w:rsidRPr="00B64148">
              <w:rPr>
                <w:rFonts w:asciiTheme="minorHAnsi" w:hAnsiTheme="minorHAnsi" w:cs="ArialMT"/>
                <w:sz w:val="18"/>
                <w:szCs w:val="20"/>
              </w:rPr>
              <w:t>ASTM</w:t>
            </w:r>
            <w:ins w:id="46" w:author="Shewmaker, Michael@Energy" w:date="2021-12-23T09:33:00Z">
              <w:r w:rsidR="00582BED">
                <w:rPr>
                  <w:rFonts w:asciiTheme="minorHAnsi" w:hAnsiTheme="minorHAnsi" w:cs="ArialMT"/>
                  <w:sz w:val="18"/>
                  <w:szCs w:val="20"/>
                </w:rPr>
                <w:t>)</w:t>
              </w:r>
            </w:ins>
            <w:r w:rsidRPr="00B64148">
              <w:rPr>
                <w:rFonts w:asciiTheme="minorHAnsi" w:hAnsiTheme="minorHAnsi" w:cs="ArialMT"/>
                <w:sz w:val="18"/>
                <w:szCs w:val="20"/>
              </w:rPr>
              <w:t xml:space="preserve"> C1371 or ASTM E408.</w:t>
            </w:r>
          </w:p>
          <w:p w14:paraId="15480747" w14:textId="12DBB25F" w:rsidR="00F076B0" w:rsidRPr="00B64148" w:rsidRDefault="003865BA" w:rsidP="000A2D52">
            <w:pPr>
              <w:pStyle w:val="ListParagraph"/>
              <w:numPr>
                <w:ilvl w:val="0"/>
                <w:numId w:val="4"/>
              </w:numPr>
              <w:rPr>
                <w:rFonts w:ascii="Calibri" w:hAnsi="Calibri"/>
                <w:sz w:val="18"/>
                <w:szCs w:val="20"/>
              </w:rPr>
            </w:pPr>
            <w:r w:rsidRPr="00B64148">
              <w:rPr>
                <w:rFonts w:asciiTheme="minorHAnsi" w:hAnsiTheme="minorHAnsi" w:cs="ArialMT"/>
                <w:bCs/>
                <w:iCs/>
                <w:sz w:val="18"/>
                <w:szCs w:val="20"/>
              </w:rPr>
              <w:t>For Prescriptive Compliance the attic shall be ventilated to p</w:t>
            </w:r>
            <w:r w:rsidRPr="00B64148">
              <w:rPr>
                <w:rFonts w:asciiTheme="minorHAnsi" w:hAnsiTheme="minorHAnsi" w:cs="ArialMT"/>
                <w:sz w:val="18"/>
                <w:szCs w:val="20"/>
              </w:rPr>
              <w:t xml:space="preserve">rovide a minimum free ventilation area of not less than </w:t>
            </w:r>
            <w:r w:rsidR="00B64148" w:rsidRPr="00B64148">
              <w:rPr>
                <w:rFonts w:asciiTheme="minorHAnsi" w:hAnsiTheme="minorHAnsi" w:cs="ArialMT"/>
                <w:sz w:val="18"/>
                <w:szCs w:val="20"/>
              </w:rPr>
              <w:t xml:space="preserve">1 </w:t>
            </w:r>
            <w:del w:id="47" w:author="Shewmaker, Michael@Energy" w:date="2021-12-23T09:34:00Z">
              <w:r w:rsidR="00B64148" w:rsidRPr="00B64148" w:rsidDel="00CA32DC">
                <w:rPr>
                  <w:rFonts w:ascii="Calibri" w:hAnsi="Calibri" w:cs="Arial"/>
                  <w:sz w:val="18"/>
                  <w:szCs w:val="20"/>
                </w:rPr>
                <w:delText>ft</w:delText>
              </w:r>
              <w:r w:rsidR="00B64148" w:rsidRPr="00B64148" w:rsidDel="00CA32DC">
                <w:rPr>
                  <w:rFonts w:ascii="Calibri" w:hAnsi="Calibri" w:cs="Arial"/>
                  <w:sz w:val="18"/>
                  <w:szCs w:val="20"/>
                  <w:vertAlign w:val="superscript"/>
                </w:rPr>
                <w:delText>2</w:delText>
              </w:r>
              <w:r w:rsidRPr="00B64148" w:rsidDel="00CA32DC">
                <w:rPr>
                  <w:rFonts w:asciiTheme="minorHAnsi" w:hAnsiTheme="minorHAnsi" w:cs="ArialMT"/>
                  <w:sz w:val="18"/>
                  <w:szCs w:val="20"/>
                </w:rPr>
                <w:delText xml:space="preserve"> </w:delText>
              </w:r>
            </w:del>
            <w:ins w:id="48" w:author="Shewmaker, Michael@Energy" w:date="2021-12-23T09:34:00Z">
              <w:r w:rsidR="00CA32DC">
                <w:rPr>
                  <w:rFonts w:ascii="Calibri" w:hAnsi="Calibri" w:cs="Arial"/>
                  <w:sz w:val="18"/>
                  <w:szCs w:val="20"/>
                </w:rPr>
                <w:t>square foot</w:t>
              </w:r>
            </w:ins>
            <w:ins w:id="49" w:author="Shewmaker, Michael@Energy" w:date="2021-12-23T09:44:00Z">
              <w:r w:rsidR="00B8455B">
                <w:rPr>
                  <w:rFonts w:ascii="Calibri" w:hAnsi="Calibri" w:cs="Arial"/>
                  <w:sz w:val="18"/>
                  <w:szCs w:val="20"/>
                </w:rPr>
                <w:t xml:space="preserve"> (ft</w:t>
              </w:r>
              <w:r w:rsidR="00B8455B" w:rsidRPr="00B8455B">
                <w:rPr>
                  <w:rFonts w:ascii="Calibri" w:hAnsi="Calibri" w:cs="Arial"/>
                  <w:sz w:val="18"/>
                  <w:szCs w:val="20"/>
                  <w:vertAlign w:val="superscript"/>
                  <w:rPrChange w:id="50" w:author="Shewmaker, Michael@Energy" w:date="2021-12-23T09:45:00Z">
                    <w:rPr>
                      <w:rFonts w:ascii="Calibri" w:hAnsi="Calibri" w:cs="Arial"/>
                      <w:sz w:val="18"/>
                      <w:szCs w:val="20"/>
                    </w:rPr>
                  </w:rPrChange>
                </w:rPr>
                <w:t>2</w:t>
              </w:r>
              <w:r w:rsidR="00B8455B">
                <w:rPr>
                  <w:rFonts w:ascii="Calibri" w:hAnsi="Calibri" w:cs="Arial"/>
                  <w:sz w:val="18"/>
                  <w:szCs w:val="20"/>
                </w:rPr>
                <w:t>)</w:t>
              </w:r>
            </w:ins>
            <w:ins w:id="51" w:author="Shewmaker, Michael@Energy" w:date="2021-12-23T09:34:00Z">
              <w:r w:rsidR="00CA32DC" w:rsidRPr="00B64148">
                <w:rPr>
                  <w:rFonts w:asciiTheme="minorHAnsi" w:hAnsiTheme="minorHAnsi" w:cs="ArialMT"/>
                  <w:sz w:val="18"/>
                  <w:szCs w:val="20"/>
                </w:rPr>
                <w:t xml:space="preserve"> </w:t>
              </w:r>
            </w:ins>
            <w:r w:rsidRPr="00B64148">
              <w:rPr>
                <w:rFonts w:asciiTheme="minorHAnsi" w:hAnsiTheme="minorHAnsi" w:cs="ArialMT"/>
                <w:sz w:val="18"/>
                <w:szCs w:val="20"/>
              </w:rPr>
              <w:t xml:space="preserve">of vent area for each 300 </w:t>
            </w:r>
            <w:del w:id="52" w:author="Shewmaker, Michael@Energy" w:date="2021-12-23T09:34:00Z">
              <w:r w:rsidRPr="00B64148" w:rsidDel="00CA32DC">
                <w:rPr>
                  <w:rFonts w:asciiTheme="minorHAnsi" w:hAnsiTheme="minorHAnsi" w:cs="ArialMT"/>
                  <w:sz w:val="18"/>
                  <w:szCs w:val="20"/>
                </w:rPr>
                <w:delText>ft</w:delText>
              </w:r>
              <w:r w:rsidRPr="00B64148" w:rsidDel="00CA32DC">
                <w:rPr>
                  <w:rFonts w:asciiTheme="minorHAnsi" w:hAnsiTheme="minorHAnsi" w:cs="ArialMT"/>
                  <w:sz w:val="18"/>
                  <w:szCs w:val="20"/>
                  <w:vertAlign w:val="superscript"/>
                </w:rPr>
                <w:delText>2</w:delText>
              </w:r>
              <w:r w:rsidRPr="00B64148" w:rsidDel="00CA32DC">
                <w:rPr>
                  <w:rFonts w:asciiTheme="minorHAnsi" w:hAnsiTheme="minorHAnsi" w:cs="ArialMT"/>
                  <w:sz w:val="18"/>
                  <w:szCs w:val="20"/>
                </w:rPr>
                <w:delText xml:space="preserve"> </w:delText>
              </w:r>
            </w:del>
            <w:ins w:id="53" w:author="Shewmaker, Michael@Energy" w:date="2021-12-23T09:34:00Z">
              <w:r w:rsidR="00CA32DC">
                <w:rPr>
                  <w:rFonts w:asciiTheme="minorHAnsi" w:hAnsiTheme="minorHAnsi" w:cs="ArialMT"/>
                  <w:sz w:val="18"/>
                  <w:szCs w:val="20"/>
                </w:rPr>
                <w:t>square feet</w:t>
              </w:r>
            </w:ins>
            <w:ins w:id="54" w:author="Shewmaker, Michael@Energy" w:date="2021-12-23T09:44:00Z">
              <w:r w:rsidR="00B8455B">
                <w:rPr>
                  <w:rFonts w:asciiTheme="minorHAnsi" w:hAnsiTheme="minorHAnsi" w:cs="ArialMT"/>
                  <w:sz w:val="18"/>
                  <w:szCs w:val="20"/>
                </w:rPr>
                <w:t xml:space="preserve"> (ft</w:t>
              </w:r>
              <w:r w:rsidR="00B8455B" w:rsidRPr="00B8455B">
                <w:rPr>
                  <w:rFonts w:asciiTheme="minorHAnsi" w:hAnsiTheme="minorHAnsi" w:cs="ArialMT"/>
                  <w:sz w:val="18"/>
                  <w:szCs w:val="20"/>
                  <w:vertAlign w:val="superscript"/>
                  <w:rPrChange w:id="55" w:author="Shewmaker, Michael@Energy" w:date="2021-12-23T09:44:00Z">
                    <w:rPr>
                      <w:rFonts w:asciiTheme="minorHAnsi" w:hAnsiTheme="minorHAnsi" w:cs="ArialMT"/>
                      <w:sz w:val="18"/>
                      <w:szCs w:val="20"/>
                    </w:rPr>
                  </w:rPrChange>
                </w:rPr>
                <w:t>2</w:t>
              </w:r>
              <w:r w:rsidR="00B8455B">
                <w:rPr>
                  <w:rFonts w:asciiTheme="minorHAnsi" w:hAnsiTheme="minorHAnsi" w:cs="ArialMT"/>
                  <w:sz w:val="18"/>
                  <w:szCs w:val="20"/>
                </w:rPr>
                <w:t>)</w:t>
              </w:r>
            </w:ins>
            <w:ins w:id="56" w:author="Shewmaker, Michael@Energy" w:date="2021-12-23T09:34:00Z">
              <w:r w:rsidR="00CA32DC" w:rsidRPr="00B64148">
                <w:rPr>
                  <w:rFonts w:asciiTheme="minorHAnsi" w:hAnsiTheme="minorHAnsi" w:cs="ArialMT"/>
                  <w:sz w:val="18"/>
                  <w:szCs w:val="20"/>
                </w:rPr>
                <w:t xml:space="preserve"> </w:t>
              </w:r>
            </w:ins>
            <w:r w:rsidRPr="00B64148">
              <w:rPr>
                <w:rFonts w:asciiTheme="minorHAnsi" w:hAnsiTheme="minorHAnsi" w:cs="ArialMT"/>
                <w:sz w:val="18"/>
                <w:szCs w:val="20"/>
              </w:rPr>
              <w:t xml:space="preserve">of attic floor area with </w:t>
            </w:r>
            <w:r w:rsidR="000A2D52">
              <w:rPr>
                <w:rFonts w:asciiTheme="minorHAnsi" w:hAnsiTheme="minorHAnsi" w:cs="ArialMT"/>
                <w:sz w:val="18"/>
                <w:szCs w:val="20"/>
              </w:rPr>
              <w:t>a minimum of</w:t>
            </w:r>
            <w:r w:rsidRPr="00B64148">
              <w:rPr>
                <w:rFonts w:asciiTheme="minorHAnsi" w:hAnsiTheme="minorHAnsi" w:cs="ArialMT"/>
                <w:sz w:val="18"/>
                <w:szCs w:val="20"/>
              </w:rPr>
              <w:t xml:space="preserve"> </w:t>
            </w:r>
            <w:r w:rsidR="000A2D52">
              <w:rPr>
                <w:rFonts w:asciiTheme="minorHAnsi" w:hAnsiTheme="minorHAnsi" w:cs="ArialMT"/>
                <w:sz w:val="18"/>
                <w:szCs w:val="20"/>
              </w:rPr>
              <w:t>4</w:t>
            </w:r>
            <w:r w:rsidRPr="00B64148">
              <w:rPr>
                <w:rFonts w:asciiTheme="minorHAnsi" w:hAnsiTheme="minorHAnsi" w:cs="ArialMT"/>
                <w:sz w:val="18"/>
                <w:szCs w:val="20"/>
              </w:rPr>
              <w:t>0</w:t>
            </w:r>
            <w:r w:rsidR="000A2D52">
              <w:rPr>
                <w:rFonts w:asciiTheme="minorHAnsi" w:hAnsiTheme="minorHAnsi" w:cs="ArialMT"/>
                <w:sz w:val="18"/>
                <w:szCs w:val="20"/>
              </w:rPr>
              <w:t xml:space="preserve"> percent to no more than 50 percent</w:t>
            </w:r>
            <w:r w:rsidRPr="00B64148">
              <w:rPr>
                <w:rFonts w:asciiTheme="minorHAnsi" w:hAnsiTheme="minorHAnsi" w:cs="ArialMT"/>
                <w:sz w:val="18"/>
                <w:szCs w:val="20"/>
              </w:rPr>
              <w:t xml:space="preserve"> upper vents.</w:t>
            </w:r>
            <w:r w:rsidRPr="00B64148">
              <w:rPr>
                <w:rFonts w:asciiTheme="minorHAnsi" w:hAnsiTheme="minorHAnsi" w:cs="ArialMT"/>
                <w:bCs/>
                <w:iCs/>
                <w:sz w:val="18"/>
                <w:szCs w:val="20"/>
              </w:rPr>
              <w:t xml:space="preserve"> </w:t>
            </w:r>
            <w:r w:rsidRPr="00B64148">
              <w:rPr>
                <w:rFonts w:asciiTheme="minorHAnsi" w:hAnsiTheme="minorHAnsi" w:cs="ArialMT"/>
                <w:sz w:val="18"/>
                <w:szCs w:val="20"/>
              </w:rPr>
              <w:t>Ridge vents or gable end vents are recommended to achieve the best performance. The material should be cut to allow for full airflow to the venting.</w:t>
            </w:r>
          </w:p>
        </w:tc>
      </w:tr>
    </w:tbl>
    <w:p w14:paraId="15480749" w14:textId="77777777" w:rsidR="00A844AA" w:rsidRDefault="00A844AA"/>
    <w:p w14:paraId="1548074A" w14:textId="77777777" w:rsidR="00D37915" w:rsidRDefault="00D37915"/>
    <w:tbl>
      <w:tblPr>
        <w:tblW w:w="4993" w:type="pct"/>
        <w:tblInd w:w="-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740"/>
        <w:gridCol w:w="974"/>
        <w:gridCol w:w="886"/>
        <w:gridCol w:w="1062"/>
        <w:gridCol w:w="1063"/>
        <w:gridCol w:w="1415"/>
        <w:gridCol w:w="1238"/>
        <w:gridCol w:w="1239"/>
        <w:gridCol w:w="1151"/>
        <w:gridCol w:w="1062"/>
        <w:gridCol w:w="1151"/>
        <w:gridCol w:w="1415"/>
        <w:gridCol w:w="974"/>
      </w:tblGrid>
      <w:tr w:rsidR="003C6CEF" w:rsidRPr="00FE052A" w14:paraId="1548074C" w14:textId="77777777" w:rsidTr="000514D5">
        <w:trPr>
          <w:cantSplit/>
          <w:trHeight w:val="238"/>
          <w:tblHeader/>
        </w:trPr>
        <w:tc>
          <w:tcPr>
            <w:tcW w:w="14369" w:type="dxa"/>
            <w:gridSpan w:val="13"/>
            <w:tcBorders>
              <w:top w:val="single" w:sz="4" w:space="0" w:color="auto"/>
              <w:left w:val="single" w:sz="4" w:space="0" w:color="auto"/>
              <w:bottom w:val="single" w:sz="4" w:space="0" w:color="auto"/>
              <w:right w:val="single" w:sz="4" w:space="0" w:color="auto"/>
            </w:tcBorders>
            <w:vAlign w:val="center"/>
          </w:tcPr>
          <w:p w14:paraId="1548074B" w14:textId="1CCFB672" w:rsidR="003C6CEF" w:rsidRPr="0037735E" w:rsidRDefault="003C6CEF" w:rsidP="004603FB">
            <w:pPr>
              <w:keepNext/>
              <w:rPr>
                <w:rFonts w:ascii="Calibri" w:hAnsi="Calibri"/>
                <w:b/>
                <w:sz w:val="20"/>
                <w:szCs w:val="22"/>
              </w:rPr>
            </w:pPr>
            <w:r w:rsidRPr="0037735E">
              <w:rPr>
                <w:rFonts w:ascii="Calibri" w:hAnsi="Calibri"/>
                <w:b/>
                <w:sz w:val="20"/>
                <w:szCs w:val="22"/>
              </w:rPr>
              <w:t xml:space="preserve">G. </w:t>
            </w:r>
            <w:r w:rsidR="004603FB" w:rsidRPr="0037735E">
              <w:rPr>
                <w:rFonts w:ascii="Calibri" w:hAnsi="Calibri"/>
                <w:b/>
                <w:sz w:val="20"/>
                <w:szCs w:val="22"/>
              </w:rPr>
              <w:t>Roofing Products</w:t>
            </w:r>
            <w:r w:rsidRPr="0037735E">
              <w:rPr>
                <w:rFonts w:ascii="Calibri" w:hAnsi="Calibri"/>
                <w:b/>
                <w:sz w:val="20"/>
                <w:szCs w:val="22"/>
              </w:rPr>
              <w:t xml:space="preserve"> (</w:t>
            </w:r>
            <w:r w:rsidR="004603FB" w:rsidRPr="0037735E">
              <w:rPr>
                <w:rFonts w:ascii="Calibri" w:hAnsi="Calibri"/>
                <w:b/>
                <w:sz w:val="20"/>
                <w:szCs w:val="22"/>
              </w:rPr>
              <w:t>Cool Roof</w:t>
            </w:r>
            <w:r w:rsidRPr="0037735E">
              <w:rPr>
                <w:rFonts w:ascii="Calibri" w:hAnsi="Calibri"/>
                <w:b/>
                <w:sz w:val="20"/>
                <w:szCs w:val="22"/>
              </w:rPr>
              <w:t xml:space="preserve">) </w:t>
            </w:r>
            <w:r w:rsidRPr="0037735E">
              <w:rPr>
                <w:rFonts w:ascii="Calibri" w:hAnsi="Calibri"/>
                <w:sz w:val="20"/>
                <w:szCs w:val="22"/>
              </w:rPr>
              <w:t>(Section 150.1(c)11)</w:t>
            </w:r>
          </w:p>
        </w:tc>
      </w:tr>
      <w:tr w:rsidR="003C6CEF" w:rsidRPr="00FE052A" w14:paraId="1548075A"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41"/>
        </w:trPr>
        <w:tc>
          <w:tcPr>
            <w:tcW w:w="739" w:type="dxa"/>
            <w:tcBorders>
              <w:top w:val="single" w:sz="4" w:space="0" w:color="auto"/>
              <w:left w:val="single" w:sz="4" w:space="0" w:color="auto"/>
              <w:bottom w:val="single" w:sz="4" w:space="0" w:color="auto"/>
              <w:right w:val="single" w:sz="4" w:space="0" w:color="auto"/>
            </w:tcBorders>
          </w:tcPr>
          <w:p w14:paraId="1548074D"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4E"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4F"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50"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51"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52"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53"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54" w14:textId="77777777" w:rsidR="003C6CEF" w:rsidRDefault="003C6CEF"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55" w14:textId="77777777" w:rsidR="003C6CEF" w:rsidRDefault="003C6CEF"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56"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57"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58"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59"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3C6CEF" w:rsidRPr="00FE052A" w14:paraId="15480763"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149"/>
        </w:trPr>
        <w:tc>
          <w:tcPr>
            <w:tcW w:w="739" w:type="dxa"/>
            <w:vMerge w:val="restart"/>
            <w:tcBorders>
              <w:top w:val="single" w:sz="4" w:space="0" w:color="auto"/>
              <w:left w:val="single" w:sz="4" w:space="0" w:color="auto"/>
              <w:bottom w:val="single" w:sz="4" w:space="0" w:color="auto"/>
              <w:right w:val="single" w:sz="4" w:space="0" w:color="auto"/>
            </w:tcBorders>
            <w:vAlign w:val="bottom"/>
          </w:tcPr>
          <w:p w14:paraId="1548075B" w14:textId="77777777" w:rsidR="003C6CEF" w:rsidRPr="009B3A0C" w:rsidRDefault="003C6CEF" w:rsidP="003C6CEF">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Tag/ID</w:t>
            </w:r>
          </w:p>
        </w:tc>
        <w:tc>
          <w:tcPr>
            <w:tcW w:w="974"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C" w14:textId="3BFAAAC5" w:rsidR="003C6CEF" w:rsidRPr="009B3A0C" w:rsidRDefault="00793236" w:rsidP="00B64148">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Exception</w:t>
            </w:r>
          </w:p>
        </w:tc>
        <w:tc>
          <w:tcPr>
            <w:tcW w:w="886"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D" w14:textId="77777777" w:rsidR="003C6CEF" w:rsidRPr="009B3A0C" w:rsidRDefault="003C6CEF" w:rsidP="00D37915">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062"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E" w14:textId="091775C6" w:rsidR="003C6CEF" w:rsidRPr="009B3A0C" w:rsidRDefault="003C6CEF" w:rsidP="00B64148">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 xml:space="preserve">Method of </w:t>
            </w:r>
            <w:r w:rsidR="00B64148">
              <w:rPr>
                <w:rFonts w:ascii="Calibri" w:hAnsi="Calibri"/>
                <w:b w:val="0"/>
                <w:color w:val="auto"/>
                <w:sz w:val="18"/>
                <w:szCs w:val="18"/>
              </w:rPr>
              <w:t>C</w:t>
            </w:r>
            <w:r>
              <w:rPr>
                <w:rFonts w:ascii="Calibri" w:hAnsi="Calibri"/>
                <w:b w:val="0"/>
                <w:color w:val="auto"/>
                <w:sz w:val="18"/>
                <w:szCs w:val="18"/>
              </w:rPr>
              <w:t>ompliance</w:t>
            </w:r>
          </w:p>
        </w:tc>
        <w:tc>
          <w:tcPr>
            <w:tcW w:w="1063"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F"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60"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69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15480761"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54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5480762"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3C6CEF" w:rsidRPr="00FE052A" w14:paraId="15480772"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483"/>
        </w:trPr>
        <w:tc>
          <w:tcPr>
            <w:tcW w:w="739" w:type="dxa"/>
            <w:vMerge/>
            <w:tcBorders>
              <w:top w:val="single" w:sz="4" w:space="0" w:color="auto"/>
              <w:left w:val="single" w:sz="4" w:space="0" w:color="auto"/>
              <w:bottom w:val="single" w:sz="4" w:space="0" w:color="auto"/>
              <w:right w:val="single" w:sz="4" w:space="0" w:color="auto"/>
            </w:tcBorders>
          </w:tcPr>
          <w:p w14:paraId="15480764"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974"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5"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886"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6"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1062"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7"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63"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8"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15"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9" w14:textId="77777777" w:rsidR="003C6CEF" w:rsidRPr="00061D5E"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6A"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6B"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6C" w14:textId="77777777" w:rsidR="003C6CEF" w:rsidRDefault="003C6CEF" w:rsidP="00D37915">
            <w:pPr>
              <w:jc w:val="center"/>
              <w:rPr>
                <w:b/>
                <w:sz w:val="18"/>
                <w:szCs w:val="18"/>
              </w:rPr>
            </w:pPr>
            <w:r>
              <w:rPr>
                <w:rFonts w:ascii="Calibri" w:hAnsi="Calibri"/>
                <w:sz w:val="18"/>
              </w:rPr>
              <w:t>Thermal Emittance</w:t>
            </w:r>
            <w:r w:rsidDel="00484660">
              <w:rPr>
                <w:rFonts w:ascii="Calibri" w:hAnsi="Calibri"/>
                <w:sz w:val="18"/>
              </w:rPr>
              <w:t xml:space="preserve"> </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6D" w14:textId="77777777" w:rsidR="003C6CEF" w:rsidRPr="00477B45" w:rsidRDefault="003C6CEF" w:rsidP="00D37915">
            <w:pPr>
              <w:pStyle w:val="Heading7"/>
              <w:tabs>
                <w:tab w:val="clear" w:pos="10980"/>
                <w:tab w:val="clear" w:pos="11430"/>
                <w:tab w:val="left" w:pos="180"/>
                <w:tab w:val="left" w:pos="5310"/>
                <w:tab w:val="left" w:pos="8100"/>
              </w:tabs>
              <w:jc w:val="center"/>
              <w:rPr>
                <w:rFonts w:ascii="Calibri" w:hAnsi="Calibri" w:cs="Calibri"/>
                <w:b w:val="0"/>
                <w:color w:val="auto"/>
                <w:sz w:val="18"/>
              </w:rPr>
            </w:pPr>
            <w:r w:rsidRPr="00CA32DC">
              <w:rPr>
                <w:rFonts w:ascii="Calibri" w:hAnsi="Calibri" w:cs="Calibri"/>
                <w:b w:val="0"/>
                <w:color w:val="auto"/>
                <w:sz w:val="18"/>
              </w:rPr>
              <w:t>SRI</w:t>
            </w:r>
          </w:p>
          <w:p w14:paraId="1548076E" w14:textId="77777777" w:rsidR="003C6CEF" w:rsidRPr="00484660"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CA32DC">
              <w:rPr>
                <w:rFonts w:ascii="Calibri" w:hAnsi="Calibri" w:cs="Calibri"/>
                <w:b w:val="0"/>
                <w:sz w:val="18"/>
                <w:szCs w:val="18"/>
                <w:rPrChange w:id="57" w:author="Shewmaker, Michael@Energy" w:date="2021-12-23T09:34:00Z">
                  <w:rPr>
                    <w:b w:val="0"/>
                    <w:sz w:val="18"/>
                    <w:szCs w:val="18"/>
                  </w:rPr>
                </w:rPrChange>
              </w:rPr>
              <w:t>(Optional)</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6F"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0"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1"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3C6CEF" w:rsidRPr="00FE052A" w14:paraId="15480780"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82"/>
        </w:trPr>
        <w:tc>
          <w:tcPr>
            <w:tcW w:w="739" w:type="dxa"/>
            <w:tcBorders>
              <w:top w:val="single" w:sz="4" w:space="0" w:color="auto"/>
              <w:left w:val="single" w:sz="4" w:space="0" w:color="auto"/>
              <w:bottom w:val="single" w:sz="4" w:space="0" w:color="auto"/>
              <w:right w:val="single" w:sz="4" w:space="0" w:color="auto"/>
            </w:tcBorders>
          </w:tcPr>
          <w:p w14:paraId="15480773"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4"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75" w14:textId="77777777" w:rsidR="003C6CEF" w:rsidRPr="009B3A0C" w:rsidRDefault="003C6CEF" w:rsidP="00D37915">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76"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77"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8" w14:textId="77777777" w:rsidR="003C6CEF" w:rsidRDefault="003C6CEF" w:rsidP="00D37915">
            <w:pPr>
              <w:pStyle w:val="Heading7"/>
              <w:jc w:val="center"/>
              <w:rPr>
                <w:rFonts w:ascii="Calibri" w:hAnsi="Calibri"/>
                <w:noProof/>
                <w:sz w:val="18"/>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79"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7A" w14:textId="77777777" w:rsidR="003C6CEF" w:rsidRPr="009B3A0C" w:rsidRDefault="003C6CEF" w:rsidP="00D37915">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7B" w14:textId="77777777" w:rsidR="003C6CEF" w:rsidRDefault="003C6CEF" w:rsidP="00D37915">
            <w:pPr>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7C" w14:textId="77777777" w:rsidR="003C6CEF" w:rsidRDefault="003C6CEF" w:rsidP="00D37915">
            <w:pPr>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7D" w14:textId="77777777" w:rsidR="003C6CEF" w:rsidRDefault="003C6CEF" w:rsidP="00D37915">
            <w:pPr>
              <w:jc w:val="center"/>
              <w:rPr>
                <w:rFonts w:ascii="Calibri" w:hAnsi="Calibri"/>
                <w:noProof/>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E"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F"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78E"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64"/>
        </w:trPr>
        <w:tc>
          <w:tcPr>
            <w:tcW w:w="739" w:type="dxa"/>
            <w:tcBorders>
              <w:top w:val="single" w:sz="4" w:space="0" w:color="auto"/>
              <w:left w:val="single" w:sz="4" w:space="0" w:color="auto"/>
              <w:bottom w:val="single" w:sz="4" w:space="0" w:color="auto"/>
              <w:right w:val="single" w:sz="4" w:space="0" w:color="auto"/>
            </w:tcBorders>
          </w:tcPr>
          <w:p w14:paraId="15480781"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82"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83" w14:textId="77777777" w:rsidR="003C6CEF" w:rsidRPr="009B3A0C" w:rsidRDefault="003C6CEF" w:rsidP="00D37915">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84"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85"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86" w14:textId="77777777" w:rsidR="003C6CEF" w:rsidRDefault="003C6CEF" w:rsidP="00D37915">
            <w:pPr>
              <w:pStyle w:val="Heading7"/>
              <w:jc w:val="center"/>
              <w:rPr>
                <w:rFonts w:ascii="Calibri" w:hAnsi="Calibri"/>
                <w:noProof/>
                <w:sz w:val="18"/>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87"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88" w14:textId="77777777" w:rsidR="003C6CEF" w:rsidRPr="009B3A0C" w:rsidRDefault="003C6CEF" w:rsidP="00D37915">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89" w14:textId="77777777" w:rsidR="003C6CEF" w:rsidRPr="009B3A0C" w:rsidRDefault="003C6CEF" w:rsidP="00D37915">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8A" w14:textId="77777777" w:rsidR="003C6CEF" w:rsidRPr="009B3A0C" w:rsidRDefault="003C6CEF" w:rsidP="00D37915">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8B" w14:textId="77777777" w:rsidR="003C6CEF" w:rsidRPr="009B3A0C" w:rsidRDefault="003C6CEF" w:rsidP="00D37915">
            <w:pPr>
              <w:keepNext/>
              <w:jc w:val="center"/>
              <w:rPr>
                <w:rFonts w:ascii="Calibri" w:hAnsi="Calibri"/>
                <w:noProof/>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8C"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8D"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792"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656"/>
        </w:trPr>
        <w:tc>
          <w:tcPr>
            <w:tcW w:w="14369" w:type="dxa"/>
            <w:gridSpan w:val="13"/>
            <w:tcBorders>
              <w:top w:val="single" w:sz="4" w:space="0" w:color="auto"/>
              <w:left w:val="single" w:sz="4" w:space="0" w:color="auto"/>
              <w:bottom w:val="single" w:sz="4" w:space="0" w:color="auto"/>
              <w:right w:val="single" w:sz="4" w:space="0" w:color="auto"/>
            </w:tcBorders>
          </w:tcPr>
          <w:p w14:paraId="1548078F" w14:textId="57742E50" w:rsidR="003C6CEF" w:rsidRPr="00B64148" w:rsidRDefault="00467BB0" w:rsidP="00D37915">
            <w:pPr>
              <w:pStyle w:val="Heading7"/>
              <w:tabs>
                <w:tab w:val="clear" w:pos="10980"/>
                <w:tab w:val="clear" w:pos="11430"/>
                <w:tab w:val="left" w:pos="180"/>
                <w:tab w:val="left" w:pos="5310"/>
                <w:tab w:val="left" w:pos="8100"/>
              </w:tabs>
              <w:rPr>
                <w:rFonts w:ascii="Calibri" w:hAnsi="Calibri"/>
                <w:color w:val="auto"/>
                <w:sz w:val="18"/>
                <w:szCs w:val="20"/>
              </w:rPr>
            </w:pPr>
            <w:r w:rsidRPr="00B64148">
              <w:rPr>
                <w:rFonts w:ascii="Calibri" w:hAnsi="Calibri"/>
                <w:color w:val="auto"/>
                <w:sz w:val="18"/>
                <w:szCs w:val="20"/>
              </w:rPr>
              <w:t>Notes</w:t>
            </w:r>
            <w:r w:rsidR="003C6CEF" w:rsidRPr="00B64148">
              <w:rPr>
                <w:rFonts w:ascii="Calibri" w:hAnsi="Calibri"/>
                <w:color w:val="auto"/>
                <w:sz w:val="18"/>
                <w:szCs w:val="20"/>
              </w:rPr>
              <w:t>:</w:t>
            </w:r>
          </w:p>
          <w:p w14:paraId="15480790" w14:textId="4DAE0561" w:rsidR="003C6CEF" w:rsidRDefault="00793236" w:rsidP="0094294D">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Pr>
                <w:rFonts w:ascii="Calibri" w:hAnsi="Calibri"/>
                <w:noProof/>
                <w:sz w:val="18"/>
                <w:szCs w:val="20"/>
              </w:rPr>
              <w:t xml:space="preserve">Exception 1: </w:t>
            </w:r>
            <w:r w:rsidR="003C6CEF" w:rsidRPr="00B64148">
              <w:rPr>
                <w:rFonts w:ascii="Calibri" w:hAnsi="Calibri"/>
                <w:noProof/>
                <w:sz w:val="18"/>
                <w:szCs w:val="20"/>
              </w:rPr>
              <w:t xml:space="preserve">Any roof area covered by building integrated photovoltaic </w:t>
            </w:r>
            <w:ins w:id="58" w:author="Shewmaker, Michael@Energy" w:date="2021-12-23T12:10:00Z">
              <w:r w:rsidR="00A3529B">
                <w:rPr>
                  <w:rFonts w:ascii="Calibri" w:hAnsi="Calibri"/>
                  <w:noProof/>
                  <w:sz w:val="18"/>
                  <w:szCs w:val="20"/>
                </w:rPr>
                <w:t xml:space="preserve">(PV) </w:t>
              </w:r>
            </w:ins>
            <w:r w:rsidR="003C6CEF" w:rsidRPr="00B64148">
              <w:rPr>
                <w:rFonts w:ascii="Calibri" w:hAnsi="Calibri"/>
                <w:noProof/>
                <w:sz w:val="18"/>
                <w:szCs w:val="20"/>
              </w:rPr>
              <w:t xml:space="preserve">panels and solar thermal panels are exempt from the above Cool Roof requirements. </w:t>
            </w:r>
          </w:p>
          <w:p w14:paraId="595F0DD8" w14:textId="24DCEB1D" w:rsidR="00793236" w:rsidRPr="002F0AE7" w:rsidRDefault="00793236" w:rsidP="002F0AE7">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sidRPr="002F0AE7">
              <w:rPr>
                <w:rFonts w:ascii="Calibri" w:hAnsi="Calibri"/>
                <w:noProof/>
                <w:sz w:val="20"/>
                <w:szCs w:val="20"/>
              </w:rPr>
              <w:t xml:space="preserve">Exception 2: Roof constructions with weight of 25 </w:t>
            </w:r>
            <w:ins w:id="59" w:author="Shewmaker, Michael@Energy" w:date="2021-12-23T09:35:00Z">
              <w:r w:rsidR="00477B45">
                <w:rPr>
                  <w:rFonts w:ascii="Calibri" w:hAnsi="Calibri"/>
                  <w:noProof/>
                  <w:sz w:val="20"/>
                  <w:szCs w:val="20"/>
                </w:rPr>
                <w:t>pounds per square foot (</w:t>
              </w:r>
            </w:ins>
            <w:r w:rsidRPr="002F0AE7">
              <w:rPr>
                <w:rFonts w:ascii="Calibri" w:hAnsi="Calibri"/>
                <w:noProof/>
                <w:sz w:val="20"/>
                <w:szCs w:val="20"/>
              </w:rPr>
              <w:t>lb/ft</w:t>
            </w:r>
            <w:r w:rsidRPr="002F0AE7">
              <w:rPr>
                <w:rFonts w:ascii="Calibri" w:hAnsi="Calibri"/>
                <w:noProof/>
                <w:sz w:val="20"/>
                <w:szCs w:val="20"/>
                <w:vertAlign w:val="superscript"/>
              </w:rPr>
              <w:t>2</w:t>
            </w:r>
            <w:ins w:id="60" w:author="Shewmaker, Michael@Energy" w:date="2021-12-23T09:35:00Z">
              <w:r w:rsidR="00477B45">
                <w:rPr>
                  <w:rFonts w:ascii="Calibri" w:hAnsi="Calibri"/>
                  <w:noProof/>
                  <w:sz w:val="20"/>
                  <w:szCs w:val="20"/>
                </w:rPr>
                <w:t>)</w:t>
              </w:r>
            </w:ins>
            <w:r w:rsidRPr="002F0AE7">
              <w:rPr>
                <w:rFonts w:ascii="Calibri" w:hAnsi="Calibri"/>
                <w:noProof/>
                <w:sz w:val="20"/>
                <w:szCs w:val="20"/>
              </w:rPr>
              <w:t xml:space="preserve"> are also exempt</w:t>
            </w:r>
          </w:p>
          <w:p w14:paraId="15480791" w14:textId="5482F048" w:rsidR="003C6CEF" w:rsidRPr="009B3A0C" w:rsidRDefault="003C6CEF" w:rsidP="0094294D">
            <w:pPr>
              <w:keepNext/>
              <w:numPr>
                <w:ilvl w:val="0"/>
                <w:numId w:val="4"/>
              </w:numPr>
              <w:tabs>
                <w:tab w:val="left" w:pos="342"/>
                <w:tab w:val="left" w:pos="2160"/>
                <w:tab w:val="left" w:pos="2700"/>
                <w:tab w:val="left" w:pos="3420"/>
                <w:tab w:val="left" w:pos="3780"/>
                <w:tab w:val="left" w:pos="5760"/>
                <w:tab w:val="left" w:pos="7212"/>
              </w:tabs>
              <w:spacing w:line="276" w:lineRule="auto"/>
              <w:ind w:left="628" w:hanging="225"/>
              <w:rPr>
                <w:rFonts w:ascii="Calibri" w:hAnsi="Calibri"/>
                <w:noProof/>
                <w:sz w:val="18"/>
                <w:szCs w:val="18"/>
              </w:rPr>
            </w:pPr>
            <w:r w:rsidRPr="00B64148">
              <w:rPr>
                <w:rFonts w:ascii="Calibri" w:hAnsi="Calibri"/>
                <w:noProof/>
                <w:sz w:val="18"/>
                <w:szCs w:val="20"/>
              </w:rPr>
              <w:t xml:space="preserve">Liquid field applied coatings must comply with installation criteria from </w:t>
            </w:r>
            <w:del w:id="61" w:author="Shewmaker, Michael@Energy" w:date="2021-12-23T09:35:00Z">
              <w:r w:rsidRPr="00B64148" w:rsidDel="00477B45">
                <w:rPr>
                  <w:rFonts w:ascii="Calibri" w:hAnsi="Calibri"/>
                  <w:noProof/>
                  <w:sz w:val="18"/>
                  <w:szCs w:val="20"/>
                </w:rPr>
                <w:delText>s</w:delText>
              </w:r>
            </w:del>
            <w:ins w:id="62" w:author="Shewmaker, Michael@Energy" w:date="2021-12-23T09:35:00Z">
              <w:r w:rsidR="00477B45">
                <w:rPr>
                  <w:rFonts w:ascii="Calibri" w:hAnsi="Calibri"/>
                  <w:noProof/>
                  <w:sz w:val="18"/>
                  <w:szCs w:val="20"/>
                </w:rPr>
                <w:t>S</w:t>
              </w:r>
            </w:ins>
            <w:r w:rsidRPr="00B64148">
              <w:rPr>
                <w:rFonts w:ascii="Calibri" w:hAnsi="Calibri"/>
                <w:noProof/>
                <w:sz w:val="18"/>
                <w:szCs w:val="20"/>
              </w:rPr>
              <w:t>ection 110.8(i)4.</w:t>
            </w:r>
          </w:p>
        </w:tc>
      </w:tr>
    </w:tbl>
    <w:p w14:paraId="15480793" w14:textId="77777777" w:rsidR="00F077FE" w:rsidRPr="0037735E" w:rsidRDefault="00F077FE" w:rsidP="00A54CC3">
      <w:pPr>
        <w:rPr>
          <w:rFonts w:ascii="Calibri" w:hAnsi="Calibri"/>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1"/>
        <w:gridCol w:w="1064"/>
        <w:gridCol w:w="1153"/>
        <w:gridCol w:w="1153"/>
        <w:gridCol w:w="1064"/>
        <w:gridCol w:w="1153"/>
        <w:gridCol w:w="1153"/>
        <w:gridCol w:w="1153"/>
        <w:gridCol w:w="1064"/>
        <w:gridCol w:w="4245"/>
      </w:tblGrid>
      <w:tr w:rsidR="005757FA" w14:paraId="15480795" w14:textId="77777777" w:rsidTr="000514D5">
        <w:trPr>
          <w:trHeight w:val="332"/>
          <w:tblHeader/>
        </w:trPr>
        <w:tc>
          <w:tcPr>
            <w:tcW w:w="14598" w:type="dxa"/>
            <w:gridSpan w:val="10"/>
            <w:tcBorders>
              <w:top w:val="single" w:sz="4" w:space="0" w:color="auto"/>
              <w:left w:val="single" w:sz="4" w:space="0" w:color="auto"/>
              <w:bottom w:val="single" w:sz="4" w:space="0" w:color="auto"/>
              <w:right w:val="single" w:sz="4" w:space="0" w:color="auto"/>
            </w:tcBorders>
            <w:vAlign w:val="center"/>
          </w:tcPr>
          <w:p w14:paraId="15480794" w14:textId="265D8563" w:rsidR="005757FA" w:rsidRDefault="005757FA" w:rsidP="00B447CC">
            <w:pPr>
              <w:rPr>
                <w:rFonts w:ascii="Calibri" w:eastAsia="Calibri" w:hAnsi="Calibri"/>
                <w:b/>
                <w:sz w:val="22"/>
                <w:szCs w:val="22"/>
              </w:rPr>
            </w:pPr>
            <w:r w:rsidRPr="0037735E">
              <w:rPr>
                <w:rFonts w:ascii="Calibri" w:eastAsia="Calibri" w:hAnsi="Calibri"/>
                <w:b/>
                <w:sz w:val="20"/>
                <w:szCs w:val="22"/>
              </w:rPr>
              <w:lastRenderedPageBreak/>
              <w:t>H. Fenestration/Glazing Allowed</w:t>
            </w:r>
            <w:r w:rsidR="002247F6" w:rsidRPr="0037735E">
              <w:rPr>
                <w:rFonts w:ascii="Calibri" w:eastAsia="Calibri" w:hAnsi="Calibri"/>
                <w:b/>
                <w:sz w:val="20"/>
                <w:szCs w:val="22"/>
              </w:rPr>
              <w:t xml:space="preserve"> Areas and Efficiencies</w:t>
            </w:r>
            <w:r w:rsidRPr="0037735E">
              <w:rPr>
                <w:rFonts w:ascii="Calibri" w:eastAsia="Calibri" w:hAnsi="Calibri"/>
                <w:b/>
                <w:sz w:val="20"/>
                <w:szCs w:val="22"/>
              </w:rPr>
              <w:t xml:space="preserve"> </w:t>
            </w:r>
            <w:r w:rsidRPr="0037735E">
              <w:rPr>
                <w:rFonts w:ascii="Calibri" w:eastAsia="Calibri" w:hAnsi="Calibri"/>
                <w:sz w:val="20"/>
                <w:szCs w:val="22"/>
              </w:rPr>
              <w:t>(Section 150.2(a)1)</w:t>
            </w:r>
          </w:p>
        </w:tc>
      </w:tr>
      <w:tr w:rsidR="006011F8" w:rsidRPr="006D4D6F" w14:paraId="1548079E"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60"/>
        </w:trPr>
        <w:tc>
          <w:tcPr>
            <w:tcW w:w="1188" w:type="dxa"/>
            <w:tcBorders>
              <w:left w:val="single" w:sz="4" w:space="0" w:color="auto"/>
            </w:tcBorders>
            <w:vAlign w:val="center"/>
          </w:tcPr>
          <w:p w14:paraId="15480796"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01</w:t>
            </w:r>
          </w:p>
        </w:tc>
        <w:tc>
          <w:tcPr>
            <w:tcW w:w="1080" w:type="dxa"/>
            <w:vAlign w:val="center"/>
          </w:tcPr>
          <w:p w14:paraId="15480797"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02</w:t>
            </w:r>
          </w:p>
        </w:tc>
        <w:tc>
          <w:tcPr>
            <w:tcW w:w="1170" w:type="dxa"/>
            <w:vAlign w:val="center"/>
          </w:tcPr>
          <w:p w14:paraId="15480798"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03</w:t>
            </w:r>
          </w:p>
        </w:tc>
        <w:tc>
          <w:tcPr>
            <w:tcW w:w="1170" w:type="dxa"/>
            <w:vAlign w:val="center"/>
          </w:tcPr>
          <w:p w14:paraId="15480799"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04</w:t>
            </w:r>
          </w:p>
        </w:tc>
        <w:tc>
          <w:tcPr>
            <w:tcW w:w="1080" w:type="dxa"/>
            <w:tcBorders>
              <w:right w:val="single" w:sz="4" w:space="0" w:color="auto"/>
            </w:tcBorders>
            <w:vAlign w:val="center"/>
          </w:tcPr>
          <w:p w14:paraId="1548079A"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05</w:t>
            </w:r>
          </w:p>
        </w:tc>
        <w:tc>
          <w:tcPr>
            <w:tcW w:w="1170" w:type="dxa"/>
            <w:vAlign w:val="center"/>
          </w:tcPr>
          <w:p w14:paraId="1548079B"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06</w:t>
            </w:r>
          </w:p>
        </w:tc>
        <w:tc>
          <w:tcPr>
            <w:tcW w:w="1170" w:type="dxa"/>
            <w:vAlign w:val="center"/>
          </w:tcPr>
          <w:p w14:paraId="7D1510A2" w14:textId="5CE7D20D"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07</w:t>
            </w:r>
          </w:p>
        </w:tc>
        <w:tc>
          <w:tcPr>
            <w:tcW w:w="1170" w:type="dxa"/>
            <w:tcBorders>
              <w:right w:val="single" w:sz="4" w:space="0" w:color="auto"/>
            </w:tcBorders>
            <w:vAlign w:val="center"/>
          </w:tcPr>
          <w:p w14:paraId="1548079C" w14:textId="6CD2E082"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08</w:t>
            </w:r>
          </w:p>
        </w:tc>
        <w:tc>
          <w:tcPr>
            <w:tcW w:w="1080" w:type="dxa"/>
            <w:tcBorders>
              <w:right w:val="single" w:sz="4" w:space="0" w:color="auto"/>
            </w:tcBorders>
            <w:vAlign w:val="center"/>
          </w:tcPr>
          <w:p w14:paraId="2523115D" w14:textId="3EFD735D"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09</w:t>
            </w:r>
          </w:p>
        </w:tc>
        <w:tc>
          <w:tcPr>
            <w:tcW w:w="4320" w:type="dxa"/>
            <w:tcBorders>
              <w:left w:val="single" w:sz="4" w:space="0" w:color="auto"/>
              <w:right w:val="single" w:sz="4" w:space="0" w:color="auto"/>
            </w:tcBorders>
            <w:vAlign w:val="center"/>
          </w:tcPr>
          <w:p w14:paraId="1548079D" w14:textId="70FBC83F"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10</w:t>
            </w:r>
          </w:p>
        </w:tc>
      </w:tr>
      <w:tr w:rsidR="006011F8" w14:paraId="154807A6"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val="restart"/>
            <w:tcBorders>
              <w:left w:val="single" w:sz="4" w:space="0" w:color="auto"/>
            </w:tcBorders>
            <w:vAlign w:val="center"/>
          </w:tcPr>
          <w:p w14:paraId="1548079F"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Addition Type </w:t>
            </w:r>
            <w:r w:rsidRPr="0037735E">
              <w:rPr>
                <w:rFonts w:ascii="Calibri" w:hAnsi="Calibri"/>
                <w:sz w:val="18"/>
                <w:szCs w:val="20"/>
              </w:rPr>
              <w:t>ft</w:t>
            </w:r>
            <w:r w:rsidRPr="0037735E">
              <w:rPr>
                <w:rFonts w:ascii="Calibri" w:hAnsi="Calibri"/>
                <w:sz w:val="18"/>
                <w:szCs w:val="20"/>
                <w:vertAlign w:val="superscript"/>
              </w:rPr>
              <w:t>2</w:t>
            </w:r>
          </w:p>
        </w:tc>
        <w:tc>
          <w:tcPr>
            <w:tcW w:w="2250" w:type="dxa"/>
            <w:gridSpan w:val="2"/>
            <w:tcMar>
              <w:left w:w="72" w:type="dxa"/>
              <w:right w:w="72" w:type="dxa"/>
            </w:tcMar>
            <w:vAlign w:val="center"/>
          </w:tcPr>
          <w:p w14:paraId="154807A0"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w:t>
            </w:r>
          </w:p>
          <w:p w14:paraId="154807A1" w14:textId="063DFDD2" w:rsidR="005757FA" w:rsidRPr="0094294D" w:rsidRDefault="005757FA" w:rsidP="004603FB">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Fenestration Area for All Orientations ft</w:t>
            </w:r>
            <w:r w:rsidRPr="0037735E">
              <w:rPr>
                <w:rFonts w:ascii="Calibri" w:hAnsi="Calibri"/>
                <w:sz w:val="18"/>
                <w:szCs w:val="18"/>
                <w:vertAlign w:val="superscript"/>
              </w:rPr>
              <w:t>2</w:t>
            </w:r>
          </w:p>
        </w:tc>
        <w:tc>
          <w:tcPr>
            <w:tcW w:w="2250" w:type="dxa"/>
            <w:gridSpan w:val="2"/>
            <w:tcBorders>
              <w:right w:val="single" w:sz="4" w:space="0" w:color="auto"/>
            </w:tcBorders>
            <w:vAlign w:val="center"/>
          </w:tcPr>
          <w:p w14:paraId="154807A2"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West-Facing Fenestration Area Only ft</w:t>
            </w:r>
            <w:r w:rsidRPr="0037735E">
              <w:rPr>
                <w:rFonts w:ascii="Calibri" w:hAnsi="Calibri"/>
                <w:sz w:val="18"/>
                <w:szCs w:val="18"/>
                <w:vertAlign w:val="superscript"/>
              </w:rPr>
              <w:t>2</w:t>
            </w:r>
          </w:p>
        </w:tc>
        <w:tc>
          <w:tcPr>
            <w:tcW w:w="1170" w:type="dxa"/>
            <w:vMerge w:val="restart"/>
            <w:vAlign w:val="center"/>
          </w:tcPr>
          <w:p w14:paraId="64B37720"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Maximum </w:t>
            </w:r>
          </w:p>
          <w:p w14:paraId="5CF9A106" w14:textId="53EDE7F5"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Allowed               </w:t>
            </w:r>
          </w:p>
          <w:p w14:paraId="68E879F8"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154807A3" w14:textId="399C0260"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170" w:type="dxa"/>
            <w:vMerge w:val="restart"/>
            <w:vAlign w:val="center"/>
          </w:tcPr>
          <w:p w14:paraId="4F6DA6A1" w14:textId="64E2EAA4"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w:t>
            </w:r>
          </w:p>
          <w:p w14:paraId="1F40F094" w14:textId="7050812C"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Allowed</w:t>
            </w:r>
          </w:p>
          <w:p w14:paraId="311D54A2" w14:textId="5B786EE4"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33F5D4D1" w14:textId="4D44A12B"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(Skylights)</w:t>
            </w:r>
          </w:p>
        </w:tc>
        <w:tc>
          <w:tcPr>
            <w:tcW w:w="1170" w:type="dxa"/>
            <w:vMerge w:val="restart"/>
            <w:tcBorders>
              <w:right w:val="single" w:sz="4" w:space="0" w:color="auto"/>
            </w:tcBorders>
            <w:vAlign w:val="center"/>
          </w:tcPr>
          <w:p w14:paraId="3113EA34" w14:textId="2C2C20DF"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SHGC</w:t>
            </w:r>
          </w:p>
          <w:p w14:paraId="154807A4" w14:textId="640C91BF"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080" w:type="dxa"/>
            <w:vMerge w:val="restart"/>
            <w:tcBorders>
              <w:right w:val="single" w:sz="4" w:space="0" w:color="auto"/>
            </w:tcBorders>
            <w:vAlign w:val="center"/>
          </w:tcPr>
          <w:p w14:paraId="2846EFBF" w14:textId="6C0CC553" w:rsidR="005757FA" w:rsidRPr="002C1C20"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6E1B59">
              <w:rPr>
                <w:rFonts w:ascii="Calibri" w:hAnsi="Calibri"/>
                <w:sz w:val="18"/>
                <w:szCs w:val="18"/>
              </w:rPr>
              <w:t>Maximum Allowed SHGC (Skylights)</w:t>
            </w:r>
          </w:p>
        </w:tc>
        <w:tc>
          <w:tcPr>
            <w:tcW w:w="4320" w:type="dxa"/>
            <w:vMerge w:val="restart"/>
            <w:tcBorders>
              <w:left w:val="single" w:sz="4" w:space="0" w:color="auto"/>
              <w:right w:val="single" w:sz="4" w:space="0" w:color="auto"/>
            </w:tcBorders>
            <w:vAlign w:val="center"/>
          </w:tcPr>
          <w:p w14:paraId="154807A5" w14:textId="4D5DF32D"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Comments</w:t>
            </w:r>
          </w:p>
        </w:tc>
      </w:tr>
      <w:tr w:rsidR="006011F8" w14:paraId="154807AD"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bottom"/>
          </w:tcPr>
          <w:p w14:paraId="154807A7" w14:textId="77777777" w:rsidR="005757FA"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50" w:type="dxa"/>
            <w:gridSpan w:val="2"/>
            <w:vAlign w:val="center"/>
          </w:tcPr>
          <w:p w14:paraId="154807A8"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2250" w:type="dxa"/>
            <w:gridSpan w:val="2"/>
            <w:tcBorders>
              <w:right w:val="single" w:sz="4" w:space="0" w:color="auto"/>
            </w:tcBorders>
            <w:vAlign w:val="center"/>
          </w:tcPr>
          <w:p w14:paraId="154807A9"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1170" w:type="dxa"/>
            <w:vMerge/>
          </w:tcPr>
          <w:p w14:paraId="154807AA"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7DA3A96F"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AB" w14:textId="78F22C8A"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6FD9A365"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AC" w14:textId="4468498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6D4D6F" w14:paraId="154807B6" w14:textId="77777777" w:rsidTr="0060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center"/>
          </w:tcPr>
          <w:p w14:paraId="154807AE"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vAlign w:val="center"/>
          </w:tcPr>
          <w:p w14:paraId="154807AF"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70" w:type="dxa"/>
            <w:vAlign w:val="center"/>
          </w:tcPr>
          <w:p w14:paraId="154807B0"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cs="Arial"/>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0" w:type="dxa"/>
            <w:vAlign w:val="center"/>
          </w:tcPr>
          <w:p w14:paraId="154807B1"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080" w:type="dxa"/>
            <w:tcBorders>
              <w:right w:val="single" w:sz="4" w:space="0" w:color="auto"/>
            </w:tcBorders>
            <w:vAlign w:val="center"/>
          </w:tcPr>
          <w:p w14:paraId="154807B2"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0" w:type="dxa"/>
            <w:vMerge/>
          </w:tcPr>
          <w:p w14:paraId="154807B3"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68F6B1A7"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B4" w14:textId="0AA7F88B"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3CD6C182"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B5" w14:textId="0B5E545A"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6D4D6F" w14:paraId="154807BF"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tcBorders>
              <w:left w:val="single" w:sz="4" w:space="0" w:color="auto"/>
              <w:bottom w:val="single" w:sz="4" w:space="0" w:color="auto"/>
            </w:tcBorders>
          </w:tcPr>
          <w:p w14:paraId="154807B7"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tcBorders>
          </w:tcPr>
          <w:p w14:paraId="154807B8"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154807B9" w14:textId="77777777" w:rsidR="005757FA" w:rsidRDefault="005757FA" w:rsidP="00A57182">
            <w:pPr>
              <w:jc w:val="center"/>
              <w:rPr>
                <w:rFonts w:ascii="Calibri" w:hAnsi="Calibri"/>
                <w:sz w:val="18"/>
                <w:szCs w:val="18"/>
              </w:rPr>
            </w:pPr>
          </w:p>
        </w:tc>
        <w:tc>
          <w:tcPr>
            <w:tcW w:w="1170" w:type="dxa"/>
            <w:tcBorders>
              <w:bottom w:val="single" w:sz="4" w:space="0" w:color="auto"/>
            </w:tcBorders>
          </w:tcPr>
          <w:p w14:paraId="154807BA" w14:textId="77777777" w:rsidR="005757FA" w:rsidRPr="006D4D6F" w:rsidRDefault="005757FA" w:rsidP="00A57182">
            <w:pPr>
              <w:jc w:val="center"/>
              <w:rPr>
                <w:rFonts w:ascii="Calibri" w:hAnsi="Calibri"/>
                <w:sz w:val="20"/>
                <w:szCs w:val="20"/>
              </w:rPr>
            </w:pPr>
          </w:p>
        </w:tc>
        <w:tc>
          <w:tcPr>
            <w:tcW w:w="1080" w:type="dxa"/>
            <w:tcBorders>
              <w:bottom w:val="single" w:sz="4" w:space="0" w:color="auto"/>
              <w:right w:val="single" w:sz="4" w:space="0" w:color="auto"/>
            </w:tcBorders>
          </w:tcPr>
          <w:p w14:paraId="154807BB" w14:textId="77777777" w:rsidR="005757FA" w:rsidRPr="006D4D6F" w:rsidRDefault="005757FA" w:rsidP="00A57182">
            <w:pPr>
              <w:jc w:val="center"/>
              <w:rPr>
                <w:rFonts w:ascii="Calibri" w:hAnsi="Calibri"/>
                <w:sz w:val="20"/>
                <w:szCs w:val="20"/>
              </w:rPr>
            </w:pPr>
          </w:p>
        </w:tc>
        <w:tc>
          <w:tcPr>
            <w:tcW w:w="1170" w:type="dxa"/>
            <w:tcBorders>
              <w:bottom w:val="single" w:sz="4" w:space="0" w:color="auto"/>
            </w:tcBorders>
            <w:vAlign w:val="center"/>
          </w:tcPr>
          <w:p w14:paraId="154807BC"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34439A93"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right w:val="single" w:sz="4" w:space="0" w:color="auto"/>
            </w:tcBorders>
            <w:vAlign w:val="center"/>
          </w:tcPr>
          <w:p w14:paraId="154807BD" w14:textId="5B0A469B"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right w:val="single" w:sz="4" w:space="0" w:color="auto"/>
            </w:tcBorders>
          </w:tcPr>
          <w:p w14:paraId="13361FF6"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4320" w:type="dxa"/>
            <w:tcBorders>
              <w:left w:val="single" w:sz="4" w:space="0" w:color="auto"/>
              <w:bottom w:val="single" w:sz="4" w:space="0" w:color="auto"/>
              <w:right w:val="single" w:sz="4" w:space="0" w:color="auto"/>
            </w:tcBorders>
            <w:vAlign w:val="bottom"/>
          </w:tcPr>
          <w:p w14:paraId="154807BE" w14:textId="15CA76A4"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r>
    </w:tbl>
    <w:p w14:paraId="154807C0" w14:textId="77777777" w:rsidR="00A54CC3" w:rsidRDefault="00A54CC3" w:rsidP="00A54CC3">
      <w:pPr>
        <w:rPr>
          <w:rFonts w:ascii="Calibri" w:hAnsi="Calibr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6"/>
        <w:gridCol w:w="1705"/>
        <w:gridCol w:w="983"/>
        <w:gridCol w:w="6"/>
        <w:gridCol w:w="994"/>
        <w:gridCol w:w="994"/>
        <w:gridCol w:w="994"/>
        <w:gridCol w:w="994"/>
        <w:gridCol w:w="994"/>
        <w:gridCol w:w="994"/>
        <w:gridCol w:w="956"/>
        <w:gridCol w:w="926"/>
        <w:gridCol w:w="964"/>
        <w:gridCol w:w="898"/>
        <w:gridCol w:w="1262"/>
      </w:tblGrid>
      <w:tr w:rsidR="006011F8" w:rsidRPr="009B3A0C" w14:paraId="154807C3" w14:textId="77777777" w:rsidTr="000514D5">
        <w:trPr>
          <w:cantSplit/>
          <w:trHeight w:val="315"/>
          <w:tblHeader/>
        </w:trPr>
        <w:tc>
          <w:tcPr>
            <w:tcW w:w="14395" w:type="dxa"/>
            <w:gridSpan w:val="15"/>
            <w:tcBorders>
              <w:top w:val="single" w:sz="4" w:space="0" w:color="auto"/>
              <w:left w:val="single" w:sz="4" w:space="0" w:color="auto"/>
              <w:bottom w:val="single" w:sz="4" w:space="0" w:color="auto"/>
              <w:right w:val="single" w:sz="4" w:space="0" w:color="auto"/>
            </w:tcBorders>
          </w:tcPr>
          <w:p w14:paraId="7BA197BF" w14:textId="133F082E" w:rsidR="006011F8" w:rsidRPr="0037735E" w:rsidRDefault="006011F8" w:rsidP="006011F8">
            <w:pPr>
              <w:keepNext/>
              <w:rPr>
                <w:rFonts w:ascii="Calibri" w:eastAsia="Calibri" w:hAnsi="Calibri"/>
                <w:b/>
                <w:sz w:val="20"/>
                <w:szCs w:val="22"/>
              </w:rPr>
            </w:pPr>
            <w:r w:rsidRPr="0037735E">
              <w:rPr>
                <w:rFonts w:ascii="Calibri" w:eastAsia="Calibri" w:hAnsi="Calibri"/>
                <w:b/>
                <w:sz w:val="20"/>
                <w:szCs w:val="22"/>
              </w:rPr>
              <w:lastRenderedPageBreak/>
              <w:t>I. Fenestration Proposed Areas and Efficiencies</w:t>
            </w:r>
          </w:p>
          <w:p w14:paraId="584A649C" w14:textId="56E04435" w:rsidR="006011F8" w:rsidRPr="002300B1" w:rsidRDefault="006011F8" w:rsidP="006011F8">
            <w:pPr>
              <w:rPr>
                <w:rFonts w:asciiTheme="minorHAnsi" w:hAnsiTheme="minorHAnsi"/>
                <w:sz w:val="18"/>
                <w:szCs w:val="20"/>
              </w:rPr>
            </w:pPr>
            <w:r w:rsidRPr="002300B1">
              <w:rPr>
                <w:rFonts w:asciiTheme="minorHAnsi" w:hAnsiTheme="minorHAnsi"/>
                <w:sz w:val="18"/>
                <w:szCs w:val="20"/>
              </w:rPr>
              <w:t xml:space="preserve">Note: If meeting Exception 1 to 150.1(c)3A, </w:t>
            </w:r>
            <w:proofErr w:type="gramStart"/>
            <w:r w:rsidRPr="002300B1">
              <w:rPr>
                <w:rFonts w:asciiTheme="minorHAnsi" w:hAnsiTheme="minorHAnsi"/>
                <w:sz w:val="18"/>
                <w:szCs w:val="20"/>
              </w:rPr>
              <w:t>Installing</w:t>
            </w:r>
            <w:proofErr w:type="gramEnd"/>
            <w:r w:rsidRPr="002300B1">
              <w:rPr>
                <w:rFonts w:asciiTheme="minorHAnsi" w:hAnsiTheme="minorHAnsi"/>
                <w:sz w:val="18"/>
                <w:szCs w:val="20"/>
              </w:rPr>
              <w:t xml:space="preserve"> </w:t>
            </w:r>
            <w:del w:id="63" w:author="Shewmaker, Michael@Energy" w:date="2021-12-23T09:44:00Z">
              <w:r w:rsidRPr="002300B1" w:rsidDel="00B8455B">
                <w:rPr>
                  <w:rFonts w:asciiTheme="minorHAnsi" w:hAnsiTheme="minorHAnsi"/>
                  <w:sz w:val="18"/>
                  <w:szCs w:val="20"/>
                </w:rPr>
                <w:delText xml:space="preserve">≤ </w:delText>
              </w:r>
            </w:del>
            <w:ins w:id="64" w:author="Shewmaker, Michael@Energy" w:date="2021-12-23T09:44:00Z">
              <w:r w:rsidR="00B8455B">
                <w:rPr>
                  <w:rFonts w:asciiTheme="minorHAnsi" w:hAnsiTheme="minorHAnsi"/>
                  <w:sz w:val="18"/>
                  <w:szCs w:val="20"/>
                </w:rPr>
                <w:t>less than or equal to</w:t>
              </w:r>
              <w:r w:rsidR="00B8455B" w:rsidRPr="002300B1">
                <w:rPr>
                  <w:rFonts w:asciiTheme="minorHAnsi" w:hAnsiTheme="minorHAnsi"/>
                  <w:sz w:val="18"/>
                  <w:szCs w:val="20"/>
                </w:rPr>
                <w:t xml:space="preserve"> </w:t>
              </w:r>
            </w:ins>
            <w:r w:rsidRPr="002300B1">
              <w:rPr>
                <w:rFonts w:asciiTheme="minorHAnsi" w:hAnsiTheme="minorHAnsi"/>
                <w:sz w:val="18"/>
                <w:szCs w:val="20"/>
              </w:rPr>
              <w:t>3</w:t>
            </w:r>
            <w:ins w:id="65" w:author="Shewmaker, Michael@Energy" w:date="2021-12-23T09:44:00Z">
              <w:r w:rsidR="00B8455B">
                <w:rPr>
                  <w:rFonts w:asciiTheme="minorHAnsi" w:hAnsiTheme="minorHAnsi"/>
                  <w:sz w:val="18"/>
                  <w:szCs w:val="20"/>
                </w:rPr>
                <w:t>square feet (</w:t>
              </w:r>
            </w:ins>
            <w:r w:rsidRPr="002300B1">
              <w:rPr>
                <w:rFonts w:asciiTheme="minorHAnsi" w:hAnsiTheme="minorHAnsi"/>
                <w:sz w:val="18"/>
                <w:szCs w:val="20"/>
              </w:rPr>
              <w:t>ft</w:t>
            </w:r>
            <w:r w:rsidRPr="002300B1">
              <w:rPr>
                <w:rFonts w:asciiTheme="minorHAnsi" w:hAnsiTheme="minorHAnsi"/>
                <w:sz w:val="18"/>
                <w:szCs w:val="20"/>
                <w:vertAlign w:val="superscript"/>
              </w:rPr>
              <w:t>2</w:t>
            </w:r>
            <w:ins w:id="66" w:author="Shewmaker, Michael@Energy" w:date="2021-12-23T09:44:00Z">
              <w:r w:rsidR="00B8455B">
                <w:rPr>
                  <w:rFonts w:asciiTheme="minorHAnsi" w:hAnsiTheme="minorHAnsi"/>
                  <w:sz w:val="18"/>
                  <w:szCs w:val="20"/>
                </w:rPr>
                <w:t>)</w:t>
              </w:r>
            </w:ins>
            <w:r w:rsidRPr="002300B1">
              <w:rPr>
                <w:rFonts w:asciiTheme="minorHAnsi" w:hAnsiTheme="minorHAnsi"/>
                <w:sz w:val="18"/>
                <w:szCs w:val="20"/>
              </w:rPr>
              <w:t xml:space="preserve"> glass in door, it is assumed to meet the minimum required U-factor (0.3</w:t>
            </w:r>
            <w:r w:rsidR="00BC686F">
              <w:rPr>
                <w:rFonts w:asciiTheme="minorHAnsi" w:hAnsiTheme="minorHAnsi"/>
                <w:sz w:val="18"/>
                <w:szCs w:val="20"/>
              </w:rPr>
              <w:t>0</w:t>
            </w:r>
            <w:r w:rsidRPr="002300B1">
              <w:rPr>
                <w:rFonts w:asciiTheme="minorHAnsi" w:hAnsiTheme="minorHAnsi"/>
                <w:sz w:val="18"/>
                <w:szCs w:val="20"/>
              </w:rPr>
              <w:t>) &amp; SHGC (0.2</w:t>
            </w:r>
            <w:r w:rsidR="00BC686F">
              <w:rPr>
                <w:rFonts w:asciiTheme="minorHAnsi" w:hAnsiTheme="minorHAnsi"/>
                <w:sz w:val="18"/>
                <w:szCs w:val="20"/>
              </w:rPr>
              <w:t>3</w:t>
            </w:r>
            <w:r w:rsidRPr="002300B1">
              <w:rPr>
                <w:rFonts w:asciiTheme="minorHAnsi" w:hAnsiTheme="minorHAnsi"/>
                <w:sz w:val="18"/>
                <w:szCs w:val="20"/>
              </w:rPr>
              <w:t>).</w:t>
            </w:r>
          </w:p>
          <w:p w14:paraId="17219315" w14:textId="1B820F80" w:rsidR="006011F8" w:rsidRDefault="006011F8" w:rsidP="0037735E">
            <w:pPr>
              <w:ind w:firstLine="450"/>
              <w:rPr>
                <w:rFonts w:asciiTheme="minorHAnsi" w:hAnsiTheme="minorHAnsi"/>
                <w:sz w:val="18"/>
                <w:szCs w:val="20"/>
              </w:rPr>
            </w:pPr>
            <w:r w:rsidRPr="002300B1">
              <w:rPr>
                <w:rFonts w:asciiTheme="minorHAnsi" w:hAnsiTheme="minorHAnsi"/>
                <w:sz w:val="18"/>
                <w:szCs w:val="20"/>
              </w:rPr>
              <w:t xml:space="preserve"> If meeting Exception 1 to 150.1(c)3A, </w:t>
            </w:r>
            <w:proofErr w:type="gramStart"/>
            <w:r w:rsidRPr="002300B1">
              <w:rPr>
                <w:rFonts w:asciiTheme="minorHAnsi" w:hAnsiTheme="minorHAnsi"/>
                <w:sz w:val="18"/>
                <w:szCs w:val="20"/>
              </w:rPr>
              <w:t>Installing</w:t>
            </w:r>
            <w:proofErr w:type="gramEnd"/>
            <w:r w:rsidRPr="002300B1">
              <w:rPr>
                <w:rFonts w:asciiTheme="minorHAnsi" w:hAnsiTheme="minorHAnsi"/>
                <w:sz w:val="18"/>
                <w:szCs w:val="20"/>
              </w:rPr>
              <w:t xml:space="preserve"> </w:t>
            </w:r>
            <w:del w:id="67" w:author="Shewmaker, Michael@Energy" w:date="2021-12-23T09:45:00Z">
              <w:r w:rsidRPr="002300B1" w:rsidDel="00B8455B">
                <w:rPr>
                  <w:rFonts w:asciiTheme="minorHAnsi" w:hAnsiTheme="minorHAnsi"/>
                  <w:sz w:val="18"/>
                  <w:szCs w:val="20"/>
                </w:rPr>
                <w:delText xml:space="preserve">≤ </w:delText>
              </w:r>
            </w:del>
            <w:ins w:id="68" w:author="Shewmaker, Michael@Energy" w:date="2021-12-23T09:45:00Z">
              <w:r w:rsidR="00B8455B">
                <w:rPr>
                  <w:rFonts w:asciiTheme="minorHAnsi" w:hAnsiTheme="minorHAnsi"/>
                  <w:sz w:val="18"/>
                  <w:szCs w:val="20"/>
                </w:rPr>
                <w:t>less than or equal to</w:t>
              </w:r>
              <w:r w:rsidR="00B8455B" w:rsidRPr="002300B1">
                <w:rPr>
                  <w:rFonts w:asciiTheme="minorHAnsi" w:hAnsiTheme="minorHAnsi"/>
                  <w:sz w:val="18"/>
                  <w:szCs w:val="20"/>
                </w:rPr>
                <w:t xml:space="preserve"> </w:t>
              </w:r>
            </w:ins>
            <w:r w:rsidRPr="002300B1">
              <w:rPr>
                <w:rFonts w:asciiTheme="minorHAnsi" w:hAnsiTheme="minorHAnsi"/>
                <w:sz w:val="18"/>
                <w:szCs w:val="20"/>
              </w:rPr>
              <w:t>3</w:t>
            </w:r>
            <w:ins w:id="69" w:author="Shewmaker, Michael@Energy" w:date="2021-12-23T09:45:00Z">
              <w:r w:rsidR="00A463BC">
                <w:rPr>
                  <w:rFonts w:asciiTheme="minorHAnsi" w:hAnsiTheme="minorHAnsi"/>
                  <w:sz w:val="18"/>
                  <w:szCs w:val="20"/>
                </w:rPr>
                <w:t xml:space="preserve"> square feet (</w:t>
              </w:r>
            </w:ins>
            <w:r w:rsidRPr="002300B1">
              <w:rPr>
                <w:rFonts w:asciiTheme="minorHAnsi" w:hAnsiTheme="minorHAnsi"/>
                <w:sz w:val="18"/>
                <w:szCs w:val="20"/>
              </w:rPr>
              <w:t>ft</w:t>
            </w:r>
            <w:r w:rsidRPr="002300B1">
              <w:rPr>
                <w:rFonts w:asciiTheme="minorHAnsi" w:hAnsiTheme="minorHAnsi"/>
                <w:sz w:val="18"/>
                <w:szCs w:val="20"/>
                <w:vertAlign w:val="superscript"/>
              </w:rPr>
              <w:t>2</w:t>
            </w:r>
            <w:ins w:id="70" w:author="Shewmaker, Michael@Energy" w:date="2021-12-23T09:45:00Z">
              <w:r w:rsidR="00A463BC">
                <w:rPr>
                  <w:rFonts w:asciiTheme="minorHAnsi" w:hAnsiTheme="minorHAnsi"/>
                  <w:sz w:val="18"/>
                  <w:szCs w:val="20"/>
                </w:rPr>
                <w:t>)</w:t>
              </w:r>
            </w:ins>
            <w:r w:rsidRPr="002300B1">
              <w:rPr>
                <w:rFonts w:asciiTheme="minorHAnsi" w:hAnsiTheme="minorHAnsi"/>
                <w:sz w:val="18"/>
                <w:szCs w:val="20"/>
              </w:rPr>
              <w:t xml:space="preserve"> tubular skylight, it is assumed to meet the minimum required U-factor (0.55) &amp; SHGC (0.30).</w:t>
            </w:r>
          </w:p>
          <w:p w14:paraId="154807C2" w14:textId="48ECE024" w:rsidR="00E3350B" w:rsidRPr="006011F8" w:rsidRDefault="00E3350B" w:rsidP="0037735E">
            <w:pPr>
              <w:ind w:firstLine="450"/>
              <w:rPr>
                <w:rFonts w:eastAsia="Calibri"/>
              </w:rPr>
            </w:pPr>
            <w:r>
              <w:rPr>
                <w:rFonts w:asciiTheme="minorHAnsi" w:hAnsiTheme="minorHAnsi"/>
                <w:sz w:val="18"/>
                <w:szCs w:val="20"/>
              </w:rPr>
              <w:t xml:space="preserve"> Doors with greater than or equal to 25 percent glazing area are considered glazed doors and are treated as fenestration products.</w:t>
            </w:r>
          </w:p>
        </w:tc>
      </w:tr>
      <w:tr w:rsidR="006011F8" w:rsidRPr="009B3A0C" w14:paraId="154807D1" w14:textId="77777777" w:rsidTr="00A46F71">
        <w:trPr>
          <w:cantSplit/>
          <w:trHeight w:val="347"/>
        </w:trPr>
        <w:tc>
          <w:tcPr>
            <w:tcW w:w="727" w:type="dxa"/>
            <w:tcBorders>
              <w:top w:val="single" w:sz="4" w:space="0" w:color="auto"/>
              <w:left w:val="single" w:sz="4" w:space="0" w:color="auto"/>
              <w:bottom w:val="single" w:sz="4" w:space="0" w:color="auto"/>
              <w:right w:val="single" w:sz="4" w:space="0" w:color="auto"/>
            </w:tcBorders>
            <w:vAlign w:val="center"/>
          </w:tcPr>
          <w:p w14:paraId="154807C4" w14:textId="77777777" w:rsidR="006011F8" w:rsidRPr="00F3441B" w:rsidRDefault="006011F8"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07" w:type="dxa"/>
            <w:tcBorders>
              <w:top w:val="single" w:sz="4" w:space="0" w:color="auto"/>
              <w:left w:val="single" w:sz="4" w:space="0" w:color="auto"/>
              <w:bottom w:val="single" w:sz="4" w:space="0" w:color="auto"/>
              <w:right w:val="single" w:sz="4" w:space="0" w:color="auto"/>
            </w:tcBorders>
            <w:vAlign w:val="center"/>
          </w:tcPr>
          <w:p w14:paraId="154807C5"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154807C6"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994" w:type="dxa"/>
            <w:tcBorders>
              <w:top w:val="single" w:sz="4" w:space="0" w:color="auto"/>
              <w:left w:val="single" w:sz="4" w:space="0" w:color="auto"/>
              <w:bottom w:val="single" w:sz="4" w:space="0" w:color="auto"/>
              <w:right w:val="single" w:sz="4" w:space="0" w:color="auto"/>
            </w:tcBorders>
            <w:vAlign w:val="center"/>
          </w:tcPr>
          <w:p w14:paraId="154807C7"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994" w:type="dxa"/>
            <w:tcBorders>
              <w:top w:val="single" w:sz="4" w:space="0" w:color="auto"/>
              <w:left w:val="single" w:sz="4" w:space="0" w:color="auto"/>
              <w:bottom w:val="single" w:sz="4" w:space="0" w:color="auto"/>
              <w:right w:val="single" w:sz="4" w:space="0" w:color="auto"/>
            </w:tcBorders>
            <w:vAlign w:val="center"/>
          </w:tcPr>
          <w:p w14:paraId="154807C8"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94" w:type="dxa"/>
            <w:tcBorders>
              <w:top w:val="single" w:sz="4" w:space="0" w:color="auto"/>
              <w:left w:val="single" w:sz="4" w:space="0" w:color="auto"/>
              <w:bottom w:val="single" w:sz="4" w:space="0" w:color="auto"/>
              <w:right w:val="single" w:sz="4" w:space="0" w:color="auto"/>
            </w:tcBorders>
            <w:vAlign w:val="center"/>
          </w:tcPr>
          <w:p w14:paraId="154807C9"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994" w:type="dxa"/>
            <w:tcBorders>
              <w:top w:val="single" w:sz="4" w:space="0" w:color="auto"/>
              <w:left w:val="single" w:sz="4" w:space="0" w:color="auto"/>
              <w:bottom w:val="single" w:sz="4" w:space="0" w:color="auto"/>
              <w:right w:val="single" w:sz="4" w:space="0" w:color="auto"/>
            </w:tcBorders>
            <w:vAlign w:val="center"/>
          </w:tcPr>
          <w:p w14:paraId="154807CA"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94" w:type="dxa"/>
            <w:tcBorders>
              <w:top w:val="single" w:sz="4" w:space="0" w:color="auto"/>
              <w:left w:val="single" w:sz="4" w:space="0" w:color="auto"/>
              <w:bottom w:val="single" w:sz="4" w:space="0" w:color="auto"/>
              <w:right w:val="single" w:sz="4" w:space="0" w:color="auto"/>
            </w:tcBorders>
            <w:vAlign w:val="center"/>
          </w:tcPr>
          <w:p w14:paraId="154807CB"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4" w:type="dxa"/>
            <w:tcBorders>
              <w:top w:val="single" w:sz="4" w:space="0" w:color="auto"/>
              <w:left w:val="single" w:sz="4" w:space="0" w:color="auto"/>
              <w:bottom w:val="single" w:sz="4" w:space="0" w:color="auto"/>
              <w:right w:val="single" w:sz="4" w:space="0" w:color="auto"/>
            </w:tcBorders>
            <w:vAlign w:val="center"/>
          </w:tcPr>
          <w:p w14:paraId="154807CC"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56" w:type="dxa"/>
            <w:tcBorders>
              <w:top w:val="single" w:sz="4" w:space="0" w:color="auto"/>
              <w:left w:val="single" w:sz="4" w:space="0" w:color="auto"/>
              <w:bottom w:val="single" w:sz="4" w:space="0" w:color="auto"/>
              <w:right w:val="single" w:sz="4" w:space="0" w:color="auto"/>
            </w:tcBorders>
            <w:vAlign w:val="center"/>
          </w:tcPr>
          <w:p w14:paraId="6583BF98" w14:textId="446B7AD8"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26" w:type="dxa"/>
            <w:tcBorders>
              <w:top w:val="single" w:sz="4" w:space="0" w:color="auto"/>
              <w:left w:val="single" w:sz="4" w:space="0" w:color="auto"/>
              <w:bottom w:val="single" w:sz="4" w:space="0" w:color="auto"/>
              <w:right w:val="single" w:sz="4" w:space="0" w:color="auto"/>
            </w:tcBorders>
            <w:vAlign w:val="center"/>
          </w:tcPr>
          <w:p w14:paraId="154807CD" w14:textId="74298A99"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64" w:type="dxa"/>
            <w:tcBorders>
              <w:top w:val="single" w:sz="4" w:space="0" w:color="auto"/>
              <w:left w:val="single" w:sz="4" w:space="0" w:color="auto"/>
              <w:bottom w:val="single" w:sz="4" w:space="0" w:color="auto"/>
              <w:right w:val="single" w:sz="4" w:space="0" w:color="auto"/>
            </w:tcBorders>
            <w:vAlign w:val="center"/>
          </w:tcPr>
          <w:p w14:paraId="154807CE" w14:textId="78B71121"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898" w:type="dxa"/>
            <w:tcBorders>
              <w:top w:val="single" w:sz="4" w:space="0" w:color="auto"/>
              <w:left w:val="single" w:sz="4" w:space="0" w:color="auto"/>
              <w:bottom w:val="single" w:sz="4" w:space="0" w:color="auto"/>
              <w:right w:val="single" w:sz="4" w:space="0" w:color="auto"/>
            </w:tcBorders>
            <w:vAlign w:val="center"/>
          </w:tcPr>
          <w:p w14:paraId="154807CF" w14:textId="22192171"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62" w:type="dxa"/>
            <w:tcBorders>
              <w:top w:val="single" w:sz="4" w:space="0" w:color="auto"/>
              <w:left w:val="single" w:sz="4" w:space="0" w:color="auto"/>
              <w:bottom w:val="single" w:sz="4" w:space="0" w:color="auto"/>
              <w:right w:val="single" w:sz="4" w:space="0" w:color="auto"/>
            </w:tcBorders>
            <w:vAlign w:val="center"/>
          </w:tcPr>
          <w:p w14:paraId="154807D0" w14:textId="3924A8AB"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6011F8" w:rsidRPr="009B3A0C" w14:paraId="154807E6" w14:textId="77777777" w:rsidTr="00A46F71">
        <w:trPr>
          <w:cantSplit/>
          <w:trHeight w:val="347"/>
        </w:trPr>
        <w:tc>
          <w:tcPr>
            <w:tcW w:w="727" w:type="dxa"/>
            <w:tcBorders>
              <w:top w:val="single" w:sz="4" w:space="0" w:color="auto"/>
              <w:left w:val="single" w:sz="4" w:space="0" w:color="auto"/>
              <w:bottom w:val="single" w:sz="4" w:space="0" w:color="auto"/>
              <w:right w:val="single" w:sz="4" w:space="0" w:color="auto"/>
            </w:tcBorders>
            <w:vAlign w:val="bottom"/>
          </w:tcPr>
          <w:p w14:paraId="154807D2"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07" w:type="dxa"/>
            <w:tcBorders>
              <w:top w:val="single" w:sz="4" w:space="0" w:color="auto"/>
              <w:left w:val="single" w:sz="4" w:space="0" w:color="auto"/>
              <w:bottom w:val="single" w:sz="4" w:space="0" w:color="auto"/>
              <w:right w:val="single" w:sz="4" w:space="0" w:color="auto"/>
            </w:tcBorders>
            <w:vAlign w:val="bottom"/>
          </w:tcPr>
          <w:p w14:paraId="154807D3"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91" w:type="dxa"/>
            <w:gridSpan w:val="2"/>
            <w:tcBorders>
              <w:top w:val="single" w:sz="4" w:space="0" w:color="auto"/>
              <w:left w:val="single" w:sz="4" w:space="0" w:color="auto"/>
              <w:bottom w:val="single" w:sz="4" w:space="0" w:color="auto"/>
              <w:right w:val="single" w:sz="4" w:space="0" w:color="auto"/>
            </w:tcBorders>
            <w:vAlign w:val="bottom"/>
          </w:tcPr>
          <w:p w14:paraId="154807D4" w14:textId="77777777" w:rsidR="006011F8" w:rsidRPr="00F3441B" w:rsidRDefault="006011F8" w:rsidP="002300B1">
            <w:pPr>
              <w:keepNext/>
              <w:jc w:val="center"/>
              <w:rPr>
                <w:rFonts w:ascii="Calibri" w:hAnsi="Calibri"/>
                <w:sz w:val="18"/>
                <w:szCs w:val="18"/>
              </w:rPr>
            </w:pPr>
            <w:r>
              <w:rPr>
                <w:rFonts w:asciiTheme="minorHAnsi" w:hAnsiTheme="minorHAnsi"/>
                <w:sz w:val="18"/>
                <w:szCs w:val="18"/>
              </w:rPr>
              <w:t>Frame Type</w:t>
            </w:r>
          </w:p>
        </w:tc>
        <w:tc>
          <w:tcPr>
            <w:tcW w:w="994" w:type="dxa"/>
            <w:tcBorders>
              <w:top w:val="single" w:sz="4" w:space="0" w:color="auto"/>
              <w:left w:val="single" w:sz="4" w:space="0" w:color="auto"/>
              <w:bottom w:val="single" w:sz="4" w:space="0" w:color="auto"/>
              <w:right w:val="single" w:sz="4" w:space="0" w:color="auto"/>
            </w:tcBorders>
            <w:vAlign w:val="bottom"/>
          </w:tcPr>
          <w:p w14:paraId="154807D5" w14:textId="77777777" w:rsidR="006011F8" w:rsidRPr="00F3441B" w:rsidRDefault="006011F8" w:rsidP="002300B1">
            <w:pPr>
              <w:keepNext/>
              <w:jc w:val="center"/>
              <w:rPr>
                <w:rFonts w:ascii="Calibri" w:hAnsi="Calibri"/>
                <w:sz w:val="18"/>
                <w:szCs w:val="18"/>
              </w:rPr>
            </w:pPr>
            <w:r w:rsidRPr="00F3441B">
              <w:rPr>
                <w:rFonts w:asciiTheme="minorHAnsi" w:hAnsiTheme="minorHAnsi"/>
                <w:sz w:val="18"/>
                <w:szCs w:val="18"/>
              </w:rPr>
              <w:t>Dynamic Glazing</w:t>
            </w:r>
          </w:p>
        </w:tc>
        <w:tc>
          <w:tcPr>
            <w:tcW w:w="994"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154807D6" w14:textId="77777777" w:rsidR="006011F8" w:rsidRPr="00F3441B" w:rsidRDefault="006011F8" w:rsidP="002300B1">
            <w:pPr>
              <w:keepNext/>
              <w:jc w:val="center"/>
              <w:rPr>
                <w:rFonts w:asciiTheme="minorHAnsi" w:hAnsiTheme="minorHAnsi"/>
                <w:sz w:val="18"/>
                <w:szCs w:val="18"/>
              </w:rPr>
            </w:pPr>
            <w:r w:rsidRPr="00F3441B">
              <w:rPr>
                <w:rFonts w:asciiTheme="minorHAnsi" w:hAnsiTheme="minorHAnsi"/>
                <w:sz w:val="18"/>
                <w:szCs w:val="18"/>
              </w:rPr>
              <w:t>Orientation</w:t>
            </w:r>
          </w:p>
          <w:p w14:paraId="154807D8" w14:textId="6A63AC22" w:rsidR="006011F8" w:rsidRPr="00F3441B" w:rsidRDefault="006011F8" w:rsidP="00732C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994" w:type="dxa"/>
            <w:tcBorders>
              <w:top w:val="single" w:sz="4" w:space="0" w:color="auto"/>
              <w:left w:val="single" w:sz="4" w:space="0" w:color="auto"/>
              <w:bottom w:val="single" w:sz="4" w:space="0" w:color="auto"/>
              <w:right w:val="single" w:sz="4" w:space="0" w:color="auto"/>
            </w:tcBorders>
            <w:vAlign w:val="bottom"/>
          </w:tcPr>
          <w:p w14:paraId="154807D9"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54807DA"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994"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051B3732" w14:textId="77777777"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2300B1">
              <w:rPr>
                <w:rFonts w:ascii="Calibri" w:hAnsi="Calibri"/>
                <w:sz w:val="18"/>
                <w:szCs w:val="18"/>
              </w:rPr>
              <w:t xml:space="preserve">Proposed Fenestration Area </w:t>
            </w:r>
            <w:r w:rsidR="002300B1" w:rsidRPr="002300B1">
              <w:rPr>
                <w:rFonts w:ascii="Calibri" w:hAnsi="Calibri"/>
                <w:sz w:val="18"/>
                <w:szCs w:val="18"/>
              </w:rPr>
              <w:t>(</w:t>
            </w:r>
            <w:r w:rsidR="002300B1" w:rsidRPr="002300B1">
              <w:rPr>
                <w:rFonts w:ascii="Calibri" w:hAnsi="Calibri" w:cs="Arial"/>
                <w:sz w:val="18"/>
                <w:szCs w:val="18"/>
              </w:rPr>
              <w:t>ft</w:t>
            </w:r>
            <w:r w:rsidR="002300B1" w:rsidRPr="002300B1">
              <w:rPr>
                <w:rFonts w:ascii="Calibri" w:hAnsi="Calibri" w:cs="Arial"/>
                <w:sz w:val="18"/>
                <w:szCs w:val="18"/>
                <w:vertAlign w:val="superscript"/>
              </w:rPr>
              <w:t>2</w:t>
            </w:r>
            <w:r w:rsidR="002300B1" w:rsidRPr="002300B1">
              <w:rPr>
                <w:rFonts w:ascii="Calibri" w:hAnsi="Calibri"/>
                <w:sz w:val="18"/>
                <w:szCs w:val="18"/>
              </w:rPr>
              <w:t>)</w:t>
            </w:r>
          </w:p>
          <w:p w14:paraId="154807DB" w14:textId="06F00D1F" w:rsidR="00C81BA9" w:rsidRPr="002300B1" w:rsidRDefault="00C81BA9"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E)</w:t>
            </w:r>
          </w:p>
        </w:tc>
        <w:tc>
          <w:tcPr>
            <w:tcW w:w="994"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154807DC" w14:textId="7D2D23E0" w:rsidR="006011F8" w:rsidRPr="002300B1"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2300B1">
              <w:rPr>
                <w:rFonts w:ascii="Calibri" w:hAnsi="Calibri"/>
                <w:sz w:val="18"/>
                <w:szCs w:val="18"/>
              </w:rPr>
              <w:t xml:space="preserve">Proposed West Facing Fenestration Area </w:t>
            </w:r>
            <w:r w:rsidR="002300B1" w:rsidRPr="002300B1">
              <w:rPr>
                <w:rFonts w:ascii="Calibri" w:hAnsi="Calibri"/>
                <w:sz w:val="18"/>
                <w:szCs w:val="18"/>
              </w:rPr>
              <w:t>(</w:t>
            </w:r>
            <w:r w:rsidR="002300B1" w:rsidRPr="002300B1">
              <w:rPr>
                <w:rFonts w:ascii="Calibri" w:hAnsi="Calibri" w:cs="Arial"/>
                <w:sz w:val="18"/>
                <w:szCs w:val="18"/>
              </w:rPr>
              <w:t>ft</w:t>
            </w:r>
            <w:r w:rsidR="002300B1" w:rsidRPr="002300B1">
              <w:rPr>
                <w:rFonts w:ascii="Calibri" w:hAnsi="Calibri" w:cs="Arial"/>
                <w:sz w:val="18"/>
                <w:szCs w:val="18"/>
                <w:vertAlign w:val="superscript"/>
              </w:rPr>
              <w:t>2</w:t>
            </w:r>
            <w:r w:rsidR="002300B1" w:rsidRPr="002300B1">
              <w:rPr>
                <w:rFonts w:ascii="Calibri" w:hAnsi="Calibri"/>
                <w:sz w:val="18"/>
                <w:szCs w:val="18"/>
              </w:rPr>
              <w:t>)</w:t>
            </w:r>
          </w:p>
        </w:tc>
        <w:tc>
          <w:tcPr>
            <w:tcW w:w="994" w:type="dxa"/>
            <w:tcBorders>
              <w:top w:val="single" w:sz="4" w:space="0" w:color="auto"/>
              <w:left w:val="single" w:sz="4" w:space="0" w:color="auto"/>
              <w:bottom w:val="single" w:sz="4" w:space="0" w:color="auto"/>
              <w:right w:val="single" w:sz="4" w:space="0" w:color="auto"/>
            </w:tcBorders>
            <w:vAlign w:val="bottom"/>
          </w:tcPr>
          <w:p w14:paraId="154807DD" w14:textId="77777777"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7DE"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56" w:type="dxa"/>
            <w:tcBorders>
              <w:top w:val="single" w:sz="4" w:space="0" w:color="auto"/>
              <w:left w:val="single" w:sz="4" w:space="0" w:color="auto"/>
              <w:bottom w:val="single" w:sz="4" w:space="0" w:color="auto"/>
              <w:right w:val="single" w:sz="4" w:space="0" w:color="auto"/>
            </w:tcBorders>
            <w:vAlign w:val="bottom"/>
          </w:tcPr>
          <w:p w14:paraId="3B88578B" w14:textId="0F66D0E5" w:rsidR="006011F8" w:rsidRDefault="00944661"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6011F8">
              <w:rPr>
                <w:rFonts w:ascii="Calibri" w:hAnsi="Calibri"/>
                <w:sz w:val="18"/>
                <w:szCs w:val="18"/>
              </w:rPr>
              <w:t>Source</w:t>
            </w:r>
          </w:p>
        </w:tc>
        <w:tc>
          <w:tcPr>
            <w:tcW w:w="926" w:type="dxa"/>
            <w:tcBorders>
              <w:top w:val="single" w:sz="4" w:space="0" w:color="auto"/>
              <w:left w:val="single" w:sz="4" w:space="0" w:color="auto"/>
              <w:bottom w:val="single" w:sz="4" w:space="0" w:color="auto"/>
              <w:right w:val="single" w:sz="4" w:space="0" w:color="auto"/>
            </w:tcBorders>
            <w:vAlign w:val="bottom"/>
          </w:tcPr>
          <w:p w14:paraId="154807DF" w14:textId="0A5A0BEE"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7E0"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64" w:type="dxa"/>
            <w:tcBorders>
              <w:top w:val="single" w:sz="4" w:space="0" w:color="auto"/>
              <w:left w:val="single" w:sz="4" w:space="0" w:color="auto"/>
              <w:bottom w:val="single" w:sz="4" w:space="0" w:color="auto"/>
              <w:right w:val="single" w:sz="4" w:space="0" w:color="auto"/>
            </w:tcBorders>
            <w:vAlign w:val="bottom"/>
          </w:tcPr>
          <w:p w14:paraId="154807E1" w14:textId="2CE4E487" w:rsidR="006011F8" w:rsidRPr="00F3441B" w:rsidRDefault="00944661"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6011F8" w:rsidRPr="00F3441B">
              <w:rPr>
                <w:rFonts w:ascii="Calibri" w:hAnsi="Calibri"/>
                <w:sz w:val="18"/>
                <w:szCs w:val="18"/>
              </w:rPr>
              <w:t>Source</w:t>
            </w:r>
          </w:p>
        </w:tc>
        <w:tc>
          <w:tcPr>
            <w:tcW w:w="898" w:type="dxa"/>
            <w:tcBorders>
              <w:top w:val="single" w:sz="4" w:space="0" w:color="auto"/>
              <w:left w:val="single" w:sz="4" w:space="0" w:color="auto"/>
              <w:bottom w:val="single" w:sz="4" w:space="0" w:color="auto"/>
              <w:right w:val="single" w:sz="4" w:space="0" w:color="auto"/>
            </w:tcBorders>
            <w:vAlign w:val="bottom"/>
          </w:tcPr>
          <w:p w14:paraId="154807E2"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54807E3"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154807E4"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62" w:type="dxa"/>
            <w:tcBorders>
              <w:top w:val="single" w:sz="4" w:space="0" w:color="auto"/>
              <w:left w:val="single" w:sz="4" w:space="0" w:color="auto"/>
              <w:bottom w:val="single" w:sz="4" w:space="0" w:color="auto"/>
              <w:right w:val="single" w:sz="4" w:space="0" w:color="auto"/>
            </w:tcBorders>
            <w:vAlign w:val="bottom"/>
          </w:tcPr>
          <w:p w14:paraId="154807E5"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6011F8" w:rsidRPr="009B3A0C" w14:paraId="154807F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tcMar>
              <w:left w:w="58" w:type="dxa"/>
              <w:right w:w="58" w:type="dxa"/>
            </w:tcMar>
          </w:tcPr>
          <w:p w14:paraId="154807E7" w14:textId="77777777" w:rsidR="006011F8" w:rsidRPr="00F3441B" w:rsidRDefault="006011F8" w:rsidP="00A57182">
            <w:pPr>
              <w:keepNext/>
              <w:tabs>
                <w:tab w:val="left" w:pos="5760"/>
                <w:tab w:val="left" w:pos="7212"/>
              </w:tabs>
              <w:jc w:val="center"/>
              <w:rPr>
                <w:rFonts w:ascii="Calibri" w:hAnsi="Calibri"/>
                <w:sz w:val="18"/>
                <w:szCs w:val="18"/>
              </w:rPr>
            </w:pPr>
          </w:p>
        </w:tc>
        <w:tc>
          <w:tcPr>
            <w:tcW w:w="1707" w:type="dxa"/>
            <w:tcBorders>
              <w:top w:val="single" w:sz="4" w:space="0" w:color="auto"/>
              <w:left w:val="single" w:sz="4" w:space="0" w:color="auto"/>
              <w:bottom w:val="single" w:sz="4" w:space="0" w:color="auto"/>
              <w:right w:val="single" w:sz="4" w:space="0" w:color="auto"/>
            </w:tcBorders>
          </w:tcPr>
          <w:p w14:paraId="154807E8" w14:textId="77777777" w:rsidR="006011F8" w:rsidRPr="00F3441B" w:rsidRDefault="006011F8" w:rsidP="00A57182">
            <w:pPr>
              <w:keepNext/>
              <w:tabs>
                <w:tab w:val="left" w:pos="5760"/>
                <w:tab w:val="left" w:pos="7212"/>
              </w:tabs>
              <w:jc w:val="center"/>
              <w:rPr>
                <w:rFonts w:ascii="Calibri" w:hAnsi="Calibri"/>
                <w:sz w:val="18"/>
                <w:szCs w:val="18"/>
              </w:rPr>
            </w:pPr>
          </w:p>
        </w:tc>
        <w:tc>
          <w:tcPr>
            <w:tcW w:w="991"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154807E9" w14:textId="77777777" w:rsidR="006011F8" w:rsidRPr="00F3441B" w:rsidRDefault="006011F8"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Mar>
              <w:left w:w="14" w:type="dxa"/>
              <w:right w:w="14" w:type="dxa"/>
            </w:tcMar>
          </w:tcPr>
          <w:p w14:paraId="154807EA" w14:textId="77777777" w:rsidR="006011F8" w:rsidRPr="00F3441B" w:rsidRDefault="006011F8"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B"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C"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D"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E"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F" w14:textId="77777777" w:rsidR="006011F8" w:rsidRPr="00F3441B" w:rsidRDefault="006011F8" w:rsidP="00A57182">
            <w:pPr>
              <w:keepNext/>
              <w:jc w:val="center"/>
              <w:rPr>
                <w:rFonts w:ascii="Calibri" w:hAnsi="Calibri"/>
                <w:sz w:val="18"/>
                <w:szCs w:val="18"/>
              </w:rPr>
            </w:pPr>
          </w:p>
        </w:tc>
        <w:tc>
          <w:tcPr>
            <w:tcW w:w="956" w:type="dxa"/>
            <w:tcBorders>
              <w:top w:val="single" w:sz="4" w:space="0" w:color="auto"/>
              <w:left w:val="single" w:sz="4" w:space="0" w:color="auto"/>
              <w:bottom w:val="single" w:sz="4" w:space="0" w:color="auto"/>
              <w:right w:val="single" w:sz="4" w:space="0" w:color="auto"/>
            </w:tcBorders>
          </w:tcPr>
          <w:p w14:paraId="43C4ED2F" w14:textId="77777777" w:rsidR="006011F8" w:rsidRPr="00F3441B" w:rsidRDefault="006011F8" w:rsidP="00A57182">
            <w:pPr>
              <w:keepNext/>
              <w:jc w:val="center"/>
              <w:rPr>
                <w:rFonts w:ascii="Calibri" w:hAnsi="Calibri"/>
                <w:sz w:val="18"/>
                <w:szCs w:val="18"/>
              </w:rPr>
            </w:pPr>
          </w:p>
        </w:tc>
        <w:tc>
          <w:tcPr>
            <w:tcW w:w="926" w:type="dxa"/>
            <w:tcBorders>
              <w:top w:val="single" w:sz="4" w:space="0" w:color="auto"/>
              <w:left w:val="single" w:sz="4" w:space="0" w:color="auto"/>
              <w:bottom w:val="single" w:sz="4" w:space="0" w:color="auto"/>
              <w:right w:val="single" w:sz="4" w:space="0" w:color="auto"/>
            </w:tcBorders>
          </w:tcPr>
          <w:p w14:paraId="154807F0" w14:textId="78933E2B" w:rsidR="006011F8" w:rsidRPr="00F3441B" w:rsidRDefault="006011F8" w:rsidP="00A57182">
            <w:pPr>
              <w:keepNext/>
              <w:jc w:val="center"/>
              <w:rPr>
                <w:rFonts w:ascii="Calibri" w:hAnsi="Calibri"/>
                <w:sz w:val="18"/>
                <w:szCs w:val="18"/>
              </w:rPr>
            </w:pPr>
          </w:p>
        </w:tc>
        <w:tc>
          <w:tcPr>
            <w:tcW w:w="964" w:type="dxa"/>
            <w:tcBorders>
              <w:top w:val="single" w:sz="4" w:space="0" w:color="auto"/>
              <w:left w:val="single" w:sz="4" w:space="0" w:color="auto"/>
              <w:bottom w:val="single" w:sz="4" w:space="0" w:color="auto"/>
              <w:right w:val="single" w:sz="4" w:space="0" w:color="auto"/>
            </w:tcBorders>
          </w:tcPr>
          <w:p w14:paraId="154807F1" w14:textId="77777777" w:rsidR="006011F8" w:rsidRDefault="006011F8" w:rsidP="00A57182">
            <w:pPr>
              <w:keepNext/>
              <w:jc w:val="center"/>
              <w:rPr>
                <w:rFonts w:ascii="Calibri" w:hAnsi="Calibri" w:cs="Tahoma"/>
                <w:sz w:val="18"/>
                <w:szCs w:val="18"/>
              </w:rPr>
            </w:pPr>
          </w:p>
        </w:tc>
        <w:tc>
          <w:tcPr>
            <w:tcW w:w="898" w:type="dxa"/>
            <w:tcBorders>
              <w:top w:val="single" w:sz="4" w:space="0" w:color="auto"/>
              <w:left w:val="single" w:sz="4" w:space="0" w:color="auto"/>
              <w:bottom w:val="single" w:sz="4" w:space="0" w:color="auto"/>
              <w:right w:val="single" w:sz="4" w:space="0" w:color="auto"/>
            </w:tcBorders>
          </w:tcPr>
          <w:p w14:paraId="154807F2" w14:textId="77777777" w:rsidR="006011F8" w:rsidRPr="00F3441B" w:rsidRDefault="006011F8" w:rsidP="00A57182">
            <w:pPr>
              <w:keepNext/>
              <w:jc w:val="center"/>
              <w:rPr>
                <w:rFonts w:ascii="Calibri" w:hAnsi="Calibri"/>
                <w:sz w:val="18"/>
                <w:szCs w:val="18"/>
              </w:rPr>
            </w:pPr>
          </w:p>
        </w:tc>
        <w:tc>
          <w:tcPr>
            <w:tcW w:w="1262" w:type="dxa"/>
            <w:tcBorders>
              <w:top w:val="single" w:sz="4" w:space="0" w:color="auto"/>
              <w:left w:val="single" w:sz="4" w:space="0" w:color="auto"/>
              <w:bottom w:val="single" w:sz="4" w:space="0" w:color="auto"/>
              <w:right w:val="single" w:sz="4" w:space="0" w:color="auto"/>
            </w:tcBorders>
          </w:tcPr>
          <w:p w14:paraId="154807F3" w14:textId="77777777" w:rsidR="006011F8" w:rsidRPr="00F3441B" w:rsidRDefault="006011F8" w:rsidP="00A57182">
            <w:pPr>
              <w:keepNext/>
              <w:jc w:val="center"/>
              <w:rPr>
                <w:rFonts w:ascii="Calibri" w:hAnsi="Calibri"/>
                <w:sz w:val="18"/>
                <w:szCs w:val="18"/>
              </w:rPr>
            </w:pPr>
          </w:p>
        </w:tc>
      </w:tr>
      <w:tr w:rsidR="006011F8" w:rsidRPr="009B3A0C" w14:paraId="154807F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5" w14:textId="4E677FF0"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7F6" w14:textId="74CBFDC3" w:rsidR="006011F8" w:rsidRDefault="006011F8" w:rsidP="006011F8">
            <w:pPr>
              <w:keepNext/>
              <w:rPr>
                <w:rFonts w:ascii="Calibri" w:hAnsi="Calibri"/>
                <w:sz w:val="18"/>
                <w:szCs w:val="18"/>
              </w:rPr>
            </w:pPr>
            <w:r w:rsidRPr="009B3A0C">
              <w:rPr>
                <w:rFonts w:ascii="Calibri" w:hAnsi="Calibri"/>
                <w:sz w:val="18"/>
                <w:szCs w:val="18"/>
              </w:rPr>
              <w:t>Total Proposed Fenestration Area</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7F7" w14:textId="77777777" w:rsidR="006011F8" w:rsidRPr="009B3A0C" w:rsidRDefault="006011F8" w:rsidP="00A57182">
            <w:pPr>
              <w:keepNext/>
              <w:jc w:val="center"/>
              <w:rPr>
                <w:rFonts w:ascii="Calibri" w:hAnsi="Calibri"/>
                <w:sz w:val="18"/>
                <w:szCs w:val="18"/>
              </w:rPr>
            </w:pPr>
          </w:p>
        </w:tc>
      </w:tr>
      <w:tr w:rsidR="006011F8" w:rsidRPr="009B3A0C" w14:paraId="154807F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9" w14:textId="73A3EF87" w:rsidR="006011F8" w:rsidRPr="009B3A0C" w:rsidRDefault="006011F8" w:rsidP="0038105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7FA" w14:textId="4B7DD7D2" w:rsidR="006011F8" w:rsidRDefault="006011F8" w:rsidP="006011F8">
            <w:pPr>
              <w:keepNext/>
              <w:rPr>
                <w:rFonts w:ascii="Calibri" w:hAnsi="Calibri"/>
                <w:sz w:val="18"/>
                <w:szCs w:val="18"/>
              </w:rPr>
            </w:pPr>
            <w:r w:rsidRPr="009B3A0C">
              <w:rPr>
                <w:rFonts w:ascii="Calibri" w:hAnsi="Calibri"/>
                <w:sz w:val="18"/>
                <w:szCs w:val="18"/>
              </w:rPr>
              <w:t>Maximum Allowed Fenestration Area</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7FB" w14:textId="77777777" w:rsidR="006011F8" w:rsidRPr="009B3A0C" w:rsidRDefault="006011F8" w:rsidP="00A57182">
            <w:pPr>
              <w:keepNext/>
              <w:jc w:val="center"/>
              <w:rPr>
                <w:rFonts w:ascii="Calibri" w:hAnsi="Calibri"/>
                <w:sz w:val="18"/>
                <w:szCs w:val="18"/>
              </w:rPr>
            </w:pPr>
          </w:p>
        </w:tc>
      </w:tr>
      <w:tr w:rsidR="006011F8" w:rsidRPr="009B3A0C" w14:paraId="1548080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D" w14:textId="732909F9"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7FE" w14:textId="59C2BFD8"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7FF" w14:textId="23061200" w:rsidR="006011F8" w:rsidRDefault="006011F8" w:rsidP="00A57182">
            <w:pPr>
              <w:keepNext/>
              <w:rPr>
                <w:rFonts w:ascii="Calibri" w:hAnsi="Calibri"/>
                <w:sz w:val="18"/>
                <w:szCs w:val="18"/>
              </w:rPr>
            </w:pPr>
          </w:p>
        </w:tc>
      </w:tr>
      <w:tr w:rsidR="006011F8" w:rsidRPr="009B3A0C" w14:paraId="1548080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1" w14:textId="08707FEF"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2" w14:textId="3E7573CA" w:rsidR="006011F8" w:rsidRDefault="006011F8" w:rsidP="006011F8">
            <w:pPr>
              <w:keepNext/>
              <w:rPr>
                <w:rFonts w:ascii="Calibri" w:hAnsi="Calibri"/>
                <w:sz w:val="18"/>
                <w:szCs w:val="18"/>
              </w:rPr>
            </w:pPr>
            <w:r>
              <w:rPr>
                <w:rFonts w:ascii="Calibri" w:hAnsi="Calibri"/>
                <w:sz w:val="18"/>
                <w:szCs w:val="18"/>
              </w:rPr>
              <w:t>Total Proposed West-Facing Fenestration Area</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03" w14:textId="77777777" w:rsidR="006011F8" w:rsidRPr="009B3A0C" w:rsidRDefault="006011F8" w:rsidP="00A57182">
            <w:pPr>
              <w:keepNext/>
              <w:jc w:val="center"/>
              <w:rPr>
                <w:rFonts w:ascii="Calibri" w:hAnsi="Calibri"/>
                <w:sz w:val="18"/>
                <w:szCs w:val="18"/>
              </w:rPr>
            </w:pPr>
          </w:p>
        </w:tc>
      </w:tr>
      <w:tr w:rsidR="006011F8" w:rsidRPr="009B3A0C" w14:paraId="1548080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5" w14:textId="5EE8ABA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6" w14:textId="6C3318FE" w:rsidR="006011F8" w:rsidRDefault="006011F8" w:rsidP="006011F8">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07" w14:textId="77777777" w:rsidR="006011F8" w:rsidRPr="009B3A0C" w:rsidRDefault="006011F8" w:rsidP="00A57182">
            <w:pPr>
              <w:keepNext/>
              <w:jc w:val="center"/>
              <w:rPr>
                <w:rFonts w:ascii="Calibri" w:hAnsi="Calibri"/>
                <w:sz w:val="18"/>
                <w:szCs w:val="18"/>
              </w:rPr>
            </w:pPr>
          </w:p>
        </w:tc>
      </w:tr>
      <w:tr w:rsidR="006011F8" w:rsidRPr="009B3A0C" w14:paraId="1548080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9" w14:textId="1F0DBF2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0A" w14:textId="1F46B084"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0B" w14:textId="20DCDBCE" w:rsidR="006011F8" w:rsidRDefault="006011F8" w:rsidP="00A57182">
            <w:pPr>
              <w:keepNext/>
              <w:rPr>
                <w:rFonts w:ascii="Calibri" w:hAnsi="Calibri"/>
                <w:sz w:val="18"/>
                <w:szCs w:val="18"/>
              </w:rPr>
            </w:pPr>
          </w:p>
        </w:tc>
      </w:tr>
      <w:tr w:rsidR="006011F8" w:rsidRPr="009B3A0C" w14:paraId="1548081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D" w14:textId="6D6ABEFD"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E" w14:textId="37F5B40E" w:rsidR="006011F8" w:rsidRDefault="006011F8" w:rsidP="006011F8">
            <w:pPr>
              <w:keepNext/>
              <w:rPr>
                <w:rFonts w:ascii="Calibri" w:hAnsi="Calibri"/>
                <w:sz w:val="18"/>
                <w:szCs w:val="18"/>
              </w:rPr>
            </w:pPr>
            <w:r>
              <w:rPr>
                <w:rFonts w:ascii="Calibri" w:hAnsi="Calibri"/>
                <w:sz w:val="18"/>
                <w:szCs w:val="18"/>
              </w:rPr>
              <w:t>Proposed Fenestration U-factor (Windows)</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80F" w14:textId="77777777" w:rsidR="006011F8" w:rsidRPr="009B3A0C" w:rsidRDefault="006011F8" w:rsidP="00A57182">
            <w:pPr>
              <w:keepNext/>
              <w:jc w:val="center"/>
              <w:rPr>
                <w:rFonts w:ascii="Calibri" w:hAnsi="Calibri"/>
                <w:sz w:val="18"/>
                <w:szCs w:val="18"/>
              </w:rPr>
            </w:pPr>
          </w:p>
        </w:tc>
      </w:tr>
      <w:tr w:rsidR="006011F8" w:rsidRPr="009B3A0C" w14:paraId="1548081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1" w14:textId="332DD3DE"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2" w14:textId="68094670" w:rsidR="006011F8" w:rsidRDefault="006011F8" w:rsidP="006011F8">
            <w:pPr>
              <w:keepNext/>
              <w:rPr>
                <w:rFonts w:ascii="Calibri" w:hAnsi="Calibri"/>
                <w:sz w:val="18"/>
                <w:szCs w:val="18"/>
              </w:rPr>
            </w:pPr>
            <w:r>
              <w:rPr>
                <w:rFonts w:ascii="Calibri" w:hAnsi="Calibri"/>
                <w:sz w:val="18"/>
                <w:szCs w:val="18"/>
              </w:rPr>
              <w:t>Required Fenestration U-factor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3" w14:textId="77777777" w:rsidR="006011F8" w:rsidRPr="009B3A0C" w:rsidRDefault="006011F8" w:rsidP="00A57182">
            <w:pPr>
              <w:keepNext/>
              <w:jc w:val="center"/>
              <w:rPr>
                <w:rFonts w:ascii="Calibri" w:hAnsi="Calibri"/>
                <w:sz w:val="18"/>
                <w:szCs w:val="18"/>
              </w:rPr>
            </w:pPr>
          </w:p>
        </w:tc>
      </w:tr>
      <w:tr w:rsidR="006011F8" w:rsidRPr="009B3A0C" w14:paraId="1548081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5" w14:textId="0025AAF8"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16" w14:textId="75EE72C5"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17" w14:textId="569F97B1" w:rsidR="006011F8" w:rsidRDefault="006011F8" w:rsidP="00A57182">
            <w:pPr>
              <w:keepNext/>
              <w:jc w:val="center"/>
              <w:rPr>
                <w:rFonts w:ascii="Calibri" w:hAnsi="Calibri"/>
                <w:sz w:val="18"/>
                <w:szCs w:val="18"/>
              </w:rPr>
            </w:pPr>
          </w:p>
        </w:tc>
      </w:tr>
      <w:tr w:rsidR="006011F8" w:rsidRPr="009B3A0C" w14:paraId="1548081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9" w14:textId="401C8BDD"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A" w14:textId="46E03039" w:rsidR="006011F8" w:rsidRDefault="006011F8" w:rsidP="006011F8">
            <w:pPr>
              <w:keepNext/>
              <w:rPr>
                <w:rFonts w:ascii="Calibri" w:hAnsi="Calibri"/>
                <w:sz w:val="18"/>
                <w:szCs w:val="18"/>
              </w:rPr>
            </w:pPr>
            <w:r>
              <w:rPr>
                <w:rFonts w:ascii="Calibri" w:hAnsi="Calibri"/>
                <w:sz w:val="18"/>
                <w:szCs w:val="18"/>
              </w:rPr>
              <w:t>Proposed Fenestration SHGC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B" w14:textId="77777777" w:rsidR="006011F8" w:rsidRPr="009B3A0C" w:rsidRDefault="006011F8" w:rsidP="00A57182">
            <w:pPr>
              <w:keepNext/>
              <w:jc w:val="center"/>
              <w:rPr>
                <w:rFonts w:ascii="Calibri" w:hAnsi="Calibri"/>
                <w:sz w:val="18"/>
                <w:szCs w:val="18"/>
              </w:rPr>
            </w:pPr>
          </w:p>
        </w:tc>
      </w:tr>
      <w:tr w:rsidR="006011F8" w:rsidRPr="009B3A0C" w14:paraId="1548082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D" w14:textId="222E77BA"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E" w14:textId="21A6C603" w:rsidR="006011F8" w:rsidRDefault="006011F8" w:rsidP="006011F8">
            <w:pPr>
              <w:keepNext/>
              <w:rPr>
                <w:rFonts w:ascii="Calibri" w:hAnsi="Calibri"/>
                <w:sz w:val="18"/>
                <w:szCs w:val="18"/>
              </w:rPr>
            </w:pPr>
            <w:r>
              <w:rPr>
                <w:rFonts w:ascii="Calibri" w:hAnsi="Calibri"/>
                <w:sz w:val="18"/>
                <w:szCs w:val="18"/>
              </w:rPr>
              <w:t>Required Fenestration SHGC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F" w14:textId="77777777" w:rsidR="006011F8" w:rsidRPr="009B3A0C" w:rsidRDefault="006011F8" w:rsidP="00A57182">
            <w:pPr>
              <w:keepNext/>
              <w:jc w:val="center"/>
              <w:rPr>
                <w:rFonts w:ascii="Calibri" w:hAnsi="Calibri"/>
                <w:sz w:val="18"/>
                <w:szCs w:val="18"/>
              </w:rPr>
            </w:pPr>
          </w:p>
        </w:tc>
      </w:tr>
      <w:tr w:rsidR="006011F8" w:rsidRPr="009B3A0C" w14:paraId="1548082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21" w14:textId="6BB3E5A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22" w14:textId="57B5DFF5"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23" w14:textId="58A6D92E" w:rsidR="006011F8" w:rsidRDefault="006011F8" w:rsidP="00A57182">
            <w:pPr>
              <w:keepNext/>
              <w:rPr>
                <w:rFonts w:ascii="Calibri" w:hAnsi="Calibri"/>
                <w:sz w:val="18"/>
                <w:szCs w:val="18"/>
              </w:rPr>
            </w:pPr>
          </w:p>
        </w:tc>
      </w:tr>
      <w:tr w:rsidR="006011F8" w:rsidRPr="009B3A0C" w14:paraId="23BA818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21D12566" w14:textId="53907FA0"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6F946E5A" w14:textId="160729A0" w:rsidR="006011F8" w:rsidRDefault="006011F8" w:rsidP="004A5E91">
            <w:pPr>
              <w:keepNext/>
              <w:rPr>
                <w:rFonts w:ascii="Calibri" w:hAnsi="Calibri"/>
                <w:sz w:val="18"/>
                <w:szCs w:val="18"/>
              </w:rPr>
            </w:pPr>
            <w:r>
              <w:rPr>
                <w:rFonts w:ascii="Calibri" w:hAnsi="Calibri"/>
                <w:sz w:val="18"/>
                <w:szCs w:val="18"/>
              </w:rPr>
              <w:t>Proposed Fenestration U-factor (Skylights)</w:t>
            </w:r>
          </w:p>
        </w:tc>
        <w:tc>
          <w:tcPr>
            <w:tcW w:w="2160" w:type="dxa"/>
            <w:gridSpan w:val="2"/>
            <w:tcBorders>
              <w:top w:val="single" w:sz="4" w:space="0" w:color="auto"/>
              <w:left w:val="single" w:sz="4" w:space="0" w:color="auto"/>
              <w:bottom w:val="single" w:sz="4" w:space="0" w:color="auto"/>
              <w:right w:val="single" w:sz="4" w:space="0" w:color="auto"/>
            </w:tcBorders>
          </w:tcPr>
          <w:p w14:paraId="2C5A6AA8" w14:textId="77777777" w:rsidR="006011F8" w:rsidRPr="009B3A0C" w:rsidRDefault="006011F8" w:rsidP="006011F8">
            <w:pPr>
              <w:keepNext/>
              <w:rPr>
                <w:rFonts w:ascii="Calibri" w:hAnsi="Calibri"/>
                <w:sz w:val="18"/>
                <w:szCs w:val="18"/>
              </w:rPr>
            </w:pPr>
          </w:p>
        </w:tc>
      </w:tr>
      <w:tr w:rsidR="006011F8" w:rsidRPr="009B3A0C" w14:paraId="427D539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4507F15C" w14:textId="7BD5DF7C"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5CC31DAD" w14:textId="2BD48C02" w:rsidR="006011F8" w:rsidRDefault="006011F8" w:rsidP="004A5E91">
            <w:pPr>
              <w:keepNext/>
              <w:rPr>
                <w:rFonts w:ascii="Calibri" w:hAnsi="Calibri"/>
                <w:sz w:val="18"/>
                <w:szCs w:val="18"/>
              </w:rPr>
            </w:pPr>
            <w:r>
              <w:rPr>
                <w:rFonts w:ascii="Calibri" w:hAnsi="Calibri"/>
                <w:sz w:val="18"/>
                <w:szCs w:val="18"/>
              </w:rPr>
              <w:t>Required Fenestration U-factor (Skylights)</w:t>
            </w:r>
          </w:p>
        </w:tc>
        <w:tc>
          <w:tcPr>
            <w:tcW w:w="2160" w:type="dxa"/>
            <w:gridSpan w:val="2"/>
            <w:tcBorders>
              <w:top w:val="single" w:sz="4" w:space="0" w:color="auto"/>
              <w:left w:val="single" w:sz="4" w:space="0" w:color="auto"/>
              <w:bottom w:val="single" w:sz="4" w:space="0" w:color="auto"/>
              <w:right w:val="single" w:sz="4" w:space="0" w:color="auto"/>
            </w:tcBorders>
          </w:tcPr>
          <w:p w14:paraId="44566C16" w14:textId="77777777" w:rsidR="006011F8" w:rsidRPr="009B3A0C" w:rsidRDefault="006011F8" w:rsidP="006011F8">
            <w:pPr>
              <w:keepNext/>
              <w:rPr>
                <w:rFonts w:ascii="Calibri" w:hAnsi="Calibri"/>
                <w:sz w:val="18"/>
                <w:szCs w:val="18"/>
              </w:rPr>
            </w:pPr>
          </w:p>
        </w:tc>
      </w:tr>
      <w:tr w:rsidR="006011F8" w14:paraId="0CCE087D"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5CFCD29F" w14:textId="240C45BA"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6A2906E2" w14:textId="775DA586" w:rsidR="006011F8" w:rsidRDefault="006011F8" w:rsidP="004A5E91">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42FA063C" w14:textId="77777777" w:rsidR="006011F8" w:rsidRDefault="006011F8" w:rsidP="006011F8">
            <w:pPr>
              <w:keepNext/>
              <w:rPr>
                <w:rFonts w:ascii="Calibri" w:hAnsi="Calibri"/>
                <w:sz w:val="18"/>
                <w:szCs w:val="18"/>
              </w:rPr>
            </w:pPr>
          </w:p>
        </w:tc>
      </w:tr>
      <w:tr w:rsidR="006011F8" w:rsidRPr="009B3A0C" w14:paraId="428B75CB"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57284AF9" w14:textId="49F58632"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3FD108B3" w14:textId="140BFB00" w:rsidR="006011F8" w:rsidRDefault="006011F8" w:rsidP="004A5E91">
            <w:pPr>
              <w:keepNext/>
              <w:rPr>
                <w:rFonts w:ascii="Calibri" w:hAnsi="Calibri"/>
                <w:sz w:val="18"/>
                <w:szCs w:val="18"/>
              </w:rPr>
            </w:pPr>
            <w:r>
              <w:rPr>
                <w:rFonts w:ascii="Calibri" w:hAnsi="Calibri"/>
                <w:sz w:val="18"/>
                <w:szCs w:val="18"/>
              </w:rPr>
              <w:t>Proposed Fenestration SHGC (Skylights)</w:t>
            </w:r>
          </w:p>
        </w:tc>
        <w:tc>
          <w:tcPr>
            <w:tcW w:w="2160" w:type="dxa"/>
            <w:gridSpan w:val="2"/>
            <w:tcBorders>
              <w:top w:val="single" w:sz="4" w:space="0" w:color="auto"/>
              <w:left w:val="single" w:sz="4" w:space="0" w:color="auto"/>
              <w:bottom w:val="single" w:sz="4" w:space="0" w:color="auto"/>
              <w:right w:val="single" w:sz="4" w:space="0" w:color="auto"/>
            </w:tcBorders>
          </w:tcPr>
          <w:p w14:paraId="5147977D" w14:textId="77777777" w:rsidR="006011F8" w:rsidRPr="009B3A0C" w:rsidRDefault="006011F8" w:rsidP="006011F8">
            <w:pPr>
              <w:keepNext/>
              <w:rPr>
                <w:rFonts w:ascii="Calibri" w:hAnsi="Calibri"/>
                <w:sz w:val="18"/>
                <w:szCs w:val="18"/>
              </w:rPr>
            </w:pPr>
          </w:p>
        </w:tc>
      </w:tr>
      <w:tr w:rsidR="006011F8" w:rsidRPr="009B3A0C" w14:paraId="20D5D42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7B32CF59" w14:textId="4CD69A94"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67498B08" w14:textId="2AA8F369" w:rsidR="006011F8" w:rsidRDefault="006011F8" w:rsidP="004A5E91">
            <w:pPr>
              <w:keepNext/>
              <w:rPr>
                <w:rFonts w:ascii="Calibri" w:hAnsi="Calibri"/>
                <w:sz w:val="18"/>
                <w:szCs w:val="18"/>
              </w:rPr>
            </w:pPr>
            <w:r>
              <w:rPr>
                <w:rFonts w:ascii="Calibri" w:hAnsi="Calibri"/>
                <w:sz w:val="18"/>
                <w:szCs w:val="18"/>
              </w:rPr>
              <w:t>Required Fenestration SHGC (Skylights)</w:t>
            </w:r>
          </w:p>
        </w:tc>
        <w:tc>
          <w:tcPr>
            <w:tcW w:w="2160" w:type="dxa"/>
            <w:gridSpan w:val="2"/>
            <w:tcBorders>
              <w:top w:val="single" w:sz="4" w:space="0" w:color="auto"/>
              <w:left w:val="single" w:sz="4" w:space="0" w:color="auto"/>
              <w:bottom w:val="single" w:sz="4" w:space="0" w:color="auto"/>
              <w:right w:val="single" w:sz="4" w:space="0" w:color="auto"/>
            </w:tcBorders>
          </w:tcPr>
          <w:p w14:paraId="0B679BEF" w14:textId="77777777" w:rsidR="006011F8" w:rsidRPr="009B3A0C" w:rsidRDefault="006011F8" w:rsidP="006011F8">
            <w:pPr>
              <w:keepNext/>
              <w:rPr>
                <w:rFonts w:ascii="Calibri" w:hAnsi="Calibri"/>
                <w:sz w:val="18"/>
                <w:szCs w:val="18"/>
              </w:rPr>
            </w:pPr>
          </w:p>
        </w:tc>
      </w:tr>
      <w:tr w:rsidR="006011F8" w14:paraId="07F30CA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4637A139" w14:textId="6C37E915"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32</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5F30DA20" w14:textId="5EA3F89E" w:rsidR="006011F8" w:rsidRDefault="006011F8" w:rsidP="004A5E91">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702CF655" w14:textId="77777777" w:rsidR="006011F8" w:rsidRDefault="006011F8" w:rsidP="004A5E91">
            <w:pPr>
              <w:keepNext/>
              <w:rPr>
                <w:rFonts w:ascii="Calibri" w:hAnsi="Calibri"/>
                <w:sz w:val="18"/>
                <w:szCs w:val="18"/>
              </w:rPr>
            </w:pPr>
          </w:p>
        </w:tc>
      </w:tr>
    </w:tbl>
    <w:p w14:paraId="15480825" w14:textId="3B15C49B" w:rsidR="001E02EB" w:rsidRDefault="001E02EB"/>
    <w:p w14:paraId="4D24473F" w14:textId="77777777" w:rsidR="001E02EB" w:rsidRDefault="001E02EB">
      <w:r>
        <w:br w:type="page"/>
      </w:r>
    </w:p>
    <w:tbl>
      <w:tblPr>
        <w:tblStyle w:val="TableGrid"/>
        <w:tblW w:w="0" w:type="auto"/>
        <w:tblLook w:val="04A0" w:firstRow="1" w:lastRow="0" w:firstColumn="1" w:lastColumn="0" w:noHBand="0" w:noVBand="1"/>
        <w:tblDescription w:val="Opaque Swinging Doors to Exterior"/>
      </w:tblPr>
      <w:tblGrid>
        <w:gridCol w:w="2055"/>
        <w:gridCol w:w="1586"/>
        <w:gridCol w:w="1586"/>
        <w:gridCol w:w="1586"/>
        <w:gridCol w:w="1586"/>
        <w:gridCol w:w="1586"/>
        <w:gridCol w:w="4405"/>
      </w:tblGrid>
      <w:tr w:rsidR="008451F9" w:rsidRPr="005959F4" w14:paraId="4C024512" w14:textId="77777777" w:rsidTr="008451F9">
        <w:trPr>
          <w:trHeight w:val="278"/>
          <w:tblHeader/>
        </w:trPr>
        <w:tc>
          <w:tcPr>
            <w:tcW w:w="14390" w:type="dxa"/>
            <w:gridSpan w:val="7"/>
            <w:vAlign w:val="center"/>
          </w:tcPr>
          <w:p w14:paraId="79625275" w14:textId="7209FD80" w:rsidR="008451F9" w:rsidRPr="005959F4" w:rsidRDefault="008451F9" w:rsidP="008451F9">
            <w:pPr>
              <w:rPr>
                <w:rFonts w:ascii="Calibri" w:hAnsi="Calibri"/>
                <w:sz w:val="18"/>
                <w:szCs w:val="18"/>
              </w:rPr>
            </w:pPr>
            <w:r w:rsidRPr="008451F9">
              <w:rPr>
                <w:rFonts w:ascii="Calibri" w:hAnsi="Calibri"/>
                <w:b/>
                <w:sz w:val="18"/>
                <w:szCs w:val="18"/>
              </w:rPr>
              <w:lastRenderedPageBreak/>
              <w:t>J. Opaque Swinging Doors to Exterior</w:t>
            </w:r>
            <w:ins w:id="71" w:author="Shewmaker, Michael@Energy" w:date="2021-12-27T14:09:00Z">
              <w:r w:rsidR="00EB68B2">
                <w:rPr>
                  <w:rFonts w:ascii="Calibri" w:hAnsi="Calibri"/>
                  <w:b/>
                  <w:sz w:val="18"/>
                  <w:szCs w:val="18"/>
                </w:rPr>
                <w:t xml:space="preserve"> </w:t>
              </w:r>
              <w:r w:rsidR="00EB68B2" w:rsidRPr="00EB68B2">
                <w:rPr>
                  <w:rFonts w:ascii="Calibri" w:hAnsi="Calibri"/>
                  <w:bCs/>
                  <w:sz w:val="18"/>
                  <w:szCs w:val="18"/>
                  <w:rPrChange w:id="72" w:author="Shewmaker, Michael@Energy" w:date="2021-12-27T14:09:00Z">
                    <w:rPr>
                      <w:rFonts w:ascii="Calibri" w:hAnsi="Calibri"/>
                      <w:b/>
                      <w:sz w:val="18"/>
                      <w:szCs w:val="18"/>
                    </w:rPr>
                  </w:rPrChange>
                </w:rPr>
                <w:t>(Section 150.1(c)5)</w:t>
              </w:r>
            </w:ins>
          </w:p>
        </w:tc>
      </w:tr>
      <w:tr w:rsidR="001E02EB" w:rsidRPr="005959F4" w14:paraId="4CBDDBA6" w14:textId="77777777" w:rsidTr="001E02EB">
        <w:tc>
          <w:tcPr>
            <w:tcW w:w="2055" w:type="dxa"/>
            <w:vAlign w:val="bottom"/>
          </w:tcPr>
          <w:p w14:paraId="61C9AF54" w14:textId="77777777" w:rsidR="001E02EB" w:rsidRPr="005959F4" w:rsidRDefault="001E02EB" w:rsidP="001E02EB">
            <w:pPr>
              <w:jc w:val="center"/>
              <w:rPr>
                <w:rFonts w:ascii="Calibri" w:hAnsi="Calibri"/>
                <w:sz w:val="18"/>
                <w:szCs w:val="18"/>
              </w:rPr>
            </w:pPr>
            <w:r w:rsidRPr="005959F4">
              <w:rPr>
                <w:rFonts w:ascii="Calibri" w:hAnsi="Calibri"/>
                <w:sz w:val="18"/>
                <w:szCs w:val="18"/>
              </w:rPr>
              <w:t>01</w:t>
            </w:r>
          </w:p>
        </w:tc>
        <w:tc>
          <w:tcPr>
            <w:tcW w:w="1586" w:type="dxa"/>
            <w:vAlign w:val="bottom"/>
          </w:tcPr>
          <w:p w14:paraId="11581A36" w14:textId="77777777" w:rsidR="001E02EB" w:rsidRPr="005959F4" w:rsidRDefault="001E02EB" w:rsidP="001E02EB">
            <w:pPr>
              <w:jc w:val="center"/>
              <w:rPr>
                <w:rFonts w:ascii="Calibri" w:hAnsi="Calibri"/>
                <w:sz w:val="18"/>
                <w:szCs w:val="18"/>
              </w:rPr>
            </w:pPr>
            <w:r w:rsidRPr="005959F4">
              <w:rPr>
                <w:rFonts w:ascii="Calibri" w:hAnsi="Calibri"/>
                <w:sz w:val="18"/>
                <w:szCs w:val="18"/>
              </w:rPr>
              <w:t>02</w:t>
            </w:r>
          </w:p>
        </w:tc>
        <w:tc>
          <w:tcPr>
            <w:tcW w:w="1586" w:type="dxa"/>
            <w:vAlign w:val="bottom"/>
          </w:tcPr>
          <w:p w14:paraId="7BF24448" w14:textId="77777777" w:rsidR="001E02EB" w:rsidRPr="005959F4" w:rsidRDefault="001E02EB" w:rsidP="001E02EB">
            <w:pPr>
              <w:jc w:val="center"/>
              <w:rPr>
                <w:rFonts w:ascii="Calibri" w:hAnsi="Calibri"/>
                <w:sz w:val="18"/>
                <w:szCs w:val="18"/>
              </w:rPr>
            </w:pPr>
            <w:r w:rsidRPr="005959F4">
              <w:rPr>
                <w:rFonts w:ascii="Calibri" w:hAnsi="Calibri"/>
                <w:sz w:val="18"/>
                <w:szCs w:val="18"/>
              </w:rPr>
              <w:t>03</w:t>
            </w:r>
          </w:p>
        </w:tc>
        <w:tc>
          <w:tcPr>
            <w:tcW w:w="1586" w:type="dxa"/>
            <w:vAlign w:val="bottom"/>
          </w:tcPr>
          <w:p w14:paraId="183286FA" w14:textId="77777777" w:rsidR="001E02EB" w:rsidRPr="005959F4" w:rsidRDefault="001E02EB" w:rsidP="001E02EB">
            <w:pPr>
              <w:jc w:val="center"/>
              <w:rPr>
                <w:rFonts w:ascii="Calibri" w:hAnsi="Calibri"/>
                <w:sz w:val="18"/>
                <w:szCs w:val="18"/>
              </w:rPr>
            </w:pPr>
            <w:r w:rsidRPr="005959F4">
              <w:rPr>
                <w:rFonts w:ascii="Calibri" w:hAnsi="Calibri"/>
                <w:sz w:val="18"/>
                <w:szCs w:val="18"/>
              </w:rPr>
              <w:t>04</w:t>
            </w:r>
          </w:p>
        </w:tc>
        <w:tc>
          <w:tcPr>
            <w:tcW w:w="1586" w:type="dxa"/>
            <w:vAlign w:val="bottom"/>
          </w:tcPr>
          <w:p w14:paraId="6570F25E" w14:textId="77777777" w:rsidR="001E02EB" w:rsidRPr="005959F4" w:rsidRDefault="001E02EB" w:rsidP="001E02EB">
            <w:pPr>
              <w:jc w:val="center"/>
              <w:rPr>
                <w:rFonts w:ascii="Calibri" w:hAnsi="Calibri"/>
                <w:sz w:val="18"/>
                <w:szCs w:val="18"/>
              </w:rPr>
            </w:pPr>
            <w:r w:rsidRPr="005959F4">
              <w:rPr>
                <w:rFonts w:ascii="Calibri" w:hAnsi="Calibri"/>
                <w:sz w:val="18"/>
                <w:szCs w:val="18"/>
              </w:rPr>
              <w:t>05</w:t>
            </w:r>
          </w:p>
        </w:tc>
        <w:tc>
          <w:tcPr>
            <w:tcW w:w="1586" w:type="dxa"/>
            <w:vAlign w:val="bottom"/>
          </w:tcPr>
          <w:p w14:paraId="390F0047" w14:textId="77777777" w:rsidR="001E02EB" w:rsidRPr="005959F4" w:rsidRDefault="001E02EB" w:rsidP="001E02EB">
            <w:pPr>
              <w:jc w:val="center"/>
              <w:rPr>
                <w:rFonts w:ascii="Calibri" w:hAnsi="Calibri"/>
                <w:sz w:val="18"/>
                <w:szCs w:val="18"/>
              </w:rPr>
            </w:pPr>
            <w:r w:rsidRPr="005959F4">
              <w:rPr>
                <w:rFonts w:ascii="Calibri" w:hAnsi="Calibri"/>
                <w:sz w:val="18"/>
                <w:szCs w:val="18"/>
              </w:rPr>
              <w:t>06</w:t>
            </w:r>
          </w:p>
        </w:tc>
        <w:tc>
          <w:tcPr>
            <w:tcW w:w="4405" w:type="dxa"/>
            <w:vAlign w:val="bottom"/>
          </w:tcPr>
          <w:p w14:paraId="0F8A6E80" w14:textId="77777777" w:rsidR="001E02EB" w:rsidRPr="005959F4" w:rsidRDefault="001E02EB" w:rsidP="001E02EB">
            <w:pPr>
              <w:jc w:val="center"/>
              <w:rPr>
                <w:rFonts w:ascii="Calibri" w:hAnsi="Calibri"/>
                <w:sz w:val="18"/>
                <w:szCs w:val="18"/>
              </w:rPr>
            </w:pPr>
            <w:r w:rsidRPr="005959F4">
              <w:rPr>
                <w:rFonts w:ascii="Calibri" w:hAnsi="Calibri"/>
                <w:sz w:val="18"/>
                <w:szCs w:val="18"/>
              </w:rPr>
              <w:t>07</w:t>
            </w:r>
          </w:p>
        </w:tc>
      </w:tr>
      <w:tr w:rsidR="001E02EB" w:rsidRPr="005959F4" w14:paraId="0C27F52F" w14:textId="77777777" w:rsidTr="001E02EB">
        <w:tc>
          <w:tcPr>
            <w:tcW w:w="2055" w:type="dxa"/>
            <w:vAlign w:val="bottom"/>
          </w:tcPr>
          <w:p w14:paraId="2AA03D28" w14:textId="77777777" w:rsidR="001E02EB" w:rsidRPr="005959F4" w:rsidRDefault="001E02EB" w:rsidP="001E02EB">
            <w:pPr>
              <w:jc w:val="center"/>
              <w:rPr>
                <w:rFonts w:ascii="Calibri" w:hAnsi="Calibri"/>
                <w:sz w:val="18"/>
                <w:szCs w:val="18"/>
              </w:rPr>
            </w:pPr>
            <w:r w:rsidRPr="005959F4">
              <w:rPr>
                <w:rFonts w:ascii="Calibri" w:hAnsi="Calibri"/>
                <w:sz w:val="18"/>
                <w:szCs w:val="18"/>
              </w:rPr>
              <w:t>Tag/ID</w:t>
            </w:r>
          </w:p>
        </w:tc>
        <w:tc>
          <w:tcPr>
            <w:tcW w:w="1586" w:type="dxa"/>
            <w:vAlign w:val="bottom"/>
          </w:tcPr>
          <w:p w14:paraId="6056F6CE" w14:textId="77777777" w:rsidR="001E02EB" w:rsidRPr="005959F4" w:rsidRDefault="001E02EB" w:rsidP="001E02EB">
            <w:pPr>
              <w:jc w:val="center"/>
              <w:rPr>
                <w:rFonts w:ascii="Calibri" w:hAnsi="Calibri"/>
                <w:sz w:val="18"/>
                <w:szCs w:val="18"/>
              </w:rPr>
            </w:pPr>
            <w:r w:rsidRPr="005959F4">
              <w:rPr>
                <w:rFonts w:ascii="Calibri" w:hAnsi="Calibri"/>
                <w:sz w:val="18"/>
                <w:szCs w:val="18"/>
              </w:rPr>
              <w:t>Area</w:t>
            </w:r>
          </w:p>
        </w:tc>
        <w:tc>
          <w:tcPr>
            <w:tcW w:w="1586" w:type="dxa"/>
            <w:vAlign w:val="bottom"/>
          </w:tcPr>
          <w:p w14:paraId="03471D6C" w14:textId="77777777" w:rsidR="001E02EB" w:rsidRPr="005959F4" w:rsidRDefault="001E02EB" w:rsidP="001E02EB">
            <w:pPr>
              <w:jc w:val="center"/>
              <w:rPr>
                <w:rFonts w:ascii="Calibri" w:hAnsi="Calibri"/>
                <w:sz w:val="18"/>
                <w:szCs w:val="18"/>
              </w:rPr>
            </w:pPr>
            <w:r w:rsidRPr="005959F4">
              <w:rPr>
                <w:rFonts w:ascii="Calibri" w:hAnsi="Calibri"/>
                <w:sz w:val="18"/>
                <w:szCs w:val="18"/>
              </w:rPr>
              <w:t>Proposed</w:t>
            </w:r>
            <w:r w:rsidRPr="005959F4">
              <w:rPr>
                <w:rFonts w:ascii="Calibri" w:hAnsi="Calibri"/>
                <w:sz w:val="18"/>
                <w:szCs w:val="18"/>
              </w:rPr>
              <w:br/>
              <w:t>U-factor</w:t>
            </w:r>
          </w:p>
        </w:tc>
        <w:tc>
          <w:tcPr>
            <w:tcW w:w="1586" w:type="dxa"/>
            <w:vAlign w:val="bottom"/>
          </w:tcPr>
          <w:p w14:paraId="5A4070E1" w14:textId="77777777" w:rsidR="001E02EB" w:rsidRPr="005959F4" w:rsidRDefault="001E02EB" w:rsidP="001E02EB">
            <w:pPr>
              <w:jc w:val="center"/>
              <w:rPr>
                <w:rFonts w:ascii="Calibri" w:hAnsi="Calibri"/>
                <w:sz w:val="18"/>
                <w:szCs w:val="18"/>
              </w:rPr>
            </w:pPr>
            <w:r>
              <w:rPr>
                <w:rFonts w:ascii="Calibri" w:hAnsi="Calibri"/>
                <w:sz w:val="18"/>
                <w:szCs w:val="18"/>
              </w:rPr>
              <w:t xml:space="preserve">Proposed U-factor </w:t>
            </w:r>
            <w:r w:rsidRPr="005959F4">
              <w:rPr>
                <w:rFonts w:ascii="Calibri" w:hAnsi="Calibri"/>
                <w:sz w:val="18"/>
                <w:szCs w:val="18"/>
              </w:rPr>
              <w:t>Source</w:t>
            </w:r>
          </w:p>
        </w:tc>
        <w:tc>
          <w:tcPr>
            <w:tcW w:w="1586" w:type="dxa"/>
            <w:vAlign w:val="bottom"/>
          </w:tcPr>
          <w:p w14:paraId="75374DDD" w14:textId="77777777" w:rsidR="001E02EB" w:rsidRDefault="001E02EB" w:rsidP="001E02EB">
            <w:pPr>
              <w:jc w:val="center"/>
              <w:rPr>
                <w:rFonts w:ascii="Calibri" w:hAnsi="Calibri"/>
                <w:sz w:val="18"/>
                <w:szCs w:val="18"/>
              </w:rPr>
            </w:pPr>
            <w:r w:rsidRPr="005959F4">
              <w:rPr>
                <w:rFonts w:ascii="Calibri" w:hAnsi="Calibri"/>
                <w:sz w:val="18"/>
                <w:szCs w:val="18"/>
              </w:rPr>
              <w:t xml:space="preserve">Required Maximum </w:t>
            </w:r>
          </w:p>
          <w:p w14:paraId="65B31E3B" w14:textId="77777777" w:rsidR="001E02EB" w:rsidRPr="005959F4" w:rsidRDefault="001E02EB" w:rsidP="001E02EB">
            <w:pPr>
              <w:jc w:val="center"/>
              <w:rPr>
                <w:rFonts w:ascii="Calibri" w:hAnsi="Calibri"/>
                <w:sz w:val="18"/>
                <w:szCs w:val="18"/>
              </w:rPr>
            </w:pPr>
            <w:r w:rsidRPr="005959F4">
              <w:rPr>
                <w:rFonts w:ascii="Calibri" w:hAnsi="Calibri"/>
                <w:sz w:val="18"/>
                <w:szCs w:val="18"/>
              </w:rPr>
              <w:t>U-factor</w:t>
            </w:r>
          </w:p>
        </w:tc>
        <w:tc>
          <w:tcPr>
            <w:tcW w:w="1586" w:type="dxa"/>
            <w:vAlign w:val="bottom"/>
          </w:tcPr>
          <w:p w14:paraId="239B9C85" w14:textId="77777777" w:rsidR="001E02EB" w:rsidRPr="005959F4" w:rsidRDefault="001E02EB" w:rsidP="001E02EB">
            <w:pPr>
              <w:jc w:val="center"/>
              <w:rPr>
                <w:rFonts w:ascii="Calibri" w:hAnsi="Calibri"/>
                <w:sz w:val="18"/>
                <w:szCs w:val="18"/>
              </w:rPr>
            </w:pPr>
            <w:r w:rsidRPr="005959F4">
              <w:rPr>
                <w:rFonts w:ascii="Calibri" w:hAnsi="Calibri"/>
                <w:sz w:val="18"/>
                <w:szCs w:val="18"/>
              </w:rPr>
              <w:t>Weighted Average (Yes/No)</w:t>
            </w:r>
          </w:p>
        </w:tc>
        <w:tc>
          <w:tcPr>
            <w:tcW w:w="4405" w:type="dxa"/>
            <w:vAlign w:val="bottom"/>
          </w:tcPr>
          <w:p w14:paraId="23D0610D" w14:textId="77777777" w:rsidR="001E02EB" w:rsidRPr="005959F4" w:rsidRDefault="001E02EB" w:rsidP="001E02EB">
            <w:pPr>
              <w:jc w:val="center"/>
              <w:rPr>
                <w:rFonts w:ascii="Calibri" w:hAnsi="Calibri"/>
                <w:sz w:val="18"/>
                <w:szCs w:val="18"/>
              </w:rPr>
            </w:pPr>
            <w:r w:rsidRPr="005959F4">
              <w:rPr>
                <w:rFonts w:ascii="Calibri" w:hAnsi="Calibri"/>
                <w:sz w:val="18"/>
                <w:szCs w:val="18"/>
              </w:rPr>
              <w:t>Comments</w:t>
            </w:r>
          </w:p>
        </w:tc>
      </w:tr>
      <w:tr w:rsidR="001E02EB" w:rsidRPr="005959F4" w14:paraId="040C61E3" w14:textId="77777777" w:rsidTr="001E02EB">
        <w:tc>
          <w:tcPr>
            <w:tcW w:w="2055" w:type="dxa"/>
            <w:vAlign w:val="bottom"/>
          </w:tcPr>
          <w:p w14:paraId="73F5CE28" w14:textId="77777777" w:rsidR="001E02EB" w:rsidRPr="005959F4" w:rsidRDefault="001E02EB" w:rsidP="001E02EB">
            <w:pPr>
              <w:jc w:val="center"/>
              <w:rPr>
                <w:rFonts w:ascii="Calibri" w:hAnsi="Calibri"/>
                <w:sz w:val="18"/>
                <w:szCs w:val="18"/>
              </w:rPr>
            </w:pPr>
          </w:p>
        </w:tc>
        <w:tc>
          <w:tcPr>
            <w:tcW w:w="1586" w:type="dxa"/>
            <w:vAlign w:val="bottom"/>
          </w:tcPr>
          <w:p w14:paraId="37F2DCAD" w14:textId="77777777" w:rsidR="001E02EB" w:rsidRPr="005959F4" w:rsidRDefault="001E02EB" w:rsidP="001E02EB">
            <w:pPr>
              <w:jc w:val="center"/>
              <w:rPr>
                <w:rFonts w:ascii="Calibri" w:hAnsi="Calibri"/>
                <w:sz w:val="18"/>
                <w:szCs w:val="18"/>
              </w:rPr>
            </w:pPr>
          </w:p>
        </w:tc>
        <w:tc>
          <w:tcPr>
            <w:tcW w:w="1586" w:type="dxa"/>
            <w:vAlign w:val="bottom"/>
          </w:tcPr>
          <w:p w14:paraId="7B08B455" w14:textId="77777777" w:rsidR="001E02EB" w:rsidRPr="005959F4" w:rsidRDefault="001E02EB" w:rsidP="001E02EB">
            <w:pPr>
              <w:jc w:val="center"/>
              <w:rPr>
                <w:rFonts w:ascii="Calibri" w:hAnsi="Calibri"/>
                <w:sz w:val="18"/>
                <w:szCs w:val="18"/>
              </w:rPr>
            </w:pPr>
          </w:p>
        </w:tc>
        <w:tc>
          <w:tcPr>
            <w:tcW w:w="1586" w:type="dxa"/>
            <w:vAlign w:val="bottom"/>
          </w:tcPr>
          <w:p w14:paraId="17FB18C4" w14:textId="77777777" w:rsidR="001E02EB" w:rsidRPr="005959F4" w:rsidRDefault="001E02EB" w:rsidP="001E02EB">
            <w:pPr>
              <w:jc w:val="center"/>
              <w:rPr>
                <w:rFonts w:ascii="Calibri" w:hAnsi="Calibri"/>
                <w:sz w:val="18"/>
                <w:szCs w:val="18"/>
              </w:rPr>
            </w:pPr>
          </w:p>
        </w:tc>
        <w:tc>
          <w:tcPr>
            <w:tcW w:w="1586" w:type="dxa"/>
            <w:vAlign w:val="bottom"/>
          </w:tcPr>
          <w:p w14:paraId="16F1E2A9" w14:textId="77777777" w:rsidR="001E02EB" w:rsidRPr="005959F4" w:rsidRDefault="001E02EB" w:rsidP="001E02EB">
            <w:pPr>
              <w:jc w:val="center"/>
              <w:rPr>
                <w:rFonts w:ascii="Calibri" w:hAnsi="Calibri"/>
                <w:sz w:val="18"/>
                <w:szCs w:val="18"/>
              </w:rPr>
            </w:pPr>
          </w:p>
        </w:tc>
        <w:tc>
          <w:tcPr>
            <w:tcW w:w="1586" w:type="dxa"/>
            <w:vAlign w:val="bottom"/>
          </w:tcPr>
          <w:p w14:paraId="58911D7F" w14:textId="77777777" w:rsidR="001E02EB" w:rsidRPr="005959F4" w:rsidRDefault="001E02EB" w:rsidP="001E02EB">
            <w:pPr>
              <w:jc w:val="center"/>
              <w:rPr>
                <w:rFonts w:ascii="Calibri" w:hAnsi="Calibri"/>
                <w:sz w:val="18"/>
                <w:szCs w:val="18"/>
              </w:rPr>
            </w:pPr>
          </w:p>
        </w:tc>
        <w:tc>
          <w:tcPr>
            <w:tcW w:w="4405" w:type="dxa"/>
          </w:tcPr>
          <w:p w14:paraId="52258281" w14:textId="77777777" w:rsidR="001E02EB" w:rsidRPr="005959F4" w:rsidRDefault="001E02EB" w:rsidP="001E02EB">
            <w:pPr>
              <w:rPr>
                <w:rFonts w:ascii="Calibri" w:hAnsi="Calibri"/>
                <w:sz w:val="18"/>
                <w:szCs w:val="18"/>
              </w:rPr>
            </w:pPr>
          </w:p>
        </w:tc>
      </w:tr>
      <w:tr w:rsidR="001E02EB" w:rsidRPr="005959F4" w14:paraId="7BBECE06" w14:textId="77777777" w:rsidTr="001E02EB">
        <w:tc>
          <w:tcPr>
            <w:tcW w:w="2055" w:type="dxa"/>
            <w:vAlign w:val="bottom"/>
          </w:tcPr>
          <w:p w14:paraId="6A13FED4" w14:textId="77777777" w:rsidR="001E02EB" w:rsidRPr="005959F4" w:rsidRDefault="001E02EB" w:rsidP="001E02EB">
            <w:pPr>
              <w:jc w:val="center"/>
              <w:rPr>
                <w:rFonts w:ascii="Calibri" w:hAnsi="Calibri"/>
                <w:sz w:val="18"/>
                <w:szCs w:val="18"/>
              </w:rPr>
            </w:pPr>
          </w:p>
        </w:tc>
        <w:tc>
          <w:tcPr>
            <w:tcW w:w="1586" w:type="dxa"/>
            <w:vAlign w:val="bottom"/>
          </w:tcPr>
          <w:p w14:paraId="1C240227" w14:textId="77777777" w:rsidR="001E02EB" w:rsidRPr="005959F4" w:rsidRDefault="001E02EB" w:rsidP="001E02EB">
            <w:pPr>
              <w:jc w:val="center"/>
              <w:rPr>
                <w:rFonts w:ascii="Calibri" w:hAnsi="Calibri"/>
                <w:sz w:val="18"/>
                <w:szCs w:val="18"/>
              </w:rPr>
            </w:pPr>
          </w:p>
        </w:tc>
        <w:tc>
          <w:tcPr>
            <w:tcW w:w="1586" w:type="dxa"/>
            <w:vAlign w:val="bottom"/>
          </w:tcPr>
          <w:p w14:paraId="2C7364AA" w14:textId="77777777" w:rsidR="001E02EB" w:rsidRPr="005959F4" w:rsidRDefault="001E02EB" w:rsidP="001E02EB">
            <w:pPr>
              <w:jc w:val="center"/>
              <w:rPr>
                <w:rFonts w:ascii="Calibri" w:hAnsi="Calibri"/>
                <w:sz w:val="18"/>
                <w:szCs w:val="18"/>
              </w:rPr>
            </w:pPr>
          </w:p>
        </w:tc>
        <w:tc>
          <w:tcPr>
            <w:tcW w:w="1586" w:type="dxa"/>
            <w:vAlign w:val="bottom"/>
          </w:tcPr>
          <w:p w14:paraId="61E9A712" w14:textId="77777777" w:rsidR="001E02EB" w:rsidRPr="005959F4" w:rsidRDefault="001E02EB" w:rsidP="001E02EB">
            <w:pPr>
              <w:jc w:val="center"/>
              <w:rPr>
                <w:rFonts w:ascii="Calibri" w:hAnsi="Calibri"/>
                <w:sz w:val="18"/>
                <w:szCs w:val="18"/>
              </w:rPr>
            </w:pPr>
          </w:p>
        </w:tc>
        <w:tc>
          <w:tcPr>
            <w:tcW w:w="1586" w:type="dxa"/>
            <w:vAlign w:val="bottom"/>
          </w:tcPr>
          <w:p w14:paraId="5BBB4B28" w14:textId="77777777" w:rsidR="001E02EB" w:rsidRPr="005959F4" w:rsidRDefault="001E02EB" w:rsidP="001E02EB">
            <w:pPr>
              <w:jc w:val="center"/>
              <w:rPr>
                <w:rFonts w:ascii="Calibri" w:hAnsi="Calibri"/>
                <w:sz w:val="18"/>
                <w:szCs w:val="18"/>
              </w:rPr>
            </w:pPr>
          </w:p>
        </w:tc>
        <w:tc>
          <w:tcPr>
            <w:tcW w:w="1586" w:type="dxa"/>
            <w:vAlign w:val="bottom"/>
          </w:tcPr>
          <w:p w14:paraId="3B3F33C5" w14:textId="77777777" w:rsidR="001E02EB" w:rsidRPr="005959F4" w:rsidRDefault="001E02EB" w:rsidP="001E02EB">
            <w:pPr>
              <w:jc w:val="center"/>
              <w:rPr>
                <w:rFonts w:ascii="Calibri" w:hAnsi="Calibri"/>
                <w:sz w:val="18"/>
                <w:szCs w:val="18"/>
              </w:rPr>
            </w:pPr>
          </w:p>
        </w:tc>
        <w:tc>
          <w:tcPr>
            <w:tcW w:w="4405" w:type="dxa"/>
          </w:tcPr>
          <w:p w14:paraId="02B1D82C" w14:textId="77777777" w:rsidR="001E02EB" w:rsidRPr="005959F4" w:rsidRDefault="001E02EB" w:rsidP="001E02EB">
            <w:pPr>
              <w:rPr>
                <w:rFonts w:ascii="Calibri" w:hAnsi="Calibri"/>
                <w:sz w:val="18"/>
                <w:szCs w:val="18"/>
              </w:rPr>
            </w:pPr>
          </w:p>
        </w:tc>
      </w:tr>
      <w:tr w:rsidR="001E02EB" w:rsidRPr="005959F4" w14:paraId="298C994E" w14:textId="77777777" w:rsidTr="00B00674">
        <w:trPr>
          <w:trHeight w:val="890"/>
        </w:trPr>
        <w:tc>
          <w:tcPr>
            <w:tcW w:w="14390" w:type="dxa"/>
            <w:gridSpan w:val="7"/>
          </w:tcPr>
          <w:p w14:paraId="61F2A54E" w14:textId="77777777" w:rsidR="001E02EB" w:rsidRPr="005959F4" w:rsidRDefault="001E02EB" w:rsidP="001E02EB">
            <w:pPr>
              <w:rPr>
                <w:rFonts w:ascii="Calibri" w:hAnsi="Calibri"/>
                <w:sz w:val="18"/>
                <w:szCs w:val="18"/>
              </w:rPr>
            </w:pPr>
            <w:r w:rsidRPr="005959F4">
              <w:rPr>
                <w:rFonts w:ascii="Calibri" w:hAnsi="Calibri"/>
                <w:sz w:val="18"/>
                <w:szCs w:val="18"/>
              </w:rPr>
              <w:t>Notes:</w:t>
            </w:r>
          </w:p>
          <w:p w14:paraId="34BC8C1C" w14:textId="6A604FC1"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Any door with 25 percent or more glass is counted as a fenestration product in Table</w:t>
            </w:r>
            <w:r>
              <w:rPr>
                <w:rFonts w:ascii="Calibri" w:hAnsi="Calibri"/>
                <w:noProof/>
                <w:sz w:val="18"/>
                <w:szCs w:val="18"/>
              </w:rPr>
              <w:t>s H and</w:t>
            </w:r>
            <w:r w:rsidRPr="005959F4">
              <w:rPr>
                <w:rFonts w:ascii="Calibri" w:hAnsi="Calibri"/>
                <w:noProof/>
                <w:sz w:val="18"/>
                <w:szCs w:val="18"/>
              </w:rPr>
              <w:t xml:space="preserve"> I.</w:t>
            </w:r>
          </w:p>
          <w:p w14:paraId="4057E1CB" w14:textId="77777777"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Do not include fire-rated doors between garage or unconditioned space and conditioned space.</w:t>
            </w:r>
          </w:p>
          <w:p w14:paraId="067DF780" w14:textId="77777777"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5959F4">
              <w:rPr>
                <w:rFonts w:ascii="Calibri" w:hAnsi="Calibri"/>
                <w:noProof/>
                <w:sz w:val="18"/>
                <w:szCs w:val="18"/>
              </w:rPr>
              <w:t>If using weighted average to achieve required maximum U-factor, attach CF1R-ENV-02-E.</w:t>
            </w:r>
          </w:p>
        </w:tc>
      </w:tr>
    </w:tbl>
    <w:p w14:paraId="0665403D" w14:textId="77777777" w:rsidR="001E02EB" w:rsidRDefault="001E02EB"/>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4"/>
        <w:gridCol w:w="2625"/>
        <w:gridCol w:w="9124"/>
      </w:tblGrid>
      <w:tr w:rsidR="00057045" w:rsidRPr="00C24189" w14:paraId="15480828" w14:textId="77777777" w:rsidTr="000514D5">
        <w:trPr>
          <w:trHeight w:val="348"/>
          <w:tblHeader/>
        </w:trPr>
        <w:tc>
          <w:tcPr>
            <w:tcW w:w="14373" w:type="dxa"/>
            <w:gridSpan w:val="3"/>
            <w:shd w:val="clear" w:color="auto" w:fill="auto"/>
            <w:vAlign w:val="center"/>
          </w:tcPr>
          <w:p w14:paraId="15480827" w14:textId="5F8DBD18" w:rsidR="00057045" w:rsidRPr="00057045" w:rsidRDefault="001D5854" w:rsidP="00E0019E">
            <w:pPr>
              <w:rPr>
                <w:rFonts w:ascii="Calibri" w:eastAsia="Calibri" w:hAnsi="Calibri"/>
                <w:b/>
                <w:sz w:val="22"/>
                <w:szCs w:val="22"/>
              </w:rPr>
            </w:pPr>
            <w:r>
              <w:rPr>
                <w:rFonts w:ascii="Calibri" w:eastAsia="Calibri" w:hAnsi="Calibri"/>
                <w:b/>
                <w:sz w:val="20"/>
                <w:szCs w:val="22"/>
              </w:rPr>
              <w:t>K</w:t>
            </w:r>
            <w:r w:rsidR="00057045" w:rsidRPr="0037735E">
              <w:rPr>
                <w:rFonts w:ascii="Calibri" w:eastAsia="Calibri" w:hAnsi="Calibri"/>
                <w:b/>
                <w:sz w:val="20"/>
                <w:szCs w:val="22"/>
              </w:rPr>
              <w:t xml:space="preserve">. </w:t>
            </w:r>
            <w:r w:rsidR="00170610" w:rsidRPr="0037735E">
              <w:rPr>
                <w:rFonts w:ascii="Calibri" w:eastAsia="Calibri" w:hAnsi="Calibri"/>
                <w:b/>
                <w:sz w:val="20"/>
                <w:szCs w:val="22"/>
              </w:rPr>
              <w:t>Space Conditioning (SC) Systems – Heating/Cooling</w:t>
            </w:r>
            <w:del w:id="73" w:author="Shewmaker, Michael@Energy" w:date="2021-12-23T11:20:00Z">
              <w:r w:rsidR="00170610" w:rsidRPr="0037735E" w:rsidDel="004C28AB">
                <w:rPr>
                  <w:rFonts w:ascii="Calibri" w:eastAsia="Calibri" w:hAnsi="Calibri"/>
                  <w:b/>
                  <w:sz w:val="20"/>
                  <w:szCs w:val="22"/>
                </w:rPr>
                <w:delText xml:space="preserve"> – Single Family Dwelling</w:delText>
              </w:r>
            </w:del>
            <w:r w:rsidR="00057045" w:rsidRPr="0037735E">
              <w:rPr>
                <w:rFonts w:ascii="Calibri" w:eastAsia="Calibri" w:hAnsi="Calibri"/>
                <w:b/>
                <w:sz w:val="20"/>
                <w:szCs w:val="22"/>
              </w:rPr>
              <w:t xml:space="preserve"> </w:t>
            </w:r>
            <w:r w:rsidR="00057045" w:rsidRPr="0037735E">
              <w:rPr>
                <w:rFonts w:ascii="Calibri" w:eastAsia="Calibri" w:hAnsi="Calibri"/>
                <w:sz w:val="20"/>
                <w:szCs w:val="22"/>
              </w:rPr>
              <w:t>(</w:t>
            </w:r>
            <w:r w:rsidR="00FE17CA" w:rsidRPr="0037735E">
              <w:rPr>
                <w:rFonts w:ascii="Calibri" w:eastAsia="Calibri" w:hAnsi="Calibri"/>
                <w:sz w:val="20"/>
                <w:szCs w:val="22"/>
              </w:rPr>
              <w:t xml:space="preserve">Section </w:t>
            </w:r>
            <w:r w:rsidR="00057045" w:rsidRPr="0037735E">
              <w:rPr>
                <w:rFonts w:ascii="Calibri" w:eastAsia="Calibri" w:hAnsi="Calibri"/>
                <w:sz w:val="20"/>
                <w:szCs w:val="22"/>
              </w:rPr>
              <w:t xml:space="preserve">150.2(b) or </w:t>
            </w:r>
            <w:del w:id="74" w:author="Shewmaker, Michael@Energy" w:date="2021-12-23T09:46:00Z">
              <w:r w:rsidR="00057045" w:rsidRPr="0037735E" w:rsidDel="008B25C8">
                <w:rPr>
                  <w:rFonts w:ascii="Calibri" w:eastAsia="Calibri" w:hAnsi="Calibri"/>
                  <w:sz w:val="20"/>
                  <w:szCs w:val="22"/>
                </w:rPr>
                <w:delText>(</w:delText>
              </w:r>
            </w:del>
            <w:r w:rsidR="00057045" w:rsidRPr="0037735E">
              <w:rPr>
                <w:rFonts w:ascii="Calibri" w:eastAsia="Calibri" w:hAnsi="Calibri"/>
                <w:sz w:val="20"/>
                <w:szCs w:val="22"/>
              </w:rPr>
              <w:t>Section 150.1(c)7)</w:t>
            </w:r>
          </w:p>
        </w:tc>
      </w:tr>
      <w:tr w:rsidR="001D7841" w:rsidRPr="003E1E50" w14:paraId="1548082C" w14:textId="77777777" w:rsidTr="00E0019E">
        <w:trPr>
          <w:trHeight w:val="223"/>
        </w:trPr>
        <w:tc>
          <w:tcPr>
            <w:tcW w:w="2624" w:type="dxa"/>
            <w:vAlign w:val="bottom"/>
          </w:tcPr>
          <w:p w14:paraId="15480829" w14:textId="77777777" w:rsidR="001D7841" w:rsidRPr="003E1E50" w:rsidRDefault="001D7841" w:rsidP="00E0019E">
            <w:pPr>
              <w:jc w:val="center"/>
              <w:rPr>
                <w:rFonts w:ascii="Calibri" w:hAnsi="Calibri"/>
                <w:sz w:val="18"/>
                <w:szCs w:val="18"/>
              </w:rPr>
            </w:pPr>
            <w:r w:rsidRPr="003E1E50">
              <w:rPr>
                <w:rFonts w:ascii="Calibri" w:hAnsi="Calibri"/>
                <w:sz w:val="18"/>
                <w:szCs w:val="18"/>
              </w:rPr>
              <w:t>01</w:t>
            </w:r>
          </w:p>
        </w:tc>
        <w:tc>
          <w:tcPr>
            <w:tcW w:w="2625" w:type="dxa"/>
            <w:vAlign w:val="bottom"/>
          </w:tcPr>
          <w:p w14:paraId="1548082A" w14:textId="77777777" w:rsidR="001D7841" w:rsidRPr="003E1E50" w:rsidRDefault="001D7841" w:rsidP="00E0019E">
            <w:pPr>
              <w:jc w:val="center"/>
              <w:rPr>
                <w:rFonts w:ascii="Calibri" w:hAnsi="Calibri"/>
                <w:sz w:val="18"/>
                <w:szCs w:val="18"/>
              </w:rPr>
            </w:pPr>
            <w:r w:rsidRPr="003E1E50">
              <w:rPr>
                <w:rFonts w:ascii="Calibri" w:hAnsi="Calibri"/>
                <w:sz w:val="18"/>
                <w:szCs w:val="18"/>
              </w:rPr>
              <w:t>02</w:t>
            </w:r>
          </w:p>
        </w:tc>
        <w:tc>
          <w:tcPr>
            <w:tcW w:w="9124" w:type="dxa"/>
            <w:vAlign w:val="bottom"/>
          </w:tcPr>
          <w:p w14:paraId="1548082B" w14:textId="77777777" w:rsidR="001D7841" w:rsidRPr="003E1E50" w:rsidRDefault="001D7841" w:rsidP="00E0019E">
            <w:pPr>
              <w:jc w:val="center"/>
              <w:rPr>
                <w:rFonts w:ascii="Calibri" w:hAnsi="Calibri"/>
                <w:sz w:val="18"/>
                <w:szCs w:val="18"/>
              </w:rPr>
            </w:pPr>
            <w:r w:rsidRPr="003E1E50">
              <w:rPr>
                <w:rFonts w:ascii="Calibri" w:hAnsi="Calibri"/>
                <w:sz w:val="20"/>
                <w:szCs w:val="20"/>
              </w:rPr>
              <w:t>0</w:t>
            </w:r>
            <w:r>
              <w:rPr>
                <w:rFonts w:ascii="Calibri" w:hAnsi="Calibri"/>
                <w:sz w:val="20"/>
                <w:szCs w:val="20"/>
              </w:rPr>
              <w:t>3</w:t>
            </w:r>
          </w:p>
        </w:tc>
      </w:tr>
      <w:tr w:rsidR="001D7841" w:rsidRPr="00C24189" w14:paraId="15480831" w14:textId="77777777" w:rsidTr="00E0019E">
        <w:trPr>
          <w:trHeight w:val="291"/>
        </w:trPr>
        <w:tc>
          <w:tcPr>
            <w:tcW w:w="2624" w:type="dxa"/>
            <w:vAlign w:val="bottom"/>
          </w:tcPr>
          <w:p w14:paraId="1548082D" w14:textId="77777777" w:rsidR="001D7841" w:rsidRPr="00C24189" w:rsidRDefault="001D7841" w:rsidP="00E0019E">
            <w:pPr>
              <w:jc w:val="center"/>
              <w:rPr>
                <w:rFonts w:ascii="Calibri" w:hAnsi="Calibri"/>
                <w:sz w:val="18"/>
                <w:szCs w:val="18"/>
                <w:vertAlign w:val="superscript"/>
              </w:rPr>
            </w:pPr>
            <w:r>
              <w:rPr>
                <w:rFonts w:ascii="Calibri" w:hAnsi="Calibri"/>
                <w:sz w:val="18"/>
                <w:szCs w:val="18"/>
              </w:rPr>
              <w:t>Dwelling Unit Name</w:t>
            </w:r>
          </w:p>
        </w:tc>
        <w:tc>
          <w:tcPr>
            <w:tcW w:w="2625" w:type="dxa"/>
            <w:vAlign w:val="bottom"/>
          </w:tcPr>
          <w:p w14:paraId="1548082E" w14:textId="77777777" w:rsidR="00BE1C9A" w:rsidRDefault="001D7841" w:rsidP="00E0019E">
            <w:pPr>
              <w:jc w:val="center"/>
              <w:rPr>
                <w:rFonts w:ascii="Calibri" w:hAnsi="Calibri"/>
                <w:sz w:val="18"/>
                <w:szCs w:val="18"/>
              </w:rPr>
            </w:pPr>
            <w:r>
              <w:rPr>
                <w:rFonts w:ascii="Calibri" w:hAnsi="Calibri"/>
                <w:sz w:val="18"/>
                <w:szCs w:val="18"/>
              </w:rPr>
              <w:t xml:space="preserve">Dwelling Unit Total CFA </w:t>
            </w:r>
            <w:r w:rsidR="0060402D">
              <w:rPr>
                <w:rFonts w:ascii="Calibri" w:hAnsi="Calibri"/>
                <w:sz w:val="18"/>
                <w:szCs w:val="18"/>
              </w:rPr>
              <w:t>=</w:t>
            </w:r>
          </w:p>
          <w:p w14:paraId="1548082F" w14:textId="77777777" w:rsidR="00BE1C9A" w:rsidRDefault="001D7841" w:rsidP="00E0019E">
            <w:pPr>
              <w:jc w:val="center"/>
              <w:rPr>
                <w:rFonts w:ascii="Calibri" w:hAnsi="Calibri"/>
                <w:sz w:val="18"/>
                <w:szCs w:val="18"/>
              </w:rPr>
            </w:pPr>
            <w:r>
              <w:rPr>
                <w:rFonts w:ascii="Calibri" w:hAnsi="Calibri"/>
                <w:sz w:val="18"/>
                <w:szCs w:val="18"/>
              </w:rPr>
              <w:t xml:space="preserve"> Sum of Existing + Addition (ft</w:t>
            </w:r>
            <w:r w:rsidRPr="0037735E">
              <w:rPr>
                <w:rFonts w:ascii="Calibri" w:hAnsi="Calibri"/>
                <w:sz w:val="18"/>
                <w:szCs w:val="18"/>
                <w:vertAlign w:val="superscript"/>
              </w:rPr>
              <w:t>2</w:t>
            </w:r>
            <w:r>
              <w:rPr>
                <w:rFonts w:ascii="Calibri" w:hAnsi="Calibri"/>
                <w:sz w:val="18"/>
                <w:szCs w:val="18"/>
              </w:rPr>
              <w:t>)</w:t>
            </w:r>
          </w:p>
        </w:tc>
        <w:tc>
          <w:tcPr>
            <w:tcW w:w="9124" w:type="dxa"/>
            <w:vAlign w:val="bottom"/>
          </w:tcPr>
          <w:p w14:paraId="15480830" w14:textId="77777777" w:rsidR="001D7841" w:rsidRPr="00C24189" w:rsidRDefault="001D7841" w:rsidP="00E0019E">
            <w:pPr>
              <w:jc w:val="center"/>
              <w:rPr>
                <w:rFonts w:ascii="Calibri" w:hAnsi="Calibri"/>
                <w:sz w:val="18"/>
                <w:szCs w:val="18"/>
              </w:rPr>
            </w:pPr>
            <w:r>
              <w:rPr>
                <w:rFonts w:ascii="Calibri" w:hAnsi="Calibri"/>
                <w:sz w:val="18"/>
                <w:szCs w:val="18"/>
              </w:rPr>
              <w:t>Comments</w:t>
            </w:r>
          </w:p>
        </w:tc>
      </w:tr>
      <w:tr w:rsidR="001D7841" w:rsidRPr="00C24189" w14:paraId="15480835" w14:textId="77777777" w:rsidTr="00E0019E">
        <w:trPr>
          <w:trHeight w:val="287"/>
        </w:trPr>
        <w:tc>
          <w:tcPr>
            <w:tcW w:w="2624" w:type="dxa"/>
            <w:vAlign w:val="bottom"/>
          </w:tcPr>
          <w:p w14:paraId="15480832" w14:textId="77777777" w:rsidR="001D7841" w:rsidRPr="00C24189" w:rsidRDefault="001D7841" w:rsidP="00E0019E">
            <w:pPr>
              <w:jc w:val="center"/>
              <w:rPr>
                <w:rFonts w:ascii="Calibri" w:hAnsi="Calibri"/>
                <w:sz w:val="18"/>
                <w:szCs w:val="18"/>
              </w:rPr>
            </w:pPr>
          </w:p>
        </w:tc>
        <w:tc>
          <w:tcPr>
            <w:tcW w:w="2625" w:type="dxa"/>
          </w:tcPr>
          <w:p w14:paraId="15480833" w14:textId="77777777" w:rsidR="001D7841" w:rsidRPr="00C24189" w:rsidRDefault="001D7841" w:rsidP="00E0019E">
            <w:pPr>
              <w:jc w:val="center"/>
              <w:rPr>
                <w:rFonts w:ascii="Calibri" w:hAnsi="Calibri"/>
                <w:sz w:val="18"/>
                <w:szCs w:val="18"/>
              </w:rPr>
            </w:pPr>
          </w:p>
        </w:tc>
        <w:tc>
          <w:tcPr>
            <w:tcW w:w="9124" w:type="dxa"/>
          </w:tcPr>
          <w:p w14:paraId="15480834" w14:textId="77777777" w:rsidR="001D7841" w:rsidRPr="00C24189" w:rsidRDefault="001D7841" w:rsidP="00E0019E">
            <w:pPr>
              <w:jc w:val="center"/>
              <w:rPr>
                <w:rFonts w:ascii="Calibri" w:hAnsi="Calibri"/>
                <w:sz w:val="18"/>
                <w:szCs w:val="18"/>
              </w:rPr>
            </w:pPr>
          </w:p>
        </w:tc>
      </w:tr>
    </w:tbl>
    <w:p w14:paraId="15480836" w14:textId="0BC7EE42" w:rsidR="000F1FD4" w:rsidRDefault="000F1FD4" w:rsidP="00C53136">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Style w:val="TableGrid"/>
        <w:tblpPr w:leftFromText="180" w:rightFromText="180" w:vertAnchor="text" w:tblpXSpec="right" w:tblpY="1"/>
        <w:tblOverlap w:val="never"/>
        <w:tblW w:w="14438" w:type="dxa"/>
        <w:tblLook w:val="04A0" w:firstRow="1" w:lastRow="0" w:firstColumn="1" w:lastColumn="0" w:noHBand="0" w:noVBand="1"/>
        <w:tblDescription w:val="Water heating Systems"/>
      </w:tblPr>
      <w:tblGrid>
        <w:gridCol w:w="785"/>
        <w:gridCol w:w="1047"/>
        <w:gridCol w:w="1123"/>
        <w:gridCol w:w="973"/>
        <w:gridCol w:w="880"/>
        <w:gridCol w:w="1292"/>
        <w:gridCol w:w="1050"/>
        <w:gridCol w:w="1044"/>
        <w:gridCol w:w="1119"/>
        <w:gridCol w:w="874"/>
        <w:gridCol w:w="971"/>
        <w:gridCol w:w="996"/>
        <w:gridCol w:w="1106"/>
        <w:gridCol w:w="1171"/>
        <w:gridCol w:w="7"/>
      </w:tblGrid>
      <w:tr w:rsidR="00B00674" w:rsidRPr="000638D1" w:rsidDel="00AB6B49" w14:paraId="498AB0F3" w14:textId="0921E77E" w:rsidTr="008451F9">
        <w:trPr>
          <w:trHeight w:val="437"/>
          <w:tblHeader/>
          <w:del w:id="75" w:author="Shewmaker, Michael@Energy" w:date="2022-01-13T18:00:00Z"/>
        </w:trPr>
        <w:tc>
          <w:tcPr>
            <w:tcW w:w="14438" w:type="dxa"/>
            <w:gridSpan w:val="15"/>
          </w:tcPr>
          <w:p w14:paraId="6EE65F4A" w14:textId="4EF8204A" w:rsidR="00B00674" w:rsidRPr="000638D1" w:rsidDel="00AB6B49" w:rsidRDefault="00B00674" w:rsidP="00B00674">
            <w:pPr>
              <w:keepNext/>
              <w:rPr>
                <w:del w:id="76" w:author="Shewmaker, Michael@Energy" w:date="2022-01-13T18:00:00Z"/>
                <w:rFonts w:ascii="Calibri" w:eastAsia="Calibri" w:hAnsi="Calibri"/>
                <w:b/>
                <w:sz w:val="18"/>
                <w:szCs w:val="18"/>
              </w:rPr>
            </w:pPr>
            <w:del w:id="77" w:author="Shewmaker, Michael@Energy" w:date="2022-01-13T18:00:00Z">
              <w:r w:rsidDel="00AB6B49">
                <w:rPr>
                  <w:rFonts w:ascii="Calibri" w:eastAsia="Calibri" w:hAnsi="Calibri"/>
                  <w:b/>
                  <w:sz w:val="18"/>
                  <w:szCs w:val="18"/>
                </w:rPr>
                <w:delText>L</w:delText>
              </w:r>
              <w:r w:rsidRPr="000638D1" w:rsidDel="00AB6B49">
                <w:rPr>
                  <w:rFonts w:ascii="Calibri" w:eastAsia="Calibri" w:hAnsi="Calibri"/>
                  <w:b/>
                  <w:sz w:val="18"/>
                  <w:szCs w:val="18"/>
                </w:rPr>
                <w:delText xml:space="preserve">. Water Heating Systems </w:delText>
              </w:r>
              <w:r w:rsidRPr="000638D1" w:rsidDel="00AB6B49">
                <w:rPr>
                  <w:rFonts w:ascii="Calibri" w:eastAsia="Calibri" w:hAnsi="Calibri"/>
                  <w:sz w:val="18"/>
                  <w:szCs w:val="18"/>
                </w:rPr>
                <w:delText>(Section 150.</w:delText>
              </w:r>
            </w:del>
            <w:del w:id="78" w:author="Shewmaker, Michael@Energy" w:date="2021-12-23T11:24:00Z">
              <w:r w:rsidRPr="000638D1" w:rsidDel="0021178C">
                <w:rPr>
                  <w:rFonts w:ascii="Calibri" w:eastAsia="Calibri" w:hAnsi="Calibri"/>
                  <w:sz w:val="18"/>
                  <w:szCs w:val="18"/>
                </w:rPr>
                <w:delText>1</w:delText>
              </w:r>
            </w:del>
            <w:del w:id="79" w:author="Shewmaker, Michael@Energy" w:date="2022-01-13T18:00:00Z">
              <w:r w:rsidRPr="000638D1" w:rsidDel="00AB6B49">
                <w:rPr>
                  <w:rFonts w:ascii="Calibri" w:eastAsia="Calibri" w:hAnsi="Calibri"/>
                  <w:sz w:val="18"/>
                  <w:szCs w:val="18"/>
                </w:rPr>
                <w:delText>(</w:delText>
              </w:r>
            </w:del>
            <w:del w:id="80" w:author="Shewmaker, Michael@Energy" w:date="2021-12-23T11:24:00Z">
              <w:r w:rsidRPr="000638D1" w:rsidDel="0021178C">
                <w:rPr>
                  <w:rFonts w:ascii="Calibri" w:eastAsia="Calibri" w:hAnsi="Calibri"/>
                  <w:sz w:val="18"/>
                  <w:szCs w:val="18"/>
                </w:rPr>
                <w:delText>c</w:delText>
              </w:r>
            </w:del>
            <w:del w:id="81" w:author="Shewmaker, Michael@Energy" w:date="2022-01-13T18:00:00Z">
              <w:r w:rsidRPr="000638D1" w:rsidDel="00AB6B49">
                <w:rPr>
                  <w:rFonts w:ascii="Calibri" w:eastAsia="Calibri" w:hAnsi="Calibri"/>
                  <w:sz w:val="18"/>
                  <w:szCs w:val="18"/>
                </w:rPr>
                <w:delText>)</w:delText>
              </w:r>
            </w:del>
            <w:del w:id="82" w:author="Shewmaker, Michael@Energy" w:date="2021-12-23T11:24:00Z">
              <w:r w:rsidRPr="000638D1" w:rsidDel="0021178C">
                <w:rPr>
                  <w:rFonts w:ascii="Calibri" w:eastAsia="Calibri" w:hAnsi="Calibri"/>
                  <w:sz w:val="18"/>
                  <w:szCs w:val="18"/>
                </w:rPr>
                <w:delText>8</w:delText>
              </w:r>
            </w:del>
            <w:del w:id="83" w:author="Shewmaker, Michael@Energy" w:date="2022-01-13T18:00:00Z">
              <w:r w:rsidRPr="000638D1" w:rsidDel="00AB6B49">
                <w:rPr>
                  <w:rFonts w:ascii="Calibri" w:eastAsia="Calibri" w:hAnsi="Calibri"/>
                  <w:sz w:val="18"/>
                  <w:szCs w:val="18"/>
                </w:rPr>
                <w:delText>)</w:delText>
              </w:r>
            </w:del>
          </w:p>
          <w:p w14:paraId="098835F5" w14:textId="5069E278" w:rsidR="00B00674" w:rsidRPr="000638D1" w:rsidDel="00AB6B49" w:rsidRDefault="00B00674" w:rsidP="00F63BC8">
            <w:pPr>
              <w:rPr>
                <w:del w:id="84" w:author="Shewmaker, Michael@Energy" w:date="2022-01-13T18:00:00Z"/>
                <w:rFonts w:ascii="Calibri" w:hAnsi="Calibri"/>
                <w:sz w:val="18"/>
                <w:szCs w:val="18"/>
              </w:rPr>
            </w:pPr>
            <w:del w:id="85" w:author="Shewmaker, Michael@Energy" w:date="2022-01-13T18:00:00Z">
              <w:r w:rsidRPr="000638D1" w:rsidDel="00AB6B49">
                <w:rPr>
                  <w:rFonts w:ascii="Calibri" w:eastAsia="Calibri" w:hAnsi="Calibri"/>
                  <w:sz w:val="18"/>
                  <w:szCs w:val="18"/>
                </w:rPr>
                <w:delText>List water heaters and boilers for both domestic hot water (DHW) heaters and hydronic space heating.</w:delText>
              </w:r>
            </w:del>
          </w:p>
        </w:tc>
      </w:tr>
      <w:tr w:rsidR="00B00674" w:rsidRPr="004A470C" w:rsidDel="00AB6B49" w14:paraId="54470840" w14:textId="079057A9" w:rsidTr="00E0019E">
        <w:trPr>
          <w:gridAfter w:val="1"/>
          <w:wAfter w:w="7" w:type="dxa"/>
          <w:trHeight w:val="225"/>
          <w:del w:id="86" w:author="Shewmaker, Michael@Energy" w:date="2022-01-13T18:00:00Z"/>
        </w:trPr>
        <w:tc>
          <w:tcPr>
            <w:tcW w:w="785" w:type="dxa"/>
            <w:vAlign w:val="center"/>
          </w:tcPr>
          <w:p w14:paraId="68B335EA" w14:textId="34E7A59E" w:rsidR="00B00674" w:rsidRPr="004A470C" w:rsidDel="00AB6B49" w:rsidRDefault="00B00674" w:rsidP="00B00674">
            <w:pPr>
              <w:jc w:val="center"/>
              <w:rPr>
                <w:del w:id="87" w:author="Shewmaker, Michael@Energy" w:date="2022-01-13T18:00:00Z"/>
                <w:rFonts w:ascii="Calibri" w:hAnsi="Calibri"/>
                <w:sz w:val="18"/>
              </w:rPr>
            </w:pPr>
            <w:del w:id="88" w:author="Shewmaker, Michael@Energy" w:date="2022-01-13T18:00:00Z">
              <w:r w:rsidRPr="004A470C" w:rsidDel="00AB6B49">
                <w:rPr>
                  <w:rFonts w:ascii="Calibri" w:hAnsi="Calibri"/>
                  <w:sz w:val="18"/>
                </w:rPr>
                <w:delText>01</w:delText>
              </w:r>
            </w:del>
          </w:p>
        </w:tc>
        <w:tc>
          <w:tcPr>
            <w:tcW w:w="1047" w:type="dxa"/>
          </w:tcPr>
          <w:p w14:paraId="3E283178" w14:textId="0B282414" w:rsidR="00B00674" w:rsidRPr="004A470C" w:rsidDel="00AB6B49" w:rsidRDefault="00B00674" w:rsidP="00B00674">
            <w:pPr>
              <w:jc w:val="center"/>
              <w:rPr>
                <w:del w:id="89" w:author="Shewmaker, Michael@Energy" w:date="2022-01-13T18:00:00Z"/>
                <w:rFonts w:ascii="Calibri" w:hAnsi="Calibri"/>
                <w:sz w:val="18"/>
              </w:rPr>
            </w:pPr>
            <w:del w:id="90" w:author="Shewmaker, Michael@Energy" w:date="2022-01-13T18:00:00Z">
              <w:r w:rsidRPr="004A470C" w:rsidDel="00AB6B49">
                <w:rPr>
                  <w:rFonts w:ascii="Calibri" w:hAnsi="Calibri"/>
                  <w:sz w:val="18"/>
                </w:rPr>
                <w:delText>02</w:delText>
              </w:r>
            </w:del>
          </w:p>
        </w:tc>
        <w:tc>
          <w:tcPr>
            <w:tcW w:w="1123" w:type="dxa"/>
            <w:vAlign w:val="center"/>
          </w:tcPr>
          <w:p w14:paraId="26FE8BCE" w14:textId="080D59EB" w:rsidR="00B00674" w:rsidRPr="004A470C" w:rsidDel="00AB6B49" w:rsidRDefault="00B00674" w:rsidP="00B00674">
            <w:pPr>
              <w:jc w:val="center"/>
              <w:rPr>
                <w:del w:id="91" w:author="Shewmaker, Michael@Energy" w:date="2022-01-13T18:00:00Z"/>
                <w:rFonts w:ascii="Calibri" w:hAnsi="Calibri"/>
                <w:sz w:val="18"/>
              </w:rPr>
            </w:pPr>
            <w:del w:id="92" w:author="Shewmaker, Michael@Energy" w:date="2022-01-13T18:00:00Z">
              <w:r w:rsidRPr="004A470C" w:rsidDel="00AB6B49">
                <w:rPr>
                  <w:rFonts w:ascii="Calibri" w:hAnsi="Calibri"/>
                  <w:sz w:val="18"/>
                </w:rPr>
                <w:delText>03</w:delText>
              </w:r>
            </w:del>
          </w:p>
        </w:tc>
        <w:tc>
          <w:tcPr>
            <w:tcW w:w="973" w:type="dxa"/>
          </w:tcPr>
          <w:p w14:paraId="0E46350E" w14:textId="2EEE1D92" w:rsidR="00B00674" w:rsidRPr="0021178C" w:rsidDel="00AB6B49" w:rsidRDefault="00B00674" w:rsidP="00B00674">
            <w:pPr>
              <w:jc w:val="center"/>
              <w:rPr>
                <w:del w:id="93" w:author="Shewmaker, Michael@Energy" w:date="2022-01-13T18:00:00Z"/>
                <w:rFonts w:ascii="Calibri" w:hAnsi="Calibri"/>
                <w:sz w:val="18"/>
                <w:highlight w:val="yellow"/>
                <w:rPrChange w:id="94" w:author="Shewmaker, Michael@Energy" w:date="2021-12-23T11:25:00Z">
                  <w:rPr>
                    <w:del w:id="95" w:author="Shewmaker, Michael@Energy" w:date="2022-01-13T18:00:00Z"/>
                    <w:rFonts w:ascii="Calibri" w:hAnsi="Calibri"/>
                    <w:sz w:val="18"/>
                  </w:rPr>
                </w:rPrChange>
              </w:rPr>
            </w:pPr>
            <w:del w:id="96" w:author="Shewmaker, Michael@Energy" w:date="2022-01-13T18:00:00Z">
              <w:r w:rsidRPr="0021178C" w:rsidDel="00AB6B49">
                <w:rPr>
                  <w:rFonts w:ascii="Calibri" w:hAnsi="Calibri"/>
                  <w:sz w:val="18"/>
                  <w:highlight w:val="yellow"/>
                  <w:rPrChange w:id="97" w:author="Shewmaker, Michael@Energy" w:date="2021-12-23T11:25:00Z">
                    <w:rPr>
                      <w:rFonts w:ascii="Calibri" w:hAnsi="Calibri"/>
                      <w:sz w:val="18"/>
                    </w:rPr>
                  </w:rPrChange>
                </w:rPr>
                <w:delText>04</w:delText>
              </w:r>
            </w:del>
          </w:p>
        </w:tc>
        <w:tc>
          <w:tcPr>
            <w:tcW w:w="880" w:type="dxa"/>
          </w:tcPr>
          <w:p w14:paraId="366E1E0C" w14:textId="6489C5A3" w:rsidR="00B00674" w:rsidRPr="0021178C" w:rsidDel="00AB6B49" w:rsidRDefault="00B00674" w:rsidP="00B00674">
            <w:pPr>
              <w:jc w:val="center"/>
              <w:rPr>
                <w:del w:id="98" w:author="Shewmaker, Michael@Energy" w:date="2022-01-13T18:00:00Z"/>
                <w:rFonts w:ascii="Calibri" w:hAnsi="Calibri"/>
                <w:sz w:val="18"/>
                <w:highlight w:val="yellow"/>
                <w:rPrChange w:id="99" w:author="Shewmaker, Michael@Energy" w:date="2021-12-23T11:25:00Z">
                  <w:rPr>
                    <w:del w:id="100" w:author="Shewmaker, Michael@Energy" w:date="2022-01-13T18:00:00Z"/>
                    <w:rFonts w:ascii="Calibri" w:hAnsi="Calibri"/>
                    <w:sz w:val="18"/>
                  </w:rPr>
                </w:rPrChange>
              </w:rPr>
            </w:pPr>
            <w:del w:id="101" w:author="Shewmaker, Michael@Energy" w:date="2022-01-13T18:00:00Z">
              <w:r w:rsidRPr="0021178C" w:rsidDel="00AB6B49">
                <w:rPr>
                  <w:rFonts w:ascii="Calibri" w:hAnsi="Calibri"/>
                  <w:sz w:val="18"/>
                  <w:highlight w:val="yellow"/>
                  <w:rPrChange w:id="102" w:author="Shewmaker, Michael@Energy" w:date="2021-12-23T11:25:00Z">
                    <w:rPr>
                      <w:rFonts w:ascii="Calibri" w:hAnsi="Calibri"/>
                      <w:sz w:val="18"/>
                    </w:rPr>
                  </w:rPrChange>
                </w:rPr>
                <w:delText>05</w:delText>
              </w:r>
            </w:del>
          </w:p>
        </w:tc>
        <w:tc>
          <w:tcPr>
            <w:tcW w:w="1292" w:type="dxa"/>
            <w:vAlign w:val="center"/>
          </w:tcPr>
          <w:p w14:paraId="39838289" w14:textId="2507BCFF" w:rsidR="00B00674" w:rsidRPr="004A470C" w:rsidDel="00AB6B49" w:rsidRDefault="00B00674" w:rsidP="00B00674">
            <w:pPr>
              <w:jc w:val="center"/>
              <w:rPr>
                <w:del w:id="103" w:author="Shewmaker, Michael@Energy" w:date="2022-01-13T18:00:00Z"/>
                <w:rFonts w:ascii="Calibri" w:hAnsi="Calibri"/>
                <w:sz w:val="18"/>
              </w:rPr>
            </w:pPr>
            <w:del w:id="104" w:author="Shewmaker, Michael@Energy" w:date="2022-01-13T18:00:00Z">
              <w:r w:rsidRPr="004A470C" w:rsidDel="00AB6B49">
                <w:rPr>
                  <w:rFonts w:ascii="Calibri" w:hAnsi="Calibri"/>
                  <w:sz w:val="18"/>
                </w:rPr>
                <w:delText>06</w:delText>
              </w:r>
            </w:del>
          </w:p>
        </w:tc>
        <w:tc>
          <w:tcPr>
            <w:tcW w:w="1050" w:type="dxa"/>
            <w:vAlign w:val="center"/>
          </w:tcPr>
          <w:p w14:paraId="053382E3" w14:textId="1BBCDF15" w:rsidR="00B00674" w:rsidRPr="004A470C" w:rsidDel="00AB6B49" w:rsidRDefault="00B00674" w:rsidP="00B00674">
            <w:pPr>
              <w:jc w:val="center"/>
              <w:rPr>
                <w:del w:id="105" w:author="Shewmaker, Michael@Energy" w:date="2022-01-13T18:00:00Z"/>
                <w:rFonts w:ascii="Calibri" w:hAnsi="Calibri"/>
                <w:sz w:val="18"/>
              </w:rPr>
            </w:pPr>
            <w:del w:id="106" w:author="Shewmaker, Michael@Energy" w:date="2022-01-13T18:00:00Z">
              <w:r w:rsidRPr="004A470C" w:rsidDel="00AB6B49">
                <w:rPr>
                  <w:rFonts w:ascii="Calibri" w:hAnsi="Calibri"/>
                  <w:sz w:val="18"/>
                </w:rPr>
                <w:delText>07</w:delText>
              </w:r>
            </w:del>
          </w:p>
        </w:tc>
        <w:tc>
          <w:tcPr>
            <w:tcW w:w="1044" w:type="dxa"/>
            <w:vAlign w:val="center"/>
          </w:tcPr>
          <w:p w14:paraId="2430EC06" w14:textId="67B992A5" w:rsidR="00B00674" w:rsidRPr="004A470C" w:rsidDel="00AB6B49" w:rsidRDefault="00B00674" w:rsidP="00B00674">
            <w:pPr>
              <w:jc w:val="center"/>
              <w:rPr>
                <w:del w:id="107" w:author="Shewmaker, Michael@Energy" w:date="2022-01-13T18:00:00Z"/>
                <w:rFonts w:ascii="Calibri" w:hAnsi="Calibri"/>
                <w:sz w:val="18"/>
              </w:rPr>
            </w:pPr>
            <w:del w:id="108" w:author="Shewmaker, Michael@Energy" w:date="2022-01-13T18:00:00Z">
              <w:r w:rsidRPr="004A470C" w:rsidDel="00AB6B49">
                <w:rPr>
                  <w:rFonts w:ascii="Calibri" w:hAnsi="Calibri"/>
                  <w:sz w:val="18"/>
                </w:rPr>
                <w:delText>08</w:delText>
              </w:r>
            </w:del>
          </w:p>
        </w:tc>
        <w:tc>
          <w:tcPr>
            <w:tcW w:w="1119" w:type="dxa"/>
            <w:vAlign w:val="center"/>
          </w:tcPr>
          <w:p w14:paraId="03DB6672" w14:textId="6DAA7619" w:rsidR="00B00674" w:rsidRPr="004A470C" w:rsidDel="00AB6B49" w:rsidRDefault="00B00674" w:rsidP="00B00674">
            <w:pPr>
              <w:jc w:val="center"/>
              <w:rPr>
                <w:del w:id="109" w:author="Shewmaker, Michael@Energy" w:date="2022-01-13T18:00:00Z"/>
                <w:rFonts w:ascii="Calibri" w:hAnsi="Calibri"/>
                <w:sz w:val="18"/>
              </w:rPr>
            </w:pPr>
            <w:del w:id="110" w:author="Shewmaker, Michael@Energy" w:date="2022-01-13T18:00:00Z">
              <w:r w:rsidRPr="004A470C" w:rsidDel="00AB6B49">
                <w:rPr>
                  <w:rFonts w:ascii="Calibri" w:hAnsi="Calibri"/>
                  <w:sz w:val="18"/>
                </w:rPr>
                <w:delText>09</w:delText>
              </w:r>
            </w:del>
          </w:p>
        </w:tc>
        <w:tc>
          <w:tcPr>
            <w:tcW w:w="874" w:type="dxa"/>
            <w:vAlign w:val="center"/>
          </w:tcPr>
          <w:p w14:paraId="12F5C2BD" w14:textId="68D25E68" w:rsidR="00B00674" w:rsidRPr="004A470C" w:rsidDel="00AB6B49" w:rsidRDefault="00B00674" w:rsidP="00B00674">
            <w:pPr>
              <w:jc w:val="center"/>
              <w:rPr>
                <w:del w:id="111" w:author="Shewmaker, Michael@Energy" w:date="2022-01-13T18:00:00Z"/>
                <w:rFonts w:ascii="Calibri" w:hAnsi="Calibri"/>
                <w:sz w:val="18"/>
              </w:rPr>
            </w:pPr>
            <w:del w:id="112" w:author="Shewmaker, Michael@Energy" w:date="2022-01-13T18:00:00Z">
              <w:r w:rsidRPr="004A470C" w:rsidDel="00AB6B49">
                <w:rPr>
                  <w:rFonts w:ascii="Calibri" w:hAnsi="Calibri"/>
                  <w:sz w:val="18"/>
                </w:rPr>
                <w:delText>10</w:delText>
              </w:r>
            </w:del>
          </w:p>
        </w:tc>
        <w:tc>
          <w:tcPr>
            <w:tcW w:w="971" w:type="dxa"/>
          </w:tcPr>
          <w:p w14:paraId="793C7D49" w14:textId="6BE961E8" w:rsidR="00B00674" w:rsidRPr="004A470C" w:rsidDel="00AB6B49" w:rsidRDefault="00B00674" w:rsidP="00B00674">
            <w:pPr>
              <w:jc w:val="center"/>
              <w:rPr>
                <w:del w:id="113" w:author="Shewmaker, Michael@Energy" w:date="2022-01-13T18:00:00Z"/>
                <w:rFonts w:ascii="Calibri" w:hAnsi="Calibri"/>
                <w:sz w:val="18"/>
              </w:rPr>
            </w:pPr>
            <w:del w:id="114" w:author="Shewmaker, Michael@Energy" w:date="2022-01-13T18:00:00Z">
              <w:r w:rsidRPr="004A470C" w:rsidDel="00AB6B49">
                <w:rPr>
                  <w:rFonts w:ascii="Calibri" w:hAnsi="Calibri"/>
                  <w:sz w:val="18"/>
                </w:rPr>
                <w:delText>11</w:delText>
              </w:r>
            </w:del>
          </w:p>
        </w:tc>
        <w:tc>
          <w:tcPr>
            <w:tcW w:w="996" w:type="dxa"/>
            <w:vAlign w:val="center"/>
          </w:tcPr>
          <w:p w14:paraId="209F554E" w14:textId="73FC56CD" w:rsidR="00B00674" w:rsidRPr="004A470C" w:rsidDel="00AB6B49" w:rsidRDefault="00B00674" w:rsidP="00B00674">
            <w:pPr>
              <w:jc w:val="center"/>
              <w:rPr>
                <w:del w:id="115" w:author="Shewmaker, Michael@Energy" w:date="2022-01-13T18:00:00Z"/>
                <w:rFonts w:ascii="Calibri" w:hAnsi="Calibri"/>
                <w:sz w:val="18"/>
              </w:rPr>
            </w:pPr>
            <w:del w:id="116" w:author="Shewmaker, Michael@Energy" w:date="2022-01-13T18:00:00Z">
              <w:r w:rsidRPr="004A470C" w:rsidDel="00AB6B49">
                <w:rPr>
                  <w:rFonts w:ascii="Calibri" w:hAnsi="Calibri"/>
                  <w:sz w:val="18"/>
                </w:rPr>
                <w:delText>12</w:delText>
              </w:r>
            </w:del>
          </w:p>
        </w:tc>
        <w:tc>
          <w:tcPr>
            <w:tcW w:w="1106" w:type="dxa"/>
            <w:vAlign w:val="center"/>
          </w:tcPr>
          <w:p w14:paraId="1B984783" w14:textId="7AA342DF" w:rsidR="00B00674" w:rsidRPr="004A470C" w:rsidDel="00AB6B49" w:rsidRDefault="00B00674" w:rsidP="00B00674">
            <w:pPr>
              <w:jc w:val="center"/>
              <w:rPr>
                <w:del w:id="117" w:author="Shewmaker, Michael@Energy" w:date="2022-01-13T18:00:00Z"/>
                <w:rFonts w:ascii="Calibri" w:hAnsi="Calibri"/>
                <w:sz w:val="18"/>
              </w:rPr>
            </w:pPr>
            <w:del w:id="118" w:author="Shewmaker, Michael@Energy" w:date="2022-01-13T18:00:00Z">
              <w:r w:rsidRPr="004A470C" w:rsidDel="00AB6B49">
                <w:rPr>
                  <w:rFonts w:ascii="Calibri" w:hAnsi="Calibri"/>
                  <w:sz w:val="18"/>
                </w:rPr>
                <w:delText>13</w:delText>
              </w:r>
            </w:del>
          </w:p>
        </w:tc>
        <w:tc>
          <w:tcPr>
            <w:tcW w:w="1171" w:type="dxa"/>
            <w:vAlign w:val="center"/>
          </w:tcPr>
          <w:p w14:paraId="3BFC2C94" w14:textId="6E8BE300" w:rsidR="00B00674" w:rsidRPr="004A470C" w:rsidDel="00AB6B49" w:rsidRDefault="00B00674" w:rsidP="00B00674">
            <w:pPr>
              <w:jc w:val="center"/>
              <w:rPr>
                <w:del w:id="119" w:author="Shewmaker, Michael@Energy" w:date="2022-01-13T18:00:00Z"/>
                <w:rFonts w:ascii="Calibri" w:hAnsi="Calibri"/>
                <w:sz w:val="18"/>
              </w:rPr>
            </w:pPr>
            <w:del w:id="120" w:author="Shewmaker, Michael@Energy" w:date="2022-01-13T18:00:00Z">
              <w:r w:rsidRPr="004A470C" w:rsidDel="00AB6B49">
                <w:rPr>
                  <w:rFonts w:ascii="Calibri" w:hAnsi="Calibri"/>
                  <w:sz w:val="18"/>
                </w:rPr>
                <w:delText>14</w:delText>
              </w:r>
            </w:del>
          </w:p>
        </w:tc>
      </w:tr>
      <w:tr w:rsidR="00B00674" w:rsidRPr="004A470C" w:rsidDel="00AB6B49" w14:paraId="5512346C" w14:textId="6ECE2CC1" w:rsidTr="00E0019E">
        <w:trPr>
          <w:gridAfter w:val="1"/>
          <w:wAfter w:w="7" w:type="dxa"/>
          <w:trHeight w:val="873"/>
          <w:del w:id="121" w:author="Shewmaker, Michael@Energy" w:date="2022-01-13T18:00:00Z"/>
        </w:trPr>
        <w:tc>
          <w:tcPr>
            <w:tcW w:w="785" w:type="dxa"/>
            <w:vAlign w:val="bottom"/>
          </w:tcPr>
          <w:p w14:paraId="44145AF6" w14:textId="0849247A" w:rsidR="00B00674" w:rsidRPr="004A470C" w:rsidDel="00AB6B49" w:rsidRDefault="00B00674" w:rsidP="00B00674">
            <w:pPr>
              <w:jc w:val="center"/>
              <w:rPr>
                <w:del w:id="122" w:author="Shewmaker, Michael@Energy" w:date="2022-01-13T18:00:00Z"/>
                <w:rFonts w:ascii="Calibri" w:hAnsi="Calibri"/>
                <w:sz w:val="18"/>
                <w:szCs w:val="18"/>
              </w:rPr>
            </w:pPr>
            <w:del w:id="123" w:author="Shewmaker, Michael@Energy" w:date="2022-01-13T18:00:00Z">
              <w:r w:rsidRPr="004A470C" w:rsidDel="00AB6B49">
                <w:rPr>
                  <w:rFonts w:ascii="Calibri" w:hAnsi="Calibri"/>
                  <w:sz w:val="18"/>
                  <w:szCs w:val="18"/>
                </w:rPr>
                <w:delText>Water Heating System ID or Name</w:delText>
              </w:r>
            </w:del>
          </w:p>
        </w:tc>
        <w:tc>
          <w:tcPr>
            <w:tcW w:w="1047" w:type="dxa"/>
            <w:vAlign w:val="bottom"/>
          </w:tcPr>
          <w:p w14:paraId="5BF275CB" w14:textId="6DD1FE35" w:rsidR="00B00674" w:rsidRPr="004A470C" w:rsidDel="00AB6B49" w:rsidRDefault="00B00674" w:rsidP="00B00674">
            <w:pPr>
              <w:jc w:val="center"/>
              <w:rPr>
                <w:del w:id="124" w:author="Shewmaker, Michael@Energy" w:date="2022-01-13T18:00:00Z"/>
                <w:rFonts w:ascii="Calibri" w:hAnsi="Calibri"/>
                <w:sz w:val="18"/>
                <w:szCs w:val="18"/>
              </w:rPr>
            </w:pPr>
            <w:del w:id="125" w:author="Shewmaker, Michael@Energy" w:date="2022-01-13T18:00:00Z">
              <w:r w:rsidRPr="004A470C" w:rsidDel="00AB6B49">
                <w:rPr>
                  <w:rFonts w:ascii="Calibri" w:hAnsi="Calibri"/>
                  <w:sz w:val="18"/>
                  <w:szCs w:val="18"/>
                </w:rPr>
                <w:delText>Water Heating System Type</w:delText>
              </w:r>
            </w:del>
          </w:p>
        </w:tc>
        <w:tc>
          <w:tcPr>
            <w:tcW w:w="1123" w:type="dxa"/>
            <w:vAlign w:val="bottom"/>
          </w:tcPr>
          <w:p w14:paraId="7F9DD232" w14:textId="4F79712F" w:rsidR="00B00674" w:rsidRPr="004A470C" w:rsidDel="00AB6B49" w:rsidRDefault="00B00674" w:rsidP="00B00674">
            <w:pPr>
              <w:jc w:val="center"/>
              <w:rPr>
                <w:del w:id="126" w:author="Shewmaker, Michael@Energy" w:date="2022-01-13T18:00:00Z"/>
                <w:rFonts w:ascii="Calibri" w:hAnsi="Calibri"/>
                <w:sz w:val="18"/>
                <w:szCs w:val="18"/>
              </w:rPr>
            </w:pPr>
            <w:del w:id="127" w:author="Shewmaker, Michael@Energy" w:date="2022-01-13T18:00:00Z">
              <w:r w:rsidRPr="004A470C" w:rsidDel="00AB6B49">
                <w:rPr>
                  <w:rFonts w:ascii="Calibri" w:hAnsi="Calibri"/>
                  <w:sz w:val="18"/>
                  <w:szCs w:val="18"/>
                </w:rPr>
                <w:delText>System Option (from §150.1(c)8)</w:delText>
              </w:r>
            </w:del>
          </w:p>
        </w:tc>
        <w:tc>
          <w:tcPr>
            <w:tcW w:w="973" w:type="dxa"/>
            <w:vAlign w:val="bottom"/>
          </w:tcPr>
          <w:p w14:paraId="6495C61E" w14:textId="7C3A40B7" w:rsidR="00B00674" w:rsidRPr="0021178C" w:rsidDel="00AB6B49" w:rsidRDefault="00B00674" w:rsidP="00B00674">
            <w:pPr>
              <w:jc w:val="center"/>
              <w:rPr>
                <w:del w:id="128" w:author="Shewmaker, Michael@Energy" w:date="2022-01-13T18:00:00Z"/>
                <w:rFonts w:ascii="Calibri" w:hAnsi="Calibri"/>
                <w:sz w:val="18"/>
                <w:szCs w:val="18"/>
                <w:highlight w:val="yellow"/>
                <w:rPrChange w:id="129" w:author="Shewmaker, Michael@Energy" w:date="2021-12-23T11:25:00Z">
                  <w:rPr>
                    <w:del w:id="130" w:author="Shewmaker, Michael@Energy" w:date="2022-01-13T18:00:00Z"/>
                    <w:rFonts w:ascii="Calibri" w:hAnsi="Calibri"/>
                    <w:sz w:val="18"/>
                    <w:szCs w:val="18"/>
                  </w:rPr>
                </w:rPrChange>
              </w:rPr>
            </w:pPr>
            <w:del w:id="131" w:author="Shewmaker, Michael@Energy" w:date="2022-01-13T18:00:00Z">
              <w:r w:rsidRPr="0021178C" w:rsidDel="00AB6B49">
                <w:rPr>
                  <w:rFonts w:ascii="Calibri" w:hAnsi="Calibri"/>
                  <w:sz w:val="18"/>
                  <w:szCs w:val="18"/>
                  <w:highlight w:val="yellow"/>
                  <w:rPrChange w:id="132" w:author="Shewmaker, Michael@Energy" w:date="2021-12-23T11:25:00Z">
                    <w:rPr>
                      <w:rFonts w:ascii="Calibri" w:hAnsi="Calibri"/>
                      <w:sz w:val="18"/>
                      <w:szCs w:val="18"/>
                    </w:rPr>
                  </w:rPrChange>
                </w:rPr>
                <w:delText># of Dwelling Units in System</w:delText>
              </w:r>
            </w:del>
          </w:p>
        </w:tc>
        <w:tc>
          <w:tcPr>
            <w:tcW w:w="880" w:type="dxa"/>
            <w:vAlign w:val="bottom"/>
          </w:tcPr>
          <w:p w14:paraId="60DE53C6" w14:textId="2C4114A0" w:rsidR="00B00674" w:rsidRPr="0021178C" w:rsidDel="00AB6B49" w:rsidRDefault="00B00674" w:rsidP="00B00674">
            <w:pPr>
              <w:jc w:val="center"/>
              <w:rPr>
                <w:del w:id="133" w:author="Shewmaker, Michael@Energy" w:date="2022-01-13T18:00:00Z"/>
                <w:rFonts w:ascii="Calibri" w:hAnsi="Calibri"/>
                <w:sz w:val="18"/>
                <w:szCs w:val="18"/>
                <w:highlight w:val="yellow"/>
                <w:rPrChange w:id="134" w:author="Shewmaker, Michael@Energy" w:date="2021-12-23T11:25:00Z">
                  <w:rPr>
                    <w:del w:id="135" w:author="Shewmaker, Michael@Energy" w:date="2022-01-13T18:00:00Z"/>
                    <w:rFonts w:ascii="Calibri" w:hAnsi="Calibri"/>
                    <w:sz w:val="18"/>
                    <w:szCs w:val="18"/>
                  </w:rPr>
                </w:rPrChange>
              </w:rPr>
            </w:pPr>
            <w:del w:id="136" w:author="Shewmaker, Michael@Energy" w:date="2022-01-13T18:00:00Z">
              <w:r w:rsidRPr="0021178C" w:rsidDel="00AB6B49">
                <w:rPr>
                  <w:rFonts w:ascii="Calibri" w:hAnsi="Calibri"/>
                  <w:sz w:val="18"/>
                  <w:szCs w:val="18"/>
                  <w:highlight w:val="yellow"/>
                  <w:rPrChange w:id="137" w:author="Shewmaker, Michael@Energy" w:date="2021-12-23T11:25:00Z">
                    <w:rPr>
                      <w:rFonts w:ascii="Calibri" w:hAnsi="Calibri"/>
                      <w:sz w:val="18"/>
                      <w:szCs w:val="18"/>
                    </w:rPr>
                  </w:rPrChange>
                </w:rPr>
                <w:delText># of Recir Loops</w:delText>
              </w:r>
            </w:del>
          </w:p>
        </w:tc>
        <w:tc>
          <w:tcPr>
            <w:tcW w:w="1292" w:type="dxa"/>
            <w:vAlign w:val="bottom"/>
          </w:tcPr>
          <w:p w14:paraId="4C40BBD4" w14:textId="20DEC8A9" w:rsidR="00B00674" w:rsidRPr="004A470C" w:rsidDel="00AB6B49" w:rsidRDefault="00B00674" w:rsidP="00B00674">
            <w:pPr>
              <w:jc w:val="center"/>
              <w:rPr>
                <w:del w:id="138" w:author="Shewmaker, Michael@Energy" w:date="2022-01-13T18:00:00Z"/>
                <w:rFonts w:ascii="Calibri" w:hAnsi="Calibri"/>
                <w:sz w:val="18"/>
                <w:szCs w:val="18"/>
              </w:rPr>
            </w:pPr>
            <w:del w:id="139" w:author="Shewmaker, Michael@Energy" w:date="2022-01-13T18:00:00Z">
              <w:r w:rsidRPr="004A470C" w:rsidDel="00AB6B49">
                <w:rPr>
                  <w:rFonts w:ascii="Calibri" w:hAnsi="Calibri"/>
                  <w:sz w:val="18"/>
                  <w:szCs w:val="18"/>
                </w:rPr>
                <w:delText>Water Heater Type</w:delText>
              </w:r>
            </w:del>
          </w:p>
        </w:tc>
        <w:tc>
          <w:tcPr>
            <w:tcW w:w="1050" w:type="dxa"/>
            <w:vAlign w:val="bottom"/>
          </w:tcPr>
          <w:p w14:paraId="6A72993E" w14:textId="21946339" w:rsidR="00B00674" w:rsidRPr="004A470C" w:rsidDel="00AB6B49" w:rsidRDefault="00B00674" w:rsidP="00B00674">
            <w:pPr>
              <w:jc w:val="center"/>
              <w:rPr>
                <w:del w:id="140" w:author="Shewmaker, Michael@Energy" w:date="2022-01-13T18:00:00Z"/>
                <w:rFonts w:ascii="Calibri" w:hAnsi="Calibri"/>
                <w:sz w:val="18"/>
                <w:szCs w:val="18"/>
              </w:rPr>
            </w:pPr>
            <w:del w:id="141" w:author="Shewmaker, Michael@Energy" w:date="2022-01-13T18:00:00Z">
              <w:r w:rsidRPr="004A470C" w:rsidDel="00AB6B49">
                <w:rPr>
                  <w:rFonts w:ascii="Calibri" w:hAnsi="Calibri"/>
                  <w:sz w:val="18"/>
                  <w:szCs w:val="18"/>
                </w:rPr>
                <w:delText>Volume</w:delText>
              </w:r>
            </w:del>
          </w:p>
        </w:tc>
        <w:tc>
          <w:tcPr>
            <w:tcW w:w="1044" w:type="dxa"/>
            <w:vAlign w:val="bottom"/>
          </w:tcPr>
          <w:p w14:paraId="496DC893" w14:textId="63D6D85E" w:rsidR="00B00674" w:rsidRPr="004A470C" w:rsidDel="00AB6B49" w:rsidRDefault="00B00674" w:rsidP="00B00674">
            <w:pPr>
              <w:jc w:val="center"/>
              <w:rPr>
                <w:del w:id="142" w:author="Shewmaker, Michael@Energy" w:date="2022-01-13T18:00:00Z"/>
                <w:rFonts w:ascii="Calibri" w:hAnsi="Calibri"/>
                <w:sz w:val="18"/>
                <w:szCs w:val="18"/>
              </w:rPr>
            </w:pPr>
            <w:del w:id="143" w:author="Shewmaker, Michael@Energy" w:date="2022-01-13T18:00:00Z">
              <w:r w:rsidRPr="004A470C" w:rsidDel="00AB6B49">
                <w:rPr>
                  <w:rFonts w:ascii="Calibri" w:hAnsi="Calibri"/>
                  <w:sz w:val="18"/>
                  <w:szCs w:val="18"/>
                </w:rPr>
                <w:delText>Fuel Type</w:delText>
              </w:r>
            </w:del>
          </w:p>
        </w:tc>
        <w:tc>
          <w:tcPr>
            <w:tcW w:w="1119" w:type="dxa"/>
            <w:vAlign w:val="bottom"/>
          </w:tcPr>
          <w:p w14:paraId="13B47C35" w14:textId="2209881F" w:rsidR="00B00674" w:rsidRPr="004A470C" w:rsidDel="00AB6B49" w:rsidRDefault="00B00674" w:rsidP="00B00674">
            <w:pPr>
              <w:jc w:val="center"/>
              <w:rPr>
                <w:del w:id="144" w:author="Shewmaker, Michael@Energy" w:date="2022-01-13T18:00:00Z"/>
                <w:rFonts w:ascii="Calibri" w:hAnsi="Calibri"/>
                <w:sz w:val="18"/>
                <w:szCs w:val="18"/>
              </w:rPr>
            </w:pPr>
            <w:del w:id="145" w:author="Shewmaker, Michael@Energy" w:date="2022-01-13T18:00:00Z">
              <w:r w:rsidRPr="004A470C" w:rsidDel="00AB6B49">
                <w:rPr>
                  <w:rFonts w:ascii="Calibri" w:hAnsi="Calibri"/>
                  <w:sz w:val="18"/>
                  <w:szCs w:val="18"/>
                </w:rPr>
                <w:delText># of Water Heaters in System</w:delText>
              </w:r>
            </w:del>
          </w:p>
        </w:tc>
        <w:tc>
          <w:tcPr>
            <w:tcW w:w="874" w:type="dxa"/>
            <w:vAlign w:val="bottom"/>
          </w:tcPr>
          <w:p w14:paraId="0E0DB7B4" w14:textId="3F023D7A" w:rsidR="00B00674" w:rsidRPr="004A470C" w:rsidDel="00AB6B49" w:rsidRDefault="00B00674" w:rsidP="00B00674">
            <w:pPr>
              <w:jc w:val="center"/>
              <w:rPr>
                <w:del w:id="146" w:author="Shewmaker, Michael@Energy" w:date="2022-01-13T18:00:00Z"/>
                <w:rFonts w:ascii="Calibri" w:hAnsi="Calibri"/>
                <w:sz w:val="18"/>
                <w:szCs w:val="18"/>
              </w:rPr>
            </w:pPr>
            <w:del w:id="147" w:author="Shewmaker, Michael@Energy" w:date="2022-01-13T18:00:00Z">
              <w:r w:rsidRPr="004A470C" w:rsidDel="00AB6B49">
                <w:rPr>
                  <w:rFonts w:ascii="Calibri" w:hAnsi="Calibri"/>
                  <w:sz w:val="18"/>
                  <w:szCs w:val="18"/>
                </w:rPr>
                <w:delText>Rated Input (Range)</w:delText>
              </w:r>
            </w:del>
          </w:p>
        </w:tc>
        <w:tc>
          <w:tcPr>
            <w:tcW w:w="971" w:type="dxa"/>
            <w:vAlign w:val="bottom"/>
          </w:tcPr>
          <w:p w14:paraId="3F4D1B94" w14:textId="38EB420A" w:rsidR="00B00674" w:rsidRPr="004A470C" w:rsidDel="00AB6B49" w:rsidRDefault="00B00674" w:rsidP="00B00674">
            <w:pPr>
              <w:jc w:val="center"/>
              <w:rPr>
                <w:del w:id="148" w:author="Shewmaker, Michael@Energy" w:date="2022-01-13T18:00:00Z"/>
                <w:rFonts w:ascii="Calibri" w:hAnsi="Calibri"/>
                <w:sz w:val="18"/>
                <w:szCs w:val="18"/>
              </w:rPr>
            </w:pPr>
            <w:del w:id="149" w:author="Shewmaker, Michael@Energy" w:date="2022-01-13T18:00:00Z">
              <w:r w:rsidRPr="004A470C" w:rsidDel="00AB6B49">
                <w:rPr>
                  <w:rFonts w:ascii="Calibri" w:hAnsi="Calibri"/>
                  <w:sz w:val="18"/>
                  <w:szCs w:val="18"/>
                </w:rPr>
                <w:delText>Minimum Solar Savings Fraction</w:delText>
              </w:r>
            </w:del>
          </w:p>
        </w:tc>
        <w:tc>
          <w:tcPr>
            <w:tcW w:w="996" w:type="dxa"/>
            <w:vAlign w:val="bottom"/>
          </w:tcPr>
          <w:p w14:paraId="0C27D689" w14:textId="2DA60A05" w:rsidR="00B00674" w:rsidRPr="004A470C" w:rsidDel="00AB6B49" w:rsidRDefault="00B00674" w:rsidP="00B00674">
            <w:pPr>
              <w:jc w:val="center"/>
              <w:rPr>
                <w:del w:id="150" w:author="Shewmaker, Michael@Energy" w:date="2022-01-13T18:00:00Z"/>
                <w:rFonts w:ascii="Calibri" w:hAnsi="Calibri"/>
                <w:sz w:val="18"/>
                <w:szCs w:val="18"/>
              </w:rPr>
            </w:pPr>
            <w:del w:id="151" w:author="Shewmaker, Michael@Energy" w:date="2022-01-13T18:00:00Z">
              <w:r w:rsidRPr="004A470C" w:rsidDel="00AB6B49">
                <w:rPr>
                  <w:rFonts w:ascii="Calibri" w:hAnsi="Calibri"/>
                  <w:sz w:val="18"/>
                  <w:szCs w:val="18"/>
                </w:rPr>
                <w:delText>Additional PV Capacity</w:delText>
              </w:r>
            </w:del>
          </w:p>
        </w:tc>
        <w:tc>
          <w:tcPr>
            <w:tcW w:w="1106" w:type="dxa"/>
            <w:vAlign w:val="bottom"/>
          </w:tcPr>
          <w:p w14:paraId="6F5DEA1B" w14:textId="553C1CD5" w:rsidR="00B00674" w:rsidRPr="004A470C" w:rsidDel="00AB6B49" w:rsidRDefault="00B00674" w:rsidP="00B00674">
            <w:pPr>
              <w:jc w:val="center"/>
              <w:rPr>
                <w:del w:id="152" w:author="Shewmaker, Michael@Energy" w:date="2022-01-13T18:00:00Z"/>
                <w:rFonts w:ascii="Calibri" w:hAnsi="Calibri"/>
                <w:sz w:val="18"/>
                <w:szCs w:val="18"/>
              </w:rPr>
            </w:pPr>
            <w:del w:id="153" w:author="Shewmaker, Michael@Energy" w:date="2022-01-13T18:00:00Z">
              <w:r w:rsidRPr="004A470C" w:rsidDel="00AB6B49">
                <w:rPr>
                  <w:rFonts w:ascii="Calibri" w:hAnsi="Calibri"/>
                  <w:sz w:val="18"/>
                  <w:szCs w:val="18"/>
                </w:rPr>
                <w:delText>Tank Location</w:delText>
              </w:r>
            </w:del>
          </w:p>
        </w:tc>
        <w:tc>
          <w:tcPr>
            <w:tcW w:w="1171" w:type="dxa"/>
            <w:vAlign w:val="bottom"/>
          </w:tcPr>
          <w:p w14:paraId="00EB11B0" w14:textId="53A7FE28" w:rsidR="00B00674" w:rsidRPr="004A470C" w:rsidDel="00AB6B49" w:rsidRDefault="00B00674" w:rsidP="00B00674">
            <w:pPr>
              <w:jc w:val="center"/>
              <w:rPr>
                <w:del w:id="154" w:author="Shewmaker, Michael@Energy" w:date="2022-01-13T18:00:00Z"/>
                <w:rFonts w:ascii="Calibri" w:hAnsi="Calibri"/>
                <w:sz w:val="18"/>
                <w:szCs w:val="18"/>
              </w:rPr>
            </w:pPr>
            <w:del w:id="155" w:author="Shewmaker, Michael@Energy" w:date="2022-01-13T18:00:00Z">
              <w:r w:rsidRPr="004A470C" w:rsidDel="00AB6B49">
                <w:rPr>
                  <w:rFonts w:ascii="Calibri" w:hAnsi="Calibri"/>
                  <w:sz w:val="18"/>
                  <w:szCs w:val="18"/>
                </w:rPr>
                <w:delText>Distribution Type</w:delText>
              </w:r>
            </w:del>
          </w:p>
        </w:tc>
      </w:tr>
      <w:tr w:rsidR="00B00674" w:rsidRPr="004A470C" w:rsidDel="00AB6B49" w14:paraId="66588A75" w14:textId="0AAAF59D" w:rsidTr="00E0019E">
        <w:trPr>
          <w:gridAfter w:val="1"/>
          <w:wAfter w:w="7" w:type="dxa"/>
          <w:trHeight w:val="227"/>
          <w:del w:id="156" w:author="Shewmaker, Michael@Energy" w:date="2022-01-13T18:00:00Z"/>
        </w:trPr>
        <w:tc>
          <w:tcPr>
            <w:tcW w:w="785" w:type="dxa"/>
          </w:tcPr>
          <w:p w14:paraId="367208E0" w14:textId="7697DB5A" w:rsidR="00B00674" w:rsidRPr="004A470C" w:rsidDel="00AB6B49" w:rsidRDefault="00B00674" w:rsidP="00B00674">
            <w:pPr>
              <w:rPr>
                <w:del w:id="157" w:author="Shewmaker, Michael@Energy" w:date="2022-01-13T18:00:00Z"/>
                <w:rFonts w:ascii="Calibri" w:hAnsi="Calibri"/>
                <w:sz w:val="18"/>
              </w:rPr>
            </w:pPr>
          </w:p>
        </w:tc>
        <w:tc>
          <w:tcPr>
            <w:tcW w:w="1047" w:type="dxa"/>
          </w:tcPr>
          <w:p w14:paraId="472C1157" w14:textId="3AC6F39F" w:rsidR="00B00674" w:rsidRPr="004A470C" w:rsidDel="00AB6B49" w:rsidRDefault="00B00674" w:rsidP="00B00674">
            <w:pPr>
              <w:keepNext/>
              <w:tabs>
                <w:tab w:val="left" w:pos="2160"/>
                <w:tab w:val="left" w:pos="2700"/>
                <w:tab w:val="left" w:pos="3420"/>
                <w:tab w:val="left" w:pos="3780"/>
                <w:tab w:val="left" w:pos="5760"/>
                <w:tab w:val="left" w:pos="7212"/>
              </w:tabs>
              <w:rPr>
                <w:del w:id="158" w:author="Shewmaker, Michael@Energy" w:date="2022-01-13T18:00:00Z"/>
                <w:rFonts w:ascii="Calibri" w:hAnsi="Calibri"/>
                <w:sz w:val="18"/>
              </w:rPr>
            </w:pPr>
          </w:p>
        </w:tc>
        <w:tc>
          <w:tcPr>
            <w:tcW w:w="1123" w:type="dxa"/>
          </w:tcPr>
          <w:p w14:paraId="6515AECF" w14:textId="7D7CF233" w:rsidR="00B00674" w:rsidRPr="004A470C" w:rsidDel="00AB6B49" w:rsidRDefault="00B00674" w:rsidP="00B00674">
            <w:pPr>
              <w:keepNext/>
              <w:tabs>
                <w:tab w:val="left" w:pos="2160"/>
                <w:tab w:val="left" w:pos="2700"/>
                <w:tab w:val="left" w:pos="3420"/>
                <w:tab w:val="left" w:pos="3780"/>
                <w:tab w:val="left" w:pos="5760"/>
                <w:tab w:val="left" w:pos="7212"/>
              </w:tabs>
              <w:rPr>
                <w:del w:id="159" w:author="Shewmaker, Michael@Energy" w:date="2022-01-13T18:00:00Z"/>
                <w:rFonts w:ascii="Calibri" w:hAnsi="Calibri"/>
                <w:sz w:val="18"/>
              </w:rPr>
            </w:pPr>
          </w:p>
        </w:tc>
        <w:tc>
          <w:tcPr>
            <w:tcW w:w="973" w:type="dxa"/>
          </w:tcPr>
          <w:p w14:paraId="0BE01964" w14:textId="3D648DC2" w:rsidR="00B00674" w:rsidRPr="004A470C" w:rsidDel="00AB6B49" w:rsidRDefault="00B00674" w:rsidP="00B00674">
            <w:pPr>
              <w:keepNext/>
              <w:tabs>
                <w:tab w:val="left" w:pos="2160"/>
                <w:tab w:val="left" w:pos="2700"/>
                <w:tab w:val="left" w:pos="3420"/>
                <w:tab w:val="left" w:pos="3780"/>
                <w:tab w:val="left" w:pos="5760"/>
                <w:tab w:val="left" w:pos="7212"/>
              </w:tabs>
              <w:rPr>
                <w:del w:id="160" w:author="Shewmaker, Michael@Energy" w:date="2022-01-13T18:00:00Z"/>
                <w:rFonts w:ascii="Calibri" w:hAnsi="Calibri"/>
                <w:sz w:val="18"/>
                <w:szCs w:val="14"/>
              </w:rPr>
            </w:pPr>
          </w:p>
        </w:tc>
        <w:tc>
          <w:tcPr>
            <w:tcW w:w="880" w:type="dxa"/>
          </w:tcPr>
          <w:p w14:paraId="7A6F3D98" w14:textId="559F0F6F" w:rsidR="00B00674" w:rsidRPr="004A470C" w:rsidDel="00AB6B49" w:rsidRDefault="00B00674" w:rsidP="00B00674">
            <w:pPr>
              <w:keepNext/>
              <w:tabs>
                <w:tab w:val="left" w:pos="2160"/>
                <w:tab w:val="left" w:pos="2700"/>
                <w:tab w:val="left" w:pos="3420"/>
                <w:tab w:val="left" w:pos="3780"/>
                <w:tab w:val="left" w:pos="5760"/>
                <w:tab w:val="left" w:pos="7212"/>
              </w:tabs>
              <w:rPr>
                <w:del w:id="161" w:author="Shewmaker, Michael@Energy" w:date="2022-01-13T18:00:00Z"/>
                <w:rFonts w:ascii="Calibri" w:hAnsi="Calibri"/>
                <w:sz w:val="18"/>
                <w:szCs w:val="14"/>
              </w:rPr>
            </w:pPr>
          </w:p>
        </w:tc>
        <w:tc>
          <w:tcPr>
            <w:tcW w:w="1292" w:type="dxa"/>
          </w:tcPr>
          <w:p w14:paraId="24BB9F12" w14:textId="52200BDC" w:rsidR="00B00674" w:rsidRPr="004A470C" w:rsidDel="00AB6B49" w:rsidRDefault="00B00674" w:rsidP="00B00674">
            <w:pPr>
              <w:keepNext/>
              <w:tabs>
                <w:tab w:val="left" w:pos="2160"/>
                <w:tab w:val="left" w:pos="2700"/>
                <w:tab w:val="left" w:pos="3420"/>
                <w:tab w:val="left" w:pos="3780"/>
                <w:tab w:val="left" w:pos="5760"/>
                <w:tab w:val="left" w:pos="7212"/>
              </w:tabs>
              <w:rPr>
                <w:del w:id="162" w:author="Shewmaker, Michael@Energy" w:date="2022-01-13T18:00:00Z"/>
                <w:rFonts w:ascii="Calibri" w:hAnsi="Calibri"/>
                <w:sz w:val="18"/>
                <w:szCs w:val="14"/>
              </w:rPr>
            </w:pPr>
          </w:p>
        </w:tc>
        <w:tc>
          <w:tcPr>
            <w:tcW w:w="1050" w:type="dxa"/>
          </w:tcPr>
          <w:p w14:paraId="38566F47" w14:textId="3273DE66" w:rsidR="00B00674" w:rsidRPr="004A470C" w:rsidDel="00AB6B49" w:rsidRDefault="00B00674" w:rsidP="00B00674">
            <w:pPr>
              <w:keepNext/>
              <w:tabs>
                <w:tab w:val="left" w:pos="2160"/>
                <w:tab w:val="left" w:pos="2700"/>
                <w:tab w:val="left" w:pos="3420"/>
                <w:tab w:val="left" w:pos="3780"/>
                <w:tab w:val="left" w:pos="5760"/>
                <w:tab w:val="left" w:pos="7212"/>
              </w:tabs>
              <w:rPr>
                <w:del w:id="163" w:author="Shewmaker, Michael@Energy" w:date="2022-01-13T18:00:00Z"/>
                <w:rFonts w:ascii="Calibri" w:hAnsi="Calibri"/>
                <w:sz w:val="18"/>
                <w:szCs w:val="14"/>
              </w:rPr>
            </w:pPr>
          </w:p>
        </w:tc>
        <w:tc>
          <w:tcPr>
            <w:tcW w:w="1044" w:type="dxa"/>
          </w:tcPr>
          <w:p w14:paraId="0B56F0DF" w14:textId="2227C2FA" w:rsidR="00B00674" w:rsidRPr="004A470C" w:rsidDel="00AB6B49" w:rsidRDefault="00B00674" w:rsidP="00B00674">
            <w:pPr>
              <w:keepNext/>
              <w:tabs>
                <w:tab w:val="left" w:pos="2160"/>
                <w:tab w:val="left" w:pos="2700"/>
                <w:tab w:val="left" w:pos="3420"/>
                <w:tab w:val="left" w:pos="3780"/>
                <w:tab w:val="left" w:pos="5760"/>
                <w:tab w:val="left" w:pos="7212"/>
              </w:tabs>
              <w:rPr>
                <w:del w:id="164" w:author="Shewmaker, Michael@Energy" w:date="2022-01-13T18:00:00Z"/>
                <w:rFonts w:ascii="Calibri" w:hAnsi="Calibri"/>
                <w:sz w:val="18"/>
                <w:szCs w:val="14"/>
              </w:rPr>
            </w:pPr>
          </w:p>
        </w:tc>
        <w:tc>
          <w:tcPr>
            <w:tcW w:w="1119" w:type="dxa"/>
          </w:tcPr>
          <w:p w14:paraId="21635934" w14:textId="6A6FB514" w:rsidR="00B00674" w:rsidRPr="004A470C" w:rsidDel="00AB6B49" w:rsidRDefault="00B00674" w:rsidP="00B00674">
            <w:pPr>
              <w:keepNext/>
              <w:tabs>
                <w:tab w:val="left" w:pos="2160"/>
                <w:tab w:val="left" w:pos="2700"/>
                <w:tab w:val="left" w:pos="3420"/>
                <w:tab w:val="left" w:pos="3780"/>
                <w:tab w:val="left" w:pos="5760"/>
                <w:tab w:val="left" w:pos="7212"/>
              </w:tabs>
              <w:rPr>
                <w:del w:id="165" w:author="Shewmaker, Michael@Energy" w:date="2022-01-13T18:00:00Z"/>
                <w:rFonts w:ascii="Calibri" w:hAnsi="Calibri"/>
                <w:sz w:val="18"/>
                <w:szCs w:val="14"/>
              </w:rPr>
            </w:pPr>
          </w:p>
        </w:tc>
        <w:tc>
          <w:tcPr>
            <w:tcW w:w="874" w:type="dxa"/>
          </w:tcPr>
          <w:p w14:paraId="77579C61" w14:textId="6219500D" w:rsidR="00B00674" w:rsidRPr="004A470C" w:rsidDel="00AB6B49" w:rsidRDefault="00B00674" w:rsidP="00B00674">
            <w:pPr>
              <w:keepNext/>
              <w:tabs>
                <w:tab w:val="left" w:pos="2160"/>
                <w:tab w:val="left" w:pos="2700"/>
                <w:tab w:val="left" w:pos="3420"/>
                <w:tab w:val="left" w:pos="3780"/>
                <w:tab w:val="left" w:pos="5760"/>
                <w:tab w:val="left" w:pos="7212"/>
              </w:tabs>
              <w:rPr>
                <w:del w:id="166" w:author="Shewmaker, Michael@Energy" w:date="2022-01-13T18:00:00Z"/>
                <w:rFonts w:ascii="Calibri" w:hAnsi="Calibri"/>
                <w:sz w:val="18"/>
                <w:szCs w:val="14"/>
              </w:rPr>
            </w:pPr>
            <w:del w:id="167" w:author="Shewmaker, Michael@Energy" w:date="2022-01-13T18:00:00Z">
              <w:r w:rsidRPr="004A470C" w:rsidDel="00AB6B49">
                <w:rPr>
                  <w:rFonts w:ascii="Calibri" w:hAnsi="Calibri"/>
                  <w:sz w:val="18"/>
                  <w:szCs w:val="14"/>
                </w:rPr>
                <w:delText xml:space="preserve"> </w:delText>
              </w:r>
            </w:del>
          </w:p>
        </w:tc>
        <w:tc>
          <w:tcPr>
            <w:tcW w:w="971" w:type="dxa"/>
          </w:tcPr>
          <w:p w14:paraId="301CE24D" w14:textId="0020FE82" w:rsidR="00B00674" w:rsidRPr="004A470C" w:rsidDel="00AB6B49" w:rsidRDefault="00B00674" w:rsidP="00B00674">
            <w:pPr>
              <w:keepNext/>
              <w:tabs>
                <w:tab w:val="left" w:pos="2160"/>
                <w:tab w:val="left" w:pos="2700"/>
                <w:tab w:val="left" w:pos="3420"/>
                <w:tab w:val="left" w:pos="3780"/>
                <w:tab w:val="left" w:pos="5760"/>
                <w:tab w:val="left" w:pos="7212"/>
              </w:tabs>
              <w:rPr>
                <w:del w:id="168" w:author="Shewmaker, Michael@Energy" w:date="2022-01-13T18:00:00Z"/>
                <w:rFonts w:ascii="Calibri" w:hAnsi="Calibri"/>
                <w:sz w:val="18"/>
                <w:szCs w:val="14"/>
              </w:rPr>
            </w:pPr>
          </w:p>
        </w:tc>
        <w:tc>
          <w:tcPr>
            <w:tcW w:w="996" w:type="dxa"/>
          </w:tcPr>
          <w:p w14:paraId="5B2331F8" w14:textId="0CD07767" w:rsidR="00B00674" w:rsidRPr="004A470C" w:rsidDel="00AB6B49" w:rsidRDefault="00B00674" w:rsidP="00B00674">
            <w:pPr>
              <w:keepNext/>
              <w:tabs>
                <w:tab w:val="left" w:pos="2160"/>
                <w:tab w:val="left" w:pos="2700"/>
                <w:tab w:val="left" w:pos="3420"/>
                <w:tab w:val="left" w:pos="3780"/>
                <w:tab w:val="left" w:pos="5760"/>
                <w:tab w:val="left" w:pos="7212"/>
              </w:tabs>
              <w:rPr>
                <w:del w:id="169" w:author="Shewmaker, Michael@Energy" w:date="2022-01-13T18:00:00Z"/>
                <w:rFonts w:ascii="Calibri" w:hAnsi="Calibri"/>
                <w:sz w:val="18"/>
                <w:szCs w:val="14"/>
              </w:rPr>
            </w:pPr>
          </w:p>
        </w:tc>
        <w:tc>
          <w:tcPr>
            <w:tcW w:w="1106" w:type="dxa"/>
          </w:tcPr>
          <w:p w14:paraId="7040DE0B" w14:textId="34816A69" w:rsidR="00B00674" w:rsidRPr="004A470C" w:rsidDel="00AB6B49" w:rsidRDefault="00B00674" w:rsidP="00B00674">
            <w:pPr>
              <w:keepNext/>
              <w:tabs>
                <w:tab w:val="left" w:pos="2160"/>
                <w:tab w:val="left" w:pos="2700"/>
                <w:tab w:val="left" w:pos="3420"/>
                <w:tab w:val="left" w:pos="3780"/>
                <w:tab w:val="left" w:pos="5760"/>
                <w:tab w:val="left" w:pos="7212"/>
              </w:tabs>
              <w:rPr>
                <w:del w:id="170" w:author="Shewmaker, Michael@Energy" w:date="2022-01-13T18:00:00Z"/>
                <w:rFonts w:ascii="Calibri" w:hAnsi="Calibri"/>
                <w:sz w:val="18"/>
                <w:szCs w:val="14"/>
              </w:rPr>
            </w:pPr>
          </w:p>
        </w:tc>
        <w:tc>
          <w:tcPr>
            <w:tcW w:w="1171" w:type="dxa"/>
          </w:tcPr>
          <w:p w14:paraId="75E4D1FB" w14:textId="63DC04A4" w:rsidR="00B00674" w:rsidRPr="004A470C" w:rsidDel="00AB6B49" w:rsidRDefault="00B00674" w:rsidP="00B00674">
            <w:pPr>
              <w:keepNext/>
              <w:tabs>
                <w:tab w:val="left" w:pos="2160"/>
                <w:tab w:val="left" w:pos="2700"/>
                <w:tab w:val="left" w:pos="3420"/>
                <w:tab w:val="left" w:pos="3780"/>
                <w:tab w:val="left" w:pos="5760"/>
                <w:tab w:val="left" w:pos="7212"/>
              </w:tabs>
              <w:rPr>
                <w:del w:id="171" w:author="Shewmaker, Michael@Energy" w:date="2022-01-13T18:00:00Z"/>
                <w:rFonts w:ascii="Calibri" w:hAnsi="Calibri"/>
                <w:sz w:val="18"/>
                <w:szCs w:val="14"/>
              </w:rPr>
            </w:pPr>
          </w:p>
        </w:tc>
      </w:tr>
      <w:tr w:rsidR="00B00674" w:rsidRPr="004A470C" w:rsidDel="00AB6B49" w14:paraId="14F862D5" w14:textId="3B60FD8A" w:rsidTr="00E0019E">
        <w:trPr>
          <w:gridAfter w:val="1"/>
          <w:wAfter w:w="7" w:type="dxa"/>
          <w:trHeight w:val="144"/>
          <w:del w:id="172" w:author="Shewmaker, Michael@Energy" w:date="2022-01-13T18:00:00Z"/>
        </w:trPr>
        <w:tc>
          <w:tcPr>
            <w:tcW w:w="785" w:type="dxa"/>
          </w:tcPr>
          <w:p w14:paraId="41D58B66" w14:textId="5B9D44BA" w:rsidR="00B00674" w:rsidRPr="004A470C" w:rsidDel="00AB6B49" w:rsidRDefault="00B00674" w:rsidP="00B00674">
            <w:pPr>
              <w:rPr>
                <w:del w:id="173" w:author="Shewmaker, Michael@Energy" w:date="2022-01-13T18:00:00Z"/>
                <w:rFonts w:ascii="Calibri" w:hAnsi="Calibri"/>
                <w:sz w:val="18"/>
              </w:rPr>
            </w:pPr>
          </w:p>
        </w:tc>
        <w:tc>
          <w:tcPr>
            <w:tcW w:w="1047" w:type="dxa"/>
          </w:tcPr>
          <w:p w14:paraId="385193F5" w14:textId="3B62725B" w:rsidR="00B00674" w:rsidRPr="004A470C" w:rsidDel="00AB6B49" w:rsidRDefault="00B00674" w:rsidP="00B00674">
            <w:pPr>
              <w:keepNext/>
              <w:tabs>
                <w:tab w:val="left" w:pos="2160"/>
                <w:tab w:val="left" w:pos="2700"/>
                <w:tab w:val="left" w:pos="3420"/>
                <w:tab w:val="left" w:pos="3780"/>
                <w:tab w:val="left" w:pos="5760"/>
                <w:tab w:val="left" w:pos="7212"/>
              </w:tabs>
              <w:rPr>
                <w:del w:id="174" w:author="Shewmaker, Michael@Energy" w:date="2022-01-13T18:00:00Z"/>
                <w:rFonts w:ascii="Calibri" w:hAnsi="Calibri"/>
                <w:sz w:val="18"/>
              </w:rPr>
            </w:pPr>
          </w:p>
        </w:tc>
        <w:tc>
          <w:tcPr>
            <w:tcW w:w="1123" w:type="dxa"/>
          </w:tcPr>
          <w:p w14:paraId="2CA5F7EB" w14:textId="4AC9DE48" w:rsidR="00B00674" w:rsidRPr="004A470C" w:rsidDel="00AB6B49" w:rsidRDefault="00B00674" w:rsidP="00B00674">
            <w:pPr>
              <w:keepNext/>
              <w:tabs>
                <w:tab w:val="left" w:pos="2160"/>
                <w:tab w:val="left" w:pos="2700"/>
                <w:tab w:val="left" w:pos="3420"/>
                <w:tab w:val="left" w:pos="3780"/>
                <w:tab w:val="left" w:pos="5760"/>
                <w:tab w:val="left" w:pos="7212"/>
              </w:tabs>
              <w:rPr>
                <w:del w:id="175" w:author="Shewmaker, Michael@Energy" w:date="2022-01-13T18:00:00Z"/>
                <w:rFonts w:ascii="Calibri" w:hAnsi="Calibri"/>
                <w:sz w:val="18"/>
              </w:rPr>
            </w:pPr>
          </w:p>
        </w:tc>
        <w:tc>
          <w:tcPr>
            <w:tcW w:w="973" w:type="dxa"/>
          </w:tcPr>
          <w:p w14:paraId="7624CB02" w14:textId="3D614619" w:rsidR="00B00674" w:rsidRPr="004A470C" w:rsidDel="00AB6B49" w:rsidRDefault="00B00674" w:rsidP="00B00674">
            <w:pPr>
              <w:keepNext/>
              <w:tabs>
                <w:tab w:val="left" w:pos="2160"/>
                <w:tab w:val="left" w:pos="2700"/>
                <w:tab w:val="left" w:pos="3420"/>
                <w:tab w:val="left" w:pos="3780"/>
                <w:tab w:val="left" w:pos="5760"/>
                <w:tab w:val="left" w:pos="7212"/>
              </w:tabs>
              <w:rPr>
                <w:del w:id="176" w:author="Shewmaker, Michael@Energy" w:date="2022-01-13T18:00:00Z"/>
                <w:rFonts w:ascii="Calibri" w:hAnsi="Calibri"/>
                <w:sz w:val="18"/>
                <w:szCs w:val="14"/>
              </w:rPr>
            </w:pPr>
          </w:p>
        </w:tc>
        <w:tc>
          <w:tcPr>
            <w:tcW w:w="880" w:type="dxa"/>
          </w:tcPr>
          <w:p w14:paraId="75660475" w14:textId="57CB1408" w:rsidR="00B00674" w:rsidRPr="00B00674" w:rsidDel="00AB6B49" w:rsidRDefault="00B00674" w:rsidP="00B00674">
            <w:pPr>
              <w:rPr>
                <w:del w:id="177" w:author="Shewmaker, Michael@Energy" w:date="2022-01-13T18:00:00Z"/>
                <w:rFonts w:ascii="Calibri" w:hAnsi="Calibri"/>
                <w:sz w:val="18"/>
                <w:szCs w:val="14"/>
              </w:rPr>
            </w:pPr>
          </w:p>
        </w:tc>
        <w:tc>
          <w:tcPr>
            <w:tcW w:w="1292" w:type="dxa"/>
          </w:tcPr>
          <w:p w14:paraId="4960232C" w14:textId="24CC66C7" w:rsidR="00B00674" w:rsidRPr="004A470C" w:rsidDel="00AB6B49" w:rsidRDefault="00B00674" w:rsidP="00B00674">
            <w:pPr>
              <w:keepNext/>
              <w:tabs>
                <w:tab w:val="left" w:pos="2160"/>
                <w:tab w:val="left" w:pos="2700"/>
                <w:tab w:val="left" w:pos="3420"/>
                <w:tab w:val="left" w:pos="3780"/>
                <w:tab w:val="left" w:pos="5760"/>
                <w:tab w:val="left" w:pos="7212"/>
              </w:tabs>
              <w:rPr>
                <w:del w:id="178" w:author="Shewmaker, Michael@Energy" w:date="2022-01-13T18:00:00Z"/>
                <w:rFonts w:ascii="Calibri" w:hAnsi="Calibri"/>
                <w:sz w:val="18"/>
                <w:szCs w:val="14"/>
              </w:rPr>
            </w:pPr>
          </w:p>
        </w:tc>
        <w:tc>
          <w:tcPr>
            <w:tcW w:w="1050" w:type="dxa"/>
          </w:tcPr>
          <w:p w14:paraId="0832253B" w14:textId="508F9B09" w:rsidR="00B00674" w:rsidRPr="004A470C" w:rsidDel="00AB6B49" w:rsidRDefault="00B00674" w:rsidP="00B00674">
            <w:pPr>
              <w:keepNext/>
              <w:tabs>
                <w:tab w:val="left" w:pos="2160"/>
                <w:tab w:val="left" w:pos="2700"/>
                <w:tab w:val="left" w:pos="3420"/>
                <w:tab w:val="left" w:pos="3780"/>
                <w:tab w:val="left" w:pos="5760"/>
                <w:tab w:val="left" w:pos="7212"/>
              </w:tabs>
              <w:rPr>
                <w:del w:id="179" w:author="Shewmaker, Michael@Energy" w:date="2022-01-13T18:00:00Z"/>
                <w:rFonts w:ascii="Calibri" w:hAnsi="Calibri"/>
                <w:sz w:val="18"/>
                <w:szCs w:val="14"/>
              </w:rPr>
            </w:pPr>
          </w:p>
        </w:tc>
        <w:tc>
          <w:tcPr>
            <w:tcW w:w="1044" w:type="dxa"/>
          </w:tcPr>
          <w:p w14:paraId="06CAFE89" w14:textId="303B91B2" w:rsidR="00B00674" w:rsidRPr="004A470C" w:rsidDel="00AB6B49" w:rsidRDefault="00B00674" w:rsidP="00B00674">
            <w:pPr>
              <w:keepNext/>
              <w:tabs>
                <w:tab w:val="left" w:pos="2160"/>
                <w:tab w:val="left" w:pos="2700"/>
                <w:tab w:val="left" w:pos="3420"/>
                <w:tab w:val="left" w:pos="3780"/>
                <w:tab w:val="left" w:pos="5760"/>
                <w:tab w:val="left" w:pos="7212"/>
              </w:tabs>
              <w:rPr>
                <w:del w:id="180" w:author="Shewmaker, Michael@Energy" w:date="2022-01-13T18:00:00Z"/>
                <w:rFonts w:ascii="Calibri" w:hAnsi="Calibri"/>
                <w:sz w:val="18"/>
                <w:szCs w:val="14"/>
              </w:rPr>
            </w:pPr>
          </w:p>
        </w:tc>
        <w:tc>
          <w:tcPr>
            <w:tcW w:w="1119" w:type="dxa"/>
          </w:tcPr>
          <w:p w14:paraId="349386CA" w14:textId="785122F1" w:rsidR="00B00674" w:rsidRPr="004A470C" w:rsidDel="00AB6B49" w:rsidRDefault="00B00674" w:rsidP="00B00674">
            <w:pPr>
              <w:keepNext/>
              <w:tabs>
                <w:tab w:val="left" w:pos="2160"/>
                <w:tab w:val="left" w:pos="2700"/>
                <w:tab w:val="left" w:pos="3420"/>
                <w:tab w:val="left" w:pos="3780"/>
                <w:tab w:val="left" w:pos="5760"/>
                <w:tab w:val="left" w:pos="7212"/>
              </w:tabs>
              <w:rPr>
                <w:del w:id="181" w:author="Shewmaker, Michael@Energy" w:date="2022-01-13T18:00:00Z"/>
                <w:rFonts w:ascii="Calibri" w:hAnsi="Calibri"/>
                <w:sz w:val="18"/>
                <w:szCs w:val="14"/>
              </w:rPr>
            </w:pPr>
          </w:p>
        </w:tc>
        <w:tc>
          <w:tcPr>
            <w:tcW w:w="874" w:type="dxa"/>
          </w:tcPr>
          <w:p w14:paraId="1AA6D5FE" w14:textId="5BB66A1D" w:rsidR="00B00674" w:rsidRPr="004A470C" w:rsidDel="00AB6B49" w:rsidRDefault="00B00674" w:rsidP="00B00674">
            <w:pPr>
              <w:keepNext/>
              <w:tabs>
                <w:tab w:val="left" w:pos="2160"/>
                <w:tab w:val="left" w:pos="2700"/>
                <w:tab w:val="left" w:pos="3420"/>
                <w:tab w:val="left" w:pos="3780"/>
                <w:tab w:val="left" w:pos="5760"/>
                <w:tab w:val="left" w:pos="7212"/>
              </w:tabs>
              <w:rPr>
                <w:del w:id="182" w:author="Shewmaker, Michael@Energy" w:date="2022-01-13T18:00:00Z"/>
                <w:rFonts w:ascii="Calibri" w:hAnsi="Calibri"/>
                <w:sz w:val="18"/>
                <w:szCs w:val="14"/>
              </w:rPr>
            </w:pPr>
          </w:p>
        </w:tc>
        <w:tc>
          <w:tcPr>
            <w:tcW w:w="971" w:type="dxa"/>
          </w:tcPr>
          <w:p w14:paraId="0D6C2640" w14:textId="0011D067" w:rsidR="00B00674" w:rsidRPr="004A470C" w:rsidDel="00AB6B49" w:rsidRDefault="00B00674" w:rsidP="00B00674">
            <w:pPr>
              <w:keepNext/>
              <w:tabs>
                <w:tab w:val="left" w:pos="2160"/>
                <w:tab w:val="left" w:pos="2700"/>
                <w:tab w:val="left" w:pos="3420"/>
                <w:tab w:val="left" w:pos="3780"/>
                <w:tab w:val="left" w:pos="5760"/>
                <w:tab w:val="left" w:pos="7212"/>
              </w:tabs>
              <w:rPr>
                <w:del w:id="183" w:author="Shewmaker, Michael@Energy" w:date="2022-01-13T18:00:00Z"/>
                <w:rFonts w:ascii="Calibri" w:hAnsi="Calibri"/>
                <w:sz w:val="18"/>
                <w:szCs w:val="14"/>
              </w:rPr>
            </w:pPr>
          </w:p>
        </w:tc>
        <w:tc>
          <w:tcPr>
            <w:tcW w:w="996" w:type="dxa"/>
          </w:tcPr>
          <w:p w14:paraId="090428D7" w14:textId="4674A82E" w:rsidR="00B00674" w:rsidRPr="004A470C" w:rsidDel="00AB6B49" w:rsidRDefault="00B00674" w:rsidP="00B00674">
            <w:pPr>
              <w:keepNext/>
              <w:tabs>
                <w:tab w:val="left" w:pos="2160"/>
                <w:tab w:val="left" w:pos="2700"/>
                <w:tab w:val="left" w:pos="3420"/>
                <w:tab w:val="left" w:pos="3780"/>
                <w:tab w:val="left" w:pos="5760"/>
                <w:tab w:val="left" w:pos="7212"/>
              </w:tabs>
              <w:rPr>
                <w:del w:id="184" w:author="Shewmaker, Michael@Energy" w:date="2022-01-13T18:00:00Z"/>
                <w:rFonts w:ascii="Calibri" w:hAnsi="Calibri"/>
                <w:sz w:val="18"/>
                <w:szCs w:val="14"/>
              </w:rPr>
            </w:pPr>
          </w:p>
        </w:tc>
        <w:tc>
          <w:tcPr>
            <w:tcW w:w="1106" w:type="dxa"/>
          </w:tcPr>
          <w:p w14:paraId="7F9F6D6F" w14:textId="0464BF5D" w:rsidR="00B00674" w:rsidRPr="004A470C" w:rsidDel="00AB6B49" w:rsidRDefault="00B00674" w:rsidP="00B00674">
            <w:pPr>
              <w:keepNext/>
              <w:tabs>
                <w:tab w:val="left" w:pos="2160"/>
                <w:tab w:val="left" w:pos="2700"/>
                <w:tab w:val="left" w:pos="3420"/>
                <w:tab w:val="left" w:pos="3780"/>
                <w:tab w:val="left" w:pos="5760"/>
                <w:tab w:val="left" w:pos="7212"/>
              </w:tabs>
              <w:rPr>
                <w:del w:id="185" w:author="Shewmaker, Michael@Energy" w:date="2022-01-13T18:00:00Z"/>
                <w:rFonts w:ascii="Calibri" w:hAnsi="Calibri"/>
                <w:sz w:val="18"/>
                <w:szCs w:val="14"/>
              </w:rPr>
            </w:pPr>
          </w:p>
        </w:tc>
        <w:tc>
          <w:tcPr>
            <w:tcW w:w="1171" w:type="dxa"/>
          </w:tcPr>
          <w:p w14:paraId="22363768" w14:textId="280DFAF3" w:rsidR="00B00674" w:rsidRPr="004A470C" w:rsidDel="00AB6B49" w:rsidRDefault="00B00674" w:rsidP="00B00674">
            <w:pPr>
              <w:keepNext/>
              <w:tabs>
                <w:tab w:val="left" w:pos="2160"/>
                <w:tab w:val="left" w:pos="2700"/>
                <w:tab w:val="left" w:pos="3420"/>
                <w:tab w:val="left" w:pos="3780"/>
                <w:tab w:val="left" w:pos="5760"/>
                <w:tab w:val="left" w:pos="7212"/>
              </w:tabs>
              <w:rPr>
                <w:del w:id="186" w:author="Shewmaker, Michael@Energy" w:date="2022-01-13T18:00:00Z"/>
                <w:rFonts w:ascii="Calibri" w:hAnsi="Calibri"/>
                <w:sz w:val="18"/>
                <w:szCs w:val="14"/>
              </w:rPr>
            </w:pPr>
          </w:p>
        </w:tc>
      </w:tr>
      <w:tr w:rsidR="00B00674" w:rsidRPr="000638D1" w:rsidDel="00AB6B49" w14:paraId="2B9A5C45" w14:textId="17203392" w:rsidTr="007C7E10">
        <w:trPr>
          <w:trHeight w:val="3767"/>
          <w:del w:id="187" w:author="Shewmaker, Michael@Energy" w:date="2022-01-13T18:00:00Z"/>
        </w:trPr>
        <w:tc>
          <w:tcPr>
            <w:tcW w:w="14438" w:type="dxa"/>
            <w:gridSpan w:val="15"/>
          </w:tcPr>
          <w:p w14:paraId="6DC4A981" w14:textId="414D57AE" w:rsidR="00B00674" w:rsidRPr="00B013A1" w:rsidDel="00AB6B49" w:rsidRDefault="00B00674" w:rsidP="00B00674">
            <w:pPr>
              <w:keepNext/>
              <w:tabs>
                <w:tab w:val="left" w:pos="2160"/>
                <w:tab w:val="left" w:pos="2700"/>
                <w:tab w:val="left" w:pos="3420"/>
                <w:tab w:val="left" w:pos="3780"/>
                <w:tab w:val="left" w:pos="5760"/>
                <w:tab w:val="left" w:pos="7212"/>
              </w:tabs>
              <w:rPr>
                <w:del w:id="188" w:author="Shewmaker, Michael@Energy" w:date="2022-01-13T18:00:00Z"/>
                <w:rFonts w:ascii="Calibri" w:hAnsi="Calibri"/>
                <w:sz w:val="18"/>
                <w:szCs w:val="18"/>
              </w:rPr>
            </w:pPr>
            <w:del w:id="189" w:author="Shewmaker, Michael@Energy" w:date="2022-01-13T18:00:00Z">
              <w:r w:rsidRPr="000638D1" w:rsidDel="00AB6B49">
                <w:rPr>
                  <w:rFonts w:ascii="Calibri" w:hAnsi="Calibri"/>
                  <w:sz w:val="18"/>
                  <w:szCs w:val="18"/>
                </w:rPr>
                <w:lastRenderedPageBreak/>
                <w:delText>Op</w:delText>
              </w:r>
              <w:r w:rsidRPr="00B013A1" w:rsidDel="00AB6B49">
                <w:rPr>
                  <w:rFonts w:ascii="Calibri" w:hAnsi="Calibri"/>
                  <w:sz w:val="18"/>
                  <w:szCs w:val="18"/>
                </w:rPr>
                <w:delText>tions:</w:delText>
              </w:r>
            </w:del>
          </w:p>
          <w:p w14:paraId="2CA7B57F" w14:textId="1131352D" w:rsidR="00B00674" w:rsidRPr="00B013A1" w:rsidDel="001B6532" w:rsidRDefault="00B00674" w:rsidP="00B00674">
            <w:pPr>
              <w:keepNext/>
              <w:tabs>
                <w:tab w:val="left" w:pos="2160"/>
                <w:tab w:val="left" w:pos="2700"/>
                <w:tab w:val="left" w:pos="3420"/>
                <w:tab w:val="left" w:pos="3780"/>
                <w:tab w:val="left" w:pos="5760"/>
                <w:tab w:val="left" w:pos="7212"/>
              </w:tabs>
              <w:rPr>
                <w:del w:id="190" w:author="Shewmaker, Michael@Energy" w:date="2021-12-23T09:47:00Z"/>
                <w:rFonts w:ascii="Calibri" w:hAnsi="Calibri"/>
                <w:sz w:val="18"/>
                <w:szCs w:val="18"/>
              </w:rPr>
            </w:pPr>
            <w:del w:id="191" w:author="Shewmaker, Michael@Energy" w:date="2021-12-23T09:47:00Z">
              <w:r w:rsidRPr="00B013A1" w:rsidDel="001B6532">
                <w:rPr>
                  <w:rFonts w:ascii="Calibri" w:hAnsi="Calibri"/>
                  <w:sz w:val="18"/>
                  <w:szCs w:val="18"/>
                </w:rPr>
                <w:delText xml:space="preserve">Single Family &amp; </w:delText>
              </w:r>
              <w:r w:rsidRPr="00C93D5B" w:rsidDel="001B6532">
                <w:rPr>
                  <w:rFonts w:ascii="Calibri" w:hAnsi="Calibri"/>
                  <w:sz w:val="18"/>
                  <w:szCs w:val="18"/>
                  <w:highlight w:val="yellow"/>
                  <w:rPrChange w:id="192" w:author="Renee Temple" w:date="2021-11-01T08:59:00Z">
                    <w:rPr>
                      <w:rFonts w:ascii="Calibri" w:hAnsi="Calibri"/>
                      <w:sz w:val="18"/>
                      <w:szCs w:val="18"/>
                    </w:rPr>
                  </w:rPrChange>
                </w:rPr>
                <w:delText>Multifamily</w:delText>
              </w:r>
              <w:r w:rsidRPr="00B013A1" w:rsidDel="001B6532">
                <w:rPr>
                  <w:rFonts w:ascii="Calibri" w:hAnsi="Calibri"/>
                  <w:sz w:val="18"/>
                  <w:szCs w:val="18"/>
                </w:rPr>
                <w:delText xml:space="preserve"> with Individual Water Heaters</w:delText>
              </w:r>
            </w:del>
          </w:p>
          <w:p w14:paraId="38EA97E3" w14:textId="6DBCF633" w:rsidR="00B00674" w:rsidRPr="00B013A1" w:rsidDel="005A26AA" w:rsidRDefault="00B00674" w:rsidP="00B00674">
            <w:pPr>
              <w:pStyle w:val="ListParagraph"/>
              <w:keepNext/>
              <w:numPr>
                <w:ilvl w:val="0"/>
                <w:numId w:val="72"/>
              </w:numPr>
              <w:tabs>
                <w:tab w:val="left" w:pos="2160"/>
                <w:tab w:val="left" w:pos="2700"/>
                <w:tab w:val="left" w:pos="3420"/>
                <w:tab w:val="left" w:pos="3780"/>
                <w:tab w:val="left" w:pos="5760"/>
                <w:tab w:val="left" w:pos="7212"/>
              </w:tabs>
              <w:rPr>
                <w:del w:id="193" w:author="Shewmaker, Michael@Energy" w:date="2021-12-23T09:49:00Z"/>
                <w:rFonts w:ascii="Calibri" w:hAnsi="Calibri"/>
                <w:sz w:val="18"/>
                <w:szCs w:val="18"/>
              </w:rPr>
            </w:pPr>
            <w:del w:id="194" w:author="Shewmaker, Michael@Energy" w:date="2021-12-23T09:49:00Z">
              <w:r w:rsidRPr="00B013A1" w:rsidDel="005A26AA">
                <w:rPr>
                  <w:rFonts w:ascii="Calibri" w:hAnsi="Calibri"/>
                  <w:sz w:val="18"/>
                  <w:szCs w:val="18"/>
                </w:rPr>
                <w:delText>Gas or propane instantaneous.</w:delText>
              </w:r>
            </w:del>
          </w:p>
          <w:p w14:paraId="1AD1B5A3" w14:textId="0A0D5AD0" w:rsidR="00B00674" w:rsidRPr="00B013A1" w:rsidDel="005A26AA" w:rsidRDefault="00B00674" w:rsidP="00B00674">
            <w:pPr>
              <w:pStyle w:val="ListParagraph"/>
              <w:keepNext/>
              <w:numPr>
                <w:ilvl w:val="0"/>
                <w:numId w:val="72"/>
              </w:numPr>
              <w:tabs>
                <w:tab w:val="left" w:pos="2160"/>
                <w:tab w:val="left" w:pos="2700"/>
                <w:tab w:val="left" w:pos="3420"/>
                <w:tab w:val="left" w:pos="3780"/>
                <w:tab w:val="left" w:pos="5760"/>
                <w:tab w:val="left" w:pos="7212"/>
              </w:tabs>
              <w:rPr>
                <w:del w:id="195" w:author="Shewmaker, Michael@Energy" w:date="2021-12-23T09:49:00Z"/>
                <w:rFonts w:ascii="Calibri" w:hAnsi="Calibri"/>
                <w:sz w:val="18"/>
                <w:szCs w:val="18"/>
              </w:rPr>
            </w:pPr>
            <w:del w:id="196" w:author="Shewmaker, Michael@Energy" w:date="2021-12-23T09:49:00Z">
              <w:r w:rsidRPr="00B013A1" w:rsidDel="005A26AA">
                <w:rPr>
                  <w:rFonts w:ascii="Calibri" w:hAnsi="Calibri"/>
                  <w:sz w:val="18"/>
                  <w:szCs w:val="18"/>
                </w:rPr>
                <w:delText>55 gallons or less storage tank with 75,000 Btu or less rated input. Distribution either compact hot water distribution (HERS) or drain water heat recovery (HERS).</w:delText>
              </w:r>
            </w:del>
          </w:p>
          <w:p w14:paraId="7A31DD57" w14:textId="64702E02" w:rsidR="00B00674" w:rsidRPr="00B013A1" w:rsidDel="005A26AA" w:rsidRDefault="00B00674" w:rsidP="00B00674">
            <w:pPr>
              <w:pStyle w:val="ListParagraph"/>
              <w:keepNext/>
              <w:numPr>
                <w:ilvl w:val="0"/>
                <w:numId w:val="72"/>
              </w:numPr>
              <w:tabs>
                <w:tab w:val="left" w:pos="2160"/>
                <w:tab w:val="left" w:pos="2700"/>
                <w:tab w:val="left" w:pos="3420"/>
                <w:tab w:val="left" w:pos="3780"/>
                <w:tab w:val="left" w:pos="5760"/>
                <w:tab w:val="left" w:pos="7212"/>
              </w:tabs>
              <w:rPr>
                <w:del w:id="197" w:author="Shewmaker, Michael@Energy" w:date="2021-12-23T09:49:00Z"/>
                <w:rFonts w:ascii="Calibri" w:hAnsi="Calibri"/>
                <w:sz w:val="18"/>
                <w:szCs w:val="18"/>
              </w:rPr>
            </w:pPr>
            <w:del w:id="198" w:author="Shewmaker, Michael@Energy" w:date="2021-12-23T09:49:00Z">
              <w:r w:rsidRPr="00B013A1" w:rsidDel="005A26AA">
                <w:rPr>
                  <w:rFonts w:ascii="Calibri" w:hAnsi="Calibri"/>
                  <w:sz w:val="18"/>
                  <w:szCs w:val="18"/>
                </w:rPr>
                <w:delText>Greater than 55 gallons storage tank with 75,000 Btu or less rated input.</w:delText>
              </w:r>
            </w:del>
          </w:p>
          <w:p w14:paraId="66055C79" w14:textId="65325A58" w:rsidR="00B00674" w:rsidRPr="00B013A1" w:rsidDel="005A26AA" w:rsidRDefault="00B00674" w:rsidP="00B00674">
            <w:pPr>
              <w:pStyle w:val="ListParagraph"/>
              <w:keepNext/>
              <w:numPr>
                <w:ilvl w:val="0"/>
                <w:numId w:val="72"/>
              </w:numPr>
              <w:tabs>
                <w:tab w:val="left" w:pos="2160"/>
                <w:tab w:val="left" w:pos="2700"/>
                <w:tab w:val="left" w:pos="3420"/>
                <w:tab w:val="left" w:pos="3780"/>
                <w:tab w:val="left" w:pos="5760"/>
                <w:tab w:val="left" w:pos="7212"/>
              </w:tabs>
              <w:rPr>
                <w:del w:id="199" w:author="Shewmaker, Michael@Energy" w:date="2021-12-23T09:49:00Z"/>
                <w:rFonts w:ascii="Calibri" w:hAnsi="Calibri"/>
                <w:sz w:val="18"/>
                <w:szCs w:val="18"/>
              </w:rPr>
            </w:pPr>
            <w:del w:id="200" w:author="Shewmaker, Michael@Energy" w:date="2021-12-23T09:49:00Z">
              <w:r w:rsidRPr="00B013A1" w:rsidDel="005A26AA">
                <w:rPr>
                  <w:rFonts w:ascii="Calibri" w:hAnsi="Calibri"/>
                  <w:sz w:val="18"/>
                  <w:szCs w:val="18"/>
                </w:rPr>
                <w:delText>Heat pump water heater. Installed in conditioned space or garage. Either:</w:delText>
              </w:r>
            </w:del>
          </w:p>
          <w:p w14:paraId="76B9702F" w14:textId="1853817A" w:rsidR="00B00674" w:rsidRPr="00B013A1" w:rsidDel="005A26AA" w:rsidRDefault="00B00674" w:rsidP="00B00674">
            <w:pPr>
              <w:pStyle w:val="ListParagraph"/>
              <w:keepNext/>
              <w:numPr>
                <w:ilvl w:val="0"/>
                <w:numId w:val="73"/>
              </w:numPr>
              <w:tabs>
                <w:tab w:val="left" w:pos="2160"/>
                <w:tab w:val="left" w:pos="2700"/>
                <w:tab w:val="left" w:pos="3420"/>
                <w:tab w:val="left" w:pos="3780"/>
                <w:tab w:val="left" w:pos="5760"/>
                <w:tab w:val="left" w:pos="7212"/>
              </w:tabs>
              <w:rPr>
                <w:del w:id="201" w:author="Shewmaker, Michael@Energy" w:date="2021-12-23T09:49:00Z"/>
                <w:rFonts w:ascii="Calibri" w:hAnsi="Calibri"/>
                <w:sz w:val="18"/>
                <w:szCs w:val="18"/>
              </w:rPr>
            </w:pPr>
            <w:del w:id="202" w:author="Shewmaker, Michael@Energy" w:date="2021-12-23T09:49:00Z">
              <w:r w:rsidRPr="00B013A1" w:rsidDel="005A26AA">
                <w:rPr>
                  <w:rFonts w:ascii="Calibri" w:hAnsi="Calibri"/>
                  <w:sz w:val="18"/>
                  <w:szCs w:val="18"/>
                </w:rPr>
                <w:delText>Compact hot water distribution basic and drain water heat recovery (HERS), or</w:delText>
              </w:r>
            </w:del>
          </w:p>
          <w:p w14:paraId="4311C04C" w14:textId="7AFA863D" w:rsidR="00B00674" w:rsidRPr="00B013A1" w:rsidDel="005A26AA" w:rsidRDefault="00B00674" w:rsidP="00B00674">
            <w:pPr>
              <w:pStyle w:val="ListParagraph"/>
              <w:keepNext/>
              <w:numPr>
                <w:ilvl w:val="0"/>
                <w:numId w:val="73"/>
              </w:numPr>
              <w:tabs>
                <w:tab w:val="left" w:pos="2160"/>
                <w:tab w:val="left" w:pos="2700"/>
                <w:tab w:val="left" w:pos="3420"/>
                <w:tab w:val="left" w:pos="3780"/>
                <w:tab w:val="left" w:pos="5760"/>
                <w:tab w:val="left" w:pos="7212"/>
              </w:tabs>
              <w:rPr>
                <w:del w:id="203" w:author="Shewmaker, Michael@Energy" w:date="2021-12-23T09:49:00Z"/>
                <w:rFonts w:ascii="Calibri" w:hAnsi="Calibri"/>
                <w:sz w:val="18"/>
                <w:szCs w:val="18"/>
              </w:rPr>
            </w:pPr>
            <w:del w:id="204" w:author="Shewmaker, Michael@Energy" w:date="2021-12-23T09:49:00Z">
              <w:r w:rsidRPr="00B013A1" w:rsidDel="005A26AA">
                <w:rPr>
                  <w:rFonts w:ascii="Calibri" w:hAnsi="Calibri"/>
                  <w:sz w:val="18"/>
                  <w:szCs w:val="18"/>
                </w:rPr>
                <w:delText xml:space="preserve">If climate zone 8-15, a PV system 0.3 kWdc larger than system required, or If climate zone 1 or 16, a PV system 1.1 kWdc larger than system required </w:delText>
              </w:r>
            </w:del>
          </w:p>
          <w:p w14:paraId="1B0AFBF4" w14:textId="0D496DDA" w:rsidR="00B00674" w:rsidRPr="00B013A1" w:rsidDel="005A26AA" w:rsidRDefault="00B00674" w:rsidP="00B00674">
            <w:pPr>
              <w:pStyle w:val="ListParagraph"/>
              <w:keepNext/>
              <w:numPr>
                <w:ilvl w:val="0"/>
                <w:numId w:val="72"/>
              </w:numPr>
              <w:tabs>
                <w:tab w:val="left" w:pos="2160"/>
                <w:tab w:val="left" w:pos="2700"/>
                <w:tab w:val="left" w:pos="3420"/>
                <w:tab w:val="left" w:pos="3780"/>
                <w:tab w:val="left" w:pos="5760"/>
                <w:tab w:val="left" w:pos="7212"/>
              </w:tabs>
              <w:rPr>
                <w:del w:id="205" w:author="Shewmaker, Michael@Energy" w:date="2021-12-23T09:49:00Z"/>
                <w:rFonts w:ascii="Calibri" w:hAnsi="Calibri"/>
                <w:sz w:val="18"/>
                <w:szCs w:val="18"/>
              </w:rPr>
            </w:pPr>
            <w:del w:id="206" w:author="Shewmaker, Michael@Energy" w:date="2021-12-23T09:49:00Z">
              <w:r w:rsidRPr="00B013A1" w:rsidDel="005A26AA">
                <w:rPr>
                  <w:rFonts w:ascii="Calibri" w:hAnsi="Calibri"/>
                  <w:sz w:val="18"/>
                  <w:szCs w:val="18"/>
                </w:rPr>
                <w:delText>Tier 3 heat water heater (as rated by Northwest Energy Efficiency Alliance (NEEA)). Installed in conditioned space or garage. If climate zone 1 or 16 either:</w:delText>
              </w:r>
            </w:del>
          </w:p>
          <w:p w14:paraId="0F70790A" w14:textId="5C85896C" w:rsidR="00B00674" w:rsidRPr="00B013A1" w:rsidDel="005A26AA" w:rsidRDefault="00B00674" w:rsidP="00B00674">
            <w:pPr>
              <w:keepNext/>
              <w:tabs>
                <w:tab w:val="left" w:pos="2160"/>
                <w:tab w:val="left" w:pos="2700"/>
                <w:tab w:val="left" w:pos="3420"/>
                <w:tab w:val="left" w:pos="3780"/>
                <w:tab w:val="left" w:pos="5760"/>
                <w:tab w:val="left" w:pos="7212"/>
              </w:tabs>
              <w:ind w:left="1230" w:hanging="360"/>
              <w:rPr>
                <w:del w:id="207" w:author="Shewmaker, Michael@Energy" w:date="2021-12-23T09:49:00Z"/>
                <w:rFonts w:ascii="Calibri" w:hAnsi="Calibri"/>
                <w:sz w:val="18"/>
                <w:szCs w:val="18"/>
              </w:rPr>
            </w:pPr>
            <w:del w:id="208" w:author="Shewmaker, Michael@Energy" w:date="2021-12-23T09:49:00Z">
              <w:r w:rsidRPr="00B013A1" w:rsidDel="005A26AA">
                <w:rPr>
                  <w:rFonts w:ascii="Calibri" w:hAnsi="Calibri"/>
                  <w:sz w:val="18"/>
                  <w:szCs w:val="18"/>
                </w:rPr>
                <w:delText>A,</w:delText>
              </w:r>
              <w:r w:rsidRPr="00B013A1" w:rsidDel="005A26AA">
                <w:rPr>
                  <w:rFonts w:ascii="Calibri" w:hAnsi="Calibri"/>
                  <w:sz w:val="18"/>
                  <w:szCs w:val="18"/>
                </w:rPr>
                <w:tab/>
                <w:delText xml:space="preserve">A PV system that is 0.3 kWdc larger than </w:delText>
              </w:r>
              <w:r w:rsidR="00C4167B" w:rsidDel="005A26AA">
                <w:rPr>
                  <w:rFonts w:ascii="Calibri" w:hAnsi="Calibri"/>
                  <w:sz w:val="18"/>
                  <w:szCs w:val="18"/>
                </w:rPr>
                <w:delText>required</w:delText>
              </w:r>
              <w:r w:rsidRPr="00B013A1" w:rsidDel="005A26AA">
                <w:rPr>
                  <w:rFonts w:ascii="Calibri" w:hAnsi="Calibri"/>
                  <w:sz w:val="18"/>
                  <w:szCs w:val="18"/>
                </w:rPr>
                <w:delText>, or</w:delText>
              </w:r>
            </w:del>
          </w:p>
          <w:p w14:paraId="569FA8AA" w14:textId="287412EF" w:rsidR="00A73C02" w:rsidRPr="00185B43" w:rsidDel="00185B43" w:rsidRDefault="00B00674">
            <w:pPr>
              <w:pStyle w:val="ListParagraph"/>
              <w:numPr>
                <w:ilvl w:val="0"/>
                <w:numId w:val="83"/>
              </w:numPr>
              <w:rPr>
                <w:del w:id="209" w:author="Shewmaker, Michael@Energy" w:date="2022-01-13T15:52:00Z"/>
                <w:rFonts w:ascii="Calibri" w:hAnsi="Calibri"/>
                <w:sz w:val="18"/>
                <w:szCs w:val="18"/>
                <w:rPrChange w:id="210" w:author="Shewmaker, Michael@Energy" w:date="2022-01-13T15:52:00Z">
                  <w:rPr>
                    <w:del w:id="211" w:author="Shewmaker, Michael@Energy" w:date="2022-01-13T15:52:00Z"/>
                  </w:rPr>
                </w:rPrChange>
              </w:rPr>
              <w:pPrChange w:id="212" w:author="Shewmaker, Michael@Energy" w:date="2022-01-13T15:52:00Z">
                <w:pPr>
                  <w:pStyle w:val="ListParagraph"/>
                  <w:framePr w:hSpace="180" w:wrap="around" w:vAnchor="text" w:hAnchor="text" w:xAlign="right" w:y="1"/>
                  <w:numPr>
                    <w:numId w:val="73"/>
                  </w:numPr>
                  <w:ind w:left="1080" w:hanging="360"/>
                  <w:suppressOverlap/>
                </w:pPr>
              </w:pPrChange>
            </w:pPr>
            <w:del w:id="213" w:author="Shewmaker, Michael@Energy" w:date="2021-12-23T09:49:00Z">
              <w:r w:rsidRPr="00B013A1" w:rsidDel="005A26AA">
                <w:rPr>
                  <w:rFonts w:ascii="Calibri" w:hAnsi="Calibri"/>
                  <w:sz w:val="18"/>
                  <w:szCs w:val="18"/>
                </w:rPr>
                <w:delText>Compact hot water distribution basic.</w:delText>
              </w:r>
            </w:del>
          </w:p>
          <w:p w14:paraId="7B38C2CA" w14:textId="2D5924FC" w:rsidR="00B00674" w:rsidRPr="001B6532" w:rsidDel="001B6532" w:rsidRDefault="00B00674">
            <w:pPr>
              <w:pStyle w:val="ListParagraph"/>
              <w:numPr>
                <w:ilvl w:val="0"/>
                <w:numId w:val="83"/>
              </w:numPr>
              <w:rPr>
                <w:del w:id="214" w:author="Shewmaker, Michael@Energy" w:date="2021-12-23T09:47:00Z"/>
              </w:rPr>
              <w:pPrChange w:id="215" w:author="Shewmaker, Michael@Energy" w:date="2022-01-13T15:52:00Z">
                <w:pPr>
                  <w:framePr w:hSpace="180" w:wrap="around" w:vAnchor="text" w:hAnchor="text" w:xAlign="right" w:y="1"/>
                  <w:suppressOverlap/>
                </w:pPr>
              </w:pPrChange>
            </w:pPr>
          </w:p>
          <w:p w14:paraId="4B95AB34" w14:textId="141B9365" w:rsidR="00B00674" w:rsidRPr="000638D1" w:rsidDel="001B6532" w:rsidRDefault="00B00674">
            <w:pPr>
              <w:pStyle w:val="ListParagraph"/>
              <w:numPr>
                <w:ilvl w:val="0"/>
                <w:numId w:val="83"/>
              </w:numPr>
              <w:rPr>
                <w:del w:id="216" w:author="Shewmaker, Michael@Energy" w:date="2021-12-23T09:47:00Z"/>
              </w:rPr>
              <w:pPrChange w:id="217" w:author="Shewmaker, Michael@Energy" w:date="2022-01-13T15:52:00Z">
                <w:pPr>
                  <w:framePr w:hSpace="180" w:wrap="around" w:vAnchor="text" w:hAnchor="text" w:xAlign="right" w:y="1"/>
                  <w:suppressOverlap/>
                </w:pPr>
              </w:pPrChange>
            </w:pPr>
            <w:del w:id="218" w:author="Shewmaker, Michael@Energy" w:date="2021-12-23T09:47:00Z">
              <w:r w:rsidRPr="00C93D5B" w:rsidDel="001B6532">
                <w:rPr>
                  <w:highlight w:val="yellow"/>
                  <w:rPrChange w:id="219" w:author="Renee Temple" w:date="2021-11-01T09:00:00Z">
                    <w:rPr>
                      <w:rFonts w:ascii="Calibri" w:hAnsi="Calibri"/>
                      <w:sz w:val="18"/>
                      <w:szCs w:val="18"/>
                    </w:rPr>
                  </w:rPrChange>
                </w:rPr>
                <w:delText>Multifamily</w:delText>
              </w:r>
              <w:r w:rsidRPr="000638D1" w:rsidDel="001B6532">
                <w:delText xml:space="preserve"> with Central Water Heating</w:delText>
              </w:r>
            </w:del>
          </w:p>
          <w:p w14:paraId="47D5D26A" w14:textId="182CD995" w:rsidR="00B00674" w:rsidRPr="000638D1" w:rsidDel="001B6532" w:rsidRDefault="00B00674">
            <w:pPr>
              <w:pStyle w:val="ListParagraph"/>
              <w:numPr>
                <w:ilvl w:val="0"/>
                <w:numId w:val="83"/>
              </w:numPr>
              <w:rPr>
                <w:del w:id="220" w:author="Shewmaker, Michael@Energy" w:date="2021-12-23T09:47:00Z"/>
              </w:rPr>
              <w:pPrChange w:id="221" w:author="Shewmaker, Michael@Energy" w:date="2022-01-13T15:52:00Z">
                <w:pPr>
                  <w:pStyle w:val="ListParagraph"/>
                  <w:framePr w:hSpace="180" w:wrap="around" w:vAnchor="text" w:hAnchor="text" w:xAlign="right" w:y="1"/>
                  <w:numPr>
                    <w:numId w:val="80"/>
                  </w:numPr>
                  <w:ind w:hanging="360"/>
                  <w:suppressOverlap/>
                </w:pPr>
              </w:pPrChange>
            </w:pPr>
            <w:del w:id="222" w:author="Shewmaker, Michael@Energy" w:date="2021-12-23T09:47:00Z">
              <w:r w:rsidRPr="000638D1" w:rsidDel="001B6532">
                <w:delText>Gas or propane water heating system, a recirculation system, and a minimum solar savings fraction of 0.20 in Climate Zones 1 through 9 or a minimum solar savings fraction of 0.35 in Climate Zones 10 through 16.</w:delText>
              </w:r>
            </w:del>
          </w:p>
          <w:p w14:paraId="70F61541" w14:textId="08073245" w:rsidR="00B00674" w:rsidRPr="000638D1" w:rsidDel="00AB6B49" w:rsidRDefault="00B00674">
            <w:pPr>
              <w:pStyle w:val="ListParagraph"/>
              <w:numPr>
                <w:ilvl w:val="0"/>
                <w:numId w:val="83"/>
              </w:numPr>
              <w:rPr>
                <w:del w:id="223" w:author="Shewmaker, Michael@Energy" w:date="2022-01-13T18:00:00Z"/>
              </w:rPr>
              <w:pPrChange w:id="224" w:author="Shewmaker, Michael@Energy" w:date="2022-01-13T15:52:00Z">
                <w:pPr>
                  <w:pStyle w:val="ListParagraph"/>
                  <w:framePr w:hSpace="180" w:wrap="around" w:vAnchor="text" w:hAnchor="text" w:xAlign="right" w:y="1"/>
                  <w:numPr>
                    <w:numId w:val="80"/>
                  </w:numPr>
                  <w:ind w:hanging="360"/>
                  <w:suppressOverlap/>
                </w:pPr>
              </w:pPrChange>
            </w:pPr>
            <w:del w:id="225" w:author="Shewmaker, Michael@Energy" w:date="2021-12-23T09:47:00Z">
              <w:r w:rsidRPr="000638D1" w:rsidDel="001B6532">
                <w:delText>Gas or propane water heating system, a recirculation system, a minimum solar savings fraction of 0.15 in Climate Zones 1 through 9 or a minimum solar savings fraction of 0.30 in Climate Zones 10 through 16, and a drain water heat recovery system.</w:delText>
              </w:r>
            </w:del>
          </w:p>
        </w:tc>
      </w:tr>
    </w:tbl>
    <w:p w14:paraId="1548087F" w14:textId="239979D8" w:rsidR="00ED4771" w:rsidRDefault="00ED4771" w:rsidP="00C53136">
      <w:pPr>
        <w:keepNext/>
        <w:tabs>
          <w:tab w:val="left" w:pos="2160"/>
          <w:tab w:val="left" w:pos="2700"/>
          <w:tab w:val="left" w:pos="3420"/>
          <w:tab w:val="left" w:pos="3780"/>
          <w:tab w:val="left" w:pos="5760"/>
          <w:tab w:val="left" w:pos="7212"/>
        </w:tabs>
        <w:ind w:right="-288"/>
        <w:rPr>
          <w:ins w:id="226" w:author="Shewmaker, Michael@Energy" w:date="2022-01-13T17:58:00Z"/>
          <w:rFonts w:ascii="Calibri" w:eastAsia="Calibri" w:hAnsi="Calibri"/>
          <w:b/>
          <w:sz w:val="20"/>
          <w:szCs w:val="22"/>
        </w:rPr>
      </w:pPr>
    </w:p>
    <w:p w14:paraId="51E42238" w14:textId="77777777" w:rsidR="00ED4771" w:rsidRDefault="00ED4771">
      <w:pPr>
        <w:rPr>
          <w:ins w:id="227" w:author="Shewmaker, Michael@Energy" w:date="2022-01-13T17:58:00Z"/>
          <w:rFonts w:ascii="Calibri" w:eastAsia="Calibri" w:hAnsi="Calibri"/>
          <w:b/>
          <w:sz w:val="20"/>
          <w:szCs w:val="22"/>
        </w:rPr>
      </w:pPr>
      <w:ins w:id="228" w:author="Shewmaker, Michael@Energy" w:date="2022-01-13T17:58:00Z">
        <w:r>
          <w:rPr>
            <w:rFonts w:ascii="Calibri" w:eastAsia="Calibri" w:hAnsi="Calibri"/>
            <w:b/>
            <w:sz w:val="20"/>
            <w:szCs w:val="22"/>
          </w:rPr>
          <w:br w:type="page"/>
        </w:r>
      </w:ins>
    </w:p>
    <w:p w14:paraId="2D33498D" w14:textId="77777777" w:rsidR="006043AA" w:rsidRDefault="006043AA" w:rsidP="00C53136">
      <w:pPr>
        <w:keepNext/>
        <w:tabs>
          <w:tab w:val="left" w:pos="2160"/>
          <w:tab w:val="left" w:pos="2700"/>
          <w:tab w:val="left" w:pos="3420"/>
          <w:tab w:val="left" w:pos="3780"/>
          <w:tab w:val="left" w:pos="5760"/>
          <w:tab w:val="left" w:pos="7212"/>
        </w:tabs>
        <w:ind w:right="-288"/>
        <w:rPr>
          <w:ins w:id="229" w:author="Shewmaker, Michael@Energy" w:date="2022-01-13T17:57:00Z"/>
          <w:rFonts w:ascii="Calibri" w:eastAsia="Calibri" w:hAnsi="Calibri"/>
          <w:b/>
          <w:sz w:val="20"/>
          <w:szCs w:val="22"/>
        </w:rPr>
      </w:pPr>
    </w:p>
    <w:tbl>
      <w:tblPr>
        <w:tblStyle w:val="TableGrid"/>
        <w:tblpPr w:leftFromText="180" w:rightFromText="180" w:vertAnchor="text" w:tblpXSpec="right" w:tblpY="1"/>
        <w:tblOverlap w:val="never"/>
        <w:tblW w:w="5002" w:type="pct"/>
        <w:tblLook w:val="04A0" w:firstRow="1" w:lastRow="0" w:firstColumn="1" w:lastColumn="0" w:noHBand="0" w:noVBand="1"/>
      </w:tblPr>
      <w:tblGrid>
        <w:gridCol w:w="1597"/>
        <w:gridCol w:w="1601"/>
        <w:gridCol w:w="1598"/>
        <w:gridCol w:w="1601"/>
        <w:gridCol w:w="1598"/>
        <w:gridCol w:w="1601"/>
        <w:gridCol w:w="1598"/>
        <w:gridCol w:w="1601"/>
        <w:gridCol w:w="1601"/>
        <w:tblGridChange w:id="230">
          <w:tblGrid>
            <w:gridCol w:w="1439"/>
            <w:gridCol w:w="1439"/>
            <w:gridCol w:w="1439"/>
            <w:gridCol w:w="1439"/>
            <w:gridCol w:w="1440"/>
            <w:gridCol w:w="1440"/>
            <w:gridCol w:w="1440"/>
            <w:gridCol w:w="1440"/>
            <w:gridCol w:w="1440"/>
            <w:gridCol w:w="1440"/>
          </w:tblGrid>
        </w:tblGridChange>
      </w:tblGrid>
      <w:tr w:rsidR="00ED4771" w:rsidRPr="00AA2955" w14:paraId="21F80965" w14:textId="77777777" w:rsidTr="00414A06">
        <w:trPr>
          <w:trHeight w:val="437"/>
          <w:ins w:id="231" w:author="Shewmaker, Michael@Energy" w:date="2022-01-13T17:57:00Z"/>
        </w:trPr>
        <w:tc>
          <w:tcPr>
            <w:tcW w:w="5000" w:type="pct"/>
            <w:gridSpan w:val="9"/>
          </w:tcPr>
          <w:p w14:paraId="5FAA37F4" w14:textId="0151B2D2" w:rsidR="00ED4771" w:rsidRPr="00AA2955" w:rsidRDefault="0018074F" w:rsidP="00414A06">
            <w:pPr>
              <w:keepNext/>
              <w:rPr>
                <w:ins w:id="232" w:author="Shewmaker, Michael@Energy" w:date="2022-01-13T17:57:00Z"/>
                <w:rFonts w:ascii="Calibri" w:eastAsia="Calibri" w:hAnsi="Calibri"/>
                <w:b/>
                <w:sz w:val="18"/>
                <w:szCs w:val="18"/>
              </w:rPr>
            </w:pPr>
            <w:ins w:id="233" w:author="Shewmaker, Michael@Energy" w:date="2022-01-13T17:59:00Z">
              <w:r>
                <w:rPr>
                  <w:rFonts w:ascii="Calibri" w:eastAsia="Calibri" w:hAnsi="Calibri"/>
                  <w:b/>
                  <w:sz w:val="18"/>
                  <w:szCs w:val="18"/>
                </w:rPr>
                <w:t>L</w:t>
              </w:r>
            </w:ins>
            <w:commentRangeStart w:id="234"/>
            <w:ins w:id="235" w:author="Shewmaker, Michael@Energy" w:date="2022-01-13T17:57:00Z">
              <w:r w:rsidR="00ED4771" w:rsidRPr="00AA2955">
                <w:rPr>
                  <w:rFonts w:ascii="Calibri" w:eastAsia="Calibri" w:hAnsi="Calibri"/>
                  <w:b/>
                  <w:sz w:val="18"/>
                  <w:szCs w:val="18"/>
                </w:rPr>
                <w:t xml:space="preserve">. Water Heating Systems </w:t>
              </w:r>
              <w:r w:rsidR="00ED4771" w:rsidRPr="00AA2955">
                <w:rPr>
                  <w:rFonts w:ascii="Calibri" w:eastAsia="Calibri" w:hAnsi="Calibri"/>
                  <w:sz w:val="18"/>
                  <w:szCs w:val="18"/>
                </w:rPr>
                <w:t>(Section 150.</w:t>
              </w:r>
            </w:ins>
            <w:ins w:id="236" w:author="Shewmaker, Michael@Energy" w:date="2022-01-13T17:59:00Z">
              <w:r>
                <w:rPr>
                  <w:rFonts w:ascii="Calibri" w:eastAsia="Calibri" w:hAnsi="Calibri"/>
                  <w:sz w:val="18"/>
                  <w:szCs w:val="18"/>
                </w:rPr>
                <w:t>2(a)</w:t>
              </w:r>
              <w:r w:rsidR="006755EB">
                <w:rPr>
                  <w:rFonts w:ascii="Calibri" w:eastAsia="Calibri" w:hAnsi="Calibri"/>
                  <w:sz w:val="18"/>
                  <w:szCs w:val="18"/>
                </w:rPr>
                <w:t>1D</w:t>
              </w:r>
            </w:ins>
            <w:ins w:id="237" w:author="Shewmaker, Michael@Energy" w:date="2022-01-13T17:57:00Z">
              <w:r w:rsidR="00ED4771" w:rsidRPr="00AA2955">
                <w:rPr>
                  <w:rFonts w:ascii="Calibri" w:eastAsia="Calibri" w:hAnsi="Calibri"/>
                  <w:sz w:val="18"/>
                  <w:szCs w:val="18"/>
                </w:rPr>
                <w:t>)</w:t>
              </w:r>
              <w:commentRangeEnd w:id="234"/>
              <w:r w:rsidR="00ED4771">
                <w:rPr>
                  <w:rStyle w:val="CommentReference"/>
                </w:rPr>
                <w:commentReference w:id="234"/>
              </w:r>
            </w:ins>
          </w:p>
          <w:p w14:paraId="203164E3" w14:textId="77777777" w:rsidR="00ED4771" w:rsidRPr="00AA2955" w:rsidRDefault="00ED4771" w:rsidP="00414A06">
            <w:pPr>
              <w:rPr>
                <w:ins w:id="238" w:author="Shewmaker, Michael@Energy" w:date="2022-01-13T17:57:00Z"/>
                <w:rFonts w:ascii="Calibri" w:hAnsi="Calibri"/>
                <w:sz w:val="18"/>
                <w:szCs w:val="18"/>
              </w:rPr>
            </w:pPr>
            <w:ins w:id="239" w:author="Shewmaker, Michael@Energy" w:date="2022-01-13T17:57:00Z">
              <w:r w:rsidRPr="00AA2955">
                <w:rPr>
                  <w:rFonts w:ascii="Calibri" w:eastAsia="Calibri" w:hAnsi="Calibri"/>
                  <w:sz w:val="18"/>
                  <w:szCs w:val="18"/>
                </w:rPr>
                <w:t>List water heaters and boilers for both domestic hot water (DHW) heaters and hydronic space heating.</w:t>
              </w:r>
            </w:ins>
          </w:p>
        </w:tc>
      </w:tr>
      <w:tr w:rsidR="00F27D88" w:rsidRPr="00AA2955" w14:paraId="4CFE23D4" w14:textId="77777777" w:rsidTr="00F27D88">
        <w:tblPrEx>
          <w:tblW w:w="5002" w:type="pct"/>
          <w:tblPrExChange w:id="240" w:author="Shewmaker, Michael@Energy" w:date="2022-01-20T13:39:00Z">
            <w:tblPrEx>
              <w:tblW w:w="5002" w:type="pct"/>
            </w:tblPrEx>
          </w:tblPrExChange>
        </w:tblPrEx>
        <w:trPr>
          <w:trHeight w:val="225"/>
          <w:ins w:id="241" w:author="Shewmaker, Michael@Energy" w:date="2022-01-13T17:57:00Z"/>
          <w:trPrChange w:id="242" w:author="Shewmaker, Michael@Energy" w:date="2022-01-20T13:39:00Z">
            <w:trPr>
              <w:gridAfter w:val="0"/>
              <w:wAfter w:w="500" w:type="pct"/>
              <w:trHeight w:val="225"/>
            </w:trPr>
          </w:trPrChange>
        </w:trPr>
        <w:tc>
          <w:tcPr>
            <w:tcW w:w="555" w:type="pct"/>
            <w:vAlign w:val="center"/>
            <w:tcPrChange w:id="243" w:author="Shewmaker, Michael@Energy" w:date="2022-01-20T13:39:00Z">
              <w:tcPr>
                <w:tcW w:w="500" w:type="pct"/>
                <w:vAlign w:val="center"/>
              </w:tcPr>
            </w:tcPrChange>
          </w:tcPr>
          <w:p w14:paraId="438D329F" w14:textId="77777777" w:rsidR="00F27D88" w:rsidRPr="00AA2955" w:rsidRDefault="00F27D88" w:rsidP="00414A06">
            <w:pPr>
              <w:jc w:val="center"/>
              <w:rPr>
                <w:ins w:id="244" w:author="Shewmaker, Michael@Energy" w:date="2022-01-13T17:57:00Z"/>
                <w:rFonts w:ascii="Calibri" w:hAnsi="Calibri"/>
                <w:sz w:val="18"/>
              </w:rPr>
            </w:pPr>
            <w:ins w:id="245" w:author="Shewmaker, Michael@Energy" w:date="2022-01-13T17:57:00Z">
              <w:r w:rsidRPr="00AA2955">
                <w:rPr>
                  <w:rFonts w:ascii="Calibri" w:hAnsi="Calibri"/>
                  <w:sz w:val="18"/>
                </w:rPr>
                <w:t>01</w:t>
              </w:r>
            </w:ins>
          </w:p>
        </w:tc>
        <w:tc>
          <w:tcPr>
            <w:tcW w:w="556" w:type="pct"/>
            <w:tcPrChange w:id="246" w:author="Shewmaker, Michael@Energy" w:date="2022-01-20T13:39:00Z">
              <w:tcPr>
                <w:tcW w:w="500" w:type="pct"/>
              </w:tcPr>
            </w:tcPrChange>
          </w:tcPr>
          <w:p w14:paraId="1ADBC9D1" w14:textId="77777777" w:rsidR="00F27D88" w:rsidRPr="00AA2955" w:rsidRDefault="00F27D88" w:rsidP="00414A06">
            <w:pPr>
              <w:jc w:val="center"/>
              <w:rPr>
                <w:ins w:id="247" w:author="Shewmaker, Michael@Energy" w:date="2022-01-13T17:57:00Z"/>
                <w:rFonts w:ascii="Calibri" w:hAnsi="Calibri"/>
                <w:sz w:val="18"/>
              </w:rPr>
            </w:pPr>
            <w:ins w:id="248" w:author="Shewmaker, Michael@Energy" w:date="2022-01-13T17:57:00Z">
              <w:r w:rsidRPr="00AA2955">
                <w:rPr>
                  <w:rFonts w:ascii="Calibri" w:hAnsi="Calibri"/>
                  <w:sz w:val="18"/>
                </w:rPr>
                <w:t>02</w:t>
              </w:r>
            </w:ins>
          </w:p>
        </w:tc>
        <w:tc>
          <w:tcPr>
            <w:tcW w:w="555" w:type="pct"/>
            <w:vAlign w:val="center"/>
            <w:tcPrChange w:id="249" w:author="Shewmaker, Michael@Energy" w:date="2022-01-20T13:39:00Z">
              <w:tcPr>
                <w:tcW w:w="500" w:type="pct"/>
                <w:vAlign w:val="center"/>
              </w:tcPr>
            </w:tcPrChange>
          </w:tcPr>
          <w:p w14:paraId="7CDA1869" w14:textId="77777777" w:rsidR="00F27D88" w:rsidRPr="00AA2955" w:rsidRDefault="00F27D88" w:rsidP="00414A06">
            <w:pPr>
              <w:jc w:val="center"/>
              <w:rPr>
                <w:ins w:id="250" w:author="Shewmaker, Michael@Energy" w:date="2022-01-13T17:57:00Z"/>
                <w:rFonts w:ascii="Calibri" w:hAnsi="Calibri"/>
                <w:sz w:val="18"/>
              </w:rPr>
            </w:pPr>
            <w:ins w:id="251" w:author="Shewmaker, Michael@Energy" w:date="2022-01-13T17:57:00Z">
              <w:r w:rsidRPr="00AA2955">
                <w:rPr>
                  <w:rFonts w:ascii="Calibri" w:hAnsi="Calibri"/>
                  <w:sz w:val="18"/>
                </w:rPr>
                <w:t>03</w:t>
              </w:r>
            </w:ins>
          </w:p>
        </w:tc>
        <w:tc>
          <w:tcPr>
            <w:tcW w:w="556" w:type="pct"/>
            <w:tcPrChange w:id="252" w:author="Shewmaker, Michael@Energy" w:date="2022-01-20T13:39:00Z">
              <w:tcPr>
                <w:tcW w:w="500" w:type="pct"/>
              </w:tcPr>
            </w:tcPrChange>
          </w:tcPr>
          <w:p w14:paraId="55E76AE8" w14:textId="77777777" w:rsidR="00F27D88" w:rsidRPr="00AA2955" w:rsidRDefault="00F27D88" w:rsidP="00414A06">
            <w:pPr>
              <w:jc w:val="center"/>
              <w:rPr>
                <w:ins w:id="253" w:author="Shewmaker, Michael@Energy" w:date="2022-01-13T17:57:00Z"/>
                <w:rFonts w:ascii="Calibri" w:hAnsi="Calibri"/>
                <w:sz w:val="18"/>
              </w:rPr>
            </w:pPr>
            <w:ins w:id="254" w:author="Shewmaker, Michael@Energy" w:date="2022-01-13T17:57:00Z">
              <w:r w:rsidRPr="00AA2955">
                <w:rPr>
                  <w:rFonts w:ascii="Calibri" w:hAnsi="Calibri"/>
                  <w:sz w:val="18"/>
                </w:rPr>
                <w:t>04</w:t>
              </w:r>
            </w:ins>
          </w:p>
        </w:tc>
        <w:tc>
          <w:tcPr>
            <w:tcW w:w="555" w:type="pct"/>
            <w:tcPrChange w:id="255" w:author="Shewmaker, Michael@Energy" w:date="2022-01-20T13:39:00Z">
              <w:tcPr>
                <w:tcW w:w="500" w:type="pct"/>
              </w:tcPr>
            </w:tcPrChange>
          </w:tcPr>
          <w:p w14:paraId="29FD1C60" w14:textId="77777777" w:rsidR="00F27D88" w:rsidRPr="00AA2955" w:rsidDel="007B15E5" w:rsidRDefault="00F27D88" w:rsidP="00414A06">
            <w:pPr>
              <w:jc w:val="center"/>
              <w:rPr>
                <w:ins w:id="256" w:author="Shewmaker, Michael@Energy" w:date="2022-01-13T17:57:00Z"/>
                <w:rFonts w:ascii="Calibri" w:hAnsi="Calibri"/>
                <w:sz w:val="18"/>
              </w:rPr>
            </w:pPr>
            <w:ins w:id="257" w:author="Shewmaker, Michael@Energy" w:date="2022-01-13T17:57:00Z">
              <w:r w:rsidRPr="00AA2955">
                <w:rPr>
                  <w:rFonts w:ascii="Calibri" w:hAnsi="Calibri"/>
                  <w:sz w:val="18"/>
                </w:rPr>
                <w:t>05</w:t>
              </w:r>
            </w:ins>
          </w:p>
        </w:tc>
        <w:tc>
          <w:tcPr>
            <w:tcW w:w="556" w:type="pct"/>
            <w:vAlign w:val="center"/>
            <w:tcPrChange w:id="258" w:author="Shewmaker, Michael@Energy" w:date="2022-01-20T13:39:00Z">
              <w:tcPr>
                <w:tcW w:w="500" w:type="pct"/>
                <w:vAlign w:val="center"/>
              </w:tcPr>
            </w:tcPrChange>
          </w:tcPr>
          <w:p w14:paraId="6E365D66" w14:textId="77777777" w:rsidR="00F27D88" w:rsidRPr="00AA2955" w:rsidRDefault="00F27D88" w:rsidP="00414A06">
            <w:pPr>
              <w:jc w:val="center"/>
              <w:rPr>
                <w:ins w:id="259" w:author="Shewmaker, Michael@Energy" w:date="2022-01-13T17:57:00Z"/>
                <w:rFonts w:ascii="Calibri" w:hAnsi="Calibri"/>
                <w:sz w:val="18"/>
              </w:rPr>
            </w:pPr>
            <w:ins w:id="260" w:author="Shewmaker, Michael@Energy" w:date="2022-01-13T17:57:00Z">
              <w:r w:rsidRPr="00AA2955">
                <w:rPr>
                  <w:rFonts w:ascii="Calibri" w:hAnsi="Calibri"/>
                  <w:sz w:val="18"/>
                </w:rPr>
                <w:t>06</w:t>
              </w:r>
            </w:ins>
          </w:p>
        </w:tc>
        <w:tc>
          <w:tcPr>
            <w:tcW w:w="555" w:type="pct"/>
            <w:vAlign w:val="center"/>
            <w:tcPrChange w:id="261" w:author="Shewmaker, Michael@Energy" w:date="2022-01-20T13:39:00Z">
              <w:tcPr>
                <w:tcW w:w="500" w:type="pct"/>
                <w:vAlign w:val="center"/>
              </w:tcPr>
            </w:tcPrChange>
          </w:tcPr>
          <w:p w14:paraId="36A9F9AE" w14:textId="77777777" w:rsidR="00F27D88" w:rsidRPr="00AA2955" w:rsidRDefault="00F27D88" w:rsidP="00414A06">
            <w:pPr>
              <w:jc w:val="center"/>
              <w:rPr>
                <w:ins w:id="262" w:author="Shewmaker, Michael@Energy" w:date="2022-01-13T17:57:00Z"/>
                <w:rFonts w:ascii="Calibri" w:hAnsi="Calibri"/>
                <w:sz w:val="18"/>
              </w:rPr>
            </w:pPr>
            <w:ins w:id="263" w:author="Shewmaker, Michael@Energy" w:date="2022-01-13T17:57:00Z">
              <w:r>
                <w:rPr>
                  <w:rFonts w:ascii="Calibri" w:hAnsi="Calibri"/>
                  <w:sz w:val="18"/>
                </w:rPr>
                <w:t>07</w:t>
              </w:r>
            </w:ins>
          </w:p>
        </w:tc>
        <w:tc>
          <w:tcPr>
            <w:tcW w:w="556" w:type="pct"/>
            <w:vAlign w:val="center"/>
            <w:tcPrChange w:id="264" w:author="Shewmaker, Michael@Energy" w:date="2022-01-20T13:39:00Z">
              <w:tcPr>
                <w:tcW w:w="500" w:type="pct"/>
                <w:vAlign w:val="center"/>
              </w:tcPr>
            </w:tcPrChange>
          </w:tcPr>
          <w:p w14:paraId="31DC6A25" w14:textId="77777777" w:rsidR="00F27D88" w:rsidRPr="00AA2955" w:rsidRDefault="00F27D88" w:rsidP="00414A06">
            <w:pPr>
              <w:jc w:val="center"/>
              <w:rPr>
                <w:ins w:id="265" w:author="Shewmaker, Michael@Energy" w:date="2022-01-13T17:57:00Z"/>
                <w:rFonts w:ascii="Calibri" w:hAnsi="Calibri"/>
                <w:sz w:val="18"/>
              </w:rPr>
            </w:pPr>
            <w:ins w:id="266" w:author="Shewmaker, Michael@Energy" w:date="2022-01-13T17:57:00Z">
              <w:r>
                <w:rPr>
                  <w:rFonts w:ascii="Calibri" w:hAnsi="Calibri"/>
                  <w:sz w:val="18"/>
                </w:rPr>
                <w:t>08</w:t>
              </w:r>
            </w:ins>
          </w:p>
        </w:tc>
        <w:tc>
          <w:tcPr>
            <w:tcW w:w="556" w:type="pct"/>
            <w:vAlign w:val="center"/>
            <w:tcPrChange w:id="267" w:author="Shewmaker, Michael@Energy" w:date="2022-01-20T13:39:00Z">
              <w:tcPr>
                <w:tcW w:w="500" w:type="pct"/>
                <w:vAlign w:val="center"/>
              </w:tcPr>
            </w:tcPrChange>
          </w:tcPr>
          <w:p w14:paraId="6FE0D06D" w14:textId="77777777" w:rsidR="00F27D88" w:rsidRPr="00AA2955" w:rsidRDefault="00F27D88" w:rsidP="00414A06">
            <w:pPr>
              <w:jc w:val="center"/>
              <w:rPr>
                <w:ins w:id="268" w:author="Shewmaker, Michael@Energy" w:date="2022-01-13T17:57:00Z"/>
                <w:rFonts w:ascii="Calibri" w:hAnsi="Calibri"/>
                <w:sz w:val="18"/>
              </w:rPr>
            </w:pPr>
            <w:ins w:id="269" w:author="Shewmaker, Michael@Energy" w:date="2022-01-13T17:57:00Z">
              <w:r>
                <w:rPr>
                  <w:rFonts w:ascii="Calibri" w:hAnsi="Calibri"/>
                  <w:sz w:val="18"/>
                </w:rPr>
                <w:t>09</w:t>
              </w:r>
            </w:ins>
          </w:p>
        </w:tc>
      </w:tr>
      <w:tr w:rsidR="00F27D88" w:rsidRPr="00AA2955" w14:paraId="644C7EB7" w14:textId="77777777" w:rsidTr="00F27D88">
        <w:tblPrEx>
          <w:tblW w:w="5002" w:type="pct"/>
          <w:tblPrExChange w:id="270" w:author="Shewmaker, Michael@Energy" w:date="2022-01-20T13:39:00Z">
            <w:tblPrEx>
              <w:tblW w:w="5002" w:type="pct"/>
            </w:tblPrEx>
          </w:tblPrExChange>
        </w:tblPrEx>
        <w:trPr>
          <w:trHeight w:val="873"/>
          <w:ins w:id="271" w:author="Shewmaker, Michael@Energy" w:date="2022-01-13T17:57:00Z"/>
          <w:trPrChange w:id="272" w:author="Shewmaker, Michael@Energy" w:date="2022-01-20T13:39:00Z">
            <w:trPr>
              <w:gridAfter w:val="0"/>
              <w:wAfter w:w="500" w:type="pct"/>
              <w:trHeight w:val="873"/>
            </w:trPr>
          </w:trPrChange>
        </w:trPr>
        <w:tc>
          <w:tcPr>
            <w:tcW w:w="555" w:type="pct"/>
            <w:vAlign w:val="bottom"/>
            <w:tcPrChange w:id="273" w:author="Shewmaker, Michael@Energy" w:date="2022-01-20T13:39:00Z">
              <w:tcPr>
                <w:tcW w:w="500" w:type="pct"/>
                <w:vAlign w:val="bottom"/>
              </w:tcPr>
            </w:tcPrChange>
          </w:tcPr>
          <w:p w14:paraId="4CB15208" w14:textId="77777777" w:rsidR="00F27D88" w:rsidRPr="00AA2955" w:rsidRDefault="00F27D88" w:rsidP="00414A06">
            <w:pPr>
              <w:jc w:val="center"/>
              <w:rPr>
                <w:ins w:id="274" w:author="Shewmaker, Michael@Energy" w:date="2022-01-13T17:57:00Z"/>
                <w:rFonts w:ascii="Calibri" w:hAnsi="Calibri"/>
                <w:sz w:val="18"/>
                <w:szCs w:val="18"/>
              </w:rPr>
            </w:pPr>
            <w:ins w:id="275" w:author="Shewmaker, Michael@Energy" w:date="2022-01-13T17:57:00Z">
              <w:r w:rsidRPr="00AA2955">
                <w:rPr>
                  <w:rFonts w:ascii="Calibri" w:hAnsi="Calibri"/>
                  <w:sz w:val="18"/>
                  <w:szCs w:val="18"/>
                </w:rPr>
                <w:t>Water Heating System ID or Name</w:t>
              </w:r>
            </w:ins>
          </w:p>
        </w:tc>
        <w:tc>
          <w:tcPr>
            <w:tcW w:w="556" w:type="pct"/>
            <w:vAlign w:val="bottom"/>
            <w:tcPrChange w:id="276" w:author="Shewmaker, Michael@Energy" w:date="2022-01-20T13:39:00Z">
              <w:tcPr>
                <w:tcW w:w="500" w:type="pct"/>
                <w:vAlign w:val="bottom"/>
              </w:tcPr>
            </w:tcPrChange>
          </w:tcPr>
          <w:p w14:paraId="49A4EAD3" w14:textId="77777777" w:rsidR="00F27D88" w:rsidRPr="00AA2955" w:rsidRDefault="00F27D88" w:rsidP="00414A06">
            <w:pPr>
              <w:jc w:val="center"/>
              <w:rPr>
                <w:ins w:id="277" w:author="Shewmaker, Michael@Energy" w:date="2022-01-13T17:57:00Z"/>
                <w:rFonts w:ascii="Calibri" w:hAnsi="Calibri"/>
                <w:sz w:val="18"/>
                <w:szCs w:val="18"/>
              </w:rPr>
            </w:pPr>
            <w:ins w:id="278" w:author="Shewmaker, Michael@Energy" w:date="2022-01-13T17:57:00Z">
              <w:r w:rsidRPr="00AA2955">
                <w:rPr>
                  <w:rFonts w:ascii="Calibri" w:hAnsi="Calibri"/>
                  <w:sz w:val="18"/>
                  <w:szCs w:val="18"/>
                </w:rPr>
                <w:t>Water Heating System Type</w:t>
              </w:r>
            </w:ins>
          </w:p>
        </w:tc>
        <w:tc>
          <w:tcPr>
            <w:tcW w:w="555" w:type="pct"/>
            <w:vAlign w:val="bottom"/>
            <w:tcPrChange w:id="279" w:author="Shewmaker, Michael@Energy" w:date="2022-01-20T13:39:00Z">
              <w:tcPr>
                <w:tcW w:w="500" w:type="pct"/>
                <w:vAlign w:val="bottom"/>
              </w:tcPr>
            </w:tcPrChange>
          </w:tcPr>
          <w:p w14:paraId="56D18C66" w14:textId="754B2E52" w:rsidR="00F27D88" w:rsidRPr="00AA2955" w:rsidRDefault="00F27D88" w:rsidP="00414A06">
            <w:pPr>
              <w:jc w:val="center"/>
              <w:rPr>
                <w:ins w:id="280" w:author="Shewmaker, Michael@Energy" w:date="2022-01-13T17:57:00Z"/>
                <w:rFonts w:ascii="Calibri" w:hAnsi="Calibri"/>
                <w:sz w:val="18"/>
                <w:szCs w:val="18"/>
              </w:rPr>
            </w:pPr>
            <w:ins w:id="281" w:author="Shewmaker, Michael@Energy" w:date="2022-01-13T17:57:00Z">
              <w:r w:rsidRPr="00AA2955">
                <w:rPr>
                  <w:rFonts w:ascii="Calibri" w:hAnsi="Calibri"/>
                  <w:sz w:val="18"/>
                  <w:szCs w:val="18"/>
                </w:rPr>
                <w:t>System Option (from §150.</w:t>
              </w:r>
            </w:ins>
            <w:ins w:id="282" w:author="Shewmaker, Michael@Energy" w:date="2022-01-13T17:59:00Z">
              <w:r>
                <w:rPr>
                  <w:rFonts w:ascii="Calibri" w:hAnsi="Calibri"/>
                  <w:sz w:val="18"/>
                  <w:szCs w:val="18"/>
                </w:rPr>
                <w:t>2</w:t>
              </w:r>
            </w:ins>
            <w:ins w:id="283" w:author="Shewmaker, Michael@Energy" w:date="2022-01-13T17:57:00Z">
              <w:r w:rsidRPr="00AA2955">
                <w:rPr>
                  <w:rFonts w:ascii="Calibri" w:hAnsi="Calibri"/>
                  <w:sz w:val="18"/>
                  <w:szCs w:val="18"/>
                </w:rPr>
                <w:t>(</w:t>
              </w:r>
            </w:ins>
            <w:ins w:id="284" w:author="Shewmaker, Michael@Energy" w:date="2022-01-13T17:59:00Z">
              <w:r>
                <w:rPr>
                  <w:rFonts w:ascii="Calibri" w:hAnsi="Calibri"/>
                  <w:sz w:val="18"/>
                  <w:szCs w:val="18"/>
                </w:rPr>
                <w:t>a</w:t>
              </w:r>
            </w:ins>
            <w:ins w:id="285" w:author="Shewmaker, Michael@Energy" w:date="2022-01-13T17:57:00Z">
              <w:r w:rsidRPr="00AA2955">
                <w:rPr>
                  <w:rFonts w:ascii="Calibri" w:hAnsi="Calibri"/>
                  <w:sz w:val="18"/>
                  <w:szCs w:val="18"/>
                </w:rPr>
                <w:t>)</w:t>
              </w:r>
            </w:ins>
            <w:ins w:id="286" w:author="Shewmaker, Michael@Energy" w:date="2022-01-13T17:59:00Z">
              <w:r>
                <w:rPr>
                  <w:rFonts w:ascii="Calibri" w:hAnsi="Calibri"/>
                  <w:sz w:val="18"/>
                  <w:szCs w:val="18"/>
                </w:rPr>
                <w:t>1D</w:t>
              </w:r>
            </w:ins>
            <w:ins w:id="287" w:author="Shewmaker, Michael@Energy" w:date="2022-01-13T17:57:00Z">
              <w:r w:rsidRPr="00AA2955">
                <w:rPr>
                  <w:rFonts w:ascii="Calibri" w:hAnsi="Calibri"/>
                  <w:sz w:val="18"/>
                  <w:szCs w:val="18"/>
                </w:rPr>
                <w:t>)</w:t>
              </w:r>
            </w:ins>
          </w:p>
        </w:tc>
        <w:tc>
          <w:tcPr>
            <w:tcW w:w="556" w:type="pct"/>
            <w:vAlign w:val="bottom"/>
            <w:tcPrChange w:id="288" w:author="Shewmaker, Michael@Energy" w:date="2022-01-20T13:39:00Z">
              <w:tcPr>
                <w:tcW w:w="500" w:type="pct"/>
                <w:vAlign w:val="bottom"/>
              </w:tcPr>
            </w:tcPrChange>
          </w:tcPr>
          <w:p w14:paraId="40040689" w14:textId="77777777" w:rsidR="00F27D88" w:rsidRPr="00AA2955" w:rsidRDefault="00F27D88" w:rsidP="00414A06">
            <w:pPr>
              <w:jc w:val="center"/>
              <w:rPr>
                <w:ins w:id="289" w:author="Shewmaker, Michael@Energy" w:date="2022-01-13T17:57:00Z"/>
                <w:rFonts w:ascii="Calibri" w:hAnsi="Calibri"/>
                <w:sz w:val="18"/>
                <w:szCs w:val="18"/>
              </w:rPr>
            </w:pPr>
            <w:ins w:id="290" w:author="Shewmaker, Michael@Energy" w:date="2022-01-13T17:57:00Z">
              <w:r w:rsidRPr="00AA2955">
                <w:rPr>
                  <w:rFonts w:ascii="Calibri" w:hAnsi="Calibri"/>
                  <w:sz w:val="18"/>
                  <w:szCs w:val="18"/>
                </w:rPr>
                <w:t xml:space="preserve"># </w:t>
              </w:r>
              <w:proofErr w:type="gramStart"/>
              <w:r w:rsidRPr="00AA2955">
                <w:rPr>
                  <w:rFonts w:ascii="Calibri" w:hAnsi="Calibri"/>
                  <w:sz w:val="18"/>
                  <w:szCs w:val="18"/>
                </w:rPr>
                <w:t>of</w:t>
              </w:r>
              <w:proofErr w:type="gramEnd"/>
              <w:r w:rsidRPr="00AA2955">
                <w:rPr>
                  <w:rFonts w:ascii="Calibri" w:hAnsi="Calibri"/>
                  <w:sz w:val="18"/>
                  <w:szCs w:val="18"/>
                </w:rPr>
                <w:t xml:space="preserve"> Water Heaters/ Compressors in System</w:t>
              </w:r>
            </w:ins>
          </w:p>
        </w:tc>
        <w:tc>
          <w:tcPr>
            <w:tcW w:w="555" w:type="pct"/>
            <w:vAlign w:val="bottom"/>
            <w:tcPrChange w:id="291" w:author="Shewmaker, Michael@Energy" w:date="2022-01-20T13:39:00Z">
              <w:tcPr>
                <w:tcW w:w="500" w:type="pct"/>
                <w:vAlign w:val="bottom"/>
              </w:tcPr>
            </w:tcPrChange>
          </w:tcPr>
          <w:p w14:paraId="757B9BAB" w14:textId="77777777" w:rsidR="00F27D88" w:rsidRPr="00AA2955" w:rsidRDefault="00F27D88" w:rsidP="00414A06">
            <w:pPr>
              <w:jc w:val="center"/>
              <w:rPr>
                <w:ins w:id="292" w:author="Shewmaker, Michael@Energy" w:date="2022-01-13T17:57:00Z"/>
                <w:rFonts w:ascii="Calibri" w:hAnsi="Calibri"/>
                <w:sz w:val="18"/>
                <w:szCs w:val="18"/>
              </w:rPr>
            </w:pPr>
            <w:ins w:id="293" w:author="Shewmaker, Michael@Energy" w:date="2022-01-13T17:57:00Z">
              <w:r w:rsidRPr="00AA2955">
                <w:rPr>
                  <w:rFonts w:ascii="Calibri" w:hAnsi="Calibri"/>
                  <w:sz w:val="18"/>
                  <w:szCs w:val="18"/>
                </w:rPr>
                <w:t>Water Heater Type</w:t>
              </w:r>
            </w:ins>
          </w:p>
        </w:tc>
        <w:tc>
          <w:tcPr>
            <w:tcW w:w="556" w:type="pct"/>
            <w:vAlign w:val="bottom"/>
            <w:tcPrChange w:id="294" w:author="Shewmaker, Michael@Energy" w:date="2022-01-20T13:39:00Z">
              <w:tcPr>
                <w:tcW w:w="500" w:type="pct"/>
                <w:vAlign w:val="bottom"/>
              </w:tcPr>
            </w:tcPrChange>
          </w:tcPr>
          <w:p w14:paraId="220FF086" w14:textId="77777777" w:rsidR="00F27D88" w:rsidRPr="00AA2955" w:rsidRDefault="00F27D88" w:rsidP="00414A06">
            <w:pPr>
              <w:jc w:val="center"/>
              <w:rPr>
                <w:ins w:id="295" w:author="Shewmaker, Michael@Energy" w:date="2022-01-13T17:57:00Z"/>
                <w:rFonts w:ascii="Calibri" w:hAnsi="Calibri"/>
                <w:sz w:val="18"/>
                <w:szCs w:val="18"/>
              </w:rPr>
            </w:pPr>
            <w:ins w:id="296" w:author="Shewmaker, Michael@Energy" w:date="2022-01-13T17:57:00Z">
              <w:r w:rsidRPr="00AA2955">
                <w:rPr>
                  <w:rFonts w:ascii="Calibri" w:hAnsi="Calibri"/>
                  <w:sz w:val="18"/>
                  <w:szCs w:val="18"/>
                </w:rPr>
                <w:t>Fuel Type</w:t>
              </w:r>
            </w:ins>
          </w:p>
        </w:tc>
        <w:tc>
          <w:tcPr>
            <w:tcW w:w="555" w:type="pct"/>
            <w:vAlign w:val="bottom"/>
            <w:tcPrChange w:id="297" w:author="Shewmaker, Michael@Energy" w:date="2022-01-20T13:39:00Z">
              <w:tcPr>
                <w:tcW w:w="500" w:type="pct"/>
                <w:vAlign w:val="bottom"/>
              </w:tcPr>
            </w:tcPrChange>
          </w:tcPr>
          <w:p w14:paraId="588B12D4" w14:textId="77777777" w:rsidR="00F27D88" w:rsidRPr="00AA2955" w:rsidRDefault="00F27D88" w:rsidP="00414A06">
            <w:pPr>
              <w:jc w:val="center"/>
              <w:rPr>
                <w:ins w:id="298" w:author="Shewmaker, Michael@Energy" w:date="2022-01-13T17:57:00Z"/>
                <w:rFonts w:ascii="Calibri" w:hAnsi="Calibri"/>
                <w:sz w:val="18"/>
                <w:szCs w:val="18"/>
              </w:rPr>
            </w:pPr>
            <w:ins w:id="299" w:author="Shewmaker, Michael@Energy" w:date="2022-01-13T17:57:00Z">
              <w:r w:rsidRPr="00AA2955">
                <w:rPr>
                  <w:rFonts w:ascii="Calibri" w:hAnsi="Calibri"/>
                  <w:sz w:val="18"/>
                  <w:szCs w:val="18"/>
                </w:rPr>
                <w:t xml:space="preserve">Rated Input </w:t>
              </w:r>
            </w:ins>
          </w:p>
        </w:tc>
        <w:tc>
          <w:tcPr>
            <w:tcW w:w="556" w:type="pct"/>
            <w:vAlign w:val="bottom"/>
            <w:tcPrChange w:id="300" w:author="Shewmaker, Michael@Energy" w:date="2022-01-20T13:39:00Z">
              <w:tcPr>
                <w:tcW w:w="500" w:type="pct"/>
                <w:vAlign w:val="bottom"/>
              </w:tcPr>
            </w:tcPrChange>
          </w:tcPr>
          <w:p w14:paraId="6A5E3A29" w14:textId="77777777" w:rsidR="00F27D88" w:rsidRPr="00AA2955" w:rsidRDefault="00F27D88" w:rsidP="00414A06">
            <w:pPr>
              <w:jc w:val="center"/>
              <w:rPr>
                <w:ins w:id="301" w:author="Shewmaker, Michael@Energy" w:date="2022-01-13T17:57:00Z"/>
                <w:rFonts w:ascii="Calibri" w:hAnsi="Calibri"/>
                <w:sz w:val="18"/>
                <w:szCs w:val="18"/>
              </w:rPr>
            </w:pPr>
            <w:ins w:id="302" w:author="Shewmaker, Michael@Energy" w:date="2022-01-13T17:57:00Z">
              <w:r w:rsidRPr="00AA2955">
                <w:rPr>
                  <w:rFonts w:ascii="Calibri" w:hAnsi="Calibri"/>
                  <w:sz w:val="18"/>
                  <w:szCs w:val="18"/>
                </w:rPr>
                <w:t>Tank Location</w:t>
              </w:r>
            </w:ins>
          </w:p>
        </w:tc>
        <w:tc>
          <w:tcPr>
            <w:tcW w:w="556" w:type="pct"/>
            <w:vAlign w:val="bottom"/>
            <w:tcPrChange w:id="303" w:author="Shewmaker, Michael@Energy" w:date="2022-01-20T13:39:00Z">
              <w:tcPr>
                <w:tcW w:w="500" w:type="pct"/>
                <w:vAlign w:val="bottom"/>
              </w:tcPr>
            </w:tcPrChange>
          </w:tcPr>
          <w:p w14:paraId="3BEA2D5B" w14:textId="77777777" w:rsidR="00F27D88" w:rsidRPr="00AA2955" w:rsidRDefault="00F27D88" w:rsidP="00414A06">
            <w:pPr>
              <w:jc w:val="center"/>
              <w:rPr>
                <w:ins w:id="304" w:author="Shewmaker, Michael@Energy" w:date="2022-01-13T17:57:00Z"/>
                <w:rFonts w:ascii="Calibri" w:hAnsi="Calibri"/>
                <w:sz w:val="18"/>
                <w:szCs w:val="18"/>
              </w:rPr>
            </w:pPr>
            <w:ins w:id="305" w:author="Shewmaker, Michael@Energy" w:date="2022-01-13T17:57:00Z">
              <w:r w:rsidRPr="00AA2955">
                <w:rPr>
                  <w:rFonts w:ascii="Calibri" w:hAnsi="Calibri"/>
                  <w:sz w:val="18"/>
                  <w:szCs w:val="18"/>
                </w:rPr>
                <w:t>Distribution Type</w:t>
              </w:r>
            </w:ins>
          </w:p>
        </w:tc>
      </w:tr>
      <w:tr w:rsidR="00F27D88" w:rsidRPr="00AA2955" w14:paraId="29B10A21" w14:textId="77777777" w:rsidTr="00F27D88">
        <w:tblPrEx>
          <w:tblW w:w="5002" w:type="pct"/>
          <w:tblPrExChange w:id="306" w:author="Shewmaker, Michael@Energy" w:date="2022-01-20T13:39:00Z">
            <w:tblPrEx>
              <w:tblW w:w="5002" w:type="pct"/>
            </w:tblPrEx>
          </w:tblPrExChange>
        </w:tblPrEx>
        <w:trPr>
          <w:trHeight w:val="307"/>
          <w:ins w:id="307" w:author="Shewmaker, Michael@Energy" w:date="2022-01-13T17:57:00Z"/>
          <w:trPrChange w:id="308" w:author="Shewmaker, Michael@Energy" w:date="2022-01-20T13:39:00Z">
            <w:trPr>
              <w:gridAfter w:val="0"/>
              <w:wAfter w:w="500" w:type="pct"/>
              <w:trHeight w:val="307"/>
            </w:trPr>
          </w:trPrChange>
        </w:trPr>
        <w:tc>
          <w:tcPr>
            <w:tcW w:w="555" w:type="pct"/>
            <w:tcPrChange w:id="309" w:author="Shewmaker, Michael@Energy" w:date="2022-01-20T13:39:00Z">
              <w:tcPr>
                <w:tcW w:w="500" w:type="pct"/>
              </w:tcPr>
            </w:tcPrChange>
          </w:tcPr>
          <w:p w14:paraId="65A61CBA" w14:textId="77777777" w:rsidR="00F27D88" w:rsidRPr="00AA2955" w:rsidRDefault="00F27D88" w:rsidP="00414A06">
            <w:pPr>
              <w:rPr>
                <w:ins w:id="310" w:author="Shewmaker, Michael@Energy" w:date="2022-01-13T17:57:00Z"/>
                <w:rFonts w:ascii="Calibri" w:hAnsi="Calibri"/>
                <w:sz w:val="18"/>
              </w:rPr>
            </w:pPr>
          </w:p>
        </w:tc>
        <w:tc>
          <w:tcPr>
            <w:tcW w:w="556" w:type="pct"/>
            <w:tcPrChange w:id="311" w:author="Shewmaker, Michael@Energy" w:date="2022-01-20T13:39:00Z">
              <w:tcPr>
                <w:tcW w:w="500" w:type="pct"/>
              </w:tcPr>
            </w:tcPrChange>
          </w:tcPr>
          <w:p w14:paraId="30A8FB24" w14:textId="77777777" w:rsidR="00F27D88" w:rsidRPr="00AA2955" w:rsidRDefault="00F27D88" w:rsidP="00414A06">
            <w:pPr>
              <w:keepNext/>
              <w:tabs>
                <w:tab w:val="left" w:pos="2160"/>
                <w:tab w:val="left" w:pos="2700"/>
                <w:tab w:val="left" w:pos="3420"/>
                <w:tab w:val="left" w:pos="3780"/>
                <w:tab w:val="left" w:pos="5760"/>
                <w:tab w:val="left" w:pos="7212"/>
              </w:tabs>
              <w:rPr>
                <w:ins w:id="312" w:author="Shewmaker, Michael@Energy" w:date="2022-01-13T17:57:00Z"/>
                <w:rFonts w:ascii="Calibri" w:hAnsi="Calibri"/>
                <w:sz w:val="18"/>
              </w:rPr>
            </w:pPr>
          </w:p>
        </w:tc>
        <w:tc>
          <w:tcPr>
            <w:tcW w:w="555" w:type="pct"/>
            <w:tcPrChange w:id="313" w:author="Shewmaker, Michael@Energy" w:date="2022-01-20T13:39:00Z">
              <w:tcPr>
                <w:tcW w:w="500" w:type="pct"/>
              </w:tcPr>
            </w:tcPrChange>
          </w:tcPr>
          <w:p w14:paraId="5DB7594F" w14:textId="77777777" w:rsidR="00F27D88" w:rsidRPr="00AA2955" w:rsidRDefault="00F27D88" w:rsidP="00414A06">
            <w:pPr>
              <w:keepNext/>
              <w:tabs>
                <w:tab w:val="left" w:pos="2160"/>
                <w:tab w:val="left" w:pos="2700"/>
                <w:tab w:val="left" w:pos="3420"/>
                <w:tab w:val="left" w:pos="3780"/>
                <w:tab w:val="left" w:pos="5760"/>
                <w:tab w:val="left" w:pos="7212"/>
              </w:tabs>
              <w:rPr>
                <w:ins w:id="314" w:author="Shewmaker, Michael@Energy" w:date="2022-01-13T17:57:00Z"/>
                <w:rFonts w:ascii="Calibri" w:hAnsi="Calibri"/>
                <w:sz w:val="18"/>
              </w:rPr>
            </w:pPr>
          </w:p>
        </w:tc>
        <w:tc>
          <w:tcPr>
            <w:tcW w:w="556" w:type="pct"/>
            <w:tcPrChange w:id="315" w:author="Shewmaker, Michael@Energy" w:date="2022-01-20T13:39:00Z">
              <w:tcPr>
                <w:tcW w:w="500" w:type="pct"/>
              </w:tcPr>
            </w:tcPrChange>
          </w:tcPr>
          <w:p w14:paraId="5DEA259B" w14:textId="77777777" w:rsidR="00F27D88" w:rsidRPr="00AA2955" w:rsidRDefault="00F27D88" w:rsidP="00414A06">
            <w:pPr>
              <w:keepNext/>
              <w:tabs>
                <w:tab w:val="left" w:pos="2160"/>
                <w:tab w:val="left" w:pos="2700"/>
                <w:tab w:val="left" w:pos="3420"/>
                <w:tab w:val="left" w:pos="3780"/>
                <w:tab w:val="left" w:pos="5760"/>
                <w:tab w:val="left" w:pos="7212"/>
              </w:tabs>
              <w:rPr>
                <w:ins w:id="316" w:author="Shewmaker, Michael@Energy" w:date="2022-01-13T17:57:00Z"/>
                <w:rFonts w:ascii="Calibri" w:hAnsi="Calibri"/>
                <w:sz w:val="18"/>
                <w:szCs w:val="14"/>
              </w:rPr>
            </w:pPr>
          </w:p>
        </w:tc>
        <w:tc>
          <w:tcPr>
            <w:tcW w:w="555" w:type="pct"/>
            <w:tcPrChange w:id="317" w:author="Shewmaker, Michael@Energy" w:date="2022-01-20T13:39:00Z">
              <w:tcPr>
                <w:tcW w:w="500" w:type="pct"/>
              </w:tcPr>
            </w:tcPrChange>
          </w:tcPr>
          <w:p w14:paraId="7AB19973" w14:textId="77777777" w:rsidR="00F27D88" w:rsidRPr="00AA2955" w:rsidRDefault="00F27D88" w:rsidP="00414A06">
            <w:pPr>
              <w:keepNext/>
              <w:tabs>
                <w:tab w:val="left" w:pos="2160"/>
                <w:tab w:val="left" w:pos="2700"/>
                <w:tab w:val="left" w:pos="3420"/>
                <w:tab w:val="left" w:pos="3780"/>
                <w:tab w:val="left" w:pos="5760"/>
                <w:tab w:val="left" w:pos="7212"/>
              </w:tabs>
              <w:rPr>
                <w:ins w:id="318" w:author="Shewmaker, Michael@Energy" w:date="2022-01-13T17:57:00Z"/>
                <w:rFonts w:ascii="Calibri" w:hAnsi="Calibri"/>
                <w:sz w:val="18"/>
                <w:szCs w:val="14"/>
              </w:rPr>
            </w:pPr>
          </w:p>
        </w:tc>
        <w:tc>
          <w:tcPr>
            <w:tcW w:w="556" w:type="pct"/>
            <w:tcPrChange w:id="319" w:author="Shewmaker, Michael@Energy" w:date="2022-01-20T13:39:00Z">
              <w:tcPr>
                <w:tcW w:w="500" w:type="pct"/>
              </w:tcPr>
            </w:tcPrChange>
          </w:tcPr>
          <w:p w14:paraId="0A58D16F" w14:textId="77777777" w:rsidR="00F27D88" w:rsidRPr="00AA2955" w:rsidRDefault="00F27D88" w:rsidP="00414A06">
            <w:pPr>
              <w:keepNext/>
              <w:tabs>
                <w:tab w:val="left" w:pos="2160"/>
                <w:tab w:val="left" w:pos="2700"/>
                <w:tab w:val="left" w:pos="3420"/>
                <w:tab w:val="left" w:pos="3780"/>
                <w:tab w:val="left" w:pos="5760"/>
                <w:tab w:val="left" w:pos="7212"/>
              </w:tabs>
              <w:rPr>
                <w:ins w:id="320" w:author="Shewmaker, Michael@Energy" w:date="2022-01-13T17:57:00Z"/>
                <w:rFonts w:ascii="Calibri" w:hAnsi="Calibri"/>
                <w:sz w:val="18"/>
                <w:szCs w:val="14"/>
              </w:rPr>
            </w:pPr>
          </w:p>
        </w:tc>
        <w:tc>
          <w:tcPr>
            <w:tcW w:w="555" w:type="pct"/>
            <w:tcPrChange w:id="321" w:author="Shewmaker, Michael@Energy" w:date="2022-01-20T13:39:00Z">
              <w:tcPr>
                <w:tcW w:w="500" w:type="pct"/>
              </w:tcPr>
            </w:tcPrChange>
          </w:tcPr>
          <w:p w14:paraId="0C673E28" w14:textId="77777777" w:rsidR="00F27D88" w:rsidRPr="00AA2955" w:rsidRDefault="00F27D88" w:rsidP="00414A06">
            <w:pPr>
              <w:keepNext/>
              <w:tabs>
                <w:tab w:val="left" w:pos="2160"/>
                <w:tab w:val="left" w:pos="2700"/>
                <w:tab w:val="left" w:pos="3420"/>
                <w:tab w:val="left" w:pos="3780"/>
                <w:tab w:val="left" w:pos="5760"/>
                <w:tab w:val="left" w:pos="7212"/>
              </w:tabs>
              <w:rPr>
                <w:ins w:id="322" w:author="Shewmaker, Michael@Energy" w:date="2022-01-13T17:57:00Z"/>
                <w:rFonts w:ascii="Calibri" w:hAnsi="Calibri"/>
                <w:sz w:val="18"/>
                <w:szCs w:val="14"/>
              </w:rPr>
            </w:pPr>
          </w:p>
        </w:tc>
        <w:tc>
          <w:tcPr>
            <w:tcW w:w="556" w:type="pct"/>
            <w:tcPrChange w:id="323" w:author="Shewmaker, Michael@Energy" w:date="2022-01-20T13:39:00Z">
              <w:tcPr>
                <w:tcW w:w="500" w:type="pct"/>
              </w:tcPr>
            </w:tcPrChange>
          </w:tcPr>
          <w:p w14:paraId="6FC84C29" w14:textId="77777777" w:rsidR="00F27D88" w:rsidRPr="00AA2955" w:rsidRDefault="00F27D88" w:rsidP="00414A06">
            <w:pPr>
              <w:keepNext/>
              <w:tabs>
                <w:tab w:val="left" w:pos="2160"/>
                <w:tab w:val="left" w:pos="2700"/>
                <w:tab w:val="left" w:pos="3420"/>
                <w:tab w:val="left" w:pos="3780"/>
                <w:tab w:val="left" w:pos="5760"/>
                <w:tab w:val="left" w:pos="7212"/>
              </w:tabs>
              <w:rPr>
                <w:ins w:id="324" w:author="Shewmaker, Michael@Energy" w:date="2022-01-13T17:57:00Z"/>
                <w:rFonts w:ascii="Calibri" w:hAnsi="Calibri"/>
                <w:sz w:val="18"/>
                <w:szCs w:val="14"/>
              </w:rPr>
            </w:pPr>
          </w:p>
        </w:tc>
        <w:tc>
          <w:tcPr>
            <w:tcW w:w="556" w:type="pct"/>
            <w:tcPrChange w:id="325" w:author="Shewmaker, Michael@Energy" w:date="2022-01-20T13:39:00Z">
              <w:tcPr>
                <w:tcW w:w="500" w:type="pct"/>
              </w:tcPr>
            </w:tcPrChange>
          </w:tcPr>
          <w:p w14:paraId="721EB39B" w14:textId="77777777" w:rsidR="00F27D88" w:rsidRPr="00AA2955" w:rsidRDefault="00F27D88" w:rsidP="00414A06">
            <w:pPr>
              <w:keepNext/>
              <w:tabs>
                <w:tab w:val="left" w:pos="2160"/>
                <w:tab w:val="left" w:pos="2700"/>
                <w:tab w:val="left" w:pos="3420"/>
                <w:tab w:val="left" w:pos="3780"/>
                <w:tab w:val="left" w:pos="5760"/>
                <w:tab w:val="left" w:pos="7212"/>
              </w:tabs>
              <w:rPr>
                <w:ins w:id="326" w:author="Shewmaker, Michael@Energy" w:date="2022-01-13T17:57:00Z"/>
                <w:rFonts w:ascii="Calibri" w:hAnsi="Calibri"/>
                <w:sz w:val="18"/>
                <w:szCs w:val="14"/>
              </w:rPr>
            </w:pPr>
          </w:p>
        </w:tc>
      </w:tr>
      <w:tr w:rsidR="00F27D88" w:rsidRPr="00AA2955" w14:paraId="0D6601D6" w14:textId="77777777" w:rsidTr="00F27D88">
        <w:tblPrEx>
          <w:tblW w:w="5002" w:type="pct"/>
          <w:tblPrExChange w:id="327" w:author="Shewmaker, Michael@Energy" w:date="2022-01-20T13:39:00Z">
            <w:tblPrEx>
              <w:tblW w:w="5002" w:type="pct"/>
            </w:tblPrEx>
          </w:tblPrExChange>
        </w:tblPrEx>
        <w:trPr>
          <w:trHeight w:val="307"/>
          <w:ins w:id="328" w:author="Shewmaker, Michael@Energy" w:date="2022-01-13T17:57:00Z"/>
          <w:trPrChange w:id="329" w:author="Shewmaker, Michael@Energy" w:date="2022-01-20T13:39:00Z">
            <w:trPr>
              <w:gridAfter w:val="0"/>
              <w:wAfter w:w="500" w:type="pct"/>
              <w:trHeight w:val="307"/>
            </w:trPr>
          </w:trPrChange>
        </w:trPr>
        <w:tc>
          <w:tcPr>
            <w:tcW w:w="555" w:type="pct"/>
            <w:tcPrChange w:id="330" w:author="Shewmaker, Michael@Energy" w:date="2022-01-20T13:39:00Z">
              <w:tcPr>
                <w:tcW w:w="500" w:type="pct"/>
              </w:tcPr>
            </w:tcPrChange>
          </w:tcPr>
          <w:p w14:paraId="07DE6E5B" w14:textId="77777777" w:rsidR="00F27D88" w:rsidRPr="00AA2955" w:rsidRDefault="00F27D88" w:rsidP="00414A06">
            <w:pPr>
              <w:rPr>
                <w:ins w:id="331" w:author="Shewmaker, Michael@Energy" w:date="2022-01-13T17:57:00Z"/>
                <w:rFonts w:ascii="Calibri" w:hAnsi="Calibri"/>
                <w:sz w:val="18"/>
              </w:rPr>
            </w:pPr>
          </w:p>
        </w:tc>
        <w:tc>
          <w:tcPr>
            <w:tcW w:w="556" w:type="pct"/>
            <w:tcPrChange w:id="332" w:author="Shewmaker, Michael@Energy" w:date="2022-01-20T13:39:00Z">
              <w:tcPr>
                <w:tcW w:w="500" w:type="pct"/>
              </w:tcPr>
            </w:tcPrChange>
          </w:tcPr>
          <w:p w14:paraId="7B3C4EC7" w14:textId="77777777" w:rsidR="00F27D88" w:rsidRPr="00AA2955" w:rsidRDefault="00F27D88" w:rsidP="00414A06">
            <w:pPr>
              <w:keepNext/>
              <w:tabs>
                <w:tab w:val="left" w:pos="2160"/>
                <w:tab w:val="left" w:pos="2700"/>
                <w:tab w:val="left" w:pos="3420"/>
                <w:tab w:val="left" w:pos="3780"/>
                <w:tab w:val="left" w:pos="5760"/>
                <w:tab w:val="left" w:pos="7212"/>
              </w:tabs>
              <w:rPr>
                <w:ins w:id="333" w:author="Shewmaker, Michael@Energy" w:date="2022-01-13T17:57:00Z"/>
                <w:rFonts w:ascii="Calibri" w:hAnsi="Calibri"/>
                <w:sz w:val="18"/>
              </w:rPr>
            </w:pPr>
          </w:p>
        </w:tc>
        <w:tc>
          <w:tcPr>
            <w:tcW w:w="555" w:type="pct"/>
            <w:tcPrChange w:id="334" w:author="Shewmaker, Michael@Energy" w:date="2022-01-20T13:39:00Z">
              <w:tcPr>
                <w:tcW w:w="500" w:type="pct"/>
              </w:tcPr>
            </w:tcPrChange>
          </w:tcPr>
          <w:p w14:paraId="53A73190" w14:textId="77777777" w:rsidR="00F27D88" w:rsidRPr="00AA2955" w:rsidRDefault="00F27D88" w:rsidP="00414A06">
            <w:pPr>
              <w:keepNext/>
              <w:tabs>
                <w:tab w:val="left" w:pos="2160"/>
                <w:tab w:val="left" w:pos="2700"/>
                <w:tab w:val="left" w:pos="3420"/>
                <w:tab w:val="left" w:pos="3780"/>
                <w:tab w:val="left" w:pos="5760"/>
                <w:tab w:val="left" w:pos="7212"/>
              </w:tabs>
              <w:rPr>
                <w:ins w:id="335" w:author="Shewmaker, Michael@Energy" w:date="2022-01-13T17:57:00Z"/>
                <w:rFonts w:ascii="Calibri" w:hAnsi="Calibri"/>
                <w:sz w:val="18"/>
              </w:rPr>
            </w:pPr>
          </w:p>
        </w:tc>
        <w:tc>
          <w:tcPr>
            <w:tcW w:w="556" w:type="pct"/>
            <w:tcPrChange w:id="336" w:author="Shewmaker, Michael@Energy" w:date="2022-01-20T13:39:00Z">
              <w:tcPr>
                <w:tcW w:w="500" w:type="pct"/>
              </w:tcPr>
            </w:tcPrChange>
          </w:tcPr>
          <w:p w14:paraId="50253229" w14:textId="77777777" w:rsidR="00F27D88" w:rsidRPr="00AA2955" w:rsidRDefault="00F27D88" w:rsidP="00414A06">
            <w:pPr>
              <w:keepNext/>
              <w:tabs>
                <w:tab w:val="left" w:pos="2160"/>
                <w:tab w:val="left" w:pos="2700"/>
                <w:tab w:val="left" w:pos="3420"/>
                <w:tab w:val="left" w:pos="3780"/>
                <w:tab w:val="left" w:pos="5760"/>
                <w:tab w:val="left" w:pos="7212"/>
              </w:tabs>
              <w:rPr>
                <w:ins w:id="337" w:author="Shewmaker, Michael@Energy" w:date="2022-01-13T17:57:00Z"/>
                <w:rFonts w:ascii="Calibri" w:hAnsi="Calibri"/>
                <w:sz w:val="18"/>
                <w:szCs w:val="14"/>
              </w:rPr>
            </w:pPr>
          </w:p>
        </w:tc>
        <w:tc>
          <w:tcPr>
            <w:tcW w:w="555" w:type="pct"/>
            <w:tcPrChange w:id="338" w:author="Shewmaker, Michael@Energy" w:date="2022-01-20T13:39:00Z">
              <w:tcPr>
                <w:tcW w:w="500" w:type="pct"/>
              </w:tcPr>
            </w:tcPrChange>
          </w:tcPr>
          <w:p w14:paraId="3E02285C" w14:textId="77777777" w:rsidR="00F27D88" w:rsidRPr="00AA2955" w:rsidRDefault="00F27D88" w:rsidP="00414A06">
            <w:pPr>
              <w:keepNext/>
              <w:tabs>
                <w:tab w:val="left" w:pos="2160"/>
                <w:tab w:val="left" w:pos="2700"/>
                <w:tab w:val="left" w:pos="3420"/>
                <w:tab w:val="left" w:pos="3780"/>
                <w:tab w:val="left" w:pos="5760"/>
                <w:tab w:val="left" w:pos="7212"/>
              </w:tabs>
              <w:rPr>
                <w:ins w:id="339" w:author="Shewmaker, Michael@Energy" w:date="2022-01-13T17:57:00Z"/>
                <w:rFonts w:ascii="Calibri" w:hAnsi="Calibri"/>
                <w:sz w:val="18"/>
                <w:szCs w:val="14"/>
              </w:rPr>
            </w:pPr>
          </w:p>
        </w:tc>
        <w:tc>
          <w:tcPr>
            <w:tcW w:w="556" w:type="pct"/>
            <w:tcPrChange w:id="340" w:author="Shewmaker, Michael@Energy" w:date="2022-01-20T13:39:00Z">
              <w:tcPr>
                <w:tcW w:w="500" w:type="pct"/>
              </w:tcPr>
            </w:tcPrChange>
          </w:tcPr>
          <w:p w14:paraId="73D3269D" w14:textId="77777777" w:rsidR="00F27D88" w:rsidRPr="00AA2955" w:rsidRDefault="00F27D88" w:rsidP="00414A06">
            <w:pPr>
              <w:keepNext/>
              <w:tabs>
                <w:tab w:val="left" w:pos="2160"/>
                <w:tab w:val="left" w:pos="2700"/>
                <w:tab w:val="left" w:pos="3420"/>
                <w:tab w:val="left" w:pos="3780"/>
                <w:tab w:val="left" w:pos="5760"/>
                <w:tab w:val="left" w:pos="7212"/>
              </w:tabs>
              <w:rPr>
                <w:ins w:id="341" w:author="Shewmaker, Michael@Energy" w:date="2022-01-13T17:57:00Z"/>
                <w:rFonts w:ascii="Calibri" w:hAnsi="Calibri"/>
                <w:sz w:val="18"/>
                <w:szCs w:val="14"/>
              </w:rPr>
            </w:pPr>
          </w:p>
        </w:tc>
        <w:tc>
          <w:tcPr>
            <w:tcW w:w="555" w:type="pct"/>
            <w:tcPrChange w:id="342" w:author="Shewmaker, Michael@Energy" w:date="2022-01-20T13:39:00Z">
              <w:tcPr>
                <w:tcW w:w="500" w:type="pct"/>
              </w:tcPr>
            </w:tcPrChange>
          </w:tcPr>
          <w:p w14:paraId="067D4309" w14:textId="77777777" w:rsidR="00F27D88" w:rsidRPr="00AA2955" w:rsidRDefault="00F27D88" w:rsidP="00414A06">
            <w:pPr>
              <w:keepNext/>
              <w:tabs>
                <w:tab w:val="left" w:pos="2160"/>
                <w:tab w:val="left" w:pos="2700"/>
                <w:tab w:val="left" w:pos="3420"/>
                <w:tab w:val="left" w:pos="3780"/>
                <w:tab w:val="left" w:pos="5760"/>
                <w:tab w:val="left" w:pos="7212"/>
              </w:tabs>
              <w:rPr>
                <w:ins w:id="343" w:author="Shewmaker, Michael@Energy" w:date="2022-01-13T17:57:00Z"/>
                <w:rFonts w:ascii="Calibri" w:hAnsi="Calibri"/>
                <w:sz w:val="18"/>
                <w:szCs w:val="14"/>
              </w:rPr>
            </w:pPr>
          </w:p>
        </w:tc>
        <w:tc>
          <w:tcPr>
            <w:tcW w:w="556" w:type="pct"/>
            <w:tcPrChange w:id="344" w:author="Shewmaker, Michael@Energy" w:date="2022-01-20T13:39:00Z">
              <w:tcPr>
                <w:tcW w:w="500" w:type="pct"/>
              </w:tcPr>
            </w:tcPrChange>
          </w:tcPr>
          <w:p w14:paraId="0E815643" w14:textId="77777777" w:rsidR="00F27D88" w:rsidRPr="00AA2955" w:rsidRDefault="00F27D88" w:rsidP="00414A06">
            <w:pPr>
              <w:keepNext/>
              <w:tabs>
                <w:tab w:val="left" w:pos="2160"/>
                <w:tab w:val="left" w:pos="2700"/>
                <w:tab w:val="left" w:pos="3420"/>
                <w:tab w:val="left" w:pos="3780"/>
                <w:tab w:val="left" w:pos="5760"/>
                <w:tab w:val="left" w:pos="7212"/>
              </w:tabs>
              <w:rPr>
                <w:ins w:id="345" w:author="Shewmaker, Michael@Energy" w:date="2022-01-13T17:57:00Z"/>
                <w:rFonts w:ascii="Calibri" w:hAnsi="Calibri"/>
                <w:sz w:val="18"/>
                <w:szCs w:val="14"/>
              </w:rPr>
            </w:pPr>
          </w:p>
        </w:tc>
        <w:tc>
          <w:tcPr>
            <w:tcW w:w="556" w:type="pct"/>
            <w:tcPrChange w:id="346" w:author="Shewmaker, Michael@Energy" w:date="2022-01-20T13:39:00Z">
              <w:tcPr>
                <w:tcW w:w="500" w:type="pct"/>
              </w:tcPr>
            </w:tcPrChange>
          </w:tcPr>
          <w:p w14:paraId="12D6FF57" w14:textId="77777777" w:rsidR="00F27D88" w:rsidRPr="00AA2955" w:rsidRDefault="00F27D88" w:rsidP="00414A06">
            <w:pPr>
              <w:keepNext/>
              <w:tabs>
                <w:tab w:val="left" w:pos="2160"/>
                <w:tab w:val="left" w:pos="2700"/>
                <w:tab w:val="left" w:pos="3420"/>
                <w:tab w:val="left" w:pos="3780"/>
                <w:tab w:val="left" w:pos="5760"/>
                <w:tab w:val="left" w:pos="7212"/>
              </w:tabs>
              <w:rPr>
                <w:ins w:id="347" w:author="Shewmaker, Michael@Energy" w:date="2022-01-13T17:57:00Z"/>
                <w:rFonts w:ascii="Calibri" w:hAnsi="Calibri"/>
                <w:sz w:val="18"/>
                <w:szCs w:val="14"/>
              </w:rPr>
            </w:pPr>
          </w:p>
        </w:tc>
      </w:tr>
      <w:tr w:rsidR="00ED4771" w:rsidRPr="00AA2955" w14:paraId="13AF48EF" w14:textId="77777777" w:rsidTr="00414A06">
        <w:trPr>
          <w:trHeight w:val="307"/>
          <w:ins w:id="348" w:author="Shewmaker, Michael@Energy" w:date="2022-01-13T17:57:00Z"/>
        </w:trPr>
        <w:tc>
          <w:tcPr>
            <w:tcW w:w="5000" w:type="pct"/>
            <w:gridSpan w:val="9"/>
          </w:tcPr>
          <w:p w14:paraId="1D612837" w14:textId="77777777" w:rsidR="00ED4771" w:rsidRPr="00AA2955" w:rsidRDefault="00ED4771" w:rsidP="00414A06">
            <w:pPr>
              <w:keepNext/>
              <w:tabs>
                <w:tab w:val="left" w:pos="2160"/>
                <w:tab w:val="left" w:pos="2700"/>
                <w:tab w:val="left" w:pos="3420"/>
                <w:tab w:val="left" w:pos="3780"/>
                <w:tab w:val="left" w:pos="5760"/>
                <w:tab w:val="left" w:pos="7212"/>
              </w:tabs>
              <w:rPr>
                <w:ins w:id="349" w:author="Shewmaker, Michael@Energy" w:date="2022-01-13T17:57:00Z"/>
                <w:rFonts w:ascii="Calibri" w:hAnsi="Calibri"/>
                <w:sz w:val="18"/>
                <w:szCs w:val="18"/>
              </w:rPr>
            </w:pPr>
            <w:ins w:id="350" w:author="Shewmaker, Michael@Energy" w:date="2022-01-13T17:57:00Z">
              <w:r w:rsidRPr="00AA2955">
                <w:rPr>
                  <w:rFonts w:ascii="Calibri" w:hAnsi="Calibri"/>
                  <w:sz w:val="18"/>
                  <w:szCs w:val="18"/>
                </w:rPr>
                <w:t>Options:</w:t>
              </w:r>
            </w:ins>
          </w:p>
          <w:p w14:paraId="272082C7" w14:textId="77777777" w:rsidR="00ED4771" w:rsidRDefault="00ED4771" w:rsidP="00ED4771">
            <w:pPr>
              <w:pStyle w:val="ListParagraph"/>
              <w:numPr>
                <w:ilvl w:val="0"/>
                <w:numId w:val="87"/>
              </w:numPr>
              <w:rPr>
                <w:ins w:id="351" w:author="Shewmaker, Michael@Energy" w:date="2022-01-13T17:58:00Z"/>
                <w:rFonts w:ascii="Calibri" w:hAnsi="Calibri"/>
                <w:sz w:val="18"/>
                <w:szCs w:val="18"/>
              </w:rPr>
            </w:pPr>
            <w:ins w:id="352" w:author="Shewmaker, Michael@Energy" w:date="2022-01-13T17:58:00Z">
              <w:r>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2545C35E" w14:textId="77777777" w:rsidR="00ED4771" w:rsidRDefault="00ED4771" w:rsidP="00ED4771">
            <w:pPr>
              <w:pStyle w:val="ListParagraph"/>
              <w:numPr>
                <w:ilvl w:val="0"/>
                <w:numId w:val="87"/>
              </w:numPr>
              <w:rPr>
                <w:ins w:id="353" w:author="Shewmaker, Michael@Energy" w:date="2022-01-13T17:58:00Z"/>
                <w:rFonts w:ascii="Calibri" w:hAnsi="Calibri"/>
                <w:sz w:val="18"/>
                <w:szCs w:val="18"/>
              </w:rPr>
            </w:pPr>
            <w:ins w:id="354" w:author="Shewmaker, Michael@Energy" w:date="2022-01-13T17:58:00Z">
              <w:r>
                <w:rPr>
                  <w:rFonts w:ascii="Calibri" w:hAnsi="Calibri"/>
                  <w:sz w:val="18"/>
                  <w:szCs w:val="18"/>
                </w:rPr>
                <w:t>A single heat pump water heater that meets the requirements of NEEA Advanced Water Heater Specification Tier 3 or higher; or</w:t>
              </w:r>
            </w:ins>
          </w:p>
          <w:p w14:paraId="0064B409" w14:textId="6FB2C1DE" w:rsidR="00ED4771" w:rsidRDefault="00ED4771" w:rsidP="00ED4771">
            <w:pPr>
              <w:pStyle w:val="ListParagraph"/>
              <w:numPr>
                <w:ilvl w:val="0"/>
                <w:numId w:val="87"/>
              </w:numPr>
              <w:rPr>
                <w:ins w:id="355" w:author="Shewmaker, Michael@Energy" w:date="2022-01-13T17:58:00Z"/>
                <w:rFonts w:ascii="Calibri" w:hAnsi="Calibri"/>
                <w:sz w:val="18"/>
                <w:szCs w:val="18"/>
              </w:rPr>
            </w:pPr>
            <w:ins w:id="356" w:author="Shewmaker, Michael@Energy" w:date="2022-01-13T17:58:00Z">
              <w:r>
                <w:rPr>
                  <w:rFonts w:ascii="Calibri" w:hAnsi="Calibri"/>
                  <w:sz w:val="18"/>
                  <w:szCs w:val="18"/>
                </w:rPr>
                <w:t>A gas or propane instantaneous water heater with an input of 200,000 Btu per hour or less and no storage tank; or</w:t>
              </w:r>
            </w:ins>
          </w:p>
          <w:p w14:paraId="5662499F" w14:textId="325B6A4D" w:rsidR="00ED4771" w:rsidRPr="0018074F" w:rsidRDefault="00ED4771">
            <w:pPr>
              <w:pStyle w:val="ListParagraph"/>
              <w:numPr>
                <w:ilvl w:val="0"/>
                <w:numId w:val="87"/>
              </w:numPr>
              <w:rPr>
                <w:ins w:id="357" w:author="Shewmaker, Michael@Energy" w:date="2022-01-13T17:57:00Z"/>
                <w:rFonts w:ascii="Calibri" w:hAnsi="Calibri"/>
                <w:sz w:val="18"/>
                <w:szCs w:val="18"/>
                <w:rPrChange w:id="358" w:author="Shewmaker, Michael@Energy" w:date="2022-01-13T17:58:00Z">
                  <w:rPr>
                    <w:ins w:id="359" w:author="Shewmaker, Michael@Energy" w:date="2022-01-13T17:57:00Z"/>
                    <w:szCs w:val="14"/>
                  </w:rPr>
                </w:rPrChange>
              </w:rPr>
              <w:pPrChange w:id="360" w:author="Shewmaker, Michael@Energy" w:date="2022-01-13T17:58:00Z">
                <w:pPr>
                  <w:keepNext/>
                  <w:framePr w:hSpace="180" w:wrap="around" w:vAnchor="text" w:hAnchor="text" w:xAlign="right" w:y="1"/>
                  <w:tabs>
                    <w:tab w:val="left" w:pos="2160"/>
                    <w:tab w:val="left" w:pos="2700"/>
                    <w:tab w:val="left" w:pos="3420"/>
                    <w:tab w:val="left" w:pos="3780"/>
                    <w:tab w:val="left" w:pos="5760"/>
                    <w:tab w:val="left" w:pos="7212"/>
                  </w:tabs>
                  <w:suppressOverlap/>
                </w:pPr>
              </w:pPrChange>
            </w:pPr>
            <w:ins w:id="361" w:author="Shewmaker, Michael@Energy" w:date="2022-01-13T17:58:00Z">
              <w:r w:rsidRPr="0018074F">
                <w:rPr>
                  <w:rFonts w:ascii="Calibri" w:hAnsi="Calibri"/>
                  <w:sz w:val="18"/>
                  <w:szCs w:val="18"/>
                  <w:rPrChange w:id="362" w:author="Shewmaker, Michael@Energy" w:date="2022-01-13T17:58:00Z">
                    <w:rPr/>
                  </w:rPrChange>
                </w:rPr>
                <w:t>For addition that are 500 square feet or less, an instantaneous electric water heater with point of use distribution as specified in the Reference Appendices, Residential Appendix, RA4.4.5</w:t>
              </w:r>
            </w:ins>
          </w:p>
        </w:tc>
      </w:tr>
    </w:tbl>
    <w:p w14:paraId="7AF53BF1" w14:textId="6D1EB5A5" w:rsidR="00ED4771" w:rsidRDefault="00ED4771" w:rsidP="00C53136">
      <w:pPr>
        <w:keepNext/>
        <w:tabs>
          <w:tab w:val="left" w:pos="2160"/>
          <w:tab w:val="left" w:pos="2700"/>
          <w:tab w:val="left" w:pos="3420"/>
          <w:tab w:val="left" w:pos="3780"/>
          <w:tab w:val="left" w:pos="5760"/>
          <w:tab w:val="left" w:pos="7212"/>
        </w:tabs>
        <w:ind w:right="-288"/>
        <w:rPr>
          <w:ins w:id="363" w:author="Shewmaker, Michael@Energy" w:date="2022-01-13T17:57:00Z"/>
          <w:rFonts w:ascii="Calibri" w:eastAsia="Calibri" w:hAnsi="Calibri"/>
          <w:b/>
          <w:sz w:val="20"/>
          <w:szCs w:val="22"/>
        </w:rPr>
      </w:pPr>
    </w:p>
    <w:p w14:paraId="4E2B658F" w14:textId="77777777" w:rsidR="00ED4771" w:rsidRPr="0037735E" w:rsidRDefault="00ED4771" w:rsidP="00C53136">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9"/>
        <w:gridCol w:w="2109"/>
        <w:gridCol w:w="2108"/>
        <w:gridCol w:w="2108"/>
        <w:gridCol w:w="2108"/>
        <w:gridCol w:w="3848"/>
      </w:tblGrid>
      <w:tr w:rsidR="000F1FD4" w:rsidRPr="00C24189" w:rsidDel="001B6532" w14:paraId="15480882" w14:textId="2AD3E6E4" w:rsidTr="008451F9">
        <w:trPr>
          <w:trHeight w:val="249"/>
          <w:tblHeader/>
          <w:del w:id="364" w:author="Shewmaker, Michael@Energy" w:date="2021-12-23T09:46:00Z"/>
        </w:trPr>
        <w:tc>
          <w:tcPr>
            <w:tcW w:w="14616" w:type="dxa"/>
            <w:gridSpan w:val="6"/>
          </w:tcPr>
          <w:p w14:paraId="15480881" w14:textId="73B611C0" w:rsidR="000F1FD4" w:rsidDel="001B6532" w:rsidRDefault="001D5854" w:rsidP="000F1FD4">
            <w:pPr>
              <w:keepNext/>
              <w:rPr>
                <w:del w:id="365" w:author="Shewmaker, Michael@Energy" w:date="2021-12-23T09:46:00Z"/>
                <w:rFonts w:ascii="Calibri" w:eastAsia="Calibri" w:hAnsi="Calibri"/>
                <w:sz w:val="18"/>
                <w:szCs w:val="18"/>
              </w:rPr>
            </w:pPr>
            <w:del w:id="366" w:author="Shewmaker, Michael@Energy" w:date="2021-12-23T09:46:00Z">
              <w:r w:rsidDel="001B6532">
                <w:rPr>
                  <w:rFonts w:ascii="Calibri" w:eastAsia="Calibri" w:hAnsi="Calibri"/>
                  <w:b/>
                  <w:sz w:val="20"/>
                  <w:szCs w:val="22"/>
                </w:rPr>
                <w:delText>M</w:delText>
              </w:r>
              <w:r w:rsidR="000F1FD4" w:rsidRPr="0037735E" w:rsidDel="001B6532">
                <w:rPr>
                  <w:rFonts w:ascii="Calibri" w:eastAsia="Calibri" w:hAnsi="Calibri"/>
                  <w:b/>
                  <w:sz w:val="20"/>
                  <w:szCs w:val="22"/>
                </w:rPr>
                <w:delText xml:space="preserve">. </w:delText>
              </w:r>
              <w:r w:rsidR="00170610" w:rsidRPr="0037735E" w:rsidDel="001B6532">
                <w:rPr>
                  <w:rFonts w:ascii="Calibri" w:eastAsia="Calibri" w:hAnsi="Calibri"/>
                  <w:b/>
                  <w:sz w:val="20"/>
                  <w:szCs w:val="22"/>
                </w:rPr>
                <w:delText xml:space="preserve">Space Conditioning Systems and Water Heating Systems in </w:delText>
              </w:r>
              <w:r w:rsidR="00170610" w:rsidRPr="00C93D5B" w:rsidDel="001B6532">
                <w:rPr>
                  <w:rFonts w:ascii="Calibri" w:eastAsia="Calibri" w:hAnsi="Calibri"/>
                  <w:b/>
                  <w:sz w:val="20"/>
                  <w:szCs w:val="22"/>
                  <w:highlight w:val="yellow"/>
                  <w:rPrChange w:id="367" w:author="Renee Temple" w:date="2021-11-01T08:59:00Z">
                    <w:rPr>
                      <w:rFonts w:ascii="Calibri" w:eastAsia="Calibri" w:hAnsi="Calibri"/>
                      <w:b/>
                      <w:sz w:val="20"/>
                      <w:szCs w:val="22"/>
                    </w:rPr>
                  </w:rPrChange>
                </w:rPr>
                <w:delText>Multifamily</w:delText>
              </w:r>
              <w:r w:rsidR="00170610" w:rsidRPr="0037735E" w:rsidDel="001B6532">
                <w:rPr>
                  <w:rFonts w:ascii="Calibri" w:eastAsia="Calibri" w:hAnsi="Calibri"/>
                  <w:b/>
                  <w:sz w:val="20"/>
                  <w:szCs w:val="22"/>
                </w:rPr>
                <w:delText xml:space="preserve"> Dwelling Units</w:delText>
              </w:r>
            </w:del>
          </w:p>
        </w:tc>
      </w:tr>
      <w:tr w:rsidR="000F1FD4" w:rsidRPr="003E1E50" w:rsidDel="001B6532" w14:paraId="15480889" w14:textId="1CBF77EC" w:rsidTr="002300B1">
        <w:trPr>
          <w:trHeight w:val="223"/>
          <w:del w:id="368" w:author="Shewmaker, Michael@Energy" w:date="2021-12-23T09:46:00Z"/>
        </w:trPr>
        <w:tc>
          <w:tcPr>
            <w:tcW w:w="2141" w:type="dxa"/>
            <w:vAlign w:val="bottom"/>
          </w:tcPr>
          <w:p w14:paraId="15480883" w14:textId="1E6599CD" w:rsidR="000F1FD4" w:rsidRPr="003E1E50" w:rsidDel="001B6532" w:rsidRDefault="000F1FD4" w:rsidP="000F1FD4">
            <w:pPr>
              <w:keepNext/>
              <w:jc w:val="center"/>
              <w:rPr>
                <w:del w:id="369" w:author="Shewmaker, Michael@Energy" w:date="2021-12-23T09:46:00Z"/>
                <w:rFonts w:ascii="Calibri" w:hAnsi="Calibri"/>
                <w:sz w:val="18"/>
                <w:szCs w:val="18"/>
              </w:rPr>
            </w:pPr>
            <w:del w:id="370" w:author="Shewmaker, Michael@Energy" w:date="2021-12-23T09:46:00Z">
              <w:r w:rsidRPr="003E1E50" w:rsidDel="001B6532">
                <w:rPr>
                  <w:rFonts w:ascii="Calibri" w:hAnsi="Calibri"/>
                  <w:sz w:val="18"/>
                  <w:szCs w:val="18"/>
                </w:rPr>
                <w:delText>01</w:delText>
              </w:r>
            </w:del>
          </w:p>
        </w:tc>
        <w:tc>
          <w:tcPr>
            <w:tcW w:w="2141" w:type="dxa"/>
            <w:vAlign w:val="bottom"/>
          </w:tcPr>
          <w:p w14:paraId="15480884" w14:textId="720F01E5" w:rsidR="000F1FD4" w:rsidRPr="003E1E50" w:rsidDel="001B6532" w:rsidRDefault="000F1FD4" w:rsidP="000F1FD4">
            <w:pPr>
              <w:keepNext/>
              <w:jc w:val="center"/>
              <w:rPr>
                <w:del w:id="371" w:author="Shewmaker, Michael@Energy" w:date="2021-12-23T09:46:00Z"/>
                <w:rFonts w:ascii="Calibri" w:hAnsi="Calibri"/>
                <w:sz w:val="18"/>
                <w:szCs w:val="18"/>
              </w:rPr>
            </w:pPr>
            <w:del w:id="372" w:author="Shewmaker, Michael@Energy" w:date="2021-12-23T09:46:00Z">
              <w:r w:rsidRPr="003E1E50" w:rsidDel="001B6532">
                <w:rPr>
                  <w:rFonts w:ascii="Calibri" w:hAnsi="Calibri"/>
                  <w:sz w:val="18"/>
                  <w:szCs w:val="18"/>
                </w:rPr>
                <w:delText>02</w:delText>
              </w:r>
            </w:del>
          </w:p>
        </w:tc>
        <w:tc>
          <w:tcPr>
            <w:tcW w:w="2141" w:type="dxa"/>
            <w:vAlign w:val="bottom"/>
          </w:tcPr>
          <w:p w14:paraId="15480885" w14:textId="149D06FC" w:rsidR="000F1FD4" w:rsidRPr="003E1E50" w:rsidDel="001B6532" w:rsidRDefault="000F1FD4" w:rsidP="000F1FD4">
            <w:pPr>
              <w:keepNext/>
              <w:jc w:val="center"/>
              <w:rPr>
                <w:del w:id="373" w:author="Shewmaker, Michael@Energy" w:date="2021-12-23T09:46:00Z"/>
                <w:rFonts w:ascii="Calibri" w:hAnsi="Calibri"/>
                <w:sz w:val="18"/>
                <w:szCs w:val="18"/>
              </w:rPr>
            </w:pPr>
            <w:del w:id="374" w:author="Shewmaker, Michael@Energy" w:date="2021-12-23T09:46:00Z">
              <w:r w:rsidRPr="003E1E50" w:rsidDel="001B6532">
                <w:rPr>
                  <w:rFonts w:ascii="Calibri" w:hAnsi="Calibri"/>
                  <w:sz w:val="18"/>
                  <w:szCs w:val="18"/>
                </w:rPr>
                <w:delText>0</w:delText>
              </w:r>
              <w:r w:rsidDel="001B6532">
                <w:rPr>
                  <w:rFonts w:ascii="Calibri" w:hAnsi="Calibri"/>
                  <w:sz w:val="18"/>
                  <w:szCs w:val="18"/>
                </w:rPr>
                <w:delText>3</w:delText>
              </w:r>
            </w:del>
          </w:p>
        </w:tc>
        <w:tc>
          <w:tcPr>
            <w:tcW w:w="2141" w:type="dxa"/>
            <w:vAlign w:val="bottom"/>
          </w:tcPr>
          <w:p w14:paraId="15480886" w14:textId="12235914" w:rsidR="000F1FD4" w:rsidRPr="003E1E50" w:rsidDel="001B6532" w:rsidRDefault="000F1FD4" w:rsidP="000F1FD4">
            <w:pPr>
              <w:keepNext/>
              <w:jc w:val="center"/>
              <w:rPr>
                <w:del w:id="375" w:author="Shewmaker, Michael@Energy" w:date="2021-12-23T09:46:00Z"/>
                <w:rFonts w:ascii="Calibri" w:hAnsi="Calibri"/>
                <w:sz w:val="18"/>
                <w:szCs w:val="18"/>
              </w:rPr>
            </w:pPr>
            <w:del w:id="376" w:author="Shewmaker, Michael@Energy" w:date="2021-12-23T09:46:00Z">
              <w:r w:rsidRPr="003E1E50" w:rsidDel="001B6532">
                <w:rPr>
                  <w:rFonts w:ascii="Calibri" w:hAnsi="Calibri"/>
                  <w:sz w:val="20"/>
                  <w:szCs w:val="20"/>
                </w:rPr>
                <w:delText>04</w:delText>
              </w:r>
            </w:del>
          </w:p>
        </w:tc>
        <w:tc>
          <w:tcPr>
            <w:tcW w:w="2141" w:type="dxa"/>
            <w:vAlign w:val="bottom"/>
          </w:tcPr>
          <w:p w14:paraId="15480887" w14:textId="01125D76" w:rsidR="000F1FD4" w:rsidRPr="003E1E50" w:rsidDel="001B6532" w:rsidRDefault="000F1FD4" w:rsidP="000F1FD4">
            <w:pPr>
              <w:keepNext/>
              <w:jc w:val="center"/>
              <w:rPr>
                <w:del w:id="377" w:author="Shewmaker, Michael@Energy" w:date="2021-12-23T09:46:00Z"/>
                <w:rFonts w:ascii="Calibri" w:hAnsi="Calibri"/>
                <w:sz w:val="18"/>
                <w:szCs w:val="18"/>
              </w:rPr>
            </w:pPr>
            <w:del w:id="378" w:author="Shewmaker, Michael@Energy" w:date="2021-12-23T09:46:00Z">
              <w:r w:rsidDel="001B6532">
                <w:rPr>
                  <w:rFonts w:ascii="Calibri" w:hAnsi="Calibri"/>
                  <w:sz w:val="18"/>
                  <w:szCs w:val="18"/>
                </w:rPr>
                <w:delText>05</w:delText>
              </w:r>
            </w:del>
          </w:p>
        </w:tc>
        <w:tc>
          <w:tcPr>
            <w:tcW w:w="3911" w:type="dxa"/>
            <w:vAlign w:val="bottom"/>
          </w:tcPr>
          <w:p w14:paraId="15480888" w14:textId="3D87C5E3" w:rsidR="000F1FD4" w:rsidRPr="003E1E50" w:rsidDel="001B6532" w:rsidRDefault="000F1FD4" w:rsidP="000F1FD4">
            <w:pPr>
              <w:keepNext/>
              <w:jc w:val="center"/>
              <w:rPr>
                <w:del w:id="379" w:author="Shewmaker, Michael@Energy" w:date="2021-12-23T09:46:00Z"/>
                <w:rFonts w:ascii="Calibri" w:hAnsi="Calibri"/>
                <w:sz w:val="18"/>
                <w:szCs w:val="18"/>
              </w:rPr>
            </w:pPr>
            <w:del w:id="380" w:author="Shewmaker, Michael@Energy" w:date="2021-12-23T09:46:00Z">
              <w:r w:rsidDel="001B6532">
                <w:rPr>
                  <w:rFonts w:ascii="Calibri" w:hAnsi="Calibri"/>
                  <w:sz w:val="18"/>
                  <w:szCs w:val="18"/>
                </w:rPr>
                <w:delText>06</w:delText>
              </w:r>
            </w:del>
          </w:p>
        </w:tc>
      </w:tr>
      <w:tr w:rsidR="00C8026B" w:rsidRPr="00C24189" w:rsidDel="001B6532" w14:paraId="15480892" w14:textId="78FC1B2F" w:rsidTr="002300B1">
        <w:trPr>
          <w:trHeight w:val="291"/>
          <w:del w:id="381" w:author="Shewmaker, Michael@Energy" w:date="2021-12-23T09:46:00Z"/>
        </w:trPr>
        <w:tc>
          <w:tcPr>
            <w:tcW w:w="2141" w:type="dxa"/>
            <w:vAlign w:val="bottom"/>
          </w:tcPr>
          <w:p w14:paraId="1548088A" w14:textId="5823188B" w:rsidR="00C8026B" w:rsidRPr="00C24189" w:rsidDel="001B6532" w:rsidRDefault="00C8026B" w:rsidP="000F1FD4">
            <w:pPr>
              <w:keepNext/>
              <w:jc w:val="center"/>
              <w:rPr>
                <w:del w:id="382" w:author="Shewmaker, Michael@Energy" w:date="2021-12-23T09:46:00Z"/>
                <w:rFonts w:ascii="Calibri" w:hAnsi="Calibri"/>
                <w:sz w:val="18"/>
                <w:szCs w:val="18"/>
                <w:vertAlign w:val="superscript"/>
              </w:rPr>
            </w:pPr>
            <w:del w:id="383" w:author="Shewmaker, Michael@Energy" w:date="2021-12-23T09:46:00Z">
              <w:r w:rsidDel="001B6532">
                <w:rPr>
                  <w:rFonts w:ascii="Calibri" w:hAnsi="Calibri"/>
                  <w:sz w:val="18"/>
                  <w:szCs w:val="18"/>
                </w:rPr>
                <w:delText>Dwelling Unit Name</w:delText>
              </w:r>
            </w:del>
          </w:p>
        </w:tc>
        <w:tc>
          <w:tcPr>
            <w:tcW w:w="2141" w:type="dxa"/>
            <w:vAlign w:val="bottom"/>
          </w:tcPr>
          <w:p w14:paraId="1548088B" w14:textId="260AEED5" w:rsidR="00C8026B" w:rsidDel="001B6532" w:rsidRDefault="00C8026B" w:rsidP="000F1FD4">
            <w:pPr>
              <w:keepNext/>
              <w:jc w:val="center"/>
              <w:rPr>
                <w:del w:id="384" w:author="Shewmaker, Michael@Energy" w:date="2021-12-23T09:46:00Z"/>
                <w:rFonts w:ascii="Calibri" w:hAnsi="Calibri"/>
                <w:sz w:val="18"/>
                <w:szCs w:val="18"/>
              </w:rPr>
            </w:pPr>
            <w:del w:id="385" w:author="Shewmaker, Michael@Energy" w:date="2021-12-23T09:46:00Z">
              <w:r w:rsidDel="001B6532">
                <w:rPr>
                  <w:rFonts w:ascii="Calibri" w:hAnsi="Calibri"/>
                  <w:sz w:val="18"/>
                  <w:szCs w:val="18"/>
                </w:rPr>
                <w:delText>Dwelling Unit Total CFA = Sum of Existing + Addition (ft</w:delText>
              </w:r>
              <w:r w:rsidRPr="0037735E" w:rsidDel="001B6532">
                <w:rPr>
                  <w:rFonts w:ascii="Calibri" w:hAnsi="Calibri"/>
                  <w:sz w:val="18"/>
                  <w:szCs w:val="18"/>
                  <w:vertAlign w:val="superscript"/>
                </w:rPr>
                <w:delText>2</w:delText>
              </w:r>
              <w:r w:rsidDel="001B6532">
                <w:rPr>
                  <w:rFonts w:ascii="Calibri" w:hAnsi="Calibri"/>
                  <w:sz w:val="18"/>
                  <w:szCs w:val="18"/>
                </w:rPr>
                <w:delText>)</w:delText>
              </w:r>
            </w:del>
          </w:p>
        </w:tc>
        <w:tc>
          <w:tcPr>
            <w:tcW w:w="2141" w:type="dxa"/>
            <w:vAlign w:val="bottom"/>
          </w:tcPr>
          <w:p w14:paraId="1548088C" w14:textId="58D0CEE7" w:rsidR="00C8026B" w:rsidDel="001B6532" w:rsidRDefault="00C8026B" w:rsidP="000F1FD4">
            <w:pPr>
              <w:keepNext/>
              <w:jc w:val="center"/>
              <w:rPr>
                <w:del w:id="386" w:author="Shewmaker, Michael@Energy" w:date="2021-12-23T09:46:00Z"/>
                <w:rFonts w:ascii="Calibri" w:hAnsi="Calibri"/>
                <w:sz w:val="18"/>
                <w:szCs w:val="18"/>
              </w:rPr>
            </w:pPr>
            <w:del w:id="387" w:author="Shewmaker, Michael@Energy" w:date="2021-12-23T09:46:00Z">
              <w:r w:rsidDel="001B6532">
                <w:rPr>
                  <w:rFonts w:ascii="Calibri" w:hAnsi="Calibri"/>
                  <w:sz w:val="18"/>
                  <w:szCs w:val="18"/>
                </w:rPr>
                <w:delText>Central Water Heating</w:delText>
              </w:r>
              <w:r w:rsidRPr="00295655" w:rsidDel="001B6532">
                <w:rPr>
                  <w:rFonts w:ascii="Calibri" w:hAnsi="Calibri"/>
                  <w:sz w:val="18"/>
                  <w:szCs w:val="18"/>
                </w:rPr>
                <w:delText xml:space="preserve"> System Identification or Name</w:delText>
              </w:r>
            </w:del>
          </w:p>
        </w:tc>
        <w:tc>
          <w:tcPr>
            <w:tcW w:w="2141" w:type="dxa"/>
            <w:vAlign w:val="bottom"/>
          </w:tcPr>
          <w:p w14:paraId="1548088D" w14:textId="1F89A116" w:rsidR="00C8026B" w:rsidDel="001B6532" w:rsidRDefault="00C8026B" w:rsidP="00F2362E">
            <w:pPr>
              <w:keepNext/>
              <w:jc w:val="center"/>
              <w:rPr>
                <w:del w:id="388" w:author="Shewmaker, Michael@Energy" w:date="2021-12-23T09:46:00Z"/>
                <w:rFonts w:ascii="Calibri" w:hAnsi="Calibri"/>
                <w:sz w:val="18"/>
                <w:szCs w:val="18"/>
              </w:rPr>
            </w:pPr>
            <w:del w:id="389" w:author="Shewmaker, Michael@Energy" w:date="2021-12-23T09:46:00Z">
              <w:r w:rsidDel="001B6532">
                <w:rPr>
                  <w:rFonts w:ascii="Calibri" w:hAnsi="Calibri"/>
                  <w:sz w:val="18"/>
                  <w:szCs w:val="18"/>
                </w:rPr>
                <w:delText>Dwelling Unit</w:delText>
              </w:r>
            </w:del>
          </w:p>
          <w:p w14:paraId="1548088E" w14:textId="2771673B" w:rsidR="00C8026B" w:rsidRPr="00C24189" w:rsidDel="001B6532" w:rsidRDefault="00C8026B" w:rsidP="000F1FD4">
            <w:pPr>
              <w:keepNext/>
              <w:jc w:val="center"/>
              <w:rPr>
                <w:del w:id="390" w:author="Shewmaker, Michael@Energy" w:date="2021-12-23T09:46:00Z"/>
                <w:rFonts w:ascii="Calibri" w:hAnsi="Calibri"/>
                <w:sz w:val="18"/>
                <w:szCs w:val="18"/>
              </w:rPr>
            </w:pPr>
            <w:del w:id="391" w:author="Shewmaker, Michael@Energy" w:date="2021-12-23T09:46:00Z">
              <w:r w:rsidDel="001B6532">
                <w:rPr>
                  <w:rFonts w:ascii="Calibri" w:hAnsi="Calibri"/>
                  <w:sz w:val="18"/>
                  <w:szCs w:val="18"/>
                </w:rPr>
                <w:delText>Water Heating</w:delText>
              </w:r>
              <w:r w:rsidRPr="00295655" w:rsidDel="001B6532">
                <w:rPr>
                  <w:rFonts w:ascii="Calibri" w:hAnsi="Calibri"/>
                  <w:sz w:val="18"/>
                  <w:szCs w:val="18"/>
                </w:rPr>
                <w:delText xml:space="preserve"> System Identification or Name</w:delText>
              </w:r>
            </w:del>
          </w:p>
        </w:tc>
        <w:tc>
          <w:tcPr>
            <w:tcW w:w="2141" w:type="dxa"/>
            <w:vAlign w:val="bottom"/>
          </w:tcPr>
          <w:p w14:paraId="1548088F" w14:textId="301D8B9A" w:rsidR="00C8026B" w:rsidDel="001B6532" w:rsidRDefault="00C8026B" w:rsidP="00F2362E">
            <w:pPr>
              <w:keepNext/>
              <w:jc w:val="center"/>
              <w:rPr>
                <w:del w:id="392" w:author="Shewmaker, Michael@Energy" w:date="2021-12-23T09:46:00Z"/>
                <w:rFonts w:ascii="Calibri" w:hAnsi="Calibri"/>
                <w:sz w:val="18"/>
                <w:szCs w:val="18"/>
              </w:rPr>
            </w:pPr>
            <w:del w:id="393" w:author="Shewmaker, Michael@Energy" w:date="2021-12-23T09:46:00Z">
              <w:r w:rsidDel="001B6532">
                <w:rPr>
                  <w:rFonts w:ascii="Calibri" w:hAnsi="Calibri"/>
                  <w:sz w:val="18"/>
                  <w:szCs w:val="18"/>
                </w:rPr>
                <w:delText>Dwelling Unit:</w:delText>
              </w:r>
            </w:del>
          </w:p>
          <w:p w14:paraId="15480890" w14:textId="6B22128C" w:rsidR="00C8026B" w:rsidRPr="00C24189" w:rsidDel="001B6532" w:rsidRDefault="00C2270B" w:rsidP="000F1FD4">
            <w:pPr>
              <w:keepNext/>
              <w:jc w:val="center"/>
              <w:rPr>
                <w:del w:id="394" w:author="Shewmaker, Michael@Energy" w:date="2021-12-23T09:46:00Z"/>
                <w:rFonts w:ascii="Calibri" w:hAnsi="Calibri"/>
                <w:sz w:val="18"/>
                <w:szCs w:val="18"/>
              </w:rPr>
            </w:pPr>
            <w:del w:id="395" w:author="Shewmaker, Michael@Energy" w:date="2021-12-23T09:46:00Z">
              <w:r w:rsidDel="001B6532">
                <w:rPr>
                  <w:rFonts w:ascii="Calibri" w:hAnsi="Calibri"/>
                  <w:sz w:val="18"/>
                  <w:szCs w:val="18"/>
                </w:rPr>
                <w:delText xml:space="preserve">Alteration to Existing or </w:delText>
              </w:r>
              <w:r w:rsidR="00C8026B" w:rsidDel="001B6532">
                <w:rPr>
                  <w:rFonts w:ascii="Calibri" w:hAnsi="Calibri"/>
                  <w:sz w:val="18"/>
                  <w:szCs w:val="18"/>
                </w:rPr>
                <w:delText>Installing a New Space Conditioning System?</w:delText>
              </w:r>
            </w:del>
          </w:p>
        </w:tc>
        <w:tc>
          <w:tcPr>
            <w:tcW w:w="3911" w:type="dxa"/>
            <w:vAlign w:val="bottom"/>
          </w:tcPr>
          <w:p w14:paraId="15480891" w14:textId="304F9B0D" w:rsidR="00C8026B" w:rsidRPr="00C24189" w:rsidDel="001B6532" w:rsidRDefault="00C8026B" w:rsidP="000F1FD4">
            <w:pPr>
              <w:keepNext/>
              <w:jc w:val="center"/>
              <w:rPr>
                <w:del w:id="396" w:author="Shewmaker, Michael@Energy" w:date="2021-12-23T09:46:00Z"/>
                <w:rFonts w:ascii="Calibri" w:hAnsi="Calibri"/>
                <w:sz w:val="18"/>
                <w:szCs w:val="18"/>
              </w:rPr>
            </w:pPr>
            <w:del w:id="397" w:author="Shewmaker, Michael@Energy" w:date="2021-12-23T09:46:00Z">
              <w:r w:rsidDel="001B6532">
                <w:rPr>
                  <w:rFonts w:ascii="Calibri" w:hAnsi="Calibri"/>
                  <w:sz w:val="18"/>
                  <w:szCs w:val="18"/>
                </w:rPr>
                <w:delText>Comments</w:delText>
              </w:r>
            </w:del>
          </w:p>
        </w:tc>
      </w:tr>
      <w:tr w:rsidR="000F1FD4" w:rsidRPr="00C24189" w:rsidDel="001B6532" w14:paraId="15480899" w14:textId="42D899E1" w:rsidTr="002300B1">
        <w:trPr>
          <w:trHeight w:val="250"/>
          <w:del w:id="398" w:author="Shewmaker, Michael@Energy" w:date="2021-12-23T09:46:00Z"/>
        </w:trPr>
        <w:tc>
          <w:tcPr>
            <w:tcW w:w="2141" w:type="dxa"/>
          </w:tcPr>
          <w:p w14:paraId="15480893" w14:textId="7AABD5A1" w:rsidR="000F1FD4" w:rsidRPr="00C24189" w:rsidDel="001B6532" w:rsidRDefault="000F1FD4" w:rsidP="000F1FD4">
            <w:pPr>
              <w:keepNext/>
              <w:rPr>
                <w:del w:id="399" w:author="Shewmaker, Michael@Energy" w:date="2021-12-23T09:46:00Z"/>
                <w:rFonts w:ascii="Calibri" w:hAnsi="Calibri"/>
                <w:sz w:val="18"/>
                <w:szCs w:val="18"/>
              </w:rPr>
            </w:pPr>
          </w:p>
        </w:tc>
        <w:tc>
          <w:tcPr>
            <w:tcW w:w="2141" w:type="dxa"/>
          </w:tcPr>
          <w:p w14:paraId="15480894" w14:textId="2D2F6F8F" w:rsidR="000F1FD4" w:rsidDel="001B6532" w:rsidRDefault="000F1FD4" w:rsidP="000F1FD4">
            <w:pPr>
              <w:keepNext/>
              <w:rPr>
                <w:del w:id="400" w:author="Shewmaker, Michael@Energy" w:date="2021-12-23T09:46:00Z"/>
                <w:rFonts w:ascii="Calibri" w:hAnsi="Calibri"/>
                <w:sz w:val="18"/>
                <w:szCs w:val="18"/>
              </w:rPr>
            </w:pPr>
          </w:p>
        </w:tc>
        <w:tc>
          <w:tcPr>
            <w:tcW w:w="2141" w:type="dxa"/>
          </w:tcPr>
          <w:p w14:paraId="15480895" w14:textId="0FD79459" w:rsidR="000F1FD4" w:rsidDel="001B6532" w:rsidRDefault="000F1FD4" w:rsidP="000F1FD4">
            <w:pPr>
              <w:keepNext/>
              <w:rPr>
                <w:del w:id="401" w:author="Shewmaker, Michael@Energy" w:date="2021-12-23T09:46:00Z"/>
                <w:rFonts w:ascii="Calibri" w:hAnsi="Calibri"/>
                <w:sz w:val="18"/>
                <w:szCs w:val="18"/>
              </w:rPr>
            </w:pPr>
          </w:p>
        </w:tc>
        <w:tc>
          <w:tcPr>
            <w:tcW w:w="2141" w:type="dxa"/>
          </w:tcPr>
          <w:p w14:paraId="15480896" w14:textId="5C62D42D" w:rsidR="000F1FD4" w:rsidRPr="00C24189" w:rsidDel="001B6532" w:rsidRDefault="000F1FD4" w:rsidP="000F1FD4">
            <w:pPr>
              <w:keepNext/>
              <w:rPr>
                <w:del w:id="402" w:author="Shewmaker, Michael@Energy" w:date="2021-12-23T09:46:00Z"/>
                <w:rFonts w:ascii="Calibri" w:hAnsi="Calibri"/>
                <w:sz w:val="18"/>
                <w:szCs w:val="18"/>
              </w:rPr>
            </w:pPr>
          </w:p>
        </w:tc>
        <w:tc>
          <w:tcPr>
            <w:tcW w:w="2141" w:type="dxa"/>
          </w:tcPr>
          <w:p w14:paraId="15480897" w14:textId="5672A4E1" w:rsidR="000F1FD4" w:rsidRPr="00C24189" w:rsidDel="001B6532" w:rsidRDefault="000F1FD4" w:rsidP="000F1FD4">
            <w:pPr>
              <w:keepNext/>
              <w:rPr>
                <w:del w:id="403" w:author="Shewmaker, Michael@Energy" w:date="2021-12-23T09:46:00Z"/>
                <w:rFonts w:ascii="Calibri" w:hAnsi="Calibri"/>
                <w:sz w:val="18"/>
                <w:szCs w:val="18"/>
              </w:rPr>
            </w:pPr>
          </w:p>
        </w:tc>
        <w:tc>
          <w:tcPr>
            <w:tcW w:w="3911" w:type="dxa"/>
          </w:tcPr>
          <w:p w14:paraId="15480898" w14:textId="072C201D" w:rsidR="000F1FD4" w:rsidRPr="00C24189" w:rsidDel="001B6532" w:rsidRDefault="000F1FD4" w:rsidP="000F1FD4">
            <w:pPr>
              <w:keepNext/>
              <w:rPr>
                <w:del w:id="404" w:author="Shewmaker, Michael@Energy" w:date="2021-12-23T09:46:00Z"/>
                <w:rFonts w:ascii="Calibri" w:hAnsi="Calibri"/>
                <w:sz w:val="18"/>
                <w:szCs w:val="18"/>
              </w:rPr>
            </w:pPr>
          </w:p>
        </w:tc>
      </w:tr>
      <w:tr w:rsidR="000F1FD4" w:rsidRPr="00C24189" w:rsidDel="001B6532" w14:paraId="154808A0" w14:textId="41125FAB" w:rsidTr="002300B1">
        <w:trPr>
          <w:trHeight w:val="250"/>
          <w:del w:id="405" w:author="Shewmaker, Michael@Energy" w:date="2021-12-23T09:46:00Z"/>
        </w:trPr>
        <w:tc>
          <w:tcPr>
            <w:tcW w:w="2141" w:type="dxa"/>
            <w:vAlign w:val="bottom"/>
          </w:tcPr>
          <w:p w14:paraId="1548089A" w14:textId="0A942010" w:rsidR="000F1FD4" w:rsidRPr="00C24189" w:rsidDel="001B6532" w:rsidRDefault="000F1FD4" w:rsidP="000F1FD4">
            <w:pPr>
              <w:keepNext/>
              <w:jc w:val="center"/>
              <w:rPr>
                <w:del w:id="406" w:author="Shewmaker, Michael@Energy" w:date="2021-12-23T09:46:00Z"/>
                <w:rFonts w:ascii="Calibri" w:hAnsi="Calibri"/>
                <w:sz w:val="18"/>
                <w:szCs w:val="18"/>
              </w:rPr>
            </w:pPr>
          </w:p>
        </w:tc>
        <w:tc>
          <w:tcPr>
            <w:tcW w:w="2141" w:type="dxa"/>
          </w:tcPr>
          <w:p w14:paraId="1548089B" w14:textId="6F9EB8B0" w:rsidR="000F1FD4" w:rsidRPr="00C24189" w:rsidDel="001B6532" w:rsidRDefault="000F1FD4" w:rsidP="000F1FD4">
            <w:pPr>
              <w:keepNext/>
              <w:jc w:val="center"/>
              <w:rPr>
                <w:del w:id="407" w:author="Shewmaker, Michael@Energy" w:date="2021-12-23T09:46:00Z"/>
                <w:rFonts w:ascii="Calibri" w:hAnsi="Calibri"/>
                <w:sz w:val="18"/>
                <w:szCs w:val="18"/>
              </w:rPr>
            </w:pPr>
          </w:p>
        </w:tc>
        <w:tc>
          <w:tcPr>
            <w:tcW w:w="2141" w:type="dxa"/>
          </w:tcPr>
          <w:p w14:paraId="1548089C" w14:textId="37201E97" w:rsidR="000F1FD4" w:rsidRPr="00C24189" w:rsidDel="001B6532" w:rsidRDefault="000F1FD4" w:rsidP="000F1FD4">
            <w:pPr>
              <w:keepNext/>
              <w:jc w:val="center"/>
              <w:rPr>
                <w:del w:id="408" w:author="Shewmaker, Michael@Energy" w:date="2021-12-23T09:46:00Z"/>
                <w:rFonts w:ascii="Calibri" w:hAnsi="Calibri"/>
                <w:sz w:val="18"/>
                <w:szCs w:val="18"/>
              </w:rPr>
            </w:pPr>
          </w:p>
        </w:tc>
        <w:tc>
          <w:tcPr>
            <w:tcW w:w="2141" w:type="dxa"/>
            <w:vAlign w:val="bottom"/>
          </w:tcPr>
          <w:p w14:paraId="1548089D" w14:textId="66425AFF" w:rsidR="000F1FD4" w:rsidRPr="00C24189" w:rsidDel="001B6532" w:rsidRDefault="000F1FD4" w:rsidP="000F1FD4">
            <w:pPr>
              <w:keepNext/>
              <w:jc w:val="center"/>
              <w:rPr>
                <w:del w:id="409" w:author="Shewmaker, Michael@Energy" w:date="2021-12-23T09:46:00Z"/>
                <w:rFonts w:ascii="Calibri" w:hAnsi="Calibri"/>
                <w:sz w:val="18"/>
                <w:szCs w:val="18"/>
              </w:rPr>
            </w:pPr>
          </w:p>
        </w:tc>
        <w:tc>
          <w:tcPr>
            <w:tcW w:w="2141" w:type="dxa"/>
            <w:vAlign w:val="bottom"/>
          </w:tcPr>
          <w:p w14:paraId="1548089E" w14:textId="1AA9E82B" w:rsidR="000F1FD4" w:rsidRPr="00C24189" w:rsidDel="001B6532" w:rsidRDefault="000F1FD4" w:rsidP="000F1FD4">
            <w:pPr>
              <w:keepNext/>
              <w:jc w:val="center"/>
              <w:rPr>
                <w:del w:id="410" w:author="Shewmaker, Michael@Energy" w:date="2021-12-23T09:46:00Z"/>
                <w:rFonts w:ascii="Calibri" w:hAnsi="Calibri"/>
                <w:sz w:val="18"/>
                <w:szCs w:val="18"/>
              </w:rPr>
            </w:pPr>
          </w:p>
        </w:tc>
        <w:tc>
          <w:tcPr>
            <w:tcW w:w="3911" w:type="dxa"/>
            <w:vAlign w:val="bottom"/>
          </w:tcPr>
          <w:p w14:paraId="1548089F" w14:textId="033C72F2" w:rsidR="000F1FD4" w:rsidRPr="00C24189" w:rsidDel="001B6532" w:rsidRDefault="000F1FD4" w:rsidP="000F1FD4">
            <w:pPr>
              <w:keepNext/>
              <w:jc w:val="center"/>
              <w:rPr>
                <w:del w:id="411" w:author="Shewmaker, Michael@Energy" w:date="2021-12-23T09:46:00Z"/>
                <w:rFonts w:ascii="Calibri" w:hAnsi="Calibri"/>
                <w:sz w:val="18"/>
                <w:szCs w:val="18"/>
              </w:rPr>
            </w:pPr>
          </w:p>
        </w:tc>
      </w:tr>
    </w:tbl>
    <w:p w14:paraId="154808A1" w14:textId="77777777" w:rsidR="000F1FD4" w:rsidRDefault="000F1FD4" w:rsidP="00C53136">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Style w:val="TableGrid"/>
        <w:tblW w:w="0" w:type="auto"/>
        <w:tblLook w:val="04A0" w:firstRow="1" w:lastRow="0" w:firstColumn="1" w:lastColumn="0" w:noHBand="0" w:noVBand="1"/>
        <w:tblDescription w:val="IAQ Fan Information"/>
      </w:tblPr>
      <w:tblGrid>
        <w:gridCol w:w="4796"/>
        <w:gridCol w:w="4797"/>
        <w:gridCol w:w="4797"/>
      </w:tblGrid>
      <w:tr w:rsidR="007C7E10" w14:paraId="5D5A529D" w14:textId="77777777" w:rsidTr="008451F9">
        <w:trPr>
          <w:tblHeader/>
        </w:trPr>
        <w:tc>
          <w:tcPr>
            <w:tcW w:w="14390" w:type="dxa"/>
            <w:gridSpan w:val="3"/>
          </w:tcPr>
          <w:p w14:paraId="7A71085A" w14:textId="5DA4605B" w:rsidR="007C7E10" w:rsidRPr="0045259E" w:rsidRDefault="007C7E10" w:rsidP="00096A48">
            <w:pPr>
              <w:rPr>
                <w:rFonts w:ascii="Calibri" w:hAnsi="Calibri"/>
                <w:b/>
              </w:rPr>
            </w:pPr>
            <w:del w:id="412" w:author="Shewmaker, Michael@Energy" w:date="2021-12-23T11:58:00Z">
              <w:r w:rsidDel="009B38B3">
                <w:rPr>
                  <w:rFonts w:ascii="Calibri" w:hAnsi="Calibri"/>
                  <w:b/>
                  <w:sz w:val="20"/>
                </w:rPr>
                <w:delText>N</w:delText>
              </w:r>
            </w:del>
            <w:ins w:id="413" w:author="Shewmaker, Michael@Energy" w:date="2021-12-23T11:58:00Z">
              <w:r w:rsidR="009B38B3">
                <w:rPr>
                  <w:rFonts w:ascii="Calibri" w:hAnsi="Calibri"/>
                  <w:b/>
                  <w:sz w:val="20"/>
                </w:rPr>
                <w:t>M</w:t>
              </w:r>
            </w:ins>
            <w:r w:rsidRPr="0045259E">
              <w:rPr>
                <w:rFonts w:ascii="Calibri" w:hAnsi="Calibri"/>
                <w:b/>
                <w:sz w:val="20"/>
              </w:rPr>
              <w:t xml:space="preserve">. </w:t>
            </w:r>
            <w:ins w:id="414" w:author="Shewmaker, Michael@Energy" w:date="2021-12-23T11:58:00Z">
              <w:r w:rsidR="009B38B3">
                <w:rPr>
                  <w:rFonts w:ascii="Calibri" w:hAnsi="Calibri"/>
                  <w:b/>
                  <w:sz w:val="20"/>
                </w:rPr>
                <w:t>Indoor Air Quality (</w:t>
              </w:r>
            </w:ins>
            <w:r w:rsidRPr="0045259E">
              <w:rPr>
                <w:rFonts w:ascii="Calibri" w:hAnsi="Calibri"/>
                <w:b/>
                <w:sz w:val="20"/>
              </w:rPr>
              <w:t>IAQ</w:t>
            </w:r>
            <w:ins w:id="415" w:author="Shewmaker, Michael@Energy" w:date="2021-12-23T11:58:00Z">
              <w:r w:rsidR="009B38B3">
                <w:rPr>
                  <w:rFonts w:ascii="Calibri" w:hAnsi="Calibri"/>
                  <w:b/>
                  <w:sz w:val="20"/>
                </w:rPr>
                <w:t>)</w:t>
              </w:r>
            </w:ins>
            <w:r>
              <w:rPr>
                <w:rFonts w:ascii="Calibri" w:hAnsi="Calibri"/>
                <w:b/>
                <w:sz w:val="20"/>
              </w:rPr>
              <w:t xml:space="preserve"> Fan Information </w:t>
            </w:r>
          </w:p>
        </w:tc>
      </w:tr>
      <w:tr w:rsidR="007C7E10" w14:paraId="2AB00BED" w14:textId="77777777" w:rsidTr="00096A48">
        <w:tc>
          <w:tcPr>
            <w:tcW w:w="4796" w:type="dxa"/>
          </w:tcPr>
          <w:p w14:paraId="2AF5A46C" w14:textId="77777777" w:rsidR="007C7E10" w:rsidRPr="003C4CE8" w:rsidRDefault="007C7E10" w:rsidP="00096A48">
            <w:pPr>
              <w:jc w:val="center"/>
              <w:rPr>
                <w:rFonts w:ascii="Calibri" w:hAnsi="Calibri"/>
                <w:sz w:val="18"/>
                <w:szCs w:val="18"/>
              </w:rPr>
            </w:pPr>
            <w:r w:rsidRPr="003C4CE8">
              <w:rPr>
                <w:rFonts w:ascii="Calibri" w:hAnsi="Calibri"/>
                <w:sz w:val="18"/>
                <w:szCs w:val="18"/>
              </w:rPr>
              <w:t>01</w:t>
            </w:r>
          </w:p>
        </w:tc>
        <w:tc>
          <w:tcPr>
            <w:tcW w:w="4797" w:type="dxa"/>
          </w:tcPr>
          <w:p w14:paraId="2CB18B2B" w14:textId="77777777" w:rsidR="007C7E10" w:rsidRPr="003C4CE8" w:rsidRDefault="007C7E10" w:rsidP="00096A48">
            <w:pPr>
              <w:jc w:val="center"/>
              <w:rPr>
                <w:rFonts w:ascii="Calibri" w:hAnsi="Calibri"/>
                <w:sz w:val="18"/>
                <w:szCs w:val="18"/>
              </w:rPr>
            </w:pPr>
            <w:r w:rsidRPr="003C4CE8">
              <w:rPr>
                <w:rFonts w:ascii="Calibri" w:hAnsi="Calibri"/>
                <w:sz w:val="18"/>
                <w:szCs w:val="18"/>
              </w:rPr>
              <w:t>02</w:t>
            </w:r>
          </w:p>
        </w:tc>
        <w:tc>
          <w:tcPr>
            <w:tcW w:w="4797" w:type="dxa"/>
          </w:tcPr>
          <w:p w14:paraId="3234B27C" w14:textId="77777777" w:rsidR="007C7E10" w:rsidRPr="003C4CE8" w:rsidRDefault="007C7E10" w:rsidP="00096A48">
            <w:pPr>
              <w:jc w:val="center"/>
              <w:rPr>
                <w:rFonts w:ascii="Calibri" w:hAnsi="Calibri"/>
                <w:sz w:val="18"/>
                <w:szCs w:val="18"/>
              </w:rPr>
            </w:pPr>
            <w:r w:rsidRPr="003C4CE8">
              <w:rPr>
                <w:rFonts w:ascii="Calibri" w:hAnsi="Calibri"/>
                <w:sz w:val="18"/>
                <w:szCs w:val="18"/>
              </w:rPr>
              <w:t>03</w:t>
            </w:r>
          </w:p>
        </w:tc>
      </w:tr>
      <w:tr w:rsidR="007C7E10" w:rsidRPr="003C4CE8" w14:paraId="2F4A6A30" w14:textId="77777777" w:rsidTr="00096A48">
        <w:tc>
          <w:tcPr>
            <w:tcW w:w="4796" w:type="dxa"/>
          </w:tcPr>
          <w:p w14:paraId="3EC64483" w14:textId="77777777" w:rsidR="007C7E10" w:rsidRPr="003C4CE8" w:rsidRDefault="007C7E10" w:rsidP="00096A48">
            <w:pPr>
              <w:jc w:val="center"/>
              <w:rPr>
                <w:rFonts w:ascii="Calibri" w:hAnsi="Calibri"/>
                <w:sz w:val="18"/>
                <w:szCs w:val="18"/>
              </w:rPr>
            </w:pPr>
            <w:r w:rsidRPr="003C4CE8">
              <w:rPr>
                <w:rFonts w:ascii="Calibri" w:hAnsi="Calibri"/>
                <w:sz w:val="18"/>
                <w:szCs w:val="18"/>
              </w:rPr>
              <w:lastRenderedPageBreak/>
              <w:t>Fan Name</w:t>
            </w:r>
          </w:p>
        </w:tc>
        <w:tc>
          <w:tcPr>
            <w:tcW w:w="4797" w:type="dxa"/>
          </w:tcPr>
          <w:p w14:paraId="573F1F05" w14:textId="53394959" w:rsidR="007C7E10" w:rsidRPr="003C4CE8" w:rsidRDefault="007C7E10" w:rsidP="00096A48">
            <w:pPr>
              <w:jc w:val="center"/>
              <w:rPr>
                <w:rFonts w:ascii="Calibri" w:hAnsi="Calibri"/>
                <w:sz w:val="18"/>
                <w:szCs w:val="18"/>
              </w:rPr>
            </w:pPr>
            <w:r>
              <w:rPr>
                <w:rFonts w:ascii="Calibri" w:hAnsi="Calibri"/>
                <w:sz w:val="18"/>
                <w:szCs w:val="18"/>
              </w:rPr>
              <w:t>IAQ Type</w:t>
            </w:r>
          </w:p>
        </w:tc>
        <w:tc>
          <w:tcPr>
            <w:tcW w:w="4797" w:type="dxa"/>
          </w:tcPr>
          <w:p w14:paraId="2B95DCF5" w14:textId="77777777" w:rsidR="007C7E10" w:rsidRPr="003C4CE8" w:rsidRDefault="007C7E10" w:rsidP="00096A48">
            <w:pPr>
              <w:jc w:val="center"/>
              <w:rPr>
                <w:rFonts w:ascii="Calibri" w:hAnsi="Calibri"/>
                <w:sz w:val="18"/>
                <w:szCs w:val="18"/>
              </w:rPr>
            </w:pPr>
            <w:r>
              <w:rPr>
                <w:rFonts w:ascii="Calibri" w:hAnsi="Calibri"/>
                <w:sz w:val="18"/>
                <w:szCs w:val="18"/>
              </w:rPr>
              <w:t>Comments</w:t>
            </w:r>
          </w:p>
        </w:tc>
      </w:tr>
      <w:tr w:rsidR="007C7E10" w:rsidRPr="003C4CE8" w14:paraId="7578C56F" w14:textId="77777777" w:rsidTr="007C7E10">
        <w:trPr>
          <w:trHeight w:val="233"/>
        </w:trPr>
        <w:tc>
          <w:tcPr>
            <w:tcW w:w="4796" w:type="dxa"/>
            <w:vAlign w:val="bottom"/>
          </w:tcPr>
          <w:p w14:paraId="54D87C57" w14:textId="221233B4" w:rsidR="007C7E10" w:rsidRPr="003C4CE8" w:rsidRDefault="007C7E10" w:rsidP="00096A48">
            <w:pPr>
              <w:jc w:val="center"/>
              <w:rPr>
                <w:rFonts w:ascii="Calibri" w:hAnsi="Calibri"/>
                <w:sz w:val="18"/>
                <w:szCs w:val="18"/>
              </w:rPr>
            </w:pPr>
          </w:p>
        </w:tc>
        <w:tc>
          <w:tcPr>
            <w:tcW w:w="4797" w:type="dxa"/>
            <w:vAlign w:val="bottom"/>
          </w:tcPr>
          <w:p w14:paraId="3F630E92" w14:textId="182016AA" w:rsidR="007C7E10" w:rsidRPr="003C4CE8" w:rsidRDefault="007C7E10" w:rsidP="00096A48">
            <w:pPr>
              <w:rPr>
                <w:rFonts w:ascii="Calibri" w:hAnsi="Calibri"/>
                <w:sz w:val="18"/>
                <w:szCs w:val="18"/>
              </w:rPr>
            </w:pPr>
          </w:p>
        </w:tc>
        <w:tc>
          <w:tcPr>
            <w:tcW w:w="4797" w:type="dxa"/>
            <w:vAlign w:val="bottom"/>
          </w:tcPr>
          <w:p w14:paraId="5632C9E9" w14:textId="3FF29275" w:rsidR="007C7E10" w:rsidRPr="003C4CE8" w:rsidRDefault="007C7E10" w:rsidP="00096A48">
            <w:pPr>
              <w:jc w:val="center"/>
              <w:rPr>
                <w:rFonts w:ascii="Calibri" w:hAnsi="Calibri"/>
                <w:sz w:val="18"/>
                <w:szCs w:val="18"/>
              </w:rPr>
            </w:pPr>
          </w:p>
        </w:tc>
      </w:tr>
      <w:tr w:rsidR="007C7E10" w:rsidRPr="003C4CE8" w14:paraId="48944302" w14:textId="77777777" w:rsidTr="007C7E10">
        <w:trPr>
          <w:trHeight w:val="170"/>
        </w:trPr>
        <w:tc>
          <w:tcPr>
            <w:tcW w:w="4796" w:type="dxa"/>
            <w:vAlign w:val="bottom"/>
          </w:tcPr>
          <w:p w14:paraId="353B32B4" w14:textId="77777777" w:rsidR="007C7E10" w:rsidRDefault="007C7E10" w:rsidP="00096A48">
            <w:pPr>
              <w:jc w:val="center"/>
              <w:rPr>
                <w:rFonts w:ascii="Calibri" w:hAnsi="Calibri"/>
                <w:sz w:val="18"/>
                <w:szCs w:val="18"/>
              </w:rPr>
            </w:pPr>
          </w:p>
        </w:tc>
        <w:tc>
          <w:tcPr>
            <w:tcW w:w="4797" w:type="dxa"/>
            <w:vAlign w:val="bottom"/>
          </w:tcPr>
          <w:p w14:paraId="3B14F523" w14:textId="77777777" w:rsidR="007C7E10" w:rsidRDefault="007C7E10" w:rsidP="00096A48">
            <w:pPr>
              <w:rPr>
                <w:rFonts w:ascii="Calibri" w:hAnsi="Calibri"/>
                <w:sz w:val="18"/>
                <w:szCs w:val="18"/>
              </w:rPr>
            </w:pPr>
          </w:p>
        </w:tc>
        <w:tc>
          <w:tcPr>
            <w:tcW w:w="4797" w:type="dxa"/>
            <w:vAlign w:val="bottom"/>
          </w:tcPr>
          <w:p w14:paraId="2E0D2013" w14:textId="77777777" w:rsidR="007C7E10" w:rsidRDefault="007C7E10" w:rsidP="00096A48">
            <w:pPr>
              <w:jc w:val="center"/>
              <w:rPr>
                <w:rFonts w:ascii="Calibri" w:hAnsi="Calibri"/>
                <w:sz w:val="18"/>
                <w:szCs w:val="18"/>
              </w:rPr>
            </w:pPr>
          </w:p>
        </w:tc>
      </w:tr>
    </w:tbl>
    <w:p w14:paraId="154808A2" w14:textId="69C831FF" w:rsidR="00170610" w:rsidRDefault="00170610">
      <w:pPr>
        <w:rPr>
          <w:rFonts w:ascii="Calibri" w:eastAsia="Calibri" w:hAnsi="Calibri"/>
          <w:b/>
          <w:sz w:val="22"/>
          <w:szCs w:val="22"/>
        </w:rPr>
      </w:pPr>
      <w:r>
        <w:rPr>
          <w:rFonts w:ascii="Calibri" w:eastAsia="Calibri" w:hAnsi="Calibri"/>
          <w:b/>
          <w:sz w:val="22"/>
          <w:szCs w:val="22"/>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CA5769" w:rsidRPr="00CA5769" w14:paraId="154808AA" w14:textId="77777777" w:rsidTr="009909B8">
        <w:trPr>
          <w:trHeight w:val="206"/>
        </w:trPr>
        <w:tc>
          <w:tcPr>
            <w:tcW w:w="10950" w:type="dxa"/>
            <w:gridSpan w:val="2"/>
            <w:vAlign w:val="center"/>
          </w:tcPr>
          <w:p w14:paraId="154808A9" w14:textId="77777777" w:rsidR="00CA5769" w:rsidRPr="00CA5769" w:rsidRDefault="00CA5769" w:rsidP="00CA576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CA5769">
              <w:rPr>
                <w:rFonts w:ascii="Calibri" w:hAnsi="Calibri" w:cs="Arial"/>
                <w:b/>
                <w:caps/>
                <w:sz w:val="18"/>
                <w:szCs w:val="18"/>
              </w:rPr>
              <w:lastRenderedPageBreak/>
              <w:t>Documentation Author's Declaration Statement</w:t>
            </w:r>
          </w:p>
        </w:tc>
      </w:tr>
      <w:tr w:rsidR="00CA5769" w:rsidRPr="00CA5769" w14:paraId="154808AC" w14:textId="77777777" w:rsidTr="009909B8">
        <w:trPr>
          <w:trHeight w:val="206"/>
        </w:trPr>
        <w:tc>
          <w:tcPr>
            <w:tcW w:w="10950" w:type="dxa"/>
            <w:gridSpan w:val="2"/>
            <w:vAlign w:val="center"/>
          </w:tcPr>
          <w:p w14:paraId="154808AB" w14:textId="77777777" w:rsidR="00CA5769" w:rsidRPr="00CA5769" w:rsidRDefault="00CA5769" w:rsidP="00CA5769">
            <w:pPr>
              <w:numPr>
                <w:ilvl w:val="0"/>
                <w:numId w:val="45"/>
              </w:numPr>
              <w:rPr>
                <w:rFonts w:ascii="Calibri" w:hAnsi="Calibri"/>
                <w:sz w:val="18"/>
                <w:szCs w:val="18"/>
              </w:rPr>
            </w:pPr>
            <w:r w:rsidRPr="00CA5769">
              <w:rPr>
                <w:rFonts w:ascii="Calibri" w:hAnsi="Calibri"/>
                <w:sz w:val="18"/>
                <w:szCs w:val="18"/>
              </w:rPr>
              <w:t>I certify that this Certificate of Compliance documentation is accurate and complete.</w:t>
            </w:r>
          </w:p>
        </w:tc>
      </w:tr>
      <w:tr w:rsidR="00CA5769" w:rsidRPr="00CA5769" w14:paraId="154808AF" w14:textId="77777777" w:rsidTr="009909B8">
        <w:trPr>
          <w:trHeight w:val="432"/>
        </w:trPr>
        <w:tc>
          <w:tcPr>
            <w:tcW w:w="5434" w:type="dxa"/>
          </w:tcPr>
          <w:p w14:paraId="154808AD" w14:textId="77777777" w:rsidR="00CA5769" w:rsidRPr="00CA5769" w:rsidRDefault="00CA5769" w:rsidP="00CA5769">
            <w:pPr>
              <w:rPr>
                <w:rFonts w:ascii="Calibri" w:hAnsi="Calibri"/>
                <w:sz w:val="14"/>
                <w:szCs w:val="14"/>
              </w:rPr>
            </w:pPr>
            <w:r w:rsidRPr="00CA5769">
              <w:rPr>
                <w:rFonts w:ascii="Calibri" w:hAnsi="Calibri"/>
                <w:sz w:val="14"/>
                <w:szCs w:val="14"/>
              </w:rPr>
              <w:t>Documentation Author Name:</w:t>
            </w:r>
          </w:p>
        </w:tc>
        <w:tc>
          <w:tcPr>
            <w:tcW w:w="5516" w:type="dxa"/>
          </w:tcPr>
          <w:p w14:paraId="154808AE" w14:textId="77777777" w:rsidR="00CA5769" w:rsidRPr="00CA5769" w:rsidRDefault="00CA5769" w:rsidP="00CA5769">
            <w:pPr>
              <w:rPr>
                <w:rFonts w:ascii="Calibri" w:hAnsi="Calibri"/>
                <w:sz w:val="14"/>
                <w:szCs w:val="14"/>
              </w:rPr>
            </w:pPr>
            <w:r w:rsidRPr="00CA5769">
              <w:rPr>
                <w:rFonts w:ascii="Calibri" w:hAnsi="Calibri"/>
                <w:sz w:val="14"/>
                <w:szCs w:val="14"/>
              </w:rPr>
              <w:t>Documentation Author Signature:</w:t>
            </w:r>
          </w:p>
        </w:tc>
      </w:tr>
      <w:tr w:rsidR="00CA5769" w:rsidRPr="00CA5769" w14:paraId="154808B2" w14:textId="77777777" w:rsidTr="009909B8">
        <w:trPr>
          <w:trHeight w:val="432"/>
        </w:trPr>
        <w:tc>
          <w:tcPr>
            <w:tcW w:w="5434" w:type="dxa"/>
          </w:tcPr>
          <w:p w14:paraId="154808B0" w14:textId="77777777" w:rsidR="00CA5769" w:rsidRPr="00CA5769" w:rsidRDefault="00CA5769" w:rsidP="00CA5769">
            <w:pPr>
              <w:rPr>
                <w:rFonts w:ascii="Calibri" w:hAnsi="Calibri"/>
                <w:sz w:val="14"/>
                <w:szCs w:val="14"/>
              </w:rPr>
            </w:pPr>
            <w:r w:rsidRPr="00CA5769">
              <w:rPr>
                <w:rFonts w:ascii="Calibri" w:hAnsi="Calibri"/>
                <w:sz w:val="14"/>
                <w:szCs w:val="14"/>
              </w:rPr>
              <w:t>Company:</w:t>
            </w:r>
          </w:p>
        </w:tc>
        <w:tc>
          <w:tcPr>
            <w:tcW w:w="5516" w:type="dxa"/>
          </w:tcPr>
          <w:p w14:paraId="154808B1" w14:textId="77777777" w:rsidR="00CA5769" w:rsidRPr="00CA5769" w:rsidRDefault="00CA5769" w:rsidP="00CA5769">
            <w:pPr>
              <w:rPr>
                <w:rFonts w:ascii="Calibri" w:hAnsi="Calibri"/>
                <w:sz w:val="14"/>
                <w:szCs w:val="14"/>
              </w:rPr>
            </w:pPr>
            <w:r w:rsidRPr="00CA5769">
              <w:rPr>
                <w:rFonts w:ascii="Calibri" w:hAnsi="Calibri"/>
                <w:sz w:val="14"/>
                <w:szCs w:val="14"/>
              </w:rPr>
              <w:t>Signature Date:</w:t>
            </w:r>
          </w:p>
        </w:tc>
      </w:tr>
      <w:tr w:rsidR="00CA5769" w:rsidRPr="00CA5769" w14:paraId="154808B5" w14:textId="77777777" w:rsidTr="009909B8">
        <w:trPr>
          <w:trHeight w:val="432"/>
        </w:trPr>
        <w:tc>
          <w:tcPr>
            <w:tcW w:w="5434" w:type="dxa"/>
          </w:tcPr>
          <w:p w14:paraId="154808B3" w14:textId="77777777" w:rsidR="00CA5769" w:rsidRPr="00CA5769" w:rsidRDefault="00CA5769" w:rsidP="00CA5769">
            <w:pPr>
              <w:rPr>
                <w:rFonts w:ascii="Calibri" w:hAnsi="Calibri"/>
                <w:sz w:val="14"/>
                <w:szCs w:val="14"/>
              </w:rPr>
            </w:pPr>
            <w:r w:rsidRPr="00CA5769">
              <w:rPr>
                <w:rFonts w:ascii="Calibri" w:hAnsi="Calibri"/>
                <w:sz w:val="14"/>
                <w:szCs w:val="14"/>
              </w:rPr>
              <w:t>Address:</w:t>
            </w:r>
          </w:p>
        </w:tc>
        <w:tc>
          <w:tcPr>
            <w:tcW w:w="5516" w:type="dxa"/>
          </w:tcPr>
          <w:p w14:paraId="154808B4" w14:textId="77777777" w:rsidR="00CA5769" w:rsidRPr="00CA5769" w:rsidRDefault="00CA5769" w:rsidP="00CA5769">
            <w:pPr>
              <w:rPr>
                <w:rFonts w:ascii="Calibri" w:hAnsi="Calibri"/>
                <w:sz w:val="14"/>
                <w:szCs w:val="14"/>
              </w:rPr>
            </w:pPr>
            <w:r w:rsidRPr="00CA5769">
              <w:rPr>
                <w:rFonts w:ascii="Calibri" w:hAnsi="Calibri"/>
                <w:sz w:val="14"/>
                <w:szCs w:val="14"/>
              </w:rPr>
              <w:t>CEA/ HERS Certification Identification (if applicable):</w:t>
            </w:r>
          </w:p>
        </w:tc>
      </w:tr>
      <w:tr w:rsidR="00CA5769" w:rsidRPr="00CA5769" w14:paraId="154808B8" w14:textId="77777777" w:rsidTr="009909B8">
        <w:trPr>
          <w:trHeight w:val="432"/>
        </w:trPr>
        <w:tc>
          <w:tcPr>
            <w:tcW w:w="5434" w:type="dxa"/>
          </w:tcPr>
          <w:p w14:paraId="154808B6" w14:textId="77777777" w:rsidR="00CA5769" w:rsidRPr="00CA5769" w:rsidRDefault="00CA5769" w:rsidP="00CA5769">
            <w:pPr>
              <w:rPr>
                <w:rFonts w:ascii="Calibri" w:hAnsi="Calibri"/>
                <w:sz w:val="14"/>
                <w:szCs w:val="14"/>
              </w:rPr>
            </w:pPr>
            <w:r w:rsidRPr="00CA5769">
              <w:rPr>
                <w:rFonts w:ascii="Calibri" w:hAnsi="Calibri"/>
                <w:sz w:val="14"/>
                <w:szCs w:val="14"/>
              </w:rPr>
              <w:t>City/State/Zip:</w:t>
            </w:r>
          </w:p>
        </w:tc>
        <w:tc>
          <w:tcPr>
            <w:tcW w:w="5516" w:type="dxa"/>
          </w:tcPr>
          <w:p w14:paraId="154808B7" w14:textId="77777777" w:rsidR="00CA5769" w:rsidRPr="00CA5769" w:rsidRDefault="00CA5769" w:rsidP="00CA5769">
            <w:pPr>
              <w:rPr>
                <w:rFonts w:ascii="Calibri" w:hAnsi="Calibri"/>
                <w:sz w:val="14"/>
                <w:szCs w:val="14"/>
              </w:rPr>
            </w:pPr>
            <w:r w:rsidRPr="00CA5769">
              <w:rPr>
                <w:rFonts w:ascii="Calibri" w:hAnsi="Calibri"/>
                <w:sz w:val="14"/>
                <w:szCs w:val="14"/>
              </w:rPr>
              <w:t>Phone:</w:t>
            </w:r>
          </w:p>
        </w:tc>
      </w:tr>
      <w:tr w:rsidR="00CA5769" w:rsidRPr="00CA5769" w14:paraId="154808BA" w14:textId="77777777" w:rsidTr="0037735E">
        <w:tblPrEx>
          <w:tblCellMar>
            <w:left w:w="115" w:type="dxa"/>
            <w:right w:w="115" w:type="dxa"/>
          </w:tblCellMar>
        </w:tblPrEx>
        <w:trPr>
          <w:trHeight w:val="215"/>
        </w:trPr>
        <w:tc>
          <w:tcPr>
            <w:tcW w:w="10950" w:type="dxa"/>
            <w:gridSpan w:val="2"/>
            <w:vAlign w:val="center"/>
          </w:tcPr>
          <w:p w14:paraId="154808B9" w14:textId="77777777" w:rsidR="00CA5769" w:rsidRPr="00CA5769" w:rsidRDefault="00CA5769" w:rsidP="00CA576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A5769">
              <w:rPr>
                <w:rFonts w:ascii="Calibri" w:hAnsi="Calibri" w:cs="Arial"/>
                <w:b/>
                <w:caps/>
                <w:sz w:val="18"/>
                <w:szCs w:val="18"/>
              </w:rPr>
              <w:t xml:space="preserve">Responsible Person's Declaration statement  </w:t>
            </w:r>
          </w:p>
        </w:tc>
      </w:tr>
      <w:tr w:rsidR="00CA5769" w:rsidRPr="00CA5769" w14:paraId="154808C1" w14:textId="77777777" w:rsidTr="009909B8">
        <w:tblPrEx>
          <w:tblCellMar>
            <w:left w:w="115" w:type="dxa"/>
            <w:right w:w="115" w:type="dxa"/>
          </w:tblCellMar>
        </w:tblPrEx>
        <w:trPr>
          <w:trHeight w:val="504"/>
        </w:trPr>
        <w:tc>
          <w:tcPr>
            <w:tcW w:w="10950" w:type="dxa"/>
            <w:gridSpan w:val="2"/>
          </w:tcPr>
          <w:p w14:paraId="154808BB" w14:textId="77777777" w:rsidR="00CA5769" w:rsidRPr="00CA5769" w:rsidRDefault="00CA5769" w:rsidP="0037735E">
            <w:pPr>
              <w:keepNext/>
              <w:tabs>
                <w:tab w:val="left" w:pos="-2600"/>
              </w:tabs>
              <w:ind w:right="90"/>
              <w:outlineLvl w:val="2"/>
              <w:rPr>
                <w:rFonts w:ascii="Calibri" w:hAnsi="Calibri"/>
                <w:sz w:val="18"/>
                <w:szCs w:val="18"/>
              </w:rPr>
            </w:pPr>
            <w:r w:rsidRPr="00CA5769">
              <w:rPr>
                <w:rFonts w:ascii="Calibri" w:hAnsi="Calibri"/>
                <w:sz w:val="18"/>
                <w:szCs w:val="18"/>
              </w:rPr>
              <w:t>I certify the following under penalty of perjury, under the laws of the State of California:</w:t>
            </w:r>
          </w:p>
          <w:p w14:paraId="154808BC" w14:textId="77777777" w:rsidR="00CA5769" w:rsidRPr="00CA5769" w:rsidRDefault="00CA5769" w:rsidP="00CA5769">
            <w:pPr>
              <w:keepNext/>
              <w:numPr>
                <w:ilvl w:val="0"/>
                <w:numId w:val="44"/>
              </w:numPr>
              <w:tabs>
                <w:tab w:val="left" w:pos="-2600"/>
              </w:tabs>
              <w:ind w:right="90"/>
              <w:outlineLvl w:val="2"/>
              <w:rPr>
                <w:rFonts w:ascii="Calibri" w:hAnsi="Calibri"/>
                <w:sz w:val="18"/>
                <w:szCs w:val="18"/>
              </w:rPr>
            </w:pPr>
            <w:r w:rsidRPr="00CA5769">
              <w:rPr>
                <w:rFonts w:ascii="Calibri" w:hAnsi="Calibri"/>
                <w:sz w:val="18"/>
                <w:szCs w:val="18"/>
              </w:rPr>
              <w:t>The information provided on this Certificate of Compliance is true and correct.</w:t>
            </w:r>
          </w:p>
          <w:p w14:paraId="154808BD" w14:textId="77777777" w:rsidR="00CA5769" w:rsidRPr="00CA5769" w:rsidRDefault="00CA5769" w:rsidP="00CA5769">
            <w:pPr>
              <w:keepNext/>
              <w:numPr>
                <w:ilvl w:val="0"/>
                <w:numId w:val="44"/>
              </w:numPr>
              <w:tabs>
                <w:tab w:val="left" w:pos="-2600"/>
              </w:tabs>
              <w:ind w:right="90"/>
              <w:outlineLvl w:val="2"/>
              <w:rPr>
                <w:rFonts w:ascii="Calibri" w:hAnsi="Calibri"/>
                <w:sz w:val="18"/>
                <w:szCs w:val="18"/>
              </w:rPr>
            </w:pPr>
            <w:r w:rsidRPr="00CA5769">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154808BE" w14:textId="77777777" w:rsidR="00CA5769" w:rsidRPr="00CA5769" w:rsidRDefault="00CA5769" w:rsidP="00CA5769">
            <w:pPr>
              <w:numPr>
                <w:ilvl w:val="0"/>
                <w:numId w:val="44"/>
              </w:numPr>
              <w:autoSpaceDE w:val="0"/>
              <w:autoSpaceDN w:val="0"/>
              <w:adjustRightInd w:val="0"/>
              <w:ind w:right="90"/>
              <w:rPr>
                <w:rFonts w:ascii="Calibri" w:hAnsi="Calibri"/>
                <w:sz w:val="18"/>
                <w:szCs w:val="18"/>
              </w:rPr>
            </w:pPr>
            <w:r w:rsidRPr="00CA5769">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CA5769">
              <w:rPr>
                <w:rFonts w:ascii="Calibri" w:hAnsi="Calibri" w:cs="Arial"/>
                <w:sz w:val="18"/>
                <w:szCs w:val="18"/>
              </w:rPr>
              <w:t>1</w:t>
            </w:r>
            <w:proofErr w:type="gramEnd"/>
            <w:r w:rsidRPr="00CA5769">
              <w:rPr>
                <w:rFonts w:ascii="Calibri" w:hAnsi="Calibri" w:cs="Arial"/>
                <w:sz w:val="18"/>
                <w:szCs w:val="18"/>
              </w:rPr>
              <w:t xml:space="preserve"> and Part 6 of the California Code of Regulations</w:t>
            </w:r>
            <w:r w:rsidRPr="00CA5769">
              <w:rPr>
                <w:rFonts w:ascii="Calibri" w:hAnsi="Calibri" w:cs="TimesNewRomanPSMT"/>
                <w:sz w:val="18"/>
                <w:szCs w:val="18"/>
              </w:rPr>
              <w:t>.</w:t>
            </w:r>
          </w:p>
          <w:p w14:paraId="154808BF" w14:textId="77777777" w:rsidR="00CA5769" w:rsidRPr="00CA5769" w:rsidRDefault="00CA5769" w:rsidP="00CA5769">
            <w:pPr>
              <w:numPr>
                <w:ilvl w:val="0"/>
                <w:numId w:val="44"/>
              </w:numPr>
              <w:autoSpaceDE w:val="0"/>
              <w:autoSpaceDN w:val="0"/>
              <w:adjustRightInd w:val="0"/>
              <w:ind w:right="90"/>
              <w:contextualSpacing/>
              <w:rPr>
                <w:rFonts w:ascii="Calibri" w:hAnsi="Calibri"/>
                <w:sz w:val="18"/>
                <w:szCs w:val="18"/>
              </w:rPr>
            </w:pPr>
            <w:r w:rsidRPr="00CA5769">
              <w:rPr>
                <w:rFonts w:ascii="Calibri" w:hAnsi="Calibri" w:cs="Arial"/>
                <w:sz w:val="18"/>
                <w:szCs w:val="18"/>
              </w:rPr>
              <w:t xml:space="preserve">The building design </w:t>
            </w:r>
            <w:proofErr w:type="gramStart"/>
            <w:r w:rsidRPr="00CA5769">
              <w:rPr>
                <w:rFonts w:ascii="Calibri" w:hAnsi="Calibri" w:cs="Arial"/>
                <w:sz w:val="18"/>
                <w:szCs w:val="18"/>
              </w:rPr>
              <w:t>features</w:t>
            </w:r>
            <w:proofErr w:type="gramEnd"/>
            <w:r w:rsidRPr="00CA5769">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54808C0" w14:textId="77777777" w:rsidR="00CA5769" w:rsidRPr="00CA5769" w:rsidRDefault="00CA5769" w:rsidP="00CA5769">
            <w:pPr>
              <w:numPr>
                <w:ilvl w:val="0"/>
                <w:numId w:val="44"/>
              </w:numPr>
              <w:autoSpaceDE w:val="0"/>
              <w:autoSpaceDN w:val="0"/>
              <w:adjustRightInd w:val="0"/>
              <w:ind w:right="90"/>
              <w:contextualSpacing/>
              <w:rPr>
                <w:rFonts w:ascii="Calibri" w:hAnsi="Calibri"/>
                <w:sz w:val="18"/>
                <w:szCs w:val="18"/>
              </w:rPr>
            </w:pPr>
            <w:r w:rsidRPr="00CA5769">
              <w:rPr>
                <w:rFonts w:ascii="Calibri" w:hAnsi="Calibri"/>
                <w:sz w:val="18"/>
                <w:szCs w:val="18"/>
              </w:rPr>
              <w:t xml:space="preserve">I will ensure that a registered copy of this Certificate of Compliance shall be made available with the building permit(s) issued for the </w:t>
            </w:r>
            <w:proofErr w:type="gramStart"/>
            <w:r w:rsidRPr="00CA5769">
              <w:rPr>
                <w:rFonts w:ascii="Calibri" w:hAnsi="Calibri"/>
                <w:sz w:val="18"/>
                <w:szCs w:val="18"/>
              </w:rPr>
              <w:t>building, and</w:t>
            </w:r>
            <w:proofErr w:type="gramEnd"/>
            <w:r w:rsidRPr="00CA5769">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CA5769" w:rsidRPr="00CA5769" w14:paraId="154808C4" w14:textId="77777777" w:rsidTr="009909B8">
        <w:tblPrEx>
          <w:tblCellMar>
            <w:left w:w="108" w:type="dxa"/>
            <w:right w:w="108" w:type="dxa"/>
          </w:tblCellMar>
        </w:tblPrEx>
        <w:trPr>
          <w:trHeight w:val="504"/>
        </w:trPr>
        <w:tc>
          <w:tcPr>
            <w:tcW w:w="5434" w:type="dxa"/>
          </w:tcPr>
          <w:p w14:paraId="154808C2"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Name:</w:t>
            </w:r>
          </w:p>
        </w:tc>
        <w:tc>
          <w:tcPr>
            <w:tcW w:w="5516" w:type="dxa"/>
          </w:tcPr>
          <w:p w14:paraId="154808C3"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Signature:</w:t>
            </w:r>
          </w:p>
        </w:tc>
      </w:tr>
      <w:tr w:rsidR="00CA5769" w:rsidRPr="00CA5769" w14:paraId="154808C7" w14:textId="77777777" w:rsidTr="009909B8">
        <w:tblPrEx>
          <w:tblCellMar>
            <w:left w:w="108" w:type="dxa"/>
            <w:right w:w="108" w:type="dxa"/>
          </w:tblCellMar>
        </w:tblPrEx>
        <w:trPr>
          <w:trHeight w:val="504"/>
        </w:trPr>
        <w:tc>
          <w:tcPr>
            <w:tcW w:w="5434" w:type="dxa"/>
          </w:tcPr>
          <w:p w14:paraId="154808C5"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CA5769">
              <w:rPr>
                <w:rFonts w:ascii="Calibri" w:hAnsi="Calibri"/>
                <w:sz w:val="14"/>
                <w:szCs w:val="14"/>
              </w:rPr>
              <w:t>Company :</w:t>
            </w:r>
            <w:proofErr w:type="gramEnd"/>
          </w:p>
        </w:tc>
        <w:tc>
          <w:tcPr>
            <w:tcW w:w="5516" w:type="dxa"/>
          </w:tcPr>
          <w:p w14:paraId="154808C6"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Date Signed:</w:t>
            </w:r>
          </w:p>
        </w:tc>
      </w:tr>
      <w:tr w:rsidR="00CA5769" w:rsidRPr="00CA5769" w14:paraId="154808CA" w14:textId="77777777" w:rsidTr="009909B8">
        <w:tblPrEx>
          <w:tblCellMar>
            <w:left w:w="108" w:type="dxa"/>
            <w:right w:w="108" w:type="dxa"/>
          </w:tblCellMar>
        </w:tblPrEx>
        <w:trPr>
          <w:trHeight w:val="504"/>
        </w:trPr>
        <w:tc>
          <w:tcPr>
            <w:tcW w:w="5434" w:type="dxa"/>
          </w:tcPr>
          <w:p w14:paraId="154808C8"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Address:</w:t>
            </w:r>
          </w:p>
        </w:tc>
        <w:tc>
          <w:tcPr>
            <w:tcW w:w="5516" w:type="dxa"/>
          </w:tcPr>
          <w:p w14:paraId="154808C9"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License:</w:t>
            </w:r>
          </w:p>
        </w:tc>
      </w:tr>
      <w:tr w:rsidR="00CA5769" w:rsidRPr="00CA5769" w14:paraId="154808CD" w14:textId="77777777" w:rsidTr="009909B8">
        <w:tblPrEx>
          <w:tblCellMar>
            <w:left w:w="108" w:type="dxa"/>
            <w:right w:w="108" w:type="dxa"/>
          </w:tblCellMar>
        </w:tblPrEx>
        <w:trPr>
          <w:trHeight w:val="504"/>
        </w:trPr>
        <w:tc>
          <w:tcPr>
            <w:tcW w:w="5434" w:type="dxa"/>
          </w:tcPr>
          <w:p w14:paraId="154808CB"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City/State/Zip:</w:t>
            </w:r>
          </w:p>
        </w:tc>
        <w:tc>
          <w:tcPr>
            <w:tcW w:w="5516" w:type="dxa"/>
          </w:tcPr>
          <w:p w14:paraId="154808CC"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Phone:</w:t>
            </w:r>
          </w:p>
        </w:tc>
      </w:tr>
    </w:tbl>
    <w:p w14:paraId="154808CE" w14:textId="77777777" w:rsidR="00F00CC4" w:rsidRDefault="00F00CC4" w:rsidP="00A54CC3">
      <w:pPr>
        <w:rPr>
          <w:rFonts w:ascii="Calibri" w:hAnsi="Calibri"/>
        </w:rPr>
      </w:pPr>
    </w:p>
    <w:p w14:paraId="7C1EF6DF" w14:textId="77777777" w:rsidR="00170610" w:rsidRDefault="00170610" w:rsidP="00A54CC3">
      <w:pPr>
        <w:rPr>
          <w:rFonts w:ascii="Calibri" w:hAnsi="Calibri"/>
        </w:rPr>
      </w:pPr>
    </w:p>
    <w:p w14:paraId="154808CF" w14:textId="36295626" w:rsidR="00BF3CD4" w:rsidRDefault="00BF3CD4" w:rsidP="00A21C33">
      <w:pPr>
        <w:jc w:val="center"/>
        <w:rPr>
          <w:rFonts w:ascii="Calibri" w:hAnsi="Calibri"/>
        </w:rPr>
      </w:pPr>
      <w:r w:rsidRPr="00F00CC4">
        <w:rPr>
          <w:rFonts w:ascii="Calibri" w:hAnsi="Calibri"/>
        </w:rPr>
        <w:lastRenderedPageBreak/>
        <w:t>For assistance or questions regarding the Energy Standards, contact the Energy Hotline at: 1-800-772-3300</w:t>
      </w:r>
    </w:p>
    <w:p w14:paraId="154808D0" w14:textId="77777777" w:rsidR="00F00CC4" w:rsidRDefault="00F00CC4" w:rsidP="00F00CC4">
      <w:pPr>
        <w:rPr>
          <w:rFonts w:ascii="Calibri" w:hAnsi="Calibri"/>
        </w:rPr>
      </w:pPr>
    </w:p>
    <w:p w14:paraId="154808D1" w14:textId="77777777" w:rsidR="00F00CC4" w:rsidRPr="00F00CC4" w:rsidRDefault="00F00CC4" w:rsidP="00F00CC4">
      <w:pPr>
        <w:rPr>
          <w:rFonts w:ascii="Calibri" w:hAnsi="Calibri"/>
        </w:rPr>
      </w:pPr>
    </w:p>
    <w:p w14:paraId="154808D2" w14:textId="77777777" w:rsidR="00BF3CD4" w:rsidRPr="00F00CC4" w:rsidRDefault="00BF3CD4" w:rsidP="00F00CC4">
      <w:pPr>
        <w:rPr>
          <w:rFonts w:ascii="Calibri" w:hAnsi="Calibri"/>
        </w:rPr>
        <w:sectPr w:rsidR="00BF3CD4" w:rsidRPr="00F00CC4" w:rsidSect="00CA5769">
          <w:headerReference w:type="even" r:id="rId16"/>
          <w:headerReference w:type="default" r:id="rId17"/>
          <w:footerReference w:type="default" r:id="rId18"/>
          <w:headerReference w:type="first" r:id="rId19"/>
          <w:type w:val="continuous"/>
          <w:pgSz w:w="15840" w:h="12240" w:orient="landscape" w:code="1"/>
          <w:pgMar w:top="720" w:right="720" w:bottom="720" w:left="720" w:header="180" w:footer="432" w:gutter="0"/>
          <w:pgNumType w:start="1"/>
          <w:cols w:space="720"/>
          <w:docGrid w:linePitch="360"/>
        </w:sectPr>
      </w:pPr>
    </w:p>
    <w:p w14:paraId="154808D3" w14:textId="391D0767" w:rsidR="00A841A3" w:rsidRPr="00A21C33" w:rsidRDefault="00F00CC4" w:rsidP="00A841A3">
      <w:pPr>
        <w:jc w:val="center"/>
        <w:rPr>
          <w:rFonts w:ascii="Calibri" w:hAnsi="Calibri" w:cs="Arial"/>
          <w:b/>
          <w:sz w:val="20"/>
          <w:szCs w:val="28"/>
        </w:rPr>
      </w:pPr>
      <w:r w:rsidRPr="00A21C33">
        <w:rPr>
          <w:rFonts w:ascii="Calibri" w:hAnsi="Calibri" w:cs="Arial"/>
          <w:b/>
          <w:sz w:val="20"/>
          <w:szCs w:val="28"/>
        </w:rPr>
        <w:lastRenderedPageBreak/>
        <w:t>CF</w:t>
      </w:r>
      <w:r w:rsidR="00A841A3" w:rsidRPr="00A21C33">
        <w:rPr>
          <w:rFonts w:ascii="Calibri" w:hAnsi="Calibri" w:cs="Arial"/>
          <w:b/>
          <w:sz w:val="20"/>
          <w:szCs w:val="28"/>
        </w:rPr>
        <w:t>1R-</w:t>
      </w:r>
      <w:r w:rsidR="00BF6008" w:rsidRPr="00A21C33">
        <w:rPr>
          <w:rFonts w:ascii="Calibri" w:hAnsi="Calibri" w:cs="Arial"/>
          <w:b/>
          <w:sz w:val="20"/>
          <w:szCs w:val="28"/>
        </w:rPr>
        <w:t>ADD</w:t>
      </w:r>
      <w:r w:rsidR="00170610" w:rsidRPr="00A21C33">
        <w:rPr>
          <w:rFonts w:ascii="Calibri" w:hAnsi="Calibri" w:cs="Arial"/>
          <w:b/>
          <w:sz w:val="20"/>
          <w:szCs w:val="28"/>
        </w:rPr>
        <w:t>-01-E</w:t>
      </w:r>
      <w:r w:rsidR="00A841A3" w:rsidRPr="00A21C33">
        <w:rPr>
          <w:rFonts w:ascii="Calibri" w:hAnsi="Calibri" w:cs="Arial"/>
          <w:b/>
          <w:sz w:val="20"/>
          <w:szCs w:val="28"/>
        </w:rPr>
        <w:t xml:space="preserve"> </w:t>
      </w:r>
      <w:r w:rsidR="00506E24" w:rsidRPr="00A21C33">
        <w:rPr>
          <w:rFonts w:ascii="Calibri" w:hAnsi="Calibri" w:cs="Arial"/>
          <w:b/>
          <w:sz w:val="20"/>
          <w:szCs w:val="28"/>
        </w:rPr>
        <w:t>User</w:t>
      </w:r>
      <w:r w:rsidR="00A841A3" w:rsidRPr="00A21C33">
        <w:rPr>
          <w:rFonts w:ascii="Calibri" w:hAnsi="Calibri" w:cs="Arial"/>
          <w:b/>
          <w:sz w:val="20"/>
          <w:szCs w:val="28"/>
        </w:rPr>
        <w:t xml:space="preserve"> Instructions</w:t>
      </w:r>
    </w:p>
    <w:p w14:paraId="154808D4" w14:textId="77777777" w:rsidR="00A841A3" w:rsidRPr="0037735E" w:rsidRDefault="00A841A3" w:rsidP="00BF6008">
      <w:pPr>
        <w:jc w:val="center"/>
        <w:rPr>
          <w:rFonts w:ascii="Calibri" w:hAnsi="Calibri" w:cs="Arial"/>
          <w:b/>
          <w:sz w:val="18"/>
          <w:szCs w:val="18"/>
        </w:rPr>
      </w:pPr>
    </w:p>
    <w:p w14:paraId="154808D5" w14:textId="03C3F35E" w:rsidR="00BF6008" w:rsidRPr="0037735E" w:rsidRDefault="00BF6008" w:rsidP="00B644DA">
      <w:pPr>
        <w:rPr>
          <w:rFonts w:ascii="Calibri" w:hAnsi="Calibri" w:cs="Arial"/>
          <w:sz w:val="18"/>
          <w:szCs w:val="18"/>
        </w:rPr>
      </w:pPr>
      <w:r w:rsidRPr="0037735E">
        <w:rPr>
          <w:rFonts w:ascii="Calibri" w:hAnsi="Calibri" w:cs="Arial"/>
          <w:sz w:val="18"/>
          <w:szCs w:val="18"/>
        </w:rPr>
        <w:t xml:space="preserve">Minimum requirements for prescriptive addition compliance can be found in Building Energy Efficiency Standards Section 150.2(a), and Table 150.1-A. Completing these </w:t>
      </w:r>
      <w:r w:rsidR="002300B1">
        <w:rPr>
          <w:rFonts w:ascii="Calibri" w:hAnsi="Calibri" w:cs="Arial"/>
          <w:sz w:val="18"/>
          <w:szCs w:val="18"/>
        </w:rPr>
        <w:t>compliance documents</w:t>
      </w:r>
      <w:r w:rsidR="002300B1" w:rsidRPr="0037735E">
        <w:rPr>
          <w:rFonts w:ascii="Calibri" w:hAnsi="Calibri" w:cs="Arial"/>
          <w:sz w:val="18"/>
          <w:szCs w:val="18"/>
        </w:rPr>
        <w:t xml:space="preserve"> </w:t>
      </w:r>
      <w:r w:rsidRPr="0037735E">
        <w:rPr>
          <w:rFonts w:ascii="Calibri" w:hAnsi="Calibri" w:cs="Arial"/>
          <w:sz w:val="18"/>
          <w:szCs w:val="18"/>
        </w:rPr>
        <w:t xml:space="preserve">will require that you have the Reference Appendices for the </w:t>
      </w:r>
      <w:r w:rsidRPr="00B00DEB">
        <w:rPr>
          <w:rFonts w:ascii="Calibri" w:hAnsi="Calibri" w:cs="Arial"/>
          <w:sz w:val="18"/>
          <w:szCs w:val="18"/>
          <w:highlight w:val="cyan"/>
          <w:rPrChange w:id="462" w:author="Renee Temple" w:date="2021-11-04T10:20:00Z">
            <w:rPr>
              <w:rFonts w:ascii="Calibri" w:hAnsi="Calibri" w:cs="Arial"/>
              <w:sz w:val="18"/>
              <w:szCs w:val="18"/>
            </w:rPr>
          </w:rPrChange>
        </w:rPr>
        <w:t>20</w:t>
      </w:r>
      <w:ins w:id="463" w:author="Markstrum, Alexis" w:date="2021-11-10T14:20:00Z">
        <w:r w:rsidR="00BE2347">
          <w:rPr>
            <w:rFonts w:ascii="Calibri" w:hAnsi="Calibri" w:cs="Arial"/>
            <w:sz w:val="18"/>
            <w:szCs w:val="18"/>
            <w:highlight w:val="cyan"/>
          </w:rPr>
          <w:t>22</w:t>
        </w:r>
      </w:ins>
      <w:del w:id="464" w:author="Markstrum, Alexis" w:date="2021-11-10T14:20:00Z">
        <w:r w:rsidRPr="00B00DEB" w:rsidDel="00BE2347">
          <w:rPr>
            <w:rFonts w:ascii="Calibri" w:hAnsi="Calibri" w:cs="Arial"/>
            <w:sz w:val="18"/>
            <w:szCs w:val="18"/>
            <w:highlight w:val="cyan"/>
            <w:rPrChange w:id="465" w:author="Renee Temple" w:date="2021-11-04T10:20:00Z">
              <w:rPr>
                <w:rFonts w:ascii="Calibri" w:hAnsi="Calibri" w:cs="Arial"/>
                <w:sz w:val="18"/>
                <w:szCs w:val="18"/>
              </w:rPr>
            </w:rPrChange>
          </w:rPr>
          <w:delText>1</w:delText>
        </w:r>
        <w:r w:rsidR="002406C2" w:rsidRPr="00B00DEB" w:rsidDel="00BE2347">
          <w:rPr>
            <w:rFonts w:ascii="Calibri" w:hAnsi="Calibri" w:cs="Arial"/>
            <w:sz w:val="18"/>
            <w:szCs w:val="18"/>
            <w:highlight w:val="cyan"/>
            <w:rPrChange w:id="466" w:author="Renee Temple" w:date="2021-11-04T10:20:00Z">
              <w:rPr>
                <w:rFonts w:ascii="Calibri" w:hAnsi="Calibri" w:cs="Arial"/>
                <w:sz w:val="18"/>
                <w:szCs w:val="18"/>
              </w:rPr>
            </w:rPrChange>
          </w:rPr>
          <w:delText>9</w:delText>
        </w:r>
      </w:del>
      <w:r w:rsidRPr="0037735E">
        <w:rPr>
          <w:rFonts w:ascii="Calibri" w:hAnsi="Calibri" w:cs="Arial"/>
          <w:sz w:val="18"/>
          <w:szCs w:val="18"/>
        </w:rPr>
        <w:t xml:space="preserve"> Building Energy Efficiency Standards, which contain the Joint Appendices used to determine climate zone and to complete the section for opaque surfaces. When the term CF1R is used it means the CF1R-ADD-01. Worksheets are identified by their entire name and subsequently by only the worksheet number, such as </w:t>
      </w:r>
      <w:r w:rsidR="00897A6D">
        <w:rPr>
          <w:rFonts w:ascii="Calibri" w:hAnsi="Calibri" w:cs="Arial"/>
          <w:sz w:val="18"/>
          <w:szCs w:val="18"/>
        </w:rPr>
        <w:t>CF1R-ENV-02</w:t>
      </w:r>
      <w:r w:rsidRPr="0037735E">
        <w:rPr>
          <w:rFonts w:ascii="Calibri" w:hAnsi="Calibri" w:cs="Arial"/>
          <w:sz w:val="18"/>
          <w:szCs w:val="18"/>
        </w:rPr>
        <w:t>.</w:t>
      </w:r>
    </w:p>
    <w:p w14:paraId="154808D6" w14:textId="77777777" w:rsidR="00BF6008" w:rsidRPr="0037735E" w:rsidRDefault="00BF6008" w:rsidP="00BF6008">
      <w:pPr>
        <w:rPr>
          <w:rFonts w:ascii="Calibri" w:hAnsi="Calibri" w:cs="Arial"/>
          <w:sz w:val="18"/>
          <w:szCs w:val="18"/>
        </w:rPr>
      </w:pPr>
    </w:p>
    <w:p w14:paraId="154808D7" w14:textId="77777777" w:rsidR="00BF6008" w:rsidRPr="0037735E" w:rsidRDefault="00BF6008" w:rsidP="00BF6008">
      <w:pPr>
        <w:rPr>
          <w:rFonts w:ascii="Calibri" w:hAnsi="Calibri" w:cs="Arial"/>
          <w:sz w:val="18"/>
          <w:szCs w:val="18"/>
        </w:rPr>
      </w:pPr>
      <w:r w:rsidRPr="0037735E">
        <w:rPr>
          <w:rFonts w:ascii="Calibri" w:hAnsi="Calibri" w:cs="Arial"/>
          <w:sz w:val="18"/>
          <w:szCs w:val="18"/>
        </w:rPr>
        <w:t xml:space="preserve">Instructions for sections with column numbers and row letters are given separately.  </w:t>
      </w:r>
    </w:p>
    <w:p w14:paraId="154808D8" w14:textId="77777777" w:rsidR="00BF6008" w:rsidRPr="0037735E" w:rsidRDefault="00BF6008" w:rsidP="00BF6008">
      <w:pPr>
        <w:rPr>
          <w:rFonts w:ascii="Calibri" w:hAnsi="Calibri" w:cs="Arial"/>
          <w:sz w:val="18"/>
          <w:szCs w:val="18"/>
        </w:rPr>
      </w:pPr>
    </w:p>
    <w:p w14:paraId="154808D9" w14:textId="1249BA8C" w:rsidR="00A841A3" w:rsidRPr="0037735E" w:rsidRDefault="00A841A3" w:rsidP="00A841A3">
      <w:pPr>
        <w:rPr>
          <w:rFonts w:ascii="Calibri" w:hAnsi="Calibri" w:cs="Arial"/>
          <w:sz w:val="18"/>
          <w:szCs w:val="18"/>
        </w:rPr>
      </w:pPr>
      <w:r w:rsidRPr="0037735E">
        <w:rPr>
          <w:rFonts w:ascii="Calibri" w:hAnsi="Calibri" w:cs="Arial"/>
          <w:sz w:val="18"/>
          <w:szCs w:val="18"/>
        </w:rPr>
        <w:t>If any part of the a</w:t>
      </w:r>
      <w:r w:rsidR="004339C3" w:rsidRPr="0037735E">
        <w:rPr>
          <w:rFonts w:ascii="Calibri" w:hAnsi="Calibri" w:cs="Arial"/>
          <w:sz w:val="18"/>
          <w:szCs w:val="18"/>
        </w:rPr>
        <w:t>ddition</w:t>
      </w:r>
      <w:r w:rsidRPr="0037735E">
        <w:rPr>
          <w:rFonts w:ascii="Calibri" w:hAnsi="Calibri" w:cs="Arial"/>
          <w:sz w:val="18"/>
          <w:szCs w:val="18"/>
        </w:rPr>
        <w:t xml:space="preserve"> does not comply, prescriptive compliance fails</w:t>
      </w:r>
      <w:r w:rsidR="009909B8" w:rsidRPr="0037735E">
        <w:rPr>
          <w:rFonts w:ascii="Calibri" w:hAnsi="Calibri" w:cs="Arial"/>
          <w:sz w:val="18"/>
          <w:szCs w:val="18"/>
        </w:rPr>
        <w:t>, in which case</w:t>
      </w:r>
      <w:r w:rsidRPr="0037735E">
        <w:rPr>
          <w:rFonts w:ascii="Calibri" w:hAnsi="Calibri" w:cs="Arial"/>
          <w:sz w:val="18"/>
          <w:szCs w:val="18"/>
        </w:rPr>
        <w:t xml:space="preserve"> the performance </w:t>
      </w:r>
      <w:r w:rsidR="004339C3" w:rsidRPr="0037735E">
        <w:rPr>
          <w:rFonts w:ascii="Calibri" w:hAnsi="Calibri" w:cs="Arial"/>
          <w:sz w:val="18"/>
          <w:szCs w:val="18"/>
        </w:rPr>
        <w:t xml:space="preserve">(or computer) </w:t>
      </w:r>
      <w:r w:rsidRPr="0037735E">
        <w:rPr>
          <w:rFonts w:ascii="Calibri" w:hAnsi="Calibri" w:cs="Arial"/>
          <w:sz w:val="18"/>
          <w:szCs w:val="18"/>
        </w:rPr>
        <w:t xml:space="preserve">compliance approach </w:t>
      </w:r>
      <w:r w:rsidR="009909B8" w:rsidRPr="0037735E">
        <w:rPr>
          <w:rFonts w:ascii="Calibri" w:hAnsi="Calibri" w:cs="Arial"/>
          <w:sz w:val="18"/>
          <w:szCs w:val="18"/>
        </w:rPr>
        <w:t>may</w:t>
      </w:r>
      <w:r w:rsidRPr="0037735E">
        <w:rPr>
          <w:rFonts w:ascii="Calibri" w:hAnsi="Calibri" w:cs="Arial"/>
          <w:sz w:val="18"/>
          <w:szCs w:val="18"/>
        </w:rPr>
        <w:t xml:space="preserve"> be used</w:t>
      </w:r>
      <w:r w:rsidR="009909B8" w:rsidRPr="0037735E">
        <w:rPr>
          <w:rFonts w:ascii="Calibri" w:hAnsi="Calibri" w:cs="Arial"/>
          <w:sz w:val="18"/>
          <w:szCs w:val="18"/>
        </w:rPr>
        <w:t xml:space="preserve"> </w:t>
      </w:r>
      <w:proofErr w:type="gramStart"/>
      <w:r w:rsidR="009909B8" w:rsidRPr="0037735E">
        <w:rPr>
          <w:rFonts w:ascii="Calibri" w:hAnsi="Calibri" w:cs="Arial"/>
          <w:sz w:val="18"/>
          <w:szCs w:val="18"/>
        </w:rPr>
        <w:t>in an attempt to</w:t>
      </w:r>
      <w:proofErr w:type="gramEnd"/>
      <w:r w:rsidR="009909B8" w:rsidRPr="0037735E">
        <w:rPr>
          <w:rFonts w:ascii="Calibri" w:hAnsi="Calibri" w:cs="Arial"/>
          <w:sz w:val="18"/>
          <w:szCs w:val="18"/>
        </w:rPr>
        <w:t xml:space="preserve"> achieve compliance</w:t>
      </w:r>
      <w:r w:rsidRPr="0037735E">
        <w:rPr>
          <w:rFonts w:ascii="Calibri" w:hAnsi="Calibri" w:cs="Arial"/>
          <w:sz w:val="18"/>
          <w:szCs w:val="18"/>
        </w:rPr>
        <w:t>.</w:t>
      </w:r>
      <w:r w:rsidR="00EF4CB2" w:rsidRPr="0037735E">
        <w:rPr>
          <w:rFonts w:ascii="Calibri" w:hAnsi="Calibri" w:cs="Arial"/>
          <w:sz w:val="18"/>
          <w:szCs w:val="18"/>
        </w:rPr>
        <w:t xml:space="preserve"> Only the new construction is required to meet the requirements specified in this documentation. If any alterations to the existing building are occurring, those are documented on one or more of the </w:t>
      </w:r>
      <w:r w:rsidR="00F7062B" w:rsidRPr="0037735E">
        <w:rPr>
          <w:rFonts w:ascii="Calibri" w:hAnsi="Calibri" w:cs="Arial"/>
          <w:sz w:val="18"/>
          <w:szCs w:val="18"/>
        </w:rPr>
        <w:t>CF1R</w:t>
      </w:r>
      <w:r w:rsidR="00EF4CB2" w:rsidRPr="0037735E">
        <w:rPr>
          <w:rFonts w:ascii="Calibri" w:hAnsi="Calibri" w:cs="Arial"/>
          <w:sz w:val="18"/>
          <w:szCs w:val="18"/>
        </w:rPr>
        <w:t xml:space="preserve">-ALT </w:t>
      </w:r>
      <w:del w:id="467" w:author="Shewmaker, Michael@Energy" w:date="2021-12-23T09:54:00Z">
        <w:r w:rsidR="00EF4CB2" w:rsidRPr="0037735E" w:rsidDel="004829D5">
          <w:rPr>
            <w:rFonts w:ascii="Calibri" w:hAnsi="Calibri" w:cs="Arial"/>
            <w:sz w:val="18"/>
            <w:szCs w:val="18"/>
          </w:rPr>
          <w:delText>forms</w:delText>
        </w:r>
      </w:del>
      <w:ins w:id="468" w:author="Shewmaker, Michael@Energy" w:date="2021-12-23T09:54:00Z">
        <w:r w:rsidR="004829D5">
          <w:rPr>
            <w:rFonts w:ascii="Calibri" w:hAnsi="Calibri" w:cs="Arial"/>
            <w:sz w:val="18"/>
            <w:szCs w:val="18"/>
          </w:rPr>
          <w:t>complia</w:t>
        </w:r>
      </w:ins>
      <w:ins w:id="469" w:author="Shewmaker, Michael@Energy" w:date="2021-12-23T09:55:00Z">
        <w:r w:rsidR="004829D5">
          <w:rPr>
            <w:rFonts w:ascii="Calibri" w:hAnsi="Calibri" w:cs="Arial"/>
            <w:sz w:val="18"/>
            <w:szCs w:val="18"/>
          </w:rPr>
          <w:t>nce documents</w:t>
        </w:r>
      </w:ins>
      <w:r w:rsidR="00EF4CB2" w:rsidRPr="0037735E">
        <w:rPr>
          <w:rFonts w:ascii="Calibri" w:hAnsi="Calibri" w:cs="Arial"/>
          <w:sz w:val="18"/>
          <w:szCs w:val="18"/>
        </w:rPr>
        <w:t>.</w:t>
      </w:r>
    </w:p>
    <w:p w14:paraId="154808DA" w14:textId="77777777" w:rsidR="00A841A3" w:rsidRPr="0037735E" w:rsidRDefault="00A841A3" w:rsidP="00A841A3">
      <w:pPr>
        <w:rPr>
          <w:rFonts w:ascii="Calibri" w:hAnsi="Calibri" w:cs="Arial"/>
          <w:b/>
          <w:sz w:val="18"/>
          <w:szCs w:val="18"/>
        </w:rPr>
      </w:pPr>
    </w:p>
    <w:p w14:paraId="154808DB" w14:textId="607D7FA4" w:rsidR="00A841A3" w:rsidRPr="0037735E" w:rsidRDefault="00A841A3" w:rsidP="0037735E">
      <w:pPr>
        <w:rPr>
          <w:rFonts w:ascii="Calibri" w:hAnsi="Calibri" w:cs="Arial"/>
          <w:b/>
          <w:sz w:val="18"/>
          <w:szCs w:val="18"/>
        </w:rPr>
      </w:pPr>
      <w:r w:rsidRPr="0037735E">
        <w:rPr>
          <w:rFonts w:ascii="Calibri" w:hAnsi="Calibri" w:cs="Arial"/>
          <w:b/>
          <w:sz w:val="18"/>
          <w:szCs w:val="18"/>
        </w:rPr>
        <w:t xml:space="preserve">A. </w:t>
      </w:r>
      <w:r w:rsidR="00170610" w:rsidRPr="0037735E">
        <w:rPr>
          <w:rFonts w:ascii="Calibri" w:hAnsi="Calibri" w:cs="Arial"/>
          <w:b/>
          <w:sz w:val="18"/>
          <w:szCs w:val="18"/>
        </w:rPr>
        <w:t>General Information</w:t>
      </w:r>
    </w:p>
    <w:p w14:paraId="154808DC"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Project Name: Identifying information, such as owner’s name.</w:t>
      </w:r>
    </w:p>
    <w:p w14:paraId="154808DD" w14:textId="33EF3F59" w:rsidR="00E512E4" w:rsidRPr="0037735E" w:rsidRDefault="0094294D">
      <w:pPr>
        <w:pStyle w:val="ListParagraph"/>
        <w:numPr>
          <w:ilvl w:val="0"/>
          <w:numId w:val="53"/>
        </w:numPr>
        <w:rPr>
          <w:rFonts w:ascii="Calibri" w:hAnsi="Calibri" w:cs="Arial"/>
          <w:sz w:val="18"/>
          <w:szCs w:val="18"/>
        </w:rPr>
      </w:pPr>
      <w:r w:rsidRPr="0037735E">
        <w:rPr>
          <w:rFonts w:ascii="Calibri" w:hAnsi="Calibri" w:cs="Arial"/>
          <w:sz w:val="18"/>
          <w:szCs w:val="18"/>
        </w:rPr>
        <w:t>Date Prepared</w:t>
      </w:r>
      <w:r w:rsidR="00F076B0" w:rsidRPr="0037735E">
        <w:rPr>
          <w:rFonts w:ascii="Calibri" w:hAnsi="Calibri" w:cs="Arial"/>
          <w:sz w:val="18"/>
          <w:szCs w:val="18"/>
        </w:rPr>
        <w:t>: Date of document preparation.</w:t>
      </w:r>
    </w:p>
    <w:p w14:paraId="154808DE" w14:textId="77777777" w:rsidR="00E512E4" w:rsidRPr="0037735E" w:rsidRDefault="00F076B0">
      <w:pPr>
        <w:pStyle w:val="ListParagraph"/>
        <w:numPr>
          <w:ilvl w:val="0"/>
          <w:numId w:val="53"/>
        </w:numPr>
        <w:rPr>
          <w:sz w:val="18"/>
          <w:szCs w:val="18"/>
        </w:rPr>
      </w:pPr>
      <w:r w:rsidRPr="0037735E">
        <w:rPr>
          <w:rFonts w:ascii="Calibri" w:hAnsi="Calibri" w:cs="Arial"/>
          <w:sz w:val="18"/>
          <w:szCs w:val="18"/>
        </w:rPr>
        <w:t xml:space="preserve">Project Location: </w:t>
      </w:r>
      <w:proofErr w:type="gramStart"/>
      <w:r w:rsidRPr="0037735E">
        <w:rPr>
          <w:rFonts w:ascii="Calibri" w:hAnsi="Calibri" w:cs="Arial"/>
          <w:sz w:val="18"/>
          <w:szCs w:val="18"/>
        </w:rPr>
        <w:t>Legal street</w:t>
      </w:r>
      <w:proofErr w:type="gramEnd"/>
      <w:r w:rsidRPr="0037735E">
        <w:rPr>
          <w:rFonts w:ascii="Calibri" w:hAnsi="Calibri" w:cs="Arial"/>
          <w:sz w:val="18"/>
          <w:szCs w:val="18"/>
        </w:rPr>
        <w:t xml:space="preserve"> address of property or other applicable identifying information.</w:t>
      </w:r>
    </w:p>
    <w:p w14:paraId="154808DF" w14:textId="04689B4B" w:rsidR="00F076B0" w:rsidRPr="0037735E" w:rsidRDefault="00F076B0" w:rsidP="00F076B0">
      <w:pPr>
        <w:pStyle w:val="ListParagraph"/>
        <w:numPr>
          <w:ilvl w:val="0"/>
          <w:numId w:val="53"/>
        </w:numPr>
        <w:rPr>
          <w:rFonts w:ascii="Calibri" w:hAnsi="Calibri" w:cs="Arial"/>
          <w:sz w:val="18"/>
          <w:szCs w:val="18"/>
        </w:rPr>
      </w:pPr>
      <w:r w:rsidRPr="0037735E">
        <w:rPr>
          <w:rFonts w:ascii="Calibri" w:hAnsi="Calibri" w:cs="Arial"/>
          <w:sz w:val="18"/>
          <w:szCs w:val="18"/>
        </w:rPr>
        <w:t xml:space="preserve">Building Front Orientation: Building front expressed in degrees, where North = 0, East = 90, South = 180, and West = 270. The </w:t>
      </w:r>
      <w:r w:rsidR="00FC4B56">
        <w:rPr>
          <w:rFonts w:ascii="Calibri" w:hAnsi="Calibri" w:cs="Arial"/>
          <w:sz w:val="18"/>
          <w:szCs w:val="18"/>
        </w:rPr>
        <w:t>S</w:t>
      </w:r>
      <w:r w:rsidRPr="0037735E">
        <w:rPr>
          <w:rFonts w:ascii="Calibri" w:hAnsi="Calibri" w:cs="Arial"/>
          <w:sz w:val="18"/>
          <w:szCs w:val="18"/>
        </w:rPr>
        <w:t>tandards (</w:t>
      </w:r>
      <w:r w:rsidR="00FC4B56">
        <w:rPr>
          <w:rFonts w:ascii="Calibri" w:hAnsi="Calibri" w:cs="Arial"/>
          <w:sz w:val="18"/>
          <w:szCs w:val="18"/>
        </w:rPr>
        <w:t>S</w:t>
      </w:r>
      <w:r w:rsidRPr="0037735E">
        <w:rPr>
          <w:rFonts w:ascii="Calibri" w:hAnsi="Calibri" w:cs="Arial"/>
          <w:sz w:val="18"/>
          <w:szCs w:val="18"/>
        </w:rPr>
        <w:t>ection 100.1) include the following additional details for determining orientation:</w:t>
      </w:r>
    </w:p>
    <w:p w14:paraId="154808E0"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North is oriented to within 45 degrees of true north, including 45 degrees east of </w:t>
      </w:r>
      <w:proofErr w:type="gramStart"/>
      <w:r w:rsidRPr="0037735E">
        <w:rPr>
          <w:rFonts w:ascii="Calibri" w:hAnsi="Calibri" w:cs="Arial"/>
          <w:sz w:val="18"/>
          <w:szCs w:val="18"/>
        </w:rPr>
        <w:t>north;</w:t>
      </w:r>
      <w:proofErr w:type="gramEnd"/>
      <w:r w:rsidRPr="0037735E">
        <w:rPr>
          <w:rFonts w:ascii="Calibri" w:hAnsi="Calibri" w:cs="Arial"/>
          <w:sz w:val="18"/>
          <w:szCs w:val="18"/>
        </w:rPr>
        <w:t xml:space="preserve"> </w:t>
      </w:r>
    </w:p>
    <w:p w14:paraId="154808E1"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East is oriented to within 45 degrees of true east, including 45 degrees south of </w:t>
      </w:r>
      <w:proofErr w:type="gramStart"/>
      <w:r w:rsidRPr="0037735E">
        <w:rPr>
          <w:rFonts w:ascii="Calibri" w:hAnsi="Calibri" w:cs="Arial"/>
          <w:sz w:val="18"/>
          <w:szCs w:val="18"/>
        </w:rPr>
        <w:t>east;</w:t>
      </w:r>
      <w:proofErr w:type="gramEnd"/>
      <w:r w:rsidRPr="0037735E">
        <w:rPr>
          <w:rFonts w:ascii="Calibri" w:hAnsi="Calibri" w:cs="Arial"/>
          <w:sz w:val="18"/>
          <w:szCs w:val="18"/>
        </w:rPr>
        <w:t xml:space="preserve"> </w:t>
      </w:r>
    </w:p>
    <w:p w14:paraId="154808E2"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South is oriented to within 45 degrees of true south, including 45 degrees west of </w:t>
      </w:r>
      <w:proofErr w:type="gramStart"/>
      <w:r w:rsidRPr="0037735E">
        <w:rPr>
          <w:rFonts w:ascii="Calibri" w:hAnsi="Calibri" w:cs="Arial"/>
          <w:sz w:val="18"/>
          <w:szCs w:val="18"/>
        </w:rPr>
        <w:t>south;</w:t>
      </w:r>
      <w:proofErr w:type="gramEnd"/>
      <w:r w:rsidRPr="0037735E">
        <w:rPr>
          <w:rFonts w:ascii="Calibri" w:hAnsi="Calibri" w:cs="Arial"/>
          <w:sz w:val="18"/>
          <w:szCs w:val="18"/>
        </w:rPr>
        <w:t xml:space="preserve"> </w:t>
      </w:r>
    </w:p>
    <w:p w14:paraId="154808E3" w14:textId="77777777" w:rsidR="00E512E4" w:rsidRPr="0037735E" w:rsidRDefault="00A841A3">
      <w:pPr>
        <w:numPr>
          <w:ilvl w:val="0"/>
          <w:numId w:val="54"/>
        </w:numPr>
        <w:rPr>
          <w:rFonts w:ascii="Calibri" w:hAnsi="Calibri" w:cs="Arial"/>
          <w:sz w:val="18"/>
          <w:szCs w:val="18"/>
        </w:rPr>
      </w:pPr>
      <w:r w:rsidRPr="0037735E">
        <w:rPr>
          <w:rFonts w:ascii="Calibri" w:hAnsi="Calibri" w:cs="Arial"/>
          <w:sz w:val="18"/>
          <w:szCs w:val="18"/>
        </w:rPr>
        <w:t xml:space="preserve">West is oriented to within 45 degrees of true west, including 45 degrees </w:t>
      </w:r>
      <w:r w:rsidR="00B20DC5" w:rsidRPr="0037735E">
        <w:rPr>
          <w:rFonts w:ascii="Calibri" w:hAnsi="Calibri" w:cs="Arial"/>
          <w:sz w:val="18"/>
          <w:szCs w:val="18"/>
        </w:rPr>
        <w:t>n</w:t>
      </w:r>
      <w:r w:rsidR="00A96F2A" w:rsidRPr="0037735E">
        <w:rPr>
          <w:rFonts w:ascii="Calibri" w:hAnsi="Calibri" w:cs="Arial"/>
          <w:sz w:val="18"/>
          <w:szCs w:val="18"/>
        </w:rPr>
        <w:t xml:space="preserve">orth </w:t>
      </w:r>
      <w:r w:rsidRPr="0037735E">
        <w:rPr>
          <w:rFonts w:ascii="Calibri" w:hAnsi="Calibri" w:cs="Arial"/>
          <w:sz w:val="18"/>
          <w:szCs w:val="18"/>
        </w:rPr>
        <w:t xml:space="preserve">of west. </w:t>
      </w:r>
    </w:p>
    <w:p w14:paraId="154808E4" w14:textId="7777777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CA City: Legal city/town of property.</w:t>
      </w:r>
    </w:p>
    <w:p w14:paraId="154808E5" w14:textId="3AEBB2C3"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Number of Dwelling Units</w:t>
      </w:r>
      <w:r w:rsidR="008023A5" w:rsidRPr="0037735E">
        <w:rPr>
          <w:rFonts w:ascii="Calibri" w:hAnsi="Calibri" w:cs="Arial"/>
          <w:sz w:val="18"/>
          <w:szCs w:val="18"/>
        </w:rPr>
        <w:t xml:space="preserve"> with Additions</w:t>
      </w:r>
      <w:r w:rsidRPr="0037735E">
        <w:rPr>
          <w:rFonts w:ascii="Calibri" w:hAnsi="Calibri" w:cs="Arial"/>
          <w:sz w:val="18"/>
          <w:szCs w:val="18"/>
        </w:rPr>
        <w:t>: 1 for single</w:t>
      </w:r>
      <w:r w:rsidR="00897A6D">
        <w:rPr>
          <w:rFonts w:ascii="Calibri" w:hAnsi="Calibri" w:cs="Arial"/>
          <w:sz w:val="18"/>
          <w:szCs w:val="18"/>
        </w:rPr>
        <w:t xml:space="preserve"> </w:t>
      </w:r>
      <w:r w:rsidRPr="0037735E">
        <w:rPr>
          <w:rFonts w:ascii="Calibri" w:hAnsi="Calibri" w:cs="Arial"/>
          <w:sz w:val="18"/>
          <w:szCs w:val="18"/>
        </w:rPr>
        <w:t>family</w:t>
      </w:r>
      <w:del w:id="470" w:author="Shewmaker, Michael@Energy" w:date="2021-12-23T09:55:00Z">
        <w:r w:rsidRPr="0037735E" w:rsidDel="004829D5">
          <w:rPr>
            <w:rFonts w:ascii="Calibri" w:hAnsi="Calibri" w:cs="Arial"/>
            <w:sz w:val="18"/>
            <w:szCs w:val="18"/>
          </w:rPr>
          <w:delText xml:space="preserve">, 1 or more for </w:delText>
        </w:r>
        <w:r w:rsidRPr="00F75823" w:rsidDel="004829D5">
          <w:rPr>
            <w:rFonts w:ascii="Calibri" w:hAnsi="Calibri" w:cs="Arial"/>
            <w:sz w:val="18"/>
            <w:szCs w:val="18"/>
            <w:highlight w:val="yellow"/>
            <w:rPrChange w:id="471" w:author="Renee Temple" w:date="2021-11-04T10:33:00Z">
              <w:rPr>
                <w:rFonts w:ascii="Calibri" w:hAnsi="Calibri" w:cs="Arial"/>
                <w:sz w:val="18"/>
                <w:szCs w:val="18"/>
              </w:rPr>
            </w:rPrChange>
          </w:rPr>
          <w:delText>multi</w:delText>
        </w:r>
        <w:r w:rsidR="00897A6D" w:rsidRPr="00F75823" w:rsidDel="004829D5">
          <w:rPr>
            <w:rFonts w:ascii="Calibri" w:hAnsi="Calibri" w:cs="Arial"/>
            <w:sz w:val="18"/>
            <w:szCs w:val="18"/>
            <w:highlight w:val="yellow"/>
            <w:rPrChange w:id="472" w:author="Renee Temple" w:date="2021-11-04T10:33:00Z">
              <w:rPr>
                <w:rFonts w:ascii="Calibri" w:hAnsi="Calibri" w:cs="Arial"/>
                <w:sz w:val="18"/>
                <w:szCs w:val="18"/>
              </w:rPr>
            </w:rPrChange>
          </w:rPr>
          <w:delText>-</w:delText>
        </w:r>
        <w:r w:rsidRPr="00F75823" w:rsidDel="004829D5">
          <w:rPr>
            <w:rFonts w:ascii="Calibri" w:hAnsi="Calibri" w:cs="Arial"/>
            <w:sz w:val="18"/>
            <w:szCs w:val="18"/>
            <w:highlight w:val="yellow"/>
            <w:rPrChange w:id="473" w:author="Renee Temple" w:date="2021-11-04T10:33:00Z">
              <w:rPr>
                <w:rFonts w:ascii="Calibri" w:hAnsi="Calibri" w:cs="Arial"/>
                <w:sz w:val="18"/>
                <w:szCs w:val="18"/>
              </w:rPr>
            </w:rPrChange>
          </w:rPr>
          <w:delText>family</w:delText>
        </w:r>
        <w:r w:rsidRPr="0037735E" w:rsidDel="004829D5">
          <w:rPr>
            <w:rFonts w:ascii="Calibri" w:hAnsi="Calibri" w:cs="Arial"/>
            <w:sz w:val="18"/>
            <w:szCs w:val="18"/>
          </w:rPr>
          <w:delText>.</w:delText>
        </w:r>
      </w:del>
    </w:p>
    <w:p w14:paraId="154808E6"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Zip Code: 5-digit zip code for the project location (used to determine climate zone).</w:t>
      </w:r>
    </w:p>
    <w:p w14:paraId="154808E7" w14:textId="7777777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 xml:space="preserve">Fuel Type: Natural Gas, Liquefied Propane Gas, or Electricity. </w:t>
      </w:r>
    </w:p>
    <w:p w14:paraId="154808E8" w14:textId="77777777" w:rsidR="00E512E4" w:rsidRPr="0037735E" w:rsidRDefault="00E512E4">
      <w:pPr>
        <w:pStyle w:val="ListParagraph"/>
        <w:rPr>
          <w:rFonts w:ascii="Calibri" w:hAnsi="Calibri" w:cs="Arial"/>
          <w:sz w:val="18"/>
          <w:szCs w:val="18"/>
        </w:rPr>
      </w:pPr>
    </w:p>
    <w:p w14:paraId="154808E9" w14:textId="4DA42FE9" w:rsidR="00E512E4" w:rsidRPr="0037735E" w:rsidRDefault="008E3B32">
      <w:pPr>
        <w:pStyle w:val="ListParagraph"/>
        <w:rPr>
          <w:rFonts w:ascii="Calibri" w:hAnsi="Calibri" w:cs="Arial"/>
          <w:sz w:val="18"/>
          <w:szCs w:val="18"/>
        </w:rPr>
      </w:pPr>
      <w:r w:rsidRPr="0037735E">
        <w:rPr>
          <w:rFonts w:ascii="Calibri" w:hAnsi="Calibri" w:cs="Arial"/>
          <w:sz w:val="18"/>
          <w:szCs w:val="18"/>
        </w:rPr>
        <w:t xml:space="preserve">NOTE: </w:t>
      </w:r>
      <w:r w:rsidR="00755E8F" w:rsidRPr="0037735E">
        <w:rPr>
          <w:rFonts w:ascii="Calibri" w:hAnsi="Calibri" w:cs="Arial"/>
          <w:sz w:val="18"/>
          <w:szCs w:val="18"/>
        </w:rPr>
        <w:t>P</w:t>
      </w:r>
      <w:r w:rsidRPr="0037735E">
        <w:rPr>
          <w:rFonts w:ascii="Calibri" w:hAnsi="Calibri" w:cs="Arial"/>
          <w:sz w:val="18"/>
          <w:szCs w:val="18"/>
        </w:rPr>
        <w:t xml:space="preserve">rescriptive compliance only allows electricity if natural gas is not </w:t>
      </w:r>
      <w:r w:rsidR="00780FA9">
        <w:rPr>
          <w:rFonts w:ascii="Calibri" w:hAnsi="Calibri" w:cs="Arial"/>
          <w:sz w:val="18"/>
          <w:szCs w:val="18"/>
        </w:rPr>
        <w:t>connected</w:t>
      </w:r>
      <w:r w:rsidR="00780FA9" w:rsidRPr="0037735E">
        <w:rPr>
          <w:rFonts w:ascii="Calibri" w:hAnsi="Calibri" w:cs="Arial"/>
          <w:sz w:val="18"/>
          <w:szCs w:val="18"/>
        </w:rPr>
        <w:t xml:space="preserve"> </w:t>
      </w:r>
      <w:r w:rsidR="00A24A6E">
        <w:rPr>
          <w:rFonts w:ascii="Calibri" w:hAnsi="Calibri" w:cs="Arial"/>
          <w:sz w:val="18"/>
          <w:szCs w:val="18"/>
        </w:rPr>
        <w:t>to</w:t>
      </w:r>
      <w:r w:rsidR="00A24A6E" w:rsidRPr="0037735E">
        <w:rPr>
          <w:rFonts w:ascii="Calibri" w:hAnsi="Calibri" w:cs="Arial"/>
          <w:sz w:val="18"/>
          <w:szCs w:val="18"/>
        </w:rPr>
        <w:t xml:space="preserve"> </w:t>
      </w:r>
      <w:r w:rsidRPr="0037735E">
        <w:rPr>
          <w:rFonts w:ascii="Calibri" w:hAnsi="Calibri" w:cs="Arial"/>
          <w:sz w:val="18"/>
          <w:szCs w:val="18"/>
        </w:rPr>
        <w:t>the building.</w:t>
      </w:r>
    </w:p>
    <w:p w14:paraId="154808EA" w14:textId="77777777" w:rsidR="00755E8F" w:rsidRPr="0037735E" w:rsidRDefault="00755E8F">
      <w:pPr>
        <w:pStyle w:val="ListParagraph"/>
        <w:rPr>
          <w:rFonts w:ascii="Calibri" w:hAnsi="Calibri" w:cs="Arial"/>
          <w:sz w:val="18"/>
          <w:szCs w:val="18"/>
        </w:rPr>
      </w:pPr>
    </w:p>
    <w:p w14:paraId="154808EB"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 xml:space="preserve">Climate </w:t>
      </w:r>
      <w:r w:rsidR="00B20DC5" w:rsidRPr="0037735E">
        <w:rPr>
          <w:rFonts w:ascii="Calibri" w:hAnsi="Calibri" w:cs="Arial"/>
          <w:sz w:val="18"/>
          <w:szCs w:val="18"/>
        </w:rPr>
        <w:t>Z</w:t>
      </w:r>
      <w:r w:rsidRPr="0037735E">
        <w:rPr>
          <w:rFonts w:ascii="Calibri" w:hAnsi="Calibri" w:cs="Arial"/>
          <w:sz w:val="18"/>
          <w:szCs w:val="18"/>
        </w:rPr>
        <w:t>one: From Joint Appendix JA2.1.1.</w:t>
      </w:r>
    </w:p>
    <w:p w14:paraId="4B121BF8" w14:textId="77777777" w:rsidR="00170610"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Total Conditioned Floor Area: Enter the new conditioned floor area, in ft</w:t>
      </w:r>
      <w:r w:rsidRPr="0037735E">
        <w:rPr>
          <w:rFonts w:ascii="Calibri" w:hAnsi="Calibri" w:cs="Arial"/>
          <w:sz w:val="18"/>
          <w:szCs w:val="18"/>
          <w:vertAlign w:val="superscript"/>
        </w:rPr>
        <w:t>2</w:t>
      </w:r>
      <w:r w:rsidRPr="0037735E">
        <w:rPr>
          <w:rFonts w:ascii="Calibri" w:hAnsi="Calibri" w:cs="Arial"/>
          <w:sz w:val="18"/>
          <w:szCs w:val="18"/>
        </w:rPr>
        <w:t>, as measured from the outside of exterior walls of the addition.</w:t>
      </w:r>
    </w:p>
    <w:p w14:paraId="154808EC" w14:textId="3F628B8E"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Building Type: Single Family (includes duplex)</w:t>
      </w:r>
      <w:del w:id="474" w:author="Shewmaker, Michael@Energy" w:date="2021-12-23T09:55:00Z">
        <w:r w:rsidRPr="0037735E" w:rsidDel="004829D5">
          <w:rPr>
            <w:rFonts w:ascii="Calibri" w:hAnsi="Calibri" w:cs="Arial"/>
            <w:sz w:val="18"/>
            <w:szCs w:val="18"/>
          </w:rPr>
          <w:delText xml:space="preserve">, or </w:delText>
        </w:r>
        <w:r w:rsidRPr="00B00DEB" w:rsidDel="004829D5">
          <w:rPr>
            <w:rFonts w:ascii="Calibri" w:hAnsi="Calibri" w:cs="Arial"/>
            <w:sz w:val="18"/>
            <w:szCs w:val="18"/>
            <w:highlight w:val="yellow"/>
            <w:rPrChange w:id="475" w:author="Renee Temple" w:date="2021-11-04T10:27:00Z">
              <w:rPr>
                <w:rFonts w:ascii="Calibri" w:hAnsi="Calibri" w:cs="Arial"/>
                <w:sz w:val="18"/>
                <w:szCs w:val="18"/>
              </w:rPr>
            </w:rPrChange>
          </w:rPr>
          <w:delText>Multi Family</w:delText>
        </w:r>
        <w:r w:rsidRPr="0037735E" w:rsidDel="004829D5">
          <w:rPr>
            <w:rFonts w:ascii="Calibri" w:hAnsi="Calibri" w:cs="Arial"/>
            <w:sz w:val="18"/>
            <w:szCs w:val="18"/>
          </w:rPr>
          <w:delText xml:space="preserve"> (a building that shares common walls and common floors or ceilings).</w:delText>
        </w:r>
      </w:del>
    </w:p>
    <w:p w14:paraId="154808ED" w14:textId="4EE3D28F" w:rsidR="00E512E4" w:rsidRPr="0037735E" w:rsidRDefault="008E3B32">
      <w:pPr>
        <w:pStyle w:val="ListParagraph"/>
        <w:numPr>
          <w:ilvl w:val="0"/>
          <w:numId w:val="53"/>
        </w:numPr>
        <w:rPr>
          <w:sz w:val="18"/>
          <w:szCs w:val="18"/>
        </w:rPr>
      </w:pPr>
      <w:r w:rsidRPr="0037735E">
        <w:rPr>
          <w:rFonts w:ascii="Calibri" w:hAnsi="Calibri" w:cs="Arial"/>
          <w:sz w:val="18"/>
          <w:szCs w:val="18"/>
        </w:rPr>
        <w:t xml:space="preserve">Slab Area: Area of the </w:t>
      </w:r>
      <w:proofErr w:type="gramStart"/>
      <w:r w:rsidRPr="0037735E">
        <w:rPr>
          <w:rFonts w:ascii="Calibri" w:hAnsi="Calibri" w:cs="Arial"/>
          <w:sz w:val="18"/>
          <w:szCs w:val="18"/>
        </w:rPr>
        <w:t>first floor</w:t>
      </w:r>
      <w:proofErr w:type="gramEnd"/>
      <w:r w:rsidRPr="0037735E">
        <w:rPr>
          <w:rFonts w:ascii="Calibri" w:hAnsi="Calibri" w:cs="Arial"/>
          <w:sz w:val="18"/>
          <w:szCs w:val="18"/>
        </w:rPr>
        <w:t xml:space="preserve"> slab of the addition (if any) in </w:t>
      </w:r>
      <w:ins w:id="476" w:author="Shewmaker, Michael@Energy" w:date="2021-12-23T09:55:00Z">
        <w:r w:rsidR="004829D5">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477" w:author="Shewmaker, Michael@Energy" w:date="2021-12-23T09:55:00Z">
        <w:r w:rsidR="004829D5">
          <w:rPr>
            <w:rFonts w:ascii="Calibri" w:hAnsi="Calibri" w:cs="Arial"/>
            <w:sz w:val="18"/>
            <w:szCs w:val="18"/>
          </w:rPr>
          <w:t>)</w:t>
        </w:r>
      </w:ins>
      <w:r w:rsidRPr="0037735E">
        <w:rPr>
          <w:rFonts w:ascii="Calibri" w:hAnsi="Calibri" w:cs="Arial"/>
          <w:sz w:val="18"/>
          <w:szCs w:val="18"/>
        </w:rPr>
        <w:t>.</w:t>
      </w:r>
    </w:p>
    <w:p w14:paraId="154808EE" w14:textId="3F3EB5A6" w:rsidR="00F076B0" w:rsidRPr="0037735E" w:rsidRDefault="00F076B0" w:rsidP="00D579C4">
      <w:pPr>
        <w:pStyle w:val="ListParagraph"/>
        <w:numPr>
          <w:ilvl w:val="0"/>
          <w:numId w:val="53"/>
        </w:numPr>
        <w:rPr>
          <w:rFonts w:ascii="Calibri" w:hAnsi="Calibri" w:cs="Arial"/>
          <w:sz w:val="18"/>
          <w:szCs w:val="18"/>
        </w:rPr>
      </w:pPr>
      <w:r w:rsidRPr="00D579C4">
        <w:rPr>
          <w:rFonts w:ascii="Calibri" w:hAnsi="Calibri" w:cs="Arial"/>
          <w:sz w:val="18"/>
          <w:szCs w:val="18"/>
        </w:rPr>
        <w:t xml:space="preserve">Project Scope: </w:t>
      </w:r>
      <w:r w:rsidR="00D26D57">
        <w:rPr>
          <w:rFonts w:ascii="Calibri" w:hAnsi="Calibri" w:cs="Arial"/>
          <w:sz w:val="18"/>
          <w:szCs w:val="18"/>
        </w:rPr>
        <w:t xml:space="preserve">Select all that apply: </w:t>
      </w:r>
      <w:r w:rsidR="00D579C4" w:rsidRPr="00D579C4">
        <w:rPr>
          <w:rFonts w:ascii="Calibri" w:hAnsi="Calibri" w:cs="Arial"/>
          <w:sz w:val="18"/>
          <w:szCs w:val="18"/>
        </w:rPr>
        <w:t xml:space="preserve">Addition </w:t>
      </w:r>
      <w:del w:id="478" w:author="Shewmaker, Michael@Energy" w:date="2021-12-23T09:57:00Z">
        <w:r w:rsidR="00D579C4" w:rsidRPr="00D579C4" w:rsidDel="003D779B">
          <w:rPr>
            <w:rFonts w:ascii="Calibri" w:hAnsi="Calibri" w:cs="Arial"/>
            <w:sz w:val="18"/>
            <w:szCs w:val="18"/>
          </w:rPr>
          <w:delText xml:space="preserve">&lt; </w:delText>
        </w:r>
      </w:del>
      <w:ins w:id="479" w:author="Shewmaker, Michael@Energy" w:date="2021-12-23T09:57:00Z">
        <w:r w:rsidR="003D779B">
          <w:rPr>
            <w:rFonts w:ascii="Calibri" w:hAnsi="Calibri" w:cs="Arial"/>
            <w:sz w:val="18"/>
            <w:szCs w:val="18"/>
          </w:rPr>
          <w:t>less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300 </w:t>
      </w:r>
      <w:ins w:id="480" w:author="Shewmaker, Michael@Energy" w:date="2021-12-23T09:57:00Z">
        <w:r w:rsidR="003D779B">
          <w:rPr>
            <w:rFonts w:ascii="Calibri" w:hAnsi="Calibri" w:cs="Arial"/>
            <w:sz w:val="18"/>
            <w:szCs w:val="18"/>
          </w:rPr>
          <w:t>square feet (</w:t>
        </w:r>
      </w:ins>
      <w:r w:rsidR="00D579C4" w:rsidRPr="00D579C4">
        <w:rPr>
          <w:rFonts w:ascii="Calibri" w:hAnsi="Calibri" w:cs="Arial"/>
          <w:sz w:val="18"/>
          <w:szCs w:val="18"/>
        </w:rPr>
        <w:t>ft</w:t>
      </w:r>
      <w:r w:rsidR="00D579C4" w:rsidRPr="003D779B">
        <w:rPr>
          <w:rFonts w:ascii="Calibri" w:hAnsi="Calibri" w:cs="Arial"/>
          <w:sz w:val="18"/>
          <w:szCs w:val="18"/>
          <w:vertAlign w:val="superscript"/>
          <w:rPrChange w:id="481" w:author="Shewmaker, Michael@Energy" w:date="2021-12-23T09:57:00Z">
            <w:rPr>
              <w:rFonts w:ascii="Calibri" w:hAnsi="Calibri" w:cs="Arial"/>
              <w:sz w:val="18"/>
              <w:szCs w:val="18"/>
            </w:rPr>
          </w:rPrChange>
        </w:rPr>
        <w:t>2</w:t>
      </w:r>
      <w:ins w:id="482" w:author="Shewmaker, Michael@Energy" w:date="2021-12-23T09:57:00Z">
        <w:r w:rsidR="003D779B">
          <w:rPr>
            <w:rFonts w:ascii="Calibri" w:hAnsi="Calibri" w:cs="Arial"/>
            <w:sz w:val="18"/>
            <w:szCs w:val="18"/>
          </w:rPr>
          <w:t>)</w:t>
        </w:r>
      </w:ins>
      <w:r w:rsidR="00D579C4" w:rsidRPr="00D579C4">
        <w:rPr>
          <w:rFonts w:ascii="Calibri" w:hAnsi="Calibri" w:cs="Arial"/>
          <w:sz w:val="18"/>
          <w:szCs w:val="18"/>
        </w:rPr>
        <w:t xml:space="preserve">, Addition </w:t>
      </w:r>
      <w:del w:id="483" w:author="Shewmaker, Michael@Energy" w:date="2021-12-23T09:57:00Z">
        <w:r w:rsidR="00D579C4" w:rsidRPr="00D579C4" w:rsidDel="003D779B">
          <w:rPr>
            <w:rFonts w:ascii="Calibri" w:hAnsi="Calibri" w:cs="Arial"/>
            <w:sz w:val="18"/>
            <w:szCs w:val="18"/>
          </w:rPr>
          <w:delText xml:space="preserve">&gt; </w:delText>
        </w:r>
      </w:del>
      <w:ins w:id="484" w:author="Shewmaker, Michael@Energy" w:date="2021-12-23T09:57:00Z">
        <w:r w:rsidR="003D779B">
          <w:rPr>
            <w:rFonts w:ascii="Calibri" w:hAnsi="Calibri" w:cs="Arial"/>
            <w:sz w:val="18"/>
            <w:szCs w:val="18"/>
          </w:rPr>
          <w:t>greate</w:t>
        </w:r>
      </w:ins>
      <w:ins w:id="485" w:author="Shewmaker, Michael@Energy" w:date="2021-12-23T09:58:00Z">
        <w:r w:rsidR="003D779B">
          <w:rPr>
            <w:rFonts w:ascii="Calibri" w:hAnsi="Calibri" w:cs="Arial"/>
            <w:sz w:val="18"/>
            <w:szCs w:val="18"/>
          </w:rPr>
          <w:t>r than</w:t>
        </w:r>
      </w:ins>
      <w:ins w:id="486" w:author="Shewmaker, Michael@Energy" w:date="2021-12-23T09:57:00Z">
        <w:r w:rsidR="003D779B" w:rsidRPr="00D579C4">
          <w:rPr>
            <w:rFonts w:ascii="Calibri" w:hAnsi="Calibri" w:cs="Arial"/>
            <w:sz w:val="18"/>
            <w:szCs w:val="18"/>
          </w:rPr>
          <w:t xml:space="preserve"> </w:t>
        </w:r>
      </w:ins>
      <w:r w:rsidR="00D579C4" w:rsidRPr="00D579C4">
        <w:rPr>
          <w:rFonts w:ascii="Calibri" w:hAnsi="Calibri" w:cs="Arial"/>
          <w:sz w:val="18"/>
          <w:szCs w:val="18"/>
        </w:rPr>
        <w:t xml:space="preserve">300 to </w:t>
      </w:r>
      <w:del w:id="487" w:author="Shewmaker, Michael@Energy" w:date="2021-12-23T09:58:00Z">
        <w:r w:rsidR="00D579C4" w:rsidRPr="00D579C4" w:rsidDel="003D779B">
          <w:rPr>
            <w:rFonts w:ascii="Calibri" w:hAnsi="Calibri" w:cs="Arial"/>
            <w:sz w:val="18"/>
            <w:szCs w:val="18"/>
          </w:rPr>
          <w:delText xml:space="preserve">&lt; </w:delText>
        </w:r>
      </w:del>
      <w:ins w:id="488" w:author="Shewmaker, Michael@Energy" w:date="2021-12-23T09:58:00Z">
        <w:r w:rsidR="003D779B">
          <w:rPr>
            <w:rFonts w:ascii="Calibri" w:hAnsi="Calibri" w:cs="Arial"/>
            <w:sz w:val="18"/>
            <w:szCs w:val="18"/>
          </w:rPr>
          <w:t>less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400 </w:t>
      </w:r>
      <w:ins w:id="489" w:author="Shewmaker, Michael@Energy" w:date="2021-12-23T09:58:00Z">
        <w:r w:rsidR="003D779B">
          <w:rPr>
            <w:rFonts w:ascii="Calibri" w:hAnsi="Calibri" w:cs="Arial"/>
            <w:sz w:val="18"/>
            <w:szCs w:val="18"/>
          </w:rPr>
          <w:t>square feet (</w:t>
        </w:r>
      </w:ins>
      <w:r w:rsidR="00D579C4" w:rsidRPr="00D579C4">
        <w:rPr>
          <w:rFonts w:ascii="Calibri" w:hAnsi="Calibri" w:cs="Arial"/>
          <w:sz w:val="18"/>
          <w:szCs w:val="18"/>
        </w:rPr>
        <w:t>ft</w:t>
      </w:r>
      <w:r w:rsidR="00D579C4" w:rsidRPr="003D779B">
        <w:rPr>
          <w:rFonts w:ascii="Calibri" w:hAnsi="Calibri" w:cs="Arial"/>
          <w:sz w:val="18"/>
          <w:szCs w:val="18"/>
          <w:vertAlign w:val="superscript"/>
          <w:rPrChange w:id="490" w:author="Shewmaker, Michael@Energy" w:date="2021-12-23T09:58:00Z">
            <w:rPr>
              <w:rFonts w:ascii="Calibri" w:hAnsi="Calibri" w:cs="Arial"/>
              <w:sz w:val="18"/>
              <w:szCs w:val="18"/>
            </w:rPr>
          </w:rPrChange>
        </w:rPr>
        <w:t>2</w:t>
      </w:r>
      <w:ins w:id="491" w:author="Shewmaker, Michael@Energy" w:date="2021-12-23T09:58:00Z">
        <w:r w:rsidR="003D779B">
          <w:rPr>
            <w:rFonts w:ascii="Calibri" w:hAnsi="Calibri" w:cs="Arial"/>
            <w:sz w:val="18"/>
            <w:szCs w:val="18"/>
          </w:rPr>
          <w:t>)</w:t>
        </w:r>
      </w:ins>
      <w:r w:rsidR="00D579C4" w:rsidRPr="00D579C4">
        <w:rPr>
          <w:rFonts w:ascii="Calibri" w:hAnsi="Calibri" w:cs="Arial"/>
          <w:sz w:val="18"/>
          <w:szCs w:val="18"/>
        </w:rPr>
        <w:t xml:space="preserve">, Addition </w:t>
      </w:r>
      <w:del w:id="492" w:author="Shewmaker, Michael@Energy" w:date="2021-12-23T09:58:00Z">
        <w:r w:rsidR="00D579C4" w:rsidRPr="00D579C4" w:rsidDel="003D779B">
          <w:rPr>
            <w:rFonts w:ascii="Calibri" w:hAnsi="Calibri" w:cs="Arial"/>
            <w:sz w:val="18"/>
            <w:szCs w:val="18"/>
          </w:rPr>
          <w:delText xml:space="preserve">&gt; </w:delText>
        </w:r>
      </w:del>
      <w:ins w:id="493" w:author="Shewmaker, Michael@Energy" w:date="2021-12-23T09:58:00Z">
        <w:r w:rsidR="003D779B">
          <w:rPr>
            <w:rFonts w:ascii="Calibri" w:hAnsi="Calibri" w:cs="Arial"/>
            <w:sz w:val="18"/>
            <w:szCs w:val="18"/>
          </w:rPr>
          <w:t>greater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400 to </w:t>
      </w:r>
      <w:del w:id="494" w:author="Shewmaker, Michael@Energy" w:date="2021-12-23T09:58:00Z">
        <w:r w:rsidR="00D579C4" w:rsidRPr="00D579C4" w:rsidDel="003D779B">
          <w:rPr>
            <w:rFonts w:ascii="Calibri" w:hAnsi="Calibri" w:cs="Arial"/>
            <w:sz w:val="18"/>
            <w:szCs w:val="18"/>
          </w:rPr>
          <w:delText xml:space="preserve">&lt; </w:delText>
        </w:r>
      </w:del>
      <w:ins w:id="495" w:author="Shewmaker, Michael@Energy" w:date="2021-12-23T09:58:00Z">
        <w:r w:rsidR="003D779B">
          <w:rPr>
            <w:rFonts w:ascii="Calibri" w:hAnsi="Calibri" w:cs="Arial"/>
            <w:sz w:val="18"/>
            <w:szCs w:val="18"/>
          </w:rPr>
          <w:t>less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700 </w:t>
      </w:r>
      <w:ins w:id="496" w:author="Shewmaker, Michael@Energy" w:date="2021-12-23T09:58:00Z">
        <w:r w:rsidR="003D779B">
          <w:rPr>
            <w:rFonts w:ascii="Calibri" w:hAnsi="Calibri" w:cs="Arial"/>
            <w:sz w:val="18"/>
            <w:szCs w:val="18"/>
          </w:rPr>
          <w:t>square feet (</w:t>
        </w:r>
      </w:ins>
      <w:r w:rsidR="00D579C4" w:rsidRPr="00D579C4">
        <w:rPr>
          <w:rFonts w:ascii="Calibri" w:hAnsi="Calibri" w:cs="Arial"/>
          <w:sz w:val="18"/>
          <w:szCs w:val="18"/>
        </w:rPr>
        <w:t>ft</w:t>
      </w:r>
      <w:r w:rsidR="00D579C4" w:rsidRPr="003D779B">
        <w:rPr>
          <w:rFonts w:ascii="Calibri" w:hAnsi="Calibri" w:cs="Arial"/>
          <w:sz w:val="18"/>
          <w:szCs w:val="18"/>
          <w:vertAlign w:val="superscript"/>
          <w:rPrChange w:id="497" w:author="Shewmaker, Michael@Energy" w:date="2021-12-23T09:58:00Z">
            <w:rPr>
              <w:rFonts w:ascii="Calibri" w:hAnsi="Calibri" w:cs="Arial"/>
              <w:sz w:val="18"/>
              <w:szCs w:val="18"/>
            </w:rPr>
          </w:rPrChange>
        </w:rPr>
        <w:t>2</w:t>
      </w:r>
      <w:ins w:id="498" w:author="Shewmaker, Michael@Energy" w:date="2021-12-23T09:58:00Z">
        <w:r w:rsidR="003D779B">
          <w:rPr>
            <w:rFonts w:ascii="Calibri" w:hAnsi="Calibri" w:cs="Arial"/>
            <w:sz w:val="18"/>
            <w:szCs w:val="18"/>
          </w:rPr>
          <w:t>)</w:t>
        </w:r>
      </w:ins>
      <w:r w:rsidR="00D579C4" w:rsidRPr="00D579C4">
        <w:rPr>
          <w:rFonts w:ascii="Calibri" w:hAnsi="Calibri" w:cs="Arial"/>
          <w:sz w:val="18"/>
          <w:szCs w:val="18"/>
        </w:rPr>
        <w:t xml:space="preserve">, Addition </w:t>
      </w:r>
      <w:del w:id="499" w:author="Shewmaker, Michael@Energy" w:date="2021-12-23T09:58:00Z">
        <w:r w:rsidR="00D579C4" w:rsidRPr="00D579C4" w:rsidDel="003D779B">
          <w:rPr>
            <w:rFonts w:ascii="Calibri" w:hAnsi="Calibri" w:cs="Arial"/>
            <w:sz w:val="18"/>
            <w:szCs w:val="18"/>
          </w:rPr>
          <w:delText xml:space="preserve">&gt; </w:delText>
        </w:r>
      </w:del>
      <w:ins w:id="500" w:author="Shewmaker, Michael@Energy" w:date="2021-12-23T09:58:00Z">
        <w:r w:rsidR="003D779B">
          <w:rPr>
            <w:rFonts w:ascii="Calibri" w:hAnsi="Calibri" w:cs="Arial"/>
            <w:sz w:val="18"/>
            <w:szCs w:val="18"/>
          </w:rPr>
          <w:t>greater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700 to </w:t>
      </w:r>
      <w:del w:id="501" w:author="Shewmaker, Michael@Energy" w:date="2021-12-23T09:58:00Z">
        <w:r w:rsidR="00D579C4" w:rsidRPr="00D579C4" w:rsidDel="003D779B">
          <w:rPr>
            <w:rFonts w:ascii="Calibri" w:hAnsi="Calibri" w:cs="Arial"/>
            <w:sz w:val="18"/>
            <w:szCs w:val="18"/>
          </w:rPr>
          <w:delText xml:space="preserve">&lt; </w:delText>
        </w:r>
      </w:del>
      <w:ins w:id="502" w:author="Shewmaker, Michael@Energy" w:date="2021-12-23T09:58:00Z">
        <w:r w:rsidR="003D779B">
          <w:rPr>
            <w:rFonts w:ascii="Calibri" w:hAnsi="Calibri" w:cs="Arial"/>
            <w:sz w:val="18"/>
            <w:szCs w:val="18"/>
          </w:rPr>
          <w:t>less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1000 </w:t>
      </w:r>
      <w:ins w:id="503" w:author="Shewmaker, Michael@Energy" w:date="2021-12-23T09:58:00Z">
        <w:r w:rsidR="003D779B">
          <w:rPr>
            <w:rFonts w:ascii="Calibri" w:hAnsi="Calibri" w:cs="Arial"/>
            <w:sz w:val="18"/>
            <w:szCs w:val="18"/>
          </w:rPr>
          <w:t>square feet (</w:t>
        </w:r>
      </w:ins>
      <w:r w:rsidR="00D579C4" w:rsidRPr="00D579C4">
        <w:rPr>
          <w:rFonts w:ascii="Calibri" w:hAnsi="Calibri" w:cs="Arial"/>
          <w:sz w:val="18"/>
          <w:szCs w:val="18"/>
        </w:rPr>
        <w:t>ft</w:t>
      </w:r>
      <w:r w:rsidR="00D579C4" w:rsidRPr="003D779B">
        <w:rPr>
          <w:rFonts w:ascii="Calibri" w:hAnsi="Calibri" w:cs="Arial"/>
          <w:sz w:val="18"/>
          <w:szCs w:val="18"/>
          <w:vertAlign w:val="superscript"/>
          <w:rPrChange w:id="504" w:author="Shewmaker, Michael@Energy" w:date="2021-12-23T09:58:00Z">
            <w:rPr>
              <w:rFonts w:ascii="Calibri" w:hAnsi="Calibri" w:cs="Arial"/>
              <w:sz w:val="18"/>
              <w:szCs w:val="18"/>
            </w:rPr>
          </w:rPrChange>
        </w:rPr>
        <w:t>2</w:t>
      </w:r>
      <w:ins w:id="505" w:author="Shewmaker, Michael@Energy" w:date="2021-12-23T09:58:00Z">
        <w:r w:rsidR="003D779B">
          <w:rPr>
            <w:rFonts w:ascii="Calibri" w:hAnsi="Calibri" w:cs="Arial"/>
            <w:sz w:val="18"/>
            <w:szCs w:val="18"/>
          </w:rPr>
          <w:t>)</w:t>
        </w:r>
      </w:ins>
      <w:r w:rsidR="00D579C4" w:rsidRPr="00D579C4">
        <w:rPr>
          <w:rFonts w:ascii="Calibri" w:hAnsi="Calibri" w:cs="Arial"/>
          <w:sz w:val="18"/>
          <w:szCs w:val="18"/>
        </w:rPr>
        <w:t xml:space="preserve">, </w:t>
      </w:r>
      <w:ins w:id="506" w:author="Shewmaker, Michael@Energy" w:date="2021-12-23T09:58:00Z">
        <w:r w:rsidR="003D779B">
          <w:rPr>
            <w:rFonts w:ascii="Calibri" w:hAnsi="Calibri" w:cs="Arial"/>
            <w:sz w:val="18"/>
            <w:szCs w:val="18"/>
          </w:rPr>
          <w:t>Accessory Dwell</w:t>
        </w:r>
      </w:ins>
      <w:ins w:id="507" w:author="Shewmaker, Michael@Energy" w:date="2021-12-23T09:59:00Z">
        <w:r w:rsidR="003D779B">
          <w:rPr>
            <w:rFonts w:ascii="Calibri" w:hAnsi="Calibri" w:cs="Arial"/>
            <w:sz w:val="18"/>
            <w:szCs w:val="18"/>
          </w:rPr>
          <w:t>ing Unit (</w:t>
        </w:r>
      </w:ins>
      <w:r w:rsidR="00D579C4" w:rsidRPr="00D579C4">
        <w:rPr>
          <w:rFonts w:ascii="Calibri" w:hAnsi="Calibri" w:cs="Arial"/>
          <w:sz w:val="18"/>
          <w:szCs w:val="18"/>
        </w:rPr>
        <w:t>ADU</w:t>
      </w:r>
      <w:ins w:id="508" w:author="Shewmaker, Michael@Energy" w:date="2021-12-23T09:59:00Z">
        <w:r w:rsidR="003D779B">
          <w:rPr>
            <w:rFonts w:ascii="Calibri" w:hAnsi="Calibri" w:cs="Arial"/>
            <w:sz w:val="18"/>
            <w:szCs w:val="18"/>
          </w:rPr>
          <w:t>)</w:t>
        </w:r>
      </w:ins>
      <w:r w:rsidR="00D579C4" w:rsidRPr="00D579C4">
        <w:rPr>
          <w:rFonts w:ascii="Calibri" w:hAnsi="Calibri" w:cs="Arial"/>
          <w:sz w:val="18"/>
          <w:szCs w:val="18"/>
        </w:rPr>
        <w:t xml:space="preserve"> Addition </w:t>
      </w:r>
      <w:del w:id="509" w:author="Shewmaker, Michael@Energy" w:date="2021-12-23T09:59:00Z">
        <w:r w:rsidR="00D579C4" w:rsidRPr="00D579C4" w:rsidDel="003D779B">
          <w:rPr>
            <w:rFonts w:ascii="Calibri" w:hAnsi="Calibri" w:cs="Arial"/>
            <w:sz w:val="18"/>
            <w:szCs w:val="18"/>
          </w:rPr>
          <w:delText xml:space="preserve">&lt; </w:delText>
        </w:r>
      </w:del>
      <w:ins w:id="510" w:author="Shewmaker, Michael@Energy" w:date="2021-12-23T09:59:00Z">
        <w:r w:rsidR="003D779B">
          <w:rPr>
            <w:rFonts w:ascii="Calibri" w:hAnsi="Calibri" w:cs="Arial"/>
            <w:sz w:val="18"/>
            <w:szCs w:val="18"/>
          </w:rPr>
          <w:t>less than</w:t>
        </w:r>
        <w:r w:rsidR="003D779B" w:rsidRPr="00D579C4">
          <w:rPr>
            <w:rFonts w:ascii="Calibri" w:hAnsi="Calibri" w:cs="Arial"/>
            <w:sz w:val="18"/>
            <w:szCs w:val="18"/>
          </w:rPr>
          <w:t xml:space="preserve"> </w:t>
        </w:r>
      </w:ins>
      <w:r w:rsidR="00D579C4" w:rsidRPr="00D579C4">
        <w:rPr>
          <w:rFonts w:ascii="Calibri" w:hAnsi="Calibri" w:cs="Arial"/>
          <w:sz w:val="18"/>
          <w:szCs w:val="18"/>
        </w:rPr>
        <w:t xml:space="preserve">300 </w:t>
      </w:r>
      <w:ins w:id="511" w:author="Shewmaker, Michael@Energy" w:date="2021-12-23T09:59:00Z">
        <w:r w:rsidR="003D779B">
          <w:rPr>
            <w:rFonts w:ascii="Calibri" w:hAnsi="Calibri" w:cs="Arial"/>
            <w:sz w:val="18"/>
            <w:szCs w:val="18"/>
          </w:rPr>
          <w:t>square feet (</w:t>
        </w:r>
      </w:ins>
      <w:r w:rsidR="00D579C4" w:rsidRPr="00D579C4">
        <w:rPr>
          <w:rFonts w:ascii="Calibri" w:hAnsi="Calibri" w:cs="Arial"/>
          <w:sz w:val="18"/>
          <w:szCs w:val="18"/>
        </w:rPr>
        <w:t>ft</w:t>
      </w:r>
      <w:r w:rsidR="00D579C4" w:rsidRPr="003D779B">
        <w:rPr>
          <w:rFonts w:ascii="Calibri" w:hAnsi="Calibri" w:cs="Arial"/>
          <w:sz w:val="18"/>
          <w:szCs w:val="18"/>
          <w:vertAlign w:val="superscript"/>
          <w:rPrChange w:id="512" w:author="Shewmaker, Michael@Energy" w:date="2021-12-23T09:59:00Z">
            <w:rPr>
              <w:rFonts w:ascii="Calibri" w:hAnsi="Calibri" w:cs="Arial"/>
              <w:sz w:val="18"/>
              <w:szCs w:val="18"/>
            </w:rPr>
          </w:rPrChange>
        </w:rPr>
        <w:t>2</w:t>
      </w:r>
      <w:ins w:id="513" w:author="Shewmaker, Michael@Energy" w:date="2021-12-23T09:59:00Z">
        <w:r w:rsidR="003D779B">
          <w:rPr>
            <w:rFonts w:ascii="Calibri" w:hAnsi="Calibri" w:cs="Arial"/>
            <w:sz w:val="18"/>
            <w:szCs w:val="18"/>
          </w:rPr>
          <w:t>)</w:t>
        </w:r>
      </w:ins>
      <w:r w:rsidR="00D579C4" w:rsidRPr="00D579C4">
        <w:rPr>
          <w:rFonts w:ascii="Calibri" w:hAnsi="Calibri" w:cs="Arial"/>
          <w:sz w:val="18"/>
          <w:szCs w:val="18"/>
        </w:rPr>
        <w:t xml:space="preserve">, </w:t>
      </w:r>
      <w:ins w:id="514" w:author="Shewmaker, Michael@Energy" w:date="2021-12-23T09:59:00Z">
        <w:r w:rsidR="003D779B">
          <w:rPr>
            <w:rFonts w:ascii="Calibri" w:hAnsi="Calibri" w:cs="Arial"/>
            <w:sz w:val="18"/>
            <w:szCs w:val="18"/>
          </w:rPr>
          <w:t>Accessory Dwelling Unit (</w:t>
        </w:r>
      </w:ins>
      <w:r w:rsidR="00D579C4" w:rsidRPr="00D579C4">
        <w:rPr>
          <w:rFonts w:ascii="Calibri" w:hAnsi="Calibri" w:cs="Arial"/>
          <w:sz w:val="18"/>
          <w:szCs w:val="18"/>
        </w:rPr>
        <w:t>ADU</w:t>
      </w:r>
      <w:ins w:id="515" w:author="Shewmaker, Michael@Energy" w:date="2021-12-23T09:59:00Z">
        <w:r w:rsidR="00287EB7">
          <w:rPr>
            <w:rFonts w:ascii="Calibri" w:hAnsi="Calibri" w:cs="Arial"/>
            <w:sz w:val="18"/>
            <w:szCs w:val="18"/>
          </w:rPr>
          <w:t>)</w:t>
        </w:r>
      </w:ins>
      <w:r w:rsidR="00D579C4" w:rsidRPr="00D579C4">
        <w:rPr>
          <w:rFonts w:ascii="Calibri" w:hAnsi="Calibri" w:cs="Arial"/>
          <w:sz w:val="18"/>
          <w:szCs w:val="18"/>
        </w:rPr>
        <w:t xml:space="preserve"> Addition </w:t>
      </w:r>
      <w:del w:id="516" w:author="Shewmaker, Michael@Energy" w:date="2021-12-23T09:59:00Z">
        <w:r w:rsidR="00D579C4" w:rsidRPr="00D579C4" w:rsidDel="00287EB7">
          <w:rPr>
            <w:rFonts w:ascii="Calibri" w:hAnsi="Calibri" w:cs="Arial"/>
            <w:sz w:val="18"/>
            <w:szCs w:val="18"/>
          </w:rPr>
          <w:delText xml:space="preserve">&gt; </w:delText>
        </w:r>
      </w:del>
      <w:ins w:id="517" w:author="Shewmaker, Michael@Energy" w:date="2021-12-23T09:59:00Z">
        <w:r w:rsidR="00287EB7">
          <w:rPr>
            <w:rFonts w:ascii="Calibri" w:hAnsi="Calibri" w:cs="Arial"/>
            <w:sz w:val="18"/>
            <w:szCs w:val="18"/>
          </w:rPr>
          <w:t>greater than</w:t>
        </w:r>
        <w:r w:rsidR="00287EB7" w:rsidRPr="00D579C4">
          <w:rPr>
            <w:rFonts w:ascii="Calibri" w:hAnsi="Calibri" w:cs="Arial"/>
            <w:sz w:val="18"/>
            <w:szCs w:val="18"/>
          </w:rPr>
          <w:t xml:space="preserve"> </w:t>
        </w:r>
      </w:ins>
      <w:r w:rsidR="00D579C4" w:rsidRPr="00D579C4">
        <w:rPr>
          <w:rFonts w:ascii="Calibri" w:hAnsi="Calibri" w:cs="Arial"/>
          <w:sz w:val="18"/>
          <w:szCs w:val="18"/>
        </w:rPr>
        <w:t xml:space="preserve">300 to </w:t>
      </w:r>
      <w:del w:id="518" w:author="Shewmaker, Michael@Energy" w:date="2021-12-23T09:59:00Z">
        <w:r w:rsidR="00D579C4" w:rsidRPr="00D579C4" w:rsidDel="00287EB7">
          <w:rPr>
            <w:rFonts w:ascii="Calibri" w:hAnsi="Calibri" w:cs="Arial"/>
            <w:sz w:val="18"/>
            <w:szCs w:val="18"/>
          </w:rPr>
          <w:delText xml:space="preserve">&lt; </w:delText>
        </w:r>
      </w:del>
      <w:ins w:id="519" w:author="Shewmaker, Michael@Energy" w:date="2021-12-23T09:59:00Z">
        <w:r w:rsidR="00287EB7">
          <w:rPr>
            <w:rFonts w:ascii="Calibri" w:hAnsi="Calibri" w:cs="Arial"/>
            <w:sz w:val="18"/>
            <w:szCs w:val="18"/>
          </w:rPr>
          <w:t>less than</w:t>
        </w:r>
        <w:r w:rsidR="00287EB7" w:rsidRPr="00D579C4">
          <w:rPr>
            <w:rFonts w:ascii="Calibri" w:hAnsi="Calibri" w:cs="Arial"/>
            <w:sz w:val="18"/>
            <w:szCs w:val="18"/>
          </w:rPr>
          <w:t xml:space="preserve"> </w:t>
        </w:r>
      </w:ins>
      <w:r w:rsidR="00D579C4" w:rsidRPr="00D579C4">
        <w:rPr>
          <w:rFonts w:ascii="Calibri" w:hAnsi="Calibri" w:cs="Arial"/>
          <w:sz w:val="18"/>
          <w:szCs w:val="18"/>
        </w:rPr>
        <w:t xml:space="preserve">400 </w:t>
      </w:r>
      <w:ins w:id="520" w:author="Shewmaker, Michael@Energy" w:date="2021-12-23T09:59:00Z">
        <w:r w:rsidR="00287EB7">
          <w:rPr>
            <w:rFonts w:ascii="Calibri" w:hAnsi="Calibri" w:cs="Arial"/>
            <w:sz w:val="18"/>
            <w:szCs w:val="18"/>
          </w:rPr>
          <w:t>square feet (</w:t>
        </w:r>
      </w:ins>
      <w:r w:rsidR="00D579C4" w:rsidRPr="00D579C4">
        <w:rPr>
          <w:rFonts w:ascii="Calibri" w:hAnsi="Calibri" w:cs="Arial"/>
          <w:sz w:val="18"/>
          <w:szCs w:val="18"/>
        </w:rPr>
        <w:t>ft</w:t>
      </w:r>
      <w:r w:rsidR="00D579C4" w:rsidRPr="00287EB7">
        <w:rPr>
          <w:rFonts w:ascii="Calibri" w:hAnsi="Calibri" w:cs="Arial"/>
          <w:sz w:val="18"/>
          <w:szCs w:val="18"/>
          <w:vertAlign w:val="superscript"/>
          <w:rPrChange w:id="521" w:author="Shewmaker, Michael@Energy" w:date="2021-12-23T09:59:00Z">
            <w:rPr>
              <w:rFonts w:ascii="Calibri" w:hAnsi="Calibri" w:cs="Arial"/>
              <w:sz w:val="18"/>
              <w:szCs w:val="18"/>
            </w:rPr>
          </w:rPrChange>
        </w:rPr>
        <w:t>2</w:t>
      </w:r>
      <w:ins w:id="522" w:author="Shewmaker, Michael@Energy" w:date="2021-12-23T09:59:00Z">
        <w:r w:rsidR="00287EB7">
          <w:rPr>
            <w:rFonts w:ascii="Calibri" w:hAnsi="Calibri" w:cs="Arial"/>
            <w:sz w:val="18"/>
            <w:szCs w:val="18"/>
          </w:rPr>
          <w:t>)</w:t>
        </w:r>
      </w:ins>
      <w:r w:rsidR="00D579C4" w:rsidRPr="00D579C4">
        <w:rPr>
          <w:rFonts w:ascii="Calibri" w:hAnsi="Calibri" w:cs="Arial"/>
          <w:sz w:val="18"/>
          <w:szCs w:val="18"/>
        </w:rPr>
        <w:t xml:space="preserve">, </w:t>
      </w:r>
      <w:ins w:id="523" w:author="Shewmaker, Michael@Energy" w:date="2021-12-23T09:59:00Z">
        <w:r w:rsidR="00287EB7">
          <w:rPr>
            <w:rFonts w:ascii="Calibri" w:hAnsi="Calibri" w:cs="Arial"/>
            <w:sz w:val="18"/>
            <w:szCs w:val="18"/>
          </w:rPr>
          <w:t>Accessory Dwe</w:t>
        </w:r>
      </w:ins>
      <w:ins w:id="524" w:author="Shewmaker, Michael@Energy" w:date="2021-12-23T10:00:00Z">
        <w:r w:rsidR="00287EB7">
          <w:rPr>
            <w:rFonts w:ascii="Calibri" w:hAnsi="Calibri" w:cs="Arial"/>
            <w:sz w:val="18"/>
            <w:szCs w:val="18"/>
          </w:rPr>
          <w:t>lling Unit (</w:t>
        </w:r>
      </w:ins>
      <w:r w:rsidR="00D579C4" w:rsidRPr="00D579C4">
        <w:rPr>
          <w:rFonts w:ascii="Calibri" w:hAnsi="Calibri" w:cs="Arial"/>
          <w:sz w:val="18"/>
          <w:szCs w:val="18"/>
        </w:rPr>
        <w:t>ADU</w:t>
      </w:r>
      <w:ins w:id="525" w:author="Shewmaker, Michael@Energy" w:date="2021-12-23T10:00:00Z">
        <w:r w:rsidR="00287EB7">
          <w:rPr>
            <w:rFonts w:ascii="Calibri" w:hAnsi="Calibri" w:cs="Arial"/>
            <w:sz w:val="18"/>
            <w:szCs w:val="18"/>
          </w:rPr>
          <w:t>)</w:t>
        </w:r>
      </w:ins>
      <w:r w:rsidR="00D579C4" w:rsidRPr="00D579C4">
        <w:rPr>
          <w:rFonts w:ascii="Calibri" w:hAnsi="Calibri" w:cs="Arial"/>
          <w:sz w:val="18"/>
          <w:szCs w:val="18"/>
        </w:rPr>
        <w:t xml:space="preserve"> Addition </w:t>
      </w:r>
      <w:del w:id="526" w:author="Shewmaker, Michael@Energy" w:date="2021-12-23T10:00:00Z">
        <w:r w:rsidR="00D579C4" w:rsidRPr="00D579C4" w:rsidDel="00287EB7">
          <w:rPr>
            <w:rFonts w:ascii="Calibri" w:hAnsi="Calibri" w:cs="Arial"/>
            <w:sz w:val="18"/>
            <w:szCs w:val="18"/>
          </w:rPr>
          <w:delText xml:space="preserve">&gt; </w:delText>
        </w:r>
      </w:del>
      <w:ins w:id="527" w:author="Shewmaker, Michael@Energy" w:date="2021-12-23T10:00:00Z">
        <w:r w:rsidR="00287EB7">
          <w:rPr>
            <w:rFonts w:ascii="Calibri" w:hAnsi="Calibri" w:cs="Arial"/>
            <w:sz w:val="18"/>
            <w:szCs w:val="18"/>
          </w:rPr>
          <w:t>greater than</w:t>
        </w:r>
        <w:r w:rsidR="00287EB7" w:rsidRPr="00D579C4">
          <w:rPr>
            <w:rFonts w:ascii="Calibri" w:hAnsi="Calibri" w:cs="Arial"/>
            <w:sz w:val="18"/>
            <w:szCs w:val="18"/>
          </w:rPr>
          <w:t xml:space="preserve"> </w:t>
        </w:r>
      </w:ins>
      <w:r w:rsidR="00D579C4" w:rsidRPr="00D579C4">
        <w:rPr>
          <w:rFonts w:ascii="Calibri" w:hAnsi="Calibri" w:cs="Arial"/>
          <w:sz w:val="18"/>
          <w:szCs w:val="18"/>
        </w:rPr>
        <w:t xml:space="preserve">400 to </w:t>
      </w:r>
      <w:del w:id="528" w:author="Shewmaker, Michael@Energy" w:date="2021-12-23T10:00:00Z">
        <w:r w:rsidR="00D579C4" w:rsidRPr="00D579C4" w:rsidDel="00287EB7">
          <w:rPr>
            <w:rFonts w:ascii="Calibri" w:hAnsi="Calibri" w:cs="Arial"/>
            <w:sz w:val="18"/>
            <w:szCs w:val="18"/>
          </w:rPr>
          <w:delText xml:space="preserve">&lt; </w:delText>
        </w:r>
      </w:del>
      <w:ins w:id="529" w:author="Shewmaker, Michael@Energy" w:date="2021-12-23T10:00:00Z">
        <w:r w:rsidR="00287EB7">
          <w:rPr>
            <w:rFonts w:ascii="Calibri" w:hAnsi="Calibri" w:cs="Arial"/>
            <w:sz w:val="18"/>
            <w:szCs w:val="18"/>
          </w:rPr>
          <w:t>less than</w:t>
        </w:r>
        <w:r w:rsidR="00287EB7" w:rsidRPr="00D579C4">
          <w:rPr>
            <w:rFonts w:ascii="Calibri" w:hAnsi="Calibri" w:cs="Arial"/>
            <w:sz w:val="18"/>
            <w:szCs w:val="18"/>
          </w:rPr>
          <w:t xml:space="preserve"> </w:t>
        </w:r>
      </w:ins>
      <w:r w:rsidR="00D579C4" w:rsidRPr="00D579C4">
        <w:rPr>
          <w:rFonts w:ascii="Calibri" w:hAnsi="Calibri" w:cs="Arial"/>
          <w:sz w:val="18"/>
          <w:szCs w:val="18"/>
        </w:rPr>
        <w:t xml:space="preserve">700 </w:t>
      </w:r>
      <w:ins w:id="530" w:author="Shewmaker, Michael@Energy" w:date="2021-12-23T10:00:00Z">
        <w:r w:rsidR="00287EB7">
          <w:rPr>
            <w:rFonts w:ascii="Calibri" w:hAnsi="Calibri" w:cs="Arial"/>
            <w:sz w:val="18"/>
            <w:szCs w:val="18"/>
          </w:rPr>
          <w:t>square feet (</w:t>
        </w:r>
      </w:ins>
      <w:r w:rsidR="00D579C4" w:rsidRPr="00D579C4">
        <w:rPr>
          <w:rFonts w:ascii="Calibri" w:hAnsi="Calibri" w:cs="Arial"/>
          <w:sz w:val="18"/>
          <w:szCs w:val="18"/>
        </w:rPr>
        <w:t>ft</w:t>
      </w:r>
      <w:r w:rsidR="00D579C4" w:rsidRPr="00287EB7">
        <w:rPr>
          <w:rFonts w:ascii="Calibri" w:hAnsi="Calibri" w:cs="Arial"/>
          <w:sz w:val="18"/>
          <w:szCs w:val="18"/>
          <w:vertAlign w:val="superscript"/>
          <w:rPrChange w:id="531" w:author="Shewmaker, Michael@Energy" w:date="2021-12-23T10:00:00Z">
            <w:rPr>
              <w:rFonts w:ascii="Calibri" w:hAnsi="Calibri" w:cs="Arial"/>
              <w:sz w:val="18"/>
              <w:szCs w:val="18"/>
            </w:rPr>
          </w:rPrChange>
        </w:rPr>
        <w:t>2</w:t>
      </w:r>
      <w:ins w:id="532" w:author="Shewmaker, Michael@Energy" w:date="2021-12-23T10:00:00Z">
        <w:r w:rsidR="00287EB7">
          <w:rPr>
            <w:rFonts w:ascii="Calibri" w:hAnsi="Calibri" w:cs="Arial"/>
            <w:sz w:val="18"/>
            <w:szCs w:val="18"/>
          </w:rPr>
          <w:t>)</w:t>
        </w:r>
      </w:ins>
      <w:r w:rsidR="00D579C4" w:rsidRPr="00D579C4">
        <w:rPr>
          <w:rFonts w:ascii="Calibri" w:hAnsi="Calibri" w:cs="Arial"/>
          <w:sz w:val="18"/>
          <w:szCs w:val="18"/>
        </w:rPr>
        <w:t>,</w:t>
      </w:r>
      <w:ins w:id="533" w:author="Shewmaker, Michael@Energy" w:date="2021-12-23T10:00:00Z">
        <w:r w:rsidR="00287EB7">
          <w:rPr>
            <w:rFonts w:ascii="Calibri" w:hAnsi="Calibri" w:cs="Arial"/>
            <w:sz w:val="18"/>
            <w:szCs w:val="18"/>
          </w:rPr>
          <w:t xml:space="preserve"> Accessory Dwelling Unit</w:t>
        </w:r>
      </w:ins>
      <w:r w:rsidR="00D579C4" w:rsidRPr="00D579C4">
        <w:rPr>
          <w:rFonts w:ascii="Calibri" w:hAnsi="Calibri" w:cs="Arial"/>
          <w:sz w:val="18"/>
          <w:szCs w:val="18"/>
        </w:rPr>
        <w:t xml:space="preserve"> </w:t>
      </w:r>
      <w:ins w:id="534" w:author="Shewmaker, Michael@Energy" w:date="2021-12-23T10:00:00Z">
        <w:r w:rsidR="00287EB7">
          <w:rPr>
            <w:rFonts w:ascii="Calibri" w:hAnsi="Calibri" w:cs="Arial"/>
            <w:sz w:val="18"/>
            <w:szCs w:val="18"/>
          </w:rPr>
          <w:t>(</w:t>
        </w:r>
      </w:ins>
      <w:r w:rsidR="00D579C4" w:rsidRPr="00D579C4">
        <w:rPr>
          <w:rFonts w:ascii="Calibri" w:hAnsi="Calibri" w:cs="Arial"/>
          <w:sz w:val="18"/>
          <w:szCs w:val="18"/>
        </w:rPr>
        <w:t>ADU</w:t>
      </w:r>
      <w:ins w:id="535" w:author="Shewmaker, Michael@Energy" w:date="2021-12-23T10:00:00Z">
        <w:r w:rsidR="00287EB7">
          <w:rPr>
            <w:rFonts w:ascii="Calibri" w:hAnsi="Calibri" w:cs="Arial"/>
            <w:sz w:val="18"/>
            <w:szCs w:val="18"/>
          </w:rPr>
          <w:t>)</w:t>
        </w:r>
      </w:ins>
      <w:r w:rsidR="00D579C4" w:rsidRPr="00D579C4">
        <w:rPr>
          <w:rFonts w:ascii="Calibri" w:hAnsi="Calibri" w:cs="Arial"/>
          <w:sz w:val="18"/>
          <w:szCs w:val="18"/>
        </w:rPr>
        <w:t xml:space="preserve"> Addition </w:t>
      </w:r>
      <w:del w:id="536" w:author="Shewmaker, Michael@Energy" w:date="2021-12-23T10:00:00Z">
        <w:r w:rsidR="00D579C4" w:rsidRPr="00D579C4" w:rsidDel="00287EB7">
          <w:rPr>
            <w:rFonts w:ascii="Calibri" w:hAnsi="Calibri" w:cs="Arial"/>
            <w:sz w:val="18"/>
            <w:szCs w:val="18"/>
          </w:rPr>
          <w:delText xml:space="preserve">&gt; </w:delText>
        </w:r>
      </w:del>
      <w:ins w:id="537" w:author="Shewmaker, Michael@Energy" w:date="2021-12-23T10:00:00Z">
        <w:r w:rsidR="00287EB7">
          <w:rPr>
            <w:rFonts w:ascii="Calibri" w:hAnsi="Calibri" w:cs="Arial"/>
            <w:sz w:val="18"/>
            <w:szCs w:val="18"/>
          </w:rPr>
          <w:t>greater than</w:t>
        </w:r>
        <w:r w:rsidR="00287EB7" w:rsidRPr="00D579C4">
          <w:rPr>
            <w:rFonts w:ascii="Calibri" w:hAnsi="Calibri" w:cs="Arial"/>
            <w:sz w:val="18"/>
            <w:szCs w:val="18"/>
          </w:rPr>
          <w:t xml:space="preserve"> </w:t>
        </w:r>
      </w:ins>
      <w:r w:rsidR="00D579C4" w:rsidRPr="00D579C4">
        <w:rPr>
          <w:rFonts w:ascii="Calibri" w:hAnsi="Calibri" w:cs="Arial"/>
          <w:sz w:val="18"/>
          <w:szCs w:val="18"/>
        </w:rPr>
        <w:t xml:space="preserve">700 to </w:t>
      </w:r>
      <w:del w:id="538" w:author="Shewmaker, Michael@Energy" w:date="2021-12-23T10:01:00Z">
        <w:r w:rsidR="00D579C4" w:rsidRPr="00D579C4" w:rsidDel="00287EB7">
          <w:rPr>
            <w:rFonts w:ascii="Calibri" w:hAnsi="Calibri" w:cs="Arial"/>
            <w:sz w:val="18"/>
            <w:szCs w:val="18"/>
          </w:rPr>
          <w:delText xml:space="preserve">&lt; </w:delText>
        </w:r>
      </w:del>
      <w:ins w:id="539" w:author="Shewmaker, Michael@Energy" w:date="2021-12-23T10:01:00Z">
        <w:r w:rsidR="00287EB7">
          <w:rPr>
            <w:rFonts w:ascii="Calibri" w:hAnsi="Calibri" w:cs="Arial"/>
            <w:sz w:val="18"/>
            <w:szCs w:val="18"/>
          </w:rPr>
          <w:t>less than</w:t>
        </w:r>
        <w:r w:rsidR="00287EB7" w:rsidRPr="00D579C4">
          <w:rPr>
            <w:rFonts w:ascii="Calibri" w:hAnsi="Calibri" w:cs="Arial"/>
            <w:sz w:val="18"/>
            <w:szCs w:val="18"/>
          </w:rPr>
          <w:t xml:space="preserve"> </w:t>
        </w:r>
      </w:ins>
      <w:r w:rsidR="00D579C4" w:rsidRPr="00D579C4">
        <w:rPr>
          <w:rFonts w:ascii="Calibri" w:hAnsi="Calibri" w:cs="Arial"/>
          <w:sz w:val="18"/>
          <w:szCs w:val="18"/>
        </w:rPr>
        <w:t xml:space="preserve">1000 </w:t>
      </w:r>
      <w:ins w:id="540" w:author="Shewmaker, Michael@Energy" w:date="2021-12-23T10:01:00Z">
        <w:r w:rsidR="00287EB7">
          <w:rPr>
            <w:rFonts w:ascii="Calibri" w:hAnsi="Calibri" w:cs="Arial"/>
            <w:sz w:val="18"/>
            <w:szCs w:val="18"/>
          </w:rPr>
          <w:t>square feet (</w:t>
        </w:r>
      </w:ins>
      <w:r w:rsidR="00D579C4" w:rsidRPr="00D579C4">
        <w:rPr>
          <w:rFonts w:ascii="Calibri" w:hAnsi="Calibri" w:cs="Arial"/>
          <w:sz w:val="18"/>
          <w:szCs w:val="18"/>
        </w:rPr>
        <w:t>ft</w:t>
      </w:r>
      <w:r w:rsidR="00D579C4" w:rsidRPr="00287EB7">
        <w:rPr>
          <w:rFonts w:ascii="Calibri" w:hAnsi="Calibri" w:cs="Arial"/>
          <w:sz w:val="18"/>
          <w:szCs w:val="18"/>
          <w:vertAlign w:val="superscript"/>
          <w:rPrChange w:id="541" w:author="Shewmaker, Michael@Energy" w:date="2021-12-23T10:01:00Z">
            <w:rPr>
              <w:rFonts w:ascii="Calibri" w:hAnsi="Calibri" w:cs="Arial"/>
              <w:sz w:val="18"/>
              <w:szCs w:val="18"/>
            </w:rPr>
          </w:rPrChange>
        </w:rPr>
        <w:t>2</w:t>
      </w:r>
      <w:ins w:id="542" w:author="Shewmaker, Michael@Energy" w:date="2021-12-23T10:01:00Z">
        <w:r w:rsidR="00287EB7">
          <w:rPr>
            <w:rFonts w:ascii="Calibri" w:hAnsi="Calibri" w:cs="Arial"/>
            <w:sz w:val="18"/>
            <w:szCs w:val="18"/>
          </w:rPr>
          <w:t>)</w:t>
        </w:r>
      </w:ins>
      <w:r w:rsidR="00D579C4">
        <w:rPr>
          <w:rFonts w:ascii="Calibri" w:hAnsi="Calibri" w:cs="Arial"/>
          <w:sz w:val="18"/>
          <w:szCs w:val="18"/>
        </w:rPr>
        <w:t>,</w:t>
      </w:r>
      <w:r w:rsidRPr="0037735E">
        <w:rPr>
          <w:rFonts w:ascii="Calibri" w:hAnsi="Calibri" w:cs="Arial"/>
          <w:sz w:val="18"/>
          <w:szCs w:val="18"/>
        </w:rPr>
        <w:t xml:space="preserve"> </w:t>
      </w:r>
      <w:r w:rsidR="00DE7C86" w:rsidRPr="0037735E">
        <w:rPr>
          <w:rFonts w:ascii="Calibri" w:hAnsi="Calibri" w:cs="Arial"/>
          <w:sz w:val="18"/>
          <w:szCs w:val="18"/>
        </w:rPr>
        <w:t>space heating system, space cooling system, space conditioning duct system, water heating</w:t>
      </w:r>
      <w:r w:rsidR="0094294D" w:rsidRPr="0037735E">
        <w:rPr>
          <w:rFonts w:ascii="Calibri" w:hAnsi="Calibri" w:cs="Arial"/>
          <w:sz w:val="18"/>
          <w:szCs w:val="18"/>
        </w:rPr>
        <w:t>, or fenestration</w:t>
      </w:r>
      <w:r w:rsidR="00D26D57">
        <w:rPr>
          <w:rFonts w:ascii="Calibri" w:hAnsi="Calibri" w:cs="Arial"/>
          <w:sz w:val="18"/>
          <w:szCs w:val="18"/>
        </w:rPr>
        <w:t>, kitchen remodel</w:t>
      </w:r>
      <w:r w:rsidR="00DE7C86" w:rsidRPr="0037735E">
        <w:rPr>
          <w:rFonts w:ascii="Calibri" w:hAnsi="Calibri" w:cs="Arial"/>
          <w:sz w:val="18"/>
          <w:szCs w:val="18"/>
        </w:rPr>
        <w:t>.</w:t>
      </w:r>
    </w:p>
    <w:p w14:paraId="5F275326" w14:textId="6DF6E394" w:rsidR="00170610" w:rsidRDefault="0094294D" w:rsidP="00F076B0">
      <w:pPr>
        <w:pStyle w:val="ListParagraph"/>
        <w:numPr>
          <w:ilvl w:val="0"/>
          <w:numId w:val="53"/>
        </w:numPr>
        <w:rPr>
          <w:rFonts w:ascii="Calibri" w:hAnsi="Calibri" w:cs="Arial"/>
          <w:sz w:val="18"/>
          <w:szCs w:val="18"/>
        </w:rPr>
      </w:pPr>
      <w:r w:rsidRPr="0037735E">
        <w:rPr>
          <w:rFonts w:ascii="Calibri" w:hAnsi="Calibri" w:cs="Arial"/>
          <w:sz w:val="18"/>
          <w:szCs w:val="18"/>
        </w:rPr>
        <w:t>Exceptions to Fenestration U-factor and SHGC: Installing less than or equal to 3</w:t>
      </w:r>
      <w:ins w:id="543" w:author="Shewmaker, Michael@Energy" w:date="2021-12-23T09:56:00Z">
        <w:r w:rsidR="003909EA">
          <w:rPr>
            <w:rFonts w:ascii="Calibri" w:hAnsi="Calibri" w:cs="Arial"/>
            <w:sz w:val="18"/>
            <w:szCs w:val="18"/>
          </w:rPr>
          <w:t xml:space="preserve"> square feet</w:t>
        </w:r>
      </w:ins>
      <w:r w:rsidRPr="0037735E">
        <w:rPr>
          <w:rFonts w:ascii="Calibri" w:hAnsi="Calibri" w:cs="Arial"/>
          <w:sz w:val="18"/>
          <w:szCs w:val="18"/>
        </w:rPr>
        <w:t xml:space="preserve"> </w:t>
      </w:r>
      <w:ins w:id="544" w:author="Shewmaker, Michael@Energy" w:date="2021-12-23T09:56:00Z">
        <w:r w:rsidR="003909EA">
          <w:rPr>
            <w:rFonts w:ascii="Calibri" w:hAnsi="Calibri" w:cs="Arial"/>
            <w:sz w:val="18"/>
            <w:szCs w:val="18"/>
          </w:rPr>
          <w:t>(</w:t>
        </w:r>
      </w:ins>
      <w:r w:rsidRPr="0037735E">
        <w:rPr>
          <w:rFonts w:ascii="Calibri" w:hAnsi="Calibri" w:cs="Arial"/>
          <w:sz w:val="18"/>
          <w:szCs w:val="18"/>
        </w:rPr>
        <w:t>ft</w:t>
      </w:r>
      <w:r w:rsidRPr="0037735E">
        <w:rPr>
          <w:rFonts w:ascii="Calibri" w:hAnsi="Calibri" w:cs="Arial"/>
          <w:sz w:val="18"/>
          <w:szCs w:val="18"/>
          <w:vertAlign w:val="superscript"/>
        </w:rPr>
        <w:t>2</w:t>
      </w:r>
      <w:ins w:id="545" w:author="Shewmaker, Michael@Energy" w:date="2021-12-23T09:56:00Z">
        <w:r w:rsidR="003909EA">
          <w:rPr>
            <w:rFonts w:ascii="Calibri" w:hAnsi="Calibri" w:cs="Arial"/>
            <w:sz w:val="18"/>
            <w:szCs w:val="18"/>
          </w:rPr>
          <w:t>)</w:t>
        </w:r>
      </w:ins>
      <w:r w:rsidRPr="0037735E">
        <w:rPr>
          <w:rFonts w:ascii="Calibri" w:hAnsi="Calibri" w:cs="Arial"/>
          <w:sz w:val="18"/>
          <w:szCs w:val="18"/>
        </w:rPr>
        <w:t xml:space="preserve"> glass in door, </w:t>
      </w:r>
      <w:proofErr w:type="gramStart"/>
      <w:r w:rsidRPr="0037735E">
        <w:rPr>
          <w:rFonts w:ascii="Calibri" w:hAnsi="Calibri" w:cs="Arial"/>
          <w:sz w:val="18"/>
          <w:szCs w:val="18"/>
        </w:rPr>
        <w:t>Installing</w:t>
      </w:r>
      <w:proofErr w:type="gramEnd"/>
      <w:r w:rsidRPr="0037735E">
        <w:rPr>
          <w:rFonts w:ascii="Calibri" w:hAnsi="Calibri" w:cs="Arial"/>
          <w:sz w:val="18"/>
          <w:szCs w:val="18"/>
        </w:rPr>
        <w:t xml:space="preserve"> less than or equal to 3 </w:t>
      </w:r>
      <w:ins w:id="546" w:author="Shewmaker, Michael@Energy" w:date="2021-12-23T09:56:00Z">
        <w:r w:rsidR="003909EA">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547" w:author="Shewmaker, Michael@Energy" w:date="2021-12-23T09:56:00Z">
        <w:r w:rsidR="003909EA">
          <w:rPr>
            <w:rFonts w:ascii="Calibri" w:hAnsi="Calibri" w:cs="Arial"/>
            <w:sz w:val="18"/>
            <w:szCs w:val="18"/>
          </w:rPr>
          <w:t>)</w:t>
        </w:r>
      </w:ins>
      <w:r w:rsidRPr="0037735E">
        <w:rPr>
          <w:rFonts w:ascii="Calibri" w:hAnsi="Calibri" w:cs="Arial"/>
          <w:sz w:val="18"/>
          <w:szCs w:val="18"/>
        </w:rPr>
        <w:t xml:space="preserve"> tubular skylight, Installing less than or equal to 16 </w:t>
      </w:r>
      <w:ins w:id="548" w:author="Shewmaker, Michael@Energy" w:date="2021-12-23T09:56:00Z">
        <w:r w:rsidR="003909EA">
          <w:rPr>
            <w:rFonts w:ascii="Calibri" w:hAnsi="Calibri" w:cs="Arial"/>
            <w:sz w:val="18"/>
            <w:szCs w:val="18"/>
          </w:rPr>
          <w:t>squ</w:t>
        </w:r>
        <w:r w:rsidR="00B0279B">
          <w:rPr>
            <w:rFonts w:ascii="Calibri" w:hAnsi="Calibri" w:cs="Arial"/>
            <w:sz w:val="18"/>
            <w:szCs w:val="18"/>
          </w:rPr>
          <w:t>are feet (</w:t>
        </w:r>
      </w:ins>
      <w:r w:rsidRPr="0037735E">
        <w:rPr>
          <w:rFonts w:ascii="Calibri" w:hAnsi="Calibri" w:cs="Arial"/>
          <w:sz w:val="18"/>
          <w:szCs w:val="18"/>
        </w:rPr>
        <w:t>ft</w:t>
      </w:r>
      <w:r w:rsidRPr="0037735E">
        <w:rPr>
          <w:rFonts w:ascii="Calibri" w:hAnsi="Calibri" w:cs="Arial"/>
          <w:sz w:val="18"/>
          <w:szCs w:val="18"/>
          <w:vertAlign w:val="superscript"/>
        </w:rPr>
        <w:t>2</w:t>
      </w:r>
      <w:ins w:id="549" w:author="Shewmaker, Michael@Energy" w:date="2021-12-23T09:56:00Z">
        <w:r w:rsidR="00B0279B">
          <w:rPr>
            <w:rFonts w:ascii="Calibri" w:hAnsi="Calibri" w:cs="Arial"/>
            <w:sz w:val="18"/>
            <w:szCs w:val="18"/>
          </w:rPr>
          <w:t>)</w:t>
        </w:r>
      </w:ins>
      <w:r w:rsidRPr="0037735E">
        <w:rPr>
          <w:rFonts w:ascii="Calibri" w:hAnsi="Calibri" w:cs="Arial"/>
          <w:sz w:val="18"/>
          <w:szCs w:val="18"/>
        </w:rPr>
        <w:t xml:space="preserve"> skylight</w:t>
      </w:r>
      <w:r w:rsidR="00897A6D">
        <w:rPr>
          <w:rFonts w:ascii="Calibri" w:hAnsi="Calibri" w:cs="Arial"/>
          <w:sz w:val="18"/>
          <w:szCs w:val="18"/>
        </w:rPr>
        <w:t>, or NA.</w:t>
      </w:r>
    </w:p>
    <w:p w14:paraId="154808EF" w14:textId="77777777" w:rsidR="00C40C05" w:rsidRPr="0037735E" w:rsidRDefault="00C40C05" w:rsidP="00492D3C">
      <w:pPr>
        <w:rPr>
          <w:rFonts w:ascii="Calibri" w:hAnsi="Calibri"/>
          <w:b/>
          <w:sz w:val="18"/>
          <w:szCs w:val="18"/>
        </w:rPr>
      </w:pPr>
    </w:p>
    <w:p w14:paraId="53DADA4B" w14:textId="77777777" w:rsidR="00A21C33" w:rsidRDefault="00A21C33">
      <w:pPr>
        <w:rPr>
          <w:rFonts w:ascii="Calibri" w:hAnsi="Calibri" w:cs="Arial"/>
          <w:b/>
          <w:sz w:val="18"/>
          <w:szCs w:val="18"/>
        </w:rPr>
      </w:pPr>
      <w:r>
        <w:rPr>
          <w:rFonts w:ascii="Calibri" w:hAnsi="Calibri" w:cs="Arial"/>
          <w:b/>
          <w:sz w:val="18"/>
          <w:szCs w:val="18"/>
        </w:rPr>
        <w:lastRenderedPageBreak/>
        <w:br w:type="page"/>
      </w:r>
    </w:p>
    <w:p w14:paraId="154808F1" w14:textId="253ADB6B" w:rsidR="004339C3" w:rsidRPr="0037735E" w:rsidRDefault="00A841A3" w:rsidP="00A841A3">
      <w:pPr>
        <w:keepNext/>
        <w:rPr>
          <w:rFonts w:ascii="Calibri" w:hAnsi="Calibri" w:cs="Arial"/>
          <w:sz w:val="18"/>
          <w:szCs w:val="18"/>
        </w:rPr>
      </w:pPr>
      <w:r w:rsidRPr="0037735E">
        <w:rPr>
          <w:rFonts w:ascii="Calibri" w:hAnsi="Calibri" w:cs="Arial"/>
          <w:b/>
          <w:sz w:val="18"/>
          <w:szCs w:val="18"/>
        </w:rPr>
        <w:lastRenderedPageBreak/>
        <w:t xml:space="preserve">B. </w:t>
      </w:r>
      <w:r w:rsidR="00170610" w:rsidRPr="0037735E">
        <w:rPr>
          <w:rFonts w:ascii="Calibri" w:hAnsi="Calibri" w:cs="Arial"/>
          <w:b/>
          <w:sz w:val="18"/>
          <w:szCs w:val="18"/>
        </w:rPr>
        <w:t>Opaque Surface Details</w:t>
      </w:r>
      <w:r w:rsidR="008E3B32" w:rsidRPr="0037735E">
        <w:rPr>
          <w:rFonts w:ascii="Calibri" w:hAnsi="Calibri" w:cs="Arial"/>
          <w:b/>
          <w:sz w:val="18"/>
          <w:szCs w:val="18"/>
        </w:rPr>
        <w:t xml:space="preserve"> - Framed</w:t>
      </w:r>
    </w:p>
    <w:p w14:paraId="154808F3"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Tag/ID: A label (if any) from the plans, such as A1.4 or wall.  </w:t>
      </w:r>
    </w:p>
    <w:p w14:paraId="154808F4"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Assembly Type: Roof, Ceiling, Wall, </w:t>
      </w:r>
      <w:r w:rsidR="00DE7C86" w:rsidRPr="0037735E">
        <w:rPr>
          <w:rFonts w:ascii="Calibri" w:hAnsi="Calibri" w:cs="Arial"/>
          <w:sz w:val="18"/>
          <w:szCs w:val="18"/>
        </w:rPr>
        <w:t>or Floor</w:t>
      </w:r>
      <w:r w:rsidRPr="0037735E">
        <w:rPr>
          <w:rFonts w:ascii="Calibri" w:hAnsi="Calibri" w:cs="Arial"/>
          <w:sz w:val="18"/>
          <w:szCs w:val="18"/>
        </w:rPr>
        <w:t>.</w:t>
      </w:r>
    </w:p>
    <w:p w14:paraId="154808F5"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Frame </w:t>
      </w:r>
      <w:r w:rsidR="008023A5" w:rsidRPr="0037735E">
        <w:rPr>
          <w:rFonts w:ascii="Calibri" w:hAnsi="Calibri" w:cs="Arial"/>
          <w:sz w:val="18"/>
          <w:szCs w:val="18"/>
        </w:rPr>
        <w:t>T</w:t>
      </w:r>
      <w:r w:rsidRPr="0037735E">
        <w:rPr>
          <w:rFonts w:ascii="Calibri" w:hAnsi="Calibri" w:cs="Arial"/>
          <w:sz w:val="18"/>
          <w:szCs w:val="18"/>
        </w:rPr>
        <w:t>ype: Wood or Metal.</w:t>
      </w:r>
    </w:p>
    <w:p w14:paraId="154808F6"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Frame Depth: Nominal dimensions (in inches) of framing material such as 2x4 or 2x6.</w:t>
      </w:r>
    </w:p>
    <w:p w14:paraId="154808F7" w14:textId="73F9A572"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Frame Spacing: 16</w:t>
      </w:r>
      <w:ins w:id="550" w:author="Shewmaker, Michael@Energy" w:date="2021-12-27T14:24:00Z">
        <w:r w:rsidR="009D1650">
          <w:rPr>
            <w:rFonts w:ascii="Calibri" w:hAnsi="Calibri" w:cs="Arial"/>
            <w:sz w:val="18"/>
            <w:szCs w:val="18"/>
          </w:rPr>
          <w:t xml:space="preserve"> or</w:t>
        </w:r>
      </w:ins>
      <w:del w:id="551" w:author="Shewmaker, Michael@Energy" w:date="2021-12-27T14:24:00Z">
        <w:r w:rsidR="00DE7C86" w:rsidRPr="0037735E" w:rsidDel="009D1650">
          <w:rPr>
            <w:rFonts w:ascii="Calibri" w:hAnsi="Calibri" w:cs="Arial"/>
            <w:sz w:val="18"/>
            <w:szCs w:val="18"/>
          </w:rPr>
          <w:delText>,</w:delText>
        </w:r>
      </w:del>
      <w:r w:rsidR="00DE7C86" w:rsidRPr="0037735E">
        <w:rPr>
          <w:rFonts w:ascii="Calibri" w:hAnsi="Calibri" w:cs="Arial"/>
          <w:sz w:val="18"/>
          <w:szCs w:val="18"/>
        </w:rPr>
        <w:t xml:space="preserve"> </w:t>
      </w:r>
      <w:r w:rsidRPr="0037735E">
        <w:rPr>
          <w:rFonts w:ascii="Calibri" w:hAnsi="Calibri" w:cs="Arial"/>
          <w:sz w:val="18"/>
          <w:szCs w:val="18"/>
        </w:rPr>
        <w:t>24</w:t>
      </w:r>
      <w:ins w:id="552" w:author="Shewmaker, Michael@Energy" w:date="2021-12-27T14:24:00Z">
        <w:r w:rsidR="009D1650">
          <w:rPr>
            <w:rFonts w:ascii="Calibri" w:hAnsi="Calibri" w:cs="Arial"/>
            <w:sz w:val="18"/>
            <w:szCs w:val="18"/>
          </w:rPr>
          <w:t xml:space="preserve"> </w:t>
        </w:r>
      </w:ins>
      <w:del w:id="553" w:author="Shewmaker, Michael@Energy" w:date="2021-12-27T14:24:00Z">
        <w:r w:rsidR="00DE7C86" w:rsidRPr="0037735E" w:rsidDel="007C6152">
          <w:rPr>
            <w:rFonts w:ascii="Calibri" w:hAnsi="Calibri" w:cs="Arial"/>
            <w:sz w:val="18"/>
            <w:szCs w:val="18"/>
          </w:rPr>
          <w:delText>,</w:delText>
        </w:r>
      </w:del>
      <w:r w:rsidR="00DE7C86" w:rsidRPr="0037735E">
        <w:rPr>
          <w:rFonts w:ascii="Calibri" w:hAnsi="Calibri" w:cs="Arial"/>
          <w:sz w:val="18"/>
          <w:szCs w:val="18"/>
        </w:rPr>
        <w:t xml:space="preserve"> </w:t>
      </w:r>
      <w:del w:id="554" w:author="Shewmaker, Michael@Energy" w:date="2021-12-27T14:24:00Z">
        <w:r w:rsidR="00DE7C86" w:rsidRPr="0037735E" w:rsidDel="007C6152">
          <w:rPr>
            <w:rFonts w:ascii="Calibri" w:hAnsi="Calibri" w:cs="Arial"/>
            <w:sz w:val="18"/>
            <w:szCs w:val="18"/>
          </w:rPr>
          <w:delText>or 48</w:delText>
        </w:r>
        <w:r w:rsidRPr="0037735E" w:rsidDel="007C6152">
          <w:rPr>
            <w:rFonts w:ascii="Calibri" w:hAnsi="Calibri" w:cs="Arial"/>
            <w:sz w:val="18"/>
            <w:szCs w:val="18"/>
          </w:rPr>
          <w:delText xml:space="preserve"> </w:delText>
        </w:r>
      </w:del>
      <w:r w:rsidRPr="0037735E">
        <w:rPr>
          <w:rFonts w:ascii="Calibri" w:hAnsi="Calibri" w:cs="Arial"/>
          <w:sz w:val="18"/>
          <w:szCs w:val="18"/>
        </w:rPr>
        <w:t xml:space="preserve">(inches on center). </w:t>
      </w:r>
    </w:p>
    <w:p w14:paraId="154808F8" w14:textId="77777777" w:rsidR="00DE7C86" w:rsidRPr="0037735E" w:rsidRDefault="008E3B32"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 xml:space="preserve">Cavity R-value: </w:t>
      </w:r>
      <w:r w:rsidRPr="0037735E">
        <w:rPr>
          <w:rFonts w:ascii="Calibri" w:hAnsi="Calibri" w:cs="Arial"/>
          <w:sz w:val="18"/>
          <w:szCs w:val="18"/>
        </w:rPr>
        <w:t>I</w:t>
      </w:r>
      <w:r w:rsidR="00DC4F5F" w:rsidRPr="0037735E">
        <w:rPr>
          <w:rFonts w:ascii="Calibri" w:hAnsi="Calibri" w:cs="Arial"/>
          <w:sz w:val="18"/>
          <w:szCs w:val="18"/>
        </w:rPr>
        <w:t xml:space="preserve">nsulation installed between framing members. </w:t>
      </w:r>
    </w:p>
    <w:p w14:paraId="154808FC" w14:textId="77F2C53B" w:rsidR="00E512E4" w:rsidRPr="0037735E" w:rsidRDefault="008E3B32">
      <w:pPr>
        <w:pStyle w:val="ListParagraph"/>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Continuous Insulation: R-value of rigid or continuous insulation (not interrupted by framing).</w:t>
      </w:r>
      <w:r w:rsidR="00BB216E" w:rsidRPr="0037735E">
        <w:rPr>
          <w:rFonts w:ascii="Calibri" w:hAnsi="Calibri" w:cs="Arial"/>
          <w:sz w:val="18"/>
          <w:szCs w:val="18"/>
        </w:rPr>
        <w:t xml:space="preserve"> See Table 4.3.4. of the Reference Appendices</w:t>
      </w:r>
      <w:ins w:id="555" w:author="Shewmaker, Michael@Energy" w:date="2021-12-23T10:01:00Z">
        <w:r w:rsidR="00287EB7">
          <w:rPr>
            <w:rFonts w:ascii="Calibri" w:hAnsi="Calibri" w:cs="Arial"/>
            <w:sz w:val="18"/>
            <w:szCs w:val="18"/>
          </w:rPr>
          <w:t>, Joint Appendix, JA</w:t>
        </w:r>
        <w:r w:rsidR="00773268">
          <w:rPr>
            <w:rFonts w:ascii="Calibri" w:hAnsi="Calibri" w:cs="Arial"/>
            <w:sz w:val="18"/>
            <w:szCs w:val="18"/>
          </w:rPr>
          <w:t>4</w:t>
        </w:r>
      </w:ins>
      <w:r w:rsidR="00BB216E" w:rsidRPr="0037735E">
        <w:rPr>
          <w:rFonts w:ascii="Calibri" w:hAnsi="Calibri" w:cs="Arial"/>
          <w:sz w:val="18"/>
          <w:szCs w:val="18"/>
        </w:rPr>
        <w:t xml:space="preserve"> for metal frame construction.</w:t>
      </w:r>
    </w:p>
    <w:p w14:paraId="154808FD" w14:textId="35D1B349" w:rsidR="00DC4F5F" w:rsidRPr="0037735E" w:rsidRDefault="008E3B32"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U-factor: The U-factor for the proposed assembly</w:t>
      </w:r>
      <w:r w:rsidR="000C0071" w:rsidRPr="0037735E">
        <w:rPr>
          <w:rFonts w:ascii="Calibri" w:hAnsi="Calibri" w:cs="Arial"/>
          <w:sz w:val="18"/>
          <w:szCs w:val="18"/>
        </w:rPr>
        <w:t xml:space="preserve"> m</w:t>
      </w:r>
      <w:r w:rsidR="00DC4F5F" w:rsidRPr="0037735E">
        <w:rPr>
          <w:rFonts w:ascii="Calibri" w:hAnsi="Calibri" w:cs="Arial"/>
          <w:sz w:val="18"/>
          <w:szCs w:val="18"/>
        </w:rPr>
        <w:t xml:space="preserve">ust be less than or equal to </w:t>
      </w:r>
      <w:r w:rsidR="00897A6D">
        <w:rPr>
          <w:rFonts w:ascii="Calibri" w:hAnsi="Calibri" w:cs="Arial"/>
          <w:sz w:val="18"/>
          <w:szCs w:val="18"/>
        </w:rPr>
        <w:t>C</w:t>
      </w:r>
      <w:r w:rsidR="00DC4F5F" w:rsidRPr="0037735E">
        <w:rPr>
          <w:rFonts w:ascii="Calibri" w:hAnsi="Calibri" w:cs="Arial"/>
          <w:sz w:val="18"/>
          <w:szCs w:val="18"/>
        </w:rPr>
        <w:t xml:space="preserve">olumn 10 or have an attached </w:t>
      </w:r>
      <w:r w:rsidR="00553E90" w:rsidRPr="0037735E">
        <w:rPr>
          <w:rFonts w:ascii="Calibri" w:hAnsi="Calibri" w:cs="Arial"/>
          <w:sz w:val="18"/>
          <w:szCs w:val="18"/>
        </w:rPr>
        <w:t>Area Weighted Average Calculation Worksheet (</w:t>
      </w:r>
      <w:r w:rsidR="00F7062B" w:rsidRPr="0037735E">
        <w:rPr>
          <w:rFonts w:ascii="Calibri" w:hAnsi="Calibri" w:cs="Arial"/>
          <w:sz w:val="18"/>
          <w:szCs w:val="18"/>
        </w:rPr>
        <w:t>CF1R</w:t>
      </w:r>
      <w:r w:rsidR="00773D74" w:rsidRPr="0037735E">
        <w:rPr>
          <w:rFonts w:ascii="Calibri" w:hAnsi="Calibri" w:cs="Arial"/>
          <w:sz w:val="18"/>
          <w:szCs w:val="18"/>
        </w:rPr>
        <w:t>-ENV-0</w:t>
      </w:r>
      <w:r w:rsidR="00DF4532" w:rsidRPr="0037735E">
        <w:rPr>
          <w:rFonts w:ascii="Calibri" w:hAnsi="Calibri" w:cs="Arial"/>
          <w:sz w:val="18"/>
          <w:szCs w:val="18"/>
        </w:rPr>
        <w:t>1</w:t>
      </w:r>
      <w:r w:rsidR="00773D74" w:rsidRPr="0037735E">
        <w:rPr>
          <w:rFonts w:ascii="Calibri" w:hAnsi="Calibri" w:cs="Arial"/>
          <w:sz w:val="18"/>
          <w:szCs w:val="18"/>
        </w:rPr>
        <w:t>-E</w:t>
      </w:r>
      <w:r w:rsidR="00553E90" w:rsidRPr="0037735E">
        <w:rPr>
          <w:rFonts w:ascii="Calibri" w:hAnsi="Calibri" w:cs="Arial"/>
          <w:sz w:val="18"/>
          <w:szCs w:val="18"/>
        </w:rPr>
        <w:t>)</w:t>
      </w:r>
      <w:r w:rsidR="00DC4F5F" w:rsidRPr="0037735E">
        <w:rPr>
          <w:rFonts w:ascii="Calibri" w:hAnsi="Calibri" w:cs="Arial"/>
          <w:sz w:val="18"/>
          <w:szCs w:val="18"/>
        </w:rPr>
        <w:t xml:space="preserve"> to show that a weighted U-factor for multiple assemblies will meet the maximum value in </w:t>
      </w:r>
      <w:r w:rsidR="00897A6D">
        <w:rPr>
          <w:rFonts w:ascii="Calibri" w:hAnsi="Calibri" w:cs="Arial"/>
          <w:sz w:val="18"/>
          <w:szCs w:val="18"/>
        </w:rPr>
        <w:t>C</w:t>
      </w:r>
      <w:r w:rsidR="00DC4F5F" w:rsidRPr="0037735E">
        <w:rPr>
          <w:rFonts w:ascii="Calibri" w:hAnsi="Calibri" w:cs="Arial"/>
          <w:sz w:val="18"/>
          <w:szCs w:val="18"/>
        </w:rPr>
        <w:t>olumn 10.</w:t>
      </w:r>
    </w:p>
    <w:p w14:paraId="154808FE" w14:textId="50638C98" w:rsidR="00DC4F5F" w:rsidRPr="0037735E" w:rsidRDefault="00773268" w:rsidP="00DC4F5F">
      <w:pPr>
        <w:pStyle w:val="ListParagraph"/>
        <w:numPr>
          <w:ilvl w:val="0"/>
          <w:numId w:val="9"/>
        </w:numPr>
        <w:contextualSpacing/>
        <w:rPr>
          <w:rFonts w:ascii="Calibri" w:hAnsi="Calibri" w:cs="Arial"/>
          <w:sz w:val="18"/>
          <w:szCs w:val="18"/>
        </w:rPr>
      </w:pPr>
      <w:ins w:id="556" w:author="Shewmaker, Michael@Energy" w:date="2021-12-23T10:01:00Z">
        <w:r>
          <w:rPr>
            <w:rFonts w:ascii="Calibri" w:hAnsi="Calibri" w:cs="Arial"/>
            <w:sz w:val="18"/>
            <w:szCs w:val="18"/>
          </w:rPr>
          <w:t xml:space="preserve">Joint </w:t>
        </w:r>
      </w:ins>
      <w:r w:rsidR="00DC4F5F" w:rsidRPr="0037735E">
        <w:rPr>
          <w:rFonts w:ascii="Calibri" w:hAnsi="Calibri" w:cs="Arial"/>
          <w:sz w:val="18"/>
          <w:szCs w:val="18"/>
        </w:rPr>
        <w:t xml:space="preserve">Appendix JA4 Table: Table number used to determine the R-value or U-factor (e.g., an </w:t>
      </w:r>
      <w:r w:rsidR="00553E90" w:rsidRPr="0037735E">
        <w:rPr>
          <w:rFonts w:ascii="Calibri" w:hAnsi="Calibri" w:cs="Arial"/>
          <w:sz w:val="18"/>
          <w:szCs w:val="18"/>
        </w:rPr>
        <w:t>attic assembly</w:t>
      </w:r>
      <w:r w:rsidR="00DC4F5F" w:rsidRPr="0037735E">
        <w:rPr>
          <w:rFonts w:ascii="Calibri" w:hAnsi="Calibri" w:cs="Arial"/>
          <w:sz w:val="18"/>
          <w:szCs w:val="18"/>
        </w:rPr>
        <w:t xml:space="preserve"> is 4.</w:t>
      </w:r>
      <w:r w:rsidR="00553E90" w:rsidRPr="0037735E">
        <w:rPr>
          <w:rFonts w:ascii="Calibri" w:hAnsi="Calibri" w:cs="Arial"/>
          <w:sz w:val="18"/>
          <w:szCs w:val="18"/>
        </w:rPr>
        <w:t>2</w:t>
      </w:r>
      <w:r w:rsidR="00DC4F5F" w:rsidRPr="0037735E">
        <w:rPr>
          <w:rFonts w:ascii="Calibri" w:hAnsi="Calibri" w:cs="Arial"/>
          <w:sz w:val="18"/>
          <w:szCs w:val="18"/>
        </w:rPr>
        <w:t>.1).</w:t>
      </w:r>
    </w:p>
    <w:p w14:paraId="154808FF" w14:textId="01158836" w:rsidR="00DC4F5F" w:rsidRPr="0037735E" w:rsidRDefault="00773268" w:rsidP="00DC4F5F">
      <w:pPr>
        <w:pStyle w:val="ListParagraph"/>
        <w:numPr>
          <w:ilvl w:val="0"/>
          <w:numId w:val="9"/>
        </w:numPr>
        <w:contextualSpacing/>
        <w:rPr>
          <w:rFonts w:ascii="Calibri" w:hAnsi="Calibri" w:cs="Arial"/>
          <w:sz w:val="18"/>
          <w:szCs w:val="18"/>
        </w:rPr>
      </w:pPr>
      <w:ins w:id="557" w:author="Shewmaker, Michael@Energy" w:date="2021-12-23T10:01:00Z">
        <w:r>
          <w:rPr>
            <w:rFonts w:ascii="Calibri" w:hAnsi="Calibri" w:cs="Arial"/>
            <w:sz w:val="18"/>
            <w:szCs w:val="18"/>
          </w:rPr>
          <w:t xml:space="preserve">Joint </w:t>
        </w:r>
      </w:ins>
      <w:r w:rsidR="00DC4F5F" w:rsidRPr="0037735E">
        <w:rPr>
          <w:rFonts w:ascii="Calibri" w:hAnsi="Calibri" w:cs="Arial"/>
          <w:sz w:val="18"/>
          <w:szCs w:val="18"/>
        </w:rPr>
        <w:t xml:space="preserve">Appendix JA4 Cell: Cell number used to determine the R-value or U-factor (e.g., an </w:t>
      </w:r>
      <w:r w:rsidR="00553E90" w:rsidRPr="0037735E">
        <w:rPr>
          <w:rFonts w:ascii="Calibri" w:hAnsi="Calibri" w:cs="Arial"/>
          <w:sz w:val="18"/>
          <w:szCs w:val="18"/>
        </w:rPr>
        <w:t>R-38 ceiling with 24-inch on center framing is A21</w:t>
      </w:r>
      <w:r w:rsidR="00DC4F5F" w:rsidRPr="0037735E">
        <w:rPr>
          <w:rFonts w:ascii="Calibri" w:hAnsi="Calibri" w:cs="Arial"/>
          <w:sz w:val="18"/>
          <w:szCs w:val="18"/>
        </w:rPr>
        <w:t>).</w:t>
      </w:r>
    </w:p>
    <w:p w14:paraId="15480900"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Required U-factor: </w:t>
      </w:r>
      <w:r w:rsidR="00164148" w:rsidRPr="0037735E">
        <w:rPr>
          <w:rFonts w:ascii="Calibri" w:hAnsi="Calibri" w:cs="Arial"/>
          <w:sz w:val="18"/>
          <w:szCs w:val="18"/>
        </w:rPr>
        <w:t>F</w:t>
      </w:r>
      <w:r w:rsidRPr="0037735E">
        <w:rPr>
          <w:rFonts w:ascii="Calibri" w:hAnsi="Calibri" w:cs="Arial"/>
          <w:sz w:val="18"/>
          <w:szCs w:val="18"/>
        </w:rPr>
        <w:t>rom Package A</w:t>
      </w:r>
      <w:r w:rsidR="00164148" w:rsidRPr="0037735E">
        <w:rPr>
          <w:rFonts w:ascii="Calibri" w:hAnsi="Calibri" w:cs="Arial"/>
          <w:sz w:val="18"/>
          <w:szCs w:val="18"/>
        </w:rPr>
        <w:t xml:space="preserve"> or from Section 150.2.</w:t>
      </w:r>
      <w:r w:rsidRPr="0037735E">
        <w:rPr>
          <w:rFonts w:ascii="Calibri" w:hAnsi="Calibri" w:cs="Arial"/>
          <w:sz w:val="18"/>
          <w:szCs w:val="18"/>
        </w:rPr>
        <w:t xml:space="preserve"> Value required based on climate zone and assembly type.</w:t>
      </w:r>
    </w:p>
    <w:p w14:paraId="15480901" w14:textId="77777777" w:rsidR="00A841A3" w:rsidRPr="0037735E" w:rsidRDefault="004C2C9B" w:rsidP="00B644DA">
      <w:pPr>
        <w:pStyle w:val="ListParagraph"/>
        <w:numPr>
          <w:ilvl w:val="0"/>
          <w:numId w:val="9"/>
        </w:numPr>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r w:rsidR="00A841A3" w:rsidRPr="0037735E">
        <w:rPr>
          <w:rFonts w:ascii="Calibri" w:hAnsi="Calibri" w:cs="Arial"/>
          <w:sz w:val="18"/>
          <w:szCs w:val="18"/>
        </w:rPr>
        <w:t xml:space="preserve"> </w:t>
      </w:r>
    </w:p>
    <w:p w14:paraId="5BF0E74C" w14:textId="77777777" w:rsidR="0094294D" w:rsidRPr="0037735E" w:rsidRDefault="0094294D" w:rsidP="00A841A3">
      <w:pPr>
        <w:rPr>
          <w:rFonts w:ascii="Calibri" w:hAnsi="Calibri" w:cs="Arial"/>
          <w:b/>
          <w:sz w:val="18"/>
          <w:szCs w:val="18"/>
        </w:rPr>
      </w:pPr>
    </w:p>
    <w:p w14:paraId="15480903" w14:textId="230027B6"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C. </w:t>
      </w:r>
      <w:r w:rsidR="00170610" w:rsidRPr="0037735E">
        <w:rPr>
          <w:rFonts w:ascii="Calibri" w:hAnsi="Calibri" w:cs="Arial"/>
          <w:b/>
          <w:sz w:val="18"/>
          <w:szCs w:val="18"/>
        </w:rPr>
        <w:t>Opaque Surface Details</w:t>
      </w:r>
      <w:r w:rsidRPr="0037735E">
        <w:rPr>
          <w:rFonts w:ascii="Calibri" w:hAnsi="Calibri" w:cs="Arial"/>
          <w:b/>
          <w:sz w:val="18"/>
          <w:szCs w:val="18"/>
        </w:rPr>
        <w:t xml:space="preserve"> – Non-</w:t>
      </w:r>
      <w:r w:rsidR="000C0071" w:rsidRPr="0037735E">
        <w:rPr>
          <w:rFonts w:ascii="Calibri" w:hAnsi="Calibri" w:cs="Arial"/>
          <w:b/>
          <w:sz w:val="18"/>
          <w:szCs w:val="18"/>
        </w:rPr>
        <w:t>F</w:t>
      </w:r>
      <w:r w:rsidRPr="0037735E">
        <w:rPr>
          <w:rFonts w:ascii="Calibri" w:hAnsi="Calibri" w:cs="Arial"/>
          <w:b/>
          <w:sz w:val="18"/>
          <w:szCs w:val="18"/>
        </w:rPr>
        <w:t>ramed</w:t>
      </w:r>
    </w:p>
    <w:p w14:paraId="15480904"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Tag/ID: A label (if any) from the plans, for example, A1.4 or wall.  </w:t>
      </w:r>
    </w:p>
    <w:p w14:paraId="15480905"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Assembly Type: Roof, Wall.</w:t>
      </w:r>
    </w:p>
    <w:p w14:paraId="15480906"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Assembly </w:t>
      </w:r>
      <w:r w:rsidR="00B20DC5" w:rsidRPr="0037735E">
        <w:rPr>
          <w:rFonts w:ascii="Calibri" w:hAnsi="Calibri" w:cs="Arial"/>
          <w:sz w:val="18"/>
          <w:szCs w:val="18"/>
        </w:rPr>
        <w:t>M</w:t>
      </w:r>
      <w:r w:rsidRPr="0037735E">
        <w:rPr>
          <w:rFonts w:ascii="Calibri" w:hAnsi="Calibri" w:cs="Arial"/>
          <w:sz w:val="18"/>
          <w:szCs w:val="18"/>
        </w:rPr>
        <w:t xml:space="preserve">aterials: SIP OSB, SIP I-Joist, </w:t>
      </w:r>
      <w:r w:rsidR="00281376" w:rsidRPr="0037735E">
        <w:rPr>
          <w:rFonts w:ascii="Calibri" w:hAnsi="Calibri" w:cs="Arial"/>
          <w:sz w:val="18"/>
          <w:szCs w:val="18"/>
        </w:rPr>
        <w:t>SIP Single 2x, SIP Double 2x</w:t>
      </w:r>
      <w:r w:rsidRPr="0037735E">
        <w:rPr>
          <w:rFonts w:ascii="Calibri" w:hAnsi="Calibri" w:cs="Arial"/>
          <w:sz w:val="18"/>
          <w:szCs w:val="18"/>
        </w:rPr>
        <w:t>.</w:t>
      </w:r>
    </w:p>
    <w:p w14:paraId="15480907"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Thickness: Thickness in inches.</w:t>
      </w:r>
    </w:p>
    <w:p w14:paraId="15480908" w14:textId="619D71E4" w:rsidR="003A3ABD" w:rsidRPr="0037735E" w:rsidRDefault="008E3B3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 xml:space="preserve">Core Insulation R-value: Insulation installed within the materials or on the inside. See </w:t>
      </w:r>
      <w:ins w:id="558" w:author="Shewmaker, Michael@Energy" w:date="2021-12-23T10:02:00Z">
        <w:r w:rsidR="00773268">
          <w:rPr>
            <w:rFonts w:ascii="Calibri" w:hAnsi="Calibri" w:cs="Arial"/>
            <w:sz w:val="18"/>
            <w:szCs w:val="18"/>
          </w:rPr>
          <w:t xml:space="preserve">Reference Appendices, </w:t>
        </w:r>
      </w:ins>
      <w:r w:rsidR="003A3ABD" w:rsidRPr="0037735E">
        <w:rPr>
          <w:rFonts w:ascii="Calibri" w:hAnsi="Calibri" w:cs="Arial"/>
          <w:sz w:val="18"/>
          <w:szCs w:val="18"/>
        </w:rPr>
        <w:t>Joint Appendix</w:t>
      </w:r>
      <w:ins w:id="559" w:author="Shewmaker, Michael@Energy" w:date="2021-12-23T10:02:00Z">
        <w:r w:rsidR="00773268">
          <w:rPr>
            <w:rFonts w:ascii="Calibri" w:hAnsi="Calibri" w:cs="Arial"/>
            <w:sz w:val="18"/>
            <w:szCs w:val="18"/>
          </w:rPr>
          <w:t>,</w:t>
        </w:r>
      </w:ins>
      <w:r w:rsidR="003A3ABD" w:rsidRPr="0037735E">
        <w:rPr>
          <w:rFonts w:ascii="Calibri" w:hAnsi="Calibri" w:cs="Arial"/>
          <w:sz w:val="18"/>
          <w:szCs w:val="18"/>
        </w:rPr>
        <w:t xml:space="preserve"> JA4 for guidance.</w:t>
      </w:r>
    </w:p>
    <w:p w14:paraId="15480909" w14:textId="5A0126A3" w:rsidR="003A3ABD" w:rsidRPr="0037735E" w:rsidRDefault="004F4B5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 xml:space="preserve">Continuous Insulation R-value: Insulation installed on the exterior. See </w:t>
      </w:r>
      <w:ins w:id="560" w:author="Shewmaker, Michael@Energy" w:date="2021-12-23T10:02:00Z">
        <w:r w:rsidR="00B525B3">
          <w:rPr>
            <w:rFonts w:ascii="Calibri" w:hAnsi="Calibri" w:cs="Arial"/>
            <w:sz w:val="18"/>
            <w:szCs w:val="18"/>
          </w:rPr>
          <w:t xml:space="preserve">Reference Appendices, </w:t>
        </w:r>
      </w:ins>
      <w:r w:rsidR="003A3ABD" w:rsidRPr="0037735E">
        <w:rPr>
          <w:rFonts w:ascii="Calibri" w:hAnsi="Calibri" w:cs="Arial"/>
          <w:sz w:val="18"/>
          <w:szCs w:val="18"/>
        </w:rPr>
        <w:t>Joint Appendix</w:t>
      </w:r>
      <w:ins w:id="561" w:author="Shewmaker, Michael@Energy" w:date="2021-12-23T10:02:00Z">
        <w:r w:rsidR="00B525B3">
          <w:rPr>
            <w:rFonts w:ascii="Calibri" w:hAnsi="Calibri" w:cs="Arial"/>
            <w:sz w:val="18"/>
            <w:szCs w:val="18"/>
          </w:rPr>
          <w:t>,</w:t>
        </w:r>
      </w:ins>
      <w:r w:rsidR="003A3ABD" w:rsidRPr="0037735E">
        <w:rPr>
          <w:rFonts w:ascii="Calibri" w:hAnsi="Calibri" w:cs="Arial"/>
          <w:sz w:val="18"/>
          <w:szCs w:val="18"/>
        </w:rPr>
        <w:t xml:space="preserve"> JA4 for guidance.</w:t>
      </w:r>
    </w:p>
    <w:p w14:paraId="1548090A" w14:textId="75BB3B0B" w:rsidR="003A3ABD" w:rsidRPr="0037735E" w:rsidRDefault="004F4B5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 xml:space="preserve">U-factor: Proposed assembly U-factor from </w:t>
      </w:r>
      <w:ins w:id="562" w:author="Shewmaker, Michael@Energy" w:date="2021-12-23T10:02:00Z">
        <w:r w:rsidR="00B525B3">
          <w:rPr>
            <w:rFonts w:ascii="Calibri" w:hAnsi="Calibri" w:cs="Arial"/>
            <w:sz w:val="18"/>
            <w:szCs w:val="18"/>
          </w:rPr>
          <w:t xml:space="preserve">Reference Appendices, Joint Appendix, </w:t>
        </w:r>
      </w:ins>
      <w:r w:rsidR="003A3ABD" w:rsidRPr="0037735E">
        <w:rPr>
          <w:rFonts w:ascii="Calibri" w:hAnsi="Calibri" w:cs="Arial"/>
          <w:sz w:val="18"/>
          <w:szCs w:val="18"/>
        </w:rPr>
        <w:t xml:space="preserve">JA4 or </w:t>
      </w:r>
      <w:r w:rsidR="00773D74" w:rsidRPr="0037735E">
        <w:rPr>
          <w:rFonts w:ascii="Calibri" w:hAnsi="Calibri" w:cs="Arial"/>
          <w:sz w:val="18"/>
          <w:szCs w:val="18"/>
        </w:rPr>
        <w:t>CF1R-ENV-0</w:t>
      </w:r>
      <w:r w:rsidR="00755E8F" w:rsidRPr="0037735E">
        <w:rPr>
          <w:rFonts w:ascii="Calibri" w:hAnsi="Calibri" w:cs="Arial"/>
          <w:sz w:val="18"/>
          <w:szCs w:val="18"/>
        </w:rPr>
        <w:t>2</w:t>
      </w:r>
      <w:r w:rsidR="00773D74" w:rsidRPr="0037735E">
        <w:rPr>
          <w:rFonts w:ascii="Calibri" w:hAnsi="Calibri" w:cs="Arial"/>
          <w:sz w:val="18"/>
          <w:szCs w:val="18"/>
        </w:rPr>
        <w:t>-E</w:t>
      </w:r>
      <w:r w:rsidR="003A3ABD" w:rsidRPr="0037735E">
        <w:rPr>
          <w:rFonts w:ascii="Calibri" w:hAnsi="Calibri" w:cs="Arial"/>
          <w:sz w:val="18"/>
          <w:szCs w:val="18"/>
        </w:rPr>
        <w:t xml:space="preserve">. Must be less than or equal to </w:t>
      </w:r>
      <w:r w:rsidR="00897A6D">
        <w:rPr>
          <w:rFonts w:ascii="Calibri" w:hAnsi="Calibri" w:cs="Arial"/>
          <w:sz w:val="18"/>
          <w:szCs w:val="18"/>
        </w:rPr>
        <w:t>C</w:t>
      </w:r>
      <w:r w:rsidR="003A3ABD" w:rsidRPr="0037735E">
        <w:rPr>
          <w:rFonts w:ascii="Calibri" w:hAnsi="Calibri" w:cs="Arial"/>
          <w:sz w:val="18"/>
          <w:szCs w:val="18"/>
        </w:rPr>
        <w:t xml:space="preserve">olumn </w:t>
      </w:r>
      <w:r w:rsidR="00DC4F5F" w:rsidRPr="0037735E">
        <w:rPr>
          <w:rFonts w:ascii="Calibri" w:hAnsi="Calibri" w:cs="Arial"/>
          <w:sz w:val="18"/>
          <w:szCs w:val="18"/>
        </w:rPr>
        <w:t>10</w:t>
      </w:r>
      <w:r w:rsidR="003A3ABD" w:rsidRPr="0037735E">
        <w:rPr>
          <w:rFonts w:ascii="Calibri" w:hAnsi="Calibri" w:cs="Arial"/>
          <w:sz w:val="18"/>
          <w:szCs w:val="18"/>
        </w:rPr>
        <w:t>.</w:t>
      </w:r>
    </w:p>
    <w:p w14:paraId="1548090B" w14:textId="77777777" w:rsidR="00DC4F5F" w:rsidRPr="0037735E" w:rsidRDefault="00DC4F5F" w:rsidP="00DC4F5F">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Appendix JA4 Table: Table number used to determine the R-value or U-factor (e.g., a </w:t>
      </w:r>
      <w:r w:rsidR="00DF4532" w:rsidRPr="0037735E">
        <w:rPr>
          <w:rFonts w:ascii="Calibri" w:hAnsi="Calibri" w:cs="Arial"/>
          <w:sz w:val="18"/>
          <w:szCs w:val="18"/>
        </w:rPr>
        <w:t>SIP</w:t>
      </w:r>
      <w:r w:rsidRPr="0037735E">
        <w:rPr>
          <w:rFonts w:ascii="Calibri" w:hAnsi="Calibri" w:cs="Arial"/>
          <w:sz w:val="18"/>
          <w:szCs w:val="18"/>
        </w:rPr>
        <w:t xml:space="preserve"> wall is 4.3.</w:t>
      </w:r>
      <w:r w:rsidR="00DF4532" w:rsidRPr="0037735E">
        <w:rPr>
          <w:rFonts w:ascii="Calibri" w:hAnsi="Calibri" w:cs="Arial"/>
          <w:sz w:val="18"/>
          <w:szCs w:val="18"/>
        </w:rPr>
        <w:t>2</w:t>
      </w:r>
      <w:r w:rsidRPr="0037735E">
        <w:rPr>
          <w:rFonts w:ascii="Calibri" w:hAnsi="Calibri" w:cs="Arial"/>
          <w:sz w:val="18"/>
          <w:szCs w:val="18"/>
        </w:rPr>
        <w:t>).</w:t>
      </w:r>
    </w:p>
    <w:p w14:paraId="1548090C" w14:textId="57092EF0" w:rsidR="00DC4F5F" w:rsidRPr="0037735E" w:rsidRDefault="00DC4F5F" w:rsidP="00DC4F5F">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Appendix JA4 Cell: Cell number used to determine the R-value or U-factor (e.g., a </w:t>
      </w:r>
      <w:r w:rsidR="00DF4532" w:rsidRPr="0037735E">
        <w:rPr>
          <w:rFonts w:ascii="Calibri" w:hAnsi="Calibri" w:cs="Arial"/>
          <w:sz w:val="18"/>
          <w:szCs w:val="18"/>
        </w:rPr>
        <w:t xml:space="preserve">4.5-inch thick </w:t>
      </w:r>
      <w:ins w:id="563" w:author="Shewmaker, Michael@Energy" w:date="2021-12-23T10:03:00Z">
        <w:r w:rsidR="00B525B3">
          <w:rPr>
            <w:rFonts w:ascii="Calibri" w:hAnsi="Calibri" w:cs="Arial"/>
            <w:sz w:val="18"/>
            <w:szCs w:val="18"/>
          </w:rPr>
          <w:t>Oriented Strand Board (</w:t>
        </w:r>
      </w:ins>
      <w:r w:rsidR="00DF4532" w:rsidRPr="0037735E">
        <w:rPr>
          <w:rFonts w:ascii="Calibri" w:hAnsi="Calibri" w:cs="Arial"/>
          <w:sz w:val="18"/>
          <w:szCs w:val="18"/>
        </w:rPr>
        <w:t>OSB</w:t>
      </w:r>
      <w:ins w:id="564" w:author="Shewmaker, Michael@Energy" w:date="2021-12-23T10:03:00Z">
        <w:r w:rsidR="00B525B3">
          <w:rPr>
            <w:rFonts w:ascii="Calibri" w:hAnsi="Calibri" w:cs="Arial"/>
            <w:sz w:val="18"/>
            <w:szCs w:val="18"/>
          </w:rPr>
          <w:t>)</w:t>
        </w:r>
      </w:ins>
      <w:r w:rsidR="00DF4532" w:rsidRPr="0037735E">
        <w:rPr>
          <w:rFonts w:ascii="Calibri" w:hAnsi="Calibri" w:cs="Arial"/>
          <w:sz w:val="18"/>
          <w:szCs w:val="18"/>
        </w:rPr>
        <w:t xml:space="preserve"> wall with R-18 core insulation and no continuous insulation is A5</w:t>
      </w:r>
      <w:r w:rsidRPr="0037735E">
        <w:rPr>
          <w:rFonts w:ascii="Calibri" w:hAnsi="Calibri" w:cs="Arial"/>
          <w:sz w:val="18"/>
          <w:szCs w:val="18"/>
        </w:rPr>
        <w:t>)</w:t>
      </w:r>
      <w:r w:rsidR="00DF4532" w:rsidRPr="0037735E">
        <w:rPr>
          <w:rFonts w:ascii="Calibri" w:hAnsi="Calibri" w:cs="Arial"/>
          <w:sz w:val="18"/>
          <w:szCs w:val="18"/>
        </w:rPr>
        <w:t>.</w:t>
      </w:r>
    </w:p>
    <w:p w14:paraId="1548090D" w14:textId="3A6F16E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Required U-factor from </w:t>
      </w:r>
      <w:r w:rsidR="00F00045">
        <w:rPr>
          <w:rFonts w:ascii="Calibri" w:hAnsi="Calibri" w:cs="Arial"/>
          <w:sz w:val="18"/>
          <w:szCs w:val="18"/>
        </w:rPr>
        <w:t>Table 150.1-A</w:t>
      </w:r>
      <w:del w:id="565" w:author="Renee Temple" w:date="2021-11-01T09:11:00Z">
        <w:r w:rsidR="00F00045" w:rsidDel="009F2F55">
          <w:rPr>
            <w:rFonts w:ascii="Calibri" w:hAnsi="Calibri" w:cs="Arial"/>
            <w:sz w:val="18"/>
            <w:szCs w:val="18"/>
          </w:rPr>
          <w:delText xml:space="preserve"> or B</w:delText>
        </w:r>
      </w:del>
      <w:r w:rsidRPr="0037735E">
        <w:rPr>
          <w:rFonts w:ascii="Calibri" w:hAnsi="Calibri" w:cs="Arial"/>
          <w:sz w:val="18"/>
          <w:szCs w:val="18"/>
        </w:rPr>
        <w:t>: Based on assembly type and climate zone.</w:t>
      </w:r>
    </w:p>
    <w:p w14:paraId="1548090E"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p>
    <w:p w14:paraId="1548090F" w14:textId="77777777" w:rsidR="003A3ABD" w:rsidRPr="0037735E" w:rsidRDefault="003A3ABD" w:rsidP="00B644DA">
      <w:pPr>
        <w:rPr>
          <w:rFonts w:ascii="Calibri" w:hAnsi="Calibri" w:cs="Arial"/>
          <w:b/>
          <w:sz w:val="18"/>
          <w:szCs w:val="18"/>
        </w:rPr>
      </w:pPr>
    </w:p>
    <w:p w14:paraId="15480910" w14:textId="1B688BC9"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D. </w:t>
      </w:r>
      <w:r w:rsidR="00170610" w:rsidRPr="0037735E">
        <w:rPr>
          <w:rFonts w:ascii="Calibri" w:hAnsi="Calibri" w:cs="Arial"/>
          <w:b/>
          <w:sz w:val="18"/>
          <w:szCs w:val="18"/>
        </w:rPr>
        <w:t>Opaque Surface Details</w:t>
      </w:r>
      <w:r w:rsidRPr="0037735E">
        <w:rPr>
          <w:rFonts w:ascii="Calibri" w:hAnsi="Calibri" w:cs="Arial"/>
          <w:b/>
          <w:sz w:val="18"/>
          <w:szCs w:val="18"/>
        </w:rPr>
        <w:t xml:space="preserve"> – Mass Walls</w:t>
      </w:r>
    </w:p>
    <w:p w14:paraId="15480911"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Tag/ID: A label (if any) from the plans, for example, A1.4 or wall.  </w:t>
      </w:r>
    </w:p>
    <w:p w14:paraId="15480912"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Walls Above Grade: Yes or No.</w:t>
      </w:r>
    </w:p>
    <w:p w14:paraId="15480913" w14:textId="5DE53622"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Mass Type: </w:t>
      </w:r>
      <w:r w:rsidR="00755E8F" w:rsidRPr="0037735E">
        <w:rPr>
          <w:rFonts w:ascii="Calibri" w:hAnsi="Calibri" w:cs="Arial"/>
          <w:sz w:val="18"/>
          <w:szCs w:val="18"/>
        </w:rPr>
        <w:t xml:space="preserve">Clay Brick, Clay Hollow Unit, </w:t>
      </w:r>
      <w:ins w:id="566" w:author="Shewmaker, Michael@Energy" w:date="2021-12-23T10:04:00Z">
        <w:r w:rsidR="00525EC7">
          <w:rPr>
            <w:rFonts w:ascii="Calibri" w:hAnsi="Calibri" w:cs="Arial"/>
            <w:sz w:val="18"/>
            <w:szCs w:val="18"/>
          </w:rPr>
          <w:t>Concrete Masonry Unit (</w:t>
        </w:r>
      </w:ins>
      <w:r w:rsidR="00755E8F" w:rsidRPr="0037735E">
        <w:rPr>
          <w:rFonts w:ascii="Calibri" w:hAnsi="Calibri" w:cs="Arial"/>
          <w:sz w:val="18"/>
          <w:szCs w:val="18"/>
        </w:rPr>
        <w:t>C</w:t>
      </w:r>
      <w:r w:rsidR="00281376" w:rsidRPr="0037735E">
        <w:rPr>
          <w:rFonts w:ascii="Calibri" w:hAnsi="Calibri" w:cs="Arial"/>
          <w:sz w:val="18"/>
          <w:szCs w:val="18"/>
        </w:rPr>
        <w:t>MU</w:t>
      </w:r>
      <w:ins w:id="567" w:author="Shewmaker, Michael@Energy" w:date="2021-12-23T10:04:00Z">
        <w:r w:rsidR="00525EC7">
          <w:rPr>
            <w:rFonts w:ascii="Calibri" w:hAnsi="Calibri" w:cs="Arial"/>
            <w:sz w:val="18"/>
            <w:szCs w:val="18"/>
          </w:rPr>
          <w:t>)</w:t>
        </w:r>
      </w:ins>
      <w:r w:rsidR="00281376" w:rsidRPr="0037735E">
        <w:rPr>
          <w:rFonts w:ascii="Calibri" w:hAnsi="Calibri" w:cs="Arial"/>
          <w:sz w:val="18"/>
          <w:szCs w:val="18"/>
        </w:rPr>
        <w:t xml:space="preserve"> Light Weight, </w:t>
      </w:r>
      <w:ins w:id="568" w:author="Shewmaker, Michael@Energy" w:date="2021-12-23T10:05:00Z">
        <w:r w:rsidR="00525EC7">
          <w:rPr>
            <w:rFonts w:ascii="Calibri" w:hAnsi="Calibri" w:cs="Arial"/>
            <w:sz w:val="18"/>
            <w:szCs w:val="18"/>
          </w:rPr>
          <w:t>Concrete Masonry Unit (</w:t>
        </w:r>
      </w:ins>
      <w:r w:rsidR="00281376" w:rsidRPr="0037735E">
        <w:rPr>
          <w:rFonts w:ascii="Calibri" w:hAnsi="Calibri" w:cs="Arial"/>
          <w:sz w:val="18"/>
          <w:szCs w:val="18"/>
        </w:rPr>
        <w:t>CMU</w:t>
      </w:r>
      <w:ins w:id="569" w:author="Shewmaker, Michael@Energy" w:date="2021-12-23T10:05:00Z">
        <w:r w:rsidR="00525EC7">
          <w:rPr>
            <w:rFonts w:ascii="Calibri" w:hAnsi="Calibri" w:cs="Arial"/>
            <w:sz w:val="18"/>
            <w:szCs w:val="18"/>
          </w:rPr>
          <w:t>)</w:t>
        </w:r>
      </w:ins>
      <w:r w:rsidR="00281376" w:rsidRPr="0037735E">
        <w:rPr>
          <w:rFonts w:ascii="Calibri" w:hAnsi="Calibri" w:cs="Arial"/>
          <w:sz w:val="18"/>
          <w:szCs w:val="18"/>
        </w:rPr>
        <w:t xml:space="preserve"> Medium Weight, </w:t>
      </w:r>
      <w:ins w:id="570" w:author="Shewmaker, Michael@Energy" w:date="2021-12-23T10:05:00Z">
        <w:r w:rsidR="00525EC7">
          <w:rPr>
            <w:rFonts w:ascii="Calibri" w:hAnsi="Calibri" w:cs="Arial"/>
            <w:sz w:val="18"/>
            <w:szCs w:val="18"/>
          </w:rPr>
          <w:t>Concrete Masonry Unit (</w:t>
        </w:r>
      </w:ins>
      <w:r w:rsidR="00281376" w:rsidRPr="0037735E">
        <w:rPr>
          <w:rFonts w:ascii="Calibri" w:hAnsi="Calibri" w:cs="Arial"/>
          <w:sz w:val="18"/>
          <w:szCs w:val="18"/>
        </w:rPr>
        <w:t>CMU</w:t>
      </w:r>
      <w:ins w:id="571" w:author="Shewmaker, Michael@Energy" w:date="2021-12-23T10:05:00Z">
        <w:r w:rsidR="00525EC7">
          <w:rPr>
            <w:rFonts w:ascii="Calibri" w:hAnsi="Calibri" w:cs="Arial"/>
            <w:sz w:val="18"/>
            <w:szCs w:val="18"/>
          </w:rPr>
          <w:t>)</w:t>
        </w:r>
      </w:ins>
      <w:r w:rsidR="00281376" w:rsidRPr="0037735E">
        <w:rPr>
          <w:rFonts w:ascii="Calibri" w:hAnsi="Calibri" w:cs="Arial"/>
          <w:sz w:val="18"/>
          <w:szCs w:val="18"/>
        </w:rPr>
        <w:t xml:space="preserve"> Normal Weight, </w:t>
      </w:r>
      <w:r w:rsidR="00897A6D">
        <w:rPr>
          <w:rFonts w:ascii="Calibri" w:hAnsi="Calibri" w:cs="Arial"/>
          <w:sz w:val="18"/>
          <w:szCs w:val="18"/>
        </w:rPr>
        <w:t>C</w:t>
      </w:r>
      <w:r w:rsidR="00281376" w:rsidRPr="0037735E">
        <w:rPr>
          <w:rFonts w:ascii="Calibri" w:hAnsi="Calibri" w:cs="Arial"/>
          <w:sz w:val="18"/>
          <w:szCs w:val="18"/>
        </w:rPr>
        <w:t xml:space="preserve">oncrete, </w:t>
      </w:r>
      <w:r w:rsidRPr="0037735E">
        <w:rPr>
          <w:rFonts w:ascii="Calibri" w:hAnsi="Calibri" w:cs="Arial"/>
          <w:sz w:val="18"/>
          <w:szCs w:val="18"/>
        </w:rPr>
        <w:t xml:space="preserve">ICF. See </w:t>
      </w:r>
      <w:ins w:id="572" w:author="Shewmaker, Michael@Energy" w:date="2021-12-23T10:05:00Z">
        <w:r w:rsidR="00525EC7">
          <w:rPr>
            <w:rFonts w:ascii="Calibri" w:hAnsi="Calibri" w:cs="Arial"/>
            <w:sz w:val="18"/>
            <w:szCs w:val="18"/>
          </w:rPr>
          <w:t xml:space="preserve">Reference Appendices, Joint Appendix, </w:t>
        </w:r>
      </w:ins>
      <w:r w:rsidRPr="0037735E">
        <w:rPr>
          <w:rFonts w:ascii="Calibri" w:hAnsi="Calibri" w:cs="Arial"/>
          <w:sz w:val="18"/>
          <w:szCs w:val="18"/>
        </w:rPr>
        <w:t>JA4 for guidance.</w:t>
      </w:r>
    </w:p>
    <w:p w14:paraId="15480914" w14:textId="665C86A6" w:rsidR="00DC4F5F"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Mass Thickness: Thickness (in inches) of mass.</w:t>
      </w:r>
    </w:p>
    <w:p w14:paraId="534D0BB9" w14:textId="561C44DC" w:rsidR="00585185" w:rsidRPr="00E0019E" w:rsidRDefault="00A06B61" w:rsidP="00585185">
      <w:pPr>
        <w:pStyle w:val="ListParagraph"/>
        <w:numPr>
          <w:ilvl w:val="0"/>
          <w:numId w:val="21"/>
        </w:numPr>
        <w:contextualSpacing/>
        <w:rPr>
          <w:rFonts w:ascii="Calibri" w:hAnsi="Calibri" w:cs="Arial"/>
          <w:sz w:val="18"/>
        </w:rPr>
      </w:pPr>
      <w:ins w:id="573" w:author="Shewmaker, Michael@Energy" w:date="2021-12-23T10:03:00Z">
        <w:r>
          <w:rPr>
            <w:rFonts w:ascii="Calibri" w:hAnsi="Calibri" w:cs="Arial"/>
            <w:sz w:val="18"/>
          </w:rPr>
          <w:t xml:space="preserve">Joint </w:t>
        </w:r>
      </w:ins>
      <w:r w:rsidR="00585185" w:rsidRPr="00E0019E">
        <w:rPr>
          <w:rFonts w:ascii="Calibri" w:hAnsi="Calibri" w:cs="Arial"/>
          <w:sz w:val="18"/>
        </w:rPr>
        <w:t xml:space="preserve">Appendix JA4 Reference Table: Table number used to determine the R-value or U-factor (e.g., an </w:t>
      </w:r>
      <w:ins w:id="574" w:author="Shewmaker, Michael@Energy" w:date="2021-12-23T10:05:00Z">
        <w:r w:rsidR="00525EC7">
          <w:rPr>
            <w:rFonts w:ascii="Calibri" w:hAnsi="Calibri" w:cs="Arial"/>
            <w:sz w:val="18"/>
          </w:rPr>
          <w:t>Insulat</w:t>
        </w:r>
        <w:r w:rsidR="004844EA">
          <w:rPr>
            <w:rFonts w:ascii="Calibri" w:hAnsi="Calibri" w:cs="Arial"/>
            <w:sz w:val="18"/>
          </w:rPr>
          <w:t>ing</w:t>
        </w:r>
        <w:r w:rsidR="00525EC7">
          <w:rPr>
            <w:rFonts w:ascii="Calibri" w:hAnsi="Calibri" w:cs="Arial"/>
            <w:sz w:val="18"/>
          </w:rPr>
          <w:t xml:space="preserve"> Concrete Form (</w:t>
        </w:r>
      </w:ins>
      <w:r w:rsidR="00585185" w:rsidRPr="00E0019E">
        <w:rPr>
          <w:rFonts w:ascii="Calibri" w:hAnsi="Calibri" w:cs="Arial"/>
          <w:sz w:val="18"/>
        </w:rPr>
        <w:t>ICF</w:t>
      </w:r>
      <w:ins w:id="575" w:author="Shewmaker, Michael@Energy" w:date="2021-12-23T10:05:00Z">
        <w:r w:rsidR="00525EC7">
          <w:rPr>
            <w:rFonts w:ascii="Calibri" w:hAnsi="Calibri" w:cs="Arial"/>
            <w:sz w:val="18"/>
          </w:rPr>
          <w:t>)</w:t>
        </w:r>
      </w:ins>
      <w:r w:rsidR="00585185" w:rsidRPr="00E0019E">
        <w:rPr>
          <w:rFonts w:ascii="Calibri" w:hAnsi="Calibri" w:cs="Arial"/>
          <w:sz w:val="18"/>
        </w:rPr>
        <w:t xml:space="preserve"> wall is 4.3.13).</w:t>
      </w:r>
    </w:p>
    <w:p w14:paraId="4DC7A441" w14:textId="31441A72" w:rsidR="00585185" w:rsidRPr="00E0019E" w:rsidRDefault="00A06B61" w:rsidP="00585185">
      <w:pPr>
        <w:pStyle w:val="ListParagraph"/>
        <w:numPr>
          <w:ilvl w:val="0"/>
          <w:numId w:val="21"/>
        </w:numPr>
        <w:contextualSpacing/>
        <w:rPr>
          <w:rFonts w:ascii="Calibri" w:hAnsi="Calibri" w:cs="Arial"/>
          <w:sz w:val="18"/>
        </w:rPr>
      </w:pPr>
      <w:ins w:id="576" w:author="Shewmaker, Michael@Energy" w:date="2021-12-23T10:03:00Z">
        <w:r>
          <w:rPr>
            <w:rFonts w:ascii="Calibri" w:hAnsi="Calibri" w:cs="Arial"/>
            <w:sz w:val="18"/>
          </w:rPr>
          <w:t xml:space="preserve">Joint </w:t>
        </w:r>
      </w:ins>
      <w:r w:rsidR="00585185" w:rsidRPr="00E0019E">
        <w:rPr>
          <w:rFonts w:ascii="Calibri" w:hAnsi="Calibri" w:cs="Arial"/>
          <w:sz w:val="18"/>
        </w:rPr>
        <w:t xml:space="preserve">Appendix JA4 Reference Cell: Cell number used to determine the R-value or U-factor (e.g., an 8-inch thick </w:t>
      </w:r>
      <w:ins w:id="577" w:author="Shewmaker, Michael@Energy" w:date="2021-12-23T10:05:00Z">
        <w:r w:rsidR="004844EA">
          <w:rPr>
            <w:rFonts w:ascii="Calibri" w:hAnsi="Calibri" w:cs="Arial"/>
            <w:sz w:val="18"/>
          </w:rPr>
          <w:t>Insulating C</w:t>
        </w:r>
      </w:ins>
      <w:ins w:id="578" w:author="Shewmaker, Michael@Energy" w:date="2021-12-23T10:06:00Z">
        <w:r w:rsidR="004844EA">
          <w:rPr>
            <w:rFonts w:ascii="Calibri" w:hAnsi="Calibri" w:cs="Arial"/>
            <w:sz w:val="18"/>
          </w:rPr>
          <w:t>o</w:t>
        </w:r>
      </w:ins>
      <w:ins w:id="579" w:author="Shewmaker, Michael@Energy" w:date="2021-12-23T10:05:00Z">
        <w:r w:rsidR="004844EA">
          <w:rPr>
            <w:rFonts w:ascii="Calibri" w:hAnsi="Calibri" w:cs="Arial"/>
            <w:sz w:val="18"/>
          </w:rPr>
          <w:t>n</w:t>
        </w:r>
      </w:ins>
      <w:ins w:id="580" w:author="Shewmaker, Michael@Energy" w:date="2021-12-23T10:06:00Z">
        <w:r w:rsidR="004844EA">
          <w:rPr>
            <w:rFonts w:ascii="Calibri" w:hAnsi="Calibri" w:cs="Arial"/>
            <w:sz w:val="18"/>
          </w:rPr>
          <w:t>c</w:t>
        </w:r>
      </w:ins>
      <w:ins w:id="581" w:author="Shewmaker, Michael@Energy" w:date="2021-12-23T10:05:00Z">
        <w:r w:rsidR="004844EA">
          <w:rPr>
            <w:rFonts w:ascii="Calibri" w:hAnsi="Calibri" w:cs="Arial"/>
            <w:sz w:val="18"/>
          </w:rPr>
          <w:t>rete Form (</w:t>
        </w:r>
      </w:ins>
      <w:r w:rsidR="00585185" w:rsidRPr="00E0019E">
        <w:rPr>
          <w:rFonts w:ascii="Calibri" w:hAnsi="Calibri" w:cs="Arial"/>
          <w:sz w:val="18"/>
        </w:rPr>
        <w:t>ICF</w:t>
      </w:r>
      <w:ins w:id="582" w:author="Shewmaker, Michael@Energy" w:date="2021-12-23T10:06:00Z">
        <w:r w:rsidR="004844EA">
          <w:rPr>
            <w:rFonts w:ascii="Calibri" w:hAnsi="Calibri" w:cs="Arial"/>
            <w:sz w:val="18"/>
          </w:rPr>
          <w:t>)</w:t>
        </w:r>
      </w:ins>
      <w:r w:rsidR="00585185" w:rsidRPr="00E0019E">
        <w:rPr>
          <w:rFonts w:ascii="Calibri" w:hAnsi="Calibri" w:cs="Arial"/>
          <w:sz w:val="18"/>
        </w:rPr>
        <w:t xml:space="preserve"> wall with 2 inches of </w:t>
      </w:r>
      <w:ins w:id="583" w:author="Shewmaker, Michael@Energy" w:date="2021-12-23T10:07:00Z">
        <w:r w:rsidR="00CF7B0F">
          <w:rPr>
            <w:rFonts w:ascii="Calibri" w:hAnsi="Calibri" w:cs="Arial"/>
            <w:sz w:val="18"/>
          </w:rPr>
          <w:t>Expanded Polystyrene (</w:t>
        </w:r>
      </w:ins>
      <w:r w:rsidR="00585185" w:rsidRPr="00E0019E">
        <w:rPr>
          <w:rFonts w:ascii="Calibri" w:hAnsi="Calibri" w:cs="Arial"/>
          <w:sz w:val="18"/>
        </w:rPr>
        <w:t>EPS</w:t>
      </w:r>
      <w:ins w:id="584" w:author="Shewmaker, Michael@Energy" w:date="2021-12-23T10:07:00Z">
        <w:r w:rsidR="00CF7B0F">
          <w:rPr>
            <w:rFonts w:ascii="Calibri" w:hAnsi="Calibri" w:cs="Arial"/>
            <w:sz w:val="18"/>
          </w:rPr>
          <w:t>)</w:t>
        </w:r>
      </w:ins>
      <w:r w:rsidR="00585185" w:rsidRPr="00E0019E">
        <w:rPr>
          <w:rFonts w:ascii="Calibri" w:hAnsi="Calibri" w:cs="Arial"/>
          <w:sz w:val="18"/>
        </w:rPr>
        <w:t xml:space="preserve"> (R-15.4) is C1).</w:t>
      </w:r>
    </w:p>
    <w:p w14:paraId="66D1782F" w14:textId="5263636A" w:rsidR="001B091B" w:rsidRPr="001B091B" w:rsidRDefault="001B091B" w:rsidP="00E0019E">
      <w:pPr>
        <w:pStyle w:val="ListParagraph"/>
        <w:ind w:hanging="450"/>
        <w:contextualSpacing/>
        <w:rPr>
          <w:rFonts w:ascii="Calibri" w:hAnsi="Calibri" w:cs="Arial"/>
          <w:sz w:val="18"/>
          <w:szCs w:val="18"/>
        </w:rPr>
      </w:pPr>
      <w:r>
        <w:rPr>
          <w:rFonts w:ascii="Calibri" w:hAnsi="Calibri" w:cs="Arial"/>
          <w:sz w:val="18"/>
          <w:szCs w:val="18"/>
        </w:rPr>
        <w:t xml:space="preserve">7-8.    </w:t>
      </w:r>
      <w:r w:rsidRPr="00771690">
        <w:rPr>
          <w:rFonts w:ascii="Calibri" w:hAnsi="Calibri" w:cs="Arial"/>
          <w:sz w:val="18"/>
          <w:szCs w:val="18"/>
        </w:rPr>
        <w:t>Proposed Exterior Insulation R-value or U-factor: Enter the R-value or U-factor of proposed insulation on the outside surface of the mass wall. See</w:t>
      </w:r>
      <w:ins w:id="585" w:author="Shewmaker, Michael@Energy" w:date="2021-12-23T10:06:00Z">
        <w:r w:rsidR="004844EA">
          <w:rPr>
            <w:rFonts w:ascii="Calibri" w:hAnsi="Calibri" w:cs="Arial"/>
            <w:sz w:val="18"/>
            <w:szCs w:val="18"/>
          </w:rPr>
          <w:t xml:space="preserve"> Reference Appendices, Joint Appendix,</w:t>
        </w:r>
      </w:ins>
      <w:r w:rsidRPr="00771690">
        <w:rPr>
          <w:rFonts w:ascii="Calibri" w:hAnsi="Calibri" w:cs="Arial"/>
          <w:sz w:val="18"/>
          <w:szCs w:val="18"/>
        </w:rPr>
        <w:t xml:space="preserve"> JA4 for guidance. Use the same descriptor (R-value or U-factor) throughout Table D.</w:t>
      </w:r>
    </w:p>
    <w:p w14:paraId="79A03612" w14:textId="715E894D" w:rsidR="00AD1C9C" w:rsidRPr="00E0019E" w:rsidRDefault="001B091B" w:rsidP="00E0019E">
      <w:pPr>
        <w:pStyle w:val="ListParagraph"/>
        <w:ind w:hanging="540"/>
        <w:contextualSpacing/>
        <w:rPr>
          <w:rFonts w:ascii="Calibri" w:hAnsi="Calibri" w:cs="Arial"/>
          <w:sz w:val="18"/>
          <w:szCs w:val="18"/>
        </w:rPr>
      </w:pPr>
      <w:r>
        <w:rPr>
          <w:rFonts w:ascii="Calibri" w:hAnsi="Calibri" w:cs="Arial"/>
          <w:sz w:val="18"/>
          <w:szCs w:val="18"/>
        </w:rPr>
        <w:t>9-10.</w:t>
      </w:r>
      <w:r w:rsidRPr="001B091B">
        <w:t xml:space="preserve"> </w:t>
      </w:r>
      <w:r>
        <w:t xml:space="preserve">  </w:t>
      </w:r>
      <w:r w:rsidRPr="001B091B">
        <w:rPr>
          <w:rFonts w:ascii="Calibri" w:hAnsi="Calibri" w:cs="Arial"/>
          <w:sz w:val="18"/>
          <w:szCs w:val="18"/>
        </w:rPr>
        <w:t>Proposed Interior Insulation R-value or U-factor: Enter the R-value or U-facto</w:t>
      </w:r>
      <w:ins w:id="586" w:author="Shewmaker, Michael@Energy" w:date="2021-12-23T10:06:00Z">
        <w:r w:rsidR="004844EA">
          <w:rPr>
            <w:rFonts w:ascii="Calibri" w:hAnsi="Calibri" w:cs="Arial"/>
            <w:sz w:val="18"/>
            <w:szCs w:val="18"/>
          </w:rPr>
          <w:t>r</w:t>
        </w:r>
      </w:ins>
      <w:r w:rsidRPr="001B091B">
        <w:rPr>
          <w:rFonts w:ascii="Calibri" w:hAnsi="Calibri" w:cs="Arial"/>
          <w:sz w:val="18"/>
          <w:szCs w:val="18"/>
        </w:rPr>
        <w:t xml:space="preserve">) of proposed insulation on the inside surface of the mass wall. See </w:t>
      </w:r>
      <w:ins w:id="587" w:author="Shewmaker, Michael@Energy" w:date="2021-12-23T10:06:00Z">
        <w:r w:rsidR="004844EA">
          <w:rPr>
            <w:rFonts w:ascii="Calibri" w:hAnsi="Calibri" w:cs="Arial"/>
            <w:sz w:val="18"/>
            <w:szCs w:val="18"/>
          </w:rPr>
          <w:t xml:space="preserve">Reference Appendices, Joint Appendix, </w:t>
        </w:r>
      </w:ins>
      <w:r w:rsidRPr="001B091B">
        <w:rPr>
          <w:rFonts w:ascii="Calibri" w:hAnsi="Calibri" w:cs="Arial"/>
          <w:sz w:val="18"/>
          <w:szCs w:val="18"/>
        </w:rPr>
        <w:t>JA4 for guidance. Use the same descriptor (R-value or U-factor) throughout Table D.</w:t>
      </w:r>
    </w:p>
    <w:p w14:paraId="15480918" w14:textId="560C7C56" w:rsidR="00DC4F5F" w:rsidRPr="003500A8" w:rsidRDefault="001B091B" w:rsidP="00E0019E">
      <w:pPr>
        <w:pStyle w:val="ListParagraph"/>
        <w:ind w:left="360"/>
        <w:contextualSpacing/>
        <w:rPr>
          <w:rFonts w:ascii="Calibri" w:hAnsi="Calibri" w:cs="Arial"/>
          <w:sz w:val="18"/>
          <w:szCs w:val="18"/>
        </w:rPr>
      </w:pPr>
      <w:r>
        <w:rPr>
          <w:rFonts w:ascii="Calibri" w:hAnsi="Calibri" w:cs="Arial"/>
          <w:sz w:val="18"/>
          <w:szCs w:val="18"/>
        </w:rPr>
        <w:lastRenderedPageBreak/>
        <w:t xml:space="preserve">11.    </w:t>
      </w:r>
      <w:ins w:id="588" w:author="Shewmaker, Michael@Energy" w:date="2021-12-23T10:06:00Z">
        <w:r w:rsidR="004844EA">
          <w:rPr>
            <w:rFonts w:ascii="Calibri" w:hAnsi="Calibri" w:cs="Arial"/>
            <w:sz w:val="18"/>
            <w:szCs w:val="18"/>
          </w:rPr>
          <w:t xml:space="preserve">Joint </w:t>
        </w:r>
      </w:ins>
      <w:r w:rsidR="00DC4F5F" w:rsidRPr="003500A8">
        <w:rPr>
          <w:rFonts w:ascii="Calibri" w:hAnsi="Calibri" w:cs="Arial"/>
          <w:sz w:val="18"/>
          <w:szCs w:val="18"/>
        </w:rPr>
        <w:t xml:space="preserve">Appendix JA4 Table: Table number used to determine the R-value or U-factor (e.g., an </w:t>
      </w:r>
      <w:ins w:id="589" w:author="Shewmaker, Michael@Energy" w:date="2021-12-23T10:07:00Z">
        <w:r w:rsidR="00CF7B0F">
          <w:rPr>
            <w:rFonts w:ascii="Calibri" w:hAnsi="Calibri" w:cs="Arial"/>
            <w:sz w:val="18"/>
            <w:szCs w:val="18"/>
          </w:rPr>
          <w:t>Insulating Concrete Form (</w:t>
        </w:r>
      </w:ins>
      <w:r w:rsidR="00DC4F5F" w:rsidRPr="003500A8">
        <w:rPr>
          <w:rFonts w:ascii="Calibri" w:hAnsi="Calibri" w:cs="Arial"/>
          <w:sz w:val="18"/>
          <w:szCs w:val="18"/>
        </w:rPr>
        <w:t>ICF</w:t>
      </w:r>
      <w:ins w:id="590" w:author="Shewmaker, Michael@Energy" w:date="2021-12-23T10:07:00Z">
        <w:r w:rsidR="00CF7B0F">
          <w:rPr>
            <w:rFonts w:ascii="Calibri" w:hAnsi="Calibri" w:cs="Arial"/>
            <w:sz w:val="18"/>
            <w:szCs w:val="18"/>
          </w:rPr>
          <w:t>)</w:t>
        </w:r>
      </w:ins>
      <w:r w:rsidR="00DC4F5F" w:rsidRPr="003500A8">
        <w:rPr>
          <w:rFonts w:ascii="Calibri" w:hAnsi="Calibri" w:cs="Arial"/>
          <w:sz w:val="18"/>
          <w:szCs w:val="18"/>
        </w:rPr>
        <w:t xml:space="preserve"> wall is 4.3.13).</w:t>
      </w:r>
    </w:p>
    <w:p w14:paraId="15480919" w14:textId="58731307" w:rsidR="00DC4F5F" w:rsidRDefault="004844EA" w:rsidP="00E0019E">
      <w:pPr>
        <w:pStyle w:val="ListParagraph"/>
        <w:numPr>
          <w:ilvl w:val="0"/>
          <w:numId w:val="20"/>
        </w:numPr>
        <w:contextualSpacing/>
        <w:rPr>
          <w:rFonts w:ascii="Calibri" w:hAnsi="Calibri" w:cs="Arial"/>
          <w:sz w:val="18"/>
          <w:szCs w:val="18"/>
        </w:rPr>
      </w:pPr>
      <w:ins w:id="591" w:author="Shewmaker, Michael@Energy" w:date="2021-12-23T10:06:00Z">
        <w:r>
          <w:rPr>
            <w:rFonts w:ascii="Calibri" w:hAnsi="Calibri" w:cs="Arial"/>
            <w:sz w:val="18"/>
            <w:szCs w:val="18"/>
          </w:rPr>
          <w:t xml:space="preserve">Joint </w:t>
        </w:r>
      </w:ins>
      <w:r w:rsidR="00DC4F5F" w:rsidRPr="0037735E">
        <w:rPr>
          <w:rFonts w:ascii="Calibri" w:hAnsi="Calibri" w:cs="Arial"/>
          <w:sz w:val="18"/>
          <w:szCs w:val="18"/>
        </w:rPr>
        <w:t xml:space="preserve">Appendix JA4 Cell: Cell number used to determine the R-value or U-factor (e.g., an 8-inch thick </w:t>
      </w:r>
      <w:ins w:id="592" w:author="Shewmaker, Michael@Energy" w:date="2021-12-23T10:07:00Z">
        <w:r w:rsidR="00CF7B0F">
          <w:rPr>
            <w:rFonts w:ascii="Calibri" w:hAnsi="Calibri" w:cs="Arial"/>
            <w:sz w:val="18"/>
            <w:szCs w:val="18"/>
          </w:rPr>
          <w:t>Insulating Concrete Form (</w:t>
        </w:r>
      </w:ins>
      <w:r w:rsidR="00DC4F5F" w:rsidRPr="0037735E">
        <w:rPr>
          <w:rFonts w:ascii="Calibri" w:hAnsi="Calibri" w:cs="Arial"/>
          <w:sz w:val="18"/>
          <w:szCs w:val="18"/>
        </w:rPr>
        <w:t>ICF</w:t>
      </w:r>
      <w:ins w:id="593" w:author="Shewmaker, Michael@Energy" w:date="2021-12-23T10:07:00Z">
        <w:r w:rsidR="00CF7B0F">
          <w:rPr>
            <w:rFonts w:ascii="Calibri" w:hAnsi="Calibri" w:cs="Arial"/>
            <w:sz w:val="18"/>
            <w:szCs w:val="18"/>
          </w:rPr>
          <w:t>)</w:t>
        </w:r>
      </w:ins>
      <w:r w:rsidR="00DC4F5F" w:rsidRPr="0037735E">
        <w:rPr>
          <w:rFonts w:ascii="Calibri" w:hAnsi="Calibri" w:cs="Arial"/>
          <w:sz w:val="18"/>
          <w:szCs w:val="18"/>
        </w:rPr>
        <w:t xml:space="preserve"> wall with 2 inches of </w:t>
      </w:r>
      <w:ins w:id="594" w:author="Shewmaker, Michael@Energy" w:date="2021-12-23T10:08:00Z">
        <w:r w:rsidR="00CC1B71">
          <w:rPr>
            <w:rFonts w:ascii="Calibri" w:hAnsi="Calibri" w:cs="Arial"/>
            <w:sz w:val="18"/>
            <w:szCs w:val="18"/>
          </w:rPr>
          <w:t>Expanded Polystyrene (</w:t>
        </w:r>
      </w:ins>
      <w:r w:rsidR="00DC4F5F" w:rsidRPr="0037735E">
        <w:rPr>
          <w:rFonts w:ascii="Calibri" w:hAnsi="Calibri" w:cs="Arial"/>
          <w:sz w:val="18"/>
          <w:szCs w:val="18"/>
        </w:rPr>
        <w:t>EPS</w:t>
      </w:r>
      <w:ins w:id="595" w:author="Shewmaker, Michael@Energy" w:date="2021-12-23T10:08:00Z">
        <w:r w:rsidR="00CC1B71">
          <w:rPr>
            <w:rFonts w:ascii="Calibri" w:hAnsi="Calibri" w:cs="Arial"/>
            <w:sz w:val="18"/>
            <w:szCs w:val="18"/>
          </w:rPr>
          <w:t>)</w:t>
        </w:r>
      </w:ins>
      <w:r w:rsidR="00DC4F5F" w:rsidRPr="0037735E">
        <w:rPr>
          <w:rFonts w:ascii="Calibri" w:hAnsi="Calibri" w:cs="Arial"/>
          <w:sz w:val="18"/>
          <w:szCs w:val="18"/>
        </w:rPr>
        <w:t xml:space="preserve"> (R-15.4) is A6).</w:t>
      </w:r>
    </w:p>
    <w:p w14:paraId="1FEE18ED" w14:textId="6A4E2ED0" w:rsidR="001B091B" w:rsidRDefault="001B091B" w:rsidP="00E0019E">
      <w:pPr>
        <w:pStyle w:val="ListParagraph"/>
        <w:ind w:hanging="630"/>
        <w:contextualSpacing/>
        <w:rPr>
          <w:rFonts w:ascii="Calibri" w:hAnsi="Calibri" w:cs="Arial"/>
          <w:sz w:val="18"/>
          <w:szCs w:val="18"/>
        </w:rPr>
      </w:pPr>
      <w:r>
        <w:rPr>
          <w:rFonts w:ascii="Calibri" w:hAnsi="Calibri" w:cs="Arial"/>
          <w:sz w:val="18"/>
          <w:szCs w:val="18"/>
        </w:rPr>
        <w:t xml:space="preserve">13-14.    </w:t>
      </w:r>
      <w:r w:rsidRPr="00771690">
        <w:rPr>
          <w:rFonts w:ascii="Calibri" w:hAnsi="Calibri" w:cs="Arial"/>
          <w:sz w:val="18"/>
          <w:szCs w:val="18"/>
        </w:rPr>
        <w:t>Required Exterior Insulation R-value or U-factor: The required R-value or U-factor (whichever descriptor was selected in Column 7</w:t>
      </w:r>
      <w:r>
        <w:rPr>
          <w:rFonts w:ascii="Calibri" w:hAnsi="Calibri" w:cs="Arial"/>
          <w:sz w:val="18"/>
          <w:szCs w:val="18"/>
        </w:rPr>
        <w:t xml:space="preserve"> or 8</w:t>
      </w:r>
      <w:r w:rsidRPr="00771690">
        <w:rPr>
          <w:rFonts w:ascii="Calibri" w:hAnsi="Calibri" w:cs="Arial"/>
          <w:sz w:val="18"/>
          <w:szCs w:val="18"/>
        </w:rPr>
        <w:t>) for exterior insulation will be completed based on the Table 150.1-A requirements for the wall type.</w:t>
      </w:r>
    </w:p>
    <w:p w14:paraId="211DBD17" w14:textId="77777777" w:rsidR="001B091B" w:rsidRPr="00771690" w:rsidRDefault="001B091B" w:rsidP="001B091B">
      <w:pPr>
        <w:pStyle w:val="ListParagraph"/>
        <w:ind w:hanging="630"/>
        <w:contextualSpacing/>
        <w:rPr>
          <w:rFonts w:ascii="Calibri" w:hAnsi="Calibri" w:cs="Arial"/>
          <w:sz w:val="18"/>
          <w:szCs w:val="18"/>
        </w:rPr>
      </w:pPr>
      <w:r>
        <w:rPr>
          <w:rFonts w:ascii="Calibri" w:hAnsi="Calibri" w:cs="Arial"/>
          <w:sz w:val="18"/>
          <w:szCs w:val="18"/>
        </w:rPr>
        <w:t xml:space="preserve">15-16.    </w:t>
      </w:r>
      <w:r w:rsidRPr="00771690">
        <w:rPr>
          <w:rFonts w:ascii="Calibri" w:hAnsi="Calibri" w:cs="Arial"/>
          <w:sz w:val="18"/>
          <w:szCs w:val="18"/>
        </w:rPr>
        <w:t xml:space="preserve">Required Interior Insulation R-value or U-factor: The required R-value or U-factor (whichever descriptor was selected in Column </w:t>
      </w:r>
      <w:r>
        <w:rPr>
          <w:rFonts w:ascii="Calibri" w:hAnsi="Calibri" w:cs="Arial"/>
          <w:sz w:val="18"/>
          <w:szCs w:val="18"/>
        </w:rPr>
        <w:t>9 or 10</w:t>
      </w:r>
      <w:r w:rsidRPr="00771690">
        <w:rPr>
          <w:rFonts w:ascii="Calibri" w:hAnsi="Calibri" w:cs="Arial"/>
          <w:sz w:val="18"/>
          <w:szCs w:val="18"/>
        </w:rPr>
        <w:t xml:space="preserve">) for interior insulation will be completed based on the Table 150.1-A requirements for the wall type. </w:t>
      </w:r>
    </w:p>
    <w:p w14:paraId="447CFBD9" w14:textId="77777777" w:rsidR="001B091B" w:rsidRDefault="001B091B" w:rsidP="00E0019E">
      <w:pPr>
        <w:pStyle w:val="ListParagraph"/>
        <w:ind w:hanging="630"/>
        <w:contextualSpacing/>
        <w:rPr>
          <w:rFonts w:ascii="Calibri" w:hAnsi="Calibri" w:cs="Arial"/>
          <w:sz w:val="18"/>
          <w:szCs w:val="18"/>
        </w:rPr>
      </w:pPr>
    </w:p>
    <w:p w14:paraId="1548091D" w14:textId="14C7643B"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E. </w:t>
      </w:r>
      <w:r w:rsidR="00170610" w:rsidRPr="0037735E">
        <w:rPr>
          <w:rFonts w:ascii="Calibri" w:hAnsi="Calibri" w:cs="Arial"/>
          <w:b/>
          <w:sz w:val="18"/>
          <w:szCs w:val="18"/>
        </w:rPr>
        <w:t>Slab Insulation</w:t>
      </w:r>
    </w:p>
    <w:p w14:paraId="1548091E" w14:textId="77777777" w:rsidR="005716C2" w:rsidRPr="0037735E" w:rsidRDefault="005716C2" w:rsidP="005716C2">
      <w:pPr>
        <w:keepNext/>
        <w:ind w:left="270"/>
        <w:rPr>
          <w:rFonts w:ascii="Calibri" w:hAnsi="Calibri" w:cs="Arial"/>
          <w:sz w:val="18"/>
          <w:szCs w:val="18"/>
        </w:rPr>
      </w:pPr>
      <w:r w:rsidRPr="0037735E">
        <w:rPr>
          <w:rFonts w:ascii="Calibri" w:hAnsi="Calibri" w:cs="Arial"/>
          <w:sz w:val="18"/>
          <w:szCs w:val="18"/>
        </w:rPr>
        <w:t xml:space="preserve">Slab edge performance specifications and installation criteria are found in Sections 150.0(l) and 150.1(c)1D (Table 150.1-A). Requirements vary by climate zone and slab conditions. </w:t>
      </w:r>
    </w:p>
    <w:p w14:paraId="15480920"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Floor type: Types include slab-on-grade or raised slab. </w:t>
      </w:r>
    </w:p>
    <w:p w14:paraId="15480921" w14:textId="77777777" w:rsidR="005716C2" w:rsidRPr="0037735E" w:rsidRDefault="005716C2" w:rsidP="005716C2">
      <w:pPr>
        <w:numPr>
          <w:ilvl w:val="0"/>
          <w:numId w:val="23"/>
        </w:numPr>
        <w:rPr>
          <w:rFonts w:ascii="Calibri" w:hAnsi="Calibri" w:cs="Arial"/>
          <w:sz w:val="18"/>
          <w:szCs w:val="18"/>
        </w:rPr>
      </w:pPr>
      <w:r w:rsidRPr="0037735E">
        <w:rPr>
          <w:rFonts w:ascii="Calibri" w:hAnsi="Calibri" w:cs="Arial"/>
          <w:sz w:val="18"/>
          <w:szCs w:val="18"/>
        </w:rPr>
        <w:t xml:space="preserve">Slab-on-grade floors require slab edge insulation in climate zone 16 only. </w:t>
      </w:r>
    </w:p>
    <w:p w14:paraId="15480922" w14:textId="6B670EEB" w:rsidR="005716C2" w:rsidRPr="0037735E" w:rsidRDefault="005716C2" w:rsidP="005716C2">
      <w:pPr>
        <w:numPr>
          <w:ilvl w:val="0"/>
          <w:numId w:val="23"/>
        </w:numPr>
        <w:rPr>
          <w:rFonts w:ascii="Calibri" w:hAnsi="Calibri" w:cs="Arial"/>
          <w:sz w:val="18"/>
          <w:szCs w:val="18"/>
        </w:rPr>
      </w:pPr>
      <w:r w:rsidRPr="0037735E">
        <w:rPr>
          <w:rFonts w:ascii="Calibri" w:hAnsi="Calibri" w:cs="Arial"/>
          <w:sz w:val="18"/>
          <w:szCs w:val="18"/>
        </w:rPr>
        <w:t>Raised slab must be insulated to R</w:t>
      </w:r>
      <w:ins w:id="596" w:author="Shewmaker, Michael@Energy" w:date="2021-12-23T10:12:00Z">
        <w:r w:rsidR="001A17CC">
          <w:rPr>
            <w:rFonts w:ascii="Calibri" w:hAnsi="Calibri" w:cs="Arial"/>
            <w:sz w:val="18"/>
            <w:szCs w:val="18"/>
          </w:rPr>
          <w:t>-</w:t>
        </w:r>
      </w:ins>
      <w:r w:rsidRPr="0037735E">
        <w:rPr>
          <w:rFonts w:ascii="Calibri" w:hAnsi="Calibri" w:cs="Arial"/>
          <w:sz w:val="18"/>
          <w:szCs w:val="18"/>
        </w:rPr>
        <w:t>8 in climate zones 1, 2, 11, 13, 14 and 16, R-4 in climate zones 12 and 15, and no insulation is required in climate zones 3-10.</w:t>
      </w:r>
    </w:p>
    <w:p w14:paraId="15480923" w14:textId="587C65C5"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Proposed R-value: When required, insulation can be specified by either R-value or U-factor</w:t>
      </w:r>
      <w:r w:rsidR="00522208" w:rsidRPr="0037735E">
        <w:rPr>
          <w:rFonts w:ascii="Calibri" w:hAnsi="Calibri" w:cs="Arial"/>
          <w:sz w:val="18"/>
          <w:szCs w:val="18"/>
        </w:rPr>
        <w:t xml:space="preserve"> (use the same descriptor throughout Table E)</w:t>
      </w:r>
      <w:r w:rsidRPr="0037735E">
        <w:rPr>
          <w:rFonts w:ascii="Calibri" w:hAnsi="Calibri" w:cs="Arial"/>
          <w:sz w:val="18"/>
          <w:szCs w:val="18"/>
        </w:rPr>
        <w:t xml:space="preserve">. When specifying an R-value complete </w:t>
      </w:r>
      <w:r w:rsidR="00C45569">
        <w:rPr>
          <w:rFonts w:ascii="Calibri" w:hAnsi="Calibri" w:cs="Arial"/>
          <w:sz w:val="18"/>
          <w:szCs w:val="18"/>
        </w:rPr>
        <w:t>C</w:t>
      </w:r>
      <w:r w:rsidRPr="0037735E">
        <w:rPr>
          <w:rFonts w:ascii="Calibri" w:hAnsi="Calibri" w:cs="Arial"/>
          <w:sz w:val="18"/>
          <w:szCs w:val="18"/>
        </w:rPr>
        <w:t>olumn 2.</w:t>
      </w:r>
    </w:p>
    <w:p w14:paraId="15480924" w14:textId="3CB27019"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Proposed </w:t>
      </w:r>
      <w:ins w:id="597" w:author="Shewmaker, Michael@Energy" w:date="2021-12-27T14:30:00Z">
        <w:r w:rsidR="0030596F">
          <w:rPr>
            <w:rFonts w:ascii="Calibri" w:hAnsi="Calibri" w:cs="Arial"/>
            <w:sz w:val="18"/>
            <w:szCs w:val="18"/>
          </w:rPr>
          <w:t xml:space="preserve">Insulation </w:t>
        </w:r>
      </w:ins>
      <w:r w:rsidRPr="0037735E">
        <w:rPr>
          <w:rFonts w:ascii="Calibri" w:hAnsi="Calibri" w:cs="Arial"/>
          <w:sz w:val="18"/>
          <w:szCs w:val="18"/>
        </w:rPr>
        <w:t xml:space="preserve">U-Factor: When required, specify the U-factor of proposed insulation in </w:t>
      </w:r>
      <w:r w:rsidR="00C45569">
        <w:rPr>
          <w:rFonts w:ascii="Calibri" w:hAnsi="Calibri" w:cs="Arial"/>
          <w:sz w:val="18"/>
          <w:szCs w:val="18"/>
        </w:rPr>
        <w:t>C</w:t>
      </w:r>
      <w:r w:rsidRPr="0037735E">
        <w:rPr>
          <w:rFonts w:ascii="Calibri" w:hAnsi="Calibri" w:cs="Arial"/>
          <w:sz w:val="18"/>
          <w:szCs w:val="18"/>
        </w:rPr>
        <w:t xml:space="preserve">olumn 3. </w:t>
      </w:r>
    </w:p>
    <w:p w14:paraId="15480925"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Required Insulation R-value: </w:t>
      </w:r>
      <w:r w:rsidR="00522208" w:rsidRPr="0037735E">
        <w:rPr>
          <w:rFonts w:ascii="Calibri" w:hAnsi="Calibri" w:cs="Arial"/>
          <w:sz w:val="18"/>
          <w:szCs w:val="18"/>
        </w:rPr>
        <w:t>S</w:t>
      </w:r>
      <w:r w:rsidRPr="0037735E">
        <w:rPr>
          <w:rFonts w:ascii="Calibri" w:hAnsi="Calibri" w:cs="Arial"/>
          <w:sz w:val="18"/>
          <w:szCs w:val="18"/>
        </w:rPr>
        <w:t>pecify the value required, which will vary by climate zone and type of slab. Values are from Table 150.1-A.</w:t>
      </w:r>
    </w:p>
    <w:p w14:paraId="15480926"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Required Insulation U-factor: </w:t>
      </w:r>
      <w:r w:rsidR="00522208" w:rsidRPr="0037735E">
        <w:rPr>
          <w:rFonts w:ascii="Calibri" w:hAnsi="Calibri" w:cs="Arial"/>
          <w:sz w:val="18"/>
          <w:szCs w:val="18"/>
        </w:rPr>
        <w:t>S</w:t>
      </w:r>
      <w:r w:rsidRPr="0037735E">
        <w:rPr>
          <w:rFonts w:ascii="Calibri" w:hAnsi="Calibri" w:cs="Arial"/>
          <w:sz w:val="18"/>
          <w:szCs w:val="18"/>
        </w:rPr>
        <w:t>pecify the value required, which will vary by climate zone and type of slab. Values are from Table 150.1-A.</w:t>
      </w:r>
    </w:p>
    <w:p w14:paraId="15480927"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p>
    <w:p w14:paraId="15480929" w14:textId="3C702115" w:rsidR="00E512E4" w:rsidRDefault="005716C2" w:rsidP="00C45569">
      <w:pPr>
        <w:ind w:left="1080" w:hanging="720"/>
        <w:rPr>
          <w:rFonts w:ascii="Calibri" w:hAnsi="Calibri" w:cs="Arial"/>
          <w:sz w:val="18"/>
          <w:szCs w:val="18"/>
        </w:rPr>
      </w:pPr>
      <w:r w:rsidRPr="0037735E">
        <w:rPr>
          <w:rFonts w:ascii="Calibri" w:hAnsi="Calibri" w:cs="Arial"/>
          <w:sz w:val="18"/>
          <w:szCs w:val="18"/>
        </w:rPr>
        <w:t>NOTE:</w:t>
      </w:r>
      <w:r w:rsidRPr="0037735E">
        <w:rPr>
          <w:rFonts w:ascii="Calibri" w:hAnsi="Calibri" w:cs="Arial"/>
          <w:sz w:val="18"/>
          <w:szCs w:val="18"/>
        </w:rPr>
        <w:tab/>
      </w:r>
      <w:r w:rsidR="00522208" w:rsidRPr="0037735E">
        <w:rPr>
          <w:rFonts w:ascii="Calibri" w:hAnsi="Calibri" w:cs="Arial"/>
          <w:sz w:val="18"/>
          <w:szCs w:val="18"/>
        </w:rPr>
        <w:t>T</w:t>
      </w:r>
      <w:r w:rsidRPr="0037735E">
        <w:rPr>
          <w:rFonts w:ascii="Calibri" w:hAnsi="Calibri" w:cs="Arial"/>
          <w:sz w:val="18"/>
          <w:szCs w:val="18"/>
        </w:rPr>
        <w:t>here is a mandatory slab edge insulation requirement for heated slab floors. Since mandatory requirements are not listed on the Certificate of Compliance, this is provided for information purposes only. The specific requirements are in Sections 110.8(g) and Table 110.8-A.</w:t>
      </w:r>
    </w:p>
    <w:p w14:paraId="34B1E9D0" w14:textId="77777777" w:rsidR="006753C2" w:rsidRPr="0037735E" w:rsidRDefault="006753C2" w:rsidP="00C45569">
      <w:pPr>
        <w:ind w:left="1080" w:hanging="720"/>
        <w:rPr>
          <w:rFonts w:ascii="Calibri" w:hAnsi="Calibri" w:cs="Arial"/>
          <w:sz w:val="18"/>
          <w:szCs w:val="18"/>
        </w:rPr>
      </w:pPr>
    </w:p>
    <w:p w14:paraId="1548092B" w14:textId="405CE67A" w:rsidR="00C37497" w:rsidRPr="0037735E" w:rsidRDefault="00C37497" w:rsidP="0037735E">
      <w:pPr>
        <w:keepNext/>
        <w:rPr>
          <w:rFonts w:ascii="Calibri" w:hAnsi="Calibri" w:cs="Arial"/>
          <w:b/>
          <w:sz w:val="18"/>
          <w:szCs w:val="18"/>
        </w:rPr>
      </w:pPr>
      <w:r w:rsidRPr="0037735E">
        <w:rPr>
          <w:rFonts w:ascii="Calibri" w:hAnsi="Calibri" w:cs="Arial"/>
          <w:b/>
          <w:sz w:val="18"/>
          <w:szCs w:val="18"/>
        </w:rPr>
        <w:t xml:space="preserve">F. </w:t>
      </w:r>
      <w:r w:rsidR="00170610" w:rsidRPr="0037735E">
        <w:rPr>
          <w:rFonts w:ascii="Calibri" w:hAnsi="Calibri" w:cs="Arial"/>
          <w:b/>
          <w:sz w:val="18"/>
          <w:szCs w:val="18"/>
        </w:rPr>
        <w:t>Radiant Barrier</w:t>
      </w:r>
    </w:p>
    <w:p w14:paraId="1548092C" w14:textId="77777777" w:rsidR="00DC4F5F" w:rsidRPr="0037735E" w:rsidRDefault="00DC4F5F" w:rsidP="00DC4F5F">
      <w:pPr>
        <w:pStyle w:val="ListParagraph"/>
        <w:keepNext/>
        <w:numPr>
          <w:ilvl w:val="0"/>
          <w:numId w:val="42"/>
        </w:numPr>
        <w:rPr>
          <w:rFonts w:ascii="Calibri" w:hAnsi="Calibri" w:cs="Arial"/>
          <w:b/>
          <w:sz w:val="18"/>
          <w:szCs w:val="18"/>
        </w:rPr>
      </w:pPr>
      <w:r w:rsidRPr="0037735E">
        <w:rPr>
          <w:rFonts w:ascii="Calibri" w:hAnsi="Calibri"/>
          <w:sz w:val="18"/>
          <w:szCs w:val="18"/>
        </w:rPr>
        <w:t xml:space="preserve">Radiant Barrier installed below the roof deck and on all </w:t>
      </w:r>
      <w:proofErr w:type="gramStart"/>
      <w:r w:rsidRPr="0037735E">
        <w:rPr>
          <w:rFonts w:ascii="Calibri" w:hAnsi="Calibri"/>
          <w:sz w:val="18"/>
          <w:szCs w:val="18"/>
        </w:rPr>
        <w:t>gable</w:t>
      </w:r>
      <w:proofErr w:type="gramEnd"/>
      <w:r w:rsidRPr="0037735E">
        <w:rPr>
          <w:rFonts w:ascii="Calibri" w:hAnsi="Calibri"/>
          <w:sz w:val="18"/>
          <w:szCs w:val="18"/>
        </w:rPr>
        <w:t xml:space="preserve"> end walls: Yes or No</w:t>
      </w:r>
      <w:r w:rsidR="00522208" w:rsidRPr="0037735E">
        <w:rPr>
          <w:rFonts w:ascii="Calibri" w:hAnsi="Calibri"/>
          <w:sz w:val="18"/>
          <w:szCs w:val="18"/>
        </w:rPr>
        <w:t xml:space="preserve">. </w:t>
      </w:r>
      <w:r w:rsidR="00522208" w:rsidRPr="0037735E">
        <w:rPr>
          <w:rFonts w:ascii="Calibri" w:hAnsi="Calibri" w:cs="Arial"/>
          <w:sz w:val="18"/>
          <w:szCs w:val="18"/>
        </w:rPr>
        <w:t>Radiant barriers are required in climate zones 2-15.</w:t>
      </w:r>
    </w:p>
    <w:p w14:paraId="1548092D" w14:textId="77777777" w:rsidR="00DC4F5F" w:rsidRPr="0037735E" w:rsidRDefault="00DC4F5F" w:rsidP="00DC4F5F">
      <w:pPr>
        <w:pStyle w:val="ListParagraph"/>
        <w:keepNext/>
        <w:numPr>
          <w:ilvl w:val="0"/>
          <w:numId w:val="42"/>
        </w:numPr>
        <w:rPr>
          <w:rFonts w:ascii="Calibri" w:hAnsi="Calibri" w:cs="Arial"/>
          <w:b/>
          <w:sz w:val="18"/>
          <w:szCs w:val="18"/>
        </w:rPr>
      </w:pPr>
      <w:r w:rsidRPr="0037735E">
        <w:rPr>
          <w:rFonts w:ascii="Calibri" w:hAnsi="Calibri" w:cs="Arial"/>
          <w:sz w:val="18"/>
          <w:szCs w:val="18"/>
        </w:rPr>
        <w:t>Comments: Any notes regarding location, unique conditions, or attachments.</w:t>
      </w:r>
    </w:p>
    <w:p w14:paraId="1548092F" w14:textId="0EDA9F4C" w:rsidR="00F076B0" w:rsidRDefault="00B20DC5" w:rsidP="00C45569">
      <w:pPr>
        <w:keepNext/>
        <w:ind w:left="1080" w:hanging="720"/>
        <w:rPr>
          <w:rFonts w:ascii="Calibri" w:hAnsi="Calibri" w:cs="Arial"/>
          <w:sz w:val="18"/>
          <w:szCs w:val="18"/>
        </w:rPr>
      </w:pPr>
      <w:r w:rsidRPr="0037735E">
        <w:rPr>
          <w:rFonts w:ascii="Calibri" w:hAnsi="Calibri" w:cs="Arial"/>
          <w:sz w:val="18"/>
          <w:szCs w:val="18"/>
        </w:rPr>
        <w:t xml:space="preserve">NOTE: </w:t>
      </w:r>
      <w:r w:rsidRPr="0037735E">
        <w:rPr>
          <w:rFonts w:ascii="Calibri" w:hAnsi="Calibri" w:cs="Arial"/>
          <w:sz w:val="18"/>
          <w:szCs w:val="18"/>
        </w:rPr>
        <w:tab/>
      </w:r>
      <w:r w:rsidR="00DC4F5F" w:rsidRPr="0037735E">
        <w:rPr>
          <w:rFonts w:ascii="Calibri" w:hAnsi="Calibri" w:cs="Arial"/>
          <w:sz w:val="18"/>
          <w:szCs w:val="18"/>
        </w:rPr>
        <w:t xml:space="preserve">Radiant barrier performance specifications and installation criteria are found in Sections 110.8(j) and 150.1(c)2, and in </w:t>
      </w:r>
      <w:ins w:id="598" w:author="Shewmaker, Michael@Energy" w:date="2021-12-23T10:12:00Z">
        <w:r w:rsidR="001A17CC">
          <w:rPr>
            <w:rFonts w:ascii="Calibri" w:hAnsi="Calibri" w:cs="Arial"/>
            <w:sz w:val="18"/>
            <w:szCs w:val="18"/>
          </w:rPr>
          <w:t>Refere</w:t>
        </w:r>
      </w:ins>
      <w:ins w:id="599" w:author="Shewmaker, Michael@Energy" w:date="2021-12-23T10:13:00Z">
        <w:r w:rsidR="001A17CC">
          <w:rPr>
            <w:rFonts w:ascii="Calibri" w:hAnsi="Calibri" w:cs="Arial"/>
            <w:sz w:val="18"/>
            <w:szCs w:val="18"/>
          </w:rPr>
          <w:t xml:space="preserve">nce Appendices, </w:t>
        </w:r>
      </w:ins>
      <w:r w:rsidR="00DC4F5F" w:rsidRPr="0037735E">
        <w:rPr>
          <w:rFonts w:ascii="Calibri" w:hAnsi="Calibri" w:cs="Arial"/>
          <w:sz w:val="18"/>
          <w:szCs w:val="18"/>
        </w:rPr>
        <w:t>Residential Appendix</w:t>
      </w:r>
      <w:ins w:id="600" w:author="Shewmaker, Michael@Energy" w:date="2021-12-23T10:13:00Z">
        <w:r w:rsidR="001A17CC">
          <w:rPr>
            <w:rFonts w:ascii="Calibri" w:hAnsi="Calibri" w:cs="Arial"/>
            <w:sz w:val="18"/>
            <w:szCs w:val="18"/>
          </w:rPr>
          <w:t>,</w:t>
        </w:r>
      </w:ins>
      <w:r w:rsidR="00DC4F5F" w:rsidRPr="0037735E">
        <w:rPr>
          <w:rFonts w:ascii="Calibri" w:hAnsi="Calibri" w:cs="Arial"/>
          <w:sz w:val="18"/>
          <w:szCs w:val="18"/>
        </w:rPr>
        <w:t xml:space="preserve"> RA4.2.1.  </w:t>
      </w:r>
    </w:p>
    <w:p w14:paraId="75C6ED7E" w14:textId="77777777" w:rsidR="00C171AE" w:rsidRPr="0037735E" w:rsidRDefault="00C171AE" w:rsidP="00C45569">
      <w:pPr>
        <w:keepNext/>
        <w:ind w:left="1080" w:hanging="720"/>
        <w:rPr>
          <w:rFonts w:ascii="Calibri" w:hAnsi="Calibri" w:cs="Arial"/>
          <w:sz w:val="18"/>
          <w:szCs w:val="18"/>
        </w:rPr>
      </w:pPr>
    </w:p>
    <w:p w14:paraId="15480931" w14:textId="4702B541" w:rsidR="00C37497" w:rsidRPr="0037735E" w:rsidRDefault="00C37497" w:rsidP="0037735E">
      <w:pPr>
        <w:keepNext/>
        <w:rPr>
          <w:rFonts w:ascii="Calibri" w:hAnsi="Calibri" w:cs="Arial"/>
          <w:b/>
          <w:sz w:val="18"/>
          <w:szCs w:val="18"/>
        </w:rPr>
      </w:pPr>
      <w:r w:rsidRPr="0037735E">
        <w:rPr>
          <w:rFonts w:ascii="Calibri" w:hAnsi="Calibri" w:cs="Arial"/>
          <w:b/>
          <w:sz w:val="18"/>
          <w:szCs w:val="18"/>
        </w:rPr>
        <w:t xml:space="preserve">G. </w:t>
      </w:r>
      <w:r w:rsidR="00170610" w:rsidRPr="0037735E">
        <w:rPr>
          <w:rFonts w:ascii="Calibri" w:hAnsi="Calibri" w:cs="Arial"/>
          <w:b/>
          <w:sz w:val="18"/>
          <w:szCs w:val="18"/>
        </w:rPr>
        <w:t>Roofing Products (Cool Roof)</w:t>
      </w:r>
    </w:p>
    <w:p w14:paraId="15480932" w14:textId="77777777" w:rsidR="003762EA" w:rsidRPr="0037735E" w:rsidRDefault="00C37497" w:rsidP="00B644DA">
      <w:pPr>
        <w:keepNext/>
        <w:rPr>
          <w:rFonts w:ascii="Calibri" w:hAnsi="Calibri" w:cs="Arial"/>
          <w:sz w:val="18"/>
          <w:szCs w:val="18"/>
        </w:rPr>
      </w:pPr>
      <w:r w:rsidRPr="0037735E">
        <w:rPr>
          <w:rFonts w:ascii="Calibri" w:hAnsi="Calibri" w:cs="Arial"/>
          <w:sz w:val="18"/>
          <w:szCs w:val="18"/>
        </w:rPr>
        <w:t>Roofing requirements are found in Section 110.8(</w:t>
      </w:r>
      <w:proofErr w:type="spellStart"/>
      <w:r w:rsidRPr="0037735E">
        <w:rPr>
          <w:rFonts w:ascii="Calibri" w:hAnsi="Calibri" w:cs="Arial"/>
          <w:sz w:val="18"/>
          <w:szCs w:val="18"/>
        </w:rPr>
        <w:t>i</w:t>
      </w:r>
      <w:proofErr w:type="spellEnd"/>
      <w:r w:rsidRPr="0037735E">
        <w:rPr>
          <w:rFonts w:ascii="Calibri" w:hAnsi="Calibri" w:cs="Arial"/>
          <w:sz w:val="18"/>
          <w:szCs w:val="18"/>
        </w:rPr>
        <w:t>) and 150.1(c)11. Depending on the climate zone and roof slope, a cool roof (defined as a minimum aged solar reflectance and thermal emittance, or a minimum SRI</w:t>
      </w:r>
      <w:r w:rsidR="00CC45F7" w:rsidRPr="0037735E">
        <w:rPr>
          <w:rFonts w:ascii="Calibri" w:hAnsi="Calibri" w:cs="Arial"/>
          <w:sz w:val="18"/>
          <w:szCs w:val="18"/>
        </w:rPr>
        <w:t>)</w:t>
      </w:r>
      <w:r w:rsidRPr="0037735E">
        <w:rPr>
          <w:rFonts w:ascii="Calibri" w:hAnsi="Calibri" w:cs="Arial"/>
          <w:sz w:val="18"/>
          <w:szCs w:val="18"/>
        </w:rPr>
        <w:t xml:space="preserve"> may be required by Package A. </w:t>
      </w:r>
    </w:p>
    <w:p w14:paraId="15480934" w14:textId="0AF9F508" w:rsidR="00C37497" w:rsidRPr="0037735E" w:rsidRDefault="003762EA" w:rsidP="00B644DA">
      <w:pPr>
        <w:tabs>
          <w:tab w:val="left" w:pos="1800"/>
        </w:tabs>
        <w:ind w:left="1080" w:hanging="720"/>
        <w:rPr>
          <w:rFonts w:ascii="Calibri" w:hAnsi="Calibri" w:cs="Arial"/>
          <w:sz w:val="18"/>
          <w:szCs w:val="18"/>
        </w:rPr>
      </w:pPr>
      <w:r w:rsidRPr="0037735E">
        <w:rPr>
          <w:rFonts w:ascii="Calibri" w:hAnsi="Calibri" w:cs="Arial"/>
          <w:sz w:val="18"/>
          <w:szCs w:val="18"/>
        </w:rPr>
        <w:t xml:space="preserve">NOTE: </w:t>
      </w:r>
      <w:r w:rsidRPr="0037735E">
        <w:rPr>
          <w:rFonts w:ascii="Calibri" w:hAnsi="Calibri" w:cs="Arial"/>
          <w:sz w:val="18"/>
          <w:szCs w:val="18"/>
        </w:rPr>
        <w:tab/>
        <w:t xml:space="preserve">Exceptions include (1) additions of 300 </w:t>
      </w:r>
      <w:ins w:id="601" w:author="Shewmaker, Michael@Energy" w:date="2021-12-23T10:13:00Z">
        <w:r w:rsidR="001A17CC">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02" w:author="Shewmaker, Michael@Energy" w:date="2021-12-23T10:13:00Z">
        <w:r w:rsidR="001A17CC">
          <w:rPr>
            <w:rFonts w:ascii="Calibri" w:hAnsi="Calibri" w:cs="Arial"/>
            <w:sz w:val="18"/>
            <w:szCs w:val="18"/>
          </w:rPr>
          <w:t>)</w:t>
        </w:r>
      </w:ins>
      <w:r w:rsidRPr="0037735E">
        <w:rPr>
          <w:rFonts w:ascii="Calibri" w:hAnsi="Calibri" w:cs="Arial"/>
          <w:sz w:val="18"/>
          <w:szCs w:val="18"/>
        </w:rPr>
        <w:t xml:space="preserve"> or less, (2) </w:t>
      </w:r>
      <w:r w:rsidR="00C37497" w:rsidRPr="0037735E">
        <w:rPr>
          <w:rFonts w:ascii="Calibri" w:hAnsi="Calibri" w:cs="Arial"/>
          <w:sz w:val="18"/>
          <w:szCs w:val="18"/>
        </w:rPr>
        <w:t xml:space="preserve">low-slope roofs (pitch </w:t>
      </w:r>
      <w:ins w:id="603" w:author="Shewmaker, Michael@Energy" w:date="2021-12-23T10:14:00Z">
        <w:r w:rsidR="00C35856">
          <w:rPr>
            <w:rFonts w:ascii="Calibri" w:hAnsi="Calibri" w:cs="Arial"/>
            <w:sz w:val="18"/>
            <w:szCs w:val="18"/>
          </w:rPr>
          <w:t xml:space="preserve">less than </w:t>
        </w:r>
      </w:ins>
      <w:r w:rsidR="00C37497" w:rsidRPr="0037735E">
        <w:rPr>
          <w:rFonts w:ascii="Calibri" w:hAnsi="Calibri" w:cs="Arial"/>
          <w:sz w:val="18"/>
          <w:szCs w:val="18"/>
        </w:rPr>
        <w:t>2:12</w:t>
      </w:r>
      <w:del w:id="604" w:author="Shewmaker, Michael@Energy" w:date="2021-12-23T10:14:00Z">
        <w:r w:rsidR="00C37497" w:rsidRPr="0037735E" w:rsidDel="00C35856">
          <w:rPr>
            <w:rFonts w:ascii="Calibri" w:hAnsi="Calibri" w:cs="Arial"/>
            <w:sz w:val="18"/>
            <w:szCs w:val="18"/>
          </w:rPr>
          <w:delText xml:space="preserve"> or less</w:delText>
        </w:r>
      </w:del>
      <w:r w:rsidR="00C37497" w:rsidRPr="0037735E">
        <w:rPr>
          <w:rFonts w:ascii="Calibri" w:hAnsi="Calibri" w:cs="Arial"/>
          <w:sz w:val="18"/>
          <w:szCs w:val="18"/>
        </w:rPr>
        <w:t>) in climate zones 1-12, 14 and 16; (</w:t>
      </w:r>
      <w:r w:rsidRPr="0037735E">
        <w:rPr>
          <w:rFonts w:ascii="Calibri" w:hAnsi="Calibri" w:cs="Arial"/>
          <w:sz w:val="18"/>
          <w:szCs w:val="18"/>
        </w:rPr>
        <w:t>3</w:t>
      </w:r>
      <w:r w:rsidR="00C37497" w:rsidRPr="0037735E">
        <w:rPr>
          <w:rFonts w:ascii="Calibri" w:hAnsi="Calibri" w:cs="Arial"/>
          <w:sz w:val="18"/>
          <w:szCs w:val="18"/>
        </w:rPr>
        <w:t>) steep</w:t>
      </w:r>
      <w:r w:rsidR="00C45569">
        <w:rPr>
          <w:rFonts w:ascii="Calibri" w:hAnsi="Calibri" w:cs="Arial"/>
          <w:sz w:val="18"/>
          <w:szCs w:val="18"/>
        </w:rPr>
        <w:t>-</w:t>
      </w:r>
      <w:r w:rsidR="00C37497" w:rsidRPr="0037735E">
        <w:rPr>
          <w:rFonts w:ascii="Calibri" w:hAnsi="Calibri" w:cs="Arial"/>
          <w:sz w:val="18"/>
          <w:szCs w:val="18"/>
        </w:rPr>
        <w:t>slope roof</w:t>
      </w:r>
      <w:r w:rsidR="00C45569">
        <w:rPr>
          <w:rFonts w:ascii="Calibri" w:hAnsi="Calibri" w:cs="Arial"/>
          <w:sz w:val="18"/>
          <w:szCs w:val="18"/>
        </w:rPr>
        <w:t>s</w:t>
      </w:r>
      <w:r w:rsidR="00C37497" w:rsidRPr="0037735E">
        <w:rPr>
          <w:rFonts w:ascii="Calibri" w:hAnsi="Calibri" w:cs="Arial"/>
          <w:sz w:val="18"/>
          <w:szCs w:val="18"/>
        </w:rPr>
        <w:t xml:space="preserve"> (pitch greater than </w:t>
      </w:r>
      <w:ins w:id="605" w:author="Shewmaker, Michael@Energy" w:date="2021-12-23T10:14:00Z">
        <w:r w:rsidR="00C35856">
          <w:rPr>
            <w:rFonts w:ascii="Calibri" w:hAnsi="Calibri" w:cs="Arial"/>
            <w:sz w:val="18"/>
            <w:szCs w:val="18"/>
          </w:rPr>
          <w:t xml:space="preserve">or equal to </w:t>
        </w:r>
      </w:ins>
      <w:r w:rsidR="00C37497" w:rsidRPr="0037735E">
        <w:rPr>
          <w:rFonts w:ascii="Calibri" w:hAnsi="Calibri" w:cs="Arial"/>
          <w:sz w:val="18"/>
          <w:szCs w:val="18"/>
        </w:rPr>
        <w:t>2:12) in climate zones 1-9 and 16; (</w:t>
      </w:r>
      <w:r w:rsidRPr="0037735E">
        <w:rPr>
          <w:rFonts w:ascii="Calibri" w:hAnsi="Calibri" w:cs="Arial"/>
          <w:sz w:val="18"/>
          <w:szCs w:val="18"/>
        </w:rPr>
        <w:t>4</w:t>
      </w:r>
      <w:r w:rsidR="00C37497" w:rsidRPr="0037735E">
        <w:rPr>
          <w:rFonts w:ascii="Calibri" w:hAnsi="Calibri" w:cs="Arial"/>
          <w:sz w:val="18"/>
          <w:szCs w:val="18"/>
        </w:rPr>
        <w:t xml:space="preserve">) roof constructions that have thermal mass over the roof membrane with at least 25 </w:t>
      </w:r>
      <w:ins w:id="606" w:author="Shewmaker, Michael@Energy" w:date="2021-12-23T10:14:00Z">
        <w:r w:rsidR="00C35856">
          <w:rPr>
            <w:rFonts w:ascii="Calibri" w:hAnsi="Calibri" w:cs="Arial"/>
            <w:sz w:val="18"/>
            <w:szCs w:val="18"/>
          </w:rPr>
          <w:t>pounds per square feet (</w:t>
        </w:r>
      </w:ins>
      <w:r w:rsidR="00C37497" w:rsidRPr="0037735E">
        <w:rPr>
          <w:rFonts w:ascii="Calibri" w:hAnsi="Calibri" w:cs="Arial"/>
          <w:sz w:val="18"/>
          <w:szCs w:val="18"/>
        </w:rPr>
        <w:t>lb/</w:t>
      </w:r>
      <w:r w:rsidR="003F41DF" w:rsidRPr="0037735E">
        <w:rPr>
          <w:rFonts w:ascii="Calibri" w:hAnsi="Calibri" w:cs="Arial"/>
          <w:sz w:val="18"/>
          <w:szCs w:val="18"/>
        </w:rPr>
        <w:t>ft</w:t>
      </w:r>
      <w:r w:rsidR="003F41DF" w:rsidRPr="0037735E">
        <w:rPr>
          <w:rFonts w:ascii="Calibri" w:hAnsi="Calibri" w:cs="Arial"/>
          <w:sz w:val="18"/>
          <w:szCs w:val="18"/>
          <w:vertAlign w:val="superscript"/>
        </w:rPr>
        <w:t>2</w:t>
      </w:r>
      <w:ins w:id="607" w:author="Shewmaker, Michael@Energy" w:date="2021-12-23T10:14:00Z">
        <w:r w:rsidR="00C35856">
          <w:rPr>
            <w:rFonts w:ascii="Calibri" w:hAnsi="Calibri" w:cs="Arial"/>
            <w:sz w:val="18"/>
            <w:szCs w:val="18"/>
          </w:rPr>
          <w:t>)</w:t>
        </w:r>
      </w:ins>
      <w:r w:rsidR="00C37497" w:rsidRPr="0037735E">
        <w:rPr>
          <w:rFonts w:ascii="Calibri" w:hAnsi="Calibri" w:cs="Arial"/>
          <w:sz w:val="18"/>
          <w:szCs w:val="18"/>
        </w:rPr>
        <w:t>; and (</w:t>
      </w:r>
      <w:r w:rsidRPr="0037735E">
        <w:rPr>
          <w:rFonts w:ascii="Calibri" w:hAnsi="Calibri" w:cs="Arial"/>
          <w:sz w:val="18"/>
          <w:szCs w:val="18"/>
        </w:rPr>
        <w:t>5</w:t>
      </w:r>
      <w:r w:rsidR="00C37497" w:rsidRPr="0037735E">
        <w:rPr>
          <w:rFonts w:ascii="Calibri" w:hAnsi="Calibri" w:cs="Arial"/>
          <w:sz w:val="18"/>
          <w:szCs w:val="18"/>
        </w:rPr>
        <w:t xml:space="preserve">) any roof area covered by building integrated photovoltaic </w:t>
      </w:r>
      <w:ins w:id="608" w:author="Shewmaker, Michael@Energy" w:date="2021-12-27T14:34:00Z">
        <w:r w:rsidR="00377CE4">
          <w:rPr>
            <w:rFonts w:ascii="Calibri" w:hAnsi="Calibri" w:cs="Arial"/>
            <w:sz w:val="18"/>
            <w:szCs w:val="18"/>
          </w:rPr>
          <w:t xml:space="preserve">(PV) </w:t>
        </w:r>
      </w:ins>
      <w:r w:rsidR="00C37497" w:rsidRPr="0037735E">
        <w:rPr>
          <w:rFonts w:ascii="Calibri" w:hAnsi="Calibri" w:cs="Arial"/>
          <w:sz w:val="18"/>
          <w:szCs w:val="18"/>
        </w:rPr>
        <w:t xml:space="preserve">panels and solar thermal panels (the area of roof not covered by photovoltaic panels would still need to meet any applicable cool roof requirements). </w:t>
      </w:r>
    </w:p>
    <w:p w14:paraId="15480936" w14:textId="77777777" w:rsidR="003C6CEF" w:rsidRPr="0037735E" w:rsidRDefault="003C6CEF"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Tag/ID: A label (if any) from the plans, such as R1.</w:t>
      </w:r>
    </w:p>
    <w:p w14:paraId="15480937" w14:textId="0D1EBC53" w:rsidR="00C70699" w:rsidRPr="0037735E" w:rsidRDefault="00574EED" w:rsidP="00C70699">
      <w:pPr>
        <w:pStyle w:val="ListParagraph"/>
        <w:numPr>
          <w:ilvl w:val="0"/>
          <w:numId w:val="50"/>
        </w:numPr>
        <w:ind w:left="720"/>
        <w:contextualSpacing/>
        <w:rPr>
          <w:rFonts w:ascii="Calibri" w:hAnsi="Calibri" w:cs="Arial"/>
          <w:sz w:val="18"/>
          <w:szCs w:val="18"/>
        </w:rPr>
      </w:pPr>
      <w:r>
        <w:rPr>
          <w:rFonts w:ascii="Calibri" w:hAnsi="Calibri" w:cs="Arial"/>
          <w:sz w:val="18"/>
          <w:szCs w:val="18"/>
        </w:rPr>
        <w:t>Exception</w:t>
      </w:r>
      <w:r w:rsidR="00C70699" w:rsidRPr="0037735E">
        <w:rPr>
          <w:rFonts w:ascii="Calibri" w:hAnsi="Calibri" w:cs="Arial"/>
          <w:sz w:val="18"/>
          <w:szCs w:val="18"/>
        </w:rPr>
        <w:t xml:space="preserve">: </w:t>
      </w:r>
      <w:r>
        <w:rPr>
          <w:rFonts w:ascii="Calibri" w:hAnsi="Calibri" w:cs="Arial"/>
          <w:sz w:val="18"/>
          <w:szCs w:val="18"/>
        </w:rPr>
        <w:t>User selects from 1, 2, or None</w:t>
      </w:r>
      <w:r w:rsidR="00CC45F7" w:rsidRPr="0037735E">
        <w:rPr>
          <w:rFonts w:ascii="Calibri" w:hAnsi="Calibri" w:cs="Arial"/>
          <w:sz w:val="18"/>
          <w:szCs w:val="18"/>
        </w:rPr>
        <w:t xml:space="preserve">. </w:t>
      </w:r>
      <w:r w:rsidR="00C70699" w:rsidRPr="0037735E">
        <w:rPr>
          <w:rFonts w:ascii="Calibri" w:hAnsi="Calibri" w:cs="Arial"/>
          <w:sz w:val="18"/>
          <w:szCs w:val="18"/>
        </w:rPr>
        <w:t>Mass roofs are not required to have a cool roof even if the climate zone specifies minimum performance requirements.</w:t>
      </w:r>
    </w:p>
    <w:p w14:paraId="15480938" w14:textId="7661264B"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Roof Pitch: Expressed as 4:12, for example, which means the roof rises 4 f</w:t>
      </w:r>
      <w:r w:rsidR="00C45569">
        <w:rPr>
          <w:rFonts w:ascii="Calibri" w:hAnsi="Calibri" w:cs="Arial"/>
          <w:sz w:val="18"/>
          <w:szCs w:val="18"/>
        </w:rPr>
        <w:t>ee</w:t>
      </w:r>
      <w:r w:rsidRPr="0037735E">
        <w:rPr>
          <w:rFonts w:ascii="Calibri" w:hAnsi="Calibri" w:cs="Arial"/>
          <w:sz w:val="18"/>
          <w:szCs w:val="18"/>
        </w:rPr>
        <w:t xml:space="preserve">t within a span of 12 feet. When roofs have multiple </w:t>
      </w:r>
      <w:proofErr w:type="gramStart"/>
      <w:r w:rsidRPr="0037735E">
        <w:rPr>
          <w:rFonts w:ascii="Calibri" w:hAnsi="Calibri" w:cs="Arial"/>
          <w:sz w:val="18"/>
          <w:szCs w:val="18"/>
        </w:rPr>
        <w:t>pitches</w:t>
      </w:r>
      <w:proofErr w:type="gramEnd"/>
      <w:r w:rsidRPr="0037735E">
        <w:rPr>
          <w:rFonts w:ascii="Calibri" w:hAnsi="Calibri" w:cs="Arial"/>
          <w:sz w:val="18"/>
          <w:szCs w:val="18"/>
        </w:rPr>
        <w:t xml:space="preserve"> the requirements are based on the pitch of 50</w:t>
      </w:r>
      <w:ins w:id="609" w:author="Shewmaker, Michael@Energy" w:date="2021-12-23T10:14:00Z">
        <w:r w:rsidR="00C35856">
          <w:rPr>
            <w:rFonts w:ascii="Calibri" w:hAnsi="Calibri" w:cs="Arial"/>
            <w:sz w:val="18"/>
            <w:szCs w:val="18"/>
          </w:rPr>
          <w:t xml:space="preserve"> percent</w:t>
        </w:r>
      </w:ins>
      <w:del w:id="610" w:author="Shewmaker, Michael@Energy" w:date="2021-12-23T10:14:00Z">
        <w:r w:rsidRPr="0037735E" w:rsidDel="00C35856">
          <w:rPr>
            <w:rFonts w:ascii="Calibri" w:hAnsi="Calibri" w:cs="Arial"/>
            <w:sz w:val="18"/>
            <w:szCs w:val="18"/>
          </w:rPr>
          <w:delText>%</w:delText>
        </w:r>
      </w:del>
      <w:r w:rsidRPr="0037735E">
        <w:rPr>
          <w:rFonts w:ascii="Calibri" w:hAnsi="Calibri" w:cs="Arial"/>
          <w:sz w:val="18"/>
          <w:szCs w:val="18"/>
        </w:rPr>
        <w:t xml:space="preserve"> or more of the roof. </w:t>
      </w:r>
    </w:p>
    <w:p w14:paraId="15480939"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Method of Compliance: </w:t>
      </w:r>
      <w:r w:rsidR="004F4B52" w:rsidRPr="0037735E">
        <w:rPr>
          <w:rFonts w:ascii="Calibri" w:hAnsi="Calibri" w:cs="Arial"/>
          <w:sz w:val="18"/>
          <w:szCs w:val="18"/>
        </w:rPr>
        <w:t>I</w:t>
      </w:r>
      <w:r w:rsidRPr="0037735E">
        <w:rPr>
          <w:rFonts w:ascii="Calibri" w:hAnsi="Calibri" w:cs="Arial"/>
          <w:sz w:val="18"/>
          <w:szCs w:val="18"/>
        </w:rPr>
        <w:t>ndicate if the method of compliance is going to be based on Aged Solar Reflectance and Thermal Emittance or is it going to be based on the Solar Reflectance Index (SRI).</w:t>
      </w:r>
    </w:p>
    <w:p w14:paraId="1548093A" w14:textId="1F343E3C"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Product </w:t>
      </w:r>
      <w:r w:rsidR="00F7011F" w:rsidRPr="0037735E">
        <w:rPr>
          <w:rFonts w:ascii="Calibri" w:hAnsi="Calibri" w:cs="Arial"/>
          <w:sz w:val="18"/>
          <w:szCs w:val="18"/>
        </w:rPr>
        <w:t>T</w:t>
      </w:r>
      <w:r w:rsidRPr="0037735E">
        <w:rPr>
          <w:rFonts w:ascii="Calibri" w:hAnsi="Calibri" w:cs="Arial"/>
          <w:sz w:val="18"/>
          <w:szCs w:val="18"/>
        </w:rPr>
        <w:t>ype: See Cool Roof Rating Council’s directory. Generally</w:t>
      </w:r>
      <w:r w:rsidR="006D7D99">
        <w:rPr>
          <w:rFonts w:ascii="Calibri" w:hAnsi="Calibri" w:cs="Arial"/>
          <w:sz w:val="18"/>
          <w:szCs w:val="18"/>
        </w:rPr>
        <w:t>,</w:t>
      </w:r>
      <w:r w:rsidRPr="0037735E">
        <w:rPr>
          <w:rFonts w:ascii="Calibri" w:hAnsi="Calibri" w:cs="Arial"/>
          <w:sz w:val="18"/>
          <w:szCs w:val="18"/>
        </w:rPr>
        <w:t xml:space="preserve"> product types include single-ply roof, wood shingles, asphalt roof, metal roof, tile roof.</w:t>
      </w:r>
    </w:p>
    <w:p w14:paraId="1548093B" w14:textId="0D6C0904"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The </w:t>
      </w:r>
      <w:smartTag w:uri="urn:schemas-microsoft-com:office:smarttags" w:element="stockticker">
        <w:r w:rsidRPr="0037735E">
          <w:rPr>
            <w:rFonts w:ascii="Calibri" w:hAnsi="Calibri" w:cs="Arial"/>
            <w:sz w:val="18"/>
            <w:szCs w:val="18"/>
          </w:rPr>
          <w:t>CRRC</w:t>
        </w:r>
      </w:smartTag>
      <w:r w:rsidRPr="0037735E">
        <w:rPr>
          <w:rFonts w:ascii="Calibri" w:hAnsi="Calibri" w:cs="Arial"/>
          <w:sz w:val="18"/>
          <w:szCs w:val="18"/>
        </w:rPr>
        <w:t xml:space="preserve"> Product ID Number is obtained from the </w:t>
      </w:r>
      <w:ins w:id="611" w:author="Shewmaker, Michael@Energy" w:date="2021-12-23T10:16:00Z">
        <w:r w:rsidR="00C35856">
          <w:rPr>
            <w:rFonts w:ascii="Calibri" w:hAnsi="Calibri" w:cs="Arial"/>
            <w:sz w:val="18"/>
            <w:szCs w:val="18"/>
          </w:rPr>
          <w:fldChar w:fldCharType="begin"/>
        </w:r>
        <w:r w:rsidR="00C35856">
          <w:rPr>
            <w:rFonts w:ascii="Calibri" w:hAnsi="Calibri" w:cs="Arial"/>
            <w:sz w:val="18"/>
            <w:szCs w:val="18"/>
          </w:rPr>
          <w:instrText xml:space="preserve"> HYPERLINK "https://coolroofs.org/directory" </w:instrText>
        </w:r>
        <w:r w:rsidR="00C35856">
          <w:rPr>
            <w:rFonts w:ascii="Calibri" w:hAnsi="Calibri" w:cs="Arial"/>
            <w:sz w:val="18"/>
            <w:szCs w:val="18"/>
          </w:rPr>
          <w:fldChar w:fldCharType="separate"/>
        </w:r>
        <w:r w:rsidRPr="00C35856">
          <w:rPr>
            <w:rStyle w:val="Hyperlink"/>
            <w:rFonts w:ascii="Calibri" w:hAnsi="Calibri" w:cs="Arial"/>
            <w:sz w:val="18"/>
            <w:szCs w:val="18"/>
          </w:rPr>
          <w:t>Cool Roof Rating Council’s Rated Product Directory</w:t>
        </w:r>
        <w:r w:rsidR="00C35856">
          <w:rPr>
            <w:rFonts w:ascii="Calibri" w:hAnsi="Calibri" w:cs="Arial"/>
            <w:sz w:val="18"/>
            <w:szCs w:val="18"/>
          </w:rPr>
          <w:fldChar w:fldCharType="end"/>
        </w:r>
      </w:ins>
      <w:del w:id="612" w:author="Shewmaker, Michael@Energy" w:date="2021-12-23T10:15:00Z">
        <w:r w:rsidRPr="0037735E" w:rsidDel="00C35856">
          <w:rPr>
            <w:rFonts w:ascii="Calibri" w:hAnsi="Calibri" w:cs="Arial"/>
            <w:sz w:val="18"/>
            <w:szCs w:val="18"/>
          </w:rPr>
          <w:delText xml:space="preserve"> at </w:delText>
        </w:r>
        <w:r w:rsidR="00CA1C5E" w:rsidDel="00C35856">
          <w:fldChar w:fldCharType="begin"/>
        </w:r>
        <w:r w:rsidR="00CA1C5E" w:rsidDel="00C35856">
          <w:delInstrText xml:space="preserve"> HYPERLINK "file://CECFS127/Unit_420/2016%20Compliance%20Forms%20Update/Draft%20Forms/2013%20Res.%20Comp.%20Forms/RB%20V2013.1.006/www.coolroofs.org/products/results" </w:delInstrText>
        </w:r>
        <w:r w:rsidR="00CA1C5E" w:rsidDel="00C35856">
          <w:fldChar w:fldCharType="separate"/>
        </w:r>
        <w:r w:rsidRPr="0037735E" w:rsidDel="00C35856">
          <w:rPr>
            <w:rStyle w:val="Hyperlink"/>
            <w:rFonts w:ascii="Calibri" w:hAnsi="Calibri" w:cs="Arial"/>
            <w:sz w:val="18"/>
            <w:szCs w:val="18"/>
          </w:rPr>
          <w:delText>www.coolroofs.org/products/results</w:delText>
        </w:r>
        <w:r w:rsidR="00CA1C5E" w:rsidDel="00C35856">
          <w:rPr>
            <w:rStyle w:val="Hyperlink"/>
            <w:rFonts w:ascii="Calibri" w:hAnsi="Calibri" w:cs="Arial"/>
            <w:sz w:val="18"/>
            <w:szCs w:val="18"/>
          </w:rPr>
          <w:fldChar w:fldCharType="end"/>
        </w:r>
      </w:del>
      <w:r w:rsidRPr="0037735E">
        <w:rPr>
          <w:rFonts w:ascii="Calibri" w:hAnsi="Calibri" w:cs="Arial"/>
          <w:sz w:val="18"/>
          <w:szCs w:val="18"/>
        </w:rPr>
        <w:t xml:space="preserve">. Products are listed by manufacturer, brand, type of installation, roofing material, and color, as well as product performance. </w:t>
      </w:r>
    </w:p>
    <w:p w14:paraId="1548093C" w14:textId="544154CF" w:rsidR="00F076B0" w:rsidRPr="0037735E" w:rsidRDefault="00C70699" w:rsidP="00F076B0">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lastRenderedPageBreak/>
        <w:t xml:space="preserve">Proposed Initial Solar </w:t>
      </w:r>
      <w:r w:rsidR="004F4B52" w:rsidRPr="0037735E">
        <w:rPr>
          <w:rFonts w:ascii="Calibri" w:hAnsi="Calibri" w:cs="Arial"/>
          <w:sz w:val="18"/>
          <w:szCs w:val="18"/>
        </w:rPr>
        <w:t>R</w:t>
      </w:r>
      <w:r w:rsidRPr="0037735E">
        <w:rPr>
          <w:rFonts w:ascii="Calibri" w:hAnsi="Calibri" w:cs="Arial"/>
          <w:sz w:val="18"/>
          <w:szCs w:val="18"/>
        </w:rPr>
        <w:t xml:space="preserve">eflectance: </w:t>
      </w:r>
      <w:r w:rsidR="004F4B52" w:rsidRPr="0037735E">
        <w:rPr>
          <w:rFonts w:ascii="Calibri" w:hAnsi="Calibri" w:cs="Arial"/>
          <w:sz w:val="18"/>
          <w:szCs w:val="18"/>
        </w:rPr>
        <w:t>B</w:t>
      </w:r>
      <w:r w:rsidR="00F076B0" w:rsidRPr="0037735E">
        <w:rPr>
          <w:rFonts w:ascii="Calibri" w:hAnsi="Calibri" w:cs="Arial"/>
          <w:sz w:val="18"/>
          <w:szCs w:val="18"/>
        </w:rPr>
        <w:t>ase</w:t>
      </w:r>
      <w:r w:rsidR="004F4B52" w:rsidRPr="0037735E">
        <w:rPr>
          <w:rFonts w:ascii="Calibri" w:hAnsi="Calibri" w:cs="Arial"/>
          <w:sz w:val="18"/>
          <w:szCs w:val="18"/>
        </w:rPr>
        <w:t>d</w:t>
      </w:r>
      <w:r w:rsidR="00F076B0" w:rsidRPr="0037735E">
        <w:rPr>
          <w:rFonts w:ascii="Calibri" w:hAnsi="Calibri" w:cs="Arial"/>
          <w:sz w:val="18"/>
          <w:szCs w:val="18"/>
        </w:rPr>
        <w:t xml:space="preserve"> on the product chosen from the </w:t>
      </w:r>
      <w:ins w:id="613" w:author="Shewmaker, Michael@Energy" w:date="2021-12-23T10:16:00Z">
        <w:r w:rsidR="00C35856">
          <w:rPr>
            <w:rFonts w:ascii="Calibri" w:hAnsi="Calibri" w:cs="Arial"/>
            <w:sz w:val="18"/>
            <w:szCs w:val="18"/>
          </w:rPr>
          <w:fldChar w:fldCharType="begin"/>
        </w:r>
        <w:r w:rsidR="00C35856">
          <w:rPr>
            <w:rFonts w:ascii="Calibri" w:hAnsi="Calibri" w:cs="Arial"/>
            <w:sz w:val="18"/>
            <w:szCs w:val="18"/>
          </w:rPr>
          <w:instrText xml:space="preserve"> HYPERLINK "https://coolroofs.org/directory" </w:instrText>
        </w:r>
        <w:r w:rsidR="00C35856">
          <w:rPr>
            <w:rFonts w:ascii="Calibri" w:hAnsi="Calibri" w:cs="Arial"/>
            <w:sz w:val="18"/>
            <w:szCs w:val="18"/>
          </w:rPr>
          <w:fldChar w:fldCharType="separate"/>
        </w:r>
        <w:r w:rsidR="00F076B0" w:rsidRPr="00C35856">
          <w:rPr>
            <w:rStyle w:val="Hyperlink"/>
            <w:rFonts w:ascii="Calibri" w:hAnsi="Calibri" w:cs="Arial"/>
            <w:sz w:val="18"/>
            <w:szCs w:val="18"/>
          </w:rPr>
          <w:t>Cool Roof Rating Council’s Rated Product Directory</w:t>
        </w:r>
        <w:r w:rsidR="00C35856">
          <w:rPr>
            <w:rFonts w:ascii="Calibri" w:hAnsi="Calibri" w:cs="Arial"/>
            <w:sz w:val="18"/>
            <w:szCs w:val="18"/>
          </w:rPr>
          <w:fldChar w:fldCharType="end"/>
        </w:r>
      </w:ins>
      <w:r w:rsidR="00F076B0" w:rsidRPr="0037735E">
        <w:rPr>
          <w:rFonts w:ascii="Calibri" w:hAnsi="Calibri" w:cs="Arial"/>
          <w:sz w:val="18"/>
          <w:szCs w:val="18"/>
        </w:rPr>
        <w:t xml:space="preserve">. If using default assumption indicate NA since the Aged </w:t>
      </w:r>
      <w:r w:rsidR="00F7011F" w:rsidRPr="0037735E">
        <w:rPr>
          <w:rFonts w:ascii="Calibri" w:hAnsi="Calibri" w:cs="Arial"/>
          <w:sz w:val="18"/>
          <w:szCs w:val="18"/>
        </w:rPr>
        <w:t>S</w:t>
      </w:r>
      <w:r w:rsidR="00F076B0" w:rsidRPr="0037735E">
        <w:rPr>
          <w:rFonts w:ascii="Calibri" w:hAnsi="Calibri" w:cs="Arial"/>
          <w:sz w:val="18"/>
          <w:szCs w:val="18"/>
        </w:rPr>
        <w:t xml:space="preserve">olar </w:t>
      </w:r>
      <w:r w:rsidR="00F7011F" w:rsidRPr="0037735E">
        <w:rPr>
          <w:rFonts w:ascii="Calibri" w:hAnsi="Calibri" w:cs="Arial"/>
          <w:sz w:val="18"/>
          <w:szCs w:val="18"/>
        </w:rPr>
        <w:t>R</w:t>
      </w:r>
      <w:r w:rsidR="00F076B0" w:rsidRPr="0037735E">
        <w:rPr>
          <w:rFonts w:ascii="Calibri" w:hAnsi="Calibri" w:cs="Arial"/>
          <w:sz w:val="18"/>
          <w:szCs w:val="18"/>
        </w:rPr>
        <w:t xml:space="preserve">eflectance is available. </w:t>
      </w:r>
    </w:p>
    <w:p w14:paraId="1548093D" w14:textId="0E68AFC7" w:rsidR="00E512E4" w:rsidRPr="0037735E" w:rsidRDefault="00C70699">
      <w:pPr>
        <w:pStyle w:val="BulletB1Number"/>
        <w:numPr>
          <w:ilvl w:val="0"/>
          <w:numId w:val="50"/>
        </w:numPr>
        <w:spacing w:before="0"/>
        <w:ind w:left="720"/>
        <w:rPr>
          <w:rFonts w:asciiTheme="minorHAnsi" w:hAnsiTheme="minorHAnsi"/>
          <w:sz w:val="18"/>
          <w:szCs w:val="18"/>
        </w:rPr>
      </w:pPr>
      <w:r w:rsidRPr="0037735E">
        <w:rPr>
          <w:rFonts w:ascii="Calibri" w:hAnsi="Calibri" w:cs="Arial"/>
          <w:sz w:val="18"/>
          <w:szCs w:val="18"/>
        </w:rPr>
        <w:t xml:space="preserve">Proposed Aged Solar Reflectance: Value is from the </w:t>
      </w:r>
      <w:ins w:id="614" w:author="Shewmaker, Michael@Energy" w:date="2021-12-23T10:16:00Z">
        <w:r w:rsidR="00C35856">
          <w:rPr>
            <w:rFonts w:ascii="Calibri" w:hAnsi="Calibri" w:cs="Arial"/>
            <w:sz w:val="18"/>
            <w:szCs w:val="18"/>
          </w:rPr>
          <w:fldChar w:fldCharType="begin"/>
        </w:r>
        <w:r w:rsidR="00C35856">
          <w:rPr>
            <w:rFonts w:ascii="Calibri" w:hAnsi="Calibri" w:cs="Arial"/>
            <w:sz w:val="18"/>
            <w:szCs w:val="18"/>
          </w:rPr>
          <w:instrText xml:space="preserve"> HYPERLINK "https://coolroofs.org/directory" </w:instrText>
        </w:r>
        <w:r w:rsidR="00C35856">
          <w:rPr>
            <w:rFonts w:ascii="Calibri" w:hAnsi="Calibri" w:cs="Arial"/>
            <w:sz w:val="18"/>
            <w:szCs w:val="18"/>
          </w:rPr>
          <w:fldChar w:fldCharType="separate"/>
        </w:r>
        <w:r w:rsidRPr="00C35856">
          <w:rPr>
            <w:rStyle w:val="Hyperlink"/>
            <w:rFonts w:ascii="Calibri" w:hAnsi="Calibri" w:cs="Arial"/>
            <w:sz w:val="18"/>
            <w:szCs w:val="18"/>
          </w:rPr>
          <w:t>Cool Roof Rating Council’s Rated Product Directory</w:t>
        </w:r>
        <w:r w:rsidR="00C35856">
          <w:rPr>
            <w:rFonts w:ascii="Calibri" w:hAnsi="Calibri" w:cs="Arial"/>
            <w:sz w:val="18"/>
            <w:szCs w:val="18"/>
          </w:rPr>
          <w:fldChar w:fldCharType="end"/>
        </w:r>
      </w:ins>
      <w:r w:rsidRPr="0037735E">
        <w:rPr>
          <w:rFonts w:ascii="Calibri" w:hAnsi="Calibri" w:cs="Arial"/>
          <w:sz w:val="18"/>
          <w:szCs w:val="18"/>
        </w:rPr>
        <w:t xml:space="preserve">. If the aged value is not available, calculate the calculated Aged Solar </w:t>
      </w:r>
      <w:r w:rsidR="00B20DC5" w:rsidRPr="0037735E">
        <w:rPr>
          <w:rFonts w:ascii="Calibri" w:hAnsi="Calibri" w:cs="Arial"/>
          <w:sz w:val="18"/>
          <w:szCs w:val="18"/>
        </w:rPr>
        <w:t>R</w:t>
      </w:r>
      <w:r w:rsidRPr="0037735E">
        <w:rPr>
          <w:rFonts w:ascii="Calibri" w:hAnsi="Calibri" w:cs="Arial"/>
          <w:sz w:val="18"/>
          <w:szCs w:val="18"/>
        </w:rPr>
        <w:t xml:space="preserve">eflectance using the Solar Reflectance Index (SRI) Calculation worksheet located on the </w:t>
      </w:r>
      <w:ins w:id="615" w:author="Shewmaker, Michael@Energy" w:date="2021-12-23T10:17:00Z">
        <w:r w:rsidR="008B063A">
          <w:rPr>
            <w:rFonts w:ascii="Calibri" w:hAnsi="Calibri" w:cs="Arial"/>
            <w:sz w:val="18"/>
            <w:szCs w:val="18"/>
          </w:rPr>
          <w:fldChar w:fldCharType="begin"/>
        </w:r>
        <w:r w:rsidR="008B063A">
          <w:rPr>
            <w:rFonts w:ascii="Calibri" w:hAnsi="Calibri" w:cs="Arial"/>
            <w:sz w:val="18"/>
            <w:szCs w:val="18"/>
          </w:rPr>
          <w:instrText xml:space="preserve"> HYPERLINK "https://www.energy.ca.gov/rules-and-regulations/building-energy-efficiency" </w:instrText>
        </w:r>
        <w:r w:rsidR="008B063A">
          <w:rPr>
            <w:rFonts w:ascii="Calibri" w:hAnsi="Calibri" w:cs="Arial"/>
            <w:sz w:val="18"/>
            <w:szCs w:val="18"/>
          </w:rPr>
          <w:fldChar w:fldCharType="separate"/>
        </w:r>
        <w:r w:rsidRPr="008B063A">
          <w:rPr>
            <w:rStyle w:val="Hyperlink"/>
            <w:rFonts w:ascii="Calibri" w:hAnsi="Calibri" w:cs="Arial"/>
            <w:sz w:val="18"/>
            <w:szCs w:val="18"/>
          </w:rPr>
          <w:t>California Energy Commission website</w:t>
        </w:r>
        <w:r w:rsidR="008B063A">
          <w:rPr>
            <w:rFonts w:ascii="Calibri" w:hAnsi="Calibri" w:cs="Arial"/>
            <w:sz w:val="18"/>
            <w:szCs w:val="18"/>
          </w:rPr>
          <w:fldChar w:fldCharType="end"/>
        </w:r>
      </w:ins>
      <w:r w:rsidRPr="0037735E">
        <w:rPr>
          <w:rFonts w:ascii="Calibri" w:hAnsi="Calibri" w:cs="Arial"/>
          <w:sz w:val="18"/>
          <w:szCs w:val="18"/>
        </w:rPr>
        <w:t xml:space="preserve"> or the aging equation </w:t>
      </w:r>
      <w:proofErr w:type="spellStart"/>
      <w:r w:rsidRPr="0037735E">
        <w:rPr>
          <w:rFonts w:asciiTheme="minorHAnsi" w:hAnsiTheme="minorHAnsi"/>
          <w:sz w:val="18"/>
          <w:szCs w:val="18"/>
        </w:rPr>
        <w:t>ρ</w:t>
      </w:r>
      <w:r w:rsidRPr="0037735E">
        <w:rPr>
          <w:rStyle w:val="Char-Subscript"/>
          <w:rFonts w:asciiTheme="minorHAnsi" w:hAnsiTheme="minorHAnsi"/>
          <w:sz w:val="18"/>
          <w:szCs w:val="18"/>
        </w:rPr>
        <w:t>aged</w:t>
      </w:r>
      <w:proofErr w:type="spellEnd"/>
      <w:r w:rsidRPr="0037735E">
        <w:rPr>
          <w:rFonts w:asciiTheme="minorHAnsi" w:hAnsiTheme="minorHAnsi"/>
          <w:sz w:val="18"/>
          <w:szCs w:val="18"/>
        </w:rPr>
        <w:t>=[0.2+β[ρ</w:t>
      </w:r>
      <w:r w:rsidRPr="0037735E">
        <w:rPr>
          <w:rStyle w:val="Char-Subscript"/>
          <w:rFonts w:asciiTheme="minorHAnsi" w:hAnsiTheme="minorHAnsi"/>
          <w:sz w:val="18"/>
          <w:szCs w:val="18"/>
        </w:rPr>
        <w:t>initial</w:t>
      </w:r>
      <w:r w:rsidRPr="0037735E">
        <w:rPr>
          <w:rFonts w:asciiTheme="minorHAnsi" w:hAnsiTheme="minorHAnsi"/>
          <w:sz w:val="18"/>
          <w:szCs w:val="18"/>
        </w:rPr>
        <w:t xml:space="preserve">-0.2], where </w:t>
      </w:r>
      <w:proofErr w:type="spellStart"/>
      <w:r w:rsidRPr="0037735E">
        <w:rPr>
          <w:rFonts w:asciiTheme="minorHAnsi" w:hAnsiTheme="minorHAnsi"/>
          <w:sz w:val="18"/>
          <w:szCs w:val="18"/>
        </w:rPr>
        <w:t>ρ</w:t>
      </w:r>
      <w:r w:rsidRPr="0037735E">
        <w:rPr>
          <w:rFonts w:asciiTheme="minorHAnsi" w:hAnsiTheme="minorHAnsi"/>
          <w:sz w:val="18"/>
          <w:szCs w:val="18"/>
          <w:vertAlign w:val="subscript"/>
        </w:rPr>
        <w:t>initial</w:t>
      </w:r>
      <w:proofErr w:type="spellEnd"/>
      <w:r w:rsidRPr="0037735E">
        <w:rPr>
          <w:rFonts w:asciiTheme="minorHAnsi" w:hAnsiTheme="minorHAnsi"/>
          <w:sz w:val="18"/>
          <w:szCs w:val="18"/>
        </w:rPr>
        <w:t xml:space="preserve"> = the initial solar reflectance and soiling resistance β is listed by product type below.</w:t>
      </w:r>
    </w:p>
    <w:p w14:paraId="1548093E" w14:textId="77777777" w:rsidR="00E512E4" w:rsidRPr="0037735E" w:rsidRDefault="00C70699" w:rsidP="0037735E">
      <w:pPr>
        <w:pStyle w:val="BulletB1Number"/>
        <w:keepNext/>
        <w:ind w:hanging="720"/>
        <w:jc w:val="center"/>
        <w:rPr>
          <w:rFonts w:asciiTheme="minorHAnsi" w:hAnsiTheme="minorHAnsi"/>
          <w:sz w:val="18"/>
          <w:szCs w:val="18"/>
        </w:rPr>
      </w:pPr>
      <w:r w:rsidRPr="0037735E">
        <w:rPr>
          <w:rFonts w:asciiTheme="minorHAnsi" w:hAnsiTheme="minorHAnsi"/>
          <w:sz w:val="18"/>
          <w:szCs w:val="18"/>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C70699" w:rsidRPr="0037735E" w14:paraId="15480942" w14:textId="77777777" w:rsidTr="0037735E">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548093F"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15480940"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15480941"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β</w:t>
            </w:r>
          </w:p>
        </w:tc>
      </w:tr>
      <w:tr w:rsidR="00C70699" w:rsidRPr="0037735E" w14:paraId="15480946"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3"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15480944"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5"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0.65</w:t>
            </w:r>
          </w:p>
        </w:tc>
      </w:tr>
      <w:tr w:rsidR="00C70699" w:rsidRPr="0037735E" w14:paraId="1548094B"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7"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Other</w:t>
            </w:r>
          </w:p>
        </w:tc>
        <w:tc>
          <w:tcPr>
            <w:tcW w:w="3360" w:type="dxa"/>
            <w:tcBorders>
              <w:top w:val="single" w:sz="4" w:space="0" w:color="auto"/>
              <w:left w:val="single" w:sz="4" w:space="0" w:color="auto"/>
              <w:bottom w:val="single" w:sz="4" w:space="0" w:color="auto"/>
              <w:right w:val="single" w:sz="4" w:space="0" w:color="auto"/>
            </w:tcBorders>
          </w:tcPr>
          <w:p w14:paraId="15480948" w14:textId="77777777" w:rsidR="00755E8F" w:rsidRPr="0037735E" w:rsidRDefault="00755E8F">
            <w:pPr>
              <w:keepNext/>
              <w:keepLines/>
              <w:suppressAutoHyphens/>
              <w:spacing w:before="40" w:after="40"/>
              <w:jc w:val="center"/>
              <w:rPr>
                <w:rFonts w:asciiTheme="minorHAnsi" w:hAnsiTheme="minorHAnsi"/>
                <w:sz w:val="18"/>
                <w:szCs w:val="18"/>
              </w:rPr>
            </w:pPr>
          </w:p>
          <w:p w14:paraId="15480949"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A"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0.70</w:t>
            </w:r>
          </w:p>
        </w:tc>
      </w:tr>
    </w:tbl>
    <w:p w14:paraId="1548094C" w14:textId="77777777" w:rsidR="00C70699" w:rsidRPr="0037735E" w:rsidRDefault="00C70699" w:rsidP="00C70699">
      <w:pPr>
        <w:pStyle w:val="ListParagraph"/>
        <w:ind w:left="0"/>
        <w:contextualSpacing/>
        <w:rPr>
          <w:rFonts w:ascii="Calibri" w:hAnsi="Calibri" w:cs="Arial"/>
          <w:sz w:val="18"/>
          <w:szCs w:val="18"/>
        </w:rPr>
      </w:pPr>
    </w:p>
    <w:p w14:paraId="1548094D"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Proposed Thermal Emittance: From the product specification default value. If using a calculated SRI</w:t>
      </w:r>
      <w:r w:rsidR="00CC45F7" w:rsidRPr="0037735E">
        <w:rPr>
          <w:rFonts w:ascii="Calibri" w:hAnsi="Calibri" w:cs="Arial"/>
          <w:sz w:val="18"/>
          <w:szCs w:val="18"/>
        </w:rPr>
        <w:t>,</w:t>
      </w:r>
      <w:r w:rsidRPr="0037735E">
        <w:rPr>
          <w:rFonts w:ascii="Calibri" w:hAnsi="Calibri" w:cs="Arial"/>
          <w:sz w:val="18"/>
          <w:szCs w:val="18"/>
        </w:rPr>
        <w:t xml:space="preserve"> </w:t>
      </w:r>
      <w:r w:rsidR="00B20DC5" w:rsidRPr="0037735E">
        <w:rPr>
          <w:rFonts w:ascii="Calibri" w:hAnsi="Calibri" w:cs="Arial"/>
          <w:sz w:val="18"/>
          <w:szCs w:val="18"/>
        </w:rPr>
        <w:t>enter</w:t>
      </w:r>
      <w:r w:rsidRPr="0037735E">
        <w:rPr>
          <w:rFonts w:ascii="Calibri" w:hAnsi="Calibri" w:cs="Arial"/>
          <w:sz w:val="18"/>
          <w:szCs w:val="18"/>
        </w:rPr>
        <w:t xml:space="preserve"> the thermal emittance used to calculate SRI. </w:t>
      </w:r>
    </w:p>
    <w:p w14:paraId="1548094E" w14:textId="01551C93" w:rsidR="00C70699" w:rsidRPr="0037735E" w:rsidRDefault="00C70699" w:rsidP="0037735E">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Proposed </w:t>
      </w:r>
      <w:ins w:id="616" w:author="Shewmaker, Michael@Energy" w:date="2021-12-27T14:43:00Z">
        <w:r w:rsidR="00AB56C4">
          <w:rPr>
            <w:rFonts w:ascii="Calibri" w:hAnsi="Calibri" w:cs="Arial"/>
            <w:sz w:val="18"/>
            <w:szCs w:val="18"/>
          </w:rPr>
          <w:t>Solar Reflectance Index (</w:t>
        </w:r>
      </w:ins>
      <w:r w:rsidRPr="0037735E">
        <w:rPr>
          <w:rFonts w:ascii="Calibri" w:hAnsi="Calibri" w:cs="Arial"/>
          <w:sz w:val="18"/>
          <w:szCs w:val="18"/>
        </w:rPr>
        <w:t>SRI</w:t>
      </w:r>
      <w:ins w:id="617" w:author="Shewmaker, Michael@Energy" w:date="2021-12-27T14:44:00Z">
        <w:r w:rsidR="00AB56C4">
          <w:rPr>
            <w:rFonts w:ascii="Calibri" w:hAnsi="Calibri" w:cs="Arial"/>
            <w:sz w:val="18"/>
            <w:szCs w:val="18"/>
          </w:rPr>
          <w:t>)</w:t>
        </w:r>
      </w:ins>
      <w:r w:rsidRPr="0037735E">
        <w:rPr>
          <w:rFonts w:ascii="Calibri" w:hAnsi="Calibri" w:cs="Arial"/>
          <w:sz w:val="18"/>
          <w:szCs w:val="18"/>
        </w:rPr>
        <w:t>: It is optional to meet the SRI</w:t>
      </w:r>
      <w:r w:rsidR="00CC45F7" w:rsidRPr="0037735E">
        <w:rPr>
          <w:rFonts w:ascii="Calibri" w:hAnsi="Calibri" w:cs="Arial"/>
          <w:sz w:val="18"/>
          <w:szCs w:val="18"/>
        </w:rPr>
        <w:t>,</w:t>
      </w:r>
      <w:r w:rsidRPr="0037735E">
        <w:rPr>
          <w:rFonts w:ascii="Calibri" w:hAnsi="Calibri" w:cs="Arial"/>
          <w:sz w:val="18"/>
          <w:szCs w:val="18"/>
        </w:rPr>
        <w:t xml:space="preserve"> but if chosen to do so use the Solar Reflectance Index (SRI) Calculation Worksheet found on the </w:t>
      </w:r>
      <w:ins w:id="618" w:author="Shewmaker, Michael@Energy" w:date="2021-12-23T10:17:00Z">
        <w:r w:rsidR="008B063A">
          <w:rPr>
            <w:rFonts w:ascii="Calibri" w:hAnsi="Calibri" w:cs="Arial"/>
            <w:sz w:val="18"/>
            <w:szCs w:val="18"/>
          </w:rPr>
          <w:fldChar w:fldCharType="begin"/>
        </w:r>
        <w:r w:rsidR="008B063A">
          <w:rPr>
            <w:rFonts w:ascii="Calibri" w:hAnsi="Calibri" w:cs="Arial"/>
            <w:sz w:val="18"/>
            <w:szCs w:val="18"/>
          </w:rPr>
          <w:instrText xml:space="preserve"> HYPERLINK "https://www.energy.ca.gov/rules-and-regulations/building-energy-efficiency" </w:instrText>
        </w:r>
        <w:r w:rsidR="008B063A">
          <w:rPr>
            <w:rFonts w:ascii="Calibri" w:hAnsi="Calibri" w:cs="Arial"/>
            <w:sz w:val="18"/>
            <w:szCs w:val="18"/>
          </w:rPr>
          <w:fldChar w:fldCharType="separate"/>
        </w:r>
        <w:r w:rsidRPr="008B063A">
          <w:rPr>
            <w:rStyle w:val="Hyperlink"/>
            <w:rFonts w:ascii="Calibri" w:hAnsi="Calibri" w:cs="Arial"/>
            <w:sz w:val="18"/>
            <w:szCs w:val="18"/>
          </w:rPr>
          <w:t>California Energy Commission website</w:t>
        </w:r>
        <w:r w:rsidR="008B063A">
          <w:rPr>
            <w:rFonts w:ascii="Calibri" w:hAnsi="Calibri" w:cs="Arial"/>
            <w:sz w:val="18"/>
            <w:szCs w:val="18"/>
          </w:rPr>
          <w:fldChar w:fldCharType="end"/>
        </w:r>
        <w:r w:rsidR="008B063A">
          <w:rPr>
            <w:rFonts w:ascii="Calibri" w:hAnsi="Calibri" w:cs="Arial"/>
            <w:sz w:val="18"/>
            <w:szCs w:val="18"/>
          </w:rPr>
          <w:t>.</w:t>
        </w:r>
      </w:ins>
      <w:del w:id="619" w:author="Shewmaker, Michael@Energy" w:date="2021-12-23T10:17:00Z">
        <w:r w:rsidRPr="0037735E" w:rsidDel="008B063A">
          <w:rPr>
            <w:rFonts w:ascii="Calibri" w:hAnsi="Calibri" w:cs="Arial"/>
            <w:sz w:val="18"/>
            <w:szCs w:val="18"/>
          </w:rPr>
          <w:delText xml:space="preserve"> </w:delText>
        </w:r>
      </w:del>
      <w:ins w:id="620" w:author="Shewmaker, Michael@Energy" w:date="2021-12-23T10:17:00Z">
        <w:r w:rsidR="008B063A">
          <w:rPr>
            <w:rFonts w:asciiTheme="minorHAnsi" w:hAnsiTheme="minorHAnsi"/>
            <w:sz w:val="18"/>
            <w:szCs w:val="18"/>
          </w:rPr>
          <w:fldChar w:fldCharType="begin"/>
        </w:r>
        <w:r w:rsidR="008B063A">
          <w:rPr>
            <w:rFonts w:asciiTheme="minorHAnsi" w:hAnsiTheme="minorHAnsi"/>
            <w:sz w:val="18"/>
            <w:szCs w:val="18"/>
          </w:rPr>
          <w:instrText xml:space="preserve"> HYPERLINK "" </w:instrText>
        </w:r>
        <w:r w:rsidR="008B063A">
          <w:rPr>
            <w:rFonts w:asciiTheme="minorHAnsi" w:hAnsiTheme="minorHAnsi"/>
            <w:sz w:val="18"/>
            <w:szCs w:val="18"/>
          </w:rPr>
          <w:fldChar w:fldCharType="separate"/>
        </w:r>
      </w:ins>
      <w:del w:id="621" w:author="Shewmaker, Michael@Energy" w:date="2021-12-23T10:17:00Z">
        <w:r w:rsidR="008B063A" w:rsidRPr="00797F95" w:rsidDel="008B063A">
          <w:rPr>
            <w:rStyle w:val="Hyperlink"/>
            <w:rFonts w:asciiTheme="minorHAnsi" w:hAnsiTheme="minorHAnsi"/>
            <w:sz w:val="18"/>
            <w:szCs w:val="18"/>
          </w:rPr>
          <w:delText>http://energy.ca.gov/title24/2013standards/documents/solar_reflectance</w:delText>
        </w:r>
        <w:r w:rsidR="008B063A" w:rsidRPr="00797F95" w:rsidDel="008B063A">
          <w:rPr>
            <w:rStyle w:val="Hyperlink"/>
            <w:sz w:val="18"/>
            <w:szCs w:val="18"/>
          </w:rPr>
          <w:delText>/</w:delText>
        </w:r>
      </w:del>
      <w:ins w:id="622" w:author="Shewmaker, Michael@Energy" w:date="2021-12-23T10:17:00Z">
        <w:r w:rsidR="008B063A">
          <w:rPr>
            <w:rFonts w:asciiTheme="minorHAnsi" w:hAnsiTheme="minorHAnsi"/>
            <w:sz w:val="18"/>
            <w:szCs w:val="18"/>
          </w:rPr>
          <w:fldChar w:fldCharType="end"/>
        </w:r>
      </w:ins>
      <w:del w:id="623" w:author="Shewmaker, Michael@Energy" w:date="2021-12-23T10:17:00Z">
        <w:r w:rsidRPr="0037735E" w:rsidDel="008B063A">
          <w:rPr>
            <w:rFonts w:ascii="Calibri" w:hAnsi="Calibri" w:cs="Arial"/>
            <w:sz w:val="18"/>
            <w:szCs w:val="18"/>
          </w:rPr>
          <w:delText>.</w:delText>
        </w:r>
      </w:del>
    </w:p>
    <w:p w14:paraId="1548094F"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Required Aged Solar Reflectance: Based on climate zone and roof slope.</w:t>
      </w:r>
    </w:p>
    <w:p w14:paraId="15480950" w14:textId="77777777" w:rsidR="004F4B52"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Required Thermal Emittance: Based on climate zone and roof slope.</w:t>
      </w:r>
    </w:p>
    <w:p w14:paraId="15480951" w14:textId="19AAB045" w:rsidR="00F076B0" w:rsidRPr="0037735E" w:rsidRDefault="00F7011F" w:rsidP="00F076B0">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Required </w:t>
      </w:r>
      <w:ins w:id="624" w:author="Shewmaker, Michael@Energy" w:date="2021-12-27T14:44:00Z">
        <w:r w:rsidR="00AB56C4">
          <w:rPr>
            <w:rFonts w:ascii="Calibri" w:hAnsi="Calibri" w:cs="Arial"/>
            <w:sz w:val="18"/>
            <w:szCs w:val="18"/>
          </w:rPr>
          <w:t>Solar Reflectance Index (</w:t>
        </w:r>
      </w:ins>
      <w:r w:rsidR="00F076B0" w:rsidRPr="0037735E">
        <w:rPr>
          <w:rFonts w:ascii="Calibri" w:hAnsi="Calibri" w:cs="Arial"/>
          <w:sz w:val="18"/>
          <w:szCs w:val="18"/>
        </w:rPr>
        <w:t>SRI</w:t>
      </w:r>
      <w:ins w:id="625" w:author="Shewmaker, Michael@Energy" w:date="2021-12-27T14:44:00Z">
        <w:r w:rsidR="00AB56C4">
          <w:rPr>
            <w:rFonts w:ascii="Calibri" w:hAnsi="Calibri" w:cs="Arial"/>
            <w:sz w:val="18"/>
            <w:szCs w:val="18"/>
          </w:rPr>
          <w:t>)</w:t>
        </w:r>
      </w:ins>
      <w:r w:rsidR="00F076B0" w:rsidRPr="0037735E">
        <w:rPr>
          <w:rFonts w:ascii="Calibri" w:hAnsi="Calibri" w:cs="Arial"/>
          <w:sz w:val="18"/>
          <w:szCs w:val="18"/>
        </w:rPr>
        <w:t>: Based on climate zone and roof slope.</w:t>
      </w:r>
    </w:p>
    <w:p w14:paraId="15480952" w14:textId="77777777" w:rsidR="00C70699" w:rsidRPr="0037735E" w:rsidRDefault="00C70699" w:rsidP="00C70699">
      <w:pPr>
        <w:pStyle w:val="ListParagraph"/>
        <w:ind w:left="360"/>
        <w:contextualSpacing/>
        <w:rPr>
          <w:rFonts w:ascii="Calibri" w:hAnsi="Calibri" w:cs="Arial"/>
          <w:sz w:val="18"/>
          <w:szCs w:val="18"/>
        </w:rPr>
      </w:pPr>
    </w:p>
    <w:p w14:paraId="15480953" w14:textId="77777777" w:rsidR="00C37497" w:rsidRPr="0037735E" w:rsidRDefault="00C37497" w:rsidP="00B644DA">
      <w:pPr>
        <w:rPr>
          <w:rFonts w:ascii="Calibri" w:hAnsi="Calibri" w:cs="Arial"/>
          <w:sz w:val="18"/>
          <w:szCs w:val="18"/>
        </w:rPr>
      </w:pPr>
      <w:r w:rsidRPr="0037735E">
        <w:rPr>
          <w:rFonts w:ascii="Calibri" w:hAnsi="Calibri" w:cs="Arial"/>
          <w:sz w:val="18"/>
          <w:szCs w:val="18"/>
        </w:rPr>
        <w:t>If the cool roofing requirements will be met by a liquid field applied coating, Section 110.8(</w:t>
      </w:r>
      <w:proofErr w:type="spellStart"/>
      <w:r w:rsidRPr="0037735E">
        <w:rPr>
          <w:rFonts w:ascii="Calibri" w:hAnsi="Calibri" w:cs="Arial"/>
          <w:sz w:val="18"/>
          <w:szCs w:val="18"/>
        </w:rPr>
        <w:t>i</w:t>
      </w:r>
      <w:proofErr w:type="spellEnd"/>
      <w:r w:rsidRPr="0037735E">
        <w:rPr>
          <w:rFonts w:ascii="Calibri" w:hAnsi="Calibri" w:cs="Arial"/>
          <w:sz w:val="18"/>
          <w:szCs w:val="18"/>
        </w:rPr>
        <w:t xml:space="preserve">)4 requires the coating be applied across the entire roof surface and meet the dry mil thickness or coverage recommended by the manufacturer. </w:t>
      </w:r>
    </w:p>
    <w:p w14:paraId="15480954" w14:textId="77777777" w:rsidR="00C37497" w:rsidRPr="0037735E" w:rsidRDefault="00C37497" w:rsidP="00B644DA">
      <w:pPr>
        <w:rPr>
          <w:rFonts w:ascii="Calibri" w:hAnsi="Calibri" w:cs="Arial"/>
          <w:sz w:val="18"/>
          <w:szCs w:val="18"/>
        </w:rPr>
      </w:pPr>
    </w:p>
    <w:p w14:paraId="15480955" w14:textId="50EB0230" w:rsidR="00CF2570" w:rsidRPr="0037735E" w:rsidRDefault="00CF2570" w:rsidP="0037735E">
      <w:pPr>
        <w:rPr>
          <w:rFonts w:ascii="Calibri" w:hAnsi="Calibri" w:cs="Arial"/>
          <w:b/>
          <w:sz w:val="18"/>
          <w:szCs w:val="18"/>
        </w:rPr>
      </w:pPr>
      <w:r w:rsidRPr="0037735E">
        <w:rPr>
          <w:rFonts w:ascii="Calibri" w:hAnsi="Calibri" w:cs="Arial"/>
          <w:b/>
          <w:sz w:val="18"/>
          <w:szCs w:val="18"/>
        </w:rPr>
        <w:t xml:space="preserve">H. </w:t>
      </w:r>
      <w:r w:rsidR="00170610" w:rsidRPr="0037735E">
        <w:rPr>
          <w:rFonts w:ascii="Calibri" w:hAnsi="Calibri" w:cs="Arial"/>
          <w:b/>
          <w:sz w:val="18"/>
          <w:szCs w:val="18"/>
        </w:rPr>
        <w:t>Fenestration/Glazing Allowed</w:t>
      </w:r>
      <w:r w:rsidR="002247F6" w:rsidRPr="0037735E">
        <w:rPr>
          <w:rFonts w:ascii="Calibri" w:hAnsi="Calibri" w:cs="Arial"/>
          <w:b/>
          <w:sz w:val="18"/>
          <w:szCs w:val="18"/>
        </w:rPr>
        <w:t xml:space="preserve"> Areas and Efficiencies</w:t>
      </w:r>
    </w:p>
    <w:p w14:paraId="15480956" w14:textId="6218D06F" w:rsidR="0090116D" w:rsidRPr="0037735E" w:rsidRDefault="0090116D" w:rsidP="0090116D">
      <w:pPr>
        <w:rPr>
          <w:rFonts w:ascii="Calibri" w:hAnsi="Calibri" w:cs="Arial"/>
          <w:sz w:val="18"/>
          <w:szCs w:val="18"/>
        </w:rPr>
      </w:pPr>
      <w:r w:rsidRPr="0037735E">
        <w:rPr>
          <w:rFonts w:ascii="Calibri" w:hAnsi="Calibri" w:cs="Arial"/>
          <w:sz w:val="18"/>
          <w:szCs w:val="18"/>
        </w:rPr>
        <w:t xml:space="preserve">Fenestration areas are expressed in square feet, not square inches. </w:t>
      </w:r>
    </w:p>
    <w:p w14:paraId="15480958" w14:textId="187D8368" w:rsidR="0090116D" w:rsidRPr="0037735E" w:rsidRDefault="0090116D" w:rsidP="0090116D">
      <w:pPr>
        <w:rPr>
          <w:rFonts w:ascii="Calibri" w:hAnsi="Calibri" w:cs="Arial"/>
          <w:sz w:val="18"/>
          <w:szCs w:val="18"/>
        </w:rPr>
      </w:pPr>
      <w:r w:rsidRPr="0037735E">
        <w:rPr>
          <w:rFonts w:ascii="Calibri" w:hAnsi="Calibri" w:cs="Arial"/>
          <w:sz w:val="18"/>
          <w:szCs w:val="18"/>
        </w:rPr>
        <w:t>The climate zone and size of the addition will affect the area of fenestration (also known as glazing) allowed. If limited to 20</w:t>
      </w:r>
      <w:del w:id="626" w:author="Shewmaker, Michael@Energy" w:date="2021-12-23T10:21:00Z">
        <w:r w:rsidRPr="0037735E" w:rsidDel="00467CD4">
          <w:rPr>
            <w:rFonts w:ascii="Calibri" w:hAnsi="Calibri" w:cs="Arial"/>
            <w:sz w:val="18"/>
            <w:szCs w:val="18"/>
          </w:rPr>
          <w:delText xml:space="preserve">%, </w:delText>
        </w:r>
      </w:del>
      <w:ins w:id="627" w:author="Shewmaker, Michael@Energy" w:date="2021-12-23T10:21:00Z">
        <w:r w:rsidR="00467CD4">
          <w:rPr>
            <w:rFonts w:ascii="Calibri" w:hAnsi="Calibri" w:cs="Arial"/>
            <w:sz w:val="18"/>
            <w:szCs w:val="18"/>
          </w:rPr>
          <w:t xml:space="preserve"> percent</w:t>
        </w:r>
        <w:r w:rsidR="00467CD4" w:rsidRPr="0037735E">
          <w:rPr>
            <w:rFonts w:ascii="Calibri" w:hAnsi="Calibri" w:cs="Arial"/>
            <w:sz w:val="18"/>
            <w:szCs w:val="18"/>
          </w:rPr>
          <w:t xml:space="preserve">, </w:t>
        </w:r>
      </w:ins>
      <w:r w:rsidRPr="0037735E">
        <w:rPr>
          <w:rFonts w:ascii="Calibri" w:hAnsi="Calibri" w:cs="Arial"/>
          <w:sz w:val="18"/>
          <w:szCs w:val="18"/>
        </w:rPr>
        <w:t xml:space="preserve">for example, this is calculated as Conditioned Floor Area (CFA) of the addition x 0.20 = Total </w:t>
      </w:r>
      <w:ins w:id="628" w:author="Shewmaker, Michael@Energy" w:date="2021-12-23T10:21:00Z">
        <w:r w:rsidR="009A7335">
          <w:rPr>
            <w:rFonts w:ascii="Calibri" w:hAnsi="Calibri" w:cs="Arial"/>
            <w:sz w:val="18"/>
            <w:szCs w:val="18"/>
          </w:rPr>
          <w:t>square footage (</w:t>
        </w:r>
      </w:ins>
      <w:r w:rsidRPr="0037735E">
        <w:rPr>
          <w:rFonts w:ascii="Calibri" w:hAnsi="Calibri" w:cs="Arial"/>
          <w:sz w:val="18"/>
          <w:szCs w:val="18"/>
        </w:rPr>
        <w:t>ft</w:t>
      </w:r>
      <w:r w:rsidRPr="0037735E">
        <w:rPr>
          <w:rFonts w:ascii="Calibri" w:hAnsi="Calibri" w:cs="Arial"/>
          <w:sz w:val="18"/>
          <w:szCs w:val="18"/>
          <w:vertAlign w:val="superscript"/>
        </w:rPr>
        <w:t>2</w:t>
      </w:r>
      <w:ins w:id="629" w:author="Shewmaker, Michael@Energy" w:date="2021-12-23T10:21:00Z">
        <w:r w:rsidR="009A7335">
          <w:rPr>
            <w:rFonts w:ascii="Calibri" w:hAnsi="Calibri" w:cs="Arial"/>
            <w:sz w:val="18"/>
            <w:szCs w:val="18"/>
          </w:rPr>
          <w:t>)</w:t>
        </w:r>
      </w:ins>
      <w:r w:rsidRPr="0037735E">
        <w:rPr>
          <w:rFonts w:ascii="Calibri" w:hAnsi="Calibri" w:cs="Arial"/>
          <w:sz w:val="18"/>
          <w:szCs w:val="18"/>
        </w:rPr>
        <w:t xml:space="preserve"> of fenestration allowed. </w:t>
      </w:r>
    </w:p>
    <w:p w14:paraId="1548095F" w14:textId="7964D445"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 xml:space="preserve">Addition Type: Based on “Project Scope.” The addition’s area in </w:t>
      </w:r>
      <w:ins w:id="630" w:author="Shewmaker, Michael@Energy" w:date="2021-12-23T10:21:00Z">
        <w:r w:rsidR="009A7335">
          <w:rPr>
            <w:rFonts w:ascii="Calibri" w:hAnsi="Calibri" w:cs="Arial"/>
            <w:sz w:val="18"/>
            <w:szCs w:val="18"/>
          </w:rPr>
          <w:t>square feet (</w:t>
        </w:r>
      </w:ins>
      <w:r w:rsidR="00C45569" w:rsidRPr="00C45569">
        <w:rPr>
          <w:rFonts w:ascii="Calibri" w:hAnsi="Calibri" w:cs="Arial"/>
          <w:sz w:val="18"/>
          <w:szCs w:val="18"/>
        </w:rPr>
        <w:t>ft</w:t>
      </w:r>
      <w:r w:rsidR="00C45569" w:rsidRPr="00C45569">
        <w:rPr>
          <w:rFonts w:ascii="Calibri" w:hAnsi="Calibri" w:cs="Arial"/>
          <w:sz w:val="18"/>
          <w:szCs w:val="18"/>
          <w:vertAlign w:val="superscript"/>
        </w:rPr>
        <w:t>2</w:t>
      </w:r>
      <w:ins w:id="631" w:author="Shewmaker, Michael@Energy" w:date="2021-12-23T10:21:00Z">
        <w:r w:rsidR="009A7335">
          <w:rPr>
            <w:rFonts w:ascii="Calibri" w:hAnsi="Calibri" w:cs="Arial"/>
            <w:sz w:val="18"/>
            <w:szCs w:val="18"/>
          </w:rPr>
          <w:t>)</w:t>
        </w:r>
      </w:ins>
      <w:r w:rsidRPr="0037735E">
        <w:rPr>
          <w:rFonts w:ascii="Calibri" w:hAnsi="Calibri" w:cs="Arial"/>
          <w:sz w:val="18"/>
          <w:szCs w:val="18"/>
        </w:rPr>
        <w:t xml:space="preserve">—whether </w:t>
      </w:r>
      <w:del w:id="632" w:author="Shewmaker, Michael@Energy" w:date="2021-12-23T10:21:00Z">
        <w:r w:rsidRPr="0037735E" w:rsidDel="009A7335">
          <w:rPr>
            <w:rFonts w:asciiTheme="minorHAnsi" w:eastAsia="MS Gothic" w:hAnsiTheme="minorHAnsi"/>
            <w:color w:val="000000"/>
            <w:sz w:val="18"/>
            <w:szCs w:val="18"/>
          </w:rPr>
          <w:delText>≤</w:delText>
        </w:r>
      </w:del>
      <w:ins w:id="633" w:author="Shewmaker, Michael@Energy" w:date="2021-12-23T10:21:00Z">
        <w:r w:rsidR="009A7335">
          <w:rPr>
            <w:rFonts w:asciiTheme="minorHAnsi" w:eastAsia="MS Gothic" w:hAnsiTheme="minorHAnsi"/>
            <w:color w:val="000000"/>
            <w:sz w:val="18"/>
            <w:szCs w:val="18"/>
          </w:rPr>
          <w:t xml:space="preserve">less than or equal to </w:t>
        </w:r>
      </w:ins>
      <w:r w:rsidR="002C1C20" w:rsidRPr="0037735E">
        <w:rPr>
          <w:rFonts w:ascii="Calibri" w:hAnsi="Calibri"/>
          <w:sz w:val="18"/>
          <w:szCs w:val="18"/>
        </w:rPr>
        <w:t>3</w:t>
      </w:r>
      <w:r w:rsidRPr="0037735E">
        <w:rPr>
          <w:rFonts w:ascii="Calibri" w:hAnsi="Calibri"/>
          <w:sz w:val="18"/>
          <w:szCs w:val="18"/>
        </w:rPr>
        <w:t xml:space="preserve">00, </w:t>
      </w:r>
      <w:del w:id="634" w:author="Shewmaker, Michael@Energy" w:date="2021-12-23T10:21:00Z">
        <w:r w:rsidRPr="0037735E" w:rsidDel="009A7335">
          <w:rPr>
            <w:rFonts w:ascii="Calibri" w:hAnsi="Calibri"/>
            <w:sz w:val="18"/>
            <w:szCs w:val="18"/>
          </w:rPr>
          <w:delText>&gt;</w:delText>
        </w:r>
      </w:del>
      <w:ins w:id="635" w:author="Shewmaker, Michael@Energy" w:date="2021-12-23T10:21:00Z">
        <w:r w:rsidR="009A7335">
          <w:rPr>
            <w:rFonts w:ascii="Calibri" w:hAnsi="Calibri"/>
            <w:sz w:val="18"/>
            <w:szCs w:val="18"/>
          </w:rPr>
          <w:t xml:space="preserve">greater than </w:t>
        </w:r>
      </w:ins>
      <w:r w:rsidR="002C1C20" w:rsidRPr="0037735E">
        <w:rPr>
          <w:rFonts w:ascii="Calibri" w:hAnsi="Calibri"/>
          <w:sz w:val="18"/>
          <w:szCs w:val="18"/>
        </w:rPr>
        <w:t>3</w:t>
      </w:r>
      <w:r w:rsidRPr="0037735E">
        <w:rPr>
          <w:rFonts w:ascii="Calibri" w:hAnsi="Calibri"/>
          <w:sz w:val="18"/>
          <w:szCs w:val="18"/>
        </w:rPr>
        <w:t xml:space="preserve">00 to </w:t>
      </w:r>
      <w:del w:id="636" w:author="Shewmaker, Michael@Energy" w:date="2021-12-23T10:21:00Z">
        <w:r w:rsidRPr="0037735E" w:rsidDel="009A7335">
          <w:rPr>
            <w:rFonts w:ascii="Calibri" w:hAnsi="Calibri"/>
            <w:sz w:val="18"/>
            <w:szCs w:val="18"/>
          </w:rPr>
          <w:delText>≤</w:delText>
        </w:r>
      </w:del>
      <w:ins w:id="637" w:author="Shewmaker, Michael@Energy" w:date="2021-12-23T10:21:00Z">
        <w:r w:rsidR="009A7335">
          <w:rPr>
            <w:rFonts w:ascii="Calibri" w:hAnsi="Calibri"/>
            <w:sz w:val="18"/>
            <w:szCs w:val="18"/>
          </w:rPr>
          <w:t xml:space="preserve">less than or equal to </w:t>
        </w:r>
      </w:ins>
      <w:r w:rsidR="002C1C20" w:rsidRPr="0037735E">
        <w:rPr>
          <w:rFonts w:ascii="Calibri" w:hAnsi="Calibri"/>
          <w:sz w:val="18"/>
          <w:szCs w:val="18"/>
        </w:rPr>
        <w:t>4</w:t>
      </w:r>
      <w:r w:rsidRPr="0037735E">
        <w:rPr>
          <w:rFonts w:ascii="Calibri" w:hAnsi="Calibri"/>
          <w:sz w:val="18"/>
          <w:szCs w:val="18"/>
        </w:rPr>
        <w:t xml:space="preserve">00, </w:t>
      </w:r>
      <w:del w:id="638" w:author="Shewmaker, Michael@Energy" w:date="2021-12-23T10:22:00Z">
        <w:r w:rsidR="002C1C20" w:rsidRPr="0037735E" w:rsidDel="009A7335">
          <w:rPr>
            <w:rFonts w:ascii="Calibri" w:hAnsi="Calibri"/>
            <w:sz w:val="18"/>
            <w:szCs w:val="18"/>
          </w:rPr>
          <w:delText>&gt;</w:delText>
        </w:r>
      </w:del>
      <w:ins w:id="639" w:author="Shewmaker, Michael@Energy" w:date="2021-12-23T10:22:00Z">
        <w:r w:rsidR="009A7335">
          <w:rPr>
            <w:rFonts w:ascii="Calibri" w:hAnsi="Calibri"/>
            <w:sz w:val="18"/>
            <w:szCs w:val="18"/>
          </w:rPr>
          <w:t xml:space="preserve">greater than </w:t>
        </w:r>
      </w:ins>
      <w:r w:rsidR="002C1C20" w:rsidRPr="0037735E">
        <w:rPr>
          <w:rFonts w:ascii="Calibri" w:hAnsi="Calibri"/>
          <w:sz w:val="18"/>
          <w:szCs w:val="18"/>
        </w:rPr>
        <w:t>400 to</w:t>
      </w:r>
      <w:r w:rsidRPr="0037735E">
        <w:rPr>
          <w:rFonts w:ascii="Calibri" w:hAnsi="Calibri"/>
          <w:sz w:val="18"/>
          <w:szCs w:val="18"/>
        </w:rPr>
        <w:t xml:space="preserve"> </w:t>
      </w:r>
      <w:del w:id="640" w:author="Shewmaker, Michael@Energy" w:date="2021-12-23T10:22:00Z">
        <w:r w:rsidR="002C1C20" w:rsidRPr="0037735E" w:rsidDel="009A7335">
          <w:rPr>
            <w:rFonts w:ascii="Calibri" w:hAnsi="Calibri"/>
            <w:sz w:val="18"/>
            <w:szCs w:val="18"/>
          </w:rPr>
          <w:delText>≤</w:delText>
        </w:r>
      </w:del>
      <w:ins w:id="641" w:author="Shewmaker, Michael@Energy" w:date="2021-12-23T10:22:00Z">
        <w:r w:rsidR="009A7335">
          <w:rPr>
            <w:rFonts w:ascii="Calibri" w:hAnsi="Calibri"/>
            <w:sz w:val="18"/>
            <w:szCs w:val="18"/>
          </w:rPr>
          <w:t xml:space="preserve">less than or equal to </w:t>
        </w:r>
      </w:ins>
      <w:r w:rsidRPr="0037735E">
        <w:rPr>
          <w:rFonts w:ascii="Calibri" w:hAnsi="Calibri"/>
          <w:sz w:val="18"/>
          <w:szCs w:val="18"/>
        </w:rPr>
        <w:t>700</w:t>
      </w:r>
      <w:r w:rsidR="002C1C20" w:rsidRPr="0037735E">
        <w:rPr>
          <w:rFonts w:ascii="Calibri" w:hAnsi="Calibri"/>
          <w:sz w:val="18"/>
          <w:szCs w:val="18"/>
        </w:rPr>
        <w:t xml:space="preserve">, or </w:t>
      </w:r>
      <w:del w:id="642" w:author="Shewmaker, Michael@Energy" w:date="2021-12-23T10:22:00Z">
        <w:r w:rsidR="002C1C20" w:rsidRPr="0037735E" w:rsidDel="009A7335">
          <w:rPr>
            <w:rFonts w:ascii="Calibri" w:hAnsi="Calibri"/>
            <w:sz w:val="18"/>
            <w:szCs w:val="18"/>
          </w:rPr>
          <w:delText>&gt;</w:delText>
        </w:r>
      </w:del>
      <w:ins w:id="643" w:author="Shewmaker, Michael@Energy" w:date="2021-12-23T10:22:00Z">
        <w:r w:rsidR="009A7335">
          <w:rPr>
            <w:rFonts w:ascii="Calibri" w:hAnsi="Calibri"/>
            <w:sz w:val="18"/>
            <w:szCs w:val="18"/>
          </w:rPr>
          <w:t xml:space="preserve">greater than </w:t>
        </w:r>
      </w:ins>
      <w:r w:rsidR="002C1C20" w:rsidRPr="0037735E">
        <w:rPr>
          <w:rFonts w:ascii="Calibri" w:hAnsi="Calibri"/>
          <w:sz w:val="18"/>
          <w:szCs w:val="18"/>
        </w:rPr>
        <w:t>700</w:t>
      </w:r>
      <w:r w:rsidRPr="0037735E">
        <w:rPr>
          <w:rFonts w:ascii="Calibri" w:hAnsi="Calibri"/>
          <w:sz w:val="18"/>
          <w:szCs w:val="18"/>
        </w:rPr>
        <w:t xml:space="preserve"> to </w:t>
      </w:r>
      <w:del w:id="644" w:author="Shewmaker, Michael@Energy" w:date="2021-12-23T10:22:00Z">
        <w:r w:rsidRPr="0037735E" w:rsidDel="009A7335">
          <w:rPr>
            <w:rFonts w:asciiTheme="minorHAnsi" w:eastAsia="MS Gothic" w:hAnsiTheme="minorHAnsi"/>
            <w:color w:val="000000"/>
            <w:sz w:val="18"/>
            <w:szCs w:val="18"/>
          </w:rPr>
          <w:delText>≤</w:delText>
        </w:r>
      </w:del>
      <w:ins w:id="645" w:author="Shewmaker, Michael@Energy" w:date="2021-12-23T10:22:00Z">
        <w:r w:rsidR="009A7335">
          <w:rPr>
            <w:rFonts w:asciiTheme="minorHAnsi" w:eastAsia="MS Gothic" w:hAnsiTheme="minorHAnsi"/>
            <w:color w:val="000000"/>
            <w:sz w:val="18"/>
            <w:szCs w:val="18"/>
          </w:rPr>
          <w:t>less than or e</w:t>
        </w:r>
        <w:r w:rsidR="002F5190">
          <w:rPr>
            <w:rFonts w:asciiTheme="minorHAnsi" w:eastAsia="MS Gothic" w:hAnsiTheme="minorHAnsi"/>
            <w:color w:val="000000"/>
            <w:sz w:val="18"/>
            <w:szCs w:val="18"/>
          </w:rPr>
          <w:t xml:space="preserve">qual to </w:t>
        </w:r>
      </w:ins>
      <w:r w:rsidRPr="0037735E">
        <w:rPr>
          <w:rFonts w:ascii="Calibri" w:hAnsi="Calibri"/>
          <w:sz w:val="18"/>
          <w:szCs w:val="18"/>
        </w:rPr>
        <w:t>1,000.</w:t>
      </w:r>
    </w:p>
    <w:p w14:paraId="15480961" w14:textId="62FA2B77" w:rsidR="0090116D" w:rsidRPr="0037735E" w:rsidRDefault="0090116D" w:rsidP="00574EED">
      <w:pPr>
        <w:pStyle w:val="ListParagraph"/>
        <w:ind w:left="180"/>
        <w:rPr>
          <w:sz w:val="18"/>
          <w:szCs w:val="18"/>
        </w:rPr>
      </w:pPr>
      <w:r w:rsidRPr="0037735E">
        <w:rPr>
          <w:rFonts w:ascii="Calibri" w:hAnsi="Calibri"/>
          <w:sz w:val="18"/>
          <w:szCs w:val="18"/>
        </w:rPr>
        <w:t xml:space="preserve">2. </w:t>
      </w:r>
      <w:r w:rsidR="00E969B3">
        <w:rPr>
          <w:rFonts w:ascii="Calibri" w:hAnsi="Calibri"/>
          <w:sz w:val="18"/>
          <w:szCs w:val="18"/>
        </w:rPr>
        <w:t>-</w:t>
      </w:r>
      <w:r w:rsidR="00E969B3" w:rsidRPr="0037735E">
        <w:rPr>
          <w:rFonts w:ascii="Calibri" w:hAnsi="Calibri"/>
          <w:sz w:val="18"/>
          <w:szCs w:val="18"/>
        </w:rPr>
        <w:t xml:space="preserve"> </w:t>
      </w:r>
      <w:r w:rsidR="00170610" w:rsidRPr="0037735E">
        <w:rPr>
          <w:rFonts w:ascii="Calibri" w:hAnsi="Calibri"/>
          <w:sz w:val="18"/>
          <w:szCs w:val="18"/>
        </w:rPr>
        <w:t>9</w:t>
      </w:r>
      <w:r w:rsidRPr="0037735E">
        <w:rPr>
          <w:rFonts w:ascii="Calibri" w:hAnsi="Calibri"/>
          <w:sz w:val="18"/>
          <w:szCs w:val="18"/>
        </w:rPr>
        <w:t>.</w:t>
      </w:r>
      <w:r w:rsidR="00574EED">
        <w:rPr>
          <w:rFonts w:ascii="Calibri" w:hAnsi="Calibri"/>
          <w:sz w:val="18"/>
          <w:szCs w:val="18"/>
        </w:rPr>
        <w:t xml:space="preserve">   </w:t>
      </w:r>
      <w:r w:rsidRPr="0037735E">
        <w:rPr>
          <w:rFonts w:ascii="Calibri" w:hAnsi="Calibri" w:cs="Arial"/>
          <w:sz w:val="18"/>
          <w:szCs w:val="18"/>
        </w:rPr>
        <w:t>These fields will be completed based on conditioned floor area of the addition and/or climate zone. The values in these fields will be entered into Section I.</w:t>
      </w:r>
      <w:del w:id="646" w:author="Shewmaker, Michael@Energy" w:date="2021-12-23T10:22:00Z">
        <w:r w:rsidRPr="0037735E" w:rsidDel="002F5190">
          <w:rPr>
            <w:sz w:val="18"/>
            <w:szCs w:val="18"/>
          </w:rPr>
          <w:delText>)</w:delText>
        </w:r>
      </w:del>
    </w:p>
    <w:p w14:paraId="15480963" w14:textId="5E3ECF00" w:rsidR="0090116D" w:rsidRPr="0037735E" w:rsidRDefault="0090116D" w:rsidP="0090116D">
      <w:pPr>
        <w:rPr>
          <w:rFonts w:ascii="Calibri" w:hAnsi="Calibri" w:cs="Arial"/>
          <w:sz w:val="18"/>
          <w:szCs w:val="18"/>
        </w:rPr>
      </w:pPr>
      <w:r w:rsidRPr="0037735E">
        <w:rPr>
          <w:rFonts w:ascii="Calibri" w:hAnsi="Calibri" w:cs="Arial"/>
          <w:sz w:val="18"/>
          <w:szCs w:val="18"/>
        </w:rPr>
        <w:t xml:space="preserve">Maximum allowed fenestration area for all orientations is the </w:t>
      </w:r>
      <w:r w:rsidRPr="0037735E">
        <w:rPr>
          <w:rFonts w:ascii="Calibri" w:hAnsi="Calibri" w:cs="Arial"/>
          <w:sz w:val="18"/>
          <w:szCs w:val="18"/>
          <w:u w:val="single"/>
        </w:rPr>
        <w:t>greater</w:t>
      </w:r>
      <w:r w:rsidRPr="0037735E">
        <w:rPr>
          <w:rFonts w:ascii="Calibri" w:hAnsi="Calibri" w:cs="Arial"/>
          <w:sz w:val="18"/>
          <w:szCs w:val="18"/>
        </w:rPr>
        <w:t xml:space="preserve"> of the value</w:t>
      </w:r>
      <w:r w:rsidR="00CC45F7" w:rsidRPr="0037735E">
        <w:rPr>
          <w:rFonts w:ascii="Calibri" w:hAnsi="Calibri" w:cs="Arial"/>
          <w:sz w:val="18"/>
          <w:szCs w:val="18"/>
        </w:rPr>
        <w:t>s</w:t>
      </w:r>
      <w:r w:rsidRPr="0037735E">
        <w:rPr>
          <w:rFonts w:ascii="Calibri" w:hAnsi="Calibri" w:cs="Arial"/>
          <w:sz w:val="18"/>
          <w:szCs w:val="18"/>
        </w:rPr>
        <w:t xml:space="preserve"> in </w:t>
      </w:r>
      <w:r w:rsidR="00C45569">
        <w:rPr>
          <w:rFonts w:ascii="Calibri" w:hAnsi="Calibri" w:cs="Arial"/>
          <w:sz w:val="18"/>
          <w:szCs w:val="18"/>
        </w:rPr>
        <w:t>C</w:t>
      </w:r>
      <w:r w:rsidRPr="0037735E">
        <w:rPr>
          <w:rFonts w:ascii="Calibri" w:hAnsi="Calibri" w:cs="Arial"/>
          <w:sz w:val="18"/>
          <w:szCs w:val="18"/>
        </w:rPr>
        <w:t>olumn 2 or 3:</w:t>
      </w:r>
    </w:p>
    <w:p w14:paraId="15480965" w14:textId="352B9EF6"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 xml:space="preserve">Maximum Calculated based on Allowed </w:t>
      </w:r>
      <w:ins w:id="647" w:author="Shewmaker, Michael@Energy" w:date="2021-12-23T10:22:00Z">
        <w:r w:rsidR="002F5190">
          <w:rPr>
            <w:rFonts w:ascii="Calibri" w:hAnsi="Calibri" w:cs="Arial"/>
            <w:sz w:val="18"/>
            <w:szCs w:val="18"/>
          </w:rPr>
          <w:t>Percentage (</w:t>
        </w:r>
      </w:ins>
      <w:r w:rsidRPr="0037735E">
        <w:rPr>
          <w:rFonts w:ascii="Calibri" w:hAnsi="Calibri" w:cs="Arial"/>
          <w:sz w:val="18"/>
          <w:szCs w:val="18"/>
        </w:rPr>
        <w:t>%</w:t>
      </w:r>
      <w:ins w:id="648" w:author="Shewmaker, Michael@Energy" w:date="2021-12-23T10:22:00Z">
        <w:r w:rsidR="002F5190">
          <w:rPr>
            <w:rFonts w:ascii="Calibri" w:hAnsi="Calibri" w:cs="Arial"/>
            <w:sz w:val="18"/>
            <w:szCs w:val="18"/>
          </w:rPr>
          <w:t>)</w:t>
        </w:r>
      </w:ins>
      <w:r w:rsidRPr="0037735E">
        <w:rPr>
          <w:rFonts w:ascii="Calibri" w:hAnsi="Calibri" w:cs="Arial"/>
          <w:sz w:val="18"/>
          <w:szCs w:val="18"/>
        </w:rPr>
        <w:t xml:space="preserve">: The addition’s CFA </w:t>
      </w:r>
      <w:r w:rsidR="004F4B52" w:rsidRPr="0037735E">
        <w:rPr>
          <w:rFonts w:ascii="Calibri" w:hAnsi="Calibri" w:cs="Arial"/>
          <w:sz w:val="18"/>
          <w:szCs w:val="18"/>
        </w:rPr>
        <w:t>multiplied by</w:t>
      </w:r>
      <w:r w:rsidRPr="0037735E">
        <w:rPr>
          <w:rFonts w:ascii="Calibri" w:hAnsi="Calibri" w:cs="Arial"/>
          <w:sz w:val="18"/>
          <w:szCs w:val="18"/>
        </w:rPr>
        <w:t xml:space="preserve"> the allowed </w:t>
      </w:r>
      <w:ins w:id="649" w:author="Shewmaker, Michael@Energy" w:date="2021-12-23T10:22:00Z">
        <w:r w:rsidR="002F5190">
          <w:rPr>
            <w:rFonts w:ascii="Calibri" w:hAnsi="Calibri" w:cs="Arial"/>
            <w:sz w:val="18"/>
            <w:szCs w:val="18"/>
          </w:rPr>
          <w:t>perce</w:t>
        </w:r>
      </w:ins>
      <w:ins w:id="650" w:author="Shewmaker, Michael@Energy" w:date="2021-12-23T10:23:00Z">
        <w:r w:rsidR="002F5190">
          <w:rPr>
            <w:rFonts w:ascii="Calibri" w:hAnsi="Calibri" w:cs="Arial"/>
            <w:sz w:val="18"/>
            <w:szCs w:val="18"/>
          </w:rPr>
          <w:t>ntage (</w:t>
        </w:r>
      </w:ins>
      <w:r w:rsidRPr="0037735E">
        <w:rPr>
          <w:rFonts w:ascii="Calibri" w:hAnsi="Calibri" w:cs="Arial"/>
          <w:sz w:val="18"/>
          <w:szCs w:val="18"/>
        </w:rPr>
        <w:t>%</w:t>
      </w:r>
      <w:ins w:id="651" w:author="Shewmaker, Michael@Energy" w:date="2021-12-23T10:23:00Z">
        <w:r w:rsidR="002F5190">
          <w:rPr>
            <w:rFonts w:ascii="Calibri" w:hAnsi="Calibri" w:cs="Arial"/>
            <w:sz w:val="18"/>
            <w:szCs w:val="18"/>
          </w:rPr>
          <w:t>)</w:t>
        </w:r>
      </w:ins>
      <w:r w:rsidRPr="0037735E">
        <w:rPr>
          <w:rFonts w:ascii="Calibri" w:hAnsi="Calibri" w:cs="Arial"/>
          <w:sz w:val="18"/>
          <w:szCs w:val="18"/>
        </w:rPr>
        <w:t>. The maximum total fenestration area is 30</w:t>
      </w:r>
      <w:del w:id="652" w:author="Shewmaker, Michael@Energy" w:date="2021-12-23T10:23:00Z">
        <w:r w:rsidRPr="0037735E" w:rsidDel="002F5190">
          <w:rPr>
            <w:rFonts w:ascii="Calibri" w:hAnsi="Calibri" w:cs="Arial"/>
            <w:sz w:val="18"/>
            <w:szCs w:val="18"/>
          </w:rPr>
          <w:delText xml:space="preserve">% </w:delText>
        </w:r>
      </w:del>
      <w:ins w:id="653" w:author="Shewmaker, Michael@Energy" w:date="2021-12-23T10:23:00Z">
        <w:r w:rsidR="002F5190">
          <w:rPr>
            <w:rFonts w:ascii="Calibri" w:hAnsi="Calibri" w:cs="Arial"/>
            <w:sz w:val="18"/>
            <w:szCs w:val="18"/>
          </w:rPr>
          <w:t xml:space="preserve"> percent</w:t>
        </w:r>
        <w:r w:rsidR="002F5190" w:rsidRPr="0037735E">
          <w:rPr>
            <w:rFonts w:ascii="Calibri" w:hAnsi="Calibri" w:cs="Arial"/>
            <w:sz w:val="18"/>
            <w:szCs w:val="18"/>
          </w:rPr>
          <w:t xml:space="preserve"> </w:t>
        </w:r>
      </w:ins>
      <w:r w:rsidRPr="0037735E">
        <w:rPr>
          <w:rFonts w:ascii="Calibri" w:hAnsi="Calibri" w:cs="Arial"/>
          <w:sz w:val="18"/>
          <w:szCs w:val="18"/>
        </w:rPr>
        <w:t xml:space="preserve">for additions up to 400 </w:t>
      </w:r>
      <w:ins w:id="654" w:author="Shewmaker, Michael@Energy" w:date="2021-12-23T10:23:00Z">
        <w:r w:rsidR="002F5190">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55" w:author="Shewmaker, Michael@Energy" w:date="2021-12-23T10:23:00Z">
        <w:r w:rsidR="002F5190">
          <w:rPr>
            <w:rFonts w:ascii="Calibri" w:hAnsi="Calibri" w:cs="Arial"/>
            <w:sz w:val="18"/>
            <w:szCs w:val="18"/>
          </w:rPr>
          <w:t>)</w:t>
        </w:r>
      </w:ins>
      <w:r w:rsidRPr="0037735E">
        <w:rPr>
          <w:rFonts w:ascii="Calibri" w:hAnsi="Calibri" w:cs="Arial"/>
          <w:sz w:val="18"/>
          <w:szCs w:val="18"/>
        </w:rPr>
        <w:t>, 25</w:t>
      </w:r>
      <w:del w:id="656" w:author="Shewmaker, Michael@Energy" w:date="2021-12-23T10:23:00Z">
        <w:r w:rsidRPr="0037735E" w:rsidDel="002F5190">
          <w:rPr>
            <w:rFonts w:ascii="Calibri" w:hAnsi="Calibri" w:cs="Arial"/>
            <w:sz w:val="18"/>
            <w:szCs w:val="18"/>
          </w:rPr>
          <w:delText xml:space="preserve">% </w:delText>
        </w:r>
      </w:del>
      <w:ins w:id="657" w:author="Shewmaker, Michael@Energy" w:date="2021-12-23T10:23:00Z">
        <w:r w:rsidR="002F5190">
          <w:rPr>
            <w:rFonts w:ascii="Calibri" w:hAnsi="Calibri" w:cs="Arial"/>
            <w:sz w:val="18"/>
            <w:szCs w:val="18"/>
          </w:rPr>
          <w:t xml:space="preserve"> percent</w:t>
        </w:r>
        <w:r w:rsidR="002F5190" w:rsidRPr="0037735E">
          <w:rPr>
            <w:rFonts w:ascii="Calibri" w:hAnsi="Calibri" w:cs="Arial"/>
            <w:sz w:val="18"/>
            <w:szCs w:val="18"/>
          </w:rPr>
          <w:t xml:space="preserve"> </w:t>
        </w:r>
      </w:ins>
      <w:r w:rsidRPr="0037735E">
        <w:rPr>
          <w:rFonts w:ascii="Calibri" w:hAnsi="Calibri" w:cs="Arial"/>
          <w:sz w:val="18"/>
          <w:szCs w:val="18"/>
        </w:rPr>
        <w:t xml:space="preserve">for additions greater than 400 </w:t>
      </w:r>
      <w:ins w:id="658" w:author="Shewmaker, Michael@Energy" w:date="2021-12-23T10:23:00Z">
        <w:r w:rsidR="00F368E5">
          <w:rPr>
            <w:rFonts w:ascii="Calibri" w:hAnsi="Calibri" w:cs="Arial"/>
            <w:sz w:val="18"/>
            <w:szCs w:val="18"/>
          </w:rPr>
          <w:t>sq</w:t>
        </w:r>
      </w:ins>
      <w:ins w:id="659" w:author="Shewmaker, Michael@Energy" w:date="2021-12-23T10:24:00Z">
        <w:r w:rsidR="00F368E5">
          <w:rPr>
            <w:rFonts w:ascii="Calibri" w:hAnsi="Calibri" w:cs="Arial"/>
            <w:sz w:val="18"/>
            <w:szCs w:val="18"/>
          </w:rPr>
          <w:t>uare feet (</w:t>
        </w:r>
      </w:ins>
      <w:r w:rsidRPr="0037735E">
        <w:rPr>
          <w:rFonts w:ascii="Calibri" w:hAnsi="Calibri" w:cs="Arial"/>
          <w:sz w:val="18"/>
          <w:szCs w:val="18"/>
        </w:rPr>
        <w:t>ft</w:t>
      </w:r>
      <w:r w:rsidRPr="0037735E">
        <w:rPr>
          <w:rFonts w:ascii="Calibri" w:hAnsi="Calibri" w:cs="Arial"/>
          <w:sz w:val="18"/>
          <w:szCs w:val="18"/>
          <w:vertAlign w:val="superscript"/>
        </w:rPr>
        <w:t>2</w:t>
      </w:r>
      <w:ins w:id="660" w:author="Shewmaker, Michael@Energy" w:date="2021-12-23T10:24:00Z">
        <w:r w:rsidR="00F368E5">
          <w:rPr>
            <w:rFonts w:ascii="Calibri" w:hAnsi="Calibri" w:cs="Arial"/>
            <w:sz w:val="18"/>
            <w:szCs w:val="18"/>
          </w:rPr>
          <w:t>)</w:t>
        </w:r>
      </w:ins>
      <w:r w:rsidRPr="0037735E">
        <w:rPr>
          <w:rFonts w:ascii="Calibri" w:hAnsi="Calibri" w:cs="Arial"/>
          <w:sz w:val="18"/>
          <w:szCs w:val="18"/>
        </w:rPr>
        <w:t xml:space="preserve"> but no greater than 700 </w:t>
      </w:r>
      <w:ins w:id="661" w:author="Shewmaker, Michael@Energy" w:date="2021-12-23T10:24:00Z">
        <w:r w:rsidR="00F368E5">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62" w:author="Shewmaker, Michael@Energy" w:date="2021-12-23T10:24:00Z">
        <w:r w:rsidR="00F368E5">
          <w:rPr>
            <w:rFonts w:ascii="Calibri" w:hAnsi="Calibri" w:cs="Arial"/>
            <w:sz w:val="18"/>
            <w:szCs w:val="18"/>
          </w:rPr>
          <w:t>)</w:t>
        </w:r>
      </w:ins>
      <w:r w:rsidRPr="0037735E">
        <w:rPr>
          <w:rFonts w:ascii="Calibri" w:hAnsi="Calibri" w:cs="Arial"/>
          <w:sz w:val="18"/>
          <w:szCs w:val="18"/>
        </w:rPr>
        <w:t>, and 20</w:t>
      </w:r>
      <w:del w:id="663" w:author="Shewmaker, Michael@Energy" w:date="2021-12-23T10:24:00Z">
        <w:r w:rsidRPr="0037735E" w:rsidDel="00F368E5">
          <w:rPr>
            <w:rFonts w:ascii="Calibri" w:hAnsi="Calibri" w:cs="Arial"/>
            <w:sz w:val="18"/>
            <w:szCs w:val="18"/>
          </w:rPr>
          <w:delText xml:space="preserve">% </w:delText>
        </w:r>
      </w:del>
      <w:ins w:id="664" w:author="Shewmaker, Michael@Energy" w:date="2021-12-23T10:24:00Z">
        <w:r w:rsidR="00F368E5">
          <w:rPr>
            <w:rFonts w:ascii="Calibri" w:hAnsi="Calibri" w:cs="Arial"/>
            <w:sz w:val="18"/>
            <w:szCs w:val="18"/>
          </w:rPr>
          <w:t xml:space="preserve"> percent</w:t>
        </w:r>
        <w:r w:rsidR="00F368E5" w:rsidRPr="0037735E">
          <w:rPr>
            <w:rFonts w:ascii="Calibri" w:hAnsi="Calibri" w:cs="Arial"/>
            <w:sz w:val="18"/>
            <w:szCs w:val="18"/>
          </w:rPr>
          <w:t xml:space="preserve"> </w:t>
        </w:r>
      </w:ins>
      <w:r w:rsidRPr="0037735E">
        <w:rPr>
          <w:rFonts w:ascii="Calibri" w:hAnsi="Calibri" w:cs="Arial"/>
          <w:sz w:val="18"/>
          <w:szCs w:val="18"/>
        </w:rPr>
        <w:t xml:space="preserve">for additions greater than 700 </w:t>
      </w:r>
      <w:ins w:id="665" w:author="Shewmaker, Michael@Energy" w:date="2021-12-23T10:24:00Z">
        <w:r w:rsidR="00F368E5">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66" w:author="Shewmaker, Michael@Energy" w:date="2021-12-23T10:24:00Z">
        <w:r w:rsidR="00F368E5">
          <w:rPr>
            <w:rFonts w:ascii="Calibri" w:hAnsi="Calibri" w:cs="Arial"/>
            <w:sz w:val="18"/>
            <w:szCs w:val="18"/>
          </w:rPr>
          <w:t>)</w:t>
        </w:r>
      </w:ins>
      <w:r w:rsidRPr="0037735E">
        <w:rPr>
          <w:rFonts w:ascii="Calibri" w:hAnsi="Calibri" w:cs="Arial"/>
          <w:sz w:val="18"/>
          <w:szCs w:val="18"/>
        </w:rPr>
        <w:t xml:space="preserve">. </w:t>
      </w:r>
    </w:p>
    <w:p w14:paraId="15480966" w14:textId="7FFB7902"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Maximum Calculated Allowed</w:t>
      </w:r>
      <w:ins w:id="667" w:author="Shewmaker, Michael@Energy" w:date="2021-12-23T10:24:00Z">
        <w:r w:rsidR="00833B4F">
          <w:rPr>
            <w:rFonts w:ascii="Calibri" w:hAnsi="Calibri" w:cs="Arial"/>
            <w:sz w:val="18"/>
            <w:szCs w:val="18"/>
          </w:rPr>
          <w:t xml:space="preserve"> </w:t>
        </w:r>
      </w:ins>
      <w:ins w:id="668" w:author="Shewmaker, Michael@Energy" w:date="2021-12-23T10:27:00Z">
        <w:r w:rsidR="005909FA">
          <w:rPr>
            <w:rFonts w:ascii="Calibri" w:hAnsi="Calibri" w:cs="Arial"/>
            <w:sz w:val="18"/>
            <w:szCs w:val="18"/>
          </w:rPr>
          <w:t>Area</w:t>
        </w:r>
      </w:ins>
      <w:r w:rsidRPr="0037735E">
        <w:rPr>
          <w:rFonts w:ascii="Calibri" w:hAnsi="Calibri" w:cs="Arial"/>
          <w:sz w:val="18"/>
          <w:szCs w:val="18"/>
        </w:rPr>
        <w:t xml:space="preserve"> </w:t>
      </w:r>
      <w:ins w:id="669" w:author="Shewmaker, Michael@Energy" w:date="2021-12-23T10:24:00Z">
        <w:r w:rsidR="00833B4F">
          <w:rPr>
            <w:rFonts w:ascii="Calibri" w:hAnsi="Calibri" w:cs="Arial"/>
            <w:sz w:val="18"/>
            <w:szCs w:val="18"/>
          </w:rPr>
          <w:t>(</w:t>
        </w:r>
      </w:ins>
      <w:r w:rsidRPr="0037735E">
        <w:rPr>
          <w:rFonts w:ascii="Calibri" w:hAnsi="Calibri" w:cs="Arial"/>
          <w:sz w:val="18"/>
          <w:szCs w:val="18"/>
        </w:rPr>
        <w:t>ft</w:t>
      </w:r>
      <w:r w:rsidRPr="0037735E">
        <w:rPr>
          <w:rFonts w:ascii="Calibri" w:hAnsi="Calibri" w:cs="Arial"/>
          <w:sz w:val="18"/>
          <w:szCs w:val="18"/>
          <w:vertAlign w:val="superscript"/>
        </w:rPr>
        <w:t>2</w:t>
      </w:r>
      <w:ins w:id="670" w:author="Shewmaker, Michael@Energy" w:date="2021-12-23T10:24:00Z">
        <w:r w:rsidR="00833B4F">
          <w:rPr>
            <w:rFonts w:ascii="Calibri" w:hAnsi="Calibri" w:cs="Arial"/>
            <w:sz w:val="18"/>
            <w:szCs w:val="18"/>
          </w:rPr>
          <w:t>)</w:t>
        </w:r>
      </w:ins>
      <w:r w:rsidRPr="0037735E">
        <w:rPr>
          <w:rFonts w:ascii="Calibri" w:hAnsi="Calibri" w:cs="Arial"/>
          <w:sz w:val="18"/>
          <w:szCs w:val="18"/>
        </w:rPr>
        <w:t>: The maximum total fenestration area is 75</w:t>
      </w:r>
      <w:ins w:id="671" w:author="Shewmaker, Michael@Energy" w:date="2021-12-23T10:24:00Z">
        <w:r w:rsidR="00833B4F">
          <w:rPr>
            <w:rFonts w:ascii="Calibri" w:hAnsi="Calibri" w:cs="Arial"/>
            <w:sz w:val="18"/>
            <w:szCs w:val="18"/>
          </w:rPr>
          <w:t xml:space="preserve"> square feet (</w:t>
        </w:r>
      </w:ins>
      <w:r w:rsidRPr="0037735E">
        <w:rPr>
          <w:rFonts w:ascii="Calibri" w:hAnsi="Calibri" w:cs="Arial"/>
          <w:sz w:val="18"/>
          <w:szCs w:val="18"/>
        </w:rPr>
        <w:t>ft</w:t>
      </w:r>
      <w:r w:rsidRPr="0037735E">
        <w:rPr>
          <w:rFonts w:ascii="Calibri" w:hAnsi="Calibri" w:cs="Arial"/>
          <w:sz w:val="18"/>
          <w:szCs w:val="18"/>
          <w:vertAlign w:val="superscript"/>
        </w:rPr>
        <w:t>2</w:t>
      </w:r>
      <w:ins w:id="672" w:author="Shewmaker, Michael@Energy" w:date="2021-12-23T10:24:00Z">
        <w:r w:rsidR="00833B4F">
          <w:rPr>
            <w:rFonts w:ascii="Calibri" w:hAnsi="Calibri" w:cs="Arial"/>
            <w:sz w:val="18"/>
            <w:szCs w:val="18"/>
          </w:rPr>
          <w:t>)</w:t>
        </w:r>
      </w:ins>
      <w:r w:rsidRPr="0037735E">
        <w:rPr>
          <w:rFonts w:ascii="Calibri" w:hAnsi="Calibri" w:cs="Arial"/>
          <w:sz w:val="18"/>
          <w:szCs w:val="18"/>
        </w:rPr>
        <w:t xml:space="preserve"> for additions up to 400 </w:t>
      </w:r>
      <w:ins w:id="673" w:author="Shewmaker, Michael@Energy" w:date="2021-12-23T10:25:00Z">
        <w:r w:rsidR="00833B4F">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74" w:author="Shewmaker, Michael@Energy" w:date="2021-12-23T10:25:00Z">
        <w:r w:rsidR="00833B4F">
          <w:rPr>
            <w:rFonts w:ascii="Calibri" w:hAnsi="Calibri" w:cs="Arial"/>
            <w:sz w:val="18"/>
            <w:szCs w:val="18"/>
          </w:rPr>
          <w:t>)</w:t>
        </w:r>
      </w:ins>
      <w:r w:rsidRPr="0037735E">
        <w:rPr>
          <w:rFonts w:ascii="Calibri" w:hAnsi="Calibri" w:cs="Arial"/>
          <w:sz w:val="18"/>
          <w:szCs w:val="18"/>
        </w:rPr>
        <w:t>, 120</w:t>
      </w:r>
      <w:ins w:id="675" w:author="Shewmaker, Michael@Energy" w:date="2021-12-23T10:25:00Z">
        <w:r w:rsidR="00833B4F">
          <w:rPr>
            <w:rFonts w:ascii="Calibri" w:hAnsi="Calibri" w:cs="Arial"/>
            <w:sz w:val="18"/>
            <w:szCs w:val="18"/>
          </w:rPr>
          <w:t xml:space="preserve"> square feet (</w:t>
        </w:r>
      </w:ins>
      <w:r w:rsidRPr="0037735E">
        <w:rPr>
          <w:rFonts w:ascii="Calibri" w:hAnsi="Calibri" w:cs="Arial"/>
          <w:sz w:val="18"/>
          <w:szCs w:val="18"/>
        </w:rPr>
        <w:t>ft</w:t>
      </w:r>
      <w:r w:rsidRPr="0037735E">
        <w:rPr>
          <w:rFonts w:ascii="Calibri" w:hAnsi="Calibri" w:cs="Arial"/>
          <w:sz w:val="18"/>
          <w:szCs w:val="18"/>
          <w:vertAlign w:val="superscript"/>
        </w:rPr>
        <w:t>2</w:t>
      </w:r>
      <w:ins w:id="676" w:author="Shewmaker, Michael@Energy" w:date="2021-12-23T10:25:00Z">
        <w:r w:rsidR="00833B4F">
          <w:rPr>
            <w:rFonts w:ascii="Calibri" w:hAnsi="Calibri" w:cs="Arial"/>
            <w:sz w:val="18"/>
            <w:szCs w:val="18"/>
          </w:rPr>
          <w:t>)</w:t>
        </w:r>
      </w:ins>
      <w:r w:rsidRPr="0037735E">
        <w:rPr>
          <w:rFonts w:ascii="Calibri" w:hAnsi="Calibri" w:cs="Arial"/>
          <w:sz w:val="18"/>
          <w:szCs w:val="18"/>
        </w:rPr>
        <w:t xml:space="preserve"> for additions greater than 400 </w:t>
      </w:r>
      <w:ins w:id="677" w:author="Shewmaker, Michael@Energy" w:date="2021-12-23T10:25:00Z">
        <w:r w:rsidR="00833B4F">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78" w:author="Shewmaker, Michael@Energy" w:date="2021-12-23T10:25:00Z">
        <w:r w:rsidR="00833B4F">
          <w:rPr>
            <w:rFonts w:ascii="Calibri" w:hAnsi="Calibri" w:cs="Arial"/>
            <w:sz w:val="18"/>
            <w:szCs w:val="18"/>
          </w:rPr>
          <w:t>)</w:t>
        </w:r>
      </w:ins>
      <w:r w:rsidRPr="0037735E">
        <w:rPr>
          <w:rFonts w:ascii="Calibri" w:hAnsi="Calibri" w:cs="Arial"/>
          <w:sz w:val="18"/>
          <w:szCs w:val="18"/>
        </w:rPr>
        <w:t xml:space="preserve"> but no greater than 700 </w:t>
      </w:r>
      <w:ins w:id="679" w:author="Shewmaker, Michael@Energy" w:date="2021-12-23T10:25:00Z">
        <w:r w:rsidR="00833B4F">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80" w:author="Shewmaker, Michael@Energy" w:date="2021-12-23T10:25:00Z">
        <w:r w:rsidR="00833B4F">
          <w:rPr>
            <w:rFonts w:ascii="Calibri" w:hAnsi="Calibri" w:cs="Arial"/>
            <w:sz w:val="18"/>
            <w:szCs w:val="18"/>
          </w:rPr>
          <w:t>)</w:t>
        </w:r>
      </w:ins>
      <w:r w:rsidRPr="0037735E">
        <w:rPr>
          <w:rFonts w:ascii="Calibri" w:hAnsi="Calibri" w:cs="Arial"/>
          <w:sz w:val="18"/>
          <w:szCs w:val="18"/>
        </w:rPr>
        <w:t xml:space="preserve">, and 175 </w:t>
      </w:r>
      <w:ins w:id="681" w:author="Shewmaker, Michael@Energy" w:date="2021-12-23T10:25:00Z">
        <w:r w:rsidR="00833B4F">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82" w:author="Shewmaker, Michael@Energy" w:date="2021-12-23T10:25:00Z">
        <w:r w:rsidR="00833B4F">
          <w:rPr>
            <w:rFonts w:ascii="Calibri" w:hAnsi="Calibri" w:cs="Arial"/>
            <w:sz w:val="18"/>
            <w:szCs w:val="18"/>
          </w:rPr>
          <w:t>)</w:t>
        </w:r>
      </w:ins>
      <w:r w:rsidRPr="0037735E">
        <w:rPr>
          <w:rFonts w:ascii="Calibri" w:hAnsi="Calibri" w:cs="Arial"/>
          <w:sz w:val="18"/>
          <w:szCs w:val="18"/>
        </w:rPr>
        <w:t xml:space="preserve"> for additions of greater than 700</w:t>
      </w:r>
      <w:ins w:id="683" w:author="Shewmaker, Michael@Energy" w:date="2021-12-23T10:25:00Z">
        <w:r w:rsidR="00833B4F">
          <w:rPr>
            <w:rFonts w:ascii="Calibri" w:hAnsi="Calibri" w:cs="Arial"/>
            <w:sz w:val="18"/>
            <w:szCs w:val="18"/>
          </w:rPr>
          <w:t xml:space="preserve"> square feet</w:t>
        </w:r>
      </w:ins>
      <w:r w:rsidRPr="0037735E">
        <w:rPr>
          <w:rFonts w:ascii="Calibri" w:hAnsi="Calibri" w:cs="Arial"/>
          <w:sz w:val="18"/>
          <w:szCs w:val="18"/>
        </w:rPr>
        <w:t xml:space="preserve"> </w:t>
      </w:r>
      <w:ins w:id="684" w:author="Shewmaker, Michael@Energy" w:date="2021-12-23T10:25:00Z">
        <w:r w:rsidR="00833B4F">
          <w:rPr>
            <w:rFonts w:ascii="Calibri" w:hAnsi="Calibri" w:cs="Arial"/>
            <w:sz w:val="18"/>
            <w:szCs w:val="18"/>
          </w:rPr>
          <w:t>(</w:t>
        </w:r>
      </w:ins>
      <w:r w:rsidRPr="0037735E">
        <w:rPr>
          <w:rFonts w:ascii="Calibri" w:hAnsi="Calibri" w:cs="Arial"/>
          <w:sz w:val="18"/>
          <w:szCs w:val="18"/>
        </w:rPr>
        <w:t>ft</w:t>
      </w:r>
      <w:r w:rsidRPr="0037735E">
        <w:rPr>
          <w:rFonts w:ascii="Calibri" w:hAnsi="Calibri" w:cs="Arial"/>
          <w:sz w:val="18"/>
          <w:szCs w:val="18"/>
          <w:vertAlign w:val="superscript"/>
        </w:rPr>
        <w:t>2</w:t>
      </w:r>
      <w:ins w:id="685" w:author="Shewmaker, Michael@Energy" w:date="2021-12-23T10:25:00Z">
        <w:r w:rsidR="00833B4F">
          <w:rPr>
            <w:rFonts w:ascii="Calibri" w:hAnsi="Calibri" w:cs="Arial"/>
            <w:sz w:val="18"/>
            <w:szCs w:val="18"/>
          </w:rPr>
          <w:t>)</w:t>
        </w:r>
      </w:ins>
      <w:r w:rsidRPr="0037735E">
        <w:rPr>
          <w:rFonts w:ascii="Calibri" w:hAnsi="Calibri" w:cs="Arial"/>
          <w:sz w:val="18"/>
          <w:szCs w:val="18"/>
        </w:rPr>
        <w:t xml:space="preserve">. </w:t>
      </w:r>
    </w:p>
    <w:p w14:paraId="15480969" w14:textId="5CA85790" w:rsidR="0090116D" w:rsidRPr="0037735E" w:rsidRDefault="0090116D" w:rsidP="0037735E">
      <w:pPr>
        <w:pStyle w:val="ListParagraph"/>
        <w:ind w:left="0"/>
        <w:rPr>
          <w:sz w:val="18"/>
          <w:szCs w:val="18"/>
        </w:rPr>
      </w:pPr>
      <w:r w:rsidRPr="0037735E">
        <w:rPr>
          <w:rFonts w:ascii="Calibri" w:hAnsi="Calibri" w:cs="Arial"/>
          <w:sz w:val="18"/>
          <w:szCs w:val="18"/>
        </w:rPr>
        <w:t xml:space="preserve">Maximum allowed west-facing area is the </w:t>
      </w:r>
      <w:r w:rsidRPr="0037735E">
        <w:rPr>
          <w:rFonts w:ascii="Calibri" w:hAnsi="Calibri" w:cs="Arial"/>
          <w:sz w:val="18"/>
          <w:szCs w:val="18"/>
          <w:u w:val="single"/>
        </w:rPr>
        <w:t>greater</w:t>
      </w:r>
      <w:r w:rsidRPr="0037735E">
        <w:rPr>
          <w:rFonts w:ascii="Calibri" w:hAnsi="Calibri" w:cs="Arial"/>
          <w:sz w:val="18"/>
          <w:szCs w:val="18"/>
        </w:rPr>
        <w:t xml:space="preserve"> of the value</w:t>
      </w:r>
      <w:r w:rsidR="00170610" w:rsidRPr="0037735E">
        <w:rPr>
          <w:rFonts w:ascii="Calibri" w:hAnsi="Calibri" w:cs="Arial"/>
          <w:sz w:val="18"/>
          <w:szCs w:val="18"/>
        </w:rPr>
        <w:t>s</w:t>
      </w:r>
      <w:r w:rsidRPr="0037735E">
        <w:rPr>
          <w:rFonts w:ascii="Calibri" w:hAnsi="Calibri" w:cs="Arial"/>
          <w:sz w:val="18"/>
          <w:szCs w:val="18"/>
        </w:rPr>
        <w:t xml:space="preserve"> in </w:t>
      </w:r>
      <w:r w:rsidR="00C45569">
        <w:rPr>
          <w:rFonts w:ascii="Calibri" w:hAnsi="Calibri" w:cs="Arial"/>
          <w:sz w:val="18"/>
          <w:szCs w:val="18"/>
        </w:rPr>
        <w:t>C</w:t>
      </w:r>
      <w:r w:rsidRPr="0037735E">
        <w:rPr>
          <w:rFonts w:ascii="Calibri" w:hAnsi="Calibri" w:cs="Arial"/>
          <w:sz w:val="18"/>
          <w:szCs w:val="18"/>
        </w:rPr>
        <w:t>olumn 4 or 5:</w:t>
      </w:r>
    </w:p>
    <w:p w14:paraId="1548096A" w14:textId="44CA8F2D" w:rsidR="0090116D" w:rsidRPr="0037735E" w:rsidRDefault="0090116D" w:rsidP="0090116D">
      <w:pPr>
        <w:pStyle w:val="ListParagraph"/>
        <w:numPr>
          <w:ilvl w:val="0"/>
          <w:numId w:val="43"/>
        </w:numPr>
        <w:ind w:left="720"/>
        <w:rPr>
          <w:rFonts w:ascii="Calibri" w:hAnsi="Calibri" w:cs="Arial"/>
          <w:b/>
          <w:sz w:val="18"/>
          <w:szCs w:val="18"/>
        </w:rPr>
      </w:pPr>
      <w:r w:rsidRPr="0037735E">
        <w:rPr>
          <w:rFonts w:ascii="Calibri" w:hAnsi="Calibri" w:cs="Arial"/>
          <w:sz w:val="18"/>
          <w:szCs w:val="18"/>
        </w:rPr>
        <w:t xml:space="preserve">Maximum Calculated based on Allowed </w:t>
      </w:r>
      <w:ins w:id="686" w:author="Shewmaker, Michael@Energy" w:date="2021-12-23T10:25:00Z">
        <w:r w:rsidR="00833B4F">
          <w:rPr>
            <w:rFonts w:ascii="Calibri" w:hAnsi="Calibri" w:cs="Arial"/>
            <w:sz w:val="18"/>
            <w:szCs w:val="18"/>
          </w:rPr>
          <w:t>Percentage</w:t>
        </w:r>
      </w:ins>
      <w:ins w:id="687" w:author="Shewmaker, Michael@Energy" w:date="2021-12-23T10:26:00Z">
        <w:r w:rsidR="00833B4F">
          <w:rPr>
            <w:rFonts w:ascii="Calibri" w:hAnsi="Calibri" w:cs="Arial"/>
            <w:sz w:val="18"/>
            <w:szCs w:val="18"/>
          </w:rPr>
          <w:t xml:space="preserve"> (</w:t>
        </w:r>
      </w:ins>
      <w:r w:rsidRPr="0037735E">
        <w:rPr>
          <w:rFonts w:ascii="Calibri" w:hAnsi="Calibri" w:cs="Arial"/>
          <w:sz w:val="18"/>
          <w:szCs w:val="18"/>
        </w:rPr>
        <w:t>%</w:t>
      </w:r>
      <w:ins w:id="688" w:author="Shewmaker, Michael@Energy" w:date="2021-12-23T10:26:00Z">
        <w:r w:rsidR="00833B4F">
          <w:rPr>
            <w:rFonts w:ascii="Calibri" w:hAnsi="Calibri" w:cs="Arial"/>
            <w:sz w:val="18"/>
            <w:szCs w:val="18"/>
          </w:rPr>
          <w:t>)</w:t>
        </w:r>
      </w:ins>
      <w:r w:rsidRPr="0037735E">
        <w:rPr>
          <w:rFonts w:ascii="Calibri" w:hAnsi="Calibri" w:cs="Arial"/>
          <w:sz w:val="18"/>
          <w:szCs w:val="18"/>
        </w:rPr>
        <w:t>: The maximum west-facing fenestration area (in climate zones 2, 4, and 6-16) is 5</w:t>
      </w:r>
      <w:del w:id="689" w:author="Shewmaker, Michael@Energy" w:date="2021-12-23T10:26:00Z">
        <w:r w:rsidRPr="0037735E" w:rsidDel="00BC36F9">
          <w:rPr>
            <w:rFonts w:ascii="Calibri" w:hAnsi="Calibri" w:cs="Arial"/>
            <w:sz w:val="18"/>
            <w:szCs w:val="18"/>
          </w:rPr>
          <w:delText xml:space="preserve">% </w:delText>
        </w:r>
      </w:del>
      <w:ins w:id="690" w:author="Shewmaker, Michael@Energy" w:date="2021-12-23T10:26:00Z">
        <w:r w:rsidR="00BC36F9">
          <w:rPr>
            <w:rFonts w:ascii="Calibri" w:hAnsi="Calibri" w:cs="Arial"/>
            <w:sz w:val="18"/>
            <w:szCs w:val="18"/>
          </w:rPr>
          <w:t xml:space="preserve"> percent</w:t>
        </w:r>
        <w:r w:rsidR="00BC36F9" w:rsidRPr="0037735E">
          <w:rPr>
            <w:rFonts w:ascii="Calibri" w:hAnsi="Calibri" w:cs="Arial"/>
            <w:sz w:val="18"/>
            <w:szCs w:val="18"/>
          </w:rPr>
          <w:t xml:space="preserve"> </w:t>
        </w:r>
      </w:ins>
      <w:r w:rsidRPr="0037735E">
        <w:rPr>
          <w:rFonts w:ascii="Calibri" w:hAnsi="Calibri" w:cs="Arial"/>
          <w:sz w:val="18"/>
          <w:szCs w:val="18"/>
        </w:rPr>
        <w:t>for additions greater than 700</w:t>
      </w:r>
      <w:ins w:id="691" w:author="Shewmaker, Michael@Energy" w:date="2021-12-23T10:26:00Z">
        <w:r w:rsidR="00BC36F9">
          <w:rPr>
            <w:rFonts w:ascii="Calibri" w:hAnsi="Calibri" w:cs="Arial"/>
            <w:sz w:val="18"/>
            <w:szCs w:val="18"/>
          </w:rPr>
          <w:t xml:space="preserve"> square feet</w:t>
        </w:r>
      </w:ins>
      <w:r w:rsidR="006B2A6A">
        <w:rPr>
          <w:rFonts w:ascii="Calibri" w:hAnsi="Calibri" w:cs="Arial"/>
          <w:sz w:val="18"/>
          <w:szCs w:val="18"/>
        </w:rPr>
        <w:t xml:space="preserve"> </w:t>
      </w:r>
      <w:ins w:id="692" w:author="Shewmaker, Michael@Energy" w:date="2021-12-23T10:26:00Z">
        <w:r w:rsidR="00BC36F9">
          <w:rPr>
            <w:rFonts w:ascii="Calibri" w:hAnsi="Calibri" w:cs="Arial"/>
            <w:sz w:val="18"/>
            <w:szCs w:val="18"/>
          </w:rPr>
          <w:t>(</w:t>
        </w:r>
      </w:ins>
      <w:r w:rsidRPr="0037735E">
        <w:rPr>
          <w:rFonts w:ascii="Calibri" w:hAnsi="Calibri" w:cs="Arial"/>
          <w:sz w:val="18"/>
          <w:szCs w:val="18"/>
        </w:rPr>
        <w:t>ft</w:t>
      </w:r>
      <w:r w:rsidRPr="0037735E">
        <w:rPr>
          <w:rFonts w:ascii="Calibri" w:hAnsi="Calibri" w:cs="Arial"/>
          <w:sz w:val="18"/>
          <w:szCs w:val="18"/>
          <w:vertAlign w:val="superscript"/>
        </w:rPr>
        <w:t>2</w:t>
      </w:r>
      <w:ins w:id="693" w:author="Shewmaker, Michael@Energy" w:date="2021-12-23T10:26:00Z">
        <w:r w:rsidR="00BC36F9">
          <w:rPr>
            <w:rFonts w:ascii="Calibri" w:hAnsi="Calibri" w:cs="Arial"/>
            <w:sz w:val="18"/>
            <w:szCs w:val="18"/>
          </w:rPr>
          <w:t>)</w:t>
        </w:r>
      </w:ins>
      <w:r w:rsidRPr="0037735E">
        <w:rPr>
          <w:rFonts w:ascii="Calibri" w:hAnsi="Calibri" w:cs="Arial"/>
          <w:sz w:val="18"/>
          <w:szCs w:val="18"/>
        </w:rPr>
        <w:t xml:space="preserve">. </w:t>
      </w:r>
    </w:p>
    <w:p w14:paraId="1548096B" w14:textId="378C9705" w:rsidR="0090116D" w:rsidRPr="0037735E" w:rsidRDefault="0090116D" w:rsidP="0090116D">
      <w:pPr>
        <w:pStyle w:val="ListParagraph"/>
        <w:numPr>
          <w:ilvl w:val="0"/>
          <w:numId w:val="43"/>
        </w:numPr>
        <w:ind w:left="720"/>
        <w:rPr>
          <w:rFonts w:ascii="Calibri" w:hAnsi="Calibri" w:cs="Arial"/>
          <w:b/>
          <w:sz w:val="18"/>
          <w:szCs w:val="18"/>
        </w:rPr>
      </w:pPr>
      <w:r w:rsidRPr="0037735E">
        <w:rPr>
          <w:rFonts w:ascii="Calibri" w:hAnsi="Calibri" w:cs="Arial"/>
          <w:sz w:val="18"/>
          <w:szCs w:val="18"/>
        </w:rPr>
        <w:t xml:space="preserve">Maximum Calculated Allowed </w:t>
      </w:r>
      <w:ins w:id="694" w:author="Shewmaker, Michael@Energy" w:date="2021-12-23T10:27:00Z">
        <w:r w:rsidR="005909FA">
          <w:rPr>
            <w:rFonts w:ascii="Calibri" w:hAnsi="Calibri" w:cs="Arial"/>
            <w:sz w:val="18"/>
            <w:szCs w:val="18"/>
          </w:rPr>
          <w:t>Area</w:t>
        </w:r>
      </w:ins>
      <w:ins w:id="695" w:author="Shewmaker, Michael@Energy" w:date="2021-12-23T10:26:00Z">
        <w:r w:rsidR="00833B4F">
          <w:rPr>
            <w:rFonts w:ascii="Calibri" w:hAnsi="Calibri" w:cs="Arial"/>
            <w:sz w:val="18"/>
            <w:szCs w:val="18"/>
          </w:rPr>
          <w:t xml:space="preserve"> (</w:t>
        </w:r>
      </w:ins>
      <w:r w:rsidRPr="0037735E">
        <w:rPr>
          <w:rFonts w:ascii="Calibri" w:hAnsi="Calibri" w:cs="Arial"/>
          <w:sz w:val="18"/>
          <w:szCs w:val="18"/>
        </w:rPr>
        <w:t>ft</w:t>
      </w:r>
      <w:r w:rsidRPr="0037735E">
        <w:rPr>
          <w:rFonts w:ascii="Calibri" w:hAnsi="Calibri" w:cs="Arial"/>
          <w:sz w:val="18"/>
          <w:szCs w:val="18"/>
          <w:vertAlign w:val="superscript"/>
        </w:rPr>
        <w:t>2</w:t>
      </w:r>
      <w:ins w:id="696" w:author="Shewmaker, Michael@Energy" w:date="2021-12-23T10:26:00Z">
        <w:r w:rsidR="00833B4F">
          <w:rPr>
            <w:rFonts w:ascii="Calibri" w:hAnsi="Calibri" w:cs="Arial"/>
            <w:sz w:val="18"/>
            <w:szCs w:val="18"/>
          </w:rPr>
          <w:t>)</w:t>
        </w:r>
      </w:ins>
      <w:r w:rsidRPr="0037735E">
        <w:rPr>
          <w:rFonts w:ascii="Calibri" w:hAnsi="Calibri" w:cs="Arial"/>
          <w:sz w:val="18"/>
          <w:szCs w:val="18"/>
        </w:rPr>
        <w:t>: The maximum west-facing fenestration area (in climate zones 2, 4, and 6-16) is 60</w:t>
      </w:r>
      <w:r w:rsidR="006B2A6A">
        <w:rPr>
          <w:rFonts w:ascii="Calibri" w:hAnsi="Calibri" w:cs="Arial"/>
          <w:sz w:val="18"/>
          <w:szCs w:val="18"/>
        </w:rPr>
        <w:t xml:space="preserve"> </w:t>
      </w:r>
      <w:ins w:id="697" w:author="Shewmaker, Michael@Energy" w:date="2021-12-23T10:26:00Z">
        <w:r w:rsidR="00BC36F9">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698" w:author="Shewmaker, Michael@Energy" w:date="2021-12-23T10:26:00Z">
        <w:r w:rsidR="00BC36F9">
          <w:rPr>
            <w:rFonts w:ascii="Calibri" w:hAnsi="Calibri" w:cs="Arial"/>
            <w:sz w:val="18"/>
            <w:szCs w:val="18"/>
          </w:rPr>
          <w:t>)</w:t>
        </w:r>
      </w:ins>
      <w:r w:rsidRPr="0037735E">
        <w:rPr>
          <w:rFonts w:ascii="Calibri" w:hAnsi="Calibri" w:cs="Arial"/>
          <w:sz w:val="18"/>
          <w:szCs w:val="18"/>
        </w:rPr>
        <w:t xml:space="preserve"> for additions no greater than 700</w:t>
      </w:r>
      <w:r w:rsidR="006B2A6A">
        <w:rPr>
          <w:rFonts w:ascii="Calibri" w:hAnsi="Calibri" w:cs="Arial"/>
          <w:sz w:val="18"/>
          <w:szCs w:val="18"/>
        </w:rPr>
        <w:t xml:space="preserve"> </w:t>
      </w:r>
      <w:ins w:id="699" w:author="Shewmaker, Michael@Energy" w:date="2021-12-23T10:26:00Z">
        <w:r w:rsidR="00BC36F9">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00" w:author="Shewmaker, Michael@Energy" w:date="2021-12-23T10:26:00Z">
        <w:r w:rsidR="00BC36F9">
          <w:rPr>
            <w:rFonts w:ascii="Calibri" w:hAnsi="Calibri" w:cs="Arial"/>
            <w:sz w:val="18"/>
            <w:szCs w:val="18"/>
          </w:rPr>
          <w:t>)</w:t>
        </w:r>
      </w:ins>
      <w:r w:rsidRPr="0037735E">
        <w:rPr>
          <w:rFonts w:ascii="Calibri" w:hAnsi="Calibri" w:cs="Arial"/>
          <w:sz w:val="18"/>
          <w:szCs w:val="18"/>
        </w:rPr>
        <w:t>, and 70</w:t>
      </w:r>
      <w:r w:rsidR="006B2A6A">
        <w:rPr>
          <w:rFonts w:ascii="Calibri" w:hAnsi="Calibri" w:cs="Arial"/>
          <w:sz w:val="18"/>
          <w:szCs w:val="18"/>
        </w:rPr>
        <w:t xml:space="preserve"> </w:t>
      </w:r>
      <w:ins w:id="701" w:author="Shewmaker, Michael@Energy" w:date="2021-12-23T10:26:00Z">
        <w:r w:rsidR="00BC36F9">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02" w:author="Shewmaker, Michael@Energy" w:date="2021-12-23T10:27:00Z">
        <w:r w:rsidR="00BC36F9">
          <w:rPr>
            <w:rFonts w:ascii="Calibri" w:hAnsi="Calibri" w:cs="Arial"/>
            <w:sz w:val="18"/>
            <w:szCs w:val="18"/>
          </w:rPr>
          <w:t>)</w:t>
        </w:r>
      </w:ins>
      <w:r w:rsidRPr="0037735E">
        <w:rPr>
          <w:rFonts w:ascii="Calibri" w:hAnsi="Calibri" w:cs="Arial"/>
          <w:sz w:val="18"/>
          <w:szCs w:val="18"/>
        </w:rPr>
        <w:t xml:space="preserve"> for additions of greater than 700 </w:t>
      </w:r>
      <w:ins w:id="703" w:author="Shewmaker, Michael@Energy" w:date="2021-12-23T10:27:00Z">
        <w:r w:rsidR="00BC36F9">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04" w:author="Shewmaker, Michael@Energy" w:date="2021-12-23T10:27:00Z">
        <w:r w:rsidR="00BC36F9">
          <w:rPr>
            <w:rFonts w:ascii="Calibri" w:hAnsi="Calibri" w:cs="Arial"/>
            <w:sz w:val="18"/>
            <w:szCs w:val="18"/>
          </w:rPr>
          <w:t>)</w:t>
        </w:r>
      </w:ins>
      <w:r w:rsidRPr="0037735E">
        <w:rPr>
          <w:rFonts w:ascii="Calibri" w:hAnsi="Calibri" w:cs="Arial"/>
          <w:sz w:val="18"/>
          <w:szCs w:val="18"/>
        </w:rPr>
        <w:t>.</w:t>
      </w:r>
    </w:p>
    <w:p w14:paraId="1548096C" w14:textId="77777777" w:rsidR="0090116D" w:rsidRPr="0037735E" w:rsidRDefault="0090116D" w:rsidP="0090116D">
      <w:pPr>
        <w:pStyle w:val="ListParagraph"/>
        <w:ind w:left="360"/>
        <w:rPr>
          <w:rFonts w:ascii="Calibri" w:hAnsi="Calibri" w:cs="Arial"/>
          <w:b/>
          <w:sz w:val="18"/>
          <w:szCs w:val="18"/>
        </w:rPr>
      </w:pPr>
    </w:p>
    <w:tbl>
      <w:tblPr>
        <w:tblStyle w:val="TableGrid"/>
        <w:tblW w:w="0" w:type="auto"/>
        <w:tblInd w:w="198" w:type="dxa"/>
        <w:tblLook w:val="04A0" w:firstRow="1" w:lastRow="0" w:firstColumn="1" w:lastColumn="0" w:noHBand="0" w:noVBand="1"/>
        <w:tblDescription w:val="&quot;"/>
      </w:tblPr>
      <w:tblGrid>
        <w:gridCol w:w="2921"/>
        <w:gridCol w:w="1567"/>
        <w:gridCol w:w="1970"/>
        <w:gridCol w:w="1980"/>
        <w:gridCol w:w="1979"/>
        <w:gridCol w:w="1918"/>
        <w:gridCol w:w="1857"/>
      </w:tblGrid>
      <w:tr w:rsidR="0090116D" w:rsidRPr="0037735E" w14:paraId="15480971" w14:textId="77777777" w:rsidTr="000514D5">
        <w:trPr>
          <w:tblHeader/>
        </w:trPr>
        <w:tc>
          <w:tcPr>
            <w:tcW w:w="2970" w:type="dxa"/>
          </w:tcPr>
          <w:p w14:paraId="1548096D"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lastRenderedPageBreak/>
              <w:t>Addition CFA:</w:t>
            </w:r>
          </w:p>
        </w:tc>
        <w:tc>
          <w:tcPr>
            <w:tcW w:w="3590" w:type="dxa"/>
            <w:gridSpan w:val="2"/>
          </w:tcPr>
          <w:p w14:paraId="1548096E" w14:textId="77777777" w:rsidR="0090116D" w:rsidRPr="0037735E" w:rsidRDefault="0090116D" w:rsidP="008E3B32">
            <w:pPr>
              <w:pStyle w:val="ListParagraph"/>
              <w:ind w:left="0"/>
              <w:jc w:val="center"/>
              <w:rPr>
                <w:rFonts w:ascii="Calibri" w:hAnsi="Calibri" w:cs="Arial"/>
                <w:sz w:val="18"/>
                <w:szCs w:val="18"/>
              </w:rPr>
            </w:pPr>
            <w:r w:rsidRPr="0037735E">
              <w:rPr>
                <w:rFonts w:asciiTheme="minorHAnsi" w:eastAsia="MS Gothic" w:hAnsiTheme="minorHAnsi"/>
                <w:b/>
                <w:color w:val="000000"/>
                <w:sz w:val="18"/>
                <w:szCs w:val="18"/>
              </w:rPr>
              <w:t>≤</w:t>
            </w:r>
            <w:r w:rsidRPr="0037735E">
              <w:rPr>
                <w:rFonts w:ascii="Calibri" w:hAnsi="Calibri"/>
                <w:b/>
                <w:sz w:val="18"/>
                <w:szCs w:val="18"/>
              </w:rPr>
              <w:t xml:space="preserve"> 400 ft</w:t>
            </w:r>
            <w:r w:rsidRPr="0037735E">
              <w:rPr>
                <w:rFonts w:ascii="Calibri" w:hAnsi="Calibri"/>
                <w:b/>
                <w:sz w:val="18"/>
                <w:szCs w:val="18"/>
                <w:vertAlign w:val="superscript"/>
              </w:rPr>
              <w:t>2</w:t>
            </w:r>
          </w:p>
        </w:tc>
        <w:tc>
          <w:tcPr>
            <w:tcW w:w="4023" w:type="dxa"/>
            <w:gridSpan w:val="2"/>
          </w:tcPr>
          <w:p w14:paraId="1548096F" w14:textId="77777777" w:rsidR="0090116D" w:rsidRPr="0037735E" w:rsidRDefault="0090116D" w:rsidP="008E3B32">
            <w:pPr>
              <w:pStyle w:val="ListParagraph"/>
              <w:ind w:left="0"/>
              <w:jc w:val="center"/>
              <w:rPr>
                <w:rFonts w:ascii="Calibri" w:hAnsi="Calibri" w:cs="Arial"/>
                <w:sz w:val="18"/>
                <w:szCs w:val="18"/>
              </w:rPr>
            </w:pPr>
            <w:r w:rsidRPr="0037735E">
              <w:rPr>
                <w:rFonts w:asciiTheme="minorHAnsi" w:eastAsia="MS Gothic" w:hAnsiTheme="minorHAnsi"/>
                <w:b/>
                <w:color w:val="000000"/>
                <w:sz w:val="18"/>
                <w:szCs w:val="18"/>
              </w:rPr>
              <w:t>&gt; 400 to ≤</w:t>
            </w:r>
            <w:r w:rsidRPr="0037735E">
              <w:rPr>
                <w:rFonts w:asciiTheme="minorHAnsi" w:eastAsia="MS Gothic" w:hAnsiTheme="minorHAnsi"/>
                <w:color w:val="000000"/>
                <w:sz w:val="18"/>
                <w:szCs w:val="18"/>
              </w:rPr>
              <w:t xml:space="preserve"> </w:t>
            </w:r>
            <w:r w:rsidRPr="0037735E">
              <w:rPr>
                <w:rFonts w:ascii="Calibri" w:hAnsi="Calibri"/>
                <w:b/>
                <w:sz w:val="18"/>
                <w:szCs w:val="18"/>
              </w:rPr>
              <w:t>700 ft</w:t>
            </w:r>
            <w:r w:rsidRPr="0037735E">
              <w:rPr>
                <w:rFonts w:ascii="Calibri" w:hAnsi="Calibri"/>
                <w:b/>
                <w:sz w:val="18"/>
                <w:szCs w:val="18"/>
                <w:vertAlign w:val="superscript"/>
              </w:rPr>
              <w:t>2</w:t>
            </w:r>
          </w:p>
        </w:tc>
        <w:tc>
          <w:tcPr>
            <w:tcW w:w="3835" w:type="dxa"/>
            <w:gridSpan w:val="2"/>
          </w:tcPr>
          <w:p w14:paraId="15480970"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b/>
                <w:sz w:val="18"/>
                <w:szCs w:val="18"/>
              </w:rPr>
              <w:t xml:space="preserve">&gt; 700 to </w:t>
            </w:r>
            <w:r w:rsidRPr="0037735E">
              <w:rPr>
                <w:rFonts w:asciiTheme="minorHAnsi" w:eastAsia="MS Gothic" w:hAnsiTheme="minorHAnsi"/>
                <w:b/>
                <w:color w:val="000000"/>
                <w:sz w:val="18"/>
                <w:szCs w:val="18"/>
              </w:rPr>
              <w:t>≤</w:t>
            </w:r>
            <w:r w:rsidRPr="0037735E">
              <w:rPr>
                <w:rFonts w:ascii="Calibri" w:hAnsi="Calibri"/>
                <w:b/>
                <w:sz w:val="18"/>
                <w:szCs w:val="18"/>
              </w:rPr>
              <w:t xml:space="preserve"> 1,000 ft</w:t>
            </w:r>
            <w:r w:rsidRPr="0037735E">
              <w:rPr>
                <w:rFonts w:ascii="Calibri" w:hAnsi="Calibri"/>
                <w:b/>
                <w:sz w:val="18"/>
                <w:szCs w:val="18"/>
                <w:vertAlign w:val="superscript"/>
              </w:rPr>
              <w:t>2</w:t>
            </w:r>
          </w:p>
        </w:tc>
      </w:tr>
      <w:tr w:rsidR="0090116D" w:rsidRPr="0037735E" w14:paraId="15480976" w14:textId="77777777" w:rsidTr="008E3B32">
        <w:tc>
          <w:tcPr>
            <w:tcW w:w="2970" w:type="dxa"/>
          </w:tcPr>
          <w:p w14:paraId="15480972" w14:textId="77777777" w:rsidR="0090116D" w:rsidRPr="0037735E" w:rsidRDefault="0090116D" w:rsidP="008E3B32">
            <w:pPr>
              <w:pStyle w:val="ListParagraph"/>
              <w:ind w:left="0"/>
              <w:jc w:val="center"/>
              <w:rPr>
                <w:rFonts w:ascii="Calibri" w:hAnsi="Calibri" w:cs="Arial"/>
                <w:sz w:val="18"/>
                <w:szCs w:val="18"/>
              </w:rPr>
            </w:pPr>
          </w:p>
        </w:tc>
        <w:tc>
          <w:tcPr>
            <w:tcW w:w="3590" w:type="dxa"/>
            <w:gridSpan w:val="2"/>
          </w:tcPr>
          <w:p w14:paraId="15480973"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c>
          <w:tcPr>
            <w:tcW w:w="4023" w:type="dxa"/>
            <w:gridSpan w:val="2"/>
          </w:tcPr>
          <w:p w14:paraId="15480974"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c>
          <w:tcPr>
            <w:tcW w:w="3835" w:type="dxa"/>
            <w:gridSpan w:val="2"/>
          </w:tcPr>
          <w:p w14:paraId="15480975"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r>
      <w:tr w:rsidR="0090116D" w:rsidRPr="0037735E" w14:paraId="1548097E" w14:textId="77777777" w:rsidTr="008E3B32">
        <w:tc>
          <w:tcPr>
            <w:tcW w:w="2970" w:type="dxa"/>
          </w:tcPr>
          <w:p w14:paraId="15480977"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Orientation</w:t>
            </w:r>
          </w:p>
        </w:tc>
        <w:tc>
          <w:tcPr>
            <w:tcW w:w="1581" w:type="dxa"/>
          </w:tcPr>
          <w:p w14:paraId="15480978"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2009" w:type="dxa"/>
          </w:tcPr>
          <w:p w14:paraId="15480979"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c>
          <w:tcPr>
            <w:tcW w:w="2005" w:type="dxa"/>
          </w:tcPr>
          <w:p w14:paraId="1548097A"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2018" w:type="dxa"/>
          </w:tcPr>
          <w:p w14:paraId="1548097B"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c>
          <w:tcPr>
            <w:tcW w:w="1942" w:type="dxa"/>
          </w:tcPr>
          <w:p w14:paraId="1548097C"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1893" w:type="dxa"/>
          </w:tcPr>
          <w:p w14:paraId="1548097D"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r>
      <w:tr w:rsidR="0090116D" w:rsidRPr="0037735E" w14:paraId="15480986" w14:textId="77777777" w:rsidTr="008E3B32">
        <w:tc>
          <w:tcPr>
            <w:tcW w:w="2970" w:type="dxa"/>
          </w:tcPr>
          <w:p w14:paraId="1548097F"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West-facing (CZs 2, 4, 6-16)</w:t>
            </w:r>
          </w:p>
        </w:tc>
        <w:tc>
          <w:tcPr>
            <w:tcW w:w="1581" w:type="dxa"/>
          </w:tcPr>
          <w:p w14:paraId="15480980"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2009" w:type="dxa"/>
          </w:tcPr>
          <w:p w14:paraId="15480981"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60</w:t>
            </w:r>
          </w:p>
        </w:tc>
        <w:tc>
          <w:tcPr>
            <w:tcW w:w="2005" w:type="dxa"/>
          </w:tcPr>
          <w:p w14:paraId="15480982"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2018" w:type="dxa"/>
          </w:tcPr>
          <w:p w14:paraId="15480983"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60</w:t>
            </w:r>
          </w:p>
        </w:tc>
        <w:tc>
          <w:tcPr>
            <w:tcW w:w="1942" w:type="dxa"/>
          </w:tcPr>
          <w:p w14:paraId="15480984" w14:textId="6F2B61C4" w:rsidR="0090116D" w:rsidRPr="0037735E" w:rsidRDefault="006D7D99" w:rsidP="008E3B32">
            <w:pPr>
              <w:pStyle w:val="ListParagraph"/>
              <w:ind w:left="0"/>
              <w:jc w:val="center"/>
              <w:rPr>
                <w:rFonts w:ascii="Calibri" w:hAnsi="Calibri" w:cs="Arial"/>
                <w:sz w:val="18"/>
                <w:szCs w:val="18"/>
              </w:rPr>
            </w:pPr>
            <w:r>
              <w:rPr>
                <w:rFonts w:ascii="Calibri" w:hAnsi="Calibri" w:cs="Arial"/>
                <w:sz w:val="18"/>
                <w:szCs w:val="18"/>
              </w:rPr>
              <w:t>5%</w:t>
            </w:r>
          </w:p>
        </w:tc>
        <w:tc>
          <w:tcPr>
            <w:tcW w:w="1893" w:type="dxa"/>
          </w:tcPr>
          <w:p w14:paraId="15480985"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70</w:t>
            </w:r>
          </w:p>
        </w:tc>
      </w:tr>
      <w:tr w:rsidR="0090116D" w:rsidRPr="0037735E" w14:paraId="1548098E" w14:textId="77777777" w:rsidTr="008E3B32">
        <w:tc>
          <w:tcPr>
            <w:tcW w:w="2970" w:type="dxa"/>
          </w:tcPr>
          <w:p w14:paraId="15480987"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All Orientations</w:t>
            </w:r>
          </w:p>
        </w:tc>
        <w:tc>
          <w:tcPr>
            <w:tcW w:w="1581" w:type="dxa"/>
          </w:tcPr>
          <w:p w14:paraId="15480988"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30%</w:t>
            </w:r>
          </w:p>
        </w:tc>
        <w:tc>
          <w:tcPr>
            <w:tcW w:w="2009" w:type="dxa"/>
          </w:tcPr>
          <w:p w14:paraId="15480989"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75</w:t>
            </w:r>
          </w:p>
        </w:tc>
        <w:tc>
          <w:tcPr>
            <w:tcW w:w="2005" w:type="dxa"/>
          </w:tcPr>
          <w:p w14:paraId="1548098A"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25%</w:t>
            </w:r>
          </w:p>
        </w:tc>
        <w:tc>
          <w:tcPr>
            <w:tcW w:w="2018" w:type="dxa"/>
          </w:tcPr>
          <w:p w14:paraId="1548098B"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120</w:t>
            </w:r>
          </w:p>
        </w:tc>
        <w:tc>
          <w:tcPr>
            <w:tcW w:w="1942" w:type="dxa"/>
          </w:tcPr>
          <w:p w14:paraId="1548098C"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20%</w:t>
            </w:r>
          </w:p>
        </w:tc>
        <w:tc>
          <w:tcPr>
            <w:tcW w:w="1893" w:type="dxa"/>
          </w:tcPr>
          <w:p w14:paraId="1548098D"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175</w:t>
            </w:r>
          </w:p>
        </w:tc>
      </w:tr>
    </w:tbl>
    <w:p w14:paraId="1548098F" w14:textId="77777777" w:rsidR="0090116D" w:rsidRPr="0037735E" w:rsidRDefault="0090116D" w:rsidP="0090116D">
      <w:pPr>
        <w:pStyle w:val="ListParagraph"/>
        <w:rPr>
          <w:rFonts w:ascii="Calibri" w:hAnsi="Calibri" w:cs="Arial"/>
          <w:sz w:val="18"/>
          <w:szCs w:val="18"/>
        </w:rPr>
      </w:pPr>
    </w:p>
    <w:p w14:paraId="15480990" w14:textId="77777777" w:rsidR="0090116D" w:rsidRPr="0037735E" w:rsidRDefault="0090116D" w:rsidP="0090116D">
      <w:pPr>
        <w:pStyle w:val="ListParagraph"/>
        <w:ind w:left="1440" w:hanging="720"/>
        <w:contextualSpacing/>
        <w:rPr>
          <w:rFonts w:ascii="Calibri" w:hAnsi="Calibri" w:cs="Arial"/>
          <w:sz w:val="18"/>
          <w:szCs w:val="18"/>
        </w:rPr>
      </w:pPr>
      <w:r w:rsidRPr="0037735E">
        <w:rPr>
          <w:rFonts w:ascii="Calibri" w:hAnsi="Calibri" w:cs="Arial"/>
          <w:sz w:val="18"/>
          <w:szCs w:val="18"/>
        </w:rPr>
        <w:t xml:space="preserve">NOTE: West includes any vertical fenestration oriented to within 45 degrees of true west (in either direction), including 45 degrees north of west, any </w:t>
      </w:r>
      <w:proofErr w:type="gramStart"/>
      <w:r w:rsidRPr="0037735E">
        <w:rPr>
          <w:rFonts w:ascii="Calibri" w:hAnsi="Calibri" w:cs="Arial"/>
          <w:sz w:val="18"/>
          <w:szCs w:val="18"/>
        </w:rPr>
        <w:t>skylights oriented</w:t>
      </w:r>
      <w:proofErr w:type="gramEnd"/>
      <w:r w:rsidRPr="0037735E">
        <w:rPr>
          <w:rFonts w:ascii="Calibri" w:hAnsi="Calibri" w:cs="Arial"/>
          <w:sz w:val="18"/>
          <w:szCs w:val="18"/>
        </w:rPr>
        <w:t xml:space="preserve"> west, and skylights facing any direction with a pitch of less than 1:12.</w:t>
      </w:r>
    </w:p>
    <w:p w14:paraId="15480991" w14:textId="77777777" w:rsidR="0090116D" w:rsidRPr="0037735E" w:rsidRDefault="0090116D" w:rsidP="0090116D">
      <w:pPr>
        <w:rPr>
          <w:rFonts w:ascii="Calibri" w:hAnsi="Calibri" w:cs="Arial"/>
          <w:b/>
          <w:sz w:val="18"/>
          <w:szCs w:val="18"/>
        </w:rPr>
      </w:pPr>
    </w:p>
    <w:p w14:paraId="15480992" w14:textId="4941A8D8" w:rsidR="0090116D" w:rsidRPr="0037735E" w:rsidRDefault="0090116D" w:rsidP="0090116D">
      <w:pPr>
        <w:pStyle w:val="ListParagraph"/>
        <w:numPr>
          <w:ilvl w:val="0"/>
          <w:numId w:val="43"/>
        </w:numPr>
        <w:ind w:left="360" w:firstLine="0"/>
        <w:rPr>
          <w:rFonts w:ascii="Calibri" w:hAnsi="Calibri" w:cs="Arial"/>
          <w:sz w:val="18"/>
          <w:szCs w:val="18"/>
        </w:rPr>
      </w:pPr>
      <w:r w:rsidRPr="0037735E">
        <w:rPr>
          <w:rFonts w:ascii="Calibri" w:hAnsi="Calibri" w:cs="Arial"/>
          <w:sz w:val="18"/>
          <w:szCs w:val="18"/>
        </w:rPr>
        <w:t>Maximum Allowed U-factor</w:t>
      </w:r>
      <w:r w:rsidR="00170610" w:rsidRPr="0037735E">
        <w:rPr>
          <w:rFonts w:ascii="Calibri" w:hAnsi="Calibri" w:cs="Arial"/>
          <w:sz w:val="18"/>
          <w:szCs w:val="18"/>
        </w:rPr>
        <w:t xml:space="preserve"> (Windows)</w:t>
      </w:r>
      <w:r w:rsidRPr="0037735E">
        <w:rPr>
          <w:rFonts w:ascii="Calibri" w:hAnsi="Calibri" w:cs="Arial"/>
          <w:sz w:val="18"/>
          <w:szCs w:val="18"/>
        </w:rPr>
        <w:t>: Maximum area-weighted average of 0.3</w:t>
      </w:r>
      <w:ins w:id="705" w:author="Shewmaker, Michael@Energy" w:date="2021-12-27T15:00:00Z">
        <w:r w:rsidR="00D80ACE">
          <w:rPr>
            <w:rFonts w:ascii="Calibri" w:hAnsi="Calibri" w:cs="Arial"/>
            <w:sz w:val="18"/>
            <w:szCs w:val="18"/>
          </w:rPr>
          <w:t>0</w:t>
        </w:r>
      </w:ins>
      <w:r w:rsidRPr="0037735E">
        <w:rPr>
          <w:rFonts w:ascii="Calibri" w:hAnsi="Calibri" w:cs="Arial"/>
          <w:sz w:val="18"/>
          <w:szCs w:val="18"/>
        </w:rPr>
        <w:t xml:space="preserve"> for all climate zones.</w:t>
      </w:r>
    </w:p>
    <w:p w14:paraId="532E59BE" w14:textId="3B009130" w:rsidR="00170610" w:rsidRPr="0037735E" w:rsidRDefault="00170610" w:rsidP="00C45569">
      <w:pPr>
        <w:pStyle w:val="ListParagraph"/>
        <w:numPr>
          <w:ilvl w:val="0"/>
          <w:numId w:val="43"/>
        </w:numPr>
        <w:ind w:left="720"/>
        <w:rPr>
          <w:rFonts w:ascii="Calibri" w:hAnsi="Calibri" w:cs="Arial"/>
          <w:sz w:val="18"/>
          <w:szCs w:val="18"/>
        </w:rPr>
      </w:pPr>
      <w:r w:rsidRPr="0037735E">
        <w:rPr>
          <w:rFonts w:ascii="Calibri" w:hAnsi="Calibri" w:cs="Arial"/>
          <w:sz w:val="18"/>
          <w:szCs w:val="18"/>
        </w:rPr>
        <w:t xml:space="preserve">Maximum Allowed U-factor (Skylights): </w:t>
      </w:r>
      <w:r w:rsidR="002C1C20" w:rsidRPr="0037735E">
        <w:rPr>
          <w:rFonts w:ascii="Calibri" w:hAnsi="Calibri" w:cs="Arial"/>
          <w:sz w:val="18"/>
          <w:szCs w:val="18"/>
        </w:rPr>
        <w:t>Maximum area-weighted average of 0.3</w:t>
      </w:r>
      <w:ins w:id="706" w:author="Shewmaker, Michael@Energy" w:date="2021-12-27T15:00:00Z">
        <w:r w:rsidR="00D80ACE">
          <w:rPr>
            <w:rFonts w:ascii="Calibri" w:hAnsi="Calibri" w:cs="Arial"/>
            <w:sz w:val="18"/>
            <w:szCs w:val="18"/>
          </w:rPr>
          <w:t>0</w:t>
        </w:r>
      </w:ins>
      <w:r w:rsidR="002C1C20" w:rsidRPr="0037735E">
        <w:rPr>
          <w:rFonts w:ascii="Calibri" w:hAnsi="Calibri" w:cs="Arial"/>
          <w:sz w:val="18"/>
          <w:szCs w:val="18"/>
        </w:rPr>
        <w:t xml:space="preserve"> for all climate zones, unless meeting one of the Exceptions to 150.1(c)3A. If meeting one of the Exceptions, this field will be 0.55.</w:t>
      </w:r>
    </w:p>
    <w:p w14:paraId="15480993" w14:textId="1CCC1C2E" w:rsidR="004F4B52" w:rsidRPr="0037735E" w:rsidRDefault="0090116D" w:rsidP="0090116D">
      <w:pPr>
        <w:pStyle w:val="ListParagraph"/>
        <w:numPr>
          <w:ilvl w:val="0"/>
          <w:numId w:val="43"/>
        </w:numPr>
        <w:ind w:left="360" w:firstLine="0"/>
        <w:rPr>
          <w:rFonts w:ascii="Calibri" w:hAnsi="Calibri" w:cs="Arial"/>
          <w:b/>
          <w:sz w:val="18"/>
          <w:szCs w:val="18"/>
        </w:rPr>
      </w:pPr>
      <w:r w:rsidRPr="0037735E">
        <w:rPr>
          <w:rFonts w:ascii="Calibri" w:hAnsi="Calibri" w:cs="Arial"/>
          <w:sz w:val="18"/>
          <w:szCs w:val="18"/>
        </w:rPr>
        <w:t>Maximum Allowed SHGC</w:t>
      </w:r>
      <w:r w:rsidR="00170610" w:rsidRPr="0037735E">
        <w:rPr>
          <w:rFonts w:ascii="Calibri" w:hAnsi="Calibri" w:cs="Arial"/>
          <w:sz w:val="18"/>
          <w:szCs w:val="18"/>
        </w:rPr>
        <w:t xml:space="preserve"> (Windows)</w:t>
      </w:r>
      <w:r w:rsidRPr="0037735E">
        <w:rPr>
          <w:rFonts w:ascii="Calibri" w:hAnsi="Calibri" w:cs="Arial"/>
          <w:sz w:val="18"/>
          <w:szCs w:val="18"/>
        </w:rPr>
        <w:t>: Maximum area-weighted average of 0.2</w:t>
      </w:r>
      <w:r w:rsidR="00E969B3">
        <w:rPr>
          <w:rFonts w:ascii="Calibri" w:hAnsi="Calibri" w:cs="Arial"/>
          <w:sz w:val="18"/>
          <w:szCs w:val="18"/>
        </w:rPr>
        <w:t>3</w:t>
      </w:r>
      <w:r w:rsidRPr="0037735E">
        <w:rPr>
          <w:rFonts w:ascii="Calibri" w:hAnsi="Calibri" w:cs="Arial"/>
          <w:sz w:val="18"/>
          <w:szCs w:val="18"/>
        </w:rPr>
        <w:t xml:space="preserve"> for climate zones 2, 4, and 6-16; </w:t>
      </w:r>
      <w:proofErr w:type="gramStart"/>
      <w:r w:rsidRPr="0037735E">
        <w:rPr>
          <w:rFonts w:ascii="Calibri" w:hAnsi="Calibri" w:cs="Arial"/>
          <w:sz w:val="18"/>
          <w:szCs w:val="18"/>
        </w:rPr>
        <w:t>otherwise</w:t>
      </w:r>
      <w:proofErr w:type="gramEnd"/>
      <w:r w:rsidRPr="0037735E">
        <w:rPr>
          <w:rFonts w:ascii="Calibri" w:hAnsi="Calibri" w:cs="Arial"/>
          <w:sz w:val="18"/>
          <w:szCs w:val="18"/>
        </w:rPr>
        <w:t xml:space="preserve"> N/A.</w:t>
      </w:r>
    </w:p>
    <w:p w14:paraId="09E5B5EB" w14:textId="5D61DEB6" w:rsidR="00170610" w:rsidRPr="0037735E" w:rsidRDefault="00170610" w:rsidP="00C45569">
      <w:pPr>
        <w:pStyle w:val="ListParagraph"/>
        <w:numPr>
          <w:ilvl w:val="0"/>
          <w:numId w:val="43"/>
        </w:numPr>
        <w:ind w:left="720"/>
        <w:rPr>
          <w:rFonts w:ascii="Calibri" w:hAnsi="Calibri" w:cs="Arial"/>
          <w:b/>
          <w:sz w:val="18"/>
          <w:szCs w:val="18"/>
        </w:rPr>
      </w:pPr>
      <w:r w:rsidRPr="0037735E">
        <w:rPr>
          <w:rFonts w:ascii="Calibri" w:hAnsi="Calibri" w:cs="Arial"/>
          <w:sz w:val="18"/>
          <w:szCs w:val="18"/>
        </w:rPr>
        <w:t xml:space="preserve">Maximum Allowed SHGC (Skylights): </w:t>
      </w:r>
      <w:r w:rsidR="002C1C20" w:rsidRPr="0037735E">
        <w:rPr>
          <w:rFonts w:ascii="Calibri" w:hAnsi="Calibri" w:cs="Arial"/>
          <w:sz w:val="18"/>
          <w:szCs w:val="18"/>
        </w:rPr>
        <w:t>Maximum area-weighted average of 0.2</w:t>
      </w:r>
      <w:r w:rsidR="00E969B3">
        <w:rPr>
          <w:rFonts w:ascii="Calibri" w:hAnsi="Calibri" w:cs="Arial"/>
          <w:sz w:val="18"/>
          <w:szCs w:val="18"/>
        </w:rPr>
        <w:t>3</w:t>
      </w:r>
      <w:r w:rsidR="002C1C20" w:rsidRPr="0037735E">
        <w:rPr>
          <w:rFonts w:ascii="Calibri" w:hAnsi="Calibri" w:cs="Arial"/>
          <w:sz w:val="18"/>
          <w:szCs w:val="18"/>
        </w:rPr>
        <w:t xml:space="preserve"> for all climate zones, unless meeting one of the Exceptions to 150.1(c)3A. If meeting one of the Exceptions, this field will be 0.30.</w:t>
      </w:r>
    </w:p>
    <w:p w14:paraId="15480994" w14:textId="77777777" w:rsidR="00F076B0" w:rsidRPr="0037735E" w:rsidRDefault="00F076B0" w:rsidP="00F076B0">
      <w:pPr>
        <w:pStyle w:val="ListParagraph"/>
        <w:numPr>
          <w:ilvl w:val="0"/>
          <w:numId w:val="43"/>
        </w:numPr>
        <w:ind w:left="360" w:firstLine="0"/>
        <w:rPr>
          <w:sz w:val="18"/>
          <w:szCs w:val="18"/>
        </w:rPr>
      </w:pPr>
      <w:r w:rsidRPr="0037735E">
        <w:rPr>
          <w:rFonts w:ascii="Calibri" w:hAnsi="Calibri" w:cs="Arial"/>
          <w:sz w:val="18"/>
          <w:szCs w:val="18"/>
        </w:rPr>
        <w:t>Comments: Any notes regarding location, unique conditions, or attachments.</w:t>
      </w:r>
    </w:p>
    <w:p w14:paraId="238AF365" w14:textId="77777777" w:rsidR="00BA26AB" w:rsidRPr="0037735E" w:rsidRDefault="00BA26AB" w:rsidP="00CF2570">
      <w:pPr>
        <w:pStyle w:val="ListParagraph"/>
        <w:rPr>
          <w:rFonts w:ascii="Calibri" w:hAnsi="Calibri" w:cs="Arial"/>
          <w:sz w:val="18"/>
          <w:szCs w:val="18"/>
        </w:rPr>
      </w:pPr>
    </w:p>
    <w:p w14:paraId="15480996" w14:textId="56C2888C" w:rsidR="00CF2570" w:rsidRPr="0037735E" w:rsidRDefault="00CF2570" w:rsidP="0037735E">
      <w:pPr>
        <w:rPr>
          <w:rFonts w:ascii="Calibri" w:hAnsi="Calibri" w:cs="Arial"/>
          <w:b/>
          <w:sz w:val="18"/>
          <w:szCs w:val="18"/>
        </w:rPr>
      </w:pPr>
      <w:r w:rsidRPr="0037735E">
        <w:rPr>
          <w:rFonts w:ascii="Calibri" w:hAnsi="Calibri" w:cs="Arial"/>
          <w:b/>
          <w:sz w:val="18"/>
          <w:szCs w:val="18"/>
        </w:rPr>
        <w:t xml:space="preserve">I. </w:t>
      </w:r>
      <w:r w:rsidR="00170610" w:rsidRPr="0037735E">
        <w:rPr>
          <w:rFonts w:ascii="Calibri" w:hAnsi="Calibri" w:cs="Arial"/>
          <w:b/>
          <w:sz w:val="18"/>
          <w:szCs w:val="18"/>
        </w:rPr>
        <w:t>Fenestration/Glazing Proposed Areas and Efficiencies</w:t>
      </w:r>
    </w:p>
    <w:p w14:paraId="15480997" w14:textId="01BAA8B3"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Tag/ID: </w:t>
      </w:r>
      <w:r w:rsidRPr="0037735E">
        <w:rPr>
          <w:rFonts w:asciiTheme="minorHAnsi" w:hAnsiTheme="minorHAnsi"/>
          <w:sz w:val="18"/>
          <w:szCs w:val="18"/>
        </w:rPr>
        <w:t xml:space="preserve">Provide a name or designator for each unique type of fenestration surface. This designator should be used consistently throughout the plan set (elevations, finish schedules, etc.) such as Window-1, Skylight-1, etc. to identify each surface. It should also be consistently used on the other </w:t>
      </w:r>
      <w:del w:id="707" w:author="Shewmaker, Michael@Energy" w:date="2021-12-23T10:57:00Z">
        <w:r w:rsidRPr="0037735E" w:rsidDel="003051AD">
          <w:rPr>
            <w:rFonts w:asciiTheme="minorHAnsi" w:hAnsiTheme="minorHAnsi"/>
            <w:sz w:val="18"/>
            <w:szCs w:val="18"/>
          </w:rPr>
          <w:delText>forms in the compliance documentation</w:delText>
        </w:r>
      </w:del>
      <w:ins w:id="708" w:author="Shewmaker, Michael@Energy" w:date="2021-12-23T10:57:00Z">
        <w:r w:rsidR="003051AD">
          <w:rPr>
            <w:rFonts w:asciiTheme="minorHAnsi" w:hAnsiTheme="minorHAnsi"/>
            <w:sz w:val="18"/>
            <w:szCs w:val="18"/>
          </w:rPr>
          <w:t>compliance documents</w:t>
        </w:r>
      </w:ins>
      <w:r w:rsidRPr="0037735E">
        <w:rPr>
          <w:rFonts w:asciiTheme="minorHAnsi" w:hAnsiTheme="minorHAnsi"/>
          <w:sz w:val="18"/>
          <w:szCs w:val="18"/>
        </w:rPr>
        <w:t>.</w:t>
      </w:r>
    </w:p>
    <w:p w14:paraId="15480998" w14:textId="46BBFBF2" w:rsidR="00B20DC5"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Fenestration Type: </w:t>
      </w:r>
      <w:r w:rsidRPr="0037735E">
        <w:rPr>
          <w:rFonts w:asciiTheme="minorHAnsi" w:hAnsiTheme="minorHAnsi"/>
          <w:sz w:val="18"/>
          <w:szCs w:val="18"/>
        </w:rPr>
        <w:t xml:space="preserve">Indicate the type of fenestration construction </w:t>
      </w:r>
      <w:ins w:id="709" w:author="Shewmaker, Michael@Energy" w:date="2021-12-23T11:00:00Z">
        <w:r w:rsidR="00642BD8">
          <w:rPr>
            <w:rFonts w:asciiTheme="minorHAnsi" w:hAnsiTheme="minorHAnsi"/>
            <w:sz w:val="18"/>
            <w:szCs w:val="18"/>
          </w:rPr>
          <w:t>(</w:t>
        </w:r>
      </w:ins>
      <w:r w:rsidRPr="0037735E">
        <w:rPr>
          <w:rFonts w:asciiTheme="minorHAnsi" w:hAnsiTheme="minorHAnsi"/>
          <w:sz w:val="18"/>
          <w:szCs w:val="18"/>
        </w:rPr>
        <w:t xml:space="preserve">e.g., Fixed Window, Operable Window, </w:t>
      </w:r>
      <w:r w:rsidR="002C1C20" w:rsidRPr="0037735E">
        <w:rPr>
          <w:rFonts w:asciiTheme="minorHAnsi" w:hAnsiTheme="minorHAnsi"/>
          <w:sz w:val="18"/>
          <w:szCs w:val="18"/>
        </w:rPr>
        <w:t>Skylight, Tubular Skylight, or Glass in Door</w:t>
      </w:r>
      <w:ins w:id="710" w:author="Shewmaker, Michael@Energy" w:date="2021-12-23T11:00:00Z">
        <w:r w:rsidR="00642BD8">
          <w:rPr>
            <w:rFonts w:asciiTheme="minorHAnsi" w:hAnsiTheme="minorHAnsi"/>
            <w:sz w:val="18"/>
            <w:szCs w:val="18"/>
          </w:rPr>
          <w:t>)</w:t>
        </w:r>
      </w:ins>
      <w:r w:rsidR="002C1C20" w:rsidRPr="0037735E">
        <w:rPr>
          <w:rFonts w:asciiTheme="minorHAnsi" w:hAnsiTheme="minorHAnsi"/>
          <w:sz w:val="18"/>
          <w:szCs w:val="18"/>
        </w:rPr>
        <w:t>.</w:t>
      </w:r>
    </w:p>
    <w:p w14:paraId="1548099B" w14:textId="2A476800" w:rsidR="00F410EE" w:rsidRPr="0037735E" w:rsidRDefault="00F076B0" w:rsidP="00CF1F39">
      <w:pPr>
        <w:pStyle w:val="ListParagraph"/>
        <w:ind w:left="1260" w:hanging="540"/>
        <w:contextualSpacing/>
        <w:rPr>
          <w:rFonts w:ascii="Calibri" w:hAnsi="Calibri" w:cs="Arial"/>
          <w:sz w:val="18"/>
          <w:szCs w:val="18"/>
        </w:rPr>
      </w:pPr>
      <w:r w:rsidRPr="0037735E">
        <w:rPr>
          <w:rFonts w:ascii="Calibri" w:hAnsi="Calibri" w:cs="Arial"/>
          <w:sz w:val="18"/>
          <w:szCs w:val="18"/>
        </w:rPr>
        <w:t xml:space="preserve">NOTE: Doors with glazing are counted in one of two ways. The entire area of a door with </w:t>
      </w:r>
      <w:del w:id="711" w:author="Shewmaker, Michael@Energy" w:date="2021-12-23T11:00:00Z">
        <w:r w:rsidRPr="0037735E" w:rsidDel="00642BD8">
          <w:rPr>
            <w:rFonts w:ascii="Calibri" w:hAnsi="Calibri" w:cs="Arial"/>
            <w:sz w:val="18"/>
            <w:szCs w:val="18"/>
          </w:rPr>
          <w:delText>50%</w:delText>
        </w:r>
      </w:del>
      <w:ins w:id="712" w:author="Shewmaker, Michael@Energy" w:date="2021-12-23T11:00:00Z">
        <w:r w:rsidR="00642BD8">
          <w:rPr>
            <w:rFonts w:ascii="Calibri" w:hAnsi="Calibri" w:cs="Arial"/>
            <w:sz w:val="18"/>
            <w:szCs w:val="18"/>
          </w:rPr>
          <w:t>25 percent</w:t>
        </w:r>
      </w:ins>
      <w:r w:rsidRPr="0037735E">
        <w:rPr>
          <w:rFonts w:ascii="Calibri" w:hAnsi="Calibri" w:cs="Arial"/>
          <w:sz w:val="18"/>
          <w:szCs w:val="18"/>
        </w:rPr>
        <w:t xml:space="preserve"> or more glazing is considered fenestration. A door with less than </w:t>
      </w:r>
      <w:del w:id="713" w:author="Shewmaker, Michael@Energy" w:date="2021-12-23T11:00:00Z">
        <w:r w:rsidRPr="0037735E" w:rsidDel="00642BD8">
          <w:rPr>
            <w:rFonts w:ascii="Calibri" w:hAnsi="Calibri" w:cs="Arial"/>
            <w:sz w:val="18"/>
            <w:szCs w:val="18"/>
          </w:rPr>
          <w:delText>50%</w:delText>
        </w:r>
      </w:del>
      <w:ins w:id="714" w:author="Shewmaker, Michael@Energy" w:date="2021-12-23T11:00:00Z">
        <w:r w:rsidR="00642BD8">
          <w:rPr>
            <w:rFonts w:ascii="Calibri" w:hAnsi="Calibri" w:cs="Arial"/>
            <w:sz w:val="18"/>
            <w:szCs w:val="18"/>
          </w:rPr>
          <w:t>25 percent</w:t>
        </w:r>
      </w:ins>
      <w:r w:rsidRPr="0037735E">
        <w:rPr>
          <w:rFonts w:ascii="Calibri" w:hAnsi="Calibri" w:cs="Arial"/>
          <w:sz w:val="18"/>
          <w:szCs w:val="18"/>
        </w:rPr>
        <w:t xml:space="preserve"> glazing can be considered as all </w:t>
      </w:r>
      <w:proofErr w:type="gramStart"/>
      <w:r w:rsidRPr="0037735E">
        <w:rPr>
          <w:rFonts w:ascii="Calibri" w:hAnsi="Calibri" w:cs="Arial"/>
          <w:sz w:val="18"/>
          <w:szCs w:val="18"/>
        </w:rPr>
        <w:t>fenestration, or</w:t>
      </w:r>
      <w:proofErr w:type="gramEnd"/>
      <w:r w:rsidRPr="0037735E">
        <w:rPr>
          <w:rFonts w:ascii="Calibri" w:hAnsi="Calibri" w:cs="Arial"/>
          <w:sz w:val="18"/>
          <w:szCs w:val="18"/>
        </w:rPr>
        <w:t xml:space="preserve"> can be calculated as the actual glass area with a 2-inch (0.17 ft) frame all around.</w:t>
      </w:r>
    </w:p>
    <w:p w14:paraId="1548099D"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Frame Type: </w:t>
      </w:r>
      <w:r w:rsidR="00240EB2" w:rsidRPr="0037735E">
        <w:rPr>
          <w:rFonts w:ascii="Calibri" w:hAnsi="Calibri" w:cs="Arial"/>
          <w:sz w:val="18"/>
          <w:szCs w:val="18"/>
        </w:rPr>
        <w:t>M</w:t>
      </w:r>
      <w:r w:rsidRPr="0037735E">
        <w:rPr>
          <w:rFonts w:ascii="Calibri" w:hAnsi="Calibri" w:cs="Arial"/>
          <w:sz w:val="18"/>
          <w:szCs w:val="18"/>
        </w:rPr>
        <w:t>etal, metal thermal break, or non</w:t>
      </w:r>
      <w:r w:rsidR="00EA38AC" w:rsidRPr="0037735E">
        <w:rPr>
          <w:rFonts w:ascii="Calibri" w:hAnsi="Calibri" w:cs="Arial"/>
          <w:sz w:val="18"/>
          <w:szCs w:val="18"/>
        </w:rPr>
        <w:t>-metal</w:t>
      </w:r>
      <w:r w:rsidRPr="0037735E">
        <w:rPr>
          <w:rFonts w:ascii="Calibri" w:hAnsi="Calibri" w:cs="Arial"/>
          <w:sz w:val="18"/>
          <w:szCs w:val="18"/>
        </w:rPr>
        <w:t xml:space="preserve">. </w:t>
      </w:r>
    </w:p>
    <w:p w14:paraId="1548099E"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Dynami</w:t>
      </w:r>
      <w:r w:rsidRPr="0037735E">
        <w:rPr>
          <w:rFonts w:asciiTheme="minorHAnsi" w:hAnsiTheme="minorHAnsi"/>
          <w:sz w:val="18"/>
          <w:szCs w:val="18"/>
        </w:rPr>
        <w:t>c Glazing: Indicate whether the fenestration has an integrated shading device, chromogenic glazing, or none for no dynamic glazing.</w:t>
      </w:r>
      <w:r w:rsidRPr="0037735E">
        <w:rPr>
          <w:rFonts w:ascii="Calibri" w:hAnsi="Calibri" w:cs="Arial"/>
          <w:sz w:val="18"/>
          <w:szCs w:val="18"/>
        </w:rPr>
        <w:t xml:space="preserve"> Chromogenic glazing shall be considered separately from other fenestration types.</w:t>
      </w:r>
    </w:p>
    <w:p w14:paraId="1548099F"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Orientation: Orientation can be North, East, South, </w:t>
      </w:r>
      <w:r w:rsidR="00F410EE" w:rsidRPr="0037735E">
        <w:rPr>
          <w:rFonts w:ascii="Calibri" w:hAnsi="Calibri" w:cs="Arial"/>
          <w:sz w:val="18"/>
          <w:szCs w:val="18"/>
        </w:rPr>
        <w:t xml:space="preserve">or </w:t>
      </w:r>
      <w:r w:rsidRPr="0037735E">
        <w:rPr>
          <w:rFonts w:ascii="Calibri" w:hAnsi="Calibri" w:cs="Arial"/>
          <w:sz w:val="18"/>
          <w:szCs w:val="18"/>
        </w:rPr>
        <w:t xml:space="preserve">West. If documentation is for a building that may be built in any direction, in a climate zone that limits west-facing fenestration, complete this section assuming the side of the building with the most fenestration faces west. </w:t>
      </w:r>
    </w:p>
    <w:p w14:paraId="154809A1" w14:textId="77777777" w:rsidR="006E7EE4" w:rsidRPr="0037735E" w:rsidRDefault="006E7EE4" w:rsidP="0037735E">
      <w:pPr>
        <w:ind w:left="1170" w:hanging="540"/>
        <w:contextualSpacing/>
        <w:rPr>
          <w:rFonts w:ascii="Calibri" w:hAnsi="Calibri" w:cs="Arial"/>
          <w:sz w:val="18"/>
          <w:szCs w:val="18"/>
        </w:rPr>
      </w:pPr>
      <w:r w:rsidRPr="0037735E">
        <w:rPr>
          <w:rFonts w:asciiTheme="minorHAnsi" w:hAnsiTheme="minorHAnsi" w:cs="Arial"/>
          <w:sz w:val="18"/>
          <w:szCs w:val="18"/>
        </w:rPr>
        <w:t>N</w:t>
      </w:r>
      <w:r w:rsidRPr="0037735E">
        <w:rPr>
          <w:rFonts w:ascii="Calibri" w:hAnsi="Calibri" w:cs="Arial"/>
          <w:sz w:val="18"/>
          <w:szCs w:val="18"/>
        </w:rPr>
        <w:t xml:space="preserve">OTE: West includes any vertical fenestration oriented to within 45 degrees of true west, excluding 45 degrees south of west; any </w:t>
      </w:r>
      <w:proofErr w:type="gramStart"/>
      <w:r w:rsidRPr="0037735E">
        <w:rPr>
          <w:rFonts w:ascii="Calibri" w:hAnsi="Calibri" w:cs="Arial"/>
          <w:sz w:val="18"/>
          <w:szCs w:val="18"/>
        </w:rPr>
        <w:t>skylights oriented</w:t>
      </w:r>
      <w:proofErr w:type="gramEnd"/>
      <w:r w:rsidRPr="0037735E">
        <w:rPr>
          <w:rFonts w:ascii="Calibri" w:hAnsi="Calibri" w:cs="Arial"/>
          <w:sz w:val="18"/>
          <w:szCs w:val="18"/>
        </w:rPr>
        <w:t xml:space="preserve"> west; and skylights facing any direction with a pitch of less than 1:12.</w:t>
      </w:r>
    </w:p>
    <w:p w14:paraId="154809A3" w14:textId="77777777" w:rsidR="006E7EE4" w:rsidRPr="0037735E" w:rsidRDefault="006E7EE4" w:rsidP="006E7EE4">
      <w:pPr>
        <w:pStyle w:val="ListParagraph"/>
        <w:numPr>
          <w:ilvl w:val="0"/>
          <w:numId w:val="12"/>
        </w:numPr>
        <w:contextualSpacing/>
        <w:rPr>
          <w:sz w:val="18"/>
          <w:szCs w:val="18"/>
        </w:rPr>
      </w:pPr>
      <w:r w:rsidRPr="0037735E">
        <w:rPr>
          <w:rFonts w:ascii="Calibri" w:hAnsi="Calibri" w:cs="Arial"/>
          <w:sz w:val="18"/>
          <w:szCs w:val="18"/>
        </w:rPr>
        <w:t>Number of Panes: Indicate the number of panes for each Tag/ID; is it a single, double, or triple pane window?</w:t>
      </w:r>
    </w:p>
    <w:p w14:paraId="154809A4" w14:textId="4EFC6E59"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Fenestration Area </w:t>
      </w:r>
      <w:r w:rsidR="00F7011F" w:rsidRPr="0037735E">
        <w:rPr>
          <w:rFonts w:ascii="Calibri" w:hAnsi="Calibri" w:cs="Arial"/>
          <w:sz w:val="18"/>
          <w:szCs w:val="18"/>
        </w:rPr>
        <w:t>(</w:t>
      </w:r>
      <w:r w:rsidRPr="0037735E">
        <w:rPr>
          <w:rFonts w:ascii="Calibri" w:hAnsi="Calibri" w:cs="Arial"/>
          <w:sz w:val="18"/>
          <w:szCs w:val="18"/>
        </w:rPr>
        <w:t>ft</w:t>
      </w:r>
      <w:r w:rsidRPr="0037735E">
        <w:rPr>
          <w:rFonts w:ascii="Calibri" w:hAnsi="Calibri" w:cs="Arial"/>
          <w:sz w:val="18"/>
          <w:szCs w:val="18"/>
          <w:vertAlign w:val="superscript"/>
        </w:rPr>
        <w:t>2</w:t>
      </w:r>
      <w:r w:rsidR="00F7011F" w:rsidRPr="0037735E">
        <w:rPr>
          <w:rFonts w:ascii="Calibri" w:hAnsi="Calibri" w:cs="Arial"/>
          <w:sz w:val="18"/>
          <w:szCs w:val="18"/>
        </w:rPr>
        <w:t>)</w:t>
      </w:r>
      <w:r w:rsidRPr="0037735E">
        <w:rPr>
          <w:rFonts w:ascii="Calibri" w:hAnsi="Calibri" w:cs="Arial"/>
          <w:sz w:val="18"/>
          <w:szCs w:val="18"/>
        </w:rPr>
        <w:t xml:space="preserve">: The size of any windows, doors with glass, or skylights within the floor area of the addition (combine windows with the same characteristics). Indicate the area </w:t>
      </w:r>
      <w:del w:id="715" w:author="Shewmaker, Michael@Energy" w:date="2021-12-23T11:01:00Z">
        <w:r w:rsidRPr="0037735E" w:rsidDel="00D06D92">
          <w:rPr>
            <w:rFonts w:ascii="Calibri" w:hAnsi="Calibri" w:cs="Arial"/>
            <w:sz w:val="18"/>
            <w:szCs w:val="18"/>
          </w:rPr>
          <w:delText>(</w:delText>
        </w:r>
      </w:del>
      <w:r w:rsidRPr="0037735E">
        <w:rPr>
          <w:rFonts w:ascii="Calibri" w:hAnsi="Calibri" w:cs="Arial"/>
          <w:sz w:val="18"/>
          <w:szCs w:val="18"/>
        </w:rPr>
        <w:t xml:space="preserve">in </w:t>
      </w:r>
      <w:ins w:id="716" w:author="Shewmaker, Michael@Energy" w:date="2021-12-23T11:01:00Z">
        <w:r w:rsidR="00D06D92">
          <w:rPr>
            <w:rFonts w:ascii="Calibri" w:hAnsi="Calibri" w:cs="Arial"/>
            <w:sz w:val="18"/>
            <w:szCs w:val="18"/>
          </w:rPr>
          <w:t>square feet (</w:t>
        </w:r>
      </w:ins>
      <w:r w:rsidR="00C45569" w:rsidRPr="0037735E">
        <w:rPr>
          <w:rFonts w:ascii="Calibri" w:hAnsi="Calibri" w:cs="Arial"/>
          <w:sz w:val="18"/>
          <w:szCs w:val="18"/>
        </w:rPr>
        <w:t>ft</w:t>
      </w:r>
      <w:r w:rsidR="00C45569" w:rsidRPr="0037735E">
        <w:rPr>
          <w:rFonts w:ascii="Calibri" w:hAnsi="Calibri" w:cs="Arial"/>
          <w:sz w:val="18"/>
          <w:szCs w:val="18"/>
          <w:vertAlign w:val="superscript"/>
        </w:rPr>
        <w:t>2</w:t>
      </w:r>
      <w:r w:rsidRPr="0037735E">
        <w:rPr>
          <w:rFonts w:ascii="Calibri" w:hAnsi="Calibri" w:cs="Arial"/>
          <w:sz w:val="18"/>
          <w:szCs w:val="18"/>
        </w:rPr>
        <w:t>) of each exterior fenestration type, including west-facing fenestration.</w:t>
      </w:r>
    </w:p>
    <w:p w14:paraId="154809A5" w14:textId="3E262F5C"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West Facing </w:t>
      </w:r>
      <w:r w:rsidR="00F410EE" w:rsidRPr="0037735E">
        <w:rPr>
          <w:rFonts w:ascii="Calibri" w:hAnsi="Calibri" w:cs="Arial"/>
          <w:sz w:val="18"/>
          <w:szCs w:val="18"/>
        </w:rPr>
        <w:t xml:space="preserve">Fenestration </w:t>
      </w:r>
      <w:r w:rsidRPr="0037735E">
        <w:rPr>
          <w:rFonts w:ascii="Calibri" w:hAnsi="Calibri" w:cs="Arial"/>
          <w:sz w:val="18"/>
          <w:szCs w:val="18"/>
        </w:rPr>
        <w:t xml:space="preserve">Area </w:t>
      </w:r>
      <w:ins w:id="717" w:author="Shewmaker, Michael@Energy" w:date="2021-12-23T11:01:00Z">
        <w:r w:rsidR="00D06D92">
          <w:rPr>
            <w:rFonts w:ascii="Calibri" w:hAnsi="Calibri" w:cs="Arial"/>
            <w:sz w:val="18"/>
            <w:szCs w:val="18"/>
          </w:rPr>
          <w:t>(</w:t>
        </w:r>
      </w:ins>
      <w:r w:rsidRPr="0037735E">
        <w:rPr>
          <w:rFonts w:ascii="Calibri" w:hAnsi="Calibri" w:cs="Arial"/>
          <w:sz w:val="18"/>
          <w:szCs w:val="18"/>
        </w:rPr>
        <w:t>ft</w:t>
      </w:r>
      <w:r w:rsidRPr="0037735E">
        <w:rPr>
          <w:rFonts w:ascii="Calibri" w:hAnsi="Calibri" w:cs="Arial"/>
          <w:sz w:val="18"/>
          <w:szCs w:val="18"/>
          <w:vertAlign w:val="superscript"/>
        </w:rPr>
        <w:t>2</w:t>
      </w:r>
      <w:ins w:id="718" w:author="Shewmaker, Michael@Energy" w:date="2021-12-23T11:01:00Z">
        <w:r w:rsidR="00D06D92">
          <w:rPr>
            <w:rFonts w:ascii="Calibri" w:hAnsi="Calibri" w:cs="Arial"/>
            <w:sz w:val="18"/>
            <w:szCs w:val="18"/>
          </w:rPr>
          <w:t>)</w:t>
        </w:r>
      </w:ins>
      <w:r w:rsidRPr="0037735E">
        <w:rPr>
          <w:rFonts w:ascii="Calibri" w:hAnsi="Calibri" w:cs="Arial"/>
          <w:sz w:val="18"/>
          <w:szCs w:val="18"/>
        </w:rPr>
        <w:t xml:space="preserve">: In climate zones 2, 4, and 6-16, enter the size of any west-facing windows, doors with glass, or skylights within the floor area of the addition. Indicate the area </w:t>
      </w:r>
      <w:del w:id="719" w:author="Shewmaker, Michael@Energy" w:date="2021-12-23T11:01:00Z">
        <w:r w:rsidRPr="0037735E" w:rsidDel="00D06D92">
          <w:rPr>
            <w:rFonts w:ascii="Calibri" w:hAnsi="Calibri" w:cs="Arial"/>
            <w:sz w:val="18"/>
            <w:szCs w:val="18"/>
          </w:rPr>
          <w:delText>(</w:delText>
        </w:r>
      </w:del>
      <w:r w:rsidRPr="0037735E">
        <w:rPr>
          <w:rFonts w:ascii="Calibri" w:hAnsi="Calibri" w:cs="Arial"/>
          <w:sz w:val="18"/>
          <w:szCs w:val="18"/>
        </w:rPr>
        <w:t>in</w:t>
      </w:r>
      <w:ins w:id="720" w:author="Shewmaker, Michael@Energy" w:date="2021-12-23T11:01:00Z">
        <w:r w:rsidR="00D06D92">
          <w:rPr>
            <w:rFonts w:ascii="Calibri" w:hAnsi="Calibri" w:cs="Arial"/>
            <w:sz w:val="18"/>
            <w:szCs w:val="18"/>
          </w:rPr>
          <w:t xml:space="preserve"> square feet</w:t>
        </w:r>
      </w:ins>
      <w:r w:rsidRPr="0037735E">
        <w:rPr>
          <w:rFonts w:ascii="Calibri" w:hAnsi="Calibri" w:cs="Arial"/>
          <w:sz w:val="18"/>
          <w:szCs w:val="18"/>
        </w:rPr>
        <w:t xml:space="preserve"> </w:t>
      </w:r>
      <w:ins w:id="721" w:author="Shewmaker, Michael@Energy" w:date="2021-12-23T11:01:00Z">
        <w:r w:rsidR="00D06D92">
          <w:rPr>
            <w:rFonts w:ascii="Calibri" w:hAnsi="Calibri" w:cs="Arial"/>
            <w:sz w:val="18"/>
            <w:szCs w:val="18"/>
          </w:rPr>
          <w:t>(</w:t>
        </w:r>
      </w:ins>
      <w:r w:rsidR="00C45569" w:rsidRPr="0037735E">
        <w:rPr>
          <w:rFonts w:ascii="Calibri" w:hAnsi="Calibri" w:cs="Arial"/>
          <w:sz w:val="18"/>
          <w:szCs w:val="18"/>
        </w:rPr>
        <w:t>ft</w:t>
      </w:r>
      <w:r w:rsidR="00C45569" w:rsidRPr="0037735E">
        <w:rPr>
          <w:rFonts w:ascii="Calibri" w:hAnsi="Calibri" w:cs="Arial"/>
          <w:sz w:val="18"/>
          <w:szCs w:val="18"/>
          <w:vertAlign w:val="superscript"/>
        </w:rPr>
        <w:t>2</w:t>
      </w:r>
      <w:r w:rsidRPr="0037735E">
        <w:rPr>
          <w:rFonts w:ascii="Calibri" w:hAnsi="Calibri" w:cs="Arial"/>
          <w:sz w:val="18"/>
          <w:szCs w:val="18"/>
        </w:rPr>
        <w:t xml:space="preserve">) of each exterior west-facing fenestration type separately.  </w:t>
      </w:r>
    </w:p>
    <w:p w14:paraId="154809A6"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U-factor: Enter </w:t>
      </w:r>
    </w:p>
    <w:p w14:paraId="154809A7" w14:textId="37C4BF69" w:rsidR="006E7EE4" w:rsidRPr="0037735E" w:rsidRDefault="006E7EE4" w:rsidP="006E7EE4">
      <w:pPr>
        <w:ind w:left="1560" w:hanging="360"/>
        <w:contextualSpacing/>
        <w:rPr>
          <w:rFonts w:ascii="Calibri" w:hAnsi="Calibri" w:cs="Arial"/>
          <w:sz w:val="18"/>
          <w:szCs w:val="18"/>
        </w:rPr>
      </w:pPr>
      <w:r w:rsidRPr="0037735E">
        <w:rPr>
          <w:rFonts w:ascii="Calibri" w:hAnsi="Calibri" w:cs="Arial"/>
          <w:sz w:val="18"/>
          <w:szCs w:val="18"/>
        </w:rPr>
        <w:t xml:space="preserve">(a) the </w:t>
      </w:r>
      <w:ins w:id="722" w:author="Shewmaker, Michael@Energy" w:date="2021-12-23T11:02:00Z">
        <w:r w:rsidR="00D06D92">
          <w:rPr>
            <w:rFonts w:ascii="Calibri" w:hAnsi="Calibri" w:cs="Arial"/>
            <w:sz w:val="18"/>
            <w:szCs w:val="18"/>
          </w:rPr>
          <w:t>National Fenestration Rating Council (</w:t>
        </w:r>
      </w:ins>
      <w:r w:rsidRPr="0037735E">
        <w:rPr>
          <w:rFonts w:ascii="Calibri" w:hAnsi="Calibri" w:cs="Arial"/>
          <w:sz w:val="18"/>
          <w:szCs w:val="18"/>
        </w:rPr>
        <w:t>NFRC</w:t>
      </w:r>
      <w:ins w:id="723" w:author="Shewmaker, Michael@Energy" w:date="2021-12-23T11:02:00Z">
        <w:r w:rsidR="00D06D92">
          <w:rPr>
            <w:rFonts w:ascii="Calibri" w:hAnsi="Calibri" w:cs="Arial"/>
            <w:sz w:val="18"/>
            <w:szCs w:val="18"/>
          </w:rPr>
          <w:t>)</w:t>
        </w:r>
      </w:ins>
      <w:r w:rsidRPr="0037735E">
        <w:rPr>
          <w:rFonts w:ascii="Calibri" w:hAnsi="Calibri" w:cs="Arial"/>
          <w:sz w:val="18"/>
          <w:szCs w:val="18"/>
        </w:rPr>
        <w:t xml:space="preserve"> U-factor based on the proposed brand and type of fenestration using </w:t>
      </w:r>
      <w:del w:id="724" w:author="Shewmaker, Michael@Energy" w:date="2021-12-23T11:02:00Z">
        <w:r w:rsidRPr="0037735E" w:rsidDel="00962E19">
          <w:rPr>
            <w:rFonts w:ascii="Calibri" w:hAnsi="Calibri" w:cs="Arial"/>
            <w:sz w:val="18"/>
            <w:szCs w:val="18"/>
          </w:rPr>
          <w:delText>National Fenestration Rating Council (</w:delText>
        </w:r>
        <w:r w:rsidR="00CA1C5E" w:rsidDel="00962E19">
          <w:fldChar w:fldCharType="begin"/>
        </w:r>
        <w:r w:rsidR="00CA1C5E" w:rsidDel="00962E19">
          <w:delInstrText xml:space="preserve"> HYPERLINK "http://www.nfrc.org" </w:delInstrText>
        </w:r>
        <w:r w:rsidR="00CA1C5E" w:rsidDel="00962E19">
          <w:fldChar w:fldCharType="separate"/>
        </w:r>
        <w:r w:rsidRPr="0037735E" w:rsidDel="00962E19">
          <w:rPr>
            <w:rStyle w:val="Hyperlink"/>
            <w:rFonts w:ascii="Calibri" w:hAnsi="Calibri" w:cs="Arial"/>
            <w:sz w:val="18"/>
            <w:szCs w:val="18"/>
          </w:rPr>
          <w:delText>www.nfrc.org</w:delText>
        </w:r>
        <w:r w:rsidR="00CA1C5E" w:rsidDel="00962E19">
          <w:rPr>
            <w:rStyle w:val="Hyperlink"/>
            <w:rFonts w:ascii="Calibri" w:hAnsi="Calibri" w:cs="Arial"/>
            <w:sz w:val="18"/>
            <w:szCs w:val="18"/>
          </w:rPr>
          <w:fldChar w:fldCharType="end"/>
        </w:r>
        <w:r w:rsidRPr="0037735E" w:rsidDel="00962E19">
          <w:rPr>
            <w:rFonts w:ascii="Calibri" w:hAnsi="Calibri" w:cs="Arial"/>
            <w:sz w:val="18"/>
            <w:szCs w:val="18"/>
          </w:rPr>
          <w:delText>)</w:delText>
        </w:r>
      </w:del>
      <w:ins w:id="725" w:author="Shewmaker, Michael@Energy" w:date="2021-12-23T11:03:00Z">
        <w:r w:rsidR="0056151D">
          <w:rPr>
            <w:rFonts w:ascii="Calibri" w:hAnsi="Calibri" w:cs="Arial"/>
            <w:sz w:val="18"/>
            <w:szCs w:val="18"/>
          </w:rPr>
          <w:fldChar w:fldCharType="begin"/>
        </w:r>
        <w:r w:rsidR="0056151D">
          <w:rPr>
            <w:rFonts w:ascii="Calibri" w:hAnsi="Calibri" w:cs="Arial"/>
            <w:sz w:val="18"/>
            <w:szCs w:val="18"/>
          </w:rPr>
          <w:instrText xml:space="preserve"> HYPERLINK "https://search.nfrc.org/search/Searchdefault.aspx" </w:instrText>
        </w:r>
        <w:r w:rsidR="0056151D">
          <w:rPr>
            <w:rFonts w:ascii="Calibri" w:hAnsi="Calibri" w:cs="Arial"/>
            <w:sz w:val="18"/>
            <w:szCs w:val="18"/>
          </w:rPr>
          <w:fldChar w:fldCharType="separate"/>
        </w:r>
        <w:r w:rsidR="00962E19" w:rsidRPr="0056151D">
          <w:rPr>
            <w:rStyle w:val="Hyperlink"/>
            <w:rFonts w:ascii="Calibri" w:hAnsi="Calibri" w:cs="Arial"/>
            <w:sz w:val="18"/>
            <w:szCs w:val="18"/>
          </w:rPr>
          <w:t>NFRC</w:t>
        </w:r>
        <w:r w:rsidRPr="0056151D">
          <w:rPr>
            <w:rStyle w:val="Hyperlink"/>
            <w:rFonts w:ascii="Calibri" w:hAnsi="Calibri" w:cs="Arial"/>
            <w:sz w:val="18"/>
            <w:szCs w:val="18"/>
          </w:rPr>
          <w:t xml:space="preserve"> certified values</w:t>
        </w:r>
        <w:r w:rsidR="0056151D">
          <w:rPr>
            <w:rFonts w:ascii="Calibri" w:hAnsi="Calibri" w:cs="Arial"/>
            <w:sz w:val="18"/>
            <w:szCs w:val="18"/>
          </w:rPr>
          <w:fldChar w:fldCharType="end"/>
        </w:r>
      </w:ins>
      <w:r w:rsidR="00C45569">
        <w:rPr>
          <w:rFonts w:ascii="Calibri" w:hAnsi="Calibri" w:cs="Arial"/>
          <w:sz w:val="18"/>
          <w:szCs w:val="18"/>
        </w:rPr>
        <w:t>;</w:t>
      </w:r>
      <w:r w:rsidRPr="0037735E">
        <w:rPr>
          <w:rFonts w:ascii="Calibri" w:hAnsi="Calibri" w:cs="Arial"/>
          <w:sz w:val="18"/>
          <w:szCs w:val="18"/>
        </w:rPr>
        <w:t xml:space="preserve"> or</w:t>
      </w:r>
    </w:p>
    <w:p w14:paraId="154809A8" w14:textId="762119F2" w:rsidR="006E7EE4" w:rsidRPr="0037735E" w:rsidRDefault="006E7EE4" w:rsidP="006E7EE4">
      <w:pPr>
        <w:pStyle w:val="ListParagraph"/>
        <w:ind w:left="0" w:firstLine="1200"/>
        <w:contextualSpacing/>
        <w:rPr>
          <w:rFonts w:ascii="Calibri" w:hAnsi="Calibri" w:cs="Arial"/>
          <w:sz w:val="18"/>
          <w:szCs w:val="18"/>
        </w:rPr>
      </w:pPr>
      <w:r w:rsidRPr="0037735E">
        <w:rPr>
          <w:rFonts w:ascii="Calibri" w:hAnsi="Calibri" w:cs="Arial"/>
          <w:sz w:val="18"/>
          <w:szCs w:val="18"/>
        </w:rPr>
        <w:t>(b) the default value from Table 110.6-A</w:t>
      </w:r>
      <w:r w:rsidR="00C45569">
        <w:rPr>
          <w:rFonts w:ascii="Calibri" w:hAnsi="Calibri" w:cs="Arial"/>
          <w:sz w:val="18"/>
          <w:szCs w:val="18"/>
        </w:rPr>
        <w:t>;</w:t>
      </w:r>
      <w:r w:rsidRPr="0037735E">
        <w:rPr>
          <w:rFonts w:ascii="Calibri" w:hAnsi="Calibri" w:cs="Arial"/>
          <w:sz w:val="18"/>
          <w:szCs w:val="18"/>
        </w:rPr>
        <w:t xml:space="preserve"> or </w:t>
      </w:r>
    </w:p>
    <w:p w14:paraId="154809A9" w14:textId="66D97CB6" w:rsidR="006E7EE4" w:rsidRPr="0037735E" w:rsidRDefault="006E7EE4" w:rsidP="006E7EE4">
      <w:pPr>
        <w:pStyle w:val="ListParagraph"/>
        <w:ind w:left="1560" w:hanging="360"/>
        <w:contextualSpacing/>
        <w:rPr>
          <w:rFonts w:ascii="Calibri" w:hAnsi="Calibri" w:cs="Arial"/>
          <w:sz w:val="18"/>
          <w:szCs w:val="18"/>
        </w:rPr>
      </w:pPr>
      <w:r w:rsidRPr="0037735E">
        <w:rPr>
          <w:rFonts w:ascii="Calibri" w:hAnsi="Calibri" w:cs="Arial"/>
          <w:sz w:val="18"/>
          <w:szCs w:val="18"/>
        </w:rPr>
        <w:t>(c) the NA6.2 alternate default U-factor (for non-rated site-built fenestration only)</w:t>
      </w:r>
      <w:r w:rsidR="00C45569">
        <w:rPr>
          <w:rFonts w:ascii="Calibri" w:hAnsi="Calibri" w:cs="Arial"/>
          <w:sz w:val="18"/>
          <w:szCs w:val="18"/>
        </w:rPr>
        <w:t>;</w:t>
      </w:r>
      <w:r w:rsidR="002247F6" w:rsidRPr="0037735E">
        <w:rPr>
          <w:rFonts w:ascii="Calibri" w:hAnsi="Calibri" w:cs="Arial"/>
          <w:sz w:val="18"/>
          <w:szCs w:val="18"/>
        </w:rPr>
        <w:t xml:space="preserve"> or</w:t>
      </w:r>
    </w:p>
    <w:p w14:paraId="3BB985CD" w14:textId="4C39B359" w:rsidR="002247F6" w:rsidRPr="0037735E" w:rsidRDefault="002247F6" w:rsidP="006E7EE4">
      <w:pPr>
        <w:pStyle w:val="ListParagraph"/>
        <w:ind w:left="1560" w:hanging="360"/>
        <w:contextualSpacing/>
        <w:rPr>
          <w:rFonts w:ascii="Calibri" w:hAnsi="Calibri" w:cs="Arial"/>
          <w:sz w:val="18"/>
          <w:szCs w:val="18"/>
        </w:rPr>
      </w:pPr>
      <w:r w:rsidRPr="0037735E">
        <w:rPr>
          <w:rFonts w:ascii="Calibri" w:hAnsi="Calibri" w:cs="Arial"/>
          <w:sz w:val="18"/>
          <w:szCs w:val="18"/>
        </w:rPr>
        <w:t xml:space="preserve">(d) the </w:t>
      </w:r>
      <w:del w:id="726" w:author="Shewmaker, Michael@Energy" w:date="2021-12-23T11:02:00Z">
        <w:r w:rsidRPr="0037735E" w:rsidDel="00962E19">
          <w:rPr>
            <w:rFonts w:ascii="Calibri" w:hAnsi="Calibri" w:cs="Arial"/>
            <w:sz w:val="18"/>
            <w:szCs w:val="18"/>
          </w:rPr>
          <w:delText>A</w:delText>
        </w:r>
      </w:del>
      <w:ins w:id="727" w:author="Shewmaker, Michael@Energy" w:date="2021-12-23T11:02:00Z">
        <w:r w:rsidR="00962E19">
          <w:rPr>
            <w:rFonts w:ascii="Calibri" w:hAnsi="Calibri" w:cs="Arial"/>
            <w:sz w:val="18"/>
            <w:szCs w:val="18"/>
          </w:rPr>
          <w:t>a</w:t>
        </w:r>
      </w:ins>
      <w:r w:rsidRPr="0037735E">
        <w:rPr>
          <w:rFonts w:ascii="Calibri" w:hAnsi="Calibri" w:cs="Arial"/>
          <w:sz w:val="18"/>
          <w:szCs w:val="18"/>
        </w:rPr>
        <w:t xml:space="preserve">rea-weighted </w:t>
      </w:r>
      <w:del w:id="728" w:author="Shewmaker, Michael@Energy" w:date="2021-12-23T11:02:00Z">
        <w:r w:rsidRPr="0037735E" w:rsidDel="00962E19">
          <w:rPr>
            <w:rFonts w:ascii="Calibri" w:hAnsi="Calibri" w:cs="Arial"/>
            <w:sz w:val="18"/>
            <w:szCs w:val="18"/>
          </w:rPr>
          <w:delText>A</w:delText>
        </w:r>
      </w:del>
      <w:ins w:id="729" w:author="Shewmaker, Michael@Energy" w:date="2021-12-23T11:02:00Z">
        <w:r w:rsidR="00962E19">
          <w:rPr>
            <w:rFonts w:ascii="Calibri" w:hAnsi="Calibri" w:cs="Arial"/>
            <w:sz w:val="18"/>
            <w:szCs w:val="18"/>
          </w:rPr>
          <w:t>a</w:t>
        </w:r>
      </w:ins>
      <w:r w:rsidRPr="0037735E">
        <w:rPr>
          <w:rFonts w:ascii="Calibri" w:hAnsi="Calibri" w:cs="Arial"/>
          <w:sz w:val="18"/>
          <w:szCs w:val="18"/>
        </w:rPr>
        <w:t>verage from CF1R-ENV-02</w:t>
      </w:r>
      <w:r w:rsidR="00C45569">
        <w:rPr>
          <w:rFonts w:ascii="Calibri" w:hAnsi="Calibri" w:cs="Arial"/>
          <w:sz w:val="18"/>
          <w:szCs w:val="18"/>
        </w:rPr>
        <w:t>.</w:t>
      </w:r>
    </w:p>
    <w:p w14:paraId="154809AB" w14:textId="48AD909B" w:rsidR="006E7EE4" w:rsidRPr="0037735E" w:rsidRDefault="006E7EE4" w:rsidP="006E7EE4">
      <w:pPr>
        <w:pStyle w:val="ListParagraph"/>
        <w:contextualSpacing/>
        <w:rPr>
          <w:rFonts w:ascii="Calibri" w:hAnsi="Calibri" w:cs="Arial"/>
          <w:sz w:val="18"/>
          <w:szCs w:val="18"/>
        </w:rPr>
      </w:pPr>
      <w:r w:rsidRPr="0037735E">
        <w:rPr>
          <w:rFonts w:ascii="Calibri" w:hAnsi="Calibri" w:cs="Arial"/>
          <w:sz w:val="18"/>
          <w:szCs w:val="18"/>
        </w:rPr>
        <w:lastRenderedPageBreak/>
        <w:t>If any products (other than the exceptions noted below) have a higher U-factor than 0.3</w:t>
      </w:r>
      <w:ins w:id="730" w:author="Shewmaker, Michael@Energy" w:date="2021-12-23T11:03:00Z">
        <w:r w:rsidR="0056151D">
          <w:rPr>
            <w:rFonts w:ascii="Calibri" w:hAnsi="Calibri" w:cs="Arial"/>
            <w:sz w:val="18"/>
            <w:szCs w:val="18"/>
          </w:rPr>
          <w:t>0</w:t>
        </w:r>
      </w:ins>
      <w:r w:rsidRPr="0037735E">
        <w:rPr>
          <w:rFonts w:ascii="Calibri" w:hAnsi="Calibri" w:cs="Arial"/>
          <w:sz w:val="18"/>
          <w:szCs w:val="18"/>
        </w:rPr>
        <w:t>, first complete a CF1R-ENV-02-E to calculate the area-weighted average U-factor, which must be 0.3</w:t>
      </w:r>
      <w:ins w:id="731" w:author="Shewmaker, Michael@Energy" w:date="2021-12-23T11:03:00Z">
        <w:r w:rsidR="0056151D">
          <w:rPr>
            <w:rFonts w:ascii="Calibri" w:hAnsi="Calibri" w:cs="Arial"/>
            <w:sz w:val="18"/>
            <w:szCs w:val="18"/>
          </w:rPr>
          <w:t>0</w:t>
        </w:r>
      </w:ins>
      <w:r w:rsidRPr="0037735E">
        <w:rPr>
          <w:rFonts w:ascii="Calibri" w:hAnsi="Calibri" w:cs="Arial"/>
          <w:sz w:val="18"/>
          <w:szCs w:val="18"/>
        </w:rPr>
        <w:t xml:space="preserve"> or less, and attach it to the CF1R-ADD-01-E.</w:t>
      </w:r>
    </w:p>
    <w:p w14:paraId="154809AC" w14:textId="75BE42D3" w:rsidR="00E512E4" w:rsidRPr="0037735E" w:rsidRDefault="006E7EE4">
      <w:pPr>
        <w:tabs>
          <w:tab w:val="left" w:pos="1800"/>
        </w:tabs>
        <w:ind w:left="2160" w:hanging="117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t>(1)</w:t>
      </w:r>
      <w:r w:rsidRPr="0037735E">
        <w:rPr>
          <w:rFonts w:ascii="Calibri" w:hAnsi="Calibri" w:cs="Arial"/>
          <w:sz w:val="18"/>
          <w:szCs w:val="18"/>
        </w:rPr>
        <w:tab/>
      </w:r>
      <w:r w:rsidR="002C1C20" w:rsidRPr="0037735E">
        <w:rPr>
          <w:rFonts w:ascii="Calibri" w:hAnsi="Calibri" w:cs="Arial"/>
          <w:sz w:val="18"/>
          <w:szCs w:val="18"/>
        </w:rPr>
        <w:t xml:space="preserve">For the </w:t>
      </w:r>
      <w:r w:rsidRPr="0037735E">
        <w:rPr>
          <w:rFonts w:ascii="Calibri" w:hAnsi="Calibri" w:cs="Arial"/>
          <w:sz w:val="18"/>
          <w:szCs w:val="18"/>
        </w:rPr>
        <w:t>exception</w:t>
      </w:r>
      <w:r w:rsidR="002C1C20" w:rsidRPr="0037735E">
        <w:rPr>
          <w:rFonts w:ascii="Calibri" w:hAnsi="Calibri" w:cs="Arial"/>
          <w:sz w:val="18"/>
          <w:szCs w:val="18"/>
        </w:rPr>
        <w:t>s - u</w:t>
      </w:r>
      <w:r w:rsidRPr="0037735E">
        <w:rPr>
          <w:rFonts w:ascii="Calibri" w:hAnsi="Calibri" w:cs="Arial"/>
          <w:sz w:val="18"/>
          <w:szCs w:val="18"/>
        </w:rPr>
        <w:t xml:space="preserve">p to 3 </w:t>
      </w:r>
      <w:ins w:id="732" w:author="Shewmaker, Michael@Energy" w:date="2021-12-23T11:03:00Z">
        <w:r w:rsidR="0056151D">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33" w:author="Shewmaker, Michael@Energy" w:date="2021-12-23T11:03:00Z">
        <w:r w:rsidR="0056151D">
          <w:rPr>
            <w:rFonts w:ascii="Calibri" w:hAnsi="Calibri" w:cs="Arial"/>
            <w:sz w:val="18"/>
            <w:szCs w:val="18"/>
          </w:rPr>
          <w:t>)</w:t>
        </w:r>
      </w:ins>
      <w:r w:rsidRPr="0037735E">
        <w:rPr>
          <w:rFonts w:ascii="Calibri" w:hAnsi="Calibri" w:cs="Arial"/>
          <w:sz w:val="18"/>
          <w:szCs w:val="18"/>
        </w:rPr>
        <w:t xml:space="preserve"> of tubular skylights and up to 16 </w:t>
      </w:r>
      <w:ins w:id="734" w:author="Shewmaker, Michael@Energy" w:date="2021-12-23T11:04:00Z">
        <w:r w:rsidR="0056151D">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35" w:author="Shewmaker, Michael@Energy" w:date="2021-12-23T11:04:00Z">
        <w:r w:rsidR="0056151D">
          <w:rPr>
            <w:rFonts w:ascii="Calibri" w:hAnsi="Calibri" w:cs="Arial"/>
            <w:sz w:val="18"/>
            <w:szCs w:val="18"/>
          </w:rPr>
          <w:t>)</w:t>
        </w:r>
      </w:ins>
      <w:r w:rsidRPr="0037735E">
        <w:rPr>
          <w:rFonts w:ascii="Calibri" w:hAnsi="Calibri" w:cs="Arial"/>
          <w:sz w:val="18"/>
          <w:szCs w:val="18"/>
        </w:rPr>
        <w:t xml:space="preserve"> of skylight area</w:t>
      </w:r>
      <w:r w:rsidR="002C1C20" w:rsidRPr="0037735E">
        <w:rPr>
          <w:rFonts w:ascii="Calibri" w:hAnsi="Calibri" w:cs="Arial"/>
          <w:sz w:val="18"/>
          <w:szCs w:val="18"/>
        </w:rPr>
        <w:t>,</w:t>
      </w:r>
      <w:r w:rsidRPr="0037735E">
        <w:rPr>
          <w:rFonts w:ascii="Calibri" w:hAnsi="Calibri" w:cs="Arial"/>
          <w:sz w:val="18"/>
          <w:szCs w:val="18"/>
        </w:rPr>
        <w:t xml:space="preserve"> </w:t>
      </w:r>
      <w:r w:rsidR="002C1C20" w:rsidRPr="0037735E">
        <w:rPr>
          <w:rFonts w:ascii="Calibri" w:hAnsi="Calibri" w:cs="Arial"/>
          <w:sz w:val="18"/>
          <w:szCs w:val="18"/>
        </w:rPr>
        <w:t>enter 0.55</w:t>
      </w:r>
      <w:r w:rsidRPr="0037735E">
        <w:rPr>
          <w:rFonts w:ascii="Calibri" w:hAnsi="Calibri" w:cs="Arial"/>
          <w:sz w:val="18"/>
          <w:szCs w:val="18"/>
        </w:rPr>
        <w:t>.</w:t>
      </w:r>
    </w:p>
    <w:p w14:paraId="2DC483DA" w14:textId="1FCD8C93" w:rsidR="002C1C20" w:rsidRPr="0037735E" w:rsidRDefault="002C1C20">
      <w:pPr>
        <w:tabs>
          <w:tab w:val="left" w:pos="1800"/>
        </w:tabs>
        <w:ind w:left="2160" w:hanging="117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t xml:space="preserve">For the exception – up to 3 </w:t>
      </w:r>
      <w:ins w:id="736" w:author="Shewmaker, Michael@Energy" w:date="2021-12-23T11:04:00Z">
        <w:r w:rsidR="0056151D">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37" w:author="Shewmaker, Michael@Energy" w:date="2021-12-23T11:04:00Z">
        <w:r w:rsidR="0056151D">
          <w:rPr>
            <w:rFonts w:ascii="Calibri" w:hAnsi="Calibri" w:cs="Arial"/>
            <w:sz w:val="18"/>
            <w:szCs w:val="18"/>
          </w:rPr>
          <w:t>)</w:t>
        </w:r>
      </w:ins>
      <w:r w:rsidRPr="0037735E">
        <w:rPr>
          <w:rFonts w:ascii="Calibri" w:hAnsi="Calibri" w:cs="Arial"/>
          <w:sz w:val="18"/>
          <w:szCs w:val="18"/>
        </w:rPr>
        <w:t xml:space="preserve"> of glass in door, enter 0.3</w:t>
      </w:r>
      <w:ins w:id="738" w:author="Shewmaker, Michael@Energy" w:date="2021-12-23T11:05:00Z">
        <w:r w:rsidR="00B807D6">
          <w:rPr>
            <w:rFonts w:ascii="Calibri" w:hAnsi="Calibri" w:cs="Arial"/>
            <w:sz w:val="18"/>
            <w:szCs w:val="18"/>
          </w:rPr>
          <w:t>0</w:t>
        </w:r>
      </w:ins>
      <w:del w:id="739" w:author="Shewmaker, Michael@Energy" w:date="2021-12-23T11:05:00Z">
        <w:r w:rsidRPr="0037735E" w:rsidDel="00B807D6">
          <w:rPr>
            <w:rFonts w:ascii="Calibri" w:hAnsi="Calibri" w:cs="Arial"/>
            <w:sz w:val="18"/>
            <w:szCs w:val="18"/>
          </w:rPr>
          <w:delText>2</w:delText>
        </w:r>
      </w:del>
      <w:r w:rsidRPr="0037735E">
        <w:rPr>
          <w:rFonts w:ascii="Calibri" w:hAnsi="Calibri" w:cs="Arial"/>
          <w:sz w:val="18"/>
          <w:szCs w:val="18"/>
        </w:rPr>
        <w:t>.</w:t>
      </w:r>
    </w:p>
    <w:p w14:paraId="154809AE" w14:textId="7DEA1469" w:rsidR="006E7EE4" w:rsidRPr="0037735E" w:rsidRDefault="006E7EE4" w:rsidP="007237EC">
      <w:pPr>
        <w:tabs>
          <w:tab w:val="left" w:pos="1800"/>
        </w:tabs>
        <w:ind w:left="2160" w:hanging="1170"/>
        <w:rPr>
          <w:sz w:val="18"/>
          <w:szCs w:val="18"/>
        </w:rPr>
      </w:pPr>
      <w:r w:rsidRPr="0037735E">
        <w:rPr>
          <w:rFonts w:ascii="Calibri" w:hAnsi="Calibri" w:cs="Arial"/>
          <w:sz w:val="18"/>
          <w:szCs w:val="18"/>
        </w:rPr>
        <w:tab/>
        <w:t>(</w:t>
      </w:r>
      <w:r w:rsidR="002C1C20" w:rsidRPr="0037735E">
        <w:rPr>
          <w:rFonts w:ascii="Calibri" w:hAnsi="Calibri" w:cs="Arial"/>
          <w:sz w:val="18"/>
          <w:szCs w:val="18"/>
        </w:rPr>
        <w:t>3</w:t>
      </w:r>
      <w:r w:rsidRPr="0037735E">
        <w:rPr>
          <w:rFonts w:ascii="Calibri" w:hAnsi="Calibri" w:cs="Arial"/>
          <w:sz w:val="18"/>
          <w:szCs w:val="18"/>
        </w:rPr>
        <w:t>)</w:t>
      </w:r>
      <w:r w:rsidRPr="0037735E">
        <w:rPr>
          <w:rFonts w:ascii="Calibri" w:hAnsi="Calibri" w:cs="Arial"/>
          <w:sz w:val="18"/>
          <w:szCs w:val="18"/>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w:t>
      </w:r>
      <w:ins w:id="740" w:author="Shewmaker, Michael@Energy" w:date="2021-12-23T11:06:00Z">
        <w:r w:rsidR="00B807D6">
          <w:rPr>
            <w:rFonts w:ascii="Calibri" w:hAnsi="Calibri" w:cs="Arial"/>
            <w:sz w:val="18"/>
            <w:szCs w:val="18"/>
          </w:rPr>
          <w:t>solar heat gin coefficient (</w:t>
        </w:r>
      </w:ins>
      <w:r w:rsidRPr="0037735E">
        <w:rPr>
          <w:rFonts w:ascii="Calibri" w:hAnsi="Calibri" w:cs="Arial"/>
          <w:sz w:val="18"/>
          <w:szCs w:val="18"/>
        </w:rPr>
        <w:t>SHGC</w:t>
      </w:r>
      <w:ins w:id="741" w:author="Shewmaker, Michael@Energy" w:date="2021-12-23T11:06:00Z">
        <w:r w:rsidR="00B807D6">
          <w:rPr>
            <w:rFonts w:ascii="Calibri" w:hAnsi="Calibri" w:cs="Arial"/>
            <w:sz w:val="18"/>
            <w:szCs w:val="18"/>
          </w:rPr>
          <w:t>)</w:t>
        </w:r>
      </w:ins>
      <w:r w:rsidRPr="0037735E">
        <w:rPr>
          <w:rFonts w:ascii="Calibri" w:hAnsi="Calibri" w:cs="Arial"/>
          <w:sz w:val="18"/>
          <w:szCs w:val="18"/>
        </w:rPr>
        <w:t xml:space="preserve"> in Columns 9 and 1</w:t>
      </w:r>
      <w:r w:rsidR="00FC4B56">
        <w:rPr>
          <w:rFonts w:ascii="Calibri" w:hAnsi="Calibri" w:cs="Arial"/>
          <w:sz w:val="18"/>
          <w:szCs w:val="18"/>
        </w:rPr>
        <w:t>1</w:t>
      </w:r>
      <w:r w:rsidRPr="0037735E">
        <w:rPr>
          <w:rFonts w:ascii="Calibri" w:hAnsi="Calibri" w:cs="Arial"/>
          <w:sz w:val="18"/>
          <w:szCs w:val="18"/>
        </w:rPr>
        <w:t xml:space="preserve">. </w:t>
      </w:r>
      <w:r w:rsidRPr="0037735E">
        <w:rPr>
          <w:rFonts w:ascii="Calibri" w:hAnsi="Calibri" w:cs="Arial"/>
          <w:sz w:val="18"/>
          <w:szCs w:val="18"/>
        </w:rPr>
        <w:tab/>
      </w:r>
    </w:p>
    <w:p w14:paraId="43D07974" w14:textId="110BBD84" w:rsidR="00170610" w:rsidRPr="0037735E" w:rsidRDefault="00170610">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Source: The source of the U-factor data for the fenestration product—indicate whether </w:t>
      </w:r>
      <w:ins w:id="742" w:author="Shewmaker, Michael@Energy" w:date="2021-12-23T11:06:00Z">
        <w:r w:rsidR="00B807D6">
          <w:rPr>
            <w:rFonts w:ascii="Calibri" w:hAnsi="Calibri" w:cs="Arial"/>
            <w:sz w:val="18"/>
            <w:szCs w:val="18"/>
          </w:rPr>
          <w:t>National Fenestration Rating Council (</w:t>
        </w:r>
      </w:ins>
      <w:r w:rsidRPr="0037735E">
        <w:rPr>
          <w:rFonts w:ascii="Calibri" w:hAnsi="Calibri" w:cs="Arial"/>
          <w:sz w:val="18"/>
          <w:szCs w:val="18"/>
        </w:rPr>
        <w:t>NFRC</w:t>
      </w:r>
      <w:ins w:id="743" w:author="Shewmaker, Michael@Energy" w:date="2021-12-23T11:06:00Z">
        <w:r w:rsidR="00B807D6">
          <w:rPr>
            <w:rFonts w:ascii="Calibri" w:hAnsi="Calibri" w:cs="Arial"/>
            <w:sz w:val="18"/>
            <w:szCs w:val="18"/>
          </w:rPr>
          <w:t>)</w:t>
        </w:r>
      </w:ins>
      <w:r w:rsidRPr="0037735E">
        <w:rPr>
          <w:rFonts w:ascii="Calibri" w:hAnsi="Calibri" w:cs="Arial"/>
          <w:sz w:val="18"/>
          <w:szCs w:val="18"/>
        </w:rPr>
        <w:t>, Tables 110.6-A and 110.6-B, Equations NA6-1 and NA6-2</w:t>
      </w:r>
      <w:r w:rsidR="002247F6" w:rsidRPr="0037735E">
        <w:rPr>
          <w:rFonts w:ascii="Calibri" w:hAnsi="Calibri" w:cs="Arial"/>
          <w:sz w:val="18"/>
          <w:szCs w:val="18"/>
        </w:rPr>
        <w:t>, or Area-weighted Average Worksheet (</w:t>
      </w:r>
      <w:r w:rsidR="006B006C">
        <w:rPr>
          <w:rFonts w:ascii="Calibri" w:hAnsi="Calibri" w:cs="Arial"/>
          <w:sz w:val="18"/>
          <w:szCs w:val="18"/>
        </w:rPr>
        <w:t>CF1R-</w:t>
      </w:r>
      <w:r w:rsidR="002247F6" w:rsidRPr="0037735E">
        <w:rPr>
          <w:rFonts w:ascii="Calibri" w:hAnsi="Calibri" w:cs="Arial"/>
          <w:sz w:val="18"/>
          <w:szCs w:val="18"/>
        </w:rPr>
        <w:t>ENV-02)</w:t>
      </w:r>
      <w:r w:rsidRPr="0037735E">
        <w:rPr>
          <w:rFonts w:ascii="Calibri" w:hAnsi="Calibri" w:cs="Arial"/>
          <w:sz w:val="18"/>
          <w:szCs w:val="18"/>
        </w:rPr>
        <w:t>.</w:t>
      </w:r>
    </w:p>
    <w:p w14:paraId="154809AF"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SHGC: In climate zones 2, 4, and 6-16, enter </w:t>
      </w:r>
    </w:p>
    <w:p w14:paraId="154809B0" w14:textId="10485105"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 xml:space="preserve">(a) the </w:t>
      </w:r>
      <w:ins w:id="744" w:author="Shewmaker, Michael@Energy" w:date="2021-12-23T11:06:00Z">
        <w:r w:rsidR="00494153">
          <w:rPr>
            <w:rFonts w:ascii="Calibri" w:hAnsi="Calibri" w:cs="Arial"/>
            <w:sz w:val="18"/>
            <w:szCs w:val="18"/>
          </w:rPr>
          <w:t>National Fenestration Rating Council (</w:t>
        </w:r>
      </w:ins>
      <w:r w:rsidRPr="0037735E">
        <w:rPr>
          <w:rFonts w:ascii="Calibri" w:hAnsi="Calibri" w:cs="Arial"/>
          <w:sz w:val="18"/>
          <w:szCs w:val="18"/>
        </w:rPr>
        <w:t>NFRC</w:t>
      </w:r>
      <w:ins w:id="745" w:author="Shewmaker, Michael@Energy" w:date="2021-12-23T11:06:00Z">
        <w:r w:rsidR="00494153">
          <w:rPr>
            <w:rFonts w:ascii="Calibri" w:hAnsi="Calibri" w:cs="Arial"/>
            <w:sz w:val="18"/>
            <w:szCs w:val="18"/>
          </w:rPr>
          <w:t>) solar heat gain coefficient</w:t>
        </w:r>
      </w:ins>
      <w:r w:rsidRPr="0037735E">
        <w:rPr>
          <w:rFonts w:ascii="Calibri" w:hAnsi="Calibri" w:cs="Arial"/>
          <w:sz w:val="18"/>
          <w:szCs w:val="18"/>
        </w:rPr>
        <w:t xml:space="preserve"> </w:t>
      </w:r>
      <w:ins w:id="746" w:author="Shewmaker, Michael@Energy" w:date="2021-12-23T11:06:00Z">
        <w:r w:rsidR="00494153">
          <w:rPr>
            <w:rFonts w:ascii="Calibri" w:hAnsi="Calibri" w:cs="Arial"/>
            <w:sz w:val="18"/>
            <w:szCs w:val="18"/>
          </w:rPr>
          <w:t>(</w:t>
        </w:r>
      </w:ins>
      <w:r w:rsidRPr="0037735E">
        <w:rPr>
          <w:rFonts w:ascii="Calibri" w:hAnsi="Calibri" w:cs="Arial"/>
          <w:sz w:val="18"/>
          <w:szCs w:val="18"/>
        </w:rPr>
        <w:t>SHGC</w:t>
      </w:r>
      <w:ins w:id="747" w:author="Shewmaker, Michael@Energy" w:date="2021-12-23T11:07:00Z">
        <w:r w:rsidR="00494153">
          <w:rPr>
            <w:rFonts w:ascii="Calibri" w:hAnsi="Calibri" w:cs="Arial"/>
            <w:sz w:val="18"/>
            <w:szCs w:val="18"/>
          </w:rPr>
          <w:t>)</w:t>
        </w:r>
      </w:ins>
      <w:r w:rsidRPr="0037735E">
        <w:rPr>
          <w:rFonts w:ascii="Calibri" w:hAnsi="Calibri" w:cs="Arial"/>
          <w:sz w:val="18"/>
          <w:szCs w:val="18"/>
        </w:rPr>
        <w:t xml:space="preserve"> based on the proposed brand and type of fenestration using </w:t>
      </w:r>
      <w:del w:id="748" w:author="Shewmaker, Michael@Energy" w:date="2021-12-23T11:07:00Z">
        <w:r w:rsidRPr="0037735E" w:rsidDel="00494153">
          <w:rPr>
            <w:rFonts w:ascii="Calibri" w:hAnsi="Calibri" w:cs="Arial"/>
            <w:sz w:val="18"/>
            <w:szCs w:val="18"/>
          </w:rPr>
          <w:delText>National Fenestration Rating Council (</w:delText>
        </w:r>
        <w:r w:rsidR="00CA1C5E" w:rsidDel="00494153">
          <w:fldChar w:fldCharType="begin"/>
        </w:r>
        <w:r w:rsidR="00CA1C5E" w:rsidDel="00494153">
          <w:delInstrText xml:space="preserve"> HYPERLINK "http://www.nfrc.org" </w:delInstrText>
        </w:r>
        <w:r w:rsidR="00CA1C5E" w:rsidDel="00494153">
          <w:fldChar w:fldCharType="separate"/>
        </w:r>
        <w:r w:rsidRPr="0037735E" w:rsidDel="00494153">
          <w:rPr>
            <w:rStyle w:val="Hyperlink"/>
            <w:rFonts w:ascii="Calibri" w:hAnsi="Calibri" w:cs="Arial"/>
            <w:sz w:val="18"/>
            <w:szCs w:val="18"/>
          </w:rPr>
          <w:delText>www.nfrc.org</w:delText>
        </w:r>
        <w:r w:rsidR="00CA1C5E" w:rsidDel="00494153">
          <w:rPr>
            <w:rStyle w:val="Hyperlink"/>
            <w:rFonts w:ascii="Calibri" w:hAnsi="Calibri" w:cs="Arial"/>
            <w:sz w:val="18"/>
            <w:szCs w:val="18"/>
          </w:rPr>
          <w:fldChar w:fldCharType="end"/>
        </w:r>
        <w:r w:rsidRPr="0037735E" w:rsidDel="00494153">
          <w:rPr>
            <w:rFonts w:ascii="Calibri" w:hAnsi="Calibri" w:cs="Arial"/>
            <w:sz w:val="18"/>
            <w:szCs w:val="18"/>
          </w:rPr>
          <w:delText xml:space="preserve">) </w:delText>
        </w:r>
      </w:del>
      <w:ins w:id="749" w:author="Shewmaker, Michael@Energy" w:date="2021-12-23T11:07:00Z">
        <w:r w:rsidR="00494153">
          <w:rPr>
            <w:rFonts w:ascii="Calibri" w:hAnsi="Calibri" w:cs="Arial"/>
            <w:sz w:val="18"/>
            <w:szCs w:val="18"/>
          </w:rPr>
          <w:fldChar w:fldCharType="begin"/>
        </w:r>
        <w:r w:rsidR="00494153">
          <w:rPr>
            <w:rFonts w:ascii="Calibri" w:hAnsi="Calibri" w:cs="Arial"/>
            <w:sz w:val="18"/>
            <w:szCs w:val="18"/>
          </w:rPr>
          <w:instrText xml:space="preserve"> HYPERLINK "https://search.nfrc.org/search/Searchdefault.aspx" </w:instrText>
        </w:r>
        <w:r w:rsidR="00494153">
          <w:rPr>
            <w:rFonts w:ascii="Calibri" w:hAnsi="Calibri" w:cs="Arial"/>
            <w:sz w:val="18"/>
            <w:szCs w:val="18"/>
          </w:rPr>
          <w:fldChar w:fldCharType="separate"/>
        </w:r>
        <w:r w:rsidR="00494153" w:rsidRPr="00494153">
          <w:rPr>
            <w:rStyle w:val="Hyperlink"/>
            <w:rFonts w:ascii="Calibri" w:hAnsi="Calibri" w:cs="Arial"/>
            <w:sz w:val="18"/>
            <w:szCs w:val="18"/>
          </w:rPr>
          <w:t xml:space="preserve">NFRC </w:t>
        </w:r>
        <w:r w:rsidRPr="00494153">
          <w:rPr>
            <w:rStyle w:val="Hyperlink"/>
            <w:rFonts w:ascii="Calibri" w:hAnsi="Calibri" w:cs="Arial"/>
            <w:sz w:val="18"/>
            <w:szCs w:val="18"/>
          </w:rPr>
          <w:t>certified values</w:t>
        </w:r>
        <w:r w:rsidR="00494153">
          <w:rPr>
            <w:rFonts w:ascii="Calibri" w:hAnsi="Calibri" w:cs="Arial"/>
            <w:sz w:val="18"/>
            <w:szCs w:val="18"/>
          </w:rPr>
          <w:fldChar w:fldCharType="end"/>
        </w:r>
      </w:ins>
      <w:r w:rsidRPr="0037735E">
        <w:rPr>
          <w:rFonts w:ascii="Calibri" w:hAnsi="Calibri" w:cs="Arial"/>
          <w:sz w:val="18"/>
          <w:szCs w:val="18"/>
        </w:rPr>
        <w:t>, or</w:t>
      </w:r>
    </w:p>
    <w:p w14:paraId="154809B1" w14:textId="77777777"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 xml:space="preserve">(b) the default value from Table 110.6-B, or </w:t>
      </w:r>
    </w:p>
    <w:p w14:paraId="154809B2" w14:textId="6F3F74F2"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(c) the NA6.3 alternate default SHGC (for non-rated site-built fenestration only)</w:t>
      </w:r>
      <w:r w:rsidR="002247F6" w:rsidRPr="0037735E">
        <w:rPr>
          <w:rFonts w:ascii="Calibri" w:hAnsi="Calibri" w:cs="Arial"/>
          <w:sz w:val="18"/>
          <w:szCs w:val="18"/>
        </w:rPr>
        <w:t>, or</w:t>
      </w:r>
    </w:p>
    <w:p w14:paraId="7EC8282A" w14:textId="13E1F031" w:rsidR="002C1C20" w:rsidRPr="0037735E" w:rsidRDefault="002247F6" w:rsidP="006E7EE4">
      <w:pPr>
        <w:pStyle w:val="ListParagraph"/>
        <w:ind w:left="2160" w:hanging="360"/>
        <w:contextualSpacing/>
        <w:rPr>
          <w:rFonts w:ascii="Calibri" w:hAnsi="Calibri" w:cs="Arial"/>
          <w:sz w:val="18"/>
          <w:szCs w:val="18"/>
        </w:rPr>
      </w:pPr>
      <w:r w:rsidRPr="0037735E">
        <w:rPr>
          <w:rFonts w:ascii="Calibri" w:hAnsi="Calibri" w:cs="Arial"/>
          <w:sz w:val="18"/>
          <w:szCs w:val="18"/>
        </w:rPr>
        <w:t>(d) the Area-weighted Average from CF1R-ENV-02.</w:t>
      </w:r>
    </w:p>
    <w:p w14:paraId="154809B4" w14:textId="62251337" w:rsidR="006E7EE4" w:rsidRPr="0037735E" w:rsidRDefault="006E7EE4" w:rsidP="006E7EE4">
      <w:pPr>
        <w:pStyle w:val="ListParagraph"/>
        <w:contextualSpacing/>
        <w:rPr>
          <w:rFonts w:ascii="Calibri" w:hAnsi="Calibri" w:cs="Arial"/>
          <w:sz w:val="18"/>
          <w:szCs w:val="18"/>
        </w:rPr>
      </w:pPr>
      <w:r w:rsidRPr="0037735E">
        <w:rPr>
          <w:rFonts w:ascii="Calibri" w:hAnsi="Calibri" w:cs="Arial"/>
          <w:sz w:val="18"/>
          <w:szCs w:val="18"/>
        </w:rPr>
        <w:t xml:space="preserve">If any products (other than the exceptions noted below) have a higher </w:t>
      </w:r>
      <w:ins w:id="750" w:author="Shewmaker, Michael@Energy" w:date="2021-12-23T11:08:00Z">
        <w:r w:rsidR="00532F70">
          <w:rPr>
            <w:rFonts w:ascii="Calibri" w:hAnsi="Calibri" w:cs="Arial"/>
            <w:sz w:val="18"/>
            <w:szCs w:val="18"/>
          </w:rPr>
          <w:t>solar heat gain coefficient (</w:t>
        </w:r>
      </w:ins>
      <w:r w:rsidRPr="0037735E">
        <w:rPr>
          <w:rFonts w:ascii="Calibri" w:hAnsi="Calibri" w:cs="Arial"/>
          <w:sz w:val="18"/>
          <w:szCs w:val="18"/>
        </w:rPr>
        <w:t>SHGC</w:t>
      </w:r>
      <w:ins w:id="751" w:author="Shewmaker, Michael@Energy" w:date="2021-12-23T11:08:00Z">
        <w:r w:rsidR="00532F70">
          <w:rPr>
            <w:rFonts w:ascii="Calibri" w:hAnsi="Calibri" w:cs="Arial"/>
            <w:sz w:val="18"/>
            <w:szCs w:val="18"/>
          </w:rPr>
          <w:t>)</w:t>
        </w:r>
      </w:ins>
      <w:r w:rsidRPr="0037735E">
        <w:rPr>
          <w:rFonts w:ascii="Calibri" w:hAnsi="Calibri" w:cs="Arial"/>
          <w:sz w:val="18"/>
          <w:szCs w:val="18"/>
        </w:rPr>
        <w:t xml:space="preserve"> than 0.2</w:t>
      </w:r>
      <w:r w:rsidR="003644AD">
        <w:rPr>
          <w:rFonts w:ascii="Calibri" w:hAnsi="Calibri" w:cs="Arial"/>
          <w:sz w:val="18"/>
          <w:szCs w:val="18"/>
        </w:rPr>
        <w:t>3</w:t>
      </w:r>
      <w:r w:rsidRPr="0037735E">
        <w:rPr>
          <w:rFonts w:ascii="Calibri" w:hAnsi="Calibri" w:cs="Arial"/>
          <w:sz w:val="18"/>
          <w:szCs w:val="18"/>
        </w:rPr>
        <w:t xml:space="preserve"> in a climate zone with a maximum SHGC value, first complete a CF1R-ENV-02-E to calculate the area-weighted average SHGC, which must be 0.2</w:t>
      </w:r>
      <w:r w:rsidR="003644AD">
        <w:rPr>
          <w:rFonts w:ascii="Calibri" w:hAnsi="Calibri" w:cs="Arial"/>
          <w:sz w:val="18"/>
          <w:szCs w:val="18"/>
        </w:rPr>
        <w:t>3</w:t>
      </w:r>
      <w:r w:rsidRPr="0037735E">
        <w:rPr>
          <w:rFonts w:ascii="Calibri" w:hAnsi="Calibri" w:cs="Arial"/>
          <w:sz w:val="18"/>
          <w:szCs w:val="18"/>
        </w:rPr>
        <w:t xml:space="preserve"> or less, and attach it to the CF1R-ADD-01-E. </w:t>
      </w:r>
    </w:p>
    <w:p w14:paraId="154809B5" w14:textId="54779902" w:rsidR="006E7EE4" w:rsidRPr="0037735E" w:rsidRDefault="006E7EE4" w:rsidP="006E7EE4">
      <w:pPr>
        <w:tabs>
          <w:tab w:val="left" w:pos="1800"/>
        </w:tabs>
        <w:ind w:left="1800" w:hanging="81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r>
      <w:r w:rsidR="002C1C20" w:rsidRPr="0037735E">
        <w:rPr>
          <w:rFonts w:ascii="Calibri" w:hAnsi="Calibri" w:cs="Arial"/>
          <w:sz w:val="18"/>
          <w:szCs w:val="18"/>
        </w:rPr>
        <w:t>(1)</w:t>
      </w:r>
      <w:r w:rsidR="002C1C20" w:rsidRPr="0037735E">
        <w:rPr>
          <w:rFonts w:ascii="Calibri" w:hAnsi="Calibri" w:cs="Arial"/>
          <w:sz w:val="18"/>
          <w:szCs w:val="18"/>
        </w:rPr>
        <w:tab/>
        <w:t xml:space="preserve">For the exceptions - up to 3 </w:t>
      </w:r>
      <w:ins w:id="752" w:author="Shewmaker, Michael@Energy" w:date="2021-12-23T11:07:00Z">
        <w:r w:rsidR="00494153">
          <w:rPr>
            <w:rFonts w:ascii="Calibri" w:hAnsi="Calibri" w:cs="Arial"/>
            <w:sz w:val="18"/>
            <w:szCs w:val="18"/>
          </w:rPr>
          <w:t>square feet (</w:t>
        </w:r>
      </w:ins>
      <w:r w:rsidR="002C1C20" w:rsidRPr="0037735E">
        <w:rPr>
          <w:rFonts w:ascii="Calibri" w:hAnsi="Calibri" w:cs="Arial"/>
          <w:sz w:val="18"/>
          <w:szCs w:val="18"/>
        </w:rPr>
        <w:t>ft</w:t>
      </w:r>
      <w:r w:rsidR="002C1C20" w:rsidRPr="0037735E">
        <w:rPr>
          <w:rFonts w:ascii="Calibri" w:hAnsi="Calibri" w:cs="Arial"/>
          <w:sz w:val="18"/>
          <w:szCs w:val="18"/>
          <w:vertAlign w:val="superscript"/>
        </w:rPr>
        <w:t>2</w:t>
      </w:r>
      <w:ins w:id="753" w:author="Shewmaker, Michael@Energy" w:date="2021-12-23T11:07:00Z">
        <w:r w:rsidR="00494153">
          <w:rPr>
            <w:rFonts w:ascii="Calibri" w:hAnsi="Calibri" w:cs="Arial"/>
            <w:sz w:val="18"/>
            <w:szCs w:val="18"/>
          </w:rPr>
          <w:t>)</w:t>
        </w:r>
      </w:ins>
      <w:r w:rsidR="002C1C20" w:rsidRPr="0037735E">
        <w:rPr>
          <w:rFonts w:ascii="Calibri" w:hAnsi="Calibri" w:cs="Arial"/>
          <w:sz w:val="18"/>
          <w:szCs w:val="18"/>
        </w:rPr>
        <w:t xml:space="preserve"> of tubular skylights and up to 16 </w:t>
      </w:r>
      <w:ins w:id="754" w:author="Shewmaker, Michael@Energy" w:date="2021-12-23T11:07:00Z">
        <w:r w:rsidR="00494153">
          <w:rPr>
            <w:rFonts w:ascii="Calibri" w:hAnsi="Calibri" w:cs="Arial"/>
            <w:sz w:val="18"/>
            <w:szCs w:val="18"/>
          </w:rPr>
          <w:t>square feet (</w:t>
        </w:r>
      </w:ins>
      <w:r w:rsidR="002C1C20" w:rsidRPr="0037735E">
        <w:rPr>
          <w:rFonts w:ascii="Calibri" w:hAnsi="Calibri" w:cs="Arial"/>
          <w:sz w:val="18"/>
          <w:szCs w:val="18"/>
        </w:rPr>
        <w:t>ft</w:t>
      </w:r>
      <w:r w:rsidR="002C1C20" w:rsidRPr="0037735E">
        <w:rPr>
          <w:rFonts w:ascii="Calibri" w:hAnsi="Calibri" w:cs="Arial"/>
          <w:sz w:val="18"/>
          <w:szCs w:val="18"/>
          <w:vertAlign w:val="superscript"/>
        </w:rPr>
        <w:t>2</w:t>
      </w:r>
      <w:ins w:id="755" w:author="Shewmaker, Michael@Energy" w:date="2021-12-23T11:07:00Z">
        <w:r w:rsidR="00494153">
          <w:rPr>
            <w:rFonts w:ascii="Calibri" w:hAnsi="Calibri" w:cs="Arial"/>
            <w:sz w:val="18"/>
            <w:szCs w:val="18"/>
          </w:rPr>
          <w:t>)</w:t>
        </w:r>
      </w:ins>
      <w:r w:rsidR="002C1C20" w:rsidRPr="0037735E">
        <w:rPr>
          <w:rFonts w:ascii="Calibri" w:hAnsi="Calibri" w:cs="Arial"/>
          <w:sz w:val="18"/>
          <w:szCs w:val="18"/>
        </w:rPr>
        <w:t xml:space="preserve"> of skylight area, enter 0.30.</w:t>
      </w:r>
    </w:p>
    <w:p w14:paraId="154809B6" w14:textId="61E36B5C" w:rsidR="006E7EE4" w:rsidRPr="0037735E" w:rsidRDefault="002C1C20" w:rsidP="007237EC">
      <w:pPr>
        <w:tabs>
          <w:tab w:val="left" w:pos="1800"/>
        </w:tabs>
        <w:ind w:left="1800" w:hanging="81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t xml:space="preserve">For the exception – up to 3 </w:t>
      </w:r>
      <w:ins w:id="756" w:author="Shewmaker, Michael@Energy" w:date="2021-12-23T11:08:00Z">
        <w:r w:rsidR="00494153">
          <w:rPr>
            <w:rFonts w:ascii="Calibri" w:hAnsi="Calibri" w:cs="Arial"/>
            <w:sz w:val="18"/>
            <w:szCs w:val="18"/>
          </w:rPr>
          <w:t>square feet (</w:t>
        </w:r>
      </w:ins>
      <w:r w:rsidRPr="0037735E">
        <w:rPr>
          <w:rFonts w:ascii="Calibri" w:hAnsi="Calibri" w:cs="Arial"/>
          <w:sz w:val="18"/>
          <w:szCs w:val="18"/>
        </w:rPr>
        <w:t>ft</w:t>
      </w:r>
      <w:r w:rsidRPr="0037735E">
        <w:rPr>
          <w:rFonts w:ascii="Calibri" w:hAnsi="Calibri" w:cs="Arial"/>
          <w:sz w:val="18"/>
          <w:szCs w:val="18"/>
          <w:vertAlign w:val="superscript"/>
        </w:rPr>
        <w:t>2</w:t>
      </w:r>
      <w:ins w:id="757" w:author="Shewmaker, Michael@Energy" w:date="2021-12-23T11:08:00Z">
        <w:r w:rsidR="00494153">
          <w:rPr>
            <w:rFonts w:ascii="Calibri" w:hAnsi="Calibri" w:cs="Arial"/>
            <w:sz w:val="18"/>
            <w:szCs w:val="18"/>
          </w:rPr>
          <w:t>)</w:t>
        </w:r>
      </w:ins>
      <w:r w:rsidRPr="0037735E">
        <w:rPr>
          <w:rFonts w:ascii="Calibri" w:hAnsi="Calibri" w:cs="Arial"/>
          <w:sz w:val="18"/>
          <w:szCs w:val="18"/>
        </w:rPr>
        <w:t xml:space="preserve"> of glass in door, enter 0.2</w:t>
      </w:r>
      <w:ins w:id="758" w:author="Shewmaker, Michael@Energy" w:date="2021-12-23T11:08:00Z">
        <w:r w:rsidR="00494153">
          <w:rPr>
            <w:rFonts w:ascii="Calibri" w:hAnsi="Calibri" w:cs="Arial"/>
            <w:sz w:val="18"/>
            <w:szCs w:val="18"/>
          </w:rPr>
          <w:t>3</w:t>
        </w:r>
      </w:ins>
      <w:del w:id="759" w:author="Shewmaker, Michael@Energy" w:date="2021-12-23T11:08:00Z">
        <w:r w:rsidRPr="0037735E" w:rsidDel="00494153">
          <w:rPr>
            <w:rFonts w:ascii="Calibri" w:hAnsi="Calibri" w:cs="Arial"/>
            <w:sz w:val="18"/>
            <w:szCs w:val="18"/>
          </w:rPr>
          <w:delText>5</w:delText>
        </w:r>
      </w:del>
      <w:r w:rsidRPr="0037735E">
        <w:rPr>
          <w:rFonts w:ascii="Calibri" w:hAnsi="Calibri" w:cs="Arial"/>
          <w:sz w:val="18"/>
          <w:szCs w:val="18"/>
        </w:rPr>
        <w:t>.</w:t>
      </w:r>
    </w:p>
    <w:p w14:paraId="154809B7" w14:textId="1B7D987A"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Source: The source of the</w:t>
      </w:r>
      <w:ins w:id="760" w:author="Shewmaker, Michael@Energy" w:date="2021-12-23T11:08:00Z">
        <w:r w:rsidR="00532F70">
          <w:rPr>
            <w:rFonts w:ascii="Calibri" w:hAnsi="Calibri" w:cs="Arial"/>
            <w:sz w:val="18"/>
            <w:szCs w:val="18"/>
          </w:rPr>
          <w:t xml:space="preserve"> solar heat gain coefficient</w:t>
        </w:r>
      </w:ins>
      <w:r w:rsidRPr="0037735E">
        <w:rPr>
          <w:rFonts w:ascii="Calibri" w:hAnsi="Calibri" w:cs="Arial"/>
          <w:sz w:val="18"/>
          <w:szCs w:val="18"/>
        </w:rPr>
        <w:t xml:space="preserve"> </w:t>
      </w:r>
      <w:ins w:id="761" w:author="Shewmaker, Michael@Energy" w:date="2021-12-23T11:09:00Z">
        <w:r w:rsidR="00532F70">
          <w:rPr>
            <w:rFonts w:ascii="Calibri" w:hAnsi="Calibri" w:cs="Arial"/>
            <w:sz w:val="18"/>
            <w:szCs w:val="18"/>
          </w:rPr>
          <w:t>(</w:t>
        </w:r>
      </w:ins>
      <w:r w:rsidRPr="0037735E">
        <w:rPr>
          <w:rFonts w:ascii="Calibri" w:hAnsi="Calibri" w:cs="Arial"/>
          <w:sz w:val="18"/>
          <w:szCs w:val="18"/>
        </w:rPr>
        <w:t>SHGC</w:t>
      </w:r>
      <w:ins w:id="762" w:author="Shewmaker, Michael@Energy" w:date="2021-12-23T11:09:00Z">
        <w:r w:rsidR="00532F70">
          <w:rPr>
            <w:rFonts w:ascii="Calibri" w:hAnsi="Calibri" w:cs="Arial"/>
            <w:sz w:val="18"/>
            <w:szCs w:val="18"/>
          </w:rPr>
          <w:t>)</w:t>
        </w:r>
      </w:ins>
      <w:r w:rsidRPr="0037735E">
        <w:rPr>
          <w:rFonts w:ascii="Calibri" w:hAnsi="Calibri" w:cs="Arial"/>
          <w:sz w:val="18"/>
          <w:szCs w:val="18"/>
        </w:rPr>
        <w:t xml:space="preserve"> data for the fenestration product—indicate whether </w:t>
      </w:r>
      <w:ins w:id="763" w:author="Shewmaker, Michael@Energy" w:date="2021-12-23T11:09:00Z">
        <w:r w:rsidR="00532F70">
          <w:rPr>
            <w:rFonts w:ascii="Calibri" w:hAnsi="Calibri" w:cs="Arial"/>
            <w:sz w:val="18"/>
            <w:szCs w:val="18"/>
          </w:rPr>
          <w:t>National Fenestration Rating Council (</w:t>
        </w:r>
      </w:ins>
      <w:r w:rsidRPr="0037735E">
        <w:rPr>
          <w:rFonts w:ascii="Calibri" w:hAnsi="Calibri" w:cs="Arial"/>
          <w:sz w:val="18"/>
          <w:szCs w:val="18"/>
        </w:rPr>
        <w:t>NFRC</w:t>
      </w:r>
      <w:ins w:id="764" w:author="Shewmaker, Michael@Energy" w:date="2021-12-23T11:09:00Z">
        <w:r w:rsidR="00532F70">
          <w:rPr>
            <w:rFonts w:ascii="Calibri" w:hAnsi="Calibri" w:cs="Arial"/>
            <w:sz w:val="18"/>
            <w:szCs w:val="18"/>
          </w:rPr>
          <w:t>)</w:t>
        </w:r>
      </w:ins>
      <w:r w:rsidRPr="0037735E">
        <w:rPr>
          <w:rFonts w:ascii="Calibri" w:hAnsi="Calibri" w:cs="Arial"/>
          <w:sz w:val="18"/>
          <w:szCs w:val="18"/>
        </w:rPr>
        <w:t>, Tables 110.6-A and 110.6-B, Equations NA6-1 and NA6-2</w:t>
      </w:r>
      <w:r w:rsidR="002247F6" w:rsidRPr="0037735E">
        <w:rPr>
          <w:rFonts w:ascii="Calibri" w:hAnsi="Calibri" w:cs="Arial"/>
          <w:sz w:val="18"/>
          <w:szCs w:val="18"/>
        </w:rPr>
        <w:t>, or Area-weighted Average Worksheet (</w:t>
      </w:r>
      <w:ins w:id="765" w:author="Shewmaker, Michael@Energy" w:date="2021-12-23T11:15:00Z">
        <w:r w:rsidR="00444731">
          <w:rPr>
            <w:rFonts w:ascii="Calibri" w:hAnsi="Calibri" w:cs="Arial"/>
            <w:sz w:val="18"/>
            <w:szCs w:val="18"/>
          </w:rPr>
          <w:t>CF1R-</w:t>
        </w:r>
      </w:ins>
      <w:r w:rsidR="002247F6" w:rsidRPr="0037735E">
        <w:rPr>
          <w:rFonts w:ascii="Calibri" w:hAnsi="Calibri" w:cs="Arial"/>
          <w:sz w:val="18"/>
          <w:szCs w:val="18"/>
        </w:rPr>
        <w:t>ENV-02)</w:t>
      </w:r>
      <w:r w:rsidRPr="0037735E">
        <w:rPr>
          <w:rFonts w:ascii="Calibri" w:hAnsi="Calibri" w:cs="Arial"/>
          <w:sz w:val="18"/>
          <w:szCs w:val="18"/>
        </w:rPr>
        <w:t>.</w:t>
      </w:r>
    </w:p>
    <w:p w14:paraId="154809B9" w14:textId="14B470AD" w:rsidR="006E7EE4" w:rsidRPr="007237EC" w:rsidRDefault="006E7EE4" w:rsidP="007237EC">
      <w:pPr>
        <w:pStyle w:val="ListParagraph"/>
        <w:numPr>
          <w:ilvl w:val="0"/>
          <w:numId w:val="12"/>
        </w:numPr>
        <w:contextualSpacing/>
        <w:rPr>
          <w:rFonts w:ascii="Calibri" w:hAnsi="Calibri" w:cs="Arial"/>
          <w:sz w:val="18"/>
          <w:szCs w:val="18"/>
        </w:rPr>
      </w:pPr>
      <w:r w:rsidRPr="007237EC">
        <w:rPr>
          <w:rFonts w:ascii="Calibri" w:hAnsi="Calibri" w:cs="Arial"/>
          <w:sz w:val="18"/>
          <w:szCs w:val="18"/>
        </w:rPr>
        <w:t xml:space="preserve">Exterior Shading Device: If exterior shading devices are used to meet the </w:t>
      </w:r>
      <w:ins w:id="766" w:author="Shewmaker, Michael@Energy" w:date="2021-12-23T11:15:00Z">
        <w:r w:rsidR="00444731">
          <w:rPr>
            <w:rFonts w:ascii="Calibri" w:hAnsi="Calibri" w:cs="Arial"/>
            <w:sz w:val="18"/>
            <w:szCs w:val="18"/>
          </w:rPr>
          <w:t>solar heat gain coefficient (</w:t>
        </w:r>
      </w:ins>
      <w:r w:rsidRPr="007237EC">
        <w:rPr>
          <w:rFonts w:ascii="Calibri" w:hAnsi="Calibri" w:cs="Arial"/>
          <w:sz w:val="18"/>
          <w:szCs w:val="18"/>
        </w:rPr>
        <w:t>SHGC</w:t>
      </w:r>
      <w:ins w:id="767" w:author="Shewmaker, Michael@Energy" w:date="2021-12-23T11:15:00Z">
        <w:r w:rsidR="00444731">
          <w:rPr>
            <w:rFonts w:ascii="Calibri" w:hAnsi="Calibri" w:cs="Arial"/>
            <w:sz w:val="18"/>
            <w:szCs w:val="18"/>
          </w:rPr>
          <w:t>)</w:t>
        </w:r>
      </w:ins>
      <w:r w:rsidRPr="007237EC">
        <w:rPr>
          <w:rFonts w:ascii="Calibri" w:hAnsi="Calibri" w:cs="Arial"/>
          <w:sz w:val="18"/>
          <w:szCs w:val="18"/>
        </w:rPr>
        <w:t xml:space="preserve"> requirement, indicate the type of device (from Table S-1 of </w:t>
      </w:r>
      <w:r w:rsidRPr="007237EC">
        <w:rPr>
          <w:rFonts w:ascii="Calibri" w:hAnsi="Calibri" w:cs="Arial"/>
          <w:bCs/>
          <w:sz w:val="18"/>
          <w:szCs w:val="18"/>
        </w:rPr>
        <w:t>CF1R-ENV-03-E</w:t>
      </w:r>
      <w:r w:rsidRPr="007237EC" w:rsidDel="00A02B72">
        <w:rPr>
          <w:rFonts w:ascii="Calibri" w:hAnsi="Calibri" w:cs="Arial"/>
          <w:sz w:val="18"/>
          <w:szCs w:val="18"/>
        </w:rPr>
        <w:t xml:space="preserve"> </w:t>
      </w:r>
      <w:r w:rsidRPr="007237EC">
        <w:rPr>
          <w:rFonts w:ascii="Calibri" w:hAnsi="Calibri" w:cs="Arial"/>
          <w:sz w:val="18"/>
          <w:szCs w:val="18"/>
        </w:rPr>
        <w:t>Solar Heat Gain Coefficient Worksheet</w:t>
      </w:r>
      <w:proofErr w:type="gramStart"/>
      <w:r w:rsidRPr="007237EC">
        <w:rPr>
          <w:rFonts w:ascii="Calibri" w:hAnsi="Calibri" w:cs="Arial"/>
          <w:sz w:val="18"/>
          <w:szCs w:val="18"/>
        </w:rPr>
        <w:t>)</w:t>
      </w:r>
      <w:proofErr w:type="gramEnd"/>
      <w:r w:rsidRPr="007237EC">
        <w:rPr>
          <w:rFonts w:ascii="Calibri" w:hAnsi="Calibri" w:cs="Arial"/>
          <w:sz w:val="18"/>
          <w:szCs w:val="18"/>
        </w:rPr>
        <w:t xml:space="preserve"> and attach the CF1R-ENV-03-E.</w:t>
      </w:r>
    </w:p>
    <w:p w14:paraId="4A4D0C4E" w14:textId="0DD0078B" w:rsidR="006B006C" w:rsidRPr="0037735E" w:rsidRDefault="006B006C" w:rsidP="006B006C">
      <w:pPr>
        <w:tabs>
          <w:tab w:val="left" w:pos="1800"/>
        </w:tabs>
        <w:ind w:left="1800" w:hanging="81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t>(1)</w:t>
      </w:r>
      <w:r w:rsidRPr="0037735E">
        <w:rPr>
          <w:rFonts w:ascii="Calibri" w:hAnsi="Calibri" w:cs="Arial"/>
          <w:sz w:val="18"/>
          <w:szCs w:val="18"/>
        </w:rPr>
        <w:tab/>
      </w:r>
      <w:r>
        <w:rPr>
          <w:rFonts w:ascii="Calibri" w:hAnsi="Calibri" w:cs="Arial"/>
          <w:sz w:val="18"/>
          <w:szCs w:val="18"/>
        </w:rPr>
        <w:t>An exterior shading device is not used for products with a</w:t>
      </w:r>
      <w:del w:id="768" w:author="Shewmaker, Michael@Energy" w:date="2021-12-23T11:16:00Z">
        <w:r w:rsidDel="00E60423">
          <w:rPr>
            <w:rFonts w:ascii="Calibri" w:hAnsi="Calibri" w:cs="Arial"/>
            <w:sz w:val="18"/>
            <w:szCs w:val="18"/>
          </w:rPr>
          <w:delText>n</w:delText>
        </w:r>
      </w:del>
      <w:r>
        <w:rPr>
          <w:rFonts w:ascii="Calibri" w:hAnsi="Calibri" w:cs="Arial"/>
          <w:sz w:val="18"/>
          <w:szCs w:val="18"/>
        </w:rPr>
        <w:t xml:space="preserve"> </w:t>
      </w:r>
      <w:ins w:id="769" w:author="Shewmaker, Michael@Energy" w:date="2021-12-23T11:16:00Z">
        <w:r w:rsidR="00E60423">
          <w:rPr>
            <w:rFonts w:ascii="Calibri" w:hAnsi="Calibri" w:cs="Arial"/>
            <w:sz w:val="18"/>
            <w:szCs w:val="18"/>
          </w:rPr>
          <w:t>National Fenestration Rating Council (</w:t>
        </w:r>
      </w:ins>
      <w:r>
        <w:rPr>
          <w:rFonts w:ascii="Calibri" w:hAnsi="Calibri" w:cs="Arial"/>
          <w:sz w:val="18"/>
          <w:szCs w:val="18"/>
        </w:rPr>
        <w:t>NFRC</w:t>
      </w:r>
      <w:ins w:id="770" w:author="Shewmaker, Michael@Energy" w:date="2021-12-23T11:16:00Z">
        <w:r w:rsidR="00E60423">
          <w:rPr>
            <w:rFonts w:ascii="Calibri" w:hAnsi="Calibri" w:cs="Arial"/>
            <w:sz w:val="18"/>
            <w:szCs w:val="18"/>
          </w:rPr>
          <w:t>)</w:t>
        </w:r>
      </w:ins>
      <w:r>
        <w:rPr>
          <w:rFonts w:ascii="Calibri" w:hAnsi="Calibri" w:cs="Arial"/>
          <w:sz w:val="18"/>
          <w:szCs w:val="18"/>
        </w:rPr>
        <w:t xml:space="preserve"> rated U-factor and SHGC based on a factory integrated shading device.</w:t>
      </w:r>
    </w:p>
    <w:p w14:paraId="08CB497B" w14:textId="7F8CFE8D" w:rsidR="006B006C" w:rsidRPr="0037735E" w:rsidRDefault="006B006C" w:rsidP="007237EC">
      <w:pPr>
        <w:tabs>
          <w:tab w:val="left" w:pos="1800"/>
        </w:tabs>
        <w:ind w:left="1800" w:hanging="81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r>
      <w:r>
        <w:rPr>
          <w:rFonts w:ascii="Calibri" w:hAnsi="Calibri" w:cs="Arial"/>
          <w:sz w:val="18"/>
          <w:szCs w:val="18"/>
        </w:rPr>
        <w:t xml:space="preserve">Chromogenic glazing shall be considered separately from </w:t>
      </w:r>
      <w:proofErr w:type="gramStart"/>
      <w:r>
        <w:rPr>
          <w:rFonts w:ascii="Calibri" w:hAnsi="Calibri" w:cs="Arial"/>
          <w:sz w:val="18"/>
          <w:szCs w:val="18"/>
        </w:rPr>
        <w:t>other</w:t>
      </w:r>
      <w:proofErr w:type="gramEnd"/>
      <w:r>
        <w:rPr>
          <w:rFonts w:ascii="Calibri" w:hAnsi="Calibri" w:cs="Arial"/>
          <w:sz w:val="18"/>
          <w:szCs w:val="18"/>
        </w:rPr>
        <w:t xml:space="preserve"> fenestration.</w:t>
      </w:r>
    </w:p>
    <w:p w14:paraId="154809BC" w14:textId="739EC0FC" w:rsidR="006E7EE4" w:rsidRPr="0037735E" w:rsidRDefault="006E7EE4" w:rsidP="006E7EE4">
      <w:pPr>
        <w:pStyle w:val="ListParagraph"/>
        <w:keepNext/>
        <w:numPr>
          <w:ilvl w:val="0"/>
          <w:numId w:val="12"/>
        </w:numPr>
        <w:contextualSpacing/>
        <w:rPr>
          <w:rFonts w:ascii="Calibri" w:hAnsi="Calibri" w:cs="Arial"/>
          <w:sz w:val="18"/>
          <w:szCs w:val="18"/>
        </w:rPr>
      </w:pPr>
      <w:r w:rsidRPr="0037735E">
        <w:rPr>
          <w:rFonts w:ascii="Calibri" w:hAnsi="Calibri" w:cs="Arial"/>
          <w:sz w:val="18"/>
          <w:szCs w:val="18"/>
        </w:rPr>
        <w:t xml:space="preserve">Combined SHGC </w:t>
      </w:r>
      <w:r w:rsidR="002F2B9D" w:rsidRPr="0037735E">
        <w:rPr>
          <w:rFonts w:ascii="Calibri" w:hAnsi="Calibri" w:cs="Arial"/>
          <w:sz w:val="18"/>
          <w:szCs w:val="18"/>
        </w:rPr>
        <w:t>f</w:t>
      </w:r>
      <w:r w:rsidRPr="0037735E">
        <w:rPr>
          <w:rFonts w:ascii="Calibri" w:hAnsi="Calibri" w:cs="Arial"/>
          <w:sz w:val="18"/>
          <w:szCs w:val="18"/>
        </w:rPr>
        <w:t xml:space="preserve">rom CF1R-ENV-03: If exterior shading devices are combined with the </w:t>
      </w:r>
      <w:ins w:id="771" w:author="Shewmaker, Michael@Energy" w:date="2021-12-23T11:16:00Z">
        <w:r w:rsidR="00896E05">
          <w:rPr>
            <w:rFonts w:ascii="Calibri" w:hAnsi="Calibri" w:cs="Arial"/>
            <w:sz w:val="18"/>
            <w:szCs w:val="18"/>
          </w:rPr>
          <w:t>solar heat gain coefficient (</w:t>
        </w:r>
      </w:ins>
      <w:r w:rsidRPr="0037735E">
        <w:rPr>
          <w:rFonts w:ascii="Calibri" w:hAnsi="Calibri" w:cs="Arial"/>
          <w:sz w:val="18"/>
          <w:szCs w:val="18"/>
        </w:rPr>
        <w:t>SHGC</w:t>
      </w:r>
      <w:ins w:id="772" w:author="Shewmaker, Michael@Energy" w:date="2021-12-23T11:16:00Z">
        <w:r w:rsidR="00896E05">
          <w:rPr>
            <w:rFonts w:ascii="Calibri" w:hAnsi="Calibri" w:cs="Arial"/>
            <w:sz w:val="18"/>
            <w:szCs w:val="18"/>
          </w:rPr>
          <w:t>)</w:t>
        </w:r>
      </w:ins>
      <w:r w:rsidRPr="0037735E">
        <w:rPr>
          <w:rFonts w:ascii="Calibri" w:hAnsi="Calibri" w:cs="Arial"/>
          <w:sz w:val="18"/>
          <w:szCs w:val="18"/>
        </w:rPr>
        <w:t xml:space="preserve"> value of the fenestration to meet the prescriptive SHGC requirements (as indicated in I. 1</w:t>
      </w:r>
      <w:r w:rsidR="00DF5F60" w:rsidRPr="0037735E">
        <w:rPr>
          <w:rFonts w:ascii="Calibri" w:hAnsi="Calibri" w:cs="Arial"/>
          <w:sz w:val="18"/>
          <w:szCs w:val="18"/>
        </w:rPr>
        <w:t>3</w:t>
      </w:r>
      <w:r w:rsidRPr="0037735E">
        <w:rPr>
          <w:rFonts w:ascii="Calibri" w:hAnsi="Calibri" w:cs="Arial"/>
          <w:sz w:val="18"/>
          <w:szCs w:val="18"/>
        </w:rPr>
        <w:t>), indicate the SHGC calculated on form CF1R-ENV-03 and attach the form for each window with an exterior shading device.</w:t>
      </w:r>
    </w:p>
    <w:p w14:paraId="65CEEE9A" w14:textId="54E2E414" w:rsidR="004F2723" w:rsidRDefault="00FA389D" w:rsidP="0037735E">
      <w:pPr>
        <w:rPr>
          <w:rFonts w:ascii="Calibri" w:hAnsi="Calibri" w:cs="Arial"/>
          <w:sz w:val="18"/>
          <w:szCs w:val="18"/>
        </w:rPr>
      </w:pPr>
      <w:r w:rsidRPr="0037735E">
        <w:rPr>
          <w:rFonts w:ascii="Calibri" w:hAnsi="Calibri" w:cs="Arial"/>
          <w:sz w:val="18"/>
          <w:szCs w:val="18"/>
        </w:rPr>
        <w:t>15.-32. Automatically completed entries; no user input required.</w:t>
      </w:r>
    </w:p>
    <w:p w14:paraId="1F54B280" w14:textId="3C9698E2" w:rsidR="00B55605" w:rsidRDefault="00B55605" w:rsidP="0037735E">
      <w:pPr>
        <w:rPr>
          <w:rFonts w:ascii="Calibri" w:hAnsi="Calibri" w:cs="Arial"/>
          <w:sz w:val="18"/>
          <w:szCs w:val="18"/>
        </w:rPr>
      </w:pPr>
    </w:p>
    <w:p w14:paraId="7873F914" w14:textId="4988421C" w:rsidR="00B55605" w:rsidRPr="00B55605" w:rsidRDefault="00B55605" w:rsidP="0037735E">
      <w:pPr>
        <w:rPr>
          <w:rFonts w:ascii="Calibri" w:hAnsi="Calibri" w:cs="Arial"/>
          <w:b/>
          <w:sz w:val="20"/>
        </w:rPr>
      </w:pPr>
      <w:r w:rsidRPr="00E0019E">
        <w:rPr>
          <w:rFonts w:ascii="Calibri" w:hAnsi="Calibri" w:cs="Arial"/>
          <w:b/>
          <w:sz w:val="18"/>
          <w:szCs w:val="18"/>
        </w:rPr>
        <w:t xml:space="preserve">J. Opaque </w:t>
      </w:r>
      <w:r w:rsidR="004333E2">
        <w:rPr>
          <w:rFonts w:ascii="Calibri" w:hAnsi="Calibri" w:cs="Arial"/>
          <w:b/>
          <w:sz w:val="18"/>
          <w:szCs w:val="18"/>
        </w:rPr>
        <w:t>Swinging Doors to Exterior</w:t>
      </w:r>
    </w:p>
    <w:p w14:paraId="1230B98B" w14:textId="6C3AD142" w:rsidR="004333E2" w:rsidRPr="00E0019E" w:rsidRDefault="004333E2" w:rsidP="00E0019E">
      <w:pPr>
        <w:pStyle w:val="ListParagraph"/>
        <w:numPr>
          <w:ilvl w:val="1"/>
          <w:numId w:val="76"/>
        </w:numPr>
        <w:spacing w:before="120"/>
        <w:ind w:left="1080"/>
        <w:contextualSpacing/>
        <w:rPr>
          <w:rFonts w:ascii="Calibri" w:hAnsi="Calibri" w:cs="Arial"/>
          <w:sz w:val="18"/>
          <w:szCs w:val="18"/>
        </w:rPr>
      </w:pPr>
      <w:r w:rsidRPr="00E0019E">
        <w:rPr>
          <w:rFonts w:ascii="Calibri" w:hAnsi="Calibri" w:cs="Arial"/>
          <w:sz w:val="18"/>
          <w:szCs w:val="18"/>
        </w:rPr>
        <w:t xml:space="preserve">Tag/ID: </w:t>
      </w:r>
      <w:r w:rsidRPr="00E0019E">
        <w:rPr>
          <w:rFonts w:asciiTheme="minorHAnsi" w:hAnsiTheme="minorHAnsi"/>
          <w:sz w:val="18"/>
          <w:szCs w:val="18"/>
        </w:rPr>
        <w:t>Provide a name or designator for each unique door. This designator should be used consistently throughout the plan set (elevations, door schedules, etc.)</w:t>
      </w:r>
    </w:p>
    <w:p w14:paraId="724AC6C9" w14:textId="30747CC2" w:rsidR="004333E2" w:rsidRPr="00771690" w:rsidRDefault="004333E2" w:rsidP="00E0019E">
      <w:pPr>
        <w:numPr>
          <w:ilvl w:val="1"/>
          <w:numId w:val="76"/>
        </w:numPr>
        <w:ind w:left="1080"/>
        <w:contextualSpacing/>
        <w:rPr>
          <w:rFonts w:ascii="Calibri" w:hAnsi="Calibri" w:cs="Arial"/>
          <w:sz w:val="18"/>
          <w:szCs w:val="18"/>
        </w:rPr>
      </w:pPr>
      <w:r w:rsidRPr="00771690">
        <w:rPr>
          <w:rFonts w:asciiTheme="minorHAnsi" w:hAnsiTheme="minorHAnsi" w:cs="Arial"/>
          <w:sz w:val="18"/>
          <w:szCs w:val="18"/>
        </w:rPr>
        <w:t xml:space="preserve">Area: Calculated area </w:t>
      </w:r>
      <w:del w:id="773" w:author="Shewmaker, Michael@Energy" w:date="2021-12-23T11:17:00Z">
        <w:r w:rsidRPr="00771690" w:rsidDel="00896E05">
          <w:rPr>
            <w:rFonts w:asciiTheme="minorHAnsi" w:hAnsiTheme="minorHAnsi" w:cs="Arial"/>
            <w:sz w:val="18"/>
            <w:szCs w:val="18"/>
          </w:rPr>
          <w:delText>(</w:delText>
        </w:r>
      </w:del>
      <w:r w:rsidRPr="00771690">
        <w:rPr>
          <w:rFonts w:asciiTheme="minorHAnsi" w:hAnsiTheme="minorHAnsi" w:cs="Arial"/>
          <w:sz w:val="18"/>
          <w:szCs w:val="18"/>
        </w:rPr>
        <w:t xml:space="preserve">in </w:t>
      </w:r>
      <w:del w:id="774" w:author="Shewmaker, Michael@Energy" w:date="2021-12-23T11:17:00Z">
        <w:r w:rsidRPr="00771690" w:rsidDel="00896E05">
          <w:rPr>
            <w:rFonts w:asciiTheme="minorHAnsi" w:hAnsiTheme="minorHAnsi" w:cs="Arial"/>
            <w:sz w:val="18"/>
            <w:szCs w:val="18"/>
          </w:rPr>
          <w:delText>sq.ft.</w:delText>
        </w:r>
      </w:del>
      <w:ins w:id="775" w:author="Shewmaker, Michael@Energy" w:date="2021-12-23T11:17:00Z">
        <w:r w:rsidR="00896E05">
          <w:rPr>
            <w:rFonts w:asciiTheme="minorHAnsi" w:hAnsiTheme="minorHAnsi" w:cs="Arial"/>
            <w:sz w:val="18"/>
            <w:szCs w:val="18"/>
          </w:rPr>
          <w:t>square feet (ft</w:t>
        </w:r>
        <w:r w:rsidR="00896E05" w:rsidRPr="00896E05">
          <w:rPr>
            <w:rFonts w:asciiTheme="minorHAnsi" w:hAnsiTheme="minorHAnsi" w:cs="Arial"/>
            <w:sz w:val="18"/>
            <w:szCs w:val="18"/>
            <w:vertAlign w:val="superscript"/>
            <w:rPrChange w:id="776" w:author="Shewmaker, Michael@Energy" w:date="2021-12-23T11:17:00Z">
              <w:rPr>
                <w:rFonts w:asciiTheme="minorHAnsi" w:hAnsiTheme="minorHAnsi" w:cs="Arial"/>
                <w:sz w:val="18"/>
                <w:szCs w:val="18"/>
              </w:rPr>
            </w:rPrChange>
          </w:rPr>
          <w:t>2</w:t>
        </w:r>
      </w:ins>
      <w:r w:rsidRPr="00771690">
        <w:rPr>
          <w:rFonts w:asciiTheme="minorHAnsi" w:hAnsiTheme="minorHAnsi" w:cs="Arial"/>
          <w:sz w:val="18"/>
          <w:szCs w:val="18"/>
        </w:rPr>
        <w:t>) for each unique door.</w:t>
      </w:r>
    </w:p>
    <w:p w14:paraId="39B8FD30"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Proposed U-factor: Enter the proposed U-factor. If value is greater than 0.20, column 06 will autocomplete as Yes.</w:t>
      </w:r>
    </w:p>
    <w:p w14:paraId="08D5F122" w14:textId="22DC0D1D"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 xml:space="preserve">Source: </w:t>
      </w:r>
      <w:ins w:id="777" w:author="Shewmaker, Michael@Energy" w:date="2021-12-23T11:18:00Z">
        <w:r w:rsidR="00896E05">
          <w:rPr>
            <w:rFonts w:asciiTheme="minorHAnsi" w:hAnsiTheme="minorHAnsi" w:cs="Arial"/>
            <w:sz w:val="18"/>
            <w:szCs w:val="18"/>
          </w:rPr>
          <w:t>National Fenestration Rating Council (</w:t>
        </w:r>
      </w:ins>
      <w:r w:rsidRPr="00771690">
        <w:rPr>
          <w:rFonts w:ascii="Calibri" w:hAnsi="Calibri" w:cs="Arial"/>
          <w:sz w:val="18"/>
          <w:szCs w:val="18"/>
        </w:rPr>
        <w:t>NFRC</w:t>
      </w:r>
      <w:ins w:id="778" w:author="Shewmaker, Michael@Energy" w:date="2021-12-23T11:18:00Z">
        <w:r w:rsidR="00896E05">
          <w:rPr>
            <w:rFonts w:ascii="Calibri" w:hAnsi="Calibri" w:cs="Arial"/>
            <w:sz w:val="18"/>
            <w:szCs w:val="18"/>
          </w:rPr>
          <w:t>)</w:t>
        </w:r>
      </w:ins>
      <w:r w:rsidRPr="00771690">
        <w:rPr>
          <w:rFonts w:ascii="Calibri" w:hAnsi="Calibri" w:cs="Arial"/>
          <w:sz w:val="18"/>
          <w:szCs w:val="18"/>
        </w:rPr>
        <w:t xml:space="preserve"> or Reference </w:t>
      </w:r>
      <w:ins w:id="779" w:author="Shewmaker, Michael@Energy" w:date="2021-12-23T11:18:00Z">
        <w:r w:rsidR="00896E05">
          <w:rPr>
            <w:rFonts w:ascii="Calibri" w:hAnsi="Calibri" w:cs="Arial"/>
            <w:sz w:val="18"/>
            <w:szCs w:val="18"/>
          </w:rPr>
          <w:t xml:space="preserve">Appendices, </w:t>
        </w:r>
      </w:ins>
      <w:r w:rsidRPr="00771690">
        <w:rPr>
          <w:rFonts w:ascii="Calibri" w:hAnsi="Calibri" w:cs="Arial"/>
          <w:sz w:val="18"/>
          <w:szCs w:val="18"/>
        </w:rPr>
        <w:t>Joint Appendix</w:t>
      </w:r>
      <w:ins w:id="780" w:author="Shewmaker, Michael@Energy" w:date="2021-12-23T11:18:00Z">
        <w:r w:rsidR="008A3059">
          <w:rPr>
            <w:rFonts w:ascii="Calibri" w:hAnsi="Calibri" w:cs="Arial"/>
            <w:sz w:val="18"/>
            <w:szCs w:val="18"/>
          </w:rPr>
          <w:t>,</w:t>
        </w:r>
      </w:ins>
      <w:r w:rsidRPr="00771690">
        <w:rPr>
          <w:rFonts w:ascii="Calibri" w:hAnsi="Calibri" w:cs="Arial"/>
          <w:sz w:val="18"/>
          <w:szCs w:val="18"/>
        </w:rPr>
        <w:t xml:space="preserve"> Table 4.5.1s</w:t>
      </w:r>
      <w:ins w:id="781" w:author="Shewmaker, Michael@Energy" w:date="2021-12-23T11:18:00Z">
        <w:r w:rsidR="008A3059">
          <w:rPr>
            <w:rFonts w:ascii="Calibri" w:hAnsi="Calibri" w:cs="Arial"/>
            <w:sz w:val="18"/>
            <w:szCs w:val="18"/>
          </w:rPr>
          <w:t>,</w:t>
        </w:r>
      </w:ins>
      <w:r w:rsidRPr="00771690">
        <w:rPr>
          <w:rFonts w:ascii="Calibri" w:hAnsi="Calibri" w:cs="Arial"/>
          <w:sz w:val="18"/>
          <w:szCs w:val="18"/>
        </w:rPr>
        <w:t xml:space="preserve"> 110.6-A and 110.6-B, Equations NA6-1 and NA6-2, or Area-Weighted Average Worksheet (CF1R-ENV-02).</w:t>
      </w:r>
    </w:p>
    <w:p w14:paraId="12905EE6"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Required Maximum U-factor. This field will always be 0.20.</w:t>
      </w:r>
    </w:p>
    <w:p w14:paraId="47956436" w14:textId="7E036228"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Weighted Average: If column 03 is greater than 0.20 U-factor, attach form CF1R-ENV-02-E</w:t>
      </w:r>
      <w:ins w:id="782" w:author="Shewmaker, Michael@Energy" w:date="2021-12-23T11:18:00Z">
        <w:r w:rsidR="008A3059">
          <w:rPr>
            <w:rFonts w:asciiTheme="minorHAnsi" w:hAnsiTheme="minorHAnsi" w:cs="Arial"/>
            <w:sz w:val="18"/>
            <w:szCs w:val="18"/>
          </w:rPr>
          <w:t>.</w:t>
        </w:r>
      </w:ins>
      <w:del w:id="783" w:author="Shewmaker, Michael@Energy" w:date="2021-12-23T11:18:00Z">
        <w:r w:rsidRPr="00771690" w:rsidDel="008A3059">
          <w:rPr>
            <w:rFonts w:asciiTheme="minorHAnsi" w:hAnsiTheme="minorHAnsi" w:cs="Arial"/>
            <w:sz w:val="18"/>
            <w:szCs w:val="18"/>
          </w:rPr>
          <w:delText>:</w:delText>
        </w:r>
      </w:del>
    </w:p>
    <w:p w14:paraId="49325078"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Comments</w:t>
      </w:r>
      <w:r w:rsidRPr="00771690">
        <w:rPr>
          <w:rFonts w:ascii="Calibri" w:hAnsi="Calibri" w:cs="Arial"/>
          <w:sz w:val="18"/>
          <w:szCs w:val="18"/>
        </w:rPr>
        <w:t>: Any notes regarding location, unique conditions, or attachments.</w:t>
      </w:r>
    </w:p>
    <w:p w14:paraId="6F38D9C4" w14:textId="26719B43" w:rsidR="000B56A6" w:rsidRDefault="000B56A6" w:rsidP="00232456">
      <w:pPr>
        <w:rPr>
          <w:rFonts w:ascii="Calibri" w:hAnsi="Calibri" w:cs="Arial"/>
          <w:b/>
          <w:sz w:val="18"/>
          <w:szCs w:val="18"/>
        </w:rPr>
      </w:pPr>
    </w:p>
    <w:p w14:paraId="154809CD" w14:textId="37ED054A" w:rsidR="00520FB7" w:rsidRPr="0037735E" w:rsidRDefault="00B55605" w:rsidP="0037735E">
      <w:pPr>
        <w:rPr>
          <w:rFonts w:ascii="Calibri" w:hAnsi="Calibri" w:cs="Arial"/>
          <w:b/>
          <w:sz w:val="18"/>
          <w:szCs w:val="18"/>
        </w:rPr>
      </w:pPr>
      <w:r>
        <w:rPr>
          <w:rFonts w:ascii="Calibri" w:hAnsi="Calibri" w:cs="Arial"/>
          <w:b/>
          <w:sz w:val="18"/>
          <w:szCs w:val="18"/>
        </w:rPr>
        <w:t>K</w:t>
      </w:r>
      <w:r w:rsidR="00D07AFB" w:rsidRPr="0037735E">
        <w:rPr>
          <w:rFonts w:ascii="Calibri" w:hAnsi="Calibri" w:cs="Arial"/>
          <w:b/>
          <w:sz w:val="18"/>
          <w:szCs w:val="18"/>
        </w:rPr>
        <w:t>.</w:t>
      </w:r>
      <w:r w:rsidR="00520FB7" w:rsidRPr="0037735E">
        <w:rPr>
          <w:rFonts w:ascii="Calibri" w:hAnsi="Calibri" w:cs="Arial"/>
          <w:b/>
          <w:sz w:val="18"/>
          <w:szCs w:val="18"/>
        </w:rPr>
        <w:t xml:space="preserve"> </w:t>
      </w:r>
      <w:r w:rsidR="00227F2E" w:rsidRPr="0037735E">
        <w:rPr>
          <w:rFonts w:ascii="Calibri" w:hAnsi="Calibri" w:cs="Arial"/>
          <w:b/>
          <w:sz w:val="18"/>
          <w:szCs w:val="18"/>
        </w:rPr>
        <w:t>S</w:t>
      </w:r>
      <w:r w:rsidR="00DF5F60" w:rsidRPr="0037735E">
        <w:rPr>
          <w:rFonts w:ascii="Calibri" w:hAnsi="Calibri" w:cs="Arial"/>
          <w:b/>
          <w:sz w:val="18"/>
          <w:szCs w:val="18"/>
        </w:rPr>
        <w:t>pace Conditioning Systems – Heating/Cooling</w:t>
      </w:r>
      <w:del w:id="784" w:author="Shewmaker, Michael@Energy" w:date="2021-12-23T11:20:00Z">
        <w:r w:rsidR="00DF5F60" w:rsidRPr="0037735E" w:rsidDel="004C28AB">
          <w:rPr>
            <w:rFonts w:ascii="Calibri" w:hAnsi="Calibri" w:cs="Arial"/>
            <w:b/>
            <w:sz w:val="18"/>
            <w:szCs w:val="18"/>
          </w:rPr>
          <w:delText xml:space="preserve"> – Single Family Dwelling</w:delText>
        </w:r>
      </w:del>
    </w:p>
    <w:p w14:paraId="154809CE" w14:textId="77777777" w:rsidR="00F97972" w:rsidRPr="0037735E" w:rsidRDefault="000F0BAA" w:rsidP="00492D3C">
      <w:pPr>
        <w:rPr>
          <w:rFonts w:ascii="Calibri" w:hAnsi="Calibri" w:cs="Arial"/>
          <w:sz w:val="18"/>
          <w:szCs w:val="18"/>
        </w:rPr>
      </w:pPr>
      <w:r w:rsidRPr="0037735E">
        <w:rPr>
          <w:rFonts w:ascii="Calibri" w:hAnsi="Calibri" w:cs="Arial"/>
          <w:sz w:val="18"/>
          <w:szCs w:val="18"/>
        </w:rPr>
        <w:lastRenderedPageBreak/>
        <w:t>If an existing space system will condition an addition, the p</w:t>
      </w:r>
      <w:r w:rsidR="00520FB7" w:rsidRPr="0037735E">
        <w:rPr>
          <w:rFonts w:ascii="Calibri" w:hAnsi="Calibri" w:cs="Arial"/>
          <w:sz w:val="18"/>
          <w:szCs w:val="18"/>
        </w:rPr>
        <w:t>rescriptive requirements do not apply</w:t>
      </w:r>
      <w:r w:rsidRPr="0037735E">
        <w:rPr>
          <w:rFonts w:ascii="Calibri" w:hAnsi="Calibri" w:cs="Arial"/>
          <w:sz w:val="18"/>
          <w:szCs w:val="18"/>
        </w:rPr>
        <w:t xml:space="preserve"> to that system (Exception 4 to Section 150.2(a)). </w:t>
      </w:r>
      <w:r w:rsidR="00520FB7" w:rsidRPr="0037735E">
        <w:rPr>
          <w:rFonts w:ascii="Calibri" w:hAnsi="Calibri" w:cs="Arial"/>
          <w:sz w:val="18"/>
          <w:szCs w:val="18"/>
        </w:rPr>
        <w:t xml:space="preserve"> </w:t>
      </w:r>
      <w:r w:rsidRPr="0037735E">
        <w:rPr>
          <w:rFonts w:ascii="Calibri" w:hAnsi="Calibri" w:cs="Arial"/>
          <w:sz w:val="18"/>
          <w:szCs w:val="18"/>
        </w:rPr>
        <w:t>The e</w:t>
      </w:r>
      <w:r w:rsidR="00520FB7" w:rsidRPr="0037735E">
        <w:rPr>
          <w:rFonts w:ascii="Calibri" w:hAnsi="Calibri" w:cs="Arial"/>
          <w:sz w:val="18"/>
          <w:szCs w:val="18"/>
        </w:rPr>
        <w:t xml:space="preserve">nforcement agencies may require verification that the capacity of the existing </w:t>
      </w:r>
      <w:r w:rsidR="00F97972" w:rsidRPr="0037735E">
        <w:rPr>
          <w:rFonts w:ascii="Calibri" w:hAnsi="Calibri" w:cs="Arial"/>
          <w:sz w:val="18"/>
          <w:szCs w:val="18"/>
        </w:rPr>
        <w:t xml:space="preserve">heating </w:t>
      </w:r>
      <w:r w:rsidR="00520FB7" w:rsidRPr="0037735E">
        <w:rPr>
          <w:rFonts w:ascii="Calibri" w:hAnsi="Calibri" w:cs="Arial"/>
          <w:sz w:val="18"/>
          <w:szCs w:val="18"/>
        </w:rPr>
        <w:t>system is adequate to meet the added load of the additional conditioned floor area.</w:t>
      </w:r>
      <w:r w:rsidRPr="0037735E">
        <w:rPr>
          <w:rFonts w:ascii="Calibri" w:hAnsi="Calibri" w:cs="Arial"/>
          <w:sz w:val="18"/>
          <w:szCs w:val="18"/>
        </w:rPr>
        <w:t xml:space="preserve"> </w:t>
      </w:r>
      <w:r w:rsidR="00F97972" w:rsidRPr="0037735E">
        <w:rPr>
          <w:rFonts w:ascii="Calibri" w:hAnsi="Calibri" w:cs="Arial"/>
          <w:sz w:val="18"/>
          <w:szCs w:val="18"/>
        </w:rPr>
        <w:t xml:space="preserve">Since there is no health and safety code requirement to provide cooling, the enforcement agency will not ask for verification that the capacity of the existing system is adequate to meet the added load of the additional conditioned floor area. </w:t>
      </w:r>
    </w:p>
    <w:p w14:paraId="154809CF" w14:textId="77777777" w:rsidR="000F0BAA" w:rsidRPr="0037735E" w:rsidRDefault="000F0BAA" w:rsidP="00492D3C">
      <w:pPr>
        <w:rPr>
          <w:rFonts w:ascii="Calibri" w:hAnsi="Calibri" w:cs="Arial"/>
          <w:sz w:val="18"/>
          <w:szCs w:val="18"/>
        </w:rPr>
      </w:pPr>
    </w:p>
    <w:p w14:paraId="154809D0" w14:textId="77777777" w:rsidR="00520FB7" w:rsidRPr="0037735E" w:rsidRDefault="000F0BAA" w:rsidP="00200102">
      <w:pPr>
        <w:keepNext/>
        <w:rPr>
          <w:rFonts w:ascii="Calibri" w:hAnsi="Calibri" w:cs="Arial"/>
          <w:sz w:val="18"/>
          <w:szCs w:val="18"/>
        </w:rPr>
      </w:pPr>
      <w:r w:rsidRPr="0037735E">
        <w:rPr>
          <w:rFonts w:ascii="Calibri" w:hAnsi="Calibri" w:cs="Arial"/>
          <w:sz w:val="18"/>
          <w:szCs w:val="18"/>
        </w:rPr>
        <w:t xml:space="preserve">If a new system is installed complete </w:t>
      </w:r>
      <w:r w:rsidR="00C32AA6" w:rsidRPr="0037735E">
        <w:rPr>
          <w:rFonts w:ascii="Calibri" w:hAnsi="Calibri" w:cs="Arial"/>
          <w:sz w:val="18"/>
          <w:szCs w:val="18"/>
        </w:rPr>
        <w:t>a</w:t>
      </w:r>
      <w:r w:rsidR="002A0FE9" w:rsidRPr="0037735E">
        <w:rPr>
          <w:rFonts w:ascii="Calibri" w:hAnsi="Calibri" w:cs="Arial"/>
          <w:sz w:val="18"/>
          <w:szCs w:val="18"/>
        </w:rPr>
        <w:t xml:space="preserve"> Certificate of Compliance for</w:t>
      </w:r>
      <w:r w:rsidR="00C32AA6" w:rsidRPr="0037735E">
        <w:rPr>
          <w:rFonts w:ascii="Calibri" w:hAnsi="Calibri" w:cs="Arial"/>
          <w:sz w:val="18"/>
          <w:szCs w:val="18"/>
        </w:rPr>
        <w:t xml:space="preserve"> Alteration</w:t>
      </w:r>
      <w:r w:rsidR="002A0FE9" w:rsidRPr="0037735E">
        <w:rPr>
          <w:rFonts w:ascii="Calibri" w:hAnsi="Calibri" w:cs="Arial"/>
          <w:sz w:val="18"/>
          <w:szCs w:val="18"/>
        </w:rPr>
        <w:t>s</w:t>
      </w:r>
      <w:r w:rsidR="00C32AA6" w:rsidRPr="0037735E">
        <w:rPr>
          <w:rFonts w:ascii="Calibri" w:hAnsi="Calibri" w:cs="Arial"/>
          <w:sz w:val="18"/>
          <w:szCs w:val="18"/>
        </w:rPr>
        <w:t xml:space="preserve"> to Space Conditioning Systems (CF1R-ALT-02)</w:t>
      </w:r>
      <w:r w:rsidRPr="0037735E">
        <w:rPr>
          <w:rFonts w:ascii="Calibri" w:hAnsi="Calibri" w:cs="Arial"/>
          <w:sz w:val="18"/>
          <w:szCs w:val="18"/>
        </w:rPr>
        <w:t xml:space="preserve">. </w:t>
      </w:r>
    </w:p>
    <w:p w14:paraId="154809D2" w14:textId="77777777" w:rsidR="00CF4F7D" w:rsidRPr="0037735E" w:rsidRDefault="00C32AA6" w:rsidP="00200102">
      <w:pPr>
        <w:pStyle w:val="ListParagraph"/>
        <w:keepNext/>
        <w:numPr>
          <w:ilvl w:val="0"/>
          <w:numId w:val="26"/>
        </w:numPr>
        <w:contextualSpacing/>
        <w:rPr>
          <w:rFonts w:ascii="Calibri" w:hAnsi="Calibri" w:cs="Arial"/>
          <w:sz w:val="18"/>
          <w:szCs w:val="18"/>
        </w:rPr>
      </w:pPr>
      <w:r w:rsidRPr="0037735E">
        <w:rPr>
          <w:rFonts w:asciiTheme="minorHAnsi" w:hAnsiTheme="minorHAnsi" w:cs="Arial"/>
          <w:sz w:val="18"/>
          <w:szCs w:val="18"/>
        </w:rPr>
        <w:t>Dwelling Unit Name: Name of dwelling unit or any other identifying name.</w:t>
      </w:r>
    </w:p>
    <w:p w14:paraId="154809D3" w14:textId="56D17D7B" w:rsidR="00B20DC5" w:rsidRPr="0037735E" w:rsidRDefault="00C32AA6" w:rsidP="002F2B9D">
      <w:pPr>
        <w:pStyle w:val="ListParagraph"/>
        <w:numPr>
          <w:ilvl w:val="0"/>
          <w:numId w:val="26"/>
        </w:numPr>
        <w:contextualSpacing/>
        <w:rPr>
          <w:rFonts w:ascii="Calibri" w:hAnsi="Calibri" w:cs="Arial"/>
          <w:sz w:val="18"/>
          <w:szCs w:val="18"/>
        </w:rPr>
      </w:pPr>
      <w:r w:rsidRPr="0037735E">
        <w:rPr>
          <w:rFonts w:asciiTheme="minorHAnsi" w:hAnsiTheme="minorHAnsi" w:cs="Arial"/>
          <w:sz w:val="18"/>
          <w:szCs w:val="18"/>
        </w:rPr>
        <w:t xml:space="preserve">Dwelling Unit </w:t>
      </w:r>
      <w:r w:rsidR="00A64F72" w:rsidRPr="0037735E">
        <w:rPr>
          <w:rFonts w:asciiTheme="minorHAnsi" w:hAnsiTheme="minorHAnsi" w:cs="Arial"/>
          <w:sz w:val="18"/>
          <w:szCs w:val="18"/>
        </w:rPr>
        <w:t xml:space="preserve">Total </w:t>
      </w:r>
      <w:ins w:id="785" w:author="Shewmaker, Michael@Energy" w:date="2021-12-23T11:19:00Z">
        <w:r w:rsidR="004C28AB">
          <w:rPr>
            <w:rFonts w:asciiTheme="minorHAnsi" w:hAnsiTheme="minorHAnsi" w:cs="Arial"/>
            <w:sz w:val="18"/>
            <w:szCs w:val="18"/>
          </w:rPr>
          <w:t>Conditioned Floor Area (</w:t>
        </w:r>
      </w:ins>
      <w:r w:rsidRPr="0037735E">
        <w:rPr>
          <w:rFonts w:asciiTheme="minorHAnsi" w:hAnsiTheme="minorHAnsi" w:cs="Arial"/>
          <w:sz w:val="18"/>
          <w:szCs w:val="18"/>
        </w:rPr>
        <w:t>CFA</w:t>
      </w:r>
      <w:ins w:id="786" w:author="Shewmaker, Michael@Energy" w:date="2021-12-23T11:19:00Z">
        <w:r w:rsidR="004C28AB">
          <w:rPr>
            <w:rFonts w:asciiTheme="minorHAnsi" w:hAnsiTheme="minorHAnsi" w:cs="Arial"/>
            <w:sz w:val="18"/>
            <w:szCs w:val="18"/>
          </w:rPr>
          <w:t>)</w:t>
        </w:r>
      </w:ins>
      <w:r w:rsidRPr="0037735E">
        <w:rPr>
          <w:rFonts w:asciiTheme="minorHAnsi" w:hAnsiTheme="minorHAnsi" w:cs="Arial"/>
          <w:sz w:val="18"/>
          <w:szCs w:val="18"/>
        </w:rPr>
        <w:t xml:space="preserve"> </w:t>
      </w:r>
      <w:r w:rsidR="00227F2E" w:rsidRPr="0037735E">
        <w:rPr>
          <w:rFonts w:asciiTheme="minorHAnsi" w:hAnsiTheme="minorHAnsi" w:cs="Arial"/>
          <w:sz w:val="18"/>
          <w:szCs w:val="18"/>
        </w:rPr>
        <w:t xml:space="preserve">– </w:t>
      </w:r>
      <w:r w:rsidR="00F7011F" w:rsidRPr="0037735E">
        <w:rPr>
          <w:rFonts w:asciiTheme="minorHAnsi" w:hAnsiTheme="minorHAnsi" w:cs="Arial"/>
          <w:sz w:val="18"/>
          <w:szCs w:val="18"/>
        </w:rPr>
        <w:t>S</w:t>
      </w:r>
      <w:r w:rsidR="00227F2E" w:rsidRPr="0037735E">
        <w:rPr>
          <w:rFonts w:asciiTheme="minorHAnsi" w:hAnsiTheme="minorHAnsi" w:cs="Arial"/>
          <w:sz w:val="18"/>
          <w:szCs w:val="18"/>
        </w:rPr>
        <w:t xml:space="preserve">um of </w:t>
      </w:r>
      <w:r w:rsidR="00F7011F" w:rsidRPr="0037735E">
        <w:rPr>
          <w:rFonts w:asciiTheme="minorHAnsi" w:hAnsiTheme="minorHAnsi" w:cs="Arial"/>
          <w:sz w:val="18"/>
          <w:szCs w:val="18"/>
        </w:rPr>
        <w:t>E</w:t>
      </w:r>
      <w:r w:rsidR="00227F2E" w:rsidRPr="0037735E">
        <w:rPr>
          <w:rFonts w:asciiTheme="minorHAnsi" w:hAnsiTheme="minorHAnsi" w:cs="Arial"/>
          <w:sz w:val="18"/>
          <w:szCs w:val="18"/>
        </w:rPr>
        <w:t xml:space="preserve">xisting </w:t>
      </w:r>
      <w:r w:rsidR="00F7011F" w:rsidRPr="0037735E">
        <w:rPr>
          <w:rFonts w:asciiTheme="minorHAnsi" w:hAnsiTheme="minorHAnsi" w:cs="Arial"/>
          <w:sz w:val="18"/>
          <w:szCs w:val="18"/>
        </w:rPr>
        <w:t>P</w:t>
      </w:r>
      <w:r w:rsidR="00227F2E" w:rsidRPr="0037735E">
        <w:rPr>
          <w:rFonts w:asciiTheme="minorHAnsi" w:hAnsiTheme="minorHAnsi" w:cs="Arial"/>
          <w:sz w:val="18"/>
          <w:szCs w:val="18"/>
        </w:rPr>
        <w:t xml:space="preserve">lus </w:t>
      </w:r>
      <w:r w:rsidR="00F7011F" w:rsidRPr="0037735E">
        <w:rPr>
          <w:rFonts w:asciiTheme="minorHAnsi" w:hAnsiTheme="minorHAnsi" w:cs="Arial"/>
          <w:sz w:val="18"/>
          <w:szCs w:val="18"/>
        </w:rPr>
        <w:t>A</w:t>
      </w:r>
      <w:r w:rsidR="00227F2E" w:rsidRPr="0037735E">
        <w:rPr>
          <w:rFonts w:asciiTheme="minorHAnsi" w:hAnsiTheme="minorHAnsi" w:cs="Arial"/>
          <w:sz w:val="18"/>
          <w:szCs w:val="18"/>
        </w:rPr>
        <w:t xml:space="preserve">ddition </w:t>
      </w:r>
      <w:r w:rsidRPr="0037735E">
        <w:rPr>
          <w:rFonts w:asciiTheme="minorHAnsi" w:hAnsiTheme="minorHAnsi" w:cs="Arial"/>
          <w:sz w:val="18"/>
          <w:szCs w:val="18"/>
        </w:rPr>
        <w:t>(ft</w:t>
      </w:r>
      <w:r w:rsidR="00B50AFC" w:rsidRPr="0037735E">
        <w:rPr>
          <w:rFonts w:asciiTheme="minorHAnsi" w:hAnsiTheme="minorHAnsi" w:cs="Arial"/>
          <w:sz w:val="18"/>
          <w:szCs w:val="18"/>
          <w:vertAlign w:val="superscript"/>
        </w:rPr>
        <w:t>2</w:t>
      </w:r>
      <w:r w:rsidRPr="0037735E">
        <w:rPr>
          <w:rFonts w:asciiTheme="minorHAnsi" w:hAnsiTheme="minorHAnsi" w:cs="Arial"/>
          <w:sz w:val="18"/>
          <w:szCs w:val="18"/>
        </w:rPr>
        <w:t xml:space="preserve">): </w:t>
      </w:r>
      <w:r w:rsidR="00646B8B" w:rsidRPr="0037735E">
        <w:rPr>
          <w:rFonts w:asciiTheme="minorHAnsi" w:hAnsiTheme="minorHAnsi" w:cs="Arial"/>
          <w:sz w:val="18"/>
          <w:szCs w:val="18"/>
        </w:rPr>
        <w:t xml:space="preserve">Total </w:t>
      </w:r>
      <w:r w:rsidR="00227F2E" w:rsidRPr="0037735E">
        <w:rPr>
          <w:rFonts w:asciiTheme="minorHAnsi" w:hAnsiTheme="minorHAnsi" w:cs="Arial"/>
          <w:sz w:val="18"/>
          <w:szCs w:val="18"/>
        </w:rPr>
        <w:t>dwelling unit c</w:t>
      </w:r>
      <w:r w:rsidRPr="0037735E">
        <w:rPr>
          <w:rFonts w:asciiTheme="minorHAnsi" w:hAnsiTheme="minorHAnsi" w:cs="Arial"/>
          <w:sz w:val="18"/>
          <w:szCs w:val="18"/>
        </w:rPr>
        <w:t xml:space="preserve">onditioned floor area in </w:t>
      </w:r>
      <w:ins w:id="787" w:author="Shewmaker, Michael@Energy" w:date="2021-12-23T11:19:00Z">
        <w:r w:rsidR="004C28AB">
          <w:rPr>
            <w:rFonts w:asciiTheme="minorHAnsi" w:hAnsiTheme="minorHAnsi" w:cs="Arial"/>
            <w:sz w:val="18"/>
            <w:szCs w:val="18"/>
          </w:rPr>
          <w:t>square feet (</w:t>
        </w:r>
      </w:ins>
      <w:r w:rsidRPr="0037735E">
        <w:rPr>
          <w:rFonts w:asciiTheme="minorHAnsi" w:hAnsiTheme="minorHAnsi" w:cs="Arial"/>
          <w:sz w:val="18"/>
          <w:szCs w:val="18"/>
        </w:rPr>
        <w:t>ft</w:t>
      </w:r>
      <w:r w:rsidRPr="0037735E">
        <w:rPr>
          <w:rFonts w:asciiTheme="minorHAnsi" w:hAnsiTheme="minorHAnsi" w:cs="Arial"/>
          <w:sz w:val="18"/>
          <w:szCs w:val="18"/>
          <w:vertAlign w:val="superscript"/>
        </w:rPr>
        <w:t>2</w:t>
      </w:r>
      <w:ins w:id="788" w:author="Shewmaker, Michael@Energy" w:date="2021-12-23T11:19:00Z">
        <w:r w:rsidR="004C28AB">
          <w:rPr>
            <w:rFonts w:asciiTheme="minorHAnsi" w:hAnsiTheme="minorHAnsi" w:cs="Arial"/>
            <w:sz w:val="18"/>
            <w:szCs w:val="18"/>
          </w:rPr>
          <w:t>)</w:t>
        </w:r>
      </w:ins>
      <w:r w:rsidRPr="0037735E">
        <w:rPr>
          <w:rFonts w:asciiTheme="minorHAnsi" w:hAnsiTheme="minorHAnsi" w:cs="Arial"/>
          <w:sz w:val="18"/>
          <w:szCs w:val="18"/>
        </w:rPr>
        <w:t>, as measured from the outside of exterior walls of the dwelling unit or building being altered.</w:t>
      </w:r>
      <w:r w:rsidR="00F97972" w:rsidRPr="0037735E">
        <w:rPr>
          <w:rFonts w:ascii="Calibri" w:hAnsi="Calibri" w:cs="Arial"/>
          <w:sz w:val="18"/>
          <w:szCs w:val="18"/>
        </w:rPr>
        <w:t xml:space="preserve"> </w:t>
      </w:r>
    </w:p>
    <w:p w14:paraId="154809D4" w14:textId="77777777" w:rsidR="00520FB7" w:rsidRPr="0037735E" w:rsidRDefault="00805FB2" w:rsidP="00492D3C">
      <w:pPr>
        <w:pStyle w:val="ListParagraph"/>
        <w:numPr>
          <w:ilvl w:val="0"/>
          <w:numId w:val="26"/>
        </w:numPr>
        <w:contextualSpacing/>
        <w:rPr>
          <w:rFonts w:ascii="Calibri" w:hAnsi="Calibri" w:cs="Arial"/>
          <w:sz w:val="18"/>
          <w:szCs w:val="18"/>
        </w:rPr>
      </w:pPr>
      <w:r w:rsidRPr="0037735E">
        <w:rPr>
          <w:rFonts w:ascii="Calibri" w:hAnsi="Calibri" w:cs="Arial"/>
          <w:sz w:val="18"/>
          <w:szCs w:val="18"/>
        </w:rPr>
        <w:t>Comments: Any notes regarding location or unique conditions.</w:t>
      </w:r>
    </w:p>
    <w:p w14:paraId="7224DA8F" w14:textId="77777777" w:rsidR="00C55ACF" w:rsidRDefault="00C55ACF" w:rsidP="0037735E">
      <w:pPr>
        <w:rPr>
          <w:rFonts w:ascii="Calibri" w:hAnsi="Calibri" w:cs="Arial"/>
          <w:b/>
          <w:sz w:val="18"/>
          <w:szCs w:val="18"/>
        </w:rPr>
      </w:pPr>
    </w:p>
    <w:p w14:paraId="154809D6" w14:textId="1967E79D" w:rsidR="00A841A3" w:rsidRPr="0037735E" w:rsidRDefault="00B55605" w:rsidP="0037735E">
      <w:pPr>
        <w:rPr>
          <w:rFonts w:ascii="Calibri" w:hAnsi="Calibri" w:cs="Arial"/>
          <w:b/>
          <w:sz w:val="18"/>
          <w:szCs w:val="18"/>
        </w:rPr>
      </w:pPr>
      <w:r>
        <w:rPr>
          <w:rFonts w:ascii="Calibri" w:hAnsi="Calibri" w:cs="Arial"/>
          <w:b/>
          <w:sz w:val="18"/>
          <w:szCs w:val="18"/>
        </w:rPr>
        <w:t>L</w:t>
      </w:r>
      <w:r w:rsidR="00D07AFB" w:rsidRPr="0037735E">
        <w:rPr>
          <w:rFonts w:ascii="Calibri" w:hAnsi="Calibri" w:cs="Arial"/>
          <w:b/>
          <w:sz w:val="18"/>
          <w:szCs w:val="18"/>
        </w:rPr>
        <w:t>.</w:t>
      </w:r>
      <w:r w:rsidR="00A841A3" w:rsidRPr="0037735E">
        <w:rPr>
          <w:rFonts w:ascii="Calibri" w:hAnsi="Calibri" w:cs="Arial"/>
          <w:b/>
          <w:sz w:val="18"/>
          <w:szCs w:val="18"/>
        </w:rPr>
        <w:t xml:space="preserve"> </w:t>
      </w:r>
      <w:r w:rsidR="00DF5F60" w:rsidRPr="0037735E">
        <w:rPr>
          <w:rFonts w:ascii="Calibri" w:hAnsi="Calibri" w:cs="Arial"/>
          <w:b/>
          <w:sz w:val="18"/>
          <w:szCs w:val="18"/>
        </w:rPr>
        <w:t>Water Heating Systems for Additions</w:t>
      </w:r>
    </w:p>
    <w:p w14:paraId="4F2FF2A9" w14:textId="4C25C0C7" w:rsidR="00953DCC" w:rsidRPr="00732CA9" w:rsidRDefault="00731D36" w:rsidP="00953DCC">
      <w:pPr>
        <w:rPr>
          <w:rFonts w:ascii="Calibri" w:hAnsi="Calibri"/>
          <w:sz w:val="18"/>
        </w:rPr>
      </w:pPr>
      <w:r w:rsidRPr="00B54048">
        <w:rPr>
          <w:rFonts w:ascii="Calibri" w:hAnsi="Calibri" w:cs="Arial"/>
          <w:sz w:val="18"/>
          <w:szCs w:val="18"/>
        </w:rPr>
        <w:t>Water heating compliance for an a</w:t>
      </w:r>
      <w:r w:rsidR="0007385F" w:rsidRPr="00B54048">
        <w:rPr>
          <w:rFonts w:ascii="Calibri" w:hAnsi="Calibri" w:cs="Arial"/>
          <w:sz w:val="18"/>
          <w:szCs w:val="18"/>
        </w:rPr>
        <w:t xml:space="preserve">ddition </w:t>
      </w:r>
      <w:r w:rsidR="00C208E8" w:rsidRPr="00B54048">
        <w:rPr>
          <w:rFonts w:ascii="Calibri" w:hAnsi="Calibri" w:cs="Arial"/>
          <w:sz w:val="18"/>
          <w:szCs w:val="18"/>
        </w:rPr>
        <w:t xml:space="preserve">is described </w:t>
      </w:r>
      <w:r w:rsidRPr="00B54048">
        <w:rPr>
          <w:rFonts w:ascii="Calibri" w:hAnsi="Calibri" w:cs="Arial"/>
          <w:sz w:val="18"/>
          <w:szCs w:val="18"/>
        </w:rPr>
        <w:t>in Section 150.2</w:t>
      </w:r>
      <w:r w:rsidR="000F6A3B" w:rsidRPr="00B54048">
        <w:rPr>
          <w:rFonts w:ascii="Calibri" w:hAnsi="Calibri" w:cs="Arial"/>
          <w:sz w:val="18"/>
          <w:szCs w:val="18"/>
        </w:rPr>
        <w:t>(</w:t>
      </w:r>
      <w:r w:rsidR="0007385F" w:rsidRPr="00B54048">
        <w:rPr>
          <w:rFonts w:ascii="Calibri" w:hAnsi="Calibri" w:cs="Arial"/>
          <w:sz w:val="18"/>
          <w:szCs w:val="18"/>
        </w:rPr>
        <w:t>a</w:t>
      </w:r>
      <w:r w:rsidR="000F6A3B" w:rsidRPr="00B54048">
        <w:rPr>
          <w:rFonts w:ascii="Calibri" w:hAnsi="Calibri" w:cs="Arial"/>
          <w:sz w:val="18"/>
          <w:szCs w:val="18"/>
        </w:rPr>
        <w:t>)</w:t>
      </w:r>
      <w:r w:rsidR="00953DCC">
        <w:rPr>
          <w:rFonts w:ascii="Calibri" w:hAnsi="Calibri" w:cs="Arial"/>
          <w:sz w:val="18"/>
          <w:szCs w:val="18"/>
        </w:rPr>
        <w:t>1D</w:t>
      </w:r>
      <w:r w:rsidR="00C208E8" w:rsidRPr="00B54048">
        <w:rPr>
          <w:rFonts w:ascii="Calibri" w:hAnsi="Calibri" w:cs="Arial"/>
          <w:sz w:val="18"/>
          <w:szCs w:val="18"/>
        </w:rPr>
        <w:t>.</w:t>
      </w:r>
      <w:r w:rsidR="000F6A3B" w:rsidRPr="00B54048">
        <w:rPr>
          <w:rFonts w:ascii="Calibri" w:hAnsi="Calibri" w:cs="Arial"/>
          <w:sz w:val="18"/>
          <w:szCs w:val="18"/>
        </w:rPr>
        <w:t xml:space="preserve"> </w:t>
      </w:r>
      <w:r w:rsidR="0007385F" w:rsidRPr="00B54048">
        <w:rPr>
          <w:rFonts w:ascii="Calibri" w:hAnsi="Calibri" w:cs="Arial"/>
          <w:sz w:val="18"/>
          <w:szCs w:val="18"/>
        </w:rPr>
        <w:t>When a water heater is added as part of an addition</w:t>
      </w:r>
      <w:r w:rsidR="00C208E8" w:rsidRPr="00B54048">
        <w:rPr>
          <w:rFonts w:ascii="Calibri" w:hAnsi="Calibri" w:cs="Arial"/>
          <w:sz w:val="18"/>
          <w:szCs w:val="18"/>
        </w:rPr>
        <w:t xml:space="preserve"> in </w:t>
      </w:r>
      <w:r w:rsidR="002F2B9D" w:rsidRPr="00B54048">
        <w:rPr>
          <w:rFonts w:ascii="Calibri" w:hAnsi="Calibri" w:cs="Arial"/>
          <w:sz w:val="18"/>
          <w:szCs w:val="18"/>
        </w:rPr>
        <w:t xml:space="preserve">a </w:t>
      </w:r>
      <w:r w:rsidR="00C208E8" w:rsidRPr="00B54048">
        <w:rPr>
          <w:rFonts w:ascii="Calibri" w:hAnsi="Calibri" w:cs="Arial"/>
          <w:sz w:val="18"/>
          <w:szCs w:val="18"/>
        </w:rPr>
        <w:t>single dwelling</w:t>
      </w:r>
      <w:r w:rsidR="00953DCC" w:rsidRPr="00953DCC">
        <w:rPr>
          <w:rFonts w:ascii="Calibri" w:hAnsi="Calibri" w:cs="Arial"/>
        </w:rPr>
        <w:t xml:space="preserve"> </w:t>
      </w:r>
      <w:r w:rsidR="00953DCC" w:rsidRPr="00732CA9">
        <w:rPr>
          <w:rFonts w:ascii="Calibri" w:hAnsi="Calibri"/>
          <w:sz w:val="18"/>
        </w:rPr>
        <w:t xml:space="preserve">the Prescriptive Standards allow </w:t>
      </w:r>
      <w:del w:id="789" w:author="Shewmaker, Michael@Energy" w:date="2022-01-13T18:13:00Z">
        <w:r w:rsidR="009877F7" w:rsidDel="00C338AA">
          <w:rPr>
            <w:rFonts w:ascii="Calibri" w:hAnsi="Calibri"/>
            <w:sz w:val="18"/>
          </w:rPr>
          <w:delText>five</w:delText>
        </w:r>
        <w:r w:rsidR="00953DCC" w:rsidRPr="00732CA9" w:rsidDel="00C338AA">
          <w:rPr>
            <w:rFonts w:ascii="Calibri" w:hAnsi="Calibri"/>
            <w:sz w:val="18"/>
          </w:rPr>
          <w:delText xml:space="preserve"> </w:delText>
        </w:r>
      </w:del>
      <w:ins w:id="790" w:author="Shewmaker, Michael@Energy" w:date="2022-01-13T18:13:00Z">
        <w:r w:rsidR="00C338AA">
          <w:rPr>
            <w:rFonts w:ascii="Calibri" w:hAnsi="Calibri"/>
            <w:sz w:val="18"/>
          </w:rPr>
          <w:t>f</w:t>
        </w:r>
      </w:ins>
      <w:ins w:id="791" w:author="Shewmaker, Michael@Energy" w:date="2022-01-13T18:14:00Z">
        <w:r w:rsidR="00C338AA">
          <w:rPr>
            <w:rFonts w:ascii="Calibri" w:hAnsi="Calibri"/>
            <w:sz w:val="18"/>
          </w:rPr>
          <w:t>our</w:t>
        </w:r>
      </w:ins>
      <w:ins w:id="792" w:author="Shewmaker, Michael@Energy" w:date="2022-01-13T18:13:00Z">
        <w:r w:rsidR="00C338AA" w:rsidRPr="00732CA9">
          <w:rPr>
            <w:rFonts w:ascii="Calibri" w:hAnsi="Calibri"/>
            <w:sz w:val="18"/>
          </w:rPr>
          <w:t xml:space="preserve"> </w:t>
        </w:r>
      </w:ins>
      <w:r w:rsidR="00953DCC" w:rsidRPr="00732CA9">
        <w:rPr>
          <w:rFonts w:ascii="Calibri" w:hAnsi="Calibri"/>
          <w:sz w:val="18"/>
        </w:rPr>
        <w:t>options under Section 150.</w:t>
      </w:r>
      <w:del w:id="793" w:author="Shewmaker, Michael@Energy" w:date="2021-12-23T11:21:00Z">
        <w:r w:rsidR="00953DCC" w:rsidRPr="00732CA9" w:rsidDel="00265ACB">
          <w:rPr>
            <w:rFonts w:ascii="Calibri" w:hAnsi="Calibri"/>
            <w:sz w:val="18"/>
          </w:rPr>
          <w:delText>1(c)8</w:delText>
        </w:r>
      </w:del>
      <w:ins w:id="794" w:author="Shewmaker, Michael@Energy" w:date="2021-12-23T11:21:00Z">
        <w:r w:rsidR="00265ACB">
          <w:rPr>
            <w:rFonts w:ascii="Calibri" w:hAnsi="Calibri"/>
            <w:sz w:val="18"/>
          </w:rPr>
          <w:t>2(a)1D</w:t>
        </w:r>
      </w:ins>
      <w:r w:rsidR="00953DCC" w:rsidRPr="00732CA9">
        <w:rPr>
          <w:rFonts w:ascii="Calibri" w:hAnsi="Calibri"/>
          <w:sz w:val="18"/>
        </w:rPr>
        <w:t>.</w:t>
      </w:r>
    </w:p>
    <w:p w14:paraId="2151C54B" w14:textId="77777777" w:rsidR="00F50956" w:rsidRDefault="00F50956" w:rsidP="00F50956">
      <w:pPr>
        <w:numPr>
          <w:ilvl w:val="0"/>
          <w:numId w:val="33"/>
        </w:numPr>
        <w:rPr>
          <w:rFonts w:ascii="Calibri" w:hAnsi="Calibri" w:cs="Arial"/>
          <w:sz w:val="18"/>
          <w:szCs w:val="18"/>
        </w:rPr>
      </w:pPr>
      <w:r w:rsidRPr="00771690">
        <w:rPr>
          <w:rFonts w:ascii="Calibri" w:hAnsi="Calibri" w:cs="Arial"/>
          <w:sz w:val="18"/>
          <w:szCs w:val="18"/>
        </w:rPr>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w:t>
      </w:r>
      <w:proofErr w:type="gramStart"/>
      <w:r w:rsidRPr="00771690">
        <w:rPr>
          <w:rFonts w:ascii="Calibri" w:hAnsi="Calibri" w:cs="Arial"/>
          <w:sz w:val="18"/>
          <w:szCs w:val="18"/>
        </w:rPr>
        <w:t>In order for</w:t>
      </w:r>
      <w:proofErr w:type="gramEnd"/>
      <w:r w:rsidRPr="00771690">
        <w:rPr>
          <w:rFonts w:ascii="Calibri" w:hAnsi="Calibri" w:cs="Arial"/>
          <w:sz w:val="18"/>
          <w:szCs w:val="18"/>
        </w:rPr>
        <w:t xml:space="preserve"> one water heating system type to be considered the same as another, it must have the same description in Columns 2 through 12.</w:t>
      </w:r>
    </w:p>
    <w:p w14:paraId="5963D82B" w14:textId="4520774F" w:rsidR="00F63BC8" w:rsidRPr="00F63BC8" w:rsidRDefault="00F63BC8" w:rsidP="00F63BC8">
      <w:pPr>
        <w:pStyle w:val="ListParagraph"/>
        <w:numPr>
          <w:ilvl w:val="0"/>
          <w:numId w:val="33"/>
        </w:numPr>
        <w:rPr>
          <w:rFonts w:ascii="Calibri" w:hAnsi="Calibri" w:cs="Arial"/>
          <w:sz w:val="18"/>
          <w:szCs w:val="18"/>
        </w:rPr>
      </w:pPr>
      <w:r w:rsidRPr="00F63BC8">
        <w:rPr>
          <w:rFonts w:ascii="Calibri" w:hAnsi="Calibri" w:cs="Arial"/>
          <w:sz w:val="18"/>
          <w:szCs w:val="18"/>
        </w:rPr>
        <w:t xml:space="preserve">Water Heating System Type: Domestic Hot Water (DHW), Hydronic, </w:t>
      </w:r>
      <w:ins w:id="795" w:author="Shewmaker, Michael@Energy" w:date="2021-12-23T11:22:00Z">
        <w:r w:rsidR="00265ACB">
          <w:rPr>
            <w:rFonts w:ascii="Calibri" w:hAnsi="Calibri" w:cs="Arial"/>
            <w:sz w:val="18"/>
            <w:szCs w:val="18"/>
          </w:rPr>
          <w:t xml:space="preserve">or </w:t>
        </w:r>
      </w:ins>
      <w:r w:rsidRPr="00F63BC8">
        <w:rPr>
          <w:rFonts w:ascii="Calibri" w:hAnsi="Calibri" w:cs="Arial"/>
          <w:sz w:val="18"/>
          <w:szCs w:val="18"/>
        </w:rPr>
        <w:t>Combined Hydronic</w:t>
      </w:r>
      <w:del w:id="796" w:author="Shewmaker, Michael@Energy" w:date="2021-12-23T11:22:00Z">
        <w:r w:rsidRPr="00F63BC8" w:rsidDel="00265ACB">
          <w:rPr>
            <w:rFonts w:ascii="Calibri" w:hAnsi="Calibri" w:cs="Arial"/>
            <w:sz w:val="18"/>
            <w:szCs w:val="18"/>
          </w:rPr>
          <w:delText>, or Central</w:delText>
        </w:r>
      </w:del>
      <w:r w:rsidRPr="00F63BC8">
        <w:rPr>
          <w:rFonts w:ascii="Calibri" w:hAnsi="Calibri" w:cs="Arial"/>
          <w:sz w:val="18"/>
          <w:szCs w:val="18"/>
        </w:rPr>
        <w:t>. DHW is for domestic hot water, hydronic is a water heating system used for space heating only; combined hydronic are when the water heater will provide both space conditioning and domestic hot water.</w:t>
      </w:r>
    </w:p>
    <w:p w14:paraId="590AA1B7"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 xml:space="preserve">System option: </w:t>
      </w:r>
    </w:p>
    <w:p w14:paraId="0BB69402" w14:textId="77777777" w:rsidR="00DF5C11" w:rsidRDefault="00DF5C11">
      <w:pPr>
        <w:pStyle w:val="ListParagraph"/>
        <w:numPr>
          <w:ilvl w:val="1"/>
          <w:numId w:val="33"/>
        </w:numPr>
        <w:rPr>
          <w:ins w:id="797" w:author="Shewmaker, Michael@Energy" w:date="2021-12-23T11:23:00Z"/>
          <w:rFonts w:ascii="Calibri" w:hAnsi="Calibri"/>
          <w:sz w:val="18"/>
          <w:szCs w:val="18"/>
        </w:rPr>
        <w:pPrChange w:id="798" w:author="Shewmaker, Michael@Energy" w:date="2021-12-23T11:23:00Z">
          <w:pPr>
            <w:pStyle w:val="ListParagraph"/>
            <w:numPr>
              <w:numId w:val="33"/>
            </w:numPr>
            <w:ind w:hanging="360"/>
          </w:pPr>
        </w:pPrChange>
      </w:pPr>
      <w:ins w:id="799" w:author="Shewmaker, Michael@Energy" w:date="2021-12-23T11:23:00Z">
        <w:r>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7658D01D" w14:textId="77777777" w:rsidR="00DF5C11" w:rsidRDefault="00DF5C11">
      <w:pPr>
        <w:pStyle w:val="ListParagraph"/>
        <w:numPr>
          <w:ilvl w:val="1"/>
          <w:numId w:val="33"/>
        </w:numPr>
        <w:rPr>
          <w:ins w:id="800" w:author="Shewmaker, Michael@Energy" w:date="2021-12-23T11:23:00Z"/>
          <w:rFonts w:ascii="Calibri" w:hAnsi="Calibri"/>
          <w:sz w:val="18"/>
          <w:szCs w:val="18"/>
        </w:rPr>
        <w:pPrChange w:id="801" w:author="Shewmaker, Michael@Energy" w:date="2021-12-23T11:23:00Z">
          <w:pPr>
            <w:pStyle w:val="ListParagraph"/>
            <w:numPr>
              <w:numId w:val="33"/>
            </w:numPr>
            <w:ind w:hanging="360"/>
          </w:pPr>
        </w:pPrChange>
      </w:pPr>
      <w:ins w:id="802" w:author="Shewmaker, Michael@Energy" w:date="2021-12-23T11:23:00Z">
        <w:r>
          <w:rPr>
            <w:rFonts w:ascii="Calibri" w:hAnsi="Calibri"/>
            <w:sz w:val="18"/>
            <w:szCs w:val="18"/>
          </w:rPr>
          <w:t>A single heat pump water heater that meets the requirements of NEEA Advanced Water Heater Specification Tier 3 or higher; or</w:t>
        </w:r>
      </w:ins>
    </w:p>
    <w:p w14:paraId="4834DC00" w14:textId="77777777" w:rsidR="00DF5C11" w:rsidRDefault="00DF5C11">
      <w:pPr>
        <w:pStyle w:val="ListParagraph"/>
        <w:numPr>
          <w:ilvl w:val="1"/>
          <w:numId w:val="33"/>
        </w:numPr>
        <w:rPr>
          <w:ins w:id="803" w:author="Shewmaker, Michael@Energy" w:date="2021-12-23T11:23:00Z"/>
          <w:rFonts w:ascii="Calibri" w:hAnsi="Calibri"/>
          <w:sz w:val="18"/>
          <w:szCs w:val="18"/>
        </w:rPr>
        <w:pPrChange w:id="804" w:author="Shewmaker, Michael@Energy" w:date="2021-12-23T11:23:00Z">
          <w:pPr>
            <w:pStyle w:val="ListParagraph"/>
            <w:numPr>
              <w:numId w:val="33"/>
            </w:numPr>
            <w:ind w:hanging="360"/>
          </w:pPr>
        </w:pPrChange>
      </w:pPr>
      <w:ins w:id="805" w:author="Shewmaker, Michael@Energy" w:date="2021-12-23T11:23:00Z">
        <w:r>
          <w:rPr>
            <w:rFonts w:ascii="Calibri" w:hAnsi="Calibri"/>
            <w:sz w:val="18"/>
            <w:szCs w:val="18"/>
          </w:rPr>
          <w:t>A gas or propane instantaneous water heater with an input of 200,000 Btu per hour or less and no storage tank; or</w:t>
        </w:r>
      </w:ins>
    </w:p>
    <w:p w14:paraId="327660BA" w14:textId="00892255" w:rsidR="00DF5C11" w:rsidRPr="00043A49" w:rsidRDefault="00DF5C11">
      <w:pPr>
        <w:pStyle w:val="ListParagraph"/>
        <w:numPr>
          <w:ilvl w:val="1"/>
          <w:numId w:val="33"/>
        </w:numPr>
        <w:rPr>
          <w:ins w:id="806" w:author="Shewmaker, Michael@Energy" w:date="2021-12-23T11:23:00Z"/>
          <w:rFonts w:ascii="Calibri" w:hAnsi="Calibri"/>
          <w:sz w:val="18"/>
          <w:szCs w:val="18"/>
          <w:rPrChange w:id="807" w:author="Shewmaker, Michael@Energy" w:date="2022-01-13T15:51:00Z">
            <w:rPr>
              <w:ins w:id="808" w:author="Shewmaker, Michael@Energy" w:date="2021-12-23T11:23:00Z"/>
            </w:rPr>
          </w:rPrChange>
        </w:rPr>
        <w:pPrChange w:id="809" w:author="Shewmaker, Michael@Energy" w:date="2022-01-13T15:51:00Z">
          <w:pPr>
            <w:pStyle w:val="ListParagraph"/>
            <w:numPr>
              <w:numId w:val="33"/>
            </w:numPr>
            <w:ind w:hanging="360"/>
          </w:pPr>
        </w:pPrChange>
      </w:pPr>
      <w:ins w:id="810" w:author="Shewmaker, Michael@Energy" w:date="2021-12-23T11:23:00Z">
        <w:r>
          <w:rPr>
            <w:rFonts w:ascii="Calibri" w:hAnsi="Calibri"/>
            <w:sz w:val="18"/>
            <w:szCs w:val="18"/>
          </w:rPr>
          <w:t>For addition that are 500 square feet or less, an instantaneous electric water heater with point of use distribution as specified in the Reference Appendices, Residential Appendix, RA4.4.5</w:t>
        </w:r>
      </w:ins>
    </w:p>
    <w:p w14:paraId="33109933" w14:textId="4C25AC65" w:rsidR="002679D3" w:rsidDel="00DF5C11" w:rsidRDefault="002679D3">
      <w:pPr>
        <w:autoSpaceDE w:val="0"/>
        <w:autoSpaceDN w:val="0"/>
        <w:adjustRightInd w:val="0"/>
        <w:ind w:left="1800"/>
        <w:rPr>
          <w:ins w:id="811" w:author="Renee Temple" w:date="2021-11-04T14:20:00Z"/>
          <w:del w:id="812" w:author="Shewmaker, Michael@Energy" w:date="2021-12-23T11:23:00Z"/>
          <w:rFonts w:ascii="Calibri" w:hAnsi="Calibri" w:cs="Arial"/>
          <w:sz w:val="18"/>
          <w:szCs w:val="18"/>
        </w:rPr>
        <w:pPrChange w:id="813" w:author="Shewmaker, Michael@Energy" w:date="2022-01-13T18:40:00Z">
          <w:pPr>
            <w:autoSpaceDE w:val="0"/>
            <w:autoSpaceDN w:val="0"/>
            <w:adjustRightInd w:val="0"/>
            <w:ind w:firstLine="720"/>
          </w:pPr>
        </w:pPrChange>
      </w:pPr>
      <w:ins w:id="814" w:author="Renee Temple" w:date="2021-11-04T14:19:00Z">
        <w:del w:id="815" w:author="Shewmaker, Michael@Energy" w:date="2021-12-23T11:23:00Z">
          <w:r w:rsidDel="00DF5C11">
            <w:rPr>
              <w:rFonts w:ascii="Calibri" w:hAnsi="Calibri" w:cs="Arial"/>
              <w:sz w:val="18"/>
              <w:szCs w:val="18"/>
            </w:rPr>
            <w:delText xml:space="preserve">(1) </w:delText>
          </w:r>
        </w:del>
      </w:ins>
      <w:ins w:id="816" w:author="Renee Temple" w:date="2021-11-04T14:20:00Z">
        <w:del w:id="817" w:author="Shewmaker, Michael@Energy" w:date="2021-12-23T11:23:00Z">
          <w:r w:rsidR="00B71616" w:rsidDel="00DF5C11">
            <w:rPr>
              <w:rFonts w:ascii="Calibri" w:hAnsi="Calibri" w:cs="Arial"/>
              <w:sz w:val="18"/>
              <w:szCs w:val="18"/>
            </w:rPr>
            <w:tab/>
          </w:r>
        </w:del>
      </w:ins>
      <w:ins w:id="818" w:author="Renee Temple" w:date="2021-11-04T14:19:00Z">
        <w:del w:id="819" w:author="Shewmaker, Michael@Energy" w:date="2021-12-23T11:23:00Z">
          <w:r w:rsidDel="00DF5C11">
            <w:rPr>
              <w:rFonts w:ascii="Calibri" w:hAnsi="Calibri" w:cs="Calibri"/>
              <w:sz w:val="20"/>
              <w:szCs w:val="20"/>
            </w:rPr>
            <w:delText>A single 240 volt heat pump water heater (HPWH). The storage tank shall be located in the garage or</w:delText>
          </w:r>
        </w:del>
      </w:ins>
      <w:ins w:id="820" w:author="Renee Temple" w:date="2021-11-04T14:20:00Z">
        <w:del w:id="821" w:author="Shewmaker, Michael@Energy" w:date="2021-12-23T11:23:00Z">
          <w:r w:rsidDel="00DF5C11">
            <w:rPr>
              <w:rFonts w:ascii="Calibri" w:hAnsi="Calibri" w:cs="Calibri"/>
              <w:sz w:val="20"/>
              <w:szCs w:val="20"/>
            </w:rPr>
            <w:delText xml:space="preserve"> </w:delText>
          </w:r>
        </w:del>
      </w:ins>
      <w:ins w:id="822" w:author="Renee Temple" w:date="2021-11-04T14:19:00Z">
        <w:del w:id="823" w:author="Shewmaker, Michael@Energy" w:date="2021-12-23T11:23:00Z">
          <w:r w:rsidDel="00DF5C11">
            <w:rPr>
              <w:rFonts w:ascii="Calibri" w:hAnsi="Calibri" w:cs="Calibri"/>
              <w:sz w:val="20"/>
              <w:szCs w:val="20"/>
            </w:rPr>
            <w:delText>conditioned space. In addition, meet the following:</w:delText>
          </w:r>
          <w:r w:rsidRPr="00771690" w:rsidDel="00DF5C11">
            <w:rPr>
              <w:rFonts w:ascii="Calibri" w:hAnsi="Calibri" w:cs="Arial"/>
              <w:sz w:val="18"/>
              <w:szCs w:val="18"/>
            </w:rPr>
            <w:delText xml:space="preserve"> </w:delText>
          </w:r>
        </w:del>
      </w:ins>
    </w:p>
    <w:p w14:paraId="216BBBDC" w14:textId="176D418E" w:rsidR="00B71616" w:rsidDel="00DF5C11" w:rsidRDefault="00B71616">
      <w:pPr>
        <w:autoSpaceDE w:val="0"/>
        <w:autoSpaceDN w:val="0"/>
        <w:adjustRightInd w:val="0"/>
        <w:ind w:left="1800"/>
        <w:rPr>
          <w:ins w:id="824" w:author="Renee Temple" w:date="2021-11-04T14:21:00Z"/>
          <w:del w:id="825" w:author="Shewmaker, Michael@Energy" w:date="2021-12-23T11:23:00Z"/>
          <w:rFonts w:ascii="Calibri" w:hAnsi="Calibri" w:cs="Calibri"/>
          <w:sz w:val="20"/>
          <w:szCs w:val="20"/>
        </w:rPr>
        <w:pPrChange w:id="826" w:author="Shewmaker, Michael@Energy" w:date="2022-01-13T18:40:00Z">
          <w:pPr>
            <w:autoSpaceDE w:val="0"/>
            <w:autoSpaceDN w:val="0"/>
            <w:adjustRightInd w:val="0"/>
          </w:pPr>
        </w:pPrChange>
      </w:pPr>
      <w:ins w:id="827" w:author="Renee Temple" w:date="2021-11-04T14:20:00Z">
        <w:del w:id="828" w:author="Shewmaker, Michael@Energy" w:date="2021-12-23T11:23:00Z">
          <w:r w:rsidDel="00DF5C11">
            <w:rPr>
              <w:rFonts w:ascii="Calibri" w:hAnsi="Calibri" w:cs="Arial"/>
              <w:sz w:val="18"/>
              <w:szCs w:val="18"/>
            </w:rPr>
            <w:tab/>
          </w:r>
        </w:del>
      </w:ins>
      <w:ins w:id="829" w:author="Renee Temple" w:date="2021-11-04T14:21:00Z">
        <w:del w:id="830" w:author="Shewmaker, Michael@Energy" w:date="2021-12-23T11:23:00Z">
          <w:r w:rsidDel="00DF5C11">
            <w:rPr>
              <w:rFonts w:ascii="Calibri" w:hAnsi="Calibri" w:cs="Arial"/>
              <w:sz w:val="18"/>
              <w:szCs w:val="18"/>
            </w:rPr>
            <w:tab/>
          </w:r>
        </w:del>
      </w:ins>
      <w:ins w:id="831" w:author="Renee Temple" w:date="2021-11-04T14:20:00Z">
        <w:del w:id="832" w:author="Shewmaker, Michael@Energy" w:date="2021-12-23T11:23:00Z">
          <w:r w:rsidDel="00DF5C11">
            <w:rPr>
              <w:rFonts w:ascii="Calibri" w:hAnsi="Calibri" w:cs="Arial"/>
              <w:sz w:val="18"/>
              <w:szCs w:val="18"/>
            </w:rPr>
            <w:delText>A.</w:delText>
          </w:r>
          <w:r w:rsidDel="00DF5C11">
            <w:rPr>
              <w:rFonts w:ascii="Calibri" w:hAnsi="Calibri" w:cs="Arial"/>
              <w:sz w:val="18"/>
              <w:szCs w:val="18"/>
            </w:rPr>
            <w:tab/>
          </w:r>
          <w:r w:rsidDel="00DF5C11">
            <w:rPr>
              <w:rFonts w:ascii="Calibri" w:hAnsi="Calibri" w:cs="Calibri"/>
              <w:sz w:val="20"/>
              <w:szCs w:val="20"/>
            </w:rPr>
            <w:delText>A compact hot water distribution system as specified in the Reference Appendix RA4.4.6 and in climate</w:delText>
          </w:r>
        </w:del>
      </w:ins>
      <w:ins w:id="833" w:author="Renee Temple" w:date="2021-11-04T14:21:00Z">
        <w:del w:id="834" w:author="Shewmaker, Michael@Energy" w:date="2021-12-23T11:23:00Z">
          <w:r w:rsidDel="00DF5C11">
            <w:rPr>
              <w:rFonts w:ascii="Calibri" w:hAnsi="Calibri" w:cs="Calibri"/>
              <w:sz w:val="20"/>
              <w:szCs w:val="20"/>
            </w:rPr>
            <w:delText xml:space="preserve"> </w:delText>
          </w:r>
        </w:del>
      </w:ins>
      <w:ins w:id="835" w:author="Renee Temple" w:date="2021-11-04T14:20:00Z">
        <w:del w:id="836" w:author="Shewmaker, Michael@Energy" w:date="2021-12-23T11:23:00Z">
          <w:r w:rsidDel="00DF5C11">
            <w:rPr>
              <w:rFonts w:ascii="Calibri" w:hAnsi="Calibri" w:cs="Calibri"/>
              <w:sz w:val="20"/>
              <w:szCs w:val="20"/>
            </w:rPr>
            <w:delText>zone 1 and 16; and</w:delText>
          </w:r>
        </w:del>
      </w:ins>
    </w:p>
    <w:p w14:paraId="072E1D35" w14:textId="1379EA8F" w:rsidR="00B71616" w:rsidDel="00DF5C11" w:rsidRDefault="00B71616">
      <w:pPr>
        <w:autoSpaceDE w:val="0"/>
        <w:autoSpaceDN w:val="0"/>
        <w:adjustRightInd w:val="0"/>
        <w:ind w:left="1800"/>
        <w:rPr>
          <w:ins w:id="837" w:author="Renee Temple" w:date="2021-11-04T14:21:00Z"/>
          <w:del w:id="838" w:author="Shewmaker, Michael@Energy" w:date="2021-12-23T11:23:00Z"/>
          <w:rFonts w:ascii="Calibri" w:hAnsi="Calibri" w:cs="Calibri"/>
          <w:sz w:val="20"/>
          <w:szCs w:val="20"/>
        </w:rPr>
        <w:pPrChange w:id="839" w:author="Shewmaker, Michael@Energy" w:date="2022-01-13T18:40:00Z">
          <w:pPr>
            <w:autoSpaceDE w:val="0"/>
            <w:autoSpaceDN w:val="0"/>
            <w:adjustRightInd w:val="0"/>
          </w:pPr>
        </w:pPrChange>
      </w:pPr>
      <w:ins w:id="840" w:author="Renee Temple" w:date="2021-11-04T14:21:00Z">
        <w:del w:id="841" w:author="Shewmaker, Michael@Energy" w:date="2021-12-23T11:23:00Z">
          <w:r w:rsidDel="00DF5C11">
            <w:rPr>
              <w:rFonts w:ascii="Calibri" w:hAnsi="Calibri" w:cs="Calibri"/>
              <w:sz w:val="20"/>
              <w:szCs w:val="20"/>
            </w:rPr>
            <w:tab/>
          </w:r>
          <w:r w:rsidDel="00DF5C11">
            <w:rPr>
              <w:rFonts w:ascii="Calibri" w:hAnsi="Calibri" w:cs="Calibri"/>
              <w:sz w:val="20"/>
              <w:szCs w:val="20"/>
            </w:rPr>
            <w:tab/>
            <w:delText>B.</w:delText>
          </w:r>
          <w:r w:rsidDel="00DF5C11">
            <w:rPr>
              <w:rFonts w:ascii="Calibri" w:hAnsi="Calibri" w:cs="Calibri"/>
              <w:sz w:val="20"/>
              <w:szCs w:val="20"/>
            </w:rPr>
            <w:tab/>
            <w:delText>A drain water heat recovery system that is field verified as specified in the Reference Appendix RA3.6.9 in climate 16.</w:delText>
          </w:r>
        </w:del>
      </w:ins>
    </w:p>
    <w:p w14:paraId="1073A5B1" w14:textId="6E9F39D5" w:rsidR="00B71616" w:rsidDel="00DF5C11" w:rsidRDefault="00B71616">
      <w:pPr>
        <w:autoSpaceDE w:val="0"/>
        <w:autoSpaceDN w:val="0"/>
        <w:adjustRightInd w:val="0"/>
        <w:ind w:left="1800"/>
        <w:rPr>
          <w:ins w:id="842" w:author="Renee Temple" w:date="2021-11-04T14:22:00Z"/>
          <w:del w:id="843" w:author="Shewmaker, Michael@Energy" w:date="2021-12-23T11:23:00Z"/>
          <w:rFonts w:ascii="Calibri" w:hAnsi="Calibri" w:cs="Calibri"/>
          <w:sz w:val="20"/>
          <w:szCs w:val="20"/>
        </w:rPr>
        <w:pPrChange w:id="844" w:author="Shewmaker, Michael@Energy" w:date="2022-01-13T18:40:00Z">
          <w:pPr>
            <w:autoSpaceDE w:val="0"/>
            <w:autoSpaceDN w:val="0"/>
            <w:adjustRightInd w:val="0"/>
            <w:ind w:left="1440" w:hanging="720"/>
          </w:pPr>
        </w:pPrChange>
      </w:pPr>
      <w:ins w:id="845" w:author="Renee Temple" w:date="2021-11-04T14:21:00Z">
        <w:del w:id="846" w:author="Shewmaker, Michael@Energy" w:date="2021-12-23T11:23:00Z">
          <w:r w:rsidDel="00DF5C11">
            <w:rPr>
              <w:rFonts w:ascii="Calibri" w:hAnsi="Calibri" w:cs="Calibri"/>
              <w:sz w:val="20"/>
              <w:szCs w:val="20"/>
            </w:rPr>
            <w:delText>(2)</w:delText>
          </w:r>
        </w:del>
      </w:ins>
      <w:ins w:id="847" w:author="Renee Temple" w:date="2021-11-04T14:23:00Z">
        <w:del w:id="848" w:author="Shewmaker, Michael@Energy" w:date="2021-12-23T11:23:00Z">
          <w:r w:rsidDel="00DF5C11">
            <w:rPr>
              <w:rFonts w:ascii="Calibri" w:hAnsi="Calibri" w:cs="Calibri"/>
              <w:sz w:val="20"/>
              <w:szCs w:val="20"/>
            </w:rPr>
            <w:tab/>
          </w:r>
        </w:del>
      </w:ins>
      <w:ins w:id="849" w:author="Renee Temple" w:date="2021-11-04T14:22:00Z">
        <w:del w:id="850" w:author="Shewmaker, Michael@Energy" w:date="2021-12-23T11:23:00Z">
          <w:r w:rsidDel="00DF5C11">
            <w:rPr>
              <w:rFonts w:ascii="Calibri" w:hAnsi="Calibri" w:cs="Calibri"/>
              <w:sz w:val="20"/>
              <w:szCs w:val="20"/>
            </w:rPr>
            <w:delText>A single 240 volt HPWH that meets the requirements of NEEA Advanced Water Heater Specification Tier 3 or higher. In addition, for Climate Zones 16, a drain water heat recovery system that is field verified as specified in the Reference Appendix RA3.6.9 and the storage tank shall be located in the garage or conditioned space.</w:delText>
          </w:r>
        </w:del>
      </w:ins>
    </w:p>
    <w:p w14:paraId="287E9502" w14:textId="64F7A660" w:rsidR="00B71616" w:rsidRPr="002679D3" w:rsidDel="00DF5C11" w:rsidRDefault="00B71616">
      <w:pPr>
        <w:autoSpaceDE w:val="0"/>
        <w:autoSpaceDN w:val="0"/>
        <w:adjustRightInd w:val="0"/>
        <w:ind w:left="1800"/>
        <w:rPr>
          <w:ins w:id="851" w:author="Renee Temple" w:date="2021-11-04T14:20:00Z"/>
          <w:del w:id="852" w:author="Shewmaker, Michael@Energy" w:date="2021-12-23T11:23:00Z"/>
          <w:rFonts w:ascii="Calibri" w:hAnsi="Calibri" w:cs="Calibri"/>
          <w:sz w:val="20"/>
          <w:szCs w:val="20"/>
          <w:rPrChange w:id="853" w:author="Renee Temple" w:date="2021-11-04T14:20:00Z">
            <w:rPr>
              <w:ins w:id="854" w:author="Renee Temple" w:date="2021-11-04T14:20:00Z"/>
              <w:del w:id="855" w:author="Shewmaker, Michael@Energy" w:date="2021-12-23T11:23:00Z"/>
              <w:rFonts w:ascii="Calibri" w:hAnsi="Calibri" w:cs="Arial"/>
              <w:sz w:val="18"/>
              <w:szCs w:val="18"/>
            </w:rPr>
          </w:rPrChange>
        </w:rPr>
        <w:pPrChange w:id="856" w:author="Shewmaker, Michael@Energy" w:date="2022-01-13T18:40:00Z">
          <w:pPr>
            <w:ind w:left="1260" w:hanging="540"/>
          </w:pPr>
        </w:pPrChange>
      </w:pPr>
      <w:ins w:id="857" w:author="Renee Temple" w:date="2021-11-04T14:22:00Z">
        <w:del w:id="858" w:author="Shewmaker, Michael@Energy" w:date="2021-12-23T11:23:00Z">
          <w:r w:rsidDel="00DF5C11">
            <w:rPr>
              <w:rFonts w:ascii="Calibri" w:hAnsi="Calibri" w:cs="Calibri"/>
              <w:sz w:val="20"/>
              <w:szCs w:val="20"/>
            </w:rPr>
            <w:delText>(3</w:delText>
          </w:r>
        </w:del>
      </w:ins>
      <w:ins w:id="859" w:author="Renee Temple" w:date="2021-11-04T14:23:00Z">
        <w:del w:id="860" w:author="Shewmaker, Michael@Energy" w:date="2021-12-23T11:23:00Z">
          <w:r w:rsidDel="00DF5C11">
            <w:rPr>
              <w:rFonts w:ascii="Calibri" w:hAnsi="Calibri" w:cs="Calibri"/>
              <w:sz w:val="20"/>
              <w:szCs w:val="20"/>
            </w:rPr>
            <w:delText>)</w:delText>
          </w:r>
          <w:r w:rsidDel="00DF5C11">
            <w:rPr>
              <w:rFonts w:ascii="Calibri" w:hAnsi="Calibri" w:cs="Calibri"/>
              <w:sz w:val="20"/>
              <w:szCs w:val="20"/>
            </w:rPr>
            <w:tab/>
          </w:r>
        </w:del>
      </w:ins>
      <w:ins w:id="861" w:author="Renee Temple" w:date="2021-11-04T14:22:00Z">
        <w:del w:id="862" w:author="Shewmaker, Michael@Energy" w:date="2021-12-23T11:23:00Z">
          <w:r w:rsidDel="00DF5C11">
            <w:rPr>
              <w:rFonts w:ascii="Calibri" w:hAnsi="Calibri" w:cs="Calibri"/>
              <w:sz w:val="20"/>
              <w:szCs w:val="20"/>
            </w:rPr>
            <w:delText>A solar water-heating system with electric backup meeting the installation criteria specified in Reference Residential Appendix RA4 and with a minimum annual solar savings fraction of 0.7.</w:delText>
          </w:r>
        </w:del>
      </w:ins>
    </w:p>
    <w:p w14:paraId="07EAD0A9" w14:textId="2910D486" w:rsidR="00F50956" w:rsidRPr="00771690" w:rsidDel="00B71616" w:rsidRDefault="00F50956">
      <w:pPr>
        <w:ind w:left="1800"/>
        <w:rPr>
          <w:del w:id="863" w:author="Renee Temple" w:date="2021-11-04T14:25:00Z"/>
          <w:rFonts w:ascii="Calibri" w:hAnsi="Calibri" w:cs="Arial"/>
          <w:sz w:val="18"/>
          <w:szCs w:val="18"/>
        </w:rPr>
        <w:pPrChange w:id="864" w:author="Shewmaker, Michael@Energy" w:date="2022-01-13T18:40:00Z">
          <w:pPr>
            <w:ind w:left="1260" w:hanging="540"/>
          </w:pPr>
        </w:pPrChange>
      </w:pPr>
      <w:del w:id="865" w:author="Renee Temple" w:date="2021-11-04T14:25:00Z">
        <w:r w:rsidRPr="00771690" w:rsidDel="00B71616">
          <w:rPr>
            <w:rFonts w:ascii="Calibri" w:hAnsi="Calibri" w:cs="Arial"/>
            <w:sz w:val="18"/>
            <w:szCs w:val="18"/>
          </w:rPr>
          <w:delText>(1)</w:delText>
        </w:r>
        <w:r w:rsidRPr="00771690" w:rsidDel="00B71616">
          <w:rPr>
            <w:rFonts w:ascii="Calibri" w:hAnsi="Calibri" w:cs="Arial"/>
            <w:sz w:val="18"/>
            <w:szCs w:val="18"/>
          </w:rPr>
          <w:tab/>
          <w:delText>A single gas or propane instantaneous water heater with an input of 200,000 Btu per hour or less and no storage tank.</w:delText>
        </w:r>
      </w:del>
    </w:p>
    <w:p w14:paraId="56539B71" w14:textId="66297BB3" w:rsidR="00F50956" w:rsidRPr="00771690" w:rsidDel="00B71616" w:rsidRDefault="00F50956">
      <w:pPr>
        <w:pStyle w:val="ListParagraph"/>
        <w:ind w:left="1800"/>
        <w:rPr>
          <w:del w:id="866" w:author="Renee Temple" w:date="2021-11-04T14:25:00Z"/>
          <w:rFonts w:asciiTheme="minorHAnsi" w:hAnsiTheme="minorHAnsi"/>
          <w:sz w:val="18"/>
          <w:szCs w:val="18"/>
        </w:rPr>
        <w:pPrChange w:id="867" w:author="Shewmaker, Michael@Energy" w:date="2022-01-13T18:40:00Z">
          <w:pPr>
            <w:pStyle w:val="ListParagraph"/>
            <w:numPr>
              <w:ilvl w:val="2"/>
              <w:numId w:val="75"/>
            </w:numPr>
            <w:ind w:left="1260" w:hanging="540"/>
          </w:pPr>
        </w:pPrChange>
      </w:pPr>
      <w:del w:id="868" w:author="Renee Temple" w:date="2021-11-04T14:25:00Z">
        <w:r w:rsidRPr="00771690" w:rsidDel="00B71616">
          <w:rPr>
            <w:rFonts w:ascii="Calibri" w:hAnsi="Calibri" w:cs="Arial"/>
            <w:sz w:val="18"/>
            <w:szCs w:val="18"/>
          </w:rPr>
          <w:delText>A single gas or propane storage type water heater with an input of 75,000 Btu per hour or less, rated volume less than or equal to 55 gallons and that meets the requirements of Sections 110.1 and 110.3. The dwelling unit shall have installed fenestration products with a weighted aver U-factor of 0.24 or less and either:</w:delText>
        </w:r>
      </w:del>
    </w:p>
    <w:p w14:paraId="607F12CB" w14:textId="0025AB70" w:rsidR="00F50956" w:rsidRPr="00E0019E" w:rsidDel="00B71616" w:rsidRDefault="00F50956">
      <w:pPr>
        <w:pStyle w:val="ListParagraph"/>
        <w:autoSpaceDE w:val="0"/>
        <w:autoSpaceDN w:val="0"/>
        <w:adjustRightInd w:val="0"/>
        <w:ind w:left="1800"/>
        <w:rPr>
          <w:del w:id="869" w:author="Renee Temple" w:date="2021-11-04T14:25:00Z"/>
          <w:rFonts w:asciiTheme="minorHAnsi" w:hAnsiTheme="minorHAnsi"/>
          <w:sz w:val="18"/>
          <w:szCs w:val="18"/>
        </w:rPr>
        <w:pPrChange w:id="870" w:author="Shewmaker, Michael@Energy" w:date="2022-01-13T18:40:00Z">
          <w:pPr>
            <w:pStyle w:val="ListParagraph"/>
            <w:numPr>
              <w:ilvl w:val="1"/>
              <w:numId w:val="77"/>
            </w:numPr>
            <w:autoSpaceDE w:val="0"/>
            <w:autoSpaceDN w:val="0"/>
            <w:adjustRightInd w:val="0"/>
            <w:ind w:left="1800" w:hanging="360"/>
          </w:pPr>
        </w:pPrChange>
      </w:pPr>
      <w:del w:id="871" w:author="Renee Temple" w:date="2021-11-04T14:25:00Z">
        <w:r w:rsidRPr="00E0019E" w:rsidDel="00B71616">
          <w:rPr>
            <w:rFonts w:asciiTheme="minorHAnsi" w:hAnsiTheme="minorHAnsi"/>
            <w:sz w:val="18"/>
            <w:szCs w:val="18"/>
          </w:rPr>
          <w:delText>A compact hot water distribution system that is field verified as specified in the Reference Appendix RA4.4.16; or</w:delText>
        </w:r>
      </w:del>
    </w:p>
    <w:p w14:paraId="0600E04C" w14:textId="24266A52" w:rsidR="00F50956" w:rsidRPr="00E0019E" w:rsidDel="00B71616" w:rsidRDefault="00F50956">
      <w:pPr>
        <w:pStyle w:val="ListParagraph"/>
        <w:autoSpaceDE w:val="0"/>
        <w:autoSpaceDN w:val="0"/>
        <w:adjustRightInd w:val="0"/>
        <w:ind w:left="1800"/>
        <w:rPr>
          <w:del w:id="872" w:author="Renee Temple" w:date="2021-11-04T14:25:00Z"/>
          <w:rFonts w:asciiTheme="minorHAnsi" w:hAnsiTheme="minorHAnsi"/>
          <w:sz w:val="18"/>
          <w:szCs w:val="18"/>
        </w:rPr>
        <w:pPrChange w:id="873" w:author="Shewmaker, Michael@Energy" w:date="2022-01-13T18:40:00Z">
          <w:pPr>
            <w:pStyle w:val="ListParagraph"/>
            <w:numPr>
              <w:ilvl w:val="1"/>
              <w:numId w:val="77"/>
            </w:numPr>
            <w:autoSpaceDE w:val="0"/>
            <w:autoSpaceDN w:val="0"/>
            <w:adjustRightInd w:val="0"/>
            <w:ind w:left="1800" w:hanging="360"/>
          </w:pPr>
        </w:pPrChange>
      </w:pPr>
      <w:del w:id="874" w:author="Renee Temple" w:date="2021-11-04T14:25:00Z">
        <w:r w:rsidRPr="00E0019E" w:rsidDel="00B71616">
          <w:rPr>
            <w:rFonts w:asciiTheme="minorHAnsi" w:hAnsiTheme="minorHAnsi"/>
            <w:sz w:val="18"/>
            <w:szCs w:val="18"/>
          </w:rPr>
          <w:delText>A drain water heat recovery system that is field verified as specified in the Reference Appendix RA3.6.9.</w:delText>
        </w:r>
      </w:del>
    </w:p>
    <w:p w14:paraId="6AA98252" w14:textId="61FB14C7" w:rsidR="00F50956" w:rsidRPr="00F50956" w:rsidDel="00B71616" w:rsidRDefault="00F50956">
      <w:pPr>
        <w:pStyle w:val="ListParagraph"/>
        <w:ind w:left="1800"/>
        <w:rPr>
          <w:del w:id="875" w:author="Renee Temple" w:date="2021-11-04T14:25:00Z"/>
          <w:rFonts w:ascii="Calibri" w:hAnsi="Calibri" w:cs="Arial"/>
          <w:sz w:val="18"/>
          <w:szCs w:val="18"/>
        </w:rPr>
        <w:pPrChange w:id="876" w:author="Shewmaker, Michael@Energy" w:date="2022-01-13T18:40:00Z">
          <w:pPr>
            <w:pStyle w:val="ListParagraph"/>
            <w:numPr>
              <w:ilvl w:val="2"/>
              <w:numId w:val="75"/>
            </w:numPr>
            <w:ind w:left="1260" w:hanging="540"/>
          </w:pPr>
        </w:pPrChange>
      </w:pPr>
      <w:del w:id="877" w:author="Renee Temple" w:date="2021-11-04T14:25:00Z">
        <w:r w:rsidRPr="00F50956" w:rsidDel="00B71616">
          <w:rPr>
            <w:rFonts w:ascii="Calibri" w:hAnsi="Calibri" w:cs="Arial"/>
            <w:sz w:val="18"/>
            <w:szCs w:val="18"/>
          </w:rPr>
          <w:delText>A single gas or propane storage type water heater (small storage or consumer storage) with an input of 75,000 Btu per hour or less, rated volume greater than 55 gallons.</w:delText>
        </w:r>
      </w:del>
    </w:p>
    <w:p w14:paraId="03F98545" w14:textId="2BA7E9EC" w:rsidR="00F50956" w:rsidRPr="00F50956" w:rsidDel="00B71616" w:rsidRDefault="00F50956">
      <w:pPr>
        <w:pStyle w:val="ListParagraph"/>
        <w:ind w:left="1800"/>
        <w:rPr>
          <w:del w:id="878" w:author="Renee Temple" w:date="2021-11-04T14:25:00Z"/>
          <w:rFonts w:ascii="Calibri" w:hAnsi="Calibri" w:cs="Arial"/>
          <w:sz w:val="18"/>
          <w:szCs w:val="18"/>
        </w:rPr>
        <w:pPrChange w:id="879" w:author="Shewmaker, Michael@Energy" w:date="2022-01-13T18:40:00Z">
          <w:pPr>
            <w:pStyle w:val="ListParagraph"/>
            <w:numPr>
              <w:ilvl w:val="2"/>
              <w:numId w:val="75"/>
            </w:numPr>
            <w:ind w:left="1260" w:hanging="540"/>
          </w:pPr>
        </w:pPrChange>
      </w:pPr>
      <w:del w:id="880" w:author="Renee Temple" w:date="2021-11-04T14:25:00Z">
        <w:r w:rsidRPr="00F50956" w:rsidDel="00B71616">
          <w:rPr>
            <w:rFonts w:ascii="Calibri" w:hAnsi="Calibri" w:cs="Arial"/>
            <w:sz w:val="18"/>
            <w:szCs w:val="18"/>
          </w:rPr>
          <w:lastRenderedPageBreak/>
          <w:delText>A heat pump water heater located in the garage or conditioned space, and either:</w:delText>
        </w:r>
      </w:del>
    </w:p>
    <w:p w14:paraId="167A56C0" w14:textId="4C6CC226" w:rsidR="00F50956" w:rsidRPr="00E0019E" w:rsidDel="00B71616" w:rsidRDefault="00F50956">
      <w:pPr>
        <w:pStyle w:val="ListParagraph"/>
        <w:autoSpaceDE w:val="0"/>
        <w:autoSpaceDN w:val="0"/>
        <w:adjustRightInd w:val="0"/>
        <w:ind w:left="1800"/>
        <w:rPr>
          <w:del w:id="881" w:author="Renee Temple" w:date="2021-11-04T14:25:00Z"/>
          <w:rFonts w:asciiTheme="minorHAnsi" w:hAnsiTheme="minorHAnsi"/>
          <w:sz w:val="18"/>
          <w:szCs w:val="18"/>
        </w:rPr>
        <w:pPrChange w:id="882" w:author="Shewmaker, Michael@Energy" w:date="2022-01-13T18:40:00Z">
          <w:pPr>
            <w:pStyle w:val="ListParagraph"/>
            <w:numPr>
              <w:ilvl w:val="1"/>
              <w:numId w:val="77"/>
            </w:numPr>
            <w:autoSpaceDE w:val="0"/>
            <w:autoSpaceDN w:val="0"/>
            <w:adjustRightInd w:val="0"/>
            <w:ind w:left="1800" w:hanging="360"/>
          </w:pPr>
        </w:pPrChange>
      </w:pPr>
      <w:del w:id="883" w:author="Renee Temple" w:date="2021-11-04T14:25:00Z">
        <w:r w:rsidRPr="00E0019E" w:rsidDel="00B71616">
          <w:rPr>
            <w:rFonts w:asciiTheme="minorHAnsi" w:hAnsiTheme="minorHAnsi"/>
            <w:sz w:val="18"/>
            <w:szCs w:val="18"/>
          </w:rPr>
          <w:delText>A compact hot water distribution system as specified in the Reference Appendix RA4.4.6, and a drain water heat recovery system that is field verified as specified in the Reference Appendix RA3.6.9; or</w:delText>
        </w:r>
      </w:del>
    </w:p>
    <w:p w14:paraId="6E5EBD71" w14:textId="6013F1AC" w:rsidR="00F50956" w:rsidRPr="00F50956" w:rsidDel="00B71616" w:rsidRDefault="00F50956">
      <w:pPr>
        <w:pStyle w:val="ListParagraph"/>
        <w:autoSpaceDE w:val="0"/>
        <w:autoSpaceDN w:val="0"/>
        <w:adjustRightInd w:val="0"/>
        <w:ind w:left="1800"/>
        <w:rPr>
          <w:del w:id="884" w:author="Renee Temple" w:date="2021-11-04T14:25:00Z"/>
          <w:rFonts w:asciiTheme="minorHAnsi" w:hAnsiTheme="minorHAnsi"/>
          <w:sz w:val="18"/>
          <w:szCs w:val="18"/>
        </w:rPr>
        <w:pPrChange w:id="885" w:author="Shewmaker, Michael@Energy" w:date="2022-01-13T18:40:00Z">
          <w:pPr>
            <w:pStyle w:val="ListParagraph"/>
            <w:numPr>
              <w:ilvl w:val="1"/>
              <w:numId w:val="77"/>
            </w:numPr>
            <w:autoSpaceDE w:val="0"/>
            <w:autoSpaceDN w:val="0"/>
            <w:adjustRightInd w:val="0"/>
            <w:ind w:left="1800" w:hanging="360"/>
          </w:pPr>
        </w:pPrChange>
      </w:pPr>
      <w:del w:id="886" w:author="Renee Temple" w:date="2021-11-04T14:25:00Z">
        <w:r w:rsidRPr="00E0019E" w:rsidDel="00B71616">
          <w:rPr>
            <w:rFonts w:asciiTheme="minorHAnsi" w:hAnsiTheme="minorHAnsi"/>
            <w:sz w:val="18"/>
            <w:szCs w:val="18"/>
          </w:rPr>
          <w:delText>In climate zones 2-15, a PV system with 0.3 kWdc capacity larger than the PV requirements; or</w:delText>
        </w:r>
      </w:del>
    </w:p>
    <w:p w14:paraId="43969302" w14:textId="2CC6EBB2" w:rsidR="00F50956" w:rsidRPr="00F50956" w:rsidDel="00B71616" w:rsidRDefault="00F50956">
      <w:pPr>
        <w:pStyle w:val="ListParagraph"/>
        <w:autoSpaceDE w:val="0"/>
        <w:autoSpaceDN w:val="0"/>
        <w:adjustRightInd w:val="0"/>
        <w:ind w:left="1800"/>
        <w:rPr>
          <w:del w:id="887" w:author="Renee Temple" w:date="2021-11-04T14:25:00Z"/>
          <w:rFonts w:asciiTheme="minorHAnsi" w:hAnsiTheme="minorHAnsi"/>
          <w:sz w:val="18"/>
          <w:szCs w:val="18"/>
        </w:rPr>
        <w:pPrChange w:id="888" w:author="Shewmaker, Michael@Energy" w:date="2022-01-13T18:40:00Z">
          <w:pPr>
            <w:pStyle w:val="ListParagraph"/>
            <w:numPr>
              <w:ilvl w:val="1"/>
              <w:numId w:val="77"/>
            </w:numPr>
            <w:autoSpaceDE w:val="0"/>
            <w:autoSpaceDN w:val="0"/>
            <w:adjustRightInd w:val="0"/>
            <w:ind w:left="1800" w:hanging="360"/>
          </w:pPr>
        </w:pPrChange>
      </w:pPr>
      <w:del w:id="889" w:author="Renee Temple" w:date="2021-11-04T14:25:00Z">
        <w:r w:rsidRPr="00E0019E" w:rsidDel="00B71616">
          <w:rPr>
            <w:rFonts w:asciiTheme="minorHAnsi" w:hAnsiTheme="minorHAnsi"/>
            <w:sz w:val="18"/>
            <w:szCs w:val="18"/>
          </w:rPr>
          <w:delText>In climate zones 1 or 16, a PV system with 1.1 kWdc capacity larger than the PV requirements.</w:delText>
        </w:r>
      </w:del>
    </w:p>
    <w:p w14:paraId="0292906B" w14:textId="4E10C31A" w:rsidR="00F50956" w:rsidRPr="00F50956" w:rsidDel="00B71616" w:rsidRDefault="00F50956">
      <w:pPr>
        <w:pStyle w:val="ListParagraph"/>
        <w:ind w:left="1800"/>
        <w:rPr>
          <w:del w:id="890" w:author="Renee Temple" w:date="2021-11-04T14:25:00Z"/>
          <w:rFonts w:ascii="Calibri" w:hAnsi="Calibri" w:cs="Arial"/>
          <w:sz w:val="18"/>
          <w:szCs w:val="18"/>
        </w:rPr>
        <w:pPrChange w:id="891" w:author="Shewmaker, Michael@Energy" w:date="2022-01-13T18:40:00Z">
          <w:pPr>
            <w:pStyle w:val="ListParagraph"/>
            <w:numPr>
              <w:ilvl w:val="2"/>
              <w:numId w:val="75"/>
            </w:numPr>
            <w:ind w:left="1260" w:hanging="540"/>
          </w:pPr>
        </w:pPrChange>
      </w:pPr>
      <w:del w:id="892" w:author="Renee Temple" w:date="2021-11-04T14:25:00Z">
        <w:r w:rsidRPr="00F50956" w:rsidDel="00B71616">
          <w:rPr>
            <w:rFonts w:ascii="Calibri" w:hAnsi="Calibri" w:cs="Arial"/>
            <w:sz w:val="18"/>
            <w:szCs w:val="18"/>
          </w:rPr>
          <w:delText>A single NEEA Tier 3 heat pump water heater located in the garage or conditioned space, and:</w:delText>
        </w:r>
      </w:del>
    </w:p>
    <w:p w14:paraId="4BBB006F" w14:textId="18779E7E" w:rsidR="00F50956" w:rsidRPr="00F50956" w:rsidDel="00B71616" w:rsidRDefault="00F50956">
      <w:pPr>
        <w:pStyle w:val="ListParagraph"/>
        <w:autoSpaceDE w:val="0"/>
        <w:autoSpaceDN w:val="0"/>
        <w:adjustRightInd w:val="0"/>
        <w:ind w:left="1800"/>
        <w:rPr>
          <w:del w:id="893" w:author="Renee Temple" w:date="2021-11-04T14:25:00Z"/>
          <w:rFonts w:asciiTheme="minorHAnsi" w:hAnsiTheme="minorHAnsi"/>
          <w:sz w:val="18"/>
          <w:szCs w:val="18"/>
        </w:rPr>
        <w:pPrChange w:id="894" w:author="Shewmaker, Michael@Energy" w:date="2022-01-13T18:40:00Z">
          <w:pPr>
            <w:pStyle w:val="ListParagraph"/>
            <w:numPr>
              <w:numId w:val="78"/>
            </w:numPr>
            <w:autoSpaceDE w:val="0"/>
            <w:autoSpaceDN w:val="0"/>
            <w:adjustRightInd w:val="0"/>
            <w:ind w:left="1800" w:hanging="360"/>
          </w:pPr>
        </w:pPrChange>
      </w:pPr>
      <w:del w:id="895" w:author="Renee Temple" w:date="2021-11-04T14:25:00Z">
        <w:r w:rsidRPr="00E0019E" w:rsidDel="00B71616">
          <w:rPr>
            <w:rFonts w:asciiTheme="minorHAnsi" w:hAnsiTheme="minorHAnsi"/>
            <w:sz w:val="18"/>
            <w:szCs w:val="18"/>
          </w:rPr>
          <w:delText>In climate zones 1 or 16, a PV system with 0.3 kWdc capacity larger tha</w:delText>
        </w:r>
        <w:r w:rsidR="00C171AE" w:rsidDel="00B71616">
          <w:rPr>
            <w:rFonts w:asciiTheme="minorHAnsi" w:hAnsiTheme="minorHAnsi"/>
            <w:sz w:val="18"/>
            <w:szCs w:val="18"/>
          </w:rPr>
          <w:delText>n the PV requirements</w:delText>
        </w:r>
        <w:r w:rsidRPr="00E0019E" w:rsidDel="00B71616">
          <w:rPr>
            <w:rFonts w:asciiTheme="minorHAnsi" w:hAnsiTheme="minorHAnsi"/>
            <w:sz w:val="18"/>
            <w:szCs w:val="18"/>
          </w:rPr>
          <w:delText>, and</w:delText>
        </w:r>
      </w:del>
    </w:p>
    <w:p w14:paraId="600C7891" w14:textId="10AE305A" w:rsidR="00F50956" w:rsidRPr="00F50956" w:rsidRDefault="00F50956">
      <w:pPr>
        <w:pStyle w:val="ListParagraph"/>
        <w:autoSpaceDE w:val="0"/>
        <w:autoSpaceDN w:val="0"/>
        <w:adjustRightInd w:val="0"/>
        <w:ind w:left="1800"/>
        <w:rPr>
          <w:rFonts w:asciiTheme="minorHAnsi" w:hAnsiTheme="minorHAnsi"/>
          <w:sz w:val="18"/>
          <w:szCs w:val="18"/>
        </w:rPr>
        <w:pPrChange w:id="896" w:author="Shewmaker, Michael@Energy" w:date="2022-01-13T18:40:00Z">
          <w:pPr>
            <w:pStyle w:val="ListParagraph"/>
            <w:numPr>
              <w:numId w:val="78"/>
            </w:numPr>
            <w:autoSpaceDE w:val="0"/>
            <w:autoSpaceDN w:val="0"/>
            <w:adjustRightInd w:val="0"/>
            <w:ind w:left="1800" w:hanging="360"/>
          </w:pPr>
        </w:pPrChange>
      </w:pPr>
      <w:del w:id="897" w:author="Renee Temple" w:date="2021-11-04T14:25:00Z">
        <w:r w:rsidRPr="00E0019E" w:rsidDel="00B71616">
          <w:rPr>
            <w:rFonts w:asciiTheme="minorHAnsi" w:hAnsiTheme="minorHAnsi"/>
            <w:sz w:val="18"/>
            <w:szCs w:val="18"/>
          </w:rPr>
          <w:delText>In climate zones 1 or 16, a compact hot water distribution system as specified in the Reference Appendix RA4.4.6.</w:delText>
        </w:r>
      </w:del>
    </w:p>
    <w:p w14:paraId="03F3377D" w14:textId="63416A79" w:rsidR="00F63BC8" w:rsidRPr="003D6E04" w:rsidDel="00A45651" w:rsidRDefault="00F63BC8" w:rsidP="00F63BC8">
      <w:pPr>
        <w:pStyle w:val="ListParagraph"/>
        <w:numPr>
          <w:ilvl w:val="0"/>
          <w:numId w:val="33"/>
        </w:numPr>
        <w:autoSpaceDE w:val="0"/>
        <w:autoSpaceDN w:val="0"/>
        <w:adjustRightInd w:val="0"/>
        <w:rPr>
          <w:del w:id="898" w:author="Shewmaker, Michael@Energy" w:date="2022-01-13T18:20:00Z"/>
          <w:rFonts w:asciiTheme="minorHAnsi" w:hAnsiTheme="minorHAnsi"/>
          <w:sz w:val="18"/>
          <w:szCs w:val="18"/>
        </w:rPr>
      </w:pPr>
      <w:del w:id="899" w:author="Shewmaker, Michael@Energy" w:date="2022-01-13T18:20:00Z">
        <w:r w:rsidRPr="003D6E04" w:rsidDel="00A45651">
          <w:rPr>
            <w:rFonts w:asciiTheme="minorHAnsi" w:hAnsiTheme="minorHAnsi"/>
            <w:sz w:val="18"/>
            <w:szCs w:val="18"/>
          </w:rPr>
          <w:delText xml:space="preserve"># of Dwelling Units: Enter a whole number for how many dwelling units are in the building. </w:delText>
        </w:r>
      </w:del>
    </w:p>
    <w:p w14:paraId="53D6599D" w14:textId="0392893B" w:rsidR="00F63BC8" w:rsidRPr="003D6E04" w:rsidRDefault="00F63BC8" w:rsidP="00E0019E">
      <w:pPr>
        <w:pStyle w:val="ListParagraph"/>
        <w:numPr>
          <w:ilvl w:val="0"/>
          <w:numId w:val="33"/>
        </w:numPr>
        <w:autoSpaceDE w:val="0"/>
        <w:autoSpaceDN w:val="0"/>
        <w:adjustRightInd w:val="0"/>
        <w:rPr>
          <w:rFonts w:asciiTheme="minorHAnsi" w:hAnsiTheme="minorHAnsi"/>
          <w:sz w:val="18"/>
          <w:szCs w:val="18"/>
        </w:rPr>
      </w:pPr>
      <w:del w:id="900" w:author="Shewmaker, Michael@Energy" w:date="2022-01-13T18:20:00Z">
        <w:r w:rsidRPr="003D6E04" w:rsidDel="00A45651">
          <w:rPr>
            <w:rFonts w:asciiTheme="minorHAnsi" w:hAnsiTheme="minorHAnsi"/>
            <w:sz w:val="18"/>
            <w:szCs w:val="18"/>
          </w:rPr>
          <w:delText># of Recirculation loops: User entry based on number of dwelling units</w:delText>
        </w:r>
      </w:del>
      <w:ins w:id="901" w:author="Shewmaker, Michael@Energy" w:date="2022-01-13T18:20:00Z">
        <w:r w:rsidR="00A45651" w:rsidRPr="003D6E04">
          <w:rPr>
            <w:rFonts w:asciiTheme="minorHAnsi" w:hAnsiTheme="minorHAnsi"/>
            <w:sz w:val="18"/>
            <w:szCs w:val="18"/>
            <w:rPrChange w:id="902" w:author="Shewmaker, Michael@Energy" w:date="2022-01-13T18:23:00Z">
              <w:rPr>
                <w:rFonts w:asciiTheme="minorHAnsi" w:hAnsiTheme="minorHAnsi"/>
                <w:sz w:val="18"/>
                <w:szCs w:val="18"/>
                <w:highlight w:val="yellow"/>
              </w:rPr>
            </w:rPrChange>
          </w:rPr>
          <w:t>Number of Water Heaters/Compressors in System</w:t>
        </w:r>
        <w:r w:rsidR="004E3959" w:rsidRPr="003D6E04">
          <w:rPr>
            <w:rFonts w:asciiTheme="minorHAnsi" w:hAnsiTheme="minorHAnsi"/>
            <w:sz w:val="18"/>
            <w:szCs w:val="18"/>
            <w:rPrChange w:id="903" w:author="Shewmaker, Michael@Energy" w:date="2022-01-13T18:23:00Z">
              <w:rPr>
                <w:rFonts w:asciiTheme="minorHAnsi" w:hAnsiTheme="minorHAnsi"/>
                <w:sz w:val="18"/>
                <w:szCs w:val="18"/>
                <w:highlight w:val="yellow"/>
              </w:rPr>
            </w:rPrChange>
          </w:rPr>
          <w:t xml:space="preserve">: </w:t>
        </w:r>
      </w:ins>
    </w:p>
    <w:p w14:paraId="662C6B1F" w14:textId="7AC13B86"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 xml:space="preserve">Water heater Type: </w:t>
      </w:r>
      <w:del w:id="904" w:author="Shewmaker, Michael@Energy" w:date="2022-01-13T18:21:00Z">
        <w:r w:rsidRPr="00771690" w:rsidDel="004E3959">
          <w:rPr>
            <w:rFonts w:ascii="Calibri" w:hAnsi="Calibri" w:cs="Arial"/>
            <w:sz w:val="18"/>
            <w:szCs w:val="18"/>
          </w:rPr>
          <w:delText>Tankless, storage, heat pump.</w:delText>
        </w:r>
      </w:del>
      <w:ins w:id="905" w:author="Shewmaker, Michael@Energy" w:date="2022-01-13T18:21:00Z">
        <w:r w:rsidR="004E3959">
          <w:rPr>
            <w:rFonts w:ascii="Calibri" w:hAnsi="Calibri" w:cs="Arial"/>
            <w:sz w:val="18"/>
            <w:szCs w:val="18"/>
          </w:rPr>
          <w:t xml:space="preserve">Field is </w:t>
        </w:r>
        <w:proofErr w:type="gramStart"/>
        <w:r w:rsidR="004E3959">
          <w:rPr>
            <w:rFonts w:ascii="Calibri" w:hAnsi="Calibri" w:cs="Arial"/>
            <w:sz w:val="18"/>
            <w:szCs w:val="18"/>
          </w:rPr>
          <w:t>auto-filled</w:t>
        </w:r>
        <w:proofErr w:type="gramEnd"/>
        <w:r w:rsidR="004E3959">
          <w:rPr>
            <w:rFonts w:ascii="Calibri" w:hAnsi="Calibri" w:cs="Arial"/>
            <w:sz w:val="18"/>
            <w:szCs w:val="18"/>
          </w:rPr>
          <w:t xml:space="preserve"> based on which system option was chosen.</w:t>
        </w:r>
      </w:ins>
    </w:p>
    <w:p w14:paraId="51165F86" w14:textId="5C2EE10A" w:rsidR="00F50956" w:rsidRPr="00771690" w:rsidDel="004E3959" w:rsidRDefault="00F50956" w:rsidP="00F50956">
      <w:pPr>
        <w:numPr>
          <w:ilvl w:val="0"/>
          <w:numId w:val="33"/>
        </w:numPr>
        <w:rPr>
          <w:del w:id="906" w:author="Shewmaker, Michael@Energy" w:date="2022-01-13T18:21:00Z"/>
          <w:rFonts w:ascii="Calibri" w:hAnsi="Calibri" w:cs="Arial"/>
          <w:sz w:val="18"/>
          <w:szCs w:val="18"/>
        </w:rPr>
      </w:pPr>
      <w:del w:id="907" w:author="Shewmaker, Michael@Energy" w:date="2022-01-13T18:21:00Z">
        <w:r w:rsidRPr="00771690" w:rsidDel="004E3959">
          <w:rPr>
            <w:rFonts w:ascii="Calibri" w:hAnsi="Calibri" w:cs="Arial"/>
            <w:sz w:val="18"/>
            <w:szCs w:val="18"/>
          </w:rPr>
          <w:delText>Volume (gal): Tank capacity in gallons. For instantaneous water heaters, enter N/A.</w:delText>
        </w:r>
      </w:del>
    </w:p>
    <w:p w14:paraId="625B7AA8" w14:textId="3BFD5F0F"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 xml:space="preserve">Fuel Type: </w:t>
      </w:r>
      <w:del w:id="908" w:author="Shewmaker, Michael@Energy" w:date="2022-01-13T18:21:00Z">
        <w:r w:rsidRPr="00771690" w:rsidDel="00060792">
          <w:rPr>
            <w:rFonts w:ascii="Calibri" w:hAnsi="Calibri" w:cs="Arial"/>
            <w:sz w:val="18"/>
            <w:szCs w:val="18"/>
          </w:rPr>
          <w:delText>Gas, Propane. heat pump.</w:delText>
        </w:r>
      </w:del>
      <w:ins w:id="909" w:author="Shewmaker, Michael@Energy" w:date="2022-01-13T18:21:00Z">
        <w:r w:rsidR="00060792">
          <w:rPr>
            <w:rFonts w:ascii="Calibri" w:hAnsi="Calibri" w:cs="Arial"/>
            <w:sz w:val="18"/>
            <w:szCs w:val="18"/>
          </w:rPr>
          <w:t xml:space="preserve">Field is </w:t>
        </w:r>
        <w:proofErr w:type="gramStart"/>
        <w:r w:rsidR="00060792">
          <w:rPr>
            <w:rFonts w:ascii="Calibri" w:hAnsi="Calibri" w:cs="Arial"/>
            <w:sz w:val="18"/>
            <w:szCs w:val="18"/>
          </w:rPr>
          <w:t>auto-filled</w:t>
        </w:r>
        <w:proofErr w:type="gramEnd"/>
        <w:r w:rsidR="00060792">
          <w:rPr>
            <w:rFonts w:ascii="Calibri" w:hAnsi="Calibri" w:cs="Arial"/>
            <w:sz w:val="18"/>
            <w:szCs w:val="18"/>
          </w:rPr>
          <w:t xml:space="preserve"> based on which system </w:t>
        </w:r>
      </w:ins>
      <w:ins w:id="910" w:author="Shewmaker, Michael@Energy" w:date="2022-01-13T18:22:00Z">
        <w:r w:rsidR="00060792">
          <w:rPr>
            <w:rFonts w:ascii="Calibri" w:hAnsi="Calibri" w:cs="Arial"/>
            <w:sz w:val="18"/>
            <w:szCs w:val="18"/>
          </w:rPr>
          <w:t>option was chosen. For gas fired system</w:t>
        </w:r>
        <w:r w:rsidR="00222CE2">
          <w:rPr>
            <w:rFonts w:ascii="Calibri" w:hAnsi="Calibri" w:cs="Arial"/>
            <w:sz w:val="18"/>
            <w:szCs w:val="18"/>
          </w:rPr>
          <w:t>s, please indicate whether the fuel source is natural gas or propane.</w:t>
        </w:r>
      </w:ins>
    </w:p>
    <w:p w14:paraId="6A7D7D35" w14:textId="701F6DF2" w:rsidR="00F50956" w:rsidRPr="00771690" w:rsidRDefault="00AB1C73" w:rsidP="00F50956">
      <w:pPr>
        <w:numPr>
          <w:ilvl w:val="0"/>
          <w:numId w:val="33"/>
        </w:numPr>
        <w:rPr>
          <w:rFonts w:ascii="Calibri" w:hAnsi="Calibri" w:cs="Arial"/>
          <w:sz w:val="18"/>
          <w:szCs w:val="18"/>
        </w:rPr>
      </w:pPr>
      <w:ins w:id="911" w:author="Shewmaker, Michael@Energy" w:date="2022-01-13T18:40:00Z">
        <w:r>
          <w:rPr>
            <w:rFonts w:ascii="Calibri" w:hAnsi="Calibri" w:cs="Arial"/>
            <w:sz w:val="18"/>
            <w:szCs w:val="18"/>
          </w:rPr>
          <w:t xml:space="preserve">Tank Location: Field is </w:t>
        </w:r>
        <w:proofErr w:type="gramStart"/>
        <w:r>
          <w:rPr>
            <w:rFonts w:ascii="Calibri" w:hAnsi="Calibri" w:cs="Arial"/>
            <w:sz w:val="18"/>
            <w:szCs w:val="18"/>
          </w:rPr>
          <w:t>auto-filled</w:t>
        </w:r>
        <w:proofErr w:type="gramEnd"/>
        <w:r>
          <w:rPr>
            <w:rFonts w:ascii="Calibri" w:hAnsi="Calibri" w:cs="Arial"/>
            <w:sz w:val="18"/>
            <w:szCs w:val="18"/>
          </w:rPr>
          <w:t xml:space="preserve"> based on which system option was chosen</w:t>
        </w:r>
      </w:ins>
      <w:ins w:id="912" w:author="Shewmaker, Michael@Energy" w:date="2022-01-13T18:41:00Z">
        <w:r>
          <w:rPr>
            <w:rFonts w:ascii="Calibri" w:hAnsi="Calibri" w:cs="Arial"/>
            <w:sz w:val="18"/>
            <w:szCs w:val="18"/>
          </w:rPr>
          <w:t>.</w:t>
        </w:r>
      </w:ins>
      <w:del w:id="913" w:author="Shewmaker, Michael@Energy" w:date="2022-01-13T18:22:00Z">
        <w:r w:rsidR="00F50956" w:rsidRPr="00771690" w:rsidDel="00222CE2">
          <w:rPr>
            <w:rFonts w:ascii="Calibri" w:hAnsi="Calibri" w:cs="Arial"/>
            <w:sz w:val="18"/>
            <w:szCs w:val="18"/>
          </w:rPr>
          <w:delText>Number of water heaters: No more than 1 per dwelling unit allowed.</w:delText>
        </w:r>
      </w:del>
    </w:p>
    <w:p w14:paraId="6B3955F5" w14:textId="681DE355" w:rsidR="00F50956" w:rsidRDefault="00F50956" w:rsidP="00F50956">
      <w:pPr>
        <w:numPr>
          <w:ilvl w:val="0"/>
          <w:numId w:val="33"/>
        </w:numPr>
        <w:rPr>
          <w:ins w:id="914" w:author="Shewmaker, Michael@Energy" w:date="2022-01-13T18:23:00Z"/>
          <w:rFonts w:ascii="Calibri" w:hAnsi="Calibri" w:cs="Arial"/>
          <w:sz w:val="18"/>
          <w:szCs w:val="18"/>
        </w:rPr>
      </w:pPr>
      <w:r w:rsidRPr="00771690">
        <w:rPr>
          <w:rFonts w:ascii="Calibri" w:hAnsi="Calibri" w:cs="Arial"/>
          <w:sz w:val="18"/>
          <w:szCs w:val="18"/>
        </w:rPr>
        <w:t>Rated Input</w:t>
      </w:r>
      <w:del w:id="915" w:author="Shewmaker, Michael@Energy" w:date="2022-01-13T18:22:00Z">
        <w:r w:rsidRPr="00771690" w:rsidDel="00222CE2">
          <w:rPr>
            <w:rFonts w:ascii="Calibri" w:hAnsi="Calibri" w:cs="Arial"/>
            <w:sz w:val="18"/>
            <w:szCs w:val="18"/>
          </w:rPr>
          <w:delText xml:space="preserve"> (Range)</w:delText>
        </w:r>
      </w:del>
      <w:r w:rsidRPr="00771690">
        <w:rPr>
          <w:rFonts w:ascii="Calibri" w:hAnsi="Calibri" w:cs="Arial"/>
          <w:sz w:val="18"/>
          <w:szCs w:val="18"/>
        </w:rPr>
        <w:t xml:space="preserve">: </w:t>
      </w:r>
      <w:del w:id="916" w:author="Shewmaker, Michael@Energy" w:date="2022-01-13T18:22:00Z">
        <w:r w:rsidRPr="00771690" w:rsidDel="00222CE2">
          <w:rPr>
            <w:rFonts w:ascii="Calibri" w:hAnsi="Calibri" w:cs="Arial"/>
            <w:sz w:val="18"/>
            <w:szCs w:val="18"/>
          </w:rPr>
          <w:delText>Select the maximum input rating</w:delText>
        </w:r>
      </w:del>
      <w:ins w:id="917" w:author="Shewmaker, Michael@Energy" w:date="2022-01-13T18:22:00Z">
        <w:r w:rsidR="00222CE2">
          <w:rPr>
            <w:rFonts w:ascii="Calibri" w:hAnsi="Calibri" w:cs="Arial"/>
            <w:sz w:val="18"/>
            <w:szCs w:val="18"/>
          </w:rPr>
          <w:t xml:space="preserve">Field is </w:t>
        </w:r>
        <w:proofErr w:type="gramStart"/>
        <w:r w:rsidR="00222CE2">
          <w:rPr>
            <w:rFonts w:ascii="Calibri" w:hAnsi="Calibri" w:cs="Arial"/>
            <w:sz w:val="18"/>
            <w:szCs w:val="18"/>
          </w:rPr>
          <w:t>auto-filled</w:t>
        </w:r>
        <w:proofErr w:type="gramEnd"/>
        <w:r w:rsidR="00222CE2">
          <w:rPr>
            <w:rFonts w:ascii="Calibri" w:hAnsi="Calibri" w:cs="Arial"/>
            <w:sz w:val="18"/>
            <w:szCs w:val="18"/>
          </w:rPr>
          <w:t xml:space="preserve"> based on which system op</w:t>
        </w:r>
      </w:ins>
      <w:ins w:id="918" w:author="Shewmaker, Michael@Energy" w:date="2022-01-13T18:23:00Z">
        <w:r w:rsidR="00222CE2">
          <w:rPr>
            <w:rFonts w:ascii="Calibri" w:hAnsi="Calibri" w:cs="Arial"/>
            <w:sz w:val="18"/>
            <w:szCs w:val="18"/>
          </w:rPr>
          <w:t>tion was chosen.</w:t>
        </w:r>
      </w:ins>
      <w:r w:rsidRPr="00771690">
        <w:rPr>
          <w:rFonts w:ascii="Calibri" w:hAnsi="Calibri" w:cs="Arial"/>
          <w:sz w:val="18"/>
          <w:szCs w:val="18"/>
        </w:rPr>
        <w:t xml:space="preserve"> </w:t>
      </w:r>
    </w:p>
    <w:p w14:paraId="5DA72EAF" w14:textId="78819632" w:rsidR="003D6E04" w:rsidRDefault="003D6E04" w:rsidP="00F50956">
      <w:pPr>
        <w:numPr>
          <w:ilvl w:val="0"/>
          <w:numId w:val="33"/>
        </w:numPr>
        <w:rPr>
          <w:rFonts w:ascii="Calibri" w:hAnsi="Calibri" w:cs="Arial"/>
          <w:sz w:val="18"/>
          <w:szCs w:val="18"/>
        </w:rPr>
      </w:pPr>
      <w:ins w:id="919" w:author="Shewmaker, Michael@Energy" w:date="2022-01-13T18:23:00Z">
        <w:r>
          <w:rPr>
            <w:rFonts w:ascii="Calibri" w:hAnsi="Calibri" w:cs="Arial"/>
            <w:sz w:val="18"/>
            <w:szCs w:val="18"/>
          </w:rPr>
          <w:t xml:space="preserve">Distribution Type: Field is </w:t>
        </w:r>
        <w:proofErr w:type="gramStart"/>
        <w:r>
          <w:rPr>
            <w:rFonts w:ascii="Calibri" w:hAnsi="Calibri" w:cs="Arial"/>
            <w:sz w:val="18"/>
            <w:szCs w:val="18"/>
          </w:rPr>
          <w:t>auto-filled</w:t>
        </w:r>
        <w:proofErr w:type="gramEnd"/>
        <w:r>
          <w:rPr>
            <w:rFonts w:ascii="Calibri" w:hAnsi="Calibri" w:cs="Arial"/>
            <w:sz w:val="18"/>
            <w:szCs w:val="18"/>
          </w:rPr>
          <w:t xml:space="preserve"> based on which system option was chosen.</w:t>
        </w:r>
      </w:ins>
    </w:p>
    <w:p w14:paraId="13FCE68A" w14:textId="2648C19C" w:rsidR="00F63BC8" w:rsidRPr="00F63BC8" w:rsidRDefault="00F63BC8">
      <w:pPr>
        <w:ind w:left="720"/>
        <w:rPr>
          <w:rFonts w:ascii="Calibri" w:hAnsi="Calibri" w:cs="Arial"/>
          <w:sz w:val="18"/>
          <w:szCs w:val="18"/>
        </w:rPr>
        <w:pPrChange w:id="920" w:author="Shewmaker, Michael@Energy" w:date="2022-01-20T13:40:00Z">
          <w:pPr>
            <w:numPr>
              <w:numId w:val="33"/>
            </w:numPr>
            <w:ind w:left="720" w:hanging="360"/>
          </w:pPr>
        </w:pPrChange>
      </w:pPr>
      <w:del w:id="921" w:author="Shewmaker, Michael@Energy" w:date="2022-01-20T13:40:00Z">
        <w:r w:rsidRPr="00F63BC8" w:rsidDel="00F27D88">
          <w:rPr>
            <w:rFonts w:ascii="Calibri" w:hAnsi="Calibri" w:cs="Arial"/>
            <w:sz w:val="18"/>
            <w:szCs w:val="18"/>
          </w:rPr>
          <w:delText>Minimum Solar Savings Fraction: Field is auto filled based on which system option was chosen.</w:delText>
        </w:r>
      </w:del>
    </w:p>
    <w:p w14:paraId="4B6F2272" w14:textId="73BCA588" w:rsidR="00F50956" w:rsidDel="003D6E04" w:rsidRDefault="00F63BC8" w:rsidP="00F50956">
      <w:pPr>
        <w:numPr>
          <w:ilvl w:val="0"/>
          <w:numId w:val="33"/>
        </w:numPr>
        <w:rPr>
          <w:del w:id="922" w:author="Shewmaker, Michael@Energy" w:date="2022-01-13T18:23:00Z"/>
          <w:rFonts w:ascii="Calibri" w:hAnsi="Calibri" w:cs="Arial"/>
          <w:sz w:val="18"/>
          <w:szCs w:val="18"/>
        </w:rPr>
      </w:pPr>
      <w:del w:id="923" w:author="Shewmaker, Michael@Energy" w:date="2022-01-13T18:23:00Z">
        <w:r w:rsidDel="003D6E04">
          <w:rPr>
            <w:rFonts w:ascii="Calibri" w:hAnsi="Calibri" w:cs="Arial"/>
            <w:sz w:val="18"/>
            <w:szCs w:val="18"/>
          </w:rPr>
          <w:delText>Additional PV</w:delText>
        </w:r>
        <w:r w:rsidR="00F50956" w:rsidRPr="00771690" w:rsidDel="003D6E04">
          <w:rPr>
            <w:rFonts w:ascii="Calibri" w:hAnsi="Calibri" w:cs="Arial"/>
            <w:sz w:val="18"/>
            <w:szCs w:val="18"/>
          </w:rPr>
          <w:delText xml:space="preserve"> Capacity: Auto entered. If the option selected requires added solar capacity, it is entered here.</w:delText>
        </w:r>
      </w:del>
    </w:p>
    <w:p w14:paraId="5EBC47D5" w14:textId="251E9C24" w:rsidR="00F63BC8" w:rsidRPr="00F63BC8" w:rsidDel="003D6E04" w:rsidRDefault="00F63BC8" w:rsidP="00F63BC8">
      <w:pPr>
        <w:numPr>
          <w:ilvl w:val="0"/>
          <w:numId w:val="33"/>
        </w:numPr>
        <w:rPr>
          <w:del w:id="924" w:author="Shewmaker, Michael@Energy" w:date="2022-01-13T18:23:00Z"/>
          <w:rFonts w:ascii="Calibri" w:hAnsi="Calibri" w:cs="Arial"/>
          <w:sz w:val="18"/>
          <w:szCs w:val="18"/>
        </w:rPr>
      </w:pPr>
      <w:del w:id="925" w:author="Shewmaker, Michael@Energy" w:date="2022-01-13T18:23:00Z">
        <w:r w:rsidRPr="00F63BC8" w:rsidDel="003D6E04">
          <w:rPr>
            <w:rFonts w:ascii="Calibri" w:hAnsi="Calibri" w:cs="Arial"/>
            <w:sz w:val="18"/>
            <w:szCs w:val="18"/>
          </w:rPr>
          <w:delText>Tank Location: List based on which system option was chosen.</w:delText>
        </w:r>
      </w:del>
    </w:p>
    <w:p w14:paraId="01895B77" w14:textId="43E37CF6" w:rsidR="00F50956" w:rsidRPr="00771690" w:rsidDel="003D6E04" w:rsidRDefault="00F50956" w:rsidP="00F50956">
      <w:pPr>
        <w:numPr>
          <w:ilvl w:val="0"/>
          <w:numId w:val="33"/>
        </w:numPr>
        <w:rPr>
          <w:del w:id="926" w:author="Shewmaker, Michael@Energy" w:date="2022-01-13T18:23:00Z"/>
          <w:rFonts w:ascii="Calibri" w:hAnsi="Calibri" w:cs="Arial"/>
          <w:sz w:val="18"/>
          <w:szCs w:val="18"/>
        </w:rPr>
      </w:pPr>
      <w:del w:id="927" w:author="Shewmaker, Michael@Energy" w:date="2022-01-13T18:23:00Z">
        <w:r w:rsidRPr="00771690" w:rsidDel="003D6E04">
          <w:rPr>
            <w:rFonts w:ascii="Calibri" w:hAnsi="Calibri" w:cs="Arial"/>
            <w:sz w:val="18"/>
            <w:szCs w:val="18"/>
          </w:rPr>
          <w:delText>Distribution Type: Pick Standard, Demand Recirculation – Manual Control, Demand Recirculation – Sensor Control.</w:delText>
        </w:r>
      </w:del>
    </w:p>
    <w:p w14:paraId="6A13DCD6" w14:textId="77777777" w:rsidR="000428D7" w:rsidRPr="0037735E" w:rsidRDefault="000428D7" w:rsidP="00E0019E">
      <w:pPr>
        <w:pStyle w:val="ListParagraph"/>
        <w:ind w:left="360"/>
        <w:rPr>
          <w:rFonts w:ascii="Calibri" w:hAnsi="Calibri" w:cs="Arial"/>
          <w:sz w:val="18"/>
          <w:szCs w:val="18"/>
        </w:rPr>
      </w:pPr>
    </w:p>
    <w:p w14:paraId="24EE3ACF" w14:textId="25596CBA" w:rsidR="00A70369" w:rsidDel="004C28AB" w:rsidRDefault="00B55605" w:rsidP="00A70369">
      <w:pPr>
        <w:rPr>
          <w:del w:id="928" w:author="Shewmaker, Michael@Energy" w:date="2021-12-23T11:19:00Z"/>
          <w:rFonts w:ascii="Calibri" w:hAnsi="Calibri" w:cs="Arial"/>
          <w:b/>
          <w:sz w:val="18"/>
          <w:szCs w:val="18"/>
        </w:rPr>
      </w:pPr>
      <w:del w:id="929" w:author="Shewmaker, Michael@Energy" w:date="2021-12-23T11:19:00Z">
        <w:r w:rsidDel="004C28AB">
          <w:rPr>
            <w:rFonts w:ascii="Calibri" w:hAnsi="Calibri" w:cs="Arial"/>
            <w:b/>
            <w:sz w:val="18"/>
            <w:szCs w:val="18"/>
          </w:rPr>
          <w:delText>M</w:delText>
        </w:r>
        <w:r w:rsidR="00C41F78" w:rsidRPr="0037735E" w:rsidDel="004C28AB">
          <w:rPr>
            <w:rFonts w:ascii="Calibri" w:hAnsi="Calibri" w:cs="Arial"/>
            <w:b/>
            <w:sz w:val="18"/>
            <w:szCs w:val="18"/>
          </w:rPr>
          <w:delText xml:space="preserve">. </w:delText>
        </w:r>
        <w:r w:rsidR="00DF5F60" w:rsidRPr="0037735E" w:rsidDel="004C28AB">
          <w:rPr>
            <w:rFonts w:ascii="Calibri" w:hAnsi="Calibri" w:cs="Arial"/>
            <w:b/>
            <w:sz w:val="18"/>
            <w:szCs w:val="18"/>
          </w:rPr>
          <w:delText xml:space="preserve">Space Conditioning and Water Heating in </w:delText>
        </w:r>
        <w:r w:rsidR="00DF5F60" w:rsidRPr="00C93D5B" w:rsidDel="004C28AB">
          <w:rPr>
            <w:rFonts w:ascii="Calibri" w:hAnsi="Calibri" w:cs="Arial"/>
            <w:b/>
            <w:sz w:val="18"/>
            <w:szCs w:val="18"/>
            <w:highlight w:val="yellow"/>
            <w:rPrChange w:id="930" w:author="Renee Temple" w:date="2021-11-01T09:00:00Z">
              <w:rPr>
                <w:rFonts w:ascii="Calibri" w:hAnsi="Calibri" w:cs="Arial"/>
                <w:b/>
                <w:sz w:val="18"/>
                <w:szCs w:val="18"/>
              </w:rPr>
            </w:rPrChange>
          </w:rPr>
          <w:delText>Multifamily</w:delText>
        </w:r>
        <w:r w:rsidR="00DF5F60" w:rsidRPr="0037735E" w:rsidDel="004C28AB">
          <w:rPr>
            <w:rFonts w:ascii="Calibri" w:hAnsi="Calibri" w:cs="Arial"/>
            <w:b/>
            <w:sz w:val="18"/>
            <w:szCs w:val="18"/>
          </w:rPr>
          <w:delText xml:space="preserve"> Dwelling Units</w:delText>
        </w:r>
      </w:del>
    </w:p>
    <w:p w14:paraId="154809EB" w14:textId="728CBC07" w:rsidR="00F076B0" w:rsidRPr="0037735E" w:rsidDel="004C28AB" w:rsidRDefault="00AF68E0" w:rsidP="00F076B0">
      <w:pPr>
        <w:spacing w:after="240"/>
        <w:rPr>
          <w:del w:id="931" w:author="Shewmaker, Michael@Energy" w:date="2021-12-23T11:19:00Z"/>
          <w:rFonts w:ascii="Calibri" w:hAnsi="Calibri" w:cs="Arial"/>
          <w:sz w:val="18"/>
          <w:szCs w:val="18"/>
        </w:rPr>
      </w:pPr>
      <w:del w:id="932" w:author="Shewmaker, Michael@Energy" w:date="2021-12-23T11:19:00Z">
        <w:r w:rsidRPr="0037735E" w:rsidDel="004C28AB">
          <w:rPr>
            <w:rFonts w:ascii="Calibri" w:hAnsi="Calibri" w:cs="Arial"/>
            <w:sz w:val="18"/>
            <w:szCs w:val="18"/>
          </w:rPr>
          <w:delText>If an existing space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system is adequate to meet the added load of the additional conditioned floor area. If a new space conditioning system is installed complete a Certificate of Compliance for Alterations to Space Conditioning Systems (CF1R-ALT-02)</w:delText>
        </w:r>
      </w:del>
    </w:p>
    <w:p w14:paraId="154809EC" w14:textId="31793662" w:rsidR="00C41F78" w:rsidRPr="0037735E" w:rsidDel="004C28AB" w:rsidRDefault="00C41F78" w:rsidP="00C41F78">
      <w:pPr>
        <w:pStyle w:val="ListParagraph"/>
        <w:numPr>
          <w:ilvl w:val="0"/>
          <w:numId w:val="47"/>
        </w:numPr>
        <w:rPr>
          <w:del w:id="933" w:author="Shewmaker, Michael@Energy" w:date="2021-12-23T11:19:00Z"/>
          <w:rFonts w:ascii="Calibri" w:hAnsi="Calibri" w:cs="Arial"/>
          <w:sz w:val="18"/>
          <w:szCs w:val="18"/>
        </w:rPr>
      </w:pPr>
      <w:del w:id="934" w:author="Shewmaker, Michael@Energy" w:date="2021-12-23T11:19:00Z">
        <w:r w:rsidRPr="0037735E" w:rsidDel="004C28AB">
          <w:rPr>
            <w:rFonts w:ascii="Calibri" w:hAnsi="Calibri" w:cs="Arial"/>
            <w:sz w:val="18"/>
            <w:szCs w:val="18"/>
          </w:rPr>
          <w:delText xml:space="preserve">Dwelling Unit Name: </w:delText>
        </w:r>
        <w:r w:rsidR="004F4B52" w:rsidRPr="0037735E" w:rsidDel="004C28AB">
          <w:rPr>
            <w:rFonts w:ascii="Calibri" w:hAnsi="Calibri" w:cs="Arial"/>
            <w:sz w:val="18"/>
            <w:szCs w:val="18"/>
          </w:rPr>
          <w:delText>E</w:delText>
        </w:r>
        <w:r w:rsidRPr="0037735E" w:rsidDel="004C28AB">
          <w:rPr>
            <w:rFonts w:ascii="Calibri" w:hAnsi="Calibri" w:cs="Arial"/>
            <w:sz w:val="18"/>
            <w:szCs w:val="18"/>
          </w:rPr>
          <w:delText>nter one unique name for each of the number of dwelling units with additions as identified in Section A field 06.</w:delText>
        </w:r>
      </w:del>
    </w:p>
    <w:p w14:paraId="154809ED" w14:textId="0A06DD5A" w:rsidR="00C41F78" w:rsidRPr="0037735E" w:rsidDel="004C28AB" w:rsidRDefault="004C6441" w:rsidP="00C41F78">
      <w:pPr>
        <w:pStyle w:val="ListParagraph"/>
        <w:numPr>
          <w:ilvl w:val="0"/>
          <w:numId w:val="47"/>
        </w:numPr>
        <w:rPr>
          <w:del w:id="935" w:author="Shewmaker, Michael@Energy" w:date="2021-12-23T11:19:00Z"/>
          <w:rFonts w:ascii="Calibri" w:hAnsi="Calibri" w:cs="Arial"/>
          <w:sz w:val="18"/>
          <w:szCs w:val="18"/>
        </w:rPr>
      </w:pPr>
      <w:del w:id="936" w:author="Shewmaker, Michael@Energy" w:date="2021-12-23T11:19:00Z">
        <w:r w:rsidRPr="0037735E" w:rsidDel="004C28AB">
          <w:rPr>
            <w:rFonts w:asciiTheme="minorHAnsi" w:hAnsiTheme="minorHAnsi" w:cs="Arial"/>
            <w:sz w:val="18"/>
            <w:szCs w:val="18"/>
          </w:rPr>
          <w:delText xml:space="preserve">Dwelling Unit </w:delText>
        </w:r>
        <w:r w:rsidR="00A64F72" w:rsidRPr="0037735E" w:rsidDel="004C28AB">
          <w:rPr>
            <w:rFonts w:asciiTheme="minorHAnsi" w:hAnsiTheme="minorHAnsi" w:cs="Arial"/>
            <w:sz w:val="18"/>
            <w:szCs w:val="18"/>
          </w:rPr>
          <w:delText xml:space="preserve">Total </w:delText>
        </w:r>
        <w:r w:rsidRPr="0037735E" w:rsidDel="004C28AB">
          <w:rPr>
            <w:rFonts w:asciiTheme="minorHAnsi" w:hAnsiTheme="minorHAnsi" w:cs="Arial"/>
            <w:sz w:val="18"/>
            <w:szCs w:val="18"/>
          </w:rPr>
          <w:delText xml:space="preserve">CFA – </w:delText>
        </w:r>
        <w:r w:rsidR="00E03D8B" w:rsidRPr="0037735E" w:rsidDel="004C28AB">
          <w:rPr>
            <w:rFonts w:asciiTheme="minorHAnsi" w:hAnsiTheme="minorHAnsi" w:cs="Arial"/>
            <w:sz w:val="18"/>
            <w:szCs w:val="18"/>
          </w:rPr>
          <w:delText>S</w:delText>
        </w:r>
        <w:r w:rsidRPr="0037735E" w:rsidDel="004C28AB">
          <w:rPr>
            <w:rFonts w:asciiTheme="minorHAnsi" w:hAnsiTheme="minorHAnsi" w:cs="Arial"/>
            <w:sz w:val="18"/>
            <w:szCs w:val="18"/>
          </w:rPr>
          <w:delText xml:space="preserve">um of </w:delText>
        </w:r>
        <w:r w:rsidR="00E03D8B" w:rsidRPr="0037735E" w:rsidDel="004C28AB">
          <w:rPr>
            <w:rFonts w:asciiTheme="minorHAnsi" w:hAnsiTheme="minorHAnsi" w:cs="Arial"/>
            <w:sz w:val="18"/>
            <w:szCs w:val="18"/>
          </w:rPr>
          <w:delText>E</w:delText>
        </w:r>
        <w:r w:rsidRPr="0037735E" w:rsidDel="004C28AB">
          <w:rPr>
            <w:rFonts w:asciiTheme="minorHAnsi" w:hAnsiTheme="minorHAnsi" w:cs="Arial"/>
            <w:sz w:val="18"/>
            <w:szCs w:val="18"/>
          </w:rPr>
          <w:delText xml:space="preserve">xisting </w:delText>
        </w:r>
        <w:r w:rsidR="00E03D8B" w:rsidRPr="0037735E" w:rsidDel="004C28AB">
          <w:rPr>
            <w:rFonts w:asciiTheme="minorHAnsi" w:hAnsiTheme="minorHAnsi" w:cs="Arial"/>
            <w:sz w:val="18"/>
            <w:szCs w:val="18"/>
          </w:rPr>
          <w:delText>P</w:delText>
        </w:r>
        <w:r w:rsidRPr="0037735E" w:rsidDel="004C28AB">
          <w:rPr>
            <w:rFonts w:asciiTheme="minorHAnsi" w:hAnsiTheme="minorHAnsi" w:cs="Arial"/>
            <w:sz w:val="18"/>
            <w:szCs w:val="18"/>
          </w:rPr>
          <w:delText xml:space="preserve">lus </w:delText>
        </w:r>
        <w:r w:rsidR="00E03D8B" w:rsidRPr="0037735E" w:rsidDel="004C28AB">
          <w:rPr>
            <w:rFonts w:asciiTheme="minorHAnsi" w:hAnsiTheme="minorHAnsi" w:cs="Arial"/>
            <w:sz w:val="18"/>
            <w:szCs w:val="18"/>
          </w:rPr>
          <w:delText>A</w:delText>
        </w:r>
        <w:r w:rsidRPr="0037735E" w:rsidDel="004C28AB">
          <w:rPr>
            <w:rFonts w:asciiTheme="minorHAnsi" w:hAnsiTheme="minorHAnsi" w:cs="Arial"/>
            <w:sz w:val="18"/>
            <w:szCs w:val="18"/>
          </w:rPr>
          <w:delText>ddition (ft</w:delText>
        </w:r>
        <w:r w:rsidRPr="0037735E" w:rsidDel="004C28AB">
          <w:rPr>
            <w:rFonts w:asciiTheme="minorHAnsi" w:hAnsiTheme="minorHAnsi" w:cs="Arial"/>
            <w:sz w:val="18"/>
            <w:szCs w:val="18"/>
            <w:vertAlign w:val="superscript"/>
          </w:rPr>
          <w:delText>2</w:delText>
        </w:r>
        <w:r w:rsidRPr="0037735E" w:rsidDel="004C28AB">
          <w:rPr>
            <w:rFonts w:asciiTheme="minorHAnsi" w:hAnsiTheme="minorHAnsi" w:cs="Arial"/>
            <w:sz w:val="18"/>
            <w:szCs w:val="18"/>
          </w:rPr>
          <w:delText xml:space="preserve">): </w:delText>
        </w:r>
        <w:r w:rsidR="00E03D8B" w:rsidRPr="0037735E" w:rsidDel="004C28AB">
          <w:rPr>
            <w:rFonts w:asciiTheme="minorHAnsi" w:hAnsiTheme="minorHAnsi" w:cs="Arial"/>
            <w:sz w:val="18"/>
            <w:szCs w:val="18"/>
          </w:rPr>
          <w:delText>T</w:delText>
        </w:r>
        <w:r w:rsidRPr="0037735E" w:rsidDel="004C28AB">
          <w:rPr>
            <w:rFonts w:asciiTheme="minorHAnsi" w:hAnsiTheme="minorHAnsi" w:cs="Arial"/>
            <w:sz w:val="18"/>
            <w:szCs w:val="18"/>
          </w:rPr>
          <w:delText>otal dwelling unit conditioned floor area in ft</w:delText>
        </w:r>
        <w:r w:rsidRPr="00A70369" w:rsidDel="004C28AB">
          <w:rPr>
            <w:rFonts w:asciiTheme="minorHAnsi" w:hAnsiTheme="minorHAnsi" w:cs="Arial"/>
            <w:sz w:val="18"/>
            <w:szCs w:val="18"/>
            <w:vertAlign w:val="superscript"/>
          </w:rPr>
          <w:delText>2</w:delText>
        </w:r>
        <w:r w:rsidRPr="0037735E" w:rsidDel="004C28AB">
          <w:rPr>
            <w:rFonts w:asciiTheme="minorHAnsi" w:hAnsiTheme="minorHAnsi" w:cs="Arial"/>
            <w:sz w:val="18"/>
            <w:szCs w:val="18"/>
          </w:rPr>
          <w:delText>, as measured from the outside of exterior walls of the dwelling unit or building being altered</w:delText>
        </w:r>
        <w:r w:rsidR="00C41F78" w:rsidRPr="0037735E" w:rsidDel="004C28AB">
          <w:rPr>
            <w:rFonts w:ascii="Calibri" w:hAnsi="Calibri" w:cs="Arial"/>
            <w:sz w:val="18"/>
            <w:szCs w:val="18"/>
          </w:rPr>
          <w:delText>.</w:delText>
        </w:r>
      </w:del>
    </w:p>
    <w:p w14:paraId="154809EE" w14:textId="4C32D432" w:rsidR="0060402D" w:rsidRPr="0037735E" w:rsidDel="004C28AB" w:rsidRDefault="0060402D" w:rsidP="00C41F78">
      <w:pPr>
        <w:pStyle w:val="ListParagraph"/>
        <w:numPr>
          <w:ilvl w:val="0"/>
          <w:numId w:val="47"/>
        </w:numPr>
        <w:rPr>
          <w:del w:id="937" w:author="Shewmaker, Michael@Energy" w:date="2021-12-23T11:19:00Z"/>
          <w:rFonts w:ascii="Calibri" w:hAnsi="Calibri" w:cs="Arial"/>
          <w:sz w:val="18"/>
          <w:szCs w:val="18"/>
        </w:rPr>
      </w:pPr>
      <w:del w:id="938" w:author="Shewmaker, Michael@Energy" w:date="2021-12-23T11:19:00Z">
        <w:r w:rsidRPr="0037735E" w:rsidDel="004C28AB">
          <w:rPr>
            <w:rFonts w:ascii="Calibri" w:hAnsi="Calibri" w:cs="Arial"/>
            <w:sz w:val="18"/>
            <w:szCs w:val="18"/>
          </w:rPr>
          <w:delText xml:space="preserve">Central Water Heating System Identification or Name: </w:delText>
        </w:r>
        <w:r w:rsidR="002F2B9D" w:rsidRPr="0037735E" w:rsidDel="004C28AB">
          <w:rPr>
            <w:rFonts w:ascii="Calibri" w:hAnsi="Calibri" w:cs="Arial"/>
            <w:sz w:val="18"/>
            <w:szCs w:val="18"/>
          </w:rPr>
          <w:delText>Enter</w:delText>
        </w:r>
        <w:r w:rsidRPr="0037735E" w:rsidDel="004C28AB">
          <w:rPr>
            <w:rFonts w:ascii="Calibri" w:hAnsi="Calibri" w:cs="Arial"/>
            <w:sz w:val="18"/>
            <w:szCs w:val="18"/>
          </w:rPr>
          <w:delText xml:space="preserve"> the central DHW system names</w:delText>
        </w:r>
        <w:r w:rsidR="002F2B9D" w:rsidRPr="0037735E" w:rsidDel="004C28AB">
          <w:rPr>
            <w:rFonts w:ascii="Calibri" w:hAnsi="Calibri" w:cs="Arial"/>
            <w:sz w:val="18"/>
            <w:szCs w:val="18"/>
          </w:rPr>
          <w:delText xml:space="preserve"> from </w:delText>
        </w:r>
        <w:r w:rsidR="00E83462" w:rsidDel="004C28AB">
          <w:rPr>
            <w:rFonts w:ascii="Calibri" w:hAnsi="Calibri" w:cs="Arial"/>
            <w:sz w:val="18"/>
            <w:szCs w:val="18"/>
          </w:rPr>
          <w:delText>L</w:delText>
        </w:r>
        <w:r w:rsidR="002F2B9D" w:rsidRPr="0037735E" w:rsidDel="004C28AB">
          <w:rPr>
            <w:rFonts w:ascii="Calibri" w:hAnsi="Calibri" w:cs="Arial"/>
            <w:sz w:val="18"/>
            <w:szCs w:val="18"/>
          </w:rPr>
          <w:delText>. 01.</w:delText>
        </w:r>
      </w:del>
    </w:p>
    <w:p w14:paraId="154809EF" w14:textId="4716F48B" w:rsidR="0060402D" w:rsidRPr="0037735E" w:rsidDel="004C28AB" w:rsidRDefault="0060402D" w:rsidP="0060402D">
      <w:pPr>
        <w:pStyle w:val="ListParagraph"/>
        <w:numPr>
          <w:ilvl w:val="0"/>
          <w:numId w:val="47"/>
        </w:numPr>
        <w:rPr>
          <w:del w:id="939" w:author="Shewmaker, Michael@Energy" w:date="2021-12-23T11:19:00Z"/>
          <w:rFonts w:ascii="Calibri" w:hAnsi="Calibri" w:cs="Arial"/>
          <w:sz w:val="18"/>
          <w:szCs w:val="18"/>
        </w:rPr>
      </w:pPr>
      <w:del w:id="940" w:author="Shewmaker, Michael@Energy" w:date="2021-12-23T11:19:00Z">
        <w:r w:rsidRPr="0037735E" w:rsidDel="004C28AB">
          <w:rPr>
            <w:rFonts w:ascii="Calibri" w:hAnsi="Calibri" w:cs="Arial"/>
            <w:sz w:val="18"/>
            <w:szCs w:val="18"/>
          </w:rPr>
          <w:delText xml:space="preserve">Dwelling Unit </w:delText>
        </w:r>
        <w:r w:rsidR="00C41F78" w:rsidRPr="0037735E" w:rsidDel="004C28AB">
          <w:rPr>
            <w:rFonts w:ascii="Calibri" w:hAnsi="Calibri" w:cs="Arial"/>
            <w:sz w:val="18"/>
            <w:szCs w:val="18"/>
          </w:rPr>
          <w:delText xml:space="preserve">Water Heating System Identification or Name: </w:delText>
        </w:r>
        <w:r w:rsidR="00260E33" w:rsidRPr="0037735E" w:rsidDel="004C28AB">
          <w:rPr>
            <w:rFonts w:ascii="Calibri" w:hAnsi="Calibri" w:cs="Arial"/>
            <w:sz w:val="18"/>
            <w:szCs w:val="18"/>
          </w:rPr>
          <w:delText>Note</w:delText>
        </w:r>
        <w:r w:rsidR="00C41F78" w:rsidRPr="0037735E" w:rsidDel="004C28AB">
          <w:rPr>
            <w:rFonts w:ascii="Calibri" w:hAnsi="Calibri" w:cs="Arial"/>
            <w:sz w:val="18"/>
            <w:szCs w:val="18"/>
          </w:rPr>
          <w:delText xml:space="preserve"> the </w:delText>
        </w:r>
        <w:r w:rsidR="00AF68E0" w:rsidRPr="0037735E" w:rsidDel="004C28AB">
          <w:rPr>
            <w:rFonts w:ascii="Calibri" w:hAnsi="Calibri" w:cs="Arial"/>
            <w:sz w:val="18"/>
            <w:szCs w:val="18"/>
          </w:rPr>
          <w:delText xml:space="preserve">applicable </w:delText>
        </w:r>
        <w:r w:rsidR="00C41F78" w:rsidRPr="0037735E" w:rsidDel="004C28AB">
          <w:rPr>
            <w:rFonts w:ascii="Calibri" w:hAnsi="Calibri" w:cs="Arial"/>
            <w:sz w:val="18"/>
            <w:szCs w:val="18"/>
          </w:rPr>
          <w:delText>water heating system name</w:delText>
        </w:r>
        <w:r w:rsidR="00AF68E0" w:rsidRPr="0037735E" w:rsidDel="004C28AB">
          <w:rPr>
            <w:rFonts w:ascii="Calibri" w:hAnsi="Calibri" w:cs="Arial"/>
            <w:sz w:val="18"/>
            <w:szCs w:val="18"/>
          </w:rPr>
          <w:delText>(</w:delText>
        </w:r>
        <w:r w:rsidR="00C41F78" w:rsidRPr="0037735E" w:rsidDel="004C28AB">
          <w:rPr>
            <w:rFonts w:ascii="Calibri" w:hAnsi="Calibri" w:cs="Arial"/>
            <w:sz w:val="18"/>
            <w:szCs w:val="18"/>
          </w:rPr>
          <w:delText>s</w:delText>
        </w:r>
        <w:r w:rsidR="00AF68E0" w:rsidRPr="0037735E" w:rsidDel="004C28AB">
          <w:rPr>
            <w:rFonts w:ascii="Calibri" w:hAnsi="Calibri" w:cs="Arial"/>
            <w:sz w:val="18"/>
            <w:szCs w:val="18"/>
          </w:rPr>
          <w:delText>)</w:delText>
        </w:r>
        <w:r w:rsidR="00C41F78" w:rsidRPr="0037735E" w:rsidDel="004C28AB">
          <w:rPr>
            <w:rFonts w:ascii="Calibri" w:hAnsi="Calibri" w:cs="Arial"/>
            <w:sz w:val="18"/>
            <w:szCs w:val="18"/>
          </w:rPr>
          <w:delText xml:space="preserve">. If more than one water heating system type is needed in the dwelling unit, </w:delText>
        </w:r>
        <w:r w:rsidR="00DE41B1" w:rsidRPr="0037735E" w:rsidDel="004C28AB">
          <w:rPr>
            <w:rFonts w:ascii="Calibri" w:hAnsi="Calibri" w:cs="Arial"/>
            <w:sz w:val="18"/>
            <w:szCs w:val="18"/>
          </w:rPr>
          <w:delText xml:space="preserve">add </w:delText>
        </w:r>
        <w:r w:rsidR="00C41F78" w:rsidRPr="0037735E" w:rsidDel="004C28AB">
          <w:rPr>
            <w:rFonts w:ascii="Calibri" w:hAnsi="Calibri" w:cs="Arial"/>
            <w:sz w:val="18"/>
            <w:szCs w:val="18"/>
          </w:rPr>
          <w:delText xml:space="preserve">another row of data for the dwelling unit and </w:delText>
        </w:r>
        <w:r w:rsidR="00DE41B1" w:rsidRPr="0037735E" w:rsidDel="004C28AB">
          <w:rPr>
            <w:rFonts w:ascii="Calibri" w:hAnsi="Calibri" w:cs="Arial"/>
            <w:sz w:val="18"/>
            <w:szCs w:val="18"/>
          </w:rPr>
          <w:delText>enter</w:delText>
        </w:r>
        <w:r w:rsidR="00C41F78" w:rsidRPr="0037735E" w:rsidDel="004C28AB">
          <w:rPr>
            <w:rFonts w:ascii="Calibri" w:hAnsi="Calibri" w:cs="Arial"/>
            <w:sz w:val="18"/>
            <w:szCs w:val="18"/>
          </w:rPr>
          <w:delText xml:space="preserve"> the additional water heating system name.</w:delText>
        </w:r>
      </w:del>
    </w:p>
    <w:p w14:paraId="154809F0" w14:textId="0CD9C3B1" w:rsidR="0060402D" w:rsidRPr="0037735E" w:rsidDel="004C28AB" w:rsidRDefault="0060402D" w:rsidP="0060402D">
      <w:pPr>
        <w:pStyle w:val="ListParagraph"/>
        <w:numPr>
          <w:ilvl w:val="0"/>
          <w:numId w:val="47"/>
        </w:numPr>
        <w:rPr>
          <w:del w:id="941" w:author="Shewmaker, Michael@Energy" w:date="2021-12-23T11:19:00Z"/>
          <w:rFonts w:ascii="Calibri" w:hAnsi="Calibri" w:cs="Arial"/>
          <w:sz w:val="18"/>
          <w:szCs w:val="18"/>
        </w:rPr>
      </w:pPr>
      <w:del w:id="942" w:author="Shewmaker, Michael@Energy" w:date="2021-12-23T11:19:00Z">
        <w:r w:rsidRPr="0037735E" w:rsidDel="004C28AB">
          <w:rPr>
            <w:rFonts w:ascii="Calibri" w:hAnsi="Calibri" w:cs="Arial"/>
            <w:sz w:val="18"/>
            <w:szCs w:val="18"/>
          </w:rPr>
          <w:delText>Dwelling Unit</w:delText>
        </w:r>
        <w:r w:rsidR="00EE0045" w:rsidRPr="0037735E" w:rsidDel="004C28AB">
          <w:rPr>
            <w:rFonts w:ascii="Calibri" w:hAnsi="Calibri" w:cs="Arial"/>
            <w:sz w:val="18"/>
            <w:szCs w:val="18"/>
          </w:rPr>
          <w:delText xml:space="preserve"> -</w:delText>
        </w:r>
        <w:r w:rsidRPr="0037735E" w:rsidDel="004C28AB">
          <w:rPr>
            <w:rFonts w:ascii="Calibri" w:hAnsi="Calibri" w:cs="Arial"/>
            <w:sz w:val="18"/>
            <w:szCs w:val="18"/>
          </w:rPr>
          <w:delText xml:space="preserve"> Installing a New Space Conditioning System?</w:delText>
        </w:r>
        <w:r w:rsidR="00EE0045" w:rsidRPr="0037735E" w:rsidDel="004C28AB">
          <w:rPr>
            <w:rFonts w:ascii="Calibri" w:hAnsi="Calibri" w:cs="Arial"/>
            <w:sz w:val="18"/>
            <w:szCs w:val="18"/>
          </w:rPr>
          <w:delText>:</w:delText>
        </w:r>
        <w:r w:rsidRPr="0037735E" w:rsidDel="004C28AB">
          <w:rPr>
            <w:rFonts w:ascii="Calibri" w:hAnsi="Calibri" w:cs="Arial"/>
            <w:sz w:val="18"/>
            <w:szCs w:val="18"/>
          </w:rPr>
          <w:delText xml:space="preserve"> If a new Space Conditioning system is planned to be installed, then enter yes, otherwise enter no.</w:delText>
        </w:r>
      </w:del>
    </w:p>
    <w:p w14:paraId="154809F1" w14:textId="55C2C290" w:rsidR="0095710E" w:rsidRPr="009B38B3" w:rsidDel="009B38B3" w:rsidRDefault="0095710E" w:rsidP="0095710E">
      <w:pPr>
        <w:pStyle w:val="ListParagraph"/>
        <w:numPr>
          <w:ilvl w:val="0"/>
          <w:numId w:val="47"/>
        </w:numPr>
        <w:rPr>
          <w:del w:id="943" w:author="Shewmaker, Michael@Energy" w:date="2021-12-23T11:19:00Z"/>
          <w:rFonts w:asciiTheme="minorHAnsi" w:hAnsiTheme="minorHAnsi" w:cs="Arial"/>
          <w:sz w:val="18"/>
          <w:szCs w:val="18"/>
          <w:rPrChange w:id="944" w:author="Shewmaker, Michael@Energy" w:date="2021-12-23T11:57:00Z">
            <w:rPr>
              <w:del w:id="945" w:author="Shewmaker, Michael@Energy" w:date="2021-12-23T11:19:00Z"/>
              <w:rFonts w:ascii="Calibri" w:hAnsi="Calibri" w:cs="Arial"/>
              <w:sz w:val="18"/>
              <w:szCs w:val="18"/>
            </w:rPr>
          </w:rPrChange>
        </w:rPr>
      </w:pPr>
      <w:del w:id="946" w:author="Shewmaker, Michael@Energy" w:date="2021-12-23T11:19:00Z">
        <w:r w:rsidRPr="0037735E" w:rsidDel="004C28AB">
          <w:rPr>
            <w:rFonts w:asciiTheme="minorHAnsi" w:hAnsiTheme="minorHAnsi" w:cs="Arial"/>
            <w:sz w:val="18"/>
            <w:szCs w:val="18"/>
          </w:rPr>
          <w:delText xml:space="preserve">Comments: </w:delText>
        </w:r>
        <w:r w:rsidRPr="0037735E" w:rsidDel="004C28AB">
          <w:rPr>
            <w:rFonts w:ascii="Calibri" w:hAnsi="Calibri" w:cs="Arial"/>
            <w:sz w:val="18"/>
            <w:szCs w:val="18"/>
          </w:rPr>
          <w:delText>Any notes regarding location or unique conditions.</w:delText>
        </w:r>
      </w:del>
    </w:p>
    <w:p w14:paraId="1B1E6D13" w14:textId="41EAB556" w:rsidR="009B38B3" w:rsidRPr="009B38B3" w:rsidRDefault="009B38B3" w:rsidP="009B38B3">
      <w:pPr>
        <w:rPr>
          <w:ins w:id="947" w:author="Shewmaker, Michael@Energy" w:date="2021-12-23T11:58:00Z"/>
          <w:rFonts w:asciiTheme="minorHAnsi" w:hAnsiTheme="minorHAnsi" w:cs="Arial"/>
          <w:b/>
          <w:bCs/>
          <w:sz w:val="18"/>
          <w:szCs w:val="18"/>
          <w:rPrChange w:id="948" w:author="Shewmaker, Michael@Energy" w:date="2021-12-23T11:59:00Z">
            <w:rPr>
              <w:ins w:id="949" w:author="Shewmaker, Michael@Energy" w:date="2021-12-23T11:58:00Z"/>
              <w:rFonts w:asciiTheme="minorHAnsi" w:hAnsiTheme="minorHAnsi" w:cs="Arial"/>
              <w:sz w:val="18"/>
              <w:szCs w:val="18"/>
            </w:rPr>
          </w:rPrChange>
        </w:rPr>
      </w:pPr>
      <w:ins w:id="950" w:author="Shewmaker, Michael@Energy" w:date="2021-12-23T11:57:00Z">
        <w:r w:rsidRPr="009B38B3">
          <w:rPr>
            <w:rFonts w:asciiTheme="minorHAnsi" w:hAnsiTheme="minorHAnsi" w:cs="Arial"/>
            <w:b/>
            <w:bCs/>
            <w:sz w:val="18"/>
            <w:szCs w:val="18"/>
            <w:rPrChange w:id="951" w:author="Shewmaker, Michael@Energy" w:date="2021-12-23T11:59:00Z">
              <w:rPr>
                <w:rFonts w:asciiTheme="minorHAnsi" w:hAnsiTheme="minorHAnsi" w:cs="Arial"/>
                <w:sz w:val="18"/>
                <w:szCs w:val="18"/>
              </w:rPr>
            </w:rPrChange>
          </w:rPr>
          <w:t xml:space="preserve">M. </w:t>
        </w:r>
      </w:ins>
      <w:ins w:id="952" w:author="Shewmaker, Michael@Energy" w:date="2021-12-23T11:59:00Z">
        <w:r w:rsidRPr="009B38B3">
          <w:rPr>
            <w:rFonts w:asciiTheme="minorHAnsi" w:hAnsiTheme="minorHAnsi" w:cs="Arial"/>
            <w:b/>
            <w:bCs/>
            <w:sz w:val="18"/>
            <w:szCs w:val="18"/>
            <w:rPrChange w:id="953" w:author="Shewmaker, Michael@Energy" w:date="2021-12-23T11:59:00Z">
              <w:rPr>
                <w:rFonts w:asciiTheme="minorHAnsi" w:hAnsiTheme="minorHAnsi" w:cs="Arial"/>
                <w:sz w:val="18"/>
                <w:szCs w:val="18"/>
              </w:rPr>
            </w:rPrChange>
          </w:rPr>
          <w:t>Indoor Air Quality (</w:t>
        </w:r>
      </w:ins>
      <w:ins w:id="954" w:author="Shewmaker, Michael@Energy" w:date="2021-12-23T11:58:00Z">
        <w:r w:rsidRPr="009B38B3">
          <w:rPr>
            <w:rFonts w:asciiTheme="minorHAnsi" w:hAnsiTheme="minorHAnsi" w:cs="Arial"/>
            <w:b/>
            <w:bCs/>
            <w:sz w:val="18"/>
            <w:szCs w:val="18"/>
            <w:rPrChange w:id="955" w:author="Shewmaker, Michael@Energy" w:date="2021-12-23T11:59:00Z">
              <w:rPr>
                <w:rFonts w:asciiTheme="minorHAnsi" w:hAnsiTheme="minorHAnsi" w:cs="Arial"/>
                <w:sz w:val="18"/>
                <w:szCs w:val="18"/>
              </w:rPr>
            </w:rPrChange>
          </w:rPr>
          <w:t>IAQ</w:t>
        </w:r>
      </w:ins>
      <w:ins w:id="956" w:author="Shewmaker, Michael@Energy" w:date="2021-12-23T11:59:00Z">
        <w:r w:rsidRPr="009B38B3">
          <w:rPr>
            <w:rFonts w:asciiTheme="minorHAnsi" w:hAnsiTheme="minorHAnsi" w:cs="Arial"/>
            <w:b/>
            <w:bCs/>
            <w:sz w:val="18"/>
            <w:szCs w:val="18"/>
            <w:rPrChange w:id="957" w:author="Shewmaker, Michael@Energy" w:date="2021-12-23T11:59:00Z">
              <w:rPr>
                <w:rFonts w:asciiTheme="minorHAnsi" w:hAnsiTheme="minorHAnsi" w:cs="Arial"/>
                <w:sz w:val="18"/>
                <w:szCs w:val="18"/>
              </w:rPr>
            </w:rPrChange>
          </w:rPr>
          <w:t>)</w:t>
        </w:r>
      </w:ins>
      <w:ins w:id="958" w:author="Shewmaker, Michael@Energy" w:date="2021-12-23T11:58:00Z">
        <w:r w:rsidRPr="009B38B3">
          <w:rPr>
            <w:rFonts w:asciiTheme="minorHAnsi" w:hAnsiTheme="minorHAnsi" w:cs="Arial"/>
            <w:b/>
            <w:bCs/>
            <w:sz w:val="18"/>
            <w:szCs w:val="18"/>
            <w:rPrChange w:id="959" w:author="Shewmaker, Michael@Energy" w:date="2021-12-23T11:59:00Z">
              <w:rPr>
                <w:rFonts w:asciiTheme="minorHAnsi" w:hAnsiTheme="minorHAnsi" w:cs="Arial"/>
                <w:sz w:val="18"/>
                <w:szCs w:val="18"/>
              </w:rPr>
            </w:rPrChange>
          </w:rPr>
          <w:t xml:space="preserve"> Fan Information</w:t>
        </w:r>
      </w:ins>
    </w:p>
    <w:p w14:paraId="2BAEE5E8" w14:textId="7E05519A" w:rsidR="009B38B3" w:rsidRDefault="00B118C4" w:rsidP="009B38B3">
      <w:pPr>
        <w:pStyle w:val="ListParagraph"/>
        <w:numPr>
          <w:ilvl w:val="0"/>
          <w:numId w:val="84"/>
        </w:numPr>
        <w:rPr>
          <w:ins w:id="960" w:author="Shewmaker, Michael@Energy" w:date="2021-12-23T12:00:00Z"/>
          <w:rFonts w:asciiTheme="minorHAnsi" w:hAnsiTheme="minorHAnsi" w:cs="Arial"/>
          <w:sz w:val="18"/>
          <w:szCs w:val="18"/>
        </w:rPr>
      </w:pPr>
      <w:ins w:id="961" w:author="Shewmaker, Michael@Energy" w:date="2021-12-23T12:00:00Z">
        <w:r>
          <w:rPr>
            <w:rFonts w:asciiTheme="minorHAnsi" w:hAnsiTheme="minorHAnsi" w:cs="Arial"/>
            <w:sz w:val="18"/>
            <w:szCs w:val="18"/>
          </w:rPr>
          <w:t xml:space="preserve">Fan Name: </w:t>
        </w:r>
        <w:r w:rsidR="005C0FFB" w:rsidRPr="00771690">
          <w:rPr>
            <w:rFonts w:ascii="Calibri" w:hAnsi="Calibri" w:cs="Arial"/>
            <w:sz w:val="18"/>
            <w:szCs w:val="18"/>
          </w:rPr>
          <w:t xml:space="preserve">Provide a unique name for each unique </w:t>
        </w:r>
      </w:ins>
      <w:ins w:id="962" w:author="Shewmaker, Michael@Energy" w:date="2021-12-23T12:01:00Z">
        <w:r w:rsidR="005C0FFB">
          <w:rPr>
            <w:rFonts w:ascii="Calibri" w:hAnsi="Calibri" w:cs="Arial"/>
            <w:sz w:val="18"/>
            <w:szCs w:val="18"/>
          </w:rPr>
          <w:t>indoor air quality (IAQ) fan</w:t>
        </w:r>
      </w:ins>
      <w:ins w:id="963" w:author="Shewmaker, Michael@Energy" w:date="2021-12-23T12:00:00Z">
        <w:r w:rsidR="005C0FFB" w:rsidRPr="00771690">
          <w:rPr>
            <w:rFonts w:ascii="Calibri" w:hAnsi="Calibri" w:cs="Arial"/>
            <w:sz w:val="18"/>
            <w:szCs w:val="18"/>
          </w:rPr>
          <w:t xml:space="preserve"> type in the building</w:t>
        </w:r>
        <w:r w:rsidR="005C0FFB">
          <w:rPr>
            <w:rFonts w:ascii="Calibri" w:hAnsi="Calibri" w:cs="Arial"/>
            <w:sz w:val="18"/>
            <w:szCs w:val="18"/>
          </w:rPr>
          <w:t>.</w:t>
        </w:r>
      </w:ins>
    </w:p>
    <w:p w14:paraId="0952F1EC" w14:textId="640CCA93" w:rsidR="00B118C4" w:rsidRDefault="00B118C4" w:rsidP="009B38B3">
      <w:pPr>
        <w:pStyle w:val="ListParagraph"/>
        <w:numPr>
          <w:ilvl w:val="0"/>
          <w:numId w:val="84"/>
        </w:numPr>
        <w:rPr>
          <w:ins w:id="964" w:author="Shewmaker, Michael@Energy" w:date="2021-12-23T12:00:00Z"/>
          <w:rFonts w:asciiTheme="minorHAnsi" w:hAnsiTheme="minorHAnsi" w:cs="Arial"/>
          <w:sz w:val="18"/>
          <w:szCs w:val="18"/>
        </w:rPr>
      </w:pPr>
      <w:ins w:id="965" w:author="Shewmaker, Michael@Energy" w:date="2021-12-23T12:00:00Z">
        <w:r>
          <w:rPr>
            <w:rFonts w:asciiTheme="minorHAnsi" w:hAnsiTheme="minorHAnsi" w:cs="Arial"/>
            <w:sz w:val="18"/>
            <w:szCs w:val="18"/>
          </w:rPr>
          <w:t xml:space="preserve">IAQ Type: </w:t>
        </w:r>
      </w:ins>
      <w:ins w:id="966" w:author="Shewmaker, Michael@Energy" w:date="2021-12-23T12:01:00Z">
        <w:r w:rsidR="00AE6FAD">
          <w:rPr>
            <w:rFonts w:asciiTheme="minorHAnsi" w:hAnsiTheme="minorHAnsi" w:cs="Arial"/>
            <w:sz w:val="18"/>
            <w:szCs w:val="18"/>
          </w:rPr>
          <w:t xml:space="preserve">Supply, Exhaust, Balanced, Balanced – ERV, Balanced – HRV, Central Fan Integrated (CFI), Central </w:t>
        </w:r>
        <w:r w:rsidR="004F16E1">
          <w:rPr>
            <w:rFonts w:asciiTheme="minorHAnsi" w:hAnsiTheme="minorHAnsi" w:cs="Arial"/>
            <w:sz w:val="18"/>
            <w:szCs w:val="18"/>
          </w:rPr>
          <w:t>Ventilation System – Supply, Ce</w:t>
        </w:r>
      </w:ins>
      <w:ins w:id="967" w:author="Shewmaker, Michael@Energy" w:date="2021-12-23T12:02:00Z">
        <w:r w:rsidR="004F16E1">
          <w:rPr>
            <w:rFonts w:asciiTheme="minorHAnsi" w:hAnsiTheme="minorHAnsi" w:cs="Arial"/>
            <w:sz w:val="18"/>
            <w:szCs w:val="18"/>
          </w:rPr>
          <w:t xml:space="preserve">ntral Ventilation System – Exhaust, </w:t>
        </w:r>
        <w:r w:rsidR="00C56D08">
          <w:rPr>
            <w:rFonts w:asciiTheme="minorHAnsi" w:hAnsiTheme="minorHAnsi" w:cs="Arial"/>
            <w:sz w:val="18"/>
            <w:szCs w:val="18"/>
          </w:rPr>
          <w:t xml:space="preserve">or </w:t>
        </w:r>
        <w:r w:rsidR="004F16E1">
          <w:rPr>
            <w:rFonts w:asciiTheme="minorHAnsi" w:hAnsiTheme="minorHAnsi" w:cs="Arial"/>
            <w:sz w:val="18"/>
            <w:szCs w:val="18"/>
          </w:rPr>
          <w:t>Central Ventilation System – Balanced</w:t>
        </w:r>
        <w:r w:rsidR="00C56D08">
          <w:rPr>
            <w:rFonts w:asciiTheme="minorHAnsi" w:hAnsiTheme="minorHAnsi" w:cs="Arial"/>
            <w:sz w:val="18"/>
            <w:szCs w:val="18"/>
          </w:rPr>
          <w:t>.</w:t>
        </w:r>
        <w:r w:rsidR="004F16E1">
          <w:rPr>
            <w:rFonts w:asciiTheme="minorHAnsi" w:hAnsiTheme="minorHAnsi" w:cs="Arial"/>
            <w:sz w:val="18"/>
            <w:szCs w:val="18"/>
          </w:rPr>
          <w:t xml:space="preserve"> </w:t>
        </w:r>
      </w:ins>
    </w:p>
    <w:p w14:paraId="7BCECFCD" w14:textId="1521E9E2" w:rsidR="00B118C4" w:rsidRPr="009B38B3" w:rsidRDefault="00B118C4">
      <w:pPr>
        <w:pStyle w:val="ListParagraph"/>
        <w:numPr>
          <w:ilvl w:val="0"/>
          <w:numId w:val="84"/>
        </w:numPr>
        <w:rPr>
          <w:ins w:id="968" w:author="Shewmaker, Michael@Energy" w:date="2021-12-23T11:57:00Z"/>
          <w:rFonts w:asciiTheme="minorHAnsi" w:hAnsiTheme="minorHAnsi" w:cs="Arial"/>
          <w:sz w:val="18"/>
          <w:szCs w:val="18"/>
          <w:rPrChange w:id="969" w:author="Shewmaker, Michael@Energy" w:date="2021-12-23T11:58:00Z">
            <w:rPr>
              <w:ins w:id="970" w:author="Shewmaker, Michael@Energy" w:date="2021-12-23T11:57:00Z"/>
            </w:rPr>
          </w:rPrChange>
        </w:rPr>
        <w:pPrChange w:id="971" w:author="Shewmaker, Michael@Energy" w:date="2021-12-23T11:58:00Z">
          <w:pPr>
            <w:pStyle w:val="ListParagraph"/>
            <w:numPr>
              <w:numId w:val="47"/>
            </w:numPr>
            <w:ind w:hanging="360"/>
          </w:pPr>
        </w:pPrChange>
      </w:pPr>
      <w:ins w:id="972" w:author="Shewmaker, Michael@Energy" w:date="2021-12-23T12:00:00Z">
        <w:r>
          <w:rPr>
            <w:rFonts w:asciiTheme="minorHAnsi" w:hAnsiTheme="minorHAnsi" w:cs="Arial"/>
            <w:sz w:val="18"/>
            <w:szCs w:val="18"/>
          </w:rPr>
          <w:t>Comments: Any notes regarding location or unique conditions.</w:t>
        </w:r>
      </w:ins>
    </w:p>
    <w:p w14:paraId="63E81E7C" w14:textId="77777777" w:rsidR="0076461F" w:rsidRDefault="0076461F" w:rsidP="0037735E">
      <w:pPr>
        <w:rPr>
          <w:rFonts w:ascii="Calibri" w:hAnsi="Calibri" w:cs="Arial"/>
          <w:b/>
          <w:sz w:val="18"/>
          <w:szCs w:val="18"/>
        </w:rPr>
      </w:pPr>
    </w:p>
    <w:p w14:paraId="154809F3" w14:textId="260D5557" w:rsidR="00492D3C" w:rsidRPr="0037735E" w:rsidRDefault="00DF5F60" w:rsidP="0037735E">
      <w:pPr>
        <w:rPr>
          <w:rFonts w:ascii="Calibri" w:hAnsi="Calibri" w:cs="Arial"/>
          <w:b/>
          <w:sz w:val="18"/>
          <w:szCs w:val="18"/>
        </w:rPr>
      </w:pPr>
      <w:r w:rsidRPr="0037735E">
        <w:rPr>
          <w:rFonts w:ascii="Calibri" w:hAnsi="Calibri" w:cs="Arial"/>
          <w:b/>
          <w:sz w:val="18"/>
          <w:szCs w:val="18"/>
        </w:rPr>
        <w:t>Documentation Declaration Statements</w:t>
      </w:r>
    </w:p>
    <w:p w14:paraId="154809F4" w14:textId="77777777" w:rsidR="00492D3C" w:rsidRPr="0037735E" w:rsidRDefault="00492D3C" w:rsidP="00492D3C">
      <w:pPr>
        <w:numPr>
          <w:ilvl w:val="0"/>
          <w:numId w:val="39"/>
        </w:numPr>
        <w:rPr>
          <w:rFonts w:ascii="Calibri" w:hAnsi="Calibri" w:cs="Arial"/>
          <w:sz w:val="18"/>
          <w:szCs w:val="18"/>
        </w:rPr>
      </w:pPr>
      <w:r w:rsidRPr="0037735E">
        <w:rPr>
          <w:rFonts w:ascii="Calibri" w:hAnsi="Calibri" w:cs="Arial"/>
          <w:sz w:val="18"/>
          <w:szCs w:val="18"/>
        </w:rPr>
        <w:lastRenderedPageBreak/>
        <w:t xml:space="preserve">The person who prepared the CF1R will sign and complete the fields for their name, company (if applicable), address, phone number, certification information (if applicable), date and signature (may be electronic). </w:t>
      </w:r>
    </w:p>
    <w:p w14:paraId="154809F5" w14:textId="1041304B" w:rsidR="00492D3C" w:rsidRDefault="00492D3C" w:rsidP="00492D3C">
      <w:pPr>
        <w:numPr>
          <w:ilvl w:val="0"/>
          <w:numId w:val="39"/>
        </w:numPr>
        <w:rPr>
          <w:rFonts w:ascii="Calibri" w:hAnsi="Calibri" w:cs="Arial"/>
          <w:sz w:val="18"/>
          <w:szCs w:val="18"/>
        </w:rPr>
      </w:pPr>
      <w:r w:rsidRPr="0037735E">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2FE668E4" w14:textId="77777777" w:rsidR="000428D7" w:rsidRPr="0037735E" w:rsidRDefault="000428D7" w:rsidP="000428D7">
      <w:pPr>
        <w:ind w:left="360"/>
        <w:rPr>
          <w:rFonts w:ascii="Calibri" w:hAnsi="Calibri" w:cs="Arial"/>
          <w:sz w:val="18"/>
          <w:szCs w:val="18"/>
        </w:rPr>
      </w:pPr>
    </w:p>
    <w:p w14:paraId="154809F8" w14:textId="14E1737D" w:rsidR="00A841A3" w:rsidRPr="0037735E" w:rsidRDefault="00DF5F60" w:rsidP="0037735E">
      <w:pPr>
        <w:rPr>
          <w:rFonts w:ascii="Calibri" w:hAnsi="Calibri" w:cs="Arial"/>
          <w:b/>
          <w:sz w:val="18"/>
          <w:szCs w:val="18"/>
        </w:rPr>
      </w:pPr>
      <w:r w:rsidRPr="0037735E">
        <w:rPr>
          <w:rFonts w:ascii="Calibri" w:hAnsi="Calibri" w:cs="Arial"/>
          <w:b/>
          <w:sz w:val="18"/>
          <w:szCs w:val="18"/>
        </w:rPr>
        <w:t>Registration</w:t>
      </w:r>
    </w:p>
    <w:p w14:paraId="154809F9" w14:textId="77777777" w:rsidR="00A841A3" w:rsidRPr="0037735E" w:rsidRDefault="00D62B8E" w:rsidP="00D62B8E">
      <w:pPr>
        <w:rPr>
          <w:rFonts w:ascii="Calibri" w:hAnsi="Calibri" w:cs="Arial"/>
          <w:sz w:val="18"/>
          <w:szCs w:val="18"/>
        </w:rPr>
      </w:pPr>
      <w:r w:rsidRPr="0037735E">
        <w:rPr>
          <w:rFonts w:ascii="Calibri" w:hAnsi="Calibri" w:cs="Arial"/>
          <w:sz w:val="18"/>
          <w:szCs w:val="18"/>
        </w:rPr>
        <w:t>T</w:t>
      </w:r>
      <w:r w:rsidR="00A841A3" w:rsidRPr="0037735E">
        <w:rPr>
          <w:rFonts w:ascii="Calibri" w:hAnsi="Calibri" w:cs="Arial"/>
          <w:sz w:val="18"/>
          <w:szCs w:val="18"/>
        </w:rPr>
        <w:t>he CF1R must be registered with a HERS provider prior to submi</w:t>
      </w:r>
      <w:r w:rsidR="003A63C9" w:rsidRPr="0037735E">
        <w:rPr>
          <w:rFonts w:ascii="Calibri" w:hAnsi="Calibri" w:cs="Arial"/>
          <w:sz w:val="18"/>
          <w:szCs w:val="18"/>
        </w:rPr>
        <w:t>tting for a building permit.</w:t>
      </w:r>
    </w:p>
    <w:p w14:paraId="3D380CDC" w14:textId="2D5B36BC" w:rsidR="00114CC4" w:rsidRPr="000428D7" w:rsidRDefault="00114CC4" w:rsidP="000428D7">
      <w:pPr>
        <w:tabs>
          <w:tab w:val="left" w:pos="4560"/>
        </w:tabs>
        <w:rPr>
          <w:rFonts w:ascii="Calibri" w:hAnsi="Calibri"/>
        </w:rPr>
        <w:sectPr w:rsidR="00114CC4" w:rsidRPr="000428D7" w:rsidSect="00DE2E2E">
          <w:headerReference w:type="even" r:id="rId20"/>
          <w:headerReference w:type="default" r:id="rId21"/>
          <w:footerReference w:type="default" r:id="rId22"/>
          <w:headerReference w:type="first" r:id="rId23"/>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55"/>
        <w:gridCol w:w="4908"/>
        <w:gridCol w:w="399"/>
        <w:gridCol w:w="3605"/>
        <w:gridCol w:w="2871"/>
      </w:tblGrid>
      <w:tr w:rsidR="003116BB" w:rsidRPr="00B177C8" w14:paraId="15480A07" w14:textId="77777777" w:rsidTr="00973747">
        <w:trPr>
          <w:trHeight w:val="317"/>
        </w:trPr>
        <w:tc>
          <w:tcPr>
            <w:tcW w:w="14390" w:type="dxa"/>
            <w:gridSpan w:val="6"/>
            <w:tcBorders>
              <w:top w:val="single" w:sz="4" w:space="0" w:color="auto"/>
              <w:left w:val="single" w:sz="4" w:space="0" w:color="auto"/>
              <w:right w:val="single" w:sz="4" w:space="0" w:color="auto"/>
            </w:tcBorders>
            <w:shd w:val="clear" w:color="auto" w:fill="auto"/>
            <w:vAlign w:val="center"/>
          </w:tcPr>
          <w:p w14:paraId="15480A06" w14:textId="61E84116" w:rsidR="003116BB" w:rsidRPr="00B177C8" w:rsidRDefault="003116BB" w:rsidP="004A5E91">
            <w:pPr>
              <w:keepNext/>
              <w:rPr>
                <w:rFonts w:ascii="Calibri" w:hAnsi="Calibri"/>
                <w:sz w:val="22"/>
                <w:szCs w:val="22"/>
              </w:rPr>
            </w:pPr>
            <w:r w:rsidRPr="0037735E">
              <w:rPr>
                <w:rFonts w:ascii="Calibri" w:eastAsia="Calibri" w:hAnsi="Calibri"/>
                <w:b/>
                <w:sz w:val="20"/>
                <w:szCs w:val="22"/>
              </w:rPr>
              <w:lastRenderedPageBreak/>
              <w:t xml:space="preserve">A. </w:t>
            </w:r>
            <w:r w:rsidR="004A5E91" w:rsidRPr="0037735E">
              <w:rPr>
                <w:rFonts w:ascii="Calibri" w:eastAsia="Calibri" w:hAnsi="Calibri"/>
                <w:b/>
                <w:sz w:val="20"/>
                <w:szCs w:val="22"/>
              </w:rPr>
              <w:t>General Information</w:t>
            </w:r>
          </w:p>
        </w:tc>
      </w:tr>
      <w:tr w:rsidR="003116BB" w:rsidRPr="00B177C8" w14:paraId="15480A0E" w14:textId="77777777" w:rsidTr="00973747">
        <w:trPr>
          <w:trHeight w:val="245"/>
        </w:trPr>
        <w:tc>
          <w:tcPr>
            <w:tcW w:w="452" w:type="dxa"/>
            <w:tcBorders>
              <w:left w:val="single" w:sz="4" w:space="0" w:color="auto"/>
              <w:right w:val="single" w:sz="4" w:space="0" w:color="auto"/>
            </w:tcBorders>
            <w:vAlign w:val="center"/>
          </w:tcPr>
          <w:p w14:paraId="15480A08" w14:textId="77777777" w:rsidR="003116BB" w:rsidRPr="0037735E" w:rsidRDefault="003116BB" w:rsidP="00C62F33">
            <w:pPr>
              <w:jc w:val="center"/>
              <w:rPr>
                <w:rFonts w:ascii="Calibri" w:eastAsia="Calibri" w:hAnsi="Calibri"/>
                <w:sz w:val="18"/>
                <w:szCs w:val="18"/>
              </w:rPr>
            </w:pPr>
            <w:r w:rsidRPr="0037735E">
              <w:rPr>
                <w:rFonts w:ascii="Calibri" w:eastAsia="Calibri" w:hAnsi="Calibri"/>
                <w:sz w:val="18"/>
                <w:szCs w:val="18"/>
              </w:rPr>
              <w:t>01</w:t>
            </w:r>
          </w:p>
        </w:tc>
        <w:tc>
          <w:tcPr>
            <w:tcW w:w="2155" w:type="dxa"/>
            <w:tcBorders>
              <w:left w:val="single" w:sz="4" w:space="0" w:color="auto"/>
              <w:right w:val="single" w:sz="4" w:space="0" w:color="auto"/>
            </w:tcBorders>
            <w:shd w:val="clear" w:color="auto" w:fill="auto"/>
            <w:vAlign w:val="center"/>
          </w:tcPr>
          <w:p w14:paraId="15480A09" w14:textId="77777777" w:rsidR="003116BB" w:rsidRPr="0037735E" w:rsidRDefault="003116BB" w:rsidP="00C62F33">
            <w:pPr>
              <w:rPr>
                <w:rFonts w:ascii="Calibri" w:hAnsi="Calibri"/>
                <w:sz w:val="18"/>
                <w:szCs w:val="18"/>
              </w:rPr>
            </w:pPr>
            <w:r w:rsidRPr="0037735E">
              <w:rPr>
                <w:rFonts w:ascii="Calibri" w:eastAsia="Calibri" w:hAnsi="Calibri"/>
                <w:sz w:val="18"/>
                <w:szCs w:val="18"/>
              </w:rPr>
              <w:t>Project Name:</w:t>
            </w:r>
          </w:p>
        </w:tc>
        <w:tc>
          <w:tcPr>
            <w:tcW w:w="4908" w:type="dxa"/>
            <w:tcBorders>
              <w:left w:val="single" w:sz="4" w:space="0" w:color="auto"/>
            </w:tcBorders>
            <w:shd w:val="clear" w:color="auto" w:fill="auto"/>
          </w:tcPr>
          <w:p w14:paraId="15480A0A" w14:textId="77777777" w:rsidR="003116BB" w:rsidRPr="00B177C8" w:rsidRDefault="00B93BFD" w:rsidP="00C62F33">
            <w:pPr>
              <w:rPr>
                <w:rFonts w:ascii="Calibri" w:hAnsi="Calibri"/>
                <w:sz w:val="18"/>
                <w:szCs w:val="18"/>
              </w:rPr>
            </w:pPr>
            <w:r>
              <w:rPr>
                <w:rFonts w:ascii="Calibri" w:hAnsi="Calibri"/>
                <w:sz w:val="18"/>
                <w:szCs w:val="18"/>
              </w:rPr>
              <w:t>&lt;&lt;User Input: Text&gt;&gt;</w:t>
            </w:r>
          </w:p>
        </w:tc>
        <w:tc>
          <w:tcPr>
            <w:tcW w:w="399" w:type="dxa"/>
            <w:tcBorders>
              <w:left w:val="single" w:sz="4" w:space="0" w:color="auto"/>
              <w:right w:val="single" w:sz="4" w:space="0" w:color="auto"/>
            </w:tcBorders>
            <w:vAlign w:val="center"/>
          </w:tcPr>
          <w:p w14:paraId="15480A0B" w14:textId="77777777" w:rsidR="003116BB" w:rsidRPr="0037735E" w:rsidRDefault="003116BB" w:rsidP="00C62F33">
            <w:pPr>
              <w:jc w:val="center"/>
              <w:rPr>
                <w:rFonts w:ascii="Calibri" w:hAnsi="Calibri"/>
                <w:sz w:val="18"/>
                <w:szCs w:val="18"/>
              </w:rPr>
            </w:pPr>
            <w:r w:rsidRPr="0037735E">
              <w:rPr>
                <w:rFonts w:ascii="Calibri" w:hAnsi="Calibri"/>
                <w:sz w:val="18"/>
                <w:szCs w:val="18"/>
              </w:rPr>
              <w:t>02</w:t>
            </w:r>
          </w:p>
        </w:tc>
        <w:tc>
          <w:tcPr>
            <w:tcW w:w="3605" w:type="dxa"/>
            <w:tcBorders>
              <w:left w:val="single" w:sz="4" w:space="0" w:color="auto"/>
            </w:tcBorders>
            <w:shd w:val="clear" w:color="auto" w:fill="auto"/>
            <w:vAlign w:val="center"/>
          </w:tcPr>
          <w:p w14:paraId="15480A0C" w14:textId="77777777" w:rsidR="003116BB" w:rsidRPr="0037735E" w:rsidRDefault="003116BB" w:rsidP="00C62F33">
            <w:pPr>
              <w:rPr>
                <w:rFonts w:ascii="Calibri" w:hAnsi="Calibri"/>
                <w:sz w:val="18"/>
                <w:szCs w:val="18"/>
              </w:rPr>
            </w:pPr>
            <w:r w:rsidRPr="0037735E">
              <w:rPr>
                <w:rFonts w:ascii="Calibri" w:hAnsi="Calibri"/>
                <w:sz w:val="18"/>
                <w:szCs w:val="18"/>
              </w:rPr>
              <w:t>Date Prepared:</w:t>
            </w:r>
          </w:p>
        </w:tc>
        <w:tc>
          <w:tcPr>
            <w:tcW w:w="2871" w:type="dxa"/>
            <w:tcBorders>
              <w:right w:val="single" w:sz="4" w:space="0" w:color="auto"/>
            </w:tcBorders>
            <w:shd w:val="clear" w:color="auto" w:fill="auto"/>
          </w:tcPr>
          <w:p w14:paraId="15480A0D" w14:textId="77777777" w:rsidR="003116BB" w:rsidRPr="00B177C8" w:rsidRDefault="00B93BFD" w:rsidP="00C62F33">
            <w:pPr>
              <w:rPr>
                <w:rFonts w:ascii="Calibri" w:hAnsi="Calibri"/>
                <w:sz w:val="18"/>
                <w:szCs w:val="18"/>
              </w:rPr>
            </w:pPr>
            <w:r>
              <w:rPr>
                <w:rFonts w:ascii="Calibri" w:hAnsi="Calibri"/>
                <w:sz w:val="18"/>
                <w:szCs w:val="18"/>
              </w:rPr>
              <w:t>&lt;&lt;User Input: Date&gt;&gt;</w:t>
            </w:r>
          </w:p>
        </w:tc>
      </w:tr>
      <w:tr w:rsidR="003116BB" w:rsidRPr="00B177C8" w14:paraId="15480A15" w14:textId="77777777" w:rsidTr="00973747">
        <w:trPr>
          <w:trHeight w:val="245"/>
        </w:trPr>
        <w:tc>
          <w:tcPr>
            <w:tcW w:w="452" w:type="dxa"/>
            <w:tcBorders>
              <w:left w:val="single" w:sz="4" w:space="0" w:color="auto"/>
              <w:right w:val="single" w:sz="4" w:space="0" w:color="auto"/>
            </w:tcBorders>
            <w:vAlign w:val="center"/>
          </w:tcPr>
          <w:p w14:paraId="15480A0F" w14:textId="77777777" w:rsidR="003116BB" w:rsidRPr="0037735E" w:rsidRDefault="003116BB" w:rsidP="00C62F33">
            <w:pPr>
              <w:jc w:val="center"/>
              <w:rPr>
                <w:rFonts w:ascii="Calibri" w:eastAsia="Calibri" w:hAnsi="Calibri"/>
                <w:sz w:val="18"/>
                <w:szCs w:val="18"/>
              </w:rPr>
            </w:pPr>
            <w:r w:rsidRPr="0037735E">
              <w:rPr>
                <w:rFonts w:ascii="Calibri" w:eastAsia="Calibri" w:hAnsi="Calibri"/>
                <w:sz w:val="18"/>
                <w:szCs w:val="18"/>
              </w:rPr>
              <w:t>03</w:t>
            </w:r>
          </w:p>
        </w:tc>
        <w:tc>
          <w:tcPr>
            <w:tcW w:w="2155" w:type="dxa"/>
            <w:tcBorders>
              <w:left w:val="single" w:sz="4" w:space="0" w:color="auto"/>
            </w:tcBorders>
            <w:shd w:val="clear" w:color="auto" w:fill="auto"/>
            <w:vAlign w:val="center"/>
          </w:tcPr>
          <w:p w14:paraId="15480A10" w14:textId="77777777" w:rsidR="003116BB" w:rsidRPr="0037735E" w:rsidRDefault="003116BB" w:rsidP="00C62F33">
            <w:pPr>
              <w:rPr>
                <w:rFonts w:ascii="Calibri" w:hAnsi="Calibri"/>
                <w:sz w:val="18"/>
                <w:szCs w:val="18"/>
              </w:rPr>
            </w:pPr>
            <w:r w:rsidRPr="0037735E">
              <w:rPr>
                <w:rFonts w:ascii="Calibri" w:eastAsia="Calibri" w:hAnsi="Calibri"/>
                <w:sz w:val="18"/>
                <w:szCs w:val="18"/>
              </w:rPr>
              <w:t>Project Location:</w:t>
            </w:r>
          </w:p>
        </w:tc>
        <w:tc>
          <w:tcPr>
            <w:tcW w:w="4908" w:type="dxa"/>
            <w:shd w:val="clear" w:color="auto" w:fill="auto"/>
          </w:tcPr>
          <w:p w14:paraId="15480A11" w14:textId="77777777" w:rsidR="003116BB" w:rsidRPr="00B177C8" w:rsidRDefault="00B93BFD" w:rsidP="00C62F33">
            <w:pPr>
              <w:rPr>
                <w:rFonts w:ascii="Calibri" w:hAnsi="Calibri"/>
                <w:sz w:val="18"/>
                <w:szCs w:val="18"/>
              </w:rPr>
            </w:pPr>
            <w:r>
              <w:rPr>
                <w:rFonts w:ascii="Calibri" w:hAnsi="Calibri"/>
                <w:sz w:val="18"/>
                <w:szCs w:val="18"/>
              </w:rPr>
              <w:t>&lt;&lt;User Input: String&gt;&gt;</w:t>
            </w:r>
          </w:p>
        </w:tc>
        <w:tc>
          <w:tcPr>
            <w:tcW w:w="399" w:type="dxa"/>
            <w:vAlign w:val="center"/>
          </w:tcPr>
          <w:p w14:paraId="15480A12" w14:textId="77777777" w:rsidR="003116BB" w:rsidRPr="0037735E" w:rsidRDefault="003116BB" w:rsidP="00C62F33">
            <w:pPr>
              <w:jc w:val="center"/>
              <w:rPr>
                <w:rFonts w:ascii="Calibri" w:hAnsi="Calibri"/>
                <w:sz w:val="18"/>
                <w:szCs w:val="18"/>
              </w:rPr>
            </w:pPr>
            <w:r w:rsidRPr="0037735E">
              <w:rPr>
                <w:rFonts w:ascii="Calibri" w:hAnsi="Calibri"/>
                <w:sz w:val="18"/>
                <w:szCs w:val="18"/>
              </w:rPr>
              <w:t>04</w:t>
            </w:r>
          </w:p>
        </w:tc>
        <w:tc>
          <w:tcPr>
            <w:tcW w:w="3605" w:type="dxa"/>
            <w:shd w:val="clear" w:color="auto" w:fill="auto"/>
            <w:vAlign w:val="center"/>
          </w:tcPr>
          <w:p w14:paraId="15480A13" w14:textId="77777777" w:rsidR="003116BB" w:rsidRPr="0037735E" w:rsidRDefault="003116BB" w:rsidP="00C62F33">
            <w:pPr>
              <w:rPr>
                <w:rFonts w:ascii="Calibri" w:hAnsi="Calibri"/>
                <w:sz w:val="18"/>
                <w:szCs w:val="18"/>
              </w:rPr>
            </w:pPr>
            <w:r w:rsidRPr="0037735E">
              <w:rPr>
                <w:rFonts w:ascii="Calibri" w:hAnsi="Calibri"/>
                <w:sz w:val="18"/>
                <w:szCs w:val="18"/>
              </w:rPr>
              <w:t>Building Front Orientation (deg):</w:t>
            </w:r>
          </w:p>
        </w:tc>
        <w:tc>
          <w:tcPr>
            <w:tcW w:w="2871" w:type="dxa"/>
            <w:tcBorders>
              <w:right w:val="single" w:sz="4" w:space="0" w:color="auto"/>
            </w:tcBorders>
            <w:shd w:val="clear" w:color="auto" w:fill="auto"/>
          </w:tcPr>
          <w:p w14:paraId="15480A14" w14:textId="77777777" w:rsidR="003116BB" w:rsidRPr="00B177C8" w:rsidRDefault="00B93BFD" w:rsidP="00AB48D7">
            <w:pPr>
              <w:rPr>
                <w:rFonts w:ascii="Calibri" w:hAnsi="Calibri"/>
                <w:sz w:val="18"/>
                <w:szCs w:val="18"/>
              </w:rPr>
            </w:pPr>
            <w:r>
              <w:rPr>
                <w:rFonts w:ascii="Calibri" w:hAnsi="Calibri"/>
                <w:sz w:val="18"/>
                <w:szCs w:val="18"/>
              </w:rPr>
              <w:t xml:space="preserve">&lt;&lt;User Input: </w:t>
            </w:r>
            <w:proofErr w:type="spellStart"/>
            <w:r w:rsidR="00AB48D7">
              <w:rPr>
                <w:rFonts w:ascii="Calibri" w:hAnsi="Calibri"/>
                <w:sz w:val="18"/>
                <w:szCs w:val="18"/>
              </w:rPr>
              <w:t>Integer</w:t>
            </w:r>
            <w:r>
              <w:rPr>
                <w:rFonts w:ascii="Calibri" w:hAnsi="Calibri"/>
                <w:sz w:val="18"/>
                <w:szCs w:val="18"/>
              </w:rPr>
              <w:t>Nonnegative</w:t>
            </w:r>
            <w:proofErr w:type="spellEnd"/>
            <w:r>
              <w:rPr>
                <w:rFonts w:ascii="Calibri" w:hAnsi="Calibri"/>
                <w:sz w:val="18"/>
                <w:szCs w:val="18"/>
              </w:rPr>
              <w:t>&gt;&gt;</w:t>
            </w:r>
          </w:p>
        </w:tc>
      </w:tr>
      <w:tr w:rsidR="003116BB" w:rsidRPr="00B177C8" w14:paraId="15480A1C" w14:textId="77777777" w:rsidTr="00973747">
        <w:trPr>
          <w:trHeight w:val="245"/>
        </w:trPr>
        <w:tc>
          <w:tcPr>
            <w:tcW w:w="452" w:type="dxa"/>
            <w:tcBorders>
              <w:left w:val="single" w:sz="4" w:space="0" w:color="auto"/>
              <w:right w:val="single" w:sz="4" w:space="0" w:color="auto"/>
            </w:tcBorders>
            <w:vAlign w:val="center"/>
          </w:tcPr>
          <w:p w14:paraId="15480A16" w14:textId="77777777" w:rsidR="003116BB" w:rsidRPr="0037735E" w:rsidRDefault="003116BB" w:rsidP="00C62F33">
            <w:pPr>
              <w:jc w:val="center"/>
              <w:rPr>
                <w:rFonts w:ascii="Calibri" w:hAnsi="Calibri"/>
                <w:sz w:val="18"/>
                <w:szCs w:val="18"/>
              </w:rPr>
            </w:pPr>
            <w:r w:rsidRPr="0037735E">
              <w:rPr>
                <w:rFonts w:ascii="Calibri" w:hAnsi="Calibri"/>
                <w:sz w:val="18"/>
                <w:szCs w:val="18"/>
              </w:rPr>
              <w:t>05</w:t>
            </w:r>
          </w:p>
        </w:tc>
        <w:tc>
          <w:tcPr>
            <w:tcW w:w="2155" w:type="dxa"/>
            <w:tcBorders>
              <w:left w:val="single" w:sz="4" w:space="0" w:color="auto"/>
              <w:right w:val="single" w:sz="4" w:space="0" w:color="auto"/>
            </w:tcBorders>
            <w:shd w:val="clear" w:color="auto" w:fill="auto"/>
            <w:vAlign w:val="center"/>
          </w:tcPr>
          <w:p w14:paraId="15480A17" w14:textId="77777777" w:rsidR="003116BB" w:rsidRPr="0037735E" w:rsidRDefault="003116BB" w:rsidP="00C62F33">
            <w:pPr>
              <w:rPr>
                <w:rFonts w:ascii="Calibri" w:hAnsi="Calibri"/>
                <w:sz w:val="18"/>
                <w:szCs w:val="18"/>
              </w:rPr>
            </w:pPr>
            <w:r w:rsidRPr="0037735E">
              <w:rPr>
                <w:rFonts w:ascii="Calibri" w:hAnsi="Calibri"/>
                <w:sz w:val="18"/>
                <w:szCs w:val="18"/>
              </w:rPr>
              <w:t>CA City:</w:t>
            </w:r>
          </w:p>
        </w:tc>
        <w:tc>
          <w:tcPr>
            <w:tcW w:w="4908" w:type="dxa"/>
            <w:tcBorders>
              <w:left w:val="single" w:sz="4" w:space="0" w:color="auto"/>
            </w:tcBorders>
            <w:shd w:val="clear" w:color="auto" w:fill="auto"/>
          </w:tcPr>
          <w:p w14:paraId="15480A18" w14:textId="77777777" w:rsidR="003116BB" w:rsidRPr="00B177C8" w:rsidRDefault="00B93BFD" w:rsidP="00C62F33">
            <w:pPr>
              <w:tabs>
                <w:tab w:val="left" w:pos="1194"/>
              </w:tabs>
              <w:rPr>
                <w:rFonts w:ascii="Calibri" w:hAnsi="Calibri"/>
                <w:sz w:val="18"/>
                <w:szCs w:val="18"/>
              </w:rPr>
            </w:pPr>
            <w:r>
              <w:rPr>
                <w:rFonts w:ascii="Calibri" w:hAnsi="Calibri"/>
                <w:sz w:val="18"/>
                <w:szCs w:val="18"/>
              </w:rPr>
              <w:t>&lt;&lt;User Input: String&gt;&gt;</w:t>
            </w:r>
          </w:p>
        </w:tc>
        <w:tc>
          <w:tcPr>
            <w:tcW w:w="399" w:type="dxa"/>
            <w:vAlign w:val="center"/>
          </w:tcPr>
          <w:p w14:paraId="15480A19" w14:textId="77777777" w:rsidR="003116BB" w:rsidRPr="0037735E" w:rsidRDefault="003116BB" w:rsidP="00C62F33">
            <w:pPr>
              <w:jc w:val="center"/>
              <w:rPr>
                <w:rFonts w:ascii="Calibri" w:hAnsi="Calibri"/>
                <w:sz w:val="18"/>
                <w:szCs w:val="18"/>
              </w:rPr>
            </w:pPr>
            <w:r w:rsidRPr="0037735E">
              <w:rPr>
                <w:rFonts w:ascii="Calibri" w:hAnsi="Calibri"/>
                <w:sz w:val="18"/>
                <w:szCs w:val="18"/>
              </w:rPr>
              <w:t>06</w:t>
            </w:r>
          </w:p>
        </w:tc>
        <w:tc>
          <w:tcPr>
            <w:tcW w:w="3605" w:type="dxa"/>
            <w:shd w:val="clear" w:color="auto" w:fill="auto"/>
            <w:vAlign w:val="center"/>
          </w:tcPr>
          <w:p w14:paraId="15480A1A" w14:textId="77777777" w:rsidR="003116BB" w:rsidRPr="0037735E" w:rsidRDefault="003116BB" w:rsidP="00C62F33">
            <w:pPr>
              <w:rPr>
                <w:rFonts w:ascii="Calibri" w:hAnsi="Calibri"/>
                <w:sz w:val="18"/>
                <w:szCs w:val="18"/>
              </w:rPr>
            </w:pPr>
            <w:r w:rsidRPr="0037735E">
              <w:rPr>
                <w:rFonts w:ascii="Calibri" w:hAnsi="Calibri"/>
                <w:sz w:val="18"/>
                <w:szCs w:val="18"/>
              </w:rPr>
              <w:t>Number of Dwelling Units</w:t>
            </w:r>
            <w:r w:rsidR="003C6EB4" w:rsidRPr="0037735E">
              <w:rPr>
                <w:rFonts w:ascii="Calibri" w:hAnsi="Calibri"/>
                <w:sz w:val="18"/>
                <w:szCs w:val="18"/>
              </w:rPr>
              <w:t xml:space="preserve"> with Additions</w:t>
            </w:r>
            <w:r w:rsidRPr="0037735E">
              <w:rPr>
                <w:rFonts w:ascii="Calibri" w:hAnsi="Calibri"/>
                <w:sz w:val="18"/>
                <w:szCs w:val="18"/>
              </w:rPr>
              <w:t>:</w:t>
            </w:r>
          </w:p>
        </w:tc>
        <w:tc>
          <w:tcPr>
            <w:tcW w:w="2871" w:type="dxa"/>
            <w:tcBorders>
              <w:right w:val="single" w:sz="4" w:space="0" w:color="auto"/>
            </w:tcBorders>
            <w:shd w:val="clear" w:color="auto" w:fill="auto"/>
          </w:tcPr>
          <w:p w14:paraId="15480A1B" w14:textId="7ACDDBC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 note if A11=Single Family, then the value=1</w:t>
            </w:r>
            <w:del w:id="998" w:author="Shewmaker, Michael@Energy" w:date="2021-12-23T11:27:00Z">
              <w:r w:rsidDel="00B8082E">
                <w:rPr>
                  <w:rFonts w:ascii="Calibri" w:hAnsi="Calibri"/>
                  <w:sz w:val="18"/>
                  <w:szCs w:val="18"/>
                </w:rPr>
                <w:delText xml:space="preserve">; </w:delText>
              </w:r>
              <w:r w:rsidRPr="00B71616" w:rsidDel="00B8082E">
                <w:rPr>
                  <w:rFonts w:ascii="Calibri" w:hAnsi="Calibri"/>
                  <w:sz w:val="18"/>
                  <w:szCs w:val="18"/>
                  <w:highlight w:val="yellow"/>
                  <w:rPrChange w:id="999" w:author="Renee Temple" w:date="2021-11-04T14:28:00Z">
                    <w:rPr>
                      <w:rFonts w:ascii="Calibri" w:hAnsi="Calibri"/>
                      <w:sz w:val="18"/>
                      <w:szCs w:val="18"/>
                    </w:rPr>
                  </w:rPrChange>
                </w:rPr>
                <w:delText>else if A11=Multifamily</w:delText>
              </w:r>
              <w:r w:rsidR="002F5205" w:rsidRPr="00B71616" w:rsidDel="00B8082E">
                <w:rPr>
                  <w:rFonts w:ascii="Calibri" w:hAnsi="Calibri"/>
                  <w:sz w:val="18"/>
                  <w:szCs w:val="18"/>
                  <w:highlight w:val="yellow"/>
                  <w:rPrChange w:id="1000" w:author="Renee Temple" w:date="2021-11-04T14:28:00Z">
                    <w:rPr>
                      <w:rFonts w:ascii="Calibri" w:hAnsi="Calibri"/>
                      <w:sz w:val="18"/>
                      <w:szCs w:val="18"/>
                    </w:rPr>
                  </w:rPrChange>
                </w:rPr>
                <w:delText xml:space="preserve"> </w:delText>
              </w:r>
              <w:r w:rsidR="002F5205" w:rsidRPr="00B71616" w:rsidDel="00B8082E">
                <w:rPr>
                  <w:rFonts w:asciiTheme="minorHAnsi" w:hAnsiTheme="minorHAnsi"/>
                  <w:sz w:val="18"/>
                  <w:szCs w:val="18"/>
                  <w:highlight w:val="yellow"/>
                  <w:rPrChange w:id="1001" w:author="Renee Temple" w:date="2021-11-04T14:28:00Z">
                    <w:rPr>
                      <w:rFonts w:asciiTheme="minorHAnsi" w:hAnsiTheme="minorHAnsi"/>
                      <w:sz w:val="18"/>
                      <w:szCs w:val="18"/>
                    </w:rPr>
                  </w:rPrChange>
                </w:rPr>
                <w:delText>or Multifamily with central water heating</w:delText>
              </w:r>
              <w:r w:rsidRPr="00B71616" w:rsidDel="00B8082E">
                <w:rPr>
                  <w:rFonts w:ascii="Calibri" w:hAnsi="Calibri"/>
                  <w:sz w:val="18"/>
                  <w:szCs w:val="18"/>
                  <w:highlight w:val="yellow"/>
                  <w:rPrChange w:id="1002" w:author="Renee Temple" w:date="2021-11-04T14:28:00Z">
                    <w:rPr>
                      <w:rFonts w:ascii="Calibri" w:hAnsi="Calibri"/>
                      <w:sz w:val="18"/>
                      <w:szCs w:val="18"/>
                    </w:rPr>
                  </w:rPrChange>
                </w:rPr>
                <w:delText>, then the value ≥2</w:delText>
              </w:r>
            </w:del>
            <w:r w:rsidRPr="00B71616">
              <w:rPr>
                <w:rFonts w:ascii="Calibri" w:hAnsi="Calibri"/>
                <w:sz w:val="18"/>
                <w:szCs w:val="18"/>
                <w:highlight w:val="yellow"/>
                <w:rPrChange w:id="1003" w:author="Renee Temple" w:date="2021-11-04T14:28:00Z">
                  <w:rPr>
                    <w:rFonts w:ascii="Calibri" w:hAnsi="Calibri"/>
                    <w:sz w:val="18"/>
                    <w:szCs w:val="18"/>
                  </w:rPr>
                </w:rPrChange>
              </w:rPr>
              <w:t>&gt;&gt;</w:t>
            </w:r>
          </w:p>
        </w:tc>
      </w:tr>
      <w:tr w:rsidR="003116BB" w:rsidRPr="00B177C8" w14:paraId="15480A23" w14:textId="77777777" w:rsidTr="00973747">
        <w:trPr>
          <w:trHeight w:val="245"/>
        </w:trPr>
        <w:tc>
          <w:tcPr>
            <w:tcW w:w="452" w:type="dxa"/>
            <w:tcBorders>
              <w:left w:val="single" w:sz="4" w:space="0" w:color="auto"/>
              <w:right w:val="single" w:sz="4" w:space="0" w:color="auto"/>
            </w:tcBorders>
            <w:vAlign w:val="center"/>
          </w:tcPr>
          <w:p w14:paraId="15480A1D" w14:textId="77777777" w:rsidR="003116BB" w:rsidRPr="0037735E" w:rsidRDefault="003116BB" w:rsidP="00C62F33">
            <w:pPr>
              <w:jc w:val="center"/>
              <w:rPr>
                <w:rFonts w:ascii="Calibri" w:hAnsi="Calibri"/>
                <w:sz w:val="18"/>
                <w:szCs w:val="18"/>
              </w:rPr>
            </w:pPr>
            <w:r w:rsidRPr="0037735E">
              <w:rPr>
                <w:rFonts w:ascii="Calibri" w:hAnsi="Calibri"/>
                <w:sz w:val="18"/>
                <w:szCs w:val="18"/>
              </w:rPr>
              <w:t>07</w:t>
            </w:r>
          </w:p>
        </w:tc>
        <w:tc>
          <w:tcPr>
            <w:tcW w:w="2155" w:type="dxa"/>
            <w:tcBorders>
              <w:left w:val="single" w:sz="4" w:space="0" w:color="auto"/>
              <w:right w:val="single" w:sz="4" w:space="0" w:color="auto"/>
            </w:tcBorders>
            <w:shd w:val="clear" w:color="auto" w:fill="auto"/>
            <w:vAlign w:val="center"/>
          </w:tcPr>
          <w:p w14:paraId="15480A1E" w14:textId="77777777" w:rsidR="003116BB" w:rsidRPr="0037735E" w:rsidRDefault="003116BB" w:rsidP="00C62F33">
            <w:pPr>
              <w:rPr>
                <w:rFonts w:ascii="Calibri" w:hAnsi="Calibri"/>
                <w:sz w:val="18"/>
                <w:szCs w:val="18"/>
              </w:rPr>
            </w:pPr>
            <w:r w:rsidRPr="0037735E">
              <w:rPr>
                <w:rFonts w:ascii="Calibri" w:hAnsi="Calibri"/>
                <w:sz w:val="18"/>
                <w:szCs w:val="18"/>
              </w:rPr>
              <w:t>Zip Code:</w:t>
            </w:r>
          </w:p>
        </w:tc>
        <w:tc>
          <w:tcPr>
            <w:tcW w:w="4908" w:type="dxa"/>
            <w:tcBorders>
              <w:left w:val="single" w:sz="4" w:space="0" w:color="auto"/>
            </w:tcBorders>
            <w:shd w:val="clear" w:color="auto" w:fill="auto"/>
          </w:tcPr>
          <w:p w14:paraId="15480A1F"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Zipcode</w:t>
            </w:r>
            <w:proofErr w:type="spellEnd"/>
            <w:r>
              <w:rPr>
                <w:rFonts w:ascii="Calibri" w:hAnsi="Calibri"/>
                <w:sz w:val="18"/>
                <w:szCs w:val="18"/>
              </w:rPr>
              <w:t>&gt;&gt;</w:t>
            </w:r>
          </w:p>
        </w:tc>
        <w:tc>
          <w:tcPr>
            <w:tcW w:w="399" w:type="dxa"/>
            <w:vAlign w:val="center"/>
          </w:tcPr>
          <w:p w14:paraId="15480A20" w14:textId="77777777" w:rsidR="003116BB" w:rsidRPr="0037735E" w:rsidRDefault="003116BB" w:rsidP="00C62F33">
            <w:pPr>
              <w:jc w:val="center"/>
              <w:rPr>
                <w:rFonts w:ascii="Calibri" w:hAnsi="Calibri"/>
                <w:sz w:val="18"/>
                <w:szCs w:val="18"/>
              </w:rPr>
            </w:pPr>
            <w:r w:rsidRPr="0037735E">
              <w:rPr>
                <w:rFonts w:ascii="Calibri" w:hAnsi="Calibri"/>
                <w:sz w:val="18"/>
                <w:szCs w:val="18"/>
              </w:rPr>
              <w:t>08</w:t>
            </w:r>
          </w:p>
        </w:tc>
        <w:tc>
          <w:tcPr>
            <w:tcW w:w="3605" w:type="dxa"/>
            <w:shd w:val="clear" w:color="auto" w:fill="auto"/>
            <w:vAlign w:val="center"/>
          </w:tcPr>
          <w:p w14:paraId="15480A21" w14:textId="77777777" w:rsidR="003116BB" w:rsidRPr="0037735E" w:rsidRDefault="003116BB" w:rsidP="00C62F33">
            <w:pPr>
              <w:rPr>
                <w:rFonts w:ascii="Calibri" w:hAnsi="Calibri"/>
                <w:sz w:val="18"/>
                <w:szCs w:val="18"/>
              </w:rPr>
            </w:pPr>
            <w:r w:rsidRPr="0037735E">
              <w:rPr>
                <w:rFonts w:ascii="Calibri" w:hAnsi="Calibri"/>
                <w:sz w:val="18"/>
                <w:szCs w:val="18"/>
              </w:rPr>
              <w:t>Fuel Type:</w:t>
            </w:r>
          </w:p>
        </w:tc>
        <w:tc>
          <w:tcPr>
            <w:tcW w:w="2871" w:type="dxa"/>
            <w:tcBorders>
              <w:right w:val="single" w:sz="4" w:space="0" w:color="auto"/>
            </w:tcBorders>
            <w:shd w:val="clear" w:color="auto" w:fill="auto"/>
          </w:tcPr>
          <w:p w14:paraId="15480A22" w14:textId="77777777" w:rsidR="003116BB" w:rsidRPr="00B177C8" w:rsidRDefault="00B93BFD" w:rsidP="00C62F33">
            <w:pPr>
              <w:rPr>
                <w:rFonts w:ascii="Calibri" w:hAnsi="Calibri"/>
                <w:sz w:val="18"/>
                <w:szCs w:val="18"/>
              </w:rPr>
            </w:pPr>
            <w:r>
              <w:rPr>
                <w:rFonts w:ascii="Calibri" w:hAnsi="Calibri"/>
                <w:sz w:val="18"/>
                <w:szCs w:val="18"/>
              </w:rPr>
              <w:t>&lt;&lt;User selects from list: Electricity, Natural Gas, Propane&gt;&gt;</w:t>
            </w:r>
          </w:p>
        </w:tc>
      </w:tr>
      <w:tr w:rsidR="003116BB" w:rsidRPr="00B177C8" w14:paraId="15480A2A" w14:textId="77777777" w:rsidTr="00973747">
        <w:trPr>
          <w:trHeight w:val="245"/>
        </w:trPr>
        <w:tc>
          <w:tcPr>
            <w:tcW w:w="452" w:type="dxa"/>
            <w:tcBorders>
              <w:left w:val="single" w:sz="4" w:space="0" w:color="auto"/>
              <w:right w:val="single" w:sz="4" w:space="0" w:color="auto"/>
            </w:tcBorders>
            <w:vAlign w:val="center"/>
          </w:tcPr>
          <w:p w14:paraId="15480A24" w14:textId="77777777" w:rsidR="003116BB" w:rsidRPr="0037735E" w:rsidRDefault="003116BB" w:rsidP="00C62F33">
            <w:pPr>
              <w:jc w:val="center"/>
              <w:rPr>
                <w:rFonts w:ascii="Calibri" w:hAnsi="Calibri"/>
                <w:sz w:val="18"/>
                <w:szCs w:val="18"/>
              </w:rPr>
            </w:pPr>
            <w:r w:rsidRPr="0037735E">
              <w:rPr>
                <w:rFonts w:ascii="Calibri" w:hAnsi="Calibri"/>
                <w:sz w:val="18"/>
                <w:szCs w:val="18"/>
              </w:rPr>
              <w:t>09</w:t>
            </w:r>
          </w:p>
        </w:tc>
        <w:tc>
          <w:tcPr>
            <w:tcW w:w="2155" w:type="dxa"/>
            <w:tcBorders>
              <w:left w:val="single" w:sz="4" w:space="0" w:color="auto"/>
              <w:right w:val="single" w:sz="4" w:space="0" w:color="auto"/>
            </w:tcBorders>
            <w:shd w:val="clear" w:color="auto" w:fill="auto"/>
            <w:vAlign w:val="center"/>
          </w:tcPr>
          <w:p w14:paraId="15480A25" w14:textId="77777777" w:rsidR="003116BB" w:rsidRPr="0037735E" w:rsidRDefault="003116BB" w:rsidP="00C62F33">
            <w:pPr>
              <w:rPr>
                <w:rFonts w:ascii="Calibri" w:hAnsi="Calibri"/>
                <w:sz w:val="18"/>
                <w:szCs w:val="18"/>
              </w:rPr>
            </w:pPr>
            <w:r w:rsidRPr="0037735E">
              <w:rPr>
                <w:rFonts w:ascii="Calibri" w:hAnsi="Calibri"/>
                <w:sz w:val="18"/>
                <w:szCs w:val="18"/>
              </w:rPr>
              <w:t>Climate Zone:</w:t>
            </w:r>
          </w:p>
        </w:tc>
        <w:tc>
          <w:tcPr>
            <w:tcW w:w="4908" w:type="dxa"/>
            <w:tcBorders>
              <w:left w:val="single" w:sz="4" w:space="0" w:color="auto"/>
            </w:tcBorders>
            <w:shd w:val="clear" w:color="auto" w:fill="auto"/>
          </w:tcPr>
          <w:p w14:paraId="15480A26" w14:textId="77777777" w:rsidR="003116BB" w:rsidRPr="00B177C8" w:rsidRDefault="00B93BFD" w:rsidP="00C62F33">
            <w:pPr>
              <w:rPr>
                <w:rFonts w:ascii="Calibri" w:hAnsi="Calibri"/>
                <w:sz w:val="18"/>
                <w:szCs w:val="18"/>
              </w:rPr>
            </w:pPr>
            <w:r>
              <w:rPr>
                <w:rFonts w:ascii="Calibri" w:hAnsi="Calibri"/>
                <w:sz w:val="18"/>
                <w:szCs w:val="18"/>
              </w:rPr>
              <w:t>&lt;&lt;User selects from list: 1, 2, 3, 4, 5, 6, 7, 8, 9, 10, 11, 12, 13, 14, 15, 16&gt;&gt;</w:t>
            </w:r>
          </w:p>
        </w:tc>
        <w:tc>
          <w:tcPr>
            <w:tcW w:w="399" w:type="dxa"/>
            <w:vAlign w:val="center"/>
          </w:tcPr>
          <w:p w14:paraId="15480A27" w14:textId="77777777" w:rsidR="003116BB" w:rsidRPr="0037735E" w:rsidRDefault="003116BB" w:rsidP="00C62F33">
            <w:pPr>
              <w:jc w:val="center"/>
              <w:rPr>
                <w:rFonts w:ascii="Calibri" w:hAnsi="Calibri"/>
                <w:sz w:val="18"/>
                <w:szCs w:val="18"/>
              </w:rPr>
            </w:pPr>
            <w:r w:rsidRPr="0037735E">
              <w:rPr>
                <w:rFonts w:ascii="Calibri" w:hAnsi="Calibri"/>
                <w:sz w:val="18"/>
                <w:szCs w:val="18"/>
              </w:rPr>
              <w:t>10</w:t>
            </w:r>
          </w:p>
        </w:tc>
        <w:tc>
          <w:tcPr>
            <w:tcW w:w="3605" w:type="dxa"/>
            <w:shd w:val="clear" w:color="auto" w:fill="auto"/>
            <w:vAlign w:val="center"/>
          </w:tcPr>
          <w:p w14:paraId="15480A28" w14:textId="77777777" w:rsidR="003116BB" w:rsidRPr="0037735E" w:rsidRDefault="003116BB" w:rsidP="00FE3431">
            <w:pPr>
              <w:rPr>
                <w:rFonts w:ascii="Calibri" w:hAnsi="Calibri"/>
                <w:sz w:val="18"/>
                <w:szCs w:val="18"/>
              </w:rPr>
            </w:pPr>
            <w:r w:rsidRPr="0037735E">
              <w:rPr>
                <w:rFonts w:ascii="Calibri" w:hAnsi="Calibri"/>
                <w:sz w:val="18"/>
                <w:szCs w:val="18"/>
              </w:rPr>
              <w:t>Total Conditioned Floor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974B66">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 xml:space="preserve"> (Addition):</w:t>
            </w:r>
          </w:p>
        </w:tc>
        <w:tc>
          <w:tcPr>
            <w:tcW w:w="2871" w:type="dxa"/>
            <w:tcBorders>
              <w:right w:val="single" w:sz="4" w:space="0" w:color="auto"/>
            </w:tcBorders>
            <w:shd w:val="clear" w:color="auto" w:fill="auto"/>
          </w:tcPr>
          <w:p w14:paraId="15480A29"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16BB" w:rsidRPr="00B177C8" w14:paraId="15480A34" w14:textId="77777777" w:rsidTr="00973747">
        <w:trPr>
          <w:trHeight w:val="245"/>
        </w:trPr>
        <w:tc>
          <w:tcPr>
            <w:tcW w:w="452" w:type="dxa"/>
            <w:tcBorders>
              <w:left w:val="single" w:sz="4" w:space="0" w:color="auto"/>
              <w:right w:val="single" w:sz="4" w:space="0" w:color="auto"/>
            </w:tcBorders>
            <w:vAlign w:val="center"/>
          </w:tcPr>
          <w:p w14:paraId="15480A2B" w14:textId="77777777" w:rsidR="003116BB" w:rsidRPr="0037735E" w:rsidRDefault="003116BB" w:rsidP="00C62F33">
            <w:pPr>
              <w:jc w:val="center"/>
              <w:rPr>
                <w:rFonts w:ascii="Calibri" w:hAnsi="Calibri"/>
                <w:sz w:val="18"/>
                <w:szCs w:val="18"/>
              </w:rPr>
            </w:pPr>
            <w:r w:rsidRPr="0037735E">
              <w:rPr>
                <w:rFonts w:ascii="Calibri" w:hAnsi="Calibri"/>
                <w:sz w:val="18"/>
                <w:szCs w:val="18"/>
              </w:rPr>
              <w:t>11</w:t>
            </w:r>
          </w:p>
        </w:tc>
        <w:tc>
          <w:tcPr>
            <w:tcW w:w="2155" w:type="dxa"/>
            <w:tcBorders>
              <w:left w:val="single" w:sz="4" w:space="0" w:color="auto"/>
              <w:right w:val="single" w:sz="4" w:space="0" w:color="auto"/>
            </w:tcBorders>
            <w:shd w:val="clear" w:color="auto" w:fill="auto"/>
            <w:vAlign w:val="center"/>
          </w:tcPr>
          <w:p w14:paraId="15480A2C" w14:textId="77777777" w:rsidR="003116BB" w:rsidRPr="0037735E" w:rsidRDefault="003116BB" w:rsidP="00C62F33">
            <w:pPr>
              <w:rPr>
                <w:rFonts w:ascii="Calibri" w:hAnsi="Calibri"/>
                <w:sz w:val="18"/>
                <w:szCs w:val="18"/>
              </w:rPr>
            </w:pPr>
            <w:r w:rsidRPr="0037735E">
              <w:rPr>
                <w:rFonts w:ascii="Calibri" w:hAnsi="Calibri"/>
                <w:sz w:val="18"/>
                <w:szCs w:val="18"/>
              </w:rPr>
              <w:t>Building Type</w:t>
            </w:r>
          </w:p>
        </w:tc>
        <w:tc>
          <w:tcPr>
            <w:tcW w:w="4908" w:type="dxa"/>
            <w:tcBorders>
              <w:left w:val="single" w:sz="4" w:space="0" w:color="auto"/>
            </w:tcBorders>
            <w:shd w:val="clear" w:color="auto" w:fill="auto"/>
          </w:tcPr>
          <w:p w14:paraId="15480A2D" w14:textId="77777777" w:rsidR="003116BB" w:rsidRDefault="003116BB" w:rsidP="00C62F33">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  </w:t>
            </w:r>
          </w:p>
          <w:p w14:paraId="15480A2E" w14:textId="77777777" w:rsidR="003116BB" w:rsidRDefault="003116BB" w:rsidP="00C62F33">
            <w:pPr>
              <w:rPr>
                <w:rFonts w:ascii="Calibri" w:hAnsi="Calibri"/>
                <w:sz w:val="18"/>
                <w:szCs w:val="18"/>
              </w:rPr>
            </w:pPr>
            <w:r>
              <w:rPr>
                <w:rFonts w:ascii="Calibri" w:hAnsi="Calibri"/>
                <w:sz w:val="18"/>
                <w:szCs w:val="18"/>
              </w:rPr>
              <w:t>*</w:t>
            </w:r>
            <w:r w:rsidRPr="00C24189">
              <w:rPr>
                <w:rFonts w:ascii="Calibri" w:hAnsi="Calibri"/>
                <w:sz w:val="18"/>
                <w:szCs w:val="18"/>
              </w:rPr>
              <w:t xml:space="preserve">Single Family   </w:t>
            </w:r>
          </w:p>
          <w:p w14:paraId="713117E7" w14:textId="14E5E959" w:rsidR="00621290" w:rsidDel="00B8082E" w:rsidRDefault="003116BB" w:rsidP="00C62F33">
            <w:pPr>
              <w:rPr>
                <w:del w:id="1004" w:author="Shewmaker, Michael@Energy" w:date="2021-12-23T11:26:00Z"/>
                <w:rFonts w:ascii="Calibri" w:hAnsi="Calibri"/>
                <w:sz w:val="18"/>
                <w:szCs w:val="18"/>
              </w:rPr>
            </w:pPr>
            <w:del w:id="1005" w:author="Shewmaker, Michael@Energy" w:date="2021-12-23T11:26:00Z">
              <w:r w:rsidDel="00B8082E">
                <w:rPr>
                  <w:rFonts w:ascii="Calibri" w:hAnsi="Calibri"/>
                  <w:sz w:val="18"/>
                  <w:szCs w:val="18"/>
                </w:rPr>
                <w:delText>*</w:delText>
              </w:r>
              <w:r w:rsidR="00621290" w:rsidRPr="00C93D5B" w:rsidDel="00B8082E">
                <w:rPr>
                  <w:rFonts w:ascii="Calibri" w:hAnsi="Calibri"/>
                  <w:sz w:val="18"/>
                  <w:szCs w:val="18"/>
                  <w:highlight w:val="yellow"/>
                  <w:rPrChange w:id="1006" w:author="Renee Temple" w:date="2021-11-01T09:00:00Z">
                    <w:rPr>
                      <w:rFonts w:ascii="Calibri" w:hAnsi="Calibri"/>
                      <w:sz w:val="18"/>
                      <w:szCs w:val="18"/>
                    </w:rPr>
                  </w:rPrChange>
                </w:rPr>
                <w:delText>Multifamily</w:delText>
              </w:r>
            </w:del>
          </w:p>
          <w:p w14:paraId="15480A30" w14:textId="50FB3326" w:rsidR="003116BB" w:rsidRPr="00175D5C" w:rsidRDefault="00621290" w:rsidP="00C62F33">
            <w:pPr>
              <w:rPr>
                <w:rFonts w:ascii="Calibri" w:hAnsi="Calibri"/>
                <w:b/>
                <w:sz w:val="18"/>
                <w:szCs w:val="18"/>
              </w:rPr>
            </w:pPr>
            <w:del w:id="1007" w:author="Shewmaker, Michael@Energy" w:date="2021-12-23T11:26:00Z">
              <w:r w:rsidDel="00B8082E">
                <w:rPr>
                  <w:rFonts w:ascii="Calibri" w:hAnsi="Calibri"/>
                  <w:sz w:val="18"/>
                  <w:szCs w:val="18"/>
                </w:rPr>
                <w:delText>*</w:delText>
              </w:r>
              <w:r w:rsidRPr="00B71616" w:rsidDel="00B8082E">
                <w:rPr>
                  <w:rFonts w:ascii="Calibri" w:hAnsi="Calibri"/>
                  <w:sz w:val="18"/>
                  <w:szCs w:val="18"/>
                  <w:highlight w:val="yellow"/>
                  <w:rPrChange w:id="1008" w:author="Renee Temple" w:date="2021-11-04T14:27:00Z">
                    <w:rPr>
                      <w:rFonts w:ascii="Calibri" w:hAnsi="Calibri"/>
                      <w:sz w:val="18"/>
                      <w:szCs w:val="18"/>
                    </w:rPr>
                  </w:rPrChange>
                </w:rPr>
                <w:delText>Multifamily with central water heating</w:delText>
              </w:r>
            </w:del>
            <w:r w:rsidR="003116BB" w:rsidRPr="00B71616">
              <w:rPr>
                <w:rFonts w:ascii="Calibri" w:hAnsi="Calibri"/>
                <w:sz w:val="18"/>
                <w:szCs w:val="18"/>
                <w:highlight w:val="yellow"/>
                <w:rPrChange w:id="1009" w:author="Renee Temple" w:date="2021-11-04T14:27:00Z">
                  <w:rPr>
                    <w:rFonts w:ascii="Calibri" w:hAnsi="Calibri"/>
                    <w:sz w:val="18"/>
                    <w:szCs w:val="18"/>
                  </w:rPr>
                </w:rPrChange>
              </w:rPr>
              <w:t>&gt;&gt;</w:t>
            </w:r>
          </w:p>
        </w:tc>
        <w:tc>
          <w:tcPr>
            <w:tcW w:w="399" w:type="dxa"/>
            <w:vAlign w:val="center"/>
          </w:tcPr>
          <w:p w14:paraId="15480A31" w14:textId="77777777" w:rsidR="003116BB" w:rsidRPr="0037735E" w:rsidRDefault="003116BB" w:rsidP="00C62F33">
            <w:pPr>
              <w:jc w:val="center"/>
              <w:rPr>
                <w:rFonts w:ascii="Calibri" w:hAnsi="Calibri"/>
                <w:sz w:val="18"/>
                <w:szCs w:val="18"/>
              </w:rPr>
            </w:pPr>
            <w:r w:rsidRPr="0037735E">
              <w:rPr>
                <w:rFonts w:ascii="Calibri" w:hAnsi="Calibri"/>
                <w:sz w:val="18"/>
                <w:szCs w:val="18"/>
              </w:rPr>
              <w:t>12</w:t>
            </w:r>
          </w:p>
        </w:tc>
        <w:tc>
          <w:tcPr>
            <w:tcW w:w="3605" w:type="dxa"/>
            <w:shd w:val="clear" w:color="auto" w:fill="auto"/>
            <w:vAlign w:val="center"/>
          </w:tcPr>
          <w:p w14:paraId="15480A32" w14:textId="77777777" w:rsidR="003116BB" w:rsidRPr="0037735E" w:rsidRDefault="003116BB" w:rsidP="00FE3431">
            <w:pPr>
              <w:rPr>
                <w:rFonts w:ascii="Calibri" w:hAnsi="Calibri"/>
                <w:sz w:val="18"/>
                <w:szCs w:val="18"/>
              </w:rPr>
            </w:pPr>
            <w:r w:rsidRPr="0037735E">
              <w:rPr>
                <w:rFonts w:ascii="Calibri" w:hAnsi="Calibri"/>
                <w:sz w:val="18"/>
                <w:szCs w:val="18"/>
              </w:rPr>
              <w:t>Slab Area</w:t>
            </w:r>
            <w:r w:rsidR="00986AB4" w:rsidRPr="0037735E">
              <w:rPr>
                <w:rFonts w:ascii="Calibri" w:hAnsi="Calibri"/>
                <w:sz w:val="18"/>
                <w:szCs w:val="18"/>
              </w:rPr>
              <w:t xml:space="preserve"> (</w:t>
            </w:r>
            <w:r w:rsidR="00FE3431" w:rsidRPr="0037735E">
              <w:rPr>
                <w:rFonts w:ascii="Calibri" w:hAnsi="Calibri"/>
                <w:sz w:val="18"/>
                <w:szCs w:val="18"/>
              </w:rPr>
              <w:t>ft</w:t>
            </w:r>
            <w:r w:rsidR="00986AB4" w:rsidRPr="00974B66">
              <w:rPr>
                <w:rFonts w:ascii="Calibri" w:hAnsi="Calibri"/>
                <w:sz w:val="18"/>
                <w:szCs w:val="18"/>
                <w:vertAlign w:val="superscript"/>
              </w:rPr>
              <w:t>2</w:t>
            </w:r>
            <w:r w:rsidR="00986AB4" w:rsidRPr="0037735E">
              <w:rPr>
                <w:rFonts w:ascii="Calibri" w:hAnsi="Calibri"/>
                <w:sz w:val="18"/>
                <w:szCs w:val="18"/>
              </w:rPr>
              <w:t>)</w:t>
            </w:r>
            <w:r w:rsidRPr="0037735E">
              <w:rPr>
                <w:rFonts w:ascii="Calibri" w:hAnsi="Calibri"/>
                <w:sz w:val="18"/>
                <w:szCs w:val="18"/>
              </w:rPr>
              <w:t>:</w:t>
            </w:r>
          </w:p>
        </w:tc>
        <w:tc>
          <w:tcPr>
            <w:tcW w:w="2871" w:type="dxa"/>
            <w:tcBorders>
              <w:right w:val="single" w:sz="4" w:space="0" w:color="auto"/>
            </w:tcBorders>
            <w:shd w:val="clear" w:color="auto" w:fill="auto"/>
          </w:tcPr>
          <w:p w14:paraId="15480A33"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16BB" w:rsidRPr="00B177C8" w14:paraId="15480A44" w14:textId="77777777" w:rsidTr="005223D1">
        <w:trPr>
          <w:trHeight w:val="245"/>
        </w:trPr>
        <w:tc>
          <w:tcPr>
            <w:tcW w:w="452" w:type="dxa"/>
            <w:tcBorders>
              <w:left w:val="single" w:sz="4" w:space="0" w:color="auto"/>
              <w:right w:val="single" w:sz="4" w:space="0" w:color="auto"/>
            </w:tcBorders>
            <w:vAlign w:val="center"/>
          </w:tcPr>
          <w:p w14:paraId="15480A35" w14:textId="77777777" w:rsidR="003116BB" w:rsidRPr="0037735E" w:rsidRDefault="003116BB" w:rsidP="00C62F33">
            <w:pPr>
              <w:jc w:val="center"/>
              <w:rPr>
                <w:rFonts w:ascii="Calibri" w:hAnsi="Calibri"/>
                <w:sz w:val="18"/>
                <w:szCs w:val="18"/>
              </w:rPr>
            </w:pPr>
            <w:r w:rsidRPr="0037735E">
              <w:rPr>
                <w:rFonts w:ascii="Calibri" w:hAnsi="Calibri"/>
                <w:sz w:val="18"/>
                <w:szCs w:val="18"/>
              </w:rPr>
              <w:t>13</w:t>
            </w:r>
          </w:p>
        </w:tc>
        <w:tc>
          <w:tcPr>
            <w:tcW w:w="2155" w:type="dxa"/>
            <w:tcBorders>
              <w:left w:val="single" w:sz="4" w:space="0" w:color="auto"/>
              <w:right w:val="single" w:sz="4" w:space="0" w:color="auto"/>
            </w:tcBorders>
            <w:shd w:val="clear" w:color="auto" w:fill="auto"/>
            <w:vAlign w:val="center"/>
          </w:tcPr>
          <w:p w14:paraId="15480A36" w14:textId="77777777" w:rsidR="003116BB" w:rsidRPr="00CF1F39" w:rsidRDefault="003116BB" w:rsidP="00D11A0C">
            <w:pPr>
              <w:rPr>
                <w:rFonts w:ascii="Calibri" w:hAnsi="Calibri"/>
                <w:sz w:val="18"/>
                <w:szCs w:val="18"/>
              </w:rPr>
            </w:pPr>
            <w:r w:rsidRPr="0037735E">
              <w:rPr>
                <w:rFonts w:ascii="Calibri" w:hAnsi="Calibri"/>
                <w:sz w:val="18"/>
                <w:szCs w:val="18"/>
              </w:rPr>
              <w:t xml:space="preserve">Project Scope: </w:t>
            </w:r>
            <w:r w:rsidRPr="00CF1F39">
              <w:rPr>
                <w:rFonts w:ascii="Calibri" w:hAnsi="Calibri"/>
                <w:sz w:val="18"/>
                <w:szCs w:val="18"/>
              </w:rPr>
              <w:t xml:space="preserve"> </w:t>
            </w:r>
          </w:p>
        </w:tc>
        <w:tc>
          <w:tcPr>
            <w:tcW w:w="4908" w:type="dxa"/>
            <w:tcBorders>
              <w:left w:val="single" w:sz="4" w:space="0" w:color="auto"/>
            </w:tcBorders>
            <w:shd w:val="clear" w:color="auto" w:fill="auto"/>
            <w:vAlign w:val="center"/>
          </w:tcPr>
          <w:p w14:paraId="15480A37" w14:textId="77777777" w:rsidR="003116BB" w:rsidRDefault="003C6EB4" w:rsidP="00C62F33">
            <w:pPr>
              <w:rPr>
                <w:rFonts w:ascii="Calibri" w:hAnsi="Calibri"/>
                <w:sz w:val="18"/>
                <w:szCs w:val="18"/>
              </w:rPr>
            </w:pPr>
            <w:r w:rsidRPr="003C6EB4">
              <w:rPr>
                <w:rFonts w:ascii="Calibri" w:hAnsi="Calibri"/>
                <w:sz w:val="18"/>
                <w:szCs w:val="18"/>
              </w:rPr>
              <w:t xml:space="preserve">&lt;&lt; </w:t>
            </w:r>
            <w:proofErr w:type="gramStart"/>
            <w:r w:rsidRPr="003C6EB4">
              <w:rPr>
                <w:rFonts w:ascii="Calibri" w:hAnsi="Calibri"/>
                <w:sz w:val="18"/>
                <w:szCs w:val="18"/>
              </w:rPr>
              <w:t>user</w:t>
            </w:r>
            <w:proofErr w:type="gramEnd"/>
            <w:r w:rsidRPr="003C6EB4">
              <w:rPr>
                <w:rFonts w:ascii="Calibri" w:hAnsi="Calibri"/>
                <w:sz w:val="18"/>
                <w:szCs w:val="18"/>
              </w:rPr>
              <w:t xml:space="preserve"> select as m</w:t>
            </w:r>
            <w:r>
              <w:rPr>
                <w:rFonts w:ascii="Calibri" w:hAnsi="Calibri"/>
                <w:sz w:val="18"/>
                <w:szCs w:val="18"/>
              </w:rPr>
              <w:t>any as are applicable from list</w:t>
            </w:r>
            <w:r w:rsidR="003116BB">
              <w:rPr>
                <w:rFonts w:ascii="Calibri" w:hAnsi="Calibri"/>
                <w:sz w:val="18"/>
                <w:szCs w:val="18"/>
              </w:rPr>
              <w:t xml:space="preserve">:  </w:t>
            </w:r>
          </w:p>
          <w:p w14:paraId="15480A38" w14:textId="77777777" w:rsidR="003116BB" w:rsidRDefault="003116BB" w:rsidP="00C62F33">
            <w:pPr>
              <w:rPr>
                <w:rFonts w:ascii="Calibri" w:hAnsi="Calibri"/>
                <w:sz w:val="18"/>
                <w:szCs w:val="18"/>
              </w:rPr>
            </w:pPr>
            <w:r>
              <w:rPr>
                <w:rFonts w:ascii="Calibri" w:hAnsi="Calibri"/>
                <w:sz w:val="18"/>
                <w:szCs w:val="18"/>
              </w:rPr>
              <w:t>*</w:t>
            </w:r>
            <w:proofErr w:type="gramStart"/>
            <w:r>
              <w:rPr>
                <w:rFonts w:ascii="Calibri" w:hAnsi="Calibri"/>
                <w:sz w:val="18"/>
                <w:szCs w:val="18"/>
              </w:rPr>
              <w:t xml:space="preserve">Addition </w:t>
            </w:r>
            <w:r w:rsidRPr="00175D5C">
              <w:rPr>
                <w:rFonts w:ascii="Calibri" w:hAnsi="Calibri"/>
                <w:sz w:val="18"/>
                <w:szCs w:val="18"/>
              </w:rPr>
              <w:t xml:space="preserve"> </w:t>
            </w:r>
            <w:r w:rsidRPr="00175D5C">
              <w:rPr>
                <w:rFonts w:ascii="Calibri" w:hAnsi="Calibri"/>
                <w:sz w:val="18"/>
                <w:szCs w:val="18"/>
                <w:u w:val="single"/>
              </w:rPr>
              <w:t>&lt;</w:t>
            </w:r>
            <w:proofErr w:type="gramEnd"/>
            <w:r w:rsidRPr="00175D5C">
              <w:rPr>
                <w:rFonts w:ascii="Calibri" w:hAnsi="Calibri"/>
                <w:sz w:val="18"/>
                <w:szCs w:val="18"/>
              </w:rPr>
              <w:t xml:space="preserve"> 300 </w:t>
            </w:r>
            <w:r>
              <w:rPr>
                <w:rFonts w:ascii="Calibri" w:hAnsi="Calibri"/>
                <w:sz w:val="18"/>
                <w:szCs w:val="18"/>
              </w:rPr>
              <w:t>ft</w:t>
            </w:r>
            <w:r w:rsidRPr="00974B66">
              <w:rPr>
                <w:rFonts w:ascii="Calibri" w:hAnsi="Calibri"/>
                <w:sz w:val="18"/>
                <w:szCs w:val="18"/>
                <w:vertAlign w:val="superscript"/>
              </w:rPr>
              <w:t>2</w:t>
            </w:r>
            <w:r w:rsidRPr="00175D5C">
              <w:rPr>
                <w:rFonts w:ascii="Calibri" w:hAnsi="Calibri"/>
                <w:sz w:val="18"/>
                <w:szCs w:val="18"/>
              </w:rPr>
              <w:t xml:space="preserve">   </w:t>
            </w:r>
          </w:p>
          <w:p w14:paraId="15480A39" w14:textId="5CE2963C"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15480A3A" w14:textId="7BAA54BC"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15480A3B" w14:textId="5081A170" w:rsidR="003C6EB4" w:rsidRDefault="003116BB" w:rsidP="00C62F33">
            <w:pPr>
              <w:rPr>
                <w:rFonts w:ascii="Calibri" w:hAnsi="Calibri"/>
                <w:sz w:val="18"/>
                <w:szCs w:val="18"/>
                <w:vertAlign w:val="superscript"/>
              </w:rPr>
            </w:pPr>
            <w:r>
              <w:rPr>
                <w:rFonts w:ascii="Calibri" w:hAnsi="Calibri"/>
                <w:sz w:val="18"/>
                <w:szCs w:val="18"/>
              </w:rPr>
              <w:t xml:space="preserve">*Addition </w:t>
            </w:r>
            <w:r w:rsidRPr="00175D5C">
              <w:rPr>
                <w:rFonts w:ascii="Calibri" w:hAnsi="Calibri"/>
                <w:sz w:val="18"/>
                <w:szCs w:val="18"/>
              </w:rPr>
              <w:t xml:space="preserve">&gt;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p>
          <w:p w14:paraId="2726C879" w14:textId="680DC2AD" w:rsidR="00D579C4" w:rsidRDefault="00D579C4" w:rsidP="00D579C4">
            <w:pP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w:t>
            </w:r>
            <w:r w:rsidRPr="00974B66">
              <w:rPr>
                <w:rFonts w:ascii="Calibri" w:hAnsi="Calibri"/>
                <w:sz w:val="18"/>
                <w:szCs w:val="18"/>
                <w:vertAlign w:val="superscript"/>
              </w:rPr>
              <w:t>2</w:t>
            </w:r>
            <w:r w:rsidRPr="00175D5C">
              <w:rPr>
                <w:rFonts w:ascii="Calibri" w:hAnsi="Calibri"/>
                <w:sz w:val="18"/>
                <w:szCs w:val="18"/>
              </w:rPr>
              <w:t xml:space="preserve">   </w:t>
            </w:r>
          </w:p>
          <w:p w14:paraId="15E595DD" w14:textId="7710A6CA" w:rsidR="00D579C4" w:rsidRDefault="00D579C4" w:rsidP="00D579C4">
            <w:pP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23B2F2D6" w14:textId="7565AA0D" w:rsidR="00D579C4" w:rsidRDefault="00D579C4" w:rsidP="00D579C4">
            <w:pP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231AD462" w14:textId="686F2DD3" w:rsidR="00D579C4" w:rsidRDefault="00D579C4" w:rsidP="00D579C4">
            <w:pPr>
              <w:rPr>
                <w:rFonts w:ascii="Calibri" w:hAnsi="Calibri"/>
                <w:sz w:val="18"/>
                <w:szCs w:val="18"/>
                <w:vertAlign w:val="superscript"/>
              </w:rPr>
            </w:pPr>
            <w:r>
              <w:rPr>
                <w:rFonts w:ascii="Calibri" w:hAnsi="Calibri"/>
                <w:sz w:val="18"/>
                <w:szCs w:val="18"/>
              </w:rPr>
              <w:t>*ADU Addition</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p>
          <w:p w14:paraId="0C3DE294" w14:textId="77777777" w:rsidR="00502DD2" w:rsidRDefault="00502DD2" w:rsidP="00D579C4">
            <w:pPr>
              <w:rPr>
                <w:rFonts w:ascii="Calibri" w:hAnsi="Calibri"/>
                <w:sz w:val="18"/>
                <w:szCs w:val="18"/>
                <w:vertAlign w:val="superscript"/>
              </w:rPr>
            </w:pPr>
          </w:p>
          <w:p w14:paraId="6010DC45" w14:textId="758EF4DA" w:rsidR="00502DD2" w:rsidRDefault="00502DD2" w:rsidP="003C6EB4">
            <w:pPr>
              <w:rPr>
                <w:rFonts w:ascii="Calibri" w:hAnsi="Calibri"/>
                <w:sz w:val="18"/>
                <w:szCs w:val="18"/>
              </w:rPr>
            </w:pPr>
            <w:r>
              <w:rPr>
                <w:rFonts w:ascii="Calibri" w:hAnsi="Calibri"/>
                <w:sz w:val="18"/>
                <w:szCs w:val="18"/>
              </w:rPr>
              <w:t>*Kitchen remodel</w:t>
            </w:r>
          </w:p>
          <w:p w14:paraId="15480A3C" w14:textId="486183FA" w:rsidR="003C6EB4" w:rsidRDefault="003C6EB4" w:rsidP="003C6EB4">
            <w:pPr>
              <w:rPr>
                <w:rFonts w:ascii="Calibri" w:hAnsi="Calibri"/>
                <w:sz w:val="18"/>
                <w:szCs w:val="18"/>
              </w:rPr>
            </w:pPr>
            <w:r>
              <w:rPr>
                <w:rFonts w:ascii="Calibri" w:hAnsi="Calibri"/>
                <w:sz w:val="18"/>
                <w:szCs w:val="18"/>
              </w:rPr>
              <w:t xml:space="preserve">*Space </w:t>
            </w:r>
            <w:r w:rsidRPr="00C24189">
              <w:rPr>
                <w:rFonts w:ascii="Calibri" w:hAnsi="Calibri"/>
                <w:sz w:val="18"/>
                <w:szCs w:val="18"/>
              </w:rPr>
              <w:t>Heating System</w:t>
            </w:r>
          </w:p>
          <w:p w14:paraId="15480A3D" w14:textId="77777777" w:rsidR="003C6EB4" w:rsidRDefault="003C6EB4" w:rsidP="003C6EB4">
            <w:pPr>
              <w:rPr>
                <w:rFonts w:ascii="Calibri" w:hAnsi="Calibri"/>
                <w:sz w:val="18"/>
                <w:szCs w:val="18"/>
              </w:rPr>
            </w:pPr>
            <w:r>
              <w:rPr>
                <w:rFonts w:ascii="Calibri" w:hAnsi="Calibri"/>
                <w:sz w:val="18"/>
                <w:szCs w:val="18"/>
              </w:rPr>
              <w:t xml:space="preserve">* Space </w:t>
            </w:r>
            <w:r w:rsidRPr="00C24189">
              <w:rPr>
                <w:rFonts w:ascii="Calibri" w:hAnsi="Calibri"/>
                <w:sz w:val="18"/>
                <w:szCs w:val="18"/>
              </w:rPr>
              <w:t>Cooling System</w:t>
            </w:r>
          </w:p>
          <w:p w14:paraId="15480A3E" w14:textId="77777777" w:rsidR="006A0F14" w:rsidRDefault="003C6EB4" w:rsidP="003C6EB4">
            <w:pPr>
              <w:rPr>
                <w:rFonts w:ascii="Calibri" w:hAnsi="Calibri"/>
                <w:sz w:val="18"/>
                <w:szCs w:val="18"/>
              </w:rPr>
            </w:pPr>
            <w:r>
              <w:rPr>
                <w:rFonts w:ascii="Calibri" w:hAnsi="Calibri"/>
                <w:sz w:val="18"/>
                <w:szCs w:val="18"/>
              </w:rPr>
              <w:t xml:space="preserve">* Space Conditioning </w:t>
            </w:r>
            <w:r w:rsidRPr="00C24189">
              <w:rPr>
                <w:rFonts w:ascii="Calibri" w:hAnsi="Calibri"/>
                <w:sz w:val="18"/>
                <w:szCs w:val="18"/>
              </w:rPr>
              <w:t>Duct System</w:t>
            </w:r>
            <w:r>
              <w:rPr>
                <w:rFonts w:ascii="Calibri" w:hAnsi="Calibri"/>
                <w:sz w:val="18"/>
                <w:szCs w:val="18"/>
              </w:rPr>
              <w:t xml:space="preserve"> </w:t>
            </w:r>
          </w:p>
          <w:p w14:paraId="7DA55B68" w14:textId="77777777" w:rsidR="004A5E91" w:rsidRDefault="006A0F14" w:rsidP="003C6EB4">
            <w:pPr>
              <w:rPr>
                <w:rFonts w:ascii="Calibri" w:hAnsi="Calibri"/>
                <w:sz w:val="18"/>
                <w:szCs w:val="18"/>
              </w:rPr>
            </w:pPr>
            <w:r>
              <w:rPr>
                <w:rFonts w:ascii="Calibri" w:hAnsi="Calibri"/>
                <w:sz w:val="18"/>
                <w:szCs w:val="18"/>
              </w:rPr>
              <w:t xml:space="preserve">*Water Heating </w:t>
            </w:r>
          </w:p>
          <w:p w14:paraId="313D1C10" w14:textId="77777777" w:rsidR="00C81BA9" w:rsidRDefault="004A5E91" w:rsidP="00C62F33">
            <w:pPr>
              <w:rPr>
                <w:rFonts w:ascii="Calibri" w:hAnsi="Calibri"/>
                <w:sz w:val="18"/>
                <w:szCs w:val="18"/>
              </w:rPr>
            </w:pPr>
            <w:r>
              <w:rPr>
                <w:rFonts w:ascii="Calibri" w:hAnsi="Calibri"/>
                <w:sz w:val="18"/>
                <w:szCs w:val="18"/>
              </w:rPr>
              <w:t>*Fenestration (</w:t>
            </w:r>
            <w:r>
              <w:rPr>
                <w:rFonts w:ascii="Calibri" w:hAnsi="Calibri"/>
                <w:i/>
                <w:sz w:val="18"/>
                <w:szCs w:val="18"/>
              </w:rPr>
              <w:t>if selected, show A14</w:t>
            </w:r>
            <w:r>
              <w:rPr>
                <w:rFonts w:ascii="Calibri" w:hAnsi="Calibri"/>
                <w:sz w:val="18"/>
                <w:szCs w:val="18"/>
              </w:rPr>
              <w:t>)</w:t>
            </w:r>
          </w:p>
          <w:p w14:paraId="15480A40" w14:textId="71813300" w:rsidR="003116BB" w:rsidRPr="00175D5C" w:rsidRDefault="00C81BA9" w:rsidP="00C62F33">
            <w:pPr>
              <w:rPr>
                <w:rFonts w:ascii="Calibri" w:hAnsi="Calibri"/>
                <w:sz w:val="18"/>
                <w:szCs w:val="18"/>
              </w:rPr>
            </w:pPr>
            <w:r>
              <w:rPr>
                <w:rFonts w:ascii="Calibri" w:hAnsi="Calibri"/>
                <w:sz w:val="18"/>
                <w:szCs w:val="18"/>
              </w:rPr>
              <w:t>*Opaque Exterior Doors</w:t>
            </w:r>
            <w:r w:rsidR="003116BB">
              <w:rPr>
                <w:rFonts w:ascii="Calibri" w:hAnsi="Calibri"/>
                <w:sz w:val="18"/>
                <w:szCs w:val="18"/>
              </w:rPr>
              <w:t>&gt;&gt;</w:t>
            </w:r>
          </w:p>
        </w:tc>
        <w:tc>
          <w:tcPr>
            <w:tcW w:w="399" w:type="dxa"/>
            <w:vAlign w:val="center"/>
          </w:tcPr>
          <w:p w14:paraId="15480A41" w14:textId="7412AF63" w:rsidR="003116BB" w:rsidRPr="0037735E" w:rsidRDefault="004A5E91" w:rsidP="00C62F33">
            <w:pPr>
              <w:jc w:val="center"/>
              <w:rPr>
                <w:rFonts w:ascii="Calibri" w:hAnsi="Calibri"/>
                <w:sz w:val="18"/>
                <w:szCs w:val="18"/>
              </w:rPr>
            </w:pPr>
            <w:r w:rsidRPr="0037735E">
              <w:rPr>
                <w:rFonts w:ascii="Calibri" w:hAnsi="Calibri"/>
                <w:sz w:val="18"/>
                <w:szCs w:val="18"/>
              </w:rPr>
              <w:t>14</w:t>
            </w:r>
          </w:p>
        </w:tc>
        <w:tc>
          <w:tcPr>
            <w:tcW w:w="3605" w:type="dxa"/>
            <w:tcBorders>
              <w:right w:val="single" w:sz="4" w:space="0" w:color="auto"/>
            </w:tcBorders>
            <w:shd w:val="clear" w:color="auto" w:fill="auto"/>
            <w:vAlign w:val="center"/>
          </w:tcPr>
          <w:p w14:paraId="15480A42" w14:textId="29A3A4DB" w:rsidR="004A5E91" w:rsidRPr="0037735E" w:rsidRDefault="0046795D" w:rsidP="00C62F33">
            <w:pPr>
              <w:rPr>
                <w:rFonts w:ascii="Calibri" w:hAnsi="Calibri"/>
                <w:sz w:val="18"/>
                <w:szCs w:val="18"/>
              </w:rPr>
            </w:pPr>
            <w:r>
              <w:rPr>
                <w:rFonts w:ascii="Calibri" w:hAnsi="Calibri"/>
                <w:sz w:val="18"/>
                <w:szCs w:val="18"/>
              </w:rPr>
              <w:t>Fenestration Exceptions:</w:t>
            </w:r>
          </w:p>
        </w:tc>
        <w:tc>
          <w:tcPr>
            <w:tcW w:w="2871" w:type="dxa"/>
            <w:tcBorders>
              <w:left w:val="single" w:sz="4" w:space="0" w:color="auto"/>
              <w:right w:val="single" w:sz="4" w:space="0" w:color="auto"/>
            </w:tcBorders>
            <w:shd w:val="clear" w:color="auto" w:fill="auto"/>
          </w:tcPr>
          <w:p w14:paraId="4DDF8594" w14:textId="77777777" w:rsidR="003116BB" w:rsidRDefault="004A5E91" w:rsidP="004A5E91">
            <w:pPr>
              <w:rPr>
                <w:rFonts w:ascii="Calibri" w:hAnsi="Calibri"/>
                <w:sz w:val="18"/>
                <w:szCs w:val="18"/>
              </w:rPr>
            </w:pPr>
            <w:r>
              <w:rPr>
                <w:rFonts w:ascii="Calibri" w:hAnsi="Calibri"/>
                <w:sz w:val="18"/>
                <w:szCs w:val="18"/>
              </w:rPr>
              <w:t>&lt;&lt;User selects as many as are applicable from list:</w:t>
            </w:r>
          </w:p>
          <w:p w14:paraId="3328F2BF" w14:textId="77777777" w:rsidR="00DE0C2F" w:rsidRDefault="00DE0C2F" w:rsidP="004A5E91">
            <w:pPr>
              <w:rPr>
                <w:rFonts w:ascii="Calibri" w:hAnsi="Calibri"/>
                <w:sz w:val="18"/>
                <w:szCs w:val="18"/>
              </w:rPr>
            </w:pPr>
            <w:r>
              <w:rPr>
                <w:rFonts w:ascii="Calibri" w:hAnsi="Calibri"/>
                <w:sz w:val="18"/>
                <w:szCs w:val="18"/>
              </w:rPr>
              <w:t>*NA (do not allow other entries)</w:t>
            </w:r>
          </w:p>
          <w:p w14:paraId="01C158EF" w14:textId="44F5665F" w:rsidR="004A5E91" w:rsidRDefault="004A5E91" w:rsidP="004A5E91">
            <w:pPr>
              <w:rPr>
                <w:rFonts w:ascii="Calibri" w:hAnsi="Calibri"/>
                <w:sz w:val="18"/>
                <w:szCs w:val="18"/>
              </w:rPr>
            </w:pP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glass in door</w:t>
            </w:r>
          </w:p>
          <w:p w14:paraId="7B21E481" w14:textId="77777777" w:rsidR="004A5E91" w:rsidRDefault="004A5E91" w:rsidP="004A5E91">
            <w:pPr>
              <w:rPr>
                <w:rFonts w:ascii="Calibri" w:hAnsi="Calibri"/>
                <w:sz w:val="18"/>
                <w:szCs w:val="18"/>
              </w:rPr>
            </w:pP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tubular skylight</w:t>
            </w:r>
          </w:p>
          <w:p w14:paraId="331A912A" w14:textId="38AE621A" w:rsidR="004A5E91" w:rsidRDefault="004A5E91" w:rsidP="004A5E91">
            <w:pPr>
              <w:rPr>
                <w:rFonts w:ascii="Calibri" w:hAnsi="Calibri"/>
                <w:sz w:val="18"/>
                <w:szCs w:val="18"/>
              </w:rPr>
            </w:pPr>
            <w:r>
              <w:rPr>
                <w:rFonts w:ascii="Calibri" w:hAnsi="Calibri"/>
                <w:sz w:val="18"/>
                <w:szCs w:val="18"/>
              </w:rPr>
              <w:t>*Installing ≤ 16ft</w:t>
            </w:r>
            <w:r>
              <w:rPr>
                <w:rFonts w:ascii="Calibri" w:hAnsi="Calibri"/>
                <w:sz w:val="18"/>
                <w:szCs w:val="18"/>
                <w:vertAlign w:val="superscript"/>
              </w:rPr>
              <w:t>2</w:t>
            </w:r>
            <w:r>
              <w:rPr>
                <w:rFonts w:ascii="Calibri" w:hAnsi="Calibri"/>
                <w:sz w:val="18"/>
                <w:szCs w:val="18"/>
              </w:rPr>
              <w:t xml:space="preserve"> skylight</w:t>
            </w:r>
          </w:p>
          <w:p w14:paraId="14F64668" w14:textId="70506B74" w:rsidR="0046795D" w:rsidDel="00876ECC" w:rsidRDefault="0046795D" w:rsidP="00876ECC">
            <w:pPr>
              <w:rPr>
                <w:del w:id="1010" w:author="Markstrum, Alexis" w:date="2021-11-10T15:20:00Z"/>
                <w:rFonts w:ascii="Calibri" w:hAnsi="Calibri"/>
                <w:sz w:val="18"/>
                <w:szCs w:val="18"/>
              </w:rPr>
            </w:pPr>
            <w:del w:id="1011" w:author="Markstrum, Alexis" w:date="2021-11-10T15:20:00Z">
              <w:r w:rsidDel="00876ECC">
                <w:rPr>
                  <w:rFonts w:ascii="Calibri" w:hAnsi="Calibri"/>
                  <w:sz w:val="18"/>
                  <w:szCs w:val="18"/>
                </w:rPr>
                <w:delText>*Installing storage water heater ≤ 55 gal</w:delText>
              </w:r>
            </w:del>
          </w:p>
          <w:p w14:paraId="15480A43" w14:textId="70765775" w:rsidR="002247F6" w:rsidRPr="004A5E91" w:rsidRDefault="002247F6">
            <w:pPr>
              <w:rPr>
                <w:rFonts w:ascii="Calibri" w:hAnsi="Calibri"/>
                <w:sz w:val="18"/>
                <w:szCs w:val="18"/>
              </w:rPr>
            </w:pPr>
          </w:p>
        </w:tc>
      </w:tr>
    </w:tbl>
    <w:p w14:paraId="15480A45" w14:textId="717D70D5" w:rsidR="003116BB" w:rsidRDefault="003116BB" w:rsidP="003116BB">
      <w:pPr>
        <w:rPr>
          <w:rFonts w:ascii="Calibri" w:hAnsi="Calibri"/>
          <w:sz w:val="18"/>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9"/>
        <w:gridCol w:w="1461"/>
        <w:gridCol w:w="1170"/>
        <w:gridCol w:w="999"/>
        <w:gridCol w:w="1209"/>
        <w:gridCol w:w="876"/>
        <w:gridCol w:w="1110"/>
        <w:gridCol w:w="886"/>
        <w:gridCol w:w="1088"/>
        <w:gridCol w:w="998"/>
        <w:gridCol w:w="929"/>
        <w:gridCol w:w="2935"/>
      </w:tblGrid>
      <w:tr w:rsidR="003116BB" w:rsidRPr="00CF4C56" w14:paraId="15480A4C" w14:textId="77777777" w:rsidTr="0037735E">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tcPr>
          <w:p w14:paraId="15480A46" w14:textId="0F545543" w:rsidR="00755E8F" w:rsidRPr="0037735E" w:rsidRDefault="003116BB">
            <w:pPr>
              <w:keepNext/>
              <w:rPr>
                <w:rFonts w:ascii="Calibri" w:eastAsia="Calibri" w:hAnsi="Calibri"/>
                <w:b/>
                <w:sz w:val="20"/>
                <w:szCs w:val="22"/>
              </w:rPr>
            </w:pPr>
            <w:r w:rsidRPr="0037735E">
              <w:rPr>
                <w:rFonts w:ascii="Calibri" w:eastAsia="Calibri" w:hAnsi="Calibri"/>
                <w:b/>
                <w:sz w:val="20"/>
                <w:szCs w:val="22"/>
              </w:rPr>
              <w:lastRenderedPageBreak/>
              <w:t xml:space="preserve">B. </w:t>
            </w:r>
            <w:del w:id="1012" w:author="Shewmaker, Michael@Energy" w:date="2022-01-03T16:15:00Z">
              <w:r w:rsidR="004A5E91" w:rsidRPr="0037735E" w:rsidDel="00596C30">
                <w:rPr>
                  <w:rFonts w:ascii="Calibri" w:eastAsia="Calibri" w:hAnsi="Calibri"/>
                  <w:b/>
                  <w:sz w:val="20"/>
                  <w:szCs w:val="22"/>
                </w:rPr>
                <w:delText>Opaque Surface</w:delText>
              </w:r>
            </w:del>
            <w:ins w:id="1013" w:author="Shewmaker, Michael@Energy" w:date="2022-01-03T16:15:00Z">
              <w:r w:rsidR="00596C30">
                <w:rPr>
                  <w:rFonts w:ascii="Calibri" w:eastAsia="Calibri" w:hAnsi="Calibri"/>
                  <w:b/>
                  <w:sz w:val="20"/>
                  <w:szCs w:val="22"/>
                </w:rPr>
                <w:t>Building Insulation</w:t>
              </w:r>
            </w:ins>
            <w:r w:rsidR="004A5E91" w:rsidRPr="0037735E">
              <w:rPr>
                <w:rFonts w:ascii="Calibri" w:eastAsia="Calibri" w:hAnsi="Calibri"/>
                <w:b/>
                <w:sz w:val="20"/>
                <w:szCs w:val="22"/>
              </w:rPr>
              <w:t xml:space="preserve"> Details</w:t>
            </w:r>
            <w:r w:rsidRPr="0037735E">
              <w:rPr>
                <w:rFonts w:ascii="Calibri" w:eastAsia="Calibri" w:hAnsi="Calibri"/>
                <w:b/>
                <w:sz w:val="20"/>
                <w:szCs w:val="22"/>
              </w:rPr>
              <w:t xml:space="preserve"> – Framed </w:t>
            </w:r>
            <w:r w:rsidR="008B784B" w:rsidRPr="008B784B">
              <w:rPr>
                <w:rFonts w:ascii="Calibri" w:eastAsia="Calibri" w:hAnsi="Calibri"/>
                <w:b/>
                <w:sz w:val="20"/>
                <w:szCs w:val="22"/>
              </w:rPr>
              <w:t>Walls/ Framed Floors</w:t>
            </w:r>
            <w:del w:id="1014" w:author="Shewmaker, Michael@Energy" w:date="2022-01-03T16:15:00Z">
              <w:r w:rsidR="008B784B" w:rsidRPr="008B784B" w:rsidDel="00596C30">
                <w:rPr>
                  <w:rFonts w:ascii="Calibri" w:eastAsia="Calibri" w:hAnsi="Calibri"/>
                  <w:b/>
                  <w:sz w:val="20"/>
                  <w:szCs w:val="22"/>
                </w:rPr>
                <w:delText>/Concrete Raised Floors</w:delText>
              </w:r>
            </w:del>
            <w:r w:rsidR="008B784B" w:rsidRPr="008B784B">
              <w:rPr>
                <w:rFonts w:ascii="Calibri" w:eastAsia="Calibri" w:hAnsi="Calibri"/>
                <w:b/>
                <w:sz w:val="20"/>
                <w:szCs w:val="22"/>
              </w:rPr>
              <w:t xml:space="preserve"> </w:t>
            </w:r>
            <w:r w:rsidRPr="0037735E">
              <w:rPr>
                <w:rFonts w:ascii="Calibri" w:eastAsia="Calibri" w:hAnsi="Calibri"/>
                <w:sz w:val="20"/>
                <w:szCs w:val="22"/>
              </w:rPr>
              <w:t>(Section 150.2(a))</w:t>
            </w:r>
          </w:p>
          <w:p w14:paraId="15480A47"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48"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A49"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A4A" w14:textId="6A14B94B"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5DCDBA3E" w14:textId="77777777" w:rsidR="00F02727" w:rsidRPr="00A02B0A" w:rsidRDefault="00F02727" w:rsidP="00F02727">
            <w:pPr>
              <w:rPr>
                <w:rFonts w:ascii="Calibri" w:hAnsi="Calibri"/>
                <w:sz w:val="20"/>
                <w:szCs w:val="18"/>
              </w:rPr>
            </w:pPr>
            <w:r w:rsidRPr="00A02B0A">
              <w:rPr>
                <w:rFonts w:ascii="Calibri" w:hAnsi="Calibri"/>
                <w:sz w:val="20"/>
                <w:szCs w:val="18"/>
              </w:rPr>
              <w:t xml:space="preserve">*ADU Addition </w:t>
            </w:r>
            <w:r w:rsidRPr="00A02B0A">
              <w:rPr>
                <w:rFonts w:ascii="Calibri" w:hAnsi="Calibri"/>
                <w:sz w:val="20"/>
                <w:szCs w:val="18"/>
                <w:u w:val="single"/>
              </w:rPr>
              <w:t>&lt;</w:t>
            </w:r>
            <w:r w:rsidRPr="00A02B0A">
              <w:rPr>
                <w:rFonts w:ascii="Calibri" w:hAnsi="Calibri"/>
                <w:sz w:val="20"/>
                <w:szCs w:val="18"/>
              </w:rPr>
              <w:t xml:space="preserve"> 300 ft</w:t>
            </w:r>
            <w:r w:rsidRPr="00A02B0A">
              <w:rPr>
                <w:rFonts w:ascii="Calibri" w:hAnsi="Calibri"/>
                <w:sz w:val="20"/>
                <w:szCs w:val="18"/>
                <w:vertAlign w:val="superscript"/>
              </w:rPr>
              <w:t>2</w:t>
            </w:r>
            <w:r w:rsidRPr="00A02B0A">
              <w:rPr>
                <w:rFonts w:ascii="Calibri" w:hAnsi="Calibri"/>
                <w:sz w:val="20"/>
                <w:szCs w:val="18"/>
              </w:rPr>
              <w:t xml:space="preserve">   </w:t>
            </w:r>
          </w:p>
          <w:p w14:paraId="386EBE15" w14:textId="77777777" w:rsidR="00F02727" w:rsidRPr="00A02B0A" w:rsidRDefault="00F02727" w:rsidP="00F02727">
            <w:pPr>
              <w:rPr>
                <w:rFonts w:ascii="Calibri" w:hAnsi="Calibri"/>
                <w:sz w:val="20"/>
                <w:szCs w:val="18"/>
              </w:rPr>
            </w:pPr>
            <w:r w:rsidRPr="00A02B0A">
              <w:rPr>
                <w:rFonts w:ascii="Calibri" w:hAnsi="Calibri"/>
                <w:sz w:val="20"/>
                <w:szCs w:val="18"/>
              </w:rPr>
              <w:t xml:space="preserve">*ADU Addition &gt; 300 to </w:t>
            </w:r>
            <w:r w:rsidRPr="00A02B0A">
              <w:rPr>
                <w:rFonts w:ascii="Calibri" w:hAnsi="Calibri"/>
                <w:sz w:val="20"/>
                <w:szCs w:val="18"/>
                <w:u w:val="single"/>
              </w:rPr>
              <w:t>&lt;</w:t>
            </w:r>
            <w:r w:rsidRPr="00A02B0A">
              <w:rPr>
                <w:rFonts w:ascii="Calibri" w:hAnsi="Calibri"/>
                <w:sz w:val="20"/>
                <w:szCs w:val="18"/>
              </w:rPr>
              <w:t xml:space="preserve"> 400 ft</w:t>
            </w:r>
            <w:r w:rsidRPr="00A02B0A">
              <w:rPr>
                <w:rFonts w:ascii="Calibri" w:hAnsi="Calibri"/>
                <w:sz w:val="20"/>
                <w:szCs w:val="18"/>
                <w:vertAlign w:val="superscript"/>
              </w:rPr>
              <w:t>2</w:t>
            </w:r>
          </w:p>
          <w:p w14:paraId="0B7EF224" w14:textId="77777777" w:rsidR="00F02727" w:rsidRPr="00A02B0A" w:rsidRDefault="00F02727" w:rsidP="00F02727">
            <w:pPr>
              <w:rPr>
                <w:rFonts w:ascii="Calibri" w:hAnsi="Calibri"/>
                <w:sz w:val="20"/>
                <w:szCs w:val="18"/>
              </w:rPr>
            </w:pPr>
            <w:r w:rsidRPr="00A02B0A">
              <w:rPr>
                <w:rFonts w:ascii="Calibri" w:hAnsi="Calibri"/>
                <w:sz w:val="20"/>
                <w:szCs w:val="18"/>
              </w:rPr>
              <w:t xml:space="preserve">*ADU Addition &gt; 400 to </w:t>
            </w:r>
            <w:r w:rsidRPr="00A02B0A">
              <w:rPr>
                <w:rFonts w:ascii="Calibri" w:hAnsi="Calibri"/>
                <w:sz w:val="20"/>
                <w:szCs w:val="18"/>
                <w:u w:val="single"/>
              </w:rPr>
              <w:t>&lt;</w:t>
            </w:r>
            <w:r w:rsidRPr="00A02B0A">
              <w:rPr>
                <w:rFonts w:ascii="Calibri" w:hAnsi="Calibri"/>
                <w:sz w:val="20"/>
                <w:szCs w:val="18"/>
              </w:rPr>
              <w:t xml:space="preserve"> 700 ft</w:t>
            </w:r>
            <w:r w:rsidRPr="00A02B0A">
              <w:rPr>
                <w:rFonts w:ascii="Calibri" w:hAnsi="Calibri"/>
                <w:sz w:val="20"/>
                <w:szCs w:val="18"/>
                <w:vertAlign w:val="superscript"/>
              </w:rPr>
              <w:t>2</w:t>
            </w:r>
          </w:p>
          <w:p w14:paraId="38156F87" w14:textId="201BFFA2" w:rsidR="00F02727" w:rsidRPr="00A02B0A" w:rsidRDefault="00F02727" w:rsidP="00F02727">
            <w:pPr>
              <w:rPr>
                <w:rFonts w:asciiTheme="minorHAnsi" w:eastAsia="Calibri" w:hAnsiTheme="minorHAnsi"/>
                <w:sz w:val="22"/>
              </w:rPr>
            </w:pPr>
            <w:r w:rsidRPr="00A02B0A">
              <w:rPr>
                <w:rFonts w:ascii="Calibri" w:hAnsi="Calibri"/>
                <w:sz w:val="20"/>
                <w:szCs w:val="18"/>
              </w:rPr>
              <w:t xml:space="preserve">*ADU Addition &gt; 700 to </w:t>
            </w:r>
            <w:r w:rsidRPr="00A02B0A">
              <w:rPr>
                <w:rFonts w:ascii="Calibri" w:hAnsi="Calibri"/>
                <w:sz w:val="20"/>
                <w:szCs w:val="18"/>
                <w:u w:val="single"/>
              </w:rPr>
              <w:t>&lt;</w:t>
            </w:r>
            <w:r w:rsidRPr="00A02B0A">
              <w:rPr>
                <w:rFonts w:ascii="Calibri" w:hAnsi="Calibri"/>
                <w:sz w:val="20"/>
                <w:szCs w:val="18"/>
              </w:rPr>
              <w:t xml:space="preserve"> 1000 ft</w:t>
            </w:r>
            <w:r w:rsidRPr="00A02B0A">
              <w:rPr>
                <w:rFonts w:ascii="Calibri" w:hAnsi="Calibri"/>
                <w:sz w:val="20"/>
                <w:szCs w:val="18"/>
                <w:vertAlign w:val="superscript"/>
              </w:rPr>
              <w:t>2</w:t>
            </w:r>
          </w:p>
          <w:p w14:paraId="429CE1CF" w14:textId="5E195346" w:rsidR="00AF54B3" w:rsidRDefault="00EE5A33">
            <w:pPr>
              <w:keepNext/>
              <w:rPr>
                <w:rFonts w:asciiTheme="minorHAnsi" w:eastAsia="Calibri" w:hAnsiTheme="minorHAnsi"/>
                <w:sz w:val="20"/>
              </w:rPr>
            </w:pPr>
            <w:r>
              <w:rPr>
                <w:rFonts w:asciiTheme="minorHAnsi" w:eastAsia="Calibri" w:hAnsiTheme="minorHAnsi"/>
                <w:sz w:val="20"/>
              </w:rPr>
              <w:t>*Addition &gt; 700 to ≤ 1,000 ft2 then display this section</w:t>
            </w:r>
            <w:r w:rsidR="00D418CE">
              <w:rPr>
                <w:rFonts w:asciiTheme="minorHAnsi" w:eastAsia="Calibri" w:hAnsiTheme="minorHAnsi"/>
                <w:sz w:val="20"/>
              </w:rPr>
              <w:t xml:space="preserve"> but entry is optional</w:t>
            </w:r>
            <w:r>
              <w:rPr>
                <w:rFonts w:asciiTheme="minorHAnsi" w:eastAsia="Calibri" w:hAnsiTheme="minorHAnsi"/>
                <w:sz w:val="20"/>
              </w:rPr>
              <w:t xml:space="preserve">, </w:t>
            </w:r>
          </w:p>
          <w:p w14:paraId="15480A4B" w14:textId="181B2A52" w:rsidR="00EE5A33" w:rsidRDefault="00EE5A33">
            <w:pPr>
              <w:keepNext/>
              <w:rPr>
                <w:rFonts w:ascii="Calibri" w:eastAsia="Calibri" w:hAnsi="Calibri"/>
                <w:b/>
                <w:sz w:val="22"/>
                <w:szCs w:val="22"/>
              </w:rPr>
            </w:pPr>
            <w:r>
              <w:rPr>
                <w:rFonts w:asciiTheme="minorHAnsi" w:eastAsia="Calibri" w:hAnsiTheme="minorHAnsi"/>
                <w:sz w:val="20"/>
              </w:rPr>
              <w:t xml:space="preserve">else display </w:t>
            </w:r>
            <w:r w:rsidR="00AF54B3">
              <w:rPr>
                <w:rFonts w:asciiTheme="minorHAnsi" w:eastAsia="Calibri" w:hAnsiTheme="minorHAnsi"/>
                <w:sz w:val="20"/>
              </w:rPr>
              <w:t xml:space="preserve">the </w:t>
            </w:r>
            <w:r>
              <w:rPr>
                <w:rFonts w:asciiTheme="minorHAnsi" w:eastAsia="Calibri" w:hAnsiTheme="minorHAnsi"/>
                <w:sz w:val="20"/>
              </w:rPr>
              <w:t>standard “This Section Does Not Apply” message</w:t>
            </w:r>
            <w:r w:rsidR="004A5E91">
              <w:rPr>
                <w:rFonts w:asciiTheme="minorHAnsi" w:eastAsia="Calibri" w:hAnsiTheme="minorHAnsi"/>
                <w:sz w:val="20"/>
              </w:rPr>
              <w:t>&gt;&gt;</w:t>
            </w:r>
          </w:p>
        </w:tc>
      </w:tr>
      <w:tr w:rsidR="003116BB" w:rsidRPr="00CF4C56" w14:paraId="15480A58"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4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484" w:type="dxa"/>
            <w:tcBorders>
              <w:top w:val="single" w:sz="4" w:space="0" w:color="auto"/>
              <w:left w:val="single" w:sz="4" w:space="0" w:color="auto"/>
              <w:bottom w:val="single" w:sz="4" w:space="0" w:color="auto"/>
              <w:right w:val="single" w:sz="4" w:space="0" w:color="auto"/>
            </w:tcBorders>
            <w:vAlign w:val="bottom"/>
          </w:tcPr>
          <w:p w14:paraId="15480A4E"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188" w:type="dxa"/>
            <w:tcBorders>
              <w:top w:val="single" w:sz="4" w:space="0" w:color="auto"/>
              <w:left w:val="single" w:sz="4" w:space="0" w:color="auto"/>
              <w:bottom w:val="single" w:sz="4" w:space="0" w:color="auto"/>
              <w:right w:val="single" w:sz="6" w:space="0" w:color="auto"/>
            </w:tcBorders>
            <w:vAlign w:val="bottom"/>
          </w:tcPr>
          <w:p w14:paraId="15480A4F"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14" w:type="dxa"/>
            <w:tcBorders>
              <w:top w:val="single" w:sz="4" w:space="0" w:color="auto"/>
              <w:left w:val="single" w:sz="6" w:space="0" w:color="auto"/>
              <w:bottom w:val="single" w:sz="4" w:space="0" w:color="auto"/>
              <w:right w:val="single" w:sz="6" w:space="0" w:color="auto"/>
            </w:tcBorders>
            <w:vAlign w:val="bottom"/>
          </w:tcPr>
          <w:p w14:paraId="15480A50"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228" w:type="dxa"/>
            <w:tcBorders>
              <w:top w:val="single" w:sz="4" w:space="0" w:color="auto"/>
              <w:left w:val="single" w:sz="6" w:space="0" w:color="auto"/>
              <w:bottom w:val="single" w:sz="4" w:space="0" w:color="auto"/>
              <w:right w:val="single" w:sz="6" w:space="0" w:color="auto"/>
            </w:tcBorders>
            <w:vAlign w:val="bottom"/>
          </w:tcPr>
          <w:p w14:paraId="15480A51"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5</w:t>
            </w:r>
          </w:p>
        </w:tc>
        <w:tc>
          <w:tcPr>
            <w:tcW w:w="2016" w:type="dxa"/>
            <w:gridSpan w:val="2"/>
            <w:tcBorders>
              <w:top w:val="single" w:sz="4" w:space="0" w:color="auto"/>
              <w:left w:val="single" w:sz="6" w:space="0" w:color="auto"/>
              <w:bottom w:val="single" w:sz="4" w:space="0" w:color="auto"/>
              <w:right w:val="single" w:sz="6" w:space="0" w:color="auto"/>
            </w:tcBorders>
          </w:tcPr>
          <w:p w14:paraId="15480A52"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899" w:type="dxa"/>
            <w:tcBorders>
              <w:top w:val="single" w:sz="4" w:space="0" w:color="auto"/>
              <w:left w:val="single" w:sz="6" w:space="0" w:color="auto"/>
              <w:bottom w:val="single" w:sz="4" w:space="0" w:color="auto"/>
              <w:right w:val="single" w:sz="6" w:space="0" w:color="auto"/>
            </w:tcBorders>
          </w:tcPr>
          <w:p w14:paraId="15480A53"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1105" w:type="dxa"/>
            <w:tcBorders>
              <w:top w:val="single" w:sz="4" w:space="0" w:color="auto"/>
              <w:left w:val="single" w:sz="6" w:space="0" w:color="auto"/>
              <w:bottom w:val="single" w:sz="4" w:space="0" w:color="auto"/>
              <w:right w:val="single" w:sz="4" w:space="0" w:color="auto"/>
            </w:tcBorders>
            <w:vAlign w:val="bottom"/>
          </w:tcPr>
          <w:p w14:paraId="15480A54"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08</w:t>
            </w:r>
          </w:p>
        </w:tc>
        <w:tc>
          <w:tcPr>
            <w:tcW w:w="1013" w:type="dxa"/>
            <w:tcBorders>
              <w:top w:val="single" w:sz="4" w:space="0" w:color="auto"/>
              <w:left w:val="single" w:sz="6" w:space="0" w:color="auto"/>
              <w:bottom w:val="single" w:sz="4" w:space="0" w:color="auto"/>
              <w:right w:val="single" w:sz="4" w:space="0" w:color="auto"/>
            </w:tcBorders>
            <w:vAlign w:val="bottom"/>
          </w:tcPr>
          <w:p w14:paraId="15480A55"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09</w:t>
            </w:r>
          </w:p>
        </w:tc>
        <w:tc>
          <w:tcPr>
            <w:tcW w:w="943" w:type="dxa"/>
            <w:tcBorders>
              <w:top w:val="single" w:sz="4" w:space="0" w:color="auto"/>
              <w:bottom w:val="single" w:sz="4" w:space="0" w:color="auto"/>
              <w:right w:val="single" w:sz="6" w:space="0" w:color="auto"/>
            </w:tcBorders>
            <w:vAlign w:val="bottom"/>
          </w:tcPr>
          <w:p w14:paraId="15480A56"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2988" w:type="dxa"/>
            <w:tcBorders>
              <w:top w:val="single" w:sz="4" w:space="0" w:color="auto"/>
              <w:left w:val="single" w:sz="6" w:space="0" w:color="auto"/>
              <w:bottom w:val="single" w:sz="4" w:space="0" w:color="auto"/>
              <w:right w:val="single" w:sz="4" w:space="0" w:color="auto"/>
            </w:tcBorders>
            <w:vAlign w:val="bottom"/>
          </w:tcPr>
          <w:p w14:paraId="15480A57"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16BB" w:rsidRPr="009B3A0C" w14:paraId="15480A63" w14:textId="77777777" w:rsidTr="0037735E">
        <w:trPr>
          <w:cantSplit/>
          <w:trHeight w:val="266"/>
        </w:trPr>
        <w:tc>
          <w:tcPr>
            <w:tcW w:w="738" w:type="dxa"/>
            <w:vMerge w:val="restart"/>
            <w:tcBorders>
              <w:top w:val="single" w:sz="4" w:space="0" w:color="auto"/>
              <w:left w:val="single" w:sz="4" w:space="0" w:color="auto"/>
              <w:bottom w:val="single" w:sz="4" w:space="0" w:color="auto"/>
              <w:right w:val="single" w:sz="4" w:space="0" w:color="auto"/>
            </w:tcBorders>
            <w:vAlign w:val="bottom"/>
          </w:tcPr>
          <w:p w14:paraId="15480A59"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tcBorders>
              <w:top w:val="single" w:sz="4" w:space="0" w:color="auto"/>
              <w:left w:val="single" w:sz="4" w:space="0" w:color="auto"/>
              <w:bottom w:val="single" w:sz="4" w:space="0" w:color="auto"/>
              <w:right w:val="single" w:sz="4" w:space="0" w:color="auto"/>
            </w:tcBorders>
            <w:vAlign w:val="bottom"/>
          </w:tcPr>
          <w:p w14:paraId="15480A5A"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tcBorders>
              <w:top w:val="single" w:sz="4" w:space="0" w:color="auto"/>
              <w:left w:val="single" w:sz="4" w:space="0" w:color="auto"/>
              <w:bottom w:val="single" w:sz="4" w:space="0" w:color="auto"/>
              <w:right w:val="single" w:sz="6" w:space="0" w:color="auto"/>
            </w:tcBorders>
            <w:vAlign w:val="bottom"/>
          </w:tcPr>
          <w:p w14:paraId="15480A5B"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tcBorders>
              <w:top w:val="single" w:sz="4" w:space="0" w:color="auto"/>
              <w:left w:val="single" w:sz="6" w:space="0" w:color="auto"/>
              <w:bottom w:val="single" w:sz="4" w:space="0" w:color="auto"/>
              <w:right w:val="single" w:sz="6" w:space="0" w:color="auto"/>
            </w:tcBorders>
            <w:vAlign w:val="bottom"/>
          </w:tcPr>
          <w:p w14:paraId="15480A5C"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5480A5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tcBorders>
              <w:top w:val="single" w:sz="4" w:space="0" w:color="auto"/>
              <w:left w:val="single" w:sz="6" w:space="0" w:color="auto"/>
              <w:bottom w:val="single" w:sz="4" w:space="0" w:color="auto"/>
              <w:right w:val="single" w:sz="6" w:space="0" w:color="auto"/>
            </w:tcBorders>
            <w:vAlign w:val="bottom"/>
          </w:tcPr>
          <w:p w14:paraId="15480A5E"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5480A5F"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5"/>
            <w:tcBorders>
              <w:top w:val="single" w:sz="4" w:space="0" w:color="auto"/>
              <w:left w:val="single" w:sz="6" w:space="0" w:color="auto"/>
              <w:bottom w:val="single" w:sz="4" w:space="0" w:color="auto"/>
              <w:right w:val="single" w:sz="4" w:space="0" w:color="auto"/>
            </w:tcBorders>
            <w:vAlign w:val="bottom"/>
          </w:tcPr>
          <w:p w14:paraId="15480A60" w14:textId="77777777" w:rsidR="00E512E4" w:rsidRDefault="003116BB">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943" w:type="dxa"/>
            <w:tcBorders>
              <w:top w:val="single" w:sz="4" w:space="0" w:color="auto"/>
              <w:bottom w:val="single" w:sz="4" w:space="0" w:color="auto"/>
              <w:right w:val="single" w:sz="6" w:space="0" w:color="auto"/>
            </w:tcBorders>
            <w:vAlign w:val="bottom"/>
          </w:tcPr>
          <w:p w14:paraId="15480A61" w14:textId="77777777" w:rsidR="00E512E4" w:rsidRDefault="003116BB">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988" w:type="dxa"/>
            <w:vMerge w:val="restart"/>
            <w:tcBorders>
              <w:top w:val="single" w:sz="4" w:space="0" w:color="auto"/>
              <w:left w:val="single" w:sz="6" w:space="0" w:color="auto"/>
              <w:bottom w:val="single" w:sz="4" w:space="0" w:color="auto"/>
              <w:right w:val="single" w:sz="4" w:space="0" w:color="auto"/>
            </w:tcBorders>
            <w:vAlign w:val="bottom"/>
          </w:tcPr>
          <w:p w14:paraId="15480A62"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3116BB" w:rsidRPr="009B3A0C" w14:paraId="15480A70" w14:textId="77777777" w:rsidTr="0037735E">
        <w:trPr>
          <w:cantSplit/>
          <w:trHeight w:val="288"/>
        </w:trPr>
        <w:tc>
          <w:tcPr>
            <w:tcW w:w="738" w:type="dxa"/>
            <w:vMerge/>
            <w:tcBorders>
              <w:top w:val="single" w:sz="4" w:space="0" w:color="auto"/>
              <w:left w:val="single" w:sz="4" w:space="0" w:color="auto"/>
              <w:bottom w:val="single" w:sz="4" w:space="0" w:color="auto"/>
              <w:right w:val="single" w:sz="4" w:space="0" w:color="auto"/>
            </w:tcBorders>
            <w:vAlign w:val="bottom"/>
          </w:tcPr>
          <w:p w14:paraId="15480A64" w14:textId="77777777" w:rsidR="00E512E4" w:rsidRDefault="00E512E4">
            <w:pPr>
              <w:keepNext/>
              <w:tabs>
                <w:tab w:val="left" w:pos="540"/>
                <w:tab w:val="left" w:pos="900"/>
                <w:tab w:val="left" w:pos="3420"/>
              </w:tabs>
              <w:jc w:val="center"/>
              <w:rPr>
                <w:rFonts w:ascii="Calibri" w:hAnsi="Calibri"/>
                <w:sz w:val="18"/>
                <w:szCs w:val="18"/>
              </w:rPr>
            </w:pPr>
          </w:p>
        </w:tc>
        <w:tc>
          <w:tcPr>
            <w:tcW w:w="1484" w:type="dxa"/>
            <w:vMerge/>
            <w:tcBorders>
              <w:top w:val="single" w:sz="4" w:space="0" w:color="auto"/>
              <w:left w:val="single" w:sz="4" w:space="0" w:color="auto"/>
              <w:bottom w:val="single" w:sz="4" w:space="0" w:color="auto"/>
              <w:right w:val="single" w:sz="4" w:space="0" w:color="auto"/>
            </w:tcBorders>
            <w:vAlign w:val="bottom"/>
          </w:tcPr>
          <w:p w14:paraId="15480A65" w14:textId="77777777" w:rsidR="00E512E4" w:rsidRDefault="00E512E4">
            <w:pPr>
              <w:keepNext/>
              <w:tabs>
                <w:tab w:val="left" w:pos="540"/>
                <w:tab w:val="left" w:pos="900"/>
                <w:tab w:val="left" w:pos="3420"/>
              </w:tabs>
              <w:jc w:val="center"/>
              <w:rPr>
                <w:rFonts w:ascii="Calibri" w:hAnsi="Calibri"/>
                <w:sz w:val="18"/>
                <w:szCs w:val="18"/>
              </w:rPr>
            </w:pPr>
          </w:p>
        </w:tc>
        <w:tc>
          <w:tcPr>
            <w:tcW w:w="1188" w:type="dxa"/>
            <w:vMerge/>
            <w:tcBorders>
              <w:top w:val="single" w:sz="4" w:space="0" w:color="auto"/>
              <w:left w:val="single" w:sz="4" w:space="0" w:color="auto"/>
              <w:bottom w:val="single" w:sz="4" w:space="0" w:color="auto"/>
              <w:right w:val="single" w:sz="6" w:space="0" w:color="auto"/>
            </w:tcBorders>
            <w:vAlign w:val="bottom"/>
          </w:tcPr>
          <w:p w14:paraId="15480A66" w14:textId="77777777" w:rsidR="00E512E4" w:rsidRDefault="00E512E4">
            <w:pPr>
              <w:keepNext/>
              <w:tabs>
                <w:tab w:val="left" w:pos="540"/>
                <w:tab w:val="left" w:pos="900"/>
                <w:tab w:val="left" w:pos="3420"/>
              </w:tabs>
              <w:jc w:val="center"/>
              <w:rPr>
                <w:rFonts w:ascii="Calibri" w:hAnsi="Calibri"/>
                <w:sz w:val="18"/>
                <w:szCs w:val="18"/>
              </w:rPr>
            </w:pPr>
          </w:p>
        </w:tc>
        <w:tc>
          <w:tcPr>
            <w:tcW w:w="1014" w:type="dxa"/>
            <w:vMerge/>
            <w:tcBorders>
              <w:top w:val="single" w:sz="4" w:space="0" w:color="auto"/>
              <w:left w:val="single" w:sz="6" w:space="0" w:color="auto"/>
              <w:bottom w:val="single" w:sz="4" w:space="0" w:color="auto"/>
              <w:right w:val="single" w:sz="6" w:space="0" w:color="auto"/>
            </w:tcBorders>
            <w:vAlign w:val="bottom"/>
          </w:tcPr>
          <w:p w14:paraId="15480A67" w14:textId="77777777" w:rsidR="00E512E4" w:rsidRDefault="00E512E4">
            <w:pPr>
              <w:keepNext/>
              <w:tabs>
                <w:tab w:val="left" w:pos="540"/>
                <w:tab w:val="left" w:pos="900"/>
                <w:tab w:val="left" w:pos="3420"/>
              </w:tabs>
              <w:jc w:val="center"/>
              <w:rPr>
                <w:rFonts w:ascii="Calibri" w:hAnsi="Calibri"/>
                <w:sz w:val="18"/>
                <w:szCs w:val="18"/>
              </w:rPr>
            </w:pPr>
          </w:p>
        </w:tc>
        <w:tc>
          <w:tcPr>
            <w:tcW w:w="1228" w:type="dxa"/>
            <w:vMerge/>
            <w:tcBorders>
              <w:top w:val="single" w:sz="4" w:space="0" w:color="auto"/>
              <w:left w:val="single" w:sz="6" w:space="0" w:color="auto"/>
              <w:bottom w:val="single" w:sz="4" w:space="0" w:color="auto"/>
              <w:right w:val="single" w:sz="6" w:space="0" w:color="auto"/>
            </w:tcBorders>
            <w:vAlign w:val="bottom"/>
          </w:tcPr>
          <w:p w14:paraId="15480A68" w14:textId="77777777" w:rsidR="00E512E4" w:rsidRDefault="00E512E4">
            <w:pPr>
              <w:keepNext/>
              <w:tabs>
                <w:tab w:val="left" w:pos="540"/>
                <w:tab w:val="left" w:pos="900"/>
                <w:tab w:val="left" w:pos="3420"/>
              </w:tabs>
              <w:jc w:val="center"/>
              <w:rPr>
                <w:rFonts w:ascii="Calibri" w:hAnsi="Calibri"/>
                <w:sz w:val="18"/>
                <w:szCs w:val="18"/>
              </w:rPr>
            </w:pPr>
          </w:p>
        </w:tc>
        <w:tc>
          <w:tcPr>
            <w:tcW w:w="889" w:type="dxa"/>
            <w:vMerge w:val="restart"/>
            <w:tcBorders>
              <w:top w:val="single" w:sz="4" w:space="0" w:color="auto"/>
              <w:left w:val="single" w:sz="6" w:space="0" w:color="auto"/>
              <w:bottom w:val="single" w:sz="4" w:space="0" w:color="auto"/>
              <w:right w:val="single" w:sz="6" w:space="0" w:color="auto"/>
            </w:tcBorders>
            <w:vAlign w:val="bottom"/>
          </w:tcPr>
          <w:p w14:paraId="15480A69"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27" w:type="dxa"/>
            <w:vMerge w:val="restart"/>
            <w:tcBorders>
              <w:top w:val="single" w:sz="4" w:space="0" w:color="auto"/>
              <w:left w:val="single" w:sz="6" w:space="0" w:color="auto"/>
              <w:bottom w:val="single" w:sz="4" w:space="0" w:color="auto"/>
              <w:right w:val="single" w:sz="6" w:space="0" w:color="auto"/>
            </w:tcBorders>
            <w:vAlign w:val="bottom"/>
          </w:tcPr>
          <w:p w14:paraId="15480A6A"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5480A6B"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899" w:type="dxa"/>
            <w:vMerge w:val="restart"/>
            <w:tcBorders>
              <w:top w:val="single" w:sz="4" w:space="0" w:color="auto"/>
              <w:left w:val="single" w:sz="6" w:space="0" w:color="auto"/>
              <w:bottom w:val="single" w:sz="4" w:space="0" w:color="auto"/>
              <w:right w:val="single" w:sz="6" w:space="0" w:color="auto"/>
            </w:tcBorders>
            <w:vAlign w:val="bottom"/>
          </w:tcPr>
          <w:p w14:paraId="15480A6C"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118" w:type="dxa"/>
            <w:gridSpan w:val="2"/>
            <w:tcBorders>
              <w:top w:val="single" w:sz="4" w:space="0" w:color="auto"/>
              <w:left w:val="single" w:sz="6" w:space="0" w:color="auto"/>
              <w:bottom w:val="single" w:sz="4" w:space="0" w:color="auto"/>
              <w:right w:val="single" w:sz="4" w:space="0" w:color="auto"/>
            </w:tcBorders>
            <w:vAlign w:val="bottom"/>
          </w:tcPr>
          <w:p w14:paraId="15480A6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Appendix JA4 Reference</w:t>
            </w:r>
          </w:p>
        </w:tc>
        <w:tc>
          <w:tcPr>
            <w:tcW w:w="943" w:type="dxa"/>
            <w:vMerge w:val="restart"/>
            <w:tcBorders>
              <w:top w:val="single" w:sz="4" w:space="0" w:color="auto"/>
              <w:bottom w:val="single" w:sz="4" w:space="0" w:color="auto"/>
              <w:right w:val="single" w:sz="6" w:space="0" w:color="auto"/>
            </w:tcBorders>
            <w:vAlign w:val="bottom"/>
          </w:tcPr>
          <w:p w14:paraId="15480A6E" w14:textId="1FA51883"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r w:rsidR="009B7923">
              <w:rPr>
                <w:rFonts w:ascii="Calibri" w:hAnsi="Calibri"/>
                <w:sz w:val="18"/>
                <w:szCs w:val="18"/>
              </w:rPr>
              <w:t xml:space="preserve"> from Table 150.1-A </w:t>
            </w:r>
            <w:del w:id="1015" w:author="Renee Temple" w:date="2021-11-01T09:11:00Z">
              <w:r w:rsidR="009B7923" w:rsidDel="009F2F55">
                <w:rPr>
                  <w:rFonts w:ascii="Calibri" w:hAnsi="Calibri"/>
                  <w:sz w:val="18"/>
                  <w:szCs w:val="18"/>
                </w:rPr>
                <w:delText>or B</w:delText>
              </w:r>
            </w:del>
          </w:p>
        </w:tc>
        <w:tc>
          <w:tcPr>
            <w:tcW w:w="2988" w:type="dxa"/>
            <w:vMerge/>
            <w:tcBorders>
              <w:top w:val="single" w:sz="4" w:space="0" w:color="auto"/>
              <w:left w:val="single" w:sz="6" w:space="0" w:color="auto"/>
              <w:bottom w:val="single" w:sz="4" w:space="0" w:color="auto"/>
              <w:right w:val="single" w:sz="4" w:space="0" w:color="auto"/>
            </w:tcBorders>
            <w:vAlign w:val="bottom"/>
          </w:tcPr>
          <w:p w14:paraId="15480A6F" w14:textId="77777777" w:rsidR="00E512E4" w:rsidRDefault="00E512E4">
            <w:pPr>
              <w:keepNext/>
              <w:tabs>
                <w:tab w:val="left" w:pos="540"/>
                <w:tab w:val="left" w:pos="900"/>
                <w:tab w:val="left" w:pos="3420"/>
              </w:tabs>
              <w:jc w:val="center"/>
              <w:rPr>
                <w:rFonts w:ascii="Calibri" w:hAnsi="Calibri"/>
                <w:sz w:val="18"/>
                <w:szCs w:val="18"/>
              </w:rPr>
            </w:pPr>
          </w:p>
        </w:tc>
      </w:tr>
      <w:tr w:rsidR="003116BB" w:rsidRPr="009B3A0C" w14:paraId="15480A7D" w14:textId="77777777" w:rsidTr="0037735E">
        <w:trPr>
          <w:cantSplit/>
          <w:trHeight w:val="288"/>
        </w:trPr>
        <w:tc>
          <w:tcPr>
            <w:tcW w:w="738" w:type="dxa"/>
            <w:vMerge/>
            <w:tcBorders>
              <w:top w:val="single" w:sz="4" w:space="0" w:color="auto"/>
              <w:left w:val="single" w:sz="4" w:space="0" w:color="auto"/>
              <w:bottom w:val="single" w:sz="4" w:space="0" w:color="auto"/>
              <w:right w:val="single" w:sz="4" w:space="0" w:color="auto"/>
            </w:tcBorders>
            <w:vAlign w:val="bottom"/>
          </w:tcPr>
          <w:p w14:paraId="15480A71" w14:textId="77777777" w:rsidR="00E512E4" w:rsidRDefault="00E512E4">
            <w:pPr>
              <w:keepNext/>
              <w:tabs>
                <w:tab w:val="left" w:pos="540"/>
                <w:tab w:val="left" w:pos="900"/>
                <w:tab w:val="left" w:pos="3420"/>
              </w:tabs>
              <w:jc w:val="center"/>
              <w:rPr>
                <w:rFonts w:ascii="Calibri" w:hAnsi="Calibri"/>
                <w:sz w:val="18"/>
                <w:szCs w:val="18"/>
              </w:rPr>
            </w:pPr>
          </w:p>
        </w:tc>
        <w:tc>
          <w:tcPr>
            <w:tcW w:w="1484" w:type="dxa"/>
            <w:vMerge/>
            <w:tcBorders>
              <w:top w:val="single" w:sz="4" w:space="0" w:color="auto"/>
              <w:left w:val="single" w:sz="4" w:space="0" w:color="auto"/>
              <w:bottom w:val="single" w:sz="4" w:space="0" w:color="auto"/>
              <w:right w:val="single" w:sz="4" w:space="0" w:color="auto"/>
            </w:tcBorders>
            <w:vAlign w:val="bottom"/>
          </w:tcPr>
          <w:p w14:paraId="15480A72" w14:textId="77777777" w:rsidR="00E512E4" w:rsidRDefault="00E512E4">
            <w:pPr>
              <w:keepNext/>
              <w:tabs>
                <w:tab w:val="left" w:pos="540"/>
                <w:tab w:val="left" w:pos="900"/>
                <w:tab w:val="left" w:pos="3420"/>
              </w:tabs>
              <w:jc w:val="center"/>
              <w:rPr>
                <w:rFonts w:ascii="Calibri" w:hAnsi="Calibri"/>
                <w:sz w:val="18"/>
                <w:szCs w:val="18"/>
              </w:rPr>
            </w:pPr>
          </w:p>
        </w:tc>
        <w:tc>
          <w:tcPr>
            <w:tcW w:w="1188" w:type="dxa"/>
            <w:vMerge/>
            <w:tcBorders>
              <w:top w:val="single" w:sz="4" w:space="0" w:color="auto"/>
              <w:left w:val="single" w:sz="4" w:space="0" w:color="auto"/>
              <w:bottom w:val="single" w:sz="4" w:space="0" w:color="auto"/>
              <w:right w:val="single" w:sz="6" w:space="0" w:color="auto"/>
            </w:tcBorders>
            <w:vAlign w:val="bottom"/>
          </w:tcPr>
          <w:p w14:paraId="15480A73" w14:textId="77777777" w:rsidR="00E512E4" w:rsidRDefault="00E512E4">
            <w:pPr>
              <w:keepNext/>
              <w:tabs>
                <w:tab w:val="left" w:pos="540"/>
                <w:tab w:val="left" w:pos="900"/>
                <w:tab w:val="left" w:pos="3420"/>
              </w:tabs>
              <w:jc w:val="center"/>
              <w:rPr>
                <w:rFonts w:ascii="Calibri" w:hAnsi="Calibri"/>
                <w:sz w:val="18"/>
                <w:szCs w:val="18"/>
              </w:rPr>
            </w:pPr>
          </w:p>
        </w:tc>
        <w:tc>
          <w:tcPr>
            <w:tcW w:w="1014" w:type="dxa"/>
            <w:vMerge/>
            <w:tcBorders>
              <w:top w:val="single" w:sz="4" w:space="0" w:color="auto"/>
              <w:left w:val="single" w:sz="6" w:space="0" w:color="auto"/>
              <w:bottom w:val="single" w:sz="4" w:space="0" w:color="auto"/>
              <w:right w:val="single" w:sz="6" w:space="0" w:color="auto"/>
            </w:tcBorders>
            <w:vAlign w:val="bottom"/>
          </w:tcPr>
          <w:p w14:paraId="15480A74" w14:textId="77777777" w:rsidR="00E512E4" w:rsidRDefault="00E512E4">
            <w:pPr>
              <w:keepNext/>
              <w:tabs>
                <w:tab w:val="left" w:pos="540"/>
                <w:tab w:val="left" w:pos="900"/>
                <w:tab w:val="left" w:pos="3420"/>
              </w:tabs>
              <w:jc w:val="center"/>
              <w:rPr>
                <w:rFonts w:ascii="Calibri" w:hAnsi="Calibri"/>
                <w:sz w:val="18"/>
                <w:szCs w:val="18"/>
              </w:rPr>
            </w:pPr>
          </w:p>
        </w:tc>
        <w:tc>
          <w:tcPr>
            <w:tcW w:w="1228" w:type="dxa"/>
            <w:vMerge/>
            <w:tcBorders>
              <w:top w:val="single" w:sz="4" w:space="0" w:color="auto"/>
              <w:left w:val="single" w:sz="6" w:space="0" w:color="auto"/>
              <w:bottom w:val="single" w:sz="4" w:space="0" w:color="auto"/>
              <w:right w:val="single" w:sz="6" w:space="0" w:color="auto"/>
            </w:tcBorders>
            <w:vAlign w:val="bottom"/>
          </w:tcPr>
          <w:p w14:paraId="15480A75" w14:textId="77777777" w:rsidR="00E512E4" w:rsidRDefault="00E512E4">
            <w:pPr>
              <w:keepNext/>
              <w:tabs>
                <w:tab w:val="left" w:pos="540"/>
                <w:tab w:val="left" w:pos="900"/>
                <w:tab w:val="left" w:pos="3420"/>
              </w:tabs>
              <w:jc w:val="center"/>
              <w:rPr>
                <w:rFonts w:ascii="Calibri" w:hAnsi="Calibri"/>
                <w:sz w:val="18"/>
                <w:szCs w:val="18"/>
              </w:rPr>
            </w:pPr>
          </w:p>
        </w:tc>
        <w:tc>
          <w:tcPr>
            <w:tcW w:w="889" w:type="dxa"/>
            <w:vMerge/>
            <w:tcBorders>
              <w:top w:val="single" w:sz="4" w:space="0" w:color="auto"/>
              <w:left w:val="single" w:sz="6" w:space="0" w:color="auto"/>
              <w:bottom w:val="single" w:sz="4" w:space="0" w:color="auto"/>
              <w:right w:val="single" w:sz="6" w:space="0" w:color="auto"/>
            </w:tcBorders>
            <w:vAlign w:val="bottom"/>
          </w:tcPr>
          <w:p w14:paraId="15480A76" w14:textId="77777777" w:rsidR="00E512E4" w:rsidRDefault="00E512E4">
            <w:pPr>
              <w:keepNext/>
              <w:tabs>
                <w:tab w:val="left" w:pos="540"/>
                <w:tab w:val="left" w:pos="900"/>
                <w:tab w:val="left" w:pos="3420"/>
              </w:tabs>
              <w:jc w:val="center"/>
              <w:rPr>
                <w:rFonts w:ascii="Calibri" w:hAnsi="Calibri"/>
                <w:sz w:val="18"/>
                <w:szCs w:val="18"/>
              </w:rPr>
            </w:pPr>
          </w:p>
        </w:tc>
        <w:tc>
          <w:tcPr>
            <w:tcW w:w="1127" w:type="dxa"/>
            <w:vMerge/>
            <w:tcBorders>
              <w:top w:val="single" w:sz="4" w:space="0" w:color="auto"/>
              <w:left w:val="single" w:sz="6" w:space="0" w:color="auto"/>
              <w:bottom w:val="single" w:sz="4" w:space="0" w:color="auto"/>
              <w:right w:val="single" w:sz="6" w:space="0" w:color="auto"/>
            </w:tcBorders>
            <w:vAlign w:val="bottom"/>
          </w:tcPr>
          <w:p w14:paraId="15480A77" w14:textId="77777777" w:rsidR="00E512E4" w:rsidRDefault="00E512E4">
            <w:pPr>
              <w:keepNext/>
              <w:tabs>
                <w:tab w:val="left" w:pos="540"/>
                <w:tab w:val="left" w:pos="900"/>
                <w:tab w:val="left" w:pos="3420"/>
              </w:tabs>
              <w:jc w:val="center"/>
              <w:rPr>
                <w:rFonts w:ascii="Calibri" w:hAnsi="Calibri"/>
                <w:sz w:val="18"/>
                <w:szCs w:val="18"/>
              </w:rPr>
            </w:pPr>
          </w:p>
        </w:tc>
        <w:tc>
          <w:tcPr>
            <w:tcW w:w="899" w:type="dxa"/>
            <w:vMerge/>
            <w:tcBorders>
              <w:top w:val="single" w:sz="4" w:space="0" w:color="auto"/>
              <w:left w:val="single" w:sz="6" w:space="0" w:color="auto"/>
              <w:bottom w:val="single" w:sz="4" w:space="0" w:color="auto"/>
              <w:right w:val="single" w:sz="6" w:space="0" w:color="auto"/>
            </w:tcBorders>
            <w:vAlign w:val="bottom"/>
          </w:tcPr>
          <w:p w14:paraId="15480A78" w14:textId="77777777" w:rsidR="00E512E4" w:rsidRDefault="00E512E4">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4" w:space="0" w:color="auto"/>
            </w:tcBorders>
            <w:vAlign w:val="bottom"/>
          </w:tcPr>
          <w:p w14:paraId="15480A79"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tcBorders>
              <w:top w:val="single" w:sz="4" w:space="0" w:color="auto"/>
              <w:left w:val="single" w:sz="6" w:space="0" w:color="auto"/>
              <w:bottom w:val="single" w:sz="4" w:space="0" w:color="auto"/>
              <w:right w:val="single" w:sz="4" w:space="0" w:color="auto"/>
            </w:tcBorders>
            <w:vAlign w:val="bottom"/>
          </w:tcPr>
          <w:p w14:paraId="15480A7A"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943" w:type="dxa"/>
            <w:vMerge/>
            <w:tcBorders>
              <w:top w:val="single" w:sz="4" w:space="0" w:color="auto"/>
              <w:bottom w:val="single" w:sz="4" w:space="0" w:color="auto"/>
              <w:right w:val="single" w:sz="6" w:space="0" w:color="auto"/>
            </w:tcBorders>
            <w:vAlign w:val="bottom"/>
          </w:tcPr>
          <w:p w14:paraId="15480A7B" w14:textId="77777777" w:rsidR="00E512E4" w:rsidRDefault="00E512E4">
            <w:pPr>
              <w:keepNext/>
              <w:tabs>
                <w:tab w:val="left" w:pos="540"/>
                <w:tab w:val="left" w:pos="900"/>
                <w:tab w:val="left" w:pos="3420"/>
              </w:tabs>
              <w:jc w:val="center"/>
              <w:rPr>
                <w:rFonts w:ascii="Calibri" w:hAnsi="Calibri"/>
                <w:sz w:val="18"/>
                <w:szCs w:val="18"/>
              </w:rPr>
            </w:pPr>
          </w:p>
        </w:tc>
        <w:tc>
          <w:tcPr>
            <w:tcW w:w="2988" w:type="dxa"/>
            <w:vMerge/>
            <w:tcBorders>
              <w:top w:val="single" w:sz="4" w:space="0" w:color="auto"/>
              <w:left w:val="single" w:sz="6" w:space="0" w:color="auto"/>
              <w:bottom w:val="single" w:sz="4" w:space="0" w:color="auto"/>
              <w:right w:val="single" w:sz="4" w:space="0" w:color="auto"/>
            </w:tcBorders>
            <w:vAlign w:val="bottom"/>
          </w:tcPr>
          <w:p w14:paraId="15480A7C" w14:textId="77777777" w:rsidR="00E512E4" w:rsidRDefault="00E512E4">
            <w:pPr>
              <w:keepNext/>
              <w:tabs>
                <w:tab w:val="left" w:pos="540"/>
                <w:tab w:val="left" w:pos="900"/>
                <w:tab w:val="left" w:pos="3420"/>
              </w:tabs>
              <w:jc w:val="center"/>
              <w:rPr>
                <w:rFonts w:ascii="Calibri" w:hAnsi="Calibri"/>
                <w:sz w:val="18"/>
                <w:szCs w:val="18"/>
              </w:rPr>
            </w:pPr>
          </w:p>
        </w:tc>
      </w:tr>
      <w:tr w:rsidR="005A2231" w:rsidRPr="009B3A0C" w14:paraId="15480A8A"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7E" w14:textId="77777777" w:rsidR="00E512E4" w:rsidRDefault="00B93BFD">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484" w:type="dxa"/>
            <w:tcBorders>
              <w:top w:val="single" w:sz="4" w:space="0" w:color="auto"/>
              <w:left w:val="single" w:sz="4" w:space="0" w:color="auto"/>
              <w:bottom w:val="single" w:sz="4" w:space="0" w:color="auto"/>
              <w:right w:val="single" w:sz="4" w:space="0" w:color="auto"/>
            </w:tcBorders>
            <w:vAlign w:val="bottom"/>
          </w:tcPr>
          <w:p w14:paraId="15480A7F" w14:textId="323B68AE" w:rsidR="00E512E4" w:rsidRDefault="00B93BFD" w:rsidP="008B784B">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Ceiling, Floor, Roof, Wall</w:t>
            </w:r>
            <w:r w:rsidR="008B784B">
              <w:rPr>
                <w:rFonts w:ascii="Calibri" w:hAnsi="Calibri"/>
                <w:sz w:val="18"/>
                <w:szCs w:val="18"/>
              </w:rPr>
              <w:t xml:space="preserve"> </w:t>
            </w:r>
            <w:r>
              <w:rPr>
                <w:rFonts w:ascii="Calibri" w:hAnsi="Calibri"/>
                <w:sz w:val="18"/>
                <w:szCs w:val="18"/>
              </w:rPr>
              <w:t>&gt;&gt;</w:t>
            </w:r>
          </w:p>
        </w:tc>
        <w:tc>
          <w:tcPr>
            <w:tcW w:w="1188" w:type="dxa"/>
            <w:tcBorders>
              <w:top w:val="single" w:sz="4" w:space="0" w:color="auto"/>
              <w:left w:val="single" w:sz="4" w:space="0" w:color="auto"/>
              <w:bottom w:val="single" w:sz="4" w:space="0" w:color="auto"/>
              <w:right w:val="single" w:sz="6" w:space="0" w:color="auto"/>
            </w:tcBorders>
            <w:vAlign w:val="bottom"/>
          </w:tcPr>
          <w:p w14:paraId="15480A80" w14:textId="6BE62CE3" w:rsidR="00E512E4" w:rsidRDefault="003A63C9" w:rsidP="008B784B">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w:t>
            </w:r>
            <w:proofErr w:type="gramStart"/>
            <w:r w:rsidR="005A2231">
              <w:rPr>
                <w:rFonts w:ascii="Calibri" w:hAnsi="Calibri"/>
                <w:sz w:val="18"/>
                <w:szCs w:val="18"/>
              </w:rPr>
              <w:t>User  selects</w:t>
            </w:r>
            <w:proofErr w:type="gramEnd"/>
            <w:r w:rsidR="005A2231">
              <w:rPr>
                <w:rFonts w:ascii="Calibri" w:hAnsi="Calibri"/>
                <w:sz w:val="18"/>
                <w:szCs w:val="18"/>
              </w:rPr>
              <w:t xml:space="preserve"> from Wood or Metal</w:t>
            </w:r>
            <w:r>
              <w:rPr>
                <w:rFonts w:ascii="Calibri" w:hAnsi="Calibri"/>
                <w:sz w:val="18"/>
                <w:szCs w:val="18"/>
              </w:rPr>
              <w:t>&gt;&gt;</w:t>
            </w:r>
          </w:p>
        </w:tc>
        <w:tc>
          <w:tcPr>
            <w:tcW w:w="1014" w:type="dxa"/>
            <w:tcBorders>
              <w:top w:val="single" w:sz="4" w:space="0" w:color="auto"/>
              <w:left w:val="single" w:sz="6" w:space="0" w:color="auto"/>
              <w:bottom w:val="single" w:sz="4" w:space="0" w:color="auto"/>
              <w:right w:val="single" w:sz="6" w:space="0" w:color="auto"/>
            </w:tcBorders>
            <w:vAlign w:val="bottom"/>
          </w:tcPr>
          <w:p w14:paraId="15480A81" w14:textId="7777777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2x4, 2x6, 2x8, 2x10, 2x12 or 2x14</w:t>
            </w:r>
            <w:r>
              <w:rPr>
                <w:rFonts w:ascii="Calibri" w:hAnsi="Calibri"/>
                <w:sz w:val="18"/>
                <w:szCs w:val="18"/>
              </w:rPr>
              <w:t>&gt;&gt;</w:t>
            </w:r>
          </w:p>
        </w:tc>
        <w:tc>
          <w:tcPr>
            <w:tcW w:w="1228" w:type="dxa"/>
            <w:tcBorders>
              <w:top w:val="single" w:sz="4" w:space="0" w:color="auto"/>
              <w:left w:val="single" w:sz="6" w:space="0" w:color="auto"/>
              <w:bottom w:val="single" w:sz="4" w:space="0" w:color="auto"/>
              <w:right w:val="single" w:sz="6" w:space="0" w:color="auto"/>
            </w:tcBorders>
            <w:vAlign w:val="bottom"/>
          </w:tcPr>
          <w:p w14:paraId="15480A82" w14:textId="50F0F64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list: 16</w:t>
            </w:r>
            <w:r w:rsidR="001F3EEC">
              <w:rPr>
                <w:rFonts w:ascii="Calibri" w:hAnsi="Calibri"/>
                <w:sz w:val="18"/>
                <w:szCs w:val="18"/>
              </w:rPr>
              <w:t xml:space="preserve">InchOC, </w:t>
            </w:r>
            <w:ins w:id="1016" w:author="Shewmaker, Michael@Energy" w:date="2021-12-23T11:30:00Z">
              <w:r w:rsidR="00B039C9">
                <w:rPr>
                  <w:rFonts w:ascii="Calibri" w:hAnsi="Calibri"/>
                  <w:sz w:val="18"/>
                  <w:szCs w:val="18"/>
                </w:rPr>
                <w:t xml:space="preserve">or </w:t>
              </w:r>
            </w:ins>
            <w:r w:rsidR="001F3EEC">
              <w:rPr>
                <w:rFonts w:ascii="Calibri" w:hAnsi="Calibri"/>
                <w:sz w:val="18"/>
                <w:szCs w:val="18"/>
              </w:rPr>
              <w:t>24InchOC</w:t>
            </w:r>
            <w:del w:id="1017" w:author="Shewmaker, Michael@Energy" w:date="2021-12-23T11:30:00Z">
              <w:r w:rsidR="001F3EEC" w:rsidDel="00B039C9">
                <w:rPr>
                  <w:rFonts w:ascii="Calibri" w:hAnsi="Calibri"/>
                  <w:sz w:val="18"/>
                  <w:szCs w:val="18"/>
                </w:rPr>
                <w:delText>, or 48InchOC</w:delText>
              </w:r>
            </w:del>
            <w:r w:rsidR="001F3EEC">
              <w:rPr>
                <w:rFonts w:ascii="Calibri" w:hAnsi="Calibri"/>
                <w:sz w:val="18"/>
                <w:szCs w:val="18"/>
              </w:rPr>
              <w:t>&gt;&gt;</w:t>
            </w:r>
            <w:r>
              <w:rPr>
                <w:rFonts w:ascii="Calibri" w:hAnsi="Calibri"/>
                <w:sz w:val="18"/>
                <w:szCs w:val="18"/>
              </w:rPr>
              <w:t>&gt;&gt;</w:t>
            </w:r>
          </w:p>
        </w:tc>
        <w:tc>
          <w:tcPr>
            <w:tcW w:w="889" w:type="dxa"/>
            <w:tcBorders>
              <w:top w:val="single" w:sz="4" w:space="0" w:color="auto"/>
              <w:left w:val="single" w:sz="6" w:space="0" w:color="auto"/>
              <w:bottom w:val="single" w:sz="4" w:space="0" w:color="auto"/>
              <w:right w:val="single" w:sz="6" w:space="0" w:color="auto"/>
            </w:tcBorders>
            <w:vAlign w:val="bottom"/>
          </w:tcPr>
          <w:p w14:paraId="15480A83"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27" w:type="dxa"/>
            <w:tcBorders>
              <w:top w:val="single" w:sz="4" w:space="0" w:color="auto"/>
              <w:left w:val="single" w:sz="6" w:space="0" w:color="auto"/>
              <w:bottom w:val="single" w:sz="4" w:space="0" w:color="auto"/>
              <w:right w:val="single" w:sz="6" w:space="0" w:color="auto"/>
            </w:tcBorders>
            <w:vAlign w:val="bottom"/>
          </w:tcPr>
          <w:p w14:paraId="15480A84"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899" w:type="dxa"/>
            <w:tcBorders>
              <w:top w:val="single" w:sz="4" w:space="0" w:color="auto"/>
              <w:left w:val="single" w:sz="6" w:space="0" w:color="auto"/>
              <w:bottom w:val="single" w:sz="4" w:space="0" w:color="auto"/>
              <w:right w:val="single" w:sz="6" w:space="0" w:color="auto"/>
            </w:tcBorders>
            <w:vAlign w:val="bottom"/>
          </w:tcPr>
          <w:p w14:paraId="15480A85"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4" w:space="0" w:color="auto"/>
            </w:tcBorders>
            <w:vAlign w:val="bottom"/>
          </w:tcPr>
          <w:p w14:paraId="15480A86"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1013" w:type="dxa"/>
            <w:tcBorders>
              <w:top w:val="single" w:sz="4" w:space="0" w:color="auto"/>
              <w:left w:val="single" w:sz="6" w:space="0" w:color="auto"/>
              <w:bottom w:val="single" w:sz="4" w:space="0" w:color="auto"/>
              <w:right w:val="single" w:sz="4" w:space="0" w:color="auto"/>
            </w:tcBorders>
            <w:vAlign w:val="bottom"/>
          </w:tcPr>
          <w:p w14:paraId="15480A87"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943" w:type="dxa"/>
            <w:tcBorders>
              <w:top w:val="single" w:sz="4" w:space="0" w:color="auto"/>
              <w:bottom w:val="single" w:sz="4" w:space="0" w:color="auto"/>
              <w:right w:val="single" w:sz="6" w:space="0" w:color="auto"/>
            </w:tcBorders>
            <w:vAlign w:val="bottom"/>
          </w:tcPr>
          <w:p w14:paraId="15480A88"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2988" w:type="dxa"/>
            <w:tcBorders>
              <w:top w:val="single" w:sz="4" w:space="0" w:color="auto"/>
              <w:left w:val="single" w:sz="6" w:space="0" w:color="auto"/>
              <w:bottom w:val="single" w:sz="4" w:space="0" w:color="auto"/>
              <w:right w:val="single" w:sz="4" w:space="0" w:color="auto"/>
            </w:tcBorders>
            <w:vAlign w:val="bottom"/>
          </w:tcPr>
          <w:p w14:paraId="15480A89"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5A2231" w:rsidRPr="009B3A0C" w14:paraId="15480A97"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8B" w14:textId="77777777" w:rsidR="00E512E4" w:rsidRDefault="00E512E4">
            <w:pPr>
              <w:keepNext/>
              <w:tabs>
                <w:tab w:val="left" w:pos="540"/>
                <w:tab w:val="left" w:pos="900"/>
                <w:tab w:val="left" w:pos="3420"/>
              </w:tabs>
              <w:jc w:val="center"/>
              <w:rPr>
                <w:rFonts w:ascii="Calibri" w:hAnsi="Calibri"/>
                <w:sz w:val="18"/>
                <w:szCs w:val="18"/>
              </w:rPr>
            </w:pPr>
          </w:p>
        </w:tc>
        <w:tc>
          <w:tcPr>
            <w:tcW w:w="1484" w:type="dxa"/>
            <w:tcBorders>
              <w:top w:val="single" w:sz="4" w:space="0" w:color="auto"/>
              <w:left w:val="single" w:sz="4" w:space="0" w:color="auto"/>
              <w:bottom w:val="single" w:sz="4" w:space="0" w:color="auto"/>
              <w:right w:val="single" w:sz="4" w:space="0" w:color="auto"/>
            </w:tcBorders>
            <w:vAlign w:val="bottom"/>
          </w:tcPr>
          <w:p w14:paraId="15480A8C" w14:textId="77777777" w:rsidR="00E512E4" w:rsidRDefault="00E512E4">
            <w:pPr>
              <w:keepNext/>
              <w:tabs>
                <w:tab w:val="left" w:pos="540"/>
                <w:tab w:val="left" w:pos="900"/>
                <w:tab w:val="left" w:pos="3420"/>
              </w:tabs>
              <w:jc w:val="center"/>
              <w:rPr>
                <w:rFonts w:ascii="Calibri" w:hAnsi="Calibri"/>
                <w:sz w:val="18"/>
                <w:szCs w:val="18"/>
              </w:rPr>
            </w:pPr>
          </w:p>
        </w:tc>
        <w:tc>
          <w:tcPr>
            <w:tcW w:w="1188" w:type="dxa"/>
            <w:tcBorders>
              <w:top w:val="single" w:sz="4" w:space="0" w:color="auto"/>
              <w:left w:val="single" w:sz="4" w:space="0" w:color="auto"/>
              <w:bottom w:val="single" w:sz="4" w:space="0" w:color="auto"/>
              <w:right w:val="single" w:sz="6" w:space="0" w:color="auto"/>
            </w:tcBorders>
            <w:vAlign w:val="bottom"/>
          </w:tcPr>
          <w:p w14:paraId="15480A8D" w14:textId="77777777" w:rsidR="00E512E4" w:rsidRDefault="00E512E4">
            <w:pPr>
              <w:keepNext/>
              <w:tabs>
                <w:tab w:val="left" w:pos="540"/>
                <w:tab w:val="left" w:pos="900"/>
                <w:tab w:val="left" w:pos="3420"/>
              </w:tabs>
              <w:jc w:val="center"/>
              <w:rPr>
                <w:rFonts w:ascii="Calibri" w:hAnsi="Calibri"/>
                <w:sz w:val="18"/>
                <w:szCs w:val="18"/>
              </w:rPr>
            </w:pPr>
          </w:p>
        </w:tc>
        <w:tc>
          <w:tcPr>
            <w:tcW w:w="1014" w:type="dxa"/>
            <w:tcBorders>
              <w:top w:val="single" w:sz="4" w:space="0" w:color="auto"/>
              <w:left w:val="single" w:sz="6" w:space="0" w:color="auto"/>
              <w:bottom w:val="single" w:sz="4" w:space="0" w:color="auto"/>
              <w:right w:val="single" w:sz="6" w:space="0" w:color="auto"/>
            </w:tcBorders>
            <w:vAlign w:val="bottom"/>
          </w:tcPr>
          <w:p w14:paraId="15480A8E" w14:textId="77777777" w:rsidR="00E512E4" w:rsidRDefault="00E512E4">
            <w:pPr>
              <w:keepNext/>
              <w:tabs>
                <w:tab w:val="left" w:pos="540"/>
                <w:tab w:val="left" w:pos="900"/>
                <w:tab w:val="left" w:pos="3420"/>
              </w:tabs>
              <w:jc w:val="center"/>
              <w:rPr>
                <w:rFonts w:ascii="Calibri" w:hAnsi="Calibri"/>
                <w:sz w:val="18"/>
                <w:szCs w:val="18"/>
              </w:rPr>
            </w:pPr>
          </w:p>
        </w:tc>
        <w:tc>
          <w:tcPr>
            <w:tcW w:w="1228" w:type="dxa"/>
            <w:tcBorders>
              <w:top w:val="single" w:sz="4" w:space="0" w:color="auto"/>
              <w:left w:val="single" w:sz="6" w:space="0" w:color="auto"/>
              <w:bottom w:val="single" w:sz="4" w:space="0" w:color="auto"/>
              <w:right w:val="single" w:sz="6" w:space="0" w:color="auto"/>
            </w:tcBorders>
            <w:vAlign w:val="bottom"/>
          </w:tcPr>
          <w:p w14:paraId="15480A8F" w14:textId="77777777" w:rsidR="00E512E4" w:rsidRDefault="00E512E4">
            <w:pPr>
              <w:keepNext/>
              <w:tabs>
                <w:tab w:val="left" w:pos="540"/>
                <w:tab w:val="left" w:pos="900"/>
                <w:tab w:val="left" w:pos="3420"/>
              </w:tabs>
              <w:jc w:val="center"/>
              <w:rPr>
                <w:rFonts w:ascii="Calibri" w:hAnsi="Calibri"/>
                <w:sz w:val="18"/>
                <w:szCs w:val="18"/>
              </w:rPr>
            </w:pPr>
          </w:p>
        </w:tc>
        <w:tc>
          <w:tcPr>
            <w:tcW w:w="889" w:type="dxa"/>
            <w:tcBorders>
              <w:top w:val="single" w:sz="4" w:space="0" w:color="auto"/>
              <w:left w:val="single" w:sz="6" w:space="0" w:color="auto"/>
              <w:bottom w:val="single" w:sz="4" w:space="0" w:color="auto"/>
              <w:right w:val="single" w:sz="6" w:space="0" w:color="auto"/>
            </w:tcBorders>
          </w:tcPr>
          <w:p w14:paraId="15480A90" w14:textId="77777777" w:rsidR="00E512E4" w:rsidRDefault="00E512E4">
            <w:pPr>
              <w:keepNext/>
              <w:tabs>
                <w:tab w:val="left" w:pos="540"/>
                <w:tab w:val="left" w:pos="900"/>
                <w:tab w:val="left" w:pos="3420"/>
              </w:tabs>
              <w:jc w:val="center"/>
              <w:rPr>
                <w:rFonts w:ascii="Calibri" w:hAnsi="Calibri"/>
                <w:sz w:val="18"/>
                <w:szCs w:val="18"/>
              </w:rPr>
            </w:pPr>
          </w:p>
        </w:tc>
        <w:tc>
          <w:tcPr>
            <w:tcW w:w="1127" w:type="dxa"/>
            <w:tcBorders>
              <w:top w:val="single" w:sz="4" w:space="0" w:color="auto"/>
              <w:left w:val="single" w:sz="6" w:space="0" w:color="auto"/>
              <w:bottom w:val="single" w:sz="4" w:space="0" w:color="auto"/>
              <w:right w:val="single" w:sz="6" w:space="0" w:color="auto"/>
            </w:tcBorders>
            <w:vAlign w:val="bottom"/>
          </w:tcPr>
          <w:p w14:paraId="15480A91" w14:textId="77777777" w:rsidR="00E512E4" w:rsidRDefault="00E512E4">
            <w:pPr>
              <w:keepNext/>
              <w:tabs>
                <w:tab w:val="left" w:pos="540"/>
                <w:tab w:val="left" w:pos="900"/>
                <w:tab w:val="left" w:pos="3420"/>
              </w:tabs>
              <w:jc w:val="center"/>
              <w:rPr>
                <w:rFonts w:ascii="Calibri" w:hAnsi="Calibri"/>
                <w:sz w:val="18"/>
                <w:szCs w:val="18"/>
              </w:rPr>
            </w:pPr>
          </w:p>
        </w:tc>
        <w:tc>
          <w:tcPr>
            <w:tcW w:w="899" w:type="dxa"/>
            <w:tcBorders>
              <w:top w:val="single" w:sz="4" w:space="0" w:color="auto"/>
              <w:left w:val="single" w:sz="6" w:space="0" w:color="auto"/>
              <w:bottom w:val="single" w:sz="4" w:space="0" w:color="auto"/>
              <w:right w:val="single" w:sz="6" w:space="0" w:color="auto"/>
            </w:tcBorders>
            <w:vAlign w:val="bottom"/>
          </w:tcPr>
          <w:p w14:paraId="15480A92" w14:textId="77777777" w:rsidR="00E512E4" w:rsidRDefault="00E512E4">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4" w:space="0" w:color="auto"/>
            </w:tcBorders>
            <w:vAlign w:val="bottom"/>
          </w:tcPr>
          <w:p w14:paraId="15480A93" w14:textId="77777777" w:rsidR="00E512E4" w:rsidRDefault="00E512E4">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6" w:space="0" w:color="auto"/>
              <w:bottom w:val="single" w:sz="4" w:space="0" w:color="auto"/>
              <w:right w:val="single" w:sz="4" w:space="0" w:color="auto"/>
            </w:tcBorders>
            <w:vAlign w:val="bottom"/>
          </w:tcPr>
          <w:p w14:paraId="15480A94" w14:textId="77777777" w:rsidR="00E512E4" w:rsidRDefault="00E512E4">
            <w:pPr>
              <w:keepNext/>
              <w:tabs>
                <w:tab w:val="left" w:pos="540"/>
                <w:tab w:val="left" w:pos="900"/>
                <w:tab w:val="left" w:pos="3420"/>
              </w:tabs>
              <w:jc w:val="center"/>
              <w:rPr>
                <w:rFonts w:ascii="Calibri" w:hAnsi="Calibri"/>
                <w:sz w:val="18"/>
                <w:szCs w:val="18"/>
              </w:rPr>
            </w:pPr>
          </w:p>
        </w:tc>
        <w:tc>
          <w:tcPr>
            <w:tcW w:w="943" w:type="dxa"/>
            <w:tcBorders>
              <w:top w:val="single" w:sz="4" w:space="0" w:color="auto"/>
              <w:bottom w:val="single" w:sz="4" w:space="0" w:color="auto"/>
              <w:right w:val="single" w:sz="6" w:space="0" w:color="auto"/>
            </w:tcBorders>
            <w:vAlign w:val="bottom"/>
          </w:tcPr>
          <w:p w14:paraId="15480A95" w14:textId="77777777" w:rsidR="00E512E4" w:rsidRDefault="00E512E4">
            <w:pPr>
              <w:keepNext/>
              <w:tabs>
                <w:tab w:val="left" w:pos="540"/>
                <w:tab w:val="left" w:pos="900"/>
                <w:tab w:val="left" w:pos="3420"/>
              </w:tabs>
              <w:jc w:val="center"/>
              <w:rPr>
                <w:rFonts w:ascii="Calibri" w:hAnsi="Calibri"/>
                <w:sz w:val="18"/>
                <w:szCs w:val="18"/>
              </w:rPr>
            </w:pPr>
          </w:p>
        </w:tc>
        <w:tc>
          <w:tcPr>
            <w:tcW w:w="2988" w:type="dxa"/>
            <w:tcBorders>
              <w:top w:val="single" w:sz="4" w:space="0" w:color="auto"/>
              <w:left w:val="single" w:sz="6" w:space="0" w:color="auto"/>
              <w:bottom w:val="single" w:sz="4" w:space="0" w:color="auto"/>
              <w:right w:val="single" w:sz="4" w:space="0" w:color="auto"/>
            </w:tcBorders>
            <w:vAlign w:val="bottom"/>
          </w:tcPr>
          <w:p w14:paraId="15480A96" w14:textId="77777777" w:rsidR="00E512E4" w:rsidRDefault="00E512E4">
            <w:pPr>
              <w:keepNext/>
              <w:tabs>
                <w:tab w:val="left" w:pos="540"/>
                <w:tab w:val="left" w:pos="900"/>
                <w:tab w:val="left" w:pos="3420"/>
              </w:tabs>
              <w:jc w:val="center"/>
              <w:rPr>
                <w:rFonts w:ascii="Calibri" w:hAnsi="Calibri"/>
                <w:sz w:val="18"/>
                <w:szCs w:val="18"/>
              </w:rPr>
            </w:pPr>
          </w:p>
        </w:tc>
      </w:tr>
      <w:tr w:rsidR="004F10AE" w:rsidRPr="009B3A0C" w14:paraId="13C3360A" w14:textId="77777777" w:rsidTr="00D30E2A">
        <w:trPr>
          <w:cantSplit/>
          <w:trHeight w:val="45"/>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0537D823" w14:textId="0ECADBEC" w:rsidR="004F10AE" w:rsidRPr="00607E62" w:rsidRDefault="004F10AE" w:rsidP="00974B66">
            <w:pPr>
              <w:keepNext/>
              <w:tabs>
                <w:tab w:val="left" w:pos="540"/>
                <w:tab w:val="left" w:pos="900"/>
                <w:tab w:val="left" w:pos="3420"/>
              </w:tabs>
              <w:rPr>
                <w:ins w:id="1018" w:author="Alhabibi, Haider@Energy" w:date="2022-03-02T09:51:00Z"/>
                <w:rFonts w:ascii="Calibri" w:hAnsi="Calibri"/>
                <w:b/>
                <w:bCs/>
                <w:sz w:val="18"/>
                <w:szCs w:val="18"/>
                <w:rPrChange w:id="1019" w:author="Alhabibi, Haider@Energy" w:date="2022-03-02T10:06:00Z">
                  <w:rPr>
                    <w:ins w:id="1020" w:author="Alhabibi, Haider@Energy" w:date="2022-03-02T09:51:00Z"/>
                    <w:rFonts w:ascii="Calibri" w:hAnsi="Calibri"/>
                    <w:sz w:val="18"/>
                    <w:szCs w:val="18"/>
                  </w:rPr>
                </w:rPrChange>
              </w:rPr>
            </w:pPr>
            <w:r w:rsidRPr="00607E62">
              <w:rPr>
                <w:rFonts w:ascii="Calibri" w:hAnsi="Calibri"/>
                <w:b/>
                <w:bCs/>
                <w:sz w:val="18"/>
                <w:szCs w:val="18"/>
                <w:rPrChange w:id="1021" w:author="Alhabibi, Haider@Energy" w:date="2022-03-02T10:06:00Z">
                  <w:rPr>
                    <w:rFonts w:ascii="Calibri" w:hAnsi="Calibri"/>
                    <w:sz w:val="18"/>
                    <w:szCs w:val="18"/>
                  </w:rPr>
                </w:rPrChange>
              </w:rPr>
              <w:t>Note:</w:t>
            </w:r>
          </w:p>
          <w:p w14:paraId="17639E57" w14:textId="05856817" w:rsidR="00D22F88" w:rsidRDefault="00D22F88" w:rsidP="00974B66">
            <w:pPr>
              <w:keepNext/>
              <w:tabs>
                <w:tab w:val="left" w:pos="540"/>
                <w:tab w:val="left" w:pos="900"/>
                <w:tab w:val="left" w:pos="3420"/>
              </w:tabs>
              <w:rPr>
                <w:rFonts w:ascii="Calibri" w:hAnsi="Calibri"/>
                <w:sz w:val="18"/>
                <w:szCs w:val="18"/>
              </w:rPr>
            </w:pPr>
            <w:ins w:id="1022" w:author="Alhabibi, Haider@Energy" w:date="2022-03-02T09:51:00Z">
              <w:r w:rsidRPr="00D22F88">
                <w:rPr>
                  <w:rFonts w:ascii="Calibri" w:hAnsi="Calibri"/>
                  <w:sz w:val="18"/>
                  <w:szCs w:val="18"/>
                </w:rPr>
                <w:t>&lt;&lt;Static Text - see the top&gt;&gt;</w:t>
              </w:r>
            </w:ins>
          </w:p>
          <w:p w14:paraId="162D5297" w14:textId="046F5C21" w:rsidR="002361DA" w:rsidDel="00D22F88" w:rsidRDefault="004F10AE" w:rsidP="00974B66">
            <w:pPr>
              <w:pStyle w:val="ListParagraph"/>
              <w:keepNext/>
              <w:numPr>
                <w:ilvl w:val="0"/>
                <w:numId w:val="61"/>
              </w:numPr>
              <w:tabs>
                <w:tab w:val="left" w:pos="540"/>
                <w:tab w:val="left" w:pos="900"/>
                <w:tab w:val="left" w:pos="3420"/>
              </w:tabs>
              <w:rPr>
                <w:del w:id="1023" w:author="Alhabibi, Haider@Energy" w:date="2022-03-02T09:51:00Z"/>
                <w:rFonts w:ascii="Calibri" w:hAnsi="Calibri"/>
                <w:sz w:val="18"/>
                <w:szCs w:val="18"/>
              </w:rPr>
            </w:pPr>
            <w:del w:id="1024" w:author="Alhabibi, Haider@Energy" w:date="2022-03-02T09:51:00Z">
              <w:r w:rsidDel="00D22F88">
                <w:rPr>
                  <w:rFonts w:ascii="Calibri" w:hAnsi="Calibri"/>
                  <w:sz w:val="18"/>
                  <w:szCs w:val="18"/>
                </w:rPr>
                <w:delText xml:space="preserve">Where insulation is installed above the roofing membrane or above the layer used to seal the roof from water penetration the insulation shall have a maximum water absorption of 0.3 percent by volume when tested according to </w:delText>
              </w:r>
            </w:del>
            <w:ins w:id="1025" w:author="Shewmaker, Michael@Energy" w:date="2021-12-23T11:30:00Z">
              <w:del w:id="1026" w:author="Alhabibi, Haider@Energy" w:date="2022-03-02T09:51:00Z">
                <w:r w:rsidR="00B039C9" w:rsidDel="00D22F88">
                  <w:rPr>
                    <w:rFonts w:ascii="Calibri" w:hAnsi="Calibri"/>
                    <w:sz w:val="18"/>
                    <w:szCs w:val="18"/>
                  </w:rPr>
                  <w:delText>American Society for Testing and Materials (</w:delText>
                </w:r>
              </w:del>
            </w:ins>
            <w:del w:id="1027" w:author="Alhabibi, Haider@Energy" w:date="2022-03-02T09:51:00Z">
              <w:r w:rsidDel="00D22F88">
                <w:rPr>
                  <w:rFonts w:ascii="Calibri" w:hAnsi="Calibri"/>
                  <w:sz w:val="18"/>
                  <w:szCs w:val="18"/>
                </w:rPr>
                <w:delText>ASTM</w:delText>
              </w:r>
            </w:del>
            <w:ins w:id="1028" w:author="Shewmaker, Michael@Energy" w:date="2021-12-23T11:30:00Z">
              <w:del w:id="1029" w:author="Alhabibi, Haider@Energy" w:date="2022-03-02T09:51:00Z">
                <w:r w:rsidR="00B039C9" w:rsidDel="00D22F88">
                  <w:rPr>
                    <w:rFonts w:ascii="Calibri" w:hAnsi="Calibri"/>
                    <w:sz w:val="18"/>
                    <w:szCs w:val="18"/>
                  </w:rPr>
                  <w:delText>)</w:delText>
                </w:r>
              </w:del>
            </w:ins>
            <w:del w:id="1030" w:author="Alhabibi, Haider@Energy" w:date="2022-03-02T09:51:00Z">
              <w:r w:rsidDel="00D22F88">
                <w:rPr>
                  <w:rFonts w:ascii="Calibri" w:hAnsi="Calibri"/>
                  <w:sz w:val="18"/>
                  <w:szCs w:val="18"/>
                </w:rPr>
                <w:delText xml:space="preserve"> Standard C272.</w:delText>
              </w:r>
              <w:r w:rsidR="002361DA" w:rsidDel="00D22F88">
                <w:rPr>
                  <w:rFonts w:ascii="Calibri" w:hAnsi="Calibri"/>
                  <w:sz w:val="18"/>
                  <w:szCs w:val="18"/>
                </w:rPr>
                <w:delText xml:space="preserve"> </w:delText>
              </w:r>
            </w:del>
          </w:p>
          <w:p w14:paraId="15F2841E" w14:textId="2A941D86" w:rsidR="004F10AE" w:rsidRPr="00974B66" w:rsidRDefault="002361DA">
            <w:pPr>
              <w:pStyle w:val="ListParagraph"/>
              <w:keepNext/>
              <w:tabs>
                <w:tab w:val="left" w:pos="540"/>
                <w:tab w:val="left" w:pos="900"/>
                <w:tab w:val="left" w:pos="3420"/>
              </w:tabs>
              <w:rPr>
                <w:rFonts w:ascii="Calibri" w:hAnsi="Calibri"/>
                <w:sz w:val="18"/>
                <w:szCs w:val="18"/>
              </w:rPr>
              <w:pPrChange w:id="1031" w:author="Alhabibi, Haider@Energy" w:date="2022-03-02T09:51:00Z">
                <w:pPr>
                  <w:pStyle w:val="ListParagraph"/>
                  <w:keepNext/>
                  <w:numPr>
                    <w:numId w:val="61"/>
                  </w:numPr>
                  <w:tabs>
                    <w:tab w:val="left" w:pos="540"/>
                    <w:tab w:val="left" w:pos="900"/>
                    <w:tab w:val="left" w:pos="3420"/>
                  </w:tabs>
                  <w:ind w:hanging="360"/>
                </w:pPr>
              </w:pPrChange>
            </w:pPr>
            <w:del w:id="1032" w:author="Alhabibi, Haider@Energy" w:date="2022-03-02T09:51:00Z">
              <w:r w:rsidDel="00D22F88">
                <w:rPr>
                  <w:rFonts w:ascii="Calibri" w:hAnsi="Calibri"/>
                  <w:sz w:val="18"/>
                  <w:szCs w:val="18"/>
                </w:rPr>
                <w:delText>Extensions of existing wood-framed walls may retain the dimensions of the existing walls and shall install cavity insulation of R-15 in a 2x4 framing and R-</w:delText>
              </w:r>
              <w:r w:rsidR="000A2D52" w:rsidDel="00D22F88">
                <w:rPr>
                  <w:rFonts w:ascii="Calibri" w:hAnsi="Calibri"/>
                  <w:sz w:val="18"/>
                  <w:szCs w:val="18"/>
                </w:rPr>
                <w:delText>2</w:delText>
              </w:r>
              <w:r w:rsidR="00426663" w:rsidDel="00D22F88">
                <w:rPr>
                  <w:rFonts w:ascii="Calibri" w:hAnsi="Calibri"/>
                  <w:sz w:val="18"/>
                  <w:szCs w:val="18"/>
                </w:rPr>
                <w:delText>1</w:delText>
              </w:r>
              <w:r w:rsidDel="00D22F88">
                <w:rPr>
                  <w:rFonts w:ascii="Calibri" w:hAnsi="Calibri"/>
                  <w:sz w:val="18"/>
                  <w:szCs w:val="18"/>
                </w:rPr>
                <w:delText xml:space="preserve"> in a 2x6 framing.</w:delText>
              </w:r>
            </w:del>
          </w:p>
        </w:tc>
      </w:tr>
    </w:tbl>
    <w:p w14:paraId="15480A98" w14:textId="77777777" w:rsidR="003116BB" w:rsidRPr="0037735E" w:rsidRDefault="003116BB" w:rsidP="003116BB">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1"/>
        <w:gridCol w:w="1451"/>
        <w:gridCol w:w="1993"/>
        <w:gridCol w:w="998"/>
        <w:gridCol w:w="1089"/>
        <w:gridCol w:w="1089"/>
        <w:gridCol w:w="997"/>
        <w:gridCol w:w="848"/>
        <w:gridCol w:w="848"/>
        <w:gridCol w:w="1298"/>
        <w:gridCol w:w="3048"/>
      </w:tblGrid>
      <w:tr w:rsidR="003116BB" w:rsidRPr="009B3A0C" w14:paraId="15480A9F" w14:textId="77777777" w:rsidTr="0037735E">
        <w:trPr>
          <w:cantSplit/>
          <w:trHeight w:val="312"/>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tcPr>
          <w:p w14:paraId="15480A99" w14:textId="4859DFA9" w:rsidR="003116BB" w:rsidRPr="0037735E" w:rsidRDefault="003116BB" w:rsidP="00057045">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0"/>
                <w:szCs w:val="22"/>
              </w:rPr>
            </w:pPr>
            <w:r w:rsidRPr="0037735E">
              <w:rPr>
                <w:rFonts w:ascii="Calibri" w:eastAsia="Calibri" w:hAnsi="Calibri"/>
                <w:b/>
                <w:sz w:val="20"/>
                <w:szCs w:val="22"/>
              </w:rPr>
              <w:lastRenderedPageBreak/>
              <w:t xml:space="preserve">C. </w:t>
            </w:r>
            <w:del w:id="1033" w:author="Shewmaker, Michael@Energy" w:date="2022-01-03T16:16:00Z">
              <w:r w:rsidR="004A5E91" w:rsidRPr="0037735E" w:rsidDel="00596C30">
                <w:rPr>
                  <w:rFonts w:ascii="Calibri" w:eastAsia="Calibri" w:hAnsi="Calibri"/>
                  <w:b/>
                  <w:sz w:val="20"/>
                  <w:szCs w:val="22"/>
                </w:rPr>
                <w:delText>Opaque Surface</w:delText>
              </w:r>
            </w:del>
            <w:ins w:id="1034" w:author="Shewmaker, Michael@Energy" w:date="2022-01-03T16:16:00Z">
              <w:r w:rsidR="00596C30">
                <w:rPr>
                  <w:rFonts w:ascii="Calibri" w:eastAsia="Calibri" w:hAnsi="Calibri"/>
                  <w:b/>
                  <w:sz w:val="20"/>
                  <w:szCs w:val="22"/>
                </w:rPr>
                <w:t>Building Insulation</w:t>
              </w:r>
            </w:ins>
            <w:r w:rsidR="004A5E91" w:rsidRPr="0037735E">
              <w:rPr>
                <w:rFonts w:ascii="Calibri" w:eastAsia="Calibri" w:hAnsi="Calibri"/>
                <w:b/>
                <w:sz w:val="20"/>
                <w:szCs w:val="22"/>
              </w:rPr>
              <w:t xml:space="preserve"> Details</w:t>
            </w:r>
            <w:r w:rsidR="00D50923">
              <w:rPr>
                <w:rFonts w:ascii="Calibri" w:eastAsia="Calibri" w:hAnsi="Calibri"/>
                <w:b/>
                <w:sz w:val="20"/>
                <w:szCs w:val="22"/>
              </w:rPr>
              <w:t xml:space="preserve"> – Non</w:t>
            </w:r>
            <w:r w:rsidRPr="0037735E">
              <w:rPr>
                <w:rFonts w:ascii="Calibri" w:eastAsia="Calibri" w:hAnsi="Calibri"/>
                <w:b/>
                <w:sz w:val="20"/>
                <w:szCs w:val="22"/>
              </w:rPr>
              <w:t xml:space="preserve">framed </w:t>
            </w:r>
            <w:r w:rsidRPr="0037735E">
              <w:rPr>
                <w:rFonts w:ascii="Calibri" w:eastAsia="Calibri" w:hAnsi="Calibri"/>
                <w:sz w:val="20"/>
                <w:szCs w:val="22"/>
              </w:rPr>
              <w:t>(Section 150.1(c)1)</w:t>
            </w:r>
          </w:p>
          <w:p w14:paraId="15480A9A"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9B"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w:t>
            </w:r>
            <w:r w:rsidRPr="00B039C9">
              <w:rPr>
                <w:rFonts w:asciiTheme="minorHAnsi" w:eastAsia="Calibri" w:hAnsiTheme="minorHAnsi"/>
                <w:sz w:val="20"/>
                <w:vertAlign w:val="superscript"/>
                <w:rPrChange w:id="1035" w:author="Shewmaker, Michael@Energy" w:date="2021-12-23T11:30:00Z">
                  <w:rPr>
                    <w:rFonts w:asciiTheme="minorHAnsi" w:eastAsia="Calibri" w:hAnsiTheme="minorHAnsi"/>
                    <w:sz w:val="20"/>
                  </w:rPr>
                </w:rPrChange>
              </w:rPr>
              <w:t>2</w:t>
            </w:r>
          </w:p>
          <w:p w14:paraId="15480A9C"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w:t>
            </w:r>
            <w:r w:rsidRPr="00B039C9">
              <w:rPr>
                <w:rFonts w:asciiTheme="minorHAnsi" w:eastAsia="Calibri" w:hAnsiTheme="minorHAnsi"/>
                <w:sz w:val="20"/>
                <w:vertAlign w:val="superscript"/>
                <w:rPrChange w:id="1036" w:author="Shewmaker, Michael@Energy" w:date="2021-12-23T11:30:00Z">
                  <w:rPr>
                    <w:rFonts w:asciiTheme="minorHAnsi" w:eastAsia="Calibri" w:hAnsiTheme="minorHAnsi"/>
                    <w:sz w:val="20"/>
                  </w:rPr>
                </w:rPrChange>
              </w:rPr>
              <w:t>2</w:t>
            </w:r>
          </w:p>
          <w:p w14:paraId="15480A9D" w14:textId="435ADC0C" w:rsidR="00EE5A33" w:rsidRDefault="00EE5A33" w:rsidP="00EE5A33">
            <w:pPr>
              <w:rPr>
                <w:rFonts w:asciiTheme="minorHAnsi" w:eastAsia="Calibri" w:hAnsiTheme="minorHAnsi"/>
                <w:sz w:val="20"/>
              </w:rPr>
            </w:pPr>
            <w:r>
              <w:rPr>
                <w:rFonts w:asciiTheme="minorHAnsi" w:eastAsia="Calibri" w:hAnsiTheme="minorHAnsi"/>
                <w:sz w:val="20"/>
              </w:rPr>
              <w:t>*Addition &gt; 400 to ≤ 700 ft</w:t>
            </w:r>
            <w:r w:rsidRPr="00B039C9">
              <w:rPr>
                <w:rFonts w:asciiTheme="minorHAnsi" w:eastAsia="Calibri" w:hAnsiTheme="minorHAnsi"/>
                <w:sz w:val="20"/>
                <w:vertAlign w:val="superscript"/>
                <w:rPrChange w:id="1037" w:author="Shewmaker, Michael@Energy" w:date="2021-12-23T11:30:00Z">
                  <w:rPr>
                    <w:rFonts w:asciiTheme="minorHAnsi" w:eastAsia="Calibri" w:hAnsiTheme="minorHAnsi"/>
                    <w:sz w:val="20"/>
                  </w:rPr>
                </w:rPrChange>
              </w:rPr>
              <w:t>2</w:t>
            </w:r>
          </w:p>
          <w:p w14:paraId="05C629BB" w14:textId="77777777" w:rsidR="00CE5B64" w:rsidRPr="00DE2647" w:rsidRDefault="00CE5B64" w:rsidP="00CE5B64">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1E3BAE99" w14:textId="77777777" w:rsidR="00CE5B64" w:rsidRPr="00DE2647" w:rsidRDefault="00CE5B64" w:rsidP="00CE5B64">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72A5D7E1" w14:textId="77777777" w:rsidR="00CE5B64" w:rsidRPr="00DE2647" w:rsidRDefault="00CE5B64" w:rsidP="00CE5B64">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5F57CAB2" w14:textId="77777777" w:rsidR="00CE5B64" w:rsidRPr="00DE2647" w:rsidRDefault="00CE5B64" w:rsidP="00CE5B64">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0E2BDBDC" w14:textId="1D24B9AB" w:rsidR="00AF54B3" w:rsidRDefault="00EE5A33">
            <w:pPr>
              <w:keepNext/>
              <w:tabs>
                <w:tab w:val="left" w:pos="1368"/>
                <w:tab w:val="left" w:pos="2988"/>
                <w:tab w:val="left" w:pos="3978"/>
                <w:tab w:val="left" w:pos="5508"/>
                <w:tab w:val="left" w:pos="6948"/>
                <w:tab w:val="left" w:pos="7938"/>
                <w:tab w:val="left" w:pos="9108"/>
                <w:tab w:val="left" w:pos="10098"/>
                <w:tab w:val="left" w:pos="11178"/>
              </w:tabs>
              <w:rPr>
                <w:rFonts w:asciiTheme="minorHAnsi" w:eastAsia="Calibri" w:hAnsiTheme="minorHAnsi"/>
                <w:sz w:val="20"/>
              </w:rPr>
            </w:pPr>
            <w:r>
              <w:rPr>
                <w:rFonts w:asciiTheme="minorHAnsi" w:eastAsia="Calibri" w:hAnsiTheme="minorHAnsi"/>
                <w:sz w:val="20"/>
              </w:rPr>
              <w:t>*Addition &gt; 700 to ≤ 1,000 ft</w:t>
            </w:r>
            <w:r w:rsidRPr="00B039C9">
              <w:rPr>
                <w:rFonts w:asciiTheme="minorHAnsi" w:eastAsia="Calibri" w:hAnsiTheme="minorHAnsi"/>
                <w:sz w:val="20"/>
                <w:vertAlign w:val="superscript"/>
                <w:rPrChange w:id="1038" w:author="Shewmaker, Michael@Energy" w:date="2021-12-23T11:30:00Z">
                  <w:rPr>
                    <w:rFonts w:asciiTheme="minorHAnsi" w:eastAsia="Calibri" w:hAnsiTheme="minorHAnsi"/>
                    <w:sz w:val="20"/>
                  </w:rPr>
                </w:rPrChange>
              </w:rPr>
              <w:t>2</w:t>
            </w:r>
            <w:r>
              <w:rPr>
                <w:rFonts w:asciiTheme="minorHAnsi" w:eastAsia="Calibri" w:hAnsiTheme="minorHAnsi"/>
                <w:sz w:val="20"/>
              </w:rPr>
              <w:t xml:space="preserve"> then display this section</w:t>
            </w:r>
            <w:r w:rsidR="00D418CE">
              <w:rPr>
                <w:rFonts w:asciiTheme="minorHAnsi" w:eastAsia="Calibri" w:hAnsiTheme="minorHAnsi"/>
                <w:sz w:val="20"/>
              </w:rPr>
              <w:t xml:space="preserve"> but entry is optional</w:t>
            </w:r>
            <w:r>
              <w:rPr>
                <w:rFonts w:asciiTheme="minorHAnsi" w:eastAsia="Calibri" w:hAnsiTheme="minorHAnsi"/>
                <w:sz w:val="20"/>
              </w:rPr>
              <w:t>,</w:t>
            </w:r>
          </w:p>
          <w:p w14:paraId="15480A9E" w14:textId="79BB891F" w:rsidR="00EE5A33" w:rsidRPr="00850B00" w:rsidRDefault="00EE5A33">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Pr>
                <w:rFonts w:asciiTheme="minorHAnsi" w:eastAsia="Calibri" w:hAnsiTheme="minorHAnsi"/>
                <w:sz w:val="20"/>
              </w:rPr>
              <w:t xml:space="preserve"> else display the standard “This Section Does Not Apply” message</w:t>
            </w:r>
            <w:r w:rsidR="004A5E91">
              <w:rPr>
                <w:rFonts w:asciiTheme="minorHAnsi" w:eastAsia="Calibri" w:hAnsiTheme="minorHAnsi"/>
                <w:sz w:val="20"/>
              </w:rPr>
              <w:t>&gt;&gt;</w:t>
            </w:r>
          </w:p>
        </w:tc>
      </w:tr>
      <w:tr w:rsidR="003116BB" w:rsidRPr="009B3A0C" w14:paraId="15480AAB"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A0"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AA1"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AA2"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13" w:type="dxa"/>
            <w:tcBorders>
              <w:top w:val="single" w:sz="4" w:space="0" w:color="auto"/>
              <w:left w:val="single" w:sz="4" w:space="0" w:color="auto"/>
              <w:bottom w:val="single" w:sz="4" w:space="0" w:color="auto"/>
              <w:right w:val="single" w:sz="6" w:space="0" w:color="auto"/>
            </w:tcBorders>
            <w:vAlign w:val="bottom"/>
          </w:tcPr>
          <w:p w14:paraId="15480AA3"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105" w:type="dxa"/>
            <w:tcBorders>
              <w:top w:val="single" w:sz="4" w:space="0" w:color="auto"/>
              <w:left w:val="single" w:sz="6" w:space="0" w:color="auto"/>
              <w:bottom w:val="single" w:sz="4" w:space="0" w:color="auto"/>
              <w:right w:val="single" w:sz="6" w:space="0" w:color="auto"/>
            </w:tcBorders>
            <w:vAlign w:val="bottom"/>
          </w:tcPr>
          <w:p w14:paraId="15480AA4" w14:textId="77777777" w:rsidR="003116BB" w:rsidRPr="009B3A0C" w:rsidDel="00773279"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05</w:t>
            </w:r>
          </w:p>
        </w:tc>
        <w:tc>
          <w:tcPr>
            <w:tcW w:w="1105" w:type="dxa"/>
            <w:tcBorders>
              <w:top w:val="single" w:sz="4" w:space="0" w:color="auto"/>
              <w:left w:val="single" w:sz="6" w:space="0" w:color="auto"/>
              <w:bottom w:val="single" w:sz="4" w:space="0" w:color="auto"/>
              <w:right w:val="single" w:sz="6" w:space="0" w:color="auto"/>
            </w:tcBorders>
            <w:vAlign w:val="bottom"/>
          </w:tcPr>
          <w:p w14:paraId="15480AA5"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1012" w:type="dxa"/>
            <w:tcBorders>
              <w:top w:val="single" w:sz="4" w:space="0" w:color="auto"/>
              <w:left w:val="single" w:sz="6" w:space="0" w:color="auto"/>
              <w:bottom w:val="single" w:sz="4" w:space="0" w:color="auto"/>
              <w:right w:val="single" w:sz="4" w:space="0" w:color="auto"/>
            </w:tcBorders>
            <w:vAlign w:val="bottom"/>
          </w:tcPr>
          <w:p w14:paraId="15480AA6"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860" w:type="dxa"/>
            <w:tcBorders>
              <w:top w:val="single" w:sz="4" w:space="0" w:color="auto"/>
              <w:bottom w:val="single" w:sz="4" w:space="0" w:color="auto"/>
              <w:right w:val="single" w:sz="6" w:space="0" w:color="auto"/>
            </w:tcBorders>
            <w:vAlign w:val="bottom"/>
          </w:tcPr>
          <w:p w14:paraId="15480AA7"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08</w:t>
            </w:r>
          </w:p>
        </w:tc>
        <w:tc>
          <w:tcPr>
            <w:tcW w:w="860" w:type="dxa"/>
            <w:tcBorders>
              <w:top w:val="single" w:sz="4" w:space="0" w:color="auto"/>
              <w:bottom w:val="single" w:sz="4" w:space="0" w:color="auto"/>
              <w:right w:val="single" w:sz="6" w:space="0" w:color="auto"/>
            </w:tcBorders>
            <w:vAlign w:val="bottom"/>
          </w:tcPr>
          <w:p w14:paraId="15480AA8"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09</w:t>
            </w:r>
          </w:p>
        </w:tc>
        <w:tc>
          <w:tcPr>
            <w:tcW w:w="1318" w:type="dxa"/>
            <w:tcBorders>
              <w:top w:val="single" w:sz="4" w:space="0" w:color="auto"/>
              <w:left w:val="single" w:sz="6" w:space="0" w:color="auto"/>
              <w:bottom w:val="single" w:sz="4" w:space="0" w:color="auto"/>
            </w:tcBorders>
            <w:vAlign w:val="bottom"/>
          </w:tcPr>
          <w:p w14:paraId="15480AA9"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Borders>
              <w:top w:val="single" w:sz="4" w:space="0" w:color="auto"/>
              <w:left w:val="single" w:sz="6" w:space="0" w:color="auto"/>
              <w:bottom w:val="single" w:sz="4" w:space="0" w:color="auto"/>
              <w:right w:val="single" w:sz="4" w:space="0" w:color="auto"/>
            </w:tcBorders>
          </w:tcPr>
          <w:p w14:paraId="15480AAA"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16BB" w:rsidRPr="009B3A0C" w14:paraId="15480AB4" w14:textId="77777777" w:rsidTr="0037735E">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AAC"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AAD"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AAE"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6" w:space="0" w:color="auto"/>
            </w:tcBorders>
            <w:vAlign w:val="bottom"/>
          </w:tcPr>
          <w:p w14:paraId="15480AAF"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5480AB0"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tcBorders>
              <w:top w:val="single" w:sz="4" w:space="0" w:color="auto"/>
              <w:left w:val="single" w:sz="6" w:space="0" w:color="auto"/>
              <w:bottom w:val="single" w:sz="4" w:space="0" w:color="auto"/>
              <w:right w:val="single" w:sz="6" w:space="0" w:color="auto"/>
            </w:tcBorders>
            <w:vAlign w:val="bottom"/>
          </w:tcPr>
          <w:p w14:paraId="15480AB1" w14:textId="77777777" w:rsidR="003116BB" w:rsidRPr="00E77A45" w:rsidRDefault="003116BB" w:rsidP="00057045">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tcBorders>
              <w:top w:val="single" w:sz="4" w:space="0" w:color="auto"/>
              <w:left w:val="single" w:sz="6" w:space="0" w:color="auto"/>
              <w:bottom w:val="single" w:sz="4" w:space="0" w:color="auto"/>
            </w:tcBorders>
            <w:vAlign w:val="bottom"/>
          </w:tcPr>
          <w:p w14:paraId="15480AB2" w14:textId="77777777" w:rsidR="003116BB" w:rsidRPr="00E77A45" w:rsidRDefault="003116BB" w:rsidP="00057045">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tcBorders>
              <w:top w:val="single" w:sz="4" w:space="0" w:color="auto"/>
              <w:left w:val="single" w:sz="6" w:space="0" w:color="auto"/>
              <w:bottom w:val="single" w:sz="4" w:space="0" w:color="auto"/>
              <w:right w:val="single" w:sz="4" w:space="0" w:color="auto"/>
            </w:tcBorders>
            <w:vAlign w:val="bottom"/>
          </w:tcPr>
          <w:p w14:paraId="15480AB3"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3116BB" w:rsidRPr="009B3A0C" w14:paraId="15480ABF"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B5"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B6"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B7"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B8"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9"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A"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tcBorders>
              <w:top w:val="single" w:sz="4" w:space="0" w:color="auto"/>
              <w:left w:val="single" w:sz="6" w:space="0" w:color="auto"/>
              <w:bottom w:val="single" w:sz="4" w:space="0" w:color="auto"/>
              <w:right w:val="single" w:sz="4" w:space="0" w:color="auto"/>
            </w:tcBorders>
            <w:vAlign w:val="bottom"/>
          </w:tcPr>
          <w:p w14:paraId="15480ABB"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tcBorders>
              <w:top w:val="single" w:sz="4" w:space="0" w:color="auto"/>
              <w:bottom w:val="single" w:sz="4" w:space="0" w:color="auto"/>
              <w:right w:val="single" w:sz="6" w:space="0" w:color="auto"/>
            </w:tcBorders>
            <w:vAlign w:val="bottom"/>
          </w:tcPr>
          <w:p w14:paraId="15480ABC" w14:textId="29512908" w:rsidR="003116BB" w:rsidRPr="009B3A0C" w:rsidRDefault="00B039C9" w:rsidP="00057045">
            <w:pPr>
              <w:keepNext/>
              <w:tabs>
                <w:tab w:val="left" w:pos="540"/>
                <w:tab w:val="left" w:pos="900"/>
                <w:tab w:val="left" w:pos="3420"/>
              </w:tabs>
              <w:jc w:val="center"/>
              <w:rPr>
                <w:rFonts w:ascii="Calibri" w:hAnsi="Calibri"/>
                <w:sz w:val="18"/>
                <w:szCs w:val="18"/>
              </w:rPr>
            </w:pPr>
            <w:ins w:id="1039" w:author="Shewmaker, Michael@Energy" w:date="2021-12-23T11:31:00Z">
              <w:r>
                <w:rPr>
                  <w:rFonts w:ascii="Calibri" w:hAnsi="Calibri"/>
                  <w:sz w:val="18"/>
                  <w:szCs w:val="18"/>
                </w:rPr>
                <w:t xml:space="preserve">Joint </w:t>
              </w:r>
            </w:ins>
            <w:r w:rsidR="003116BB">
              <w:rPr>
                <w:rFonts w:ascii="Calibri" w:hAnsi="Calibri"/>
                <w:sz w:val="18"/>
                <w:szCs w:val="18"/>
              </w:rPr>
              <w:t>Appendix JA4 Reference</w:t>
            </w:r>
          </w:p>
        </w:tc>
        <w:tc>
          <w:tcPr>
            <w:tcW w:w="1318" w:type="dxa"/>
            <w:vMerge w:val="restart"/>
            <w:tcBorders>
              <w:top w:val="single" w:sz="4" w:space="0" w:color="auto"/>
              <w:left w:val="single" w:sz="6" w:space="0" w:color="auto"/>
              <w:bottom w:val="single" w:sz="4" w:space="0" w:color="auto"/>
            </w:tcBorders>
            <w:vAlign w:val="bottom"/>
          </w:tcPr>
          <w:p w14:paraId="15480ABD" w14:textId="4D0CB906"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sidR="00637F5D">
              <w:rPr>
                <w:rFonts w:ascii="Calibri" w:hAnsi="Calibri"/>
                <w:sz w:val="18"/>
                <w:szCs w:val="18"/>
              </w:rPr>
              <w:t xml:space="preserve">Table 150.1-A </w:t>
            </w:r>
            <w:del w:id="1040" w:author="Renee Temple" w:date="2021-11-01T09:12:00Z">
              <w:r w:rsidR="00637F5D" w:rsidDel="009F2F55">
                <w:rPr>
                  <w:rFonts w:ascii="Calibri" w:hAnsi="Calibri"/>
                  <w:sz w:val="18"/>
                  <w:szCs w:val="18"/>
                </w:rPr>
                <w:delText>or B</w:delText>
              </w:r>
            </w:del>
          </w:p>
        </w:tc>
        <w:tc>
          <w:tcPr>
            <w:tcW w:w="3102" w:type="dxa"/>
            <w:vMerge/>
            <w:tcBorders>
              <w:top w:val="single" w:sz="4" w:space="0" w:color="auto"/>
              <w:left w:val="single" w:sz="6" w:space="0" w:color="auto"/>
              <w:bottom w:val="single" w:sz="4" w:space="0" w:color="auto"/>
              <w:right w:val="single" w:sz="4" w:space="0" w:color="auto"/>
            </w:tcBorders>
            <w:vAlign w:val="bottom"/>
          </w:tcPr>
          <w:p w14:paraId="15480ABE"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p>
        </w:tc>
      </w:tr>
      <w:tr w:rsidR="003116BB" w:rsidRPr="009B3A0C" w14:paraId="15480ACB"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C0"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C1"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C2"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C3"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4"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5"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6" w:space="0" w:color="auto"/>
              <w:bottom w:val="single" w:sz="4" w:space="0" w:color="auto"/>
              <w:right w:val="single" w:sz="4" w:space="0" w:color="auto"/>
            </w:tcBorders>
            <w:vAlign w:val="bottom"/>
          </w:tcPr>
          <w:p w14:paraId="15480AC6"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C7"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tcBorders>
              <w:top w:val="single" w:sz="4" w:space="0" w:color="auto"/>
              <w:bottom w:val="single" w:sz="4" w:space="0" w:color="auto"/>
              <w:right w:val="single" w:sz="6" w:space="0" w:color="auto"/>
            </w:tcBorders>
            <w:vAlign w:val="bottom"/>
          </w:tcPr>
          <w:p w14:paraId="15480AC8"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tcBorders>
              <w:top w:val="single" w:sz="4" w:space="0" w:color="auto"/>
              <w:left w:val="single" w:sz="6" w:space="0" w:color="auto"/>
              <w:bottom w:val="single" w:sz="4" w:space="0" w:color="auto"/>
            </w:tcBorders>
            <w:vAlign w:val="bottom"/>
          </w:tcPr>
          <w:p w14:paraId="15480AC9"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6" w:space="0" w:color="auto"/>
              <w:bottom w:val="single" w:sz="4" w:space="0" w:color="auto"/>
              <w:right w:val="single" w:sz="4" w:space="0" w:color="auto"/>
            </w:tcBorders>
            <w:vAlign w:val="bottom"/>
          </w:tcPr>
          <w:p w14:paraId="15480ACA"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p>
        </w:tc>
      </w:tr>
      <w:tr w:rsidR="001F3EEC" w:rsidRPr="009B3A0C" w14:paraId="15480AD7" w14:textId="77777777" w:rsidTr="00802BAF">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CC"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474" w:type="dxa"/>
            <w:tcBorders>
              <w:top w:val="single" w:sz="4" w:space="0" w:color="auto"/>
              <w:left w:val="single" w:sz="4" w:space="0" w:color="auto"/>
              <w:bottom w:val="single" w:sz="4" w:space="0" w:color="auto"/>
              <w:right w:val="single" w:sz="4" w:space="0" w:color="auto"/>
            </w:tcBorders>
            <w:vAlign w:val="bottom"/>
          </w:tcPr>
          <w:p w14:paraId="15480ACD" w14:textId="77777777" w:rsidR="001F3EEC" w:rsidRPr="009B3A0C" w:rsidRDefault="001F3EEC" w:rsidP="003A63C9">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Roof, Wall&gt;&gt;</w:t>
            </w:r>
          </w:p>
        </w:tc>
        <w:tc>
          <w:tcPr>
            <w:tcW w:w="2027" w:type="dxa"/>
            <w:tcBorders>
              <w:top w:val="single" w:sz="4" w:space="0" w:color="auto"/>
              <w:left w:val="single" w:sz="4" w:space="0" w:color="auto"/>
              <w:bottom w:val="single" w:sz="4" w:space="0" w:color="auto"/>
              <w:right w:val="single" w:sz="4" w:space="0" w:color="auto"/>
            </w:tcBorders>
            <w:vAlign w:val="bottom"/>
          </w:tcPr>
          <w:p w14:paraId="15480ACE" w14:textId="6D9BD424" w:rsidR="001F3EEC" w:rsidRPr="009B3A0C" w:rsidRDefault="001F3EEC" w:rsidP="003A63C9">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selects from list: </w:t>
            </w:r>
            <w:r w:rsidR="004478B4">
              <w:rPr>
                <w:rFonts w:ascii="Calibri" w:hAnsi="Calibri"/>
                <w:sz w:val="18"/>
                <w:szCs w:val="18"/>
              </w:rPr>
              <w:t>*</w:t>
            </w:r>
            <w:r>
              <w:rPr>
                <w:rFonts w:ascii="Calibri" w:hAnsi="Calibri"/>
                <w:sz w:val="18"/>
                <w:szCs w:val="18"/>
              </w:rPr>
              <w:t xml:space="preserve">SIP OSB, </w:t>
            </w:r>
            <w:r w:rsidR="004478B4">
              <w:rPr>
                <w:rFonts w:ascii="Calibri" w:hAnsi="Calibri"/>
                <w:sz w:val="18"/>
                <w:szCs w:val="18"/>
              </w:rPr>
              <w:t>*</w:t>
            </w:r>
            <w:r>
              <w:rPr>
                <w:rFonts w:ascii="Calibri" w:hAnsi="Calibri"/>
                <w:sz w:val="18"/>
                <w:szCs w:val="18"/>
              </w:rPr>
              <w:t xml:space="preserve">SIP 2x, </w:t>
            </w:r>
            <w:r w:rsidR="004478B4">
              <w:rPr>
                <w:rFonts w:ascii="Calibri" w:hAnsi="Calibri"/>
                <w:sz w:val="18"/>
                <w:szCs w:val="18"/>
              </w:rPr>
              <w:t>*</w:t>
            </w:r>
            <w:r>
              <w:rPr>
                <w:rFonts w:ascii="Calibri" w:hAnsi="Calibri"/>
                <w:sz w:val="18"/>
                <w:szCs w:val="18"/>
              </w:rPr>
              <w:t xml:space="preserve">SIP 4x, </w:t>
            </w:r>
            <w:r w:rsidR="004478B4">
              <w:rPr>
                <w:rFonts w:ascii="Calibri" w:hAnsi="Calibri"/>
                <w:sz w:val="18"/>
                <w:szCs w:val="18"/>
              </w:rPr>
              <w:t>*</w:t>
            </w:r>
            <w:r>
              <w:rPr>
                <w:rFonts w:ascii="Calibri" w:hAnsi="Calibri"/>
                <w:sz w:val="18"/>
                <w:szCs w:val="18"/>
              </w:rPr>
              <w:t>SIP I-Joist</w:t>
            </w:r>
            <w:r w:rsidR="004478B4">
              <w:rPr>
                <w:rFonts w:ascii="Calibri" w:hAnsi="Calibri"/>
                <w:sz w:val="18"/>
                <w:szCs w:val="18"/>
              </w:rPr>
              <w:t xml:space="preserve">, *Metal Panel Walls, *Log Home Walls, *Straw Bale Walls, *Insulating Concrete Form </w:t>
            </w:r>
            <w:r>
              <w:rPr>
                <w:rFonts w:ascii="Calibri" w:hAnsi="Calibri"/>
                <w:sz w:val="18"/>
                <w:szCs w:val="18"/>
              </w:rPr>
              <w:t>&gt;&gt;</w:t>
            </w:r>
          </w:p>
        </w:tc>
        <w:tc>
          <w:tcPr>
            <w:tcW w:w="1013" w:type="dxa"/>
            <w:tcBorders>
              <w:top w:val="single" w:sz="4" w:space="0" w:color="auto"/>
              <w:left w:val="single" w:sz="4" w:space="0" w:color="auto"/>
              <w:bottom w:val="single" w:sz="4" w:space="0" w:color="auto"/>
              <w:right w:val="single" w:sz="6" w:space="0" w:color="auto"/>
            </w:tcBorders>
            <w:vAlign w:val="bottom"/>
          </w:tcPr>
          <w:p w14:paraId="15480ACF"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0" w14:textId="77777777" w:rsidR="001F3EEC" w:rsidRPr="009B3A0C" w:rsidRDefault="001F3EEC" w:rsidP="00802BAF">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1"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012" w:type="dxa"/>
            <w:tcBorders>
              <w:top w:val="single" w:sz="4" w:space="0" w:color="auto"/>
              <w:left w:val="single" w:sz="6" w:space="0" w:color="auto"/>
              <w:bottom w:val="single" w:sz="4" w:space="0" w:color="auto"/>
              <w:right w:val="single" w:sz="4" w:space="0" w:color="auto"/>
            </w:tcBorders>
            <w:vAlign w:val="bottom"/>
          </w:tcPr>
          <w:p w14:paraId="15480AD2"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860" w:type="dxa"/>
            <w:tcBorders>
              <w:top w:val="single" w:sz="4" w:space="0" w:color="auto"/>
              <w:bottom w:val="single" w:sz="4" w:space="0" w:color="auto"/>
              <w:right w:val="single" w:sz="6" w:space="0" w:color="auto"/>
            </w:tcBorders>
            <w:vAlign w:val="bottom"/>
          </w:tcPr>
          <w:p w14:paraId="15480AD3"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860" w:type="dxa"/>
            <w:tcBorders>
              <w:top w:val="single" w:sz="4" w:space="0" w:color="auto"/>
              <w:bottom w:val="single" w:sz="4" w:space="0" w:color="auto"/>
              <w:right w:val="single" w:sz="6" w:space="0" w:color="auto"/>
            </w:tcBorders>
            <w:vAlign w:val="bottom"/>
          </w:tcPr>
          <w:p w14:paraId="15480AD4"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318" w:type="dxa"/>
            <w:tcBorders>
              <w:top w:val="single" w:sz="4" w:space="0" w:color="auto"/>
              <w:left w:val="single" w:sz="6" w:space="0" w:color="auto"/>
              <w:bottom w:val="single" w:sz="4" w:space="0" w:color="auto"/>
            </w:tcBorders>
            <w:vAlign w:val="bottom"/>
          </w:tcPr>
          <w:p w14:paraId="15480AD5"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3102" w:type="dxa"/>
            <w:tcBorders>
              <w:top w:val="single" w:sz="4" w:space="0" w:color="auto"/>
              <w:left w:val="single" w:sz="6" w:space="0" w:color="auto"/>
              <w:bottom w:val="single" w:sz="4" w:space="0" w:color="auto"/>
              <w:right w:val="single" w:sz="4" w:space="0" w:color="auto"/>
            </w:tcBorders>
          </w:tcPr>
          <w:p w14:paraId="15480AD6"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5A2231" w:rsidRPr="009B3A0C" w14:paraId="15480AE3"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D8"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AD9"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ADA"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6" w:space="0" w:color="auto"/>
            </w:tcBorders>
            <w:vAlign w:val="bottom"/>
          </w:tcPr>
          <w:p w14:paraId="15480ADB"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tcPr>
          <w:p w14:paraId="15480ADC"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vAlign w:val="bottom"/>
          </w:tcPr>
          <w:p w14:paraId="15480ADD"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012" w:type="dxa"/>
            <w:tcBorders>
              <w:top w:val="single" w:sz="4" w:space="0" w:color="auto"/>
              <w:left w:val="single" w:sz="6" w:space="0" w:color="auto"/>
              <w:bottom w:val="single" w:sz="4" w:space="0" w:color="auto"/>
              <w:right w:val="single" w:sz="4" w:space="0" w:color="auto"/>
            </w:tcBorders>
            <w:vAlign w:val="bottom"/>
          </w:tcPr>
          <w:p w14:paraId="15480ADE"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DF"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E0"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318" w:type="dxa"/>
            <w:tcBorders>
              <w:top w:val="single" w:sz="4" w:space="0" w:color="auto"/>
              <w:left w:val="single" w:sz="6" w:space="0" w:color="auto"/>
              <w:bottom w:val="single" w:sz="4" w:space="0" w:color="auto"/>
            </w:tcBorders>
            <w:vAlign w:val="bottom"/>
          </w:tcPr>
          <w:p w14:paraId="15480AE1"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3102" w:type="dxa"/>
            <w:tcBorders>
              <w:top w:val="single" w:sz="4" w:space="0" w:color="auto"/>
              <w:left w:val="single" w:sz="6" w:space="0" w:color="auto"/>
              <w:bottom w:val="single" w:sz="4" w:space="0" w:color="auto"/>
              <w:right w:val="single" w:sz="4" w:space="0" w:color="auto"/>
            </w:tcBorders>
          </w:tcPr>
          <w:p w14:paraId="15480AE2"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r>
      <w:tr w:rsidR="004F10AE" w:rsidRPr="009B3A0C" w14:paraId="67F26DF4"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05C54CA8" w14:textId="793E201C" w:rsidR="004F10AE" w:rsidRPr="00607E62" w:rsidRDefault="004F10AE" w:rsidP="004F10AE">
            <w:pPr>
              <w:keepNext/>
              <w:tabs>
                <w:tab w:val="left" w:pos="540"/>
                <w:tab w:val="left" w:pos="900"/>
                <w:tab w:val="left" w:pos="3420"/>
              </w:tabs>
              <w:rPr>
                <w:ins w:id="1041" w:author="Alhabibi, Haider@Energy" w:date="2022-03-02T09:52:00Z"/>
                <w:rFonts w:ascii="Calibri" w:hAnsi="Calibri"/>
                <w:b/>
                <w:bCs/>
                <w:sz w:val="18"/>
                <w:szCs w:val="18"/>
                <w:rPrChange w:id="1042" w:author="Alhabibi, Haider@Energy" w:date="2022-03-02T10:06:00Z">
                  <w:rPr>
                    <w:ins w:id="1043" w:author="Alhabibi, Haider@Energy" w:date="2022-03-02T09:52:00Z"/>
                    <w:rFonts w:ascii="Calibri" w:hAnsi="Calibri"/>
                    <w:sz w:val="18"/>
                    <w:szCs w:val="18"/>
                  </w:rPr>
                </w:rPrChange>
              </w:rPr>
            </w:pPr>
            <w:r w:rsidRPr="00607E62">
              <w:rPr>
                <w:rFonts w:ascii="Calibri" w:hAnsi="Calibri"/>
                <w:b/>
                <w:bCs/>
                <w:sz w:val="18"/>
                <w:szCs w:val="18"/>
                <w:rPrChange w:id="1044" w:author="Alhabibi, Haider@Energy" w:date="2022-03-02T10:06:00Z">
                  <w:rPr>
                    <w:rFonts w:ascii="Calibri" w:hAnsi="Calibri"/>
                    <w:sz w:val="18"/>
                    <w:szCs w:val="18"/>
                  </w:rPr>
                </w:rPrChange>
              </w:rPr>
              <w:t>Note:</w:t>
            </w:r>
          </w:p>
          <w:p w14:paraId="5F62B8F9" w14:textId="37003A43" w:rsidR="00555A01" w:rsidRDefault="00555A01" w:rsidP="004F10AE">
            <w:pPr>
              <w:keepNext/>
              <w:tabs>
                <w:tab w:val="left" w:pos="540"/>
                <w:tab w:val="left" w:pos="900"/>
                <w:tab w:val="left" w:pos="3420"/>
              </w:tabs>
              <w:rPr>
                <w:rFonts w:ascii="Calibri" w:hAnsi="Calibri"/>
                <w:sz w:val="18"/>
                <w:szCs w:val="18"/>
              </w:rPr>
            </w:pPr>
            <w:ins w:id="1045" w:author="Alhabibi, Haider@Energy" w:date="2022-03-02T09:52:00Z">
              <w:r w:rsidRPr="00555A01">
                <w:rPr>
                  <w:rFonts w:ascii="Calibri" w:hAnsi="Calibri"/>
                  <w:sz w:val="18"/>
                  <w:szCs w:val="18"/>
                </w:rPr>
                <w:t>&lt;&lt;Static Text - see the top&gt;&gt;</w:t>
              </w:r>
            </w:ins>
          </w:p>
          <w:p w14:paraId="5DF7011C" w14:textId="6E5E56EA" w:rsidR="004F10AE" w:rsidRPr="00974B66" w:rsidRDefault="004F10AE">
            <w:pPr>
              <w:pStyle w:val="ListParagraph"/>
              <w:keepNext/>
              <w:tabs>
                <w:tab w:val="left" w:pos="540"/>
                <w:tab w:val="left" w:pos="900"/>
                <w:tab w:val="left" w:pos="3420"/>
              </w:tabs>
              <w:rPr>
                <w:rFonts w:ascii="Calibri" w:hAnsi="Calibri"/>
                <w:sz w:val="18"/>
                <w:szCs w:val="18"/>
              </w:rPr>
              <w:pPrChange w:id="1046" w:author="Alhabibi, Haider@Energy" w:date="2022-03-02T09:52:00Z">
                <w:pPr>
                  <w:pStyle w:val="ListParagraph"/>
                  <w:keepNext/>
                  <w:numPr>
                    <w:numId w:val="61"/>
                  </w:numPr>
                  <w:tabs>
                    <w:tab w:val="left" w:pos="540"/>
                    <w:tab w:val="left" w:pos="900"/>
                    <w:tab w:val="left" w:pos="3420"/>
                  </w:tabs>
                  <w:ind w:hanging="360"/>
                </w:pPr>
              </w:pPrChange>
            </w:pPr>
            <w:del w:id="1047" w:author="Alhabibi, Haider@Energy" w:date="2022-03-02T09:52:00Z">
              <w:r w:rsidRPr="00974B66" w:rsidDel="00555A01">
                <w:rPr>
                  <w:rFonts w:ascii="Calibri" w:hAnsi="Calibri"/>
                  <w:sz w:val="18"/>
                  <w:szCs w:val="18"/>
                </w:rPr>
                <w:delText xml:space="preserve">Where insulation is installed above the roofing membrane or above the layer used to seal the roof from water penetration the insulation shall have a maximum water absorption of 0.3 percent by volume when tested according to </w:delText>
              </w:r>
            </w:del>
            <w:ins w:id="1048" w:author="Shewmaker, Michael@Energy" w:date="2021-12-23T11:31:00Z">
              <w:del w:id="1049" w:author="Alhabibi, Haider@Energy" w:date="2022-03-02T09:52:00Z">
                <w:r w:rsidR="00B039C9" w:rsidDel="00555A01">
                  <w:rPr>
                    <w:rFonts w:ascii="Calibri" w:hAnsi="Calibri"/>
                    <w:sz w:val="18"/>
                    <w:szCs w:val="18"/>
                  </w:rPr>
                  <w:delText>American Society for Testing and Materials (</w:delText>
                </w:r>
              </w:del>
            </w:ins>
            <w:del w:id="1050" w:author="Alhabibi, Haider@Energy" w:date="2022-03-02T09:52:00Z">
              <w:r w:rsidRPr="00974B66" w:rsidDel="00555A01">
                <w:rPr>
                  <w:rFonts w:ascii="Calibri" w:hAnsi="Calibri"/>
                  <w:sz w:val="18"/>
                  <w:szCs w:val="18"/>
                </w:rPr>
                <w:delText>ASTM</w:delText>
              </w:r>
            </w:del>
            <w:ins w:id="1051" w:author="Shewmaker, Michael@Energy" w:date="2021-12-23T11:31:00Z">
              <w:del w:id="1052" w:author="Alhabibi, Haider@Energy" w:date="2022-03-02T09:52:00Z">
                <w:r w:rsidR="00B039C9" w:rsidDel="00555A01">
                  <w:rPr>
                    <w:rFonts w:ascii="Calibri" w:hAnsi="Calibri"/>
                    <w:sz w:val="18"/>
                    <w:szCs w:val="18"/>
                  </w:rPr>
                  <w:delText>)</w:delText>
                </w:r>
              </w:del>
            </w:ins>
            <w:del w:id="1053" w:author="Alhabibi, Haider@Energy" w:date="2022-03-02T09:52:00Z">
              <w:r w:rsidRPr="00974B66" w:rsidDel="00555A01">
                <w:rPr>
                  <w:rFonts w:ascii="Calibri" w:hAnsi="Calibri"/>
                  <w:sz w:val="18"/>
                  <w:szCs w:val="18"/>
                </w:rPr>
                <w:delText xml:space="preserve"> Standard C272.</w:delText>
              </w:r>
            </w:del>
          </w:p>
        </w:tc>
      </w:tr>
    </w:tbl>
    <w:p w14:paraId="15480AE4" w14:textId="77777777" w:rsidR="00057045" w:rsidRDefault="00057045"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15480B3C" w14:textId="26413A9E" w:rsidR="007D1C3E" w:rsidRDefault="007D1C3E"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p w14:paraId="2F728203" w14:textId="77777777" w:rsidR="007D1C3E" w:rsidRDefault="007D1C3E">
      <w:pPr>
        <w:rPr>
          <w:rFonts w:ascii="Calibri" w:hAnsi="Calibri"/>
          <w:sz w:val="20"/>
          <w:szCs w:val="18"/>
        </w:rPr>
      </w:pPr>
      <w:r>
        <w:rPr>
          <w:rFonts w:ascii="Calibri" w:hAnsi="Calibri"/>
          <w:sz w:val="20"/>
          <w:szCs w:val="18"/>
        </w:rPr>
        <w:br w:type="page"/>
      </w:r>
    </w:p>
    <w:tbl>
      <w:tblPr>
        <w:tblStyle w:val="TableGrid"/>
        <w:tblW w:w="14396" w:type="dxa"/>
        <w:tblLayout w:type="fixed"/>
        <w:tblLook w:val="04A0" w:firstRow="1" w:lastRow="0" w:firstColumn="1" w:lastColumn="0" w:noHBand="0" w:noVBand="1"/>
        <w:tblDescription w:val="&quot;"/>
      </w:tblPr>
      <w:tblGrid>
        <w:gridCol w:w="1094"/>
        <w:gridCol w:w="816"/>
        <w:gridCol w:w="931"/>
        <w:gridCol w:w="1025"/>
        <w:gridCol w:w="726"/>
        <w:gridCol w:w="700"/>
        <w:gridCol w:w="899"/>
        <w:gridCol w:w="1000"/>
        <w:gridCol w:w="899"/>
        <w:gridCol w:w="992"/>
        <w:gridCol w:w="708"/>
        <w:gridCol w:w="803"/>
        <w:gridCol w:w="899"/>
        <w:gridCol w:w="1000"/>
        <w:gridCol w:w="899"/>
        <w:gridCol w:w="994"/>
        <w:gridCol w:w="11"/>
      </w:tblGrid>
      <w:tr w:rsidR="00CD2494" w:rsidRPr="00332AB6" w14:paraId="214A21EB" w14:textId="77777777" w:rsidTr="003B64A0">
        <w:trPr>
          <w:trHeight w:val="216"/>
          <w:tblHeader/>
        </w:trPr>
        <w:tc>
          <w:tcPr>
            <w:tcW w:w="14396" w:type="dxa"/>
            <w:gridSpan w:val="17"/>
          </w:tcPr>
          <w:p w14:paraId="516ECB82" w14:textId="0089A40B" w:rsidR="00CD2494" w:rsidRDefault="00CD2494" w:rsidP="00451F30">
            <w:pPr>
              <w:rPr>
                <w:rFonts w:asciiTheme="minorHAnsi" w:hAnsiTheme="minorHAnsi"/>
                <w:sz w:val="20"/>
                <w:szCs w:val="18"/>
              </w:rPr>
            </w:pPr>
            <w:r w:rsidRPr="00CD2494">
              <w:rPr>
                <w:rFonts w:asciiTheme="minorHAnsi" w:hAnsiTheme="minorHAnsi"/>
                <w:b/>
                <w:sz w:val="20"/>
                <w:szCs w:val="18"/>
              </w:rPr>
              <w:lastRenderedPageBreak/>
              <w:t xml:space="preserve">D. </w:t>
            </w:r>
            <w:del w:id="1054" w:author="Shewmaker, Michael@Energy" w:date="2022-01-03T16:16:00Z">
              <w:r w:rsidRPr="00CD2494" w:rsidDel="00596C30">
                <w:rPr>
                  <w:rFonts w:asciiTheme="minorHAnsi" w:hAnsiTheme="minorHAnsi"/>
                  <w:b/>
                  <w:sz w:val="20"/>
                  <w:szCs w:val="18"/>
                </w:rPr>
                <w:delText>Opaque Surface</w:delText>
              </w:r>
            </w:del>
            <w:ins w:id="1055" w:author="Shewmaker, Michael@Energy" w:date="2022-01-03T16:16:00Z">
              <w:r w:rsidR="00596C30">
                <w:rPr>
                  <w:rFonts w:asciiTheme="minorHAnsi" w:hAnsiTheme="minorHAnsi"/>
                  <w:b/>
                  <w:sz w:val="20"/>
                  <w:szCs w:val="18"/>
                </w:rPr>
                <w:t>Building Insulation</w:t>
              </w:r>
            </w:ins>
            <w:r w:rsidRPr="00CD2494">
              <w:rPr>
                <w:rFonts w:asciiTheme="minorHAnsi" w:hAnsiTheme="minorHAnsi"/>
                <w:b/>
                <w:sz w:val="20"/>
                <w:szCs w:val="18"/>
              </w:rPr>
              <w:t xml:space="preserve"> Details – Mass Walls </w:t>
            </w:r>
            <w:r w:rsidRPr="00CD2494">
              <w:rPr>
                <w:rFonts w:asciiTheme="minorHAnsi" w:hAnsiTheme="minorHAnsi"/>
                <w:sz w:val="20"/>
                <w:szCs w:val="18"/>
              </w:rPr>
              <w:t>(</w:t>
            </w:r>
            <w:ins w:id="1056" w:author="Shewmaker, Michael@Energy" w:date="2021-12-23T12:08:00Z">
              <w:r w:rsidR="00A3529B">
                <w:rPr>
                  <w:rFonts w:asciiTheme="minorHAnsi" w:hAnsiTheme="minorHAnsi"/>
                  <w:sz w:val="20"/>
                  <w:szCs w:val="18"/>
                </w:rPr>
                <w:t xml:space="preserve">Section </w:t>
              </w:r>
            </w:ins>
            <w:r w:rsidRPr="00CD2494">
              <w:rPr>
                <w:rFonts w:asciiTheme="minorHAnsi" w:hAnsiTheme="minorHAnsi"/>
                <w:sz w:val="20"/>
                <w:szCs w:val="18"/>
              </w:rPr>
              <w:t>150.1(c)1Bii)</w:t>
            </w:r>
          </w:p>
          <w:p w14:paraId="096C15F5" w14:textId="77777777" w:rsidR="00CD2494" w:rsidRDefault="00CD2494" w:rsidP="00CD2494">
            <w:pPr>
              <w:rPr>
                <w:rFonts w:asciiTheme="minorHAnsi" w:eastAsia="Calibri" w:hAnsiTheme="minorHAnsi"/>
                <w:sz w:val="20"/>
              </w:rPr>
            </w:pPr>
            <w:r>
              <w:rPr>
                <w:rFonts w:asciiTheme="minorHAnsi" w:eastAsia="Calibri" w:hAnsiTheme="minorHAnsi"/>
                <w:sz w:val="20"/>
              </w:rPr>
              <w:t>&lt;&lt;if A13 = one of the items in the following list:</w:t>
            </w:r>
          </w:p>
          <w:p w14:paraId="129312D3" w14:textId="77777777" w:rsidR="00CD2494" w:rsidRDefault="00CD2494" w:rsidP="00CD2494">
            <w:pPr>
              <w:rPr>
                <w:rFonts w:asciiTheme="minorHAnsi" w:eastAsia="Calibri" w:hAnsiTheme="minorHAnsi"/>
                <w:sz w:val="20"/>
              </w:rPr>
            </w:pPr>
            <w:r>
              <w:rPr>
                <w:rFonts w:asciiTheme="minorHAnsi" w:eastAsia="Calibri" w:hAnsiTheme="minorHAnsi"/>
                <w:sz w:val="20"/>
              </w:rPr>
              <w:t>*Addition ≤ 300 ft2</w:t>
            </w:r>
          </w:p>
          <w:p w14:paraId="2F45F2AF" w14:textId="77777777" w:rsidR="00CD2494" w:rsidRDefault="00CD2494" w:rsidP="00CD2494">
            <w:pPr>
              <w:rPr>
                <w:rFonts w:asciiTheme="minorHAnsi" w:eastAsia="Calibri" w:hAnsiTheme="minorHAnsi"/>
                <w:sz w:val="20"/>
              </w:rPr>
            </w:pPr>
            <w:r>
              <w:rPr>
                <w:rFonts w:asciiTheme="minorHAnsi" w:eastAsia="Calibri" w:hAnsiTheme="minorHAnsi"/>
                <w:sz w:val="20"/>
              </w:rPr>
              <w:t>*Addition &gt; 300 to ≤ 400 ft2</w:t>
            </w:r>
          </w:p>
          <w:p w14:paraId="297BE8BC" w14:textId="39235834" w:rsidR="00CD2494" w:rsidRDefault="00CD2494" w:rsidP="00CD2494">
            <w:pPr>
              <w:rPr>
                <w:rFonts w:asciiTheme="minorHAnsi" w:eastAsia="Calibri" w:hAnsiTheme="minorHAnsi"/>
                <w:sz w:val="20"/>
              </w:rPr>
            </w:pPr>
            <w:r>
              <w:rPr>
                <w:rFonts w:asciiTheme="minorHAnsi" w:eastAsia="Calibri" w:hAnsiTheme="minorHAnsi"/>
                <w:sz w:val="20"/>
              </w:rPr>
              <w:t>*Addition &gt; 400 to ≤ 700 ft2</w:t>
            </w:r>
          </w:p>
          <w:p w14:paraId="736D80F8" w14:textId="77777777" w:rsidR="00DD28E1" w:rsidRPr="00DE2647" w:rsidRDefault="00DD28E1" w:rsidP="00DD28E1">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4AF9A98C" w14:textId="77777777" w:rsidR="00DD28E1" w:rsidRPr="00DE2647" w:rsidRDefault="00DD28E1" w:rsidP="00DD28E1">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66EA38A6" w14:textId="77777777" w:rsidR="00DD28E1" w:rsidRPr="00DE2647" w:rsidRDefault="00DD28E1" w:rsidP="00DD28E1">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428C1B83" w14:textId="77777777" w:rsidR="00DD28E1" w:rsidRPr="00DE2647" w:rsidRDefault="00DD28E1" w:rsidP="00DD28E1">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66C45B38" w14:textId="0F8BB0D3" w:rsidR="00AF54B3" w:rsidRDefault="00CD2494" w:rsidP="00CD2494">
            <w:pPr>
              <w:rPr>
                <w:rFonts w:asciiTheme="minorHAnsi" w:eastAsia="Calibri" w:hAnsiTheme="minorHAnsi"/>
                <w:sz w:val="20"/>
              </w:rPr>
            </w:pPr>
            <w:r>
              <w:rPr>
                <w:rFonts w:asciiTheme="minorHAnsi" w:eastAsia="Calibri" w:hAnsiTheme="minorHAnsi"/>
                <w:sz w:val="20"/>
              </w:rPr>
              <w:t>*Addition &gt; 700 to ≤ 1,000 ft2 then display this section</w:t>
            </w:r>
            <w:r w:rsidR="00C81BA9">
              <w:rPr>
                <w:rFonts w:asciiTheme="minorHAnsi" w:eastAsia="Calibri" w:hAnsiTheme="minorHAnsi"/>
                <w:sz w:val="20"/>
              </w:rPr>
              <w:t xml:space="preserve"> but entry is optional,</w:t>
            </w:r>
          </w:p>
          <w:p w14:paraId="4BF56C57" w14:textId="07E6EB84" w:rsidR="00CD2494" w:rsidRPr="00CD2494" w:rsidRDefault="00CD2494">
            <w:pPr>
              <w:rPr>
                <w:rFonts w:asciiTheme="minorHAnsi" w:hAnsiTheme="minorHAnsi"/>
                <w:sz w:val="18"/>
                <w:szCs w:val="18"/>
              </w:rPr>
            </w:pPr>
            <w:r>
              <w:rPr>
                <w:rFonts w:asciiTheme="minorHAnsi" w:eastAsia="Calibri" w:hAnsiTheme="minorHAnsi"/>
                <w:sz w:val="20"/>
              </w:rPr>
              <w:t xml:space="preserve"> else display the standard “This Section Does Not Apply” message&gt;&gt;</w:t>
            </w:r>
          </w:p>
        </w:tc>
      </w:tr>
      <w:tr w:rsidR="00CD2494" w:rsidRPr="00332AB6" w14:paraId="22EFA48A" w14:textId="77777777" w:rsidTr="003B64A0">
        <w:trPr>
          <w:gridAfter w:val="1"/>
          <w:wAfter w:w="11" w:type="dxa"/>
          <w:trHeight w:val="232"/>
        </w:trPr>
        <w:tc>
          <w:tcPr>
            <w:tcW w:w="1094" w:type="dxa"/>
            <w:vAlign w:val="bottom"/>
          </w:tcPr>
          <w:p w14:paraId="340405D2"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01</w:t>
            </w:r>
          </w:p>
        </w:tc>
        <w:tc>
          <w:tcPr>
            <w:tcW w:w="816" w:type="dxa"/>
            <w:vAlign w:val="bottom"/>
          </w:tcPr>
          <w:p w14:paraId="19600DC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02</w:t>
            </w:r>
          </w:p>
        </w:tc>
        <w:tc>
          <w:tcPr>
            <w:tcW w:w="931" w:type="dxa"/>
            <w:vAlign w:val="bottom"/>
          </w:tcPr>
          <w:p w14:paraId="14FD3F8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03</w:t>
            </w:r>
          </w:p>
        </w:tc>
        <w:tc>
          <w:tcPr>
            <w:tcW w:w="1025" w:type="dxa"/>
            <w:vAlign w:val="bottom"/>
          </w:tcPr>
          <w:p w14:paraId="527A9BF2"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04</w:t>
            </w:r>
          </w:p>
        </w:tc>
        <w:tc>
          <w:tcPr>
            <w:tcW w:w="726" w:type="dxa"/>
            <w:vAlign w:val="bottom"/>
          </w:tcPr>
          <w:p w14:paraId="44BD697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05</w:t>
            </w:r>
          </w:p>
        </w:tc>
        <w:tc>
          <w:tcPr>
            <w:tcW w:w="700" w:type="dxa"/>
            <w:vAlign w:val="bottom"/>
          </w:tcPr>
          <w:p w14:paraId="31837F7A"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06</w:t>
            </w:r>
          </w:p>
        </w:tc>
        <w:tc>
          <w:tcPr>
            <w:tcW w:w="899" w:type="dxa"/>
            <w:vAlign w:val="bottom"/>
          </w:tcPr>
          <w:p w14:paraId="1CBE3A39"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07</w:t>
            </w:r>
          </w:p>
        </w:tc>
        <w:tc>
          <w:tcPr>
            <w:tcW w:w="1000" w:type="dxa"/>
            <w:vAlign w:val="bottom"/>
          </w:tcPr>
          <w:p w14:paraId="48CC5A73"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08</w:t>
            </w:r>
          </w:p>
        </w:tc>
        <w:tc>
          <w:tcPr>
            <w:tcW w:w="899" w:type="dxa"/>
            <w:vAlign w:val="bottom"/>
          </w:tcPr>
          <w:p w14:paraId="62B6BB0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09</w:t>
            </w:r>
          </w:p>
        </w:tc>
        <w:tc>
          <w:tcPr>
            <w:tcW w:w="992" w:type="dxa"/>
            <w:vAlign w:val="bottom"/>
          </w:tcPr>
          <w:p w14:paraId="1731DFCD"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10</w:t>
            </w:r>
          </w:p>
        </w:tc>
        <w:tc>
          <w:tcPr>
            <w:tcW w:w="708" w:type="dxa"/>
          </w:tcPr>
          <w:p w14:paraId="6F63704B"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11</w:t>
            </w:r>
          </w:p>
        </w:tc>
        <w:tc>
          <w:tcPr>
            <w:tcW w:w="803" w:type="dxa"/>
          </w:tcPr>
          <w:p w14:paraId="54D7EF9F"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12</w:t>
            </w:r>
          </w:p>
        </w:tc>
        <w:tc>
          <w:tcPr>
            <w:tcW w:w="899" w:type="dxa"/>
            <w:vAlign w:val="bottom"/>
          </w:tcPr>
          <w:p w14:paraId="7B1082B2"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13</w:t>
            </w:r>
          </w:p>
        </w:tc>
        <w:tc>
          <w:tcPr>
            <w:tcW w:w="1000" w:type="dxa"/>
            <w:vAlign w:val="bottom"/>
          </w:tcPr>
          <w:p w14:paraId="4372E1FF"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14</w:t>
            </w:r>
          </w:p>
        </w:tc>
        <w:tc>
          <w:tcPr>
            <w:tcW w:w="899" w:type="dxa"/>
            <w:vAlign w:val="bottom"/>
          </w:tcPr>
          <w:p w14:paraId="2954CCE1"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15</w:t>
            </w:r>
          </w:p>
        </w:tc>
        <w:tc>
          <w:tcPr>
            <w:tcW w:w="994" w:type="dxa"/>
            <w:vAlign w:val="bottom"/>
          </w:tcPr>
          <w:p w14:paraId="3544940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16</w:t>
            </w:r>
          </w:p>
        </w:tc>
      </w:tr>
      <w:tr w:rsidR="00CD2494" w:rsidRPr="00AD2F3D" w14:paraId="57D04707" w14:textId="77777777" w:rsidTr="003B64A0">
        <w:trPr>
          <w:trHeight w:val="216"/>
        </w:trPr>
        <w:tc>
          <w:tcPr>
            <w:tcW w:w="1094" w:type="dxa"/>
            <w:vMerge w:val="restart"/>
            <w:vAlign w:val="bottom"/>
          </w:tcPr>
          <w:p w14:paraId="5E880D5C"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Tag/ID</w:t>
            </w:r>
          </w:p>
        </w:tc>
        <w:tc>
          <w:tcPr>
            <w:tcW w:w="816" w:type="dxa"/>
            <w:vMerge w:val="restart"/>
            <w:vAlign w:val="bottom"/>
          </w:tcPr>
          <w:p w14:paraId="24756A59"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Above or Below Grade?</w:t>
            </w:r>
          </w:p>
        </w:tc>
        <w:tc>
          <w:tcPr>
            <w:tcW w:w="8683" w:type="dxa"/>
            <w:gridSpan w:val="10"/>
            <w:vAlign w:val="bottom"/>
          </w:tcPr>
          <w:p w14:paraId="477DAFB3" w14:textId="77777777" w:rsidR="00CD2494" w:rsidRPr="00CD2494" w:rsidRDefault="00CD2494" w:rsidP="00451F30">
            <w:pPr>
              <w:jc w:val="center"/>
              <w:rPr>
                <w:rFonts w:asciiTheme="minorHAnsi" w:hAnsiTheme="minorHAnsi"/>
                <w:b/>
                <w:sz w:val="18"/>
                <w:szCs w:val="18"/>
              </w:rPr>
            </w:pPr>
            <w:r w:rsidRPr="00CD2494">
              <w:rPr>
                <w:rFonts w:asciiTheme="minorHAnsi" w:hAnsiTheme="minorHAnsi"/>
                <w:b/>
                <w:sz w:val="18"/>
                <w:szCs w:val="18"/>
              </w:rPr>
              <w:t>Proposed</w:t>
            </w:r>
          </w:p>
        </w:tc>
        <w:tc>
          <w:tcPr>
            <w:tcW w:w="3803" w:type="dxa"/>
            <w:gridSpan w:val="5"/>
            <w:vAlign w:val="bottom"/>
          </w:tcPr>
          <w:p w14:paraId="3BCA37ED" w14:textId="77777777" w:rsidR="00CD2494" w:rsidRPr="00CD2494" w:rsidRDefault="00CD2494" w:rsidP="00451F30">
            <w:pPr>
              <w:jc w:val="center"/>
              <w:rPr>
                <w:rFonts w:asciiTheme="minorHAnsi" w:hAnsiTheme="minorHAnsi"/>
                <w:b/>
                <w:sz w:val="18"/>
                <w:szCs w:val="18"/>
              </w:rPr>
            </w:pPr>
            <w:r w:rsidRPr="00CD2494">
              <w:rPr>
                <w:rFonts w:asciiTheme="minorHAnsi" w:hAnsiTheme="minorHAnsi"/>
                <w:b/>
                <w:sz w:val="18"/>
                <w:szCs w:val="18"/>
              </w:rPr>
              <w:t>Required</w:t>
            </w:r>
          </w:p>
        </w:tc>
      </w:tr>
      <w:tr w:rsidR="00CD2494" w:rsidRPr="00332AB6" w14:paraId="16619ECF" w14:textId="77777777" w:rsidTr="003B64A0">
        <w:trPr>
          <w:trHeight w:val="340"/>
        </w:trPr>
        <w:tc>
          <w:tcPr>
            <w:tcW w:w="1094" w:type="dxa"/>
            <w:vMerge/>
            <w:vAlign w:val="bottom"/>
          </w:tcPr>
          <w:p w14:paraId="6C41BFC4" w14:textId="77777777" w:rsidR="00CD2494" w:rsidRPr="00CD2494" w:rsidRDefault="00CD2494" w:rsidP="00451F30">
            <w:pPr>
              <w:jc w:val="center"/>
              <w:rPr>
                <w:rFonts w:asciiTheme="minorHAnsi" w:hAnsiTheme="minorHAnsi"/>
                <w:sz w:val="18"/>
                <w:szCs w:val="18"/>
              </w:rPr>
            </w:pPr>
          </w:p>
        </w:tc>
        <w:tc>
          <w:tcPr>
            <w:tcW w:w="816" w:type="dxa"/>
            <w:vMerge/>
            <w:vAlign w:val="bottom"/>
          </w:tcPr>
          <w:p w14:paraId="3166B572" w14:textId="77777777" w:rsidR="00CD2494" w:rsidRPr="00CD2494" w:rsidRDefault="00CD2494" w:rsidP="00451F30">
            <w:pPr>
              <w:jc w:val="center"/>
              <w:rPr>
                <w:rFonts w:asciiTheme="minorHAnsi" w:hAnsiTheme="minorHAnsi"/>
                <w:sz w:val="18"/>
                <w:szCs w:val="18"/>
              </w:rPr>
            </w:pPr>
          </w:p>
        </w:tc>
        <w:tc>
          <w:tcPr>
            <w:tcW w:w="931" w:type="dxa"/>
            <w:vMerge w:val="restart"/>
            <w:vAlign w:val="bottom"/>
          </w:tcPr>
          <w:p w14:paraId="4C4B97FA"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Mass Type</w:t>
            </w:r>
          </w:p>
        </w:tc>
        <w:tc>
          <w:tcPr>
            <w:tcW w:w="1025" w:type="dxa"/>
            <w:vMerge w:val="restart"/>
            <w:vAlign w:val="bottom"/>
          </w:tcPr>
          <w:p w14:paraId="0B122931"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Mass Thickness (inches)</w:t>
            </w:r>
          </w:p>
        </w:tc>
        <w:tc>
          <w:tcPr>
            <w:tcW w:w="1426" w:type="dxa"/>
            <w:gridSpan w:val="2"/>
            <w:vAlign w:val="bottom"/>
          </w:tcPr>
          <w:p w14:paraId="52C2E855" w14:textId="7C2586AC" w:rsidR="00CD2494" w:rsidRPr="00CD2494" w:rsidRDefault="00C33D8C" w:rsidP="00451F30">
            <w:pPr>
              <w:jc w:val="center"/>
              <w:rPr>
                <w:rFonts w:asciiTheme="minorHAnsi" w:hAnsiTheme="minorHAnsi"/>
                <w:sz w:val="18"/>
                <w:szCs w:val="18"/>
              </w:rPr>
            </w:pPr>
            <w:ins w:id="1057" w:author="Shewmaker, Michael@Energy" w:date="2021-12-23T11:37:00Z">
              <w:r>
                <w:rPr>
                  <w:rFonts w:asciiTheme="minorHAnsi" w:hAnsiTheme="minorHAnsi"/>
                  <w:sz w:val="18"/>
                  <w:szCs w:val="18"/>
                </w:rPr>
                <w:t xml:space="preserve">Joint </w:t>
              </w:r>
            </w:ins>
            <w:r w:rsidR="00CD2494" w:rsidRPr="00CD2494">
              <w:rPr>
                <w:rFonts w:asciiTheme="minorHAnsi" w:hAnsiTheme="minorHAnsi"/>
                <w:sz w:val="18"/>
                <w:szCs w:val="18"/>
              </w:rPr>
              <w:t>Appendix JA4 Reference</w:t>
            </w:r>
          </w:p>
        </w:tc>
        <w:tc>
          <w:tcPr>
            <w:tcW w:w="1899" w:type="dxa"/>
            <w:gridSpan w:val="2"/>
            <w:vAlign w:val="bottom"/>
          </w:tcPr>
          <w:p w14:paraId="1A57F32D"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Exterior Insulation</w:t>
            </w:r>
          </w:p>
        </w:tc>
        <w:tc>
          <w:tcPr>
            <w:tcW w:w="1891" w:type="dxa"/>
            <w:gridSpan w:val="2"/>
            <w:vAlign w:val="bottom"/>
          </w:tcPr>
          <w:p w14:paraId="3B18C736"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Interior Insulation</w:t>
            </w:r>
          </w:p>
        </w:tc>
        <w:tc>
          <w:tcPr>
            <w:tcW w:w="1511" w:type="dxa"/>
            <w:gridSpan w:val="2"/>
          </w:tcPr>
          <w:p w14:paraId="409F2F7E" w14:textId="6B6B5670" w:rsidR="00CD2494" w:rsidRPr="00CD2494" w:rsidRDefault="00C33D8C" w:rsidP="00451F30">
            <w:pPr>
              <w:jc w:val="center"/>
              <w:rPr>
                <w:rFonts w:asciiTheme="minorHAnsi" w:hAnsiTheme="minorHAnsi"/>
                <w:sz w:val="18"/>
                <w:szCs w:val="18"/>
              </w:rPr>
            </w:pPr>
            <w:ins w:id="1058" w:author="Shewmaker, Michael@Energy" w:date="2021-12-23T11:37:00Z">
              <w:r>
                <w:rPr>
                  <w:rFonts w:asciiTheme="minorHAnsi" w:hAnsiTheme="minorHAnsi"/>
                  <w:sz w:val="18"/>
                  <w:szCs w:val="18"/>
                </w:rPr>
                <w:t xml:space="preserve">Joint </w:t>
              </w:r>
            </w:ins>
            <w:r w:rsidR="00CD2494" w:rsidRPr="00CD2494">
              <w:rPr>
                <w:rFonts w:asciiTheme="minorHAnsi" w:hAnsiTheme="minorHAnsi"/>
                <w:sz w:val="18"/>
                <w:szCs w:val="18"/>
              </w:rPr>
              <w:t>Appendix JA4 Reference</w:t>
            </w:r>
          </w:p>
        </w:tc>
        <w:tc>
          <w:tcPr>
            <w:tcW w:w="1899" w:type="dxa"/>
            <w:gridSpan w:val="2"/>
            <w:vAlign w:val="bottom"/>
          </w:tcPr>
          <w:p w14:paraId="35EDDC8D"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Exterior Insulation</w:t>
            </w:r>
          </w:p>
        </w:tc>
        <w:tc>
          <w:tcPr>
            <w:tcW w:w="1904" w:type="dxa"/>
            <w:gridSpan w:val="3"/>
            <w:vAlign w:val="bottom"/>
          </w:tcPr>
          <w:p w14:paraId="0132D6A8"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Interior Insulation</w:t>
            </w:r>
          </w:p>
        </w:tc>
      </w:tr>
      <w:tr w:rsidR="00CD2494" w14:paraId="5DD1F6AE" w14:textId="77777777" w:rsidTr="003B64A0">
        <w:trPr>
          <w:gridAfter w:val="1"/>
          <w:wAfter w:w="11" w:type="dxa"/>
          <w:trHeight w:val="340"/>
        </w:trPr>
        <w:tc>
          <w:tcPr>
            <w:tcW w:w="1094" w:type="dxa"/>
            <w:vMerge/>
            <w:vAlign w:val="bottom"/>
          </w:tcPr>
          <w:p w14:paraId="3A163262" w14:textId="77777777" w:rsidR="00CD2494" w:rsidRPr="00CD2494" w:rsidRDefault="00CD2494" w:rsidP="00451F30">
            <w:pPr>
              <w:jc w:val="center"/>
              <w:rPr>
                <w:rFonts w:asciiTheme="minorHAnsi" w:hAnsiTheme="minorHAnsi"/>
                <w:sz w:val="18"/>
                <w:szCs w:val="18"/>
              </w:rPr>
            </w:pPr>
          </w:p>
        </w:tc>
        <w:tc>
          <w:tcPr>
            <w:tcW w:w="816" w:type="dxa"/>
            <w:vMerge/>
            <w:vAlign w:val="bottom"/>
          </w:tcPr>
          <w:p w14:paraId="0097AE03" w14:textId="77777777" w:rsidR="00CD2494" w:rsidRPr="00CD2494" w:rsidRDefault="00CD2494" w:rsidP="00451F30">
            <w:pPr>
              <w:jc w:val="center"/>
              <w:rPr>
                <w:rFonts w:asciiTheme="minorHAnsi" w:hAnsiTheme="minorHAnsi"/>
                <w:sz w:val="18"/>
                <w:szCs w:val="18"/>
              </w:rPr>
            </w:pPr>
          </w:p>
        </w:tc>
        <w:tc>
          <w:tcPr>
            <w:tcW w:w="931" w:type="dxa"/>
            <w:vMerge/>
            <w:vAlign w:val="bottom"/>
          </w:tcPr>
          <w:p w14:paraId="55FB6123" w14:textId="77777777" w:rsidR="00CD2494" w:rsidRPr="00CD2494" w:rsidRDefault="00CD2494" w:rsidP="00451F30">
            <w:pPr>
              <w:jc w:val="center"/>
              <w:rPr>
                <w:rFonts w:asciiTheme="minorHAnsi" w:hAnsiTheme="minorHAnsi"/>
                <w:sz w:val="18"/>
                <w:szCs w:val="18"/>
              </w:rPr>
            </w:pPr>
          </w:p>
        </w:tc>
        <w:tc>
          <w:tcPr>
            <w:tcW w:w="1025" w:type="dxa"/>
            <w:vMerge/>
            <w:vAlign w:val="bottom"/>
          </w:tcPr>
          <w:p w14:paraId="27CA5076" w14:textId="77777777" w:rsidR="00CD2494" w:rsidRPr="00CD2494" w:rsidRDefault="00CD2494" w:rsidP="00451F30">
            <w:pPr>
              <w:jc w:val="center"/>
              <w:rPr>
                <w:rFonts w:asciiTheme="minorHAnsi" w:hAnsiTheme="minorHAnsi"/>
                <w:sz w:val="18"/>
                <w:szCs w:val="18"/>
              </w:rPr>
            </w:pPr>
          </w:p>
        </w:tc>
        <w:tc>
          <w:tcPr>
            <w:tcW w:w="726" w:type="dxa"/>
            <w:vAlign w:val="bottom"/>
          </w:tcPr>
          <w:p w14:paraId="177D8E8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Table</w:t>
            </w:r>
          </w:p>
        </w:tc>
        <w:tc>
          <w:tcPr>
            <w:tcW w:w="700" w:type="dxa"/>
            <w:vAlign w:val="bottom"/>
          </w:tcPr>
          <w:p w14:paraId="46D13B04"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Cell</w:t>
            </w:r>
          </w:p>
        </w:tc>
        <w:tc>
          <w:tcPr>
            <w:tcW w:w="899" w:type="dxa"/>
            <w:vAlign w:val="bottom"/>
          </w:tcPr>
          <w:p w14:paraId="63D1D2DB"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1000" w:type="dxa"/>
            <w:vAlign w:val="bottom"/>
          </w:tcPr>
          <w:p w14:paraId="03930390"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c>
          <w:tcPr>
            <w:tcW w:w="899" w:type="dxa"/>
            <w:vAlign w:val="bottom"/>
          </w:tcPr>
          <w:p w14:paraId="39FC6349"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992" w:type="dxa"/>
            <w:vAlign w:val="bottom"/>
          </w:tcPr>
          <w:p w14:paraId="2279B54C"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c>
          <w:tcPr>
            <w:tcW w:w="708" w:type="dxa"/>
            <w:vAlign w:val="bottom"/>
          </w:tcPr>
          <w:p w14:paraId="322CECEB"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Table</w:t>
            </w:r>
          </w:p>
        </w:tc>
        <w:tc>
          <w:tcPr>
            <w:tcW w:w="803" w:type="dxa"/>
            <w:vAlign w:val="bottom"/>
          </w:tcPr>
          <w:p w14:paraId="0089B1B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Cell</w:t>
            </w:r>
          </w:p>
        </w:tc>
        <w:tc>
          <w:tcPr>
            <w:tcW w:w="899" w:type="dxa"/>
            <w:vAlign w:val="bottom"/>
          </w:tcPr>
          <w:p w14:paraId="3D7371C1"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1000" w:type="dxa"/>
            <w:vAlign w:val="bottom"/>
          </w:tcPr>
          <w:p w14:paraId="10DFBC6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c>
          <w:tcPr>
            <w:tcW w:w="899" w:type="dxa"/>
            <w:vAlign w:val="bottom"/>
          </w:tcPr>
          <w:p w14:paraId="724B7EB3"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994" w:type="dxa"/>
            <w:vAlign w:val="bottom"/>
          </w:tcPr>
          <w:p w14:paraId="55489D93"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r>
      <w:tr w:rsidR="00CD2494" w:rsidRPr="00F93E5B" w14:paraId="38D188A3" w14:textId="77777777" w:rsidTr="003B64A0">
        <w:trPr>
          <w:gridAfter w:val="1"/>
          <w:wAfter w:w="11" w:type="dxa"/>
          <w:trHeight w:val="5432"/>
        </w:trPr>
        <w:tc>
          <w:tcPr>
            <w:tcW w:w="1094" w:type="dxa"/>
          </w:tcPr>
          <w:p w14:paraId="5AF148BA"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ObjectNamePermissive</w:t>
            </w:r>
            <w:proofErr w:type="spellEnd"/>
            <w:r w:rsidRPr="00CD2494">
              <w:rPr>
                <w:rFonts w:asciiTheme="minorHAnsi" w:hAnsiTheme="minorHAnsi"/>
                <w:sz w:val="18"/>
                <w:szCs w:val="18"/>
              </w:rPr>
              <w:t>&gt;&gt;</w:t>
            </w:r>
          </w:p>
        </w:tc>
        <w:tc>
          <w:tcPr>
            <w:tcW w:w="816" w:type="dxa"/>
          </w:tcPr>
          <w:p w14:paraId="757FE767"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w:t>
            </w:r>
            <w:proofErr w:type="gramStart"/>
            <w:r w:rsidRPr="00CD2494">
              <w:rPr>
                <w:rFonts w:asciiTheme="minorHAnsi" w:hAnsiTheme="minorHAnsi"/>
                <w:sz w:val="18"/>
                <w:szCs w:val="18"/>
              </w:rPr>
              <w:t>User</w:t>
            </w:r>
            <w:proofErr w:type="gramEnd"/>
            <w:r w:rsidRPr="00CD2494">
              <w:rPr>
                <w:rFonts w:asciiTheme="minorHAnsi" w:hAnsiTheme="minorHAnsi"/>
                <w:sz w:val="18"/>
                <w:szCs w:val="18"/>
              </w:rPr>
              <w:t xml:space="preserve"> select from list: *Above Grade; or *Below Grade&gt;&gt;</w:t>
            </w:r>
          </w:p>
        </w:tc>
        <w:tc>
          <w:tcPr>
            <w:tcW w:w="931" w:type="dxa"/>
          </w:tcPr>
          <w:p w14:paraId="46DD4078"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selects from list:</w:t>
            </w:r>
          </w:p>
          <w:p w14:paraId="30FF24B8" w14:textId="30906676" w:rsidR="00CD2494" w:rsidRPr="00CD2494" w:rsidRDefault="00CD2494" w:rsidP="004478B4">
            <w:pPr>
              <w:rPr>
                <w:rFonts w:asciiTheme="minorHAnsi" w:hAnsiTheme="minorHAnsi"/>
                <w:sz w:val="18"/>
                <w:szCs w:val="18"/>
              </w:rPr>
            </w:pPr>
            <w:r w:rsidRPr="00CD2494">
              <w:rPr>
                <w:rFonts w:asciiTheme="minorHAnsi" w:hAnsiTheme="minorHAnsi"/>
                <w:sz w:val="18"/>
                <w:szCs w:val="18"/>
              </w:rPr>
              <w:t>*Clay Brick, *Clay Hollow Unit, *CMU Light Weight, *CMU Medium Weight, *CMU Normal Weight, *Concrete</w:t>
            </w:r>
          </w:p>
        </w:tc>
        <w:tc>
          <w:tcPr>
            <w:tcW w:w="1025" w:type="dxa"/>
          </w:tcPr>
          <w:p w14:paraId="47307A9D"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DecimalNonnegative&gt;&gt;</w:t>
            </w:r>
          </w:p>
        </w:tc>
        <w:tc>
          <w:tcPr>
            <w:tcW w:w="726" w:type="dxa"/>
          </w:tcPr>
          <w:p w14:paraId="29DCB5B9"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JA_TableID</w:t>
            </w:r>
            <w:proofErr w:type="spellEnd"/>
            <w:r w:rsidRPr="00CD2494">
              <w:rPr>
                <w:rFonts w:asciiTheme="minorHAnsi" w:hAnsiTheme="minorHAnsi"/>
                <w:sz w:val="18"/>
                <w:szCs w:val="18"/>
              </w:rPr>
              <w:t>&gt;&gt;</w:t>
            </w:r>
          </w:p>
        </w:tc>
        <w:tc>
          <w:tcPr>
            <w:tcW w:w="700" w:type="dxa"/>
          </w:tcPr>
          <w:p w14:paraId="13344823"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JA_TableCell</w:t>
            </w:r>
            <w:proofErr w:type="spellEnd"/>
            <w:r w:rsidRPr="00CD2494">
              <w:rPr>
                <w:rFonts w:asciiTheme="minorHAnsi" w:hAnsiTheme="minorHAnsi"/>
                <w:sz w:val="18"/>
                <w:szCs w:val="18"/>
              </w:rPr>
              <w:t>&gt;&gt;</w:t>
            </w:r>
          </w:p>
        </w:tc>
        <w:tc>
          <w:tcPr>
            <w:tcW w:w="899" w:type="dxa"/>
          </w:tcPr>
          <w:p w14:paraId="57C01698"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1000" w:type="dxa"/>
          </w:tcPr>
          <w:p w14:paraId="7F2FA1AD"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899" w:type="dxa"/>
          </w:tcPr>
          <w:p w14:paraId="615A6F98"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992" w:type="dxa"/>
          </w:tcPr>
          <w:p w14:paraId="6577FCE6"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708" w:type="dxa"/>
          </w:tcPr>
          <w:p w14:paraId="472DE5DC"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JA_TableID</w:t>
            </w:r>
            <w:proofErr w:type="spellEnd"/>
            <w:r w:rsidRPr="00CD2494">
              <w:rPr>
                <w:rFonts w:asciiTheme="minorHAnsi" w:hAnsiTheme="minorHAnsi"/>
                <w:sz w:val="18"/>
                <w:szCs w:val="18"/>
              </w:rPr>
              <w:t>&gt;&gt;</w:t>
            </w:r>
          </w:p>
        </w:tc>
        <w:tc>
          <w:tcPr>
            <w:tcW w:w="803" w:type="dxa"/>
          </w:tcPr>
          <w:p w14:paraId="46D80EC0"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JA_TableCell</w:t>
            </w:r>
            <w:proofErr w:type="spellEnd"/>
            <w:r w:rsidRPr="00CD2494">
              <w:rPr>
                <w:rFonts w:asciiTheme="minorHAnsi" w:hAnsiTheme="minorHAnsi"/>
                <w:sz w:val="18"/>
                <w:szCs w:val="18"/>
              </w:rPr>
              <w:t>&gt;&gt;</w:t>
            </w:r>
          </w:p>
        </w:tc>
        <w:tc>
          <w:tcPr>
            <w:tcW w:w="899" w:type="dxa"/>
          </w:tcPr>
          <w:p w14:paraId="69BAAFD1"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1000" w:type="dxa"/>
          </w:tcPr>
          <w:p w14:paraId="39F7DD7C"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899" w:type="dxa"/>
          </w:tcPr>
          <w:p w14:paraId="74F8C1D9" w14:textId="1521CD70"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994" w:type="dxa"/>
          </w:tcPr>
          <w:p w14:paraId="06319FF1" w14:textId="67235A92"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r>
      <w:tr w:rsidR="00CD2494" w:rsidRPr="00F93E5B" w14:paraId="2D92E287" w14:textId="77777777" w:rsidTr="003B64A0">
        <w:trPr>
          <w:trHeight w:val="288"/>
        </w:trPr>
        <w:tc>
          <w:tcPr>
            <w:tcW w:w="14396" w:type="dxa"/>
            <w:gridSpan w:val="17"/>
          </w:tcPr>
          <w:p w14:paraId="0EB30D07" w14:textId="77777777" w:rsidR="003B64A0" w:rsidRDefault="00CD2494" w:rsidP="00451F30">
            <w:r w:rsidRPr="00CD2494">
              <w:rPr>
                <w:rFonts w:asciiTheme="minorHAnsi" w:hAnsiTheme="minorHAnsi"/>
                <w:b/>
                <w:sz w:val="18"/>
                <w:szCs w:val="18"/>
              </w:rPr>
              <w:t>Note</w:t>
            </w:r>
            <w:r w:rsidRPr="00CD2494">
              <w:rPr>
                <w:rFonts w:asciiTheme="minorHAnsi" w:hAnsiTheme="minorHAnsi"/>
                <w:sz w:val="18"/>
                <w:szCs w:val="18"/>
              </w:rPr>
              <w:t xml:space="preserve">: </w:t>
            </w:r>
            <w:del w:id="1059" w:author="Alhabibi, Haider@Energy" w:date="2022-03-02T09:54:00Z">
              <w:r w:rsidRPr="00CD2494" w:rsidDel="00110A85">
                <w:rPr>
                  <w:rFonts w:asciiTheme="minorHAnsi" w:hAnsiTheme="minorHAnsi"/>
                  <w:sz w:val="18"/>
                  <w:szCs w:val="18"/>
                </w:rPr>
                <w:delText xml:space="preserve">When insulation is added to the outside of a mass wall and/or when the inside is furred and insulated, the performance data may be adjusted using Equation 4-4 in the </w:delText>
              </w:r>
            </w:del>
            <w:ins w:id="1060" w:author="Shewmaker, Michael@Energy" w:date="2021-12-23T12:08:00Z">
              <w:del w:id="1061" w:author="Alhabibi, Haider@Energy" w:date="2022-03-02T09:54:00Z">
                <w:r w:rsidR="00A3529B" w:rsidDel="00110A85">
                  <w:rPr>
                    <w:rFonts w:asciiTheme="minorHAnsi" w:hAnsiTheme="minorHAnsi"/>
                    <w:sz w:val="18"/>
                    <w:szCs w:val="18"/>
                  </w:rPr>
                  <w:delText xml:space="preserve">Reference Appendices, </w:delText>
                </w:r>
              </w:del>
            </w:ins>
            <w:del w:id="1062" w:author="Alhabibi, Haider@Energy" w:date="2022-03-02T09:54:00Z">
              <w:r w:rsidRPr="00CD2494" w:rsidDel="00110A85">
                <w:rPr>
                  <w:rFonts w:asciiTheme="minorHAnsi" w:hAnsiTheme="minorHAnsi"/>
                  <w:sz w:val="18"/>
                  <w:szCs w:val="18"/>
                </w:rPr>
                <w:delText>Joint Appendices</w:delText>
              </w:r>
            </w:del>
            <w:ins w:id="1063" w:author="Shewmaker, Michael@Energy" w:date="2021-12-23T12:08:00Z">
              <w:del w:id="1064" w:author="Alhabibi, Haider@Energy" w:date="2022-03-02T09:54:00Z">
                <w:r w:rsidR="00A3529B" w:rsidDel="00110A85">
                  <w:rPr>
                    <w:rFonts w:asciiTheme="minorHAnsi" w:hAnsiTheme="minorHAnsi"/>
                    <w:sz w:val="18"/>
                    <w:szCs w:val="18"/>
                  </w:rPr>
                  <w:delText>Appendix, JA4</w:delText>
                </w:r>
              </w:del>
            </w:ins>
            <w:del w:id="1065" w:author="Alhabibi, Haider@Energy" w:date="2022-03-02T09:54:00Z">
              <w:r w:rsidRPr="00CD2494" w:rsidDel="00110A85">
                <w:rPr>
                  <w:rFonts w:asciiTheme="minorHAnsi" w:hAnsiTheme="minorHAnsi"/>
                  <w:sz w:val="18"/>
                  <w:szCs w:val="18"/>
                </w:rPr>
                <w:delText>.</w:delText>
              </w:r>
            </w:del>
            <w:ins w:id="1066" w:author="Alhabibi, Haider@Energy" w:date="2022-03-02T09:54:00Z">
              <w:r w:rsidR="00B5283F">
                <w:t xml:space="preserve"> </w:t>
              </w:r>
            </w:ins>
          </w:p>
          <w:p w14:paraId="604AB872" w14:textId="0031B9D7" w:rsidR="00CD2494" w:rsidRPr="00CD2494" w:rsidRDefault="00B5283F" w:rsidP="00451F30">
            <w:pPr>
              <w:rPr>
                <w:rFonts w:asciiTheme="minorHAnsi" w:hAnsiTheme="minorHAnsi"/>
                <w:sz w:val="18"/>
                <w:szCs w:val="18"/>
              </w:rPr>
            </w:pPr>
            <w:ins w:id="1067" w:author="Alhabibi, Haider@Energy" w:date="2022-03-02T09:54:00Z">
              <w:r w:rsidRPr="00B5283F">
                <w:rPr>
                  <w:rFonts w:asciiTheme="minorHAnsi" w:hAnsiTheme="minorHAnsi"/>
                  <w:sz w:val="18"/>
                  <w:szCs w:val="18"/>
                </w:rPr>
                <w:t>&lt;&lt;Static Text - see the top&gt;&gt;</w:t>
              </w:r>
            </w:ins>
          </w:p>
        </w:tc>
      </w:tr>
    </w:tbl>
    <w:p w14:paraId="68A53DD0" w14:textId="77777777" w:rsidR="003116BB" w:rsidRDefault="003116BB"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99"/>
        <w:gridCol w:w="1441"/>
        <w:gridCol w:w="1440"/>
        <w:gridCol w:w="1440"/>
        <w:gridCol w:w="1440"/>
        <w:gridCol w:w="5630"/>
      </w:tblGrid>
      <w:tr w:rsidR="003116BB" w:rsidRPr="009B3A0C" w14:paraId="15480B43" w14:textId="77777777" w:rsidTr="007342D0">
        <w:trPr>
          <w:cantSplit/>
          <w:trHeight w:val="317"/>
        </w:trPr>
        <w:tc>
          <w:tcPr>
            <w:tcW w:w="14390" w:type="dxa"/>
            <w:gridSpan w:val="6"/>
            <w:tcBorders>
              <w:top w:val="single" w:sz="4" w:space="0" w:color="auto"/>
              <w:left w:val="single" w:sz="4" w:space="0" w:color="auto"/>
              <w:bottom w:val="single" w:sz="6" w:space="0" w:color="auto"/>
              <w:right w:val="single" w:sz="4" w:space="0" w:color="auto"/>
            </w:tcBorders>
            <w:shd w:val="clear" w:color="auto" w:fill="auto"/>
          </w:tcPr>
          <w:p w14:paraId="15480B3D" w14:textId="3D7AFB78" w:rsidR="00E512E4" w:rsidRPr="0037735E" w:rsidRDefault="005C2B1E" w:rsidP="007342D0">
            <w:pPr>
              <w:keepNext/>
              <w:rPr>
                <w:rFonts w:ascii="Calibri" w:eastAsia="Calibri" w:hAnsi="Calibri"/>
                <w:b/>
                <w:sz w:val="20"/>
                <w:szCs w:val="20"/>
              </w:rPr>
            </w:pPr>
            <w:r w:rsidRPr="00E0019E">
              <w:rPr>
                <w:rFonts w:ascii="Calibri" w:hAnsi="Calibri"/>
                <w:b/>
                <w:sz w:val="22"/>
              </w:rPr>
              <w:t>E.</w:t>
            </w:r>
            <w:r w:rsidR="00B50AFC" w:rsidRPr="00E0019E">
              <w:rPr>
                <w:rFonts w:ascii="Calibri" w:hAnsi="Calibri"/>
                <w:b/>
                <w:vanish/>
                <w:sz w:val="22"/>
              </w:rPr>
              <w:br w:type="page"/>
            </w:r>
            <w:del w:id="1068" w:author="Shewmaker, Michael@Energy" w:date="2021-12-23T11:41:00Z">
              <w:r w:rsidR="004A5E91" w:rsidRPr="00E0019E" w:rsidDel="00A76265">
                <w:rPr>
                  <w:rFonts w:ascii="Calibri" w:hAnsi="Calibri"/>
                  <w:b/>
                  <w:vanish/>
                  <w:sz w:val="18"/>
                  <w:szCs w:val="20"/>
                </w:rPr>
                <w:delText>E.</w:delText>
              </w:r>
            </w:del>
            <w:r w:rsidR="004A5E91" w:rsidRPr="00E0019E">
              <w:rPr>
                <w:rFonts w:ascii="Calibri" w:hAnsi="Calibri"/>
                <w:b/>
                <w:sz w:val="18"/>
                <w:szCs w:val="20"/>
              </w:rPr>
              <w:t xml:space="preserve"> </w:t>
            </w:r>
            <w:r w:rsidR="004A5E91" w:rsidRPr="0037735E">
              <w:rPr>
                <w:rFonts w:ascii="Calibri" w:hAnsi="Calibri"/>
                <w:b/>
                <w:sz w:val="20"/>
                <w:szCs w:val="20"/>
              </w:rPr>
              <w:t xml:space="preserve">Slab </w:t>
            </w:r>
            <w:proofErr w:type="gramStart"/>
            <w:ins w:id="1069" w:author="Shewmaker, Michael@Energy" w:date="2022-01-03T16:16:00Z">
              <w:r w:rsidR="00596C30">
                <w:rPr>
                  <w:rFonts w:ascii="Calibri" w:hAnsi="Calibri"/>
                  <w:b/>
                  <w:sz w:val="20"/>
                  <w:szCs w:val="20"/>
                </w:rPr>
                <w:t>On</w:t>
              </w:r>
              <w:proofErr w:type="gramEnd"/>
              <w:r w:rsidR="00596C30">
                <w:rPr>
                  <w:rFonts w:ascii="Calibri" w:hAnsi="Calibri"/>
                  <w:b/>
                  <w:sz w:val="20"/>
                  <w:szCs w:val="20"/>
                </w:rPr>
                <w:t xml:space="preserve"> Grade/Concrete Raised Floor </w:t>
              </w:r>
            </w:ins>
            <w:r w:rsidR="004A5E91" w:rsidRPr="0037735E">
              <w:rPr>
                <w:rFonts w:ascii="Calibri" w:hAnsi="Calibri"/>
                <w:b/>
                <w:sz w:val="20"/>
                <w:szCs w:val="20"/>
              </w:rPr>
              <w:t>Insulation</w:t>
            </w:r>
            <w:r w:rsidR="00CF1F39">
              <w:rPr>
                <w:rFonts w:ascii="Calibri" w:hAnsi="Calibri"/>
                <w:b/>
                <w:sz w:val="20"/>
                <w:szCs w:val="20"/>
              </w:rPr>
              <w:t xml:space="preserve"> (Table 150.1-A)</w:t>
            </w:r>
          </w:p>
          <w:p w14:paraId="15480B3E" w14:textId="13637389" w:rsidR="00EE5A33" w:rsidRDefault="00EE5A33" w:rsidP="007342D0">
            <w:pPr>
              <w:rPr>
                <w:rFonts w:asciiTheme="minorHAnsi" w:eastAsia="Calibri" w:hAnsiTheme="minorHAnsi"/>
                <w:sz w:val="20"/>
              </w:rPr>
            </w:pPr>
            <w:r>
              <w:rPr>
                <w:rFonts w:asciiTheme="minorHAnsi" w:eastAsia="Calibri" w:hAnsiTheme="minorHAnsi"/>
                <w:sz w:val="20"/>
              </w:rPr>
              <w:t>&lt;&lt;if</w:t>
            </w:r>
            <w:r w:rsidR="00C81BA9">
              <w:rPr>
                <w:rFonts w:asciiTheme="minorHAnsi" w:eastAsia="Calibri" w:hAnsiTheme="minorHAnsi"/>
                <w:sz w:val="20"/>
              </w:rPr>
              <w:t xml:space="preserve"> A12 &gt; 0</w:t>
            </w:r>
            <w:r>
              <w:rPr>
                <w:rFonts w:asciiTheme="minorHAnsi" w:eastAsia="Calibri" w:hAnsiTheme="minorHAnsi"/>
                <w:sz w:val="20"/>
              </w:rPr>
              <w:t xml:space="preserve"> </w:t>
            </w:r>
            <w:r w:rsidR="00C81BA9">
              <w:rPr>
                <w:rFonts w:asciiTheme="minorHAnsi" w:eastAsia="Calibri" w:hAnsiTheme="minorHAnsi"/>
                <w:sz w:val="20"/>
              </w:rPr>
              <w:t xml:space="preserve">AND </w:t>
            </w:r>
            <w:r>
              <w:rPr>
                <w:rFonts w:asciiTheme="minorHAnsi" w:eastAsia="Calibri" w:hAnsiTheme="minorHAnsi"/>
                <w:sz w:val="20"/>
              </w:rPr>
              <w:t>A13 = one of the items in the following list:</w:t>
            </w:r>
          </w:p>
          <w:p w14:paraId="15480B3F" w14:textId="77777777" w:rsidR="00EE5A33" w:rsidRDefault="00EE5A33" w:rsidP="007342D0">
            <w:pPr>
              <w:rPr>
                <w:rFonts w:asciiTheme="minorHAnsi" w:eastAsia="Calibri" w:hAnsiTheme="minorHAnsi"/>
                <w:sz w:val="20"/>
              </w:rPr>
            </w:pPr>
            <w:r>
              <w:rPr>
                <w:rFonts w:asciiTheme="minorHAnsi" w:eastAsia="Calibri" w:hAnsiTheme="minorHAnsi"/>
                <w:sz w:val="20"/>
              </w:rPr>
              <w:t>*Addition ≤ 300 ft2</w:t>
            </w:r>
          </w:p>
          <w:p w14:paraId="15480B40" w14:textId="77777777" w:rsidR="00EE5A33" w:rsidRDefault="00EE5A33" w:rsidP="007342D0">
            <w:pPr>
              <w:rPr>
                <w:rFonts w:asciiTheme="minorHAnsi" w:eastAsia="Calibri" w:hAnsiTheme="minorHAnsi"/>
                <w:sz w:val="20"/>
              </w:rPr>
            </w:pPr>
            <w:r>
              <w:rPr>
                <w:rFonts w:asciiTheme="minorHAnsi" w:eastAsia="Calibri" w:hAnsiTheme="minorHAnsi"/>
                <w:sz w:val="20"/>
              </w:rPr>
              <w:t>*Addition &gt; 300 to ≤ 400 ft2</w:t>
            </w:r>
          </w:p>
          <w:p w14:paraId="689543CC" w14:textId="77777777" w:rsidR="00303BEF" w:rsidRDefault="00EE5A33" w:rsidP="007342D0">
            <w:pPr>
              <w:rPr>
                <w:rFonts w:asciiTheme="minorHAnsi" w:eastAsia="Calibri" w:hAnsiTheme="minorHAnsi"/>
                <w:sz w:val="20"/>
              </w:rPr>
            </w:pPr>
            <w:r>
              <w:rPr>
                <w:rFonts w:asciiTheme="minorHAnsi" w:eastAsia="Calibri" w:hAnsiTheme="minorHAnsi"/>
                <w:sz w:val="20"/>
              </w:rPr>
              <w:t>*Addition &gt; 400 to ≤ 700 ft2</w:t>
            </w:r>
          </w:p>
          <w:p w14:paraId="0F8D5A13" w14:textId="301D215A" w:rsidR="00303BEF" w:rsidRPr="00DE2647" w:rsidRDefault="00303BEF" w:rsidP="007342D0">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3CC55203" w14:textId="77777777" w:rsidR="00303BEF" w:rsidRPr="00DE2647" w:rsidRDefault="00303BEF" w:rsidP="007342D0">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78E7FF06" w14:textId="77777777" w:rsidR="00303BEF" w:rsidRPr="00DE2647" w:rsidRDefault="00303BEF" w:rsidP="007342D0">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772F8362" w14:textId="77777777" w:rsidR="00303BEF" w:rsidRPr="00DE2647" w:rsidRDefault="00303BEF" w:rsidP="007342D0">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1969AD13" w14:textId="4E35B168" w:rsidR="00AF54B3" w:rsidRDefault="00B50AFC" w:rsidP="007342D0">
            <w:pPr>
              <w:keepNext/>
              <w:rPr>
                <w:rFonts w:asciiTheme="minorHAnsi" w:eastAsia="Calibri" w:hAnsiTheme="minorHAnsi"/>
                <w:sz w:val="20"/>
              </w:rPr>
            </w:pPr>
            <w:r w:rsidRPr="00B50AFC">
              <w:rPr>
                <w:rFonts w:asciiTheme="minorHAnsi" w:eastAsia="Calibri" w:hAnsiTheme="minorHAnsi"/>
                <w:sz w:val="20"/>
              </w:rPr>
              <w:t xml:space="preserve">*Addition &gt; 700 to ≤ 1,000 ft2 then display this </w:t>
            </w:r>
            <w:proofErr w:type="gramStart"/>
            <w:r w:rsidRPr="00B50AFC">
              <w:rPr>
                <w:rFonts w:asciiTheme="minorHAnsi" w:eastAsia="Calibri" w:hAnsiTheme="minorHAnsi"/>
                <w:sz w:val="20"/>
              </w:rPr>
              <w:t>section</w:t>
            </w:r>
            <w:r w:rsidR="00AF54B3">
              <w:rPr>
                <w:rFonts w:asciiTheme="minorHAnsi" w:eastAsia="Calibri" w:hAnsiTheme="minorHAnsi"/>
                <w:sz w:val="20"/>
              </w:rPr>
              <w:t>;</w:t>
            </w:r>
            <w:proofErr w:type="gramEnd"/>
            <w:r w:rsidRPr="00B50AFC">
              <w:rPr>
                <w:rFonts w:asciiTheme="minorHAnsi" w:eastAsia="Calibri" w:hAnsiTheme="minorHAnsi"/>
                <w:sz w:val="20"/>
              </w:rPr>
              <w:t xml:space="preserve"> </w:t>
            </w:r>
          </w:p>
          <w:p w14:paraId="15480B42" w14:textId="7CE3C336" w:rsidR="00E512E4" w:rsidRDefault="00B50AFC" w:rsidP="007342D0">
            <w:pPr>
              <w:keepNext/>
              <w:rPr>
                <w:rFonts w:ascii="Calibri" w:hAnsi="Calibri"/>
                <w:b/>
                <w:sz w:val="22"/>
                <w:szCs w:val="22"/>
              </w:rPr>
            </w:pPr>
            <w:r w:rsidRPr="00B50AFC">
              <w:rPr>
                <w:rFonts w:asciiTheme="minorHAnsi" w:eastAsia="Calibri" w:hAnsiTheme="minorHAnsi"/>
                <w:sz w:val="20"/>
              </w:rPr>
              <w:t>else display the standard “This Section Does Not Apply” message</w:t>
            </w:r>
            <w:r w:rsidR="004A5E91">
              <w:rPr>
                <w:rFonts w:asciiTheme="minorHAnsi" w:eastAsia="Calibri" w:hAnsiTheme="minorHAnsi"/>
                <w:sz w:val="20"/>
              </w:rPr>
              <w:t>&gt;&gt;</w:t>
            </w:r>
          </w:p>
        </w:tc>
      </w:tr>
      <w:tr w:rsidR="003116BB" w:rsidRPr="009B3A0C" w14:paraId="15480B4A" w14:textId="77777777" w:rsidTr="007342D0">
        <w:trPr>
          <w:cantSplit/>
          <w:trHeight w:val="237"/>
        </w:trPr>
        <w:tc>
          <w:tcPr>
            <w:tcW w:w="2999" w:type="dxa"/>
            <w:tcBorders>
              <w:top w:val="single" w:sz="6" w:space="0" w:color="auto"/>
              <w:left w:val="single" w:sz="4" w:space="0" w:color="auto"/>
              <w:bottom w:val="single" w:sz="6" w:space="0" w:color="auto"/>
            </w:tcBorders>
            <w:vAlign w:val="bottom"/>
          </w:tcPr>
          <w:p w14:paraId="15480B44"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01</w:t>
            </w:r>
          </w:p>
        </w:tc>
        <w:tc>
          <w:tcPr>
            <w:tcW w:w="1441" w:type="dxa"/>
            <w:tcBorders>
              <w:top w:val="single" w:sz="6" w:space="0" w:color="auto"/>
              <w:bottom w:val="single" w:sz="6" w:space="0" w:color="auto"/>
            </w:tcBorders>
            <w:vAlign w:val="bottom"/>
          </w:tcPr>
          <w:p w14:paraId="15480B45"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02</w:t>
            </w:r>
          </w:p>
        </w:tc>
        <w:tc>
          <w:tcPr>
            <w:tcW w:w="1440" w:type="dxa"/>
            <w:tcBorders>
              <w:top w:val="single" w:sz="6" w:space="0" w:color="auto"/>
              <w:bottom w:val="single" w:sz="6" w:space="0" w:color="auto"/>
            </w:tcBorders>
            <w:vAlign w:val="bottom"/>
          </w:tcPr>
          <w:p w14:paraId="15480B46"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03</w:t>
            </w:r>
          </w:p>
        </w:tc>
        <w:tc>
          <w:tcPr>
            <w:tcW w:w="1440" w:type="dxa"/>
            <w:tcBorders>
              <w:top w:val="single" w:sz="6" w:space="0" w:color="auto"/>
              <w:bottom w:val="single" w:sz="6" w:space="0" w:color="auto"/>
            </w:tcBorders>
            <w:vAlign w:val="bottom"/>
          </w:tcPr>
          <w:p w14:paraId="15480B47"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04</w:t>
            </w:r>
          </w:p>
        </w:tc>
        <w:tc>
          <w:tcPr>
            <w:tcW w:w="1440" w:type="dxa"/>
            <w:tcBorders>
              <w:top w:val="single" w:sz="6" w:space="0" w:color="auto"/>
              <w:bottom w:val="single" w:sz="6" w:space="0" w:color="auto"/>
            </w:tcBorders>
            <w:vAlign w:val="bottom"/>
          </w:tcPr>
          <w:p w14:paraId="15480B48"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05</w:t>
            </w:r>
          </w:p>
        </w:tc>
        <w:tc>
          <w:tcPr>
            <w:tcW w:w="5630" w:type="dxa"/>
            <w:tcBorders>
              <w:top w:val="single" w:sz="6" w:space="0" w:color="auto"/>
              <w:bottom w:val="single" w:sz="6" w:space="0" w:color="auto"/>
              <w:right w:val="single" w:sz="4" w:space="0" w:color="auto"/>
            </w:tcBorders>
            <w:vAlign w:val="bottom"/>
          </w:tcPr>
          <w:p w14:paraId="15480B49"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06</w:t>
            </w:r>
          </w:p>
        </w:tc>
      </w:tr>
      <w:tr w:rsidR="003116BB" w:rsidRPr="009B3A0C" w14:paraId="15480B4F" w14:textId="77777777" w:rsidTr="007342D0">
        <w:trPr>
          <w:cantSplit/>
          <w:trHeight w:val="288"/>
        </w:trPr>
        <w:tc>
          <w:tcPr>
            <w:tcW w:w="2999" w:type="dxa"/>
            <w:vMerge w:val="restart"/>
            <w:tcBorders>
              <w:top w:val="single" w:sz="6" w:space="0" w:color="auto"/>
              <w:left w:val="single" w:sz="4" w:space="0" w:color="auto"/>
              <w:bottom w:val="single" w:sz="6" w:space="0" w:color="auto"/>
            </w:tcBorders>
            <w:vAlign w:val="bottom"/>
          </w:tcPr>
          <w:p w14:paraId="15480B4B" w14:textId="77777777" w:rsidR="003116BB" w:rsidRPr="009B3A0C" w:rsidRDefault="003116BB" w:rsidP="007342D0">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1" w:type="dxa"/>
            <w:gridSpan w:val="2"/>
            <w:tcBorders>
              <w:top w:val="single" w:sz="6" w:space="0" w:color="auto"/>
              <w:bottom w:val="single" w:sz="6" w:space="0" w:color="auto"/>
            </w:tcBorders>
            <w:vAlign w:val="bottom"/>
          </w:tcPr>
          <w:p w14:paraId="15480B4C" w14:textId="77777777" w:rsidR="003116BB" w:rsidRPr="009B3A0C" w:rsidRDefault="003116BB" w:rsidP="007342D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880" w:type="dxa"/>
            <w:gridSpan w:val="2"/>
            <w:tcBorders>
              <w:top w:val="single" w:sz="6" w:space="0" w:color="auto"/>
              <w:bottom w:val="single" w:sz="6" w:space="0" w:color="auto"/>
            </w:tcBorders>
            <w:vAlign w:val="bottom"/>
          </w:tcPr>
          <w:p w14:paraId="15480B4D" w14:textId="77777777" w:rsidR="003116BB" w:rsidRDefault="003116BB" w:rsidP="007342D0">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630" w:type="dxa"/>
            <w:vMerge w:val="restart"/>
            <w:tcBorders>
              <w:top w:val="single" w:sz="6" w:space="0" w:color="auto"/>
              <w:bottom w:val="single" w:sz="6" w:space="0" w:color="auto"/>
              <w:right w:val="single" w:sz="4" w:space="0" w:color="auto"/>
            </w:tcBorders>
            <w:vAlign w:val="bottom"/>
          </w:tcPr>
          <w:p w14:paraId="15480B4E" w14:textId="77777777" w:rsidR="003116BB" w:rsidRPr="009B3A0C" w:rsidRDefault="003116BB" w:rsidP="007342D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3116BB" w:rsidRPr="009B3A0C" w14:paraId="15480B56" w14:textId="77777777" w:rsidTr="007342D0">
        <w:trPr>
          <w:cantSplit/>
          <w:trHeight w:val="288"/>
        </w:trPr>
        <w:tc>
          <w:tcPr>
            <w:tcW w:w="2999" w:type="dxa"/>
            <w:vMerge/>
            <w:tcBorders>
              <w:top w:val="single" w:sz="6" w:space="0" w:color="auto"/>
              <w:left w:val="single" w:sz="4" w:space="0" w:color="auto"/>
              <w:bottom w:val="single" w:sz="6" w:space="0" w:color="auto"/>
            </w:tcBorders>
            <w:vAlign w:val="bottom"/>
          </w:tcPr>
          <w:p w14:paraId="15480B50" w14:textId="77777777" w:rsidR="003116BB" w:rsidRPr="009B3A0C" w:rsidRDefault="003116BB" w:rsidP="007342D0">
            <w:pPr>
              <w:keepNext/>
              <w:tabs>
                <w:tab w:val="left" w:pos="540"/>
                <w:tab w:val="left" w:pos="900"/>
                <w:tab w:val="left" w:pos="3420"/>
              </w:tabs>
              <w:jc w:val="center"/>
              <w:rPr>
                <w:rFonts w:ascii="Calibri" w:hAnsi="Calibri"/>
                <w:sz w:val="18"/>
                <w:szCs w:val="18"/>
              </w:rPr>
            </w:pPr>
          </w:p>
        </w:tc>
        <w:tc>
          <w:tcPr>
            <w:tcW w:w="1441" w:type="dxa"/>
            <w:tcBorders>
              <w:top w:val="single" w:sz="6" w:space="0" w:color="auto"/>
              <w:bottom w:val="single" w:sz="6" w:space="0" w:color="auto"/>
            </w:tcBorders>
            <w:vAlign w:val="bottom"/>
          </w:tcPr>
          <w:p w14:paraId="350CE24D" w14:textId="77777777" w:rsidR="002B562D" w:rsidRDefault="002B562D" w:rsidP="007342D0">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B51" w14:textId="5E927E87" w:rsidR="003116BB" w:rsidRDefault="003116BB" w:rsidP="007342D0">
            <w:pPr>
              <w:keepNext/>
              <w:tabs>
                <w:tab w:val="left" w:pos="540"/>
                <w:tab w:val="left" w:pos="900"/>
                <w:tab w:val="left" w:pos="3420"/>
              </w:tabs>
              <w:jc w:val="center"/>
              <w:rPr>
                <w:rFonts w:ascii="Calibri" w:hAnsi="Calibri"/>
                <w:sz w:val="18"/>
                <w:szCs w:val="18"/>
              </w:rPr>
            </w:pPr>
            <w:r>
              <w:rPr>
                <w:rFonts w:ascii="Calibri" w:hAnsi="Calibri"/>
                <w:sz w:val="18"/>
                <w:szCs w:val="18"/>
              </w:rPr>
              <w:t>R</w:t>
            </w:r>
            <w:r w:rsidRPr="009B3A0C">
              <w:rPr>
                <w:rFonts w:ascii="Calibri" w:hAnsi="Calibri"/>
                <w:sz w:val="18"/>
                <w:szCs w:val="18"/>
              </w:rPr>
              <w:t>-value</w:t>
            </w:r>
          </w:p>
        </w:tc>
        <w:tc>
          <w:tcPr>
            <w:tcW w:w="1440" w:type="dxa"/>
            <w:tcBorders>
              <w:top w:val="single" w:sz="6" w:space="0" w:color="auto"/>
              <w:bottom w:val="single" w:sz="6" w:space="0" w:color="auto"/>
            </w:tcBorders>
            <w:vAlign w:val="bottom"/>
          </w:tcPr>
          <w:p w14:paraId="51333DA9" w14:textId="77777777" w:rsidR="002B562D" w:rsidRDefault="002B562D" w:rsidP="007342D0">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B52" w14:textId="49EE2CA3" w:rsidR="003116BB" w:rsidRDefault="003116BB" w:rsidP="007342D0">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440" w:type="dxa"/>
            <w:tcBorders>
              <w:top w:val="single" w:sz="6" w:space="0" w:color="auto"/>
              <w:bottom w:val="single" w:sz="6" w:space="0" w:color="auto"/>
            </w:tcBorders>
            <w:vAlign w:val="bottom"/>
          </w:tcPr>
          <w:p w14:paraId="15480B53" w14:textId="77777777" w:rsidR="003116BB" w:rsidRDefault="003116BB" w:rsidP="007342D0">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40" w:type="dxa"/>
            <w:tcBorders>
              <w:top w:val="single" w:sz="6" w:space="0" w:color="auto"/>
              <w:bottom w:val="single" w:sz="6" w:space="0" w:color="auto"/>
            </w:tcBorders>
            <w:vAlign w:val="bottom"/>
          </w:tcPr>
          <w:p w14:paraId="15480B54" w14:textId="77777777" w:rsidR="003116BB" w:rsidRDefault="003116BB" w:rsidP="007342D0">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630" w:type="dxa"/>
            <w:vMerge/>
            <w:tcBorders>
              <w:top w:val="single" w:sz="6" w:space="0" w:color="auto"/>
              <w:bottom w:val="single" w:sz="6" w:space="0" w:color="auto"/>
              <w:right w:val="single" w:sz="4" w:space="0" w:color="auto"/>
            </w:tcBorders>
            <w:vAlign w:val="bottom"/>
          </w:tcPr>
          <w:p w14:paraId="15480B55" w14:textId="77777777" w:rsidR="003116BB" w:rsidRDefault="003116BB" w:rsidP="007342D0">
            <w:pPr>
              <w:keepNext/>
              <w:tabs>
                <w:tab w:val="left" w:pos="540"/>
                <w:tab w:val="left" w:pos="900"/>
                <w:tab w:val="left" w:pos="3420"/>
              </w:tabs>
              <w:jc w:val="center"/>
              <w:rPr>
                <w:rFonts w:ascii="Calibri" w:hAnsi="Calibri"/>
                <w:sz w:val="18"/>
                <w:szCs w:val="18"/>
              </w:rPr>
            </w:pPr>
          </w:p>
        </w:tc>
      </w:tr>
      <w:tr w:rsidR="00CC2F8D" w:rsidRPr="009B3A0C" w14:paraId="15480B5D" w14:textId="77777777" w:rsidTr="007342D0">
        <w:trPr>
          <w:cantSplit/>
          <w:trHeight w:val="320"/>
        </w:trPr>
        <w:tc>
          <w:tcPr>
            <w:tcW w:w="2999" w:type="dxa"/>
            <w:tcBorders>
              <w:top w:val="single" w:sz="6" w:space="0" w:color="auto"/>
              <w:left w:val="single" w:sz="4" w:space="0" w:color="auto"/>
              <w:bottom w:val="single" w:sz="6" w:space="0" w:color="auto"/>
            </w:tcBorders>
            <w:vAlign w:val="bottom"/>
          </w:tcPr>
          <w:p w14:paraId="15480B57" w14:textId="3F4A744A" w:rsidR="00CC2F8D" w:rsidRPr="006A69BB"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&lt;&lt;User selects from list: </w:t>
            </w:r>
            <w:r w:rsidRPr="00C068EC">
              <w:rPr>
                <w:rFonts w:ascii="Calibri" w:hAnsi="Calibri"/>
                <w:sz w:val="18"/>
                <w:szCs w:val="18"/>
              </w:rPr>
              <w:t>Slab</w:t>
            </w:r>
            <w:r>
              <w:rPr>
                <w:rFonts w:ascii="Calibri" w:hAnsi="Calibri"/>
                <w:sz w:val="18"/>
                <w:szCs w:val="18"/>
              </w:rPr>
              <w:t xml:space="preserve"> o</w:t>
            </w:r>
            <w:r w:rsidRPr="00C068EC">
              <w:rPr>
                <w:rFonts w:ascii="Calibri" w:hAnsi="Calibri"/>
                <w:sz w:val="18"/>
                <w:szCs w:val="18"/>
              </w:rPr>
              <w:t>n</w:t>
            </w:r>
            <w:r>
              <w:rPr>
                <w:rFonts w:ascii="Calibri" w:hAnsi="Calibri"/>
                <w:sz w:val="18"/>
                <w:szCs w:val="18"/>
              </w:rPr>
              <w:t xml:space="preserve"> </w:t>
            </w:r>
            <w:proofErr w:type="gramStart"/>
            <w:r>
              <w:rPr>
                <w:rFonts w:ascii="Calibri" w:hAnsi="Calibri"/>
                <w:sz w:val="18"/>
                <w:szCs w:val="18"/>
              </w:rPr>
              <w:t>g</w:t>
            </w:r>
            <w:r w:rsidRPr="00C068EC">
              <w:rPr>
                <w:rFonts w:ascii="Calibri" w:hAnsi="Calibri"/>
                <w:sz w:val="18"/>
                <w:szCs w:val="18"/>
              </w:rPr>
              <w:t>rade</w:t>
            </w:r>
            <w:r>
              <w:rPr>
                <w:rFonts w:ascii="Calibri" w:hAnsi="Calibri"/>
                <w:sz w:val="18"/>
                <w:szCs w:val="18"/>
              </w:rPr>
              <w:t xml:space="preserve">,  </w:t>
            </w:r>
            <w:r w:rsidR="0028541B">
              <w:rPr>
                <w:rFonts w:ascii="Calibri" w:hAnsi="Calibri"/>
                <w:sz w:val="18"/>
                <w:szCs w:val="18"/>
              </w:rPr>
              <w:t>Concrete</w:t>
            </w:r>
            <w:proofErr w:type="gramEnd"/>
            <w:r w:rsidR="0028541B">
              <w:rPr>
                <w:rFonts w:ascii="Calibri" w:hAnsi="Calibri"/>
                <w:sz w:val="18"/>
                <w:szCs w:val="18"/>
              </w:rPr>
              <w:t xml:space="preserve"> </w:t>
            </w:r>
            <w:r>
              <w:rPr>
                <w:rFonts w:ascii="Calibri" w:hAnsi="Calibri"/>
                <w:sz w:val="18"/>
                <w:szCs w:val="18"/>
              </w:rPr>
              <w:t>r</w:t>
            </w:r>
            <w:r w:rsidRPr="00C068EC">
              <w:rPr>
                <w:rFonts w:ascii="Calibri" w:hAnsi="Calibri"/>
                <w:sz w:val="18"/>
                <w:szCs w:val="18"/>
              </w:rPr>
              <w:t>aised</w:t>
            </w:r>
            <w:r w:rsidR="00802BAF">
              <w:rPr>
                <w:rFonts w:ascii="Calibri" w:hAnsi="Calibri"/>
                <w:sz w:val="18"/>
                <w:szCs w:val="18"/>
              </w:rPr>
              <w:t>, Heated Slab</w:t>
            </w:r>
            <w:r w:rsidR="00207709" w:rsidDel="00207709">
              <w:rPr>
                <w:rFonts w:ascii="Calibri" w:hAnsi="Calibri"/>
                <w:sz w:val="18"/>
                <w:szCs w:val="18"/>
              </w:rPr>
              <w:t xml:space="preserve"> </w:t>
            </w:r>
            <w:r>
              <w:rPr>
                <w:rFonts w:ascii="Calibri" w:hAnsi="Calibri"/>
                <w:sz w:val="18"/>
                <w:szCs w:val="18"/>
              </w:rPr>
              <w:t>&gt;&gt;</w:t>
            </w:r>
          </w:p>
        </w:tc>
        <w:tc>
          <w:tcPr>
            <w:tcW w:w="1441" w:type="dxa"/>
            <w:tcBorders>
              <w:top w:val="single" w:sz="6" w:space="0" w:color="auto"/>
              <w:bottom w:val="single" w:sz="6" w:space="0" w:color="auto"/>
            </w:tcBorders>
            <w:vAlign w:val="bottom"/>
          </w:tcPr>
          <w:p w14:paraId="00869771" w14:textId="4A44E8E2" w:rsidR="0029671F"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&lt;&lt;</w:t>
            </w:r>
            <w:proofErr w:type="gramStart"/>
            <w:r w:rsidR="006E08C5">
              <w:rPr>
                <w:rFonts w:ascii="Calibri" w:hAnsi="Calibri"/>
                <w:sz w:val="18"/>
                <w:szCs w:val="18"/>
              </w:rPr>
              <w:t>User</w:t>
            </w:r>
            <w:proofErr w:type="gramEnd"/>
            <w:r w:rsidR="006E08C5">
              <w:rPr>
                <w:rFonts w:ascii="Calibri" w:hAnsi="Calibri"/>
                <w:sz w:val="18"/>
                <w:szCs w:val="18"/>
              </w:rPr>
              <w:t xml:space="preserve"> select from list:</w:t>
            </w:r>
          </w:p>
          <w:p w14:paraId="361FDB8F" w14:textId="26C9F98B"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w:t>
            </w:r>
            <w:proofErr w:type="gramStart"/>
            <w:r>
              <w:rPr>
                <w:rFonts w:ascii="Calibri" w:hAnsi="Calibri"/>
                <w:sz w:val="18"/>
                <w:szCs w:val="18"/>
              </w:rPr>
              <w:t>0;</w:t>
            </w:r>
            <w:proofErr w:type="gramEnd"/>
          </w:p>
          <w:p w14:paraId="2D76FE79" w14:textId="0060BCBC"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w:t>
            </w:r>
            <w:proofErr w:type="gramStart"/>
            <w:r>
              <w:rPr>
                <w:rFonts w:ascii="Calibri" w:hAnsi="Calibri"/>
                <w:sz w:val="18"/>
                <w:szCs w:val="18"/>
              </w:rPr>
              <w:t>4;</w:t>
            </w:r>
            <w:proofErr w:type="gramEnd"/>
          </w:p>
          <w:p w14:paraId="1A352D0D" w14:textId="79898F28"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w:t>
            </w:r>
            <w:proofErr w:type="gramStart"/>
            <w:r>
              <w:rPr>
                <w:rFonts w:ascii="Calibri" w:hAnsi="Calibri"/>
                <w:sz w:val="18"/>
                <w:szCs w:val="18"/>
              </w:rPr>
              <w:t>5;</w:t>
            </w:r>
            <w:proofErr w:type="gramEnd"/>
          </w:p>
          <w:p w14:paraId="2D45DDBB" w14:textId="49F6F1D8"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w:t>
            </w:r>
            <w:proofErr w:type="gramStart"/>
            <w:r>
              <w:rPr>
                <w:rFonts w:ascii="Calibri" w:hAnsi="Calibri"/>
                <w:sz w:val="18"/>
                <w:szCs w:val="18"/>
              </w:rPr>
              <w:t>7;</w:t>
            </w:r>
            <w:proofErr w:type="gramEnd"/>
          </w:p>
          <w:p w14:paraId="23297A80" w14:textId="7ED94B14"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w:t>
            </w:r>
            <w:proofErr w:type="gramStart"/>
            <w:r>
              <w:rPr>
                <w:rFonts w:ascii="Calibri" w:hAnsi="Calibri"/>
                <w:sz w:val="18"/>
                <w:szCs w:val="18"/>
              </w:rPr>
              <w:t>8;</w:t>
            </w:r>
            <w:proofErr w:type="gramEnd"/>
          </w:p>
          <w:p w14:paraId="712239E5" w14:textId="7CBA1CEC"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*R-10 </w:t>
            </w:r>
            <w:proofErr w:type="gramStart"/>
            <w:r>
              <w:rPr>
                <w:rFonts w:ascii="Calibri" w:hAnsi="Calibri"/>
                <w:sz w:val="18"/>
                <w:szCs w:val="18"/>
              </w:rPr>
              <w:t>vertical;</w:t>
            </w:r>
            <w:proofErr w:type="gramEnd"/>
            <w:r>
              <w:rPr>
                <w:rFonts w:ascii="Calibri" w:hAnsi="Calibri"/>
                <w:sz w:val="18"/>
                <w:szCs w:val="18"/>
              </w:rPr>
              <w:t xml:space="preserve"> </w:t>
            </w:r>
          </w:p>
          <w:p w14:paraId="2CCCE497" w14:textId="62073D6A"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w:t>
            </w:r>
            <w:commentRangeStart w:id="1070"/>
            <w:commentRangeStart w:id="1071"/>
            <w:r>
              <w:rPr>
                <w:rFonts w:ascii="Calibri" w:hAnsi="Calibri"/>
                <w:sz w:val="18"/>
                <w:szCs w:val="18"/>
              </w:rPr>
              <w:t>R-10 vertical and R-7 horizontal</w:t>
            </w:r>
            <w:commentRangeEnd w:id="1070"/>
            <w:r w:rsidR="00BE7268">
              <w:rPr>
                <w:rStyle w:val="CommentReference"/>
              </w:rPr>
              <w:commentReference w:id="1070"/>
            </w:r>
            <w:commentRangeEnd w:id="1071"/>
            <w:r w:rsidR="00B069A5">
              <w:rPr>
                <w:rStyle w:val="CommentReference"/>
              </w:rPr>
              <w:commentReference w:id="1071"/>
            </w:r>
            <w:r>
              <w:rPr>
                <w:rFonts w:ascii="Calibri" w:hAnsi="Calibri"/>
                <w:sz w:val="18"/>
                <w:szCs w:val="18"/>
              </w:rPr>
              <w:t>; or</w:t>
            </w:r>
          </w:p>
          <w:p w14:paraId="4ACBE738" w14:textId="78C6A5D6"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w:t>
            </w:r>
            <w:proofErr w:type="gramStart"/>
            <w:r>
              <w:rPr>
                <w:rFonts w:ascii="Calibri" w:hAnsi="Calibri"/>
                <w:sz w:val="18"/>
                <w:szCs w:val="18"/>
              </w:rPr>
              <w:t>NA;</w:t>
            </w:r>
            <w:proofErr w:type="gramEnd"/>
          </w:p>
          <w:p w14:paraId="35D4995D" w14:textId="0F7C19AA"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If E01 = ‘Heated slab’ or A09 = 16, then ‘NA’ not allowed</w:t>
            </w:r>
          </w:p>
          <w:p w14:paraId="26F1563E" w14:textId="77777777"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15480B58" w14:textId="2854B9B1" w:rsidR="00CC2F8D" w:rsidRPr="006A69BB" w:rsidRDefault="0029671F"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Note: Either R-value or U-factor is required, not both</w:t>
            </w:r>
            <w:r w:rsidR="00CC2F8D" w:rsidRPr="00DC5AE5">
              <w:rPr>
                <w:rFonts w:ascii="Calibri" w:hAnsi="Calibri"/>
                <w:sz w:val="18"/>
                <w:szCs w:val="18"/>
              </w:rPr>
              <w:t>&gt;&gt;</w:t>
            </w:r>
          </w:p>
        </w:tc>
        <w:tc>
          <w:tcPr>
            <w:tcW w:w="1440" w:type="dxa"/>
            <w:tcBorders>
              <w:top w:val="single" w:sz="6" w:space="0" w:color="auto"/>
              <w:bottom w:val="single" w:sz="6" w:space="0" w:color="auto"/>
            </w:tcBorders>
            <w:vAlign w:val="bottom"/>
          </w:tcPr>
          <w:p w14:paraId="08111A01" w14:textId="70AEA69B" w:rsidR="0029671F"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&lt;&lt;</w:t>
            </w:r>
            <w:r w:rsidR="00207709">
              <w:rPr>
                <w:rFonts w:ascii="Calibri" w:hAnsi="Calibri"/>
                <w:sz w:val="18"/>
                <w:szCs w:val="18"/>
              </w:rPr>
              <w:t>I</w:t>
            </w:r>
            <w:r w:rsidR="00E344E1">
              <w:rPr>
                <w:rFonts w:ascii="Calibri" w:hAnsi="Calibri"/>
                <w:sz w:val="18"/>
                <w:szCs w:val="18"/>
              </w:rPr>
              <w:t xml:space="preserve">f E01 = </w:t>
            </w:r>
            <w:r w:rsidR="00802BAF">
              <w:rPr>
                <w:rFonts w:ascii="Calibri" w:hAnsi="Calibri"/>
                <w:sz w:val="18"/>
                <w:szCs w:val="18"/>
              </w:rPr>
              <w:t xml:space="preserve">‘Heated slab’ or A09 = 16, then require </w:t>
            </w:r>
            <w:r w:rsidRPr="00DC5AE5">
              <w:rPr>
                <w:rFonts w:ascii="Calibri" w:hAnsi="Calibri"/>
                <w:sz w:val="18"/>
                <w:szCs w:val="18"/>
              </w:rPr>
              <w:t>User Input: DecimalNonnegative</w:t>
            </w:r>
            <w:r w:rsidR="00802BAF">
              <w:rPr>
                <w:rFonts w:ascii="Calibri" w:hAnsi="Calibri"/>
                <w:sz w:val="18"/>
                <w:szCs w:val="18"/>
              </w:rPr>
              <w:t>; else allow NA</w:t>
            </w:r>
          </w:p>
          <w:p w14:paraId="15480B59" w14:textId="73A70F56" w:rsidR="00CC2F8D" w:rsidRPr="006A69BB" w:rsidRDefault="0029671F"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Note: Either R-value or U-factor is required, not both</w:t>
            </w:r>
            <w:r w:rsidR="00CC2F8D" w:rsidRPr="00DC5AE5">
              <w:rPr>
                <w:rFonts w:ascii="Calibri" w:hAnsi="Calibri"/>
                <w:sz w:val="18"/>
                <w:szCs w:val="18"/>
              </w:rPr>
              <w:t>&gt;&gt;</w:t>
            </w:r>
          </w:p>
        </w:tc>
        <w:tc>
          <w:tcPr>
            <w:tcW w:w="1440" w:type="dxa"/>
            <w:tcBorders>
              <w:top w:val="single" w:sz="6" w:space="0" w:color="auto"/>
              <w:bottom w:val="single" w:sz="6" w:space="0" w:color="auto"/>
            </w:tcBorders>
            <w:vAlign w:val="bottom"/>
          </w:tcPr>
          <w:p w14:paraId="097F603F" w14:textId="67A03FD5" w:rsidR="00742745" w:rsidRDefault="00CC2F8D"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C5AE5">
              <w:rPr>
                <w:rFonts w:ascii="Calibri" w:hAnsi="Calibri"/>
                <w:sz w:val="18"/>
                <w:szCs w:val="18"/>
              </w:rPr>
              <w:t>&lt;&lt;</w:t>
            </w:r>
            <w:r w:rsidR="0099272C">
              <w:rPr>
                <w:rFonts w:ascii="Calibri" w:hAnsi="Calibri"/>
                <w:sz w:val="18"/>
                <w:szCs w:val="18"/>
              </w:rPr>
              <w:t>if E02 = NA, then value = NA; elsei</w:t>
            </w:r>
            <w:r w:rsidR="00742745" w:rsidRPr="00EE4B45">
              <w:rPr>
                <w:rFonts w:ascii="Calibri" w:hAnsi="Calibri"/>
                <w:sz w:val="18"/>
                <w:szCs w:val="18"/>
              </w:rPr>
              <w:t xml:space="preserve">f A09 = 16 and E01 = </w:t>
            </w:r>
            <w:r w:rsidR="00742745">
              <w:rPr>
                <w:rFonts w:ascii="Calibri" w:hAnsi="Calibri"/>
                <w:sz w:val="18"/>
                <w:szCs w:val="18"/>
              </w:rPr>
              <w:t>“S</w:t>
            </w:r>
            <w:r w:rsidR="00742745" w:rsidRPr="00EE4B45">
              <w:rPr>
                <w:rFonts w:ascii="Calibri" w:hAnsi="Calibri"/>
                <w:sz w:val="18"/>
                <w:szCs w:val="18"/>
              </w:rPr>
              <w:t>lab on grade</w:t>
            </w:r>
            <w:r w:rsidR="00742745">
              <w:rPr>
                <w:rFonts w:ascii="Calibri" w:hAnsi="Calibri"/>
                <w:sz w:val="18"/>
                <w:szCs w:val="18"/>
              </w:rPr>
              <w:t>”,</w:t>
            </w:r>
            <w:r w:rsidR="00742745" w:rsidRPr="00EE4B45">
              <w:rPr>
                <w:rFonts w:ascii="Calibri" w:hAnsi="Calibri"/>
                <w:sz w:val="18"/>
                <w:szCs w:val="18"/>
              </w:rPr>
              <w:t xml:space="preserve"> then value = R-</w:t>
            </w:r>
            <w:proofErr w:type="gramStart"/>
            <w:r w:rsidR="00742745" w:rsidRPr="00EE4B45">
              <w:rPr>
                <w:rFonts w:ascii="Calibri" w:hAnsi="Calibri"/>
                <w:sz w:val="18"/>
                <w:szCs w:val="18"/>
              </w:rPr>
              <w:t>7</w:t>
            </w:r>
            <w:r w:rsidR="00742745" w:rsidRPr="006579AD">
              <w:rPr>
                <w:rFonts w:ascii="Calibri" w:hAnsi="Calibri"/>
                <w:sz w:val="18"/>
                <w:szCs w:val="18"/>
              </w:rPr>
              <w:t>;</w:t>
            </w:r>
            <w:proofErr w:type="gramEnd"/>
            <w:r w:rsidR="00742745" w:rsidRPr="006579AD">
              <w:rPr>
                <w:rFonts w:ascii="Calibri" w:hAnsi="Calibri"/>
                <w:sz w:val="18"/>
                <w:szCs w:val="18"/>
              </w:rPr>
              <w:t xml:space="preserve"> </w:t>
            </w:r>
          </w:p>
          <w:p w14:paraId="769C0B8D" w14:textId="1F996289" w:rsidR="00742745" w:rsidRDefault="00742745"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Calibri" w:hAnsi="Calibri"/>
                <w:sz w:val="18"/>
                <w:szCs w:val="18"/>
              </w:rPr>
              <w:t>Else if A09 = 1-15</w:t>
            </w:r>
            <w:r w:rsidR="007B3E00">
              <w:rPr>
                <w:rFonts w:ascii="Calibri" w:hAnsi="Calibri"/>
                <w:sz w:val="18"/>
                <w:szCs w:val="18"/>
              </w:rPr>
              <w:t xml:space="preserve"> and E01 = “Slab on grade”</w:t>
            </w:r>
            <w:r>
              <w:rPr>
                <w:rFonts w:ascii="Calibri" w:hAnsi="Calibri"/>
                <w:sz w:val="18"/>
                <w:szCs w:val="18"/>
              </w:rPr>
              <w:t xml:space="preserve">, then value = </w:t>
            </w:r>
            <w:proofErr w:type="gramStart"/>
            <w:r>
              <w:rPr>
                <w:rFonts w:ascii="Calibri" w:hAnsi="Calibri"/>
                <w:sz w:val="18"/>
                <w:szCs w:val="18"/>
              </w:rPr>
              <w:t>NA;</w:t>
            </w:r>
            <w:proofErr w:type="gramEnd"/>
          </w:p>
          <w:p w14:paraId="5B74290A"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Calibri" w:hAnsi="Calibri"/>
                <w:sz w:val="18"/>
                <w:szCs w:val="18"/>
              </w:rPr>
              <w:t>else</w:t>
            </w:r>
            <w:r w:rsidRPr="005F036F">
              <w:rPr>
                <w:rFonts w:asciiTheme="minorHAnsi" w:hAnsiTheme="minorHAnsi"/>
                <w:sz w:val="18"/>
                <w:szCs w:val="18"/>
              </w:rPr>
              <w:t xml:space="preserve">if A09 = 1-2, 11, 13-14, or 16 and E01 = </w:t>
            </w:r>
            <w:r>
              <w:rPr>
                <w:rFonts w:asciiTheme="minorHAnsi" w:hAnsiTheme="minorHAnsi"/>
                <w:sz w:val="18"/>
                <w:szCs w:val="18"/>
              </w:rPr>
              <w:t>“</w:t>
            </w:r>
            <w:r w:rsidRPr="005F036F">
              <w:rPr>
                <w:rFonts w:asciiTheme="minorHAnsi" w:hAnsiTheme="minorHAnsi"/>
                <w:sz w:val="18"/>
                <w:szCs w:val="18"/>
              </w:rPr>
              <w:t>Concrete</w:t>
            </w:r>
            <w:r>
              <w:rPr>
                <w:rFonts w:asciiTheme="minorHAnsi" w:hAnsiTheme="minorHAnsi"/>
                <w:sz w:val="18"/>
                <w:szCs w:val="18"/>
              </w:rPr>
              <w:t xml:space="preserve"> raised”</w:t>
            </w:r>
            <w:r w:rsidRPr="005F036F">
              <w:rPr>
                <w:rFonts w:asciiTheme="minorHAnsi" w:hAnsiTheme="minorHAnsi"/>
                <w:sz w:val="18"/>
                <w:szCs w:val="18"/>
              </w:rPr>
              <w:t>, then value = R-</w:t>
            </w:r>
            <w:proofErr w:type="gramStart"/>
            <w:r w:rsidRPr="005F036F">
              <w:rPr>
                <w:rFonts w:asciiTheme="minorHAnsi" w:hAnsiTheme="minorHAnsi"/>
                <w:sz w:val="18"/>
                <w:szCs w:val="18"/>
              </w:rPr>
              <w:t>8;</w:t>
            </w:r>
            <w:proofErr w:type="gramEnd"/>
            <w:r w:rsidRPr="005F036F">
              <w:rPr>
                <w:rFonts w:asciiTheme="minorHAnsi" w:hAnsiTheme="minorHAnsi"/>
                <w:sz w:val="18"/>
                <w:szCs w:val="18"/>
              </w:rPr>
              <w:t xml:space="preserve"> </w:t>
            </w:r>
          </w:p>
          <w:p w14:paraId="1257588D"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A09 = 3-10 and E01 = </w:t>
            </w:r>
            <w:r>
              <w:rPr>
                <w:rFonts w:asciiTheme="minorHAnsi" w:hAnsiTheme="minorHAnsi"/>
                <w:sz w:val="18"/>
                <w:szCs w:val="18"/>
              </w:rPr>
              <w:t>“</w:t>
            </w:r>
            <w:r w:rsidRPr="005F036F">
              <w:rPr>
                <w:rFonts w:asciiTheme="minorHAnsi" w:hAnsiTheme="minorHAnsi"/>
                <w:sz w:val="18"/>
                <w:szCs w:val="18"/>
              </w:rPr>
              <w:t>Concrete</w:t>
            </w:r>
            <w:r>
              <w:rPr>
                <w:rFonts w:asciiTheme="minorHAnsi" w:hAnsiTheme="minorHAnsi"/>
                <w:sz w:val="18"/>
                <w:szCs w:val="18"/>
              </w:rPr>
              <w:t xml:space="preserve"> raised”</w:t>
            </w:r>
            <w:r w:rsidRPr="005F036F">
              <w:rPr>
                <w:rFonts w:asciiTheme="minorHAnsi" w:hAnsiTheme="minorHAnsi"/>
                <w:sz w:val="18"/>
                <w:szCs w:val="18"/>
              </w:rPr>
              <w:t>, then value = R-</w:t>
            </w:r>
            <w:proofErr w:type="gramStart"/>
            <w:r w:rsidRPr="005F036F">
              <w:rPr>
                <w:rFonts w:asciiTheme="minorHAnsi" w:hAnsiTheme="minorHAnsi"/>
                <w:sz w:val="18"/>
                <w:szCs w:val="18"/>
              </w:rPr>
              <w:t>0</w:t>
            </w:r>
            <w:r>
              <w:rPr>
                <w:rFonts w:asciiTheme="minorHAnsi" w:hAnsiTheme="minorHAnsi"/>
                <w:sz w:val="18"/>
                <w:szCs w:val="18"/>
              </w:rPr>
              <w:t>;</w:t>
            </w:r>
            <w:proofErr w:type="gramEnd"/>
          </w:p>
          <w:p w14:paraId="3BECCCA0"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if A09 = 12 o</w:t>
            </w:r>
            <w:r>
              <w:rPr>
                <w:rFonts w:asciiTheme="minorHAnsi" w:hAnsiTheme="minorHAnsi"/>
                <w:sz w:val="18"/>
                <w:szCs w:val="18"/>
              </w:rPr>
              <w:t>r</w:t>
            </w:r>
            <w:r w:rsidRPr="005F036F">
              <w:rPr>
                <w:rFonts w:asciiTheme="minorHAnsi" w:hAnsiTheme="minorHAnsi"/>
                <w:sz w:val="18"/>
                <w:szCs w:val="18"/>
              </w:rPr>
              <w:t xml:space="preserve"> 15 and E01 = </w:t>
            </w:r>
            <w:r>
              <w:rPr>
                <w:rFonts w:asciiTheme="minorHAnsi" w:hAnsiTheme="minorHAnsi"/>
                <w:sz w:val="18"/>
                <w:szCs w:val="18"/>
              </w:rPr>
              <w:t>“</w:t>
            </w:r>
            <w:r w:rsidRPr="005F036F">
              <w:rPr>
                <w:rFonts w:asciiTheme="minorHAnsi" w:hAnsiTheme="minorHAnsi"/>
                <w:sz w:val="18"/>
                <w:szCs w:val="18"/>
              </w:rPr>
              <w:t>Concrete</w:t>
            </w:r>
            <w:r>
              <w:rPr>
                <w:rFonts w:asciiTheme="minorHAnsi" w:hAnsiTheme="minorHAnsi"/>
                <w:sz w:val="18"/>
                <w:szCs w:val="18"/>
              </w:rPr>
              <w:t xml:space="preserve"> </w:t>
            </w:r>
            <w:r>
              <w:rPr>
                <w:rFonts w:asciiTheme="minorHAnsi" w:hAnsiTheme="minorHAnsi"/>
                <w:sz w:val="18"/>
                <w:szCs w:val="18"/>
              </w:rPr>
              <w:lastRenderedPageBreak/>
              <w:t>raised”</w:t>
            </w:r>
            <w:r w:rsidRPr="005F036F">
              <w:rPr>
                <w:rFonts w:asciiTheme="minorHAnsi" w:hAnsiTheme="minorHAnsi"/>
                <w:sz w:val="18"/>
                <w:szCs w:val="18"/>
              </w:rPr>
              <w:t>, then value = R-</w:t>
            </w:r>
            <w:proofErr w:type="gramStart"/>
            <w:r w:rsidRPr="005F036F">
              <w:rPr>
                <w:rFonts w:asciiTheme="minorHAnsi" w:hAnsiTheme="minorHAnsi"/>
                <w:sz w:val="18"/>
                <w:szCs w:val="18"/>
              </w:rPr>
              <w:t>4;</w:t>
            </w:r>
            <w:proofErr w:type="gramEnd"/>
            <w:r w:rsidRPr="005F036F">
              <w:rPr>
                <w:rFonts w:asciiTheme="minorHAnsi" w:hAnsiTheme="minorHAnsi"/>
                <w:sz w:val="18"/>
                <w:szCs w:val="18"/>
              </w:rPr>
              <w:t xml:space="preserve"> </w:t>
            </w:r>
          </w:p>
          <w:p w14:paraId="0672E0D5"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Theme="minorHAnsi" w:hAnsiTheme="minorHAnsi"/>
                <w:sz w:val="18"/>
                <w:szCs w:val="18"/>
              </w:rPr>
              <w:t>else</w:t>
            </w:r>
            <w:r w:rsidRPr="005F036F">
              <w:rPr>
                <w:rFonts w:asciiTheme="minorHAnsi" w:hAnsiTheme="minorHAnsi"/>
                <w:sz w:val="18"/>
                <w:szCs w:val="18"/>
              </w:rPr>
              <w:t xml:space="preserve">if A09 = 1-15 and E01 = </w:t>
            </w:r>
            <w:r>
              <w:rPr>
                <w:rFonts w:asciiTheme="minorHAnsi" w:hAnsiTheme="minorHAnsi"/>
                <w:sz w:val="18"/>
                <w:szCs w:val="18"/>
              </w:rPr>
              <w:t>“</w:t>
            </w:r>
            <w:r w:rsidRPr="005F036F">
              <w:rPr>
                <w:rFonts w:asciiTheme="minorHAnsi" w:hAnsiTheme="minorHAnsi"/>
                <w:sz w:val="18"/>
                <w:szCs w:val="18"/>
              </w:rPr>
              <w:t>Heated slab</w:t>
            </w:r>
            <w:r>
              <w:rPr>
                <w:rFonts w:asciiTheme="minorHAnsi" w:hAnsiTheme="minorHAnsi"/>
                <w:sz w:val="18"/>
                <w:szCs w:val="18"/>
              </w:rPr>
              <w:t>”,</w:t>
            </w:r>
            <w:r w:rsidRPr="005F036F">
              <w:rPr>
                <w:rFonts w:asciiTheme="minorHAnsi" w:hAnsiTheme="minorHAnsi"/>
                <w:sz w:val="18"/>
                <w:szCs w:val="18"/>
              </w:rPr>
              <w:t xml:space="preserve"> then value </w:t>
            </w:r>
            <w:r>
              <w:rPr>
                <w:rFonts w:asciiTheme="minorHAnsi" w:hAnsiTheme="minorHAnsi"/>
                <w:sz w:val="18"/>
                <w:szCs w:val="18"/>
              </w:rPr>
              <w:t xml:space="preserve">= </w:t>
            </w:r>
            <w:r w:rsidRPr="00EE4B45">
              <w:rPr>
                <w:rFonts w:ascii="Calibri" w:hAnsi="Calibri"/>
                <w:sz w:val="18"/>
                <w:szCs w:val="18"/>
              </w:rPr>
              <w:t>R-</w:t>
            </w:r>
            <w:proofErr w:type="gramStart"/>
            <w:r w:rsidRPr="00EE4B45">
              <w:rPr>
                <w:rFonts w:ascii="Calibri" w:hAnsi="Calibri"/>
                <w:sz w:val="18"/>
                <w:szCs w:val="18"/>
              </w:rPr>
              <w:t>5;</w:t>
            </w:r>
            <w:proofErr w:type="gramEnd"/>
            <w:r w:rsidRPr="00EE4B45">
              <w:rPr>
                <w:rFonts w:ascii="Calibri" w:hAnsi="Calibri"/>
                <w:sz w:val="18"/>
                <w:szCs w:val="18"/>
              </w:rPr>
              <w:t xml:space="preserve"> </w:t>
            </w:r>
          </w:p>
          <w:p w14:paraId="00280288"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Calibri" w:hAnsi="Calibri"/>
                <w:sz w:val="18"/>
                <w:szCs w:val="18"/>
              </w:rPr>
              <w:t>else</w:t>
            </w:r>
            <w:r w:rsidRPr="00EE4B45">
              <w:rPr>
                <w:rFonts w:ascii="Calibri" w:hAnsi="Calibri"/>
                <w:sz w:val="18"/>
                <w:szCs w:val="18"/>
              </w:rPr>
              <w:t xml:space="preserve">if </w:t>
            </w:r>
            <w:r w:rsidRPr="005F036F">
              <w:rPr>
                <w:rFonts w:asciiTheme="minorHAnsi" w:hAnsiTheme="minorHAnsi"/>
                <w:sz w:val="18"/>
                <w:szCs w:val="18"/>
              </w:rPr>
              <w:t xml:space="preserve">A09 = 16 and E01 = </w:t>
            </w:r>
            <w:r>
              <w:rPr>
                <w:rFonts w:asciiTheme="minorHAnsi" w:hAnsiTheme="minorHAnsi"/>
                <w:sz w:val="18"/>
                <w:szCs w:val="18"/>
              </w:rPr>
              <w:t>“</w:t>
            </w:r>
            <w:r w:rsidRPr="005F036F">
              <w:rPr>
                <w:rFonts w:asciiTheme="minorHAnsi" w:hAnsiTheme="minorHAnsi"/>
                <w:sz w:val="18"/>
                <w:szCs w:val="18"/>
              </w:rPr>
              <w:t>Heated slab</w:t>
            </w:r>
            <w:r>
              <w:rPr>
                <w:rFonts w:asciiTheme="minorHAnsi" w:hAnsiTheme="minorHAnsi"/>
                <w:sz w:val="18"/>
                <w:szCs w:val="18"/>
              </w:rPr>
              <w:t>”,</w:t>
            </w:r>
            <w:r w:rsidRPr="005F036F">
              <w:rPr>
                <w:rFonts w:asciiTheme="minorHAnsi" w:hAnsiTheme="minorHAnsi"/>
                <w:sz w:val="18"/>
                <w:szCs w:val="18"/>
              </w:rPr>
              <w:t xml:space="preserve"> </w:t>
            </w:r>
            <w:r>
              <w:rPr>
                <w:rFonts w:asciiTheme="minorHAnsi" w:hAnsiTheme="minorHAnsi"/>
                <w:sz w:val="18"/>
                <w:szCs w:val="18"/>
              </w:rPr>
              <w:t xml:space="preserve">user selects from </w:t>
            </w:r>
          </w:p>
          <w:p w14:paraId="15480B5A" w14:textId="7DCC1450" w:rsidR="00CC2F8D" w:rsidRPr="006A69BB" w:rsidRDefault="0074274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Theme="minorHAnsi" w:hAnsiTheme="minorHAnsi"/>
                <w:sz w:val="18"/>
                <w:szCs w:val="18"/>
              </w:rPr>
              <w:t>*R-10 vertical or *</w:t>
            </w:r>
            <w:r w:rsidRPr="00F40E9B">
              <w:rPr>
                <w:rFonts w:asciiTheme="minorHAnsi" w:hAnsiTheme="minorHAnsi"/>
                <w:sz w:val="18"/>
                <w:szCs w:val="18"/>
                <w:highlight w:val="yellow"/>
                <w:rPrChange w:id="1072" w:author="Shewmaker, Michael@Energy" w:date="2021-12-23T11:45:00Z">
                  <w:rPr>
                    <w:rFonts w:asciiTheme="minorHAnsi" w:hAnsiTheme="minorHAnsi"/>
                    <w:sz w:val="18"/>
                    <w:szCs w:val="18"/>
                  </w:rPr>
                </w:rPrChange>
              </w:rPr>
              <w:t>R-10 vertical and R-7 horizontal</w:t>
            </w:r>
            <w:r w:rsidR="00CC2F8D" w:rsidRPr="00DC5AE5">
              <w:rPr>
                <w:rFonts w:ascii="Calibri" w:hAnsi="Calibri"/>
                <w:sz w:val="18"/>
                <w:szCs w:val="18"/>
              </w:rPr>
              <w:t>&gt;&gt;</w:t>
            </w:r>
          </w:p>
        </w:tc>
        <w:tc>
          <w:tcPr>
            <w:tcW w:w="1440" w:type="dxa"/>
            <w:tcBorders>
              <w:top w:val="single" w:sz="6" w:space="0" w:color="auto"/>
              <w:bottom w:val="single" w:sz="6" w:space="0" w:color="auto"/>
            </w:tcBorders>
            <w:vAlign w:val="bottom"/>
          </w:tcPr>
          <w:p w14:paraId="2E914FA7" w14:textId="1E9B4626" w:rsidR="00742745" w:rsidRDefault="00CC2F8D"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C5AE5">
              <w:rPr>
                <w:rFonts w:ascii="Calibri" w:hAnsi="Calibri"/>
                <w:sz w:val="18"/>
                <w:szCs w:val="18"/>
              </w:rPr>
              <w:lastRenderedPageBreak/>
              <w:t>&lt;&lt;</w:t>
            </w:r>
            <w:r w:rsidR="0099272C">
              <w:rPr>
                <w:rFonts w:ascii="Calibri" w:hAnsi="Calibri"/>
                <w:sz w:val="18"/>
                <w:szCs w:val="18"/>
              </w:rPr>
              <w:t>if E03 = NA, then value = NA; elsei</w:t>
            </w:r>
            <w:r w:rsidR="00742745" w:rsidRPr="005F036F">
              <w:rPr>
                <w:rFonts w:ascii="Calibri" w:hAnsi="Calibri"/>
                <w:sz w:val="18"/>
                <w:szCs w:val="18"/>
              </w:rPr>
              <w:t xml:space="preserve">f A09 = 16 and E01 </w:t>
            </w:r>
            <w:proofErr w:type="gramStart"/>
            <w:r w:rsidR="00742745" w:rsidRPr="009C0A61">
              <w:rPr>
                <w:rFonts w:ascii="Calibri" w:hAnsi="Calibri"/>
                <w:sz w:val="18"/>
                <w:szCs w:val="18"/>
              </w:rPr>
              <w:t xml:space="preserve">= </w:t>
            </w:r>
            <w:r w:rsidR="00742745">
              <w:rPr>
                <w:rFonts w:ascii="Calibri" w:hAnsi="Calibri"/>
                <w:sz w:val="18"/>
                <w:szCs w:val="18"/>
              </w:rPr>
              <w:t>”S</w:t>
            </w:r>
            <w:r w:rsidR="00742745" w:rsidRPr="009C0A61">
              <w:rPr>
                <w:rFonts w:ascii="Calibri" w:hAnsi="Calibri"/>
                <w:sz w:val="18"/>
                <w:szCs w:val="18"/>
              </w:rPr>
              <w:t>lab</w:t>
            </w:r>
            <w:proofErr w:type="gramEnd"/>
            <w:r w:rsidR="00742745" w:rsidRPr="009C0A61">
              <w:rPr>
                <w:rFonts w:ascii="Calibri" w:hAnsi="Calibri"/>
                <w:sz w:val="18"/>
                <w:szCs w:val="18"/>
              </w:rPr>
              <w:t xml:space="preserve"> on grade</w:t>
            </w:r>
            <w:r w:rsidR="00742745">
              <w:rPr>
                <w:rFonts w:ascii="Calibri" w:hAnsi="Calibri"/>
                <w:sz w:val="18"/>
                <w:szCs w:val="18"/>
              </w:rPr>
              <w:t>”,</w:t>
            </w:r>
            <w:r w:rsidR="0099272C">
              <w:rPr>
                <w:rFonts w:ascii="Calibri" w:hAnsi="Calibri"/>
                <w:sz w:val="18"/>
                <w:szCs w:val="18"/>
              </w:rPr>
              <w:t xml:space="preserve"> then value = 0.</w:t>
            </w:r>
            <w:r w:rsidR="00742745" w:rsidRPr="009C0A61">
              <w:rPr>
                <w:rFonts w:ascii="Calibri" w:hAnsi="Calibri"/>
                <w:sz w:val="18"/>
                <w:szCs w:val="18"/>
              </w:rPr>
              <w:t>58</w:t>
            </w:r>
            <w:r w:rsidR="00742745" w:rsidRPr="005F036F">
              <w:rPr>
                <w:rFonts w:asciiTheme="minorHAnsi" w:hAnsiTheme="minorHAnsi"/>
                <w:sz w:val="18"/>
                <w:szCs w:val="18"/>
              </w:rPr>
              <w:t xml:space="preserve">; </w:t>
            </w:r>
          </w:p>
          <w:p w14:paraId="17A9983B" w14:textId="114C83DF" w:rsidR="00742745" w:rsidRDefault="00742745"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Calibri" w:hAnsi="Calibri"/>
                <w:sz w:val="18"/>
                <w:szCs w:val="18"/>
              </w:rPr>
              <w:t>Else if A09 = 1-15</w:t>
            </w:r>
            <w:r w:rsidR="007B3E00">
              <w:rPr>
                <w:rFonts w:ascii="Calibri" w:hAnsi="Calibri"/>
                <w:sz w:val="18"/>
                <w:szCs w:val="18"/>
              </w:rPr>
              <w:t xml:space="preserve"> and E01 = “Slab on grade”</w:t>
            </w:r>
            <w:r>
              <w:rPr>
                <w:rFonts w:ascii="Calibri" w:hAnsi="Calibri"/>
                <w:sz w:val="18"/>
                <w:szCs w:val="18"/>
              </w:rPr>
              <w:t xml:space="preserve">, then value = </w:t>
            </w:r>
            <w:proofErr w:type="gramStart"/>
            <w:r>
              <w:rPr>
                <w:rFonts w:ascii="Calibri" w:hAnsi="Calibri"/>
                <w:sz w:val="18"/>
                <w:szCs w:val="18"/>
              </w:rPr>
              <w:t>NA;</w:t>
            </w:r>
            <w:proofErr w:type="gramEnd"/>
          </w:p>
          <w:p w14:paraId="6041CBC0" w14:textId="4ACBA0A6"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A09 = 1-2, 11, 13-14, or 16 and </w:t>
            </w:r>
            <w:r w:rsidR="007B3E00">
              <w:rPr>
                <w:rFonts w:asciiTheme="minorHAnsi" w:hAnsiTheme="minorHAnsi"/>
                <w:sz w:val="18"/>
                <w:szCs w:val="18"/>
              </w:rPr>
              <w:t>E01</w:t>
            </w:r>
            <w:r w:rsidRPr="005F036F">
              <w:rPr>
                <w:rFonts w:asciiTheme="minorHAnsi" w:hAnsiTheme="minorHAnsi"/>
                <w:sz w:val="18"/>
                <w:szCs w:val="18"/>
              </w:rPr>
              <w:t xml:space="preserve">= </w:t>
            </w:r>
            <w:r>
              <w:rPr>
                <w:rFonts w:asciiTheme="minorHAnsi" w:hAnsiTheme="minorHAnsi"/>
                <w:sz w:val="18"/>
                <w:szCs w:val="18"/>
              </w:rPr>
              <w:t>“</w:t>
            </w:r>
            <w:r w:rsidRPr="005F036F">
              <w:rPr>
                <w:rFonts w:asciiTheme="minorHAnsi" w:hAnsiTheme="minorHAnsi"/>
                <w:sz w:val="18"/>
                <w:szCs w:val="18"/>
              </w:rPr>
              <w:t>Concrete Raised</w:t>
            </w:r>
            <w:r>
              <w:rPr>
                <w:rFonts w:asciiTheme="minorHAnsi" w:hAnsiTheme="minorHAnsi"/>
                <w:sz w:val="18"/>
                <w:szCs w:val="18"/>
              </w:rPr>
              <w:t>”</w:t>
            </w:r>
            <w:r w:rsidRPr="005F036F">
              <w:rPr>
                <w:rFonts w:asciiTheme="minorHAnsi" w:hAnsiTheme="minorHAnsi"/>
                <w:sz w:val="18"/>
                <w:szCs w:val="18"/>
              </w:rPr>
              <w:t xml:space="preserve">, then value = </w:t>
            </w:r>
            <w:proofErr w:type="gramStart"/>
            <w:r w:rsidRPr="005F036F">
              <w:rPr>
                <w:rFonts w:asciiTheme="minorHAnsi" w:hAnsiTheme="minorHAnsi"/>
                <w:sz w:val="18"/>
                <w:szCs w:val="18"/>
              </w:rPr>
              <w:t>0.092;</w:t>
            </w:r>
            <w:proofErr w:type="gramEnd"/>
            <w:r w:rsidRPr="005F036F">
              <w:rPr>
                <w:rFonts w:asciiTheme="minorHAnsi" w:hAnsiTheme="minorHAnsi"/>
                <w:sz w:val="18"/>
                <w:szCs w:val="18"/>
              </w:rPr>
              <w:t xml:space="preserve"> </w:t>
            </w:r>
          </w:p>
          <w:p w14:paraId="5732670E" w14:textId="2785F8A8"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A09 = 3-10 and </w:t>
            </w:r>
            <w:r w:rsidR="007B3E00">
              <w:rPr>
                <w:rFonts w:asciiTheme="minorHAnsi" w:hAnsiTheme="minorHAnsi"/>
                <w:sz w:val="18"/>
                <w:szCs w:val="18"/>
              </w:rPr>
              <w:t>E01</w:t>
            </w:r>
            <w:r w:rsidR="007B3E00" w:rsidRPr="005F036F">
              <w:rPr>
                <w:rFonts w:asciiTheme="minorHAnsi" w:hAnsiTheme="minorHAnsi"/>
                <w:sz w:val="18"/>
                <w:szCs w:val="18"/>
              </w:rPr>
              <w:t xml:space="preserve"> </w:t>
            </w:r>
            <w:r w:rsidRPr="005F036F">
              <w:rPr>
                <w:rFonts w:asciiTheme="minorHAnsi" w:hAnsiTheme="minorHAnsi"/>
                <w:sz w:val="18"/>
                <w:szCs w:val="18"/>
              </w:rPr>
              <w:t xml:space="preserve">= </w:t>
            </w:r>
            <w:r>
              <w:rPr>
                <w:rFonts w:asciiTheme="minorHAnsi" w:hAnsiTheme="minorHAnsi"/>
                <w:sz w:val="18"/>
                <w:szCs w:val="18"/>
              </w:rPr>
              <w:t>“</w:t>
            </w:r>
            <w:r w:rsidRPr="005F036F">
              <w:rPr>
                <w:rFonts w:asciiTheme="minorHAnsi" w:hAnsiTheme="minorHAnsi"/>
                <w:sz w:val="18"/>
                <w:szCs w:val="18"/>
              </w:rPr>
              <w:t>Concrete Raised</w:t>
            </w:r>
            <w:r>
              <w:rPr>
                <w:rFonts w:asciiTheme="minorHAnsi" w:hAnsiTheme="minorHAnsi"/>
                <w:sz w:val="18"/>
                <w:szCs w:val="18"/>
              </w:rPr>
              <w:t>”</w:t>
            </w:r>
            <w:r w:rsidRPr="005F036F">
              <w:rPr>
                <w:rFonts w:asciiTheme="minorHAnsi" w:hAnsiTheme="minorHAnsi"/>
                <w:sz w:val="18"/>
                <w:szCs w:val="18"/>
              </w:rPr>
              <w:t>, then value = 0.269</w:t>
            </w:r>
            <w:r w:rsidR="007B3E00">
              <w:rPr>
                <w:rFonts w:asciiTheme="minorHAnsi" w:hAnsiTheme="minorHAnsi"/>
                <w:sz w:val="18"/>
                <w:szCs w:val="18"/>
              </w:rPr>
              <w:t>; else</w:t>
            </w:r>
            <w:r w:rsidRPr="005F036F">
              <w:rPr>
                <w:rFonts w:asciiTheme="minorHAnsi" w:hAnsiTheme="minorHAnsi"/>
                <w:sz w:val="18"/>
                <w:szCs w:val="18"/>
              </w:rPr>
              <w:t>if A09 = 12 or</w:t>
            </w:r>
            <w:r>
              <w:rPr>
                <w:rFonts w:asciiTheme="minorHAnsi" w:hAnsiTheme="minorHAnsi"/>
                <w:sz w:val="18"/>
                <w:szCs w:val="18"/>
              </w:rPr>
              <w:t xml:space="preserve"> </w:t>
            </w:r>
            <w:r w:rsidRPr="005F036F">
              <w:rPr>
                <w:rFonts w:asciiTheme="minorHAnsi" w:hAnsiTheme="minorHAnsi"/>
                <w:sz w:val="18"/>
                <w:szCs w:val="18"/>
              </w:rPr>
              <w:t xml:space="preserve">15 and </w:t>
            </w:r>
            <w:r w:rsidR="007B3E00">
              <w:rPr>
                <w:rFonts w:asciiTheme="minorHAnsi" w:hAnsiTheme="minorHAnsi"/>
                <w:sz w:val="18"/>
                <w:szCs w:val="18"/>
              </w:rPr>
              <w:t>E01</w:t>
            </w:r>
            <w:r w:rsidR="007B3E00" w:rsidRPr="005F036F">
              <w:rPr>
                <w:rFonts w:asciiTheme="minorHAnsi" w:hAnsiTheme="minorHAnsi"/>
                <w:sz w:val="18"/>
                <w:szCs w:val="18"/>
              </w:rPr>
              <w:t xml:space="preserve"> </w:t>
            </w:r>
            <w:r w:rsidRPr="005F036F">
              <w:rPr>
                <w:rFonts w:asciiTheme="minorHAnsi" w:hAnsiTheme="minorHAnsi"/>
                <w:sz w:val="18"/>
                <w:szCs w:val="18"/>
              </w:rPr>
              <w:t xml:space="preserve">= </w:t>
            </w:r>
            <w:r>
              <w:rPr>
                <w:rFonts w:asciiTheme="minorHAnsi" w:hAnsiTheme="minorHAnsi"/>
                <w:sz w:val="18"/>
                <w:szCs w:val="18"/>
              </w:rPr>
              <w:t>“</w:t>
            </w:r>
            <w:r w:rsidRPr="005F036F">
              <w:rPr>
                <w:rFonts w:asciiTheme="minorHAnsi" w:hAnsiTheme="minorHAnsi"/>
                <w:sz w:val="18"/>
                <w:szCs w:val="18"/>
              </w:rPr>
              <w:t xml:space="preserve">Concrete </w:t>
            </w:r>
            <w:r w:rsidRPr="005F036F">
              <w:rPr>
                <w:rFonts w:asciiTheme="minorHAnsi" w:hAnsiTheme="minorHAnsi"/>
                <w:sz w:val="18"/>
                <w:szCs w:val="18"/>
              </w:rPr>
              <w:lastRenderedPageBreak/>
              <w:t>Raised</w:t>
            </w:r>
            <w:r>
              <w:rPr>
                <w:rFonts w:asciiTheme="minorHAnsi" w:hAnsiTheme="minorHAnsi"/>
                <w:sz w:val="18"/>
                <w:szCs w:val="18"/>
              </w:rPr>
              <w:t>”</w:t>
            </w:r>
            <w:r w:rsidRPr="005F036F">
              <w:rPr>
                <w:rFonts w:asciiTheme="minorHAnsi" w:hAnsiTheme="minorHAnsi"/>
                <w:sz w:val="18"/>
                <w:szCs w:val="18"/>
              </w:rPr>
              <w:t xml:space="preserve">, then value = </w:t>
            </w:r>
            <w:proofErr w:type="gramStart"/>
            <w:r w:rsidRPr="005F036F">
              <w:rPr>
                <w:rFonts w:asciiTheme="minorHAnsi" w:hAnsiTheme="minorHAnsi"/>
                <w:sz w:val="18"/>
                <w:szCs w:val="18"/>
              </w:rPr>
              <w:t>0.138;</w:t>
            </w:r>
            <w:proofErr w:type="gramEnd"/>
            <w:r w:rsidRPr="005F036F">
              <w:rPr>
                <w:rFonts w:asciiTheme="minorHAnsi" w:hAnsiTheme="minorHAnsi"/>
                <w:sz w:val="18"/>
                <w:szCs w:val="18"/>
              </w:rPr>
              <w:t xml:space="preserve"> </w:t>
            </w:r>
          </w:p>
          <w:p w14:paraId="7CF478FC" w14:textId="77777777" w:rsidR="0099272C" w:rsidRDefault="00742745" w:rsidP="007342D0">
            <w:pPr>
              <w:keepNext/>
              <w:tabs>
                <w:tab w:val="left" w:pos="2160"/>
                <w:tab w:val="left" w:pos="2700"/>
                <w:tab w:val="left" w:pos="3420"/>
                <w:tab w:val="left" w:pos="3780"/>
                <w:tab w:val="left" w:pos="5760"/>
                <w:tab w:val="left" w:pos="7212"/>
              </w:tabs>
              <w:spacing w:line="276" w:lineRule="auto"/>
              <w:jc w:val="center"/>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E01 = </w:t>
            </w:r>
            <w:r>
              <w:rPr>
                <w:rFonts w:asciiTheme="minorHAnsi" w:hAnsiTheme="minorHAnsi"/>
                <w:sz w:val="18"/>
                <w:szCs w:val="18"/>
              </w:rPr>
              <w:t>“</w:t>
            </w:r>
            <w:r w:rsidRPr="005F036F">
              <w:rPr>
                <w:rFonts w:asciiTheme="minorHAnsi" w:hAnsiTheme="minorHAnsi"/>
                <w:sz w:val="18"/>
                <w:szCs w:val="18"/>
              </w:rPr>
              <w:t>Heated slab</w:t>
            </w:r>
            <w:r>
              <w:rPr>
                <w:rFonts w:asciiTheme="minorHAnsi" w:hAnsiTheme="minorHAnsi"/>
                <w:sz w:val="18"/>
                <w:szCs w:val="18"/>
              </w:rPr>
              <w:t>”</w:t>
            </w:r>
            <w:r w:rsidRPr="005F036F">
              <w:rPr>
                <w:rFonts w:asciiTheme="minorHAnsi" w:hAnsiTheme="minorHAnsi"/>
                <w:sz w:val="18"/>
                <w:szCs w:val="18"/>
              </w:rPr>
              <w:t xml:space="preserve">, then value </w:t>
            </w:r>
            <w:proofErr w:type="gramStart"/>
            <w:r w:rsidRPr="005F036F">
              <w:rPr>
                <w:rFonts w:asciiTheme="minorHAnsi" w:hAnsiTheme="minorHAnsi"/>
                <w:sz w:val="18"/>
                <w:szCs w:val="18"/>
              </w:rPr>
              <w:t xml:space="preserve">=  </w:t>
            </w:r>
            <w:r>
              <w:rPr>
                <w:rFonts w:asciiTheme="minorHAnsi" w:hAnsiTheme="minorHAnsi"/>
                <w:sz w:val="18"/>
                <w:szCs w:val="18"/>
              </w:rPr>
              <w:t>NA</w:t>
            </w:r>
            <w:proofErr w:type="gramEnd"/>
          </w:p>
          <w:p w14:paraId="1873D036" w14:textId="77777777" w:rsidR="0099272C" w:rsidRDefault="0099272C" w:rsidP="007342D0">
            <w:pPr>
              <w:keepNext/>
              <w:tabs>
                <w:tab w:val="left" w:pos="2160"/>
                <w:tab w:val="left" w:pos="2700"/>
                <w:tab w:val="left" w:pos="3420"/>
                <w:tab w:val="left" w:pos="3780"/>
                <w:tab w:val="left" w:pos="5760"/>
                <w:tab w:val="left" w:pos="7212"/>
              </w:tabs>
              <w:spacing w:line="276" w:lineRule="auto"/>
              <w:jc w:val="center"/>
              <w:rPr>
                <w:rFonts w:asciiTheme="minorHAnsi" w:hAnsiTheme="minorHAnsi"/>
                <w:sz w:val="18"/>
                <w:szCs w:val="18"/>
              </w:rPr>
            </w:pPr>
          </w:p>
          <w:p w14:paraId="15480B5B" w14:textId="58E343B7" w:rsidR="00CC2F8D" w:rsidRPr="006A69BB" w:rsidRDefault="0099272C"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Theme="minorHAnsi" w:hAnsiTheme="minorHAnsi"/>
                <w:sz w:val="18"/>
                <w:szCs w:val="18"/>
              </w:rPr>
              <w:t>Note: Range check, value in E03 must be less than or equal to E05</w:t>
            </w:r>
            <w:r w:rsidR="007B3E00">
              <w:rPr>
                <w:rFonts w:asciiTheme="minorHAnsi" w:hAnsiTheme="minorHAnsi"/>
                <w:sz w:val="18"/>
                <w:szCs w:val="18"/>
              </w:rPr>
              <w:t xml:space="preserve"> (both can be NA)</w:t>
            </w:r>
            <w:r>
              <w:rPr>
                <w:rFonts w:asciiTheme="minorHAnsi" w:hAnsiTheme="minorHAnsi"/>
                <w:sz w:val="18"/>
                <w:szCs w:val="18"/>
              </w:rPr>
              <w:t xml:space="preserve"> </w:t>
            </w:r>
            <w:proofErr w:type="gramStart"/>
            <w:r>
              <w:rPr>
                <w:rFonts w:asciiTheme="minorHAnsi" w:hAnsiTheme="minorHAnsi"/>
                <w:sz w:val="18"/>
                <w:szCs w:val="18"/>
              </w:rPr>
              <w:t>in order to</w:t>
            </w:r>
            <w:proofErr w:type="gramEnd"/>
            <w:r>
              <w:rPr>
                <w:rFonts w:asciiTheme="minorHAnsi" w:hAnsiTheme="minorHAnsi"/>
                <w:sz w:val="18"/>
                <w:szCs w:val="18"/>
              </w:rPr>
              <w:t xml:space="preserve"> comply</w:t>
            </w:r>
            <w:r w:rsidR="00CC2F8D" w:rsidRPr="00DC5AE5">
              <w:rPr>
                <w:rFonts w:ascii="Calibri" w:hAnsi="Calibri"/>
                <w:sz w:val="18"/>
                <w:szCs w:val="18"/>
              </w:rPr>
              <w:t>&gt;&gt;</w:t>
            </w:r>
          </w:p>
        </w:tc>
        <w:tc>
          <w:tcPr>
            <w:tcW w:w="5630" w:type="dxa"/>
            <w:tcBorders>
              <w:top w:val="single" w:sz="6" w:space="0" w:color="auto"/>
              <w:bottom w:val="single" w:sz="6" w:space="0" w:color="auto"/>
              <w:right w:val="single" w:sz="4" w:space="0" w:color="auto"/>
            </w:tcBorders>
            <w:vAlign w:val="bottom"/>
          </w:tcPr>
          <w:p w14:paraId="15480B5C" w14:textId="77777777" w:rsidR="00CC2F8D" w:rsidRPr="006A69BB"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lastRenderedPageBreak/>
              <w:t>&lt;&lt;User Input: Text&gt;&gt;</w:t>
            </w:r>
          </w:p>
        </w:tc>
      </w:tr>
      <w:tr w:rsidR="00903DE8" w:rsidRPr="009B3A0C" w14:paraId="3D7621C1" w14:textId="77777777" w:rsidTr="007342D0">
        <w:trPr>
          <w:cantSplit/>
          <w:trHeight w:val="320"/>
        </w:trPr>
        <w:tc>
          <w:tcPr>
            <w:tcW w:w="2999" w:type="dxa"/>
            <w:tcBorders>
              <w:top w:val="single" w:sz="6" w:space="0" w:color="auto"/>
              <w:left w:val="single" w:sz="4" w:space="0" w:color="auto"/>
              <w:bottom w:val="single" w:sz="6" w:space="0" w:color="auto"/>
            </w:tcBorders>
            <w:vAlign w:val="bottom"/>
          </w:tcPr>
          <w:p w14:paraId="22A5FA6A" w14:textId="77777777" w:rsidR="00903DE8"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1" w:type="dxa"/>
            <w:tcBorders>
              <w:top w:val="single" w:sz="6" w:space="0" w:color="auto"/>
              <w:bottom w:val="single" w:sz="6" w:space="0" w:color="auto"/>
            </w:tcBorders>
            <w:vAlign w:val="bottom"/>
          </w:tcPr>
          <w:p w14:paraId="54846788"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7684C0FE"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DECC263"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EEA4261"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30" w:type="dxa"/>
            <w:tcBorders>
              <w:top w:val="single" w:sz="6" w:space="0" w:color="auto"/>
              <w:bottom w:val="single" w:sz="6" w:space="0" w:color="auto"/>
              <w:right w:val="single" w:sz="4" w:space="0" w:color="auto"/>
            </w:tcBorders>
            <w:vAlign w:val="bottom"/>
          </w:tcPr>
          <w:p w14:paraId="5C016B16" w14:textId="77777777" w:rsidR="00903DE8"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3116BB" w:rsidRPr="009B3A0C" w14:paraId="15480B5F" w14:textId="77777777" w:rsidTr="007342D0">
        <w:trPr>
          <w:cantSplit/>
          <w:trHeight w:val="320"/>
        </w:trPr>
        <w:tc>
          <w:tcPr>
            <w:tcW w:w="14390" w:type="dxa"/>
            <w:gridSpan w:val="6"/>
            <w:tcBorders>
              <w:top w:val="single" w:sz="6" w:space="0" w:color="auto"/>
              <w:left w:val="single" w:sz="4" w:space="0" w:color="auto"/>
              <w:bottom w:val="single" w:sz="4" w:space="0" w:color="auto"/>
              <w:right w:val="single" w:sz="4" w:space="0" w:color="auto"/>
            </w:tcBorders>
            <w:vAlign w:val="center"/>
          </w:tcPr>
          <w:p w14:paraId="079483BC" w14:textId="39DCAA95" w:rsidR="00F71F61" w:rsidRPr="002B519E" w:rsidRDefault="00F71F61" w:rsidP="00F71F61">
            <w:pPr>
              <w:keepNext/>
              <w:tabs>
                <w:tab w:val="left" w:pos="342"/>
                <w:tab w:val="left" w:pos="2700"/>
                <w:tab w:val="left" w:pos="3420"/>
                <w:tab w:val="left" w:pos="3780"/>
                <w:tab w:val="left" w:pos="5760"/>
                <w:tab w:val="left" w:pos="7212"/>
              </w:tabs>
              <w:spacing w:line="276" w:lineRule="auto"/>
              <w:ind w:left="27"/>
              <w:rPr>
                <w:ins w:id="1073" w:author="Alhabibi, Haider@Energy" w:date="2022-03-02T09:57:00Z"/>
                <w:rFonts w:ascii="Calibri" w:hAnsi="Calibri"/>
                <w:noProof/>
                <w:sz w:val="18"/>
                <w:szCs w:val="18"/>
              </w:rPr>
            </w:pPr>
            <w:ins w:id="1074" w:author="Alhabibi, Haider@Energy" w:date="2022-03-02T09:57:00Z">
              <w:r w:rsidRPr="00607E62">
                <w:rPr>
                  <w:rFonts w:ascii="Calibri" w:hAnsi="Calibri"/>
                  <w:noProof/>
                  <w:sz w:val="18"/>
                  <w:szCs w:val="18"/>
                </w:rPr>
                <w:t>No</w:t>
              </w:r>
              <w:r w:rsidRPr="00591129">
                <w:rPr>
                  <w:rFonts w:ascii="Calibri" w:hAnsi="Calibri"/>
                  <w:noProof/>
                  <w:sz w:val="18"/>
                  <w:szCs w:val="18"/>
                </w:rPr>
                <w:t>te</w:t>
              </w:r>
              <w:r w:rsidR="00424D8B" w:rsidRPr="00591129">
                <w:rPr>
                  <w:rFonts w:ascii="Calibri" w:hAnsi="Calibri"/>
                  <w:noProof/>
                  <w:sz w:val="18"/>
                  <w:szCs w:val="18"/>
                </w:rPr>
                <w:t>:</w:t>
              </w:r>
              <w:r w:rsidR="00424D8B" w:rsidRPr="002B519E">
                <w:rPr>
                  <w:rFonts w:ascii="Calibri" w:hAnsi="Calibri"/>
                  <w:noProof/>
                  <w:sz w:val="18"/>
                  <w:szCs w:val="18"/>
                </w:rPr>
                <w:t xml:space="preserve"> </w:t>
              </w:r>
            </w:ins>
          </w:p>
          <w:p w14:paraId="008A941C" w14:textId="430DFAFD" w:rsidR="00424D8B" w:rsidRPr="00607E62" w:rsidRDefault="00424D8B">
            <w:pPr>
              <w:keepNext/>
              <w:tabs>
                <w:tab w:val="left" w:pos="342"/>
                <w:tab w:val="left" w:pos="2700"/>
                <w:tab w:val="left" w:pos="3420"/>
                <w:tab w:val="left" w:pos="3780"/>
                <w:tab w:val="left" w:pos="5760"/>
                <w:tab w:val="left" w:pos="7212"/>
              </w:tabs>
              <w:spacing w:line="276" w:lineRule="auto"/>
              <w:ind w:left="27"/>
              <w:rPr>
                <w:ins w:id="1075" w:author="Alhabibi, Haider@Energy" w:date="2022-03-02T09:57:00Z"/>
                <w:rFonts w:ascii="Calibri" w:hAnsi="Calibri"/>
                <w:noProof/>
                <w:sz w:val="18"/>
                <w:szCs w:val="18"/>
                <w:rPrChange w:id="1076" w:author="Alhabibi, Haider@Energy" w:date="2022-03-02T10:06:00Z">
                  <w:rPr>
                    <w:ins w:id="1077" w:author="Alhabibi, Haider@Energy" w:date="2022-03-02T09:57:00Z"/>
                    <w:rFonts w:ascii="Calibri" w:hAnsi="Calibri"/>
                    <w:noProof/>
                    <w:sz w:val="20"/>
                    <w:szCs w:val="20"/>
                  </w:rPr>
                </w:rPrChange>
              </w:rPr>
              <w:pPrChange w:id="1078" w:author="Alhabibi, Haider@Energy" w:date="2022-03-02T09:57:00Z">
                <w:pPr>
                  <w:keepNext/>
                  <w:framePr w:hSpace="180" w:wrap="around" w:vAnchor="text" w:hAnchor="text" w:y="1"/>
                  <w:numPr>
                    <w:numId w:val="4"/>
                  </w:numPr>
                  <w:tabs>
                    <w:tab w:val="left" w:pos="342"/>
                    <w:tab w:val="left" w:pos="2700"/>
                    <w:tab w:val="left" w:pos="3420"/>
                    <w:tab w:val="left" w:pos="3780"/>
                    <w:tab w:val="left" w:pos="5760"/>
                    <w:tab w:val="left" w:pos="7212"/>
                  </w:tabs>
                  <w:spacing w:line="276" w:lineRule="auto"/>
                  <w:ind w:left="252" w:hanging="225"/>
                  <w:suppressOverlap/>
                </w:pPr>
              </w:pPrChange>
            </w:pPr>
            <w:ins w:id="1079" w:author="Alhabibi, Haider@Energy" w:date="2022-03-02T09:57:00Z">
              <w:r w:rsidRPr="002B519E">
                <w:rPr>
                  <w:rFonts w:ascii="Calibri" w:hAnsi="Calibri"/>
                  <w:noProof/>
                  <w:sz w:val="18"/>
                  <w:szCs w:val="18"/>
                </w:rPr>
                <w:t>&lt;&lt;Static Text - see the top&gt;&gt;</w:t>
              </w:r>
            </w:ins>
          </w:p>
          <w:p w14:paraId="15480B5E" w14:textId="29ABABD3" w:rsidR="003116BB" w:rsidRPr="00B31ABD" w:rsidRDefault="003116BB">
            <w:pPr>
              <w:keepNext/>
              <w:tabs>
                <w:tab w:val="left" w:pos="342"/>
                <w:tab w:val="left" w:pos="2700"/>
                <w:tab w:val="left" w:pos="3420"/>
                <w:tab w:val="left" w:pos="3780"/>
                <w:tab w:val="left" w:pos="5760"/>
                <w:tab w:val="left" w:pos="7212"/>
              </w:tabs>
              <w:spacing w:line="276" w:lineRule="auto"/>
              <w:ind w:left="252"/>
              <w:rPr>
                <w:rFonts w:ascii="Calibri" w:hAnsi="Calibri"/>
                <w:noProof/>
                <w:sz w:val="18"/>
                <w:szCs w:val="18"/>
              </w:rPr>
              <w:pPrChange w:id="1080" w:author="Alhabibi, Haider@Energy" w:date="2022-03-02T09:57:00Z">
                <w:pPr>
                  <w:keepNext/>
                  <w:framePr w:hSpace="180" w:wrap="around" w:vAnchor="text" w:hAnchor="text" w:y="1"/>
                  <w:numPr>
                    <w:numId w:val="4"/>
                  </w:numPr>
                  <w:tabs>
                    <w:tab w:val="left" w:pos="342"/>
                    <w:tab w:val="left" w:pos="2700"/>
                    <w:tab w:val="left" w:pos="3420"/>
                    <w:tab w:val="left" w:pos="3780"/>
                    <w:tab w:val="left" w:pos="5760"/>
                    <w:tab w:val="left" w:pos="7212"/>
                  </w:tabs>
                  <w:spacing w:line="276" w:lineRule="auto"/>
                  <w:ind w:left="252" w:hanging="225"/>
                  <w:suppressOverlap/>
                </w:pPr>
              </w:pPrChange>
            </w:pPr>
            <w:del w:id="1081" w:author="Alhabibi, Haider@Energy" w:date="2022-03-02T09:57:00Z">
              <w:r w:rsidRPr="0037735E" w:rsidDel="00424D8B">
                <w:rPr>
                  <w:rFonts w:ascii="Calibri" w:hAnsi="Calibri"/>
                  <w:noProof/>
                  <w:sz w:val="20"/>
                  <w:szCs w:val="18"/>
                </w:rPr>
                <w:delText xml:space="preserve">Heated slab floors require mandatory slab insulation (see Table 110.8-A). </w:delText>
              </w:r>
            </w:del>
          </w:p>
        </w:tc>
      </w:tr>
    </w:tbl>
    <w:p w14:paraId="15480B60" w14:textId="70C32537" w:rsidR="004B2E2E" w:rsidRDefault="004B2E2E" w:rsidP="003116BB"/>
    <w:p w14:paraId="0977A1A0" w14:textId="77777777" w:rsidR="004B2E2E" w:rsidRDefault="004B2E2E">
      <w:r>
        <w:br w:type="page"/>
      </w:r>
    </w:p>
    <w:tbl>
      <w:tblPr>
        <w:tblW w:w="5002" w:type="pct"/>
        <w:tblInd w:w="-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598"/>
        <w:gridCol w:w="7798"/>
      </w:tblGrid>
      <w:tr w:rsidR="003116BB" w:rsidRPr="00FE052A" w14:paraId="15480B67" w14:textId="77777777" w:rsidTr="00E0019E">
        <w:trPr>
          <w:cantSplit/>
          <w:trHeight w:val="317"/>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B61" w14:textId="2E431DD0" w:rsidR="00E512E4" w:rsidRPr="0037735E" w:rsidRDefault="00EE5A33">
            <w:pPr>
              <w:keepNext/>
              <w:rPr>
                <w:rFonts w:ascii="Calibri" w:eastAsia="Calibri" w:hAnsi="Calibri"/>
                <w:b/>
                <w:sz w:val="20"/>
                <w:szCs w:val="22"/>
              </w:rPr>
            </w:pPr>
            <w:r w:rsidRPr="0037735E">
              <w:rPr>
                <w:rFonts w:ascii="Calibri" w:eastAsia="Calibri" w:hAnsi="Calibri"/>
                <w:b/>
                <w:sz w:val="20"/>
                <w:szCs w:val="22"/>
              </w:rPr>
              <w:lastRenderedPageBreak/>
              <w:t xml:space="preserve">F. </w:t>
            </w:r>
            <w:r w:rsidR="004A5E91" w:rsidRPr="0037735E">
              <w:rPr>
                <w:rFonts w:ascii="Calibri" w:eastAsia="Calibri" w:hAnsi="Calibri"/>
                <w:b/>
                <w:sz w:val="20"/>
                <w:szCs w:val="22"/>
              </w:rPr>
              <w:t>Radiant Barrier</w:t>
            </w:r>
            <w:r w:rsidR="00B50AFC" w:rsidRPr="0037735E">
              <w:rPr>
                <w:rFonts w:ascii="Calibri" w:eastAsia="Calibri" w:hAnsi="Calibri"/>
                <w:b/>
                <w:sz w:val="20"/>
                <w:szCs w:val="22"/>
              </w:rPr>
              <w:t xml:space="preserve"> </w:t>
            </w:r>
            <w:r w:rsidR="00B50AFC" w:rsidRPr="0037735E">
              <w:rPr>
                <w:rFonts w:ascii="Calibri" w:eastAsia="Calibri" w:hAnsi="Calibri"/>
                <w:sz w:val="20"/>
                <w:szCs w:val="22"/>
              </w:rPr>
              <w:t>(Section 150.1(c)2</w:t>
            </w:r>
            <w:r w:rsidR="00CF1F39" w:rsidRPr="0037735E">
              <w:rPr>
                <w:rFonts w:ascii="Calibri" w:eastAsia="Calibri" w:hAnsi="Calibri"/>
                <w:sz w:val="20"/>
                <w:szCs w:val="22"/>
              </w:rPr>
              <w:t>)</w:t>
            </w:r>
          </w:p>
          <w:p w14:paraId="15480B62" w14:textId="1FDA0222" w:rsidR="00EE5A33" w:rsidRDefault="00EE5A33" w:rsidP="00EE5A33">
            <w:pPr>
              <w:rPr>
                <w:rFonts w:asciiTheme="minorHAnsi" w:eastAsia="Calibri" w:hAnsiTheme="minorHAnsi"/>
                <w:sz w:val="20"/>
              </w:rPr>
            </w:pPr>
            <w:r>
              <w:rPr>
                <w:rFonts w:asciiTheme="minorHAnsi" w:eastAsia="Calibri" w:hAnsiTheme="minorHAnsi"/>
                <w:sz w:val="20"/>
              </w:rPr>
              <w:t>&lt;&lt;</w:t>
            </w:r>
            <w:r w:rsidR="00AF54B3">
              <w:rPr>
                <w:rFonts w:asciiTheme="minorHAnsi" w:eastAsia="Calibri" w:hAnsiTheme="minorHAnsi"/>
                <w:sz w:val="20"/>
              </w:rPr>
              <w:t xml:space="preserve">A09 = 2 – 15 AND </w:t>
            </w:r>
            <w:r>
              <w:rPr>
                <w:rFonts w:asciiTheme="minorHAnsi" w:eastAsia="Calibri" w:hAnsiTheme="minorHAnsi"/>
                <w:sz w:val="20"/>
              </w:rPr>
              <w:t>if A13 = one of the items in the following list:</w:t>
            </w:r>
          </w:p>
          <w:p w14:paraId="15480B63"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B64"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B65" w14:textId="37832502"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3FE34858" w14:textId="77777777" w:rsidR="00A81A2F" w:rsidRPr="00DE2647" w:rsidRDefault="00A81A2F" w:rsidP="00A81A2F">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0D5B387B" w14:textId="77777777" w:rsidR="00A81A2F" w:rsidRPr="00DE2647" w:rsidRDefault="00A81A2F" w:rsidP="00A81A2F">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7F92785C" w14:textId="77777777" w:rsidR="00A81A2F" w:rsidRPr="00DE2647" w:rsidRDefault="00A81A2F" w:rsidP="00A81A2F">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31204BAC" w14:textId="77777777" w:rsidR="00A81A2F" w:rsidRPr="00DE2647" w:rsidRDefault="00A81A2F" w:rsidP="00A81A2F">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0AF1C1B9" w14:textId="27FE450A" w:rsidR="00AF54B3" w:rsidRDefault="00B50AFC">
            <w:pPr>
              <w:keepNext/>
              <w:rPr>
                <w:rFonts w:asciiTheme="minorHAnsi" w:eastAsia="Calibri" w:hAnsiTheme="minorHAnsi"/>
                <w:sz w:val="20"/>
              </w:rPr>
            </w:pPr>
            <w:r w:rsidRPr="00B50AFC">
              <w:rPr>
                <w:rFonts w:asciiTheme="minorHAnsi" w:eastAsia="Calibri" w:hAnsiTheme="minorHAnsi"/>
                <w:sz w:val="20"/>
              </w:rPr>
              <w:t>*Addition &gt; 700 to ≤ 1,000 ft2 then display this section</w:t>
            </w:r>
            <w:r w:rsidR="00C81BA9">
              <w:rPr>
                <w:rFonts w:asciiTheme="minorHAnsi" w:eastAsia="Calibri" w:hAnsiTheme="minorHAnsi"/>
                <w:sz w:val="20"/>
              </w:rPr>
              <w:t xml:space="preserve"> but entry is optional,</w:t>
            </w:r>
          </w:p>
          <w:p w14:paraId="15480B66" w14:textId="60AB65E6" w:rsidR="00E512E4" w:rsidRDefault="00B50AFC">
            <w:pPr>
              <w:keepNext/>
              <w:rPr>
                <w:rFonts w:ascii="Calibri" w:eastAsia="Calibri" w:hAnsi="Calibri"/>
                <w:b/>
                <w:sz w:val="22"/>
                <w:szCs w:val="22"/>
              </w:rPr>
            </w:pPr>
            <w:r w:rsidRPr="00B50AFC">
              <w:rPr>
                <w:rFonts w:asciiTheme="minorHAnsi" w:eastAsia="Calibri" w:hAnsiTheme="minorHAnsi"/>
                <w:sz w:val="20"/>
              </w:rPr>
              <w:t>else display standard “This Section Does Not Apply” message</w:t>
            </w:r>
            <w:r w:rsidR="004A5E91">
              <w:rPr>
                <w:rFonts w:asciiTheme="minorHAnsi" w:eastAsia="Calibri" w:hAnsiTheme="minorHAnsi"/>
                <w:sz w:val="20"/>
              </w:rPr>
              <w:t>&gt;&gt;</w:t>
            </w:r>
          </w:p>
        </w:tc>
      </w:tr>
      <w:tr w:rsidR="003116BB" w:rsidRPr="00FE052A" w14:paraId="15480B6A"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5480B68"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01</w:t>
            </w:r>
          </w:p>
        </w:tc>
        <w:tc>
          <w:tcPr>
            <w:tcW w:w="7797" w:type="dxa"/>
            <w:tcBorders>
              <w:top w:val="single" w:sz="4" w:space="0" w:color="auto"/>
              <w:left w:val="single" w:sz="4" w:space="0" w:color="auto"/>
              <w:bottom w:val="single" w:sz="4" w:space="0" w:color="auto"/>
              <w:right w:val="single" w:sz="4" w:space="0" w:color="auto"/>
            </w:tcBorders>
            <w:vAlign w:val="center"/>
          </w:tcPr>
          <w:p w14:paraId="15480B69"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02</w:t>
            </w:r>
          </w:p>
        </w:tc>
      </w:tr>
      <w:tr w:rsidR="003116BB" w:rsidRPr="00FE052A" w14:paraId="15480B6D"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5480B6B"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 xml:space="preserve">Radiant Barrier installed below the roof deck and on all </w:t>
            </w:r>
            <w:proofErr w:type="gramStart"/>
            <w:r w:rsidRPr="0037735E">
              <w:rPr>
                <w:rFonts w:ascii="Calibri" w:hAnsi="Calibri"/>
                <w:sz w:val="18"/>
                <w:szCs w:val="20"/>
              </w:rPr>
              <w:t>gable</w:t>
            </w:r>
            <w:proofErr w:type="gramEnd"/>
            <w:r w:rsidRPr="0037735E">
              <w:rPr>
                <w:rFonts w:ascii="Calibri" w:hAnsi="Calibri"/>
                <w:sz w:val="18"/>
                <w:szCs w:val="20"/>
              </w:rPr>
              <w:t xml:space="preserve"> end walls</w:t>
            </w:r>
          </w:p>
        </w:tc>
        <w:tc>
          <w:tcPr>
            <w:tcW w:w="7797" w:type="dxa"/>
            <w:tcBorders>
              <w:top w:val="single" w:sz="4" w:space="0" w:color="auto"/>
              <w:left w:val="single" w:sz="4" w:space="0" w:color="auto"/>
              <w:bottom w:val="single" w:sz="4" w:space="0" w:color="auto"/>
              <w:right w:val="single" w:sz="4" w:space="0" w:color="auto"/>
            </w:tcBorders>
            <w:vAlign w:val="center"/>
          </w:tcPr>
          <w:p w14:paraId="15480B6C"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Comment</w:t>
            </w:r>
          </w:p>
        </w:tc>
      </w:tr>
      <w:tr w:rsidR="003116BB" w:rsidRPr="00FE052A" w14:paraId="15480B70"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62DE526" w14:textId="151E71BC" w:rsidR="00A67082" w:rsidRDefault="00D7085C">
            <w:pPr>
              <w:keepNext/>
              <w:jc w:val="center"/>
              <w:rPr>
                <w:rFonts w:ascii="Calibri" w:hAnsi="Calibri"/>
                <w:sz w:val="20"/>
                <w:szCs w:val="20"/>
              </w:rPr>
            </w:pPr>
            <w:r>
              <w:rPr>
                <w:rFonts w:ascii="Calibri" w:hAnsi="Calibri"/>
                <w:sz w:val="20"/>
                <w:szCs w:val="20"/>
              </w:rPr>
              <w:t xml:space="preserve">&lt;&lt; </w:t>
            </w:r>
            <w:r w:rsidR="00A67082">
              <w:rPr>
                <w:rFonts w:ascii="Calibri" w:hAnsi="Calibri"/>
                <w:sz w:val="20"/>
                <w:szCs w:val="20"/>
              </w:rPr>
              <w:t xml:space="preserve">user selects from list: </w:t>
            </w:r>
            <w:r>
              <w:rPr>
                <w:rFonts w:ascii="Calibri" w:hAnsi="Calibri"/>
                <w:sz w:val="20"/>
                <w:szCs w:val="20"/>
              </w:rPr>
              <w:t>Y</w:t>
            </w:r>
            <w:r w:rsidR="00A67082">
              <w:rPr>
                <w:rFonts w:ascii="Calibri" w:hAnsi="Calibri"/>
                <w:sz w:val="20"/>
                <w:szCs w:val="20"/>
              </w:rPr>
              <w:t>es</w:t>
            </w:r>
            <w:r>
              <w:rPr>
                <w:rFonts w:ascii="Calibri" w:hAnsi="Calibri"/>
                <w:sz w:val="20"/>
                <w:szCs w:val="20"/>
              </w:rPr>
              <w:t>, N</w:t>
            </w:r>
            <w:r w:rsidR="00A67082">
              <w:rPr>
                <w:rFonts w:ascii="Calibri" w:hAnsi="Calibri"/>
                <w:sz w:val="20"/>
                <w:szCs w:val="20"/>
              </w:rPr>
              <w:t>o</w:t>
            </w:r>
            <w:r>
              <w:rPr>
                <w:rFonts w:ascii="Calibri" w:hAnsi="Calibri"/>
                <w:sz w:val="20"/>
                <w:szCs w:val="20"/>
              </w:rPr>
              <w:t>, N</w:t>
            </w:r>
            <w:r w:rsidR="00A67082">
              <w:rPr>
                <w:rFonts w:ascii="Calibri" w:hAnsi="Calibri"/>
                <w:sz w:val="20"/>
                <w:szCs w:val="20"/>
              </w:rPr>
              <w:t>A</w:t>
            </w:r>
            <w:r>
              <w:rPr>
                <w:rFonts w:ascii="Calibri" w:hAnsi="Calibri"/>
                <w:sz w:val="20"/>
                <w:szCs w:val="20"/>
              </w:rPr>
              <w:t xml:space="preserve"> &gt;&gt; </w:t>
            </w:r>
          </w:p>
          <w:p w14:paraId="15480B6E" w14:textId="348BA58A" w:rsidR="00D37915" w:rsidRDefault="00D7085C" w:rsidP="008D7C7A">
            <w:pPr>
              <w:keepNext/>
              <w:jc w:val="center"/>
              <w:rPr>
                <w:rFonts w:ascii="Calibri" w:hAnsi="Calibri" w:cs="Tahoma"/>
                <w:sz w:val="20"/>
                <w:szCs w:val="20"/>
              </w:rPr>
            </w:pPr>
            <w:r>
              <w:rPr>
                <w:rFonts w:ascii="Calibri" w:hAnsi="Calibri"/>
                <w:sz w:val="20"/>
                <w:szCs w:val="20"/>
              </w:rPr>
              <w:t xml:space="preserve">&lt;&lt; if No is </w:t>
            </w:r>
            <w:r w:rsidR="00AF54B3">
              <w:rPr>
                <w:rFonts w:ascii="Calibri" w:hAnsi="Calibri"/>
                <w:sz w:val="20"/>
                <w:szCs w:val="20"/>
              </w:rPr>
              <w:t>selected</w:t>
            </w:r>
            <w:r>
              <w:rPr>
                <w:rFonts w:ascii="Calibri" w:hAnsi="Calibri"/>
                <w:sz w:val="20"/>
                <w:szCs w:val="20"/>
              </w:rPr>
              <w:t xml:space="preserve">, </w:t>
            </w:r>
            <w:r w:rsidR="00AF54B3">
              <w:rPr>
                <w:rFonts w:ascii="Calibri" w:hAnsi="Calibri"/>
                <w:sz w:val="20"/>
                <w:szCs w:val="20"/>
              </w:rPr>
              <w:t xml:space="preserve">display </w:t>
            </w:r>
            <w:r w:rsidR="00CC2F8D">
              <w:rPr>
                <w:rFonts w:ascii="Calibri" w:hAnsi="Calibri"/>
                <w:sz w:val="20"/>
                <w:szCs w:val="20"/>
              </w:rPr>
              <w:t>‘</w:t>
            </w:r>
            <w:r w:rsidR="00F076B0" w:rsidRPr="00F076B0">
              <w:rPr>
                <w:rFonts w:ascii="Calibri" w:hAnsi="Calibri"/>
                <w:b/>
                <w:sz w:val="20"/>
                <w:szCs w:val="20"/>
              </w:rPr>
              <w:t>Do NO</w:t>
            </w:r>
            <w:r w:rsidR="004B2E2E">
              <w:rPr>
                <w:rFonts w:ascii="Calibri" w:hAnsi="Calibri"/>
                <w:b/>
                <w:sz w:val="20"/>
                <w:szCs w:val="20"/>
              </w:rPr>
              <w:t>T</w:t>
            </w:r>
            <w:r w:rsidR="00F076B0" w:rsidRPr="00F076B0">
              <w:rPr>
                <w:rFonts w:ascii="Calibri" w:hAnsi="Calibri"/>
                <w:b/>
                <w:sz w:val="20"/>
                <w:szCs w:val="20"/>
              </w:rPr>
              <w:t xml:space="preserve"> PROCEED</w:t>
            </w:r>
            <w:r w:rsidR="00CC2F8D" w:rsidRPr="00CC2F8D">
              <w:rPr>
                <w:rFonts w:ascii="Calibri" w:hAnsi="Calibri"/>
                <w:sz w:val="20"/>
                <w:szCs w:val="20"/>
              </w:rPr>
              <w:t>’</w:t>
            </w:r>
            <w:r>
              <w:rPr>
                <w:rFonts w:ascii="Calibri" w:hAnsi="Calibri"/>
                <w:sz w:val="20"/>
                <w:szCs w:val="20"/>
              </w:rPr>
              <w:t>&gt;&gt;</w:t>
            </w:r>
          </w:p>
        </w:tc>
        <w:tc>
          <w:tcPr>
            <w:tcW w:w="7797" w:type="dxa"/>
            <w:tcBorders>
              <w:top w:val="single" w:sz="4" w:space="0" w:color="auto"/>
              <w:left w:val="single" w:sz="4" w:space="0" w:color="auto"/>
              <w:bottom w:val="single" w:sz="4" w:space="0" w:color="auto"/>
              <w:right w:val="single" w:sz="4" w:space="0" w:color="auto"/>
            </w:tcBorders>
            <w:vAlign w:val="center"/>
          </w:tcPr>
          <w:p w14:paraId="65DC4334" w14:textId="77777777" w:rsidR="008D7C7A" w:rsidRDefault="00CC2F8D" w:rsidP="008D7C7A">
            <w:pPr>
              <w:keepNext/>
              <w:jc w:val="center"/>
              <w:rPr>
                <w:rFonts w:ascii="Calibri" w:hAnsi="Calibri"/>
                <w:sz w:val="20"/>
                <w:szCs w:val="20"/>
              </w:rPr>
            </w:pPr>
            <w:r>
              <w:rPr>
                <w:rFonts w:ascii="Calibri" w:hAnsi="Calibri"/>
                <w:sz w:val="20"/>
                <w:szCs w:val="20"/>
              </w:rPr>
              <w:t>&lt;&lt;</w:t>
            </w:r>
            <w:r w:rsidR="008D7C7A">
              <w:rPr>
                <w:rFonts w:ascii="Calibri" w:hAnsi="Calibri"/>
                <w:sz w:val="20"/>
                <w:szCs w:val="20"/>
              </w:rPr>
              <w:t>if F01 = NA, require u</w:t>
            </w:r>
            <w:r>
              <w:rPr>
                <w:rFonts w:ascii="Calibri" w:hAnsi="Calibri"/>
                <w:sz w:val="20"/>
                <w:szCs w:val="20"/>
              </w:rPr>
              <w:t xml:space="preserve">ser Input: </w:t>
            </w:r>
            <w:proofErr w:type="gramStart"/>
            <w:r>
              <w:rPr>
                <w:rFonts w:ascii="Calibri" w:hAnsi="Calibri"/>
                <w:sz w:val="20"/>
                <w:szCs w:val="20"/>
              </w:rPr>
              <w:t>Text</w:t>
            </w:r>
            <w:r w:rsidR="008D7C7A">
              <w:rPr>
                <w:rFonts w:ascii="Calibri" w:hAnsi="Calibri"/>
                <w:sz w:val="20"/>
                <w:szCs w:val="20"/>
              </w:rPr>
              <w:t>;</w:t>
            </w:r>
            <w:proofErr w:type="gramEnd"/>
          </w:p>
          <w:p w14:paraId="15480B6F" w14:textId="01E3884D" w:rsidR="003116BB" w:rsidRPr="00E56773" w:rsidRDefault="008D7C7A" w:rsidP="008D7C7A">
            <w:pPr>
              <w:keepNext/>
              <w:jc w:val="center"/>
              <w:rPr>
                <w:rFonts w:ascii="Calibri" w:hAnsi="Calibri"/>
                <w:sz w:val="20"/>
                <w:szCs w:val="20"/>
              </w:rPr>
            </w:pPr>
            <w:r>
              <w:rPr>
                <w:rFonts w:ascii="Calibri" w:hAnsi="Calibri"/>
                <w:sz w:val="20"/>
                <w:szCs w:val="20"/>
              </w:rPr>
              <w:t>Else optional input</w:t>
            </w:r>
            <w:r w:rsidR="00CC2F8D">
              <w:rPr>
                <w:rFonts w:ascii="Calibri" w:hAnsi="Calibri"/>
                <w:sz w:val="20"/>
                <w:szCs w:val="20"/>
              </w:rPr>
              <w:t>&gt;&gt;</w:t>
            </w:r>
          </w:p>
        </w:tc>
      </w:tr>
      <w:tr w:rsidR="00A844AA" w:rsidRPr="00FE052A" w14:paraId="15480B75" w14:textId="77777777" w:rsidTr="00E0019E">
        <w:tblPrEx>
          <w:tblCellMar>
            <w:top w:w="0" w:type="dxa"/>
            <w:left w:w="0" w:type="dxa"/>
            <w:bottom w:w="0" w:type="dxa"/>
            <w:right w:w="0" w:type="dxa"/>
          </w:tblCellMar>
        </w:tblPrEx>
        <w:trPr>
          <w:cantSplit/>
          <w:trHeight w:val="464"/>
        </w:trPr>
        <w:tc>
          <w:tcPr>
            <w:tcW w:w="14395" w:type="dxa"/>
            <w:gridSpan w:val="2"/>
            <w:tcBorders>
              <w:top w:val="single" w:sz="4" w:space="0" w:color="auto"/>
              <w:left w:val="single" w:sz="4" w:space="0" w:color="auto"/>
              <w:bottom w:val="single" w:sz="4" w:space="0" w:color="auto"/>
              <w:right w:val="single" w:sz="4" w:space="0" w:color="auto"/>
            </w:tcBorders>
            <w:vAlign w:val="center"/>
          </w:tcPr>
          <w:p w14:paraId="15480B71" w14:textId="74DCA77A" w:rsidR="00A844AA" w:rsidRPr="0037735E" w:rsidDel="0087616A" w:rsidRDefault="0087616A" w:rsidP="005C2B1E">
            <w:pPr>
              <w:keepNext/>
              <w:ind w:left="90"/>
              <w:rPr>
                <w:del w:id="1082" w:author="Alhabibi, Haider@Energy" w:date="2022-03-02T10:00:00Z"/>
                <w:rFonts w:asciiTheme="minorHAnsi" w:hAnsiTheme="minorHAnsi"/>
                <w:b/>
                <w:sz w:val="20"/>
                <w:szCs w:val="20"/>
              </w:rPr>
            </w:pPr>
            <w:ins w:id="1083" w:author="Alhabibi, Haider@Energy" w:date="2022-03-02T10:00:00Z">
              <w:r w:rsidRPr="0087616A">
                <w:rPr>
                  <w:rFonts w:asciiTheme="minorHAnsi" w:hAnsiTheme="minorHAnsi"/>
                  <w:bCs/>
                  <w:sz w:val="20"/>
                  <w:szCs w:val="20"/>
                  <w:rPrChange w:id="1084" w:author="Alhabibi, Haider@Energy" w:date="2022-03-02T10:00:00Z">
                    <w:rPr>
                      <w:rFonts w:asciiTheme="minorHAnsi" w:hAnsiTheme="minorHAnsi"/>
                      <w:b/>
                      <w:sz w:val="20"/>
                      <w:szCs w:val="20"/>
                    </w:rPr>
                  </w:rPrChange>
                </w:rPr>
                <w:t>&lt;&lt;Static Text - see the top&gt;&gt;</w:t>
              </w:r>
            </w:ins>
            <w:del w:id="1085" w:author="Alhabibi, Haider@Energy" w:date="2022-03-02T10:00:00Z">
              <w:r w:rsidR="00A844AA" w:rsidRPr="0037735E" w:rsidDel="0087616A">
                <w:rPr>
                  <w:rFonts w:asciiTheme="minorHAnsi" w:hAnsiTheme="minorHAnsi"/>
                  <w:b/>
                  <w:sz w:val="20"/>
                  <w:szCs w:val="20"/>
                </w:rPr>
                <w:delText>A radiant barrier is required (for Climate Zones 2-15)</w:delText>
              </w:r>
            </w:del>
          </w:p>
          <w:p w14:paraId="15480B72" w14:textId="6B7D6720" w:rsidR="00A844AA" w:rsidRPr="0037735E" w:rsidDel="0087616A" w:rsidRDefault="00A844AA" w:rsidP="00A844AA">
            <w:pPr>
              <w:pStyle w:val="ListParagraph"/>
              <w:numPr>
                <w:ilvl w:val="0"/>
                <w:numId w:val="4"/>
              </w:numPr>
              <w:rPr>
                <w:del w:id="1086" w:author="Alhabibi, Haider@Energy" w:date="2022-03-02T10:00:00Z"/>
                <w:rFonts w:asciiTheme="minorHAnsi" w:hAnsiTheme="minorHAnsi" w:cs="ArialMT"/>
                <w:sz w:val="20"/>
                <w:szCs w:val="20"/>
              </w:rPr>
            </w:pPr>
            <w:del w:id="1087" w:author="Alhabibi, Haider@Energy" w:date="2022-03-02T10:00:00Z">
              <w:r w:rsidRPr="0037735E" w:rsidDel="0087616A">
                <w:rPr>
                  <w:rFonts w:asciiTheme="minorHAnsi" w:hAnsiTheme="minorHAnsi" w:cs="ArialMT"/>
                  <w:sz w:val="20"/>
                  <w:szCs w:val="20"/>
                </w:rPr>
                <w:delText xml:space="preserve">Radiant barriers shall meet specific eligibility and installation criteria to receive energy credit for compliance with the Building Energy Efficiency Standards for low-rise residential buildings.  Refer to </w:delText>
              </w:r>
            </w:del>
            <w:ins w:id="1088" w:author="Shewmaker, Michael@Energy" w:date="2021-12-23T11:46:00Z">
              <w:del w:id="1089" w:author="Alhabibi, Haider@Energy" w:date="2022-03-02T10:00:00Z">
                <w:r w:rsidR="00626B1A" w:rsidDel="0087616A">
                  <w:rPr>
                    <w:rFonts w:asciiTheme="minorHAnsi" w:hAnsiTheme="minorHAnsi" w:cs="ArialMT"/>
                    <w:sz w:val="20"/>
                    <w:szCs w:val="20"/>
                  </w:rPr>
                  <w:delText xml:space="preserve">Reference Appendices, Residential Appendix, </w:delText>
                </w:r>
              </w:del>
            </w:ins>
            <w:del w:id="1090" w:author="Alhabibi, Haider@Energy" w:date="2022-03-02T10:00:00Z">
              <w:r w:rsidRPr="0037735E" w:rsidDel="0087616A">
                <w:rPr>
                  <w:rFonts w:asciiTheme="minorHAnsi" w:hAnsiTheme="minorHAnsi" w:cs="ArialMT"/>
                  <w:sz w:val="20"/>
                  <w:szCs w:val="20"/>
                </w:rPr>
                <w:delText>RA4.2.1</w:delText>
              </w:r>
            </w:del>
          </w:p>
          <w:p w14:paraId="15480B73" w14:textId="489DD0FC" w:rsidR="00A844AA" w:rsidRPr="0037735E" w:rsidDel="0087616A" w:rsidRDefault="00A844AA" w:rsidP="00A844AA">
            <w:pPr>
              <w:pStyle w:val="ListParagraph"/>
              <w:numPr>
                <w:ilvl w:val="0"/>
                <w:numId w:val="4"/>
              </w:numPr>
              <w:rPr>
                <w:del w:id="1091" w:author="Alhabibi, Haider@Energy" w:date="2022-03-02T10:00:00Z"/>
                <w:rFonts w:asciiTheme="minorHAnsi" w:hAnsiTheme="minorHAnsi" w:cs="ArialMT"/>
                <w:sz w:val="20"/>
                <w:szCs w:val="20"/>
              </w:rPr>
            </w:pPr>
            <w:del w:id="1092" w:author="Alhabibi, Haider@Energy" w:date="2022-03-02T10:00:00Z">
              <w:r w:rsidRPr="0037735E" w:rsidDel="0087616A">
                <w:rPr>
                  <w:rFonts w:asciiTheme="minorHAnsi" w:hAnsiTheme="minorHAnsi" w:cs="ArialMT"/>
                  <w:sz w:val="20"/>
                  <w:szCs w:val="20"/>
                </w:rPr>
                <w:delText xml:space="preserve">The emittance of the radiant barrier shall be less than or equal to 0.05 as tested in accordance with </w:delText>
              </w:r>
            </w:del>
            <w:ins w:id="1093" w:author="Shewmaker, Michael@Energy" w:date="2021-12-23T11:46:00Z">
              <w:del w:id="1094" w:author="Alhabibi, Haider@Energy" w:date="2022-03-02T10:00:00Z">
                <w:r w:rsidR="00626B1A" w:rsidDel="0087616A">
                  <w:rPr>
                    <w:rFonts w:asciiTheme="minorHAnsi" w:hAnsiTheme="minorHAnsi" w:cs="ArialMT"/>
                    <w:sz w:val="20"/>
                    <w:szCs w:val="20"/>
                  </w:rPr>
                  <w:delText>American Society for Testing and Materials (</w:delText>
                </w:r>
              </w:del>
            </w:ins>
            <w:del w:id="1095" w:author="Alhabibi, Haider@Energy" w:date="2022-03-02T10:00:00Z">
              <w:r w:rsidRPr="0037735E" w:rsidDel="0087616A">
                <w:rPr>
                  <w:rFonts w:asciiTheme="minorHAnsi" w:hAnsiTheme="minorHAnsi" w:cs="ArialMT"/>
                  <w:sz w:val="20"/>
                  <w:szCs w:val="20"/>
                </w:rPr>
                <w:delText>ASTM</w:delText>
              </w:r>
            </w:del>
            <w:ins w:id="1096" w:author="Shewmaker, Michael@Energy" w:date="2021-12-23T11:46:00Z">
              <w:del w:id="1097" w:author="Alhabibi, Haider@Energy" w:date="2022-03-02T10:00:00Z">
                <w:r w:rsidR="00626B1A" w:rsidDel="0087616A">
                  <w:rPr>
                    <w:rFonts w:asciiTheme="minorHAnsi" w:hAnsiTheme="minorHAnsi" w:cs="ArialMT"/>
                    <w:sz w:val="20"/>
                    <w:szCs w:val="20"/>
                  </w:rPr>
                  <w:delText>)</w:delText>
                </w:r>
              </w:del>
            </w:ins>
            <w:del w:id="1098" w:author="Alhabibi, Haider@Energy" w:date="2022-03-02T10:00:00Z">
              <w:r w:rsidRPr="0037735E" w:rsidDel="0087616A">
                <w:rPr>
                  <w:rFonts w:asciiTheme="minorHAnsi" w:hAnsiTheme="minorHAnsi" w:cs="ArialMT"/>
                  <w:sz w:val="20"/>
                  <w:szCs w:val="20"/>
                </w:rPr>
                <w:delText xml:space="preserve"> C1371 or ASTM E408.</w:delText>
              </w:r>
            </w:del>
          </w:p>
          <w:p w14:paraId="656E284C" w14:textId="46CF24B3" w:rsidR="004A5E91" w:rsidRPr="0037735E" w:rsidDel="0087616A" w:rsidRDefault="00A844AA" w:rsidP="0037735E">
            <w:pPr>
              <w:pStyle w:val="ListParagraph"/>
              <w:numPr>
                <w:ilvl w:val="0"/>
                <w:numId w:val="4"/>
              </w:numPr>
              <w:rPr>
                <w:del w:id="1099" w:author="Alhabibi, Haider@Energy" w:date="2022-03-02T10:00:00Z"/>
                <w:rFonts w:asciiTheme="minorHAnsi" w:hAnsiTheme="minorHAnsi"/>
              </w:rPr>
            </w:pPr>
            <w:del w:id="1100" w:author="Alhabibi, Haider@Energy" w:date="2022-03-02T10:00:00Z">
              <w:r w:rsidRPr="0037735E" w:rsidDel="0087616A">
                <w:rPr>
                  <w:rFonts w:asciiTheme="minorHAnsi" w:hAnsiTheme="minorHAnsi" w:cs="ArialMT"/>
                  <w:bCs/>
                  <w:iCs/>
                  <w:sz w:val="20"/>
                  <w:szCs w:val="20"/>
                </w:rPr>
                <w:delText>For Prescriptive Compliance the attic shall be ventilated to p</w:delText>
              </w:r>
              <w:r w:rsidRPr="0037735E" w:rsidDel="0087616A">
                <w:rPr>
                  <w:rFonts w:asciiTheme="minorHAnsi" w:hAnsiTheme="minorHAnsi" w:cs="ArialMT"/>
                  <w:sz w:val="20"/>
                  <w:szCs w:val="20"/>
                </w:rPr>
                <w:delText xml:space="preserve">rovide a minimum free ventilation area of not less than one </w:delText>
              </w:r>
            </w:del>
            <w:ins w:id="1101" w:author="Shewmaker, Michael@Energy" w:date="2021-12-23T12:10:00Z">
              <w:del w:id="1102" w:author="Alhabibi, Haider@Energy" w:date="2022-03-02T10:00:00Z">
                <w:r w:rsidR="00A3529B" w:rsidDel="0087616A">
                  <w:rPr>
                    <w:rFonts w:asciiTheme="minorHAnsi" w:hAnsiTheme="minorHAnsi" w:cs="ArialMT"/>
                    <w:sz w:val="20"/>
                    <w:szCs w:val="20"/>
                  </w:rPr>
                  <w:delText>1</w:delText>
                </w:r>
                <w:r w:rsidR="00A3529B" w:rsidRPr="0037735E" w:rsidDel="0087616A">
                  <w:rPr>
                    <w:rFonts w:asciiTheme="minorHAnsi" w:hAnsiTheme="minorHAnsi" w:cs="ArialMT"/>
                    <w:sz w:val="20"/>
                    <w:szCs w:val="20"/>
                  </w:rPr>
                  <w:delText xml:space="preserve"> </w:delText>
                </w:r>
              </w:del>
            </w:ins>
            <w:del w:id="1103" w:author="Alhabibi, Haider@Energy" w:date="2022-03-02T10:00:00Z">
              <w:r w:rsidRPr="0037735E" w:rsidDel="0087616A">
                <w:rPr>
                  <w:rFonts w:asciiTheme="minorHAnsi" w:hAnsiTheme="minorHAnsi" w:cs="ArialMT"/>
                  <w:sz w:val="20"/>
                  <w:szCs w:val="20"/>
                </w:rPr>
                <w:delText xml:space="preserve">square foot </w:delText>
              </w:r>
            </w:del>
            <w:ins w:id="1104" w:author="Shewmaker, Michael@Energy" w:date="2021-12-23T12:10:00Z">
              <w:del w:id="1105" w:author="Alhabibi, Haider@Energy" w:date="2022-03-02T10:00:00Z">
                <w:r w:rsidR="00A3529B" w:rsidDel="0087616A">
                  <w:rPr>
                    <w:rFonts w:asciiTheme="minorHAnsi" w:hAnsiTheme="minorHAnsi" w:cs="ArialMT"/>
                    <w:sz w:val="20"/>
                    <w:szCs w:val="20"/>
                  </w:rPr>
                  <w:delText>(ft</w:delText>
                </w:r>
                <w:r w:rsidR="00A3529B" w:rsidRPr="00A3529B" w:rsidDel="0087616A">
                  <w:rPr>
                    <w:rFonts w:asciiTheme="minorHAnsi" w:hAnsiTheme="minorHAnsi" w:cs="ArialMT"/>
                    <w:sz w:val="20"/>
                    <w:szCs w:val="20"/>
                    <w:vertAlign w:val="superscript"/>
                    <w:rPrChange w:id="1106" w:author="Shewmaker, Michael@Energy" w:date="2021-12-23T12:10:00Z">
                      <w:rPr>
                        <w:rFonts w:asciiTheme="minorHAnsi" w:hAnsiTheme="minorHAnsi" w:cs="ArialMT"/>
                        <w:sz w:val="20"/>
                        <w:szCs w:val="20"/>
                      </w:rPr>
                    </w:rPrChange>
                  </w:rPr>
                  <w:delText>2</w:delText>
                </w:r>
                <w:r w:rsidR="00A3529B" w:rsidDel="0087616A">
                  <w:rPr>
                    <w:rFonts w:asciiTheme="minorHAnsi" w:hAnsiTheme="minorHAnsi" w:cs="ArialMT"/>
                    <w:sz w:val="20"/>
                    <w:szCs w:val="20"/>
                  </w:rPr>
                  <w:delText xml:space="preserve">) </w:delText>
                </w:r>
              </w:del>
            </w:ins>
            <w:del w:id="1107" w:author="Alhabibi, Haider@Energy" w:date="2022-03-02T10:00:00Z">
              <w:r w:rsidRPr="0037735E" w:rsidDel="0087616A">
                <w:rPr>
                  <w:rFonts w:asciiTheme="minorHAnsi" w:hAnsiTheme="minorHAnsi" w:cs="ArialMT"/>
                  <w:sz w:val="20"/>
                  <w:szCs w:val="20"/>
                </w:rPr>
                <w:delText xml:space="preserve">of vent area for each </w:delText>
              </w:r>
            </w:del>
          </w:p>
          <w:p w14:paraId="15480B74" w14:textId="7957B563" w:rsidR="00A844AA" w:rsidRPr="00B1563A" w:rsidRDefault="00A844AA" w:rsidP="000A2D52">
            <w:pPr>
              <w:pStyle w:val="ListParagraph"/>
            </w:pPr>
            <w:del w:id="1108" w:author="Alhabibi, Haider@Energy" w:date="2022-03-02T10:00:00Z">
              <w:r w:rsidRPr="0037735E" w:rsidDel="0087616A">
                <w:rPr>
                  <w:rFonts w:asciiTheme="minorHAnsi" w:hAnsiTheme="minorHAnsi" w:cs="ArialMT"/>
                  <w:sz w:val="20"/>
                  <w:szCs w:val="20"/>
                </w:rPr>
                <w:delText xml:space="preserve">300 </w:delText>
              </w:r>
            </w:del>
            <w:ins w:id="1109" w:author="Shewmaker, Michael@Energy" w:date="2021-12-23T11:46:00Z">
              <w:del w:id="1110" w:author="Alhabibi, Haider@Energy" w:date="2022-03-02T10:00:00Z">
                <w:r w:rsidR="00626B1A" w:rsidDel="0087616A">
                  <w:rPr>
                    <w:rFonts w:asciiTheme="minorHAnsi" w:hAnsiTheme="minorHAnsi" w:cs="ArialMT"/>
                    <w:sz w:val="20"/>
                    <w:szCs w:val="20"/>
                  </w:rPr>
                  <w:delText>square feet (</w:delText>
                </w:r>
              </w:del>
            </w:ins>
            <w:del w:id="1111" w:author="Alhabibi, Haider@Energy" w:date="2022-03-02T10:00:00Z">
              <w:r w:rsidRPr="0037735E" w:rsidDel="0087616A">
                <w:rPr>
                  <w:rFonts w:asciiTheme="minorHAnsi" w:hAnsiTheme="minorHAnsi" w:cs="ArialMT"/>
                  <w:sz w:val="20"/>
                  <w:szCs w:val="20"/>
                </w:rPr>
                <w:delText>ft</w:delText>
              </w:r>
              <w:r w:rsidRPr="0037735E" w:rsidDel="0087616A">
                <w:rPr>
                  <w:rFonts w:asciiTheme="minorHAnsi" w:hAnsiTheme="minorHAnsi" w:cs="ArialMT"/>
                  <w:sz w:val="20"/>
                  <w:szCs w:val="20"/>
                  <w:vertAlign w:val="superscript"/>
                </w:rPr>
                <w:delText>2</w:delText>
              </w:r>
            </w:del>
            <w:ins w:id="1112" w:author="Shewmaker, Michael@Energy" w:date="2021-12-23T11:46:00Z">
              <w:del w:id="1113" w:author="Alhabibi, Haider@Energy" w:date="2022-03-02T10:00:00Z">
                <w:r w:rsidR="00626B1A" w:rsidDel="0087616A">
                  <w:rPr>
                    <w:rFonts w:asciiTheme="minorHAnsi" w:hAnsiTheme="minorHAnsi" w:cs="ArialMT"/>
                    <w:sz w:val="20"/>
                    <w:szCs w:val="20"/>
                  </w:rPr>
                  <w:delText>)</w:delText>
                </w:r>
              </w:del>
            </w:ins>
            <w:del w:id="1114" w:author="Alhabibi, Haider@Energy" w:date="2022-03-02T10:00:00Z">
              <w:r w:rsidRPr="0037735E" w:rsidDel="0087616A">
                <w:rPr>
                  <w:rFonts w:asciiTheme="minorHAnsi" w:hAnsiTheme="minorHAnsi" w:cs="ArialMT"/>
                  <w:sz w:val="20"/>
                  <w:szCs w:val="20"/>
                </w:rPr>
                <w:delText xml:space="preserve"> of attic floor area with </w:delText>
              </w:r>
              <w:r w:rsidR="000A2D52" w:rsidDel="0087616A">
                <w:rPr>
                  <w:rFonts w:asciiTheme="minorHAnsi" w:hAnsiTheme="minorHAnsi" w:cs="ArialMT"/>
                  <w:sz w:val="20"/>
                  <w:szCs w:val="20"/>
                </w:rPr>
                <w:delText>a minimum of</w:delText>
              </w:r>
              <w:r w:rsidRPr="0037735E" w:rsidDel="0087616A">
                <w:rPr>
                  <w:rFonts w:asciiTheme="minorHAnsi" w:hAnsiTheme="minorHAnsi" w:cs="ArialMT"/>
                  <w:sz w:val="20"/>
                  <w:szCs w:val="20"/>
                </w:rPr>
                <w:delText xml:space="preserve"> </w:delText>
              </w:r>
              <w:r w:rsidR="000A2D52" w:rsidDel="0087616A">
                <w:rPr>
                  <w:rFonts w:asciiTheme="minorHAnsi" w:hAnsiTheme="minorHAnsi" w:cs="ArialMT"/>
                  <w:sz w:val="20"/>
                  <w:szCs w:val="20"/>
                </w:rPr>
                <w:delText>4</w:delText>
              </w:r>
              <w:r w:rsidRPr="0037735E" w:rsidDel="0087616A">
                <w:rPr>
                  <w:rFonts w:asciiTheme="minorHAnsi" w:hAnsiTheme="minorHAnsi" w:cs="ArialMT"/>
                  <w:sz w:val="20"/>
                  <w:szCs w:val="20"/>
                </w:rPr>
                <w:delText>0 percent</w:delText>
              </w:r>
              <w:r w:rsidR="000A2D52" w:rsidDel="0087616A">
                <w:rPr>
                  <w:rFonts w:asciiTheme="minorHAnsi" w:hAnsiTheme="minorHAnsi" w:cs="ArialMT"/>
                  <w:sz w:val="20"/>
                  <w:szCs w:val="20"/>
                </w:rPr>
                <w:delText xml:space="preserve"> to no more than 50 percent</w:delText>
              </w:r>
              <w:r w:rsidRPr="0037735E" w:rsidDel="0087616A">
                <w:rPr>
                  <w:rFonts w:asciiTheme="minorHAnsi" w:hAnsiTheme="minorHAnsi" w:cs="ArialMT"/>
                  <w:sz w:val="20"/>
                  <w:szCs w:val="20"/>
                </w:rPr>
                <w:delText xml:space="preserve"> upper vents.</w:delText>
              </w:r>
              <w:r w:rsidRPr="0037735E" w:rsidDel="0087616A">
                <w:rPr>
                  <w:rFonts w:asciiTheme="minorHAnsi" w:hAnsiTheme="minorHAnsi" w:cs="ArialMT"/>
                  <w:bCs/>
                  <w:iCs/>
                  <w:sz w:val="20"/>
                  <w:szCs w:val="20"/>
                </w:rPr>
                <w:delText xml:space="preserve"> </w:delText>
              </w:r>
              <w:r w:rsidRPr="0037735E" w:rsidDel="0087616A">
                <w:rPr>
                  <w:rFonts w:asciiTheme="minorHAnsi" w:hAnsiTheme="minorHAnsi" w:cs="ArialMT"/>
                  <w:sz w:val="20"/>
                  <w:szCs w:val="20"/>
                </w:rPr>
                <w:delText>Ridge vents or gable end vents are recommended to achieve the best performance. The material should be cut to allow for full airflow to the venting.</w:delText>
              </w:r>
            </w:del>
          </w:p>
        </w:tc>
      </w:tr>
    </w:tbl>
    <w:p w14:paraId="15480B76" w14:textId="77777777" w:rsidR="003A63C9" w:rsidRDefault="003A63C9" w:rsidP="003116BB">
      <w:pPr>
        <w:rPr>
          <w:rFonts w:ascii="Calibri" w:hAnsi="Calibri"/>
        </w:rPr>
      </w:pPr>
    </w:p>
    <w:p w14:paraId="15480B77" w14:textId="77777777" w:rsidR="003A63C9" w:rsidRDefault="003A63C9">
      <w:pPr>
        <w:rPr>
          <w:rFonts w:ascii="Calibri" w:hAnsi="Calibri"/>
        </w:rPr>
      </w:pPr>
      <w:r>
        <w:rPr>
          <w:rFonts w:ascii="Calibri" w:hAnsi="Calibri"/>
        </w:rPr>
        <w:br w:type="page"/>
      </w: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6"/>
        <w:gridCol w:w="976"/>
        <w:gridCol w:w="887"/>
        <w:gridCol w:w="1063"/>
        <w:gridCol w:w="1064"/>
        <w:gridCol w:w="1416"/>
        <w:gridCol w:w="1239"/>
        <w:gridCol w:w="1240"/>
        <w:gridCol w:w="1152"/>
        <w:gridCol w:w="1063"/>
        <w:gridCol w:w="1152"/>
        <w:gridCol w:w="1416"/>
        <w:gridCol w:w="975"/>
        <w:gridCol w:w="21"/>
      </w:tblGrid>
      <w:tr w:rsidR="003C6CEF" w:rsidRPr="00FE052A" w14:paraId="15480B7C" w14:textId="77777777" w:rsidTr="00C86556">
        <w:trPr>
          <w:trHeight w:val="321"/>
        </w:trPr>
        <w:tc>
          <w:tcPr>
            <w:tcW w:w="14390" w:type="dxa"/>
            <w:gridSpan w:val="14"/>
            <w:tcBorders>
              <w:top w:val="single" w:sz="4" w:space="0" w:color="auto"/>
              <w:left w:val="single" w:sz="4" w:space="0" w:color="auto"/>
              <w:bottom w:val="single" w:sz="6" w:space="0" w:color="auto"/>
              <w:right w:val="single" w:sz="4" w:space="0" w:color="auto"/>
            </w:tcBorders>
            <w:shd w:val="clear" w:color="auto" w:fill="auto"/>
          </w:tcPr>
          <w:p w14:paraId="116681F7" w14:textId="5FDB87F5" w:rsidR="004A5E91" w:rsidRPr="0037735E" w:rsidRDefault="003C6CEF" w:rsidP="00C86556">
            <w:pPr>
              <w:rPr>
                <w:rFonts w:ascii="Calibri" w:hAnsi="Calibri"/>
                <w:sz w:val="20"/>
                <w:szCs w:val="22"/>
              </w:rPr>
            </w:pPr>
            <w:r w:rsidRPr="0037735E">
              <w:rPr>
                <w:rFonts w:ascii="Calibri" w:hAnsi="Calibri"/>
                <w:b/>
                <w:sz w:val="20"/>
                <w:szCs w:val="22"/>
              </w:rPr>
              <w:lastRenderedPageBreak/>
              <w:t xml:space="preserve">G. </w:t>
            </w:r>
            <w:r w:rsidR="004A5E91" w:rsidRPr="0037735E">
              <w:rPr>
                <w:rFonts w:ascii="Calibri" w:hAnsi="Calibri"/>
                <w:b/>
                <w:sz w:val="20"/>
                <w:szCs w:val="22"/>
              </w:rPr>
              <w:t>Roofing Products (Cool Roof)</w:t>
            </w:r>
            <w:r w:rsidRPr="0037735E">
              <w:rPr>
                <w:rFonts w:ascii="Calibri" w:hAnsi="Calibri"/>
                <w:b/>
                <w:sz w:val="20"/>
                <w:szCs w:val="22"/>
              </w:rPr>
              <w:t xml:space="preserve"> </w:t>
            </w:r>
            <w:r w:rsidRPr="0037735E">
              <w:rPr>
                <w:rFonts w:ascii="Calibri" w:hAnsi="Calibri"/>
                <w:sz w:val="20"/>
                <w:szCs w:val="22"/>
              </w:rPr>
              <w:t xml:space="preserve">(Section 150.1(c)11)  </w:t>
            </w:r>
          </w:p>
          <w:p w14:paraId="15480B78" w14:textId="2494A5BE" w:rsidR="003C6CEF" w:rsidRDefault="003C6CEF" w:rsidP="00C86556">
            <w:pPr>
              <w:rPr>
                <w:rFonts w:ascii="Calibri" w:hAnsi="Calibri"/>
                <w:sz w:val="18"/>
                <w:szCs w:val="18"/>
              </w:rPr>
            </w:pPr>
            <w:r w:rsidRPr="004A5E91">
              <w:rPr>
                <w:rFonts w:ascii="Calibri" w:hAnsi="Calibri"/>
                <w:sz w:val="20"/>
                <w:szCs w:val="22"/>
              </w:rPr>
              <w:t>&lt;&lt;If A13= one of the items in the following list:</w:t>
            </w:r>
            <w:r w:rsidRPr="004A5E91">
              <w:rPr>
                <w:rFonts w:ascii="Calibri" w:hAnsi="Calibri"/>
                <w:sz w:val="16"/>
                <w:szCs w:val="18"/>
              </w:rPr>
              <w:t xml:space="preserve"> </w:t>
            </w:r>
          </w:p>
          <w:p w14:paraId="15480B79" w14:textId="77777777" w:rsidR="003C6CEF" w:rsidRPr="004A5E91" w:rsidRDefault="003C6CEF" w:rsidP="00C86556">
            <w:pPr>
              <w:rPr>
                <w:rFonts w:ascii="Calibri" w:hAnsi="Calibri"/>
                <w:sz w:val="20"/>
                <w:szCs w:val="18"/>
              </w:rPr>
            </w:pPr>
            <w:r w:rsidRPr="004A5E91">
              <w:rPr>
                <w:rFonts w:ascii="Calibri" w:hAnsi="Calibri"/>
                <w:sz w:val="20"/>
                <w:szCs w:val="18"/>
              </w:rPr>
              <w:t>*</w:t>
            </w:r>
            <w:proofErr w:type="gramStart"/>
            <w:r w:rsidRPr="004A5E91">
              <w:rPr>
                <w:rFonts w:ascii="Calibri" w:hAnsi="Calibri"/>
                <w:sz w:val="20"/>
                <w:szCs w:val="18"/>
              </w:rPr>
              <w:t>Addition  &gt;</w:t>
            </w:r>
            <w:proofErr w:type="gramEnd"/>
            <w:r w:rsidRPr="004A5E91">
              <w:rPr>
                <w:rFonts w:ascii="Calibri" w:hAnsi="Calibri"/>
                <w:sz w:val="20"/>
                <w:szCs w:val="18"/>
              </w:rPr>
              <w:t xml:space="preserve"> 300 to </w:t>
            </w:r>
            <w:r w:rsidRPr="004A5E91">
              <w:rPr>
                <w:rFonts w:ascii="Calibri" w:hAnsi="Calibri"/>
                <w:sz w:val="20"/>
                <w:szCs w:val="18"/>
                <w:u w:val="single"/>
              </w:rPr>
              <w:t>&lt;</w:t>
            </w:r>
            <w:r w:rsidRPr="004A5E91">
              <w:rPr>
                <w:rFonts w:ascii="Calibri" w:hAnsi="Calibri"/>
                <w:sz w:val="20"/>
                <w:szCs w:val="18"/>
              </w:rPr>
              <w:t xml:space="preserve"> 400 ft2</w:t>
            </w:r>
          </w:p>
          <w:p w14:paraId="15480B7A" w14:textId="036B32C8" w:rsidR="003C6CEF" w:rsidRDefault="003C6CEF" w:rsidP="00C86556">
            <w:pPr>
              <w:rPr>
                <w:rFonts w:ascii="Calibri" w:hAnsi="Calibri"/>
                <w:sz w:val="20"/>
                <w:szCs w:val="18"/>
              </w:rPr>
            </w:pPr>
            <w:r w:rsidRPr="004A5E91">
              <w:rPr>
                <w:rFonts w:ascii="Calibri" w:hAnsi="Calibri"/>
                <w:sz w:val="20"/>
                <w:szCs w:val="18"/>
              </w:rPr>
              <w:t>*</w:t>
            </w:r>
            <w:proofErr w:type="gramStart"/>
            <w:r w:rsidRPr="004A5E91">
              <w:rPr>
                <w:rFonts w:ascii="Calibri" w:hAnsi="Calibri"/>
                <w:sz w:val="20"/>
                <w:szCs w:val="18"/>
              </w:rPr>
              <w:t>Addition  &gt;</w:t>
            </w:r>
            <w:proofErr w:type="gramEnd"/>
            <w:r w:rsidRPr="004A5E91">
              <w:rPr>
                <w:rFonts w:ascii="Calibri" w:hAnsi="Calibri"/>
                <w:sz w:val="20"/>
                <w:szCs w:val="18"/>
              </w:rPr>
              <w:t xml:space="preserve"> 400 to </w:t>
            </w:r>
            <w:r w:rsidRPr="004A5E91">
              <w:rPr>
                <w:rFonts w:ascii="Calibri" w:hAnsi="Calibri"/>
                <w:sz w:val="20"/>
                <w:szCs w:val="18"/>
                <w:u w:val="single"/>
              </w:rPr>
              <w:t>&lt;</w:t>
            </w:r>
            <w:r w:rsidRPr="004A5E91">
              <w:rPr>
                <w:rFonts w:ascii="Calibri" w:hAnsi="Calibri"/>
                <w:sz w:val="20"/>
                <w:szCs w:val="18"/>
              </w:rPr>
              <w:t xml:space="preserve"> 700 ft2</w:t>
            </w:r>
          </w:p>
          <w:p w14:paraId="19B9DB8D" w14:textId="70B37093" w:rsidR="00A81A2F" w:rsidRPr="00DE2647" w:rsidRDefault="00A81A2F" w:rsidP="00C86556">
            <w:pPr>
              <w:rPr>
                <w:rFonts w:ascii="Calibri" w:hAnsi="Calibri"/>
                <w:sz w:val="20"/>
                <w:szCs w:val="18"/>
              </w:rPr>
            </w:pPr>
            <w:del w:id="1115" w:author="Shewmaker, Michael@Energy" w:date="2021-12-23T11:52:00Z">
              <w:r w:rsidRPr="00DE2647" w:rsidDel="00275A70">
                <w:rPr>
                  <w:rFonts w:ascii="Calibri" w:hAnsi="Calibri"/>
                  <w:sz w:val="20"/>
                  <w:szCs w:val="18"/>
                </w:rPr>
                <w:delText xml:space="preserve">*ADU Addition </w:delText>
              </w:r>
              <w:r w:rsidRPr="00DE2647" w:rsidDel="00275A70">
                <w:rPr>
                  <w:rFonts w:ascii="Calibri" w:hAnsi="Calibri"/>
                  <w:sz w:val="20"/>
                  <w:szCs w:val="18"/>
                  <w:u w:val="single"/>
                </w:rPr>
                <w:delText>&lt;</w:delText>
              </w:r>
              <w:r w:rsidRPr="00DE2647" w:rsidDel="00275A70">
                <w:rPr>
                  <w:rFonts w:ascii="Calibri" w:hAnsi="Calibri"/>
                  <w:sz w:val="20"/>
                  <w:szCs w:val="18"/>
                </w:rPr>
                <w:delText xml:space="preserve"> 300 ft</w:delText>
              </w:r>
              <w:r w:rsidRPr="00DE2647" w:rsidDel="00275A70">
                <w:rPr>
                  <w:rFonts w:ascii="Calibri" w:hAnsi="Calibri"/>
                  <w:sz w:val="20"/>
                  <w:szCs w:val="18"/>
                  <w:vertAlign w:val="superscript"/>
                </w:rPr>
                <w:delText>2</w:delText>
              </w:r>
              <w:r w:rsidRPr="00DE2647" w:rsidDel="00275A70">
                <w:rPr>
                  <w:rFonts w:ascii="Calibri" w:hAnsi="Calibri"/>
                  <w:sz w:val="20"/>
                  <w:szCs w:val="18"/>
                </w:rPr>
                <w:delText xml:space="preserve">   </w:delText>
              </w:r>
            </w:del>
          </w:p>
          <w:p w14:paraId="0A286773" w14:textId="77777777" w:rsidR="00A81A2F" w:rsidRPr="00DE2647" w:rsidRDefault="00A81A2F" w:rsidP="00C86556">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4B15553C" w14:textId="77777777" w:rsidR="00A81A2F" w:rsidRPr="00DE2647" w:rsidRDefault="00A81A2F" w:rsidP="00C86556">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0C73A9F4" w14:textId="77777777" w:rsidR="00A81A2F" w:rsidRPr="00DE2647" w:rsidRDefault="00A81A2F" w:rsidP="00C86556">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204722B6" w14:textId="0F0E5EF5" w:rsidR="00AF54B3" w:rsidRDefault="003C6CEF" w:rsidP="00C86556">
            <w:pPr>
              <w:rPr>
                <w:rFonts w:ascii="Calibri" w:hAnsi="Calibri"/>
                <w:sz w:val="20"/>
                <w:szCs w:val="18"/>
              </w:rPr>
            </w:pPr>
            <w:r w:rsidRPr="004A5E91">
              <w:rPr>
                <w:rFonts w:ascii="Calibri" w:hAnsi="Calibri"/>
                <w:sz w:val="20"/>
                <w:szCs w:val="18"/>
              </w:rPr>
              <w:t>*</w:t>
            </w:r>
            <w:proofErr w:type="gramStart"/>
            <w:r w:rsidRPr="004A5E91">
              <w:rPr>
                <w:rFonts w:ascii="Calibri" w:hAnsi="Calibri"/>
                <w:sz w:val="20"/>
                <w:szCs w:val="18"/>
              </w:rPr>
              <w:t>Addition  &gt;</w:t>
            </w:r>
            <w:proofErr w:type="gramEnd"/>
            <w:r w:rsidRPr="004A5E91">
              <w:rPr>
                <w:rFonts w:ascii="Calibri" w:hAnsi="Calibri"/>
                <w:sz w:val="20"/>
                <w:szCs w:val="18"/>
              </w:rPr>
              <w:t xml:space="preserve"> 700 to </w:t>
            </w:r>
            <w:r w:rsidRPr="004A5E91">
              <w:rPr>
                <w:rFonts w:ascii="Calibri" w:hAnsi="Calibri"/>
                <w:sz w:val="20"/>
                <w:szCs w:val="18"/>
                <w:u w:val="single"/>
              </w:rPr>
              <w:t>&lt;</w:t>
            </w:r>
            <w:r w:rsidRPr="004A5E91">
              <w:rPr>
                <w:rFonts w:ascii="Calibri" w:hAnsi="Calibri"/>
                <w:sz w:val="20"/>
                <w:szCs w:val="18"/>
              </w:rPr>
              <w:t xml:space="preserve"> 1000 ft2  then display this section</w:t>
            </w:r>
            <w:r w:rsidR="00C81BA9">
              <w:rPr>
                <w:rFonts w:ascii="Calibri" w:hAnsi="Calibri"/>
                <w:sz w:val="20"/>
                <w:szCs w:val="18"/>
              </w:rPr>
              <w:t xml:space="preserve"> </w:t>
            </w:r>
            <w:r w:rsidR="00C81BA9">
              <w:rPr>
                <w:rFonts w:asciiTheme="minorHAnsi" w:eastAsia="Calibri" w:hAnsiTheme="minorHAnsi"/>
                <w:sz w:val="20"/>
              </w:rPr>
              <w:t>but entry is optional,</w:t>
            </w:r>
          </w:p>
          <w:p w14:paraId="15480B7B" w14:textId="5443A093" w:rsidR="003C6CEF" w:rsidRPr="00C32C7D" w:rsidRDefault="003C6CEF" w:rsidP="00C86556">
            <w:pPr>
              <w:rPr>
                <w:rFonts w:ascii="Calibri" w:hAnsi="Calibri"/>
                <w:b/>
                <w:sz w:val="22"/>
                <w:szCs w:val="22"/>
              </w:rPr>
            </w:pPr>
            <w:r w:rsidRPr="004A5E91">
              <w:rPr>
                <w:rFonts w:ascii="Calibri" w:hAnsi="Calibri"/>
                <w:sz w:val="20"/>
                <w:szCs w:val="18"/>
              </w:rPr>
              <w:t xml:space="preserve"> else display</w:t>
            </w:r>
            <w:r w:rsidR="00EE5A33" w:rsidRPr="004A5E91">
              <w:rPr>
                <w:rFonts w:ascii="Calibri" w:hAnsi="Calibri"/>
                <w:sz w:val="20"/>
                <w:szCs w:val="18"/>
              </w:rPr>
              <w:t xml:space="preserve"> the standard</w:t>
            </w:r>
            <w:r w:rsidRPr="004A5E91">
              <w:rPr>
                <w:rFonts w:ascii="Calibri" w:hAnsi="Calibri"/>
                <w:sz w:val="20"/>
                <w:szCs w:val="18"/>
              </w:rPr>
              <w:t xml:space="preserve"> “The Section Does Not Apply” message&gt;&gt;</w:t>
            </w:r>
          </w:p>
        </w:tc>
      </w:tr>
      <w:tr w:rsidR="003C6CEF" w:rsidRPr="00FE052A" w14:paraId="15480B8A" w14:textId="77777777" w:rsidTr="00C86556">
        <w:trPr>
          <w:gridAfter w:val="1"/>
          <w:wAfter w:w="21" w:type="dxa"/>
          <w:trHeight w:val="241"/>
        </w:trPr>
        <w:tc>
          <w:tcPr>
            <w:tcW w:w="726" w:type="dxa"/>
            <w:tcBorders>
              <w:top w:val="single" w:sz="6" w:space="0" w:color="auto"/>
              <w:left w:val="single" w:sz="4" w:space="0" w:color="auto"/>
              <w:bottom w:val="single" w:sz="6" w:space="0" w:color="auto"/>
            </w:tcBorders>
          </w:tcPr>
          <w:p w14:paraId="15480B7D"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976" w:type="dxa"/>
            <w:tcBorders>
              <w:top w:val="single" w:sz="6" w:space="0" w:color="auto"/>
              <w:bottom w:val="single" w:sz="6" w:space="0" w:color="auto"/>
            </w:tcBorders>
            <w:shd w:val="clear" w:color="auto" w:fill="auto"/>
            <w:vAlign w:val="bottom"/>
          </w:tcPr>
          <w:p w14:paraId="15480B7E"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887" w:type="dxa"/>
            <w:tcBorders>
              <w:top w:val="single" w:sz="6" w:space="0" w:color="auto"/>
              <w:bottom w:val="single" w:sz="6" w:space="0" w:color="auto"/>
            </w:tcBorders>
            <w:shd w:val="clear" w:color="auto" w:fill="auto"/>
            <w:vAlign w:val="bottom"/>
          </w:tcPr>
          <w:p w14:paraId="15480B7F"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63" w:type="dxa"/>
            <w:tcBorders>
              <w:top w:val="single" w:sz="6" w:space="0" w:color="auto"/>
              <w:bottom w:val="single" w:sz="6" w:space="0" w:color="auto"/>
            </w:tcBorders>
            <w:shd w:val="clear" w:color="auto" w:fill="auto"/>
            <w:vAlign w:val="bottom"/>
          </w:tcPr>
          <w:p w14:paraId="15480B80"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064" w:type="dxa"/>
            <w:tcBorders>
              <w:top w:val="single" w:sz="6" w:space="0" w:color="auto"/>
              <w:bottom w:val="single" w:sz="6" w:space="0" w:color="auto"/>
            </w:tcBorders>
            <w:shd w:val="clear" w:color="auto" w:fill="auto"/>
            <w:vAlign w:val="bottom"/>
          </w:tcPr>
          <w:p w14:paraId="15480B81"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416" w:type="dxa"/>
            <w:tcBorders>
              <w:top w:val="single" w:sz="6" w:space="0" w:color="auto"/>
              <w:bottom w:val="single" w:sz="6" w:space="0" w:color="auto"/>
            </w:tcBorders>
            <w:shd w:val="clear" w:color="auto" w:fill="auto"/>
            <w:vAlign w:val="bottom"/>
          </w:tcPr>
          <w:p w14:paraId="15480B82"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39" w:type="dxa"/>
            <w:tcBorders>
              <w:top w:val="single" w:sz="6" w:space="0" w:color="auto"/>
              <w:bottom w:val="single" w:sz="6" w:space="0" w:color="auto"/>
            </w:tcBorders>
            <w:shd w:val="clear" w:color="auto" w:fill="auto"/>
            <w:vAlign w:val="bottom"/>
          </w:tcPr>
          <w:p w14:paraId="15480B83"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40" w:type="dxa"/>
            <w:tcBorders>
              <w:top w:val="single" w:sz="6" w:space="0" w:color="auto"/>
              <w:bottom w:val="single" w:sz="6" w:space="0" w:color="auto"/>
            </w:tcBorders>
            <w:shd w:val="clear" w:color="auto" w:fill="auto"/>
            <w:vAlign w:val="bottom"/>
          </w:tcPr>
          <w:p w14:paraId="15480B84" w14:textId="77777777" w:rsidR="003C6CEF" w:rsidRDefault="003C6CEF"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52" w:type="dxa"/>
            <w:tcBorders>
              <w:top w:val="single" w:sz="6" w:space="0" w:color="auto"/>
              <w:bottom w:val="single" w:sz="6" w:space="0" w:color="auto"/>
            </w:tcBorders>
            <w:shd w:val="clear" w:color="auto" w:fill="auto"/>
            <w:vAlign w:val="bottom"/>
          </w:tcPr>
          <w:p w14:paraId="15480B85" w14:textId="77777777" w:rsidR="003C6CEF" w:rsidRDefault="003C6CEF"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063" w:type="dxa"/>
            <w:tcBorders>
              <w:top w:val="single" w:sz="6" w:space="0" w:color="auto"/>
              <w:bottom w:val="single" w:sz="6" w:space="0" w:color="auto"/>
            </w:tcBorders>
            <w:shd w:val="clear" w:color="auto" w:fill="auto"/>
            <w:vAlign w:val="bottom"/>
          </w:tcPr>
          <w:p w14:paraId="15480B86"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152" w:type="dxa"/>
            <w:tcBorders>
              <w:top w:val="single" w:sz="6" w:space="0" w:color="auto"/>
              <w:bottom w:val="single" w:sz="6" w:space="0" w:color="auto"/>
            </w:tcBorders>
            <w:shd w:val="clear" w:color="auto" w:fill="auto"/>
            <w:vAlign w:val="bottom"/>
          </w:tcPr>
          <w:p w14:paraId="15480B87"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416" w:type="dxa"/>
            <w:tcBorders>
              <w:top w:val="single" w:sz="6" w:space="0" w:color="auto"/>
              <w:bottom w:val="single" w:sz="6" w:space="0" w:color="auto"/>
            </w:tcBorders>
            <w:shd w:val="clear" w:color="auto" w:fill="auto"/>
            <w:vAlign w:val="bottom"/>
          </w:tcPr>
          <w:p w14:paraId="15480B88"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75" w:type="dxa"/>
            <w:tcBorders>
              <w:top w:val="single" w:sz="6" w:space="0" w:color="auto"/>
              <w:bottom w:val="single" w:sz="6" w:space="0" w:color="auto"/>
              <w:right w:val="single" w:sz="4" w:space="0" w:color="auto"/>
            </w:tcBorders>
            <w:shd w:val="clear" w:color="auto" w:fill="auto"/>
            <w:vAlign w:val="bottom"/>
          </w:tcPr>
          <w:p w14:paraId="15480B89"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3C6CEF" w:rsidRPr="00FE052A" w14:paraId="15480B93" w14:textId="77777777" w:rsidTr="00C86556">
        <w:trPr>
          <w:gridAfter w:val="1"/>
          <w:wAfter w:w="21" w:type="dxa"/>
          <w:trHeight w:val="149"/>
        </w:trPr>
        <w:tc>
          <w:tcPr>
            <w:tcW w:w="726" w:type="dxa"/>
            <w:vMerge w:val="restart"/>
            <w:tcBorders>
              <w:top w:val="single" w:sz="6" w:space="0" w:color="auto"/>
              <w:left w:val="single" w:sz="4" w:space="0" w:color="auto"/>
              <w:bottom w:val="single" w:sz="6" w:space="0" w:color="auto"/>
            </w:tcBorders>
            <w:vAlign w:val="bottom"/>
          </w:tcPr>
          <w:p w14:paraId="15480B8B"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Tag/ID</w:t>
            </w:r>
          </w:p>
        </w:tc>
        <w:tc>
          <w:tcPr>
            <w:tcW w:w="976" w:type="dxa"/>
            <w:vMerge w:val="restart"/>
            <w:tcBorders>
              <w:top w:val="single" w:sz="6" w:space="0" w:color="auto"/>
              <w:bottom w:val="single" w:sz="6" w:space="0" w:color="auto"/>
            </w:tcBorders>
            <w:shd w:val="clear" w:color="auto" w:fill="auto"/>
            <w:vAlign w:val="bottom"/>
          </w:tcPr>
          <w:p w14:paraId="15480B8C" w14:textId="72085ACC" w:rsidR="003C6CEF" w:rsidRPr="009B3A0C" w:rsidRDefault="009A660E"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Exception</w:t>
            </w:r>
          </w:p>
        </w:tc>
        <w:tc>
          <w:tcPr>
            <w:tcW w:w="887" w:type="dxa"/>
            <w:vMerge w:val="restart"/>
            <w:tcBorders>
              <w:top w:val="single" w:sz="6" w:space="0" w:color="auto"/>
              <w:bottom w:val="single" w:sz="6" w:space="0" w:color="auto"/>
            </w:tcBorders>
            <w:shd w:val="clear" w:color="auto" w:fill="auto"/>
            <w:vAlign w:val="bottom"/>
          </w:tcPr>
          <w:p w14:paraId="15480B8D" w14:textId="77777777" w:rsidR="003C6CEF" w:rsidRPr="009B3A0C" w:rsidRDefault="003C6CEF" w:rsidP="00C86556">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063" w:type="dxa"/>
            <w:vMerge w:val="restart"/>
            <w:tcBorders>
              <w:top w:val="single" w:sz="6" w:space="0" w:color="auto"/>
              <w:bottom w:val="single" w:sz="6" w:space="0" w:color="auto"/>
            </w:tcBorders>
            <w:shd w:val="clear" w:color="auto" w:fill="auto"/>
            <w:vAlign w:val="bottom"/>
          </w:tcPr>
          <w:p w14:paraId="15480B8E"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Method of compliance</w:t>
            </w:r>
          </w:p>
        </w:tc>
        <w:tc>
          <w:tcPr>
            <w:tcW w:w="1064" w:type="dxa"/>
            <w:vMerge w:val="restart"/>
            <w:tcBorders>
              <w:top w:val="single" w:sz="6" w:space="0" w:color="auto"/>
              <w:bottom w:val="single" w:sz="6" w:space="0" w:color="auto"/>
            </w:tcBorders>
            <w:shd w:val="clear" w:color="auto" w:fill="auto"/>
            <w:vAlign w:val="bottom"/>
          </w:tcPr>
          <w:p w14:paraId="15480B8F"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416" w:type="dxa"/>
            <w:vMerge w:val="restart"/>
            <w:tcBorders>
              <w:top w:val="single" w:sz="6" w:space="0" w:color="auto"/>
              <w:bottom w:val="single" w:sz="6" w:space="0" w:color="auto"/>
            </w:tcBorders>
            <w:shd w:val="clear" w:color="auto" w:fill="auto"/>
            <w:vAlign w:val="bottom"/>
          </w:tcPr>
          <w:p w14:paraId="15480B90"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694" w:type="dxa"/>
            <w:gridSpan w:val="4"/>
            <w:tcBorders>
              <w:top w:val="single" w:sz="6" w:space="0" w:color="auto"/>
              <w:bottom w:val="single" w:sz="6" w:space="0" w:color="auto"/>
            </w:tcBorders>
            <w:shd w:val="clear" w:color="auto" w:fill="auto"/>
            <w:vAlign w:val="bottom"/>
          </w:tcPr>
          <w:p w14:paraId="15480B91"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543" w:type="dxa"/>
            <w:gridSpan w:val="3"/>
            <w:tcBorders>
              <w:top w:val="single" w:sz="6" w:space="0" w:color="auto"/>
              <w:bottom w:val="single" w:sz="6" w:space="0" w:color="auto"/>
              <w:right w:val="single" w:sz="4" w:space="0" w:color="auto"/>
            </w:tcBorders>
            <w:shd w:val="clear" w:color="auto" w:fill="auto"/>
            <w:vAlign w:val="bottom"/>
          </w:tcPr>
          <w:p w14:paraId="15480B92"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3C6CEF" w:rsidRPr="00FE052A" w14:paraId="15480BA2" w14:textId="77777777" w:rsidTr="00C86556">
        <w:trPr>
          <w:gridAfter w:val="1"/>
          <w:wAfter w:w="21" w:type="dxa"/>
          <w:trHeight w:val="483"/>
        </w:trPr>
        <w:tc>
          <w:tcPr>
            <w:tcW w:w="726" w:type="dxa"/>
            <w:vMerge/>
            <w:tcBorders>
              <w:top w:val="single" w:sz="6" w:space="0" w:color="auto"/>
              <w:left w:val="single" w:sz="4" w:space="0" w:color="auto"/>
              <w:bottom w:val="single" w:sz="6" w:space="0" w:color="auto"/>
            </w:tcBorders>
          </w:tcPr>
          <w:p w14:paraId="15480B94"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p>
        </w:tc>
        <w:tc>
          <w:tcPr>
            <w:tcW w:w="976" w:type="dxa"/>
            <w:vMerge/>
            <w:tcBorders>
              <w:top w:val="single" w:sz="6" w:space="0" w:color="auto"/>
              <w:bottom w:val="single" w:sz="6" w:space="0" w:color="auto"/>
            </w:tcBorders>
            <w:shd w:val="clear" w:color="auto" w:fill="auto"/>
            <w:vAlign w:val="bottom"/>
          </w:tcPr>
          <w:p w14:paraId="15480B95"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p>
        </w:tc>
        <w:tc>
          <w:tcPr>
            <w:tcW w:w="887" w:type="dxa"/>
            <w:vMerge/>
            <w:tcBorders>
              <w:top w:val="single" w:sz="6" w:space="0" w:color="auto"/>
              <w:bottom w:val="single" w:sz="6" w:space="0" w:color="auto"/>
            </w:tcBorders>
            <w:shd w:val="clear" w:color="auto" w:fill="auto"/>
            <w:vAlign w:val="bottom"/>
          </w:tcPr>
          <w:p w14:paraId="15480B96"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p>
        </w:tc>
        <w:tc>
          <w:tcPr>
            <w:tcW w:w="1063" w:type="dxa"/>
            <w:vMerge/>
            <w:tcBorders>
              <w:top w:val="single" w:sz="6" w:space="0" w:color="auto"/>
              <w:bottom w:val="single" w:sz="6" w:space="0" w:color="auto"/>
            </w:tcBorders>
            <w:shd w:val="clear" w:color="auto" w:fill="auto"/>
            <w:vAlign w:val="bottom"/>
          </w:tcPr>
          <w:p w14:paraId="15480B97"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64" w:type="dxa"/>
            <w:vMerge/>
            <w:tcBorders>
              <w:top w:val="single" w:sz="6" w:space="0" w:color="auto"/>
              <w:bottom w:val="single" w:sz="6" w:space="0" w:color="auto"/>
            </w:tcBorders>
            <w:shd w:val="clear" w:color="auto" w:fill="auto"/>
            <w:vAlign w:val="bottom"/>
          </w:tcPr>
          <w:p w14:paraId="15480B98"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16" w:type="dxa"/>
            <w:vMerge/>
            <w:tcBorders>
              <w:top w:val="single" w:sz="6" w:space="0" w:color="auto"/>
              <w:bottom w:val="single" w:sz="6" w:space="0" w:color="auto"/>
            </w:tcBorders>
            <w:shd w:val="clear" w:color="auto" w:fill="auto"/>
            <w:vAlign w:val="bottom"/>
          </w:tcPr>
          <w:p w14:paraId="15480B99" w14:textId="77777777" w:rsidR="003C6CEF" w:rsidRPr="00061D5E"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39" w:type="dxa"/>
            <w:tcBorders>
              <w:top w:val="single" w:sz="6" w:space="0" w:color="auto"/>
              <w:bottom w:val="single" w:sz="6" w:space="0" w:color="auto"/>
            </w:tcBorders>
            <w:shd w:val="clear" w:color="auto" w:fill="auto"/>
            <w:vAlign w:val="bottom"/>
          </w:tcPr>
          <w:p w14:paraId="15480B9A"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40" w:type="dxa"/>
            <w:tcBorders>
              <w:top w:val="single" w:sz="6" w:space="0" w:color="auto"/>
              <w:bottom w:val="single" w:sz="6" w:space="0" w:color="auto"/>
            </w:tcBorders>
            <w:shd w:val="clear" w:color="auto" w:fill="auto"/>
            <w:vAlign w:val="bottom"/>
          </w:tcPr>
          <w:p w14:paraId="15480B9B"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52" w:type="dxa"/>
            <w:tcBorders>
              <w:top w:val="single" w:sz="6" w:space="0" w:color="auto"/>
              <w:bottom w:val="single" w:sz="6" w:space="0" w:color="auto"/>
            </w:tcBorders>
            <w:shd w:val="clear" w:color="auto" w:fill="auto"/>
            <w:vAlign w:val="bottom"/>
          </w:tcPr>
          <w:p w14:paraId="15480B9C" w14:textId="77777777" w:rsidR="003C6CEF" w:rsidRDefault="003C6CEF" w:rsidP="00C86556">
            <w:pPr>
              <w:jc w:val="center"/>
              <w:rPr>
                <w:b/>
                <w:sz w:val="18"/>
                <w:szCs w:val="18"/>
              </w:rPr>
            </w:pPr>
            <w:r>
              <w:rPr>
                <w:rFonts w:ascii="Calibri" w:hAnsi="Calibri"/>
                <w:sz w:val="18"/>
              </w:rPr>
              <w:t>Thermal Emittance</w:t>
            </w:r>
            <w:r w:rsidDel="00484660">
              <w:rPr>
                <w:rFonts w:ascii="Calibri" w:hAnsi="Calibri"/>
                <w:sz w:val="18"/>
              </w:rPr>
              <w:t xml:space="preserve"> </w:t>
            </w:r>
          </w:p>
        </w:tc>
        <w:tc>
          <w:tcPr>
            <w:tcW w:w="1063" w:type="dxa"/>
            <w:tcBorders>
              <w:top w:val="single" w:sz="6" w:space="0" w:color="auto"/>
              <w:bottom w:val="single" w:sz="6" w:space="0" w:color="auto"/>
            </w:tcBorders>
            <w:shd w:val="clear" w:color="auto" w:fill="auto"/>
            <w:vAlign w:val="bottom"/>
          </w:tcPr>
          <w:p w14:paraId="15480B9D"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w:t>
            </w:r>
          </w:p>
          <w:p w14:paraId="15480B9E" w14:textId="77777777" w:rsidR="003C6CEF" w:rsidRPr="00484660"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sidRPr="00737E08">
              <w:rPr>
                <w:b w:val="0"/>
                <w:sz w:val="18"/>
                <w:szCs w:val="18"/>
              </w:rPr>
              <w:t>(Optional)</w:t>
            </w:r>
          </w:p>
        </w:tc>
        <w:tc>
          <w:tcPr>
            <w:tcW w:w="1152" w:type="dxa"/>
            <w:tcBorders>
              <w:top w:val="single" w:sz="6" w:space="0" w:color="auto"/>
              <w:bottom w:val="single" w:sz="6" w:space="0" w:color="auto"/>
            </w:tcBorders>
            <w:shd w:val="clear" w:color="auto" w:fill="auto"/>
            <w:vAlign w:val="bottom"/>
          </w:tcPr>
          <w:p w14:paraId="15480B9F"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416" w:type="dxa"/>
            <w:tcBorders>
              <w:top w:val="single" w:sz="6" w:space="0" w:color="auto"/>
              <w:bottom w:val="single" w:sz="6" w:space="0" w:color="auto"/>
            </w:tcBorders>
            <w:shd w:val="clear" w:color="auto" w:fill="auto"/>
            <w:vAlign w:val="bottom"/>
          </w:tcPr>
          <w:p w14:paraId="15480BA0"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75" w:type="dxa"/>
            <w:tcBorders>
              <w:top w:val="single" w:sz="6" w:space="0" w:color="auto"/>
              <w:bottom w:val="single" w:sz="6" w:space="0" w:color="auto"/>
              <w:right w:val="single" w:sz="4" w:space="0" w:color="auto"/>
            </w:tcBorders>
            <w:shd w:val="clear" w:color="auto" w:fill="auto"/>
            <w:vAlign w:val="bottom"/>
          </w:tcPr>
          <w:p w14:paraId="15480BA1"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BB53F2" w:rsidRPr="00FE052A" w14:paraId="15480BBE" w14:textId="77777777" w:rsidTr="00C86556">
        <w:trPr>
          <w:gridAfter w:val="1"/>
          <w:wAfter w:w="21" w:type="dxa"/>
          <w:trHeight w:val="282"/>
        </w:trPr>
        <w:tc>
          <w:tcPr>
            <w:tcW w:w="726" w:type="dxa"/>
            <w:tcBorders>
              <w:top w:val="single" w:sz="6" w:space="0" w:color="auto"/>
              <w:left w:val="single" w:sz="4" w:space="0" w:color="auto"/>
              <w:bottom w:val="single" w:sz="6" w:space="0" w:color="auto"/>
            </w:tcBorders>
            <w:vAlign w:val="bottom"/>
          </w:tcPr>
          <w:p w14:paraId="15480BA3" w14:textId="77777777"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976" w:type="dxa"/>
            <w:tcBorders>
              <w:top w:val="single" w:sz="6" w:space="0" w:color="auto"/>
              <w:bottom w:val="single" w:sz="6" w:space="0" w:color="auto"/>
            </w:tcBorders>
            <w:shd w:val="clear" w:color="auto" w:fill="auto"/>
            <w:vAlign w:val="bottom"/>
          </w:tcPr>
          <w:p w14:paraId="7B57021B" w14:textId="77777777" w:rsidR="007923F6" w:rsidRDefault="007923F6" w:rsidP="00C86556">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&lt;&lt;User selects from list: 1, 2, or None; If 1 or 2, value = “Meets cool roof requirements</w:t>
            </w:r>
            <w:proofErr w:type="gramStart"/>
            <w:r>
              <w:rPr>
                <w:rFonts w:ascii="Calibri" w:hAnsi="Calibri"/>
                <w:sz w:val="18"/>
                <w:szCs w:val="18"/>
              </w:rPr>
              <w:t>”;</w:t>
            </w:r>
            <w:proofErr w:type="gramEnd"/>
          </w:p>
          <w:p w14:paraId="15480BA4" w14:textId="53F8B47A" w:rsidR="00BB53F2" w:rsidRPr="009B3A0C" w:rsidRDefault="007923F6" w:rsidP="00C86556">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 xml:space="preserve"> Elseif None, go to G03&gt;&gt;</w:t>
            </w:r>
          </w:p>
        </w:tc>
        <w:tc>
          <w:tcPr>
            <w:tcW w:w="887" w:type="dxa"/>
            <w:tcBorders>
              <w:top w:val="single" w:sz="6" w:space="0" w:color="auto"/>
              <w:bottom w:val="single" w:sz="6" w:space="0" w:color="auto"/>
            </w:tcBorders>
            <w:shd w:val="clear" w:color="auto" w:fill="auto"/>
            <w:vAlign w:val="bottom"/>
          </w:tcPr>
          <w:p w14:paraId="15480BA5" w14:textId="15DC0964" w:rsidR="00BB53F2" w:rsidRPr="009B3A0C" w:rsidRDefault="00BB53F2" w:rsidP="00C86556">
            <w:pPr>
              <w:keepNext/>
              <w:jc w:val="center"/>
              <w:rPr>
                <w:rFonts w:ascii="Calibri" w:hAnsi="Calibri"/>
                <w:noProof/>
                <w:sz w:val="18"/>
                <w:szCs w:val="18"/>
              </w:rPr>
            </w:pPr>
            <w:r>
              <w:rPr>
                <w:rFonts w:ascii="Calibri" w:hAnsi="Calibri"/>
                <w:noProof/>
                <w:sz w:val="18"/>
                <w:szCs w:val="18"/>
              </w:rPr>
              <w:t xml:space="preserve"> &lt;&lt;User selects from list: Roof pitch is </w:t>
            </w:r>
            <w:r>
              <w:rPr>
                <w:rFonts w:ascii="Calibri" w:hAnsi="Calibri" w:cs="Calibri"/>
                <w:noProof/>
                <w:sz w:val="18"/>
                <w:szCs w:val="18"/>
              </w:rPr>
              <w:t>≥</w:t>
            </w:r>
            <w:r>
              <w:rPr>
                <w:rFonts w:ascii="Calibri" w:hAnsi="Calibri"/>
                <w:noProof/>
                <w:sz w:val="18"/>
                <w:szCs w:val="18"/>
              </w:rPr>
              <w:t xml:space="preserve"> 2:12 or Roof pitch is &lt; 2:12&gt;&gt;</w:t>
            </w:r>
          </w:p>
        </w:tc>
        <w:tc>
          <w:tcPr>
            <w:tcW w:w="1063" w:type="dxa"/>
            <w:tcBorders>
              <w:top w:val="single" w:sz="6" w:space="0" w:color="auto"/>
              <w:bottom w:val="single" w:sz="6" w:space="0" w:color="auto"/>
            </w:tcBorders>
            <w:shd w:val="clear" w:color="auto" w:fill="auto"/>
            <w:vAlign w:val="bottom"/>
          </w:tcPr>
          <w:p w14:paraId="15480BA6" w14:textId="34347435" w:rsidR="00BB53F2" w:rsidRPr="008535C4"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&lt;&lt; User selects from list: Not in an applicable climate zone, Aged Solar Reflectance and Thermal Emittance, or SRI&gt;&gt;</w:t>
            </w:r>
          </w:p>
        </w:tc>
        <w:tc>
          <w:tcPr>
            <w:tcW w:w="1064" w:type="dxa"/>
            <w:tcBorders>
              <w:top w:val="single" w:sz="6" w:space="0" w:color="auto"/>
              <w:bottom w:val="single" w:sz="6" w:space="0" w:color="auto"/>
            </w:tcBorders>
            <w:shd w:val="clear" w:color="auto" w:fill="auto"/>
            <w:vAlign w:val="bottom"/>
          </w:tcPr>
          <w:p w14:paraId="15480BA7"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&lt;&lt;User selects from CRRC product list: Asphalt Shingles,</w:t>
            </w:r>
          </w:p>
          <w:p w14:paraId="15480BA8"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Built-up Roofing,</w:t>
            </w:r>
          </w:p>
          <w:p w14:paraId="15480BA9"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Clay Roof Tiles,</w:t>
            </w:r>
          </w:p>
          <w:p w14:paraId="15480BAA"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Factory Applied Coating,</w:t>
            </w:r>
          </w:p>
          <w:p w14:paraId="15480BAB"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Field Applied Coating,</w:t>
            </w:r>
          </w:p>
          <w:p w14:paraId="15480BAC"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Roof,</w:t>
            </w:r>
          </w:p>
          <w:p w14:paraId="15480BAD"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Modified Bitumin Sheet,</w:t>
            </w:r>
          </w:p>
          <w:p w14:paraId="15480BAE"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Roof Pavers,</w:t>
            </w:r>
          </w:p>
          <w:p w14:paraId="15480BAF"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Thermoplastic,</w:t>
            </w:r>
          </w:p>
          <w:p w14:paraId="15480BB0"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Thermoset,</w:t>
            </w:r>
          </w:p>
          <w:p w14:paraId="15480BB1"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Shakes Shingles</w:t>
            </w:r>
          </w:p>
          <w:p w14:paraId="15480BB2"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lastRenderedPageBreak/>
              <w:t>Fluid Applied Membrane,</w:t>
            </w:r>
          </w:p>
          <w:p w14:paraId="15480BB3"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 xml:space="preserve">Polymer Composite Steep Slope,  </w:t>
            </w:r>
          </w:p>
          <w:p w14:paraId="15480BB4"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Spray Polyurethane Foam,</w:t>
            </w:r>
          </w:p>
          <w:p w14:paraId="15480BB5" w14:textId="77777777" w:rsidR="00BB53F2" w:rsidRPr="008535C4" w:rsidDel="00B7174C"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Stone Aggregate Ballast&gt;&gt;</w:t>
            </w:r>
          </w:p>
        </w:tc>
        <w:tc>
          <w:tcPr>
            <w:tcW w:w="1416" w:type="dxa"/>
            <w:tcBorders>
              <w:top w:val="single" w:sz="6" w:space="0" w:color="auto"/>
              <w:bottom w:val="single" w:sz="6" w:space="0" w:color="auto"/>
            </w:tcBorders>
            <w:shd w:val="clear" w:color="auto" w:fill="auto"/>
            <w:vAlign w:val="bottom"/>
          </w:tcPr>
          <w:p w14:paraId="15480BB6" w14:textId="0CB47500"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sidRPr="00B33740">
              <w:rPr>
                <w:rFonts w:ascii="Calibri" w:hAnsi="Calibri"/>
                <w:sz w:val="18"/>
                <w:szCs w:val="18"/>
              </w:rPr>
              <w:lastRenderedPageBreak/>
              <w:t>&lt;&lt;User input From the CRRC Directory if user knows what they are going to install</w:t>
            </w:r>
            <w:r>
              <w:rPr>
                <w:rFonts w:ascii="Calibri" w:hAnsi="Calibri"/>
                <w:noProof/>
                <w:sz w:val="18"/>
                <w:szCs w:val="18"/>
              </w:rPr>
              <w:t>. Else allow user to enter NA&gt;&gt;</w:t>
            </w:r>
          </w:p>
        </w:tc>
        <w:tc>
          <w:tcPr>
            <w:tcW w:w="1239" w:type="dxa"/>
            <w:tcBorders>
              <w:top w:val="single" w:sz="6" w:space="0" w:color="auto"/>
              <w:bottom w:val="single" w:sz="6" w:space="0" w:color="auto"/>
            </w:tcBorders>
            <w:shd w:val="clear" w:color="auto" w:fill="auto"/>
            <w:vAlign w:val="bottom"/>
          </w:tcPr>
          <w:p w14:paraId="7268490F" w14:textId="3560F076" w:rsidR="00BB53F2"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 xml:space="preserve">&lt;&lt;if G04 = ‘Not in an applicable climate zone’ then result = </w:t>
            </w:r>
            <w:proofErr w:type="gramStart"/>
            <w:r>
              <w:rPr>
                <w:rFonts w:ascii="Calibri" w:hAnsi="Calibri"/>
                <w:b w:val="0"/>
                <w:color w:val="auto"/>
                <w:sz w:val="18"/>
                <w:szCs w:val="18"/>
              </w:rPr>
              <w:t>NA;</w:t>
            </w:r>
            <w:proofErr w:type="gramEnd"/>
            <w:r>
              <w:rPr>
                <w:rFonts w:ascii="Calibri" w:hAnsi="Calibri"/>
                <w:b w:val="0"/>
                <w:color w:val="auto"/>
                <w:sz w:val="18"/>
                <w:szCs w:val="18"/>
              </w:rPr>
              <w:t xml:space="preserve"> </w:t>
            </w:r>
          </w:p>
          <w:p w14:paraId="15480BB7" w14:textId="24857AF1" w:rsidR="00BB53F2"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 xml:space="preserve">Else If the user knows what they are installing, the user enters the </w:t>
            </w:r>
            <w:proofErr w:type="spellStart"/>
            <w:r>
              <w:rPr>
                <w:rFonts w:ascii="Calibri" w:hAnsi="Calibri"/>
                <w:b w:val="0"/>
                <w:color w:val="auto"/>
                <w:sz w:val="18"/>
                <w:szCs w:val="18"/>
              </w:rPr>
              <w:t>DecimalNonnegative</w:t>
            </w:r>
            <w:proofErr w:type="spellEnd"/>
            <w:r>
              <w:rPr>
                <w:rFonts w:ascii="Calibri" w:hAnsi="Calibri"/>
                <w:b w:val="0"/>
                <w:color w:val="auto"/>
                <w:sz w:val="18"/>
                <w:szCs w:val="18"/>
              </w:rPr>
              <w:t xml:space="preserve"> </w:t>
            </w:r>
            <w:r w:rsidR="00BC5A84">
              <w:rPr>
                <w:rFonts w:ascii="Calibri" w:hAnsi="Calibri"/>
                <w:b w:val="0"/>
                <w:color w:val="auto"/>
                <w:sz w:val="18"/>
                <w:szCs w:val="18"/>
              </w:rPr>
              <w:t>(</w:t>
            </w:r>
            <w:proofErr w:type="spellStart"/>
            <w:r w:rsidR="00BC5A84">
              <w:rPr>
                <w:rFonts w:ascii="Calibri" w:hAnsi="Calibri"/>
                <w:b w:val="0"/>
                <w:color w:val="auto"/>
                <w:sz w:val="18"/>
                <w:szCs w:val="18"/>
              </w:rPr>
              <w:t>x.xx</w:t>
            </w:r>
            <w:proofErr w:type="spellEnd"/>
            <w:r w:rsidR="00BC5A84">
              <w:rPr>
                <w:rFonts w:ascii="Calibri" w:hAnsi="Calibri"/>
                <w:b w:val="0"/>
                <w:color w:val="auto"/>
                <w:sz w:val="18"/>
                <w:szCs w:val="18"/>
              </w:rPr>
              <w:t xml:space="preserve">, value must be &gt; 0 and &lt; 1) </w:t>
            </w:r>
            <w:r>
              <w:rPr>
                <w:rFonts w:ascii="Calibri" w:hAnsi="Calibri"/>
                <w:b w:val="0"/>
                <w:color w:val="auto"/>
                <w:sz w:val="18"/>
                <w:szCs w:val="18"/>
              </w:rPr>
              <w:t>value from the CRRC Directory, Else allow user to enter NA&gt;&gt;</w:t>
            </w:r>
          </w:p>
        </w:tc>
        <w:tc>
          <w:tcPr>
            <w:tcW w:w="1240" w:type="dxa"/>
            <w:tcBorders>
              <w:top w:val="single" w:sz="6" w:space="0" w:color="auto"/>
              <w:bottom w:val="single" w:sz="6" w:space="0" w:color="auto"/>
            </w:tcBorders>
            <w:shd w:val="clear" w:color="auto" w:fill="auto"/>
            <w:vAlign w:val="bottom"/>
          </w:tcPr>
          <w:p w14:paraId="15480BB8" w14:textId="5587E1A3" w:rsidR="00BB53F2" w:rsidRPr="00B33740"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B33740">
              <w:rPr>
                <w:rFonts w:ascii="Calibri" w:hAnsi="Calibri"/>
                <w:b w:val="0"/>
                <w:sz w:val="18"/>
                <w:szCs w:val="18"/>
              </w:rPr>
              <w:t>&lt;&lt;</w:t>
            </w:r>
            <w:r>
              <w:rPr>
                <w:rFonts w:ascii="Calibri" w:hAnsi="Calibri"/>
                <w:b w:val="0"/>
                <w:sz w:val="18"/>
                <w:szCs w:val="18"/>
              </w:rPr>
              <w:t xml:space="preserve">if G04 = ‘Not in an applicable climate zone’ then result = NA; else </w:t>
            </w:r>
            <w:r w:rsidRPr="00B33740">
              <w:rPr>
                <w:rFonts w:ascii="Calibri" w:hAnsi="Calibri"/>
                <w:b w:val="0"/>
                <w:sz w:val="18"/>
                <w:szCs w:val="18"/>
              </w:rPr>
              <w:t xml:space="preserve">User Input: </w:t>
            </w:r>
            <w:proofErr w:type="spellStart"/>
            <w:r w:rsidRPr="00B33740">
              <w:rPr>
                <w:rFonts w:ascii="Calibri" w:hAnsi="Calibri"/>
                <w:b w:val="0"/>
                <w:sz w:val="18"/>
                <w:szCs w:val="18"/>
              </w:rPr>
              <w:t>DecimalNonnegative</w:t>
            </w:r>
            <w:proofErr w:type="spellEnd"/>
            <w:r w:rsidR="00BC5A84">
              <w:rPr>
                <w:rFonts w:ascii="Calibri" w:hAnsi="Calibri"/>
                <w:b w:val="0"/>
                <w:sz w:val="18"/>
                <w:szCs w:val="18"/>
              </w:rPr>
              <w:t xml:space="preserve"> (</w:t>
            </w:r>
            <w:proofErr w:type="spellStart"/>
            <w:r w:rsidR="00BC5A84">
              <w:rPr>
                <w:rFonts w:ascii="Calibri" w:hAnsi="Calibri"/>
                <w:b w:val="0"/>
                <w:sz w:val="18"/>
                <w:szCs w:val="18"/>
              </w:rPr>
              <w:t>x.xx</w:t>
            </w:r>
            <w:proofErr w:type="spellEnd"/>
            <w:r w:rsidR="00BC5A84">
              <w:rPr>
                <w:rFonts w:ascii="Calibri" w:hAnsi="Calibri"/>
                <w:b w:val="0"/>
                <w:sz w:val="18"/>
                <w:szCs w:val="18"/>
              </w:rPr>
              <w:t>, value must be &gt; 0 and &lt; 1)</w:t>
            </w:r>
            <w:r w:rsidRPr="00B33740">
              <w:rPr>
                <w:rFonts w:ascii="Calibri" w:hAnsi="Calibri"/>
                <w:b w:val="0"/>
                <w:sz w:val="18"/>
                <w:szCs w:val="18"/>
              </w:rPr>
              <w:t>&gt;&gt;</w:t>
            </w:r>
          </w:p>
        </w:tc>
        <w:tc>
          <w:tcPr>
            <w:tcW w:w="1152" w:type="dxa"/>
            <w:tcBorders>
              <w:top w:val="single" w:sz="6" w:space="0" w:color="auto"/>
              <w:bottom w:val="single" w:sz="6" w:space="0" w:color="auto"/>
            </w:tcBorders>
            <w:shd w:val="clear" w:color="auto" w:fill="auto"/>
            <w:vAlign w:val="bottom"/>
          </w:tcPr>
          <w:p w14:paraId="15480BB9" w14:textId="30AD2AA0" w:rsidR="00BB53F2" w:rsidRPr="00B33740" w:rsidRDefault="00BB53F2" w:rsidP="00C86556">
            <w:pPr>
              <w:keepNext/>
              <w:jc w:val="center"/>
              <w:rPr>
                <w:rFonts w:ascii="Calibri" w:hAnsi="Calibri"/>
                <w:noProof/>
                <w:sz w:val="18"/>
                <w:szCs w:val="18"/>
              </w:rPr>
            </w:pPr>
            <w:r w:rsidRPr="00B33740">
              <w:rPr>
                <w:rFonts w:ascii="Calibri" w:hAnsi="Calibri"/>
                <w:sz w:val="18"/>
                <w:szCs w:val="18"/>
              </w:rPr>
              <w:t>&lt;&lt;</w:t>
            </w:r>
            <w:r>
              <w:rPr>
                <w:rFonts w:ascii="Calibri" w:hAnsi="Calibri"/>
                <w:sz w:val="18"/>
                <w:szCs w:val="18"/>
              </w:rPr>
              <w:t xml:space="preserve">if G04 = ‘Not in an applicable climate zone’ then result = NA; else </w:t>
            </w:r>
            <w:r w:rsidRPr="00B33740">
              <w:rPr>
                <w:rFonts w:ascii="Calibri" w:hAnsi="Calibri"/>
                <w:sz w:val="18"/>
                <w:szCs w:val="18"/>
              </w:rPr>
              <w:t xml:space="preserve">User Input: </w:t>
            </w:r>
            <w:proofErr w:type="spellStart"/>
            <w:r w:rsidRPr="00B33740">
              <w:rPr>
                <w:rFonts w:ascii="Calibri" w:hAnsi="Calibri"/>
                <w:sz w:val="18"/>
                <w:szCs w:val="18"/>
              </w:rPr>
              <w:t>DecimalNonnegative</w:t>
            </w:r>
            <w:proofErr w:type="spellEnd"/>
            <w:r w:rsidR="00BC5A84">
              <w:rPr>
                <w:rFonts w:ascii="Calibri" w:hAnsi="Calibri"/>
                <w:sz w:val="18"/>
                <w:szCs w:val="18"/>
              </w:rPr>
              <w:t xml:space="preserve"> (</w:t>
            </w:r>
            <w:proofErr w:type="spellStart"/>
            <w:r w:rsidR="00BC5A84">
              <w:rPr>
                <w:rFonts w:ascii="Calibri" w:hAnsi="Calibri"/>
                <w:sz w:val="18"/>
                <w:szCs w:val="18"/>
              </w:rPr>
              <w:t>x.xx</w:t>
            </w:r>
            <w:proofErr w:type="spellEnd"/>
            <w:r w:rsidR="00BC5A84">
              <w:rPr>
                <w:rFonts w:ascii="Calibri" w:hAnsi="Calibri"/>
                <w:sz w:val="18"/>
                <w:szCs w:val="18"/>
              </w:rPr>
              <w:t xml:space="preserve">, </w:t>
            </w:r>
            <w:proofErr w:type="spellStart"/>
            <w:r w:rsidR="00BC5A84">
              <w:rPr>
                <w:rFonts w:ascii="Calibri" w:hAnsi="Calibri"/>
                <w:sz w:val="18"/>
                <w:szCs w:val="18"/>
              </w:rPr>
              <w:t>valu</w:t>
            </w:r>
            <w:proofErr w:type="spellEnd"/>
            <w:r w:rsidR="00BC5A84">
              <w:rPr>
                <w:rFonts w:ascii="Calibri" w:hAnsi="Calibri"/>
                <w:sz w:val="18"/>
                <w:szCs w:val="18"/>
              </w:rPr>
              <w:t xml:space="preserve"> must be &gt; 0 and &lt; 1)</w:t>
            </w:r>
            <w:r w:rsidRPr="00B33740">
              <w:rPr>
                <w:rFonts w:ascii="Calibri" w:hAnsi="Calibri"/>
                <w:sz w:val="18"/>
                <w:szCs w:val="18"/>
              </w:rPr>
              <w:t>&gt;&gt;</w:t>
            </w:r>
          </w:p>
        </w:tc>
        <w:tc>
          <w:tcPr>
            <w:tcW w:w="1063" w:type="dxa"/>
            <w:tcBorders>
              <w:top w:val="single" w:sz="6" w:space="0" w:color="auto"/>
              <w:bottom w:val="single" w:sz="6" w:space="0" w:color="auto"/>
            </w:tcBorders>
            <w:shd w:val="clear" w:color="auto" w:fill="auto"/>
            <w:vAlign w:val="bottom"/>
          </w:tcPr>
          <w:p w14:paraId="3CBDCB76" w14:textId="46BEB724" w:rsidR="00BB53F2" w:rsidRDefault="00BB53F2" w:rsidP="00C86556">
            <w:pPr>
              <w:rPr>
                <w:rFonts w:asciiTheme="minorHAnsi" w:hAnsiTheme="minorHAnsi"/>
                <w:sz w:val="18"/>
                <w:szCs w:val="18"/>
              </w:rPr>
            </w:pPr>
            <w:r w:rsidRPr="0037735E">
              <w:rPr>
                <w:rFonts w:asciiTheme="minorHAnsi" w:hAnsiTheme="minorHAnsi"/>
                <w:sz w:val="18"/>
                <w:szCs w:val="18"/>
              </w:rPr>
              <w:t>&lt;&lt;</w:t>
            </w:r>
            <w:r>
              <w:rPr>
                <w:rFonts w:asciiTheme="minorHAnsi" w:hAnsiTheme="minorHAnsi"/>
                <w:sz w:val="18"/>
                <w:szCs w:val="18"/>
              </w:rPr>
              <w:t>if G0</w:t>
            </w:r>
            <w:r w:rsidR="00C81BA9">
              <w:rPr>
                <w:rFonts w:asciiTheme="minorHAnsi" w:hAnsiTheme="minorHAnsi"/>
                <w:sz w:val="18"/>
                <w:szCs w:val="18"/>
              </w:rPr>
              <w:t>4</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‘SRI’ then result is </w:t>
            </w:r>
            <w:proofErr w:type="gramStart"/>
            <w:r>
              <w:rPr>
                <w:rFonts w:asciiTheme="minorHAnsi" w:hAnsiTheme="minorHAnsi"/>
                <w:sz w:val="18"/>
                <w:szCs w:val="18"/>
              </w:rPr>
              <w:t>NA;</w:t>
            </w:r>
            <w:proofErr w:type="gramEnd"/>
            <w:r>
              <w:rPr>
                <w:rFonts w:asciiTheme="minorHAnsi" w:hAnsiTheme="minorHAnsi"/>
                <w:sz w:val="18"/>
                <w:szCs w:val="18"/>
              </w:rPr>
              <w:t xml:space="preserve"> </w:t>
            </w:r>
          </w:p>
          <w:p w14:paraId="15480BBA" w14:textId="58335425" w:rsidR="00BB53F2" w:rsidRPr="0037735E" w:rsidRDefault="00BB53F2" w:rsidP="00C86556">
            <w:pPr>
              <w:rPr>
                <w:rFonts w:asciiTheme="minorHAnsi" w:hAnsiTheme="minorHAnsi"/>
                <w:noProof/>
                <w:sz w:val="18"/>
                <w:szCs w:val="18"/>
              </w:rPr>
            </w:pPr>
            <w:r>
              <w:rPr>
                <w:rFonts w:asciiTheme="minorHAnsi" w:hAnsiTheme="minorHAnsi"/>
                <w:sz w:val="18"/>
                <w:szCs w:val="18"/>
              </w:rPr>
              <w:t>Else user enters value from CRRC directory or from a completed SRI Worksheet&gt;&gt;</w:t>
            </w:r>
          </w:p>
        </w:tc>
        <w:tc>
          <w:tcPr>
            <w:tcW w:w="1152" w:type="dxa"/>
            <w:tcBorders>
              <w:top w:val="single" w:sz="6" w:space="0" w:color="auto"/>
              <w:bottom w:val="single" w:sz="6" w:space="0" w:color="auto"/>
            </w:tcBorders>
            <w:shd w:val="clear" w:color="auto" w:fill="auto"/>
            <w:vAlign w:val="bottom"/>
          </w:tcPr>
          <w:p w14:paraId="3F948292" w14:textId="77777777" w:rsidR="00BB53F2" w:rsidRDefault="00BB53F2" w:rsidP="00C86556">
            <w:pPr>
              <w:rPr>
                <w:rFonts w:asciiTheme="minorHAnsi" w:hAnsiTheme="minorHAnsi"/>
                <w:sz w:val="18"/>
                <w:szCs w:val="18"/>
              </w:rPr>
            </w:pPr>
            <w:r w:rsidRPr="0037735E">
              <w:rPr>
                <w:rFonts w:asciiTheme="minorHAnsi" w:hAnsiTheme="minorHAnsi"/>
                <w:sz w:val="18"/>
                <w:szCs w:val="18"/>
              </w:rPr>
              <w:t xml:space="preserve">&lt;&lt; </w:t>
            </w:r>
            <w:r>
              <w:rPr>
                <w:rFonts w:asciiTheme="minorHAnsi" w:hAnsiTheme="minorHAnsi"/>
                <w:sz w:val="18"/>
                <w:szCs w:val="18"/>
              </w:rPr>
              <w:t>If A09 = 13 or 15</w:t>
            </w:r>
            <w:r w:rsidRPr="00D45D6A">
              <w:rPr>
                <w:rFonts w:asciiTheme="minorHAnsi" w:hAnsiTheme="minorHAnsi"/>
                <w:sz w:val="18"/>
                <w:szCs w:val="18"/>
              </w:rPr>
              <w:t xml:space="preserve"> and </w:t>
            </w:r>
            <w:r>
              <w:rPr>
                <w:rFonts w:asciiTheme="minorHAnsi" w:hAnsiTheme="minorHAnsi"/>
                <w:sz w:val="18"/>
                <w:szCs w:val="18"/>
              </w:rPr>
              <w:t xml:space="preserve">G03 = </w:t>
            </w:r>
          </w:p>
          <w:p w14:paraId="02C49FD3" w14:textId="052D8D5B" w:rsidR="00BB53F2" w:rsidRDefault="00BB53F2" w:rsidP="00C86556">
            <w:pPr>
              <w:rPr>
                <w:rFonts w:asciiTheme="minorHAnsi" w:hAnsiTheme="minorHAnsi"/>
                <w:sz w:val="18"/>
                <w:szCs w:val="18"/>
              </w:rPr>
            </w:pPr>
            <w:r>
              <w:rPr>
                <w:rFonts w:asciiTheme="minorHAnsi" w:hAnsiTheme="minorHAnsi"/>
                <w:sz w:val="18"/>
                <w:szCs w:val="18"/>
              </w:rPr>
              <w:t xml:space="preserve">&lt; </w:t>
            </w:r>
            <w:r w:rsidRPr="00D45D6A">
              <w:rPr>
                <w:rFonts w:asciiTheme="minorHAnsi" w:hAnsiTheme="minorHAnsi"/>
                <w:sz w:val="18"/>
                <w:szCs w:val="18"/>
              </w:rPr>
              <w:t>2:12</w:t>
            </w:r>
            <w:r>
              <w:rPr>
                <w:rFonts w:asciiTheme="minorHAnsi" w:hAnsiTheme="minorHAnsi"/>
                <w:sz w:val="18"/>
                <w:szCs w:val="18"/>
              </w:rPr>
              <w:t>, then</w:t>
            </w:r>
            <w:r w:rsidRPr="00D45D6A">
              <w:rPr>
                <w:rFonts w:asciiTheme="minorHAnsi" w:hAnsiTheme="minorHAnsi"/>
                <w:sz w:val="18"/>
                <w:szCs w:val="18"/>
              </w:rPr>
              <w:t xml:space="preserve"> </w:t>
            </w:r>
            <w:r>
              <w:rPr>
                <w:rFonts w:asciiTheme="minorHAnsi" w:hAnsiTheme="minorHAnsi"/>
                <w:sz w:val="18"/>
                <w:szCs w:val="18"/>
              </w:rPr>
              <w:t xml:space="preserve">value = </w:t>
            </w:r>
            <w:proofErr w:type="gramStart"/>
            <w:r>
              <w:rPr>
                <w:rFonts w:asciiTheme="minorHAnsi" w:hAnsiTheme="minorHAnsi"/>
                <w:sz w:val="18"/>
                <w:szCs w:val="18"/>
              </w:rPr>
              <w:t>0.63;</w:t>
            </w:r>
            <w:proofErr w:type="gramEnd"/>
            <w:r>
              <w:rPr>
                <w:rFonts w:asciiTheme="minorHAnsi" w:hAnsiTheme="minorHAnsi"/>
                <w:sz w:val="18"/>
                <w:szCs w:val="18"/>
              </w:rPr>
              <w:t xml:space="preserve"> </w:t>
            </w:r>
          </w:p>
          <w:p w14:paraId="4C340205" w14:textId="6588BDF6" w:rsidR="00BB53F2" w:rsidRDefault="00BB53F2" w:rsidP="00C86556">
            <w:pPr>
              <w:rPr>
                <w:rFonts w:asciiTheme="minorHAnsi" w:hAnsiTheme="minorHAnsi"/>
                <w:sz w:val="18"/>
                <w:szCs w:val="18"/>
              </w:rPr>
            </w:pPr>
            <w:r>
              <w:rPr>
                <w:rFonts w:asciiTheme="minorHAnsi" w:hAnsiTheme="minorHAnsi"/>
                <w:sz w:val="18"/>
                <w:szCs w:val="18"/>
              </w:rPr>
              <w:t xml:space="preserve">elseif A09 = 10-15 and G03 = </w:t>
            </w:r>
            <w:r>
              <w:rPr>
                <w:rFonts w:asciiTheme="minorHAnsi" w:hAnsiTheme="minorHAnsi" w:cstheme="minorHAnsi"/>
                <w:sz w:val="18"/>
                <w:szCs w:val="18"/>
              </w:rPr>
              <w:t>≥</w:t>
            </w:r>
            <w:r>
              <w:rPr>
                <w:rFonts w:asciiTheme="minorHAnsi" w:hAnsiTheme="minorHAnsi"/>
                <w:sz w:val="18"/>
                <w:szCs w:val="18"/>
              </w:rPr>
              <w:t xml:space="preserve"> 2:12 then value = </w:t>
            </w:r>
            <w:proofErr w:type="gramStart"/>
            <w:r>
              <w:rPr>
                <w:rFonts w:asciiTheme="minorHAnsi" w:hAnsiTheme="minorHAnsi"/>
                <w:sz w:val="18"/>
                <w:szCs w:val="18"/>
              </w:rPr>
              <w:t>0.20;</w:t>
            </w:r>
            <w:proofErr w:type="gramEnd"/>
            <w:r>
              <w:rPr>
                <w:rFonts w:asciiTheme="minorHAnsi" w:hAnsiTheme="minorHAnsi"/>
                <w:sz w:val="18"/>
                <w:szCs w:val="18"/>
              </w:rPr>
              <w:t xml:space="preserve"> </w:t>
            </w:r>
          </w:p>
          <w:p w14:paraId="15480BBB" w14:textId="1AB888D8" w:rsidR="00BB53F2" w:rsidRPr="0037735E" w:rsidRDefault="00BB53F2" w:rsidP="00C86556">
            <w:pPr>
              <w:rPr>
                <w:rFonts w:asciiTheme="minorHAnsi" w:hAnsiTheme="minorHAnsi"/>
                <w:noProof/>
                <w:sz w:val="18"/>
                <w:szCs w:val="18"/>
              </w:rPr>
            </w:pPr>
            <w:r>
              <w:rPr>
                <w:rFonts w:asciiTheme="minorHAnsi" w:hAnsiTheme="minorHAnsi"/>
                <w:sz w:val="18"/>
                <w:szCs w:val="18"/>
              </w:rPr>
              <w:t>else value = NA</w:t>
            </w:r>
            <w:r w:rsidRPr="00D45D6A">
              <w:rPr>
                <w:rFonts w:asciiTheme="minorHAnsi" w:hAnsiTheme="minorHAnsi"/>
                <w:sz w:val="18"/>
                <w:szCs w:val="18"/>
              </w:rPr>
              <w:t xml:space="preserve"> </w:t>
            </w:r>
            <w:r w:rsidRPr="0037735E">
              <w:rPr>
                <w:rFonts w:asciiTheme="minorHAnsi" w:hAnsiTheme="minorHAnsi"/>
                <w:sz w:val="18"/>
                <w:szCs w:val="18"/>
              </w:rPr>
              <w:t>&gt;&gt;</w:t>
            </w:r>
          </w:p>
        </w:tc>
        <w:tc>
          <w:tcPr>
            <w:tcW w:w="1416" w:type="dxa"/>
            <w:tcBorders>
              <w:top w:val="single" w:sz="6" w:space="0" w:color="auto"/>
              <w:bottom w:val="single" w:sz="6" w:space="0" w:color="auto"/>
            </w:tcBorders>
            <w:shd w:val="clear" w:color="auto" w:fill="auto"/>
            <w:vAlign w:val="bottom"/>
          </w:tcPr>
          <w:p w14:paraId="342917BE" w14:textId="77777777" w:rsidR="00BB53F2" w:rsidRDefault="00BB53F2" w:rsidP="00C86556">
            <w:pPr>
              <w:rPr>
                <w:rFonts w:asciiTheme="minorHAnsi" w:hAnsiTheme="minorHAnsi"/>
                <w:sz w:val="18"/>
                <w:szCs w:val="18"/>
              </w:rPr>
            </w:pPr>
            <w:r w:rsidRPr="00D45D6A">
              <w:rPr>
                <w:rFonts w:asciiTheme="minorHAnsi" w:hAnsiTheme="minorHAnsi"/>
                <w:sz w:val="18"/>
                <w:szCs w:val="18"/>
              </w:rPr>
              <w:t>&lt;&lt;</w:t>
            </w:r>
            <w:r>
              <w:rPr>
                <w:rFonts w:asciiTheme="minorHAnsi" w:hAnsiTheme="minorHAnsi"/>
                <w:sz w:val="18"/>
                <w:szCs w:val="18"/>
              </w:rPr>
              <w:t>If A09 = 13 or 15 and G03 = &lt; 2:12 and G</w:t>
            </w:r>
            <w:r w:rsidRPr="00D45D6A">
              <w:rPr>
                <w:rFonts w:asciiTheme="minorHAnsi" w:hAnsiTheme="minorHAnsi"/>
                <w:sz w:val="18"/>
                <w:szCs w:val="18"/>
              </w:rPr>
              <w:t>0</w:t>
            </w:r>
            <w:r>
              <w:rPr>
                <w:rFonts w:asciiTheme="minorHAnsi" w:hAnsiTheme="minorHAnsi"/>
                <w:sz w:val="18"/>
                <w:szCs w:val="18"/>
              </w:rPr>
              <w:t>4</w:t>
            </w:r>
            <w:r w:rsidRPr="00D45D6A">
              <w:rPr>
                <w:rFonts w:asciiTheme="minorHAnsi" w:hAnsiTheme="minorHAnsi"/>
                <w:sz w:val="18"/>
                <w:szCs w:val="18"/>
              </w:rPr>
              <w:t xml:space="preserve"> </w:t>
            </w:r>
            <w:r>
              <w:rPr>
                <w:rFonts w:asciiTheme="minorHAnsi" w:hAnsiTheme="minorHAnsi"/>
                <w:sz w:val="18"/>
                <w:szCs w:val="18"/>
              </w:rPr>
              <w:t>= ‘SRI’,</w:t>
            </w:r>
            <w:r w:rsidRPr="00D45D6A">
              <w:rPr>
                <w:rFonts w:asciiTheme="minorHAnsi" w:hAnsiTheme="minorHAnsi"/>
                <w:sz w:val="18"/>
                <w:szCs w:val="18"/>
              </w:rPr>
              <w:t xml:space="preserve"> th</w:t>
            </w:r>
            <w:r>
              <w:rPr>
                <w:rFonts w:asciiTheme="minorHAnsi" w:hAnsiTheme="minorHAnsi"/>
                <w:sz w:val="18"/>
                <w:szCs w:val="18"/>
              </w:rPr>
              <w:t>e</w:t>
            </w:r>
            <w:r w:rsidRPr="00D45D6A">
              <w:rPr>
                <w:rFonts w:asciiTheme="minorHAnsi" w:hAnsiTheme="minorHAnsi"/>
                <w:sz w:val="18"/>
                <w:szCs w:val="18"/>
              </w:rPr>
              <w:t xml:space="preserve">n </w:t>
            </w:r>
            <w:r>
              <w:rPr>
                <w:rFonts w:asciiTheme="minorHAnsi" w:hAnsiTheme="minorHAnsi"/>
                <w:sz w:val="18"/>
                <w:szCs w:val="18"/>
              </w:rPr>
              <w:t>value =</w:t>
            </w:r>
            <w:r w:rsidRPr="00D45D6A">
              <w:rPr>
                <w:rFonts w:asciiTheme="minorHAnsi" w:hAnsiTheme="minorHAnsi"/>
                <w:sz w:val="18"/>
                <w:szCs w:val="18"/>
              </w:rPr>
              <w:t xml:space="preserve"> </w:t>
            </w:r>
            <w:proofErr w:type="gramStart"/>
            <w:r w:rsidRPr="00D45D6A">
              <w:rPr>
                <w:rFonts w:asciiTheme="minorHAnsi" w:hAnsiTheme="minorHAnsi"/>
                <w:sz w:val="18"/>
                <w:szCs w:val="18"/>
              </w:rPr>
              <w:t>0.85</w:t>
            </w:r>
            <w:r>
              <w:rPr>
                <w:rFonts w:asciiTheme="minorHAnsi" w:hAnsiTheme="minorHAnsi"/>
                <w:sz w:val="18"/>
                <w:szCs w:val="18"/>
              </w:rPr>
              <w:t>;</w:t>
            </w:r>
            <w:proofErr w:type="gramEnd"/>
            <w:r>
              <w:rPr>
                <w:rFonts w:asciiTheme="minorHAnsi" w:hAnsiTheme="minorHAnsi"/>
                <w:sz w:val="18"/>
                <w:szCs w:val="18"/>
              </w:rPr>
              <w:t xml:space="preserve"> </w:t>
            </w:r>
          </w:p>
          <w:p w14:paraId="278099A2" w14:textId="77777777" w:rsidR="00BB53F2" w:rsidRDefault="00BB53F2" w:rsidP="00C86556">
            <w:pPr>
              <w:rPr>
                <w:rFonts w:asciiTheme="minorHAnsi" w:hAnsiTheme="minorHAnsi"/>
                <w:sz w:val="18"/>
                <w:szCs w:val="18"/>
              </w:rPr>
            </w:pPr>
            <w:r w:rsidRPr="00D45D6A">
              <w:rPr>
                <w:rFonts w:asciiTheme="minorHAnsi" w:hAnsiTheme="minorHAnsi"/>
                <w:sz w:val="18"/>
                <w:szCs w:val="18"/>
              </w:rPr>
              <w:t xml:space="preserve">if </w:t>
            </w:r>
            <w:r>
              <w:rPr>
                <w:rFonts w:asciiTheme="minorHAnsi" w:hAnsiTheme="minorHAnsi"/>
                <w:sz w:val="18"/>
                <w:szCs w:val="18"/>
              </w:rPr>
              <w:t>G</w:t>
            </w:r>
            <w:r w:rsidRPr="00D45D6A">
              <w:rPr>
                <w:rFonts w:asciiTheme="minorHAnsi" w:hAnsiTheme="minorHAnsi"/>
                <w:sz w:val="18"/>
                <w:szCs w:val="18"/>
              </w:rPr>
              <w:t>0</w:t>
            </w:r>
            <w:r>
              <w:rPr>
                <w:rFonts w:asciiTheme="minorHAnsi" w:hAnsiTheme="minorHAnsi"/>
                <w:sz w:val="18"/>
                <w:szCs w:val="18"/>
              </w:rPr>
              <w:t>4</w:t>
            </w:r>
            <w:r w:rsidRPr="00D45D6A">
              <w:rPr>
                <w:rFonts w:asciiTheme="minorHAnsi" w:hAnsiTheme="minorHAnsi"/>
                <w:sz w:val="18"/>
                <w:szCs w:val="18"/>
              </w:rPr>
              <w:t xml:space="preserve"> is </w:t>
            </w:r>
            <w:r>
              <w:rPr>
                <w:rFonts w:asciiTheme="minorHAnsi" w:hAnsiTheme="minorHAnsi"/>
                <w:sz w:val="18"/>
                <w:szCs w:val="18"/>
              </w:rPr>
              <w:t>‘</w:t>
            </w:r>
            <w:r w:rsidRPr="00D45D6A">
              <w:rPr>
                <w:rFonts w:asciiTheme="minorHAnsi" w:hAnsiTheme="minorHAnsi"/>
                <w:sz w:val="18"/>
                <w:szCs w:val="18"/>
              </w:rPr>
              <w:t>Aged Solar Refle</w:t>
            </w:r>
            <w:r>
              <w:rPr>
                <w:rFonts w:asciiTheme="minorHAnsi" w:hAnsiTheme="minorHAnsi"/>
                <w:sz w:val="18"/>
                <w:szCs w:val="18"/>
              </w:rPr>
              <w:t>ctance and Thermal Emittance’ the</w:t>
            </w:r>
            <w:r w:rsidRPr="00D45D6A">
              <w:rPr>
                <w:rFonts w:asciiTheme="minorHAnsi" w:hAnsiTheme="minorHAnsi"/>
                <w:sz w:val="18"/>
                <w:szCs w:val="18"/>
              </w:rPr>
              <w:t xml:space="preserve">n </w:t>
            </w:r>
            <w:r>
              <w:rPr>
                <w:rFonts w:asciiTheme="minorHAnsi" w:hAnsiTheme="minorHAnsi"/>
                <w:sz w:val="18"/>
                <w:szCs w:val="18"/>
              </w:rPr>
              <w:t>value =</w:t>
            </w:r>
            <w:r w:rsidRPr="00D45D6A">
              <w:rPr>
                <w:rFonts w:asciiTheme="minorHAnsi" w:hAnsiTheme="minorHAnsi"/>
                <w:sz w:val="18"/>
                <w:szCs w:val="18"/>
              </w:rPr>
              <w:t xml:space="preserve"> </w:t>
            </w:r>
            <w:commentRangeStart w:id="1116"/>
            <w:commentRangeStart w:id="1117"/>
            <w:r w:rsidRPr="00D45D6A">
              <w:rPr>
                <w:rFonts w:asciiTheme="minorHAnsi" w:hAnsiTheme="minorHAnsi"/>
                <w:sz w:val="18"/>
                <w:szCs w:val="18"/>
              </w:rPr>
              <w:t>0.75</w:t>
            </w:r>
            <w:r>
              <w:rPr>
                <w:rFonts w:asciiTheme="minorHAnsi" w:hAnsiTheme="minorHAnsi"/>
                <w:sz w:val="18"/>
                <w:szCs w:val="18"/>
              </w:rPr>
              <w:t xml:space="preserve">; </w:t>
            </w:r>
            <w:commentRangeEnd w:id="1116"/>
            <w:r w:rsidR="001071DE">
              <w:rPr>
                <w:rStyle w:val="CommentReference"/>
              </w:rPr>
              <w:commentReference w:id="1116"/>
            </w:r>
            <w:commentRangeEnd w:id="1117"/>
            <w:r w:rsidR="00D76917">
              <w:rPr>
                <w:rStyle w:val="CommentReference"/>
              </w:rPr>
              <w:commentReference w:id="1117"/>
            </w:r>
          </w:p>
          <w:p w14:paraId="0B92ABE1" w14:textId="77777777" w:rsidR="00BB53F2" w:rsidRDefault="00BB53F2" w:rsidP="00C86556">
            <w:pPr>
              <w:rPr>
                <w:rFonts w:asciiTheme="minorHAnsi" w:hAnsiTheme="minorHAnsi"/>
                <w:sz w:val="18"/>
                <w:szCs w:val="18"/>
              </w:rPr>
            </w:pPr>
            <w:r>
              <w:rPr>
                <w:rFonts w:asciiTheme="minorHAnsi" w:hAnsiTheme="minorHAnsi"/>
                <w:sz w:val="18"/>
                <w:szCs w:val="18"/>
              </w:rPr>
              <w:t xml:space="preserve">if A09 = 10-15 and G03 = </w:t>
            </w:r>
            <w:r>
              <w:rPr>
                <w:rFonts w:asciiTheme="minorHAnsi" w:hAnsiTheme="minorHAnsi" w:cstheme="minorHAnsi"/>
                <w:sz w:val="18"/>
                <w:szCs w:val="18"/>
              </w:rPr>
              <w:t xml:space="preserve">≥ </w:t>
            </w:r>
            <w:r>
              <w:rPr>
                <w:rFonts w:asciiTheme="minorHAnsi" w:hAnsiTheme="minorHAnsi"/>
                <w:sz w:val="18"/>
                <w:szCs w:val="18"/>
              </w:rPr>
              <w:t xml:space="preserve">2:12, then value = </w:t>
            </w:r>
            <w:proofErr w:type="gramStart"/>
            <w:r>
              <w:rPr>
                <w:rFonts w:asciiTheme="minorHAnsi" w:hAnsiTheme="minorHAnsi"/>
                <w:sz w:val="18"/>
                <w:szCs w:val="18"/>
              </w:rPr>
              <w:t>0.75;</w:t>
            </w:r>
            <w:proofErr w:type="gramEnd"/>
            <w:r w:rsidRPr="00D45D6A">
              <w:rPr>
                <w:rFonts w:asciiTheme="minorHAnsi" w:hAnsiTheme="minorHAnsi"/>
                <w:sz w:val="18"/>
                <w:szCs w:val="18"/>
              </w:rPr>
              <w:t xml:space="preserve"> </w:t>
            </w:r>
          </w:p>
          <w:p w14:paraId="15480BBC" w14:textId="6810B7CD" w:rsidR="00BB53F2" w:rsidRPr="0037735E" w:rsidRDefault="00BB53F2" w:rsidP="00C86556">
            <w:pPr>
              <w:rPr>
                <w:rFonts w:asciiTheme="minorHAnsi" w:hAnsiTheme="minorHAnsi"/>
                <w:noProof/>
                <w:sz w:val="18"/>
                <w:szCs w:val="18"/>
              </w:rPr>
            </w:pPr>
            <w:r>
              <w:rPr>
                <w:rFonts w:asciiTheme="minorHAnsi" w:hAnsiTheme="minorHAnsi"/>
                <w:sz w:val="18"/>
                <w:szCs w:val="18"/>
              </w:rPr>
              <w:t>Else for all other combinations, value = NA</w:t>
            </w:r>
            <w:r w:rsidRPr="00D45D6A">
              <w:rPr>
                <w:rFonts w:asciiTheme="minorHAnsi" w:hAnsiTheme="minorHAnsi"/>
                <w:sz w:val="18"/>
                <w:szCs w:val="18"/>
              </w:rPr>
              <w:t>&gt;&gt;</w:t>
            </w:r>
          </w:p>
        </w:tc>
        <w:tc>
          <w:tcPr>
            <w:tcW w:w="975" w:type="dxa"/>
            <w:tcBorders>
              <w:top w:val="single" w:sz="6" w:space="0" w:color="auto"/>
              <w:bottom w:val="single" w:sz="6" w:space="0" w:color="auto"/>
              <w:right w:val="single" w:sz="4" w:space="0" w:color="auto"/>
            </w:tcBorders>
            <w:shd w:val="clear" w:color="auto" w:fill="auto"/>
            <w:vAlign w:val="bottom"/>
          </w:tcPr>
          <w:p w14:paraId="7A64C1E6" w14:textId="77777777" w:rsidR="00BB53F2" w:rsidRDefault="00BB53F2" w:rsidP="00C86556">
            <w:pPr>
              <w:rPr>
                <w:rFonts w:asciiTheme="minorHAnsi" w:hAnsiTheme="minorHAnsi"/>
                <w:sz w:val="18"/>
                <w:szCs w:val="18"/>
              </w:rPr>
            </w:pPr>
            <w:r w:rsidRPr="00D45D6A">
              <w:rPr>
                <w:rFonts w:asciiTheme="minorHAnsi" w:hAnsiTheme="minorHAnsi"/>
                <w:sz w:val="18"/>
                <w:szCs w:val="18"/>
              </w:rPr>
              <w:t xml:space="preserve">&lt;&lt; if </w:t>
            </w:r>
            <w:r>
              <w:rPr>
                <w:rFonts w:asciiTheme="minorHAnsi" w:hAnsiTheme="minorHAnsi"/>
                <w:sz w:val="18"/>
                <w:szCs w:val="18"/>
              </w:rPr>
              <w:t>A09 = 13 or 15 and G</w:t>
            </w:r>
            <w:r w:rsidRPr="00D45D6A">
              <w:rPr>
                <w:rFonts w:asciiTheme="minorHAnsi" w:hAnsiTheme="minorHAnsi"/>
                <w:sz w:val="18"/>
                <w:szCs w:val="18"/>
              </w:rPr>
              <w:t>0</w:t>
            </w:r>
            <w:r>
              <w:rPr>
                <w:rFonts w:asciiTheme="minorHAnsi" w:hAnsiTheme="minorHAnsi"/>
                <w:sz w:val="18"/>
                <w:szCs w:val="18"/>
              </w:rPr>
              <w:t>3</w:t>
            </w:r>
            <w:r w:rsidRPr="00D45D6A">
              <w:rPr>
                <w:rFonts w:asciiTheme="minorHAnsi" w:hAnsiTheme="minorHAnsi"/>
                <w:sz w:val="18"/>
                <w:szCs w:val="18"/>
              </w:rPr>
              <w:t xml:space="preserve"> </w:t>
            </w:r>
            <w:r>
              <w:rPr>
                <w:rFonts w:asciiTheme="minorHAnsi" w:hAnsiTheme="minorHAnsi"/>
                <w:sz w:val="18"/>
                <w:szCs w:val="18"/>
              </w:rPr>
              <w:t>=</w:t>
            </w:r>
            <w:r w:rsidRPr="00D45D6A">
              <w:rPr>
                <w:rFonts w:asciiTheme="minorHAnsi" w:hAnsiTheme="minorHAnsi"/>
                <w:sz w:val="18"/>
                <w:szCs w:val="18"/>
              </w:rPr>
              <w:t xml:space="preserve"> </w:t>
            </w:r>
            <w:r>
              <w:rPr>
                <w:rFonts w:asciiTheme="minorHAnsi" w:hAnsiTheme="minorHAnsi"/>
                <w:sz w:val="18"/>
                <w:szCs w:val="18"/>
              </w:rPr>
              <w:t>&lt;</w:t>
            </w:r>
            <w:r w:rsidRPr="00D45D6A">
              <w:rPr>
                <w:rFonts w:asciiTheme="minorHAnsi" w:hAnsiTheme="minorHAnsi"/>
                <w:sz w:val="18"/>
                <w:szCs w:val="18"/>
              </w:rPr>
              <w:t xml:space="preserve"> 2:12 </w:t>
            </w:r>
            <w:r>
              <w:rPr>
                <w:rFonts w:asciiTheme="minorHAnsi" w:hAnsiTheme="minorHAnsi"/>
                <w:sz w:val="18"/>
                <w:szCs w:val="18"/>
              </w:rPr>
              <w:t>and G</w:t>
            </w:r>
            <w:r w:rsidRPr="00D45D6A">
              <w:rPr>
                <w:rFonts w:asciiTheme="minorHAnsi" w:hAnsiTheme="minorHAnsi"/>
                <w:sz w:val="18"/>
                <w:szCs w:val="18"/>
              </w:rPr>
              <w:t>0</w:t>
            </w:r>
            <w:r>
              <w:rPr>
                <w:rFonts w:asciiTheme="minorHAnsi" w:hAnsiTheme="minorHAnsi"/>
                <w:sz w:val="18"/>
                <w:szCs w:val="18"/>
              </w:rPr>
              <w:t>4</w:t>
            </w:r>
            <w:r w:rsidRPr="00D45D6A">
              <w:rPr>
                <w:rFonts w:asciiTheme="minorHAnsi" w:hAnsiTheme="minorHAnsi"/>
                <w:sz w:val="18"/>
                <w:szCs w:val="18"/>
              </w:rPr>
              <w:t xml:space="preserve"> </w:t>
            </w:r>
            <w:r>
              <w:rPr>
                <w:rFonts w:asciiTheme="minorHAnsi" w:hAnsiTheme="minorHAnsi"/>
                <w:sz w:val="18"/>
                <w:szCs w:val="18"/>
              </w:rPr>
              <w:t>= ‘</w:t>
            </w:r>
            <w:r w:rsidRPr="00D45D6A">
              <w:rPr>
                <w:rFonts w:asciiTheme="minorHAnsi" w:hAnsiTheme="minorHAnsi"/>
                <w:sz w:val="18"/>
                <w:szCs w:val="18"/>
              </w:rPr>
              <w:t>SRI</w:t>
            </w:r>
            <w:r>
              <w:rPr>
                <w:rFonts w:asciiTheme="minorHAnsi" w:hAnsiTheme="minorHAnsi"/>
                <w:sz w:val="18"/>
                <w:szCs w:val="18"/>
              </w:rPr>
              <w:t>’,</w:t>
            </w:r>
            <w:r w:rsidRPr="00D45D6A">
              <w:rPr>
                <w:rFonts w:asciiTheme="minorHAnsi" w:hAnsiTheme="minorHAnsi"/>
                <w:sz w:val="18"/>
                <w:szCs w:val="18"/>
              </w:rPr>
              <w:t xml:space="preserve"> </w:t>
            </w:r>
            <w:r>
              <w:rPr>
                <w:rFonts w:asciiTheme="minorHAnsi" w:hAnsiTheme="minorHAnsi"/>
                <w:sz w:val="18"/>
                <w:szCs w:val="18"/>
              </w:rPr>
              <w:t xml:space="preserve">then value = </w:t>
            </w:r>
            <w:proofErr w:type="gramStart"/>
            <w:r w:rsidRPr="00D45D6A">
              <w:rPr>
                <w:rFonts w:asciiTheme="minorHAnsi" w:hAnsiTheme="minorHAnsi"/>
                <w:sz w:val="18"/>
                <w:szCs w:val="18"/>
              </w:rPr>
              <w:t>75</w:t>
            </w:r>
            <w:r>
              <w:rPr>
                <w:rFonts w:asciiTheme="minorHAnsi" w:hAnsiTheme="minorHAnsi"/>
                <w:sz w:val="18"/>
                <w:szCs w:val="18"/>
              </w:rPr>
              <w:t>;</w:t>
            </w:r>
            <w:proofErr w:type="gramEnd"/>
            <w:r w:rsidRPr="00D45D6A">
              <w:rPr>
                <w:rFonts w:asciiTheme="minorHAnsi" w:hAnsiTheme="minorHAnsi"/>
                <w:sz w:val="18"/>
                <w:szCs w:val="18"/>
              </w:rPr>
              <w:t xml:space="preserve"> </w:t>
            </w:r>
          </w:p>
          <w:p w14:paraId="066F8FAA" w14:textId="77777777" w:rsidR="00BB53F2" w:rsidRDefault="00BB53F2" w:rsidP="00C86556">
            <w:pPr>
              <w:rPr>
                <w:rFonts w:asciiTheme="minorHAnsi" w:hAnsiTheme="minorHAnsi"/>
                <w:sz w:val="18"/>
                <w:szCs w:val="18"/>
              </w:rPr>
            </w:pPr>
            <w:r w:rsidRPr="00D45D6A">
              <w:rPr>
                <w:rFonts w:asciiTheme="minorHAnsi" w:hAnsiTheme="minorHAnsi"/>
                <w:sz w:val="18"/>
                <w:szCs w:val="18"/>
              </w:rPr>
              <w:t xml:space="preserve">if </w:t>
            </w:r>
            <w:r>
              <w:rPr>
                <w:rFonts w:asciiTheme="minorHAnsi" w:hAnsiTheme="minorHAnsi"/>
                <w:sz w:val="18"/>
                <w:szCs w:val="18"/>
              </w:rPr>
              <w:t>A09 = 10 – 15 and G</w:t>
            </w:r>
            <w:r w:rsidRPr="00D45D6A">
              <w:rPr>
                <w:rFonts w:asciiTheme="minorHAnsi" w:hAnsiTheme="minorHAnsi"/>
                <w:sz w:val="18"/>
                <w:szCs w:val="18"/>
              </w:rPr>
              <w:t>0</w:t>
            </w:r>
            <w:r>
              <w:rPr>
                <w:rFonts w:asciiTheme="minorHAnsi" w:hAnsiTheme="minorHAnsi"/>
                <w:sz w:val="18"/>
                <w:szCs w:val="18"/>
              </w:rPr>
              <w:t>3 =</w:t>
            </w:r>
            <w:r w:rsidRPr="00D45D6A">
              <w:rPr>
                <w:rFonts w:asciiTheme="minorHAnsi" w:hAnsiTheme="minorHAnsi"/>
                <w:sz w:val="18"/>
                <w:szCs w:val="18"/>
              </w:rPr>
              <w:t xml:space="preserve"> </w:t>
            </w:r>
            <w:r>
              <w:rPr>
                <w:rFonts w:asciiTheme="minorHAnsi" w:hAnsiTheme="minorHAnsi" w:cstheme="minorHAnsi"/>
                <w:sz w:val="18"/>
                <w:szCs w:val="18"/>
              </w:rPr>
              <w:t xml:space="preserve">≥ </w:t>
            </w:r>
            <w:r w:rsidRPr="00D45D6A">
              <w:rPr>
                <w:rFonts w:asciiTheme="minorHAnsi" w:hAnsiTheme="minorHAnsi"/>
                <w:sz w:val="18"/>
                <w:szCs w:val="18"/>
              </w:rPr>
              <w:t xml:space="preserve">2:12, </w:t>
            </w:r>
            <w:r>
              <w:rPr>
                <w:rFonts w:asciiTheme="minorHAnsi" w:hAnsiTheme="minorHAnsi"/>
                <w:sz w:val="18"/>
                <w:szCs w:val="18"/>
              </w:rPr>
              <w:t>then value =</w:t>
            </w:r>
            <w:r w:rsidRPr="00D45D6A">
              <w:rPr>
                <w:rFonts w:asciiTheme="minorHAnsi" w:hAnsiTheme="minorHAnsi"/>
                <w:sz w:val="18"/>
                <w:szCs w:val="18"/>
              </w:rPr>
              <w:t xml:space="preserve"> </w:t>
            </w:r>
            <w:proofErr w:type="gramStart"/>
            <w:r w:rsidRPr="00D45D6A">
              <w:rPr>
                <w:rFonts w:asciiTheme="minorHAnsi" w:hAnsiTheme="minorHAnsi"/>
                <w:sz w:val="18"/>
                <w:szCs w:val="18"/>
              </w:rPr>
              <w:t>16</w:t>
            </w:r>
            <w:r>
              <w:rPr>
                <w:rFonts w:asciiTheme="minorHAnsi" w:hAnsiTheme="minorHAnsi"/>
                <w:sz w:val="18"/>
                <w:szCs w:val="18"/>
              </w:rPr>
              <w:t>;</w:t>
            </w:r>
            <w:proofErr w:type="gramEnd"/>
            <w:r w:rsidRPr="00D45D6A">
              <w:rPr>
                <w:rFonts w:asciiTheme="minorHAnsi" w:hAnsiTheme="minorHAnsi"/>
                <w:sz w:val="18"/>
                <w:szCs w:val="18"/>
              </w:rPr>
              <w:t xml:space="preserve"> </w:t>
            </w:r>
          </w:p>
          <w:p w14:paraId="15480BBD" w14:textId="6617555A" w:rsidR="00BB53F2" w:rsidRPr="0037735E" w:rsidRDefault="00BB53F2" w:rsidP="00C86556">
            <w:pPr>
              <w:rPr>
                <w:rFonts w:asciiTheme="minorHAnsi" w:hAnsiTheme="minorHAnsi"/>
                <w:b/>
                <w:sz w:val="18"/>
                <w:szCs w:val="18"/>
              </w:rPr>
            </w:pPr>
            <w:r w:rsidRPr="00A16B5E">
              <w:rPr>
                <w:rFonts w:asciiTheme="minorHAnsi" w:hAnsiTheme="minorHAnsi"/>
                <w:sz w:val="18"/>
                <w:szCs w:val="18"/>
              </w:rPr>
              <w:t xml:space="preserve">Else for all other combinations, value </w:t>
            </w:r>
            <w:proofErr w:type="gramStart"/>
            <w:r w:rsidRPr="00A16B5E">
              <w:rPr>
                <w:rFonts w:asciiTheme="minorHAnsi" w:hAnsiTheme="minorHAnsi"/>
                <w:sz w:val="18"/>
                <w:szCs w:val="18"/>
              </w:rPr>
              <w:t xml:space="preserve">= </w:t>
            </w:r>
            <w:r w:rsidRPr="00D45D6A">
              <w:rPr>
                <w:rFonts w:asciiTheme="minorHAnsi" w:hAnsiTheme="minorHAnsi"/>
                <w:sz w:val="18"/>
                <w:szCs w:val="18"/>
              </w:rPr>
              <w:t xml:space="preserve"> NA</w:t>
            </w:r>
            <w:proofErr w:type="gramEnd"/>
            <w:r w:rsidRPr="00D45D6A">
              <w:rPr>
                <w:rFonts w:asciiTheme="minorHAnsi" w:hAnsiTheme="minorHAnsi"/>
                <w:sz w:val="18"/>
                <w:szCs w:val="18"/>
              </w:rPr>
              <w:t>&gt;&gt;</w:t>
            </w:r>
          </w:p>
        </w:tc>
      </w:tr>
      <w:tr w:rsidR="00BB53F2" w:rsidRPr="00FE052A" w14:paraId="15480BCC" w14:textId="77777777" w:rsidTr="00C86556">
        <w:trPr>
          <w:gridAfter w:val="1"/>
          <w:wAfter w:w="21" w:type="dxa"/>
          <w:trHeight w:val="264"/>
        </w:trPr>
        <w:tc>
          <w:tcPr>
            <w:tcW w:w="726" w:type="dxa"/>
            <w:tcBorders>
              <w:top w:val="single" w:sz="6" w:space="0" w:color="auto"/>
              <w:left w:val="single" w:sz="4" w:space="0" w:color="auto"/>
              <w:bottom w:val="single" w:sz="6" w:space="0" w:color="auto"/>
            </w:tcBorders>
          </w:tcPr>
          <w:p w14:paraId="15480BBF" w14:textId="544E090F"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sz w:val="18"/>
                <w:szCs w:val="18"/>
              </w:rPr>
            </w:pPr>
          </w:p>
        </w:tc>
        <w:tc>
          <w:tcPr>
            <w:tcW w:w="976" w:type="dxa"/>
            <w:tcBorders>
              <w:top w:val="single" w:sz="6" w:space="0" w:color="auto"/>
              <w:bottom w:val="single" w:sz="6" w:space="0" w:color="auto"/>
            </w:tcBorders>
            <w:shd w:val="clear" w:color="auto" w:fill="auto"/>
            <w:vAlign w:val="bottom"/>
          </w:tcPr>
          <w:p w14:paraId="15480BC0" w14:textId="77777777"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sz w:val="18"/>
                <w:szCs w:val="18"/>
              </w:rPr>
            </w:pPr>
          </w:p>
        </w:tc>
        <w:tc>
          <w:tcPr>
            <w:tcW w:w="887" w:type="dxa"/>
            <w:tcBorders>
              <w:top w:val="single" w:sz="6" w:space="0" w:color="auto"/>
              <w:bottom w:val="single" w:sz="6" w:space="0" w:color="auto"/>
            </w:tcBorders>
            <w:shd w:val="clear" w:color="auto" w:fill="auto"/>
            <w:vAlign w:val="bottom"/>
          </w:tcPr>
          <w:p w14:paraId="15480BC1" w14:textId="77777777" w:rsidR="00BB53F2" w:rsidRPr="009B3A0C" w:rsidRDefault="00BB53F2" w:rsidP="00C86556">
            <w:pPr>
              <w:keepNext/>
              <w:jc w:val="center"/>
              <w:rPr>
                <w:rFonts w:ascii="Calibri" w:hAnsi="Calibri"/>
                <w:noProof/>
                <w:sz w:val="18"/>
                <w:szCs w:val="18"/>
              </w:rPr>
            </w:pPr>
          </w:p>
        </w:tc>
        <w:tc>
          <w:tcPr>
            <w:tcW w:w="1063" w:type="dxa"/>
            <w:tcBorders>
              <w:top w:val="single" w:sz="6" w:space="0" w:color="auto"/>
              <w:bottom w:val="single" w:sz="6" w:space="0" w:color="auto"/>
            </w:tcBorders>
            <w:shd w:val="clear" w:color="auto" w:fill="auto"/>
            <w:vAlign w:val="bottom"/>
          </w:tcPr>
          <w:p w14:paraId="15480BC2"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4" w:type="dxa"/>
            <w:tcBorders>
              <w:top w:val="single" w:sz="6" w:space="0" w:color="auto"/>
              <w:bottom w:val="single" w:sz="6" w:space="0" w:color="auto"/>
            </w:tcBorders>
            <w:shd w:val="clear" w:color="auto" w:fill="auto"/>
            <w:vAlign w:val="bottom"/>
          </w:tcPr>
          <w:p w14:paraId="15480BC3"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6" w:type="dxa"/>
            <w:tcBorders>
              <w:top w:val="single" w:sz="6" w:space="0" w:color="auto"/>
              <w:bottom w:val="single" w:sz="6" w:space="0" w:color="auto"/>
            </w:tcBorders>
            <w:shd w:val="clear" w:color="auto" w:fill="auto"/>
            <w:vAlign w:val="bottom"/>
          </w:tcPr>
          <w:p w14:paraId="15480BC4" w14:textId="77777777" w:rsidR="00BB53F2" w:rsidRDefault="00BB53F2" w:rsidP="00C86556">
            <w:pPr>
              <w:pStyle w:val="Heading7"/>
              <w:jc w:val="center"/>
              <w:rPr>
                <w:rFonts w:ascii="Calibri" w:hAnsi="Calibri"/>
                <w:noProof/>
                <w:sz w:val="18"/>
                <w:szCs w:val="18"/>
              </w:rPr>
            </w:pPr>
          </w:p>
        </w:tc>
        <w:tc>
          <w:tcPr>
            <w:tcW w:w="1239" w:type="dxa"/>
            <w:tcBorders>
              <w:top w:val="single" w:sz="6" w:space="0" w:color="auto"/>
              <w:bottom w:val="single" w:sz="6" w:space="0" w:color="auto"/>
            </w:tcBorders>
            <w:shd w:val="clear" w:color="auto" w:fill="auto"/>
            <w:vAlign w:val="bottom"/>
          </w:tcPr>
          <w:p w14:paraId="15480BC5" w14:textId="77777777"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15480BC6" w14:textId="77777777" w:rsidR="00BB53F2" w:rsidRPr="009B3A0C" w:rsidRDefault="00BB53F2" w:rsidP="00C86556">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15480BC7" w14:textId="77777777" w:rsidR="00BB53F2" w:rsidRPr="009B3A0C" w:rsidRDefault="00BB53F2" w:rsidP="00C86556">
            <w:pPr>
              <w:keepNext/>
              <w:jc w:val="center"/>
              <w:rPr>
                <w:rFonts w:ascii="Calibri" w:hAnsi="Calibri"/>
                <w:noProof/>
                <w:sz w:val="18"/>
                <w:szCs w:val="18"/>
              </w:rPr>
            </w:pPr>
          </w:p>
        </w:tc>
        <w:tc>
          <w:tcPr>
            <w:tcW w:w="1063" w:type="dxa"/>
            <w:tcBorders>
              <w:top w:val="single" w:sz="6" w:space="0" w:color="auto"/>
              <w:bottom w:val="single" w:sz="6" w:space="0" w:color="auto"/>
            </w:tcBorders>
            <w:shd w:val="clear" w:color="auto" w:fill="auto"/>
            <w:vAlign w:val="bottom"/>
          </w:tcPr>
          <w:p w14:paraId="15480BC8" w14:textId="77777777" w:rsidR="00BB53F2" w:rsidRPr="009B3A0C" w:rsidRDefault="00BB53F2" w:rsidP="00C86556">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15480BC9" w14:textId="77777777" w:rsidR="00BB53F2" w:rsidRPr="009B3A0C" w:rsidRDefault="00BB53F2" w:rsidP="00C86556">
            <w:pPr>
              <w:keepNext/>
              <w:jc w:val="center"/>
              <w:rPr>
                <w:rFonts w:ascii="Calibri" w:hAnsi="Calibri"/>
                <w:noProof/>
                <w:sz w:val="18"/>
                <w:szCs w:val="18"/>
              </w:rPr>
            </w:pPr>
          </w:p>
        </w:tc>
        <w:tc>
          <w:tcPr>
            <w:tcW w:w="1416" w:type="dxa"/>
            <w:tcBorders>
              <w:top w:val="single" w:sz="6" w:space="0" w:color="auto"/>
              <w:bottom w:val="single" w:sz="6" w:space="0" w:color="auto"/>
            </w:tcBorders>
            <w:shd w:val="clear" w:color="auto" w:fill="auto"/>
            <w:vAlign w:val="bottom"/>
          </w:tcPr>
          <w:p w14:paraId="15480BCA"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5" w:type="dxa"/>
            <w:tcBorders>
              <w:top w:val="single" w:sz="6" w:space="0" w:color="auto"/>
              <w:bottom w:val="single" w:sz="6" w:space="0" w:color="auto"/>
              <w:right w:val="single" w:sz="4" w:space="0" w:color="auto"/>
            </w:tcBorders>
            <w:shd w:val="clear" w:color="auto" w:fill="auto"/>
            <w:vAlign w:val="bottom"/>
          </w:tcPr>
          <w:p w14:paraId="15480BCB"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BB53F2" w:rsidRPr="00FE052A" w14:paraId="15480BD0" w14:textId="77777777" w:rsidTr="00C86556">
        <w:trPr>
          <w:gridAfter w:val="1"/>
          <w:wAfter w:w="21" w:type="dxa"/>
          <w:trHeight w:val="633"/>
        </w:trPr>
        <w:tc>
          <w:tcPr>
            <w:tcW w:w="14369" w:type="dxa"/>
            <w:gridSpan w:val="13"/>
            <w:tcBorders>
              <w:top w:val="single" w:sz="6" w:space="0" w:color="auto"/>
              <w:left w:val="single" w:sz="4" w:space="0" w:color="auto"/>
              <w:bottom w:val="single" w:sz="4" w:space="0" w:color="auto"/>
              <w:right w:val="single" w:sz="4" w:space="0" w:color="auto"/>
            </w:tcBorders>
          </w:tcPr>
          <w:p w14:paraId="15480BCD" w14:textId="50069468" w:rsidR="00BB53F2" w:rsidRPr="00591129" w:rsidRDefault="00BB53F2" w:rsidP="00C86556">
            <w:pPr>
              <w:pStyle w:val="Heading7"/>
              <w:tabs>
                <w:tab w:val="clear" w:pos="10980"/>
                <w:tab w:val="clear" w:pos="11430"/>
                <w:tab w:val="left" w:pos="180"/>
                <w:tab w:val="left" w:pos="5310"/>
                <w:tab w:val="left" w:pos="8100"/>
              </w:tabs>
              <w:rPr>
                <w:ins w:id="1118" w:author="Alhabibi, Haider@Energy" w:date="2022-03-02T10:01:00Z"/>
                <w:rFonts w:ascii="Calibri" w:hAnsi="Calibri"/>
                <w:color w:val="auto"/>
                <w:sz w:val="18"/>
                <w:szCs w:val="18"/>
                <w:rPrChange w:id="1119" w:author="Alhabibi, Haider@Energy" w:date="2022-03-02T10:07:00Z">
                  <w:rPr>
                    <w:ins w:id="1120" w:author="Alhabibi, Haider@Energy" w:date="2022-03-02T10:01:00Z"/>
                    <w:rFonts w:ascii="Calibri" w:hAnsi="Calibri"/>
                    <w:color w:val="auto"/>
                    <w:sz w:val="20"/>
                    <w:szCs w:val="20"/>
                  </w:rPr>
                </w:rPrChange>
              </w:rPr>
            </w:pPr>
            <w:r w:rsidRPr="00591129">
              <w:rPr>
                <w:rFonts w:ascii="Calibri" w:hAnsi="Calibri"/>
                <w:color w:val="auto"/>
                <w:sz w:val="18"/>
                <w:szCs w:val="18"/>
                <w:rPrChange w:id="1121" w:author="Alhabibi, Haider@Energy" w:date="2022-03-02T10:07:00Z">
                  <w:rPr>
                    <w:rFonts w:ascii="Calibri" w:hAnsi="Calibri"/>
                    <w:color w:val="auto"/>
                    <w:sz w:val="20"/>
                    <w:szCs w:val="20"/>
                  </w:rPr>
                </w:rPrChange>
              </w:rPr>
              <w:t>N</w:t>
            </w:r>
            <w:ins w:id="1122" w:author="Alhabibi, Haider@Energy" w:date="2022-03-02T10:20:00Z">
              <w:r w:rsidR="003A5D21">
                <w:rPr>
                  <w:rFonts w:ascii="Calibri" w:hAnsi="Calibri"/>
                  <w:color w:val="auto"/>
                  <w:sz w:val="18"/>
                  <w:szCs w:val="18"/>
                </w:rPr>
                <w:t>ote</w:t>
              </w:r>
            </w:ins>
            <w:del w:id="1123" w:author="Alhabibi, Haider@Energy" w:date="2022-03-02T10:20:00Z">
              <w:r w:rsidRPr="00591129" w:rsidDel="004A0BBB">
                <w:rPr>
                  <w:rFonts w:ascii="Calibri" w:hAnsi="Calibri"/>
                  <w:color w:val="auto"/>
                  <w:sz w:val="18"/>
                  <w:szCs w:val="18"/>
                  <w:rPrChange w:id="1124" w:author="Alhabibi, Haider@Energy" w:date="2022-03-02T10:07:00Z">
                    <w:rPr>
                      <w:rFonts w:ascii="Calibri" w:hAnsi="Calibri"/>
                      <w:color w:val="auto"/>
                      <w:sz w:val="20"/>
                      <w:szCs w:val="20"/>
                    </w:rPr>
                  </w:rPrChange>
                </w:rPr>
                <w:delText>OTES</w:delText>
              </w:r>
            </w:del>
            <w:r w:rsidRPr="00591129">
              <w:rPr>
                <w:rFonts w:ascii="Calibri" w:hAnsi="Calibri"/>
                <w:color w:val="auto"/>
                <w:sz w:val="18"/>
                <w:szCs w:val="18"/>
                <w:rPrChange w:id="1125" w:author="Alhabibi, Haider@Energy" w:date="2022-03-02T10:07:00Z">
                  <w:rPr>
                    <w:rFonts w:ascii="Calibri" w:hAnsi="Calibri"/>
                    <w:color w:val="auto"/>
                    <w:sz w:val="20"/>
                    <w:szCs w:val="20"/>
                  </w:rPr>
                </w:rPrChange>
              </w:rPr>
              <w:t>:</w:t>
            </w:r>
          </w:p>
          <w:p w14:paraId="3000E83C" w14:textId="5B5CF2EC" w:rsidR="00607E62" w:rsidRPr="00591129" w:rsidRDefault="00607E62">
            <w:pPr>
              <w:keepNext/>
              <w:ind w:left="90"/>
              <w:rPr>
                <w:rFonts w:asciiTheme="minorHAnsi" w:hAnsiTheme="minorHAnsi"/>
                <w:bCs/>
                <w:sz w:val="18"/>
                <w:szCs w:val="18"/>
                <w:rPrChange w:id="1126" w:author="Alhabibi, Haider@Energy" w:date="2022-03-02T10:07:00Z">
                  <w:rPr>
                    <w:rFonts w:ascii="Calibri" w:hAnsi="Calibri"/>
                    <w:color w:val="auto"/>
                    <w:sz w:val="20"/>
                    <w:szCs w:val="20"/>
                  </w:rPr>
                </w:rPrChange>
              </w:rPr>
              <w:pPrChange w:id="1127" w:author="Alhabibi, Haider@Energy" w:date="2022-03-02T10:03:00Z">
                <w:pPr>
                  <w:pStyle w:val="Heading7"/>
                  <w:framePr w:hSpace="180" w:wrap="around" w:vAnchor="text" w:hAnchor="text" w:y="1"/>
                  <w:tabs>
                    <w:tab w:val="clear" w:pos="10980"/>
                    <w:tab w:val="clear" w:pos="11430"/>
                    <w:tab w:val="left" w:pos="180"/>
                    <w:tab w:val="left" w:pos="5310"/>
                    <w:tab w:val="left" w:pos="8100"/>
                  </w:tabs>
                  <w:suppressOverlap/>
                </w:pPr>
              </w:pPrChange>
            </w:pPr>
            <w:ins w:id="1128" w:author="Alhabibi, Haider@Energy" w:date="2022-03-02T10:02:00Z">
              <w:r w:rsidRPr="00591129">
                <w:rPr>
                  <w:rFonts w:asciiTheme="minorHAnsi" w:hAnsiTheme="minorHAnsi"/>
                  <w:bCs/>
                  <w:sz w:val="18"/>
                  <w:szCs w:val="18"/>
                  <w:rPrChange w:id="1129" w:author="Alhabibi, Haider@Energy" w:date="2022-03-02T10:07:00Z">
                    <w:rPr/>
                  </w:rPrChange>
                </w:rPr>
                <w:t>&lt;&lt;Static Text - see the top&gt;&gt;</w:t>
              </w:r>
            </w:ins>
          </w:p>
          <w:p w14:paraId="1E982CED" w14:textId="72C0D049" w:rsidR="00793236" w:rsidDel="00607E62" w:rsidRDefault="007923F6" w:rsidP="00C86556">
            <w:pPr>
              <w:keepNext/>
              <w:numPr>
                <w:ilvl w:val="0"/>
                <w:numId w:val="4"/>
              </w:numPr>
              <w:tabs>
                <w:tab w:val="left" w:pos="342"/>
                <w:tab w:val="left" w:pos="2700"/>
                <w:tab w:val="left" w:pos="3420"/>
                <w:tab w:val="left" w:pos="3780"/>
                <w:tab w:val="left" w:pos="5760"/>
                <w:tab w:val="left" w:pos="7212"/>
              </w:tabs>
              <w:spacing w:line="276" w:lineRule="auto"/>
              <w:ind w:left="540" w:hanging="225"/>
              <w:rPr>
                <w:del w:id="1130" w:author="Alhabibi, Haider@Energy" w:date="2022-03-02T10:03:00Z"/>
                <w:rFonts w:ascii="Calibri" w:hAnsi="Calibri"/>
                <w:noProof/>
                <w:sz w:val="20"/>
                <w:szCs w:val="20"/>
              </w:rPr>
            </w:pPr>
            <w:del w:id="1131" w:author="Alhabibi, Haider@Energy" w:date="2022-03-02T10:03:00Z">
              <w:r w:rsidDel="00607E62">
                <w:rPr>
                  <w:rFonts w:ascii="Calibri" w:hAnsi="Calibri"/>
                  <w:noProof/>
                  <w:sz w:val="20"/>
                  <w:szCs w:val="20"/>
                </w:rPr>
                <w:delText xml:space="preserve">Exception 1: </w:delText>
              </w:r>
              <w:r w:rsidR="00BB53F2" w:rsidRPr="0037735E" w:rsidDel="00607E62">
                <w:rPr>
                  <w:rFonts w:ascii="Calibri" w:hAnsi="Calibri"/>
                  <w:noProof/>
                  <w:sz w:val="20"/>
                  <w:szCs w:val="20"/>
                </w:rPr>
                <w:delText xml:space="preserve">Any roof area covered by building integrated photovoltaic </w:delText>
              </w:r>
            </w:del>
            <w:ins w:id="1132" w:author="Shewmaker, Michael@Energy" w:date="2021-12-23T11:49:00Z">
              <w:del w:id="1133" w:author="Alhabibi, Haider@Energy" w:date="2022-03-02T10:03:00Z">
                <w:r w:rsidR="00BB24EB" w:rsidDel="00607E62">
                  <w:rPr>
                    <w:rFonts w:ascii="Calibri" w:hAnsi="Calibri"/>
                    <w:noProof/>
                    <w:sz w:val="20"/>
                    <w:szCs w:val="20"/>
                  </w:rPr>
                  <w:delText xml:space="preserve">(PV) </w:delText>
                </w:r>
              </w:del>
            </w:ins>
            <w:del w:id="1134" w:author="Alhabibi, Haider@Energy" w:date="2022-03-02T10:03:00Z">
              <w:r w:rsidR="00BB53F2" w:rsidRPr="0037735E" w:rsidDel="00607E62">
                <w:rPr>
                  <w:rFonts w:ascii="Calibri" w:hAnsi="Calibri"/>
                  <w:noProof/>
                  <w:sz w:val="20"/>
                  <w:szCs w:val="20"/>
                </w:rPr>
                <w:delText>panels and solar thermal panels are exempt from the above Cool Roof requirements.</w:delText>
              </w:r>
            </w:del>
          </w:p>
          <w:p w14:paraId="15480BCE" w14:textId="798A86DA" w:rsidR="00BB53F2" w:rsidRPr="002F0AE7" w:rsidDel="00607E62" w:rsidRDefault="00793236" w:rsidP="00C86556">
            <w:pPr>
              <w:keepNext/>
              <w:numPr>
                <w:ilvl w:val="0"/>
                <w:numId w:val="4"/>
              </w:numPr>
              <w:tabs>
                <w:tab w:val="left" w:pos="342"/>
                <w:tab w:val="left" w:pos="2700"/>
                <w:tab w:val="left" w:pos="3420"/>
                <w:tab w:val="left" w:pos="3780"/>
                <w:tab w:val="left" w:pos="5760"/>
                <w:tab w:val="left" w:pos="7212"/>
              </w:tabs>
              <w:spacing w:line="276" w:lineRule="auto"/>
              <w:ind w:left="540" w:hanging="225"/>
              <w:rPr>
                <w:del w:id="1135" w:author="Alhabibi, Haider@Energy" w:date="2022-03-02T10:03:00Z"/>
                <w:rFonts w:ascii="Calibri" w:hAnsi="Calibri"/>
                <w:noProof/>
                <w:sz w:val="20"/>
                <w:szCs w:val="20"/>
              </w:rPr>
            </w:pPr>
            <w:del w:id="1136" w:author="Alhabibi, Haider@Energy" w:date="2022-03-02T10:03:00Z">
              <w:r w:rsidRPr="00793236" w:rsidDel="00607E62">
                <w:rPr>
                  <w:rFonts w:ascii="Calibri" w:hAnsi="Calibri"/>
                  <w:noProof/>
                  <w:sz w:val="20"/>
                  <w:szCs w:val="20"/>
                </w:rPr>
                <w:delText xml:space="preserve">Exception 2: Roof constructions with weight of 25 </w:delText>
              </w:r>
            </w:del>
            <w:ins w:id="1137" w:author="Shewmaker, Michael@Energy" w:date="2021-12-23T11:49:00Z">
              <w:del w:id="1138" w:author="Alhabibi, Haider@Energy" w:date="2022-03-02T10:03:00Z">
                <w:r w:rsidR="00BB24EB" w:rsidDel="00607E62">
                  <w:rPr>
                    <w:rFonts w:ascii="Calibri" w:hAnsi="Calibri"/>
                    <w:noProof/>
                    <w:sz w:val="20"/>
                    <w:szCs w:val="20"/>
                  </w:rPr>
                  <w:delText>pounds per square foot (</w:delText>
                </w:r>
              </w:del>
            </w:ins>
            <w:del w:id="1139" w:author="Alhabibi, Haider@Energy" w:date="2022-03-02T10:03:00Z">
              <w:r w:rsidRPr="00793236" w:rsidDel="00607E62">
                <w:rPr>
                  <w:rFonts w:ascii="Calibri" w:hAnsi="Calibri"/>
                  <w:noProof/>
                  <w:sz w:val="20"/>
                  <w:szCs w:val="20"/>
                </w:rPr>
                <w:delText>lb/ft</w:delText>
              </w:r>
              <w:r w:rsidRPr="002F0AE7" w:rsidDel="00607E62">
                <w:rPr>
                  <w:rFonts w:ascii="Calibri" w:hAnsi="Calibri"/>
                  <w:noProof/>
                  <w:sz w:val="20"/>
                  <w:szCs w:val="20"/>
                  <w:vertAlign w:val="superscript"/>
                </w:rPr>
                <w:delText>2</w:delText>
              </w:r>
            </w:del>
            <w:ins w:id="1140" w:author="Shewmaker, Michael@Energy" w:date="2021-12-23T11:50:00Z">
              <w:del w:id="1141" w:author="Alhabibi, Haider@Energy" w:date="2022-03-02T10:03:00Z">
                <w:r w:rsidR="00BB24EB" w:rsidDel="00607E62">
                  <w:rPr>
                    <w:rFonts w:ascii="Calibri" w:hAnsi="Calibri"/>
                    <w:noProof/>
                    <w:sz w:val="20"/>
                    <w:szCs w:val="20"/>
                  </w:rPr>
                  <w:delText>)</w:delText>
                </w:r>
              </w:del>
            </w:ins>
            <w:del w:id="1142" w:author="Alhabibi, Haider@Energy" w:date="2022-03-02T10:03:00Z">
              <w:r w:rsidRPr="002F0AE7" w:rsidDel="00607E62">
                <w:rPr>
                  <w:rFonts w:ascii="Calibri" w:hAnsi="Calibri"/>
                  <w:noProof/>
                  <w:sz w:val="20"/>
                  <w:szCs w:val="20"/>
                </w:rPr>
                <w:delText xml:space="preserve"> are also exempt</w:delText>
              </w:r>
              <w:r w:rsidR="00BB53F2" w:rsidRPr="002F0AE7" w:rsidDel="00607E62">
                <w:rPr>
                  <w:rFonts w:ascii="Calibri" w:hAnsi="Calibri"/>
                  <w:noProof/>
                  <w:sz w:val="20"/>
                  <w:szCs w:val="20"/>
                </w:rPr>
                <w:delText xml:space="preserve"> </w:delText>
              </w:r>
            </w:del>
          </w:p>
          <w:p w14:paraId="15480BCF" w14:textId="6A13CED7" w:rsidR="00BB53F2" w:rsidRPr="009B3A0C" w:rsidRDefault="00BB53F2">
            <w:pPr>
              <w:keepNext/>
              <w:tabs>
                <w:tab w:val="left" w:pos="342"/>
                <w:tab w:val="left" w:pos="2160"/>
                <w:tab w:val="left" w:pos="2700"/>
                <w:tab w:val="left" w:pos="3420"/>
                <w:tab w:val="left" w:pos="3780"/>
                <w:tab w:val="left" w:pos="5760"/>
                <w:tab w:val="left" w:pos="7212"/>
              </w:tabs>
              <w:spacing w:line="276" w:lineRule="auto"/>
              <w:ind w:left="540"/>
              <w:rPr>
                <w:rFonts w:ascii="Calibri" w:hAnsi="Calibri"/>
                <w:noProof/>
                <w:sz w:val="18"/>
                <w:szCs w:val="18"/>
              </w:rPr>
              <w:pPrChange w:id="1143" w:author="Alhabibi, Haider@Energy" w:date="2022-03-02T10:03:00Z">
                <w:pPr>
                  <w:keepNext/>
                  <w:framePr w:hSpace="180" w:wrap="around" w:vAnchor="text" w:hAnchor="text" w:y="1"/>
                  <w:numPr>
                    <w:numId w:val="4"/>
                  </w:numPr>
                  <w:tabs>
                    <w:tab w:val="left" w:pos="342"/>
                    <w:tab w:val="left" w:pos="2160"/>
                    <w:tab w:val="left" w:pos="2700"/>
                    <w:tab w:val="left" w:pos="3420"/>
                    <w:tab w:val="left" w:pos="3780"/>
                    <w:tab w:val="left" w:pos="5760"/>
                    <w:tab w:val="left" w:pos="7212"/>
                  </w:tabs>
                  <w:spacing w:line="276" w:lineRule="auto"/>
                  <w:ind w:left="540" w:hanging="225"/>
                  <w:suppressOverlap/>
                </w:pPr>
              </w:pPrChange>
            </w:pPr>
            <w:del w:id="1144" w:author="Alhabibi, Haider@Energy" w:date="2022-03-02T10:03:00Z">
              <w:r w:rsidRPr="0037735E" w:rsidDel="00607E62">
                <w:rPr>
                  <w:rFonts w:ascii="Calibri" w:hAnsi="Calibri"/>
                  <w:noProof/>
                  <w:sz w:val="20"/>
                  <w:szCs w:val="20"/>
                </w:rPr>
                <w:delText>Liquid field applied coatings must comply with installation criteria from s</w:delText>
              </w:r>
            </w:del>
            <w:ins w:id="1145" w:author="Shewmaker, Michael@Energy" w:date="2021-12-23T11:50:00Z">
              <w:del w:id="1146" w:author="Alhabibi, Haider@Energy" w:date="2022-03-02T10:03:00Z">
                <w:r w:rsidR="00BB24EB" w:rsidDel="00607E62">
                  <w:rPr>
                    <w:rFonts w:ascii="Calibri" w:hAnsi="Calibri"/>
                    <w:noProof/>
                    <w:sz w:val="20"/>
                    <w:szCs w:val="20"/>
                  </w:rPr>
                  <w:delText>S</w:delText>
                </w:r>
              </w:del>
            </w:ins>
            <w:del w:id="1147" w:author="Alhabibi, Haider@Energy" w:date="2022-03-02T10:03:00Z">
              <w:r w:rsidRPr="0037735E" w:rsidDel="00607E62">
                <w:rPr>
                  <w:rFonts w:ascii="Calibri" w:hAnsi="Calibri"/>
                  <w:noProof/>
                  <w:sz w:val="20"/>
                  <w:szCs w:val="20"/>
                </w:rPr>
                <w:delText>ection 110.8(i)4.</w:delText>
              </w:r>
            </w:del>
          </w:p>
        </w:tc>
      </w:tr>
    </w:tbl>
    <w:p w14:paraId="15480BD1" w14:textId="77777777" w:rsidR="003C6CEF" w:rsidRDefault="003C6CEF"/>
    <w:tbl>
      <w:tblP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69"/>
        <w:gridCol w:w="1336"/>
        <w:gridCol w:w="987"/>
        <w:gridCol w:w="1162"/>
        <w:gridCol w:w="1163"/>
        <w:gridCol w:w="1162"/>
        <w:gridCol w:w="1162"/>
        <w:gridCol w:w="1162"/>
        <w:gridCol w:w="1166"/>
        <w:gridCol w:w="3792"/>
      </w:tblGrid>
      <w:tr w:rsidR="00147154" w:rsidRPr="00B558A0" w14:paraId="15480BD8" w14:textId="77777777" w:rsidTr="00E0019E">
        <w:trPr>
          <w:cantSplit/>
          <w:trHeight w:val="319"/>
        </w:trPr>
        <w:tc>
          <w:tcPr>
            <w:tcW w:w="14361" w:type="dxa"/>
            <w:gridSpan w:val="10"/>
            <w:tcBorders>
              <w:top w:val="single" w:sz="4" w:space="0" w:color="auto"/>
              <w:left w:val="single" w:sz="4" w:space="0" w:color="auto"/>
              <w:bottom w:val="single" w:sz="6" w:space="0" w:color="auto"/>
              <w:right w:val="single" w:sz="4" w:space="0" w:color="auto"/>
            </w:tcBorders>
          </w:tcPr>
          <w:p w14:paraId="15480BD2" w14:textId="2736A80E" w:rsidR="00147154" w:rsidRDefault="00147154" w:rsidP="008B76CC">
            <w:pPr>
              <w:keepNext/>
              <w:rPr>
                <w:rFonts w:ascii="Calibri" w:eastAsia="Calibri" w:hAnsi="Calibri"/>
                <w:b/>
                <w:sz w:val="22"/>
                <w:szCs w:val="22"/>
              </w:rPr>
            </w:pPr>
            <w:r w:rsidRPr="0037735E">
              <w:rPr>
                <w:rFonts w:ascii="Calibri" w:eastAsia="Calibri" w:hAnsi="Calibri"/>
                <w:b/>
                <w:sz w:val="20"/>
                <w:szCs w:val="22"/>
              </w:rPr>
              <w:lastRenderedPageBreak/>
              <w:t xml:space="preserve">H. </w:t>
            </w:r>
            <w:r w:rsidR="00615B49" w:rsidRPr="0037735E">
              <w:rPr>
                <w:rFonts w:ascii="Calibri" w:eastAsia="Calibri" w:hAnsi="Calibri"/>
                <w:b/>
                <w:sz w:val="20"/>
                <w:szCs w:val="22"/>
              </w:rPr>
              <w:t>Fenestration/Glazing Allowed</w:t>
            </w:r>
            <w:r w:rsidRPr="0037735E">
              <w:rPr>
                <w:rFonts w:ascii="Calibri" w:eastAsia="Calibri" w:hAnsi="Calibri"/>
                <w:b/>
                <w:sz w:val="20"/>
                <w:szCs w:val="22"/>
              </w:rPr>
              <w:t xml:space="preserve"> </w:t>
            </w:r>
            <w:r w:rsidR="002247F6" w:rsidRPr="0037735E">
              <w:rPr>
                <w:rFonts w:ascii="Calibri" w:eastAsia="Calibri" w:hAnsi="Calibri"/>
                <w:b/>
                <w:sz w:val="20"/>
                <w:szCs w:val="22"/>
              </w:rPr>
              <w:t xml:space="preserve">Areas and Efficiencies </w:t>
            </w:r>
            <w:r w:rsidRPr="0037735E">
              <w:rPr>
                <w:rFonts w:ascii="Calibri" w:eastAsia="Calibri" w:hAnsi="Calibri"/>
                <w:sz w:val="20"/>
                <w:szCs w:val="22"/>
              </w:rPr>
              <w:t>(Section 150.2(a)1)</w:t>
            </w:r>
          </w:p>
          <w:p w14:paraId="15480BD7" w14:textId="2CD38E8D" w:rsidR="00147154" w:rsidRDefault="00147154" w:rsidP="002C2705">
            <w:pPr>
              <w:rPr>
                <w:rFonts w:ascii="Calibri" w:eastAsia="Calibri" w:hAnsi="Calibri"/>
                <w:b/>
                <w:sz w:val="22"/>
                <w:szCs w:val="22"/>
              </w:rPr>
            </w:pPr>
            <w:r>
              <w:rPr>
                <w:rFonts w:asciiTheme="minorHAnsi" w:eastAsia="Calibri" w:hAnsiTheme="minorHAnsi"/>
                <w:sz w:val="20"/>
              </w:rPr>
              <w:t>&lt;&lt;if A13 contains Fenestration then display this section</w:t>
            </w:r>
            <w:r w:rsidR="002C2705">
              <w:rPr>
                <w:rFonts w:asciiTheme="minorHAnsi" w:eastAsia="Calibri" w:hAnsiTheme="minorHAnsi"/>
                <w:sz w:val="20"/>
              </w:rPr>
              <w:t>;</w:t>
            </w:r>
            <w:r>
              <w:rPr>
                <w:rFonts w:asciiTheme="minorHAnsi" w:eastAsia="Calibri" w:hAnsiTheme="minorHAnsi"/>
                <w:sz w:val="20"/>
              </w:rPr>
              <w:t xml:space="preserve"> else display the standard “This Section Does Not Apply” message&gt;&gt;</w:t>
            </w:r>
          </w:p>
        </w:tc>
      </w:tr>
      <w:tr w:rsidR="00147154" w:rsidRPr="00B558A0" w14:paraId="15480BE1"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tcBorders>
              <w:left w:val="single" w:sz="4" w:space="0" w:color="auto"/>
            </w:tcBorders>
            <w:vAlign w:val="center"/>
          </w:tcPr>
          <w:p w14:paraId="15480BD9"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w:t>
            </w:r>
            <w:r w:rsidRPr="006D4D6F">
              <w:rPr>
                <w:rFonts w:ascii="Calibri" w:hAnsi="Calibri"/>
                <w:sz w:val="20"/>
                <w:szCs w:val="20"/>
              </w:rPr>
              <w:t>1</w:t>
            </w:r>
          </w:p>
        </w:tc>
        <w:tc>
          <w:tcPr>
            <w:tcW w:w="1336" w:type="dxa"/>
            <w:vAlign w:val="center"/>
          </w:tcPr>
          <w:p w14:paraId="15480BDA"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02</w:t>
            </w:r>
          </w:p>
        </w:tc>
        <w:tc>
          <w:tcPr>
            <w:tcW w:w="987" w:type="dxa"/>
            <w:vAlign w:val="center"/>
          </w:tcPr>
          <w:p w14:paraId="15480BDB" w14:textId="77777777"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03</w:t>
            </w:r>
          </w:p>
        </w:tc>
        <w:tc>
          <w:tcPr>
            <w:tcW w:w="1162" w:type="dxa"/>
            <w:vAlign w:val="center"/>
          </w:tcPr>
          <w:p w14:paraId="15480BDC"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04</w:t>
            </w:r>
          </w:p>
        </w:tc>
        <w:tc>
          <w:tcPr>
            <w:tcW w:w="1163" w:type="dxa"/>
            <w:tcBorders>
              <w:right w:val="single" w:sz="4" w:space="0" w:color="auto"/>
            </w:tcBorders>
            <w:vAlign w:val="center"/>
          </w:tcPr>
          <w:p w14:paraId="15480BDD"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05</w:t>
            </w:r>
          </w:p>
        </w:tc>
        <w:tc>
          <w:tcPr>
            <w:tcW w:w="1162" w:type="dxa"/>
          </w:tcPr>
          <w:p w14:paraId="15480BDE" w14:textId="77777777"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06</w:t>
            </w:r>
          </w:p>
        </w:tc>
        <w:tc>
          <w:tcPr>
            <w:tcW w:w="1162" w:type="dxa"/>
          </w:tcPr>
          <w:p w14:paraId="5AA17B8F" w14:textId="3DA0FA32"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07</w:t>
            </w:r>
          </w:p>
        </w:tc>
        <w:tc>
          <w:tcPr>
            <w:tcW w:w="1162" w:type="dxa"/>
            <w:tcBorders>
              <w:right w:val="single" w:sz="4" w:space="0" w:color="auto"/>
            </w:tcBorders>
          </w:tcPr>
          <w:p w14:paraId="15480BDF" w14:textId="4EB1A352"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08</w:t>
            </w:r>
          </w:p>
        </w:tc>
        <w:tc>
          <w:tcPr>
            <w:tcW w:w="1166" w:type="dxa"/>
            <w:tcBorders>
              <w:right w:val="single" w:sz="4" w:space="0" w:color="auto"/>
            </w:tcBorders>
          </w:tcPr>
          <w:p w14:paraId="2DE47446" w14:textId="1B4CAB2F" w:rsidR="00147154" w:rsidDel="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09</w:t>
            </w:r>
          </w:p>
        </w:tc>
        <w:tc>
          <w:tcPr>
            <w:tcW w:w="3792" w:type="dxa"/>
            <w:tcBorders>
              <w:left w:val="single" w:sz="4" w:space="0" w:color="auto"/>
              <w:right w:val="single" w:sz="4" w:space="0" w:color="auto"/>
            </w:tcBorders>
            <w:vAlign w:val="center"/>
          </w:tcPr>
          <w:p w14:paraId="15480BE0" w14:textId="0FD36472"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10</w:t>
            </w:r>
          </w:p>
        </w:tc>
      </w:tr>
      <w:tr w:rsidR="00147154" w:rsidRPr="00B558A0" w14:paraId="15480BE9"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val="restart"/>
            <w:tcBorders>
              <w:left w:val="single" w:sz="4" w:space="0" w:color="auto"/>
            </w:tcBorders>
            <w:vAlign w:val="center"/>
          </w:tcPr>
          <w:p w14:paraId="15480BE2" w14:textId="77777777" w:rsidR="00147154" w:rsidRPr="00BA26AB"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Addition Type ft</w:t>
            </w:r>
            <w:r w:rsidRPr="0037735E">
              <w:rPr>
                <w:rFonts w:ascii="Calibri" w:hAnsi="Calibri"/>
                <w:sz w:val="18"/>
                <w:szCs w:val="18"/>
                <w:vertAlign w:val="superscript"/>
              </w:rPr>
              <w:t>2</w:t>
            </w:r>
          </w:p>
        </w:tc>
        <w:tc>
          <w:tcPr>
            <w:tcW w:w="2323" w:type="dxa"/>
            <w:gridSpan w:val="2"/>
            <w:tcMar>
              <w:left w:w="72" w:type="dxa"/>
              <w:right w:w="72" w:type="dxa"/>
            </w:tcMar>
            <w:vAlign w:val="center"/>
          </w:tcPr>
          <w:p w14:paraId="15480BE3"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w:t>
            </w:r>
          </w:p>
          <w:p w14:paraId="15480BE4"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 xml:space="preserve">Fenestration Area </w:t>
            </w:r>
            <w:proofErr w:type="gramStart"/>
            <w:r w:rsidRPr="00BA26AB">
              <w:rPr>
                <w:rFonts w:ascii="Calibri" w:hAnsi="Calibri"/>
                <w:sz w:val="18"/>
                <w:szCs w:val="18"/>
              </w:rPr>
              <w:t>For</w:t>
            </w:r>
            <w:proofErr w:type="gramEnd"/>
            <w:r w:rsidRPr="00BA26AB">
              <w:rPr>
                <w:rFonts w:ascii="Calibri" w:hAnsi="Calibri"/>
                <w:sz w:val="18"/>
                <w:szCs w:val="18"/>
              </w:rPr>
              <w:t xml:space="preserve"> All Orientations ft</w:t>
            </w:r>
            <w:r w:rsidRPr="00BA26AB">
              <w:rPr>
                <w:rFonts w:ascii="Calibri" w:hAnsi="Calibri"/>
                <w:sz w:val="18"/>
                <w:szCs w:val="18"/>
                <w:vertAlign w:val="superscript"/>
              </w:rPr>
              <w:t>2</w:t>
            </w:r>
          </w:p>
        </w:tc>
        <w:tc>
          <w:tcPr>
            <w:tcW w:w="2325" w:type="dxa"/>
            <w:gridSpan w:val="2"/>
            <w:tcBorders>
              <w:right w:val="single" w:sz="4" w:space="0" w:color="auto"/>
            </w:tcBorders>
            <w:vAlign w:val="center"/>
          </w:tcPr>
          <w:p w14:paraId="15480BE5"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West-Facing Fenestration Area Only ft</w:t>
            </w:r>
            <w:r w:rsidRPr="00BA26AB">
              <w:rPr>
                <w:rFonts w:ascii="Calibri" w:hAnsi="Calibri"/>
                <w:sz w:val="18"/>
                <w:szCs w:val="18"/>
                <w:vertAlign w:val="superscript"/>
              </w:rPr>
              <w:t>2</w:t>
            </w:r>
          </w:p>
        </w:tc>
        <w:tc>
          <w:tcPr>
            <w:tcW w:w="1162" w:type="dxa"/>
            <w:vMerge w:val="restart"/>
            <w:vAlign w:val="center"/>
          </w:tcPr>
          <w:p w14:paraId="02F82243" w14:textId="77777777" w:rsidR="00147154" w:rsidRPr="00BA26AB"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U-factor</w:t>
            </w:r>
          </w:p>
          <w:p w14:paraId="15480BE6" w14:textId="04472143" w:rsidR="00147154" w:rsidRPr="0037735E"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(Windows)</w:t>
            </w:r>
          </w:p>
        </w:tc>
        <w:tc>
          <w:tcPr>
            <w:tcW w:w="1162" w:type="dxa"/>
            <w:vMerge w:val="restart"/>
            <w:vAlign w:val="center"/>
          </w:tcPr>
          <w:p w14:paraId="7CEA473D" w14:textId="2554B498"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w:t>
            </w:r>
          </w:p>
          <w:p w14:paraId="3CC3EC96" w14:textId="77777777"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U-factor</w:t>
            </w:r>
          </w:p>
          <w:p w14:paraId="34DDDCBE" w14:textId="4358161A"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(Skylights)</w:t>
            </w:r>
          </w:p>
        </w:tc>
        <w:tc>
          <w:tcPr>
            <w:tcW w:w="1162" w:type="dxa"/>
            <w:vMerge w:val="restart"/>
            <w:tcBorders>
              <w:right w:val="single" w:sz="4" w:space="0" w:color="auto"/>
            </w:tcBorders>
            <w:vAlign w:val="center"/>
          </w:tcPr>
          <w:p w14:paraId="37D3AE4E" w14:textId="000E04E1" w:rsidR="00147154" w:rsidRPr="00BA26AB"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SHGC</w:t>
            </w:r>
          </w:p>
          <w:p w14:paraId="15480BE7" w14:textId="4ED2C231" w:rsidR="00147154" w:rsidRPr="0037735E"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(Windows)</w:t>
            </w:r>
          </w:p>
        </w:tc>
        <w:tc>
          <w:tcPr>
            <w:tcW w:w="1166" w:type="dxa"/>
            <w:vMerge w:val="restart"/>
            <w:tcBorders>
              <w:right w:val="single" w:sz="4" w:space="0" w:color="auto"/>
            </w:tcBorders>
            <w:vAlign w:val="center"/>
          </w:tcPr>
          <w:p w14:paraId="1A03399C" w14:textId="77777777" w:rsidR="00147154" w:rsidRPr="0037735E"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Allowed SHGC</w:t>
            </w:r>
          </w:p>
          <w:p w14:paraId="27B2956A" w14:textId="2660CCE0" w:rsidR="00147154" w:rsidRPr="0037735E" w:rsidRDefault="00147154" w:rsidP="00262008">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(Skylights)</w:t>
            </w:r>
          </w:p>
        </w:tc>
        <w:tc>
          <w:tcPr>
            <w:tcW w:w="3792" w:type="dxa"/>
            <w:vMerge w:val="restart"/>
            <w:tcBorders>
              <w:left w:val="single" w:sz="4" w:space="0" w:color="auto"/>
              <w:right w:val="single" w:sz="4" w:space="0" w:color="auto"/>
            </w:tcBorders>
            <w:vAlign w:val="center"/>
          </w:tcPr>
          <w:p w14:paraId="15480BE8" w14:textId="304D7C9E" w:rsidR="00147154" w:rsidRPr="0037735E"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Comments</w:t>
            </w:r>
          </w:p>
        </w:tc>
      </w:tr>
      <w:tr w:rsidR="00147154" w:rsidRPr="00B558A0" w14:paraId="15480BF0"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tcBorders>
              <w:left w:val="single" w:sz="4" w:space="0" w:color="auto"/>
            </w:tcBorders>
            <w:vAlign w:val="bottom"/>
          </w:tcPr>
          <w:p w14:paraId="15480BEA" w14:textId="08C5C69B"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323" w:type="dxa"/>
            <w:gridSpan w:val="2"/>
            <w:vAlign w:val="center"/>
          </w:tcPr>
          <w:p w14:paraId="15480BEB"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2325" w:type="dxa"/>
            <w:gridSpan w:val="2"/>
            <w:tcBorders>
              <w:right w:val="single" w:sz="4" w:space="0" w:color="auto"/>
            </w:tcBorders>
            <w:vAlign w:val="center"/>
          </w:tcPr>
          <w:p w14:paraId="15480BEC"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1162" w:type="dxa"/>
            <w:vMerge/>
          </w:tcPr>
          <w:p w14:paraId="15480BED"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Pr>
          <w:p w14:paraId="0BC9D14E"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Borders>
              <w:right w:val="single" w:sz="4" w:space="0" w:color="auto"/>
            </w:tcBorders>
          </w:tcPr>
          <w:p w14:paraId="15480BEE" w14:textId="3E6A36EC"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6" w:type="dxa"/>
            <w:vMerge/>
            <w:tcBorders>
              <w:right w:val="single" w:sz="4" w:space="0" w:color="auto"/>
            </w:tcBorders>
          </w:tcPr>
          <w:p w14:paraId="613B2F99"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792" w:type="dxa"/>
            <w:vMerge/>
            <w:tcBorders>
              <w:left w:val="single" w:sz="4" w:space="0" w:color="auto"/>
              <w:right w:val="single" w:sz="4" w:space="0" w:color="auto"/>
            </w:tcBorders>
            <w:vAlign w:val="bottom"/>
          </w:tcPr>
          <w:p w14:paraId="15480BEF" w14:textId="091AB916"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B558A0" w14:paraId="15480BF9"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tcBorders>
              <w:left w:val="single" w:sz="4" w:space="0" w:color="auto"/>
            </w:tcBorders>
            <w:vAlign w:val="center"/>
          </w:tcPr>
          <w:p w14:paraId="15480BF1"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336" w:type="dxa"/>
            <w:vAlign w:val="center"/>
          </w:tcPr>
          <w:p w14:paraId="15480BF2"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987" w:type="dxa"/>
            <w:vAlign w:val="center"/>
          </w:tcPr>
          <w:p w14:paraId="15480BF3"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cs="Arial"/>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62" w:type="dxa"/>
            <w:vAlign w:val="center"/>
          </w:tcPr>
          <w:p w14:paraId="15480BF4"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63" w:type="dxa"/>
            <w:tcBorders>
              <w:right w:val="single" w:sz="4" w:space="0" w:color="auto"/>
            </w:tcBorders>
            <w:vAlign w:val="center"/>
          </w:tcPr>
          <w:p w14:paraId="15480BF5"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62" w:type="dxa"/>
            <w:vMerge/>
          </w:tcPr>
          <w:p w14:paraId="15480BF6"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Pr>
          <w:p w14:paraId="43FA3086"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Borders>
              <w:right w:val="single" w:sz="4" w:space="0" w:color="auto"/>
            </w:tcBorders>
          </w:tcPr>
          <w:p w14:paraId="15480BF7" w14:textId="586F6172"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6" w:type="dxa"/>
            <w:vMerge/>
            <w:tcBorders>
              <w:right w:val="single" w:sz="4" w:space="0" w:color="auto"/>
            </w:tcBorders>
          </w:tcPr>
          <w:p w14:paraId="60B47433"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792" w:type="dxa"/>
            <w:vMerge/>
            <w:tcBorders>
              <w:left w:val="single" w:sz="4" w:space="0" w:color="auto"/>
              <w:right w:val="single" w:sz="4" w:space="0" w:color="auto"/>
            </w:tcBorders>
            <w:vAlign w:val="bottom"/>
          </w:tcPr>
          <w:p w14:paraId="15480BF8" w14:textId="369DD9AC"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B558A0" w14:paraId="15480C1C"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tcBorders>
              <w:left w:val="single" w:sz="4" w:space="0" w:color="auto"/>
              <w:bottom w:val="single" w:sz="4" w:space="0" w:color="auto"/>
            </w:tcBorders>
            <w:vAlign w:val="center"/>
          </w:tcPr>
          <w:p w14:paraId="5357E9B9" w14:textId="6A0CA5B6" w:rsidR="00147154" w:rsidRDefault="00147154" w:rsidP="005A14B5">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&lt;&lt;This value is </w:t>
            </w:r>
            <w:proofErr w:type="gramStart"/>
            <w:r>
              <w:rPr>
                <w:rFonts w:ascii="Calibri" w:hAnsi="Calibri"/>
                <w:sz w:val="20"/>
                <w:szCs w:val="20"/>
              </w:rPr>
              <w:t>auto-filled</w:t>
            </w:r>
            <w:proofErr w:type="gramEnd"/>
            <w:r>
              <w:rPr>
                <w:rFonts w:ascii="Calibri" w:hAnsi="Calibri"/>
                <w:sz w:val="20"/>
                <w:szCs w:val="20"/>
              </w:rPr>
              <w:t xml:space="preserve"> with the Project Scope in section A:</w:t>
            </w:r>
          </w:p>
          <w:p w14:paraId="06411EC0" w14:textId="1354D477" w:rsidR="00147154" w:rsidRDefault="00147154" w:rsidP="00E56A43">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 300 ft2</w:t>
            </w:r>
          </w:p>
          <w:p w14:paraId="38678D4E" w14:textId="77777777" w:rsidR="00147154" w:rsidRDefault="00147154" w:rsidP="00E56A43">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300 to ≤ 400 ft2</w:t>
            </w:r>
          </w:p>
          <w:p w14:paraId="74A49C49" w14:textId="77777777" w:rsidR="00147154" w:rsidRDefault="00147154" w:rsidP="00DF4AD4">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400 to ≤ 700 ft2</w:t>
            </w:r>
          </w:p>
          <w:p w14:paraId="7B2C253C" w14:textId="7EC95BF1" w:rsidR="005A14B5" w:rsidRDefault="00147154" w:rsidP="00E0019E">
            <w:pPr>
              <w:jc w:val="center"/>
              <w:rPr>
                <w:rFonts w:ascii="Calibri" w:hAnsi="Calibri"/>
                <w:sz w:val="18"/>
                <w:szCs w:val="18"/>
              </w:rPr>
            </w:pPr>
            <w:r>
              <w:rPr>
                <w:rFonts w:ascii="Calibri" w:hAnsi="Calibri"/>
                <w:sz w:val="20"/>
                <w:szCs w:val="20"/>
              </w:rPr>
              <w:t>*Addition &gt; 700 to ≤ 1,000 ft2</w:t>
            </w:r>
            <w:r w:rsidR="005A14B5">
              <w:rPr>
                <w:rFonts w:ascii="Calibri" w:hAnsi="Calibri"/>
                <w:sz w:val="18"/>
                <w:szCs w:val="18"/>
              </w:rPr>
              <w:t xml:space="preserve"> *ADU Addition</w:t>
            </w:r>
            <w:r w:rsidR="005A14B5" w:rsidRPr="00175D5C">
              <w:rPr>
                <w:rFonts w:ascii="Calibri" w:hAnsi="Calibri"/>
                <w:sz w:val="18"/>
                <w:szCs w:val="18"/>
              </w:rPr>
              <w:t xml:space="preserve"> </w:t>
            </w:r>
            <w:r w:rsidR="005A14B5" w:rsidRPr="00175D5C">
              <w:rPr>
                <w:rFonts w:ascii="Calibri" w:hAnsi="Calibri"/>
                <w:sz w:val="18"/>
                <w:szCs w:val="18"/>
                <w:u w:val="single"/>
              </w:rPr>
              <w:t>&lt;</w:t>
            </w:r>
            <w:r w:rsidR="005A14B5" w:rsidRPr="00175D5C">
              <w:rPr>
                <w:rFonts w:ascii="Calibri" w:hAnsi="Calibri"/>
                <w:sz w:val="18"/>
                <w:szCs w:val="18"/>
              </w:rPr>
              <w:t xml:space="preserve"> 300 </w:t>
            </w:r>
            <w:r w:rsidR="005A14B5">
              <w:rPr>
                <w:rFonts w:ascii="Calibri" w:hAnsi="Calibri"/>
                <w:sz w:val="18"/>
                <w:szCs w:val="18"/>
              </w:rPr>
              <w:t>ft</w:t>
            </w:r>
            <w:r w:rsidR="005A14B5" w:rsidRPr="00974B66">
              <w:rPr>
                <w:rFonts w:ascii="Calibri" w:hAnsi="Calibri"/>
                <w:sz w:val="18"/>
                <w:szCs w:val="18"/>
                <w:vertAlign w:val="superscript"/>
              </w:rPr>
              <w:t>2</w:t>
            </w:r>
          </w:p>
          <w:p w14:paraId="679D5C31" w14:textId="77777777" w:rsidR="005A14B5" w:rsidRDefault="005A14B5" w:rsidP="00E0019E">
            <w:pPr>
              <w:jc w:val="cente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1AE6A523" w14:textId="77777777" w:rsidR="005A14B5" w:rsidRDefault="005A14B5" w:rsidP="00E0019E">
            <w:pPr>
              <w:jc w:val="cente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15480BFA" w14:textId="1D59E152" w:rsidR="00147154" w:rsidRPr="006D4D6F" w:rsidRDefault="005A14B5" w:rsidP="005A14B5">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*ADU Addition</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r w:rsidR="00147154">
              <w:rPr>
                <w:rFonts w:ascii="Calibri" w:hAnsi="Calibri"/>
                <w:sz w:val="20"/>
                <w:szCs w:val="20"/>
              </w:rPr>
              <w:t>&gt;&gt;</w:t>
            </w:r>
          </w:p>
        </w:tc>
        <w:tc>
          <w:tcPr>
            <w:tcW w:w="1336" w:type="dxa"/>
            <w:tcBorders>
              <w:bottom w:val="single" w:sz="4" w:space="0" w:color="auto"/>
            </w:tcBorders>
          </w:tcPr>
          <w:p w14:paraId="15480BFB" w14:textId="4B107E67" w:rsidR="00147154" w:rsidRDefault="00147154" w:rsidP="008B76CC">
            <w:pPr>
              <w:jc w:val="center"/>
              <w:rPr>
                <w:rFonts w:ascii="Calibri" w:hAnsi="Calibri"/>
                <w:sz w:val="18"/>
                <w:szCs w:val="18"/>
              </w:rPr>
            </w:pPr>
            <w:r>
              <w:rPr>
                <w:rFonts w:ascii="Calibri" w:hAnsi="Calibri"/>
                <w:sz w:val="18"/>
                <w:szCs w:val="18"/>
              </w:rPr>
              <w:t xml:space="preserve">&lt;&lt;Calculated Value: If H01 equals </w:t>
            </w:r>
            <w:proofErr w:type="gramStart"/>
            <w:r>
              <w:rPr>
                <w:rFonts w:ascii="Calibri" w:hAnsi="Calibri"/>
                <w:sz w:val="18"/>
                <w:szCs w:val="18"/>
              </w:rPr>
              <w:t xml:space="preserve">Addition </w:t>
            </w:r>
            <w:r w:rsidRPr="00175D5C">
              <w:rPr>
                <w:rFonts w:ascii="Calibri" w:hAnsi="Calibri"/>
                <w:sz w:val="18"/>
                <w:szCs w:val="18"/>
              </w:rPr>
              <w:t xml:space="preserve"> </w:t>
            </w:r>
            <w:r w:rsidRPr="00175D5C">
              <w:rPr>
                <w:rFonts w:ascii="Calibri" w:hAnsi="Calibri"/>
                <w:sz w:val="18"/>
                <w:szCs w:val="18"/>
                <w:u w:val="single"/>
              </w:rPr>
              <w:t>&lt;</w:t>
            </w:r>
            <w:proofErr w:type="gramEnd"/>
            <w:r w:rsidRPr="00175D5C">
              <w:rPr>
                <w:rFonts w:ascii="Calibri" w:hAnsi="Calibri"/>
                <w:sz w:val="18"/>
                <w:szCs w:val="18"/>
              </w:rPr>
              <w:t xml:space="preserve"> 300 </w:t>
            </w:r>
            <w:r>
              <w:rPr>
                <w:rFonts w:ascii="Calibri" w:hAnsi="Calibri"/>
                <w:sz w:val="18"/>
                <w:szCs w:val="18"/>
              </w:rPr>
              <w:t>ft2</w:t>
            </w:r>
            <w:r w:rsidR="00E56A43">
              <w:rPr>
                <w:rFonts w:ascii="Calibri" w:hAnsi="Calibri"/>
                <w:sz w:val="18"/>
                <w:szCs w:val="18"/>
              </w:rPr>
              <w:t>,</w:t>
            </w:r>
          </w:p>
          <w:p w14:paraId="587B231A" w14:textId="75CF1720" w:rsidR="00E56A43" w:rsidRPr="00E56A43" w:rsidRDefault="00147154" w:rsidP="00E56A43">
            <w:pPr>
              <w:jc w:val="center"/>
              <w:rPr>
                <w:rFonts w:ascii="Calibri" w:hAnsi="Calibri"/>
                <w:sz w:val="18"/>
                <w:szCs w:val="18"/>
              </w:rPr>
            </w:pP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300 to </w:t>
            </w:r>
            <w:r w:rsidRPr="00175D5C">
              <w:rPr>
                <w:rFonts w:ascii="Calibri" w:hAnsi="Calibri"/>
                <w:sz w:val="18"/>
                <w:szCs w:val="18"/>
                <w:u w:val="single"/>
              </w:rPr>
              <w:t>&lt;</w:t>
            </w:r>
            <w:r>
              <w:rPr>
                <w:rFonts w:ascii="Calibri" w:hAnsi="Calibri"/>
                <w:sz w:val="18"/>
                <w:szCs w:val="18"/>
              </w:rPr>
              <w:t xml:space="preserve"> 400 ft2,</w:t>
            </w:r>
            <w:r w:rsidR="00E56A43">
              <w:rPr>
                <w:rFonts w:ascii="Calibri" w:hAnsi="Calibri"/>
                <w:sz w:val="18"/>
                <w:szCs w:val="18"/>
              </w:rPr>
              <w:t xml:space="preserve"> </w:t>
            </w:r>
            <w:r>
              <w:rPr>
                <w:rFonts w:ascii="Calibri" w:hAnsi="Calibri"/>
                <w:sz w:val="18"/>
                <w:szCs w:val="18"/>
              </w:rPr>
              <w:t xml:space="preserve"> </w:t>
            </w:r>
            <w:r w:rsidR="00E56A43">
              <w:rPr>
                <w:rFonts w:ascii="Calibri" w:hAnsi="Calibri"/>
                <w:sz w:val="18"/>
                <w:szCs w:val="18"/>
              </w:rPr>
              <w:t>ADU Addition</w:t>
            </w:r>
            <w:r w:rsidR="00E56A43" w:rsidRPr="00175D5C">
              <w:rPr>
                <w:rFonts w:ascii="Calibri" w:hAnsi="Calibri"/>
                <w:sz w:val="18"/>
                <w:szCs w:val="18"/>
              </w:rPr>
              <w:t xml:space="preserve"> </w:t>
            </w:r>
            <w:r w:rsidR="00E56A43" w:rsidRPr="00175D5C">
              <w:rPr>
                <w:rFonts w:ascii="Calibri" w:hAnsi="Calibri"/>
                <w:sz w:val="18"/>
                <w:szCs w:val="18"/>
                <w:u w:val="single"/>
              </w:rPr>
              <w:t>&lt;</w:t>
            </w:r>
            <w:r w:rsidR="00E56A43" w:rsidRPr="00175D5C">
              <w:rPr>
                <w:rFonts w:ascii="Calibri" w:hAnsi="Calibri"/>
                <w:sz w:val="18"/>
                <w:szCs w:val="18"/>
              </w:rPr>
              <w:t xml:space="preserve"> 300 </w:t>
            </w:r>
            <w:r w:rsidR="00E56A43">
              <w:rPr>
                <w:rFonts w:ascii="Calibri" w:hAnsi="Calibri"/>
                <w:sz w:val="18"/>
                <w:szCs w:val="18"/>
              </w:rPr>
              <w:t>ft</w:t>
            </w:r>
            <w:r w:rsidR="00E56A43" w:rsidRPr="00974B66">
              <w:rPr>
                <w:rFonts w:ascii="Calibri" w:hAnsi="Calibri"/>
                <w:sz w:val="18"/>
                <w:szCs w:val="18"/>
                <w:vertAlign w:val="superscript"/>
              </w:rPr>
              <w:t>2</w:t>
            </w:r>
            <w:r w:rsidR="00E56A43">
              <w:rPr>
                <w:rFonts w:ascii="Calibri" w:hAnsi="Calibri"/>
                <w:sz w:val="18"/>
                <w:szCs w:val="18"/>
              </w:rPr>
              <w:t>, or ADU Addition</w:t>
            </w:r>
            <w:r w:rsidR="00E56A43" w:rsidRPr="00175D5C">
              <w:rPr>
                <w:rFonts w:ascii="Calibri" w:hAnsi="Calibri"/>
                <w:sz w:val="18"/>
                <w:szCs w:val="18"/>
              </w:rPr>
              <w:t xml:space="preserve"> &gt; 300 to </w:t>
            </w:r>
            <w:r w:rsidR="00E56A43" w:rsidRPr="00175D5C">
              <w:rPr>
                <w:rFonts w:ascii="Calibri" w:hAnsi="Calibri"/>
                <w:sz w:val="18"/>
                <w:szCs w:val="18"/>
                <w:u w:val="single"/>
              </w:rPr>
              <w:t>&lt;</w:t>
            </w:r>
            <w:r w:rsidR="00E56A43">
              <w:rPr>
                <w:rFonts w:ascii="Calibri" w:hAnsi="Calibri"/>
                <w:sz w:val="18"/>
                <w:szCs w:val="18"/>
              </w:rPr>
              <w:t xml:space="preserve"> 400 ft</w:t>
            </w:r>
            <w:r w:rsidR="00E56A43" w:rsidRPr="00974B66">
              <w:rPr>
                <w:rFonts w:ascii="Calibri" w:hAnsi="Calibri"/>
                <w:sz w:val="18"/>
                <w:szCs w:val="18"/>
                <w:vertAlign w:val="superscript"/>
              </w:rPr>
              <w:t>2</w:t>
            </w:r>
            <w:r w:rsidR="00E56A43">
              <w:rPr>
                <w:rFonts w:ascii="Calibri" w:hAnsi="Calibri"/>
                <w:sz w:val="18"/>
                <w:szCs w:val="18"/>
              </w:rPr>
              <w:t>,</w:t>
            </w:r>
          </w:p>
          <w:p w14:paraId="15480BFC" w14:textId="300E76A4" w:rsidR="00147154" w:rsidRDefault="00147154" w:rsidP="008B76CC">
            <w:pPr>
              <w:jc w:val="center"/>
              <w:rPr>
                <w:rFonts w:ascii="Calibri" w:hAnsi="Calibri"/>
                <w:sz w:val="18"/>
                <w:szCs w:val="18"/>
              </w:rPr>
            </w:pPr>
            <w:r>
              <w:rPr>
                <w:rFonts w:ascii="Calibri" w:hAnsi="Calibri"/>
                <w:sz w:val="18"/>
                <w:szCs w:val="18"/>
              </w:rPr>
              <w:t xml:space="preserve">value equals A10 * </w:t>
            </w:r>
            <w:proofErr w:type="gramStart"/>
            <w:r>
              <w:rPr>
                <w:rFonts w:ascii="Calibri" w:hAnsi="Calibri"/>
                <w:sz w:val="18"/>
                <w:szCs w:val="18"/>
              </w:rPr>
              <w:t>0.30</w:t>
            </w:r>
            <w:r w:rsidR="004E6E1E">
              <w:rPr>
                <w:rFonts w:ascii="Calibri" w:hAnsi="Calibri"/>
                <w:sz w:val="18"/>
                <w:szCs w:val="18"/>
              </w:rPr>
              <w:t>;</w:t>
            </w:r>
            <w:proofErr w:type="gramEnd"/>
          </w:p>
          <w:p w14:paraId="15480BFE" w14:textId="77148BA6" w:rsidR="00147154" w:rsidRDefault="00147154" w:rsidP="008B76CC">
            <w:pPr>
              <w:jc w:val="center"/>
              <w:rPr>
                <w:rFonts w:ascii="Calibri" w:hAnsi="Calibri"/>
                <w:sz w:val="18"/>
                <w:szCs w:val="18"/>
              </w:rPr>
            </w:pPr>
            <w:r>
              <w:rPr>
                <w:rFonts w:ascii="Calibri" w:hAnsi="Calibri"/>
                <w:sz w:val="18"/>
                <w:szCs w:val="18"/>
              </w:rPr>
              <w:t xml:space="preserve">Elseif </w:t>
            </w: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400 to </w:t>
            </w:r>
            <w:r w:rsidRPr="00175D5C">
              <w:rPr>
                <w:rFonts w:ascii="Calibri" w:hAnsi="Calibri"/>
                <w:sz w:val="18"/>
                <w:szCs w:val="18"/>
                <w:u w:val="single"/>
              </w:rPr>
              <w:t>&lt;</w:t>
            </w:r>
            <w:r>
              <w:rPr>
                <w:rFonts w:ascii="Calibri" w:hAnsi="Calibri"/>
                <w:sz w:val="18"/>
                <w:szCs w:val="18"/>
              </w:rPr>
              <w:t xml:space="preserve"> 700 ft2</w:t>
            </w:r>
            <w:r w:rsidR="00E56A43">
              <w:rPr>
                <w:rFonts w:ascii="Calibri" w:hAnsi="Calibri"/>
                <w:sz w:val="18"/>
                <w:szCs w:val="18"/>
              </w:rPr>
              <w:t xml:space="preserve"> or ADU Addition</w:t>
            </w:r>
            <w:r w:rsidR="00E56A43" w:rsidRPr="00175D5C">
              <w:rPr>
                <w:rFonts w:ascii="Calibri" w:hAnsi="Calibri"/>
                <w:sz w:val="18"/>
                <w:szCs w:val="18"/>
              </w:rPr>
              <w:t xml:space="preserve"> &gt; 400 to </w:t>
            </w:r>
            <w:r w:rsidR="00E56A43" w:rsidRPr="00175D5C">
              <w:rPr>
                <w:rFonts w:ascii="Calibri" w:hAnsi="Calibri"/>
                <w:sz w:val="18"/>
                <w:szCs w:val="18"/>
                <w:u w:val="single"/>
              </w:rPr>
              <w:t>&lt;</w:t>
            </w:r>
            <w:r w:rsidR="00E56A43">
              <w:rPr>
                <w:rFonts w:ascii="Calibri" w:hAnsi="Calibri"/>
                <w:sz w:val="18"/>
                <w:szCs w:val="18"/>
              </w:rPr>
              <w:t xml:space="preserve"> 700 ft</w:t>
            </w:r>
            <w:r w:rsidR="00E56A43" w:rsidRPr="00974B66">
              <w:rPr>
                <w:rFonts w:ascii="Calibri" w:hAnsi="Calibri"/>
                <w:sz w:val="18"/>
                <w:szCs w:val="18"/>
                <w:vertAlign w:val="superscript"/>
              </w:rPr>
              <w:t>2</w:t>
            </w:r>
            <w:r>
              <w:rPr>
                <w:rFonts w:ascii="Calibri" w:hAnsi="Calibri"/>
                <w:sz w:val="18"/>
                <w:szCs w:val="18"/>
              </w:rPr>
              <w:t>, value equals      A10 * 0.25</w:t>
            </w:r>
            <w:r w:rsidR="004E6E1E">
              <w:rPr>
                <w:rFonts w:ascii="Calibri" w:hAnsi="Calibri"/>
                <w:sz w:val="18"/>
                <w:szCs w:val="18"/>
              </w:rPr>
              <w:t>;</w:t>
            </w:r>
          </w:p>
          <w:p w14:paraId="15480C00" w14:textId="09689580" w:rsidR="00147154" w:rsidRDefault="00147154" w:rsidP="008B76CC">
            <w:pPr>
              <w:jc w:val="center"/>
              <w:rPr>
                <w:rFonts w:ascii="Calibri" w:hAnsi="Calibri"/>
                <w:sz w:val="18"/>
                <w:szCs w:val="18"/>
              </w:rPr>
            </w:pPr>
            <w:r>
              <w:rPr>
                <w:rFonts w:ascii="Calibri" w:hAnsi="Calibri"/>
                <w:sz w:val="18"/>
                <w:szCs w:val="18"/>
              </w:rPr>
              <w:t xml:space="preserve">Elseif </w:t>
            </w: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w:t>
            </w:r>
            <w:r w:rsidR="00E56A43">
              <w:rPr>
                <w:rFonts w:ascii="Calibri" w:hAnsi="Calibri"/>
                <w:sz w:val="18"/>
                <w:szCs w:val="18"/>
              </w:rPr>
              <w:t xml:space="preserve"> or ADU Addition</w:t>
            </w:r>
            <w:r w:rsidR="00E56A43" w:rsidRPr="00175D5C">
              <w:rPr>
                <w:rFonts w:ascii="Calibri" w:hAnsi="Calibri"/>
                <w:sz w:val="18"/>
                <w:szCs w:val="18"/>
              </w:rPr>
              <w:t xml:space="preserve"> &gt; 700 to </w:t>
            </w:r>
            <w:r w:rsidR="00E56A43" w:rsidRPr="00175D5C">
              <w:rPr>
                <w:rFonts w:ascii="Calibri" w:hAnsi="Calibri"/>
                <w:sz w:val="18"/>
                <w:szCs w:val="18"/>
                <w:u w:val="single"/>
              </w:rPr>
              <w:t>&lt;</w:t>
            </w:r>
            <w:r w:rsidR="00E56A43" w:rsidRPr="00175D5C">
              <w:rPr>
                <w:rFonts w:ascii="Calibri" w:hAnsi="Calibri"/>
                <w:sz w:val="18"/>
                <w:szCs w:val="18"/>
              </w:rPr>
              <w:t xml:space="preserve"> 1000</w:t>
            </w:r>
            <w:r w:rsidR="00E56A43">
              <w:rPr>
                <w:rFonts w:ascii="Calibri" w:hAnsi="Calibri"/>
                <w:sz w:val="18"/>
                <w:szCs w:val="18"/>
              </w:rPr>
              <w:t xml:space="preserve"> ft</w:t>
            </w:r>
            <w:r w:rsidR="00E56A43" w:rsidRPr="00974B66">
              <w:rPr>
                <w:rFonts w:ascii="Calibri" w:hAnsi="Calibri"/>
                <w:sz w:val="18"/>
                <w:szCs w:val="18"/>
                <w:vertAlign w:val="superscript"/>
              </w:rPr>
              <w:t>2</w:t>
            </w:r>
            <w:r>
              <w:rPr>
                <w:rFonts w:ascii="Calibri" w:hAnsi="Calibri"/>
                <w:sz w:val="18"/>
                <w:szCs w:val="18"/>
              </w:rPr>
              <w:t>, value equals    A10 * 0.20&gt;&gt;</w:t>
            </w:r>
          </w:p>
          <w:p w14:paraId="15480C01"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987" w:type="dxa"/>
            <w:tcBorders>
              <w:bottom w:val="single" w:sz="4" w:space="0" w:color="auto"/>
            </w:tcBorders>
          </w:tcPr>
          <w:p w14:paraId="15480C02" w14:textId="77777777" w:rsidR="00147154" w:rsidRDefault="00147154" w:rsidP="008B76CC">
            <w:pPr>
              <w:jc w:val="center"/>
              <w:rPr>
                <w:rFonts w:ascii="Calibri" w:hAnsi="Calibri"/>
                <w:sz w:val="18"/>
                <w:szCs w:val="18"/>
              </w:rPr>
            </w:pPr>
            <w:r>
              <w:rPr>
                <w:rFonts w:ascii="Calibri" w:hAnsi="Calibri"/>
                <w:sz w:val="18"/>
                <w:szCs w:val="18"/>
              </w:rPr>
              <w:t xml:space="preserve">&lt;&lt;Calculated Value: If H01 equals </w:t>
            </w:r>
            <w:proofErr w:type="gramStart"/>
            <w:r>
              <w:rPr>
                <w:rFonts w:ascii="Calibri" w:hAnsi="Calibri"/>
                <w:sz w:val="18"/>
                <w:szCs w:val="18"/>
              </w:rPr>
              <w:t xml:space="preserve">Addition </w:t>
            </w:r>
            <w:r w:rsidRPr="00175D5C">
              <w:rPr>
                <w:rFonts w:ascii="Calibri" w:hAnsi="Calibri"/>
                <w:sz w:val="18"/>
                <w:szCs w:val="18"/>
              </w:rPr>
              <w:t xml:space="preserve"> </w:t>
            </w:r>
            <w:r w:rsidRPr="00175D5C">
              <w:rPr>
                <w:rFonts w:ascii="Calibri" w:hAnsi="Calibri"/>
                <w:sz w:val="18"/>
                <w:szCs w:val="18"/>
                <w:u w:val="single"/>
              </w:rPr>
              <w:t>&lt;</w:t>
            </w:r>
            <w:proofErr w:type="gramEnd"/>
            <w:r w:rsidRPr="00175D5C">
              <w:rPr>
                <w:rFonts w:ascii="Calibri" w:hAnsi="Calibri"/>
                <w:sz w:val="18"/>
                <w:szCs w:val="18"/>
              </w:rPr>
              <w:t xml:space="preserve"> 300 </w:t>
            </w:r>
            <w:r>
              <w:rPr>
                <w:rFonts w:ascii="Calibri" w:hAnsi="Calibri"/>
                <w:sz w:val="18"/>
                <w:szCs w:val="18"/>
              </w:rPr>
              <w:t>ft2 or</w:t>
            </w:r>
          </w:p>
          <w:p w14:paraId="15480C03" w14:textId="5DFE4F8F" w:rsidR="00147154" w:rsidRDefault="00147154" w:rsidP="008B76CC">
            <w:pPr>
              <w:jc w:val="center"/>
              <w:rPr>
                <w:rFonts w:ascii="Calibri" w:hAnsi="Calibri"/>
                <w:sz w:val="18"/>
                <w:szCs w:val="18"/>
              </w:rPr>
            </w:pP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300 to </w:t>
            </w:r>
            <w:r w:rsidRPr="00175D5C">
              <w:rPr>
                <w:rFonts w:ascii="Calibri" w:hAnsi="Calibri"/>
                <w:sz w:val="18"/>
                <w:szCs w:val="18"/>
                <w:u w:val="single"/>
              </w:rPr>
              <w:t>&lt;</w:t>
            </w:r>
            <w:r>
              <w:rPr>
                <w:rFonts w:ascii="Calibri" w:hAnsi="Calibri"/>
                <w:sz w:val="18"/>
                <w:szCs w:val="18"/>
              </w:rPr>
              <w:t xml:space="preserve"> 400 ft2, value equals 75ft2</w:t>
            </w:r>
            <w:r w:rsidR="004E6E1E">
              <w:rPr>
                <w:rFonts w:ascii="Calibri" w:hAnsi="Calibri"/>
                <w:sz w:val="18"/>
                <w:szCs w:val="18"/>
              </w:rPr>
              <w:t>;</w:t>
            </w:r>
          </w:p>
          <w:p w14:paraId="15480C05" w14:textId="3EC866D2" w:rsidR="00147154" w:rsidRDefault="00147154" w:rsidP="008B76CC">
            <w:pPr>
              <w:jc w:val="center"/>
              <w:rPr>
                <w:rFonts w:ascii="Calibri" w:hAnsi="Calibri"/>
                <w:sz w:val="18"/>
                <w:szCs w:val="18"/>
              </w:rPr>
            </w:pPr>
            <w:r>
              <w:rPr>
                <w:rFonts w:ascii="Calibri" w:hAnsi="Calibri"/>
                <w:sz w:val="18"/>
                <w:szCs w:val="18"/>
              </w:rPr>
              <w:t xml:space="preserve">Elseif </w:t>
            </w: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400 to </w:t>
            </w:r>
            <w:r w:rsidRPr="00175D5C">
              <w:rPr>
                <w:rFonts w:ascii="Calibri" w:hAnsi="Calibri"/>
                <w:sz w:val="18"/>
                <w:szCs w:val="18"/>
                <w:u w:val="single"/>
              </w:rPr>
              <w:t>&lt;</w:t>
            </w:r>
            <w:r>
              <w:rPr>
                <w:rFonts w:ascii="Calibri" w:hAnsi="Calibri"/>
                <w:sz w:val="18"/>
                <w:szCs w:val="18"/>
              </w:rPr>
              <w:t xml:space="preserve"> 700 ft2, value equals 120ft2</w:t>
            </w:r>
            <w:r w:rsidR="004E6E1E">
              <w:rPr>
                <w:rFonts w:ascii="Calibri" w:hAnsi="Calibri"/>
                <w:sz w:val="18"/>
                <w:szCs w:val="18"/>
              </w:rPr>
              <w:t>;</w:t>
            </w:r>
          </w:p>
          <w:p w14:paraId="15480C07" w14:textId="77777777" w:rsidR="00147154" w:rsidRDefault="00147154" w:rsidP="008B76CC">
            <w:pPr>
              <w:jc w:val="center"/>
              <w:rPr>
                <w:rFonts w:ascii="Calibri" w:hAnsi="Calibri"/>
                <w:sz w:val="18"/>
                <w:szCs w:val="18"/>
              </w:rPr>
            </w:pPr>
            <w:r>
              <w:rPr>
                <w:rFonts w:ascii="Calibri" w:hAnsi="Calibri"/>
                <w:sz w:val="18"/>
                <w:szCs w:val="18"/>
              </w:rPr>
              <w:t xml:space="preserve">Elseif </w:t>
            </w: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175ft2&gt;&gt;</w:t>
            </w:r>
          </w:p>
          <w:p w14:paraId="15480C08" w14:textId="77777777" w:rsidR="00147154" w:rsidRDefault="00147154" w:rsidP="008B76CC">
            <w:pPr>
              <w:jc w:val="center"/>
              <w:rPr>
                <w:rFonts w:ascii="Calibri" w:hAnsi="Calibri"/>
                <w:sz w:val="18"/>
                <w:szCs w:val="18"/>
              </w:rPr>
            </w:pPr>
          </w:p>
        </w:tc>
        <w:tc>
          <w:tcPr>
            <w:tcW w:w="1162" w:type="dxa"/>
            <w:tcBorders>
              <w:bottom w:val="single" w:sz="4" w:space="0" w:color="auto"/>
            </w:tcBorders>
          </w:tcPr>
          <w:p w14:paraId="5D87AB9E" w14:textId="52CE24B0" w:rsidR="003921A6" w:rsidRDefault="003921A6" w:rsidP="003921A6">
            <w:pPr>
              <w:jc w:val="center"/>
              <w:rPr>
                <w:rFonts w:ascii="Calibri" w:hAnsi="Calibri"/>
                <w:sz w:val="18"/>
                <w:szCs w:val="18"/>
              </w:rPr>
            </w:pPr>
            <w:r w:rsidRPr="00784141">
              <w:rPr>
                <w:rFonts w:ascii="Calibri" w:hAnsi="Calibri"/>
                <w:sz w:val="18"/>
                <w:szCs w:val="18"/>
              </w:rPr>
              <w:t xml:space="preserve">&lt;&lt;Calculated Value: </w:t>
            </w:r>
            <w:r>
              <w:rPr>
                <w:rFonts w:ascii="Calibri" w:hAnsi="Calibri"/>
                <w:sz w:val="18"/>
                <w:szCs w:val="18"/>
              </w:rPr>
              <w:t>if A09 = 1, 3</w:t>
            </w:r>
            <w:r w:rsidR="002A4BCA">
              <w:rPr>
                <w:rFonts w:ascii="Calibri" w:hAnsi="Calibri"/>
                <w:sz w:val="18"/>
                <w:szCs w:val="18"/>
              </w:rPr>
              <w:t>, 5</w:t>
            </w:r>
            <w:r>
              <w:rPr>
                <w:rFonts w:ascii="Calibri" w:hAnsi="Calibri"/>
                <w:sz w:val="18"/>
                <w:szCs w:val="18"/>
              </w:rPr>
              <w:t xml:space="preserve"> or </w:t>
            </w:r>
            <w:r w:rsidR="002A4BCA">
              <w:rPr>
                <w:rFonts w:ascii="Calibri" w:hAnsi="Calibri"/>
                <w:sz w:val="18"/>
                <w:szCs w:val="18"/>
              </w:rPr>
              <w:t>16</w:t>
            </w:r>
            <w:r>
              <w:rPr>
                <w:rFonts w:ascii="Calibri" w:hAnsi="Calibri"/>
                <w:sz w:val="18"/>
                <w:szCs w:val="18"/>
              </w:rPr>
              <w:t xml:space="preserve">, then value equals </w:t>
            </w:r>
            <w:proofErr w:type="gramStart"/>
            <w:r>
              <w:rPr>
                <w:rFonts w:ascii="Calibri" w:hAnsi="Calibri"/>
                <w:sz w:val="18"/>
                <w:szCs w:val="18"/>
              </w:rPr>
              <w:t>NA;</w:t>
            </w:r>
            <w:proofErr w:type="gramEnd"/>
          </w:p>
          <w:p w14:paraId="13B5C67A" w14:textId="77777777" w:rsidR="003921A6" w:rsidRPr="00784141" w:rsidRDefault="003921A6" w:rsidP="003921A6">
            <w:pPr>
              <w:jc w:val="center"/>
              <w:rPr>
                <w:rFonts w:ascii="Calibri" w:hAnsi="Calibri"/>
                <w:sz w:val="18"/>
                <w:szCs w:val="18"/>
              </w:rPr>
            </w:pPr>
            <w:r>
              <w:rPr>
                <w:rFonts w:ascii="Calibri" w:hAnsi="Calibri"/>
                <w:sz w:val="18"/>
                <w:szCs w:val="18"/>
              </w:rPr>
              <w:t>Else i</w:t>
            </w:r>
            <w:r w:rsidRPr="00784141">
              <w:rPr>
                <w:rFonts w:ascii="Calibri" w:hAnsi="Calibri"/>
                <w:sz w:val="18"/>
                <w:szCs w:val="18"/>
              </w:rPr>
              <w:t xml:space="preserve">f H01 equals </w:t>
            </w:r>
            <w:proofErr w:type="gramStart"/>
            <w:r w:rsidRPr="00784141">
              <w:rPr>
                <w:rFonts w:ascii="Calibri" w:hAnsi="Calibri"/>
                <w:sz w:val="18"/>
                <w:szCs w:val="18"/>
              </w:rPr>
              <w:t xml:space="preserve">Addition  </w:t>
            </w:r>
            <w:r w:rsidRPr="00784141">
              <w:rPr>
                <w:rFonts w:ascii="Calibri" w:hAnsi="Calibri"/>
                <w:sz w:val="18"/>
                <w:szCs w:val="18"/>
                <w:u w:val="single"/>
              </w:rPr>
              <w:t>&lt;</w:t>
            </w:r>
            <w:proofErr w:type="gramEnd"/>
            <w:r w:rsidRPr="00784141">
              <w:rPr>
                <w:rFonts w:ascii="Calibri" w:hAnsi="Calibri"/>
                <w:sz w:val="18"/>
                <w:szCs w:val="18"/>
              </w:rPr>
              <w:t xml:space="preserve"> 300 ft2</w:t>
            </w:r>
            <w:r>
              <w:rPr>
                <w:rFonts w:ascii="Calibri" w:hAnsi="Calibri"/>
                <w:sz w:val="18"/>
                <w:szCs w:val="18"/>
              </w:rPr>
              <w:t>,</w:t>
            </w:r>
            <w:r w:rsidRPr="00784141">
              <w:rPr>
                <w:rFonts w:ascii="Calibri" w:hAnsi="Calibri"/>
                <w:sz w:val="18"/>
                <w:szCs w:val="18"/>
              </w:rPr>
              <w:t xml:space="preserve"> </w:t>
            </w:r>
          </w:p>
          <w:p w14:paraId="3F8C00F3" w14:textId="496243A9" w:rsidR="003921A6" w:rsidRDefault="003921A6" w:rsidP="003921A6">
            <w:pPr>
              <w:jc w:val="center"/>
              <w:rPr>
                <w:rFonts w:ascii="Calibri" w:hAnsi="Calibri"/>
                <w:sz w:val="18"/>
                <w:szCs w:val="18"/>
              </w:rPr>
            </w:pPr>
            <w:proofErr w:type="gramStart"/>
            <w:r w:rsidRPr="00784141">
              <w:rPr>
                <w:rFonts w:ascii="Calibri" w:hAnsi="Calibri"/>
                <w:sz w:val="18"/>
                <w:szCs w:val="18"/>
              </w:rPr>
              <w:t>Addition  &gt;</w:t>
            </w:r>
            <w:proofErr w:type="gramEnd"/>
            <w:r w:rsidRPr="00784141">
              <w:rPr>
                <w:rFonts w:ascii="Calibri" w:hAnsi="Calibri"/>
                <w:sz w:val="18"/>
                <w:szCs w:val="18"/>
              </w:rPr>
              <w:t xml:space="preserve"> 300 to </w:t>
            </w:r>
            <w:r w:rsidRPr="00784141">
              <w:rPr>
                <w:rFonts w:ascii="Calibri" w:hAnsi="Calibri"/>
                <w:sz w:val="18"/>
                <w:szCs w:val="18"/>
                <w:u w:val="single"/>
              </w:rPr>
              <w:t>&lt;</w:t>
            </w:r>
            <w:r w:rsidRPr="00784141">
              <w:rPr>
                <w:rFonts w:ascii="Calibri" w:hAnsi="Calibri"/>
                <w:sz w:val="18"/>
                <w:szCs w:val="18"/>
              </w:rPr>
              <w:t xml:space="preserve"> 400 ft2</w:t>
            </w:r>
            <w:r>
              <w:rPr>
                <w:rFonts w:ascii="Calibri" w:hAnsi="Calibri"/>
                <w:sz w:val="18"/>
                <w:szCs w:val="18"/>
              </w:rPr>
              <w:t xml:space="preserve">, or </w:t>
            </w:r>
            <w:r w:rsidRPr="00784141">
              <w:rPr>
                <w:rFonts w:ascii="Calibri" w:hAnsi="Calibri"/>
                <w:sz w:val="18"/>
                <w:szCs w:val="18"/>
              </w:rPr>
              <w:t xml:space="preserve">Addition  &gt; 400 to </w:t>
            </w:r>
            <w:r w:rsidRPr="00784141">
              <w:rPr>
                <w:rFonts w:ascii="Calibri" w:hAnsi="Calibri"/>
                <w:sz w:val="18"/>
                <w:szCs w:val="18"/>
                <w:u w:val="single"/>
              </w:rPr>
              <w:t>&lt;</w:t>
            </w:r>
            <w:r w:rsidRPr="00784141">
              <w:rPr>
                <w:rFonts w:ascii="Calibri" w:hAnsi="Calibri"/>
                <w:sz w:val="18"/>
                <w:szCs w:val="18"/>
              </w:rPr>
              <w:t xml:space="preserve"> 700 ft2, </w:t>
            </w:r>
            <w:r>
              <w:rPr>
                <w:rFonts w:ascii="Calibri" w:hAnsi="Calibri"/>
                <w:sz w:val="18"/>
                <w:szCs w:val="18"/>
              </w:rPr>
              <w:t xml:space="preserve">then </w:t>
            </w:r>
            <w:r w:rsidRPr="00784141">
              <w:rPr>
                <w:rFonts w:ascii="Calibri" w:hAnsi="Calibri"/>
                <w:sz w:val="18"/>
                <w:szCs w:val="18"/>
              </w:rPr>
              <w:t xml:space="preserve">value equals     </w:t>
            </w:r>
            <w:r>
              <w:rPr>
                <w:rFonts w:ascii="Calibri" w:hAnsi="Calibri"/>
                <w:sz w:val="18"/>
                <w:szCs w:val="18"/>
              </w:rPr>
              <w:t>NA;</w:t>
            </w:r>
          </w:p>
          <w:p w14:paraId="15480C0F" w14:textId="473A5402" w:rsidR="00147154" w:rsidRPr="006D4D6F" w:rsidRDefault="003921A6" w:rsidP="008B76CC">
            <w:pPr>
              <w:jc w:val="center"/>
              <w:rPr>
                <w:rFonts w:ascii="Calibri" w:hAnsi="Calibri"/>
                <w:sz w:val="20"/>
                <w:szCs w:val="20"/>
              </w:rPr>
            </w:pPr>
            <w:r>
              <w:rPr>
                <w:rFonts w:ascii="Calibri" w:hAnsi="Calibri"/>
                <w:sz w:val="18"/>
                <w:szCs w:val="18"/>
              </w:rPr>
              <w:t xml:space="preserve">Else if </w:t>
            </w: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(A10*0.05)&gt;&gt;</w:t>
            </w:r>
          </w:p>
        </w:tc>
        <w:tc>
          <w:tcPr>
            <w:tcW w:w="1163" w:type="dxa"/>
            <w:tcBorders>
              <w:bottom w:val="single" w:sz="4" w:space="0" w:color="auto"/>
              <w:right w:val="single" w:sz="4" w:space="0" w:color="auto"/>
            </w:tcBorders>
          </w:tcPr>
          <w:p w14:paraId="59CB559F" w14:textId="59CA8E6C" w:rsidR="003921A6" w:rsidRDefault="003921A6" w:rsidP="003921A6">
            <w:pPr>
              <w:jc w:val="center"/>
              <w:rPr>
                <w:rFonts w:ascii="Calibri" w:hAnsi="Calibri"/>
                <w:sz w:val="18"/>
                <w:szCs w:val="18"/>
              </w:rPr>
            </w:pPr>
            <w:r>
              <w:rPr>
                <w:rFonts w:ascii="Calibri" w:hAnsi="Calibri"/>
                <w:sz w:val="18"/>
                <w:szCs w:val="18"/>
              </w:rPr>
              <w:t>&lt;&lt;Calculated Value: If A09 = 1, 3</w:t>
            </w:r>
            <w:r w:rsidR="002A4BCA">
              <w:rPr>
                <w:rFonts w:ascii="Calibri" w:hAnsi="Calibri"/>
                <w:sz w:val="18"/>
                <w:szCs w:val="18"/>
              </w:rPr>
              <w:t>, 5</w:t>
            </w:r>
            <w:r>
              <w:rPr>
                <w:rFonts w:ascii="Calibri" w:hAnsi="Calibri"/>
                <w:sz w:val="18"/>
                <w:szCs w:val="18"/>
              </w:rPr>
              <w:t xml:space="preserve"> or </w:t>
            </w:r>
            <w:r w:rsidR="002A4BCA">
              <w:rPr>
                <w:rFonts w:ascii="Calibri" w:hAnsi="Calibri"/>
                <w:sz w:val="18"/>
                <w:szCs w:val="18"/>
              </w:rPr>
              <w:t>16</w:t>
            </w:r>
            <w:r>
              <w:rPr>
                <w:rFonts w:ascii="Calibri" w:hAnsi="Calibri"/>
                <w:sz w:val="18"/>
                <w:szCs w:val="18"/>
              </w:rPr>
              <w:t xml:space="preserve">, then value equals </w:t>
            </w:r>
            <w:proofErr w:type="gramStart"/>
            <w:r>
              <w:rPr>
                <w:rFonts w:ascii="Calibri" w:hAnsi="Calibri"/>
                <w:sz w:val="18"/>
                <w:szCs w:val="18"/>
              </w:rPr>
              <w:t>NA;</w:t>
            </w:r>
            <w:proofErr w:type="gramEnd"/>
          </w:p>
          <w:p w14:paraId="749C63D1" w14:textId="77777777" w:rsidR="003921A6" w:rsidRDefault="003921A6" w:rsidP="003921A6">
            <w:pPr>
              <w:jc w:val="center"/>
              <w:rPr>
                <w:rFonts w:ascii="Calibri" w:hAnsi="Calibri"/>
                <w:sz w:val="18"/>
                <w:szCs w:val="18"/>
              </w:rPr>
            </w:pPr>
            <w:r>
              <w:rPr>
                <w:rFonts w:ascii="Calibri" w:hAnsi="Calibri"/>
                <w:sz w:val="18"/>
                <w:szCs w:val="18"/>
              </w:rPr>
              <w:t xml:space="preserve">Else if H01 equals </w:t>
            </w:r>
            <w:proofErr w:type="gramStart"/>
            <w:r>
              <w:rPr>
                <w:rFonts w:ascii="Calibri" w:hAnsi="Calibri"/>
                <w:sz w:val="18"/>
                <w:szCs w:val="18"/>
              </w:rPr>
              <w:t xml:space="preserve">Addition </w:t>
            </w:r>
            <w:r w:rsidRPr="00175D5C">
              <w:rPr>
                <w:rFonts w:ascii="Calibri" w:hAnsi="Calibri"/>
                <w:sz w:val="18"/>
                <w:szCs w:val="18"/>
              </w:rPr>
              <w:t xml:space="preserve"> </w:t>
            </w:r>
            <w:r w:rsidRPr="00175D5C">
              <w:rPr>
                <w:rFonts w:ascii="Calibri" w:hAnsi="Calibri"/>
                <w:sz w:val="18"/>
                <w:szCs w:val="18"/>
                <w:u w:val="single"/>
              </w:rPr>
              <w:t>&lt;</w:t>
            </w:r>
            <w:proofErr w:type="gramEnd"/>
            <w:r w:rsidRPr="00175D5C">
              <w:rPr>
                <w:rFonts w:ascii="Calibri" w:hAnsi="Calibri"/>
                <w:sz w:val="18"/>
                <w:szCs w:val="18"/>
              </w:rPr>
              <w:t xml:space="preserve"> 300 </w:t>
            </w:r>
            <w:r>
              <w:rPr>
                <w:rFonts w:ascii="Calibri" w:hAnsi="Calibri"/>
                <w:sz w:val="18"/>
                <w:szCs w:val="18"/>
              </w:rPr>
              <w:t>ft2,</w:t>
            </w:r>
          </w:p>
          <w:p w14:paraId="2EAE51AC" w14:textId="77777777" w:rsidR="003921A6" w:rsidRDefault="003921A6" w:rsidP="003921A6">
            <w:pPr>
              <w:jc w:val="center"/>
              <w:rPr>
                <w:rFonts w:ascii="Calibri" w:hAnsi="Calibri"/>
                <w:sz w:val="18"/>
                <w:szCs w:val="18"/>
              </w:rPr>
            </w:pP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300 to </w:t>
            </w:r>
            <w:r w:rsidRPr="00175D5C">
              <w:rPr>
                <w:rFonts w:ascii="Calibri" w:hAnsi="Calibri"/>
                <w:sz w:val="18"/>
                <w:szCs w:val="18"/>
                <w:u w:val="single"/>
              </w:rPr>
              <w:t>&lt;</w:t>
            </w:r>
            <w:r>
              <w:rPr>
                <w:rFonts w:ascii="Calibri" w:hAnsi="Calibri"/>
                <w:sz w:val="18"/>
                <w:szCs w:val="18"/>
              </w:rPr>
              <w:t xml:space="preserve"> 400 ft2 or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 then value equals 60ft2;</w:t>
            </w:r>
          </w:p>
          <w:p w14:paraId="78A65C30" w14:textId="77777777" w:rsidR="003921A6" w:rsidRDefault="003921A6" w:rsidP="003921A6">
            <w:pPr>
              <w:jc w:val="center"/>
              <w:rPr>
                <w:rFonts w:ascii="Calibri" w:hAnsi="Calibri"/>
                <w:sz w:val="18"/>
                <w:szCs w:val="18"/>
              </w:rPr>
            </w:pPr>
            <w:r>
              <w:rPr>
                <w:rFonts w:ascii="Calibri" w:hAnsi="Calibri"/>
                <w:sz w:val="18"/>
                <w:szCs w:val="18"/>
              </w:rPr>
              <w:t xml:space="preserve">Elseif </w:t>
            </w:r>
            <w:proofErr w:type="gramStart"/>
            <w:r>
              <w:rPr>
                <w:rFonts w:ascii="Calibri" w:hAnsi="Calibri"/>
                <w:sz w:val="18"/>
                <w:szCs w:val="18"/>
              </w:rPr>
              <w:t xml:space="preserve">Addition </w:t>
            </w:r>
            <w:r w:rsidRPr="00175D5C">
              <w:rPr>
                <w:rFonts w:ascii="Calibri" w:hAnsi="Calibri"/>
                <w:sz w:val="18"/>
                <w:szCs w:val="18"/>
              </w:rPr>
              <w:t xml:space="preserve"> &gt;</w:t>
            </w:r>
            <w:proofErr w:type="gramEnd"/>
            <w:r w:rsidRPr="00175D5C">
              <w:rPr>
                <w:rFonts w:ascii="Calibri" w:hAnsi="Calibri"/>
                <w:sz w:val="18"/>
                <w:szCs w:val="18"/>
              </w:rPr>
              <w:t xml:space="preserve">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70ft2&gt;&gt;</w:t>
            </w:r>
          </w:p>
          <w:p w14:paraId="15480C16" w14:textId="77777777" w:rsidR="00147154" w:rsidRPr="006D4D6F" w:rsidRDefault="00147154" w:rsidP="008B76CC">
            <w:pPr>
              <w:jc w:val="center"/>
              <w:rPr>
                <w:rFonts w:ascii="Calibri" w:hAnsi="Calibri"/>
                <w:sz w:val="20"/>
                <w:szCs w:val="20"/>
              </w:rPr>
            </w:pPr>
          </w:p>
        </w:tc>
        <w:tc>
          <w:tcPr>
            <w:tcW w:w="1162" w:type="dxa"/>
            <w:tcBorders>
              <w:bottom w:val="single" w:sz="4" w:space="0" w:color="auto"/>
            </w:tcBorders>
            <w:vAlign w:val="center"/>
          </w:tcPr>
          <w:p w14:paraId="15480C17" w14:textId="6D07FCD0" w:rsidR="00147154" w:rsidRPr="006D4D6F" w:rsidRDefault="00147154" w:rsidP="0046795D">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&lt;&lt;</w:t>
            </w:r>
            <w:del w:id="1148" w:author="Markstrum, Alexis" w:date="2021-11-10T15:20:00Z">
              <w:r w:rsidR="0046795D" w:rsidDel="00876ECC">
                <w:rPr>
                  <w:rFonts w:ascii="Calibri" w:hAnsi="Calibri"/>
                  <w:sz w:val="18"/>
                  <w:szCs w:val="18"/>
                </w:rPr>
                <w:delText>if A14 = Installing storage water heater ≤ 55 gal, then value = 0.24; else</w:delText>
              </w:r>
            </w:del>
            <w:r w:rsidR="0046795D">
              <w:rPr>
                <w:rFonts w:ascii="Calibri" w:hAnsi="Calibri"/>
                <w:sz w:val="18"/>
                <w:szCs w:val="18"/>
              </w:rPr>
              <w:t xml:space="preserve"> value = </w:t>
            </w:r>
            <w:r>
              <w:rPr>
                <w:rFonts w:ascii="Calibri" w:hAnsi="Calibri"/>
                <w:sz w:val="18"/>
                <w:szCs w:val="18"/>
              </w:rPr>
              <w:t>0.3</w:t>
            </w:r>
            <w:r w:rsidR="002A4BCA">
              <w:rPr>
                <w:rFonts w:ascii="Calibri" w:hAnsi="Calibri"/>
                <w:sz w:val="18"/>
                <w:szCs w:val="18"/>
              </w:rPr>
              <w:t>0</w:t>
            </w:r>
            <w:r>
              <w:rPr>
                <w:rFonts w:ascii="Calibri" w:hAnsi="Calibri"/>
                <w:sz w:val="18"/>
                <w:szCs w:val="18"/>
              </w:rPr>
              <w:t>&gt;&gt;</w:t>
            </w:r>
          </w:p>
        </w:tc>
        <w:tc>
          <w:tcPr>
            <w:tcW w:w="1162" w:type="dxa"/>
            <w:tcBorders>
              <w:bottom w:val="single" w:sz="4" w:space="0" w:color="auto"/>
            </w:tcBorders>
          </w:tcPr>
          <w:p w14:paraId="74565113" w14:textId="77777777" w:rsidR="00147154"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&lt;&lt;If A14 contains Installing ≤ 3ft</w:t>
            </w:r>
            <w:r>
              <w:rPr>
                <w:rFonts w:ascii="Calibri" w:hAnsi="Calibri"/>
                <w:sz w:val="18"/>
                <w:szCs w:val="18"/>
                <w:vertAlign w:val="superscript"/>
              </w:rPr>
              <w:t>2</w:t>
            </w:r>
            <w:r w:rsidR="00262008">
              <w:rPr>
                <w:rFonts w:ascii="Calibri" w:hAnsi="Calibri"/>
                <w:sz w:val="18"/>
                <w:szCs w:val="18"/>
              </w:rPr>
              <w:t xml:space="preserve"> tubular skylight, or </w:t>
            </w:r>
            <w:proofErr w:type="gramStart"/>
            <w:r w:rsidR="00262008">
              <w:rPr>
                <w:rFonts w:ascii="Calibri" w:hAnsi="Calibri"/>
                <w:sz w:val="18"/>
                <w:szCs w:val="18"/>
              </w:rPr>
              <w:t>Installing</w:t>
            </w:r>
            <w:proofErr w:type="gramEnd"/>
            <w:r w:rsidR="00262008">
              <w:rPr>
                <w:rFonts w:ascii="Calibri" w:hAnsi="Calibri"/>
                <w:sz w:val="18"/>
                <w:szCs w:val="18"/>
              </w:rPr>
              <w:t xml:space="preserve"> ≤ 16ft</w:t>
            </w:r>
            <w:r w:rsidR="00262008">
              <w:rPr>
                <w:rFonts w:ascii="Calibri" w:hAnsi="Calibri"/>
                <w:sz w:val="18"/>
                <w:szCs w:val="18"/>
                <w:vertAlign w:val="superscript"/>
              </w:rPr>
              <w:t>2</w:t>
            </w:r>
            <w:r w:rsidR="00262008">
              <w:rPr>
                <w:rFonts w:ascii="Calibri" w:hAnsi="Calibri"/>
                <w:sz w:val="18"/>
                <w:szCs w:val="18"/>
              </w:rPr>
              <w:t xml:space="preserve"> skylight, then report 0.55;</w:t>
            </w:r>
          </w:p>
          <w:p w14:paraId="48E93F02" w14:textId="77777777"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p>
          <w:p w14:paraId="3F19DCAD" w14:textId="43A2ED1D" w:rsidR="00262008" w:rsidRPr="00262008" w:rsidRDefault="00262008" w:rsidP="002A4BC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Else report 0.3</w:t>
            </w:r>
            <w:r w:rsidR="002A4BCA">
              <w:rPr>
                <w:rFonts w:ascii="Calibri" w:hAnsi="Calibri"/>
                <w:sz w:val="18"/>
                <w:szCs w:val="18"/>
              </w:rPr>
              <w:t>0</w:t>
            </w:r>
            <w:r>
              <w:rPr>
                <w:rFonts w:ascii="Calibri" w:hAnsi="Calibri"/>
                <w:sz w:val="18"/>
                <w:szCs w:val="18"/>
              </w:rPr>
              <w:t>&gt;&gt;</w:t>
            </w:r>
          </w:p>
        </w:tc>
        <w:tc>
          <w:tcPr>
            <w:tcW w:w="1162" w:type="dxa"/>
            <w:tcBorders>
              <w:bottom w:val="single" w:sz="4" w:space="0" w:color="auto"/>
              <w:right w:val="single" w:sz="4" w:space="0" w:color="auto"/>
            </w:tcBorders>
            <w:vAlign w:val="center"/>
          </w:tcPr>
          <w:p w14:paraId="15480C18" w14:textId="5C6F4C59" w:rsidR="00147154" w:rsidRPr="00CD19E1"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If A09 equals </w:t>
            </w:r>
            <w:r>
              <w:rPr>
                <w:rFonts w:ascii="Calibri" w:hAnsi="Calibri"/>
                <w:sz w:val="18"/>
                <w:szCs w:val="18"/>
              </w:rPr>
              <w:t>1</w:t>
            </w:r>
            <w:r w:rsidRPr="00CD19E1">
              <w:rPr>
                <w:rFonts w:ascii="Calibri" w:hAnsi="Calibri"/>
                <w:sz w:val="18"/>
                <w:szCs w:val="18"/>
              </w:rPr>
              <w:t>, 3</w:t>
            </w:r>
            <w:r w:rsidR="002A4BCA">
              <w:rPr>
                <w:rFonts w:ascii="Calibri" w:hAnsi="Calibri"/>
                <w:sz w:val="18"/>
                <w:szCs w:val="18"/>
              </w:rPr>
              <w:t>, 5</w:t>
            </w:r>
            <w:r w:rsidRPr="00CD19E1">
              <w:rPr>
                <w:rFonts w:ascii="Calibri" w:hAnsi="Calibri"/>
                <w:sz w:val="18"/>
                <w:szCs w:val="18"/>
              </w:rPr>
              <w:t xml:space="preserve"> or </w:t>
            </w:r>
            <w:r w:rsidR="002A4BCA">
              <w:rPr>
                <w:rFonts w:ascii="Calibri" w:hAnsi="Calibri"/>
                <w:sz w:val="18"/>
                <w:szCs w:val="18"/>
              </w:rPr>
              <w:t>16</w:t>
            </w:r>
            <w:r w:rsidRPr="00CD19E1">
              <w:rPr>
                <w:rFonts w:ascii="Calibri" w:hAnsi="Calibri"/>
                <w:sz w:val="18"/>
                <w:szCs w:val="18"/>
              </w:rPr>
              <w:t xml:space="preserve"> then report N/</w:t>
            </w:r>
            <w:proofErr w:type="gramStart"/>
            <w:r w:rsidRPr="00CD19E1">
              <w:rPr>
                <w:rFonts w:ascii="Calibri" w:hAnsi="Calibri"/>
                <w:sz w:val="18"/>
                <w:szCs w:val="18"/>
              </w:rPr>
              <w:t>A;</w:t>
            </w:r>
            <w:proofErr w:type="gramEnd"/>
          </w:p>
          <w:p w14:paraId="15480C19" w14:textId="77777777" w:rsidR="00147154" w:rsidRPr="00CD19E1"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p>
          <w:p w14:paraId="15480C1A" w14:textId="34D0D1DE" w:rsidR="00147154" w:rsidRPr="006D4D6F" w:rsidRDefault="00147154" w:rsidP="002A4BCA">
            <w:pPr>
              <w:keepNext/>
              <w:tabs>
                <w:tab w:val="left" w:pos="2160"/>
                <w:tab w:val="left" w:pos="2700"/>
                <w:tab w:val="left" w:pos="3420"/>
                <w:tab w:val="left" w:pos="3780"/>
                <w:tab w:val="left" w:pos="5760"/>
                <w:tab w:val="left" w:pos="7212"/>
              </w:tabs>
              <w:jc w:val="center"/>
              <w:rPr>
                <w:rFonts w:ascii="Calibri" w:hAnsi="Calibri"/>
                <w:sz w:val="20"/>
                <w:szCs w:val="20"/>
              </w:rPr>
            </w:pPr>
            <w:r w:rsidRPr="00CD19E1">
              <w:rPr>
                <w:rFonts w:ascii="Calibri" w:hAnsi="Calibri"/>
                <w:sz w:val="18"/>
                <w:szCs w:val="18"/>
              </w:rPr>
              <w:t>Else report 0.2</w:t>
            </w:r>
            <w:r w:rsidR="002A4BCA">
              <w:rPr>
                <w:rFonts w:ascii="Calibri" w:hAnsi="Calibri"/>
                <w:sz w:val="18"/>
                <w:szCs w:val="18"/>
              </w:rPr>
              <w:t>3</w:t>
            </w:r>
            <w:r>
              <w:rPr>
                <w:rFonts w:ascii="Calibri" w:hAnsi="Calibri"/>
                <w:sz w:val="18"/>
                <w:szCs w:val="18"/>
              </w:rPr>
              <w:t>&gt;&gt;</w:t>
            </w:r>
          </w:p>
        </w:tc>
        <w:tc>
          <w:tcPr>
            <w:tcW w:w="1166" w:type="dxa"/>
            <w:tcBorders>
              <w:bottom w:val="single" w:sz="4" w:space="0" w:color="auto"/>
              <w:right w:val="single" w:sz="4" w:space="0" w:color="auto"/>
            </w:tcBorders>
          </w:tcPr>
          <w:p w14:paraId="43C46F37" w14:textId="77777777" w:rsidR="00147154" w:rsidRPr="0037735E" w:rsidRDefault="00262008" w:rsidP="008B76CC">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&lt;&lt;If A14 contains Installing ≤ 3ft</w:t>
            </w:r>
            <w:r w:rsidRPr="0037735E">
              <w:rPr>
                <w:rFonts w:ascii="Calibri" w:hAnsi="Calibri"/>
                <w:sz w:val="18"/>
                <w:szCs w:val="20"/>
                <w:vertAlign w:val="superscript"/>
              </w:rPr>
              <w:t>2</w:t>
            </w:r>
            <w:r w:rsidRPr="0037735E">
              <w:rPr>
                <w:rFonts w:ascii="Calibri" w:hAnsi="Calibri"/>
                <w:sz w:val="18"/>
                <w:szCs w:val="20"/>
              </w:rPr>
              <w:t xml:space="preserve"> tubular skylight, or </w:t>
            </w:r>
            <w:proofErr w:type="gramStart"/>
            <w:r w:rsidRPr="0037735E">
              <w:rPr>
                <w:rFonts w:ascii="Calibri" w:hAnsi="Calibri"/>
                <w:sz w:val="18"/>
                <w:szCs w:val="20"/>
              </w:rPr>
              <w:t>Installing</w:t>
            </w:r>
            <w:proofErr w:type="gramEnd"/>
            <w:r w:rsidRPr="0037735E">
              <w:rPr>
                <w:rFonts w:ascii="Calibri" w:hAnsi="Calibri"/>
                <w:sz w:val="18"/>
                <w:szCs w:val="20"/>
              </w:rPr>
              <w:t xml:space="preserve"> ≤ 16ft</w:t>
            </w:r>
            <w:r w:rsidRPr="0037735E">
              <w:rPr>
                <w:rFonts w:ascii="Calibri" w:hAnsi="Calibri"/>
                <w:sz w:val="18"/>
                <w:szCs w:val="20"/>
                <w:vertAlign w:val="superscript"/>
              </w:rPr>
              <w:t>2</w:t>
            </w:r>
            <w:r w:rsidRPr="0037735E">
              <w:rPr>
                <w:rFonts w:ascii="Calibri" w:hAnsi="Calibri"/>
                <w:sz w:val="18"/>
                <w:szCs w:val="20"/>
              </w:rPr>
              <w:t xml:space="preserve"> skylight, then report 0.30;</w:t>
            </w:r>
          </w:p>
          <w:p w14:paraId="2161F576" w14:textId="77777777" w:rsidR="00262008" w:rsidRPr="0037735E" w:rsidRDefault="00262008" w:rsidP="008B76CC">
            <w:pPr>
              <w:keepNext/>
              <w:tabs>
                <w:tab w:val="left" w:pos="2160"/>
                <w:tab w:val="left" w:pos="2700"/>
                <w:tab w:val="left" w:pos="3420"/>
                <w:tab w:val="left" w:pos="3780"/>
                <w:tab w:val="left" w:pos="5760"/>
                <w:tab w:val="left" w:pos="7212"/>
              </w:tabs>
              <w:jc w:val="center"/>
              <w:rPr>
                <w:rFonts w:ascii="Calibri" w:hAnsi="Calibri"/>
                <w:sz w:val="18"/>
                <w:szCs w:val="20"/>
              </w:rPr>
            </w:pPr>
          </w:p>
          <w:p w14:paraId="2FEFBDAF" w14:textId="4A0FFBD4" w:rsidR="00262008" w:rsidRPr="00262008" w:rsidRDefault="00262008" w:rsidP="002A4BCA">
            <w:pPr>
              <w:keepNext/>
              <w:tabs>
                <w:tab w:val="left" w:pos="2160"/>
                <w:tab w:val="left" w:pos="2700"/>
                <w:tab w:val="left" w:pos="3420"/>
                <w:tab w:val="left" w:pos="3780"/>
                <w:tab w:val="left" w:pos="5760"/>
                <w:tab w:val="left" w:pos="7212"/>
              </w:tabs>
              <w:jc w:val="center"/>
              <w:rPr>
                <w:rFonts w:ascii="Calibri" w:hAnsi="Calibri"/>
                <w:sz w:val="20"/>
                <w:szCs w:val="20"/>
              </w:rPr>
            </w:pPr>
            <w:r w:rsidRPr="0037735E">
              <w:rPr>
                <w:rFonts w:ascii="Calibri" w:hAnsi="Calibri"/>
                <w:sz w:val="18"/>
                <w:szCs w:val="20"/>
              </w:rPr>
              <w:t>Else report 0.2</w:t>
            </w:r>
            <w:r w:rsidR="002A4BCA">
              <w:rPr>
                <w:rFonts w:ascii="Calibri" w:hAnsi="Calibri"/>
                <w:sz w:val="18"/>
                <w:szCs w:val="20"/>
              </w:rPr>
              <w:t>3</w:t>
            </w:r>
            <w:r w:rsidRPr="0037735E">
              <w:rPr>
                <w:rFonts w:ascii="Calibri" w:hAnsi="Calibri"/>
                <w:sz w:val="18"/>
                <w:szCs w:val="20"/>
              </w:rPr>
              <w:t>&gt;&gt;</w:t>
            </w:r>
          </w:p>
        </w:tc>
        <w:tc>
          <w:tcPr>
            <w:tcW w:w="3792" w:type="dxa"/>
            <w:tcBorders>
              <w:left w:val="single" w:sz="4" w:space="0" w:color="auto"/>
              <w:bottom w:val="single" w:sz="4" w:space="0" w:color="auto"/>
              <w:right w:val="single" w:sz="4" w:space="0" w:color="auto"/>
            </w:tcBorders>
            <w:vAlign w:val="bottom"/>
          </w:tcPr>
          <w:p w14:paraId="15480C1B" w14:textId="05DAA4C5"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&lt;&lt;User Input: Text&gt;&gt;</w:t>
            </w:r>
          </w:p>
        </w:tc>
      </w:tr>
    </w:tbl>
    <w:tbl>
      <w:tblPr>
        <w:tblpPr w:leftFromText="180" w:rightFromText="180" w:vertAnchor="text" w:tblpY="1"/>
        <w:tblOverlap w:val="neve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3"/>
        <w:gridCol w:w="1790"/>
        <w:gridCol w:w="982"/>
        <w:gridCol w:w="8"/>
        <w:gridCol w:w="993"/>
        <w:gridCol w:w="993"/>
        <w:gridCol w:w="993"/>
        <w:gridCol w:w="993"/>
        <w:gridCol w:w="993"/>
        <w:gridCol w:w="993"/>
        <w:gridCol w:w="952"/>
        <w:gridCol w:w="925"/>
        <w:gridCol w:w="963"/>
        <w:gridCol w:w="101"/>
        <w:gridCol w:w="796"/>
        <w:gridCol w:w="1243"/>
      </w:tblGrid>
      <w:tr w:rsidR="00262008" w:rsidRPr="009B3A0C" w14:paraId="15480C24" w14:textId="77777777" w:rsidTr="00E0019E">
        <w:trPr>
          <w:cantSplit/>
          <w:trHeight w:val="158"/>
        </w:trPr>
        <w:tc>
          <w:tcPr>
            <w:tcW w:w="14378" w:type="dxa"/>
            <w:gridSpan w:val="16"/>
            <w:tcBorders>
              <w:top w:val="single" w:sz="4" w:space="0" w:color="auto"/>
              <w:left w:val="single" w:sz="4" w:space="0" w:color="auto"/>
              <w:bottom w:val="single" w:sz="6" w:space="0" w:color="auto"/>
              <w:right w:val="single" w:sz="4" w:space="0" w:color="auto"/>
            </w:tcBorders>
          </w:tcPr>
          <w:p w14:paraId="15480C1E" w14:textId="6D864446" w:rsidR="00262008" w:rsidRDefault="00262008" w:rsidP="00DF4AD4">
            <w:pPr>
              <w:keepNext/>
              <w:rPr>
                <w:rFonts w:ascii="Calibri" w:eastAsia="Calibri" w:hAnsi="Calibri"/>
                <w:b/>
                <w:sz w:val="20"/>
                <w:szCs w:val="22"/>
              </w:rPr>
            </w:pPr>
            <w:r w:rsidRPr="0037735E">
              <w:rPr>
                <w:rFonts w:ascii="Calibri" w:eastAsia="Calibri" w:hAnsi="Calibri"/>
                <w:b/>
                <w:sz w:val="20"/>
                <w:szCs w:val="22"/>
              </w:rPr>
              <w:lastRenderedPageBreak/>
              <w:t xml:space="preserve">I. </w:t>
            </w:r>
            <w:r w:rsidR="00615B49" w:rsidRPr="0037735E">
              <w:rPr>
                <w:rFonts w:ascii="Calibri" w:eastAsia="Calibri" w:hAnsi="Calibri"/>
                <w:b/>
                <w:sz w:val="20"/>
                <w:szCs w:val="22"/>
              </w:rPr>
              <w:t>Fenestration Proposed Areas and Efficiencies</w:t>
            </w:r>
          </w:p>
          <w:p w14:paraId="52F62771" w14:textId="50AF67DE" w:rsidR="002C2705" w:rsidRPr="0037735E" w:rsidRDefault="002C2705" w:rsidP="00DF4AD4">
            <w:pPr>
              <w:keepNext/>
              <w:rPr>
                <w:rFonts w:ascii="Calibri" w:eastAsia="Calibri" w:hAnsi="Calibri"/>
                <w:b/>
                <w:sz w:val="20"/>
                <w:szCs w:val="22"/>
              </w:rPr>
            </w:pPr>
            <w:r>
              <w:rPr>
                <w:rFonts w:asciiTheme="minorHAnsi" w:eastAsia="Calibri" w:hAnsiTheme="minorHAnsi"/>
                <w:sz w:val="20"/>
              </w:rPr>
              <w:t>&lt;&lt;if A13 contains Fenestration then display this section; else display the standard “This Section Does Not Apply” message&gt;&gt;</w:t>
            </w:r>
          </w:p>
          <w:p w14:paraId="703BDFAD" w14:textId="77777777" w:rsidR="00262E34" w:rsidRDefault="00262008" w:rsidP="00262E34">
            <w:pPr>
              <w:rPr>
                <w:ins w:id="1149" w:author="Alhabibi, Haider@Energy" w:date="2022-03-02T13:12:00Z"/>
                <w:rFonts w:asciiTheme="minorHAnsi" w:hAnsiTheme="minorHAnsi"/>
                <w:sz w:val="20"/>
                <w:szCs w:val="20"/>
              </w:rPr>
            </w:pPr>
            <w:r w:rsidRPr="0037735E">
              <w:rPr>
                <w:rFonts w:asciiTheme="minorHAnsi" w:hAnsiTheme="minorHAnsi"/>
                <w:sz w:val="20"/>
                <w:szCs w:val="20"/>
              </w:rPr>
              <w:t xml:space="preserve">Note: </w:t>
            </w:r>
          </w:p>
          <w:p w14:paraId="58BE3F2B" w14:textId="13828403" w:rsidR="00262008" w:rsidRPr="0037735E" w:rsidDel="00262E34" w:rsidRDefault="00262E34" w:rsidP="00262E34">
            <w:pPr>
              <w:rPr>
                <w:del w:id="1150" w:author="Alhabibi, Haider@Energy" w:date="2022-03-02T13:12:00Z"/>
                <w:rFonts w:asciiTheme="minorHAnsi" w:hAnsiTheme="minorHAnsi"/>
                <w:sz w:val="20"/>
                <w:szCs w:val="20"/>
              </w:rPr>
            </w:pPr>
            <w:ins w:id="1151" w:author="Alhabibi, Haider@Energy" w:date="2022-03-02T13:12:00Z">
              <w:r w:rsidRPr="00262E34">
                <w:rPr>
                  <w:rFonts w:asciiTheme="minorHAnsi" w:hAnsiTheme="minorHAnsi"/>
                  <w:sz w:val="20"/>
                  <w:szCs w:val="20"/>
                </w:rPr>
                <w:t>&lt;&lt;Static Text - see the top&gt;&gt;</w:t>
              </w:r>
            </w:ins>
            <w:del w:id="1152" w:author="Alhabibi, Haider@Energy" w:date="2022-03-02T13:12:00Z">
              <w:r w:rsidR="00262008" w:rsidRPr="0037735E" w:rsidDel="00262E34">
                <w:rPr>
                  <w:rFonts w:asciiTheme="minorHAnsi" w:hAnsiTheme="minorHAnsi"/>
                  <w:sz w:val="20"/>
                  <w:szCs w:val="20"/>
                </w:rPr>
                <w:delText xml:space="preserve">If meeting Exception 1 to 150.1(c)3A, Installing ≤ </w:delText>
              </w:r>
            </w:del>
            <w:ins w:id="1153" w:author="Shewmaker, Michael@Energy" w:date="2021-12-23T11:53:00Z">
              <w:del w:id="1154" w:author="Alhabibi, Haider@Energy" w:date="2022-03-02T13:12:00Z">
                <w:r w:rsidR="00E0275F" w:rsidDel="00262E34">
                  <w:rPr>
                    <w:rFonts w:asciiTheme="minorHAnsi" w:hAnsiTheme="minorHAnsi"/>
                    <w:sz w:val="20"/>
                    <w:szCs w:val="20"/>
                  </w:rPr>
                  <w:delText>less than or equal to</w:delText>
                </w:r>
                <w:r w:rsidR="00E0275F" w:rsidRPr="0037735E" w:rsidDel="00262E34">
                  <w:rPr>
                    <w:rFonts w:asciiTheme="minorHAnsi" w:hAnsiTheme="minorHAnsi"/>
                    <w:sz w:val="20"/>
                    <w:szCs w:val="20"/>
                  </w:rPr>
                  <w:delText xml:space="preserve"> </w:delText>
                </w:r>
              </w:del>
            </w:ins>
            <w:del w:id="1155" w:author="Alhabibi, Haider@Energy" w:date="2022-03-02T13:12:00Z">
              <w:r w:rsidR="00262008" w:rsidRPr="0037735E" w:rsidDel="00262E34">
                <w:rPr>
                  <w:rFonts w:asciiTheme="minorHAnsi" w:hAnsiTheme="minorHAnsi"/>
                  <w:sz w:val="20"/>
                  <w:szCs w:val="20"/>
                </w:rPr>
                <w:delText>3</w:delText>
              </w:r>
            </w:del>
            <w:ins w:id="1156" w:author="Shewmaker, Michael@Energy" w:date="2021-12-23T11:53:00Z">
              <w:del w:id="1157" w:author="Alhabibi, Haider@Energy" w:date="2022-03-02T13:12:00Z">
                <w:r w:rsidR="003109BC" w:rsidDel="00262E34">
                  <w:rPr>
                    <w:rFonts w:asciiTheme="minorHAnsi" w:hAnsiTheme="minorHAnsi"/>
                    <w:sz w:val="20"/>
                    <w:szCs w:val="20"/>
                  </w:rPr>
                  <w:delText xml:space="preserve"> square feet (</w:delText>
                </w:r>
              </w:del>
            </w:ins>
            <w:del w:id="1158" w:author="Alhabibi, Haider@Energy" w:date="2022-03-02T13:12:00Z">
              <w:r w:rsidR="00262008" w:rsidRPr="0037735E" w:rsidDel="00262E34">
                <w:rPr>
                  <w:rFonts w:asciiTheme="minorHAnsi" w:hAnsiTheme="minorHAnsi"/>
                  <w:sz w:val="20"/>
                  <w:szCs w:val="20"/>
                </w:rPr>
                <w:delText>ft</w:delText>
              </w:r>
              <w:r w:rsidR="00262008" w:rsidRPr="0037735E" w:rsidDel="00262E34">
                <w:rPr>
                  <w:rFonts w:asciiTheme="minorHAnsi" w:hAnsiTheme="minorHAnsi"/>
                  <w:sz w:val="20"/>
                  <w:szCs w:val="20"/>
                  <w:vertAlign w:val="superscript"/>
                </w:rPr>
                <w:delText>2</w:delText>
              </w:r>
            </w:del>
            <w:ins w:id="1159" w:author="Shewmaker, Michael@Energy" w:date="2021-12-23T11:53:00Z">
              <w:del w:id="1160" w:author="Alhabibi, Haider@Energy" w:date="2022-03-02T13:12:00Z">
                <w:r w:rsidR="003109BC" w:rsidDel="00262E34">
                  <w:rPr>
                    <w:rFonts w:asciiTheme="minorHAnsi" w:hAnsiTheme="minorHAnsi"/>
                    <w:sz w:val="20"/>
                    <w:szCs w:val="20"/>
                  </w:rPr>
                  <w:delText>)</w:delText>
                </w:r>
              </w:del>
            </w:ins>
            <w:del w:id="1161" w:author="Alhabibi, Haider@Energy" w:date="2022-03-02T13:12:00Z">
              <w:r w:rsidR="00262008" w:rsidRPr="0037735E" w:rsidDel="00262E34">
                <w:rPr>
                  <w:rFonts w:asciiTheme="minorHAnsi" w:hAnsiTheme="minorHAnsi"/>
                  <w:sz w:val="20"/>
                  <w:szCs w:val="20"/>
                </w:rPr>
                <w:delText xml:space="preserve"> glass in door, it is assumed to meet the minimum required U-factor (0.3</w:delText>
              </w:r>
              <w:r w:rsidR="00BC686F" w:rsidDel="00262E34">
                <w:rPr>
                  <w:rFonts w:asciiTheme="minorHAnsi" w:hAnsiTheme="minorHAnsi"/>
                  <w:sz w:val="20"/>
                  <w:szCs w:val="20"/>
                </w:rPr>
                <w:delText>0</w:delText>
              </w:r>
              <w:r w:rsidR="00262008" w:rsidRPr="0037735E" w:rsidDel="00262E34">
                <w:rPr>
                  <w:rFonts w:asciiTheme="minorHAnsi" w:hAnsiTheme="minorHAnsi"/>
                  <w:sz w:val="20"/>
                  <w:szCs w:val="20"/>
                </w:rPr>
                <w:delText>) &amp; SHGC (0.2</w:delText>
              </w:r>
              <w:r w:rsidR="00BC686F" w:rsidDel="00262E34">
                <w:rPr>
                  <w:rFonts w:asciiTheme="minorHAnsi" w:hAnsiTheme="minorHAnsi"/>
                  <w:sz w:val="20"/>
                  <w:szCs w:val="20"/>
                </w:rPr>
                <w:delText>3</w:delText>
              </w:r>
              <w:r w:rsidR="00262008" w:rsidRPr="0037735E" w:rsidDel="00262E34">
                <w:rPr>
                  <w:rFonts w:asciiTheme="minorHAnsi" w:hAnsiTheme="minorHAnsi"/>
                  <w:sz w:val="20"/>
                  <w:szCs w:val="20"/>
                </w:rPr>
                <w:delText>).</w:delText>
              </w:r>
            </w:del>
          </w:p>
          <w:p w14:paraId="71C6012F" w14:textId="3BD0121E" w:rsidR="00262008" w:rsidDel="00262E34" w:rsidRDefault="00262008">
            <w:pPr>
              <w:rPr>
                <w:del w:id="1162" w:author="Alhabibi, Haider@Energy" w:date="2022-03-02T13:12:00Z"/>
                <w:rFonts w:asciiTheme="minorHAnsi" w:hAnsiTheme="minorHAnsi"/>
                <w:sz w:val="20"/>
                <w:szCs w:val="20"/>
              </w:rPr>
              <w:pPrChange w:id="1163" w:author="Alhabibi, Haider@Energy" w:date="2022-03-02T13:12:00Z">
                <w:pPr>
                  <w:framePr w:hSpace="180" w:wrap="around" w:vAnchor="text" w:hAnchor="text" w:y="1"/>
                  <w:ind w:firstLine="450"/>
                  <w:suppressOverlap/>
                </w:pPr>
              </w:pPrChange>
            </w:pPr>
            <w:del w:id="1164" w:author="Alhabibi, Haider@Energy" w:date="2022-03-02T13:12:00Z">
              <w:r w:rsidRPr="0037735E" w:rsidDel="00262E34">
                <w:rPr>
                  <w:rFonts w:asciiTheme="minorHAnsi" w:hAnsiTheme="minorHAnsi"/>
                  <w:sz w:val="20"/>
                  <w:szCs w:val="20"/>
                </w:rPr>
                <w:delText xml:space="preserve"> If meeting Exception 1 to 150.1(c)3A, Installing ≤ </w:delText>
              </w:r>
            </w:del>
            <w:ins w:id="1165" w:author="Shewmaker, Michael@Energy" w:date="2021-12-23T11:53:00Z">
              <w:del w:id="1166" w:author="Alhabibi, Haider@Energy" w:date="2022-03-02T13:12:00Z">
                <w:r w:rsidR="00E0275F" w:rsidDel="00262E34">
                  <w:rPr>
                    <w:rFonts w:asciiTheme="minorHAnsi" w:hAnsiTheme="minorHAnsi"/>
                    <w:sz w:val="20"/>
                    <w:szCs w:val="20"/>
                  </w:rPr>
                  <w:delText>less than or equal to</w:delText>
                </w:r>
                <w:r w:rsidR="00E0275F" w:rsidRPr="0037735E" w:rsidDel="00262E34">
                  <w:rPr>
                    <w:rFonts w:asciiTheme="minorHAnsi" w:hAnsiTheme="minorHAnsi"/>
                    <w:sz w:val="20"/>
                    <w:szCs w:val="20"/>
                  </w:rPr>
                  <w:delText xml:space="preserve"> </w:delText>
                </w:r>
              </w:del>
            </w:ins>
            <w:del w:id="1167" w:author="Alhabibi, Haider@Energy" w:date="2022-03-02T13:12:00Z">
              <w:r w:rsidRPr="0037735E" w:rsidDel="00262E34">
                <w:rPr>
                  <w:rFonts w:asciiTheme="minorHAnsi" w:hAnsiTheme="minorHAnsi"/>
                  <w:sz w:val="20"/>
                  <w:szCs w:val="20"/>
                </w:rPr>
                <w:delText>3</w:delText>
              </w:r>
            </w:del>
            <w:ins w:id="1168" w:author="Shewmaker, Michael@Energy" w:date="2021-12-23T11:53:00Z">
              <w:del w:id="1169" w:author="Alhabibi, Haider@Energy" w:date="2022-03-02T13:12:00Z">
                <w:r w:rsidR="003109BC" w:rsidDel="00262E34">
                  <w:rPr>
                    <w:rFonts w:asciiTheme="minorHAnsi" w:hAnsiTheme="minorHAnsi"/>
                    <w:sz w:val="20"/>
                    <w:szCs w:val="20"/>
                  </w:rPr>
                  <w:delText xml:space="preserve"> square feet (</w:delText>
                </w:r>
              </w:del>
            </w:ins>
            <w:del w:id="1170" w:author="Alhabibi, Haider@Energy" w:date="2022-03-02T13:12:00Z">
              <w:r w:rsidRPr="0037735E" w:rsidDel="00262E34">
                <w:rPr>
                  <w:rFonts w:asciiTheme="minorHAnsi" w:hAnsiTheme="minorHAnsi"/>
                  <w:sz w:val="20"/>
                  <w:szCs w:val="20"/>
                </w:rPr>
                <w:delText>ft</w:delText>
              </w:r>
              <w:r w:rsidRPr="0037735E" w:rsidDel="00262E34">
                <w:rPr>
                  <w:rFonts w:asciiTheme="minorHAnsi" w:hAnsiTheme="minorHAnsi"/>
                  <w:sz w:val="20"/>
                  <w:szCs w:val="20"/>
                  <w:vertAlign w:val="superscript"/>
                </w:rPr>
                <w:delText>2</w:delText>
              </w:r>
            </w:del>
            <w:ins w:id="1171" w:author="Shewmaker, Michael@Energy" w:date="2021-12-23T11:53:00Z">
              <w:del w:id="1172" w:author="Alhabibi, Haider@Energy" w:date="2022-03-02T13:12:00Z">
                <w:r w:rsidR="003109BC" w:rsidDel="00262E34">
                  <w:rPr>
                    <w:rFonts w:asciiTheme="minorHAnsi" w:hAnsiTheme="minorHAnsi"/>
                    <w:sz w:val="20"/>
                    <w:szCs w:val="20"/>
                  </w:rPr>
                  <w:delText>)</w:delText>
                </w:r>
              </w:del>
            </w:ins>
            <w:del w:id="1173" w:author="Alhabibi, Haider@Energy" w:date="2022-03-02T13:12:00Z">
              <w:r w:rsidRPr="0037735E" w:rsidDel="00262E34">
                <w:rPr>
                  <w:rFonts w:asciiTheme="minorHAnsi" w:hAnsiTheme="minorHAnsi"/>
                  <w:sz w:val="20"/>
                  <w:szCs w:val="20"/>
                </w:rPr>
                <w:delText xml:space="preserve"> tubular skylight, it is assumed to meet the minimum required U-factor (0.55) &amp; SHGC (0.30).</w:delText>
              </w:r>
            </w:del>
          </w:p>
          <w:p w14:paraId="15480C23" w14:textId="3853E8E2" w:rsidR="00262008" w:rsidRDefault="00E344E1">
            <w:pPr>
              <w:rPr>
                <w:rFonts w:asciiTheme="minorHAnsi" w:eastAsia="Calibri" w:hAnsiTheme="minorHAnsi"/>
                <w:sz w:val="20"/>
              </w:rPr>
              <w:pPrChange w:id="1174" w:author="Alhabibi, Haider@Energy" w:date="2022-03-02T13:12:00Z">
                <w:pPr>
                  <w:framePr w:hSpace="180" w:wrap="around" w:vAnchor="text" w:hAnchor="text" w:y="1"/>
                  <w:ind w:firstLine="450"/>
                  <w:suppressOverlap/>
                </w:pPr>
              </w:pPrChange>
            </w:pPr>
            <w:del w:id="1175" w:author="Alhabibi, Haider@Energy" w:date="2022-03-02T13:12:00Z">
              <w:r w:rsidDel="00262E34">
                <w:rPr>
                  <w:rFonts w:asciiTheme="minorHAnsi" w:hAnsiTheme="minorHAnsi"/>
                  <w:sz w:val="20"/>
                  <w:szCs w:val="20"/>
                </w:rPr>
                <w:delText xml:space="preserve"> Doors with greater than or equal to 25 percent glazing area are considered glazed doors and are treated as fenestration products.</w:delText>
              </w:r>
            </w:del>
          </w:p>
        </w:tc>
      </w:tr>
      <w:tr w:rsidR="00262008" w:rsidRPr="009B3A0C" w14:paraId="15480C32" w14:textId="77777777" w:rsidTr="00E0019E">
        <w:trPr>
          <w:cantSplit/>
          <w:trHeight w:val="174"/>
        </w:trPr>
        <w:tc>
          <w:tcPr>
            <w:tcW w:w="645" w:type="dxa"/>
            <w:tcBorders>
              <w:top w:val="single" w:sz="6" w:space="0" w:color="auto"/>
              <w:left w:val="single" w:sz="4" w:space="0" w:color="auto"/>
              <w:bottom w:val="single" w:sz="6" w:space="0" w:color="auto"/>
            </w:tcBorders>
            <w:vAlign w:val="center"/>
          </w:tcPr>
          <w:p w14:paraId="15480C25"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92" w:type="dxa"/>
            <w:tcBorders>
              <w:top w:val="single" w:sz="6" w:space="0" w:color="auto"/>
              <w:bottom w:val="single" w:sz="6" w:space="0" w:color="auto"/>
            </w:tcBorders>
            <w:vAlign w:val="center"/>
          </w:tcPr>
          <w:p w14:paraId="15480C26"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91" w:type="dxa"/>
            <w:gridSpan w:val="2"/>
            <w:tcBorders>
              <w:top w:val="single" w:sz="6" w:space="0" w:color="auto"/>
              <w:bottom w:val="single" w:sz="6" w:space="0" w:color="auto"/>
            </w:tcBorders>
            <w:vAlign w:val="center"/>
          </w:tcPr>
          <w:p w14:paraId="15480C27"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994" w:type="dxa"/>
            <w:tcBorders>
              <w:top w:val="single" w:sz="6" w:space="0" w:color="auto"/>
              <w:bottom w:val="single" w:sz="6" w:space="0" w:color="auto"/>
            </w:tcBorders>
            <w:vAlign w:val="center"/>
          </w:tcPr>
          <w:p w14:paraId="15480C28"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994" w:type="dxa"/>
            <w:tcBorders>
              <w:top w:val="single" w:sz="6" w:space="0" w:color="auto"/>
              <w:bottom w:val="single" w:sz="6" w:space="0" w:color="auto"/>
            </w:tcBorders>
            <w:vAlign w:val="center"/>
          </w:tcPr>
          <w:p w14:paraId="15480C29"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94" w:type="dxa"/>
            <w:tcBorders>
              <w:top w:val="single" w:sz="6" w:space="0" w:color="auto"/>
              <w:bottom w:val="single" w:sz="6" w:space="0" w:color="auto"/>
            </w:tcBorders>
            <w:vAlign w:val="center"/>
          </w:tcPr>
          <w:p w14:paraId="15480C2A"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994" w:type="dxa"/>
            <w:tcBorders>
              <w:top w:val="single" w:sz="6" w:space="0" w:color="auto"/>
              <w:bottom w:val="single" w:sz="6" w:space="0" w:color="auto"/>
            </w:tcBorders>
            <w:vAlign w:val="center"/>
          </w:tcPr>
          <w:p w14:paraId="15480C2B"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94" w:type="dxa"/>
            <w:tcBorders>
              <w:top w:val="single" w:sz="6" w:space="0" w:color="auto"/>
              <w:bottom w:val="single" w:sz="6" w:space="0" w:color="auto"/>
            </w:tcBorders>
            <w:vAlign w:val="center"/>
          </w:tcPr>
          <w:p w14:paraId="15480C2C"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4" w:type="dxa"/>
            <w:tcBorders>
              <w:top w:val="single" w:sz="6" w:space="0" w:color="auto"/>
              <w:bottom w:val="single" w:sz="6" w:space="0" w:color="auto"/>
            </w:tcBorders>
            <w:vAlign w:val="center"/>
          </w:tcPr>
          <w:p w14:paraId="15480C2D"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53" w:type="dxa"/>
            <w:tcBorders>
              <w:top w:val="single" w:sz="6" w:space="0" w:color="auto"/>
              <w:bottom w:val="single" w:sz="6" w:space="0" w:color="auto"/>
            </w:tcBorders>
          </w:tcPr>
          <w:p w14:paraId="2FA06856" w14:textId="2B64E311"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26" w:type="dxa"/>
            <w:tcBorders>
              <w:top w:val="single" w:sz="6" w:space="0" w:color="auto"/>
              <w:bottom w:val="single" w:sz="6" w:space="0" w:color="auto"/>
            </w:tcBorders>
            <w:vAlign w:val="center"/>
          </w:tcPr>
          <w:p w14:paraId="15480C2E" w14:textId="3D79D91B"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64" w:type="dxa"/>
            <w:tcBorders>
              <w:top w:val="single" w:sz="6" w:space="0" w:color="auto"/>
              <w:bottom w:val="single" w:sz="6" w:space="0" w:color="auto"/>
            </w:tcBorders>
            <w:vAlign w:val="center"/>
          </w:tcPr>
          <w:p w14:paraId="15480C2F" w14:textId="068ABAA7"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898" w:type="dxa"/>
            <w:gridSpan w:val="2"/>
            <w:tcBorders>
              <w:top w:val="single" w:sz="6" w:space="0" w:color="auto"/>
              <w:bottom w:val="single" w:sz="6" w:space="0" w:color="auto"/>
            </w:tcBorders>
            <w:vAlign w:val="center"/>
          </w:tcPr>
          <w:p w14:paraId="15480C30" w14:textId="132743FB"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45" w:type="dxa"/>
            <w:tcBorders>
              <w:top w:val="single" w:sz="6" w:space="0" w:color="auto"/>
              <w:bottom w:val="single" w:sz="6" w:space="0" w:color="auto"/>
              <w:right w:val="single" w:sz="4" w:space="0" w:color="auto"/>
            </w:tcBorders>
            <w:vAlign w:val="center"/>
          </w:tcPr>
          <w:p w14:paraId="15480C31" w14:textId="6467A735"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262008" w:rsidRPr="009B3A0C" w14:paraId="15480C47" w14:textId="77777777" w:rsidTr="00E0019E">
        <w:trPr>
          <w:cantSplit/>
          <w:trHeight w:val="174"/>
        </w:trPr>
        <w:tc>
          <w:tcPr>
            <w:tcW w:w="645" w:type="dxa"/>
            <w:tcBorders>
              <w:top w:val="single" w:sz="6" w:space="0" w:color="auto"/>
              <w:left w:val="single" w:sz="4" w:space="0" w:color="auto"/>
              <w:bottom w:val="single" w:sz="6" w:space="0" w:color="auto"/>
            </w:tcBorders>
            <w:vAlign w:val="bottom"/>
          </w:tcPr>
          <w:p w14:paraId="7FB4672E" w14:textId="77777777" w:rsidR="006E1B59"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w:t>
            </w:r>
          </w:p>
          <w:p w14:paraId="15480C33" w14:textId="46E74BB8"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ID</w:t>
            </w:r>
          </w:p>
        </w:tc>
        <w:tc>
          <w:tcPr>
            <w:tcW w:w="1792" w:type="dxa"/>
            <w:tcBorders>
              <w:top w:val="single" w:sz="6" w:space="0" w:color="auto"/>
              <w:bottom w:val="single" w:sz="6" w:space="0" w:color="auto"/>
            </w:tcBorders>
            <w:vAlign w:val="bottom"/>
          </w:tcPr>
          <w:p w14:paraId="15480C34"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91" w:type="dxa"/>
            <w:gridSpan w:val="2"/>
            <w:tcBorders>
              <w:top w:val="single" w:sz="6" w:space="0" w:color="auto"/>
              <w:bottom w:val="single" w:sz="6" w:space="0" w:color="auto"/>
            </w:tcBorders>
            <w:vAlign w:val="bottom"/>
          </w:tcPr>
          <w:p w14:paraId="15480C35" w14:textId="77777777" w:rsidR="00262008" w:rsidRPr="00F3441B" w:rsidRDefault="00262008" w:rsidP="00DF4AD4">
            <w:pPr>
              <w:keepNext/>
              <w:jc w:val="center"/>
              <w:rPr>
                <w:rFonts w:ascii="Calibri" w:hAnsi="Calibri"/>
                <w:sz w:val="18"/>
                <w:szCs w:val="18"/>
              </w:rPr>
            </w:pPr>
            <w:r>
              <w:rPr>
                <w:rFonts w:asciiTheme="minorHAnsi" w:hAnsiTheme="minorHAnsi"/>
                <w:sz w:val="18"/>
                <w:szCs w:val="18"/>
              </w:rPr>
              <w:t>Frame Type</w:t>
            </w:r>
          </w:p>
        </w:tc>
        <w:tc>
          <w:tcPr>
            <w:tcW w:w="994" w:type="dxa"/>
            <w:tcBorders>
              <w:top w:val="single" w:sz="6" w:space="0" w:color="auto"/>
              <w:bottom w:val="single" w:sz="6" w:space="0" w:color="auto"/>
            </w:tcBorders>
            <w:vAlign w:val="bottom"/>
          </w:tcPr>
          <w:p w14:paraId="15480C36" w14:textId="77777777" w:rsidR="00262008" w:rsidRPr="00F3441B" w:rsidRDefault="00262008" w:rsidP="00DF4AD4">
            <w:pPr>
              <w:keepNext/>
              <w:jc w:val="center"/>
              <w:rPr>
                <w:rFonts w:ascii="Calibri" w:hAnsi="Calibri"/>
                <w:sz w:val="18"/>
                <w:szCs w:val="18"/>
              </w:rPr>
            </w:pPr>
            <w:r w:rsidRPr="00F3441B">
              <w:rPr>
                <w:rFonts w:asciiTheme="minorHAnsi" w:hAnsiTheme="minorHAnsi"/>
                <w:sz w:val="18"/>
                <w:szCs w:val="18"/>
              </w:rPr>
              <w:t>Dynamic Glazing</w:t>
            </w:r>
          </w:p>
        </w:tc>
        <w:tc>
          <w:tcPr>
            <w:tcW w:w="994" w:type="dxa"/>
            <w:tcBorders>
              <w:top w:val="single" w:sz="6" w:space="0" w:color="auto"/>
              <w:bottom w:val="single" w:sz="6" w:space="0" w:color="auto"/>
            </w:tcBorders>
            <w:tcMar>
              <w:left w:w="58" w:type="dxa"/>
              <w:right w:w="58" w:type="dxa"/>
            </w:tcMar>
            <w:vAlign w:val="bottom"/>
          </w:tcPr>
          <w:p w14:paraId="15480C37" w14:textId="77777777" w:rsidR="00262008" w:rsidRPr="00F3441B" w:rsidRDefault="00262008" w:rsidP="00DF4AD4">
            <w:pPr>
              <w:keepNext/>
              <w:jc w:val="center"/>
              <w:rPr>
                <w:rFonts w:asciiTheme="minorHAnsi" w:hAnsiTheme="minorHAnsi"/>
                <w:sz w:val="18"/>
                <w:szCs w:val="18"/>
              </w:rPr>
            </w:pPr>
            <w:r w:rsidRPr="00F3441B">
              <w:rPr>
                <w:rFonts w:asciiTheme="minorHAnsi" w:hAnsiTheme="minorHAnsi"/>
                <w:sz w:val="18"/>
                <w:szCs w:val="18"/>
              </w:rPr>
              <w:t>Orientation</w:t>
            </w:r>
          </w:p>
          <w:p w14:paraId="15480C39" w14:textId="1D4F880B"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994" w:type="dxa"/>
            <w:tcBorders>
              <w:top w:val="single" w:sz="6" w:space="0" w:color="auto"/>
              <w:bottom w:val="single" w:sz="6" w:space="0" w:color="auto"/>
            </w:tcBorders>
            <w:vAlign w:val="bottom"/>
          </w:tcPr>
          <w:p w14:paraId="15480C3A"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5480C3B"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994" w:type="dxa"/>
            <w:tcBorders>
              <w:top w:val="single" w:sz="6" w:space="0" w:color="auto"/>
              <w:bottom w:val="single" w:sz="6" w:space="0" w:color="auto"/>
            </w:tcBorders>
            <w:tcMar>
              <w:left w:w="29" w:type="dxa"/>
              <w:right w:w="29" w:type="dxa"/>
            </w:tcMar>
            <w:vAlign w:val="bottom"/>
          </w:tcPr>
          <w:p w14:paraId="15480C3C" w14:textId="77777777" w:rsidR="00262008" w:rsidRPr="00EA01FA"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w:t>
            </w:r>
            <w:r w:rsidRPr="00F3441B">
              <w:rPr>
                <w:rFonts w:ascii="Calibri" w:hAnsi="Calibri"/>
                <w:sz w:val="18"/>
                <w:szCs w:val="18"/>
              </w:rPr>
              <w:t>ft</w:t>
            </w:r>
            <w:r w:rsidRPr="00B50AFC">
              <w:rPr>
                <w:rFonts w:ascii="Calibri" w:hAnsi="Calibri"/>
                <w:sz w:val="18"/>
                <w:szCs w:val="18"/>
                <w:vertAlign w:val="superscript"/>
              </w:rPr>
              <w:t>2</w:t>
            </w:r>
            <w:r>
              <w:rPr>
                <w:rFonts w:ascii="Calibri" w:hAnsi="Calibri"/>
                <w:sz w:val="18"/>
                <w:szCs w:val="18"/>
              </w:rPr>
              <w:t>)</w:t>
            </w:r>
          </w:p>
        </w:tc>
        <w:tc>
          <w:tcPr>
            <w:tcW w:w="994" w:type="dxa"/>
            <w:tcBorders>
              <w:top w:val="single" w:sz="6" w:space="0" w:color="auto"/>
              <w:bottom w:val="single" w:sz="6" w:space="0" w:color="auto"/>
            </w:tcBorders>
            <w:tcMar>
              <w:left w:w="29" w:type="dxa"/>
              <w:right w:w="29" w:type="dxa"/>
            </w:tcMar>
            <w:vAlign w:val="bottom"/>
          </w:tcPr>
          <w:p w14:paraId="15480C3D" w14:textId="77777777" w:rsidR="00262008" w:rsidRPr="00EA01FA"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B50AFC">
              <w:rPr>
                <w:rFonts w:ascii="Calibri" w:hAnsi="Calibri"/>
                <w:sz w:val="18"/>
                <w:szCs w:val="18"/>
                <w:vertAlign w:val="superscript"/>
              </w:rPr>
              <w:t>2</w:t>
            </w:r>
            <w:r>
              <w:rPr>
                <w:rFonts w:ascii="Calibri" w:hAnsi="Calibri"/>
                <w:sz w:val="18"/>
                <w:szCs w:val="18"/>
              </w:rPr>
              <w:t>)</w:t>
            </w:r>
          </w:p>
        </w:tc>
        <w:tc>
          <w:tcPr>
            <w:tcW w:w="994" w:type="dxa"/>
            <w:tcBorders>
              <w:top w:val="single" w:sz="6" w:space="0" w:color="auto"/>
              <w:bottom w:val="single" w:sz="6" w:space="0" w:color="auto"/>
            </w:tcBorders>
            <w:vAlign w:val="bottom"/>
          </w:tcPr>
          <w:p w14:paraId="15480C3E" w14:textId="77777777"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C3F"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53" w:type="dxa"/>
            <w:tcBorders>
              <w:top w:val="single" w:sz="6" w:space="0" w:color="auto"/>
              <w:bottom w:val="single" w:sz="6" w:space="0" w:color="auto"/>
            </w:tcBorders>
            <w:vAlign w:val="bottom"/>
          </w:tcPr>
          <w:p w14:paraId="2DBB991D" w14:textId="0C391B96" w:rsidR="00262008" w:rsidRDefault="00944661"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262008">
              <w:rPr>
                <w:rFonts w:ascii="Calibri" w:hAnsi="Calibri"/>
                <w:sz w:val="18"/>
                <w:szCs w:val="18"/>
              </w:rPr>
              <w:t>Source</w:t>
            </w:r>
          </w:p>
        </w:tc>
        <w:tc>
          <w:tcPr>
            <w:tcW w:w="926" w:type="dxa"/>
            <w:tcBorders>
              <w:top w:val="single" w:sz="6" w:space="0" w:color="auto"/>
              <w:bottom w:val="single" w:sz="6" w:space="0" w:color="auto"/>
            </w:tcBorders>
            <w:vAlign w:val="bottom"/>
          </w:tcPr>
          <w:p w14:paraId="15480C40" w14:textId="37CF7B57"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C41"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64" w:type="dxa"/>
            <w:tcBorders>
              <w:top w:val="single" w:sz="6" w:space="0" w:color="auto"/>
              <w:bottom w:val="single" w:sz="6" w:space="0" w:color="auto"/>
            </w:tcBorders>
            <w:vAlign w:val="bottom"/>
          </w:tcPr>
          <w:p w14:paraId="15480C42" w14:textId="7FEDDBF1" w:rsidR="00262008" w:rsidRPr="00F3441B" w:rsidRDefault="00944661"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262008" w:rsidRPr="00F3441B">
              <w:rPr>
                <w:rFonts w:ascii="Calibri" w:hAnsi="Calibri"/>
                <w:sz w:val="18"/>
                <w:szCs w:val="18"/>
              </w:rPr>
              <w:t>Source</w:t>
            </w:r>
          </w:p>
        </w:tc>
        <w:tc>
          <w:tcPr>
            <w:tcW w:w="898" w:type="dxa"/>
            <w:gridSpan w:val="2"/>
            <w:tcBorders>
              <w:top w:val="single" w:sz="6" w:space="0" w:color="auto"/>
              <w:bottom w:val="single" w:sz="6" w:space="0" w:color="auto"/>
            </w:tcBorders>
            <w:vAlign w:val="bottom"/>
          </w:tcPr>
          <w:p w14:paraId="15480C43"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5480C44"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15480C45"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45" w:type="dxa"/>
            <w:tcBorders>
              <w:top w:val="single" w:sz="6" w:space="0" w:color="auto"/>
              <w:bottom w:val="single" w:sz="6" w:space="0" w:color="auto"/>
              <w:right w:val="single" w:sz="4" w:space="0" w:color="auto"/>
            </w:tcBorders>
            <w:vAlign w:val="bottom"/>
          </w:tcPr>
          <w:p w14:paraId="15480C46"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262008" w:rsidRPr="009B3A0C" w14:paraId="15480C57" w14:textId="77777777" w:rsidTr="00E0019E">
        <w:trPr>
          <w:cantSplit/>
          <w:trHeight w:val="143"/>
        </w:trPr>
        <w:tc>
          <w:tcPr>
            <w:tcW w:w="645" w:type="dxa"/>
            <w:tcBorders>
              <w:top w:val="single" w:sz="6" w:space="0" w:color="auto"/>
              <w:left w:val="single" w:sz="4" w:space="0" w:color="auto"/>
              <w:bottom w:val="single" w:sz="6" w:space="0" w:color="auto"/>
            </w:tcBorders>
            <w:tcMar>
              <w:left w:w="58" w:type="dxa"/>
              <w:right w:w="58" w:type="dxa"/>
            </w:tcMar>
          </w:tcPr>
          <w:p w14:paraId="15480C48" w14:textId="77777777" w:rsidR="00262008" w:rsidRPr="00F3441B" w:rsidRDefault="00262008" w:rsidP="00DF4AD4">
            <w:pPr>
              <w:keepNext/>
              <w:tabs>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w:t>
            </w:r>
            <w:r>
              <w:rPr>
                <w:rFonts w:ascii="Calibri" w:hAnsi="Calibri"/>
                <w:sz w:val="18"/>
                <w:szCs w:val="18"/>
              </w:rPr>
              <w:t>User Input: String (max 50 characters)&gt;&gt;</w:t>
            </w:r>
          </w:p>
        </w:tc>
        <w:tc>
          <w:tcPr>
            <w:tcW w:w="1792" w:type="dxa"/>
            <w:tcBorders>
              <w:top w:val="single" w:sz="6" w:space="0" w:color="auto"/>
              <w:bottom w:val="single" w:sz="6" w:space="0" w:color="auto"/>
            </w:tcBorders>
          </w:tcPr>
          <w:p w14:paraId="0B39DE11" w14:textId="778690D7" w:rsidR="00262008" w:rsidRDefault="00262008" w:rsidP="00DF4AD4">
            <w:pPr>
              <w:keepNext/>
              <w:tabs>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w:t>
            </w:r>
            <w:r>
              <w:rPr>
                <w:rFonts w:ascii="Calibri" w:hAnsi="Calibri"/>
                <w:sz w:val="18"/>
                <w:szCs w:val="18"/>
              </w:rPr>
              <w:t xml:space="preserve">User </w:t>
            </w:r>
            <w:r w:rsidR="006E1B59">
              <w:rPr>
                <w:rFonts w:ascii="Calibri" w:hAnsi="Calibri"/>
                <w:sz w:val="18"/>
                <w:szCs w:val="18"/>
              </w:rPr>
              <w:t>selects from list:</w:t>
            </w:r>
          </w:p>
          <w:p w14:paraId="5D59751B"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fixed</w:t>
            </w:r>
            <w:proofErr w:type="gramEnd"/>
            <w:r>
              <w:rPr>
                <w:rFonts w:ascii="Calibri" w:hAnsi="Calibri"/>
                <w:sz w:val="18"/>
                <w:szCs w:val="18"/>
              </w:rPr>
              <w:t xml:space="preserve"> window,</w:t>
            </w:r>
          </w:p>
          <w:p w14:paraId="1848AD6A"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operable</w:t>
            </w:r>
            <w:proofErr w:type="gramEnd"/>
            <w:r>
              <w:rPr>
                <w:rFonts w:ascii="Calibri" w:hAnsi="Calibri"/>
                <w:sz w:val="18"/>
                <w:szCs w:val="18"/>
              </w:rPr>
              <w:t xml:space="preserve"> window,</w:t>
            </w:r>
          </w:p>
          <w:p w14:paraId="7E676C1F"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skylight</w:t>
            </w:r>
            <w:proofErr w:type="gramEnd"/>
          </w:p>
          <w:p w14:paraId="6ED0519D"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tubular</w:t>
            </w:r>
            <w:proofErr w:type="gramEnd"/>
            <w:r>
              <w:rPr>
                <w:rFonts w:ascii="Calibri" w:hAnsi="Calibri"/>
                <w:sz w:val="18"/>
                <w:szCs w:val="18"/>
              </w:rPr>
              <w:t xml:space="preserve"> skylight (only allow if A14 contains Installing ≤ 3 ft</w:t>
            </w:r>
            <w:r>
              <w:rPr>
                <w:rFonts w:ascii="Calibri" w:hAnsi="Calibri"/>
                <w:sz w:val="18"/>
                <w:szCs w:val="18"/>
                <w:vertAlign w:val="superscript"/>
              </w:rPr>
              <w:t>2</w:t>
            </w:r>
            <w:r>
              <w:rPr>
                <w:rFonts w:ascii="Calibri" w:hAnsi="Calibri"/>
                <w:sz w:val="18"/>
                <w:szCs w:val="18"/>
              </w:rPr>
              <w:t xml:space="preserve"> tubular skylight),</w:t>
            </w:r>
          </w:p>
          <w:p w14:paraId="15480C49" w14:textId="6B984F5A" w:rsidR="006E1B59" w:rsidRP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glass</w:t>
            </w:r>
            <w:proofErr w:type="gramEnd"/>
            <w:r>
              <w:rPr>
                <w:rFonts w:ascii="Calibri" w:hAnsi="Calibri"/>
                <w:sz w:val="18"/>
                <w:szCs w:val="18"/>
              </w:rPr>
              <w:t xml:space="preserve"> in door (only allow if A14 contains Installing ≤ 3 ft</w:t>
            </w:r>
            <w:r>
              <w:rPr>
                <w:rFonts w:ascii="Calibri" w:hAnsi="Calibri"/>
                <w:sz w:val="18"/>
                <w:szCs w:val="18"/>
                <w:vertAlign w:val="superscript"/>
              </w:rPr>
              <w:t>2</w:t>
            </w:r>
            <w:r>
              <w:rPr>
                <w:rFonts w:ascii="Calibri" w:hAnsi="Calibri"/>
                <w:sz w:val="18"/>
                <w:szCs w:val="18"/>
              </w:rPr>
              <w:t xml:space="preserve"> glass in door&gt;&gt;</w:t>
            </w:r>
          </w:p>
        </w:tc>
        <w:tc>
          <w:tcPr>
            <w:tcW w:w="991" w:type="dxa"/>
            <w:gridSpan w:val="2"/>
            <w:tcBorders>
              <w:top w:val="single" w:sz="6" w:space="0" w:color="auto"/>
              <w:bottom w:val="single" w:sz="6" w:space="0" w:color="auto"/>
            </w:tcBorders>
            <w:tcMar>
              <w:left w:w="29" w:type="dxa"/>
              <w:right w:w="29" w:type="dxa"/>
            </w:tcMar>
          </w:tcPr>
          <w:p w14:paraId="15480C4A"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 xml:space="preserve">Metal, Metal Thermal </w:t>
            </w:r>
            <w:proofErr w:type="gramStart"/>
            <w:r>
              <w:rPr>
                <w:rFonts w:ascii="Calibri" w:hAnsi="Calibri"/>
                <w:sz w:val="18"/>
                <w:szCs w:val="18"/>
              </w:rPr>
              <w:t>Break</w:t>
            </w:r>
            <w:proofErr w:type="gramEnd"/>
            <w:r>
              <w:rPr>
                <w:rFonts w:ascii="Calibri" w:hAnsi="Calibri"/>
                <w:sz w:val="18"/>
                <w:szCs w:val="18"/>
              </w:rPr>
              <w:t xml:space="preserve"> and non-metal&gt;&gt;</w:t>
            </w:r>
          </w:p>
        </w:tc>
        <w:tc>
          <w:tcPr>
            <w:tcW w:w="994" w:type="dxa"/>
            <w:tcBorders>
              <w:top w:val="single" w:sz="6" w:space="0" w:color="auto"/>
              <w:bottom w:val="single" w:sz="6" w:space="0" w:color="auto"/>
            </w:tcBorders>
            <w:tcMar>
              <w:left w:w="14" w:type="dxa"/>
              <w:right w:w="14" w:type="dxa"/>
            </w:tcMar>
          </w:tcPr>
          <w:p w14:paraId="15480C4B" w14:textId="78C5D30A"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User selects from list</w:t>
            </w:r>
            <w:r>
              <w:rPr>
                <w:rFonts w:ascii="Calibri" w:hAnsi="Calibri"/>
                <w:sz w:val="18"/>
                <w:szCs w:val="18"/>
              </w:rPr>
              <w:t>:</w:t>
            </w:r>
            <w:r w:rsidRPr="00F3441B">
              <w:rPr>
                <w:rFonts w:ascii="Calibri" w:hAnsi="Calibri"/>
                <w:sz w:val="18"/>
                <w:szCs w:val="18"/>
              </w:rPr>
              <w:t xml:space="preserve"> N</w:t>
            </w:r>
            <w:r w:rsidR="004E6E1E">
              <w:rPr>
                <w:rFonts w:ascii="Calibri" w:hAnsi="Calibri"/>
                <w:sz w:val="18"/>
                <w:szCs w:val="18"/>
              </w:rPr>
              <w:t>one</w:t>
            </w:r>
            <w:r w:rsidRPr="00F3441B">
              <w:rPr>
                <w:rFonts w:ascii="Calibri" w:hAnsi="Calibri"/>
                <w:sz w:val="18"/>
                <w:szCs w:val="18"/>
              </w:rPr>
              <w:t>, Chromogenic Glazing, Integrated Shading devi</w:t>
            </w:r>
            <w:r>
              <w:rPr>
                <w:rFonts w:ascii="Calibri" w:hAnsi="Calibri"/>
                <w:sz w:val="18"/>
                <w:szCs w:val="18"/>
              </w:rPr>
              <w:t>c</w:t>
            </w:r>
            <w:r w:rsidRPr="00F3441B">
              <w:rPr>
                <w:rFonts w:ascii="Calibri" w:hAnsi="Calibri"/>
                <w:sz w:val="18"/>
                <w:szCs w:val="18"/>
              </w:rPr>
              <w:t>e</w:t>
            </w:r>
            <w:r>
              <w:rPr>
                <w:rFonts w:ascii="Calibri" w:hAnsi="Calibri"/>
                <w:sz w:val="18"/>
                <w:szCs w:val="18"/>
              </w:rPr>
              <w:t>&gt;&gt;</w:t>
            </w:r>
          </w:p>
        </w:tc>
        <w:tc>
          <w:tcPr>
            <w:tcW w:w="994" w:type="dxa"/>
            <w:tcBorders>
              <w:top w:val="single" w:sz="6" w:space="0" w:color="auto"/>
              <w:bottom w:val="single" w:sz="6" w:space="0" w:color="auto"/>
            </w:tcBorders>
          </w:tcPr>
          <w:p w14:paraId="15480C4C" w14:textId="77777777" w:rsidR="00262008" w:rsidRPr="00F3441B"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 and West</w:t>
            </w:r>
            <w:r>
              <w:rPr>
                <w:rFonts w:ascii="Calibri" w:hAnsi="Calibri"/>
                <w:sz w:val="18"/>
                <w:szCs w:val="18"/>
              </w:rPr>
              <w:t>&gt;&gt;</w:t>
            </w:r>
          </w:p>
        </w:tc>
        <w:tc>
          <w:tcPr>
            <w:tcW w:w="994" w:type="dxa"/>
            <w:tcBorders>
              <w:top w:val="single" w:sz="6" w:space="0" w:color="auto"/>
              <w:bottom w:val="single" w:sz="6" w:space="0" w:color="auto"/>
            </w:tcBorders>
          </w:tcPr>
          <w:p w14:paraId="15480C4D" w14:textId="77777777" w:rsidR="00262008" w:rsidRPr="00F3441B"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Single</w:t>
            </w:r>
            <w:r>
              <w:rPr>
                <w:rFonts w:ascii="Calibri" w:hAnsi="Calibri"/>
                <w:sz w:val="18"/>
                <w:szCs w:val="18"/>
              </w:rPr>
              <w:t xml:space="preserve"> pane</w:t>
            </w:r>
            <w:r w:rsidRPr="00F3441B">
              <w:rPr>
                <w:rFonts w:ascii="Calibri" w:hAnsi="Calibri"/>
                <w:sz w:val="18"/>
                <w:szCs w:val="18"/>
              </w:rPr>
              <w:t xml:space="preserve">, Double </w:t>
            </w:r>
            <w:proofErr w:type="gramStart"/>
            <w:r>
              <w:rPr>
                <w:rFonts w:ascii="Calibri" w:hAnsi="Calibri"/>
                <w:sz w:val="18"/>
                <w:szCs w:val="18"/>
              </w:rPr>
              <w:t>pane</w:t>
            </w:r>
            <w:proofErr w:type="gramEnd"/>
            <w:r>
              <w:rPr>
                <w:rFonts w:ascii="Calibri" w:hAnsi="Calibri"/>
                <w:sz w:val="18"/>
                <w:szCs w:val="18"/>
              </w:rPr>
              <w:t xml:space="preserve"> </w:t>
            </w:r>
            <w:r w:rsidRPr="00F3441B">
              <w:rPr>
                <w:rFonts w:ascii="Calibri" w:hAnsi="Calibri"/>
                <w:sz w:val="18"/>
                <w:szCs w:val="18"/>
              </w:rPr>
              <w:t>and Triple</w:t>
            </w:r>
            <w:r>
              <w:rPr>
                <w:rFonts w:ascii="Calibri" w:hAnsi="Calibri"/>
                <w:sz w:val="18"/>
                <w:szCs w:val="18"/>
              </w:rPr>
              <w:t xml:space="preserve"> pane&gt;&gt;</w:t>
            </w:r>
          </w:p>
        </w:tc>
        <w:tc>
          <w:tcPr>
            <w:tcW w:w="994" w:type="dxa"/>
            <w:tcBorders>
              <w:top w:val="single" w:sz="6" w:space="0" w:color="auto"/>
              <w:bottom w:val="single" w:sz="6" w:space="0" w:color="auto"/>
            </w:tcBorders>
          </w:tcPr>
          <w:p w14:paraId="15480C4E" w14:textId="77777777" w:rsidR="00262008"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If I0</w:t>
            </w:r>
            <w:r>
              <w:rPr>
                <w:rFonts w:ascii="Calibri" w:hAnsi="Calibri"/>
                <w:sz w:val="18"/>
                <w:szCs w:val="18"/>
              </w:rPr>
              <w:t>5</w:t>
            </w:r>
            <w:r w:rsidRPr="00F3441B">
              <w:rPr>
                <w:rFonts w:ascii="Calibri" w:hAnsi="Calibri"/>
                <w:sz w:val="18"/>
                <w:szCs w:val="18"/>
              </w:rPr>
              <w:t xml:space="preserve"> equals North, </w:t>
            </w:r>
            <w:proofErr w:type="gramStart"/>
            <w:r w:rsidRPr="00F3441B">
              <w:rPr>
                <w:rFonts w:ascii="Calibri" w:hAnsi="Calibri"/>
                <w:sz w:val="18"/>
                <w:szCs w:val="18"/>
              </w:rPr>
              <w:t>East</w:t>
            </w:r>
            <w:proofErr w:type="gramEnd"/>
            <w:r w:rsidRPr="00F3441B">
              <w:rPr>
                <w:rFonts w:ascii="Calibri" w:hAnsi="Calibri"/>
                <w:sz w:val="18"/>
                <w:szCs w:val="18"/>
              </w:rPr>
              <w:t xml:space="preserve"> or South, then enter user defined number in this column</w:t>
            </w:r>
            <w:r>
              <w:rPr>
                <w:rFonts w:ascii="Calibri" w:hAnsi="Calibri"/>
                <w:sz w:val="18"/>
                <w:szCs w:val="18"/>
              </w:rPr>
              <w:t>&gt;&gt;</w:t>
            </w:r>
          </w:p>
        </w:tc>
        <w:tc>
          <w:tcPr>
            <w:tcW w:w="994" w:type="dxa"/>
            <w:tcBorders>
              <w:top w:val="single" w:sz="6" w:space="0" w:color="auto"/>
              <w:bottom w:val="single" w:sz="6" w:space="0" w:color="auto"/>
            </w:tcBorders>
          </w:tcPr>
          <w:p w14:paraId="15480C4F" w14:textId="77777777" w:rsidR="00262008"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If I0</w:t>
            </w:r>
            <w:r>
              <w:rPr>
                <w:rFonts w:ascii="Calibri" w:hAnsi="Calibri"/>
                <w:sz w:val="18"/>
                <w:szCs w:val="18"/>
              </w:rPr>
              <w:t>5</w:t>
            </w:r>
            <w:r w:rsidRPr="00F3441B">
              <w:rPr>
                <w:rFonts w:ascii="Calibri" w:hAnsi="Calibri"/>
                <w:sz w:val="18"/>
                <w:szCs w:val="18"/>
              </w:rPr>
              <w:t xml:space="preserve"> equals West, then enter user defined number in this column</w:t>
            </w:r>
            <w:r>
              <w:rPr>
                <w:rFonts w:ascii="Calibri" w:hAnsi="Calibri"/>
                <w:sz w:val="18"/>
                <w:szCs w:val="18"/>
              </w:rPr>
              <w:t>&gt;&gt;</w:t>
            </w:r>
          </w:p>
        </w:tc>
        <w:tc>
          <w:tcPr>
            <w:tcW w:w="994" w:type="dxa"/>
            <w:tcBorders>
              <w:top w:val="single" w:sz="6" w:space="0" w:color="auto"/>
              <w:bottom w:val="single" w:sz="6" w:space="0" w:color="auto"/>
            </w:tcBorders>
          </w:tcPr>
          <w:p w14:paraId="15480C50" w14:textId="77777777" w:rsidR="00262008" w:rsidRPr="00F3441B" w:rsidRDefault="00262008" w:rsidP="00DF4AD4">
            <w:pPr>
              <w:keepNext/>
              <w:jc w:val="center"/>
              <w:rPr>
                <w:rFonts w:ascii="Calibri" w:hAnsi="Calibri"/>
                <w:sz w:val="18"/>
                <w:szCs w:val="18"/>
              </w:rPr>
            </w:pPr>
            <w:r>
              <w:rPr>
                <w:rFonts w:ascii="Calibri" w:hAnsi="Calibri"/>
                <w:sz w:val="18"/>
                <w:szCs w:val="18"/>
              </w:rPr>
              <w:t>&lt;&lt;User Input: DecimalNonnegative&gt;&gt;</w:t>
            </w:r>
            <w:r w:rsidRPr="00F3441B">
              <w:rPr>
                <w:rFonts w:ascii="Calibri" w:hAnsi="Calibri"/>
                <w:sz w:val="18"/>
                <w:szCs w:val="18"/>
              </w:rPr>
              <w:t xml:space="preserve"> </w:t>
            </w:r>
          </w:p>
        </w:tc>
        <w:tc>
          <w:tcPr>
            <w:tcW w:w="953" w:type="dxa"/>
            <w:tcBorders>
              <w:top w:val="single" w:sz="6" w:space="0" w:color="auto"/>
              <w:bottom w:val="single" w:sz="6" w:space="0" w:color="auto"/>
            </w:tcBorders>
          </w:tcPr>
          <w:p w14:paraId="0CC182A7" w14:textId="006F7A3A" w:rsidR="00262008" w:rsidRDefault="00262008" w:rsidP="00DF4AD4">
            <w:pPr>
              <w:keepNext/>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 Tables 110.6-A and 110.6-B, Equations NA6-1 and NA6-2</w:t>
            </w:r>
            <w:r w:rsidR="002247F6">
              <w:rPr>
                <w:rFonts w:ascii="Calibri" w:hAnsi="Calibri"/>
                <w:sz w:val="18"/>
                <w:szCs w:val="18"/>
              </w:rPr>
              <w:t>, or Area-weighted Average Worksheet (ENV-02)</w:t>
            </w:r>
            <w:r>
              <w:rPr>
                <w:rFonts w:ascii="Calibri" w:hAnsi="Calibri"/>
                <w:sz w:val="18"/>
                <w:szCs w:val="18"/>
              </w:rPr>
              <w:t>&gt;&gt;</w:t>
            </w:r>
          </w:p>
        </w:tc>
        <w:tc>
          <w:tcPr>
            <w:tcW w:w="926" w:type="dxa"/>
            <w:tcBorders>
              <w:top w:val="single" w:sz="6" w:space="0" w:color="auto"/>
              <w:bottom w:val="single" w:sz="6" w:space="0" w:color="auto"/>
            </w:tcBorders>
          </w:tcPr>
          <w:p w14:paraId="15480C51" w14:textId="10EDC594" w:rsidR="00262008" w:rsidRPr="00F3441B" w:rsidRDefault="00262008" w:rsidP="00DF4AD4">
            <w:pPr>
              <w:keepNext/>
              <w:jc w:val="center"/>
              <w:rPr>
                <w:rFonts w:ascii="Calibri" w:hAnsi="Calibri"/>
                <w:sz w:val="18"/>
                <w:szCs w:val="18"/>
              </w:rPr>
            </w:pPr>
            <w:r>
              <w:rPr>
                <w:rFonts w:ascii="Calibri" w:hAnsi="Calibri"/>
                <w:sz w:val="18"/>
                <w:szCs w:val="18"/>
              </w:rPr>
              <w:t>&lt;&lt;User Input: DecimalNonnegative&gt;&gt;</w:t>
            </w:r>
          </w:p>
        </w:tc>
        <w:tc>
          <w:tcPr>
            <w:tcW w:w="964" w:type="dxa"/>
            <w:tcBorders>
              <w:top w:val="single" w:sz="6" w:space="0" w:color="auto"/>
              <w:bottom w:val="single" w:sz="6" w:space="0" w:color="auto"/>
            </w:tcBorders>
          </w:tcPr>
          <w:p w14:paraId="15480C52" w14:textId="4FB0A8C2" w:rsidR="00262008" w:rsidRDefault="00262008" w:rsidP="00DF4AD4">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 Tables 110.6-A and 110.6-B, Equations NA6-1 and NA6-2</w:t>
            </w:r>
            <w:r w:rsidR="002247F6">
              <w:rPr>
                <w:rFonts w:ascii="Calibri" w:hAnsi="Calibri"/>
                <w:sz w:val="18"/>
                <w:szCs w:val="18"/>
              </w:rPr>
              <w:t>, or Area-weighted Average Worksheet (ENV-02)</w:t>
            </w:r>
            <w:r>
              <w:rPr>
                <w:rFonts w:ascii="Calibri" w:hAnsi="Calibri"/>
                <w:sz w:val="18"/>
                <w:szCs w:val="18"/>
              </w:rPr>
              <w:t>&gt;&gt;</w:t>
            </w:r>
          </w:p>
        </w:tc>
        <w:tc>
          <w:tcPr>
            <w:tcW w:w="898" w:type="dxa"/>
            <w:gridSpan w:val="2"/>
            <w:tcBorders>
              <w:top w:val="single" w:sz="6" w:space="0" w:color="auto"/>
              <w:bottom w:val="single" w:sz="6" w:space="0" w:color="auto"/>
            </w:tcBorders>
          </w:tcPr>
          <w:p w14:paraId="15480C53" w14:textId="77777777" w:rsidR="00262008" w:rsidRPr="00F3441B" w:rsidRDefault="00262008" w:rsidP="00DF4AD4">
            <w:pPr>
              <w:keepNext/>
              <w:jc w:val="center"/>
              <w:rPr>
                <w:rFonts w:ascii="Calibri" w:hAnsi="Calibri"/>
                <w:sz w:val="18"/>
                <w:szCs w:val="18"/>
              </w:rPr>
            </w:pPr>
            <w:r>
              <w:rPr>
                <w:rFonts w:ascii="Calibri" w:hAnsi="Calibri"/>
                <w:sz w:val="18"/>
                <w:szCs w:val="18"/>
              </w:rPr>
              <w:t xml:space="preserve">&lt;&lt;User selects from list: Drop Arm Awnings, Louvered Sun Screen, Low Sun Angle Louvered Sun Screen, None, Operable Awnings, South-facing Overhang, Retractable </w:t>
            </w:r>
            <w:proofErr w:type="gramStart"/>
            <w:r>
              <w:rPr>
                <w:rFonts w:ascii="Calibri" w:hAnsi="Calibri"/>
                <w:sz w:val="18"/>
                <w:szCs w:val="18"/>
              </w:rPr>
              <w:t>Awnings,  Roll</w:t>
            </w:r>
            <w:proofErr w:type="gramEnd"/>
            <w:r>
              <w:rPr>
                <w:rFonts w:ascii="Calibri" w:hAnsi="Calibri"/>
                <w:sz w:val="18"/>
                <w:szCs w:val="18"/>
              </w:rPr>
              <w:t xml:space="preserve"> Down Blinds Or Slats, Standard Bug Screen, Sun </w:t>
            </w:r>
            <w:r>
              <w:rPr>
                <w:rFonts w:ascii="Calibri" w:hAnsi="Calibri"/>
                <w:sz w:val="18"/>
                <w:szCs w:val="18"/>
              </w:rPr>
              <w:lastRenderedPageBreak/>
              <w:t>Screen, Vertical Roller Or Shades&gt;&gt;</w:t>
            </w:r>
          </w:p>
        </w:tc>
        <w:tc>
          <w:tcPr>
            <w:tcW w:w="1245" w:type="dxa"/>
            <w:tcBorders>
              <w:top w:val="single" w:sz="6" w:space="0" w:color="auto"/>
              <w:bottom w:val="single" w:sz="6" w:space="0" w:color="auto"/>
              <w:right w:val="single" w:sz="4" w:space="0" w:color="auto"/>
            </w:tcBorders>
          </w:tcPr>
          <w:p w14:paraId="15480C54" w14:textId="47470254" w:rsidR="00262008" w:rsidRPr="00F3441B" w:rsidRDefault="00262008" w:rsidP="00DF4AD4">
            <w:pPr>
              <w:keepNext/>
              <w:jc w:val="center"/>
              <w:rPr>
                <w:rFonts w:ascii="Calibri" w:hAnsi="Calibri"/>
                <w:sz w:val="18"/>
                <w:szCs w:val="18"/>
              </w:rPr>
            </w:pPr>
            <w:r>
              <w:rPr>
                <w:rFonts w:ascii="Calibri" w:hAnsi="Calibri"/>
                <w:sz w:val="18"/>
                <w:szCs w:val="18"/>
              </w:rPr>
              <w:lastRenderedPageBreak/>
              <w:t>&lt;&lt;If I13 equal to None, or I04 contains Chromogenic glazing, then report N/</w:t>
            </w:r>
            <w:proofErr w:type="gramStart"/>
            <w:r>
              <w:rPr>
                <w:rFonts w:ascii="Calibri" w:hAnsi="Calibri"/>
                <w:sz w:val="18"/>
                <w:szCs w:val="18"/>
              </w:rPr>
              <w:t>A;</w:t>
            </w:r>
            <w:proofErr w:type="gramEnd"/>
          </w:p>
          <w:p w14:paraId="15480C56" w14:textId="77777777" w:rsidR="00262008" w:rsidRPr="00F3441B" w:rsidRDefault="00262008" w:rsidP="00DF4AD4">
            <w:pPr>
              <w:keepNext/>
              <w:jc w:val="center"/>
              <w:rPr>
                <w:rFonts w:ascii="Calibri" w:hAnsi="Calibri"/>
                <w:sz w:val="18"/>
                <w:szCs w:val="18"/>
              </w:rPr>
            </w:pPr>
            <w:r>
              <w:rPr>
                <w:rFonts w:ascii="Calibri" w:hAnsi="Calibri"/>
                <w:sz w:val="18"/>
                <w:szCs w:val="18"/>
              </w:rPr>
              <w:t>Else report value from CF1R-ENV-03&gt;&gt;</w:t>
            </w:r>
          </w:p>
        </w:tc>
      </w:tr>
      <w:tr w:rsidR="00262008" w:rsidRPr="009B3A0C" w14:paraId="15480C5B"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58" w14:textId="0A312C62" w:rsidR="00262008"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90" w:type="dxa"/>
            <w:gridSpan w:val="12"/>
            <w:tcBorders>
              <w:top w:val="single" w:sz="6" w:space="0" w:color="auto"/>
              <w:bottom w:val="single" w:sz="6" w:space="0" w:color="auto"/>
            </w:tcBorders>
            <w:vAlign w:val="center"/>
          </w:tcPr>
          <w:p w14:paraId="15480C59" w14:textId="76BE09DF" w:rsidR="00262008" w:rsidRDefault="00262008" w:rsidP="00DF4AD4">
            <w:pPr>
              <w:keepNext/>
              <w:rPr>
                <w:rFonts w:ascii="Calibri" w:hAnsi="Calibri"/>
                <w:sz w:val="18"/>
                <w:szCs w:val="18"/>
              </w:rPr>
            </w:pPr>
            <w:r w:rsidRPr="009B3A0C">
              <w:rPr>
                <w:rFonts w:ascii="Calibri" w:hAnsi="Calibri"/>
                <w:sz w:val="18"/>
                <w:szCs w:val="18"/>
              </w:rPr>
              <w:t>Total Proposed Fenestration Area</w:t>
            </w:r>
          </w:p>
        </w:tc>
        <w:tc>
          <w:tcPr>
            <w:tcW w:w="2143" w:type="dxa"/>
            <w:gridSpan w:val="3"/>
            <w:tcBorders>
              <w:top w:val="single" w:sz="6" w:space="0" w:color="auto"/>
              <w:bottom w:val="single" w:sz="6" w:space="0" w:color="auto"/>
              <w:right w:val="single" w:sz="4" w:space="0" w:color="auto"/>
            </w:tcBorders>
            <w:vAlign w:val="center"/>
          </w:tcPr>
          <w:p w14:paraId="15480C5A" w14:textId="77777777" w:rsidR="00262008" w:rsidRPr="009B3A0C" w:rsidRDefault="00262008" w:rsidP="00DF4AD4">
            <w:pPr>
              <w:keepNext/>
              <w:jc w:val="center"/>
              <w:rPr>
                <w:rFonts w:ascii="Calibri" w:hAnsi="Calibri"/>
                <w:sz w:val="18"/>
                <w:szCs w:val="18"/>
              </w:rPr>
            </w:pPr>
            <w:r>
              <w:rPr>
                <w:rFonts w:ascii="Calibri" w:hAnsi="Calibri"/>
                <w:sz w:val="18"/>
                <w:szCs w:val="18"/>
              </w:rPr>
              <w:t>&lt;&lt;calculate (sum of column I07 and I08)&gt;&gt;</w:t>
            </w:r>
          </w:p>
        </w:tc>
      </w:tr>
      <w:tr w:rsidR="00262008" w:rsidRPr="009B3A0C" w14:paraId="15480C5F"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5C" w14:textId="1B80533E"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90" w:type="dxa"/>
            <w:gridSpan w:val="12"/>
            <w:tcBorders>
              <w:top w:val="single" w:sz="6" w:space="0" w:color="auto"/>
              <w:bottom w:val="single" w:sz="6" w:space="0" w:color="auto"/>
            </w:tcBorders>
            <w:vAlign w:val="center"/>
          </w:tcPr>
          <w:p w14:paraId="15480C5D" w14:textId="1A978338" w:rsidR="00262008" w:rsidRDefault="00262008" w:rsidP="00DF4AD4">
            <w:pPr>
              <w:keepNext/>
              <w:rPr>
                <w:rFonts w:ascii="Calibri" w:hAnsi="Calibri"/>
                <w:sz w:val="18"/>
                <w:szCs w:val="18"/>
              </w:rPr>
            </w:pPr>
            <w:r w:rsidRPr="009B3A0C">
              <w:rPr>
                <w:rFonts w:ascii="Calibri" w:hAnsi="Calibri"/>
                <w:sz w:val="18"/>
                <w:szCs w:val="18"/>
              </w:rPr>
              <w:t>Maximum Allowed Fenestration Area</w:t>
            </w:r>
          </w:p>
        </w:tc>
        <w:tc>
          <w:tcPr>
            <w:tcW w:w="2143" w:type="dxa"/>
            <w:gridSpan w:val="3"/>
            <w:tcBorders>
              <w:top w:val="single" w:sz="6" w:space="0" w:color="auto"/>
              <w:bottom w:val="single" w:sz="6" w:space="0" w:color="auto"/>
              <w:right w:val="single" w:sz="4" w:space="0" w:color="auto"/>
            </w:tcBorders>
            <w:vAlign w:val="center"/>
          </w:tcPr>
          <w:p w14:paraId="15480C5E" w14:textId="77777777" w:rsidR="00262008" w:rsidRPr="009B3A0C" w:rsidRDefault="00262008" w:rsidP="00DF4AD4">
            <w:pPr>
              <w:keepNext/>
              <w:jc w:val="center"/>
              <w:rPr>
                <w:rFonts w:ascii="Calibri" w:hAnsi="Calibri"/>
                <w:sz w:val="18"/>
                <w:szCs w:val="18"/>
              </w:rPr>
            </w:pPr>
            <w:r>
              <w:rPr>
                <w:rFonts w:ascii="Calibri" w:hAnsi="Calibri"/>
                <w:sz w:val="18"/>
                <w:szCs w:val="18"/>
              </w:rPr>
              <w:t>&lt;&lt;Report Greatest Value from H02 or H03&gt;&gt;</w:t>
            </w:r>
          </w:p>
        </w:tc>
      </w:tr>
      <w:tr w:rsidR="00262008" w:rsidRPr="009B3A0C" w14:paraId="15480C65"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0" w14:textId="2506285F"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775" w:type="dxa"/>
            <w:gridSpan w:val="2"/>
            <w:tcBorders>
              <w:top w:val="single" w:sz="6" w:space="0" w:color="auto"/>
              <w:bottom w:val="single" w:sz="6" w:space="0" w:color="auto"/>
            </w:tcBorders>
            <w:vAlign w:val="center"/>
          </w:tcPr>
          <w:p w14:paraId="15480C61"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tcPr>
          <w:p w14:paraId="15480C62" w14:textId="6E5936F3" w:rsidR="00262008" w:rsidRDefault="00262008" w:rsidP="00DF4AD4">
            <w:pPr>
              <w:keepNext/>
              <w:rPr>
                <w:rFonts w:ascii="Calibri" w:hAnsi="Calibri"/>
                <w:sz w:val="18"/>
                <w:szCs w:val="18"/>
              </w:rPr>
            </w:pPr>
            <w:r>
              <w:rPr>
                <w:rFonts w:ascii="Calibri" w:hAnsi="Calibri"/>
                <w:sz w:val="18"/>
                <w:szCs w:val="18"/>
              </w:rPr>
              <w:t xml:space="preserve">&lt;&lt;If </w:t>
            </w:r>
            <w:r w:rsidR="006E1B59">
              <w:rPr>
                <w:rFonts w:ascii="Calibri" w:hAnsi="Calibri"/>
                <w:sz w:val="18"/>
                <w:szCs w:val="18"/>
              </w:rPr>
              <w:t xml:space="preserve">I15 </w:t>
            </w:r>
            <w:r>
              <w:rPr>
                <w:rFonts w:ascii="Calibri" w:hAnsi="Calibri"/>
                <w:sz w:val="18"/>
                <w:szCs w:val="18"/>
              </w:rPr>
              <w:t>is equal to or less than I1</w:t>
            </w:r>
            <w:r w:rsidR="006E1B59">
              <w:rPr>
                <w:rFonts w:ascii="Calibri" w:hAnsi="Calibri"/>
                <w:sz w:val="18"/>
                <w:szCs w:val="18"/>
              </w:rPr>
              <w:t>6</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Fenestration Area</w:t>
            </w:r>
          </w:p>
          <w:p w14:paraId="15480C63" w14:textId="77777777" w:rsidR="00262008" w:rsidRDefault="00262008" w:rsidP="00DF4AD4">
            <w:pPr>
              <w:keepNext/>
              <w:rPr>
                <w:rFonts w:ascii="Calibri" w:hAnsi="Calibri"/>
                <w:sz w:val="18"/>
                <w:szCs w:val="18"/>
              </w:rPr>
            </w:pPr>
          </w:p>
          <w:p w14:paraId="15480C64" w14:textId="77777777" w:rsidR="00262008" w:rsidRDefault="00262008" w:rsidP="00DF4AD4">
            <w:pPr>
              <w:keepNext/>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sz w:val="18"/>
                <w:szCs w:val="18"/>
              </w:rPr>
              <w:t xml:space="preserve"> &gt;&gt;  </w:t>
            </w:r>
          </w:p>
        </w:tc>
      </w:tr>
      <w:tr w:rsidR="00262008" w:rsidRPr="009B3A0C" w14:paraId="15480C69"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6" w14:textId="6F9E0DB9"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691" w:type="dxa"/>
            <w:gridSpan w:val="13"/>
            <w:tcBorders>
              <w:top w:val="single" w:sz="6" w:space="0" w:color="auto"/>
              <w:bottom w:val="single" w:sz="6" w:space="0" w:color="auto"/>
            </w:tcBorders>
            <w:vAlign w:val="center"/>
          </w:tcPr>
          <w:p w14:paraId="15480C67" w14:textId="5EC4ECDA" w:rsidR="00262008" w:rsidRDefault="00262008" w:rsidP="00DF4AD4">
            <w:pPr>
              <w:keepNext/>
              <w:rPr>
                <w:rFonts w:ascii="Calibri" w:hAnsi="Calibri"/>
                <w:sz w:val="18"/>
                <w:szCs w:val="18"/>
              </w:rPr>
            </w:pPr>
            <w:r>
              <w:rPr>
                <w:rFonts w:ascii="Calibri" w:hAnsi="Calibri"/>
                <w:sz w:val="18"/>
                <w:szCs w:val="18"/>
              </w:rPr>
              <w:t>Total Proposed West-Facing Fenestration Area</w:t>
            </w:r>
          </w:p>
        </w:tc>
        <w:tc>
          <w:tcPr>
            <w:tcW w:w="2042" w:type="dxa"/>
            <w:gridSpan w:val="2"/>
            <w:tcBorders>
              <w:top w:val="single" w:sz="6" w:space="0" w:color="auto"/>
              <w:bottom w:val="single" w:sz="6" w:space="0" w:color="auto"/>
              <w:right w:val="single" w:sz="4" w:space="0" w:color="auto"/>
            </w:tcBorders>
            <w:vAlign w:val="bottom"/>
          </w:tcPr>
          <w:p w14:paraId="15480C68" w14:textId="77777777" w:rsidR="00262008" w:rsidRPr="009B3A0C" w:rsidRDefault="00262008" w:rsidP="00DF4AD4">
            <w:pPr>
              <w:keepNext/>
              <w:jc w:val="center"/>
              <w:rPr>
                <w:rFonts w:ascii="Calibri" w:hAnsi="Calibri"/>
                <w:sz w:val="18"/>
                <w:szCs w:val="18"/>
              </w:rPr>
            </w:pPr>
            <w:r>
              <w:rPr>
                <w:rFonts w:ascii="Calibri" w:hAnsi="Calibri"/>
                <w:sz w:val="18"/>
                <w:szCs w:val="18"/>
              </w:rPr>
              <w:t>&lt;&lt;calculate (sum of column I08)&gt;&gt;</w:t>
            </w:r>
          </w:p>
        </w:tc>
      </w:tr>
      <w:tr w:rsidR="00262008" w:rsidRPr="009B3A0C" w14:paraId="15480C6D"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A" w14:textId="1D815F61"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691" w:type="dxa"/>
            <w:gridSpan w:val="13"/>
            <w:tcBorders>
              <w:top w:val="single" w:sz="6" w:space="0" w:color="auto"/>
              <w:bottom w:val="single" w:sz="6" w:space="0" w:color="auto"/>
            </w:tcBorders>
            <w:vAlign w:val="center"/>
          </w:tcPr>
          <w:p w14:paraId="15480C6B" w14:textId="1F001BF9" w:rsidR="00262008" w:rsidRDefault="00262008" w:rsidP="00DF4AD4">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042" w:type="dxa"/>
            <w:gridSpan w:val="2"/>
            <w:tcBorders>
              <w:top w:val="single" w:sz="6" w:space="0" w:color="auto"/>
              <w:bottom w:val="single" w:sz="6" w:space="0" w:color="auto"/>
              <w:right w:val="single" w:sz="4" w:space="0" w:color="auto"/>
            </w:tcBorders>
            <w:vAlign w:val="bottom"/>
          </w:tcPr>
          <w:p w14:paraId="15480C6C" w14:textId="77777777" w:rsidR="00262008" w:rsidRPr="009B3A0C" w:rsidRDefault="00262008" w:rsidP="00DF4AD4">
            <w:pPr>
              <w:keepNext/>
              <w:jc w:val="center"/>
              <w:rPr>
                <w:rFonts w:ascii="Calibri" w:hAnsi="Calibri"/>
                <w:sz w:val="18"/>
                <w:szCs w:val="18"/>
              </w:rPr>
            </w:pPr>
            <w:r>
              <w:rPr>
                <w:rFonts w:ascii="Calibri" w:hAnsi="Calibri"/>
                <w:sz w:val="18"/>
                <w:szCs w:val="18"/>
              </w:rPr>
              <w:t>&lt;&lt; Report Greatest Value from H04 or H05&gt;&gt;</w:t>
            </w:r>
          </w:p>
        </w:tc>
      </w:tr>
      <w:tr w:rsidR="00262008" w:rsidRPr="009B3A0C" w14:paraId="15480C73"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E" w14:textId="0734D8BE"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75" w:type="dxa"/>
            <w:gridSpan w:val="2"/>
            <w:tcBorders>
              <w:top w:val="single" w:sz="6" w:space="0" w:color="auto"/>
              <w:bottom w:val="single" w:sz="6" w:space="0" w:color="auto"/>
            </w:tcBorders>
            <w:vAlign w:val="center"/>
          </w:tcPr>
          <w:p w14:paraId="15480C6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vAlign w:val="center"/>
          </w:tcPr>
          <w:p w14:paraId="15480C71" w14:textId="38452D3B" w:rsidR="00262008" w:rsidRDefault="00262008" w:rsidP="00E0019E">
            <w:pPr>
              <w:keepNext/>
              <w:jc w:val="center"/>
              <w:rPr>
                <w:rFonts w:ascii="Calibri" w:hAnsi="Calibri"/>
                <w:sz w:val="18"/>
                <w:szCs w:val="18"/>
              </w:rPr>
            </w:pPr>
            <w:r>
              <w:rPr>
                <w:rFonts w:ascii="Calibri" w:hAnsi="Calibri"/>
                <w:sz w:val="18"/>
                <w:szCs w:val="18"/>
              </w:rPr>
              <w:t xml:space="preserve">&lt;&lt;If I18 is equal to or less than I19, or I19 equals N/A,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 xml:space="preserve">Fenestration </w:t>
            </w:r>
            <w:proofErr w:type="gramStart"/>
            <w:r w:rsidRPr="009B3A0C">
              <w:rPr>
                <w:rFonts w:ascii="Calibri" w:hAnsi="Calibri"/>
                <w:sz w:val="18"/>
                <w:szCs w:val="18"/>
              </w:rPr>
              <w:t>Area</w:t>
            </w:r>
            <w:r w:rsidR="008B1C1C">
              <w:rPr>
                <w:rFonts w:ascii="Calibri" w:hAnsi="Calibri"/>
                <w:sz w:val="18"/>
                <w:szCs w:val="18"/>
              </w:rPr>
              <w:t>;</w:t>
            </w:r>
            <w:proofErr w:type="gramEnd"/>
          </w:p>
          <w:p w14:paraId="15480C72" w14:textId="77777777" w:rsidR="00262008" w:rsidRDefault="00262008" w:rsidP="00E0019E">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15480C79"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74" w14:textId="5BC07158"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691" w:type="dxa"/>
            <w:gridSpan w:val="13"/>
            <w:tcBorders>
              <w:top w:val="single" w:sz="6" w:space="0" w:color="auto"/>
              <w:bottom w:val="single" w:sz="6" w:space="0" w:color="auto"/>
            </w:tcBorders>
            <w:vAlign w:val="center"/>
          </w:tcPr>
          <w:p w14:paraId="15480C75" w14:textId="3AC6A249" w:rsidR="00262008" w:rsidRDefault="00262008" w:rsidP="00DF4AD4">
            <w:pPr>
              <w:keepNext/>
              <w:rPr>
                <w:rFonts w:ascii="Calibri" w:hAnsi="Calibri"/>
                <w:sz w:val="18"/>
                <w:szCs w:val="18"/>
              </w:rPr>
            </w:pPr>
            <w:r>
              <w:rPr>
                <w:rFonts w:ascii="Calibri" w:hAnsi="Calibri"/>
                <w:sz w:val="18"/>
                <w:szCs w:val="18"/>
              </w:rPr>
              <w:t>Proposed Fenestration U-factor (Windows)</w:t>
            </w:r>
          </w:p>
        </w:tc>
        <w:tc>
          <w:tcPr>
            <w:tcW w:w="2042" w:type="dxa"/>
            <w:gridSpan w:val="2"/>
            <w:tcBorders>
              <w:top w:val="single" w:sz="6" w:space="0" w:color="auto"/>
              <w:bottom w:val="single" w:sz="6" w:space="0" w:color="auto"/>
              <w:right w:val="single" w:sz="4" w:space="0" w:color="auto"/>
            </w:tcBorders>
            <w:vAlign w:val="center"/>
          </w:tcPr>
          <w:p w14:paraId="4B20E11D" w14:textId="63F9EFFC" w:rsidR="006F58ED" w:rsidRDefault="00262008" w:rsidP="00DF4AD4">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 xml:space="preserve">I02 contains fixed or operable window and if all associated values listed in column I09 are less than or equal to </w:t>
            </w:r>
            <w:r w:rsidR="0046795D">
              <w:rPr>
                <w:rFonts w:ascii="Calibri" w:hAnsi="Calibri"/>
                <w:sz w:val="18"/>
                <w:szCs w:val="18"/>
              </w:rPr>
              <w:t>H06</w:t>
            </w:r>
            <w:r w:rsidR="006F58ED">
              <w:rPr>
                <w:rFonts w:ascii="Calibri" w:hAnsi="Calibri"/>
                <w:sz w:val="18"/>
                <w:szCs w:val="18"/>
              </w:rPr>
              <w:t xml:space="preserve"> then enter the largest value from </w:t>
            </w:r>
            <w:proofErr w:type="gramStart"/>
            <w:r w:rsidR="006F58ED">
              <w:rPr>
                <w:rFonts w:ascii="Calibri" w:hAnsi="Calibri"/>
                <w:sz w:val="18"/>
                <w:szCs w:val="18"/>
              </w:rPr>
              <w:t>list;</w:t>
            </w:r>
            <w:proofErr w:type="gramEnd"/>
          </w:p>
          <w:p w14:paraId="21B97045" w14:textId="77777777" w:rsidR="006F58ED" w:rsidRDefault="006F58ED" w:rsidP="00DF4AD4">
            <w:pPr>
              <w:keepNext/>
              <w:jc w:val="center"/>
              <w:rPr>
                <w:rFonts w:ascii="Calibri" w:hAnsi="Calibri"/>
                <w:sz w:val="18"/>
                <w:szCs w:val="18"/>
              </w:rPr>
            </w:pPr>
          </w:p>
          <w:p w14:paraId="15480C76" w14:textId="72E1273F" w:rsidR="00262008" w:rsidRDefault="006F58ED" w:rsidP="00DF4AD4">
            <w:pPr>
              <w:keepNext/>
              <w:jc w:val="center"/>
              <w:rPr>
                <w:rFonts w:ascii="Calibri" w:hAnsi="Calibri"/>
                <w:sz w:val="18"/>
                <w:szCs w:val="18"/>
              </w:rPr>
            </w:pPr>
            <w:r>
              <w:rPr>
                <w:rFonts w:ascii="Calibri" w:hAnsi="Calibri"/>
                <w:sz w:val="18"/>
                <w:szCs w:val="18"/>
              </w:rPr>
              <w:t xml:space="preserve">If I02 does not contain fixed or operable </w:t>
            </w:r>
            <w:proofErr w:type="gramStart"/>
            <w:r>
              <w:rPr>
                <w:rFonts w:ascii="Calibri" w:hAnsi="Calibri"/>
                <w:sz w:val="18"/>
                <w:szCs w:val="18"/>
              </w:rPr>
              <w:t>window</w:t>
            </w:r>
            <w:proofErr w:type="gramEnd"/>
            <w:r>
              <w:rPr>
                <w:rFonts w:ascii="Calibri" w:hAnsi="Calibri"/>
                <w:sz w:val="18"/>
                <w:szCs w:val="18"/>
              </w:rPr>
              <w:t xml:space="preserve"> then value equals NA</w:t>
            </w:r>
            <w:r w:rsidR="00262008">
              <w:rPr>
                <w:rFonts w:ascii="Calibri" w:hAnsi="Calibri"/>
                <w:sz w:val="18"/>
                <w:szCs w:val="18"/>
              </w:rPr>
              <w:t>;</w:t>
            </w:r>
          </w:p>
          <w:p w14:paraId="15480C77" w14:textId="42AB88FC" w:rsidR="00262008" w:rsidRDefault="00262008" w:rsidP="00DF4AD4">
            <w:pPr>
              <w:keepNext/>
              <w:jc w:val="center"/>
              <w:rPr>
                <w:rFonts w:ascii="Calibri" w:hAnsi="Calibri"/>
                <w:sz w:val="18"/>
                <w:szCs w:val="18"/>
              </w:rPr>
            </w:pPr>
          </w:p>
          <w:p w14:paraId="15480C78" w14:textId="70D49BD0" w:rsidR="00262008" w:rsidRPr="009B3A0C" w:rsidRDefault="00262008" w:rsidP="00DF4AD4">
            <w:pPr>
              <w:keepNext/>
              <w:jc w:val="center"/>
              <w:rPr>
                <w:rFonts w:ascii="Calibri" w:hAnsi="Calibri"/>
                <w:sz w:val="18"/>
                <w:szCs w:val="18"/>
              </w:rPr>
            </w:pPr>
            <w:r>
              <w:rPr>
                <w:rFonts w:ascii="Calibri" w:hAnsi="Calibri"/>
                <w:sz w:val="18"/>
                <w:szCs w:val="18"/>
              </w:rPr>
              <w:t>Else enter the weighted average value from the CF1R-ENV-02&gt;&gt;</w:t>
            </w:r>
          </w:p>
        </w:tc>
      </w:tr>
      <w:tr w:rsidR="00262008" w:rsidRPr="009B3A0C" w14:paraId="15480C7D"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7A" w14:textId="3EE424B5"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691" w:type="dxa"/>
            <w:gridSpan w:val="13"/>
            <w:tcBorders>
              <w:top w:val="single" w:sz="6" w:space="0" w:color="auto"/>
              <w:bottom w:val="single" w:sz="6" w:space="0" w:color="auto"/>
            </w:tcBorders>
            <w:vAlign w:val="center"/>
          </w:tcPr>
          <w:p w14:paraId="15480C7B" w14:textId="714CAED9" w:rsidR="00262008" w:rsidRDefault="00262008" w:rsidP="00DF4AD4">
            <w:pPr>
              <w:keepNext/>
              <w:rPr>
                <w:rFonts w:ascii="Calibri" w:hAnsi="Calibri"/>
                <w:sz w:val="18"/>
                <w:szCs w:val="18"/>
              </w:rPr>
            </w:pPr>
            <w:r>
              <w:rPr>
                <w:rFonts w:ascii="Calibri" w:hAnsi="Calibri"/>
                <w:sz w:val="18"/>
                <w:szCs w:val="18"/>
              </w:rPr>
              <w:t>Required Fenestration U-factor (Windows)</w:t>
            </w:r>
          </w:p>
        </w:tc>
        <w:tc>
          <w:tcPr>
            <w:tcW w:w="2042" w:type="dxa"/>
            <w:gridSpan w:val="2"/>
            <w:tcBorders>
              <w:top w:val="single" w:sz="6" w:space="0" w:color="auto"/>
              <w:bottom w:val="single" w:sz="6" w:space="0" w:color="auto"/>
              <w:right w:val="single" w:sz="4" w:space="0" w:color="auto"/>
            </w:tcBorders>
            <w:vAlign w:val="bottom"/>
          </w:tcPr>
          <w:p w14:paraId="15480C7C" w14:textId="77777777" w:rsidR="00262008" w:rsidRPr="009B3A0C" w:rsidRDefault="00262008" w:rsidP="00DF4AD4">
            <w:pPr>
              <w:keepNext/>
              <w:jc w:val="center"/>
              <w:rPr>
                <w:rFonts w:ascii="Calibri" w:hAnsi="Calibri"/>
                <w:sz w:val="18"/>
                <w:szCs w:val="18"/>
              </w:rPr>
            </w:pPr>
            <w:r>
              <w:rPr>
                <w:rFonts w:ascii="Calibri" w:hAnsi="Calibri"/>
                <w:sz w:val="18"/>
                <w:szCs w:val="18"/>
              </w:rPr>
              <w:t>&lt;&lt; Report Value from H06&gt;&gt;</w:t>
            </w:r>
          </w:p>
        </w:tc>
      </w:tr>
      <w:tr w:rsidR="00262008" w:rsidRPr="009B3A0C" w14:paraId="15480C83"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7E" w14:textId="5160FCBC"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75" w:type="dxa"/>
            <w:gridSpan w:val="2"/>
            <w:tcBorders>
              <w:top w:val="single" w:sz="6" w:space="0" w:color="auto"/>
              <w:bottom w:val="single" w:sz="6" w:space="0" w:color="auto"/>
            </w:tcBorders>
            <w:vAlign w:val="center"/>
          </w:tcPr>
          <w:p w14:paraId="15480C7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tcPr>
          <w:p w14:paraId="54054CF9" w14:textId="04731C0B" w:rsidR="006F58ED" w:rsidRDefault="00262008" w:rsidP="00DF4AD4">
            <w:pPr>
              <w:keepNext/>
              <w:jc w:val="center"/>
              <w:rPr>
                <w:rFonts w:ascii="Calibri" w:hAnsi="Calibri"/>
                <w:sz w:val="18"/>
                <w:szCs w:val="18"/>
              </w:rPr>
            </w:pPr>
            <w:r>
              <w:rPr>
                <w:rFonts w:ascii="Calibri" w:hAnsi="Calibri"/>
                <w:sz w:val="18"/>
                <w:szCs w:val="18"/>
              </w:rPr>
              <w:t>&lt;&lt;</w:t>
            </w:r>
            <w:r w:rsidR="006F58ED">
              <w:rPr>
                <w:rFonts w:ascii="Calibri" w:hAnsi="Calibri"/>
                <w:sz w:val="18"/>
                <w:szCs w:val="18"/>
              </w:rPr>
              <w:t xml:space="preserve">If I21 equals NA then value equals </w:t>
            </w:r>
            <w:proofErr w:type="gramStart"/>
            <w:r w:rsidR="006F58ED">
              <w:rPr>
                <w:rFonts w:ascii="Calibri" w:hAnsi="Calibri"/>
                <w:sz w:val="18"/>
                <w:szCs w:val="18"/>
              </w:rPr>
              <w:t>NA;</w:t>
            </w:r>
            <w:proofErr w:type="gramEnd"/>
          </w:p>
          <w:p w14:paraId="15480C80" w14:textId="408BD58D" w:rsidR="00262008" w:rsidRDefault="00262008" w:rsidP="00DF4AD4">
            <w:pPr>
              <w:keepNext/>
              <w:jc w:val="center"/>
              <w:rPr>
                <w:rFonts w:ascii="Calibri" w:hAnsi="Calibri"/>
                <w:sz w:val="18"/>
                <w:szCs w:val="18"/>
              </w:rPr>
            </w:pPr>
            <w:r>
              <w:rPr>
                <w:rFonts w:ascii="Calibri" w:hAnsi="Calibri"/>
                <w:sz w:val="18"/>
                <w:szCs w:val="18"/>
              </w:rPr>
              <w:t>If I2</w:t>
            </w:r>
            <w:r w:rsidR="006F58ED">
              <w:rPr>
                <w:rFonts w:ascii="Calibri" w:hAnsi="Calibri"/>
                <w:sz w:val="18"/>
                <w:szCs w:val="18"/>
              </w:rPr>
              <w:t>1</w:t>
            </w:r>
            <w:r>
              <w:rPr>
                <w:rFonts w:ascii="Calibri" w:hAnsi="Calibri"/>
                <w:sz w:val="18"/>
                <w:szCs w:val="18"/>
              </w:rPr>
              <w:t xml:space="preserve"> is equal to or less than I2</w:t>
            </w:r>
            <w:r w:rsidR="006F58ED">
              <w:rPr>
                <w:rFonts w:ascii="Calibri" w:hAnsi="Calibri"/>
                <w:sz w:val="18"/>
                <w:szCs w:val="18"/>
              </w:rPr>
              <w:t>2</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U-</w:t>
            </w:r>
            <w:proofErr w:type="gramStart"/>
            <w:r>
              <w:rPr>
                <w:rFonts w:ascii="Calibri" w:hAnsi="Calibri"/>
                <w:sz w:val="18"/>
                <w:szCs w:val="18"/>
              </w:rPr>
              <w:t>value</w:t>
            </w:r>
            <w:r w:rsidR="008B1C1C">
              <w:rPr>
                <w:rFonts w:ascii="Calibri" w:hAnsi="Calibri"/>
                <w:sz w:val="18"/>
                <w:szCs w:val="18"/>
              </w:rPr>
              <w:t>;</w:t>
            </w:r>
            <w:proofErr w:type="gramEnd"/>
          </w:p>
          <w:p w14:paraId="15480C82"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15480C89"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84" w14:textId="15FC0B39"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691" w:type="dxa"/>
            <w:gridSpan w:val="13"/>
            <w:tcBorders>
              <w:top w:val="single" w:sz="6" w:space="0" w:color="auto"/>
              <w:bottom w:val="single" w:sz="6" w:space="0" w:color="auto"/>
            </w:tcBorders>
            <w:vAlign w:val="center"/>
          </w:tcPr>
          <w:p w14:paraId="15480C85" w14:textId="25DC9CFD" w:rsidR="00262008" w:rsidRDefault="00262008" w:rsidP="00DF4AD4">
            <w:pPr>
              <w:keepNext/>
              <w:rPr>
                <w:rFonts w:ascii="Calibri" w:hAnsi="Calibri"/>
                <w:sz w:val="18"/>
                <w:szCs w:val="18"/>
              </w:rPr>
            </w:pPr>
            <w:r>
              <w:rPr>
                <w:rFonts w:ascii="Calibri" w:hAnsi="Calibri"/>
                <w:sz w:val="18"/>
                <w:szCs w:val="18"/>
              </w:rPr>
              <w:t>Proposed Fenestration SHGC (Windows)</w:t>
            </w:r>
          </w:p>
        </w:tc>
        <w:tc>
          <w:tcPr>
            <w:tcW w:w="2042" w:type="dxa"/>
            <w:gridSpan w:val="2"/>
            <w:tcBorders>
              <w:top w:val="single" w:sz="6" w:space="0" w:color="auto"/>
              <w:bottom w:val="single" w:sz="6" w:space="0" w:color="auto"/>
              <w:right w:val="single" w:sz="4" w:space="0" w:color="auto"/>
            </w:tcBorders>
            <w:vAlign w:val="bottom"/>
          </w:tcPr>
          <w:p w14:paraId="0C082F1B" w14:textId="08BF96EB" w:rsidR="006F58ED" w:rsidRDefault="00262008" w:rsidP="00DF4AD4">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 xml:space="preserve">I02 contains fixed or operable window and if all associated values listed in column I11 or I14 are less than or </w:t>
            </w:r>
            <w:r w:rsidR="006F58ED">
              <w:rPr>
                <w:rFonts w:ascii="Calibri" w:hAnsi="Calibri"/>
                <w:sz w:val="18"/>
                <w:szCs w:val="18"/>
              </w:rPr>
              <w:lastRenderedPageBreak/>
              <w:t>equal to 0.2</w:t>
            </w:r>
            <w:r w:rsidR="00BC686F">
              <w:rPr>
                <w:rFonts w:ascii="Calibri" w:hAnsi="Calibri"/>
                <w:sz w:val="18"/>
                <w:szCs w:val="18"/>
              </w:rPr>
              <w:t>3</w:t>
            </w:r>
            <w:r w:rsidR="006F58ED">
              <w:rPr>
                <w:rFonts w:ascii="Calibri" w:hAnsi="Calibri"/>
                <w:sz w:val="18"/>
                <w:szCs w:val="18"/>
              </w:rPr>
              <w:t xml:space="preserve"> then report the single largest value from the two </w:t>
            </w:r>
            <w:proofErr w:type="gramStart"/>
            <w:r w:rsidR="006F58ED">
              <w:rPr>
                <w:rFonts w:ascii="Calibri" w:hAnsi="Calibri"/>
                <w:sz w:val="18"/>
                <w:szCs w:val="18"/>
              </w:rPr>
              <w:t>lists;</w:t>
            </w:r>
            <w:proofErr w:type="gramEnd"/>
          </w:p>
          <w:p w14:paraId="7BC67F41" w14:textId="77777777" w:rsidR="006F58ED" w:rsidRDefault="006F58ED" w:rsidP="00DF4AD4">
            <w:pPr>
              <w:keepNext/>
              <w:jc w:val="center"/>
              <w:rPr>
                <w:rFonts w:ascii="Calibri" w:hAnsi="Calibri"/>
                <w:sz w:val="18"/>
                <w:szCs w:val="18"/>
              </w:rPr>
            </w:pPr>
          </w:p>
          <w:p w14:paraId="15480C86" w14:textId="36657775" w:rsidR="00262008" w:rsidRDefault="006F58ED" w:rsidP="00DF4AD4">
            <w:pPr>
              <w:keepNext/>
              <w:jc w:val="center"/>
              <w:rPr>
                <w:rFonts w:ascii="Calibri" w:hAnsi="Calibri"/>
                <w:sz w:val="18"/>
                <w:szCs w:val="18"/>
              </w:rPr>
            </w:pPr>
            <w:r>
              <w:rPr>
                <w:rFonts w:ascii="Calibri" w:hAnsi="Calibri"/>
                <w:sz w:val="18"/>
                <w:szCs w:val="18"/>
              </w:rPr>
              <w:t xml:space="preserve">If I02 does not contain fixed or operable </w:t>
            </w:r>
            <w:proofErr w:type="gramStart"/>
            <w:r>
              <w:rPr>
                <w:rFonts w:ascii="Calibri" w:hAnsi="Calibri"/>
                <w:sz w:val="18"/>
                <w:szCs w:val="18"/>
              </w:rPr>
              <w:t>window</w:t>
            </w:r>
            <w:proofErr w:type="gramEnd"/>
            <w:r>
              <w:rPr>
                <w:rFonts w:ascii="Calibri" w:hAnsi="Calibri"/>
                <w:sz w:val="18"/>
                <w:szCs w:val="18"/>
              </w:rPr>
              <w:t xml:space="preserve"> then value equals NA</w:t>
            </w:r>
            <w:r w:rsidR="00262008">
              <w:rPr>
                <w:rFonts w:ascii="Calibri" w:hAnsi="Calibri"/>
                <w:sz w:val="18"/>
                <w:szCs w:val="18"/>
              </w:rPr>
              <w:t>;</w:t>
            </w:r>
          </w:p>
          <w:p w14:paraId="15480C87" w14:textId="6DA49506" w:rsidR="00262008" w:rsidRDefault="00262008" w:rsidP="00DF4AD4">
            <w:pPr>
              <w:keepNext/>
              <w:jc w:val="center"/>
              <w:rPr>
                <w:rFonts w:ascii="Calibri" w:hAnsi="Calibri"/>
                <w:sz w:val="18"/>
                <w:szCs w:val="18"/>
              </w:rPr>
            </w:pPr>
          </w:p>
          <w:p w14:paraId="15480C88" w14:textId="5DF5F8FF" w:rsidR="00262008" w:rsidRPr="009B3A0C" w:rsidRDefault="00262008" w:rsidP="00DF4AD4">
            <w:pPr>
              <w:keepNext/>
              <w:jc w:val="center"/>
              <w:rPr>
                <w:rFonts w:ascii="Calibri" w:hAnsi="Calibri"/>
                <w:sz w:val="18"/>
                <w:szCs w:val="18"/>
              </w:rPr>
            </w:pPr>
            <w:r>
              <w:rPr>
                <w:rFonts w:ascii="Calibri" w:hAnsi="Calibri"/>
                <w:sz w:val="18"/>
                <w:szCs w:val="18"/>
              </w:rPr>
              <w:t>Else enter the weighted average value from the CF1R-ENV-02&gt;&gt;</w:t>
            </w:r>
          </w:p>
        </w:tc>
      </w:tr>
      <w:tr w:rsidR="00262008" w:rsidRPr="009B3A0C" w14:paraId="15480C8D"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8A" w14:textId="4131F606"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25</w:t>
            </w:r>
          </w:p>
        </w:tc>
        <w:tc>
          <w:tcPr>
            <w:tcW w:w="11691" w:type="dxa"/>
            <w:gridSpan w:val="13"/>
            <w:tcBorders>
              <w:top w:val="single" w:sz="6" w:space="0" w:color="auto"/>
              <w:bottom w:val="single" w:sz="6" w:space="0" w:color="auto"/>
            </w:tcBorders>
            <w:vAlign w:val="center"/>
          </w:tcPr>
          <w:p w14:paraId="15480C8B" w14:textId="1B7F6DCE" w:rsidR="00262008" w:rsidRDefault="00262008" w:rsidP="00DF4AD4">
            <w:pPr>
              <w:keepNext/>
              <w:rPr>
                <w:rFonts w:ascii="Calibri" w:hAnsi="Calibri"/>
                <w:sz w:val="18"/>
                <w:szCs w:val="18"/>
              </w:rPr>
            </w:pPr>
            <w:r>
              <w:rPr>
                <w:rFonts w:ascii="Calibri" w:hAnsi="Calibri"/>
                <w:sz w:val="18"/>
                <w:szCs w:val="18"/>
              </w:rPr>
              <w:t>Required Fenestration SHGC (Windows)</w:t>
            </w:r>
          </w:p>
        </w:tc>
        <w:tc>
          <w:tcPr>
            <w:tcW w:w="2042" w:type="dxa"/>
            <w:gridSpan w:val="2"/>
            <w:tcBorders>
              <w:top w:val="single" w:sz="6" w:space="0" w:color="auto"/>
              <w:bottom w:val="single" w:sz="6" w:space="0" w:color="auto"/>
              <w:right w:val="single" w:sz="4" w:space="0" w:color="auto"/>
            </w:tcBorders>
            <w:vAlign w:val="bottom"/>
          </w:tcPr>
          <w:p w14:paraId="15480C8C" w14:textId="34B81A50" w:rsidR="00262008" w:rsidRPr="009B3A0C" w:rsidRDefault="00262008" w:rsidP="00DF4AD4">
            <w:pPr>
              <w:keepNext/>
              <w:jc w:val="center"/>
              <w:rPr>
                <w:rFonts w:ascii="Calibri" w:hAnsi="Calibri"/>
                <w:sz w:val="18"/>
                <w:szCs w:val="18"/>
              </w:rPr>
            </w:pPr>
            <w:r>
              <w:rPr>
                <w:rFonts w:ascii="Calibri" w:hAnsi="Calibri"/>
                <w:sz w:val="18"/>
                <w:szCs w:val="18"/>
              </w:rPr>
              <w:t>&lt;&lt;Report Value from H08&gt;&gt;</w:t>
            </w:r>
          </w:p>
        </w:tc>
      </w:tr>
      <w:tr w:rsidR="00262008" w:rsidRPr="009B3A0C" w14:paraId="15480C93"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8E" w14:textId="15D62DEE"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75" w:type="dxa"/>
            <w:gridSpan w:val="2"/>
            <w:tcBorders>
              <w:top w:val="single" w:sz="6" w:space="0" w:color="auto"/>
              <w:bottom w:val="single" w:sz="6" w:space="0" w:color="auto"/>
            </w:tcBorders>
            <w:vAlign w:val="center"/>
          </w:tcPr>
          <w:p w14:paraId="15480C8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tcPr>
          <w:p w14:paraId="0A855C12" w14:textId="13624107" w:rsidR="006F58ED" w:rsidRDefault="00262008" w:rsidP="00DF4AD4">
            <w:pPr>
              <w:keepNext/>
              <w:jc w:val="center"/>
              <w:rPr>
                <w:rFonts w:ascii="Calibri" w:hAnsi="Calibri"/>
                <w:sz w:val="18"/>
                <w:szCs w:val="18"/>
              </w:rPr>
            </w:pPr>
            <w:r>
              <w:rPr>
                <w:rFonts w:ascii="Calibri" w:hAnsi="Calibri"/>
                <w:sz w:val="18"/>
                <w:szCs w:val="18"/>
              </w:rPr>
              <w:t>&lt;&lt;</w:t>
            </w:r>
            <w:r w:rsidR="006F58ED">
              <w:rPr>
                <w:rFonts w:ascii="Calibri" w:hAnsi="Calibri"/>
                <w:sz w:val="18"/>
                <w:szCs w:val="18"/>
              </w:rPr>
              <w:t xml:space="preserve">If I24 equals NA then value equals </w:t>
            </w:r>
            <w:proofErr w:type="gramStart"/>
            <w:r w:rsidR="006F58ED">
              <w:rPr>
                <w:rFonts w:ascii="Calibri" w:hAnsi="Calibri"/>
                <w:sz w:val="18"/>
                <w:szCs w:val="18"/>
              </w:rPr>
              <w:t>NA;</w:t>
            </w:r>
            <w:proofErr w:type="gramEnd"/>
          </w:p>
          <w:p w14:paraId="15480C90" w14:textId="69024D0E" w:rsidR="00262008" w:rsidRDefault="00262008" w:rsidP="00DF4AD4">
            <w:pPr>
              <w:keepNext/>
              <w:jc w:val="center"/>
              <w:rPr>
                <w:rFonts w:ascii="Calibri" w:hAnsi="Calibri"/>
                <w:sz w:val="18"/>
                <w:szCs w:val="18"/>
              </w:rPr>
            </w:pPr>
            <w:r>
              <w:rPr>
                <w:rFonts w:ascii="Calibri" w:hAnsi="Calibri"/>
                <w:sz w:val="18"/>
                <w:szCs w:val="18"/>
              </w:rPr>
              <w:t>If I2</w:t>
            </w:r>
            <w:r w:rsidR="006F58ED">
              <w:rPr>
                <w:rFonts w:ascii="Calibri" w:hAnsi="Calibri"/>
                <w:sz w:val="18"/>
                <w:szCs w:val="18"/>
              </w:rPr>
              <w:t>4</w:t>
            </w:r>
            <w:r>
              <w:rPr>
                <w:rFonts w:ascii="Calibri" w:hAnsi="Calibri"/>
                <w:sz w:val="18"/>
                <w:szCs w:val="18"/>
              </w:rPr>
              <w:t xml:space="preserve"> is equal to or less than I2</w:t>
            </w:r>
            <w:r w:rsidR="006F58ED">
              <w:rPr>
                <w:rFonts w:ascii="Calibri" w:hAnsi="Calibri"/>
                <w:sz w:val="18"/>
                <w:szCs w:val="18"/>
              </w:rPr>
              <w:t>5,</w:t>
            </w:r>
            <w:r>
              <w:rPr>
                <w:rFonts w:ascii="Calibri" w:hAnsi="Calibri"/>
                <w:sz w:val="18"/>
                <w:szCs w:val="18"/>
              </w:rPr>
              <w:t xml:space="preserve"> or I2</w:t>
            </w:r>
            <w:r w:rsidR="006F58ED">
              <w:rPr>
                <w:rFonts w:ascii="Calibri" w:hAnsi="Calibri"/>
                <w:sz w:val="18"/>
                <w:szCs w:val="18"/>
              </w:rPr>
              <w:t>5</w:t>
            </w:r>
            <w:r>
              <w:rPr>
                <w:rFonts w:ascii="Calibri" w:hAnsi="Calibri"/>
                <w:sz w:val="18"/>
                <w:szCs w:val="18"/>
              </w:rPr>
              <w:t xml:space="preserve"> equals N/A</w:t>
            </w:r>
            <w:r w:rsidR="006F58ED">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w:t>
            </w:r>
            <w:proofErr w:type="gramStart"/>
            <w:r>
              <w:rPr>
                <w:rFonts w:ascii="Calibri" w:hAnsi="Calibri"/>
                <w:sz w:val="18"/>
                <w:szCs w:val="18"/>
              </w:rPr>
              <w:t>SHGC</w:t>
            </w:r>
            <w:r w:rsidR="008B1C1C">
              <w:rPr>
                <w:rFonts w:ascii="Calibri" w:hAnsi="Calibri"/>
                <w:sz w:val="18"/>
                <w:szCs w:val="18"/>
              </w:rPr>
              <w:t>;</w:t>
            </w:r>
            <w:proofErr w:type="gramEnd"/>
          </w:p>
          <w:p w14:paraId="15480C92"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43D21458"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65F02BE3" w14:textId="6D636E66"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49D091DF" w14:textId="02A42DCA" w:rsidR="00262008" w:rsidRDefault="00262008" w:rsidP="00DF4AD4">
            <w:pPr>
              <w:keepNext/>
              <w:rPr>
                <w:rFonts w:ascii="Calibri" w:hAnsi="Calibri"/>
                <w:sz w:val="18"/>
                <w:szCs w:val="18"/>
              </w:rPr>
            </w:pPr>
            <w:r>
              <w:rPr>
                <w:rFonts w:ascii="Calibri" w:hAnsi="Calibri"/>
                <w:sz w:val="18"/>
                <w:szCs w:val="18"/>
              </w:rPr>
              <w:t>Proposed Fenestration U-factor (Skylights)</w:t>
            </w:r>
          </w:p>
        </w:tc>
        <w:tc>
          <w:tcPr>
            <w:tcW w:w="2042" w:type="dxa"/>
            <w:gridSpan w:val="2"/>
            <w:tcBorders>
              <w:top w:val="single" w:sz="6" w:space="0" w:color="auto"/>
              <w:left w:val="single" w:sz="6" w:space="0" w:color="auto"/>
              <w:bottom w:val="single" w:sz="6" w:space="0" w:color="auto"/>
              <w:right w:val="single" w:sz="4" w:space="0" w:color="auto"/>
            </w:tcBorders>
          </w:tcPr>
          <w:p w14:paraId="6178F78B" w14:textId="7F2400D0" w:rsidR="00262008" w:rsidRDefault="00262008" w:rsidP="00DF4AD4">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 xml:space="preserve">I02 contains skylights then enter the largest value from </w:t>
            </w:r>
            <w:proofErr w:type="gramStart"/>
            <w:r w:rsidR="006F58ED">
              <w:rPr>
                <w:rFonts w:ascii="Calibri" w:hAnsi="Calibri"/>
                <w:sz w:val="18"/>
                <w:szCs w:val="18"/>
              </w:rPr>
              <w:t>I09</w:t>
            </w:r>
            <w:r>
              <w:rPr>
                <w:rFonts w:ascii="Calibri" w:hAnsi="Calibri"/>
                <w:sz w:val="18"/>
                <w:szCs w:val="18"/>
              </w:rPr>
              <w:t>;</w:t>
            </w:r>
            <w:proofErr w:type="gramEnd"/>
          </w:p>
          <w:p w14:paraId="23401E6E" w14:textId="77777777" w:rsidR="006F58ED" w:rsidRDefault="006F58ED" w:rsidP="00DF4AD4">
            <w:pPr>
              <w:keepNext/>
              <w:jc w:val="center"/>
              <w:rPr>
                <w:rFonts w:ascii="Calibri" w:hAnsi="Calibri"/>
                <w:sz w:val="18"/>
                <w:szCs w:val="18"/>
              </w:rPr>
            </w:pPr>
          </w:p>
          <w:p w14:paraId="18E5D2BB" w14:textId="67E94178" w:rsidR="00262008" w:rsidRPr="009B3A0C" w:rsidRDefault="006F58ED" w:rsidP="00DF4AD4">
            <w:pPr>
              <w:keepNext/>
              <w:jc w:val="center"/>
              <w:rPr>
                <w:rFonts w:ascii="Calibri" w:hAnsi="Calibri"/>
                <w:sz w:val="18"/>
                <w:szCs w:val="18"/>
              </w:rPr>
            </w:pPr>
            <w:r>
              <w:rPr>
                <w:rFonts w:ascii="Calibri" w:hAnsi="Calibri"/>
                <w:sz w:val="18"/>
                <w:szCs w:val="18"/>
              </w:rPr>
              <w:t xml:space="preserve">If I02 does not contain </w:t>
            </w:r>
            <w:proofErr w:type="gramStart"/>
            <w:r>
              <w:rPr>
                <w:rFonts w:ascii="Calibri" w:hAnsi="Calibri"/>
                <w:sz w:val="18"/>
                <w:szCs w:val="18"/>
              </w:rPr>
              <w:t>skylights</w:t>
            </w:r>
            <w:proofErr w:type="gramEnd"/>
            <w:r>
              <w:rPr>
                <w:rFonts w:ascii="Calibri" w:hAnsi="Calibri"/>
                <w:sz w:val="18"/>
                <w:szCs w:val="18"/>
              </w:rPr>
              <w:t xml:space="preserve"> then value equals NA</w:t>
            </w:r>
            <w:r w:rsidR="00262008">
              <w:rPr>
                <w:rFonts w:ascii="Calibri" w:hAnsi="Calibri"/>
                <w:sz w:val="18"/>
                <w:szCs w:val="18"/>
              </w:rPr>
              <w:t>&gt;&gt;</w:t>
            </w:r>
          </w:p>
        </w:tc>
      </w:tr>
      <w:tr w:rsidR="00262008" w:rsidRPr="009B3A0C" w14:paraId="51C957AF"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6D634796" w14:textId="6387DE8B"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14BE3A9C" w14:textId="6F7D4977" w:rsidR="00262008" w:rsidRDefault="00262008" w:rsidP="00DF4AD4">
            <w:pPr>
              <w:keepNext/>
              <w:rPr>
                <w:rFonts w:ascii="Calibri" w:hAnsi="Calibri"/>
                <w:sz w:val="18"/>
                <w:szCs w:val="18"/>
              </w:rPr>
            </w:pPr>
            <w:r>
              <w:rPr>
                <w:rFonts w:ascii="Calibri" w:hAnsi="Calibri"/>
                <w:sz w:val="18"/>
                <w:szCs w:val="18"/>
              </w:rPr>
              <w:t>Required Fenestration U-factor (Skylights)</w:t>
            </w:r>
          </w:p>
        </w:tc>
        <w:tc>
          <w:tcPr>
            <w:tcW w:w="2042" w:type="dxa"/>
            <w:gridSpan w:val="2"/>
            <w:tcBorders>
              <w:top w:val="single" w:sz="6" w:space="0" w:color="auto"/>
              <w:left w:val="single" w:sz="6" w:space="0" w:color="auto"/>
              <w:bottom w:val="single" w:sz="6" w:space="0" w:color="auto"/>
              <w:right w:val="single" w:sz="4" w:space="0" w:color="auto"/>
            </w:tcBorders>
          </w:tcPr>
          <w:p w14:paraId="60DB228D" w14:textId="6080E633" w:rsidR="00262008" w:rsidRPr="009B3A0C" w:rsidRDefault="00262008" w:rsidP="00DF4AD4">
            <w:pPr>
              <w:keepNext/>
              <w:rPr>
                <w:rFonts w:ascii="Calibri" w:hAnsi="Calibri"/>
                <w:sz w:val="18"/>
                <w:szCs w:val="18"/>
              </w:rPr>
            </w:pPr>
            <w:r>
              <w:rPr>
                <w:rFonts w:ascii="Calibri" w:hAnsi="Calibri"/>
                <w:sz w:val="18"/>
                <w:szCs w:val="18"/>
              </w:rPr>
              <w:t>&lt;&lt; Report Value from H07&gt;&gt;</w:t>
            </w:r>
          </w:p>
        </w:tc>
      </w:tr>
      <w:tr w:rsidR="00262008" w14:paraId="02BF9C4B"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3435B3F5" w14:textId="3D127AAF"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75" w:type="dxa"/>
            <w:gridSpan w:val="2"/>
            <w:tcBorders>
              <w:top w:val="single" w:sz="6" w:space="0" w:color="auto"/>
              <w:left w:val="single" w:sz="6" w:space="0" w:color="auto"/>
              <w:bottom w:val="single" w:sz="6" w:space="0" w:color="auto"/>
              <w:right w:val="single" w:sz="6" w:space="0" w:color="auto"/>
            </w:tcBorders>
            <w:vAlign w:val="center"/>
          </w:tcPr>
          <w:p w14:paraId="0B45A09D"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left w:val="single" w:sz="6" w:space="0" w:color="auto"/>
              <w:bottom w:val="single" w:sz="6" w:space="0" w:color="auto"/>
              <w:right w:val="single" w:sz="4" w:space="0" w:color="auto"/>
            </w:tcBorders>
          </w:tcPr>
          <w:p w14:paraId="1BE3C454" w14:textId="77777777" w:rsidR="00615B49" w:rsidRDefault="00615B49" w:rsidP="00DF4AD4">
            <w:pPr>
              <w:keepNext/>
              <w:jc w:val="center"/>
              <w:rPr>
                <w:rFonts w:ascii="Calibri" w:hAnsi="Calibri"/>
                <w:sz w:val="18"/>
                <w:szCs w:val="18"/>
              </w:rPr>
            </w:pPr>
            <w:r>
              <w:rPr>
                <w:rFonts w:ascii="Calibri" w:hAnsi="Calibri"/>
                <w:sz w:val="18"/>
                <w:szCs w:val="18"/>
              </w:rPr>
              <w:t xml:space="preserve">&lt;&lt;If I27 equals NA then value equals </w:t>
            </w:r>
            <w:proofErr w:type="gramStart"/>
            <w:r>
              <w:rPr>
                <w:rFonts w:ascii="Calibri" w:hAnsi="Calibri"/>
                <w:sz w:val="18"/>
                <w:szCs w:val="18"/>
              </w:rPr>
              <w:t>NA;</w:t>
            </w:r>
            <w:proofErr w:type="gramEnd"/>
          </w:p>
          <w:p w14:paraId="092F5C03" w14:textId="24FCB54C" w:rsidR="00262008" w:rsidRDefault="00615B49" w:rsidP="00DF4AD4">
            <w:pPr>
              <w:keepNext/>
              <w:jc w:val="center"/>
              <w:rPr>
                <w:rFonts w:ascii="Calibri" w:hAnsi="Calibri"/>
                <w:sz w:val="18"/>
                <w:szCs w:val="18"/>
              </w:rPr>
            </w:pPr>
            <w:r>
              <w:rPr>
                <w:rFonts w:ascii="Calibri" w:hAnsi="Calibri"/>
                <w:sz w:val="18"/>
                <w:szCs w:val="18"/>
              </w:rPr>
              <w:t>If I27 is equal to or less than I2</w:t>
            </w:r>
            <w:r w:rsidR="00CF5BD4">
              <w:rPr>
                <w:rFonts w:ascii="Calibri" w:hAnsi="Calibri"/>
                <w:sz w:val="18"/>
                <w:szCs w:val="18"/>
              </w:rPr>
              <w:t>8</w:t>
            </w:r>
            <w:r>
              <w:rPr>
                <w:rFonts w:ascii="Calibri" w:hAnsi="Calibri"/>
                <w:sz w:val="18"/>
                <w:szCs w:val="18"/>
              </w:rPr>
              <w:t xml:space="preserve"> </w:t>
            </w:r>
            <w:r w:rsidR="00262008">
              <w:rPr>
                <w:rFonts w:ascii="Calibri" w:hAnsi="Calibri"/>
                <w:sz w:val="18"/>
                <w:szCs w:val="18"/>
              </w:rPr>
              <w:t xml:space="preserve">then report: Design Complies with the Maximum Allowed </w:t>
            </w:r>
            <w:r w:rsidR="00262008" w:rsidRPr="009B3A0C">
              <w:rPr>
                <w:rFonts w:ascii="Calibri" w:hAnsi="Calibri"/>
                <w:sz w:val="18"/>
                <w:szCs w:val="18"/>
              </w:rPr>
              <w:t>Fenestration</w:t>
            </w:r>
            <w:r w:rsidR="00262008">
              <w:rPr>
                <w:rFonts w:ascii="Calibri" w:hAnsi="Calibri"/>
                <w:sz w:val="18"/>
                <w:szCs w:val="18"/>
              </w:rPr>
              <w:t xml:space="preserve"> U-</w:t>
            </w:r>
            <w:proofErr w:type="gramStart"/>
            <w:r w:rsidR="00262008">
              <w:rPr>
                <w:rFonts w:ascii="Calibri" w:hAnsi="Calibri"/>
                <w:sz w:val="18"/>
                <w:szCs w:val="18"/>
              </w:rPr>
              <w:t>value</w:t>
            </w:r>
            <w:r w:rsidR="008B1C1C">
              <w:rPr>
                <w:rFonts w:ascii="Calibri" w:hAnsi="Calibri"/>
                <w:sz w:val="18"/>
                <w:szCs w:val="18"/>
              </w:rPr>
              <w:t>;</w:t>
            </w:r>
            <w:proofErr w:type="gramEnd"/>
          </w:p>
          <w:p w14:paraId="36129A8B"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262008">
              <w:rPr>
                <w:rFonts w:ascii="Calibri" w:hAnsi="Calibri"/>
                <w:sz w:val="18"/>
                <w:szCs w:val="18"/>
              </w:rPr>
              <w:t>Do Not Proceed&gt;&gt;</w:t>
            </w:r>
          </w:p>
        </w:tc>
      </w:tr>
      <w:tr w:rsidR="00262008" w:rsidRPr="009B3A0C" w14:paraId="28A9C8DC"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0BDB9BE7" w14:textId="0BEF8F9A"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02F8984F" w14:textId="34784515" w:rsidR="00262008" w:rsidRDefault="00262008" w:rsidP="00DF4AD4">
            <w:pPr>
              <w:keepNext/>
              <w:rPr>
                <w:rFonts w:ascii="Calibri" w:hAnsi="Calibri"/>
                <w:sz w:val="18"/>
                <w:szCs w:val="18"/>
              </w:rPr>
            </w:pPr>
            <w:r>
              <w:rPr>
                <w:rFonts w:ascii="Calibri" w:hAnsi="Calibri"/>
                <w:sz w:val="18"/>
                <w:szCs w:val="18"/>
              </w:rPr>
              <w:t>Proposed Fenestration SHGC (Skylights)</w:t>
            </w:r>
          </w:p>
        </w:tc>
        <w:tc>
          <w:tcPr>
            <w:tcW w:w="2042" w:type="dxa"/>
            <w:gridSpan w:val="2"/>
            <w:tcBorders>
              <w:top w:val="single" w:sz="6" w:space="0" w:color="auto"/>
              <w:left w:val="single" w:sz="6" w:space="0" w:color="auto"/>
              <w:bottom w:val="single" w:sz="6" w:space="0" w:color="auto"/>
              <w:right w:val="single" w:sz="4" w:space="0" w:color="auto"/>
            </w:tcBorders>
          </w:tcPr>
          <w:p w14:paraId="15F7B954" w14:textId="62C16B54" w:rsidR="00262008" w:rsidRDefault="00262008" w:rsidP="00DF4AD4">
            <w:pPr>
              <w:keepNext/>
              <w:jc w:val="center"/>
              <w:rPr>
                <w:rFonts w:ascii="Calibri" w:hAnsi="Calibri"/>
                <w:sz w:val="18"/>
                <w:szCs w:val="18"/>
              </w:rPr>
            </w:pPr>
            <w:r>
              <w:rPr>
                <w:rFonts w:ascii="Calibri" w:hAnsi="Calibri"/>
                <w:sz w:val="18"/>
                <w:szCs w:val="18"/>
              </w:rPr>
              <w:t xml:space="preserve">&lt;&lt;If </w:t>
            </w:r>
            <w:r w:rsidR="00615B49">
              <w:rPr>
                <w:rFonts w:ascii="Calibri" w:hAnsi="Calibri"/>
                <w:sz w:val="18"/>
                <w:szCs w:val="18"/>
              </w:rPr>
              <w:t xml:space="preserve">I02 contains skylight then enter the single largest associated value from columnsI11 or </w:t>
            </w:r>
            <w:proofErr w:type="gramStart"/>
            <w:r w:rsidR="00615B49">
              <w:rPr>
                <w:rFonts w:ascii="Calibri" w:hAnsi="Calibri"/>
                <w:sz w:val="18"/>
                <w:szCs w:val="18"/>
              </w:rPr>
              <w:t>I14</w:t>
            </w:r>
            <w:r>
              <w:rPr>
                <w:rFonts w:ascii="Calibri" w:hAnsi="Calibri"/>
                <w:sz w:val="18"/>
                <w:szCs w:val="18"/>
              </w:rPr>
              <w:t>;</w:t>
            </w:r>
            <w:proofErr w:type="gramEnd"/>
          </w:p>
          <w:p w14:paraId="313F4E02" w14:textId="77777777" w:rsidR="00615B49" w:rsidRDefault="00615B49" w:rsidP="00DF4AD4">
            <w:pPr>
              <w:keepNext/>
              <w:jc w:val="center"/>
              <w:rPr>
                <w:rFonts w:ascii="Calibri" w:hAnsi="Calibri"/>
                <w:sz w:val="18"/>
                <w:szCs w:val="18"/>
              </w:rPr>
            </w:pPr>
          </w:p>
          <w:p w14:paraId="5E0CB5DD" w14:textId="673D06CF" w:rsidR="00262008" w:rsidRPr="009B3A0C" w:rsidRDefault="00615B49" w:rsidP="00DF4AD4">
            <w:pPr>
              <w:keepNext/>
              <w:jc w:val="center"/>
              <w:rPr>
                <w:rFonts w:ascii="Calibri" w:hAnsi="Calibri"/>
                <w:sz w:val="18"/>
                <w:szCs w:val="18"/>
              </w:rPr>
            </w:pPr>
            <w:r>
              <w:rPr>
                <w:rFonts w:ascii="Calibri" w:hAnsi="Calibri"/>
                <w:sz w:val="18"/>
                <w:szCs w:val="18"/>
              </w:rPr>
              <w:t>If I02 does not contain skylight then value equals NA</w:t>
            </w:r>
            <w:r w:rsidR="00262008">
              <w:rPr>
                <w:rFonts w:ascii="Calibri" w:hAnsi="Calibri"/>
                <w:sz w:val="18"/>
                <w:szCs w:val="18"/>
              </w:rPr>
              <w:t>&gt;&gt;</w:t>
            </w:r>
          </w:p>
        </w:tc>
      </w:tr>
      <w:tr w:rsidR="00262008" w:rsidRPr="009B3A0C" w14:paraId="4050FD50"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148B7724" w14:textId="713AEC85"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4566640A" w14:textId="04FF01C9" w:rsidR="00262008" w:rsidRDefault="00262008" w:rsidP="00DF4AD4">
            <w:pPr>
              <w:keepNext/>
              <w:rPr>
                <w:rFonts w:ascii="Calibri" w:hAnsi="Calibri"/>
                <w:sz w:val="18"/>
                <w:szCs w:val="18"/>
              </w:rPr>
            </w:pPr>
            <w:r>
              <w:rPr>
                <w:rFonts w:ascii="Calibri" w:hAnsi="Calibri"/>
                <w:sz w:val="18"/>
                <w:szCs w:val="18"/>
              </w:rPr>
              <w:t>Required Fenestration SHGC (Skylights)</w:t>
            </w:r>
          </w:p>
        </w:tc>
        <w:tc>
          <w:tcPr>
            <w:tcW w:w="2042" w:type="dxa"/>
            <w:gridSpan w:val="2"/>
            <w:tcBorders>
              <w:top w:val="single" w:sz="6" w:space="0" w:color="auto"/>
              <w:left w:val="single" w:sz="6" w:space="0" w:color="auto"/>
              <w:bottom w:val="single" w:sz="6" w:space="0" w:color="auto"/>
              <w:right w:val="single" w:sz="4" w:space="0" w:color="auto"/>
            </w:tcBorders>
          </w:tcPr>
          <w:p w14:paraId="0418A3CF" w14:textId="08DB1A71" w:rsidR="00262008" w:rsidRPr="009B3A0C" w:rsidRDefault="00262008" w:rsidP="00DF4AD4">
            <w:pPr>
              <w:keepNext/>
              <w:rPr>
                <w:rFonts w:ascii="Calibri" w:hAnsi="Calibri"/>
                <w:sz w:val="18"/>
                <w:szCs w:val="18"/>
              </w:rPr>
            </w:pPr>
            <w:r>
              <w:rPr>
                <w:rFonts w:ascii="Calibri" w:hAnsi="Calibri"/>
                <w:sz w:val="18"/>
                <w:szCs w:val="18"/>
              </w:rPr>
              <w:t>&lt;&lt;Report Value from H09&gt;&gt;</w:t>
            </w:r>
          </w:p>
        </w:tc>
      </w:tr>
      <w:tr w:rsidR="00262008" w14:paraId="1B64EC88" w14:textId="77777777" w:rsidTr="00E0019E">
        <w:trPr>
          <w:cantSplit/>
          <w:trHeight w:val="143"/>
        </w:trPr>
        <w:tc>
          <w:tcPr>
            <w:tcW w:w="645" w:type="dxa"/>
            <w:tcBorders>
              <w:top w:val="single" w:sz="6" w:space="0" w:color="auto"/>
              <w:left w:val="single" w:sz="4" w:space="0" w:color="auto"/>
              <w:bottom w:val="single" w:sz="4" w:space="0" w:color="auto"/>
              <w:right w:val="single" w:sz="6" w:space="0" w:color="auto"/>
            </w:tcBorders>
            <w:vAlign w:val="center"/>
          </w:tcPr>
          <w:p w14:paraId="7E12B9FB" w14:textId="71AAA69C"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75" w:type="dxa"/>
            <w:gridSpan w:val="2"/>
            <w:tcBorders>
              <w:top w:val="single" w:sz="6" w:space="0" w:color="auto"/>
              <w:left w:val="single" w:sz="6" w:space="0" w:color="auto"/>
              <w:bottom w:val="single" w:sz="4" w:space="0" w:color="auto"/>
              <w:right w:val="single" w:sz="6" w:space="0" w:color="auto"/>
            </w:tcBorders>
            <w:vAlign w:val="center"/>
          </w:tcPr>
          <w:p w14:paraId="2F75BCC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left w:val="single" w:sz="6" w:space="0" w:color="auto"/>
              <w:bottom w:val="single" w:sz="4" w:space="0" w:color="auto"/>
              <w:right w:val="single" w:sz="4" w:space="0" w:color="auto"/>
            </w:tcBorders>
          </w:tcPr>
          <w:p w14:paraId="330C3CBB" w14:textId="66E88BEF" w:rsidR="00615B49" w:rsidRDefault="00262008" w:rsidP="00DF4AD4">
            <w:pPr>
              <w:keepNext/>
              <w:jc w:val="center"/>
              <w:rPr>
                <w:rFonts w:ascii="Calibri" w:hAnsi="Calibri"/>
                <w:sz w:val="18"/>
                <w:szCs w:val="18"/>
              </w:rPr>
            </w:pPr>
            <w:r>
              <w:rPr>
                <w:rFonts w:ascii="Calibri" w:hAnsi="Calibri"/>
                <w:sz w:val="18"/>
                <w:szCs w:val="18"/>
              </w:rPr>
              <w:t>&lt;&lt;</w:t>
            </w:r>
            <w:r w:rsidR="00615B49">
              <w:rPr>
                <w:rFonts w:ascii="Calibri" w:hAnsi="Calibri"/>
                <w:sz w:val="18"/>
                <w:szCs w:val="18"/>
              </w:rPr>
              <w:t xml:space="preserve">If I30 equals NA then value equals </w:t>
            </w:r>
            <w:proofErr w:type="gramStart"/>
            <w:r w:rsidR="00615B49">
              <w:rPr>
                <w:rFonts w:ascii="Calibri" w:hAnsi="Calibri"/>
                <w:sz w:val="18"/>
                <w:szCs w:val="18"/>
              </w:rPr>
              <w:t>NA;</w:t>
            </w:r>
            <w:proofErr w:type="gramEnd"/>
          </w:p>
          <w:p w14:paraId="52D916F5" w14:textId="495FD335" w:rsidR="00262008" w:rsidRDefault="00615B49" w:rsidP="00DF4AD4">
            <w:pPr>
              <w:keepNext/>
              <w:jc w:val="center"/>
              <w:rPr>
                <w:rFonts w:ascii="Calibri" w:hAnsi="Calibri"/>
                <w:sz w:val="18"/>
                <w:szCs w:val="18"/>
              </w:rPr>
            </w:pPr>
            <w:r>
              <w:rPr>
                <w:rFonts w:ascii="Calibri" w:hAnsi="Calibri"/>
                <w:sz w:val="18"/>
                <w:szCs w:val="18"/>
              </w:rPr>
              <w:t>If I</w:t>
            </w:r>
            <w:r w:rsidR="00262008">
              <w:rPr>
                <w:rFonts w:ascii="Calibri" w:hAnsi="Calibri"/>
                <w:sz w:val="18"/>
                <w:szCs w:val="18"/>
              </w:rPr>
              <w:t>3</w:t>
            </w:r>
            <w:r>
              <w:rPr>
                <w:rFonts w:ascii="Calibri" w:hAnsi="Calibri"/>
                <w:sz w:val="18"/>
                <w:szCs w:val="18"/>
              </w:rPr>
              <w:t>0 is equal to or less than I</w:t>
            </w:r>
            <w:r w:rsidR="00CF5BD4">
              <w:rPr>
                <w:rFonts w:ascii="Calibri" w:hAnsi="Calibri"/>
                <w:sz w:val="18"/>
                <w:szCs w:val="18"/>
              </w:rPr>
              <w:t>31</w:t>
            </w:r>
            <w:r w:rsidR="00262008">
              <w:rPr>
                <w:rFonts w:ascii="Calibri" w:hAnsi="Calibri"/>
                <w:sz w:val="18"/>
                <w:szCs w:val="18"/>
              </w:rPr>
              <w:t xml:space="preserve"> then report: Design Complies with the Maximum Allowed </w:t>
            </w:r>
            <w:r w:rsidR="00262008" w:rsidRPr="009B3A0C">
              <w:rPr>
                <w:rFonts w:ascii="Calibri" w:hAnsi="Calibri"/>
                <w:sz w:val="18"/>
                <w:szCs w:val="18"/>
              </w:rPr>
              <w:t>Fenestration</w:t>
            </w:r>
            <w:r w:rsidR="00262008">
              <w:rPr>
                <w:rFonts w:ascii="Calibri" w:hAnsi="Calibri"/>
                <w:sz w:val="18"/>
                <w:szCs w:val="18"/>
              </w:rPr>
              <w:t xml:space="preserve"> </w:t>
            </w:r>
            <w:proofErr w:type="gramStart"/>
            <w:r w:rsidR="00262008">
              <w:rPr>
                <w:rFonts w:ascii="Calibri" w:hAnsi="Calibri"/>
                <w:sz w:val="18"/>
                <w:szCs w:val="18"/>
              </w:rPr>
              <w:t>SHGC</w:t>
            </w:r>
            <w:r w:rsidR="008B1C1C">
              <w:rPr>
                <w:rFonts w:ascii="Calibri" w:hAnsi="Calibri"/>
                <w:sz w:val="18"/>
                <w:szCs w:val="18"/>
              </w:rPr>
              <w:t>;</w:t>
            </w:r>
            <w:proofErr w:type="gramEnd"/>
          </w:p>
          <w:p w14:paraId="13DCDF08"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262008">
              <w:rPr>
                <w:rFonts w:ascii="Calibri" w:hAnsi="Calibri"/>
                <w:sz w:val="18"/>
                <w:szCs w:val="18"/>
              </w:rPr>
              <w:t>Do Not Proceed&gt;&gt;</w:t>
            </w:r>
          </w:p>
        </w:tc>
      </w:tr>
    </w:tbl>
    <w:p w14:paraId="15480C9A" w14:textId="045658C2" w:rsidR="003116BB" w:rsidRDefault="003116BB" w:rsidP="003116BB">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1309E175" w14:textId="77777777" w:rsidR="00BE0AFD" w:rsidRDefault="00BE0AFD">
      <w:r>
        <w:br w:type="page"/>
      </w:r>
    </w:p>
    <w:tbl>
      <w:tblPr>
        <w:tblStyle w:val="TableGrid"/>
        <w:tblW w:w="0" w:type="auto"/>
        <w:tblLook w:val="04A0" w:firstRow="1" w:lastRow="0" w:firstColumn="1" w:lastColumn="0" w:noHBand="0" w:noVBand="1"/>
        <w:tblDescription w:val="&quot;"/>
      </w:tblPr>
      <w:tblGrid>
        <w:gridCol w:w="1964"/>
        <w:gridCol w:w="1918"/>
        <w:gridCol w:w="1918"/>
        <w:gridCol w:w="1524"/>
        <w:gridCol w:w="1517"/>
        <w:gridCol w:w="1515"/>
        <w:gridCol w:w="4034"/>
      </w:tblGrid>
      <w:tr w:rsidR="000514D5" w:rsidRPr="005959F4" w14:paraId="7D67DAD8" w14:textId="77777777" w:rsidTr="000514D5">
        <w:trPr>
          <w:tblHeader/>
        </w:trPr>
        <w:tc>
          <w:tcPr>
            <w:tcW w:w="14390" w:type="dxa"/>
            <w:gridSpan w:val="7"/>
            <w:vAlign w:val="center"/>
          </w:tcPr>
          <w:p w14:paraId="1F40985A" w14:textId="77777777" w:rsidR="000514D5" w:rsidRDefault="000514D5" w:rsidP="000514D5">
            <w:pPr>
              <w:keepNext/>
              <w:rPr>
                <w:rFonts w:ascii="Calibri" w:eastAsia="Calibri" w:hAnsi="Calibri"/>
                <w:b/>
                <w:sz w:val="20"/>
                <w:szCs w:val="22"/>
              </w:rPr>
            </w:pPr>
            <w:r>
              <w:rPr>
                <w:rFonts w:ascii="Calibri" w:eastAsia="Calibri" w:hAnsi="Calibri"/>
                <w:b/>
                <w:sz w:val="20"/>
                <w:szCs w:val="22"/>
              </w:rPr>
              <w:lastRenderedPageBreak/>
              <w:t>J</w:t>
            </w:r>
            <w:r w:rsidRPr="001E02EB">
              <w:rPr>
                <w:rFonts w:ascii="Calibri" w:eastAsia="Calibri" w:hAnsi="Calibri"/>
                <w:b/>
                <w:sz w:val="20"/>
                <w:szCs w:val="22"/>
              </w:rPr>
              <w:t>. Opaque Swinging Doors to Exterior</w:t>
            </w:r>
          </w:p>
          <w:p w14:paraId="74BFCEA7" w14:textId="0C218193" w:rsidR="000514D5" w:rsidRPr="005959F4" w:rsidRDefault="000514D5" w:rsidP="000514D5">
            <w:pPr>
              <w:rPr>
                <w:rFonts w:ascii="Calibri" w:hAnsi="Calibri"/>
                <w:sz w:val="18"/>
                <w:szCs w:val="18"/>
              </w:rPr>
            </w:pPr>
            <w:r>
              <w:rPr>
                <w:rFonts w:asciiTheme="minorHAnsi" w:eastAsia="Calibri" w:hAnsiTheme="minorHAnsi"/>
                <w:sz w:val="20"/>
              </w:rPr>
              <w:t>&lt;&lt;if A13 contains Opaque Exterior Doors, then display this section; else display the standard “This Section Does Not Apply” message&gt;&gt;</w:t>
            </w:r>
          </w:p>
        </w:tc>
      </w:tr>
      <w:tr w:rsidR="000514D5" w:rsidRPr="005959F4" w14:paraId="4C88FC03" w14:textId="77777777" w:rsidTr="00E0019E">
        <w:tc>
          <w:tcPr>
            <w:tcW w:w="1964" w:type="dxa"/>
            <w:vAlign w:val="bottom"/>
          </w:tcPr>
          <w:p w14:paraId="5DE31CF7" w14:textId="4D85BFF0" w:rsidR="000514D5" w:rsidRPr="005959F4" w:rsidRDefault="000514D5" w:rsidP="001E02EB">
            <w:pPr>
              <w:jc w:val="center"/>
              <w:rPr>
                <w:rFonts w:ascii="Calibri" w:hAnsi="Calibri"/>
                <w:sz w:val="18"/>
                <w:szCs w:val="18"/>
              </w:rPr>
            </w:pPr>
            <w:r>
              <w:rPr>
                <w:rFonts w:ascii="Calibri" w:hAnsi="Calibri"/>
                <w:sz w:val="18"/>
                <w:szCs w:val="18"/>
              </w:rPr>
              <w:t>01</w:t>
            </w:r>
          </w:p>
        </w:tc>
        <w:tc>
          <w:tcPr>
            <w:tcW w:w="1918" w:type="dxa"/>
            <w:vAlign w:val="bottom"/>
          </w:tcPr>
          <w:p w14:paraId="6CDB0658" w14:textId="27DC54AD" w:rsidR="000514D5" w:rsidRPr="005959F4" w:rsidRDefault="000514D5" w:rsidP="001E02EB">
            <w:pPr>
              <w:jc w:val="center"/>
              <w:rPr>
                <w:rFonts w:ascii="Calibri" w:hAnsi="Calibri"/>
                <w:sz w:val="18"/>
                <w:szCs w:val="18"/>
              </w:rPr>
            </w:pPr>
            <w:r>
              <w:rPr>
                <w:rFonts w:ascii="Calibri" w:hAnsi="Calibri"/>
                <w:sz w:val="18"/>
                <w:szCs w:val="18"/>
              </w:rPr>
              <w:t>02</w:t>
            </w:r>
          </w:p>
        </w:tc>
        <w:tc>
          <w:tcPr>
            <w:tcW w:w="1918" w:type="dxa"/>
            <w:vAlign w:val="bottom"/>
          </w:tcPr>
          <w:p w14:paraId="298F5D46" w14:textId="64F5ED2B" w:rsidR="000514D5" w:rsidRPr="005959F4" w:rsidRDefault="000514D5" w:rsidP="001E02EB">
            <w:pPr>
              <w:jc w:val="center"/>
              <w:rPr>
                <w:rFonts w:ascii="Calibri" w:hAnsi="Calibri"/>
                <w:sz w:val="18"/>
                <w:szCs w:val="18"/>
              </w:rPr>
            </w:pPr>
            <w:r>
              <w:rPr>
                <w:rFonts w:ascii="Calibri" w:hAnsi="Calibri"/>
                <w:sz w:val="18"/>
                <w:szCs w:val="18"/>
              </w:rPr>
              <w:t>03</w:t>
            </w:r>
          </w:p>
        </w:tc>
        <w:tc>
          <w:tcPr>
            <w:tcW w:w="1524" w:type="dxa"/>
            <w:vAlign w:val="bottom"/>
          </w:tcPr>
          <w:p w14:paraId="7BFA1148" w14:textId="7F6C532D" w:rsidR="000514D5" w:rsidRDefault="000514D5" w:rsidP="001E02EB">
            <w:pPr>
              <w:jc w:val="center"/>
              <w:rPr>
                <w:rFonts w:ascii="Calibri" w:hAnsi="Calibri"/>
                <w:sz w:val="18"/>
                <w:szCs w:val="18"/>
              </w:rPr>
            </w:pPr>
            <w:r>
              <w:rPr>
                <w:rFonts w:ascii="Calibri" w:hAnsi="Calibri"/>
                <w:sz w:val="18"/>
                <w:szCs w:val="18"/>
              </w:rPr>
              <w:t>04</w:t>
            </w:r>
          </w:p>
        </w:tc>
        <w:tc>
          <w:tcPr>
            <w:tcW w:w="1517" w:type="dxa"/>
            <w:vAlign w:val="bottom"/>
          </w:tcPr>
          <w:p w14:paraId="4375E29B" w14:textId="03F0C595" w:rsidR="000514D5" w:rsidRPr="005959F4" w:rsidRDefault="000514D5" w:rsidP="001E02EB">
            <w:pPr>
              <w:jc w:val="center"/>
              <w:rPr>
                <w:rFonts w:ascii="Calibri" w:hAnsi="Calibri"/>
                <w:sz w:val="18"/>
                <w:szCs w:val="18"/>
              </w:rPr>
            </w:pPr>
            <w:r>
              <w:rPr>
                <w:rFonts w:ascii="Calibri" w:hAnsi="Calibri"/>
                <w:sz w:val="18"/>
                <w:szCs w:val="18"/>
              </w:rPr>
              <w:t>05</w:t>
            </w:r>
          </w:p>
        </w:tc>
        <w:tc>
          <w:tcPr>
            <w:tcW w:w="1515" w:type="dxa"/>
            <w:vAlign w:val="bottom"/>
          </w:tcPr>
          <w:p w14:paraId="1C831A12" w14:textId="338C8437" w:rsidR="000514D5" w:rsidRPr="005959F4" w:rsidRDefault="000514D5" w:rsidP="001E02EB">
            <w:pPr>
              <w:jc w:val="center"/>
              <w:rPr>
                <w:rFonts w:ascii="Calibri" w:hAnsi="Calibri"/>
                <w:sz w:val="18"/>
                <w:szCs w:val="18"/>
              </w:rPr>
            </w:pPr>
            <w:r>
              <w:rPr>
                <w:rFonts w:ascii="Calibri" w:hAnsi="Calibri"/>
                <w:sz w:val="18"/>
                <w:szCs w:val="18"/>
              </w:rPr>
              <w:t>06</w:t>
            </w:r>
          </w:p>
        </w:tc>
        <w:tc>
          <w:tcPr>
            <w:tcW w:w="4034" w:type="dxa"/>
            <w:vAlign w:val="bottom"/>
          </w:tcPr>
          <w:p w14:paraId="6C8BDC22" w14:textId="7EC0B22D" w:rsidR="000514D5" w:rsidRPr="005959F4" w:rsidRDefault="000514D5" w:rsidP="001E02EB">
            <w:pPr>
              <w:jc w:val="center"/>
              <w:rPr>
                <w:rFonts w:ascii="Calibri" w:hAnsi="Calibri"/>
                <w:sz w:val="18"/>
                <w:szCs w:val="18"/>
              </w:rPr>
            </w:pPr>
            <w:r>
              <w:rPr>
                <w:rFonts w:ascii="Calibri" w:hAnsi="Calibri"/>
                <w:sz w:val="18"/>
                <w:szCs w:val="18"/>
              </w:rPr>
              <w:t>07</w:t>
            </w:r>
          </w:p>
        </w:tc>
      </w:tr>
      <w:tr w:rsidR="001E02EB" w:rsidRPr="005959F4" w14:paraId="60BA074B" w14:textId="77777777" w:rsidTr="00E0019E">
        <w:tc>
          <w:tcPr>
            <w:tcW w:w="1964" w:type="dxa"/>
            <w:vAlign w:val="bottom"/>
          </w:tcPr>
          <w:p w14:paraId="6ABB6D1F" w14:textId="77777777" w:rsidR="001E02EB" w:rsidRPr="005959F4" w:rsidRDefault="001E02EB" w:rsidP="001E02EB">
            <w:pPr>
              <w:jc w:val="center"/>
              <w:rPr>
                <w:rFonts w:ascii="Calibri" w:hAnsi="Calibri"/>
                <w:sz w:val="18"/>
                <w:szCs w:val="18"/>
              </w:rPr>
            </w:pPr>
            <w:r w:rsidRPr="005959F4">
              <w:rPr>
                <w:rFonts w:ascii="Calibri" w:hAnsi="Calibri"/>
                <w:sz w:val="18"/>
                <w:szCs w:val="18"/>
              </w:rPr>
              <w:t>Tag/ID</w:t>
            </w:r>
          </w:p>
        </w:tc>
        <w:tc>
          <w:tcPr>
            <w:tcW w:w="1918" w:type="dxa"/>
            <w:vAlign w:val="bottom"/>
          </w:tcPr>
          <w:p w14:paraId="33561C70" w14:textId="77777777" w:rsidR="001E02EB" w:rsidRPr="005959F4" w:rsidRDefault="001E02EB" w:rsidP="001E02EB">
            <w:pPr>
              <w:jc w:val="center"/>
              <w:rPr>
                <w:rFonts w:ascii="Calibri" w:hAnsi="Calibri"/>
                <w:sz w:val="18"/>
                <w:szCs w:val="18"/>
              </w:rPr>
            </w:pPr>
            <w:r w:rsidRPr="005959F4">
              <w:rPr>
                <w:rFonts w:ascii="Calibri" w:hAnsi="Calibri"/>
                <w:sz w:val="18"/>
                <w:szCs w:val="18"/>
              </w:rPr>
              <w:t>Area</w:t>
            </w:r>
          </w:p>
        </w:tc>
        <w:tc>
          <w:tcPr>
            <w:tcW w:w="1918" w:type="dxa"/>
            <w:vAlign w:val="bottom"/>
          </w:tcPr>
          <w:p w14:paraId="098DCB9C" w14:textId="77777777" w:rsidR="001E02EB" w:rsidRPr="005959F4" w:rsidRDefault="001E02EB" w:rsidP="001E02EB">
            <w:pPr>
              <w:jc w:val="center"/>
              <w:rPr>
                <w:rFonts w:ascii="Calibri" w:hAnsi="Calibri"/>
                <w:sz w:val="18"/>
                <w:szCs w:val="18"/>
              </w:rPr>
            </w:pPr>
            <w:r w:rsidRPr="005959F4">
              <w:rPr>
                <w:rFonts w:ascii="Calibri" w:hAnsi="Calibri"/>
                <w:sz w:val="18"/>
                <w:szCs w:val="18"/>
              </w:rPr>
              <w:t>Proposed</w:t>
            </w:r>
            <w:r w:rsidRPr="005959F4">
              <w:rPr>
                <w:rFonts w:ascii="Calibri" w:hAnsi="Calibri"/>
                <w:sz w:val="18"/>
                <w:szCs w:val="18"/>
              </w:rPr>
              <w:br/>
              <w:t>U-factor</w:t>
            </w:r>
          </w:p>
        </w:tc>
        <w:tc>
          <w:tcPr>
            <w:tcW w:w="1524" w:type="dxa"/>
            <w:vAlign w:val="bottom"/>
          </w:tcPr>
          <w:p w14:paraId="1FC8C7C3" w14:textId="77777777" w:rsidR="001E02EB" w:rsidRPr="005959F4" w:rsidRDefault="001E02EB" w:rsidP="001E02EB">
            <w:pPr>
              <w:jc w:val="center"/>
              <w:rPr>
                <w:rFonts w:ascii="Calibri" w:hAnsi="Calibri"/>
                <w:sz w:val="18"/>
                <w:szCs w:val="18"/>
              </w:rPr>
            </w:pPr>
            <w:r>
              <w:rPr>
                <w:rFonts w:ascii="Calibri" w:hAnsi="Calibri"/>
                <w:sz w:val="18"/>
                <w:szCs w:val="18"/>
              </w:rPr>
              <w:t xml:space="preserve">Proposed U-factor </w:t>
            </w:r>
            <w:r w:rsidRPr="005959F4">
              <w:rPr>
                <w:rFonts w:ascii="Calibri" w:hAnsi="Calibri"/>
                <w:sz w:val="18"/>
                <w:szCs w:val="18"/>
              </w:rPr>
              <w:t>Source</w:t>
            </w:r>
          </w:p>
        </w:tc>
        <w:tc>
          <w:tcPr>
            <w:tcW w:w="1517" w:type="dxa"/>
            <w:vAlign w:val="bottom"/>
          </w:tcPr>
          <w:p w14:paraId="74A43E22" w14:textId="77777777" w:rsidR="001E02EB" w:rsidRDefault="001E02EB" w:rsidP="001E02EB">
            <w:pPr>
              <w:jc w:val="center"/>
              <w:rPr>
                <w:rFonts w:ascii="Calibri" w:hAnsi="Calibri"/>
                <w:sz w:val="18"/>
                <w:szCs w:val="18"/>
              </w:rPr>
            </w:pPr>
            <w:r w:rsidRPr="005959F4">
              <w:rPr>
                <w:rFonts w:ascii="Calibri" w:hAnsi="Calibri"/>
                <w:sz w:val="18"/>
                <w:szCs w:val="18"/>
              </w:rPr>
              <w:t xml:space="preserve">Required Maximum </w:t>
            </w:r>
          </w:p>
          <w:p w14:paraId="5BF08454" w14:textId="77777777" w:rsidR="001E02EB" w:rsidRPr="005959F4" w:rsidRDefault="001E02EB" w:rsidP="001E02EB">
            <w:pPr>
              <w:jc w:val="center"/>
              <w:rPr>
                <w:rFonts w:ascii="Calibri" w:hAnsi="Calibri"/>
                <w:sz w:val="18"/>
                <w:szCs w:val="18"/>
              </w:rPr>
            </w:pPr>
            <w:r w:rsidRPr="005959F4">
              <w:rPr>
                <w:rFonts w:ascii="Calibri" w:hAnsi="Calibri"/>
                <w:sz w:val="18"/>
                <w:szCs w:val="18"/>
              </w:rPr>
              <w:t>U-factor</w:t>
            </w:r>
          </w:p>
        </w:tc>
        <w:tc>
          <w:tcPr>
            <w:tcW w:w="1515" w:type="dxa"/>
            <w:vAlign w:val="bottom"/>
          </w:tcPr>
          <w:p w14:paraId="35116C99" w14:textId="77777777" w:rsidR="001E02EB" w:rsidRPr="005959F4" w:rsidRDefault="001E02EB" w:rsidP="001E02EB">
            <w:pPr>
              <w:jc w:val="center"/>
              <w:rPr>
                <w:rFonts w:ascii="Calibri" w:hAnsi="Calibri"/>
                <w:sz w:val="18"/>
                <w:szCs w:val="18"/>
              </w:rPr>
            </w:pPr>
            <w:r w:rsidRPr="005959F4">
              <w:rPr>
                <w:rFonts w:ascii="Calibri" w:hAnsi="Calibri"/>
                <w:sz w:val="18"/>
                <w:szCs w:val="18"/>
              </w:rPr>
              <w:t>Weighted Average (Yes/No)</w:t>
            </w:r>
          </w:p>
        </w:tc>
        <w:tc>
          <w:tcPr>
            <w:tcW w:w="4034" w:type="dxa"/>
            <w:vAlign w:val="bottom"/>
          </w:tcPr>
          <w:p w14:paraId="787FFA80" w14:textId="77777777" w:rsidR="001E02EB" w:rsidRPr="005959F4" w:rsidRDefault="001E02EB" w:rsidP="001E02EB">
            <w:pPr>
              <w:jc w:val="center"/>
              <w:rPr>
                <w:rFonts w:ascii="Calibri" w:hAnsi="Calibri"/>
                <w:sz w:val="18"/>
                <w:szCs w:val="18"/>
              </w:rPr>
            </w:pPr>
            <w:r w:rsidRPr="005959F4">
              <w:rPr>
                <w:rFonts w:ascii="Calibri" w:hAnsi="Calibri"/>
                <w:sz w:val="18"/>
                <w:szCs w:val="18"/>
              </w:rPr>
              <w:t>Comments</w:t>
            </w:r>
          </w:p>
        </w:tc>
      </w:tr>
      <w:tr w:rsidR="001E02EB" w:rsidRPr="005959F4" w14:paraId="692FC0C2" w14:textId="77777777" w:rsidTr="00E0019E">
        <w:tc>
          <w:tcPr>
            <w:tcW w:w="1964" w:type="dxa"/>
            <w:vAlign w:val="bottom"/>
          </w:tcPr>
          <w:p w14:paraId="5BB6BFC1" w14:textId="4AA4B176" w:rsidR="001E02EB" w:rsidRPr="005959F4" w:rsidRDefault="001E02EB" w:rsidP="001E02EB">
            <w:pPr>
              <w:jc w:val="center"/>
              <w:rPr>
                <w:rFonts w:ascii="Calibri" w:hAnsi="Calibri"/>
                <w:sz w:val="18"/>
                <w:szCs w:val="18"/>
              </w:rPr>
            </w:pPr>
            <w:r>
              <w:rPr>
                <w:rFonts w:ascii="Calibri" w:hAnsi="Calibri"/>
                <w:sz w:val="18"/>
                <w:szCs w:val="18"/>
              </w:rPr>
              <w:t>&lt;&lt;user input: string (max 50 characters)&gt;&gt;</w:t>
            </w:r>
          </w:p>
        </w:tc>
        <w:tc>
          <w:tcPr>
            <w:tcW w:w="1918" w:type="dxa"/>
            <w:vAlign w:val="bottom"/>
          </w:tcPr>
          <w:p w14:paraId="0CE74474" w14:textId="1E19E256" w:rsidR="001E02EB" w:rsidRPr="005959F4" w:rsidRDefault="001E02EB" w:rsidP="001E02EB">
            <w:pPr>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A9590E">
              <w:rPr>
                <w:rFonts w:ascii="Calibri" w:hAnsi="Calibri"/>
                <w:sz w:val="18"/>
                <w:szCs w:val="18"/>
              </w:rPr>
              <w:t xml:space="preserve"> </w:t>
            </w:r>
            <w:proofErr w:type="spellStart"/>
            <w:r w:rsidR="00A9590E">
              <w:rPr>
                <w:rFonts w:ascii="Calibri" w:hAnsi="Calibri"/>
                <w:sz w:val="18"/>
                <w:szCs w:val="18"/>
              </w:rPr>
              <w:t>xxx.xx</w:t>
            </w:r>
            <w:proofErr w:type="spellEnd"/>
            <w:r>
              <w:rPr>
                <w:rFonts w:ascii="Calibri" w:hAnsi="Calibri"/>
                <w:sz w:val="18"/>
                <w:szCs w:val="18"/>
              </w:rPr>
              <w:t>&gt;&gt;</w:t>
            </w:r>
          </w:p>
        </w:tc>
        <w:tc>
          <w:tcPr>
            <w:tcW w:w="1918" w:type="dxa"/>
            <w:vAlign w:val="bottom"/>
          </w:tcPr>
          <w:p w14:paraId="1F39DADA" w14:textId="497C0079" w:rsidR="001E02EB" w:rsidRPr="005959F4" w:rsidRDefault="001E02EB" w:rsidP="001E02EB">
            <w:pPr>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A9590E">
              <w:rPr>
                <w:rFonts w:ascii="Calibri" w:hAnsi="Calibri"/>
                <w:sz w:val="18"/>
                <w:szCs w:val="18"/>
              </w:rPr>
              <w:t xml:space="preserve"> </w:t>
            </w:r>
            <w:proofErr w:type="spellStart"/>
            <w:r w:rsidR="00A9590E">
              <w:rPr>
                <w:rFonts w:ascii="Calibri" w:hAnsi="Calibri"/>
                <w:sz w:val="18"/>
                <w:szCs w:val="18"/>
              </w:rPr>
              <w:t>x.xxx</w:t>
            </w:r>
            <w:proofErr w:type="spellEnd"/>
            <w:r>
              <w:rPr>
                <w:rFonts w:ascii="Calibri" w:hAnsi="Calibri"/>
                <w:sz w:val="18"/>
                <w:szCs w:val="18"/>
              </w:rPr>
              <w:t>&gt;&gt;</w:t>
            </w:r>
          </w:p>
        </w:tc>
        <w:tc>
          <w:tcPr>
            <w:tcW w:w="1524" w:type="dxa"/>
            <w:vAlign w:val="bottom"/>
          </w:tcPr>
          <w:p w14:paraId="5369AC4A" w14:textId="77777777" w:rsidR="001E02EB" w:rsidRDefault="00FC0F18" w:rsidP="001E02EB">
            <w:pPr>
              <w:jc w:val="center"/>
              <w:rPr>
                <w:rFonts w:ascii="Calibri" w:hAnsi="Calibri"/>
                <w:sz w:val="18"/>
                <w:szCs w:val="18"/>
              </w:rPr>
            </w:pPr>
            <w:r>
              <w:rPr>
                <w:rFonts w:ascii="Calibri" w:hAnsi="Calibri"/>
                <w:sz w:val="18"/>
                <w:szCs w:val="18"/>
              </w:rPr>
              <w:t>&lt;&lt;user pick from list:</w:t>
            </w:r>
          </w:p>
          <w:p w14:paraId="67163C79" w14:textId="77777777" w:rsidR="00FC0F18" w:rsidRDefault="00FC0F18" w:rsidP="001E02EB">
            <w:pPr>
              <w:jc w:val="center"/>
              <w:rPr>
                <w:rFonts w:ascii="Calibri" w:hAnsi="Calibri"/>
                <w:sz w:val="18"/>
                <w:szCs w:val="18"/>
              </w:rPr>
            </w:pPr>
            <w:r>
              <w:rPr>
                <w:rFonts w:ascii="Calibri" w:hAnsi="Calibri"/>
                <w:sz w:val="18"/>
                <w:szCs w:val="18"/>
              </w:rPr>
              <w:t>*NFRC; or</w:t>
            </w:r>
          </w:p>
          <w:p w14:paraId="098DA654" w14:textId="4EB9877D" w:rsidR="00FC0F18" w:rsidRPr="005959F4" w:rsidRDefault="00FC0F18" w:rsidP="001E02EB">
            <w:pPr>
              <w:jc w:val="center"/>
              <w:rPr>
                <w:rFonts w:ascii="Calibri" w:hAnsi="Calibri"/>
                <w:sz w:val="18"/>
                <w:szCs w:val="18"/>
              </w:rPr>
            </w:pPr>
            <w:r>
              <w:rPr>
                <w:rFonts w:ascii="Calibri" w:hAnsi="Calibri"/>
                <w:sz w:val="18"/>
                <w:szCs w:val="18"/>
              </w:rPr>
              <w:t>*Area-weighted Average Worksheet (ENV-02)&gt;&gt;</w:t>
            </w:r>
          </w:p>
        </w:tc>
        <w:tc>
          <w:tcPr>
            <w:tcW w:w="1517" w:type="dxa"/>
            <w:vAlign w:val="bottom"/>
          </w:tcPr>
          <w:p w14:paraId="1A32A2C9" w14:textId="79BBA6BE" w:rsidR="001E02EB" w:rsidRPr="005959F4" w:rsidRDefault="00FC0F18" w:rsidP="001E02EB">
            <w:pPr>
              <w:jc w:val="center"/>
              <w:rPr>
                <w:rFonts w:ascii="Calibri" w:hAnsi="Calibri"/>
                <w:sz w:val="18"/>
                <w:szCs w:val="18"/>
              </w:rPr>
            </w:pPr>
            <w:r>
              <w:rPr>
                <w:rFonts w:ascii="Calibri" w:hAnsi="Calibri"/>
                <w:sz w:val="18"/>
                <w:szCs w:val="18"/>
              </w:rPr>
              <w:t>&lt;&lt;</w:t>
            </w:r>
            <w:r w:rsidR="00106C7A">
              <w:rPr>
                <w:rFonts w:ascii="Calibri" w:hAnsi="Calibri"/>
                <w:sz w:val="18"/>
                <w:szCs w:val="18"/>
              </w:rPr>
              <w:t xml:space="preserve">default value = </w:t>
            </w:r>
            <w:r>
              <w:rPr>
                <w:rFonts w:ascii="Calibri" w:hAnsi="Calibri"/>
                <w:sz w:val="18"/>
                <w:szCs w:val="18"/>
              </w:rPr>
              <w:t>0.20&gt;&gt;</w:t>
            </w:r>
          </w:p>
        </w:tc>
        <w:tc>
          <w:tcPr>
            <w:tcW w:w="1515" w:type="dxa"/>
            <w:vAlign w:val="bottom"/>
          </w:tcPr>
          <w:p w14:paraId="239BAA53" w14:textId="30DD63C0" w:rsidR="001E02EB" w:rsidRPr="005959F4" w:rsidRDefault="00FC0F18" w:rsidP="001E02EB">
            <w:pPr>
              <w:jc w:val="center"/>
              <w:rPr>
                <w:rFonts w:ascii="Calibri" w:hAnsi="Calibri"/>
                <w:sz w:val="18"/>
                <w:szCs w:val="18"/>
              </w:rPr>
            </w:pPr>
            <w:r>
              <w:rPr>
                <w:rFonts w:ascii="Calibri" w:hAnsi="Calibri"/>
                <w:sz w:val="18"/>
                <w:szCs w:val="18"/>
              </w:rPr>
              <w:t>&lt;&lt;if J03 &gt; 0.20, then value = Yes; Else value = No&gt;&gt;</w:t>
            </w:r>
          </w:p>
        </w:tc>
        <w:tc>
          <w:tcPr>
            <w:tcW w:w="4034" w:type="dxa"/>
            <w:vAlign w:val="bottom"/>
          </w:tcPr>
          <w:p w14:paraId="25E1F990" w14:textId="01A486F3" w:rsidR="001E02EB" w:rsidRPr="005959F4" w:rsidRDefault="00FC0F18" w:rsidP="00E0019E">
            <w:pPr>
              <w:jc w:val="center"/>
              <w:rPr>
                <w:rFonts w:ascii="Calibri" w:hAnsi="Calibri"/>
                <w:sz w:val="18"/>
                <w:szCs w:val="18"/>
              </w:rPr>
            </w:pPr>
            <w:r>
              <w:rPr>
                <w:rFonts w:ascii="Calibri" w:hAnsi="Calibri"/>
                <w:sz w:val="18"/>
                <w:szCs w:val="18"/>
              </w:rPr>
              <w:t>&lt;&lt;user input: text&gt;&gt;</w:t>
            </w:r>
          </w:p>
        </w:tc>
      </w:tr>
      <w:tr w:rsidR="001E02EB" w:rsidRPr="005959F4" w14:paraId="0342FB0D" w14:textId="77777777" w:rsidTr="00E0019E">
        <w:tc>
          <w:tcPr>
            <w:tcW w:w="1964" w:type="dxa"/>
            <w:vAlign w:val="bottom"/>
          </w:tcPr>
          <w:p w14:paraId="6802BC33" w14:textId="77777777" w:rsidR="001E02EB" w:rsidRPr="005959F4" w:rsidRDefault="001E02EB" w:rsidP="001E02EB">
            <w:pPr>
              <w:jc w:val="center"/>
              <w:rPr>
                <w:rFonts w:ascii="Calibri" w:hAnsi="Calibri"/>
                <w:sz w:val="18"/>
                <w:szCs w:val="18"/>
              </w:rPr>
            </w:pPr>
          </w:p>
        </w:tc>
        <w:tc>
          <w:tcPr>
            <w:tcW w:w="1918" w:type="dxa"/>
            <w:vAlign w:val="bottom"/>
          </w:tcPr>
          <w:p w14:paraId="4BFAD5AE" w14:textId="390D5883" w:rsidR="001E02EB" w:rsidRPr="005959F4" w:rsidRDefault="001E02EB" w:rsidP="001E02EB">
            <w:pPr>
              <w:jc w:val="center"/>
              <w:rPr>
                <w:rFonts w:ascii="Calibri" w:hAnsi="Calibri"/>
                <w:sz w:val="18"/>
                <w:szCs w:val="18"/>
              </w:rPr>
            </w:pPr>
          </w:p>
        </w:tc>
        <w:tc>
          <w:tcPr>
            <w:tcW w:w="1918" w:type="dxa"/>
            <w:vAlign w:val="bottom"/>
          </w:tcPr>
          <w:p w14:paraId="70E4564A" w14:textId="50097AB2" w:rsidR="001E02EB" w:rsidRPr="005959F4" w:rsidRDefault="001E02EB" w:rsidP="001E02EB">
            <w:pPr>
              <w:jc w:val="center"/>
              <w:rPr>
                <w:rFonts w:ascii="Calibri" w:hAnsi="Calibri"/>
                <w:sz w:val="18"/>
                <w:szCs w:val="18"/>
              </w:rPr>
            </w:pPr>
          </w:p>
        </w:tc>
        <w:tc>
          <w:tcPr>
            <w:tcW w:w="1524" w:type="dxa"/>
            <w:vAlign w:val="bottom"/>
          </w:tcPr>
          <w:p w14:paraId="02CF4C2C" w14:textId="77777777" w:rsidR="001E02EB" w:rsidRPr="005959F4" w:rsidRDefault="001E02EB" w:rsidP="001E02EB">
            <w:pPr>
              <w:jc w:val="center"/>
              <w:rPr>
                <w:rFonts w:ascii="Calibri" w:hAnsi="Calibri"/>
                <w:sz w:val="18"/>
                <w:szCs w:val="18"/>
              </w:rPr>
            </w:pPr>
          </w:p>
        </w:tc>
        <w:tc>
          <w:tcPr>
            <w:tcW w:w="1517" w:type="dxa"/>
            <w:vAlign w:val="bottom"/>
          </w:tcPr>
          <w:p w14:paraId="65A9EE0D" w14:textId="77777777" w:rsidR="001E02EB" w:rsidRPr="005959F4" w:rsidRDefault="001E02EB" w:rsidP="001E02EB">
            <w:pPr>
              <w:jc w:val="center"/>
              <w:rPr>
                <w:rFonts w:ascii="Calibri" w:hAnsi="Calibri"/>
                <w:sz w:val="18"/>
                <w:szCs w:val="18"/>
              </w:rPr>
            </w:pPr>
          </w:p>
        </w:tc>
        <w:tc>
          <w:tcPr>
            <w:tcW w:w="1515" w:type="dxa"/>
            <w:vAlign w:val="bottom"/>
          </w:tcPr>
          <w:p w14:paraId="431E6029" w14:textId="77777777" w:rsidR="001E02EB" w:rsidRPr="005959F4" w:rsidRDefault="001E02EB" w:rsidP="001E02EB">
            <w:pPr>
              <w:jc w:val="center"/>
              <w:rPr>
                <w:rFonts w:ascii="Calibri" w:hAnsi="Calibri"/>
                <w:sz w:val="18"/>
                <w:szCs w:val="18"/>
              </w:rPr>
            </w:pPr>
          </w:p>
        </w:tc>
        <w:tc>
          <w:tcPr>
            <w:tcW w:w="4034" w:type="dxa"/>
          </w:tcPr>
          <w:p w14:paraId="7F5BE3E6" w14:textId="77777777" w:rsidR="001E02EB" w:rsidRPr="005959F4" w:rsidRDefault="001E02EB" w:rsidP="001E02EB">
            <w:pPr>
              <w:rPr>
                <w:rFonts w:ascii="Calibri" w:hAnsi="Calibri"/>
                <w:sz w:val="18"/>
                <w:szCs w:val="18"/>
              </w:rPr>
            </w:pPr>
          </w:p>
        </w:tc>
      </w:tr>
      <w:tr w:rsidR="001E02EB" w:rsidRPr="005959F4" w14:paraId="3A1A2711" w14:textId="77777777" w:rsidTr="001E02EB">
        <w:tc>
          <w:tcPr>
            <w:tcW w:w="14390" w:type="dxa"/>
            <w:gridSpan w:val="7"/>
          </w:tcPr>
          <w:p w14:paraId="3BA5C504" w14:textId="6FBCC96B" w:rsidR="001E02EB" w:rsidRPr="002B519E" w:rsidRDefault="001E02EB" w:rsidP="001E02EB">
            <w:pPr>
              <w:rPr>
                <w:ins w:id="1176" w:author="Alhabibi, Haider@Energy" w:date="2022-03-02T10:04:00Z"/>
                <w:rFonts w:ascii="Calibri" w:hAnsi="Calibri"/>
                <w:b/>
                <w:bCs/>
                <w:sz w:val="18"/>
                <w:szCs w:val="18"/>
                <w:rPrChange w:id="1177" w:author="Alhabibi, Haider@Energy" w:date="2022-03-02T10:08:00Z">
                  <w:rPr>
                    <w:ins w:id="1178" w:author="Alhabibi, Haider@Energy" w:date="2022-03-02T10:04:00Z"/>
                    <w:rFonts w:ascii="Calibri" w:hAnsi="Calibri"/>
                    <w:sz w:val="18"/>
                    <w:szCs w:val="18"/>
                  </w:rPr>
                </w:rPrChange>
              </w:rPr>
            </w:pPr>
            <w:r w:rsidRPr="002B519E">
              <w:rPr>
                <w:rFonts w:ascii="Calibri" w:hAnsi="Calibri"/>
                <w:b/>
                <w:bCs/>
                <w:sz w:val="18"/>
                <w:szCs w:val="18"/>
                <w:rPrChange w:id="1179" w:author="Alhabibi, Haider@Energy" w:date="2022-03-02T10:08:00Z">
                  <w:rPr>
                    <w:rFonts w:ascii="Calibri" w:hAnsi="Calibri"/>
                    <w:sz w:val="18"/>
                    <w:szCs w:val="18"/>
                  </w:rPr>
                </w:rPrChange>
              </w:rPr>
              <w:t>Note</w:t>
            </w:r>
            <w:del w:id="1180" w:author="Alhabibi, Haider@Energy" w:date="2022-03-02T10:08:00Z">
              <w:r w:rsidRPr="002B519E" w:rsidDel="002B519E">
                <w:rPr>
                  <w:rFonts w:ascii="Calibri" w:hAnsi="Calibri"/>
                  <w:b/>
                  <w:bCs/>
                  <w:sz w:val="18"/>
                  <w:szCs w:val="18"/>
                  <w:rPrChange w:id="1181" w:author="Alhabibi, Haider@Energy" w:date="2022-03-02T10:08:00Z">
                    <w:rPr>
                      <w:rFonts w:ascii="Calibri" w:hAnsi="Calibri"/>
                      <w:sz w:val="18"/>
                      <w:szCs w:val="18"/>
                    </w:rPr>
                  </w:rPrChange>
                </w:rPr>
                <w:delText>s</w:delText>
              </w:r>
            </w:del>
            <w:r w:rsidRPr="002B519E">
              <w:rPr>
                <w:rFonts w:ascii="Calibri" w:hAnsi="Calibri"/>
                <w:b/>
                <w:bCs/>
                <w:sz w:val="18"/>
                <w:szCs w:val="18"/>
                <w:rPrChange w:id="1182" w:author="Alhabibi, Haider@Energy" w:date="2022-03-02T10:08:00Z">
                  <w:rPr>
                    <w:rFonts w:ascii="Calibri" w:hAnsi="Calibri"/>
                    <w:sz w:val="18"/>
                    <w:szCs w:val="18"/>
                  </w:rPr>
                </w:rPrChange>
              </w:rPr>
              <w:t>:</w:t>
            </w:r>
          </w:p>
          <w:p w14:paraId="38880319" w14:textId="5049A231" w:rsidR="00607E62" w:rsidRPr="005959F4" w:rsidRDefault="00607E62" w:rsidP="001E02EB">
            <w:pPr>
              <w:rPr>
                <w:rFonts w:ascii="Calibri" w:hAnsi="Calibri"/>
                <w:sz w:val="18"/>
                <w:szCs w:val="18"/>
              </w:rPr>
            </w:pPr>
            <w:ins w:id="1183" w:author="Alhabibi, Haider@Energy" w:date="2022-03-02T10:04:00Z">
              <w:r w:rsidRPr="00607E62">
                <w:rPr>
                  <w:rFonts w:ascii="Calibri" w:hAnsi="Calibri"/>
                  <w:sz w:val="18"/>
                  <w:szCs w:val="18"/>
                </w:rPr>
                <w:t>&lt;&lt;Static Text - see the top&gt;&gt;</w:t>
              </w:r>
            </w:ins>
          </w:p>
          <w:p w14:paraId="6183F322" w14:textId="186805AB" w:rsidR="001E02EB" w:rsidRPr="005959F4" w:rsidDel="00607E62"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del w:id="1184" w:author="Alhabibi, Haider@Energy" w:date="2022-03-02T10:04:00Z"/>
                <w:rFonts w:ascii="Calibri" w:hAnsi="Calibri"/>
                <w:noProof/>
                <w:sz w:val="18"/>
                <w:szCs w:val="18"/>
              </w:rPr>
            </w:pPr>
            <w:del w:id="1185" w:author="Alhabibi, Haider@Energy" w:date="2022-03-02T10:04:00Z">
              <w:r w:rsidRPr="005959F4" w:rsidDel="00607E62">
                <w:rPr>
                  <w:rFonts w:ascii="Calibri" w:hAnsi="Calibri"/>
                  <w:noProof/>
                  <w:sz w:val="18"/>
                  <w:szCs w:val="18"/>
                </w:rPr>
                <w:delText>Any door with 25 percent or more glass is counted as a fenestration product in Table</w:delText>
              </w:r>
              <w:r w:rsidDel="00607E62">
                <w:rPr>
                  <w:rFonts w:ascii="Calibri" w:hAnsi="Calibri"/>
                  <w:noProof/>
                  <w:sz w:val="18"/>
                  <w:szCs w:val="18"/>
                </w:rPr>
                <w:delText>s H and</w:delText>
              </w:r>
              <w:r w:rsidRPr="005959F4" w:rsidDel="00607E62">
                <w:rPr>
                  <w:rFonts w:ascii="Calibri" w:hAnsi="Calibri"/>
                  <w:noProof/>
                  <w:sz w:val="18"/>
                  <w:szCs w:val="18"/>
                </w:rPr>
                <w:delText xml:space="preserve"> I.</w:delText>
              </w:r>
            </w:del>
          </w:p>
          <w:p w14:paraId="1E13578A" w14:textId="5CE0A3A9" w:rsidR="001E02EB" w:rsidRPr="005959F4" w:rsidDel="00607E62"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del w:id="1186" w:author="Alhabibi, Haider@Energy" w:date="2022-03-02T10:04:00Z"/>
                <w:rFonts w:ascii="Calibri" w:hAnsi="Calibri"/>
                <w:noProof/>
                <w:sz w:val="18"/>
                <w:szCs w:val="18"/>
              </w:rPr>
            </w:pPr>
            <w:del w:id="1187" w:author="Alhabibi, Haider@Energy" w:date="2022-03-02T10:04:00Z">
              <w:r w:rsidRPr="005959F4" w:rsidDel="00607E62">
                <w:rPr>
                  <w:rFonts w:ascii="Calibri" w:hAnsi="Calibri"/>
                  <w:noProof/>
                  <w:sz w:val="18"/>
                  <w:szCs w:val="18"/>
                </w:rPr>
                <w:delText>Do not include fire-rated doors between garage or unconditioned space and conditioned space.</w:delText>
              </w:r>
            </w:del>
          </w:p>
          <w:p w14:paraId="67120A18" w14:textId="06F9C536" w:rsidR="001E02EB" w:rsidRPr="005959F4" w:rsidRDefault="001E02EB">
            <w:pPr>
              <w:keepNext/>
              <w:tabs>
                <w:tab w:val="left" w:pos="342"/>
                <w:tab w:val="left" w:pos="2700"/>
                <w:tab w:val="left" w:pos="3420"/>
                <w:tab w:val="left" w:pos="3780"/>
                <w:tab w:val="left" w:pos="5760"/>
                <w:tab w:val="left" w:pos="7212"/>
              </w:tabs>
              <w:spacing w:after="40" w:line="276" w:lineRule="auto"/>
              <w:ind w:left="540"/>
              <w:rPr>
                <w:rFonts w:ascii="Calibri" w:hAnsi="Calibri"/>
                <w:sz w:val="18"/>
                <w:szCs w:val="18"/>
              </w:rPr>
              <w:pPrChange w:id="1188" w:author="Alhabibi, Haider@Energy" w:date="2022-03-02T10:04:00Z">
                <w:pPr>
                  <w:keepNext/>
                  <w:numPr>
                    <w:numId w:val="4"/>
                  </w:numPr>
                  <w:tabs>
                    <w:tab w:val="left" w:pos="342"/>
                    <w:tab w:val="left" w:pos="2700"/>
                    <w:tab w:val="left" w:pos="3420"/>
                    <w:tab w:val="left" w:pos="3780"/>
                    <w:tab w:val="left" w:pos="5760"/>
                    <w:tab w:val="left" w:pos="7212"/>
                  </w:tabs>
                  <w:spacing w:after="40" w:line="276" w:lineRule="auto"/>
                  <w:ind w:left="540" w:hanging="225"/>
                </w:pPr>
              </w:pPrChange>
            </w:pPr>
            <w:del w:id="1189" w:author="Alhabibi, Haider@Energy" w:date="2022-03-02T10:04:00Z">
              <w:r w:rsidRPr="005959F4" w:rsidDel="00607E62">
                <w:rPr>
                  <w:rFonts w:ascii="Calibri" w:hAnsi="Calibri"/>
                  <w:noProof/>
                  <w:sz w:val="18"/>
                  <w:szCs w:val="18"/>
                </w:rPr>
                <w:delText>If using weighted average to achieve required maximum U-factor, attach CF1R-ENV-02-E.</w:delText>
              </w:r>
            </w:del>
          </w:p>
        </w:tc>
      </w:tr>
    </w:tbl>
    <w:p w14:paraId="12E10975" w14:textId="77777777" w:rsidR="00BE0AFD" w:rsidRDefault="00BE0AFD"/>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8"/>
        <w:gridCol w:w="2499"/>
        <w:gridCol w:w="9376"/>
      </w:tblGrid>
      <w:tr w:rsidR="003116BB" w:rsidRPr="00C24189" w14:paraId="15480C9E" w14:textId="77777777" w:rsidTr="00687376">
        <w:trPr>
          <w:trHeight w:val="348"/>
        </w:trPr>
        <w:tc>
          <w:tcPr>
            <w:tcW w:w="14598" w:type="dxa"/>
            <w:gridSpan w:val="3"/>
            <w:tcBorders>
              <w:top w:val="single" w:sz="4" w:space="0" w:color="auto"/>
              <w:left w:val="single" w:sz="4" w:space="0" w:color="auto"/>
              <w:bottom w:val="single" w:sz="6" w:space="0" w:color="auto"/>
              <w:right w:val="single" w:sz="4" w:space="0" w:color="auto"/>
            </w:tcBorders>
            <w:shd w:val="clear" w:color="auto" w:fill="auto"/>
          </w:tcPr>
          <w:p w14:paraId="15480C9B" w14:textId="3D252329" w:rsidR="003116BB" w:rsidRPr="0037735E" w:rsidRDefault="001D5854" w:rsidP="00C62F33">
            <w:pPr>
              <w:keepNext/>
              <w:rPr>
                <w:rFonts w:ascii="Calibri" w:eastAsia="Calibri" w:hAnsi="Calibri"/>
                <w:b/>
                <w:sz w:val="20"/>
                <w:szCs w:val="22"/>
              </w:rPr>
            </w:pPr>
            <w:r>
              <w:rPr>
                <w:rFonts w:ascii="Calibri" w:eastAsia="Calibri" w:hAnsi="Calibri"/>
                <w:b/>
                <w:sz w:val="20"/>
                <w:szCs w:val="22"/>
              </w:rPr>
              <w:t>K</w:t>
            </w:r>
            <w:r w:rsidR="003116BB" w:rsidRPr="0037735E">
              <w:rPr>
                <w:rFonts w:ascii="Calibri" w:eastAsia="Calibri" w:hAnsi="Calibri"/>
                <w:b/>
                <w:sz w:val="20"/>
                <w:szCs w:val="22"/>
              </w:rPr>
              <w:t xml:space="preserve">. </w:t>
            </w:r>
            <w:r w:rsidR="00615B49" w:rsidRPr="0037735E">
              <w:rPr>
                <w:rFonts w:ascii="Calibri" w:eastAsia="Calibri" w:hAnsi="Calibri"/>
                <w:b/>
                <w:sz w:val="20"/>
                <w:szCs w:val="22"/>
              </w:rPr>
              <w:t>Space Conditioning (SC) Systems – Heating/Cooling</w:t>
            </w:r>
            <w:del w:id="1190" w:author="Shewmaker, Michael@Energy" w:date="2021-12-23T11:54:00Z">
              <w:r w:rsidR="00615B49" w:rsidRPr="0037735E" w:rsidDel="003109BC">
                <w:rPr>
                  <w:rFonts w:ascii="Calibri" w:eastAsia="Calibri" w:hAnsi="Calibri"/>
                  <w:b/>
                  <w:sz w:val="20"/>
                  <w:szCs w:val="22"/>
                </w:rPr>
                <w:delText xml:space="preserve"> – Single Family Dwelling</w:delText>
              </w:r>
            </w:del>
            <w:r w:rsidR="003116BB" w:rsidRPr="0037735E">
              <w:rPr>
                <w:rFonts w:ascii="Calibri" w:eastAsia="Calibri" w:hAnsi="Calibri"/>
                <w:b/>
                <w:sz w:val="20"/>
                <w:szCs w:val="22"/>
              </w:rPr>
              <w:t xml:space="preserve"> </w:t>
            </w:r>
            <w:r w:rsidR="003116BB" w:rsidRPr="0037735E">
              <w:rPr>
                <w:rFonts w:ascii="Calibri" w:eastAsia="Calibri" w:hAnsi="Calibri"/>
                <w:sz w:val="20"/>
                <w:szCs w:val="22"/>
              </w:rPr>
              <w:t>(</w:t>
            </w:r>
            <w:r w:rsidR="00FE17CA" w:rsidRPr="0037735E">
              <w:rPr>
                <w:rFonts w:ascii="Calibri" w:eastAsia="Calibri" w:hAnsi="Calibri"/>
                <w:sz w:val="20"/>
                <w:szCs w:val="22"/>
              </w:rPr>
              <w:t>S</w:t>
            </w:r>
            <w:r w:rsidR="003116BB" w:rsidRPr="0037735E">
              <w:rPr>
                <w:rFonts w:ascii="Calibri" w:eastAsia="Calibri" w:hAnsi="Calibri"/>
                <w:sz w:val="20"/>
                <w:szCs w:val="22"/>
              </w:rPr>
              <w:t>ection 150.2(b) or (Section 150.1(c)7)</w:t>
            </w:r>
          </w:p>
          <w:p w14:paraId="0099CB92" w14:textId="02452774" w:rsidR="00687376" w:rsidRDefault="006D5502" w:rsidP="006D5502">
            <w:pPr>
              <w:keepNext/>
              <w:rPr>
                <w:rFonts w:ascii="Calibri" w:hAnsi="Calibri"/>
                <w:sz w:val="18"/>
                <w:szCs w:val="18"/>
              </w:rPr>
            </w:pPr>
            <w:r w:rsidRPr="00B45A2F">
              <w:rPr>
                <w:rFonts w:ascii="Calibri" w:eastAsia="Calibri" w:hAnsi="Calibri"/>
                <w:sz w:val="18"/>
                <w:szCs w:val="18"/>
              </w:rPr>
              <w:t>&lt;&lt;</w:t>
            </w:r>
            <w:del w:id="1191" w:author="Shewmaker, Michael@Energy" w:date="2021-12-23T11:55:00Z">
              <w:r w:rsidRPr="00687376" w:rsidDel="009B38B3">
                <w:rPr>
                  <w:rFonts w:ascii="Calibri" w:eastAsia="Calibri" w:hAnsi="Calibri"/>
                  <w:sz w:val="18"/>
                  <w:szCs w:val="18"/>
                </w:rPr>
                <w:delText>if A11=</w:delText>
              </w:r>
              <w:r w:rsidRPr="00C93D5B" w:rsidDel="009B38B3">
                <w:rPr>
                  <w:rFonts w:ascii="Calibri" w:eastAsia="Calibri" w:hAnsi="Calibri"/>
                  <w:sz w:val="18"/>
                  <w:szCs w:val="18"/>
                  <w:highlight w:val="yellow"/>
                  <w:rPrChange w:id="1192" w:author="Renee Temple" w:date="2021-11-01T09:01:00Z">
                    <w:rPr>
                      <w:rFonts w:ascii="Calibri" w:eastAsia="Calibri" w:hAnsi="Calibri"/>
                      <w:sz w:val="18"/>
                      <w:szCs w:val="18"/>
                    </w:rPr>
                  </w:rPrChange>
                </w:rPr>
                <w:delText>Multifamily</w:delText>
              </w:r>
              <w:r w:rsidR="002F5205" w:rsidDel="009B38B3">
                <w:rPr>
                  <w:rFonts w:ascii="Calibri" w:eastAsia="Calibri" w:hAnsi="Calibri"/>
                  <w:sz w:val="18"/>
                  <w:szCs w:val="18"/>
                </w:rPr>
                <w:delText xml:space="preserve"> </w:delText>
              </w:r>
              <w:r w:rsidR="002F5205" w:rsidDel="009B38B3">
                <w:rPr>
                  <w:rFonts w:asciiTheme="minorHAnsi" w:hAnsiTheme="minorHAnsi"/>
                  <w:sz w:val="18"/>
                  <w:szCs w:val="18"/>
                </w:rPr>
                <w:delText xml:space="preserve">or </w:delText>
              </w:r>
              <w:r w:rsidR="002F5205" w:rsidRPr="00C93D5B" w:rsidDel="009B38B3">
                <w:rPr>
                  <w:rFonts w:asciiTheme="minorHAnsi" w:hAnsiTheme="minorHAnsi"/>
                  <w:sz w:val="18"/>
                  <w:szCs w:val="18"/>
                  <w:highlight w:val="yellow"/>
                  <w:rPrChange w:id="1193" w:author="Renee Temple" w:date="2021-11-01T09:01:00Z">
                    <w:rPr>
                      <w:rFonts w:asciiTheme="minorHAnsi" w:hAnsiTheme="minorHAnsi"/>
                      <w:sz w:val="18"/>
                      <w:szCs w:val="18"/>
                    </w:rPr>
                  </w:rPrChange>
                </w:rPr>
                <w:delText>Multifamily</w:delText>
              </w:r>
              <w:r w:rsidR="002F5205" w:rsidDel="009B38B3">
                <w:rPr>
                  <w:rFonts w:asciiTheme="minorHAnsi" w:hAnsiTheme="minorHAnsi"/>
                  <w:sz w:val="18"/>
                  <w:szCs w:val="18"/>
                </w:rPr>
                <w:delText xml:space="preserve"> with central water heating</w:delText>
              </w:r>
              <w:r w:rsidRPr="00687376" w:rsidDel="009B38B3">
                <w:rPr>
                  <w:rFonts w:ascii="Calibri" w:eastAsia="Calibri" w:hAnsi="Calibri"/>
                  <w:sz w:val="18"/>
                  <w:szCs w:val="18"/>
                </w:rPr>
                <w:delText xml:space="preserve">, then </w:delText>
              </w:r>
              <w:r w:rsidRPr="00687376" w:rsidDel="009B38B3">
                <w:rPr>
                  <w:rFonts w:ascii="Calibri" w:hAnsi="Calibri"/>
                  <w:sz w:val="18"/>
                  <w:szCs w:val="18"/>
                </w:rPr>
                <w:delText>display the section does not apply message;</w:delText>
              </w:r>
            </w:del>
            <w:r w:rsidRPr="00687376">
              <w:rPr>
                <w:rFonts w:ascii="Calibri" w:hAnsi="Calibri"/>
                <w:sz w:val="18"/>
                <w:szCs w:val="18"/>
              </w:rPr>
              <w:t xml:space="preserve"> </w:t>
            </w:r>
          </w:p>
          <w:p w14:paraId="6F19DDB5" w14:textId="353883A3" w:rsidR="00687376" w:rsidRDefault="006D5502" w:rsidP="006D5502">
            <w:pPr>
              <w:keepNext/>
              <w:rPr>
                <w:rFonts w:ascii="Calibri" w:hAnsi="Calibri"/>
                <w:sz w:val="18"/>
                <w:szCs w:val="18"/>
              </w:rPr>
            </w:pPr>
            <w:r w:rsidRPr="00687376">
              <w:rPr>
                <w:rFonts w:ascii="Calibri" w:hAnsi="Calibri"/>
                <w:sz w:val="18"/>
                <w:szCs w:val="18"/>
              </w:rPr>
              <w:t xml:space="preserve">if none of the following are selected in A13: Space Heating System, or Space Cooling System, or Space Conditioning Duct System, then display the section does not apply </w:t>
            </w:r>
            <w:proofErr w:type="gramStart"/>
            <w:r w:rsidRPr="00687376">
              <w:rPr>
                <w:rFonts w:ascii="Calibri" w:hAnsi="Calibri"/>
                <w:sz w:val="18"/>
                <w:szCs w:val="18"/>
              </w:rPr>
              <w:t>message;</w:t>
            </w:r>
            <w:proofErr w:type="gramEnd"/>
            <w:r w:rsidRPr="00687376">
              <w:rPr>
                <w:rFonts w:ascii="Calibri" w:hAnsi="Calibri"/>
                <w:sz w:val="18"/>
                <w:szCs w:val="18"/>
              </w:rPr>
              <w:t xml:space="preserve"> </w:t>
            </w:r>
          </w:p>
          <w:p w14:paraId="15480C9C" w14:textId="2FB5DE31" w:rsidR="006D5502" w:rsidRPr="00687376" w:rsidRDefault="006D5502" w:rsidP="006D5502">
            <w:pPr>
              <w:keepNext/>
              <w:rPr>
                <w:rFonts w:ascii="Calibri" w:hAnsi="Calibri"/>
                <w:sz w:val="18"/>
                <w:szCs w:val="18"/>
              </w:rPr>
            </w:pPr>
            <w:r w:rsidRPr="00687376">
              <w:rPr>
                <w:rFonts w:ascii="Calibri" w:hAnsi="Calibri"/>
                <w:sz w:val="18"/>
                <w:szCs w:val="18"/>
              </w:rPr>
              <w:t>else if one or more of the following are selected in A13: Space Heating System, or Space Cooling System, or Space Conditioning Duct System, then require one row of data in this table</w:t>
            </w:r>
            <w:r w:rsidRPr="00687376">
              <w:rPr>
                <w:rFonts w:ascii="Calibri" w:eastAsia="Calibri" w:hAnsi="Calibri"/>
                <w:sz w:val="18"/>
                <w:szCs w:val="18"/>
              </w:rPr>
              <w:t>&gt;&gt;</w:t>
            </w:r>
          </w:p>
          <w:p w14:paraId="15480C9D" w14:textId="77777777" w:rsidR="003116BB" w:rsidRDefault="003116BB" w:rsidP="001D7841">
            <w:pPr>
              <w:keepNext/>
              <w:rPr>
                <w:rFonts w:ascii="Calibri" w:eastAsia="Calibri" w:hAnsi="Calibri"/>
                <w:sz w:val="18"/>
                <w:szCs w:val="18"/>
              </w:rPr>
            </w:pPr>
            <w:r w:rsidRPr="00687376">
              <w:rPr>
                <w:rFonts w:ascii="Calibri" w:eastAsia="Calibri" w:hAnsi="Calibri"/>
                <w:sz w:val="18"/>
                <w:szCs w:val="18"/>
              </w:rPr>
              <w:t xml:space="preserve">&lt;&lt;the data registry shall require </w:t>
            </w:r>
            <w:r w:rsidR="000807AA" w:rsidRPr="00687376">
              <w:rPr>
                <w:rFonts w:ascii="Calibri" w:eastAsia="Calibri" w:hAnsi="Calibri"/>
                <w:sz w:val="18"/>
                <w:szCs w:val="18"/>
              </w:rPr>
              <w:t>a</w:t>
            </w:r>
            <w:r w:rsidRPr="00687376">
              <w:rPr>
                <w:rFonts w:ascii="Calibri" w:eastAsia="Calibri" w:hAnsi="Calibri"/>
                <w:sz w:val="18"/>
                <w:szCs w:val="18"/>
              </w:rPr>
              <w:t xml:space="preserve"> CF1R-ALT-02 for </w:t>
            </w:r>
            <w:r w:rsidR="000807AA" w:rsidRPr="00687376">
              <w:rPr>
                <w:rFonts w:ascii="Calibri" w:eastAsia="Calibri" w:hAnsi="Calibri"/>
                <w:sz w:val="18"/>
                <w:szCs w:val="18"/>
              </w:rPr>
              <w:t>the dwelling</w:t>
            </w:r>
            <w:r w:rsidRPr="00687376">
              <w:rPr>
                <w:rFonts w:ascii="Calibri" w:eastAsia="Calibri" w:hAnsi="Calibri"/>
                <w:sz w:val="18"/>
                <w:szCs w:val="18"/>
              </w:rPr>
              <w:t>&gt;&gt;</w:t>
            </w:r>
          </w:p>
        </w:tc>
      </w:tr>
      <w:tr w:rsidR="001D7841" w:rsidRPr="003E1E50" w14:paraId="15480CA2" w14:textId="77777777" w:rsidTr="00E0019E">
        <w:trPr>
          <w:trHeight w:val="223"/>
        </w:trPr>
        <w:tc>
          <w:tcPr>
            <w:tcW w:w="2536" w:type="dxa"/>
            <w:tcBorders>
              <w:top w:val="single" w:sz="6" w:space="0" w:color="auto"/>
              <w:left w:val="single" w:sz="4" w:space="0" w:color="auto"/>
              <w:bottom w:val="single" w:sz="6" w:space="0" w:color="auto"/>
            </w:tcBorders>
            <w:vAlign w:val="bottom"/>
          </w:tcPr>
          <w:p w14:paraId="15480C9F" w14:textId="77777777" w:rsidR="001D7841" w:rsidRPr="003E1E50" w:rsidRDefault="001D7841" w:rsidP="00C62F33">
            <w:pPr>
              <w:keepNext/>
              <w:jc w:val="center"/>
              <w:rPr>
                <w:rFonts w:ascii="Calibri" w:hAnsi="Calibri"/>
                <w:sz w:val="18"/>
                <w:szCs w:val="18"/>
              </w:rPr>
            </w:pPr>
            <w:r w:rsidRPr="003E1E50">
              <w:rPr>
                <w:rFonts w:ascii="Calibri" w:hAnsi="Calibri"/>
                <w:sz w:val="18"/>
                <w:szCs w:val="18"/>
              </w:rPr>
              <w:t>01</w:t>
            </w:r>
          </w:p>
        </w:tc>
        <w:tc>
          <w:tcPr>
            <w:tcW w:w="2536" w:type="dxa"/>
            <w:tcBorders>
              <w:top w:val="single" w:sz="6" w:space="0" w:color="auto"/>
              <w:bottom w:val="single" w:sz="6" w:space="0" w:color="auto"/>
            </w:tcBorders>
            <w:vAlign w:val="bottom"/>
          </w:tcPr>
          <w:p w14:paraId="15480CA0" w14:textId="77777777" w:rsidR="001D7841" w:rsidRPr="003E1E50" w:rsidRDefault="001D7841" w:rsidP="00C62F33">
            <w:pPr>
              <w:keepNext/>
              <w:jc w:val="center"/>
              <w:rPr>
                <w:rFonts w:ascii="Calibri" w:hAnsi="Calibri"/>
                <w:sz w:val="18"/>
                <w:szCs w:val="18"/>
              </w:rPr>
            </w:pPr>
            <w:r w:rsidRPr="003E1E50">
              <w:rPr>
                <w:rFonts w:ascii="Calibri" w:hAnsi="Calibri"/>
                <w:sz w:val="18"/>
                <w:szCs w:val="18"/>
              </w:rPr>
              <w:t>02</w:t>
            </w:r>
          </w:p>
        </w:tc>
        <w:tc>
          <w:tcPr>
            <w:tcW w:w="9301" w:type="dxa"/>
            <w:tcBorders>
              <w:top w:val="single" w:sz="6" w:space="0" w:color="auto"/>
              <w:bottom w:val="single" w:sz="6" w:space="0" w:color="auto"/>
              <w:right w:val="single" w:sz="4" w:space="0" w:color="auto"/>
            </w:tcBorders>
            <w:vAlign w:val="bottom"/>
          </w:tcPr>
          <w:p w14:paraId="15480CA1" w14:textId="77777777" w:rsidR="001D7841" w:rsidRPr="003E1E50" w:rsidRDefault="001D7841" w:rsidP="00C62F33">
            <w:pPr>
              <w:keepNext/>
              <w:jc w:val="center"/>
              <w:rPr>
                <w:rFonts w:ascii="Calibri" w:hAnsi="Calibri"/>
                <w:sz w:val="18"/>
                <w:szCs w:val="18"/>
              </w:rPr>
            </w:pPr>
            <w:r w:rsidRPr="003E1E50">
              <w:rPr>
                <w:rFonts w:ascii="Calibri" w:hAnsi="Calibri"/>
                <w:sz w:val="20"/>
                <w:szCs w:val="20"/>
              </w:rPr>
              <w:t>0</w:t>
            </w:r>
            <w:r w:rsidR="0051129F">
              <w:rPr>
                <w:rFonts w:ascii="Calibri" w:hAnsi="Calibri"/>
                <w:sz w:val="20"/>
                <w:szCs w:val="20"/>
              </w:rPr>
              <w:t>3</w:t>
            </w:r>
          </w:p>
        </w:tc>
      </w:tr>
      <w:tr w:rsidR="001D7841" w:rsidRPr="00C24189" w14:paraId="15480CA7" w14:textId="77777777" w:rsidTr="00E0019E">
        <w:trPr>
          <w:trHeight w:val="291"/>
        </w:trPr>
        <w:tc>
          <w:tcPr>
            <w:tcW w:w="2536" w:type="dxa"/>
            <w:tcBorders>
              <w:top w:val="single" w:sz="6" w:space="0" w:color="auto"/>
              <w:left w:val="single" w:sz="4" w:space="0" w:color="auto"/>
              <w:bottom w:val="single" w:sz="6" w:space="0" w:color="auto"/>
            </w:tcBorders>
            <w:vAlign w:val="bottom"/>
          </w:tcPr>
          <w:p w14:paraId="15480CA3" w14:textId="77777777" w:rsidR="001D7841" w:rsidRPr="00C24189" w:rsidRDefault="001D7841" w:rsidP="00C62F33">
            <w:pPr>
              <w:keepNext/>
              <w:jc w:val="center"/>
              <w:rPr>
                <w:rFonts w:ascii="Calibri" w:hAnsi="Calibri"/>
                <w:sz w:val="18"/>
                <w:szCs w:val="18"/>
                <w:vertAlign w:val="superscript"/>
              </w:rPr>
            </w:pPr>
            <w:r>
              <w:rPr>
                <w:rFonts w:ascii="Calibri" w:hAnsi="Calibri"/>
                <w:sz w:val="18"/>
                <w:szCs w:val="18"/>
              </w:rPr>
              <w:t>Dwelling Unit Name</w:t>
            </w:r>
          </w:p>
        </w:tc>
        <w:tc>
          <w:tcPr>
            <w:tcW w:w="2536" w:type="dxa"/>
            <w:tcBorders>
              <w:top w:val="single" w:sz="6" w:space="0" w:color="auto"/>
              <w:bottom w:val="single" w:sz="6" w:space="0" w:color="auto"/>
            </w:tcBorders>
            <w:vAlign w:val="bottom"/>
          </w:tcPr>
          <w:p w14:paraId="15480CA4" w14:textId="77777777" w:rsidR="00BE1C9A" w:rsidRDefault="001D7841">
            <w:pPr>
              <w:keepNext/>
              <w:jc w:val="center"/>
              <w:rPr>
                <w:rFonts w:ascii="Calibri" w:hAnsi="Calibri"/>
                <w:sz w:val="18"/>
                <w:szCs w:val="18"/>
              </w:rPr>
            </w:pPr>
            <w:r>
              <w:rPr>
                <w:rFonts w:ascii="Calibri" w:hAnsi="Calibri"/>
                <w:sz w:val="18"/>
                <w:szCs w:val="18"/>
              </w:rPr>
              <w:t xml:space="preserve">Dwelling Unit Total CFA </w:t>
            </w:r>
            <w:r w:rsidR="0060402D">
              <w:rPr>
                <w:rFonts w:ascii="Calibri" w:hAnsi="Calibri"/>
                <w:sz w:val="18"/>
                <w:szCs w:val="18"/>
              </w:rPr>
              <w:t>=</w:t>
            </w:r>
            <w:r>
              <w:rPr>
                <w:rFonts w:ascii="Calibri" w:hAnsi="Calibri"/>
                <w:sz w:val="18"/>
                <w:szCs w:val="18"/>
              </w:rPr>
              <w:t xml:space="preserve"> </w:t>
            </w:r>
          </w:p>
          <w:p w14:paraId="15480CA5" w14:textId="77777777" w:rsidR="00BE1C9A" w:rsidRDefault="001D7841">
            <w:pPr>
              <w:keepNext/>
              <w:jc w:val="center"/>
              <w:rPr>
                <w:rFonts w:ascii="Calibri" w:hAnsi="Calibri"/>
                <w:sz w:val="18"/>
                <w:szCs w:val="18"/>
              </w:rPr>
            </w:pPr>
            <w:r>
              <w:rPr>
                <w:rFonts w:ascii="Calibri" w:hAnsi="Calibri"/>
                <w:sz w:val="18"/>
                <w:szCs w:val="18"/>
              </w:rPr>
              <w:t>Sum of Existing + Addition (ft</w:t>
            </w:r>
            <w:r w:rsidRPr="0037735E">
              <w:rPr>
                <w:rFonts w:ascii="Calibri" w:hAnsi="Calibri"/>
                <w:sz w:val="18"/>
                <w:szCs w:val="18"/>
                <w:vertAlign w:val="superscript"/>
              </w:rPr>
              <w:t>2</w:t>
            </w:r>
            <w:r>
              <w:rPr>
                <w:rFonts w:ascii="Calibri" w:hAnsi="Calibri"/>
                <w:sz w:val="18"/>
                <w:szCs w:val="18"/>
              </w:rPr>
              <w:t>)</w:t>
            </w:r>
          </w:p>
        </w:tc>
        <w:tc>
          <w:tcPr>
            <w:tcW w:w="9301" w:type="dxa"/>
            <w:tcBorders>
              <w:top w:val="single" w:sz="6" w:space="0" w:color="auto"/>
              <w:bottom w:val="single" w:sz="6" w:space="0" w:color="auto"/>
              <w:right w:val="single" w:sz="4" w:space="0" w:color="auto"/>
            </w:tcBorders>
            <w:vAlign w:val="bottom"/>
          </w:tcPr>
          <w:p w14:paraId="15480CA6" w14:textId="77777777" w:rsidR="001D7841" w:rsidRPr="00C24189" w:rsidRDefault="001D7841" w:rsidP="00C62F33">
            <w:pPr>
              <w:keepNext/>
              <w:jc w:val="center"/>
              <w:rPr>
                <w:rFonts w:ascii="Calibri" w:hAnsi="Calibri"/>
                <w:sz w:val="18"/>
                <w:szCs w:val="18"/>
              </w:rPr>
            </w:pPr>
            <w:r>
              <w:rPr>
                <w:rFonts w:ascii="Calibri" w:hAnsi="Calibri"/>
                <w:sz w:val="18"/>
                <w:szCs w:val="18"/>
              </w:rPr>
              <w:t>Comments</w:t>
            </w:r>
          </w:p>
        </w:tc>
      </w:tr>
      <w:tr w:rsidR="001D7841" w:rsidRPr="00C24189" w14:paraId="15480CAB" w14:textId="77777777" w:rsidTr="00E0019E">
        <w:trPr>
          <w:trHeight w:val="250"/>
        </w:trPr>
        <w:tc>
          <w:tcPr>
            <w:tcW w:w="2536" w:type="dxa"/>
            <w:tcBorders>
              <w:top w:val="single" w:sz="6" w:space="0" w:color="auto"/>
              <w:left w:val="single" w:sz="4" w:space="0" w:color="auto"/>
              <w:bottom w:val="single" w:sz="6" w:space="0" w:color="auto"/>
            </w:tcBorders>
            <w:vAlign w:val="bottom"/>
          </w:tcPr>
          <w:p w14:paraId="15480CA8" w14:textId="77777777" w:rsidR="001D7841" w:rsidRPr="00C24189" w:rsidRDefault="00B00888"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2536" w:type="dxa"/>
            <w:tcBorders>
              <w:top w:val="single" w:sz="6" w:space="0" w:color="auto"/>
              <w:bottom w:val="single" w:sz="6" w:space="0" w:color="auto"/>
            </w:tcBorders>
          </w:tcPr>
          <w:p w14:paraId="15480CA9" w14:textId="77777777" w:rsidR="001D7841" w:rsidRPr="00C24189" w:rsidRDefault="00B00888"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c>
          <w:tcPr>
            <w:tcW w:w="9301" w:type="dxa"/>
            <w:tcBorders>
              <w:top w:val="single" w:sz="6" w:space="0" w:color="auto"/>
              <w:bottom w:val="single" w:sz="6" w:space="0" w:color="auto"/>
              <w:right w:val="single" w:sz="4" w:space="0" w:color="auto"/>
            </w:tcBorders>
          </w:tcPr>
          <w:p w14:paraId="15480CAA" w14:textId="77777777" w:rsidR="001D7841" w:rsidRPr="00C24189" w:rsidRDefault="00B00888" w:rsidP="00C62F33">
            <w:pPr>
              <w:keepNext/>
              <w:jc w:val="center"/>
              <w:rPr>
                <w:rFonts w:ascii="Calibri" w:hAnsi="Calibri"/>
                <w:sz w:val="18"/>
                <w:szCs w:val="18"/>
              </w:rPr>
            </w:pPr>
            <w:r>
              <w:rPr>
                <w:rFonts w:ascii="Calibri" w:hAnsi="Calibri"/>
                <w:sz w:val="18"/>
                <w:szCs w:val="18"/>
              </w:rPr>
              <w:t>&lt;&lt;User Input: Text&gt;&gt;</w:t>
            </w:r>
          </w:p>
        </w:tc>
      </w:tr>
      <w:tr w:rsidR="001D7841" w:rsidRPr="00C24189" w14:paraId="15480CAF" w14:textId="77777777" w:rsidTr="00E0019E">
        <w:trPr>
          <w:trHeight w:val="250"/>
        </w:trPr>
        <w:tc>
          <w:tcPr>
            <w:tcW w:w="2536" w:type="dxa"/>
            <w:tcBorders>
              <w:top w:val="single" w:sz="6" w:space="0" w:color="auto"/>
              <w:left w:val="single" w:sz="4" w:space="0" w:color="auto"/>
              <w:bottom w:val="single" w:sz="4" w:space="0" w:color="auto"/>
            </w:tcBorders>
            <w:vAlign w:val="bottom"/>
          </w:tcPr>
          <w:p w14:paraId="15480CAC" w14:textId="77777777" w:rsidR="001D7841" w:rsidRPr="00C24189" w:rsidRDefault="001D7841" w:rsidP="00C62F33">
            <w:pPr>
              <w:keepNext/>
              <w:jc w:val="center"/>
              <w:rPr>
                <w:rFonts w:ascii="Calibri" w:hAnsi="Calibri"/>
                <w:sz w:val="18"/>
                <w:szCs w:val="18"/>
              </w:rPr>
            </w:pPr>
          </w:p>
        </w:tc>
        <w:tc>
          <w:tcPr>
            <w:tcW w:w="2536" w:type="dxa"/>
            <w:tcBorders>
              <w:top w:val="single" w:sz="6" w:space="0" w:color="auto"/>
              <w:bottom w:val="single" w:sz="4" w:space="0" w:color="auto"/>
            </w:tcBorders>
            <w:vAlign w:val="bottom"/>
          </w:tcPr>
          <w:p w14:paraId="15480CAD" w14:textId="77777777" w:rsidR="001D7841" w:rsidRPr="00C24189" w:rsidRDefault="001D7841" w:rsidP="00C62F33">
            <w:pPr>
              <w:keepNext/>
              <w:jc w:val="center"/>
              <w:rPr>
                <w:rFonts w:ascii="Calibri" w:hAnsi="Calibri"/>
                <w:sz w:val="18"/>
                <w:szCs w:val="18"/>
              </w:rPr>
            </w:pPr>
          </w:p>
        </w:tc>
        <w:tc>
          <w:tcPr>
            <w:tcW w:w="9301" w:type="dxa"/>
            <w:tcBorders>
              <w:top w:val="single" w:sz="6" w:space="0" w:color="auto"/>
              <w:bottom w:val="single" w:sz="4" w:space="0" w:color="auto"/>
              <w:right w:val="single" w:sz="4" w:space="0" w:color="auto"/>
            </w:tcBorders>
            <w:vAlign w:val="bottom"/>
          </w:tcPr>
          <w:p w14:paraId="15480CAE" w14:textId="77777777" w:rsidR="001D7841" w:rsidRPr="00C24189" w:rsidRDefault="001D7841" w:rsidP="00C62F33">
            <w:pPr>
              <w:keepNext/>
              <w:jc w:val="center"/>
              <w:rPr>
                <w:rFonts w:ascii="Calibri" w:hAnsi="Calibri"/>
                <w:sz w:val="18"/>
                <w:szCs w:val="18"/>
              </w:rPr>
            </w:pPr>
          </w:p>
        </w:tc>
      </w:tr>
    </w:tbl>
    <w:p w14:paraId="15480CB0" w14:textId="4F37B5F6" w:rsidR="00912685" w:rsidRDefault="00912685" w:rsidP="003116BB">
      <w:pPr>
        <w:rPr>
          <w:rFonts w:ascii="Calibri" w:hAnsi="Calibri"/>
          <w:sz w:val="16"/>
          <w:szCs w:val="16"/>
        </w:rPr>
      </w:pPr>
    </w:p>
    <w:p w14:paraId="274C7A9B" w14:textId="77777777" w:rsidR="00912685" w:rsidRDefault="00912685">
      <w:pPr>
        <w:rPr>
          <w:rFonts w:ascii="Calibri" w:hAnsi="Calibri"/>
          <w:sz w:val="16"/>
          <w:szCs w:val="16"/>
        </w:rPr>
      </w:pPr>
      <w:r>
        <w:rPr>
          <w:rFonts w:ascii="Calibri" w:hAnsi="Calibri"/>
          <w:sz w:val="16"/>
          <w:szCs w:val="16"/>
        </w:rPr>
        <w:br w:type="page"/>
      </w:r>
    </w:p>
    <w:p w14:paraId="4F64204B" w14:textId="77777777" w:rsidR="003116BB" w:rsidRDefault="003116BB" w:rsidP="003116BB">
      <w:pPr>
        <w:rPr>
          <w:rFonts w:ascii="Calibri" w:hAnsi="Calibri"/>
          <w:sz w:val="16"/>
          <w:szCs w:val="16"/>
        </w:rPr>
      </w:pPr>
    </w:p>
    <w:tbl>
      <w:tblPr>
        <w:tblStyle w:val="TableGrid"/>
        <w:tblpPr w:leftFromText="180" w:rightFromText="180" w:vertAnchor="text" w:tblpXSpec="right" w:tblpY="1"/>
        <w:tblOverlap w:val="never"/>
        <w:tblW w:w="14532" w:type="dxa"/>
        <w:tblLook w:val="04A0" w:firstRow="1" w:lastRow="0" w:firstColumn="1" w:lastColumn="0" w:noHBand="0" w:noVBand="1"/>
        <w:tblDescription w:val="&quot;"/>
        <w:tblPrChange w:id="1194" w:author="Markstrum, Alexis" w:date="2021-11-10T14:58:00Z">
          <w:tblPr>
            <w:tblStyle w:val="TableGrid"/>
            <w:tblpPr w:leftFromText="180" w:rightFromText="180" w:vertAnchor="text" w:tblpXSpec="right" w:tblpY="1"/>
            <w:tblOverlap w:val="never"/>
            <w:tblW w:w="14438" w:type="dxa"/>
            <w:tblLook w:val="04A0" w:firstRow="1" w:lastRow="0" w:firstColumn="1" w:lastColumn="0" w:noHBand="0" w:noVBand="1"/>
            <w:tblDescription w:val="&quot;"/>
          </w:tblPr>
        </w:tblPrChange>
      </w:tblPr>
      <w:tblGrid>
        <w:gridCol w:w="785"/>
        <w:gridCol w:w="1055"/>
        <w:gridCol w:w="1110"/>
        <w:gridCol w:w="976"/>
        <w:gridCol w:w="1095"/>
        <w:gridCol w:w="1307"/>
        <w:gridCol w:w="1057"/>
        <w:gridCol w:w="1057"/>
        <w:gridCol w:w="1128"/>
        <w:gridCol w:w="933"/>
        <w:gridCol w:w="930"/>
        <w:gridCol w:w="970"/>
        <w:gridCol w:w="1113"/>
        <w:gridCol w:w="1173"/>
        <w:tblGridChange w:id="1195">
          <w:tblGrid>
            <w:gridCol w:w="785"/>
            <w:gridCol w:w="1055"/>
            <w:gridCol w:w="1110"/>
            <w:gridCol w:w="976"/>
            <w:gridCol w:w="1095"/>
            <w:gridCol w:w="1307"/>
            <w:gridCol w:w="1057"/>
            <w:gridCol w:w="1067"/>
            <w:gridCol w:w="1128"/>
            <w:gridCol w:w="766"/>
            <w:gridCol w:w="930"/>
            <w:gridCol w:w="970"/>
            <w:gridCol w:w="1113"/>
            <w:gridCol w:w="1173"/>
          </w:tblGrid>
        </w:tblGridChange>
      </w:tblGrid>
      <w:tr w:rsidR="002B0471" w:rsidRPr="000638D1" w:rsidDel="0058349C" w14:paraId="23AB7483" w14:textId="2989723F" w:rsidTr="00623992">
        <w:trPr>
          <w:trHeight w:val="437"/>
          <w:tblHeader/>
          <w:del w:id="1196" w:author="Shewmaker, Michael@Energy" w:date="2022-01-13T18:18:00Z"/>
          <w:trPrChange w:id="1197" w:author="Markstrum, Alexis" w:date="2021-11-10T14:58:00Z">
            <w:trPr>
              <w:trHeight w:val="437"/>
              <w:tblHeader/>
            </w:trPr>
          </w:trPrChange>
        </w:trPr>
        <w:tc>
          <w:tcPr>
            <w:tcW w:w="14532" w:type="dxa"/>
            <w:gridSpan w:val="14"/>
            <w:tcPrChange w:id="1198" w:author="Markstrum, Alexis" w:date="2021-11-10T14:58:00Z">
              <w:tcPr>
                <w:tcW w:w="14438" w:type="dxa"/>
                <w:gridSpan w:val="14"/>
              </w:tcPr>
            </w:tcPrChange>
          </w:tcPr>
          <w:p w14:paraId="070CC22C" w14:textId="6A8DC9B6" w:rsidR="002B0471" w:rsidRPr="000638D1" w:rsidDel="0058349C" w:rsidRDefault="002B0471" w:rsidP="00B00674">
            <w:pPr>
              <w:keepNext/>
              <w:rPr>
                <w:del w:id="1199" w:author="Shewmaker, Michael@Energy" w:date="2022-01-13T18:18:00Z"/>
                <w:rFonts w:ascii="Calibri" w:eastAsia="Calibri" w:hAnsi="Calibri"/>
                <w:b/>
                <w:sz w:val="18"/>
                <w:szCs w:val="18"/>
              </w:rPr>
            </w:pPr>
            <w:commentRangeStart w:id="1200"/>
            <w:commentRangeStart w:id="1201"/>
            <w:del w:id="1202" w:author="Shewmaker, Michael@Energy" w:date="2022-01-13T18:18:00Z">
              <w:r w:rsidDel="0058349C">
                <w:rPr>
                  <w:rFonts w:ascii="Calibri" w:eastAsia="Calibri" w:hAnsi="Calibri"/>
                  <w:b/>
                  <w:sz w:val="18"/>
                  <w:szCs w:val="18"/>
                </w:rPr>
                <w:delText>L</w:delText>
              </w:r>
              <w:r w:rsidRPr="000638D1" w:rsidDel="0058349C">
                <w:rPr>
                  <w:rFonts w:ascii="Calibri" w:eastAsia="Calibri" w:hAnsi="Calibri"/>
                  <w:b/>
                  <w:sz w:val="18"/>
                  <w:szCs w:val="18"/>
                </w:rPr>
                <w:delText xml:space="preserve">. Water Heating Systems </w:delText>
              </w:r>
              <w:r w:rsidRPr="000638D1" w:rsidDel="0058349C">
                <w:rPr>
                  <w:rFonts w:ascii="Calibri" w:eastAsia="Calibri" w:hAnsi="Calibri"/>
                  <w:sz w:val="18"/>
                  <w:szCs w:val="18"/>
                </w:rPr>
                <w:delText>(Section 150.</w:delText>
              </w:r>
            </w:del>
            <w:del w:id="1203" w:author="Shewmaker, Michael@Energy" w:date="2021-12-23T12:25:00Z">
              <w:r w:rsidRPr="000638D1" w:rsidDel="00CA1C5E">
                <w:rPr>
                  <w:rFonts w:ascii="Calibri" w:eastAsia="Calibri" w:hAnsi="Calibri"/>
                  <w:sz w:val="18"/>
                  <w:szCs w:val="18"/>
                </w:rPr>
                <w:delText>1</w:delText>
              </w:r>
            </w:del>
            <w:del w:id="1204" w:author="Shewmaker, Michael@Energy" w:date="2022-01-13T18:18:00Z">
              <w:r w:rsidRPr="000638D1" w:rsidDel="0058349C">
                <w:rPr>
                  <w:rFonts w:ascii="Calibri" w:eastAsia="Calibri" w:hAnsi="Calibri"/>
                  <w:sz w:val="18"/>
                  <w:szCs w:val="18"/>
                </w:rPr>
                <w:delText>(</w:delText>
              </w:r>
            </w:del>
            <w:del w:id="1205" w:author="Shewmaker, Michael@Energy" w:date="2021-12-23T12:25:00Z">
              <w:r w:rsidRPr="000638D1" w:rsidDel="00CA1C5E">
                <w:rPr>
                  <w:rFonts w:ascii="Calibri" w:eastAsia="Calibri" w:hAnsi="Calibri"/>
                  <w:sz w:val="18"/>
                  <w:szCs w:val="18"/>
                </w:rPr>
                <w:delText>c</w:delText>
              </w:r>
            </w:del>
            <w:del w:id="1206" w:author="Shewmaker, Michael@Energy" w:date="2022-01-13T18:18:00Z">
              <w:r w:rsidRPr="000638D1" w:rsidDel="0058349C">
                <w:rPr>
                  <w:rFonts w:ascii="Calibri" w:eastAsia="Calibri" w:hAnsi="Calibri"/>
                  <w:sz w:val="18"/>
                  <w:szCs w:val="18"/>
                </w:rPr>
                <w:delText>)</w:delText>
              </w:r>
            </w:del>
            <w:del w:id="1207" w:author="Shewmaker, Michael@Energy" w:date="2021-12-23T12:25:00Z">
              <w:r w:rsidRPr="000638D1" w:rsidDel="00CA1C5E">
                <w:rPr>
                  <w:rFonts w:ascii="Calibri" w:eastAsia="Calibri" w:hAnsi="Calibri"/>
                  <w:sz w:val="18"/>
                  <w:szCs w:val="18"/>
                </w:rPr>
                <w:delText>8</w:delText>
              </w:r>
            </w:del>
            <w:del w:id="1208" w:author="Shewmaker, Michael@Energy" w:date="2022-01-13T18:18:00Z">
              <w:r w:rsidRPr="000638D1" w:rsidDel="0058349C">
                <w:rPr>
                  <w:rFonts w:ascii="Calibri" w:eastAsia="Calibri" w:hAnsi="Calibri"/>
                  <w:sz w:val="18"/>
                  <w:szCs w:val="18"/>
                </w:rPr>
                <w:delText>)</w:delText>
              </w:r>
              <w:commentRangeEnd w:id="1200"/>
              <w:r w:rsidR="00C56D08" w:rsidDel="0058349C">
                <w:rPr>
                  <w:rStyle w:val="CommentReference"/>
                </w:rPr>
                <w:commentReference w:id="1200"/>
              </w:r>
              <w:commentRangeEnd w:id="1201"/>
              <w:r w:rsidR="00C32A88" w:rsidDel="0058349C">
                <w:rPr>
                  <w:rStyle w:val="CommentReference"/>
                </w:rPr>
                <w:commentReference w:id="1201"/>
              </w:r>
            </w:del>
          </w:p>
          <w:p w14:paraId="0F81C996" w14:textId="3C6F8D28" w:rsidR="002B0471" w:rsidDel="0058349C" w:rsidRDefault="002B0471" w:rsidP="00B00674">
            <w:pPr>
              <w:rPr>
                <w:del w:id="1209" w:author="Shewmaker, Michael@Energy" w:date="2022-01-13T18:18:00Z"/>
                <w:rFonts w:ascii="Calibri" w:eastAsia="Calibri" w:hAnsi="Calibri"/>
                <w:sz w:val="18"/>
                <w:szCs w:val="18"/>
              </w:rPr>
            </w:pPr>
            <w:del w:id="1210" w:author="Shewmaker, Michael@Energy" w:date="2022-01-13T18:18:00Z">
              <w:r w:rsidRPr="000638D1" w:rsidDel="0058349C">
                <w:rPr>
                  <w:rFonts w:ascii="Calibri" w:eastAsia="Calibri" w:hAnsi="Calibri"/>
                  <w:sz w:val="18"/>
                  <w:szCs w:val="18"/>
                </w:rPr>
                <w:delText>List water heaters and boilers for both domestic hot water (DHW) heaters and hydronic space heating.</w:delText>
              </w:r>
            </w:del>
          </w:p>
          <w:p w14:paraId="011F2A6E" w14:textId="62B3DF46" w:rsidR="002B0471" w:rsidRPr="000638D1" w:rsidDel="0058349C" w:rsidRDefault="002B0471" w:rsidP="00B00674">
            <w:pPr>
              <w:rPr>
                <w:del w:id="1211" w:author="Shewmaker, Michael@Energy" w:date="2022-01-13T18:18:00Z"/>
                <w:rFonts w:ascii="Calibri" w:hAnsi="Calibri"/>
                <w:sz w:val="18"/>
                <w:szCs w:val="18"/>
              </w:rPr>
            </w:pPr>
            <w:del w:id="1212" w:author="Shewmaker, Michael@Energy" w:date="2022-01-13T18:18:00Z">
              <w:r w:rsidRPr="00AE0B18" w:rsidDel="0058349C">
                <w:rPr>
                  <w:rFonts w:ascii="Calibri" w:eastAsia="Calibri" w:hAnsi="Calibri"/>
                  <w:sz w:val="18"/>
                  <w:szCs w:val="18"/>
                </w:rPr>
                <w:delText xml:space="preserve">&lt;&lt;if </w:delText>
              </w:r>
              <w:r w:rsidRPr="00AE0B18" w:rsidDel="0058349C">
                <w:rPr>
                  <w:rFonts w:ascii="Calibri" w:hAnsi="Calibri"/>
                  <w:sz w:val="18"/>
                  <w:szCs w:val="18"/>
                </w:rPr>
                <w:delText>Water Heating is not selected in A13, then display the section does not apply message</w:delText>
              </w:r>
              <w:r w:rsidDel="0058349C">
                <w:rPr>
                  <w:rFonts w:ascii="Calibri" w:hAnsi="Calibri"/>
                  <w:sz w:val="18"/>
                  <w:szCs w:val="18"/>
                </w:rPr>
                <w:delText xml:space="preserve">; </w:delText>
              </w:r>
              <w:r w:rsidRPr="00AE0B18" w:rsidDel="0058349C">
                <w:rPr>
                  <w:rFonts w:ascii="Calibri" w:hAnsi="Calibri"/>
                  <w:sz w:val="18"/>
                  <w:szCs w:val="18"/>
                </w:rPr>
                <w:delText>else display the section but entry is optional and allow user to add multiple rows&gt;&gt;</w:delText>
              </w:r>
            </w:del>
          </w:p>
        </w:tc>
      </w:tr>
      <w:tr w:rsidR="002B0471" w:rsidRPr="004A470C" w:rsidDel="0058349C" w14:paraId="799AC730" w14:textId="2CD1BF14" w:rsidTr="00623992">
        <w:trPr>
          <w:trHeight w:val="225"/>
          <w:del w:id="1213" w:author="Shewmaker, Michael@Energy" w:date="2022-01-13T18:18:00Z"/>
          <w:trPrChange w:id="1214" w:author="Markstrum, Alexis" w:date="2021-11-10T14:58:00Z">
            <w:trPr>
              <w:trHeight w:val="225"/>
            </w:trPr>
          </w:trPrChange>
        </w:trPr>
        <w:tc>
          <w:tcPr>
            <w:tcW w:w="785" w:type="dxa"/>
            <w:vAlign w:val="center"/>
            <w:tcPrChange w:id="1215" w:author="Markstrum, Alexis" w:date="2021-11-10T14:58:00Z">
              <w:tcPr>
                <w:tcW w:w="708" w:type="dxa"/>
                <w:vAlign w:val="center"/>
              </w:tcPr>
            </w:tcPrChange>
          </w:tcPr>
          <w:p w14:paraId="03A18210" w14:textId="64D0BB0F" w:rsidR="002B0471" w:rsidRPr="004A470C" w:rsidDel="0058349C" w:rsidRDefault="002B0471" w:rsidP="00B00674">
            <w:pPr>
              <w:jc w:val="center"/>
              <w:rPr>
                <w:del w:id="1216" w:author="Shewmaker, Michael@Energy" w:date="2022-01-13T18:18:00Z"/>
                <w:rFonts w:ascii="Calibri" w:hAnsi="Calibri"/>
                <w:sz w:val="18"/>
              </w:rPr>
            </w:pPr>
            <w:del w:id="1217" w:author="Shewmaker, Michael@Energy" w:date="2022-01-13T18:18:00Z">
              <w:r w:rsidRPr="004A470C" w:rsidDel="0058349C">
                <w:rPr>
                  <w:rFonts w:ascii="Calibri" w:hAnsi="Calibri"/>
                  <w:sz w:val="18"/>
                </w:rPr>
                <w:delText>01</w:delText>
              </w:r>
            </w:del>
          </w:p>
        </w:tc>
        <w:tc>
          <w:tcPr>
            <w:tcW w:w="1055" w:type="dxa"/>
            <w:tcPrChange w:id="1218" w:author="Markstrum, Alexis" w:date="2021-11-10T14:58:00Z">
              <w:tcPr>
                <w:tcW w:w="1055" w:type="dxa"/>
              </w:tcPr>
            </w:tcPrChange>
          </w:tcPr>
          <w:p w14:paraId="66074ED4" w14:textId="78F5FA1B" w:rsidR="002B0471" w:rsidRPr="004A470C" w:rsidDel="0058349C" w:rsidRDefault="002B0471" w:rsidP="00B00674">
            <w:pPr>
              <w:jc w:val="center"/>
              <w:rPr>
                <w:del w:id="1219" w:author="Shewmaker, Michael@Energy" w:date="2022-01-13T18:18:00Z"/>
                <w:rFonts w:ascii="Calibri" w:hAnsi="Calibri"/>
                <w:sz w:val="18"/>
              </w:rPr>
            </w:pPr>
            <w:del w:id="1220" w:author="Shewmaker, Michael@Energy" w:date="2022-01-13T18:18:00Z">
              <w:r w:rsidRPr="004A470C" w:rsidDel="0058349C">
                <w:rPr>
                  <w:rFonts w:ascii="Calibri" w:hAnsi="Calibri"/>
                  <w:sz w:val="18"/>
                </w:rPr>
                <w:delText>02</w:delText>
              </w:r>
            </w:del>
          </w:p>
        </w:tc>
        <w:tc>
          <w:tcPr>
            <w:tcW w:w="1110" w:type="dxa"/>
            <w:vAlign w:val="center"/>
            <w:tcPrChange w:id="1221" w:author="Markstrum, Alexis" w:date="2021-11-10T14:58:00Z">
              <w:tcPr>
                <w:tcW w:w="1125" w:type="dxa"/>
                <w:vAlign w:val="center"/>
              </w:tcPr>
            </w:tcPrChange>
          </w:tcPr>
          <w:p w14:paraId="41680740" w14:textId="0F5E1A90" w:rsidR="002B0471" w:rsidRPr="004A470C" w:rsidDel="0058349C" w:rsidRDefault="002B0471" w:rsidP="00B00674">
            <w:pPr>
              <w:jc w:val="center"/>
              <w:rPr>
                <w:del w:id="1222" w:author="Shewmaker, Michael@Energy" w:date="2022-01-13T18:18:00Z"/>
                <w:rFonts w:ascii="Calibri" w:hAnsi="Calibri"/>
                <w:sz w:val="18"/>
              </w:rPr>
            </w:pPr>
            <w:del w:id="1223" w:author="Shewmaker, Michael@Energy" w:date="2022-01-13T18:18:00Z">
              <w:r w:rsidRPr="004A470C" w:rsidDel="0058349C">
                <w:rPr>
                  <w:rFonts w:ascii="Calibri" w:hAnsi="Calibri"/>
                  <w:sz w:val="18"/>
                </w:rPr>
                <w:delText>03</w:delText>
              </w:r>
            </w:del>
          </w:p>
        </w:tc>
        <w:tc>
          <w:tcPr>
            <w:tcW w:w="976" w:type="dxa"/>
            <w:tcPrChange w:id="1224" w:author="Markstrum, Alexis" w:date="2021-11-10T14:58:00Z">
              <w:tcPr>
                <w:tcW w:w="976" w:type="dxa"/>
              </w:tcPr>
            </w:tcPrChange>
          </w:tcPr>
          <w:p w14:paraId="4EEAF785" w14:textId="7F3FD4E7" w:rsidR="002B0471" w:rsidRPr="00C56D08" w:rsidDel="0058349C" w:rsidRDefault="002B0471" w:rsidP="00B00674">
            <w:pPr>
              <w:jc w:val="center"/>
              <w:rPr>
                <w:del w:id="1225" w:author="Shewmaker, Michael@Energy" w:date="2022-01-13T18:18:00Z"/>
                <w:rFonts w:ascii="Calibri" w:hAnsi="Calibri"/>
                <w:sz w:val="18"/>
                <w:highlight w:val="cyan"/>
                <w:rPrChange w:id="1226" w:author="Shewmaker, Michael@Energy" w:date="2021-12-23T12:02:00Z">
                  <w:rPr>
                    <w:del w:id="1227" w:author="Shewmaker, Michael@Energy" w:date="2022-01-13T18:18:00Z"/>
                    <w:rFonts w:ascii="Calibri" w:hAnsi="Calibri"/>
                    <w:sz w:val="18"/>
                  </w:rPr>
                </w:rPrChange>
              </w:rPr>
            </w:pPr>
            <w:del w:id="1228" w:author="Shewmaker, Michael@Energy" w:date="2022-01-13T18:18:00Z">
              <w:r w:rsidRPr="00C56D08" w:rsidDel="0058349C">
                <w:rPr>
                  <w:rFonts w:ascii="Calibri" w:hAnsi="Calibri"/>
                  <w:sz w:val="18"/>
                  <w:highlight w:val="cyan"/>
                  <w:rPrChange w:id="1229" w:author="Shewmaker, Michael@Energy" w:date="2021-12-23T12:02:00Z">
                    <w:rPr>
                      <w:rFonts w:ascii="Calibri" w:hAnsi="Calibri"/>
                      <w:sz w:val="18"/>
                    </w:rPr>
                  </w:rPrChange>
                </w:rPr>
                <w:delText>04</w:delText>
              </w:r>
            </w:del>
          </w:p>
        </w:tc>
        <w:tc>
          <w:tcPr>
            <w:tcW w:w="1095" w:type="dxa"/>
            <w:tcPrChange w:id="1230" w:author="Markstrum, Alexis" w:date="2021-11-10T14:58:00Z">
              <w:tcPr>
                <w:tcW w:w="886" w:type="dxa"/>
              </w:tcPr>
            </w:tcPrChange>
          </w:tcPr>
          <w:p w14:paraId="272677EB" w14:textId="4011C0D7" w:rsidR="002B0471" w:rsidRPr="00C56D08" w:rsidDel="0058349C" w:rsidRDefault="002B0471" w:rsidP="00B00674">
            <w:pPr>
              <w:jc w:val="center"/>
              <w:rPr>
                <w:del w:id="1231" w:author="Shewmaker, Michael@Energy" w:date="2022-01-13T18:18:00Z"/>
                <w:rFonts w:ascii="Calibri" w:hAnsi="Calibri"/>
                <w:sz w:val="18"/>
                <w:highlight w:val="cyan"/>
                <w:rPrChange w:id="1232" w:author="Shewmaker, Michael@Energy" w:date="2021-12-23T12:02:00Z">
                  <w:rPr>
                    <w:del w:id="1233" w:author="Shewmaker, Michael@Energy" w:date="2022-01-13T18:18:00Z"/>
                    <w:rFonts w:ascii="Calibri" w:hAnsi="Calibri"/>
                    <w:sz w:val="18"/>
                  </w:rPr>
                </w:rPrChange>
              </w:rPr>
            </w:pPr>
            <w:del w:id="1234" w:author="Shewmaker, Michael@Energy" w:date="2022-01-13T18:18:00Z">
              <w:r w:rsidRPr="00C56D08" w:rsidDel="0058349C">
                <w:rPr>
                  <w:rFonts w:ascii="Calibri" w:hAnsi="Calibri"/>
                  <w:sz w:val="18"/>
                  <w:highlight w:val="cyan"/>
                  <w:rPrChange w:id="1235" w:author="Shewmaker, Michael@Energy" w:date="2021-12-23T12:02:00Z">
                    <w:rPr>
                      <w:rFonts w:ascii="Calibri" w:hAnsi="Calibri"/>
                      <w:sz w:val="18"/>
                    </w:rPr>
                  </w:rPrChange>
                </w:rPr>
                <w:delText>05</w:delText>
              </w:r>
            </w:del>
          </w:p>
        </w:tc>
        <w:tc>
          <w:tcPr>
            <w:tcW w:w="1307" w:type="dxa"/>
            <w:vAlign w:val="center"/>
            <w:tcPrChange w:id="1236" w:author="Markstrum, Alexis" w:date="2021-11-10T14:58:00Z">
              <w:tcPr>
                <w:tcW w:w="1307" w:type="dxa"/>
                <w:vAlign w:val="center"/>
              </w:tcPr>
            </w:tcPrChange>
          </w:tcPr>
          <w:p w14:paraId="09D33A9B" w14:textId="54EE1544" w:rsidR="002B0471" w:rsidRPr="004A470C" w:rsidDel="0058349C" w:rsidRDefault="002B0471" w:rsidP="00B00674">
            <w:pPr>
              <w:jc w:val="center"/>
              <w:rPr>
                <w:del w:id="1237" w:author="Shewmaker, Michael@Energy" w:date="2022-01-13T18:18:00Z"/>
                <w:rFonts w:ascii="Calibri" w:hAnsi="Calibri"/>
                <w:sz w:val="18"/>
              </w:rPr>
            </w:pPr>
            <w:del w:id="1238" w:author="Shewmaker, Michael@Energy" w:date="2022-01-13T18:18:00Z">
              <w:r w:rsidRPr="004A470C" w:rsidDel="0058349C">
                <w:rPr>
                  <w:rFonts w:ascii="Calibri" w:hAnsi="Calibri"/>
                  <w:sz w:val="18"/>
                </w:rPr>
                <w:delText>06</w:delText>
              </w:r>
            </w:del>
          </w:p>
        </w:tc>
        <w:tc>
          <w:tcPr>
            <w:tcW w:w="1057" w:type="dxa"/>
            <w:vAlign w:val="center"/>
            <w:tcPrChange w:id="1239" w:author="Markstrum, Alexis" w:date="2021-11-10T14:58:00Z">
              <w:tcPr>
                <w:tcW w:w="1057" w:type="dxa"/>
                <w:vAlign w:val="center"/>
              </w:tcPr>
            </w:tcPrChange>
          </w:tcPr>
          <w:p w14:paraId="077C03AF" w14:textId="7CFBAA35" w:rsidR="002B0471" w:rsidRPr="004A470C" w:rsidDel="0058349C" w:rsidRDefault="002B0471" w:rsidP="00B00674">
            <w:pPr>
              <w:jc w:val="center"/>
              <w:rPr>
                <w:del w:id="1240" w:author="Shewmaker, Michael@Energy" w:date="2022-01-13T18:18:00Z"/>
                <w:rFonts w:ascii="Calibri" w:hAnsi="Calibri"/>
                <w:sz w:val="18"/>
              </w:rPr>
            </w:pPr>
            <w:del w:id="1241" w:author="Shewmaker, Michael@Energy" w:date="2022-01-13T18:18:00Z">
              <w:r w:rsidRPr="004A470C" w:rsidDel="0058349C">
                <w:rPr>
                  <w:rFonts w:ascii="Calibri" w:hAnsi="Calibri"/>
                  <w:sz w:val="18"/>
                </w:rPr>
                <w:delText>07</w:delText>
              </w:r>
            </w:del>
          </w:p>
        </w:tc>
        <w:tc>
          <w:tcPr>
            <w:tcW w:w="1067" w:type="dxa"/>
            <w:vAlign w:val="center"/>
            <w:tcPrChange w:id="1242" w:author="Markstrum, Alexis" w:date="2021-11-10T14:58:00Z">
              <w:tcPr>
                <w:tcW w:w="1057" w:type="dxa"/>
                <w:vAlign w:val="center"/>
              </w:tcPr>
            </w:tcPrChange>
          </w:tcPr>
          <w:p w14:paraId="3BA60CF8" w14:textId="529FF58E" w:rsidR="002B0471" w:rsidRPr="004A470C" w:rsidDel="0058349C" w:rsidRDefault="002B0471" w:rsidP="00B00674">
            <w:pPr>
              <w:jc w:val="center"/>
              <w:rPr>
                <w:del w:id="1243" w:author="Shewmaker, Michael@Energy" w:date="2022-01-13T18:18:00Z"/>
                <w:rFonts w:ascii="Calibri" w:hAnsi="Calibri"/>
                <w:sz w:val="18"/>
              </w:rPr>
            </w:pPr>
            <w:del w:id="1244" w:author="Shewmaker, Michael@Energy" w:date="2022-01-13T18:18:00Z">
              <w:r w:rsidRPr="004A470C" w:rsidDel="0058349C">
                <w:rPr>
                  <w:rFonts w:ascii="Calibri" w:hAnsi="Calibri"/>
                  <w:sz w:val="18"/>
                </w:rPr>
                <w:delText>08</w:delText>
              </w:r>
            </w:del>
          </w:p>
        </w:tc>
        <w:tc>
          <w:tcPr>
            <w:tcW w:w="1128" w:type="dxa"/>
            <w:vAlign w:val="center"/>
            <w:tcPrChange w:id="1245" w:author="Markstrum, Alexis" w:date="2021-11-10T14:58:00Z">
              <w:tcPr>
                <w:tcW w:w="1128" w:type="dxa"/>
                <w:vAlign w:val="center"/>
              </w:tcPr>
            </w:tcPrChange>
          </w:tcPr>
          <w:p w14:paraId="6C4C4901" w14:textId="4D317B1E" w:rsidR="002B0471" w:rsidRPr="004A470C" w:rsidDel="0058349C" w:rsidRDefault="002B0471" w:rsidP="00B00674">
            <w:pPr>
              <w:jc w:val="center"/>
              <w:rPr>
                <w:del w:id="1246" w:author="Shewmaker, Michael@Energy" w:date="2022-01-13T18:18:00Z"/>
                <w:rFonts w:ascii="Calibri" w:hAnsi="Calibri"/>
                <w:sz w:val="18"/>
              </w:rPr>
            </w:pPr>
            <w:del w:id="1247" w:author="Shewmaker, Michael@Energy" w:date="2022-01-13T18:18:00Z">
              <w:r w:rsidRPr="004A470C" w:rsidDel="0058349C">
                <w:rPr>
                  <w:rFonts w:ascii="Calibri" w:hAnsi="Calibri"/>
                  <w:sz w:val="18"/>
                </w:rPr>
                <w:delText>09</w:delText>
              </w:r>
            </w:del>
          </w:p>
        </w:tc>
        <w:tc>
          <w:tcPr>
            <w:tcW w:w="766" w:type="dxa"/>
            <w:vAlign w:val="center"/>
            <w:tcPrChange w:id="1248" w:author="Markstrum, Alexis" w:date="2021-11-10T14:58:00Z">
              <w:tcPr>
                <w:tcW w:w="877" w:type="dxa"/>
                <w:vAlign w:val="center"/>
              </w:tcPr>
            </w:tcPrChange>
          </w:tcPr>
          <w:p w14:paraId="45998D12" w14:textId="6DE67B8B" w:rsidR="002B0471" w:rsidRPr="004A470C" w:rsidDel="0058349C" w:rsidRDefault="002B0471" w:rsidP="00B00674">
            <w:pPr>
              <w:jc w:val="center"/>
              <w:rPr>
                <w:del w:id="1249" w:author="Shewmaker, Michael@Energy" w:date="2022-01-13T18:18:00Z"/>
                <w:rFonts w:ascii="Calibri" w:hAnsi="Calibri"/>
                <w:sz w:val="18"/>
              </w:rPr>
            </w:pPr>
            <w:del w:id="1250" w:author="Shewmaker, Michael@Energy" w:date="2022-01-13T18:18:00Z">
              <w:r w:rsidRPr="004A470C" w:rsidDel="0058349C">
                <w:rPr>
                  <w:rFonts w:ascii="Calibri" w:hAnsi="Calibri"/>
                  <w:sz w:val="18"/>
                </w:rPr>
                <w:delText>10</w:delText>
              </w:r>
            </w:del>
          </w:p>
        </w:tc>
        <w:tc>
          <w:tcPr>
            <w:tcW w:w="930" w:type="dxa"/>
            <w:tcPrChange w:id="1251" w:author="Markstrum, Alexis" w:date="2021-11-10T14:58:00Z">
              <w:tcPr>
                <w:tcW w:w="972" w:type="dxa"/>
              </w:tcPr>
            </w:tcPrChange>
          </w:tcPr>
          <w:p w14:paraId="2EC5BFFC" w14:textId="311FD943" w:rsidR="002B0471" w:rsidRPr="004A470C" w:rsidDel="0058349C" w:rsidRDefault="002B0471" w:rsidP="00B00674">
            <w:pPr>
              <w:jc w:val="center"/>
              <w:rPr>
                <w:del w:id="1252" w:author="Shewmaker, Michael@Energy" w:date="2022-01-13T18:18:00Z"/>
                <w:rFonts w:ascii="Calibri" w:hAnsi="Calibri"/>
                <w:sz w:val="18"/>
              </w:rPr>
            </w:pPr>
            <w:del w:id="1253" w:author="Shewmaker, Michael@Energy" w:date="2022-01-13T18:18:00Z">
              <w:r w:rsidRPr="004A470C" w:rsidDel="0058349C">
                <w:rPr>
                  <w:rFonts w:ascii="Calibri" w:hAnsi="Calibri"/>
                  <w:sz w:val="18"/>
                </w:rPr>
                <w:delText>11</w:delText>
              </w:r>
            </w:del>
          </w:p>
        </w:tc>
        <w:tc>
          <w:tcPr>
            <w:tcW w:w="970" w:type="dxa"/>
            <w:vAlign w:val="center"/>
            <w:tcPrChange w:id="1254" w:author="Markstrum, Alexis" w:date="2021-11-10T14:58:00Z">
              <w:tcPr>
                <w:tcW w:w="997" w:type="dxa"/>
                <w:vAlign w:val="center"/>
              </w:tcPr>
            </w:tcPrChange>
          </w:tcPr>
          <w:p w14:paraId="7362F538" w14:textId="5281A1C1" w:rsidR="002B0471" w:rsidRPr="004A470C" w:rsidDel="0058349C" w:rsidRDefault="002B0471" w:rsidP="00B00674">
            <w:pPr>
              <w:jc w:val="center"/>
              <w:rPr>
                <w:del w:id="1255" w:author="Shewmaker, Michael@Energy" w:date="2022-01-13T18:18:00Z"/>
                <w:rFonts w:ascii="Calibri" w:hAnsi="Calibri"/>
                <w:sz w:val="18"/>
              </w:rPr>
            </w:pPr>
            <w:del w:id="1256" w:author="Shewmaker, Michael@Energy" w:date="2022-01-13T18:18:00Z">
              <w:r w:rsidRPr="004A470C" w:rsidDel="0058349C">
                <w:rPr>
                  <w:rFonts w:ascii="Calibri" w:hAnsi="Calibri"/>
                  <w:sz w:val="18"/>
                </w:rPr>
                <w:delText>12</w:delText>
              </w:r>
            </w:del>
          </w:p>
        </w:tc>
        <w:tc>
          <w:tcPr>
            <w:tcW w:w="1113" w:type="dxa"/>
            <w:vAlign w:val="center"/>
            <w:tcPrChange w:id="1257" w:author="Markstrum, Alexis" w:date="2021-11-10T14:58:00Z">
              <w:tcPr>
                <w:tcW w:w="1113" w:type="dxa"/>
                <w:vAlign w:val="center"/>
              </w:tcPr>
            </w:tcPrChange>
          </w:tcPr>
          <w:p w14:paraId="36665AE8" w14:textId="02B3F5C8" w:rsidR="002B0471" w:rsidRPr="004A470C" w:rsidDel="0058349C" w:rsidRDefault="002B0471" w:rsidP="00B00674">
            <w:pPr>
              <w:jc w:val="center"/>
              <w:rPr>
                <w:del w:id="1258" w:author="Shewmaker, Michael@Energy" w:date="2022-01-13T18:18:00Z"/>
                <w:rFonts w:ascii="Calibri" w:hAnsi="Calibri"/>
                <w:sz w:val="18"/>
              </w:rPr>
            </w:pPr>
            <w:del w:id="1259" w:author="Shewmaker, Michael@Energy" w:date="2022-01-13T18:18:00Z">
              <w:r w:rsidRPr="004A470C" w:rsidDel="0058349C">
                <w:rPr>
                  <w:rFonts w:ascii="Calibri" w:hAnsi="Calibri"/>
                  <w:sz w:val="18"/>
                </w:rPr>
                <w:delText>1</w:delText>
              </w:r>
            </w:del>
            <w:ins w:id="1260" w:author="Markstrum, Alexis" w:date="2021-11-10T15:00:00Z">
              <w:del w:id="1261" w:author="Shewmaker, Michael@Energy" w:date="2022-01-13T18:18:00Z">
                <w:r w:rsidR="00E152CA" w:rsidDel="0058349C">
                  <w:rPr>
                    <w:rFonts w:ascii="Calibri" w:hAnsi="Calibri"/>
                    <w:sz w:val="18"/>
                  </w:rPr>
                  <w:delText>2</w:delText>
                </w:r>
              </w:del>
            </w:ins>
            <w:del w:id="1262" w:author="Shewmaker, Michael@Energy" w:date="2022-01-13T18:18:00Z">
              <w:r w:rsidRPr="004A470C" w:rsidDel="0058349C">
                <w:rPr>
                  <w:rFonts w:ascii="Calibri" w:hAnsi="Calibri"/>
                  <w:sz w:val="18"/>
                </w:rPr>
                <w:delText>3</w:delText>
              </w:r>
            </w:del>
          </w:p>
        </w:tc>
        <w:tc>
          <w:tcPr>
            <w:tcW w:w="1173" w:type="dxa"/>
            <w:vAlign w:val="center"/>
            <w:tcPrChange w:id="1263" w:author="Markstrum, Alexis" w:date="2021-11-10T14:58:00Z">
              <w:tcPr>
                <w:tcW w:w="1173" w:type="dxa"/>
                <w:vAlign w:val="center"/>
              </w:tcPr>
            </w:tcPrChange>
          </w:tcPr>
          <w:p w14:paraId="0FBA4FF9" w14:textId="2F355A30" w:rsidR="002B0471" w:rsidRPr="004A470C" w:rsidDel="0058349C" w:rsidRDefault="002B0471" w:rsidP="00B00674">
            <w:pPr>
              <w:jc w:val="center"/>
              <w:rPr>
                <w:del w:id="1264" w:author="Shewmaker, Michael@Energy" w:date="2022-01-13T18:18:00Z"/>
                <w:rFonts w:ascii="Calibri" w:hAnsi="Calibri"/>
                <w:sz w:val="18"/>
              </w:rPr>
            </w:pPr>
            <w:del w:id="1265" w:author="Shewmaker, Michael@Energy" w:date="2022-01-13T18:18:00Z">
              <w:r w:rsidRPr="004A470C" w:rsidDel="0058349C">
                <w:rPr>
                  <w:rFonts w:ascii="Calibri" w:hAnsi="Calibri"/>
                  <w:sz w:val="18"/>
                </w:rPr>
                <w:delText>1</w:delText>
              </w:r>
            </w:del>
            <w:ins w:id="1266" w:author="Markstrum, Alexis" w:date="2021-11-10T15:00:00Z">
              <w:del w:id="1267" w:author="Shewmaker, Michael@Energy" w:date="2022-01-13T18:18:00Z">
                <w:r w:rsidR="00E152CA" w:rsidDel="0058349C">
                  <w:rPr>
                    <w:rFonts w:ascii="Calibri" w:hAnsi="Calibri"/>
                    <w:sz w:val="18"/>
                  </w:rPr>
                  <w:delText>3</w:delText>
                </w:r>
              </w:del>
            </w:ins>
            <w:del w:id="1268" w:author="Shewmaker, Michael@Energy" w:date="2022-01-13T18:18:00Z">
              <w:r w:rsidRPr="004A470C" w:rsidDel="0058349C">
                <w:rPr>
                  <w:rFonts w:ascii="Calibri" w:hAnsi="Calibri"/>
                  <w:sz w:val="18"/>
                </w:rPr>
                <w:delText>4</w:delText>
              </w:r>
            </w:del>
          </w:p>
        </w:tc>
      </w:tr>
      <w:tr w:rsidR="002B0471" w:rsidRPr="004A470C" w:rsidDel="0058349C" w14:paraId="54752A06" w14:textId="252C7D11" w:rsidTr="00623992">
        <w:trPr>
          <w:trHeight w:val="873"/>
          <w:del w:id="1269" w:author="Shewmaker, Michael@Energy" w:date="2022-01-13T18:18:00Z"/>
          <w:trPrChange w:id="1270" w:author="Markstrum, Alexis" w:date="2021-11-10T14:58:00Z">
            <w:trPr>
              <w:trHeight w:val="873"/>
            </w:trPr>
          </w:trPrChange>
        </w:trPr>
        <w:tc>
          <w:tcPr>
            <w:tcW w:w="785" w:type="dxa"/>
            <w:vAlign w:val="bottom"/>
            <w:tcPrChange w:id="1271" w:author="Markstrum, Alexis" w:date="2021-11-10T14:58:00Z">
              <w:tcPr>
                <w:tcW w:w="708" w:type="dxa"/>
                <w:vAlign w:val="bottom"/>
              </w:tcPr>
            </w:tcPrChange>
          </w:tcPr>
          <w:p w14:paraId="41D8846F" w14:textId="50D281FF" w:rsidR="002B0471" w:rsidRPr="004A470C" w:rsidDel="0058349C" w:rsidRDefault="002B0471" w:rsidP="00B00674">
            <w:pPr>
              <w:jc w:val="center"/>
              <w:rPr>
                <w:del w:id="1272" w:author="Shewmaker, Michael@Energy" w:date="2022-01-13T18:18:00Z"/>
                <w:rFonts w:ascii="Calibri" w:hAnsi="Calibri"/>
                <w:sz w:val="18"/>
                <w:szCs w:val="18"/>
              </w:rPr>
            </w:pPr>
            <w:del w:id="1273" w:author="Shewmaker, Michael@Energy" w:date="2022-01-13T18:18:00Z">
              <w:r w:rsidRPr="004A470C" w:rsidDel="0058349C">
                <w:rPr>
                  <w:rFonts w:ascii="Calibri" w:hAnsi="Calibri"/>
                  <w:sz w:val="18"/>
                  <w:szCs w:val="18"/>
                </w:rPr>
                <w:delText>Water Heating System ID or Name</w:delText>
              </w:r>
            </w:del>
          </w:p>
        </w:tc>
        <w:tc>
          <w:tcPr>
            <w:tcW w:w="1055" w:type="dxa"/>
            <w:vAlign w:val="bottom"/>
            <w:tcPrChange w:id="1274" w:author="Markstrum, Alexis" w:date="2021-11-10T14:58:00Z">
              <w:tcPr>
                <w:tcW w:w="1055" w:type="dxa"/>
                <w:vAlign w:val="bottom"/>
              </w:tcPr>
            </w:tcPrChange>
          </w:tcPr>
          <w:p w14:paraId="2A5D63E0" w14:textId="2E2B9785" w:rsidR="002B0471" w:rsidRPr="004A470C" w:rsidDel="0058349C" w:rsidRDefault="002B0471" w:rsidP="00B00674">
            <w:pPr>
              <w:jc w:val="center"/>
              <w:rPr>
                <w:del w:id="1275" w:author="Shewmaker, Michael@Energy" w:date="2022-01-13T18:18:00Z"/>
                <w:rFonts w:ascii="Calibri" w:hAnsi="Calibri"/>
                <w:sz w:val="18"/>
                <w:szCs w:val="18"/>
              </w:rPr>
            </w:pPr>
            <w:del w:id="1276" w:author="Shewmaker, Michael@Energy" w:date="2022-01-13T18:18:00Z">
              <w:r w:rsidRPr="004A470C" w:rsidDel="0058349C">
                <w:rPr>
                  <w:rFonts w:ascii="Calibri" w:hAnsi="Calibri"/>
                  <w:sz w:val="18"/>
                  <w:szCs w:val="18"/>
                </w:rPr>
                <w:delText>Water Heating System Type</w:delText>
              </w:r>
            </w:del>
          </w:p>
        </w:tc>
        <w:tc>
          <w:tcPr>
            <w:tcW w:w="1110" w:type="dxa"/>
            <w:vAlign w:val="bottom"/>
            <w:tcPrChange w:id="1277" w:author="Markstrum, Alexis" w:date="2021-11-10T14:58:00Z">
              <w:tcPr>
                <w:tcW w:w="1125" w:type="dxa"/>
                <w:vAlign w:val="bottom"/>
              </w:tcPr>
            </w:tcPrChange>
          </w:tcPr>
          <w:p w14:paraId="5BCD6223" w14:textId="69ED37E2" w:rsidR="002B0471" w:rsidRPr="004A470C" w:rsidDel="0058349C" w:rsidRDefault="002B0471" w:rsidP="00B00674">
            <w:pPr>
              <w:jc w:val="center"/>
              <w:rPr>
                <w:del w:id="1278" w:author="Shewmaker, Michael@Energy" w:date="2022-01-13T18:18:00Z"/>
                <w:rFonts w:ascii="Calibri" w:hAnsi="Calibri"/>
                <w:sz w:val="18"/>
                <w:szCs w:val="18"/>
              </w:rPr>
            </w:pPr>
            <w:del w:id="1279" w:author="Shewmaker, Michael@Energy" w:date="2022-01-13T18:18:00Z">
              <w:r w:rsidRPr="004A470C" w:rsidDel="0058349C">
                <w:rPr>
                  <w:rFonts w:ascii="Calibri" w:hAnsi="Calibri"/>
                  <w:sz w:val="18"/>
                  <w:szCs w:val="18"/>
                </w:rPr>
                <w:delText>System Option (from §150.1(c)8)</w:delText>
              </w:r>
            </w:del>
          </w:p>
        </w:tc>
        <w:tc>
          <w:tcPr>
            <w:tcW w:w="976" w:type="dxa"/>
            <w:vAlign w:val="bottom"/>
            <w:tcPrChange w:id="1280" w:author="Markstrum, Alexis" w:date="2021-11-10T14:58:00Z">
              <w:tcPr>
                <w:tcW w:w="976" w:type="dxa"/>
                <w:vAlign w:val="bottom"/>
              </w:tcPr>
            </w:tcPrChange>
          </w:tcPr>
          <w:p w14:paraId="713AC9C7" w14:textId="450B4139" w:rsidR="002B0471" w:rsidRPr="00C56D08" w:rsidDel="0058349C" w:rsidRDefault="002B0471" w:rsidP="00B00674">
            <w:pPr>
              <w:jc w:val="center"/>
              <w:rPr>
                <w:del w:id="1281" w:author="Shewmaker, Michael@Energy" w:date="2022-01-13T18:18:00Z"/>
                <w:rFonts w:ascii="Calibri" w:hAnsi="Calibri"/>
                <w:sz w:val="18"/>
                <w:szCs w:val="18"/>
                <w:highlight w:val="cyan"/>
                <w:rPrChange w:id="1282" w:author="Shewmaker, Michael@Energy" w:date="2021-12-23T12:02:00Z">
                  <w:rPr>
                    <w:del w:id="1283" w:author="Shewmaker, Michael@Energy" w:date="2022-01-13T18:18:00Z"/>
                    <w:rFonts w:ascii="Calibri" w:hAnsi="Calibri"/>
                    <w:sz w:val="18"/>
                    <w:szCs w:val="18"/>
                  </w:rPr>
                </w:rPrChange>
              </w:rPr>
            </w:pPr>
            <w:del w:id="1284" w:author="Shewmaker, Michael@Energy" w:date="2022-01-13T18:18:00Z">
              <w:r w:rsidRPr="00C56D08" w:rsidDel="0058349C">
                <w:rPr>
                  <w:rFonts w:ascii="Calibri" w:hAnsi="Calibri"/>
                  <w:sz w:val="18"/>
                  <w:szCs w:val="18"/>
                  <w:highlight w:val="cyan"/>
                  <w:rPrChange w:id="1285" w:author="Shewmaker, Michael@Energy" w:date="2021-12-23T12:02:00Z">
                    <w:rPr>
                      <w:rFonts w:ascii="Calibri" w:hAnsi="Calibri"/>
                      <w:sz w:val="18"/>
                      <w:szCs w:val="18"/>
                    </w:rPr>
                  </w:rPrChange>
                </w:rPr>
                <w:delText># of Dwelling Units in System</w:delText>
              </w:r>
            </w:del>
          </w:p>
        </w:tc>
        <w:tc>
          <w:tcPr>
            <w:tcW w:w="1095" w:type="dxa"/>
            <w:vAlign w:val="bottom"/>
            <w:tcPrChange w:id="1286" w:author="Markstrum, Alexis" w:date="2021-11-10T14:58:00Z">
              <w:tcPr>
                <w:tcW w:w="886" w:type="dxa"/>
                <w:vAlign w:val="bottom"/>
              </w:tcPr>
            </w:tcPrChange>
          </w:tcPr>
          <w:p w14:paraId="775BDB2A" w14:textId="254CAA1B" w:rsidR="002B0471" w:rsidRPr="00C56D08" w:rsidDel="0058349C" w:rsidRDefault="002B0471" w:rsidP="00B00674">
            <w:pPr>
              <w:jc w:val="center"/>
              <w:rPr>
                <w:del w:id="1287" w:author="Shewmaker, Michael@Energy" w:date="2022-01-13T18:18:00Z"/>
                <w:rFonts w:ascii="Calibri" w:hAnsi="Calibri"/>
                <w:sz w:val="18"/>
                <w:szCs w:val="18"/>
                <w:highlight w:val="cyan"/>
                <w:rPrChange w:id="1288" w:author="Shewmaker, Michael@Energy" w:date="2021-12-23T12:02:00Z">
                  <w:rPr>
                    <w:del w:id="1289" w:author="Shewmaker, Michael@Energy" w:date="2022-01-13T18:18:00Z"/>
                    <w:rFonts w:ascii="Calibri" w:hAnsi="Calibri"/>
                    <w:sz w:val="18"/>
                    <w:szCs w:val="18"/>
                  </w:rPr>
                </w:rPrChange>
              </w:rPr>
            </w:pPr>
            <w:del w:id="1290" w:author="Shewmaker, Michael@Energy" w:date="2022-01-13T18:18:00Z">
              <w:r w:rsidRPr="00C56D08" w:rsidDel="0058349C">
                <w:rPr>
                  <w:rFonts w:ascii="Calibri" w:hAnsi="Calibri"/>
                  <w:sz w:val="18"/>
                  <w:szCs w:val="18"/>
                  <w:highlight w:val="cyan"/>
                  <w:rPrChange w:id="1291" w:author="Shewmaker, Michael@Energy" w:date="2021-12-23T12:02:00Z">
                    <w:rPr>
                      <w:rFonts w:ascii="Calibri" w:hAnsi="Calibri"/>
                      <w:sz w:val="18"/>
                      <w:szCs w:val="18"/>
                    </w:rPr>
                  </w:rPrChange>
                </w:rPr>
                <w:delText># of Recir Loops</w:delText>
              </w:r>
            </w:del>
          </w:p>
        </w:tc>
        <w:tc>
          <w:tcPr>
            <w:tcW w:w="1307" w:type="dxa"/>
            <w:vAlign w:val="bottom"/>
            <w:tcPrChange w:id="1292" w:author="Markstrum, Alexis" w:date="2021-11-10T14:58:00Z">
              <w:tcPr>
                <w:tcW w:w="1307" w:type="dxa"/>
                <w:vAlign w:val="bottom"/>
              </w:tcPr>
            </w:tcPrChange>
          </w:tcPr>
          <w:p w14:paraId="19F3CE79" w14:textId="2A50C49C" w:rsidR="002B0471" w:rsidRPr="004A470C" w:rsidDel="0058349C" w:rsidRDefault="002B0471" w:rsidP="00B00674">
            <w:pPr>
              <w:jc w:val="center"/>
              <w:rPr>
                <w:del w:id="1293" w:author="Shewmaker, Michael@Energy" w:date="2022-01-13T18:18:00Z"/>
                <w:rFonts w:ascii="Calibri" w:hAnsi="Calibri"/>
                <w:sz w:val="18"/>
                <w:szCs w:val="18"/>
              </w:rPr>
            </w:pPr>
            <w:del w:id="1294" w:author="Shewmaker, Michael@Energy" w:date="2022-01-13T18:18:00Z">
              <w:r w:rsidRPr="004A470C" w:rsidDel="0058349C">
                <w:rPr>
                  <w:rFonts w:ascii="Calibri" w:hAnsi="Calibri"/>
                  <w:sz w:val="18"/>
                  <w:szCs w:val="18"/>
                </w:rPr>
                <w:delText>Water Heater Type</w:delText>
              </w:r>
            </w:del>
          </w:p>
        </w:tc>
        <w:tc>
          <w:tcPr>
            <w:tcW w:w="1057" w:type="dxa"/>
            <w:vAlign w:val="bottom"/>
            <w:tcPrChange w:id="1295" w:author="Markstrum, Alexis" w:date="2021-11-10T14:58:00Z">
              <w:tcPr>
                <w:tcW w:w="1057" w:type="dxa"/>
                <w:vAlign w:val="bottom"/>
              </w:tcPr>
            </w:tcPrChange>
          </w:tcPr>
          <w:p w14:paraId="3944C74F" w14:textId="6A23B5E0" w:rsidR="002B0471" w:rsidRPr="004A470C" w:rsidDel="0058349C" w:rsidRDefault="002B0471" w:rsidP="00B00674">
            <w:pPr>
              <w:jc w:val="center"/>
              <w:rPr>
                <w:del w:id="1296" w:author="Shewmaker, Michael@Energy" w:date="2022-01-13T18:18:00Z"/>
                <w:rFonts w:ascii="Calibri" w:hAnsi="Calibri"/>
                <w:sz w:val="18"/>
                <w:szCs w:val="18"/>
              </w:rPr>
            </w:pPr>
            <w:del w:id="1297" w:author="Shewmaker, Michael@Energy" w:date="2022-01-13T18:18:00Z">
              <w:r w:rsidRPr="004A470C" w:rsidDel="0058349C">
                <w:rPr>
                  <w:rFonts w:ascii="Calibri" w:hAnsi="Calibri"/>
                  <w:sz w:val="18"/>
                  <w:szCs w:val="18"/>
                </w:rPr>
                <w:delText>Volume</w:delText>
              </w:r>
            </w:del>
          </w:p>
        </w:tc>
        <w:tc>
          <w:tcPr>
            <w:tcW w:w="1067" w:type="dxa"/>
            <w:vAlign w:val="bottom"/>
            <w:tcPrChange w:id="1298" w:author="Markstrum, Alexis" w:date="2021-11-10T14:58:00Z">
              <w:tcPr>
                <w:tcW w:w="1057" w:type="dxa"/>
                <w:vAlign w:val="bottom"/>
              </w:tcPr>
            </w:tcPrChange>
          </w:tcPr>
          <w:p w14:paraId="1E9EE2E4" w14:textId="22888614" w:rsidR="002B0471" w:rsidRPr="004A470C" w:rsidDel="0058349C" w:rsidRDefault="002B0471" w:rsidP="00B00674">
            <w:pPr>
              <w:jc w:val="center"/>
              <w:rPr>
                <w:del w:id="1299" w:author="Shewmaker, Michael@Energy" w:date="2022-01-13T18:18:00Z"/>
                <w:rFonts w:ascii="Calibri" w:hAnsi="Calibri"/>
                <w:sz w:val="18"/>
                <w:szCs w:val="18"/>
              </w:rPr>
            </w:pPr>
            <w:del w:id="1300" w:author="Shewmaker, Michael@Energy" w:date="2022-01-13T18:18:00Z">
              <w:r w:rsidRPr="004A470C" w:rsidDel="0058349C">
                <w:rPr>
                  <w:rFonts w:ascii="Calibri" w:hAnsi="Calibri"/>
                  <w:sz w:val="18"/>
                  <w:szCs w:val="18"/>
                </w:rPr>
                <w:delText>Fuel Type</w:delText>
              </w:r>
            </w:del>
          </w:p>
        </w:tc>
        <w:tc>
          <w:tcPr>
            <w:tcW w:w="1128" w:type="dxa"/>
            <w:vAlign w:val="bottom"/>
            <w:tcPrChange w:id="1301" w:author="Markstrum, Alexis" w:date="2021-11-10T14:58:00Z">
              <w:tcPr>
                <w:tcW w:w="1128" w:type="dxa"/>
                <w:vAlign w:val="bottom"/>
              </w:tcPr>
            </w:tcPrChange>
          </w:tcPr>
          <w:p w14:paraId="5072F95A" w14:textId="18BC251F" w:rsidR="002B0471" w:rsidRPr="004A470C" w:rsidDel="0058349C" w:rsidRDefault="002B0471" w:rsidP="00B00674">
            <w:pPr>
              <w:jc w:val="center"/>
              <w:rPr>
                <w:del w:id="1302" w:author="Shewmaker, Michael@Energy" w:date="2022-01-13T18:18:00Z"/>
                <w:rFonts w:ascii="Calibri" w:hAnsi="Calibri"/>
                <w:sz w:val="18"/>
                <w:szCs w:val="18"/>
              </w:rPr>
            </w:pPr>
            <w:del w:id="1303" w:author="Shewmaker, Michael@Energy" w:date="2022-01-13T18:18:00Z">
              <w:r w:rsidRPr="004A470C" w:rsidDel="0058349C">
                <w:rPr>
                  <w:rFonts w:ascii="Calibri" w:hAnsi="Calibri"/>
                  <w:sz w:val="18"/>
                  <w:szCs w:val="18"/>
                </w:rPr>
                <w:delText># of Water Heaters in System</w:delText>
              </w:r>
            </w:del>
          </w:p>
        </w:tc>
        <w:tc>
          <w:tcPr>
            <w:tcW w:w="766" w:type="dxa"/>
            <w:vAlign w:val="bottom"/>
            <w:tcPrChange w:id="1304" w:author="Markstrum, Alexis" w:date="2021-11-10T14:58:00Z">
              <w:tcPr>
                <w:tcW w:w="877" w:type="dxa"/>
                <w:vAlign w:val="bottom"/>
              </w:tcPr>
            </w:tcPrChange>
          </w:tcPr>
          <w:p w14:paraId="65D4D832" w14:textId="756FDCB6" w:rsidR="002B0471" w:rsidRPr="004A470C" w:rsidDel="0058349C" w:rsidRDefault="002B0471" w:rsidP="007D0A18">
            <w:pPr>
              <w:jc w:val="center"/>
              <w:rPr>
                <w:del w:id="1305" w:author="Shewmaker, Michael@Energy" w:date="2022-01-13T18:18:00Z"/>
                <w:rFonts w:ascii="Calibri" w:hAnsi="Calibri"/>
                <w:sz w:val="18"/>
                <w:szCs w:val="18"/>
              </w:rPr>
            </w:pPr>
            <w:del w:id="1306" w:author="Shewmaker, Michael@Energy" w:date="2022-01-13T18:18:00Z">
              <w:r w:rsidRPr="004A470C" w:rsidDel="0058349C">
                <w:rPr>
                  <w:rFonts w:ascii="Calibri" w:hAnsi="Calibri"/>
                  <w:sz w:val="18"/>
                  <w:szCs w:val="18"/>
                </w:rPr>
                <w:delText xml:space="preserve">Rated Input </w:delText>
              </w:r>
            </w:del>
          </w:p>
        </w:tc>
        <w:tc>
          <w:tcPr>
            <w:tcW w:w="930" w:type="dxa"/>
            <w:vAlign w:val="bottom"/>
            <w:tcPrChange w:id="1307" w:author="Markstrum, Alexis" w:date="2021-11-10T14:58:00Z">
              <w:tcPr>
                <w:tcW w:w="972" w:type="dxa"/>
                <w:vAlign w:val="bottom"/>
              </w:tcPr>
            </w:tcPrChange>
          </w:tcPr>
          <w:p w14:paraId="3176E296" w14:textId="60F3EA65" w:rsidR="002B0471" w:rsidRPr="004A470C" w:rsidDel="0058349C" w:rsidRDefault="002B0471" w:rsidP="00B00674">
            <w:pPr>
              <w:jc w:val="center"/>
              <w:rPr>
                <w:del w:id="1308" w:author="Shewmaker, Michael@Energy" w:date="2022-01-13T18:18:00Z"/>
                <w:rFonts w:ascii="Calibri" w:hAnsi="Calibri"/>
                <w:sz w:val="18"/>
                <w:szCs w:val="18"/>
              </w:rPr>
            </w:pPr>
            <w:del w:id="1309" w:author="Shewmaker, Michael@Energy" w:date="2022-01-13T18:18:00Z">
              <w:r w:rsidRPr="004A470C" w:rsidDel="0058349C">
                <w:rPr>
                  <w:rFonts w:ascii="Calibri" w:hAnsi="Calibri"/>
                  <w:sz w:val="18"/>
                  <w:szCs w:val="18"/>
                </w:rPr>
                <w:delText>Minimum Solar Savings Fraction</w:delText>
              </w:r>
            </w:del>
          </w:p>
        </w:tc>
        <w:tc>
          <w:tcPr>
            <w:tcW w:w="970" w:type="dxa"/>
            <w:vAlign w:val="bottom"/>
            <w:tcPrChange w:id="1310" w:author="Markstrum, Alexis" w:date="2021-11-10T14:58:00Z">
              <w:tcPr>
                <w:tcW w:w="997" w:type="dxa"/>
                <w:vAlign w:val="bottom"/>
              </w:tcPr>
            </w:tcPrChange>
          </w:tcPr>
          <w:p w14:paraId="38DF67F7" w14:textId="66D8837B" w:rsidR="002B0471" w:rsidRPr="004A470C" w:rsidDel="0058349C" w:rsidRDefault="002B0471" w:rsidP="00B00674">
            <w:pPr>
              <w:jc w:val="center"/>
              <w:rPr>
                <w:del w:id="1311" w:author="Shewmaker, Michael@Energy" w:date="2022-01-13T18:18:00Z"/>
                <w:rFonts w:ascii="Calibri" w:hAnsi="Calibri"/>
                <w:sz w:val="18"/>
                <w:szCs w:val="18"/>
              </w:rPr>
            </w:pPr>
            <w:del w:id="1312" w:author="Shewmaker, Michael@Energy" w:date="2022-01-13T18:18:00Z">
              <w:r w:rsidRPr="004A470C" w:rsidDel="0058349C">
                <w:rPr>
                  <w:rFonts w:ascii="Calibri" w:hAnsi="Calibri"/>
                  <w:sz w:val="18"/>
                  <w:szCs w:val="18"/>
                </w:rPr>
                <w:delText>Additional PV Capacity</w:delText>
              </w:r>
            </w:del>
          </w:p>
        </w:tc>
        <w:tc>
          <w:tcPr>
            <w:tcW w:w="1113" w:type="dxa"/>
            <w:vAlign w:val="bottom"/>
            <w:tcPrChange w:id="1313" w:author="Markstrum, Alexis" w:date="2021-11-10T14:58:00Z">
              <w:tcPr>
                <w:tcW w:w="1113" w:type="dxa"/>
                <w:vAlign w:val="bottom"/>
              </w:tcPr>
            </w:tcPrChange>
          </w:tcPr>
          <w:p w14:paraId="6DA42F8A" w14:textId="702BC61E" w:rsidR="002B0471" w:rsidRPr="004A470C" w:rsidDel="0058349C" w:rsidRDefault="002B0471" w:rsidP="00B00674">
            <w:pPr>
              <w:jc w:val="center"/>
              <w:rPr>
                <w:del w:id="1314" w:author="Shewmaker, Michael@Energy" w:date="2022-01-13T18:18:00Z"/>
                <w:rFonts w:ascii="Calibri" w:hAnsi="Calibri"/>
                <w:sz w:val="18"/>
                <w:szCs w:val="18"/>
              </w:rPr>
            </w:pPr>
            <w:del w:id="1315" w:author="Shewmaker, Michael@Energy" w:date="2022-01-13T18:18:00Z">
              <w:r w:rsidRPr="004A470C" w:rsidDel="0058349C">
                <w:rPr>
                  <w:rFonts w:ascii="Calibri" w:hAnsi="Calibri"/>
                  <w:sz w:val="18"/>
                  <w:szCs w:val="18"/>
                </w:rPr>
                <w:delText>Tank Location</w:delText>
              </w:r>
            </w:del>
          </w:p>
        </w:tc>
        <w:tc>
          <w:tcPr>
            <w:tcW w:w="1173" w:type="dxa"/>
            <w:vAlign w:val="bottom"/>
            <w:tcPrChange w:id="1316" w:author="Markstrum, Alexis" w:date="2021-11-10T14:58:00Z">
              <w:tcPr>
                <w:tcW w:w="1173" w:type="dxa"/>
                <w:vAlign w:val="bottom"/>
              </w:tcPr>
            </w:tcPrChange>
          </w:tcPr>
          <w:p w14:paraId="4EC0C5E8" w14:textId="22D01E70" w:rsidR="002B0471" w:rsidRPr="004A470C" w:rsidDel="0058349C" w:rsidRDefault="002B0471" w:rsidP="00B00674">
            <w:pPr>
              <w:jc w:val="center"/>
              <w:rPr>
                <w:del w:id="1317" w:author="Shewmaker, Michael@Energy" w:date="2022-01-13T18:18:00Z"/>
                <w:rFonts w:ascii="Calibri" w:hAnsi="Calibri"/>
                <w:sz w:val="18"/>
                <w:szCs w:val="18"/>
              </w:rPr>
            </w:pPr>
            <w:del w:id="1318" w:author="Shewmaker, Michael@Energy" w:date="2022-01-13T18:18:00Z">
              <w:r w:rsidRPr="004A470C" w:rsidDel="0058349C">
                <w:rPr>
                  <w:rFonts w:ascii="Calibri" w:hAnsi="Calibri"/>
                  <w:sz w:val="18"/>
                  <w:szCs w:val="18"/>
                </w:rPr>
                <w:delText>Distribution Type</w:delText>
              </w:r>
            </w:del>
          </w:p>
        </w:tc>
      </w:tr>
      <w:tr w:rsidR="002B0471" w:rsidRPr="004A470C" w:rsidDel="0058349C" w14:paraId="2FFCA9BF" w14:textId="4BB1EFA6" w:rsidTr="00623992">
        <w:trPr>
          <w:trHeight w:val="4752"/>
          <w:del w:id="1319" w:author="Shewmaker, Michael@Energy" w:date="2022-01-13T18:18:00Z"/>
          <w:trPrChange w:id="1320" w:author="Markstrum, Alexis" w:date="2021-11-10T14:58:00Z">
            <w:trPr>
              <w:trHeight w:val="4752"/>
            </w:trPr>
          </w:trPrChange>
        </w:trPr>
        <w:tc>
          <w:tcPr>
            <w:tcW w:w="785" w:type="dxa"/>
            <w:tcPrChange w:id="1321" w:author="Markstrum, Alexis" w:date="2021-11-10T14:58:00Z">
              <w:tcPr>
                <w:tcW w:w="708" w:type="dxa"/>
              </w:tcPr>
            </w:tcPrChange>
          </w:tcPr>
          <w:p w14:paraId="2DDA12BB" w14:textId="7E3B2098" w:rsidR="002B0471" w:rsidRPr="004A470C" w:rsidDel="0058349C" w:rsidRDefault="002B0471" w:rsidP="00B00674">
            <w:pPr>
              <w:rPr>
                <w:del w:id="1322" w:author="Shewmaker, Michael@Energy" w:date="2022-01-13T18:18:00Z"/>
                <w:rFonts w:ascii="Calibri" w:hAnsi="Calibri"/>
                <w:sz w:val="18"/>
              </w:rPr>
            </w:pPr>
            <w:del w:id="1323" w:author="Shewmaker, Michael@Energy" w:date="2022-01-13T18:18:00Z">
              <w:r w:rsidRPr="004A470C" w:rsidDel="0058349C">
                <w:rPr>
                  <w:rFonts w:ascii="Calibri" w:hAnsi="Calibri"/>
                  <w:sz w:val="18"/>
                </w:rPr>
                <w:delText>&lt;&lt;user input text&gt;&gt;</w:delText>
              </w:r>
            </w:del>
          </w:p>
        </w:tc>
        <w:tc>
          <w:tcPr>
            <w:tcW w:w="1055" w:type="dxa"/>
            <w:tcPrChange w:id="1324" w:author="Markstrum, Alexis" w:date="2021-11-10T14:58:00Z">
              <w:tcPr>
                <w:tcW w:w="1055" w:type="dxa"/>
              </w:tcPr>
            </w:tcPrChange>
          </w:tcPr>
          <w:p w14:paraId="220D4EA7" w14:textId="6ADD5E87" w:rsidR="002B0471" w:rsidRPr="004A470C" w:rsidDel="0058349C" w:rsidRDefault="002B0471" w:rsidP="00B00674">
            <w:pPr>
              <w:keepNext/>
              <w:tabs>
                <w:tab w:val="left" w:pos="2160"/>
                <w:tab w:val="left" w:pos="2700"/>
                <w:tab w:val="left" w:pos="3420"/>
                <w:tab w:val="left" w:pos="3780"/>
                <w:tab w:val="left" w:pos="5760"/>
                <w:tab w:val="left" w:pos="7212"/>
              </w:tabs>
              <w:rPr>
                <w:del w:id="1325" w:author="Shewmaker, Michael@Energy" w:date="2022-01-13T18:18:00Z"/>
                <w:rFonts w:ascii="Calibri" w:hAnsi="Calibri"/>
                <w:sz w:val="18"/>
              </w:rPr>
            </w:pPr>
            <w:del w:id="1326" w:author="Shewmaker, Michael@Energy" w:date="2022-01-13T18:18:00Z">
              <w:r w:rsidRPr="004A470C" w:rsidDel="0058349C">
                <w:rPr>
                  <w:rFonts w:ascii="Calibri" w:hAnsi="Calibri"/>
                  <w:sz w:val="18"/>
                </w:rPr>
                <w:delText>&lt;&lt;user pick from list:</w:delText>
              </w:r>
            </w:del>
          </w:p>
          <w:p w14:paraId="738F116A" w14:textId="5D1C9FD6" w:rsidR="002B0471" w:rsidRPr="004A470C" w:rsidDel="0058349C" w:rsidRDefault="002B0471" w:rsidP="00B00674">
            <w:pPr>
              <w:keepNext/>
              <w:tabs>
                <w:tab w:val="left" w:pos="2160"/>
                <w:tab w:val="left" w:pos="2700"/>
                <w:tab w:val="left" w:pos="3420"/>
                <w:tab w:val="left" w:pos="3780"/>
                <w:tab w:val="left" w:pos="5760"/>
                <w:tab w:val="left" w:pos="7212"/>
              </w:tabs>
              <w:rPr>
                <w:del w:id="1327" w:author="Shewmaker, Michael@Energy" w:date="2022-01-13T18:18:00Z"/>
                <w:rFonts w:ascii="Calibri" w:hAnsi="Calibri"/>
                <w:sz w:val="18"/>
              </w:rPr>
            </w:pPr>
            <w:del w:id="1328" w:author="Shewmaker, Michael@Energy" w:date="2022-01-13T18:18:00Z">
              <w:r w:rsidRPr="004A470C" w:rsidDel="0058349C">
                <w:rPr>
                  <w:rFonts w:ascii="Calibri" w:hAnsi="Calibri"/>
                  <w:sz w:val="18"/>
                </w:rPr>
                <w:delText>*DHW;</w:delText>
              </w:r>
            </w:del>
          </w:p>
          <w:p w14:paraId="529C0AEA" w14:textId="5B6530DD" w:rsidR="002B0471" w:rsidRPr="004A470C" w:rsidDel="009B38B3" w:rsidRDefault="002B0471" w:rsidP="00B00674">
            <w:pPr>
              <w:keepNext/>
              <w:tabs>
                <w:tab w:val="left" w:pos="2160"/>
                <w:tab w:val="left" w:pos="2700"/>
                <w:tab w:val="left" w:pos="3420"/>
                <w:tab w:val="left" w:pos="3780"/>
                <w:tab w:val="left" w:pos="5760"/>
                <w:tab w:val="left" w:pos="7212"/>
              </w:tabs>
              <w:rPr>
                <w:del w:id="1329" w:author="Shewmaker, Michael@Energy" w:date="2021-12-23T11:56:00Z"/>
                <w:rFonts w:ascii="Calibri" w:hAnsi="Calibri"/>
                <w:sz w:val="18"/>
              </w:rPr>
            </w:pPr>
            <w:del w:id="1330" w:author="Shewmaker, Michael@Energy" w:date="2021-12-23T11:56:00Z">
              <w:r w:rsidRPr="004A470C" w:rsidDel="009B38B3">
                <w:rPr>
                  <w:rFonts w:ascii="Calibri" w:hAnsi="Calibri"/>
                  <w:sz w:val="18"/>
                </w:rPr>
                <w:delText>*Central;</w:delText>
              </w:r>
            </w:del>
          </w:p>
          <w:p w14:paraId="475B9324" w14:textId="05D5DD6A" w:rsidR="002B0471" w:rsidRPr="004A470C" w:rsidDel="0058349C" w:rsidRDefault="002B0471" w:rsidP="00B00674">
            <w:pPr>
              <w:keepNext/>
              <w:tabs>
                <w:tab w:val="left" w:pos="2160"/>
                <w:tab w:val="left" w:pos="2700"/>
                <w:tab w:val="left" w:pos="3420"/>
                <w:tab w:val="left" w:pos="3780"/>
                <w:tab w:val="left" w:pos="5760"/>
                <w:tab w:val="left" w:pos="7212"/>
              </w:tabs>
              <w:rPr>
                <w:del w:id="1331" w:author="Shewmaker, Michael@Energy" w:date="2022-01-13T18:18:00Z"/>
                <w:rFonts w:ascii="Calibri" w:hAnsi="Calibri"/>
                <w:sz w:val="18"/>
              </w:rPr>
            </w:pPr>
            <w:del w:id="1332" w:author="Shewmaker, Michael@Energy" w:date="2022-01-13T18:18:00Z">
              <w:r w:rsidRPr="004A470C" w:rsidDel="0058349C">
                <w:rPr>
                  <w:rFonts w:ascii="Calibri" w:hAnsi="Calibri"/>
                  <w:sz w:val="18"/>
                </w:rPr>
                <w:delText>*Hydronic;</w:delText>
              </w:r>
            </w:del>
          </w:p>
          <w:p w14:paraId="1F28A7A5" w14:textId="0D4DAC2A" w:rsidR="002B0471" w:rsidRPr="004A470C" w:rsidDel="0058349C" w:rsidRDefault="002B0471" w:rsidP="00B00674">
            <w:pPr>
              <w:keepNext/>
              <w:tabs>
                <w:tab w:val="left" w:pos="2160"/>
                <w:tab w:val="left" w:pos="2700"/>
                <w:tab w:val="left" w:pos="3420"/>
                <w:tab w:val="left" w:pos="3780"/>
                <w:tab w:val="left" w:pos="5760"/>
                <w:tab w:val="left" w:pos="7212"/>
              </w:tabs>
              <w:rPr>
                <w:del w:id="1333" w:author="Shewmaker, Michael@Energy" w:date="2022-01-13T18:18:00Z"/>
                <w:rFonts w:ascii="Calibri" w:hAnsi="Calibri"/>
                <w:sz w:val="18"/>
              </w:rPr>
            </w:pPr>
            <w:del w:id="1334" w:author="Shewmaker, Michael@Energy" w:date="2022-01-13T18:18:00Z">
              <w:r w:rsidRPr="004A470C" w:rsidDel="0058349C">
                <w:rPr>
                  <w:rFonts w:ascii="Calibri" w:hAnsi="Calibri"/>
                  <w:sz w:val="18"/>
                </w:rPr>
                <w:delText>*Combined Hydronic&gt;&gt;</w:delText>
              </w:r>
            </w:del>
          </w:p>
        </w:tc>
        <w:tc>
          <w:tcPr>
            <w:tcW w:w="1110" w:type="dxa"/>
            <w:tcPrChange w:id="1335" w:author="Markstrum, Alexis" w:date="2021-11-10T14:58:00Z">
              <w:tcPr>
                <w:tcW w:w="1125" w:type="dxa"/>
              </w:tcPr>
            </w:tcPrChange>
          </w:tcPr>
          <w:p w14:paraId="75B41711" w14:textId="7011A30C" w:rsidR="002B0471" w:rsidRPr="004A470C" w:rsidDel="0058349C" w:rsidRDefault="002B0471" w:rsidP="00B00674">
            <w:pPr>
              <w:keepNext/>
              <w:tabs>
                <w:tab w:val="left" w:pos="2160"/>
                <w:tab w:val="left" w:pos="2700"/>
                <w:tab w:val="left" w:pos="3420"/>
                <w:tab w:val="left" w:pos="3780"/>
                <w:tab w:val="left" w:pos="5760"/>
                <w:tab w:val="left" w:pos="7212"/>
              </w:tabs>
              <w:rPr>
                <w:del w:id="1336" w:author="Shewmaker, Michael@Energy" w:date="2022-01-13T18:18:00Z"/>
                <w:rFonts w:ascii="Calibri" w:hAnsi="Calibri"/>
                <w:sz w:val="18"/>
              </w:rPr>
            </w:pPr>
            <w:del w:id="1337" w:author="Shewmaker, Michael@Energy" w:date="2022-01-13T18:18:00Z">
              <w:r w:rsidRPr="004A470C" w:rsidDel="0058349C">
                <w:rPr>
                  <w:rFonts w:ascii="Calibri" w:hAnsi="Calibri"/>
                  <w:sz w:val="18"/>
                </w:rPr>
                <w:delText>&lt;&lt;</w:delText>
              </w:r>
            </w:del>
            <w:del w:id="1338" w:author="Shewmaker, Michael@Energy" w:date="2021-12-23T11:56:00Z">
              <w:r w:rsidRPr="004A470C" w:rsidDel="009B38B3">
                <w:rPr>
                  <w:rFonts w:ascii="Calibri" w:hAnsi="Calibri"/>
                  <w:sz w:val="18"/>
                </w:rPr>
                <w:delText xml:space="preserve">if </w:delText>
              </w:r>
              <w:r w:rsidDel="009B38B3">
                <w:rPr>
                  <w:rFonts w:ascii="Calibri" w:hAnsi="Calibri"/>
                  <w:sz w:val="18"/>
                </w:rPr>
                <w:delText>A11</w:delText>
              </w:r>
              <w:r w:rsidRPr="004A470C" w:rsidDel="009B38B3">
                <w:rPr>
                  <w:rFonts w:ascii="Calibri" w:hAnsi="Calibri"/>
                  <w:sz w:val="18"/>
                </w:rPr>
                <w:delText xml:space="preserve"> = Single Family or </w:delText>
              </w:r>
              <w:r w:rsidRPr="00C93D5B" w:rsidDel="009B38B3">
                <w:rPr>
                  <w:rFonts w:ascii="Calibri" w:hAnsi="Calibri"/>
                  <w:sz w:val="18"/>
                  <w:highlight w:val="yellow"/>
                  <w:rPrChange w:id="1339" w:author="Renee Temple" w:date="2021-11-01T09:01:00Z">
                    <w:rPr>
                      <w:rFonts w:ascii="Calibri" w:hAnsi="Calibri"/>
                      <w:sz w:val="18"/>
                    </w:rPr>
                  </w:rPrChange>
                </w:rPr>
                <w:delText>Multifamily</w:delText>
              </w:r>
              <w:r w:rsidRPr="004A470C" w:rsidDel="009B38B3">
                <w:rPr>
                  <w:rFonts w:ascii="Calibri" w:hAnsi="Calibri"/>
                  <w:sz w:val="18"/>
                </w:rPr>
                <w:delText>, then</w:delText>
              </w:r>
            </w:del>
            <w:del w:id="1340" w:author="Shewmaker, Michael@Energy" w:date="2022-01-13T18:18:00Z">
              <w:r w:rsidRPr="004A470C" w:rsidDel="0058349C">
                <w:rPr>
                  <w:rFonts w:ascii="Calibri" w:hAnsi="Calibri"/>
                  <w:sz w:val="18"/>
                </w:rPr>
                <w:delText xml:space="preserve"> user picks from list: </w:delText>
              </w:r>
              <w:commentRangeStart w:id="1341"/>
              <w:r w:rsidRPr="004A470C" w:rsidDel="0058349C">
                <w:rPr>
                  <w:rFonts w:ascii="Calibri" w:hAnsi="Calibri"/>
                  <w:sz w:val="18"/>
                </w:rPr>
                <w:delText>1</w:delText>
              </w:r>
            </w:del>
            <w:ins w:id="1342" w:author="Renee Temple" w:date="2021-11-04T16:32:00Z">
              <w:del w:id="1343" w:author="Shewmaker, Michael@Energy" w:date="2022-01-13T18:18:00Z">
                <w:r w:rsidR="001076BD" w:rsidDel="0058349C">
                  <w:rPr>
                    <w:rFonts w:ascii="Calibri" w:hAnsi="Calibri"/>
                    <w:sz w:val="18"/>
                  </w:rPr>
                  <w:delText>A</w:delText>
                </w:r>
              </w:del>
            </w:ins>
            <w:del w:id="1344" w:author="Shewmaker, Michael@Energy" w:date="2022-01-13T18:18:00Z">
              <w:r w:rsidRPr="004A470C" w:rsidDel="0058349C">
                <w:rPr>
                  <w:rFonts w:ascii="Calibri" w:hAnsi="Calibri"/>
                  <w:sz w:val="18"/>
                </w:rPr>
                <w:delText xml:space="preserve">, </w:delText>
              </w:r>
            </w:del>
            <w:ins w:id="1345" w:author="Renee Temple" w:date="2021-11-04T16:32:00Z">
              <w:del w:id="1346" w:author="Shewmaker, Michael@Energy" w:date="2022-01-13T18:18:00Z">
                <w:r w:rsidR="001076BD" w:rsidDel="0058349C">
                  <w:rPr>
                    <w:rFonts w:ascii="Calibri" w:hAnsi="Calibri"/>
                    <w:sz w:val="18"/>
                  </w:rPr>
                  <w:delText xml:space="preserve">1B, </w:delText>
                </w:r>
              </w:del>
            </w:ins>
            <w:del w:id="1347" w:author="Shewmaker, Michael@Energy" w:date="2022-01-13T18:18:00Z">
              <w:r w:rsidRPr="004A470C" w:rsidDel="0058349C">
                <w:rPr>
                  <w:rFonts w:ascii="Calibri" w:hAnsi="Calibri"/>
                  <w:sz w:val="18"/>
                </w:rPr>
                <w:delText>2, 3, 4A, 4B, 5, 5A, 5B;</w:delText>
              </w:r>
              <w:commentRangeEnd w:id="1341"/>
              <w:r w:rsidR="009B38B3" w:rsidDel="0058349C">
                <w:rPr>
                  <w:rStyle w:val="CommentReference"/>
                </w:rPr>
                <w:commentReference w:id="1341"/>
              </w:r>
            </w:del>
          </w:p>
          <w:p w14:paraId="18E5D4E0" w14:textId="421A1BB6" w:rsidR="002B0471" w:rsidRPr="004A470C" w:rsidDel="0058349C" w:rsidRDefault="002B0471" w:rsidP="00B00674">
            <w:pPr>
              <w:keepNext/>
              <w:tabs>
                <w:tab w:val="left" w:pos="2160"/>
                <w:tab w:val="left" w:pos="2700"/>
                <w:tab w:val="left" w:pos="3420"/>
                <w:tab w:val="left" w:pos="3780"/>
                <w:tab w:val="left" w:pos="5760"/>
                <w:tab w:val="left" w:pos="7212"/>
              </w:tabs>
              <w:rPr>
                <w:del w:id="1348" w:author="Shewmaker, Michael@Energy" w:date="2022-01-13T18:18:00Z"/>
                <w:rFonts w:ascii="Calibri" w:hAnsi="Calibri"/>
                <w:sz w:val="18"/>
              </w:rPr>
            </w:pPr>
            <w:del w:id="1349" w:author="Shewmaker, Michael@Energy" w:date="2021-12-23T11:56:00Z">
              <w:r w:rsidRPr="004A470C" w:rsidDel="009B38B3">
                <w:rPr>
                  <w:rFonts w:ascii="Calibri" w:hAnsi="Calibri"/>
                  <w:sz w:val="18"/>
                </w:rPr>
                <w:delText xml:space="preserve">Elseif </w:delText>
              </w:r>
              <w:r w:rsidDel="009B38B3">
                <w:rPr>
                  <w:rFonts w:ascii="Calibri" w:hAnsi="Calibri"/>
                  <w:sz w:val="18"/>
                </w:rPr>
                <w:delText>A11</w:delText>
              </w:r>
              <w:r w:rsidRPr="004A470C" w:rsidDel="009B38B3">
                <w:rPr>
                  <w:rFonts w:ascii="Calibri" w:hAnsi="Calibri"/>
                  <w:sz w:val="18"/>
                </w:rPr>
                <w:delText xml:space="preserve"> = </w:delText>
              </w:r>
              <w:r w:rsidRPr="00C93D5B" w:rsidDel="009B38B3">
                <w:rPr>
                  <w:rFonts w:ascii="Calibri" w:hAnsi="Calibri"/>
                  <w:sz w:val="18"/>
                  <w:highlight w:val="yellow"/>
                  <w:rPrChange w:id="1350" w:author="Renee Temple" w:date="2021-11-01T09:01:00Z">
                    <w:rPr>
                      <w:rFonts w:ascii="Calibri" w:hAnsi="Calibri"/>
                      <w:sz w:val="18"/>
                    </w:rPr>
                  </w:rPrChange>
                </w:rPr>
                <w:delText>Multifamily</w:delText>
              </w:r>
              <w:r w:rsidRPr="004A470C" w:rsidDel="009B38B3">
                <w:rPr>
                  <w:rFonts w:ascii="Calibri" w:hAnsi="Calibri"/>
                  <w:sz w:val="18"/>
                </w:rPr>
                <w:delText xml:space="preserve"> with central water heating, then user picks from list: “A additional solar” or “B solar + drain water heat recovery”</w:delText>
              </w:r>
            </w:del>
            <w:del w:id="1351" w:author="Shewmaker, Michael@Energy" w:date="2022-01-13T18:18:00Z">
              <w:r w:rsidRPr="004A470C" w:rsidDel="0058349C">
                <w:rPr>
                  <w:rFonts w:ascii="Calibri" w:hAnsi="Calibri"/>
                  <w:sz w:val="18"/>
                </w:rPr>
                <w:delText>&gt;&gt;</w:delText>
              </w:r>
            </w:del>
          </w:p>
        </w:tc>
        <w:tc>
          <w:tcPr>
            <w:tcW w:w="976" w:type="dxa"/>
            <w:tcPrChange w:id="1352" w:author="Markstrum, Alexis" w:date="2021-11-10T14:58:00Z">
              <w:tcPr>
                <w:tcW w:w="976" w:type="dxa"/>
              </w:tcPr>
            </w:tcPrChange>
          </w:tcPr>
          <w:p w14:paraId="442445DB" w14:textId="044A9FF9" w:rsidR="002B0471" w:rsidRPr="00C56D08" w:rsidDel="0058349C" w:rsidRDefault="002B0471" w:rsidP="00B00674">
            <w:pPr>
              <w:keepNext/>
              <w:tabs>
                <w:tab w:val="left" w:pos="2160"/>
                <w:tab w:val="left" w:pos="2700"/>
                <w:tab w:val="left" w:pos="3420"/>
                <w:tab w:val="left" w:pos="3780"/>
                <w:tab w:val="left" w:pos="5760"/>
                <w:tab w:val="left" w:pos="7212"/>
              </w:tabs>
              <w:rPr>
                <w:del w:id="1353" w:author="Shewmaker, Michael@Energy" w:date="2022-01-13T18:18:00Z"/>
                <w:rFonts w:ascii="Calibri" w:hAnsi="Calibri"/>
                <w:sz w:val="18"/>
                <w:szCs w:val="14"/>
                <w:highlight w:val="cyan"/>
                <w:rPrChange w:id="1354" w:author="Shewmaker, Michael@Energy" w:date="2021-12-23T12:02:00Z">
                  <w:rPr>
                    <w:del w:id="1355" w:author="Shewmaker, Michael@Energy" w:date="2022-01-13T18:18:00Z"/>
                    <w:rFonts w:ascii="Calibri" w:hAnsi="Calibri"/>
                    <w:sz w:val="18"/>
                    <w:szCs w:val="14"/>
                  </w:rPr>
                </w:rPrChange>
              </w:rPr>
            </w:pPr>
            <w:del w:id="1356" w:author="Shewmaker, Michael@Energy" w:date="2022-01-13T18:18:00Z">
              <w:r w:rsidRPr="00C56D08" w:rsidDel="0058349C">
                <w:rPr>
                  <w:rFonts w:ascii="Calibri" w:hAnsi="Calibri"/>
                  <w:sz w:val="18"/>
                  <w:szCs w:val="14"/>
                  <w:highlight w:val="cyan"/>
                  <w:rPrChange w:id="1357" w:author="Shewmaker, Michael@Energy" w:date="2021-12-23T12:02:00Z">
                    <w:rPr>
                      <w:rFonts w:ascii="Calibri" w:hAnsi="Calibri"/>
                      <w:sz w:val="18"/>
                      <w:szCs w:val="14"/>
                    </w:rPr>
                  </w:rPrChange>
                </w:rPr>
                <w:delText>&lt;&lt;</w:delText>
              </w:r>
              <w:r w:rsidR="004972F8" w:rsidRPr="00C56D08" w:rsidDel="0058349C">
                <w:rPr>
                  <w:rFonts w:ascii="Calibri" w:hAnsi="Calibri"/>
                  <w:sz w:val="18"/>
                  <w:szCs w:val="14"/>
                  <w:highlight w:val="cyan"/>
                  <w:rPrChange w:id="1358" w:author="Shewmaker, Michael@Energy" w:date="2021-12-23T12:02:00Z">
                    <w:rPr>
                      <w:rFonts w:ascii="Calibri" w:hAnsi="Calibri"/>
                      <w:sz w:val="18"/>
                      <w:szCs w:val="14"/>
                    </w:rPr>
                  </w:rPrChange>
                </w:rPr>
                <w:delText xml:space="preserve"> if A11 = Single Family, value =1; else </w:delText>
              </w:r>
              <w:r w:rsidRPr="00C56D08" w:rsidDel="0058349C">
                <w:rPr>
                  <w:rFonts w:ascii="Calibri" w:hAnsi="Calibri"/>
                  <w:sz w:val="18"/>
                  <w:szCs w:val="14"/>
                  <w:highlight w:val="cyan"/>
                  <w:rPrChange w:id="1359" w:author="Shewmaker, Michael@Energy" w:date="2021-12-23T12:02:00Z">
                    <w:rPr>
                      <w:rFonts w:ascii="Calibri" w:hAnsi="Calibri"/>
                      <w:sz w:val="18"/>
                      <w:szCs w:val="14"/>
                    </w:rPr>
                  </w:rPrChange>
                </w:rPr>
                <w:delText>user input: whole number&gt;&gt;</w:delText>
              </w:r>
            </w:del>
          </w:p>
        </w:tc>
        <w:tc>
          <w:tcPr>
            <w:tcW w:w="1095" w:type="dxa"/>
            <w:tcPrChange w:id="1360" w:author="Markstrum, Alexis" w:date="2021-11-10T14:58:00Z">
              <w:tcPr>
                <w:tcW w:w="886" w:type="dxa"/>
              </w:tcPr>
            </w:tcPrChange>
          </w:tcPr>
          <w:p w14:paraId="3E98AA0A" w14:textId="016C964A" w:rsidR="002B0471" w:rsidRPr="00C56D08" w:rsidDel="0058349C" w:rsidRDefault="002B0471" w:rsidP="00B00674">
            <w:pPr>
              <w:keepNext/>
              <w:rPr>
                <w:del w:id="1361" w:author="Shewmaker, Michael@Energy" w:date="2022-01-13T18:18:00Z"/>
                <w:rFonts w:ascii="Calibri" w:hAnsi="Calibri"/>
                <w:sz w:val="18"/>
                <w:szCs w:val="18"/>
                <w:highlight w:val="cyan"/>
                <w:rPrChange w:id="1362" w:author="Shewmaker, Michael@Energy" w:date="2021-12-23T12:02:00Z">
                  <w:rPr>
                    <w:del w:id="1363" w:author="Shewmaker, Michael@Energy" w:date="2022-01-13T18:18:00Z"/>
                    <w:rFonts w:ascii="Calibri" w:hAnsi="Calibri"/>
                    <w:sz w:val="18"/>
                    <w:szCs w:val="18"/>
                  </w:rPr>
                </w:rPrChange>
              </w:rPr>
            </w:pPr>
            <w:del w:id="1364" w:author="Shewmaker, Michael@Energy" w:date="2022-01-13T18:18:00Z">
              <w:r w:rsidRPr="00C56D08" w:rsidDel="0058349C">
                <w:rPr>
                  <w:rFonts w:ascii="Calibri" w:hAnsi="Calibri"/>
                  <w:sz w:val="18"/>
                  <w:szCs w:val="18"/>
                  <w:highlight w:val="cyan"/>
                  <w:rPrChange w:id="1365" w:author="Shewmaker, Michael@Energy" w:date="2021-12-23T12:02:00Z">
                    <w:rPr>
                      <w:rFonts w:ascii="Calibri" w:hAnsi="Calibri"/>
                      <w:sz w:val="18"/>
                      <w:szCs w:val="18"/>
                    </w:rPr>
                  </w:rPrChange>
                </w:rPr>
                <w:delText>&lt;&lt;if L02 = Central</w:delText>
              </w:r>
              <w:r w:rsidR="00425011" w:rsidRPr="00C56D08" w:rsidDel="0058349C">
                <w:rPr>
                  <w:rFonts w:ascii="Calibri" w:hAnsi="Calibri"/>
                  <w:sz w:val="18"/>
                  <w:szCs w:val="18"/>
                  <w:highlight w:val="cyan"/>
                  <w:rPrChange w:id="1366" w:author="Shewmaker, Michael@Energy" w:date="2021-12-23T12:02:00Z">
                    <w:rPr>
                      <w:rFonts w:ascii="Calibri" w:hAnsi="Calibri"/>
                      <w:sz w:val="18"/>
                      <w:szCs w:val="18"/>
                    </w:rPr>
                  </w:rPrChange>
                </w:rPr>
                <w:delText xml:space="preserve"> and L04≤8</w:delText>
              </w:r>
              <w:r w:rsidRPr="00C56D08" w:rsidDel="0058349C">
                <w:rPr>
                  <w:rFonts w:ascii="Calibri" w:hAnsi="Calibri"/>
                  <w:sz w:val="18"/>
                  <w:szCs w:val="18"/>
                  <w:highlight w:val="cyan"/>
                  <w:rPrChange w:id="1367" w:author="Shewmaker, Michael@Energy" w:date="2021-12-23T12:02:00Z">
                    <w:rPr>
                      <w:rFonts w:ascii="Calibri" w:hAnsi="Calibri"/>
                      <w:sz w:val="18"/>
                      <w:szCs w:val="18"/>
                    </w:rPr>
                  </w:rPrChange>
                </w:rPr>
                <w:delText>,</w:delText>
              </w:r>
              <w:r w:rsidR="00425011" w:rsidRPr="00C56D08" w:rsidDel="0058349C">
                <w:rPr>
                  <w:rFonts w:ascii="Calibri" w:hAnsi="Calibri"/>
                  <w:sz w:val="18"/>
                  <w:szCs w:val="18"/>
                  <w:highlight w:val="cyan"/>
                  <w:rPrChange w:id="1368" w:author="Shewmaker, Michael@Energy" w:date="2021-12-23T12:02:00Z">
                    <w:rPr>
                      <w:rFonts w:ascii="Calibri" w:hAnsi="Calibri"/>
                      <w:sz w:val="18"/>
                      <w:szCs w:val="18"/>
                    </w:rPr>
                  </w:rPrChange>
                </w:rPr>
                <w:delText xml:space="preserve"> then value =1; elseif L02=Central and L04&gt;8,</w:delText>
              </w:r>
              <w:r w:rsidRPr="00C56D08" w:rsidDel="0058349C">
                <w:rPr>
                  <w:rFonts w:ascii="Calibri" w:hAnsi="Calibri"/>
                  <w:sz w:val="18"/>
                  <w:szCs w:val="18"/>
                  <w:highlight w:val="cyan"/>
                  <w:rPrChange w:id="1369" w:author="Shewmaker, Michael@Energy" w:date="2021-12-23T12:02:00Z">
                    <w:rPr>
                      <w:rFonts w:ascii="Calibri" w:hAnsi="Calibri"/>
                      <w:sz w:val="18"/>
                      <w:szCs w:val="18"/>
                    </w:rPr>
                  </w:rPrChange>
                </w:rPr>
                <w:delText xml:space="preserve"> then user entry: allow ≥2;</w:delText>
              </w:r>
            </w:del>
          </w:p>
          <w:p w14:paraId="01C0266A" w14:textId="2C02F6E2" w:rsidR="002B0471" w:rsidRPr="00C56D08" w:rsidDel="0058349C" w:rsidRDefault="002B0471" w:rsidP="00B00674">
            <w:pPr>
              <w:keepNext/>
              <w:tabs>
                <w:tab w:val="left" w:pos="2160"/>
                <w:tab w:val="left" w:pos="2700"/>
                <w:tab w:val="left" w:pos="3420"/>
                <w:tab w:val="left" w:pos="3780"/>
                <w:tab w:val="left" w:pos="5760"/>
                <w:tab w:val="left" w:pos="7212"/>
              </w:tabs>
              <w:rPr>
                <w:del w:id="1370" w:author="Shewmaker, Michael@Energy" w:date="2022-01-13T18:18:00Z"/>
                <w:rFonts w:ascii="Calibri" w:hAnsi="Calibri"/>
                <w:sz w:val="18"/>
                <w:szCs w:val="14"/>
                <w:highlight w:val="cyan"/>
                <w:rPrChange w:id="1371" w:author="Shewmaker, Michael@Energy" w:date="2021-12-23T12:02:00Z">
                  <w:rPr>
                    <w:del w:id="1372" w:author="Shewmaker, Michael@Energy" w:date="2022-01-13T18:18:00Z"/>
                    <w:rFonts w:ascii="Calibri" w:hAnsi="Calibri"/>
                    <w:sz w:val="18"/>
                    <w:szCs w:val="14"/>
                  </w:rPr>
                </w:rPrChange>
              </w:rPr>
            </w:pPr>
            <w:del w:id="1373" w:author="Shewmaker, Michael@Energy" w:date="2022-01-13T18:18:00Z">
              <w:r w:rsidRPr="00C56D08" w:rsidDel="0058349C">
                <w:rPr>
                  <w:rFonts w:ascii="Calibri" w:hAnsi="Calibri"/>
                  <w:sz w:val="18"/>
                  <w:szCs w:val="18"/>
                  <w:highlight w:val="cyan"/>
                  <w:rPrChange w:id="1374" w:author="Shewmaker, Michael@Energy" w:date="2021-12-23T12:02:00Z">
                    <w:rPr>
                      <w:rFonts w:ascii="Calibri" w:hAnsi="Calibri"/>
                      <w:sz w:val="18"/>
                      <w:szCs w:val="18"/>
                    </w:rPr>
                  </w:rPrChange>
                </w:rPr>
                <w:delText>Else value = NA&gt;&gt;</w:delText>
              </w:r>
            </w:del>
          </w:p>
        </w:tc>
        <w:tc>
          <w:tcPr>
            <w:tcW w:w="1307" w:type="dxa"/>
            <w:tcPrChange w:id="1375" w:author="Markstrum, Alexis" w:date="2021-11-10T14:58:00Z">
              <w:tcPr>
                <w:tcW w:w="1307" w:type="dxa"/>
              </w:tcPr>
            </w:tcPrChange>
          </w:tcPr>
          <w:p w14:paraId="438E6FBF" w14:textId="0C52AED1" w:rsidR="002B0471" w:rsidRPr="004A470C" w:rsidDel="0058349C" w:rsidRDefault="002B0471" w:rsidP="00B00674">
            <w:pPr>
              <w:keepNext/>
              <w:tabs>
                <w:tab w:val="left" w:pos="2160"/>
                <w:tab w:val="left" w:pos="2700"/>
                <w:tab w:val="left" w:pos="3420"/>
                <w:tab w:val="left" w:pos="3780"/>
                <w:tab w:val="left" w:pos="5760"/>
                <w:tab w:val="left" w:pos="7212"/>
              </w:tabs>
              <w:rPr>
                <w:del w:id="1376" w:author="Shewmaker, Michael@Energy" w:date="2022-01-13T18:18:00Z"/>
                <w:rFonts w:ascii="Calibri" w:hAnsi="Calibri"/>
                <w:sz w:val="18"/>
                <w:szCs w:val="14"/>
              </w:rPr>
            </w:pPr>
            <w:del w:id="1377" w:author="Shewmaker, Michael@Energy" w:date="2022-01-13T18:18:00Z">
              <w:r w:rsidRPr="004A470C" w:rsidDel="0058349C">
                <w:rPr>
                  <w:rFonts w:ascii="Calibri" w:hAnsi="Calibri"/>
                  <w:sz w:val="18"/>
                  <w:szCs w:val="14"/>
                </w:rPr>
                <w:delText xml:space="preserve">&lt;&lt;if </w:delText>
              </w:r>
              <w:r w:rsidDel="0058349C">
                <w:rPr>
                  <w:rFonts w:ascii="Calibri" w:hAnsi="Calibri"/>
                  <w:sz w:val="18"/>
                  <w:szCs w:val="14"/>
                </w:rPr>
                <w:delText>A11</w:delText>
              </w:r>
              <w:r w:rsidRPr="004A470C" w:rsidDel="0058349C">
                <w:rPr>
                  <w:rFonts w:ascii="Calibri" w:hAnsi="Calibri"/>
                  <w:sz w:val="18"/>
                  <w:szCs w:val="14"/>
                </w:rPr>
                <w:delText xml:space="preserve"> = Single Family or </w:delText>
              </w:r>
              <w:r w:rsidRPr="00C93D5B" w:rsidDel="0058349C">
                <w:rPr>
                  <w:rFonts w:ascii="Calibri" w:hAnsi="Calibri"/>
                  <w:sz w:val="18"/>
                  <w:szCs w:val="14"/>
                  <w:highlight w:val="yellow"/>
                  <w:rPrChange w:id="1378" w:author="Renee Temple" w:date="2021-11-01T09:01:00Z">
                    <w:rPr>
                      <w:rFonts w:ascii="Calibri" w:hAnsi="Calibri"/>
                      <w:sz w:val="18"/>
                      <w:szCs w:val="14"/>
                    </w:rPr>
                  </w:rPrChange>
                </w:rPr>
                <w:delText>Multifamily</w:delText>
              </w:r>
              <w:r w:rsidRPr="004A470C" w:rsidDel="0058349C">
                <w:rPr>
                  <w:rFonts w:ascii="Calibri" w:hAnsi="Calibri"/>
                  <w:sz w:val="18"/>
                  <w:szCs w:val="14"/>
                </w:rPr>
                <w:delText xml:space="preserve"> and if </w:delText>
              </w:r>
              <w:r w:rsidR="006C26EA" w:rsidDel="0058349C">
                <w:rPr>
                  <w:rFonts w:ascii="Calibri" w:hAnsi="Calibri"/>
                  <w:sz w:val="18"/>
                  <w:szCs w:val="14"/>
                </w:rPr>
                <w:delText>L03</w:delText>
              </w:r>
              <w:r w:rsidRPr="004A470C" w:rsidDel="0058349C">
                <w:rPr>
                  <w:rFonts w:ascii="Calibri" w:hAnsi="Calibri"/>
                  <w:sz w:val="18"/>
                  <w:szCs w:val="14"/>
                </w:rPr>
                <w:delText xml:space="preserve"> = </w:delText>
              </w:r>
            </w:del>
            <w:ins w:id="1379" w:author="Renee Temple" w:date="2021-11-04T17:18:00Z">
              <w:del w:id="1380" w:author="Shewmaker, Michael@Energy" w:date="2022-01-13T18:18:00Z">
                <w:r w:rsidR="001703BC" w:rsidDel="0058349C">
                  <w:rPr>
                    <w:rFonts w:ascii="Calibri" w:hAnsi="Calibri"/>
                    <w:sz w:val="18"/>
                    <w:szCs w:val="14"/>
                  </w:rPr>
                  <w:delText>3</w:delText>
                </w:r>
              </w:del>
            </w:ins>
            <w:del w:id="1381" w:author="Shewmaker, Michael@Energy" w:date="2022-01-13T18:18:00Z">
              <w:r w:rsidRPr="004A470C" w:rsidDel="0058349C">
                <w:rPr>
                  <w:rFonts w:ascii="Calibri" w:hAnsi="Calibri"/>
                  <w:sz w:val="18"/>
                  <w:szCs w:val="14"/>
                </w:rPr>
                <w:delText>1 then value = Consumer instantaneous;</w:delText>
              </w:r>
            </w:del>
          </w:p>
          <w:p w14:paraId="4A61D7EB" w14:textId="2DEE4713" w:rsidR="002B0471" w:rsidRPr="004A470C" w:rsidDel="0058349C" w:rsidRDefault="002B0471" w:rsidP="00B00674">
            <w:pPr>
              <w:keepNext/>
              <w:tabs>
                <w:tab w:val="left" w:pos="2160"/>
                <w:tab w:val="left" w:pos="2700"/>
                <w:tab w:val="left" w:pos="3420"/>
                <w:tab w:val="left" w:pos="3780"/>
                <w:tab w:val="left" w:pos="5760"/>
                <w:tab w:val="left" w:pos="7212"/>
              </w:tabs>
              <w:rPr>
                <w:del w:id="1382" w:author="Shewmaker, Michael@Energy" w:date="2022-01-13T18:18:00Z"/>
                <w:rFonts w:ascii="Calibri" w:hAnsi="Calibri"/>
                <w:sz w:val="18"/>
                <w:szCs w:val="14"/>
              </w:rPr>
            </w:pPr>
            <w:del w:id="1383" w:author="Shewmaker, Michael@Energy" w:date="2022-01-13T18:18:00Z">
              <w:r w:rsidRPr="004A470C" w:rsidDel="0058349C">
                <w:rPr>
                  <w:rFonts w:ascii="Calibri" w:hAnsi="Calibri"/>
                  <w:sz w:val="18"/>
                  <w:szCs w:val="14"/>
                </w:rPr>
                <w:delText xml:space="preserve">if </w:delText>
              </w:r>
              <w:r w:rsidDel="0058349C">
                <w:rPr>
                  <w:rFonts w:ascii="Calibri" w:hAnsi="Calibri"/>
                  <w:sz w:val="18"/>
                  <w:szCs w:val="14"/>
                </w:rPr>
                <w:delText>L03</w:delText>
              </w:r>
              <w:r w:rsidRPr="004A470C" w:rsidDel="0058349C">
                <w:rPr>
                  <w:rFonts w:ascii="Calibri" w:hAnsi="Calibri"/>
                  <w:sz w:val="18"/>
                  <w:szCs w:val="14"/>
                </w:rPr>
                <w:delText xml:space="preserve"> = </w:delText>
              </w:r>
            </w:del>
            <w:ins w:id="1384" w:author="Renee Temple" w:date="2021-11-04T17:18:00Z">
              <w:del w:id="1385" w:author="Shewmaker, Michael@Energy" w:date="2022-01-13T18:18:00Z">
                <w:r w:rsidR="001703BC" w:rsidDel="0058349C">
                  <w:rPr>
                    <w:rFonts w:ascii="Calibri" w:hAnsi="Calibri"/>
                    <w:sz w:val="18"/>
                    <w:szCs w:val="14"/>
                  </w:rPr>
                  <w:delText>1</w:delText>
                </w:r>
              </w:del>
            </w:ins>
            <w:ins w:id="1386" w:author="Renee Temple" w:date="2021-11-04T17:19:00Z">
              <w:del w:id="1387" w:author="Shewmaker, Michael@Energy" w:date="2022-01-13T18:18:00Z">
                <w:r w:rsidR="001703BC" w:rsidDel="0058349C">
                  <w:rPr>
                    <w:rFonts w:ascii="Calibri" w:hAnsi="Calibri"/>
                    <w:sz w:val="18"/>
                    <w:szCs w:val="14"/>
                  </w:rPr>
                  <w:delText xml:space="preserve">A, 1B, </w:delText>
                </w:r>
              </w:del>
            </w:ins>
            <w:del w:id="1388" w:author="Shewmaker, Michael@Energy" w:date="2022-01-13T18:18:00Z">
              <w:r w:rsidRPr="004A470C" w:rsidDel="0058349C">
                <w:rPr>
                  <w:rFonts w:ascii="Calibri" w:hAnsi="Calibri"/>
                  <w:sz w:val="18"/>
                  <w:szCs w:val="14"/>
                </w:rPr>
                <w:delText xml:space="preserve">2, 3, 4A, or 4B then value = Consumer storage; </w:delText>
              </w:r>
            </w:del>
          </w:p>
          <w:p w14:paraId="26A52192" w14:textId="5D3E19DE" w:rsidR="002B0471" w:rsidRPr="004A470C" w:rsidDel="0058349C" w:rsidRDefault="002B0471" w:rsidP="00B00674">
            <w:pPr>
              <w:keepNext/>
              <w:tabs>
                <w:tab w:val="left" w:pos="2160"/>
                <w:tab w:val="left" w:pos="2700"/>
                <w:tab w:val="left" w:pos="3420"/>
                <w:tab w:val="left" w:pos="3780"/>
                <w:tab w:val="left" w:pos="5760"/>
                <w:tab w:val="left" w:pos="7212"/>
              </w:tabs>
              <w:rPr>
                <w:del w:id="1389" w:author="Shewmaker, Michael@Energy" w:date="2022-01-13T18:18:00Z"/>
                <w:rFonts w:ascii="Calibri" w:hAnsi="Calibri"/>
                <w:sz w:val="18"/>
                <w:szCs w:val="14"/>
              </w:rPr>
            </w:pPr>
            <w:del w:id="1390" w:author="Shewmaker, Michael@Energy" w:date="2022-01-13T18:18:00Z">
              <w:r w:rsidRPr="004A470C" w:rsidDel="0058349C">
                <w:rPr>
                  <w:rFonts w:ascii="Calibri" w:hAnsi="Calibri"/>
                  <w:sz w:val="18"/>
                  <w:szCs w:val="14"/>
                </w:rPr>
                <w:delText xml:space="preserve">if </w:delText>
              </w:r>
              <w:r w:rsidDel="0058349C">
                <w:rPr>
                  <w:rFonts w:ascii="Calibri" w:hAnsi="Calibri"/>
                  <w:sz w:val="18"/>
                  <w:szCs w:val="14"/>
                </w:rPr>
                <w:delText>L03</w:delText>
              </w:r>
              <w:r w:rsidRPr="004A470C" w:rsidDel="0058349C">
                <w:rPr>
                  <w:rFonts w:ascii="Calibri" w:hAnsi="Calibri"/>
                  <w:sz w:val="18"/>
                  <w:szCs w:val="14"/>
                </w:rPr>
                <w:delText xml:space="preserve"> is 5, 5A or 5B</w:delText>
              </w:r>
            </w:del>
            <w:ins w:id="1391" w:author="Markstrum, Alexis" w:date="2021-11-10T14:56:00Z">
              <w:del w:id="1392" w:author="Shewmaker, Michael@Energy" w:date="2022-01-13T18:18:00Z">
                <w:r w:rsidR="00623992" w:rsidDel="0058349C">
                  <w:rPr>
                    <w:rFonts w:ascii="Calibri" w:hAnsi="Calibri"/>
                    <w:sz w:val="18"/>
                    <w:szCs w:val="14"/>
                  </w:rPr>
                  <w:delText>2</w:delText>
                </w:r>
              </w:del>
            </w:ins>
            <w:del w:id="1393" w:author="Shewmaker, Michael@Energy" w:date="2022-01-13T18:18:00Z">
              <w:r w:rsidRPr="004A470C" w:rsidDel="0058349C">
                <w:rPr>
                  <w:rFonts w:ascii="Calibri" w:hAnsi="Calibri"/>
                  <w:sz w:val="18"/>
                  <w:szCs w:val="14"/>
                </w:rPr>
                <w:delText xml:space="preserve"> then value = NEEA Tier 3 heat pump water heater;</w:delText>
              </w:r>
            </w:del>
          </w:p>
          <w:p w14:paraId="2805B7A8" w14:textId="4C94631E" w:rsidR="002B0471" w:rsidRPr="004A470C" w:rsidDel="00C56D08" w:rsidRDefault="002B0471" w:rsidP="00B00674">
            <w:pPr>
              <w:keepNext/>
              <w:tabs>
                <w:tab w:val="left" w:pos="2160"/>
                <w:tab w:val="left" w:pos="2700"/>
                <w:tab w:val="left" w:pos="3420"/>
                <w:tab w:val="left" w:pos="3780"/>
                <w:tab w:val="left" w:pos="5760"/>
                <w:tab w:val="left" w:pos="7212"/>
              </w:tabs>
              <w:rPr>
                <w:del w:id="1394" w:author="Shewmaker, Michael@Energy" w:date="2021-12-23T12:03:00Z"/>
                <w:rFonts w:ascii="Calibri" w:hAnsi="Calibri"/>
                <w:sz w:val="18"/>
                <w:szCs w:val="14"/>
              </w:rPr>
            </w:pPr>
            <w:del w:id="1395" w:author="Shewmaker, Michael@Energy" w:date="2021-12-23T12:03:00Z">
              <w:r w:rsidRPr="004A470C" w:rsidDel="00C56D08">
                <w:rPr>
                  <w:rFonts w:ascii="Calibri" w:hAnsi="Calibri"/>
                  <w:sz w:val="18"/>
                  <w:szCs w:val="14"/>
                </w:rPr>
                <w:delText xml:space="preserve">elseif </w:delText>
              </w:r>
              <w:r w:rsidDel="00C56D08">
                <w:rPr>
                  <w:rFonts w:ascii="Calibri" w:hAnsi="Calibri"/>
                  <w:sz w:val="18"/>
                  <w:szCs w:val="14"/>
                </w:rPr>
                <w:delText>A11</w:delText>
              </w:r>
              <w:r w:rsidRPr="004A470C" w:rsidDel="00C56D08">
                <w:rPr>
                  <w:rFonts w:ascii="Calibri" w:hAnsi="Calibri"/>
                  <w:sz w:val="18"/>
                  <w:szCs w:val="14"/>
                </w:rPr>
                <w:delText xml:space="preserve"> = </w:delText>
              </w:r>
              <w:r w:rsidRPr="00C93D5B" w:rsidDel="00C56D08">
                <w:rPr>
                  <w:rFonts w:ascii="Calibri" w:hAnsi="Calibri"/>
                  <w:sz w:val="18"/>
                  <w:szCs w:val="14"/>
                  <w:highlight w:val="yellow"/>
                  <w:rPrChange w:id="1396" w:author="Renee Temple" w:date="2021-11-01T09:02:00Z">
                    <w:rPr>
                      <w:rFonts w:ascii="Calibri" w:hAnsi="Calibri"/>
                      <w:sz w:val="18"/>
                      <w:szCs w:val="14"/>
                    </w:rPr>
                  </w:rPrChange>
                </w:rPr>
                <w:delText>Multifamily</w:delText>
              </w:r>
              <w:r w:rsidRPr="004A470C" w:rsidDel="00C56D08">
                <w:rPr>
                  <w:rFonts w:ascii="Calibri" w:hAnsi="Calibri"/>
                  <w:sz w:val="18"/>
                  <w:szCs w:val="14"/>
                </w:rPr>
                <w:delText xml:space="preserve"> with central water heating, then user pick from list:</w:delText>
              </w:r>
            </w:del>
          </w:p>
          <w:p w14:paraId="7E6364CB" w14:textId="102CDFAB" w:rsidR="002B0471" w:rsidRPr="004A470C" w:rsidDel="00C56D08" w:rsidRDefault="002B0471" w:rsidP="00B00674">
            <w:pPr>
              <w:keepNext/>
              <w:tabs>
                <w:tab w:val="left" w:pos="2160"/>
                <w:tab w:val="left" w:pos="2700"/>
                <w:tab w:val="left" w:pos="3420"/>
                <w:tab w:val="left" w:pos="3780"/>
                <w:tab w:val="left" w:pos="5760"/>
                <w:tab w:val="left" w:pos="7212"/>
              </w:tabs>
              <w:rPr>
                <w:del w:id="1397" w:author="Shewmaker, Michael@Energy" w:date="2021-12-23T12:03:00Z"/>
                <w:rFonts w:ascii="Calibri" w:hAnsi="Calibri"/>
                <w:sz w:val="18"/>
                <w:szCs w:val="14"/>
              </w:rPr>
            </w:pPr>
            <w:del w:id="1398" w:author="Shewmaker, Michael@Energy" w:date="2021-12-23T12:03:00Z">
              <w:r w:rsidRPr="004A470C" w:rsidDel="00C56D08">
                <w:rPr>
                  <w:rFonts w:ascii="Calibri" w:hAnsi="Calibri"/>
                  <w:sz w:val="18"/>
                  <w:szCs w:val="14"/>
                </w:rPr>
                <w:delText>*Boiler;</w:delText>
              </w:r>
            </w:del>
          </w:p>
          <w:p w14:paraId="461ECBDD" w14:textId="5F28A744" w:rsidR="002B0471" w:rsidRPr="004A470C" w:rsidDel="00C56D08" w:rsidRDefault="002B0471" w:rsidP="00B00674">
            <w:pPr>
              <w:keepNext/>
              <w:tabs>
                <w:tab w:val="left" w:pos="2160"/>
                <w:tab w:val="left" w:pos="2700"/>
                <w:tab w:val="left" w:pos="3420"/>
                <w:tab w:val="left" w:pos="3780"/>
                <w:tab w:val="left" w:pos="5760"/>
                <w:tab w:val="left" w:pos="7212"/>
              </w:tabs>
              <w:rPr>
                <w:del w:id="1399" w:author="Shewmaker, Michael@Energy" w:date="2021-12-23T12:03:00Z"/>
                <w:rFonts w:ascii="Calibri" w:hAnsi="Calibri"/>
                <w:sz w:val="18"/>
                <w:szCs w:val="14"/>
              </w:rPr>
            </w:pPr>
            <w:del w:id="1400" w:author="Shewmaker, Michael@Energy" w:date="2021-12-23T12:03:00Z">
              <w:r w:rsidRPr="004A470C" w:rsidDel="00C56D08">
                <w:rPr>
                  <w:rFonts w:ascii="Calibri" w:hAnsi="Calibri"/>
                  <w:sz w:val="18"/>
                  <w:szCs w:val="14"/>
                </w:rPr>
                <w:delText>*Indirect;</w:delText>
              </w:r>
            </w:del>
          </w:p>
          <w:p w14:paraId="267FAA8A" w14:textId="355FB70F" w:rsidR="002B0471" w:rsidRPr="004A470C" w:rsidDel="00C56D08" w:rsidRDefault="002B0471" w:rsidP="00B00674">
            <w:pPr>
              <w:keepNext/>
              <w:tabs>
                <w:tab w:val="left" w:pos="2160"/>
                <w:tab w:val="left" w:pos="2700"/>
                <w:tab w:val="left" w:pos="3420"/>
                <w:tab w:val="left" w:pos="3780"/>
                <w:tab w:val="left" w:pos="5760"/>
                <w:tab w:val="left" w:pos="7212"/>
              </w:tabs>
              <w:rPr>
                <w:del w:id="1401" w:author="Shewmaker, Michael@Energy" w:date="2021-12-23T12:03:00Z"/>
                <w:rFonts w:ascii="Calibri" w:hAnsi="Calibri"/>
                <w:sz w:val="18"/>
                <w:szCs w:val="14"/>
              </w:rPr>
            </w:pPr>
            <w:del w:id="1402" w:author="Shewmaker, Michael@Energy" w:date="2021-12-23T12:03:00Z">
              <w:r w:rsidRPr="004A470C" w:rsidDel="00C56D08">
                <w:rPr>
                  <w:rFonts w:ascii="Calibri" w:hAnsi="Calibri"/>
                  <w:sz w:val="18"/>
                  <w:szCs w:val="14"/>
                </w:rPr>
                <w:delText>*Consumer Instantaneous;</w:delText>
              </w:r>
            </w:del>
          </w:p>
          <w:p w14:paraId="0ABE2E07" w14:textId="48B3EABE" w:rsidR="002B0471" w:rsidRPr="004A470C" w:rsidDel="00C56D08" w:rsidRDefault="002B0471" w:rsidP="00B00674">
            <w:pPr>
              <w:keepNext/>
              <w:tabs>
                <w:tab w:val="left" w:pos="2160"/>
                <w:tab w:val="left" w:pos="2700"/>
                <w:tab w:val="left" w:pos="3420"/>
                <w:tab w:val="left" w:pos="3780"/>
                <w:tab w:val="left" w:pos="5760"/>
                <w:tab w:val="left" w:pos="7212"/>
              </w:tabs>
              <w:rPr>
                <w:del w:id="1403" w:author="Shewmaker, Michael@Energy" w:date="2021-12-23T12:03:00Z"/>
                <w:rFonts w:ascii="Calibri" w:hAnsi="Calibri"/>
                <w:sz w:val="18"/>
                <w:szCs w:val="14"/>
              </w:rPr>
            </w:pPr>
            <w:del w:id="1404" w:author="Shewmaker, Michael@Energy" w:date="2021-12-23T12:03:00Z">
              <w:r w:rsidRPr="004A470C" w:rsidDel="00C56D08">
                <w:rPr>
                  <w:rFonts w:ascii="Calibri" w:hAnsi="Calibri"/>
                  <w:sz w:val="18"/>
                  <w:szCs w:val="14"/>
                </w:rPr>
                <w:delText>*Commercial Instantaneous;</w:delText>
              </w:r>
            </w:del>
          </w:p>
          <w:p w14:paraId="3CF8775E" w14:textId="7BE0EC46" w:rsidR="002B0471" w:rsidRPr="004A470C" w:rsidDel="00C56D08" w:rsidRDefault="002B0471" w:rsidP="00B00674">
            <w:pPr>
              <w:keepNext/>
              <w:tabs>
                <w:tab w:val="left" w:pos="2160"/>
                <w:tab w:val="left" w:pos="2700"/>
                <w:tab w:val="left" w:pos="3420"/>
                <w:tab w:val="left" w:pos="3780"/>
                <w:tab w:val="left" w:pos="5760"/>
                <w:tab w:val="left" w:pos="7212"/>
              </w:tabs>
              <w:rPr>
                <w:del w:id="1405" w:author="Shewmaker, Michael@Energy" w:date="2021-12-23T12:03:00Z"/>
                <w:rFonts w:ascii="Calibri" w:hAnsi="Calibri"/>
                <w:sz w:val="18"/>
                <w:szCs w:val="14"/>
              </w:rPr>
            </w:pPr>
            <w:del w:id="1406" w:author="Shewmaker, Michael@Energy" w:date="2021-12-23T12:03:00Z">
              <w:r w:rsidRPr="004A470C" w:rsidDel="00C56D08">
                <w:rPr>
                  <w:rFonts w:ascii="Calibri" w:hAnsi="Calibri"/>
                  <w:sz w:val="18"/>
                  <w:szCs w:val="14"/>
                </w:rPr>
                <w:delText>*Consumer Storage;</w:delText>
              </w:r>
            </w:del>
          </w:p>
          <w:p w14:paraId="23082D2A" w14:textId="55C025A2" w:rsidR="002B0471" w:rsidRPr="004A470C" w:rsidDel="00C56D08" w:rsidRDefault="002B0471" w:rsidP="00B00674">
            <w:pPr>
              <w:keepNext/>
              <w:tabs>
                <w:tab w:val="left" w:pos="2160"/>
                <w:tab w:val="left" w:pos="2700"/>
                <w:tab w:val="left" w:pos="3420"/>
                <w:tab w:val="left" w:pos="3780"/>
                <w:tab w:val="left" w:pos="5760"/>
                <w:tab w:val="left" w:pos="7212"/>
              </w:tabs>
              <w:rPr>
                <w:del w:id="1407" w:author="Shewmaker, Michael@Energy" w:date="2021-12-23T12:03:00Z"/>
                <w:rFonts w:ascii="Calibri" w:hAnsi="Calibri"/>
                <w:sz w:val="18"/>
                <w:szCs w:val="14"/>
              </w:rPr>
            </w:pPr>
            <w:del w:id="1408" w:author="Shewmaker, Michael@Energy" w:date="2021-12-23T12:03:00Z">
              <w:r w:rsidRPr="004A470C" w:rsidDel="00C56D08">
                <w:rPr>
                  <w:rFonts w:ascii="Calibri" w:hAnsi="Calibri"/>
                  <w:sz w:val="18"/>
                  <w:szCs w:val="14"/>
                </w:rPr>
                <w:delText>*Commercial Storage;</w:delText>
              </w:r>
            </w:del>
          </w:p>
          <w:p w14:paraId="0BB959D6" w14:textId="08C49180" w:rsidR="002B0471" w:rsidRPr="004A470C" w:rsidDel="0058349C" w:rsidRDefault="002B0471" w:rsidP="00B00674">
            <w:pPr>
              <w:keepNext/>
              <w:tabs>
                <w:tab w:val="left" w:pos="2160"/>
                <w:tab w:val="left" w:pos="2700"/>
                <w:tab w:val="left" w:pos="3420"/>
                <w:tab w:val="left" w:pos="3780"/>
                <w:tab w:val="left" w:pos="5760"/>
                <w:tab w:val="left" w:pos="7212"/>
              </w:tabs>
              <w:rPr>
                <w:del w:id="1409" w:author="Shewmaker, Michael@Energy" w:date="2022-01-13T18:18:00Z"/>
                <w:rFonts w:ascii="Calibri" w:hAnsi="Calibri"/>
                <w:sz w:val="18"/>
                <w:szCs w:val="14"/>
              </w:rPr>
            </w:pPr>
            <w:del w:id="1410" w:author="Shewmaker, Michael@Energy" w:date="2021-12-23T12:03:00Z">
              <w:r w:rsidRPr="004A470C" w:rsidDel="00C56D08">
                <w:rPr>
                  <w:rFonts w:ascii="Calibri" w:hAnsi="Calibri"/>
                  <w:sz w:val="18"/>
                  <w:szCs w:val="14"/>
                </w:rPr>
                <w:delText xml:space="preserve">*Residential-Duty </w:delText>
              </w:r>
              <w:r w:rsidRPr="004A470C" w:rsidDel="00C56D08">
                <w:rPr>
                  <w:rFonts w:ascii="Calibri" w:hAnsi="Calibri"/>
                  <w:sz w:val="18"/>
                  <w:szCs w:val="14"/>
                </w:rPr>
                <w:lastRenderedPageBreak/>
                <w:delText>Commercial Storage</w:delText>
              </w:r>
            </w:del>
            <w:del w:id="1411" w:author="Shewmaker, Michael@Energy" w:date="2022-01-13T18:18:00Z">
              <w:r w:rsidRPr="004A470C" w:rsidDel="0058349C">
                <w:rPr>
                  <w:rFonts w:ascii="Calibri" w:hAnsi="Calibri"/>
                  <w:sz w:val="18"/>
                  <w:szCs w:val="14"/>
                </w:rPr>
                <w:delText>&gt;&gt;</w:delText>
              </w:r>
            </w:del>
          </w:p>
        </w:tc>
        <w:tc>
          <w:tcPr>
            <w:tcW w:w="1057" w:type="dxa"/>
            <w:tcPrChange w:id="1412" w:author="Markstrum, Alexis" w:date="2021-11-10T14:58:00Z">
              <w:tcPr>
                <w:tcW w:w="1057" w:type="dxa"/>
              </w:tcPr>
            </w:tcPrChange>
          </w:tcPr>
          <w:p w14:paraId="27FC7839" w14:textId="75E71D57" w:rsidR="0070705C" w:rsidDel="0058349C" w:rsidRDefault="002B0471" w:rsidP="00B00674">
            <w:pPr>
              <w:keepNext/>
              <w:tabs>
                <w:tab w:val="left" w:pos="2160"/>
                <w:tab w:val="left" w:pos="2700"/>
                <w:tab w:val="left" w:pos="3420"/>
                <w:tab w:val="left" w:pos="3780"/>
                <w:tab w:val="left" w:pos="5760"/>
                <w:tab w:val="left" w:pos="7212"/>
              </w:tabs>
              <w:rPr>
                <w:ins w:id="1413" w:author="Renee Temple" w:date="2021-11-05T08:47:00Z"/>
                <w:del w:id="1414" w:author="Shewmaker, Michael@Energy" w:date="2022-01-13T18:18:00Z"/>
                <w:rFonts w:ascii="Calibri" w:hAnsi="Calibri"/>
                <w:sz w:val="18"/>
                <w:szCs w:val="14"/>
              </w:rPr>
            </w:pPr>
            <w:del w:id="1415" w:author="Shewmaker, Michael@Energy" w:date="2022-01-13T18:18:00Z">
              <w:r w:rsidRPr="004A470C" w:rsidDel="0058349C">
                <w:rPr>
                  <w:rFonts w:ascii="Calibri" w:hAnsi="Calibri"/>
                  <w:sz w:val="18"/>
                  <w:szCs w:val="14"/>
                </w:rPr>
                <w:lastRenderedPageBreak/>
                <w:delText xml:space="preserve">&lt;&lt;if </w:delText>
              </w:r>
              <w:r w:rsidDel="0058349C">
                <w:rPr>
                  <w:rFonts w:ascii="Calibri" w:hAnsi="Calibri"/>
                  <w:sz w:val="18"/>
                  <w:szCs w:val="14"/>
                </w:rPr>
                <w:delText>A11</w:delText>
              </w:r>
              <w:r w:rsidRPr="004A470C" w:rsidDel="0058349C">
                <w:rPr>
                  <w:rFonts w:ascii="Calibri" w:hAnsi="Calibri"/>
                  <w:sz w:val="18"/>
                  <w:szCs w:val="14"/>
                </w:rPr>
                <w:delText xml:space="preserve"> = Single Family or </w:delText>
              </w:r>
              <w:r w:rsidRPr="00C93D5B" w:rsidDel="0058349C">
                <w:rPr>
                  <w:rFonts w:ascii="Calibri" w:hAnsi="Calibri"/>
                  <w:sz w:val="18"/>
                  <w:szCs w:val="14"/>
                  <w:highlight w:val="yellow"/>
                  <w:rPrChange w:id="1416" w:author="Renee Temple" w:date="2021-11-01T09:02:00Z">
                    <w:rPr>
                      <w:rFonts w:ascii="Calibri" w:hAnsi="Calibri"/>
                      <w:sz w:val="18"/>
                      <w:szCs w:val="14"/>
                    </w:rPr>
                  </w:rPrChange>
                </w:rPr>
                <w:delText>Multifamily</w:delText>
              </w:r>
              <w:r w:rsidRPr="004A470C" w:rsidDel="0058349C">
                <w:rPr>
                  <w:rFonts w:ascii="Calibri" w:hAnsi="Calibri"/>
                  <w:sz w:val="18"/>
                  <w:szCs w:val="14"/>
                </w:rPr>
                <w:delText xml:space="preserve"> and if </w:delText>
              </w:r>
              <w:r w:rsidDel="0058349C">
                <w:rPr>
                  <w:rFonts w:ascii="Calibri" w:hAnsi="Calibri"/>
                  <w:sz w:val="18"/>
                  <w:szCs w:val="14"/>
                </w:rPr>
                <w:delText>L03</w:delText>
              </w:r>
              <w:r w:rsidRPr="004A470C" w:rsidDel="0058349C">
                <w:rPr>
                  <w:rFonts w:ascii="Calibri" w:hAnsi="Calibri"/>
                  <w:sz w:val="18"/>
                  <w:szCs w:val="14"/>
                </w:rPr>
                <w:delText xml:space="preserve"> =</w:delText>
              </w:r>
            </w:del>
            <w:ins w:id="1417" w:author="Renee Temple" w:date="2021-11-05T08:47:00Z">
              <w:del w:id="1418" w:author="Shewmaker, Michael@Energy" w:date="2022-01-13T18:18:00Z">
                <w:r w:rsidR="0070705C" w:rsidDel="0058349C">
                  <w:rPr>
                    <w:rFonts w:ascii="Calibri" w:hAnsi="Calibri"/>
                    <w:sz w:val="18"/>
                    <w:szCs w:val="14"/>
                  </w:rPr>
                  <w:delText xml:space="preserve"> 1A, 1B,</w:delText>
                </w:r>
              </w:del>
            </w:ins>
            <w:del w:id="1419" w:author="Shewmaker, Michael@Energy" w:date="2022-01-13T18:18:00Z">
              <w:r w:rsidRPr="004A470C" w:rsidDel="0058349C">
                <w:rPr>
                  <w:rFonts w:ascii="Calibri" w:hAnsi="Calibri"/>
                  <w:sz w:val="18"/>
                  <w:szCs w:val="14"/>
                </w:rPr>
                <w:delText xml:space="preserve"> </w:delText>
              </w:r>
            </w:del>
            <w:ins w:id="1420" w:author="Markstrum, Alexis" w:date="2021-11-10T15:05:00Z">
              <w:del w:id="1421" w:author="Shewmaker, Michael@Energy" w:date="2022-01-13T18:18:00Z">
                <w:r w:rsidR="00E152CA" w:rsidDel="0058349C">
                  <w:rPr>
                    <w:rFonts w:ascii="Calibri" w:hAnsi="Calibri"/>
                    <w:sz w:val="18"/>
                    <w:szCs w:val="14"/>
                  </w:rPr>
                  <w:delText xml:space="preserve">or </w:delText>
                </w:r>
              </w:del>
            </w:ins>
            <w:del w:id="1422" w:author="Shewmaker, Michael@Energy" w:date="2022-01-13T18:18:00Z">
              <w:r w:rsidRPr="004A470C" w:rsidDel="0058349C">
                <w:rPr>
                  <w:rFonts w:ascii="Calibri" w:hAnsi="Calibri"/>
                  <w:sz w:val="18"/>
                  <w:szCs w:val="14"/>
                </w:rPr>
                <w:delText xml:space="preserve">2, then </w:delText>
              </w:r>
            </w:del>
            <w:ins w:id="1423" w:author="Renee Temple" w:date="2021-11-05T08:47:00Z">
              <w:del w:id="1424" w:author="Shewmaker, Michael@Energy" w:date="2022-01-13T18:18:00Z">
                <w:r w:rsidR="0070705C" w:rsidDel="0058349C">
                  <w:rPr>
                    <w:rFonts w:ascii="Calibri" w:hAnsi="Calibri"/>
                    <w:sz w:val="18"/>
                    <w:szCs w:val="14"/>
                  </w:rPr>
                  <w:delText>user input number</w:delText>
                </w:r>
              </w:del>
            </w:ins>
            <w:ins w:id="1425" w:author="Markstrum, Alexis" w:date="2021-11-10T15:04:00Z">
              <w:del w:id="1426" w:author="Shewmaker, Michael@Energy" w:date="2022-01-13T18:18:00Z">
                <w:r w:rsidR="00E152CA" w:rsidDel="0058349C">
                  <w:rPr>
                    <w:rFonts w:ascii="Calibri" w:hAnsi="Calibri"/>
                    <w:sz w:val="18"/>
                    <w:szCs w:val="14"/>
                  </w:rPr>
                  <w:delText>;</w:delText>
                </w:r>
              </w:del>
            </w:ins>
            <w:ins w:id="1427" w:author="Renee Temple" w:date="2021-11-05T08:47:00Z">
              <w:del w:id="1428" w:author="Shewmaker, Michael@Energy" w:date="2022-01-13T18:18:00Z">
                <w:r w:rsidR="0070705C" w:rsidDel="0058349C">
                  <w:rPr>
                    <w:rFonts w:ascii="Calibri" w:hAnsi="Calibri"/>
                    <w:sz w:val="18"/>
                    <w:szCs w:val="14"/>
                  </w:rPr>
                  <w:delText>&gt;&gt;</w:delText>
                </w:r>
              </w:del>
            </w:ins>
          </w:p>
          <w:p w14:paraId="60B81559" w14:textId="2E31F7E4" w:rsidR="002B0471" w:rsidRPr="004A470C" w:rsidDel="0058349C" w:rsidRDefault="002B0471" w:rsidP="00B00674">
            <w:pPr>
              <w:keepNext/>
              <w:tabs>
                <w:tab w:val="left" w:pos="2160"/>
                <w:tab w:val="left" w:pos="2700"/>
                <w:tab w:val="left" w:pos="3420"/>
                <w:tab w:val="left" w:pos="3780"/>
                <w:tab w:val="left" w:pos="5760"/>
                <w:tab w:val="left" w:pos="7212"/>
              </w:tabs>
              <w:rPr>
                <w:del w:id="1429" w:author="Shewmaker, Michael@Energy" w:date="2022-01-13T18:18:00Z"/>
                <w:rFonts w:ascii="Calibri" w:hAnsi="Calibri"/>
                <w:sz w:val="18"/>
                <w:szCs w:val="14"/>
              </w:rPr>
            </w:pPr>
            <w:del w:id="1430" w:author="Shewmaker, Michael@Energy" w:date="2022-01-13T18:18:00Z">
              <w:r w:rsidRPr="004A470C" w:rsidDel="0058349C">
                <w:rPr>
                  <w:rFonts w:ascii="Calibri" w:hAnsi="Calibri"/>
                  <w:sz w:val="18"/>
                  <w:szCs w:val="14"/>
                </w:rPr>
                <w:delText xml:space="preserve">value = ≤ 55 gallons; if </w:delText>
              </w:r>
              <w:r w:rsidDel="0058349C">
                <w:rPr>
                  <w:rFonts w:ascii="Calibri" w:hAnsi="Calibri"/>
                  <w:sz w:val="18"/>
                  <w:szCs w:val="14"/>
                </w:rPr>
                <w:delText>L03</w:delText>
              </w:r>
              <w:r w:rsidRPr="004A470C" w:rsidDel="0058349C">
                <w:rPr>
                  <w:rFonts w:ascii="Calibri" w:hAnsi="Calibri"/>
                  <w:sz w:val="18"/>
                  <w:szCs w:val="14"/>
                </w:rPr>
                <w:delText xml:space="preserve"> = 3, then value = &gt; 55 gallons; else value = NA;</w:delText>
              </w:r>
            </w:del>
          </w:p>
          <w:p w14:paraId="1117D06D" w14:textId="673AD6DC" w:rsidR="002B0471" w:rsidRPr="004A470C" w:rsidDel="0058349C" w:rsidRDefault="002B0471" w:rsidP="00B00674">
            <w:pPr>
              <w:keepNext/>
              <w:tabs>
                <w:tab w:val="left" w:pos="2160"/>
                <w:tab w:val="left" w:pos="2700"/>
                <w:tab w:val="left" w:pos="3420"/>
                <w:tab w:val="left" w:pos="3780"/>
                <w:tab w:val="left" w:pos="5760"/>
                <w:tab w:val="left" w:pos="7212"/>
              </w:tabs>
              <w:rPr>
                <w:del w:id="1431" w:author="Shewmaker, Michael@Energy" w:date="2022-01-13T18:18:00Z"/>
                <w:rFonts w:ascii="Calibri" w:hAnsi="Calibri"/>
                <w:sz w:val="18"/>
                <w:szCs w:val="14"/>
              </w:rPr>
            </w:pPr>
            <w:del w:id="1432" w:author="Shewmaker, Michael@Energy" w:date="2021-12-23T12:03:00Z">
              <w:r w:rsidRPr="004A470C" w:rsidDel="00C56D08">
                <w:rPr>
                  <w:rFonts w:ascii="Calibri" w:hAnsi="Calibri"/>
                  <w:sz w:val="18"/>
                  <w:szCs w:val="14"/>
                </w:rPr>
                <w:delText xml:space="preserve">If </w:delText>
              </w:r>
              <w:r w:rsidDel="00C56D08">
                <w:rPr>
                  <w:rFonts w:ascii="Calibri" w:hAnsi="Calibri"/>
                  <w:sz w:val="18"/>
                  <w:szCs w:val="14"/>
                </w:rPr>
                <w:delText>A11</w:delText>
              </w:r>
              <w:r w:rsidRPr="004A470C" w:rsidDel="00C56D08">
                <w:rPr>
                  <w:rFonts w:ascii="Calibri" w:hAnsi="Calibri"/>
                  <w:sz w:val="18"/>
                  <w:szCs w:val="14"/>
                </w:rPr>
                <w:delText xml:space="preserve"> = </w:delText>
              </w:r>
              <w:r w:rsidRPr="00C93D5B" w:rsidDel="00C56D08">
                <w:rPr>
                  <w:rFonts w:ascii="Calibri" w:hAnsi="Calibri"/>
                  <w:sz w:val="18"/>
                  <w:szCs w:val="14"/>
                  <w:highlight w:val="yellow"/>
                  <w:rPrChange w:id="1433" w:author="Renee Temple" w:date="2021-11-01T09:02:00Z">
                    <w:rPr>
                      <w:rFonts w:ascii="Calibri" w:hAnsi="Calibri"/>
                      <w:sz w:val="18"/>
                      <w:szCs w:val="14"/>
                    </w:rPr>
                  </w:rPrChange>
                </w:rPr>
                <w:delText>Multifamily</w:delText>
              </w:r>
              <w:r w:rsidRPr="004A470C" w:rsidDel="00C56D08">
                <w:rPr>
                  <w:rFonts w:ascii="Calibri" w:hAnsi="Calibri"/>
                  <w:sz w:val="18"/>
                  <w:szCs w:val="14"/>
                </w:rPr>
                <w:delText xml:space="preserve"> with central water heating, then user input number</w:delText>
              </w:r>
            </w:del>
            <w:del w:id="1434" w:author="Shewmaker, Michael@Energy" w:date="2022-01-13T18:18:00Z">
              <w:r w:rsidRPr="004A470C" w:rsidDel="0058349C">
                <w:rPr>
                  <w:rFonts w:ascii="Calibri" w:hAnsi="Calibri"/>
                  <w:sz w:val="18"/>
                  <w:szCs w:val="14"/>
                </w:rPr>
                <w:delText>&gt;&gt;</w:delText>
              </w:r>
            </w:del>
          </w:p>
        </w:tc>
        <w:tc>
          <w:tcPr>
            <w:tcW w:w="1067" w:type="dxa"/>
            <w:tcPrChange w:id="1435" w:author="Markstrum, Alexis" w:date="2021-11-10T14:58:00Z">
              <w:tcPr>
                <w:tcW w:w="1057" w:type="dxa"/>
              </w:tcPr>
            </w:tcPrChange>
          </w:tcPr>
          <w:p w14:paraId="59A397F3" w14:textId="7D30EBC7" w:rsidR="002B0471" w:rsidDel="0058349C" w:rsidRDefault="002B0471" w:rsidP="00B00674">
            <w:pPr>
              <w:keepNext/>
              <w:tabs>
                <w:tab w:val="left" w:pos="2160"/>
                <w:tab w:val="left" w:pos="2700"/>
                <w:tab w:val="left" w:pos="3420"/>
                <w:tab w:val="left" w:pos="3780"/>
                <w:tab w:val="left" w:pos="5760"/>
                <w:tab w:val="left" w:pos="7212"/>
              </w:tabs>
              <w:rPr>
                <w:ins w:id="1436" w:author="Renee Temple" w:date="2021-11-05T08:44:00Z"/>
                <w:del w:id="1437" w:author="Shewmaker, Michael@Energy" w:date="2022-01-13T18:18:00Z"/>
                <w:rFonts w:ascii="Calibri" w:hAnsi="Calibri"/>
                <w:sz w:val="18"/>
                <w:szCs w:val="14"/>
              </w:rPr>
            </w:pPr>
            <w:del w:id="1438" w:author="Shewmaker, Michael@Energy" w:date="2022-01-13T18:18:00Z">
              <w:r w:rsidRPr="004A470C" w:rsidDel="0058349C">
                <w:rPr>
                  <w:rFonts w:ascii="Calibri" w:hAnsi="Calibri"/>
                  <w:sz w:val="18"/>
                  <w:szCs w:val="14"/>
                </w:rPr>
                <w:delText>&lt;&lt;</w:delText>
              </w:r>
            </w:del>
            <w:del w:id="1439" w:author="Shewmaker, Michael@Energy" w:date="2021-12-23T12:03:00Z">
              <w:r w:rsidRPr="004A470C" w:rsidDel="00C56D08">
                <w:rPr>
                  <w:rFonts w:ascii="Calibri" w:hAnsi="Calibri"/>
                  <w:sz w:val="18"/>
                  <w:szCs w:val="14"/>
                </w:rPr>
                <w:delText xml:space="preserve">if </w:delText>
              </w:r>
              <w:r w:rsidDel="00C56D08">
                <w:rPr>
                  <w:rFonts w:ascii="Calibri" w:hAnsi="Calibri"/>
                  <w:sz w:val="18"/>
                  <w:szCs w:val="14"/>
                </w:rPr>
                <w:delText>A11</w:delText>
              </w:r>
              <w:r w:rsidRPr="004A470C" w:rsidDel="00C56D08">
                <w:rPr>
                  <w:rFonts w:ascii="Calibri" w:hAnsi="Calibri"/>
                  <w:sz w:val="18"/>
                  <w:szCs w:val="14"/>
                </w:rPr>
                <w:delText xml:space="preserve"> = </w:delText>
              </w:r>
              <w:r w:rsidRPr="00C93D5B" w:rsidDel="00C56D08">
                <w:rPr>
                  <w:rFonts w:ascii="Calibri" w:hAnsi="Calibri"/>
                  <w:sz w:val="18"/>
                  <w:szCs w:val="14"/>
                  <w:highlight w:val="yellow"/>
                  <w:rPrChange w:id="1440" w:author="Renee Temple" w:date="2021-11-01T09:02:00Z">
                    <w:rPr>
                      <w:rFonts w:ascii="Calibri" w:hAnsi="Calibri"/>
                      <w:sz w:val="18"/>
                      <w:szCs w:val="14"/>
                    </w:rPr>
                  </w:rPrChange>
                </w:rPr>
                <w:delText>Multifamily</w:delText>
              </w:r>
              <w:r w:rsidRPr="004A470C" w:rsidDel="00C56D08">
                <w:rPr>
                  <w:rFonts w:ascii="Calibri" w:hAnsi="Calibri"/>
                  <w:sz w:val="18"/>
                  <w:szCs w:val="14"/>
                </w:rPr>
                <w:delText xml:space="preserve"> with central water heating or</w:delText>
              </w:r>
            </w:del>
            <w:del w:id="1441" w:author="Shewmaker, Michael@Energy" w:date="2022-01-13T18:18:00Z">
              <w:r w:rsidRPr="004A470C" w:rsidDel="0058349C">
                <w:rPr>
                  <w:rFonts w:ascii="Calibri" w:hAnsi="Calibri"/>
                  <w:sz w:val="18"/>
                  <w:szCs w:val="14"/>
                </w:rPr>
                <w:delText xml:space="preserve"> If </w:delText>
              </w:r>
              <w:r w:rsidDel="0058349C">
                <w:rPr>
                  <w:rFonts w:ascii="Calibri" w:hAnsi="Calibri"/>
                  <w:sz w:val="18"/>
                  <w:szCs w:val="14"/>
                </w:rPr>
                <w:delText>L03</w:delText>
              </w:r>
              <w:r w:rsidRPr="004A470C" w:rsidDel="0058349C">
                <w:rPr>
                  <w:rFonts w:ascii="Calibri" w:hAnsi="Calibri"/>
                  <w:sz w:val="18"/>
                  <w:szCs w:val="14"/>
                </w:rPr>
                <w:delText xml:space="preserve"> = 1, 2, or 3, then user picks from list </w:delText>
              </w:r>
            </w:del>
            <w:ins w:id="1442" w:author="Markstrum, Alexis" w:date="2021-11-10T15:05:00Z">
              <w:del w:id="1443" w:author="Shewmaker, Michael@Energy" w:date="2022-01-13T18:18:00Z">
                <w:r w:rsidR="00E152CA" w:rsidDel="0058349C">
                  <w:rPr>
                    <w:rFonts w:ascii="Calibri" w:hAnsi="Calibri"/>
                    <w:sz w:val="18"/>
                    <w:szCs w:val="14"/>
                  </w:rPr>
                  <w:delText>value =</w:delText>
                </w:r>
              </w:del>
            </w:ins>
          </w:p>
          <w:p w14:paraId="1E8622CE" w14:textId="1306A3C8" w:rsidR="0070705C" w:rsidRPr="004A470C" w:rsidDel="0058349C" w:rsidRDefault="0070705C" w:rsidP="00B00674">
            <w:pPr>
              <w:keepNext/>
              <w:tabs>
                <w:tab w:val="left" w:pos="2160"/>
                <w:tab w:val="left" w:pos="2700"/>
                <w:tab w:val="left" w:pos="3420"/>
                <w:tab w:val="left" w:pos="3780"/>
                <w:tab w:val="left" w:pos="5760"/>
                <w:tab w:val="left" w:pos="7212"/>
              </w:tabs>
              <w:rPr>
                <w:del w:id="1444" w:author="Shewmaker, Michael@Energy" w:date="2022-01-13T18:18:00Z"/>
                <w:rFonts w:ascii="Calibri" w:hAnsi="Calibri"/>
                <w:sz w:val="18"/>
                <w:szCs w:val="14"/>
              </w:rPr>
            </w:pPr>
            <w:ins w:id="1445" w:author="Renee Temple" w:date="2021-11-05T08:44:00Z">
              <w:del w:id="1446" w:author="Shewmaker, Michael@Energy" w:date="2022-01-13T18:18:00Z">
                <w:r w:rsidDel="0058349C">
                  <w:rPr>
                    <w:rFonts w:ascii="Calibri" w:hAnsi="Calibri"/>
                    <w:sz w:val="18"/>
                    <w:szCs w:val="14"/>
                  </w:rPr>
                  <w:delText>*Electric</w:delText>
                </w:r>
              </w:del>
            </w:ins>
          </w:p>
          <w:p w14:paraId="74092183" w14:textId="460E59D6" w:rsidR="002B0471" w:rsidRPr="004A470C" w:rsidDel="0058349C" w:rsidRDefault="002B0471" w:rsidP="00B00674">
            <w:pPr>
              <w:keepNext/>
              <w:tabs>
                <w:tab w:val="left" w:pos="2160"/>
                <w:tab w:val="left" w:pos="2700"/>
                <w:tab w:val="left" w:pos="3420"/>
                <w:tab w:val="left" w:pos="3780"/>
                <w:tab w:val="left" w:pos="5760"/>
                <w:tab w:val="left" w:pos="7212"/>
              </w:tabs>
              <w:rPr>
                <w:del w:id="1447" w:author="Shewmaker, Michael@Energy" w:date="2022-01-13T18:18:00Z"/>
                <w:rFonts w:ascii="Calibri" w:hAnsi="Calibri"/>
                <w:sz w:val="18"/>
                <w:szCs w:val="14"/>
              </w:rPr>
            </w:pPr>
            <w:del w:id="1448" w:author="Shewmaker, Michael@Energy" w:date="2022-01-13T18:18:00Z">
              <w:r w:rsidRPr="004A470C" w:rsidDel="0058349C">
                <w:rPr>
                  <w:rFonts w:ascii="Calibri" w:hAnsi="Calibri"/>
                  <w:sz w:val="18"/>
                  <w:szCs w:val="14"/>
                </w:rPr>
                <w:delText xml:space="preserve">*Natural gas, *Propane, </w:delText>
              </w:r>
            </w:del>
          </w:p>
          <w:p w14:paraId="1D578F6F" w14:textId="2F995171" w:rsidR="002B0471" w:rsidRPr="004A470C" w:rsidDel="0058349C" w:rsidRDefault="002B0471" w:rsidP="00B00674">
            <w:pPr>
              <w:keepNext/>
              <w:tabs>
                <w:tab w:val="left" w:pos="2160"/>
                <w:tab w:val="left" w:pos="2700"/>
                <w:tab w:val="left" w:pos="3420"/>
                <w:tab w:val="left" w:pos="3780"/>
                <w:tab w:val="left" w:pos="5760"/>
                <w:tab w:val="left" w:pos="7212"/>
              </w:tabs>
              <w:rPr>
                <w:del w:id="1449" w:author="Shewmaker, Michael@Energy" w:date="2022-01-13T18:18:00Z"/>
                <w:rFonts w:ascii="Calibri" w:hAnsi="Calibri"/>
                <w:sz w:val="18"/>
                <w:szCs w:val="14"/>
              </w:rPr>
            </w:pPr>
          </w:p>
          <w:p w14:paraId="43265E14" w14:textId="23520144" w:rsidR="002B0471" w:rsidRPr="004A470C" w:rsidDel="0058349C" w:rsidRDefault="002B0471" w:rsidP="00B00674">
            <w:pPr>
              <w:keepNext/>
              <w:tabs>
                <w:tab w:val="left" w:pos="2160"/>
                <w:tab w:val="left" w:pos="2700"/>
                <w:tab w:val="left" w:pos="3420"/>
                <w:tab w:val="left" w:pos="3780"/>
                <w:tab w:val="left" w:pos="5760"/>
                <w:tab w:val="left" w:pos="7212"/>
              </w:tabs>
              <w:rPr>
                <w:del w:id="1450" w:author="Shewmaker, Michael@Energy" w:date="2022-01-13T18:18:00Z"/>
                <w:rFonts w:ascii="Calibri" w:hAnsi="Calibri"/>
                <w:sz w:val="18"/>
                <w:szCs w:val="14"/>
              </w:rPr>
            </w:pPr>
            <w:del w:id="1451" w:author="Shewmaker, Michael@Energy" w:date="2022-01-13T18:18:00Z">
              <w:r w:rsidRPr="004A470C" w:rsidDel="0058349C">
                <w:rPr>
                  <w:rFonts w:ascii="Calibri" w:hAnsi="Calibri"/>
                  <w:sz w:val="18"/>
                  <w:szCs w:val="14"/>
                </w:rPr>
                <w:delText xml:space="preserve">elseIf </w:delText>
              </w:r>
              <w:r w:rsidDel="0058349C">
                <w:rPr>
                  <w:rFonts w:ascii="Calibri" w:hAnsi="Calibri"/>
                  <w:sz w:val="18"/>
                  <w:szCs w:val="14"/>
                </w:rPr>
                <w:delText>L03</w:delText>
              </w:r>
              <w:r w:rsidRPr="004A470C" w:rsidDel="0058349C">
                <w:rPr>
                  <w:rFonts w:ascii="Calibri" w:hAnsi="Calibri"/>
                  <w:sz w:val="18"/>
                  <w:szCs w:val="14"/>
                </w:rPr>
                <w:delText xml:space="preserve"> = </w:delText>
              </w:r>
            </w:del>
            <w:ins w:id="1452" w:author="Renee Temple" w:date="2021-11-05T08:43:00Z">
              <w:del w:id="1453" w:author="Shewmaker, Michael@Energy" w:date="2022-01-13T18:18:00Z">
                <w:r w:rsidR="0070705C" w:rsidDel="0058349C">
                  <w:rPr>
                    <w:rFonts w:ascii="Calibri" w:hAnsi="Calibri"/>
                    <w:sz w:val="18"/>
                    <w:szCs w:val="14"/>
                  </w:rPr>
                  <w:delText>1A,1B,</w:delText>
                </w:r>
              </w:del>
            </w:ins>
            <w:ins w:id="1454" w:author="Markstrum, Alexis" w:date="2021-11-10T15:05:00Z">
              <w:del w:id="1455" w:author="Shewmaker, Michael@Energy" w:date="2022-01-13T18:18:00Z">
                <w:r w:rsidR="00E152CA" w:rsidDel="0058349C">
                  <w:rPr>
                    <w:rFonts w:ascii="Calibri" w:hAnsi="Calibri"/>
                    <w:sz w:val="18"/>
                    <w:szCs w:val="14"/>
                  </w:rPr>
                  <w:delText xml:space="preserve"> or</w:delText>
                </w:r>
              </w:del>
            </w:ins>
            <w:ins w:id="1456" w:author="Markstrum, Alexis" w:date="2021-11-10T15:04:00Z">
              <w:del w:id="1457" w:author="Shewmaker, Michael@Energy" w:date="2022-01-13T18:18:00Z">
                <w:r w:rsidR="00E152CA" w:rsidDel="0058349C">
                  <w:rPr>
                    <w:rFonts w:ascii="Calibri" w:hAnsi="Calibri"/>
                    <w:sz w:val="18"/>
                    <w:szCs w:val="14"/>
                  </w:rPr>
                  <w:delText xml:space="preserve"> </w:delText>
                </w:r>
              </w:del>
            </w:ins>
            <w:ins w:id="1458" w:author="Renee Temple" w:date="2021-11-05T08:43:00Z">
              <w:del w:id="1459" w:author="Shewmaker, Michael@Energy" w:date="2022-01-13T18:18:00Z">
                <w:r w:rsidR="0070705C" w:rsidDel="0058349C">
                  <w:rPr>
                    <w:rFonts w:ascii="Calibri" w:hAnsi="Calibri"/>
                    <w:sz w:val="18"/>
                    <w:szCs w:val="14"/>
                  </w:rPr>
                  <w:delText>2,</w:delText>
                </w:r>
              </w:del>
            </w:ins>
            <w:del w:id="1460" w:author="Shewmaker, Michael@Energy" w:date="2022-01-13T18:18:00Z">
              <w:r w:rsidRPr="004A470C" w:rsidDel="0058349C">
                <w:rPr>
                  <w:rFonts w:ascii="Calibri" w:hAnsi="Calibri"/>
                  <w:sz w:val="18"/>
                  <w:szCs w:val="14"/>
                </w:rPr>
                <w:delText xml:space="preserve">4A, 4B, 5, 5A, or 5B, then </w:delText>
              </w:r>
              <w:r w:rsidR="006C26EA" w:rsidDel="0058349C">
                <w:rPr>
                  <w:rFonts w:ascii="Calibri" w:hAnsi="Calibri"/>
                  <w:sz w:val="18"/>
                  <w:szCs w:val="14"/>
                </w:rPr>
                <w:delText>value</w:delText>
              </w:r>
              <w:r w:rsidRPr="004A470C" w:rsidDel="0058349C">
                <w:rPr>
                  <w:rFonts w:ascii="Calibri" w:hAnsi="Calibri"/>
                  <w:sz w:val="18"/>
                  <w:szCs w:val="14"/>
                </w:rPr>
                <w:delText xml:space="preserve"> = Heat Pump</w:delText>
              </w:r>
            </w:del>
          </w:p>
          <w:p w14:paraId="31F40D6B" w14:textId="606A3034" w:rsidR="002B0471" w:rsidRPr="004A470C" w:rsidDel="0058349C" w:rsidRDefault="002B0471" w:rsidP="00B00674">
            <w:pPr>
              <w:keepNext/>
              <w:tabs>
                <w:tab w:val="left" w:pos="2160"/>
                <w:tab w:val="left" w:pos="2700"/>
                <w:tab w:val="left" w:pos="3420"/>
                <w:tab w:val="left" w:pos="3780"/>
                <w:tab w:val="left" w:pos="5760"/>
                <w:tab w:val="left" w:pos="7212"/>
              </w:tabs>
              <w:rPr>
                <w:del w:id="1461" w:author="Shewmaker, Michael@Energy" w:date="2022-01-13T18:18:00Z"/>
                <w:rFonts w:ascii="Calibri" w:hAnsi="Calibri"/>
                <w:sz w:val="18"/>
                <w:szCs w:val="14"/>
              </w:rPr>
            </w:pPr>
            <w:del w:id="1462" w:author="Shewmaker, Michael@Energy" w:date="2022-01-13T18:18:00Z">
              <w:r w:rsidRPr="004A470C" w:rsidDel="0058349C">
                <w:rPr>
                  <w:rFonts w:ascii="Calibri" w:hAnsi="Calibri"/>
                  <w:sz w:val="18"/>
                  <w:szCs w:val="14"/>
                </w:rPr>
                <w:delText>&gt;&gt;</w:delText>
              </w:r>
            </w:del>
          </w:p>
        </w:tc>
        <w:tc>
          <w:tcPr>
            <w:tcW w:w="1128" w:type="dxa"/>
            <w:tcPrChange w:id="1463" w:author="Markstrum, Alexis" w:date="2021-11-10T14:58:00Z">
              <w:tcPr>
                <w:tcW w:w="1128" w:type="dxa"/>
              </w:tcPr>
            </w:tcPrChange>
          </w:tcPr>
          <w:p w14:paraId="7AB387C7" w14:textId="6F3CA8A6" w:rsidR="002B0471" w:rsidRPr="004A470C" w:rsidDel="0058349C" w:rsidRDefault="002B0471" w:rsidP="00B00674">
            <w:pPr>
              <w:keepNext/>
              <w:tabs>
                <w:tab w:val="left" w:pos="2160"/>
                <w:tab w:val="left" w:pos="2700"/>
                <w:tab w:val="left" w:pos="3420"/>
                <w:tab w:val="left" w:pos="3780"/>
                <w:tab w:val="left" w:pos="5760"/>
                <w:tab w:val="left" w:pos="7212"/>
              </w:tabs>
              <w:rPr>
                <w:del w:id="1464" w:author="Shewmaker, Michael@Energy" w:date="2022-01-13T18:18:00Z"/>
                <w:rFonts w:ascii="Calibri" w:hAnsi="Calibri"/>
                <w:sz w:val="18"/>
                <w:szCs w:val="14"/>
              </w:rPr>
            </w:pPr>
            <w:del w:id="1465" w:author="Shewmaker, Michael@Energy" w:date="2022-01-13T18:18:00Z">
              <w:r w:rsidRPr="004A470C" w:rsidDel="0058349C">
                <w:rPr>
                  <w:rFonts w:ascii="Calibri" w:hAnsi="Calibri"/>
                  <w:sz w:val="18"/>
                  <w:szCs w:val="14"/>
                </w:rPr>
                <w:delText>&lt;&lt;user input: nonnegative number&gt;&gt;</w:delText>
              </w:r>
            </w:del>
          </w:p>
        </w:tc>
        <w:tc>
          <w:tcPr>
            <w:tcW w:w="766" w:type="dxa"/>
            <w:tcPrChange w:id="1466" w:author="Markstrum, Alexis" w:date="2021-11-10T14:58:00Z">
              <w:tcPr>
                <w:tcW w:w="877" w:type="dxa"/>
              </w:tcPr>
            </w:tcPrChange>
          </w:tcPr>
          <w:p w14:paraId="546CC930" w14:textId="0793DD28" w:rsidR="002B0471" w:rsidRPr="004A470C" w:rsidDel="0058349C" w:rsidRDefault="002B0471" w:rsidP="00B00674">
            <w:pPr>
              <w:keepNext/>
              <w:tabs>
                <w:tab w:val="left" w:pos="2160"/>
                <w:tab w:val="left" w:pos="2700"/>
                <w:tab w:val="left" w:pos="3420"/>
                <w:tab w:val="left" w:pos="3780"/>
                <w:tab w:val="left" w:pos="5760"/>
                <w:tab w:val="left" w:pos="7212"/>
              </w:tabs>
              <w:rPr>
                <w:del w:id="1467" w:author="Shewmaker, Michael@Energy" w:date="2022-01-13T18:18:00Z"/>
                <w:rFonts w:ascii="Calibri" w:hAnsi="Calibri"/>
                <w:sz w:val="18"/>
                <w:szCs w:val="14"/>
              </w:rPr>
            </w:pPr>
            <w:del w:id="1468" w:author="Shewmaker, Michael@Energy" w:date="2022-01-13T18:18:00Z">
              <w:r w:rsidRPr="004A470C" w:rsidDel="0058349C">
                <w:rPr>
                  <w:rFonts w:ascii="Calibri" w:hAnsi="Calibri"/>
                  <w:sz w:val="18"/>
                  <w:szCs w:val="14"/>
                </w:rPr>
                <w:delText xml:space="preserve">≤if </w:delText>
              </w:r>
              <w:r w:rsidDel="0058349C">
                <w:rPr>
                  <w:rFonts w:ascii="Calibri" w:hAnsi="Calibri"/>
                  <w:sz w:val="18"/>
                  <w:szCs w:val="14"/>
                </w:rPr>
                <w:delText>L03</w:delText>
              </w:r>
              <w:r w:rsidRPr="004A470C" w:rsidDel="0058349C">
                <w:rPr>
                  <w:rFonts w:ascii="Calibri" w:hAnsi="Calibri"/>
                  <w:sz w:val="18"/>
                  <w:szCs w:val="14"/>
                </w:rPr>
                <w:delText xml:space="preserve"> = 2 or 3, then value = 75,000; </w:delText>
              </w:r>
            </w:del>
          </w:p>
          <w:p w14:paraId="6C6F25DA" w14:textId="3A7FF5E1" w:rsidR="002B0471" w:rsidRPr="004A470C" w:rsidDel="0058349C" w:rsidRDefault="002B0471" w:rsidP="00B00674">
            <w:pPr>
              <w:keepNext/>
              <w:tabs>
                <w:tab w:val="left" w:pos="2160"/>
                <w:tab w:val="left" w:pos="2700"/>
                <w:tab w:val="left" w:pos="3420"/>
                <w:tab w:val="left" w:pos="3780"/>
                <w:tab w:val="left" w:pos="5760"/>
                <w:tab w:val="left" w:pos="7212"/>
              </w:tabs>
              <w:rPr>
                <w:del w:id="1469" w:author="Shewmaker, Michael@Energy" w:date="2022-01-13T18:18:00Z"/>
                <w:rFonts w:ascii="Calibri" w:hAnsi="Calibri"/>
                <w:sz w:val="18"/>
                <w:szCs w:val="14"/>
              </w:rPr>
            </w:pPr>
            <w:del w:id="1470" w:author="Shewmaker, Michael@Energy" w:date="2022-01-13T18:18:00Z">
              <w:r w:rsidRPr="004A470C" w:rsidDel="0058349C">
                <w:rPr>
                  <w:rFonts w:ascii="Calibri" w:hAnsi="Calibri"/>
                  <w:sz w:val="18"/>
                  <w:szCs w:val="14"/>
                </w:rPr>
                <w:delText>else value = NA</w:delText>
              </w:r>
            </w:del>
            <w:ins w:id="1471" w:author="Markstrum, Alexis" w:date="2021-11-10T14:58:00Z">
              <w:del w:id="1472" w:author="Shewmaker, Michael@Energy" w:date="2022-01-13T18:18:00Z">
                <w:r w:rsidR="00623992" w:rsidDel="0058349C">
                  <w:rPr>
                    <w:rFonts w:ascii="Calibri" w:hAnsi="Calibri"/>
                    <w:sz w:val="18"/>
                    <w:szCs w:val="14"/>
                  </w:rPr>
                  <w:delText>&lt;&lt;user input value</w:delText>
                </w:r>
              </w:del>
            </w:ins>
            <w:del w:id="1473" w:author="Shewmaker, Michael@Energy" w:date="2022-01-13T18:18:00Z">
              <w:r w:rsidRPr="004A470C" w:rsidDel="0058349C">
                <w:rPr>
                  <w:rFonts w:ascii="Calibri" w:hAnsi="Calibri"/>
                  <w:sz w:val="18"/>
                  <w:szCs w:val="14"/>
                </w:rPr>
                <w:delText xml:space="preserve">&gt;&gt; </w:delText>
              </w:r>
            </w:del>
          </w:p>
        </w:tc>
        <w:tc>
          <w:tcPr>
            <w:tcW w:w="930" w:type="dxa"/>
            <w:tcPrChange w:id="1474" w:author="Markstrum, Alexis" w:date="2021-11-10T14:58:00Z">
              <w:tcPr>
                <w:tcW w:w="972" w:type="dxa"/>
              </w:tcPr>
            </w:tcPrChange>
          </w:tcPr>
          <w:p w14:paraId="54CCA0FA" w14:textId="5265AA93" w:rsidR="00623992" w:rsidDel="0058349C" w:rsidRDefault="002B0471" w:rsidP="00B00674">
            <w:pPr>
              <w:keepNext/>
              <w:tabs>
                <w:tab w:val="left" w:pos="2160"/>
                <w:tab w:val="left" w:pos="2700"/>
                <w:tab w:val="left" w:pos="3420"/>
                <w:tab w:val="left" w:pos="3780"/>
                <w:tab w:val="left" w:pos="5760"/>
                <w:tab w:val="left" w:pos="7212"/>
              </w:tabs>
              <w:rPr>
                <w:ins w:id="1475" w:author="Markstrum, Alexis" w:date="2021-11-10T14:59:00Z"/>
                <w:del w:id="1476" w:author="Shewmaker, Michael@Energy" w:date="2022-01-13T18:18:00Z"/>
                <w:rFonts w:ascii="Calibri" w:hAnsi="Calibri"/>
                <w:sz w:val="18"/>
                <w:szCs w:val="14"/>
              </w:rPr>
            </w:pPr>
            <w:del w:id="1477" w:author="Shewmaker, Michael@Energy" w:date="2022-01-13T18:18:00Z">
              <w:r w:rsidRPr="004A470C" w:rsidDel="0058349C">
                <w:rPr>
                  <w:rFonts w:ascii="Calibri" w:hAnsi="Calibri"/>
                  <w:sz w:val="18"/>
                  <w:szCs w:val="14"/>
                </w:rPr>
                <w:delText>&lt;&lt;</w:delText>
              </w:r>
            </w:del>
            <w:ins w:id="1478" w:author="Markstrum, Alexis" w:date="2021-11-10T14:59:00Z">
              <w:del w:id="1479" w:author="Shewmaker, Michael@Energy" w:date="2022-01-13T18:18:00Z">
                <w:r w:rsidR="00623992" w:rsidDel="0058349C">
                  <w:rPr>
                    <w:rFonts w:ascii="Calibri" w:hAnsi="Calibri"/>
                    <w:sz w:val="18"/>
                    <w:szCs w:val="14"/>
                  </w:rPr>
                  <w:delText xml:space="preserve">if L03 = 3, then value = 0.7; </w:delText>
                </w:r>
              </w:del>
            </w:ins>
          </w:p>
          <w:p w14:paraId="7F0C2037" w14:textId="7DEA4201" w:rsidR="002B0471" w:rsidRPr="004A470C" w:rsidDel="0058349C" w:rsidRDefault="00623992" w:rsidP="00B00674">
            <w:pPr>
              <w:keepNext/>
              <w:tabs>
                <w:tab w:val="left" w:pos="2160"/>
                <w:tab w:val="left" w:pos="2700"/>
                <w:tab w:val="left" w:pos="3420"/>
                <w:tab w:val="left" w:pos="3780"/>
                <w:tab w:val="left" w:pos="5760"/>
                <w:tab w:val="left" w:pos="7212"/>
              </w:tabs>
              <w:rPr>
                <w:del w:id="1480" w:author="Shewmaker, Michael@Energy" w:date="2022-01-13T18:18:00Z"/>
                <w:rFonts w:ascii="Calibri" w:hAnsi="Calibri"/>
                <w:sz w:val="18"/>
                <w:szCs w:val="14"/>
              </w:rPr>
            </w:pPr>
            <w:ins w:id="1481" w:author="Markstrum, Alexis" w:date="2021-11-10T14:59:00Z">
              <w:del w:id="1482" w:author="Shewmaker, Michael@Energy" w:date="2022-01-13T18:18:00Z">
                <w:r w:rsidDel="0058349C">
                  <w:rPr>
                    <w:rFonts w:ascii="Calibri" w:hAnsi="Calibri"/>
                    <w:sz w:val="18"/>
                    <w:szCs w:val="14"/>
                  </w:rPr>
                  <w:delText>else</w:delText>
                </w:r>
              </w:del>
            </w:ins>
            <w:del w:id="1483" w:author="Shewmaker, Michael@Energy" w:date="2022-01-13T18:18:00Z">
              <w:r w:rsidR="002B0471" w:rsidRPr="004A470C" w:rsidDel="0058349C">
                <w:rPr>
                  <w:rFonts w:ascii="Calibri" w:hAnsi="Calibri"/>
                  <w:sz w:val="18"/>
                  <w:szCs w:val="14"/>
                </w:rPr>
                <w:delText xml:space="preserve">if A09 is 1-9 and </w:delText>
              </w:r>
              <w:r w:rsidR="002B0471" w:rsidDel="0058349C">
                <w:rPr>
                  <w:rFonts w:ascii="Calibri" w:hAnsi="Calibri"/>
                  <w:sz w:val="18"/>
                  <w:szCs w:val="14"/>
                </w:rPr>
                <w:delText>L03</w:delText>
              </w:r>
              <w:r w:rsidR="002B0471" w:rsidRPr="004A470C" w:rsidDel="0058349C">
                <w:rPr>
                  <w:rFonts w:ascii="Calibri" w:hAnsi="Calibri"/>
                  <w:sz w:val="18"/>
                  <w:szCs w:val="14"/>
                </w:rPr>
                <w:delText xml:space="preserve"> = ‘A’, then value = 0.20;</w:delText>
              </w:r>
            </w:del>
          </w:p>
          <w:p w14:paraId="0F3CE049" w14:textId="51EBFEA1" w:rsidR="002B0471" w:rsidRPr="004A470C" w:rsidDel="0058349C" w:rsidRDefault="002B0471" w:rsidP="00B00674">
            <w:pPr>
              <w:keepNext/>
              <w:tabs>
                <w:tab w:val="left" w:pos="2160"/>
                <w:tab w:val="left" w:pos="2700"/>
                <w:tab w:val="left" w:pos="3420"/>
                <w:tab w:val="left" w:pos="3780"/>
                <w:tab w:val="left" w:pos="5760"/>
                <w:tab w:val="left" w:pos="7212"/>
              </w:tabs>
              <w:rPr>
                <w:del w:id="1484" w:author="Shewmaker, Michael@Energy" w:date="2022-01-13T18:18:00Z"/>
                <w:rFonts w:ascii="Calibri" w:hAnsi="Calibri"/>
                <w:sz w:val="18"/>
                <w:szCs w:val="14"/>
              </w:rPr>
            </w:pPr>
            <w:del w:id="1485" w:author="Shewmaker, Michael@Energy" w:date="2022-01-13T18:18:00Z">
              <w:r w:rsidRPr="004A470C" w:rsidDel="0058349C">
                <w:rPr>
                  <w:rFonts w:ascii="Calibri" w:hAnsi="Calibri"/>
                  <w:sz w:val="18"/>
                  <w:szCs w:val="14"/>
                </w:rPr>
                <w:delText xml:space="preserve">if A09 is 1-9 and </w:delText>
              </w:r>
              <w:r w:rsidDel="0058349C">
                <w:rPr>
                  <w:rFonts w:ascii="Calibri" w:hAnsi="Calibri"/>
                  <w:sz w:val="18"/>
                  <w:szCs w:val="14"/>
                </w:rPr>
                <w:delText>L03</w:delText>
              </w:r>
              <w:r w:rsidRPr="004A470C" w:rsidDel="0058349C">
                <w:rPr>
                  <w:rFonts w:ascii="Calibri" w:hAnsi="Calibri"/>
                  <w:sz w:val="18"/>
                  <w:szCs w:val="14"/>
                </w:rPr>
                <w:delText xml:space="preserve"> = ‘B’, then value = 0.15;</w:delText>
              </w:r>
            </w:del>
          </w:p>
          <w:p w14:paraId="2D74FF34" w14:textId="276195F6" w:rsidR="002B0471" w:rsidRPr="004A470C" w:rsidDel="0058349C" w:rsidRDefault="002B0471" w:rsidP="00B00674">
            <w:pPr>
              <w:keepNext/>
              <w:tabs>
                <w:tab w:val="left" w:pos="2160"/>
                <w:tab w:val="left" w:pos="2700"/>
                <w:tab w:val="left" w:pos="3420"/>
                <w:tab w:val="left" w:pos="3780"/>
                <w:tab w:val="left" w:pos="5760"/>
                <w:tab w:val="left" w:pos="7212"/>
              </w:tabs>
              <w:rPr>
                <w:del w:id="1486" w:author="Shewmaker, Michael@Energy" w:date="2022-01-13T18:18:00Z"/>
                <w:rFonts w:ascii="Calibri" w:hAnsi="Calibri"/>
                <w:sz w:val="18"/>
                <w:szCs w:val="14"/>
              </w:rPr>
            </w:pPr>
            <w:del w:id="1487" w:author="Shewmaker, Michael@Energy" w:date="2022-01-13T18:18:00Z">
              <w:r w:rsidRPr="004A470C" w:rsidDel="0058349C">
                <w:rPr>
                  <w:rFonts w:ascii="Calibri" w:hAnsi="Calibri"/>
                  <w:sz w:val="18"/>
                  <w:szCs w:val="14"/>
                </w:rPr>
                <w:delText xml:space="preserve">if A09 is 10-16 and </w:delText>
              </w:r>
              <w:r w:rsidDel="0058349C">
                <w:rPr>
                  <w:rFonts w:ascii="Calibri" w:hAnsi="Calibri"/>
                  <w:sz w:val="18"/>
                  <w:szCs w:val="14"/>
                </w:rPr>
                <w:delText>L03</w:delText>
              </w:r>
              <w:r w:rsidRPr="004A470C" w:rsidDel="0058349C">
                <w:rPr>
                  <w:rFonts w:ascii="Calibri" w:hAnsi="Calibri"/>
                  <w:sz w:val="18"/>
                  <w:szCs w:val="14"/>
                </w:rPr>
                <w:delText xml:space="preserve"> = ‘A’, then value = 0.35;</w:delText>
              </w:r>
            </w:del>
          </w:p>
          <w:p w14:paraId="7C6F2795" w14:textId="0A3AF623" w:rsidR="002B0471" w:rsidRPr="004A470C" w:rsidDel="0058349C" w:rsidRDefault="002B0471" w:rsidP="00B00674">
            <w:pPr>
              <w:keepNext/>
              <w:tabs>
                <w:tab w:val="left" w:pos="2160"/>
                <w:tab w:val="left" w:pos="2700"/>
                <w:tab w:val="left" w:pos="3420"/>
                <w:tab w:val="left" w:pos="3780"/>
                <w:tab w:val="left" w:pos="5760"/>
                <w:tab w:val="left" w:pos="7212"/>
              </w:tabs>
              <w:rPr>
                <w:del w:id="1488" w:author="Shewmaker, Michael@Energy" w:date="2022-01-13T18:18:00Z"/>
                <w:rFonts w:ascii="Calibri" w:hAnsi="Calibri"/>
                <w:sz w:val="18"/>
                <w:szCs w:val="14"/>
              </w:rPr>
            </w:pPr>
            <w:del w:id="1489" w:author="Shewmaker, Michael@Energy" w:date="2022-01-13T18:18:00Z">
              <w:r w:rsidRPr="004A470C" w:rsidDel="0058349C">
                <w:rPr>
                  <w:rFonts w:ascii="Calibri" w:hAnsi="Calibri"/>
                  <w:sz w:val="18"/>
                  <w:szCs w:val="14"/>
                </w:rPr>
                <w:delText xml:space="preserve">if A09 is 10-16 and </w:delText>
              </w:r>
              <w:r w:rsidDel="0058349C">
                <w:rPr>
                  <w:rFonts w:ascii="Calibri" w:hAnsi="Calibri"/>
                  <w:sz w:val="18"/>
                  <w:szCs w:val="14"/>
                </w:rPr>
                <w:delText>L03</w:delText>
              </w:r>
              <w:r w:rsidRPr="004A470C" w:rsidDel="0058349C">
                <w:rPr>
                  <w:rFonts w:ascii="Calibri" w:hAnsi="Calibri"/>
                  <w:sz w:val="18"/>
                  <w:szCs w:val="14"/>
                </w:rPr>
                <w:delText xml:space="preserve"> = ‘B’, then value = 0.30</w:delText>
              </w:r>
              <w:r w:rsidR="0006246A" w:rsidDel="0058349C">
                <w:rPr>
                  <w:rFonts w:ascii="Calibri" w:hAnsi="Calibri"/>
                  <w:sz w:val="18"/>
                  <w:szCs w:val="14"/>
                </w:rPr>
                <w:delText>; else NA</w:delText>
              </w:r>
              <w:r w:rsidRPr="004A470C" w:rsidDel="0058349C">
                <w:rPr>
                  <w:rFonts w:ascii="Calibri" w:hAnsi="Calibri"/>
                  <w:sz w:val="18"/>
                  <w:szCs w:val="14"/>
                </w:rPr>
                <w:delText>&gt;&gt;</w:delText>
              </w:r>
            </w:del>
          </w:p>
        </w:tc>
        <w:tc>
          <w:tcPr>
            <w:tcW w:w="970" w:type="dxa"/>
            <w:tcPrChange w:id="1490" w:author="Markstrum, Alexis" w:date="2021-11-10T14:58:00Z">
              <w:tcPr>
                <w:tcW w:w="997" w:type="dxa"/>
              </w:tcPr>
            </w:tcPrChange>
          </w:tcPr>
          <w:p w14:paraId="4F4E7A16" w14:textId="406CC604" w:rsidR="002B0471" w:rsidRPr="004A470C" w:rsidDel="0058349C" w:rsidRDefault="002B0471" w:rsidP="00B00674">
            <w:pPr>
              <w:keepNext/>
              <w:tabs>
                <w:tab w:val="left" w:pos="2160"/>
                <w:tab w:val="left" w:pos="2700"/>
                <w:tab w:val="left" w:pos="3420"/>
                <w:tab w:val="left" w:pos="3780"/>
                <w:tab w:val="left" w:pos="5760"/>
                <w:tab w:val="left" w:pos="7212"/>
              </w:tabs>
              <w:rPr>
                <w:del w:id="1491" w:author="Shewmaker, Michael@Energy" w:date="2022-01-13T18:18:00Z"/>
                <w:rFonts w:ascii="Calibri" w:hAnsi="Calibri"/>
                <w:sz w:val="18"/>
                <w:szCs w:val="14"/>
              </w:rPr>
            </w:pPr>
            <w:del w:id="1492" w:author="Shewmaker, Michael@Energy" w:date="2022-01-13T18:18:00Z">
              <w:r w:rsidRPr="004A470C" w:rsidDel="0058349C">
                <w:rPr>
                  <w:rFonts w:ascii="Calibri" w:hAnsi="Calibri"/>
                  <w:sz w:val="18"/>
                  <w:szCs w:val="14"/>
                </w:rPr>
                <w:delText xml:space="preserve">&lt;&lt;if A09 = 2-15 and </w:delText>
              </w:r>
              <w:r w:rsidDel="0058349C">
                <w:rPr>
                  <w:rFonts w:ascii="Calibri" w:hAnsi="Calibri"/>
                  <w:sz w:val="18"/>
                  <w:szCs w:val="14"/>
                </w:rPr>
                <w:delText>L03</w:delText>
              </w:r>
              <w:r w:rsidRPr="004A470C" w:rsidDel="0058349C">
                <w:rPr>
                  <w:rFonts w:ascii="Calibri" w:hAnsi="Calibri"/>
                  <w:sz w:val="18"/>
                  <w:szCs w:val="14"/>
                </w:rPr>
                <w:delText xml:space="preserve"> = 4B then value is 0.3 kWdc; </w:delText>
              </w:r>
            </w:del>
          </w:p>
          <w:p w14:paraId="10AE7AAF" w14:textId="236554BD" w:rsidR="002B0471" w:rsidRPr="004A470C" w:rsidDel="0058349C" w:rsidRDefault="002B0471" w:rsidP="00B00674">
            <w:pPr>
              <w:keepNext/>
              <w:tabs>
                <w:tab w:val="left" w:pos="2160"/>
                <w:tab w:val="left" w:pos="2700"/>
                <w:tab w:val="left" w:pos="3420"/>
                <w:tab w:val="left" w:pos="3780"/>
                <w:tab w:val="left" w:pos="5760"/>
                <w:tab w:val="left" w:pos="7212"/>
              </w:tabs>
              <w:rPr>
                <w:del w:id="1493" w:author="Shewmaker, Michael@Energy" w:date="2022-01-13T18:18:00Z"/>
                <w:rFonts w:ascii="Calibri" w:hAnsi="Calibri"/>
                <w:sz w:val="18"/>
                <w:szCs w:val="14"/>
              </w:rPr>
            </w:pPr>
            <w:del w:id="1494" w:author="Shewmaker, Michael@Energy" w:date="2022-01-13T18:18:00Z">
              <w:r w:rsidRPr="004A470C" w:rsidDel="0058349C">
                <w:rPr>
                  <w:rFonts w:ascii="Calibri" w:hAnsi="Calibri"/>
                  <w:sz w:val="18"/>
                  <w:szCs w:val="14"/>
                </w:rPr>
                <w:delText xml:space="preserve">if A09 = 1 or 16, and </w:delText>
              </w:r>
              <w:r w:rsidDel="0058349C">
                <w:rPr>
                  <w:rFonts w:ascii="Calibri" w:hAnsi="Calibri"/>
                  <w:sz w:val="18"/>
                  <w:szCs w:val="14"/>
                </w:rPr>
                <w:delText>L03</w:delText>
              </w:r>
              <w:r w:rsidRPr="004A470C" w:rsidDel="0058349C">
                <w:rPr>
                  <w:rFonts w:ascii="Calibri" w:hAnsi="Calibri"/>
                  <w:sz w:val="18"/>
                  <w:szCs w:val="14"/>
                </w:rPr>
                <w:delText xml:space="preserve"> = 4B then value is 1.1 kWdc; </w:delText>
              </w:r>
            </w:del>
          </w:p>
          <w:p w14:paraId="10A53324" w14:textId="657CB23E" w:rsidR="002B0471" w:rsidRPr="004A470C" w:rsidDel="0058349C" w:rsidRDefault="002B0471" w:rsidP="00B00674">
            <w:pPr>
              <w:keepNext/>
              <w:tabs>
                <w:tab w:val="left" w:pos="2160"/>
                <w:tab w:val="left" w:pos="2700"/>
                <w:tab w:val="left" w:pos="3420"/>
                <w:tab w:val="left" w:pos="3780"/>
                <w:tab w:val="left" w:pos="5760"/>
                <w:tab w:val="left" w:pos="7212"/>
              </w:tabs>
              <w:rPr>
                <w:del w:id="1495" w:author="Shewmaker, Michael@Energy" w:date="2022-01-13T18:18:00Z"/>
                <w:rFonts w:ascii="Calibri" w:hAnsi="Calibri"/>
                <w:sz w:val="18"/>
                <w:szCs w:val="14"/>
              </w:rPr>
            </w:pPr>
            <w:del w:id="1496" w:author="Shewmaker, Michael@Energy" w:date="2022-01-13T18:18:00Z">
              <w:r w:rsidRPr="004A470C" w:rsidDel="0058349C">
                <w:rPr>
                  <w:rFonts w:ascii="Calibri" w:hAnsi="Calibri"/>
                  <w:sz w:val="18"/>
                  <w:szCs w:val="14"/>
                </w:rPr>
                <w:delText xml:space="preserve">if A09 = 1 or 16 and </w:delText>
              </w:r>
              <w:r w:rsidDel="0058349C">
                <w:rPr>
                  <w:rFonts w:ascii="Calibri" w:hAnsi="Calibri"/>
                  <w:sz w:val="18"/>
                  <w:szCs w:val="14"/>
                </w:rPr>
                <w:delText>L03</w:delText>
              </w:r>
              <w:r w:rsidRPr="004A470C" w:rsidDel="0058349C">
                <w:rPr>
                  <w:rFonts w:ascii="Calibri" w:hAnsi="Calibri"/>
                  <w:sz w:val="18"/>
                  <w:szCs w:val="14"/>
                </w:rPr>
                <w:delText xml:space="preserve"> = 5A then value = 0.3 kWdc; else value is 0&gt;&gt;</w:delText>
              </w:r>
            </w:del>
          </w:p>
        </w:tc>
        <w:tc>
          <w:tcPr>
            <w:tcW w:w="1113" w:type="dxa"/>
            <w:tcPrChange w:id="1497" w:author="Markstrum, Alexis" w:date="2021-11-10T14:58:00Z">
              <w:tcPr>
                <w:tcW w:w="1113" w:type="dxa"/>
              </w:tcPr>
            </w:tcPrChange>
          </w:tcPr>
          <w:p w14:paraId="2CA79BF5" w14:textId="1668067C" w:rsidR="002B0471" w:rsidRPr="004A470C" w:rsidDel="0058349C" w:rsidRDefault="002B0471" w:rsidP="00B00674">
            <w:pPr>
              <w:keepNext/>
              <w:tabs>
                <w:tab w:val="left" w:pos="2160"/>
                <w:tab w:val="left" w:pos="2700"/>
                <w:tab w:val="left" w:pos="3420"/>
                <w:tab w:val="left" w:pos="3780"/>
                <w:tab w:val="left" w:pos="5760"/>
                <w:tab w:val="left" w:pos="7212"/>
              </w:tabs>
              <w:rPr>
                <w:del w:id="1498" w:author="Shewmaker, Michael@Energy" w:date="2022-01-13T18:18:00Z"/>
                <w:rFonts w:ascii="Calibri" w:hAnsi="Calibri"/>
                <w:sz w:val="18"/>
                <w:szCs w:val="14"/>
              </w:rPr>
            </w:pPr>
            <w:del w:id="1499" w:author="Shewmaker, Michael@Energy" w:date="2022-01-13T18:18:00Z">
              <w:r w:rsidRPr="004A470C" w:rsidDel="0058349C">
                <w:rPr>
                  <w:rFonts w:ascii="Calibri" w:hAnsi="Calibri"/>
                  <w:sz w:val="18"/>
                  <w:szCs w:val="14"/>
                </w:rPr>
                <w:delText xml:space="preserve">&lt;&lt;If </w:delText>
              </w:r>
              <w:r w:rsidDel="0058349C">
                <w:rPr>
                  <w:rFonts w:ascii="Calibri" w:hAnsi="Calibri"/>
                  <w:sz w:val="18"/>
                  <w:szCs w:val="14"/>
                </w:rPr>
                <w:delText>L03</w:delText>
              </w:r>
              <w:r w:rsidRPr="004A470C" w:rsidDel="0058349C">
                <w:rPr>
                  <w:rFonts w:ascii="Calibri" w:hAnsi="Calibri"/>
                  <w:sz w:val="18"/>
                  <w:szCs w:val="14"/>
                </w:rPr>
                <w:delText xml:space="preserve"> = </w:delText>
              </w:r>
            </w:del>
            <w:ins w:id="1500" w:author="Renee Temple" w:date="2021-11-04T17:00:00Z">
              <w:del w:id="1501" w:author="Shewmaker, Michael@Energy" w:date="2022-01-13T18:18:00Z">
                <w:r w:rsidR="000E2F4E" w:rsidDel="0058349C">
                  <w:rPr>
                    <w:rFonts w:ascii="Calibri" w:hAnsi="Calibri"/>
                    <w:sz w:val="18"/>
                    <w:szCs w:val="14"/>
                  </w:rPr>
                  <w:delText>1A, 1B, or 2</w:delText>
                </w:r>
              </w:del>
            </w:ins>
            <w:del w:id="1502" w:author="Shewmaker, Michael@Energy" w:date="2022-01-13T18:18:00Z">
              <w:r w:rsidRPr="004A470C" w:rsidDel="0058349C">
                <w:rPr>
                  <w:rFonts w:ascii="Calibri" w:hAnsi="Calibri"/>
                  <w:sz w:val="18"/>
                  <w:szCs w:val="14"/>
                </w:rPr>
                <w:delText>4A, 4B, 5, 5A or 5B user select from list: Garage or Conditioned Space; else value is NA&gt;&gt;</w:delText>
              </w:r>
            </w:del>
          </w:p>
        </w:tc>
        <w:tc>
          <w:tcPr>
            <w:tcW w:w="1173" w:type="dxa"/>
            <w:tcPrChange w:id="1503" w:author="Markstrum, Alexis" w:date="2021-11-10T14:58:00Z">
              <w:tcPr>
                <w:tcW w:w="1173" w:type="dxa"/>
              </w:tcPr>
            </w:tcPrChange>
          </w:tcPr>
          <w:p w14:paraId="24139959" w14:textId="4570BCFA" w:rsidR="00876ECC" w:rsidDel="0058349C" w:rsidRDefault="00E152CA" w:rsidP="00B00674">
            <w:pPr>
              <w:keepNext/>
              <w:tabs>
                <w:tab w:val="left" w:pos="2160"/>
                <w:tab w:val="left" w:pos="2700"/>
                <w:tab w:val="left" w:pos="3420"/>
                <w:tab w:val="left" w:pos="3780"/>
                <w:tab w:val="left" w:pos="5760"/>
                <w:tab w:val="left" w:pos="7212"/>
              </w:tabs>
              <w:rPr>
                <w:ins w:id="1504" w:author="Markstrum, Alexis" w:date="2021-11-10T15:11:00Z"/>
                <w:del w:id="1505" w:author="Shewmaker, Michael@Energy" w:date="2022-01-13T18:18:00Z"/>
                <w:rFonts w:ascii="Calibri" w:hAnsi="Calibri"/>
                <w:sz w:val="18"/>
                <w:szCs w:val="14"/>
              </w:rPr>
            </w:pPr>
            <w:ins w:id="1506" w:author="Markstrum, Alexis" w:date="2021-11-10T15:01:00Z">
              <w:del w:id="1507" w:author="Shewmaker, Michael@Energy" w:date="2022-01-13T18:18:00Z">
                <w:r w:rsidDel="0058349C">
                  <w:rPr>
                    <w:rFonts w:ascii="Calibri" w:hAnsi="Calibri"/>
                    <w:sz w:val="18"/>
                    <w:szCs w:val="14"/>
                  </w:rPr>
                  <w:delText>&lt;&lt;if A09 = 1  and L03 = 1</w:delText>
                </w:r>
              </w:del>
            </w:ins>
            <w:ins w:id="1508" w:author="Markstrum, Alexis" w:date="2021-11-10T15:02:00Z">
              <w:del w:id="1509" w:author="Shewmaker, Michael@Energy" w:date="2022-01-13T18:18:00Z">
                <w:r w:rsidDel="0058349C">
                  <w:rPr>
                    <w:rFonts w:ascii="Calibri" w:hAnsi="Calibri"/>
                    <w:sz w:val="18"/>
                    <w:szCs w:val="14"/>
                  </w:rPr>
                  <w:delText>,</w:delText>
                </w:r>
              </w:del>
            </w:ins>
            <w:ins w:id="1510" w:author="Markstrum, Alexis" w:date="2021-11-10T15:07:00Z">
              <w:del w:id="1511" w:author="Shewmaker, Michael@Energy" w:date="2022-01-13T18:18:00Z">
                <w:r w:rsidDel="0058349C">
                  <w:rPr>
                    <w:rFonts w:ascii="Calibri" w:hAnsi="Calibri"/>
                    <w:sz w:val="18"/>
                    <w:szCs w:val="14"/>
                  </w:rPr>
                  <w:delText xml:space="preserve"> then value = Compact hot water distribution</w:delText>
                </w:r>
              </w:del>
            </w:ins>
            <w:ins w:id="1512" w:author="Markstrum, Alexis" w:date="2021-11-10T15:09:00Z">
              <w:del w:id="1513" w:author="Shewmaker, Michael@Energy" w:date="2022-01-13T18:18:00Z">
                <w:r w:rsidDel="0058349C">
                  <w:rPr>
                    <w:rFonts w:ascii="Calibri" w:hAnsi="Calibri"/>
                    <w:sz w:val="18"/>
                    <w:szCs w:val="14"/>
                  </w:rPr>
                  <w:delText xml:space="preserve"> </w:delText>
                </w:r>
              </w:del>
            </w:ins>
            <w:ins w:id="1514" w:author="Markstrum, Alexis" w:date="2021-11-10T15:11:00Z">
              <w:del w:id="1515" w:author="Shewmaker, Michael@Energy" w:date="2022-01-13T18:18:00Z">
                <w:r w:rsidR="00876ECC" w:rsidDel="0058349C">
                  <w:rPr>
                    <w:rFonts w:ascii="Calibri" w:hAnsi="Calibri"/>
                    <w:sz w:val="18"/>
                    <w:szCs w:val="14"/>
                  </w:rPr>
                  <w:delText>B</w:delText>
                </w:r>
              </w:del>
            </w:ins>
            <w:ins w:id="1516" w:author="Markstrum, Alexis" w:date="2021-11-10T15:09:00Z">
              <w:del w:id="1517" w:author="Shewmaker, Michael@Energy" w:date="2022-01-13T18:18:00Z">
                <w:r w:rsidDel="0058349C">
                  <w:rPr>
                    <w:rFonts w:ascii="Calibri" w:hAnsi="Calibri"/>
                    <w:sz w:val="18"/>
                    <w:szCs w:val="14"/>
                  </w:rPr>
                  <w:delText>asic</w:delText>
                </w:r>
              </w:del>
            </w:ins>
            <w:ins w:id="1518" w:author="Markstrum, Alexis" w:date="2021-11-10T15:07:00Z">
              <w:del w:id="1519" w:author="Shewmaker, Michael@Energy" w:date="2022-01-13T18:18:00Z">
                <w:r w:rsidDel="0058349C">
                  <w:rPr>
                    <w:rFonts w:ascii="Calibri" w:hAnsi="Calibri"/>
                    <w:sz w:val="18"/>
                    <w:szCs w:val="14"/>
                  </w:rPr>
                  <w:delText xml:space="preserve">; </w:delText>
                </w:r>
              </w:del>
            </w:ins>
          </w:p>
          <w:p w14:paraId="48AADCC6" w14:textId="3DD9E9EF" w:rsidR="00876ECC" w:rsidDel="0058349C" w:rsidRDefault="00E152CA" w:rsidP="00B00674">
            <w:pPr>
              <w:keepNext/>
              <w:tabs>
                <w:tab w:val="left" w:pos="2160"/>
                <w:tab w:val="left" w:pos="2700"/>
                <w:tab w:val="left" w:pos="3420"/>
                <w:tab w:val="left" w:pos="3780"/>
                <w:tab w:val="left" w:pos="5760"/>
                <w:tab w:val="left" w:pos="7212"/>
              </w:tabs>
              <w:rPr>
                <w:ins w:id="1520" w:author="Markstrum, Alexis" w:date="2021-11-10T15:10:00Z"/>
                <w:del w:id="1521" w:author="Shewmaker, Michael@Energy" w:date="2022-01-13T18:18:00Z"/>
                <w:rFonts w:ascii="Calibri" w:hAnsi="Calibri"/>
                <w:sz w:val="18"/>
                <w:szCs w:val="14"/>
              </w:rPr>
            </w:pPr>
            <w:ins w:id="1522" w:author="Markstrum, Alexis" w:date="2021-11-10T15:07:00Z">
              <w:del w:id="1523" w:author="Shewmaker, Michael@Energy" w:date="2022-01-13T18:18:00Z">
                <w:r w:rsidDel="0058349C">
                  <w:rPr>
                    <w:rFonts w:ascii="Calibri" w:hAnsi="Calibri"/>
                    <w:sz w:val="18"/>
                    <w:szCs w:val="14"/>
                  </w:rPr>
                  <w:delText>elseif A0</w:delText>
                </w:r>
              </w:del>
            </w:ins>
            <w:ins w:id="1524" w:author="Markstrum, Alexis" w:date="2021-11-10T15:08:00Z">
              <w:del w:id="1525" w:author="Shewmaker, Michael@Energy" w:date="2022-01-13T18:18:00Z">
                <w:r w:rsidDel="0058349C">
                  <w:rPr>
                    <w:rFonts w:ascii="Calibri" w:hAnsi="Calibri"/>
                    <w:sz w:val="18"/>
                    <w:szCs w:val="14"/>
                  </w:rPr>
                  <w:delText>9 = 16 and L03 = 1, then value = Compact hot water distribution</w:delText>
                </w:r>
              </w:del>
            </w:ins>
            <w:ins w:id="1526" w:author="Markstrum, Alexis" w:date="2021-11-10T15:02:00Z">
              <w:del w:id="1527" w:author="Shewmaker, Michael@Energy" w:date="2022-01-13T18:18:00Z">
                <w:r w:rsidDel="0058349C">
                  <w:rPr>
                    <w:rFonts w:ascii="Calibri" w:hAnsi="Calibri"/>
                    <w:sz w:val="18"/>
                    <w:szCs w:val="14"/>
                  </w:rPr>
                  <w:delText xml:space="preserve"> </w:delText>
                </w:r>
              </w:del>
            </w:ins>
            <w:ins w:id="1528" w:author="Markstrum, Alexis" w:date="2021-11-10T15:11:00Z">
              <w:del w:id="1529" w:author="Shewmaker, Michael@Energy" w:date="2022-01-13T18:18:00Z">
                <w:r w:rsidR="00876ECC" w:rsidDel="0058349C">
                  <w:rPr>
                    <w:rFonts w:ascii="Calibri" w:hAnsi="Calibri"/>
                    <w:sz w:val="18"/>
                    <w:szCs w:val="14"/>
                  </w:rPr>
                  <w:delText>B</w:delText>
                </w:r>
              </w:del>
            </w:ins>
            <w:ins w:id="1530" w:author="Markstrum, Alexis" w:date="2021-11-10T15:10:00Z">
              <w:del w:id="1531" w:author="Shewmaker, Michael@Energy" w:date="2022-01-13T18:18:00Z">
                <w:r w:rsidDel="0058349C">
                  <w:rPr>
                    <w:rFonts w:ascii="Calibri" w:hAnsi="Calibri"/>
                    <w:sz w:val="18"/>
                    <w:szCs w:val="14"/>
                  </w:rPr>
                  <w:delText>asic and drain water heat recovery (HERS)</w:delText>
                </w:r>
                <w:r w:rsidR="00876ECC" w:rsidDel="0058349C">
                  <w:rPr>
                    <w:rFonts w:ascii="Calibri" w:hAnsi="Calibri"/>
                    <w:sz w:val="18"/>
                    <w:szCs w:val="14"/>
                  </w:rPr>
                  <w:delText>;</w:delText>
                </w:r>
              </w:del>
            </w:ins>
          </w:p>
          <w:p w14:paraId="3516E277" w14:textId="510C552B" w:rsidR="002B0471" w:rsidRPr="004A470C" w:rsidDel="0058349C" w:rsidRDefault="00876ECC" w:rsidP="00B00674">
            <w:pPr>
              <w:keepNext/>
              <w:tabs>
                <w:tab w:val="left" w:pos="2160"/>
                <w:tab w:val="left" w:pos="2700"/>
                <w:tab w:val="left" w:pos="3420"/>
                <w:tab w:val="left" w:pos="3780"/>
                <w:tab w:val="left" w:pos="5760"/>
                <w:tab w:val="left" w:pos="7212"/>
              </w:tabs>
              <w:rPr>
                <w:del w:id="1532" w:author="Shewmaker, Michael@Energy" w:date="2022-01-13T18:18:00Z"/>
                <w:rFonts w:ascii="Calibri" w:hAnsi="Calibri"/>
                <w:sz w:val="18"/>
                <w:szCs w:val="14"/>
              </w:rPr>
            </w:pPr>
            <w:ins w:id="1533" w:author="Markstrum, Alexis" w:date="2021-11-10T15:10:00Z">
              <w:del w:id="1534" w:author="Shewmaker, Michael@Energy" w:date="2022-01-13T18:18:00Z">
                <w:r w:rsidDel="0058349C">
                  <w:rPr>
                    <w:rFonts w:ascii="Calibri" w:hAnsi="Calibri"/>
                    <w:sz w:val="18"/>
                    <w:szCs w:val="14"/>
                  </w:rPr>
                  <w:delText>Elseif A09 = 16 and L</w:delText>
                </w:r>
              </w:del>
            </w:ins>
            <w:ins w:id="1535" w:author="Markstrum, Alexis" w:date="2021-11-10T15:11:00Z">
              <w:del w:id="1536" w:author="Shewmaker, Michael@Energy" w:date="2022-01-13T18:18:00Z">
                <w:r w:rsidDel="0058349C">
                  <w:rPr>
                    <w:rFonts w:ascii="Calibri" w:hAnsi="Calibri"/>
                    <w:sz w:val="18"/>
                    <w:szCs w:val="14"/>
                  </w:rPr>
                  <w:delText xml:space="preserve">03 = 2, then value = drain water heat recovery (HERS)&gt;&gt; </w:delText>
                </w:r>
              </w:del>
            </w:ins>
            <w:del w:id="1537" w:author="Shewmaker, Michael@Energy" w:date="2022-01-13T18:18:00Z">
              <w:r w:rsidR="002B0471" w:rsidRPr="004A470C" w:rsidDel="0058349C">
                <w:rPr>
                  <w:rFonts w:ascii="Calibri" w:hAnsi="Calibri"/>
                  <w:sz w:val="18"/>
                  <w:szCs w:val="14"/>
                </w:rPr>
                <w:delText xml:space="preserve">&lt;&lt;if </w:delText>
              </w:r>
              <w:r w:rsidR="00C86556" w:rsidDel="0058349C">
                <w:rPr>
                  <w:rFonts w:ascii="Calibri" w:hAnsi="Calibri"/>
                  <w:sz w:val="18"/>
                  <w:szCs w:val="14"/>
                </w:rPr>
                <w:delText xml:space="preserve">L02 </w:delText>
              </w:r>
              <w:r w:rsidR="002B0471" w:rsidRPr="004A470C" w:rsidDel="0058349C">
                <w:rPr>
                  <w:rFonts w:ascii="Calibri" w:hAnsi="Calibri"/>
                  <w:sz w:val="18"/>
                  <w:szCs w:val="14"/>
                </w:rPr>
                <w:delText xml:space="preserve">= </w:delText>
              </w:r>
              <w:r w:rsidR="00C86556" w:rsidDel="0058349C">
                <w:rPr>
                  <w:rFonts w:ascii="Calibri" w:hAnsi="Calibri"/>
                  <w:sz w:val="18"/>
                  <w:szCs w:val="14"/>
                </w:rPr>
                <w:delText>Central</w:delText>
              </w:r>
              <w:r w:rsidR="002B0471" w:rsidRPr="004A470C" w:rsidDel="0058349C">
                <w:rPr>
                  <w:rFonts w:ascii="Calibri" w:hAnsi="Calibri"/>
                  <w:sz w:val="18"/>
                  <w:szCs w:val="14"/>
                </w:rPr>
                <w:delText xml:space="preserve">, then value = </w:delText>
              </w:r>
              <w:r w:rsidR="00C86556" w:rsidRPr="001076BD" w:rsidDel="0058349C">
                <w:rPr>
                  <w:rFonts w:ascii="Calibri" w:hAnsi="Calibri"/>
                  <w:sz w:val="18"/>
                  <w:szCs w:val="14"/>
                  <w:highlight w:val="yellow"/>
                  <w:rPrChange w:id="1538" w:author="Renee Temple" w:date="2021-11-04T16:40:00Z">
                    <w:rPr>
                      <w:rFonts w:ascii="Calibri" w:hAnsi="Calibri"/>
                      <w:sz w:val="18"/>
                      <w:szCs w:val="14"/>
                    </w:rPr>
                  </w:rPrChange>
                </w:rPr>
                <w:delText>Multifamily:</w:delText>
              </w:r>
              <w:r w:rsidR="00C86556" w:rsidDel="0058349C">
                <w:rPr>
                  <w:rFonts w:ascii="Calibri" w:hAnsi="Calibri"/>
                  <w:sz w:val="18"/>
                  <w:szCs w:val="14"/>
                </w:rPr>
                <w:delText xml:space="preserve"> </w:delText>
              </w:r>
              <w:r w:rsidR="002B0471" w:rsidRPr="004A470C" w:rsidDel="0058349C">
                <w:rPr>
                  <w:rFonts w:ascii="Calibri" w:hAnsi="Calibri"/>
                  <w:sz w:val="18"/>
                  <w:szCs w:val="14"/>
                </w:rPr>
                <w:delText xml:space="preserve">Recirculation </w:delText>
              </w:r>
              <w:r w:rsidR="00C86556" w:rsidDel="0058349C">
                <w:rPr>
                  <w:rFonts w:ascii="Calibri" w:hAnsi="Calibri"/>
                  <w:sz w:val="18"/>
                  <w:szCs w:val="14"/>
                </w:rPr>
                <w:delText>demand control</w:delText>
              </w:r>
              <w:r w:rsidR="002B0471" w:rsidRPr="004A470C" w:rsidDel="0058349C">
                <w:rPr>
                  <w:rFonts w:ascii="Calibri" w:hAnsi="Calibri"/>
                  <w:sz w:val="18"/>
                  <w:szCs w:val="14"/>
                </w:rPr>
                <w:delText>;</w:delText>
              </w:r>
            </w:del>
          </w:p>
          <w:p w14:paraId="49FACE9D" w14:textId="0962BEC8" w:rsidR="002B0471" w:rsidRPr="004A470C" w:rsidDel="0058349C" w:rsidRDefault="002B0471" w:rsidP="00B00674">
            <w:pPr>
              <w:keepNext/>
              <w:tabs>
                <w:tab w:val="left" w:pos="2160"/>
                <w:tab w:val="left" w:pos="2700"/>
                <w:tab w:val="left" w:pos="3420"/>
                <w:tab w:val="left" w:pos="3780"/>
                <w:tab w:val="left" w:pos="5760"/>
                <w:tab w:val="left" w:pos="7212"/>
              </w:tabs>
              <w:rPr>
                <w:del w:id="1539" w:author="Shewmaker, Michael@Energy" w:date="2022-01-13T18:18:00Z"/>
                <w:rFonts w:ascii="Calibri" w:hAnsi="Calibri"/>
                <w:sz w:val="18"/>
                <w:szCs w:val="14"/>
              </w:rPr>
            </w:pPr>
            <w:del w:id="1540" w:author="Shewmaker, Michael@Energy" w:date="2022-01-13T18:18:00Z">
              <w:r w:rsidRPr="004A470C" w:rsidDel="0058349C">
                <w:rPr>
                  <w:rFonts w:ascii="Calibri" w:hAnsi="Calibri"/>
                  <w:sz w:val="18"/>
                  <w:szCs w:val="14"/>
                </w:rPr>
                <w:delText xml:space="preserve">Elseif </w:delText>
              </w:r>
              <w:r w:rsidR="00C86556" w:rsidDel="0058349C">
                <w:rPr>
                  <w:rFonts w:ascii="Calibri" w:hAnsi="Calibri"/>
                  <w:sz w:val="18"/>
                  <w:szCs w:val="14"/>
                </w:rPr>
                <w:delText xml:space="preserve">L02 </w:delText>
              </w:r>
              <w:r w:rsidR="00C86556" w:rsidDel="0058349C">
                <w:rPr>
                  <w:rFonts w:ascii="Calibri" w:hAnsi="Calibri" w:cs="Calibri"/>
                  <w:sz w:val="18"/>
                  <w:szCs w:val="14"/>
                </w:rPr>
                <w:delText>≠</w:delText>
              </w:r>
              <w:r w:rsidRPr="004A470C" w:rsidDel="0058349C">
                <w:rPr>
                  <w:rFonts w:ascii="Calibri" w:hAnsi="Calibri"/>
                  <w:sz w:val="18"/>
                  <w:szCs w:val="14"/>
                </w:rPr>
                <w:delText xml:space="preserve"> </w:delText>
              </w:r>
              <w:r w:rsidR="00C86556" w:rsidDel="0058349C">
                <w:rPr>
                  <w:rFonts w:ascii="Calibri" w:hAnsi="Calibri"/>
                  <w:sz w:val="18"/>
                  <w:szCs w:val="14"/>
                </w:rPr>
                <w:delText xml:space="preserve">Central </w:delText>
              </w:r>
              <w:r w:rsidRPr="004A470C" w:rsidDel="0058349C">
                <w:rPr>
                  <w:rFonts w:ascii="Calibri" w:hAnsi="Calibri"/>
                  <w:sz w:val="18"/>
                  <w:szCs w:val="14"/>
                </w:rPr>
                <w:delText xml:space="preserve">and if </w:delText>
              </w:r>
              <w:r w:rsidDel="0058349C">
                <w:rPr>
                  <w:rFonts w:ascii="Calibri" w:hAnsi="Calibri"/>
                  <w:sz w:val="18"/>
                  <w:szCs w:val="14"/>
                </w:rPr>
                <w:delText>L03</w:delText>
              </w:r>
              <w:r w:rsidRPr="004A470C" w:rsidDel="0058349C">
                <w:rPr>
                  <w:rFonts w:ascii="Calibri" w:hAnsi="Calibri"/>
                  <w:sz w:val="18"/>
                  <w:szCs w:val="14"/>
                </w:rPr>
                <w:delText xml:space="preserve"> = 1 or 3, then user </w:delText>
              </w:r>
              <w:r w:rsidRPr="004A470C" w:rsidDel="0058349C">
                <w:rPr>
                  <w:rFonts w:ascii="Calibri" w:hAnsi="Calibri"/>
                  <w:sz w:val="18"/>
                  <w:szCs w:val="14"/>
                </w:rPr>
                <w:lastRenderedPageBreak/>
                <w:delText xml:space="preserve">select from list: Standard or Demand Recirc; </w:delText>
              </w:r>
            </w:del>
          </w:p>
          <w:p w14:paraId="35D53FA4" w14:textId="1BCD4306" w:rsidR="002B0471" w:rsidRPr="004A470C" w:rsidDel="0058349C" w:rsidRDefault="002B0471" w:rsidP="00B00674">
            <w:pPr>
              <w:keepNext/>
              <w:tabs>
                <w:tab w:val="left" w:pos="2160"/>
                <w:tab w:val="left" w:pos="2700"/>
                <w:tab w:val="left" w:pos="3420"/>
                <w:tab w:val="left" w:pos="3780"/>
                <w:tab w:val="left" w:pos="5760"/>
                <w:tab w:val="left" w:pos="7212"/>
              </w:tabs>
              <w:rPr>
                <w:del w:id="1541" w:author="Shewmaker, Michael@Energy" w:date="2022-01-13T18:18:00Z"/>
                <w:rFonts w:ascii="Calibri" w:hAnsi="Calibri"/>
                <w:sz w:val="18"/>
                <w:szCs w:val="14"/>
              </w:rPr>
            </w:pPr>
            <w:del w:id="1542" w:author="Shewmaker, Michael@Energy" w:date="2022-01-13T18:18:00Z">
              <w:r w:rsidRPr="004A470C" w:rsidDel="0058349C">
                <w:rPr>
                  <w:rFonts w:ascii="Calibri" w:hAnsi="Calibri"/>
                  <w:sz w:val="18"/>
                  <w:szCs w:val="14"/>
                </w:rPr>
                <w:delText xml:space="preserve">if </w:delText>
              </w:r>
              <w:r w:rsidDel="0058349C">
                <w:rPr>
                  <w:rFonts w:ascii="Calibri" w:hAnsi="Calibri"/>
                  <w:sz w:val="18"/>
                  <w:szCs w:val="14"/>
                </w:rPr>
                <w:delText>L03</w:delText>
              </w:r>
              <w:r w:rsidRPr="004A470C" w:rsidDel="0058349C">
                <w:rPr>
                  <w:rFonts w:ascii="Calibri" w:hAnsi="Calibri"/>
                  <w:sz w:val="18"/>
                  <w:szCs w:val="14"/>
                </w:rPr>
                <w:delText xml:space="preserve"> = 2, then user select from list: Compact hot water distrib Expanded (HERS) or Drain water heat recovery (HERS); </w:delText>
              </w:r>
            </w:del>
          </w:p>
          <w:p w14:paraId="50F751EA" w14:textId="56FD796D" w:rsidR="002B0471" w:rsidRPr="004A470C" w:rsidDel="0058349C" w:rsidRDefault="002B0471" w:rsidP="00B00674">
            <w:pPr>
              <w:keepNext/>
              <w:tabs>
                <w:tab w:val="left" w:pos="2160"/>
                <w:tab w:val="left" w:pos="2700"/>
                <w:tab w:val="left" w:pos="3420"/>
                <w:tab w:val="left" w:pos="3780"/>
                <w:tab w:val="left" w:pos="5760"/>
                <w:tab w:val="left" w:pos="7212"/>
              </w:tabs>
              <w:rPr>
                <w:del w:id="1543" w:author="Shewmaker, Michael@Energy" w:date="2022-01-13T18:18:00Z"/>
                <w:rFonts w:ascii="Calibri" w:hAnsi="Calibri"/>
                <w:sz w:val="18"/>
                <w:szCs w:val="14"/>
              </w:rPr>
            </w:pPr>
            <w:del w:id="1544" w:author="Shewmaker, Michael@Energy" w:date="2022-01-13T18:18:00Z">
              <w:r w:rsidRPr="004A470C" w:rsidDel="0058349C">
                <w:rPr>
                  <w:rFonts w:ascii="Calibri" w:hAnsi="Calibri"/>
                  <w:sz w:val="18"/>
                  <w:szCs w:val="14"/>
                </w:rPr>
                <w:delText xml:space="preserve">if </w:delText>
              </w:r>
              <w:r w:rsidDel="0058349C">
                <w:rPr>
                  <w:rFonts w:ascii="Calibri" w:hAnsi="Calibri"/>
                  <w:sz w:val="18"/>
                  <w:szCs w:val="14"/>
                </w:rPr>
                <w:delText>L03</w:delText>
              </w:r>
              <w:r w:rsidRPr="004A470C" w:rsidDel="0058349C">
                <w:rPr>
                  <w:rFonts w:ascii="Calibri" w:hAnsi="Calibri"/>
                  <w:sz w:val="18"/>
                  <w:szCs w:val="14"/>
                </w:rPr>
                <w:delText xml:space="preserve"> = 4A then value is Compact hot water distrib Basic and drain water heat recovery (HERS); </w:delText>
              </w:r>
            </w:del>
          </w:p>
          <w:p w14:paraId="3B0E67F5" w14:textId="35896B70" w:rsidR="002B0471" w:rsidRPr="004A470C" w:rsidDel="0058349C" w:rsidRDefault="002B0471" w:rsidP="00B00674">
            <w:pPr>
              <w:keepNext/>
              <w:tabs>
                <w:tab w:val="left" w:pos="2160"/>
                <w:tab w:val="left" w:pos="2700"/>
                <w:tab w:val="left" w:pos="3420"/>
                <w:tab w:val="left" w:pos="3780"/>
                <w:tab w:val="left" w:pos="5760"/>
                <w:tab w:val="left" w:pos="7212"/>
              </w:tabs>
              <w:rPr>
                <w:del w:id="1545" w:author="Shewmaker, Michael@Energy" w:date="2022-01-13T18:18:00Z"/>
                <w:rFonts w:ascii="Calibri" w:hAnsi="Calibri"/>
                <w:sz w:val="18"/>
                <w:szCs w:val="14"/>
              </w:rPr>
            </w:pPr>
            <w:del w:id="1546" w:author="Shewmaker, Michael@Energy" w:date="2022-01-13T18:18:00Z">
              <w:r w:rsidRPr="004A470C" w:rsidDel="0058349C">
                <w:rPr>
                  <w:rFonts w:ascii="Calibri" w:hAnsi="Calibri"/>
                  <w:sz w:val="18"/>
                  <w:szCs w:val="14"/>
                </w:rPr>
                <w:delText xml:space="preserve">if A09 = 1 or 16 and </w:delText>
              </w:r>
              <w:r w:rsidDel="0058349C">
                <w:rPr>
                  <w:rFonts w:ascii="Calibri" w:hAnsi="Calibri"/>
                  <w:sz w:val="18"/>
                  <w:szCs w:val="14"/>
                </w:rPr>
                <w:delText>L03</w:delText>
              </w:r>
              <w:r w:rsidRPr="004A470C" w:rsidDel="0058349C">
                <w:rPr>
                  <w:rFonts w:ascii="Calibri" w:hAnsi="Calibri"/>
                  <w:sz w:val="18"/>
                  <w:szCs w:val="14"/>
                </w:rPr>
                <w:delText xml:space="preserve"> = 5B, then value =  Compact hot water distrib Basic; </w:delText>
              </w:r>
            </w:del>
          </w:p>
          <w:p w14:paraId="32B6F5B3" w14:textId="2DFFDC44" w:rsidR="002B0471" w:rsidRPr="004A470C" w:rsidDel="0058349C" w:rsidRDefault="002B0471" w:rsidP="00B00674">
            <w:pPr>
              <w:keepNext/>
              <w:tabs>
                <w:tab w:val="left" w:pos="2160"/>
                <w:tab w:val="left" w:pos="2700"/>
                <w:tab w:val="left" w:pos="3420"/>
                <w:tab w:val="left" w:pos="3780"/>
                <w:tab w:val="left" w:pos="5760"/>
                <w:tab w:val="left" w:pos="7212"/>
              </w:tabs>
              <w:rPr>
                <w:del w:id="1547" w:author="Shewmaker, Michael@Energy" w:date="2022-01-13T18:18:00Z"/>
                <w:rFonts w:ascii="Calibri" w:hAnsi="Calibri"/>
                <w:sz w:val="18"/>
                <w:szCs w:val="14"/>
              </w:rPr>
            </w:pPr>
            <w:del w:id="1548" w:author="Shewmaker, Michael@Energy" w:date="2022-01-13T18:18:00Z">
              <w:r w:rsidRPr="004A470C" w:rsidDel="0058349C">
                <w:rPr>
                  <w:rFonts w:ascii="Calibri" w:hAnsi="Calibri"/>
                  <w:sz w:val="18"/>
                  <w:szCs w:val="14"/>
                </w:rPr>
                <w:delText>else value is Standard or Demand Recirculation Manual Control&gt;&gt;</w:delText>
              </w:r>
            </w:del>
          </w:p>
        </w:tc>
      </w:tr>
      <w:tr w:rsidR="002B0471" w:rsidRPr="000638D1" w:rsidDel="0058349C" w14:paraId="4BC4967D" w14:textId="57545D5C" w:rsidTr="00623992">
        <w:trPr>
          <w:trHeight w:val="4126"/>
          <w:del w:id="1549" w:author="Shewmaker, Michael@Energy" w:date="2022-01-13T18:18:00Z"/>
          <w:trPrChange w:id="1550" w:author="Markstrum, Alexis" w:date="2021-11-10T14:58:00Z">
            <w:trPr>
              <w:trHeight w:val="4126"/>
            </w:trPr>
          </w:trPrChange>
        </w:trPr>
        <w:tc>
          <w:tcPr>
            <w:tcW w:w="14532" w:type="dxa"/>
            <w:gridSpan w:val="14"/>
            <w:tcPrChange w:id="1551" w:author="Markstrum, Alexis" w:date="2021-11-10T14:58:00Z">
              <w:tcPr>
                <w:tcW w:w="14438" w:type="dxa"/>
                <w:gridSpan w:val="14"/>
              </w:tcPr>
            </w:tcPrChange>
          </w:tcPr>
          <w:p w14:paraId="0B08D670" w14:textId="6267D1A9" w:rsidR="002B0471" w:rsidRPr="00B013A1" w:rsidDel="0058349C" w:rsidRDefault="002B0471" w:rsidP="00B00674">
            <w:pPr>
              <w:keepNext/>
              <w:tabs>
                <w:tab w:val="left" w:pos="2160"/>
                <w:tab w:val="left" w:pos="2700"/>
                <w:tab w:val="left" w:pos="3420"/>
                <w:tab w:val="left" w:pos="3780"/>
                <w:tab w:val="left" w:pos="5760"/>
                <w:tab w:val="left" w:pos="7212"/>
              </w:tabs>
              <w:rPr>
                <w:del w:id="1552" w:author="Shewmaker, Michael@Energy" w:date="2022-01-13T18:18:00Z"/>
                <w:rFonts w:ascii="Calibri" w:hAnsi="Calibri"/>
                <w:sz w:val="18"/>
                <w:szCs w:val="18"/>
              </w:rPr>
            </w:pPr>
            <w:del w:id="1553" w:author="Shewmaker, Michael@Energy" w:date="2022-01-13T18:18:00Z">
              <w:r w:rsidRPr="000638D1" w:rsidDel="0058349C">
                <w:rPr>
                  <w:rFonts w:ascii="Calibri" w:hAnsi="Calibri"/>
                  <w:sz w:val="18"/>
                  <w:szCs w:val="18"/>
                </w:rPr>
                <w:lastRenderedPageBreak/>
                <w:delText>Op</w:delText>
              </w:r>
              <w:r w:rsidRPr="00B013A1" w:rsidDel="0058349C">
                <w:rPr>
                  <w:rFonts w:ascii="Calibri" w:hAnsi="Calibri"/>
                  <w:sz w:val="18"/>
                  <w:szCs w:val="18"/>
                </w:rPr>
                <w:delText>tions:</w:delText>
              </w:r>
            </w:del>
          </w:p>
          <w:p w14:paraId="6D173631" w14:textId="39CFDFA8" w:rsidR="002B0471" w:rsidRPr="00043A49" w:rsidDel="003109BC" w:rsidRDefault="002B0471">
            <w:pPr>
              <w:pStyle w:val="ListParagraph"/>
              <w:numPr>
                <w:ilvl w:val="0"/>
                <w:numId w:val="82"/>
              </w:numPr>
              <w:rPr>
                <w:del w:id="1554" w:author="Shewmaker, Michael@Energy" w:date="2021-12-23T11:55:00Z"/>
                <w:rFonts w:ascii="Calibri" w:hAnsi="Calibri"/>
                <w:sz w:val="18"/>
                <w:szCs w:val="18"/>
                <w:rPrChange w:id="1555" w:author="Shewmaker, Michael@Energy" w:date="2022-01-13T15:52:00Z">
                  <w:rPr>
                    <w:del w:id="1556" w:author="Shewmaker, Michael@Energy" w:date="2021-12-23T11:55:00Z"/>
                  </w:rPr>
                </w:rPrChange>
              </w:rPr>
              <w:pPrChange w:id="1557" w:author="Shewmaker, Michael@Energy" w:date="2022-01-13T15:52:00Z">
                <w:pPr>
                  <w:keepNext/>
                  <w:framePr w:hSpace="180" w:wrap="around" w:vAnchor="text" w:hAnchor="text" w:xAlign="right" w:y="1"/>
                  <w:tabs>
                    <w:tab w:val="left" w:pos="2160"/>
                    <w:tab w:val="left" w:pos="2700"/>
                    <w:tab w:val="left" w:pos="3420"/>
                    <w:tab w:val="left" w:pos="3780"/>
                    <w:tab w:val="left" w:pos="5760"/>
                    <w:tab w:val="left" w:pos="7212"/>
                  </w:tabs>
                  <w:suppressOverlap/>
                </w:pPr>
              </w:pPrChange>
            </w:pPr>
            <w:del w:id="1558" w:author="Shewmaker, Michael@Energy" w:date="2021-12-23T11:55:00Z">
              <w:r w:rsidRPr="00043A49" w:rsidDel="003109BC">
                <w:rPr>
                  <w:rFonts w:ascii="Calibri" w:hAnsi="Calibri"/>
                  <w:sz w:val="18"/>
                  <w:szCs w:val="18"/>
                  <w:rPrChange w:id="1559" w:author="Shewmaker, Michael@Energy" w:date="2022-01-13T15:52:00Z">
                    <w:rPr/>
                  </w:rPrChange>
                </w:rPr>
                <w:delText xml:space="preserve">Single Family &amp; </w:delText>
              </w:r>
              <w:r w:rsidRPr="00043A49" w:rsidDel="003109BC">
                <w:rPr>
                  <w:rFonts w:ascii="Calibri" w:hAnsi="Calibri"/>
                  <w:sz w:val="18"/>
                  <w:szCs w:val="18"/>
                  <w:highlight w:val="yellow"/>
                  <w:rPrChange w:id="1560" w:author="Shewmaker, Michael@Energy" w:date="2022-01-13T15:52:00Z">
                    <w:rPr>
                      <w:rFonts w:ascii="Calibri" w:hAnsi="Calibri"/>
                      <w:sz w:val="18"/>
                      <w:szCs w:val="18"/>
                    </w:rPr>
                  </w:rPrChange>
                </w:rPr>
                <w:delText>Multifamily</w:delText>
              </w:r>
              <w:r w:rsidRPr="00043A49" w:rsidDel="003109BC">
                <w:rPr>
                  <w:rFonts w:ascii="Calibri" w:hAnsi="Calibri"/>
                  <w:sz w:val="18"/>
                  <w:szCs w:val="18"/>
                  <w:rPrChange w:id="1561" w:author="Shewmaker, Michael@Energy" w:date="2022-01-13T15:52:00Z">
                    <w:rPr/>
                  </w:rPrChange>
                </w:rPr>
                <w:delText xml:space="preserve"> with Individual Water Heaters</w:delText>
              </w:r>
            </w:del>
          </w:p>
          <w:p w14:paraId="28918DF9" w14:textId="791D6354" w:rsidR="00623992" w:rsidRPr="00623992" w:rsidDel="00C56D08" w:rsidRDefault="00623992" w:rsidP="00C56D08">
            <w:pPr>
              <w:pStyle w:val="ListParagraph"/>
              <w:keepNext/>
              <w:numPr>
                <w:ilvl w:val="0"/>
                <w:numId w:val="82"/>
              </w:numPr>
              <w:tabs>
                <w:tab w:val="left" w:pos="2160"/>
                <w:tab w:val="left" w:pos="2700"/>
                <w:tab w:val="left" w:pos="3420"/>
                <w:tab w:val="left" w:pos="3780"/>
                <w:tab w:val="left" w:pos="5760"/>
                <w:tab w:val="left" w:pos="7212"/>
              </w:tabs>
              <w:rPr>
                <w:ins w:id="1562" w:author="Markstrum, Alexis" w:date="2021-11-10T14:52:00Z"/>
                <w:del w:id="1563" w:author="Shewmaker, Michael@Energy" w:date="2021-12-23T12:05:00Z"/>
                <w:rFonts w:ascii="Calibri" w:hAnsi="Calibri"/>
                <w:sz w:val="18"/>
                <w:szCs w:val="18"/>
                <w:rPrChange w:id="1564" w:author="Markstrum, Alexis" w:date="2021-11-10T14:52:00Z">
                  <w:rPr>
                    <w:ins w:id="1565" w:author="Markstrum, Alexis" w:date="2021-11-10T14:52:00Z"/>
                    <w:del w:id="1566" w:author="Shewmaker, Michael@Energy" w:date="2021-12-23T12:05:00Z"/>
                  </w:rPr>
                </w:rPrChange>
              </w:rPr>
            </w:pPr>
            <w:ins w:id="1567" w:author="Markstrum, Alexis" w:date="2021-11-10T14:52:00Z">
              <w:del w:id="1568" w:author="Shewmaker, Michael@Energy" w:date="2021-12-23T12:05:00Z">
                <w:r w:rsidRPr="00623992" w:rsidDel="00C56D08">
                  <w:rPr>
                    <w:rFonts w:ascii="Calibri" w:hAnsi="Calibri"/>
                    <w:sz w:val="18"/>
                    <w:szCs w:val="18"/>
                  </w:rPr>
                  <w:delText>A single 240 volt heat pump water heater (HPWH). The storage tank shall be located in the garage or</w:delText>
                </w:r>
                <w:r w:rsidDel="00C56D08">
                  <w:rPr>
                    <w:rFonts w:ascii="Calibri" w:hAnsi="Calibri"/>
                    <w:sz w:val="18"/>
                    <w:szCs w:val="18"/>
                  </w:rPr>
                  <w:delText xml:space="preserve"> </w:delText>
                </w:r>
                <w:r w:rsidRPr="00623992" w:rsidDel="00C56D08">
                  <w:rPr>
                    <w:rFonts w:ascii="Calibri" w:hAnsi="Calibri"/>
                    <w:sz w:val="18"/>
                    <w:szCs w:val="18"/>
                    <w:rPrChange w:id="1569" w:author="Markstrum, Alexis" w:date="2021-11-10T14:52:00Z">
                      <w:rPr/>
                    </w:rPrChange>
                  </w:rPr>
                  <w:delText>conditioned space. In addition, meet the following:</w:delText>
                </w:r>
              </w:del>
            </w:ins>
          </w:p>
          <w:p w14:paraId="6FD478F4" w14:textId="21FB8043" w:rsidR="00623992" w:rsidRPr="00E152CA" w:rsidDel="00C56D08" w:rsidRDefault="00E152CA">
            <w:pPr>
              <w:keepNext/>
              <w:tabs>
                <w:tab w:val="left" w:pos="2160"/>
                <w:tab w:val="left" w:pos="2700"/>
                <w:tab w:val="left" w:pos="3420"/>
                <w:tab w:val="left" w:pos="3780"/>
                <w:tab w:val="left" w:pos="5760"/>
                <w:tab w:val="left" w:pos="7212"/>
              </w:tabs>
              <w:rPr>
                <w:ins w:id="1570" w:author="Markstrum, Alexis" w:date="2021-11-10T14:52:00Z"/>
                <w:del w:id="1571" w:author="Shewmaker, Michael@Energy" w:date="2021-12-23T12:05:00Z"/>
                <w:rFonts w:ascii="Calibri" w:hAnsi="Calibri"/>
                <w:sz w:val="18"/>
                <w:szCs w:val="18"/>
                <w:rPrChange w:id="1572" w:author="Markstrum, Alexis" w:date="2021-11-10T15:02:00Z">
                  <w:rPr>
                    <w:ins w:id="1573" w:author="Markstrum, Alexis" w:date="2021-11-10T14:52:00Z"/>
                    <w:del w:id="1574" w:author="Shewmaker, Michael@Energy" w:date="2021-12-23T12:05:00Z"/>
                  </w:rPr>
                </w:rPrChange>
              </w:rPr>
              <w:pPrChange w:id="1575" w:author="Markstrum, Alexis" w:date="2021-11-10T15:02:00Z">
                <w:pPr>
                  <w:pStyle w:val="ListParagraph"/>
                  <w:keepNext/>
                  <w:framePr w:hSpace="180" w:wrap="around" w:vAnchor="text" w:hAnchor="text" w:xAlign="right" w:y="1"/>
                  <w:numPr>
                    <w:numId w:val="81"/>
                  </w:numPr>
                  <w:tabs>
                    <w:tab w:val="left" w:pos="2160"/>
                    <w:tab w:val="left" w:pos="2700"/>
                    <w:tab w:val="left" w:pos="3420"/>
                    <w:tab w:val="left" w:pos="3780"/>
                    <w:tab w:val="left" w:pos="5760"/>
                    <w:tab w:val="left" w:pos="7212"/>
                  </w:tabs>
                  <w:ind w:hanging="360"/>
                  <w:suppressOverlap/>
                </w:pPr>
              </w:pPrChange>
            </w:pPr>
            <w:ins w:id="1576" w:author="Markstrum, Alexis" w:date="2021-11-10T15:02:00Z">
              <w:del w:id="1577" w:author="Shewmaker, Michael@Energy" w:date="2021-12-23T12:05:00Z">
                <w:r w:rsidDel="00C56D08">
                  <w:rPr>
                    <w:rFonts w:ascii="Calibri" w:hAnsi="Calibri"/>
                    <w:sz w:val="18"/>
                    <w:szCs w:val="18"/>
                  </w:rPr>
                  <w:delText xml:space="preserve">                        </w:delText>
                </w:r>
              </w:del>
            </w:ins>
            <w:ins w:id="1578" w:author="Markstrum, Alexis" w:date="2021-11-10T14:52:00Z">
              <w:del w:id="1579" w:author="Shewmaker, Michael@Energy" w:date="2021-12-23T12:05:00Z">
                <w:r w:rsidR="00623992" w:rsidRPr="00E152CA" w:rsidDel="00C56D08">
                  <w:rPr>
                    <w:rFonts w:ascii="Calibri" w:hAnsi="Calibri"/>
                    <w:sz w:val="18"/>
                    <w:szCs w:val="18"/>
                    <w:rPrChange w:id="1580" w:author="Markstrum, Alexis" w:date="2021-11-10T15:02:00Z">
                      <w:rPr/>
                    </w:rPrChange>
                  </w:rPr>
                  <w:delText>i. A compact hot water distribution system as specified in the Reference Appendix RA4.4.6 and in climate zone 1 and 16; and</w:delText>
                </w:r>
              </w:del>
            </w:ins>
          </w:p>
          <w:p w14:paraId="072FD84B" w14:textId="0D240442" w:rsidR="00623992" w:rsidRPr="00623992" w:rsidDel="00C56D08" w:rsidRDefault="00623992">
            <w:pPr>
              <w:pStyle w:val="ListParagraph"/>
              <w:keepNext/>
              <w:tabs>
                <w:tab w:val="left" w:pos="2160"/>
                <w:tab w:val="left" w:pos="2700"/>
                <w:tab w:val="left" w:pos="3420"/>
                <w:tab w:val="left" w:pos="3780"/>
                <w:tab w:val="left" w:pos="5760"/>
                <w:tab w:val="left" w:pos="7212"/>
              </w:tabs>
              <w:rPr>
                <w:ins w:id="1581" w:author="Markstrum, Alexis" w:date="2021-11-10T14:52:00Z"/>
                <w:del w:id="1582" w:author="Shewmaker, Michael@Energy" w:date="2021-12-23T12:05:00Z"/>
                <w:rFonts w:ascii="Calibri" w:hAnsi="Calibri"/>
                <w:sz w:val="18"/>
                <w:szCs w:val="18"/>
                <w:rPrChange w:id="1583" w:author="Markstrum, Alexis" w:date="2021-11-10T14:52:00Z">
                  <w:rPr>
                    <w:ins w:id="1584" w:author="Markstrum, Alexis" w:date="2021-11-10T14:52:00Z"/>
                    <w:del w:id="1585" w:author="Shewmaker, Michael@Energy" w:date="2021-12-23T12:05:00Z"/>
                  </w:rPr>
                </w:rPrChange>
              </w:rPr>
              <w:pPrChange w:id="1586" w:author="Markstrum, Alexis" w:date="2021-11-10T14:52:00Z">
                <w:pPr>
                  <w:pStyle w:val="ListParagraph"/>
                  <w:keepNext/>
                  <w:framePr w:hSpace="180" w:wrap="around" w:vAnchor="text" w:hAnchor="text" w:xAlign="right" w:y="1"/>
                  <w:numPr>
                    <w:numId w:val="81"/>
                  </w:numPr>
                  <w:tabs>
                    <w:tab w:val="left" w:pos="2160"/>
                    <w:tab w:val="left" w:pos="2700"/>
                    <w:tab w:val="left" w:pos="3420"/>
                    <w:tab w:val="left" w:pos="3780"/>
                    <w:tab w:val="left" w:pos="5760"/>
                    <w:tab w:val="left" w:pos="7212"/>
                  </w:tabs>
                  <w:ind w:hanging="360"/>
                  <w:suppressOverlap/>
                </w:pPr>
              </w:pPrChange>
            </w:pPr>
            <w:ins w:id="1587" w:author="Markstrum, Alexis" w:date="2021-11-10T14:54:00Z">
              <w:del w:id="1588" w:author="Shewmaker, Michael@Energy" w:date="2021-12-23T12:05:00Z">
                <w:r w:rsidDel="00C56D08">
                  <w:rPr>
                    <w:rFonts w:ascii="Calibri" w:hAnsi="Calibri"/>
                    <w:sz w:val="18"/>
                    <w:szCs w:val="18"/>
                  </w:rPr>
                  <w:delText xml:space="preserve">      </w:delText>
                </w:r>
              </w:del>
            </w:ins>
            <w:ins w:id="1589" w:author="Markstrum, Alexis" w:date="2021-11-10T14:52:00Z">
              <w:del w:id="1590" w:author="Shewmaker, Michael@Energy" w:date="2021-12-23T12:05:00Z">
                <w:r w:rsidRPr="00623992" w:rsidDel="00C56D08">
                  <w:rPr>
                    <w:rFonts w:ascii="Calibri" w:hAnsi="Calibri"/>
                    <w:sz w:val="18"/>
                    <w:szCs w:val="18"/>
                  </w:rPr>
                  <w:delText>ii. A drain water heat recovery system that is field verified as specified in the Reference Appendix RA3.6.9 in</w:delText>
                </w:r>
                <w:r w:rsidDel="00C56D08">
                  <w:rPr>
                    <w:rFonts w:ascii="Calibri" w:hAnsi="Calibri"/>
                    <w:sz w:val="18"/>
                    <w:szCs w:val="18"/>
                  </w:rPr>
                  <w:delText xml:space="preserve"> </w:delText>
                </w:r>
                <w:r w:rsidRPr="00623992" w:rsidDel="00C56D08">
                  <w:rPr>
                    <w:rFonts w:ascii="Calibri" w:hAnsi="Calibri"/>
                    <w:sz w:val="18"/>
                    <w:szCs w:val="18"/>
                    <w:rPrChange w:id="1591" w:author="Markstrum, Alexis" w:date="2021-11-10T14:52:00Z">
                      <w:rPr/>
                    </w:rPrChange>
                  </w:rPr>
                  <w:delText xml:space="preserve">climate </w:delText>
                </w:r>
              </w:del>
            </w:ins>
            <w:ins w:id="1592" w:author="Markstrum, Alexis" w:date="2021-11-10T14:53:00Z">
              <w:del w:id="1593" w:author="Shewmaker, Michael@Energy" w:date="2021-12-23T12:05:00Z">
                <w:r w:rsidDel="00C56D08">
                  <w:rPr>
                    <w:rFonts w:ascii="Calibri" w:hAnsi="Calibri"/>
                    <w:sz w:val="18"/>
                    <w:szCs w:val="18"/>
                  </w:rPr>
                  <w:delText xml:space="preserve">zone </w:delText>
                </w:r>
              </w:del>
            </w:ins>
            <w:ins w:id="1594" w:author="Markstrum, Alexis" w:date="2021-11-10T14:52:00Z">
              <w:del w:id="1595" w:author="Shewmaker, Michael@Energy" w:date="2021-12-23T12:05:00Z">
                <w:r w:rsidRPr="00623992" w:rsidDel="00C56D08">
                  <w:rPr>
                    <w:rFonts w:ascii="Calibri" w:hAnsi="Calibri"/>
                    <w:sz w:val="18"/>
                    <w:szCs w:val="18"/>
                    <w:rPrChange w:id="1596" w:author="Markstrum, Alexis" w:date="2021-11-10T14:52:00Z">
                      <w:rPr/>
                    </w:rPrChange>
                  </w:rPr>
                  <w:delText>16.</w:delText>
                </w:r>
              </w:del>
            </w:ins>
          </w:p>
          <w:p w14:paraId="43613BBC" w14:textId="0348F6A7" w:rsidR="00623992" w:rsidRPr="00623992" w:rsidDel="00C56D08" w:rsidRDefault="00623992" w:rsidP="00C56D08">
            <w:pPr>
              <w:pStyle w:val="ListParagraph"/>
              <w:keepNext/>
              <w:numPr>
                <w:ilvl w:val="0"/>
                <w:numId w:val="82"/>
              </w:numPr>
              <w:tabs>
                <w:tab w:val="left" w:pos="2160"/>
                <w:tab w:val="left" w:pos="2700"/>
                <w:tab w:val="left" w:pos="3420"/>
                <w:tab w:val="left" w:pos="3780"/>
                <w:tab w:val="left" w:pos="5760"/>
                <w:tab w:val="left" w:pos="7212"/>
              </w:tabs>
              <w:rPr>
                <w:ins w:id="1597" w:author="Markstrum, Alexis" w:date="2021-11-10T14:52:00Z"/>
                <w:del w:id="1598" w:author="Shewmaker, Michael@Energy" w:date="2021-12-23T12:05:00Z"/>
                <w:rFonts w:ascii="Calibri" w:hAnsi="Calibri"/>
                <w:sz w:val="18"/>
                <w:szCs w:val="18"/>
                <w:rPrChange w:id="1599" w:author="Markstrum, Alexis" w:date="2021-11-10T14:53:00Z">
                  <w:rPr>
                    <w:ins w:id="1600" w:author="Markstrum, Alexis" w:date="2021-11-10T14:52:00Z"/>
                    <w:del w:id="1601" w:author="Shewmaker, Michael@Energy" w:date="2021-12-23T12:05:00Z"/>
                  </w:rPr>
                </w:rPrChange>
              </w:rPr>
            </w:pPr>
            <w:ins w:id="1602" w:author="Markstrum, Alexis" w:date="2021-11-10T14:52:00Z">
              <w:del w:id="1603" w:author="Shewmaker, Michael@Energy" w:date="2021-12-23T12:05:00Z">
                <w:r w:rsidRPr="00623992" w:rsidDel="00C56D08">
                  <w:rPr>
                    <w:rFonts w:ascii="Calibri" w:hAnsi="Calibri"/>
                    <w:sz w:val="18"/>
                    <w:szCs w:val="18"/>
                  </w:rPr>
                  <w:delText>A single 240 volt HPWH that meets the requirements of NEEA Advanced Water Heater Specification Tier 3 or</w:delText>
                </w:r>
              </w:del>
            </w:ins>
            <w:ins w:id="1604" w:author="Markstrum, Alexis" w:date="2021-11-10T14:53:00Z">
              <w:del w:id="1605" w:author="Shewmaker, Michael@Energy" w:date="2021-12-23T12:05:00Z">
                <w:r w:rsidDel="00C56D08">
                  <w:rPr>
                    <w:rFonts w:ascii="Calibri" w:hAnsi="Calibri"/>
                    <w:sz w:val="18"/>
                    <w:szCs w:val="18"/>
                  </w:rPr>
                  <w:delText xml:space="preserve"> </w:delText>
                </w:r>
              </w:del>
            </w:ins>
            <w:ins w:id="1606" w:author="Markstrum, Alexis" w:date="2021-11-10T14:52:00Z">
              <w:del w:id="1607" w:author="Shewmaker, Michael@Energy" w:date="2021-12-23T12:05:00Z">
                <w:r w:rsidRPr="00623992" w:rsidDel="00C56D08">
                  <w:rPr>
                    <w:rFonts w:ascii="Calibri" w:hAnsi="Calibri"/>
                    <w:sz w:val="18"/>
                    <w:szCs w:val="18"/>
                    <w:rPrChange w:id="1608" w:author="Markstrum, Alexis" w:date="2021-11-10T14:53:00Z">
                      <w:rPr/>
                    </w:rPrChange>
                  </w:rPr>
                  <w:delText>higher. In addition, for Climate Zones 16, a drain water heat recovery system that is field verified as specified</w:delText>
                </w:r>
              </w:del>
            </w:ins>
            <w:ins w:id="1609" w:author="Markstrum, Alexis" w:date="2021-11-10T14:53:00Z">
              <w:del w:id="1610" w:author="Shewmaker, Michael@Energy" w:date="2021-12-23T12:05:00Z">
                <w:r w:rsidDel="00C56D08">
                  <w:rPr>
                    <w:rFonts w:ascii="Calibri" w:hAnsi="Calibri"/>
                    <w:sz w:val="18"/>
                    <w:szCs w:val="18"/>
                  </w:rPr>
                  <w:delText xml:space="preserve"> </w:delText>
                </w:r>
              </w:del>
            </w:ins>
            <w:ins w:id="1611" w:author="Markstrum, Alexis" w:date="2021-11-10T14:52:00Z">
              <w:del w:id="1612" w:author="Shewmaker, Michael@Energy" w:date="2021-12-23T12:05:00Z">
                <w:r w:rsidRPr="00623992" w:rsidDel="00C56D08">
                  <w:rPr>
                    <w:rFonts w:ascii="Calibri" w:hAnsi="Calibri"/>
                    <w:sz w:val="18"/>
                    <w:szCs w:val="18"/>
                    <w:rPrChange w:id="1613" w:author="Markstrum, Alexis" w:date="2021-11-10T14:53:00Z">
                      <w:rPr/>
                    </w:rPrChange>
                  </w:rPr>
                  <w:delText>in the Reference Appendix RA3.6.9 and the storage tank shall be located in the garage or conditioned space.</w:delText>
                </w:r>
              </w:del>
            </w:ins>
          </w:p>
          <w:p w14:paraId="2E86D5C9" w14:textId="68AA20EB" w:rsidR="002B0471" w:rsidRPr="00623992" w:rsidDel="00C56D08" w:rsidRDefault="00623992" w:rsidP="00C56D08">
            <w:pPr>
              <w:pStyle w:val="ListParagraph"/>
              <w:keepNext/>
              <w:numPr>
                <w:ilvl w:val="0"/>
                <w:numId w:val="82"/>
              </w:numPr>
              <w:tabs>
                <w:tab w:val="left" w:pos="2160"/>
                <w:tab w:val="left" w:pos="2700"/>
                <w:tab w:val="left" w:pos="3420"/>
                <w:tab w:val="left" w:pos="3780"/>
                <w:tab w:val="left" w:pos="5760"/>
                <w:tab w:val="left" w:pos="7212"/>
              </w:tabs>
              <w:rPr>
                <w:del w:id="1614" w:author="Shewmaker, Michael@Energy" w:date="2021-12-23T12:05:00Z"/>
                <w:rFonts w:ascii="Calibri" w:hAnsi="Calibri"/>
                <w:sz w:val="18"/>
                <w:szCs w:val="18"/>
              </w:rPr>
            </w:pPr>
            <w:ins w:id="1615" w:author="Markstrum, Alexis" w:date="2021-11-10T14:52:00Z">
              <w:del w:id="1616" w:author="Shewmaker, Michael@Energy" w:date="2021-12-23T12:05:00Z">
                <w:r w:rsidRPr="00623992" w:rsidDel="00C56D08">
                  <w:rPr>
                    <w:rFonts w:ascii="Calibri" w:hAnsi="Calibri"/>
                    <w:sz w:val="18"/>
                    <w:szCs w:val="18"/>
                  </w:rPr>
                  <w:delText>A solar water-heating system with electric backup meeting the installation criteria specified in Reference</w:delText>
                </w:r>
              </w:del>
            </w:ins>
            <w:ins w:id="1617" w:author="Markstrum, Alexis" w:date="2021-11-10T14:54:00Z">
              <w:del w:id="1618" w:author="Shewmaker, Michael@Energy" w:date="2021-12-23T12:05:00Z">
                <w:r w:rsidDel="00C56D08">
                  <w:rPr>
                    <w:rFonts w:ascii="Calibri" w:hAnsi="Calibri"/>
                    <w:sz w:val="18"/>
                    <w:szCs w:val="18"/>
                  </w:rPr>
                  <w:delText xml:space="preserve"> </w:delText>
                </w:r>
              </w:del>
            </w:ins>
            <w:ins w:id="1619" w:author="Markstrum, Alexis" w:date="2021-11-10T14:52:00Z">
              <w:del w:id="1620" w:author="Shewmaker, Michael@Energy" w:date="2021-12-23T12:05:00Z">
                <w:r w:rsidRPr="00623992" w:rsidDel="00C56D08">
                  <w:rPr>
                    <w:rFonts w:ascii="Calibri" w:hAnsi="Calibri"/>
                    <w:sz w:val="18"/>
                    <w:szCs w:val="18"/>
                  </w:rPr>
                  <w:delText>Residential Appendix RA4 and with a minimum annual solar savings fraction of 0.7.</w:delText>
                </w:r>
              </w:del>
            </w:ins>
            <w:del w:id="1621" w:author="Shewmaker, Michael@Energy" w:date="2021-12-23T12:05:00Z">
              <w:r w:rsidR="002B0471" w:rsidRPr="00623992" w:rsidDel="00C56D08">
                <w:rPr>
                  <w:rFonts w:ascii="Calibri" w:hAnsi="Calibri"/>
                  <w:sz w:val="18"/>
                  <w:szCs w:val="18"/>
                </w:rPr>
                <w:delText>Gas or propane instantaneous.</w:delText>
              </w:r>
            </w:del>
          </w:p>
          <w:p w14:paraId="05C44DB9" w14:textId="427D7A5F" w:rsidR="002B0471" w:rsidRPr="00B013A1" w:rsidDel="00C56D08" w:rsidRDefault="002B0471">
            <w:pPr>
              <w:pStyle w:val="ListParagraph"/>
              <w:numPr>
                <w:ilvl w:val="0"/>
                <w:numId w:val="82"/>
              </w:numPr>
              <w:rPr>
                <w:del w:id="1622" w:author="Shewmaker, Michael@Energy" w:date="2021-12-23T12:05:00Z"/>
                <w:rFonts w:ascii="Calibri" w:hAnsi="Calibri"/>
                <w:sz w:val="18"/>
                <w:szCs w:val="18"/>
              </w:rPr>
              <w:pPrChange w:id="1623" w:author="Markstrum, Alexis" w:date="2021-11-10T14:54:00Z">
                <w:pPr>
                  <w:pStyle w:val="ListParagraph"/>
                  <w:keepNext/>
                  <w:framePr w:hSpace="180" w:wrap="around" w:vAnchor="text" w:hAnchor="text" w:xAlign="right" w:y="1"/>
                  <w:numPr>
                    <w:numId w:val="81"/>
                  </w:numPr>
                  <w:tabs>
                    <w:tab w:val="left" w:pos="2160"/>
                    <w:tab w:val="left" w:pos="2700"/>
                    <w:tab w:val="left" w:pos="3420"/>
                    <w:tab w:val="left" w:pos="3780"/>
                    <w:tab w:val="left" w:pos="5760"/>
                    <w:tab w:val="left" w:pos="7212"/>
                  </w:tabs>
                  <w:ind w:hanging="360"/>
                  <w:suppressOverlap/>
                </w:pPr>
              </w:pPrChange>
            </w:pPr>
            <w:del w:id="1624" w:author="Shewmaker, Michael@Energy" w:date="2021-12-23T12:05:00Z">
              <w:r w:rsidRPr="00B013A1" w:rsidDel="00C56D08">
                <w:rPr>
                  <w:rFonts w:ascii="Calibri" w:hAnsi="Calibri"/>
                  <w:sz w:val="18"/>
                  <w:szCs w:val="18"/>
                </w:rPr>
                <w:delText>55 gallons or less storage tank with 75,000 Btu or less rated input. Distribution either compact hot water distribution (HERS) or drain water heat recovery (HERS).</w:delText>
              </w:r>
            </w:del>
          </w:p>
          <w:p w14:paraId="56E6738B" w14:textId="53FD76B3" w:rsidR="002B0471" w:rsidRPr="00B013A1" w:rsidDel="00C56D08" w:rsidRDefault="002B0471">
            <w:pPr>
              <w:pStyle w:val="ListParagraph"/>
              <w:numPr>
                <w:ilvl w:val="0"/>
                <w:numId w:val="82"/>
              </w:numPr>
              <w:rPr>
                <w:del w:id="1625" w:author="Shewmaker, Michael@Energy" w:date="2021-12-23T12:05:00Z"/>
                <w:rFonts w:ascii="Calibri" w:hAnsi="Calibri"/>
                <w:sz w:val="18"/>
                <w:szCs w:val="18"/>
              </w:rPr>
              <w:pPrChange w:id="1626" w:author="Markstrum, Alexis" w:date="2021-11-10T14:54:00Z">
                <w:pPr>
                  <w:pStyle w:val="ListParagraph"/>
                  <w:keepNext/>
                  <w:framePr w:hSpace="180" w:wrap="around" w:vAnchor="text" w:hAnchor="text" w:xAlign="right" w:y="1"/>
                  <w:numPr>
                    <w:numId w:val="81"/>
                  </w:numPr>
                  <w:tabs>
                    <w:tab w:val="left" w:pos="2160"/>
                    <w:tab w:val="left" w:pos="2700"/>
                    <w:tab w:val="left" w:pos="3420"/>
                    <w:tab w:val="left" w:pos="3780"/>
                    <w:tab w:val="left" w:pos="5760"/>
                    <w:tab w:val="left" w:pos="7212"/>
                  </w:tabs>
                  <w:ind w:hanging="360"/>
                  <w:suppressOverlap/>
                </w:pPr>
              </w:pPrChange>
            </w:pPr>
            <w:del w:id="1627" w:author="Shewmaker, Michael@Energy" w:date="2021-12-23T12:05:00Z">
              <w:r w:rsidRPr="00B013A1" w:rsidDel="00C56D08">
                <w:rPr>
                  <w:rFonts w:ascii="Calibri" w:hAnsi="Calibri"/>
                  <w:sz w:val="18"/>
                  <w:szCs w:val="18"/>
                </w:rPr>
                <w:delText>Greater than 55 gallons storage tank with 75,000 Btu or less rated input.</w:delText>
              </w:r>
            </w:del>
          </w:p>
          <w:p w14:paraId="61EB8452" w14:textId="775942AA" w:rsidR="002B0471" w:rsidRPr="00B013A1" w:rsidDel="00C56D08" w:rsidRDefault="002B0471">
            <w:pPr>
              <w:pStyle w:val="ListParagraph"/>
              <w:numPr>
                <w:ilvl w:val="0"/>
                <w:numId w:val="82"/>
              </w:numPr>
              <w:rPr>
                <w:del w:id="1628" w:author="Shewmaker, Michael@Energy" w:date="2021-12-23T12:05:00Z"/>
                <w:rFonts w:ascii="Calibri" w:hAnsi="Calibri"/>
                <w:sz w:val="18"/>
                <w:szCs w:val="18"/>
              </w:rPr>
              <w:pPrChange w:id="1629" w:author="Markstrum, Alexis" w:date="2021-11-10T14:54:00Z">
                <w:pPr>
                  <w:pStyle w:val="ListParagraph"/>
                  <w:keepNext/>
                  <w:framePr w:hSpace="180" w:wrap="around" w:vAnchor="text" w:hAnchor="text" w:xAlign="right" w:y="1"/>
                  <w:numPr>
                    <w:numId w:val="81"/>
                  </w:numPr>
                  <w:tabs>
                    <w:tab w:val="left" w:pos="2160"/>
                    <w:tab w:val="left" w:pos="2700"/>
                    <w:tab w:val="left" w:pos="3420"/>
                    <w:tab w:val="left" w:pos="3780"/>
                    <w:tab w:val="left" w:pos="5760"/>
                    <w:tab w:val="left" w:pos="7212"/>
                  </w:tabs>
                  <w:ind w:hanging="360"/>
                  <w:suppressOverlap/>
                </w:pPr>
              </w:pPrChange>
            </w:pPr>
            <w:del w:id="1630" w:author="Shewmaker, Michael@Energy" w:date="2021-12-23T12:05:00Z">
              <w:r w:rsidRPr="00B013A1" w:rsidDel="00C56D08">
                <w:rPr>
                  <w:rFonts w:ascii="Calibri" w:hAnsi="Calibri"/>
                  <w:sz w:val="18"/>
                  <w:szCs w:val="18"/>
                </w:rPr>
                <w:delText>Heat pump water heater. Installed in conditioned space or garage. Either:</w:delText>
              </w:r>
            </w:del>
          </w:p>
          <w:p w14:paraId="23401C0D" w14:textId="2313924B" w:rsidR="002B0471" w:rsidRPr="00B013A1" w:rsidDel="00C56D08" w:rsidRDefault="002B0471">
            <w:pPr>
              <w:pStyle w:val="ListParagraph"/>
              <w:numPr>
                <w:ilvl w:val="0"/>
                <w:numId w:val="82"/>
              </w:numPr>
              <w:rPr>
                <w:del w:id="1631" w:author="Shewmaker, Michael@Energy" w:date="2021-12-23T12:05:00Z"/>
                <w:rFonts w:ascii="Calibri" w:hAnsi="Calibri"/>
                <w:sz w:val="18"/>
                <w:szCs w:val="18"/>
              </w:rPr>
              <w:pPrChange w:id="1632" w:author="Markstrum, Alexis" w:date="2021-11-10T14:54:00Z">
                <w:pPr>
                  <w:pStyle w:val="ListParagraph"/>
                  <w:keepNext/>
                  <w:framePr w:hSpace="180" w:wrap="around" w:vAnchor="text" w:hAnchor="text" w:xAlign="right" w:y="1"/>
                  <w:numPr>
                    <w:numId w:val="73"/>
                  </w:numPr>
                  <w:tabs>
                    <w:tab w:val="left" w:pos="2160"/>
                    <w:tab w:val="left" w:pos="2700"/>
                    <w:tab w:val="left" w:pos="3420"/>
                    <w:tab w:val="left" w:pos="3780"/>
                    <w:tab w:val="left" w:pos="5760"/>
                    <w:tab w:val="left" w:pos="7212"/>
                  </w:tabs>
                  <w:ind w:left="1080" w:hanging="360"/>
                  <w:suppressOverlap/>
                </w:pPr>
              </w:pPrChange>
            </w:pPr>
            <w:del w:id="1633" w:author="Shewmaker, Michael@Energy" w:date="2021-12-23T12:05:00Z">
              <w:r w:rsidRPr="00B013A1" w:rsidDel="00C56D08">
                <w:rPr>
                  <w:rFonts w:ascii="Calibri" w:hAnsi="Calibri"/>
                  <w:sz w:val="18"/>
                  <w:szCs w:val="18"/>
                </w:rPr>
                <w:delText>Compact hot water distribution basic and drain water heat recovery (HERS), or</w:delText>
              </w:r>
            </w:del>
          </w:p>
          <w:p w14:paraId="6D80E587" w14:textId="6E823BC5" w:rsidR="002B0471" w:rsidRPr="00B013A1" w:rsidDel="00C56D08" w:rsidRDefault="002B0471">
            <w:pPr>
              <w:pStyle w:val="ListParagraph"/>
              <w:numPr>
                <w:ilvl w:val="0"/>
                <w:numId w:val="82"/>
              </w:numPr>
              <w:rPr>
                <w:del w:id="1634" w:author="Shewmaker, Michael@Energy" w:date="2021-12-23T12:05:00Z"/>
                <w:rFonts w:ascii="Calibri" w:hAnsi="Calibri"/>
                <w:sz w:val="18"/>
                <w:szCs w:val="18"/>
              </w:rPr>
              <w:pPrChange w:id="1635" w:author="Markstrum, Alexis" w:date="2021-11-10T14:54:00Z">
                <w:pPr>
                  <w:pStyle w:val="ListParagraph"/>
                  <w:keepNext/>
                  <w:framePr w:hSpace="180" w:wrap="around" w:vAnchor="text" w:hAnchor="text" w:xAlign="right" w:y="1"/>
                  <w:numPr>
                    <w:numId w:val="73"/>
                  </w:numPr>
                  <w:tabs>
                    <w:tab w:val="left" w:pos="2160"/>
                    <w:tab w:val="left" w:pos="2700"/>
                    <w:tab w:val="left" w:pos="3420"/>
                    <w:tab w:val="left" w:pos="3780"/>
                    <w:tab w:val="left" w:pos="5760"/>
                    <w:tab w:val="left" w:pos="7212"/>
                  </w:tabs>
                  <w:ind w:left="1080" w:hanging="360"/>
                  <w:suppressOverlap/>
                </w:pPr>
              </w:pPrChange>
            </w:pPr>
            <w:del w:id="1636" w:author="Shewmaker, Michael@Energy" w:date="2021-12-23T12:05:00Z">
              <w:r w:rsidRPr="00B013A1" w:rsidDel="00C56D08">
                <w:rPr>
                  <w:rFonts w:ascii="Calibri" w:hAnsi="Calibri"/>
                  <w:sz w:val="18"/>
                  <w:szCs w:val="18"/>
                </w:rPr>
                <w:delText xml:space="preserve">If climate zone 8-15, a PV system 0.3 kWdc larger than system required, or If climate zone 1 or 16, a PV system 1.1 kWdc larger than system required </w:delText>
              </w:r>
            </w:del>
          </w:p>
          <w:p w14:paraId="04F25ED6" w14:textId="618AAD11" w:rsidR="002B0471" w:rsidRPr="00B013A1" w:rsidDel="00C56D08" w:rsidRDefault="002B0471">
            <w:pPr>
              <w:pStyle w:val="ListParagraph"/>
              <w:numPr>
                <w:ilvl w:val="0"/>
                <w:numId w:val="82"/>
              </w:numPr>
              <w:rPr>
                <w:del w:id="1637" w:author="Shewmaker, Michael@Energy" w:date="2021-12-23T12:05:00Z"/>
                <w:rFonts w:ascii="Calibri" w:hAnsi="Calibri"/>
                <w:sz w:val="18"/>
                <w:szCs w:val="18"/>
              </w:rPr>
              <w:pPrChange w:id="1638" w:author="Markstrum, Alexis" w:date="2021-11-10T14:54:00Z">
                <w:pPr>
                  <w:pStyle w:val="ListParagraph"/>
                  <w:keepNext/>
                  <w:framePr w:hSpace="180" w:wrap="around" w:vAnchor="text" w:hAnchor="text" w:xAlign="right" w:y="1"/>
                  <w:numPr>
                    <w:numId w:val="81"/>
                  </w:numPr>
                  <w:tabs>
                    <w:tab w:val="left" w:pos="2160"/>
                    <w:tab w:val="left" w:pos="2700"/>
                    <w:tab w:val="left" w:pos="3420"/>
                    <w:tab w:val="left" w:pos="3780"/>
                    <w:tab w:val="left" w:pos="5760"/>
                    <w:tab w:val="left" w:pos="7212"/>
                  </w:tabs>
                  <w:ind w:hanging="360"/>
                  <w:suppressOverlap/>
                </w:pPr>
              </w:pPrChange>
            </w:pPr>
            <w:del w:id="1639" w:author="Shewmaker, Michael@Energy" w:date="2021-12-23T12:05:00Z">
              <w:r w:rsidRPr="00B013A1" w:rsidDel="00C56D08">
                <w:rPr>
                  <w:rFonts w:ascii="Calibri" w:hAnsi="Calibri"/>
                  <w:sz w:val="18"/>
                  <w:szCs w:val="18"/>
                </w:rPr>
                <w:delText>Tier 3 heat water heater (as rated by Northwest Energy Efficiency Alliance (NEEA)). Installed in conditioned space or garage. If climate zone 1 or 16 either:</w:delText>
              </w:r>
            </w:del>
          </w:p>
          <w:p w14:paraId="612CF5B5" w14:textId="6D1099EC" w:rsidR="002B0471" w:rsidRPr="00B013A1" w:rsidDel="00C56D08" w:rsidRDefault="002B0471">
            <w:pPr>
              <w:pStyle w:val="ListParagraph"/>
              <w:numPr>
                <w:ilvl w:val="0"/>
                <w:numId w:val="82"/>
              </w:numPr>
              <w:rPr>
                <w:del w:id="1640" w:author="Shewmaker, Michael@Energy" w:date="2021-12-23T12:05:00Z"/>
                <w:rFonts w:ascii="Calibri" w:hAnsi="Calibri"/>
                <w:sz w:val="18"/>
                <w:szCs w:val="18"/>
              </w:rPr>
              <w:pPrChange w:id="1641" w:author="Markstrum, Alexis" w:date="2021-11-10T14:54:00Z">
                <w:pPr>
                  <w:keepNext/>
                  <w:framePr w:hSpace="180" w:wrap="around" w:vAnchor="text" w:hAnchor="text" w:xAlign="right" w:y="1"/>
                  <w:tabs>
                    <w:tab w:val="left" w:pos="2160"/>
                    <w:tab w:val="left" w:pos="2700"/>
                    <w:tab w:val="left" w:pos="3420"/>
                    <w:tab w:val="left" w:pos="3780"/>
                    <w:tab w:val="left" w:pos="5760"/>
                    <w:tab w:val="left" w:pos="7212"/>
                  </w:tabs>
                  <w:ind w:left="1230" w:hanging="360"/>
                  <w:suppressOverlap/>
                </w:pPr>
              </w:pPrChange>
            </w:pPr>
            <w:del w:id="1642" w:author="Shewmaker, Michael@Energy" w:date="2021-12-23T12:05:00Z">
              <w:r w:rsidRPr="00B013A1" w:rsidDel="00C56D08">
                <w:rPr>
                  <w:rFonts w:ascii="Calibri" w:hAnsi="Calibri"/>
                  <w:sz w:val="18"/>
                  <w:szCs w:val="18"/>
                </w:rPr>
                <w:delText>A,</w:delText>
              </w:r>
              <w:r w:rsidRPr="00B013A1" w:rsidDel="00C56D08">
                <w:rPr>
                  <w:rFonts w:ascii="Calibri" w:hAnsi="Calibri"/>
                  <w:sz w:val="18"/>
                  <w:szCs w:val="18"/>
                </w:rPr>
                <w:tab/>
                <w:delText xml:space="preserve">A PV system that is 0.3 kWdc larger than </w:delText>
              </w:r>
              <w:r w:rsidR="000428D7" w:rsidDel="00C56D08">
                <w:rPr>
                  <w:rFonts w:ascii="Calibri" w:hAnsi="Calibri"/>
                  <w:sz w:val="18"/>
                  <w:szCs w:val="18"/>
                </w:rPr>
                <w:delText>required</w:delText>
              </w:r>
              <w:r w:rsidRPr="00B013A1" w:rsidDel="00C56D08">
                <w:rPr>
                  <w:rFonts w:ascii="Calibri" w:hAnsi="Calibri"/>
                  <w:sz w:val="18"/>
                  <w:szCs w:val="18"/>
                </w:rPr>
                <w:delText>, or</w:delText>
              </w:r>
            </w:del>
          </w:p>
          <w:p w14:paraId="14DB02EA" w14:textId="2EBF6A4A" w:rsidR="002B0471" w:rsidRPr="00B013A1" w:rsidDel="00C56D08" w:rsidRDefault="002B0471">
            <w:pPr>
              <w:pStyle w:val="ListParagraph"/>
              <w:numPr>
                <w:ilvl w:val="0"/>
                <w:numId w:val="82"/>
              </w:numPr>
              <w:rPr>
                <w:del w:id="1643" w:author="Shewmaker, Michael@Energy" w:date="2021-12-23T12:05:00Z"/>
                <w:rFonts w:ascii="Calibri" w:hAnsi="Calibri"/>
                <w:sz w:val="18"/>
                <w:szCs w:val="18"/>
              </w:rPr>
              <w:pPrChange w:id="1644" w:author="Markstrum, Alexis" w:date="2021-11-10T14:54:00Z">
                <w:pPr>
                  <w:pStyle w:val="ListParagraph"/>
                  <w:framePr w:hSpace="180" w:wrap="around" w:vAnchor="text" w:hAnchor="text" w:xAlign="right" w:y="1"/>
                  <w:numPr>
                    <w:numId w:val="73"/>
                  </w:numPr>
                  <w:ind w:left="1080" w:hanging="360"/>
                  <w:suppressOverlap/>
                </w:pPr>
              </w:pPrChange>
            </w:pPr>
            <w:del w:id="1645" w:author="Shewmaker, Michael@Energy" w:date="2021-12-23T12:05:00Z">
              <w:r w:rsidRPr="00B013A1" w:rsidDel="00C56D08">
                <w:rPr>
                  <w:rFonts w:ascii="Calibri" w:hAnsi="Calibri"/>
                  <w:sz w:val="18"/>
                  <w:szCs w:val="18"/>
                </w:rPr>
                <w:delText>Compact hot water distribution basic.</w:delText>
              </w:r>
            </w:del>
          </w:p>
          <w:p w14:paraId="310B7C89" w14:textId="4D7623B5" w:rsidR="002B0471" w:rsidRPr="000638D1" w:rsidDel="003109BC" w:rsidRDefault="002B0471">
            <w:pPr>
              <w:pStyle w:val="ListParagraph"/>
              <w:numPr>
                <w:ilvl w:val="0"/>
                <w:numId w:val="82"/>
              </w:numPr>
              <w:rPr>
                <w:del w:id="1646" w:author="Shewmaker, Michael@Energy" w:date="2021-12-23T11:55:00Z"/>
                <w:rFonts w:ascii="Calibri" w:hAnsi="Calibri"/>
                <w:sz w:val="18"/>
                <w:szCs w:val="18"/>
              </w:rPr>
              <w:pPrChange w:id="1647" w:author="Markstrum, Alexis" w:date="2021-11-10T14:54:00Z">
                <w:pPr>
                  <w:framePr w:hSpace="180" w:wrap="around" w:vAnchor="text" w:hAnchor="text" w:xAlign="right" w:y="1"/>
                  <w:suppressOverlap/>
                </w:pPr>
              </w:pPrChange>
            </w:pPr>
          </w:p>
          <w:p w14:paraId="20B57015" w14:textId="3C289F5A" w:rsidR="002B0471" w:rsidRPr="000638D1" w:rsidDel="003109BC" w:rsidRDefault="002B0471" w:rsidP="00B00674">
            <w:pPr>
              <w:rPr>
                <w:del w:id="1648" w:author="Shewmaker, Michael@Energy" w:date="2021-12-23T11:55:00Z"/>
                <w:rFonts w:ascii="Calibri" w:hAnsi="Calibri"/>
                <w:sz w:val="18"/>
                <w:szCs w:val="18"/>
              </w:rPr>
            </w:pPr>
            <w:del w:id="1649" w:author="Shewmaker, Michael@Energy" w:date="2021-12-23T11:55:00Z">
              <w:r w:rsidRPr="00C93D5B" w:rsidDel="003109BC">
                <w:rPr>
                  <w:rFonts w:ascii="Calibri" w:hAnsi="Calibri"/>
                  <w:sz w:val="18"/>
                  <w:szCs w:val="18"/>
                  <w:highlight w:val="yellow"/>
                  <w:rPrChange w:id="1650" w:author="Renee Temple" w:date="2021-11-01T09:03:00Z">
                    <w:rPr>
                      <w:rFonts w:ascii="Calibri" w:hAnsi="Calibri"/>
                      <w:sz w:val="18"/>
                      <w:szCs w:val="18"/>
                    </w:rPr>
                  </w:rPrChange>
                </w:rPr>
                <w:delText>Multifamily</w:delText>
              </w:r>
              <w:r w:rsidRPr="000638D1" w:rsidDel="003109BC">
                <w:rPr>
                  <w:rFonts w:ascii="Calibri" w:hAnsi="Calibri"/>
                  <w:sz w:val="18"/>
                  <w:szCs w:val="18"/>
                </w:rPr>
                <w:delText xml:space="preserve"> with Central Water Heating</w:delText>
              </w:r>
            </w:del>
          </w:p>
          <w:p w14:paraId="6B99A713" w14:textId="3853BC35" w:rsidR="002B0471" w:rsidRPr="000638D1" w:rsidDel="003109BC" w:rsidRDefault="002B0471" w:rsidP="00C56D08">
            <w:pPr>
              <w:pStyle w:val="ListParagraph"/>
              <w:numPr>
                <w:ilvl w:val="0"/>
                <w:numId w:val="82"/>
              </w:numPr>
              <w:rPr>
                <w:del w:id="1651" w:author="Shewmaker, Michael@Energy" w:date="2021-12-23T11:55:00Z"/>
                <w:rFonts w:ascii="Calibri" w:hAnsi="Calibri"/>
                <w:sz w:val="18"/>
                <w:szCs w:val="18"/>
              </w:rPr>
            </w:pPr>
            <w:del w:id="1652" w:author="Shewmaker, Michael@Energy" w:date="2021-12-23T11:55:00Z">
              <w:r w:rsidRPr="000638D1" w:rsidDel="003109BC">
                <w:rPr>
                  <w:rFonts w:ascii="Calibri" w:hAnsi="Calibri"/>
                  <w:sz w:val="18"/>
                  <w:szCs w:val="18"/>
                </w:rPr>
                <w:delText>Gas or propane water heating system, a recirculation system, and a minimum solar savings fraction of 0.20 in Climate Zones 1 through 9 or a minimum solar savings fraction of 0.35 in Climate Zones 10 through 16.</w:delText>
              </w:r>
            </w:del>
          </w:p>
          <w:p w14:paraId="00AB6EC1" w14:textId="76C3F9D5" w:rsidR="002B0471" w:rsidRPr="000638D1" w:rsidDel="0058349C" w:rsidRDefault="002B0471" w:rsidP="00C56D08">
            <w:pPr>
              <w:pStyle w:val="ListParagraph"/>
              <w:numPr>
                <w:ilvl w:val="0"/>
                <w:numId w:val="82"/>
              </w:numPr>
              <w:rPr>
                <w:del w:id="1653" w:author="Shewmaker, Michael@Energy" w:date="2022-01-13T18:18:00Z"/>
                <w:rFonts w:ascii="Calibri" w:hAnsi="Calibri"/>
                <w:sz w:val="18"/>
                <w:szCs w:val="18"/>
              </w:rPr>
            </w:pPr>
            <w:del w:id="1654" w:author="Shewmaker, Michael@Energy" w:date="2021-12-23T11:55:00Z">
              <w:r w:rsidRPr="000638D1" w:rsidDel="003109BC">
                <w:rPr>
                  <w:rFonts w:ascii="Calibri" w:hAnsi="Calibri"/>
                  <w:sz w:val="18"/>
                  <w:szCs w:val="18"/>
                </w:rPr>
                <w:delText>Gas or propane water heating system, a recirculation system, a minimum solar savings fraction of 0.15 in Climate Zones 1 through 9 or a minimum solar savings fraction of 0.30 in Climate Zones 10 through 16, and a drain water heat recovery system.</w:delText>
              </w:r>
            </w:del>
          </w:p>
        </w:tc>
      </w:tr>
    </w:tbl>
    <w:p w14:paraId="15480D0A" w14:textId="400EC9C6" w:rsidR="00C41F78" w:rsidRDefault="00C41F78" w:rsidP="003116BB">
      <w:pPr>
        <w:rPr>
          <w:rFonts w:ascii="Calibri" w:hAnsi="Calibri"/>
        </w:rPr>
      </w:pPr>
    </w:p>
    <w:tbl>
      <w:tblPr>
        <w:tblStyle w:val="TableGrid"/>
        <w:tblpPr w:leftFromText="180" w:rightFromText="180" w:vertAnchor="text" w:tblpXSpec="right" w:tblpY="1"/>
        <w:tblOverlap w:val="never"/>
        <w:tblW w:w="5002" w:type="pct"/>
        <w:tblLook w:val="04A0" w:firstRow="1" w:lastRow="0" w:firstColumn="1" w:lastColumn="0" w:noHBand="0" w:noVBand="1"/>
      </w:tblPr>
      <w:tblGrid>
        <w:gridCol w:w="1597"/>
        <w:gridCol w:w="1601"/>
        <w:gridCol w:w="1598"/>
        <w:gridCol w:w="1601"/>
        <w:gridCol w:w="1598"/>
        <w:gridCol w:w="1601"/>
        <w:gridCol w:w="1598"/>
        <w:gridCol w:w="1601"/>
        <w:gridCol w:w="1601"/>
        <w:tblGridChange w:id="1655">
          <w:tblGrid>
            <w:gridCol w:w="1414"/>
            <w:gridCol w:w="1414"/>
            <w:gridCol w:w="1415"/>
            <w:gridCol w:w="1415"/>
            <w:gridCol w:w="1438"/>
            <w:gridCol w:w="1392"/>
            <w:gridCol w:w="1415"/>
            <w:gridCol w:w="1415"/>
            <w:gridCol w:w="1415"/>
            <w:gridCol w:w="1663"/>
          </w:tblGrid>
        </w:tblGridChange>
      </w:tblGrid>
      <w:tr w:rsidR="00AB6B49" w:rsidRPr="00AA2955" w14:paraId="042346E6" w14:textId="77777777" w:rsidTr="00414A06">
        <w:trPr>
          <w:trHeight w:val="437"/>
          <w:ins w:id="1656" w:author="Shewmaker, Michael@Energy" w:date="2022-01-13T18:01:00Z"/>
        </w:trPr>
        <w:tc>
          <w:tcPr>
            <w:tcW w:w="5000" w:type="pct"/>
            <w:gridSpan w:val="9"/>
          </w:tcPr>
          <w:p w14:paraId="4C7ADCD5" w14:textId="7B410B83" w:rsidR="00AB6B49" w:rsidRPr="00AA2955" w:rsidRDefault="00AB6B49" w:rsidP="00414A06">
            <w:pPr>
              <w:keepNext/>
              <w:rPr>
                <w:ins w:id="1657" w:author="Shewmaker, Michael@Energy" w:date="2022-01-13T18:01:00Z"/>
                <w:rFonts w:ascii="Calibri" w:eastAsia="Calibri" w:hAnsi="Calibri"/>
                <w:b/>
                <w:sz w:val="18"/>
                <w:szCs w:val="18"/>
              </w:rPr>
            </w:pPr>
            <w:commentRangeStart w:id="1658"/>
            <w:commentRangeStart w:id="1659"/>
            <w:ins w:id="1660" w:author="Shewmaker, Michael@Energy" w:date="2022-01-13T18:01:00Z">
              <w:r>
                <w:rPr>
                  <w:rFonts w:ascii="Calibri" w:eastAsia="Calibri" w:hAnsi="Calibri"/>
                  <w:b/>
                  <w:sz w:val="18"/>
                  <w:szCs w:val="18"/>
                </w:rPr>
                <w:t>L</w:t>
              </w:r>
              <w:commentRangeStart w:id="1661"/>
              <w:r w:rsidRPr="00AA2955">
                <w:rPr>
                  <w:rFonts w:ascii="Calibri" w:eastAsia="Calibri" w:hAnsi="Calibri"/>
                  <w:b/>
                  <w:sz w:val="18"/>
                  <w:szCs w:val="18"/>
                </w:rPr>
                <w:t xml:space="preserve">. Water Heating Systems </w:t>
              </w:r>
              <w:r w:rsidRPr="00AA2955">
                <w:rPr>
                  <w:rFonts w:ascii="Calibri" w:eastAsia="Calibri" w:hAnsi="Calibri"/>
                  <w:sz w:val="18"/>
                  <w:szCs w:val="18"/>
                </w:rPr>
                <w:t>(Section 150.</w:t>
              </w:r>
              <w:r>
                <w:rPr>
                  <w:rFonts w:ascii="Calibri" w:eastAsia="Calibri" w:hAnsi="Calibri"/>
                  <w:sz w:val="18"/>
                  <w:szCs w:val="18"/>
                </w:rPr>
                <w:t>2(a)1D</w:t>
              </w:r>
              <w:r w:rsidRPr="00AA2955">
                <w:rPr>
                  <w:rFonts w:ascii="Calibri" w:eastAsia="Calibri" w:hAnsi="Calibri"/>
                  <w:sz w:val="18"/>
                  <w:szCs w:val="18"/>
                </w:rPr>
                <w:t>)</w:t>
              </w:r>
              <w:commentRangeEnd w:id="1661"/>
              <w:r>
                <w:rPr>
                  <w:rStyle w:val="CommentReference"/>
                </w:rPr>
                <w:commentReference w:id="1661"/>
              </w:r>
            </w:ins>
          </w:p>
          <w:p w14:paraId="2076AEF9" w14:textId="4E600D9B" w:rsidR="00AB6B49" w:rsidRPr="00AA2955" w:rsidRDefault="00AB6B49" w:rsidP="00414A06">
            <w:pPr>
              <w:rPr>
                <w:ins w:id="1662" w:author="Shewmaker, Michael@Energy" w:date="2022-01-13T18:01:00Z"/>
                <w:rFonts w:ascii="Calibri" w:hAnsi="Calibri"/>
                <w:sz w:val="18"/>
                <w:szCs w:val="18"/>
              </w:rPr>
            </w:pPr>
            <w:ins w:id="1663" w:author="Shewmaker, Michael@Energy" w:date="2022-01-13T18:01:00Z">
              <w:r w:rsidRPr="00AA2955">
                <w:rPr>
                  <w:rFonts w:ascii="Calibri" w:eastAsia="Calibri" w:hAnsi="Calibri"/>
                  <w:sz w:val="18"/>
                  <w:szCs w:val="18"/>
                </w:rPr>
                <w:t>List water heaters and boilers for both domestic hot water (DHW) heaters and hydronic space heating.</w:t>
              </w:r>
            </w:ins>
            <w:commentRangeEnd w:id="1658"/>
            <w:ins w:id="1664" w:author="Shewmaker, Michael@Energy" w:date="2022-01-13T18:24:00Z">
              <w:r w:rsidR="003D6E04">
                <w:rPr>
                  <w:rStyle w:val="CommentReference"/>
                </w:rPr>
                <w:commentReference w:id="1658"/>
              </w:r>
            </w:ins>
            <w:commentRangeEnd w:id="1659"/>
            <w:r w:rsidR="00763D0A">
              <w:rPr>
                <w:rStyle w:val="CommentReference"/>
              </w:rPr>
              <w:commentReference w:id="1659"/>
            </w:r>
          </w:p>
        </w:tc>
      </w:tr>
      <w:tr w:rsidR="00F27D88" w:rsidRPr="00AA2955" w14:paraId="3A99DD26" w14:textId="77777777" w:rsidTr="00F27D88">
        <w:tblPrEx>
          <w:tblW w:w="5002" w:type="pct"/>
          <w:tblPrExChange w:id="1667" w:author="Shewmaker, Michael@Energy" w:date="2022-01-20T13:40:00Z">
            <w:tblPrEx>
              <w:tblW w:w="5002" w:type="pct"/>
            </w:tblPrEx>
          </w:tblPrExChange>
        </w:tblPrEx>
        <w:trPr>
          <w:trHeight w:val="225"/>
          <w:ins w:id="1668" w:author="Shewmaker, Michael@Energy" w:date="2022-01-13T18:01:00Z"/>
          <w:trPrChange w:id="1669" w:author="Shewmaker, Michael@Energy" w:date="2022-01-20T13:40:00Z">
            <w:trPr>
              <w:gridAfter w:val="0"/>
              <w:trHeight w:val="225"/>
            </w:trPr>
          </w:trPrChange>
        </w:trPr>
        <w:tc>
          <w:tcPr>
            <w:tcW w:w="555" w:type="pct"/>
            <w:vAlign w:val="center"/>
            <w:tcPrChange w:id="1670" w:author="Shewmaker, Michael@Energy" w:date="2022-01-20T13:40:00Z">
              <w:tcPr>
                <w:tcW w:w="500" w:type="pct"/>
                <w:vAlign w:val="center"/>
              </w:tcPr>
            </w:tcPrChange>
          </w:tcPr>
          <w:p w14:paraId="5863A11F" w14:textId="77777777" w:rsidR="00F27D88" w:rsidRPr="00AA2955" w:rsidRDefault="00F27D88" w:rsidP="00414A06">
            <w:pPr>
              <w:jc w:val="center"/>
              <w:rPr>
                <w:ins w:id="1671" w:author="Shewmaker, Michael@Energy" w:date="2022-01-13T18:01:00Z"/>
                <w:rFonts w:ascii="Calibri" w:hAnsi="Calibri"/>
                <w:sz w:val="18"/>
              </w:rPr>
            </w:pPr>
            <w:ins w:id="1672" w:author="Shewmaker, Michael@Energy" w:date="2022-01-13T18:01:00Z">
              <w:r w:rsidRPr="00AA2955">
                <w:rPr>
                  <w:rFonts w:ascii="Calibri" w:hAnsi="Calibri"/>
                  <w:sz w:val="18"/>
                </w:rPr>
                <w:t>01</w:t>
              </w:r>
            </w:ins>
          </w:p>
        </w:tc>
        <w:tc>
          <w:tcPr>
            <w:tcW w:w="556" w:type="pct"/>
            <w:tcPrChange w:id="1673" w:author="Shewmaker, Michael@Energy" w:date="2022-01-20T13:40:00Z">
              <w:tcPr>
                <w:tcW w:w="500" w:type="pct"/>
              </w:tcPr>
            </w:tcPrChange>
          </w:tcPr>
          <w:p w14:paraId="01290B9D" w14:textId="77777777" w:rsidR="00F27D88" w:rsidRPr="00AA2955" w:rsidRDefault="00F27D88" w:rsidP="00414A06">
            <w:pPr>
              <w:jc w:val="center"/>
              <w:rPr>
                <w:ins w:id="1674" w:author="Shewmaker, Michael@Energy" w:date="2022-01-13T18:01:00Z"/>
                <w:rFonts w:ascii="Calibri" w:hAnsi="Calibri"/>
                <w:sz w:val="18"/>
              </w:rPr>
            </w:pPr>
            <w:ins w:id="1675" w:author="Shewmaker, Michael@Energy" w:date="2022-01-13T18:01:00Z">
              <w:r w:rsidRPr="00AA2955">
                <w:rPr>
                  <w:rFonts w:ascii="Calibri" w:hAnsi="Calibri"/>
                  <w:sz w:val="18"/>
                </w:rPr>
                <w:t>02</w:t>
              </w:r>
            </w:ins>
          </w:p>
        </w:tc>
        <w:tc>
          <w:tcPr>
            <w:tcW w:w="555" w:type="pct"/>
            <w:vAlign w:val="center"/>
            <w:tcPrChange w:id="1676" w:author="Shewmaker, Michael@Energy" w:date="2022-01-20T13:40:00Z">
              <w:tcPr>
                <w:tcW w:w="500" w:type="pct"/>
                <w:vAlign w:val="center"/>
              </w:tcPr>
            </w:tcPrChange>
          </w:tcPr>
          <w:p w14:paraId="1EAF4859" w14:textId="77777777" w:rsidR="00F27D88" w:rsidRPr="00AA2955" w:rsidRDefault="00F27D88" w:rsidP="00414A06">
            <w:pPr>
              <w:jc w:val="center"/>
              <w:rPr>
                <w:ins w:id="1677" w:author="Shewmaker, Michael@Energy" w:date="2022-01-13T18:01:00Z"/>
                <w:rFonts w:ascii="Calibri" w:hAnsi="Calibri"/>
                <w:sz w:val="18"/>
              </w:rPr>
            </w:pPr>
            <w:ins w:id="1678" w:author="Shewmaker, Michael@Energy" w:date="2022-01-13T18:01:00Z">
              <w:r w:rsidRPr="00AA2955">
                <w:rPr>
                  <w:rFonts w:ascii="Calibri" w:hAnsi="Calibri"/>
                  <w:sz w:val="18"/>
                </w:rPr>
                <w:t>03</w:t>
              </w:r>
            </w:ins>
          </w:p>
        </w:tc>
        <w:tc>
          <w:tcPr>
            <w:tcW w:w="556" w:type="pct"/>
            <w:tcPrChange w:id="1679" w:author="Shewmaker, Michael@Energy" w:date="2022-01-20T13:40:00Z">
              <w:tcPr>
                <w:tcW w:w="500" w:type="pct"/>
              </w:tcPr>
            </w:tcPrChange>
          </w:tcPr>
          <w:p w14:paraId="45774EA8" w14:textId="77777777" w:rsidR="00F27D88" w:rsidRPr="00AA2955" w:rsidRDefault="00F27D88" w:rsidP="00414A06">
            <w:pPr>
              <w:jc w:val="center"/>
              <w:rPr>
                <w:ins w:id="1680" w:author="Shewmaker, Michael@Energy" w:date="2022-01-13T18:01:00Z"/>
                <w:rFonts w:ascii="Calibri" w:hAnsi="Calibri"/>
                <w:sz w:val="18"/>
              </w:rPr>
            </w:pPr>
            <w:ins w:id="1681" w:author="Shewmaker, Michael@Energy" w:date="2022-01-13T18:01:00Z">
              <w:r w:rsidRPr="00AA2955">
                <w:rPr>
                  <w:rFonts w:ascii="Calibri" w:hAnsi="Calibri"/>
                  <w:sz w:val="18"/>
                </w:rPr>
                <w:t>04</w:t>
              </w:r>
            </w:ins>
          </w:p>
        </w:tc>
        <w:tc>
          <w:tcPr>
            <w:tcW w:w="555" w:type="pct"/>
            <w:tcPrChange w:id="1682" w:author="Shewmaker, Michael@Energy" w:date="2022-01-20T13:40:00Z">
              <w:tcPr>
                <w:tcW w:w="500" w:type="pct"/>
              </w:tcPr>
            </w:tcPrChange>
          </w:tcPr>
          <w:p w14:paraId="0D115D96" w14:textId="77777777" w:rsidR="00F27D88" w:rsidRPr="00AA2955" w:rsidDel="007B15E5" w:rsidRDefault="00F27D88" w:rsidP="00414A06">
            <w:pPr>
              <w:jc w:val="center"/>
              <w:rPr>
                <w:ins w:id="1683" w:author="Shewmaker, Michael@Energy" w:date="2022-01-13T18:01:00Z"/>
                <w:rFonts w:ascii="Calibri" w:hAnsi="Calibri"/>
                <w:sz w:val="18"/>
              </w:rPr>
            </w:pPr>
            <w:ins w:id="1684" w:author="Shewmaker, Michael@Energy" w:date="2022-01-13T18:01:00Z">
              <w:r w:rsidRPr="00AA2955">
                <w:rPr>
                  <w:rFonts w:ascii="Calibri" w:hAnsi="Calibri"/>
                  <w:sz w:val="18"/>
                </w:rPr>
                <w:t>05</w:t>
              </w:r>
            </w:ins>
          </w:p>
        </w:tc>
        <w:tc>
          <w:tcPr>
            <w:tcW w:w="556" w:type="pct"/>
            <w:vAlign w:val="center"/>
            <w:tcPrChange w:id="1685" w:author="Shewmaker, Michael@Energy" w:date="2022-01-20T13:40:00Z">
              <w:tcPr>
                <w:tcW w:w="500" w:type="pct"/>
                <w:vAlign w:val="center"/>
              </w:tcPr>
            </w:tcPrChange>
          </w:tcPr>
          <w:p w14:paraId="6E3FF77D" w14:textId="77777777" w:rsidR="00F27D88" w:rsidRPr="00AA2955" w:rsidRDefault="00F27D88" w:rsidP="00414A06">
            <w:pPr>
              <w:jc w:val="center"/>
              <w:rPr>
                <w:ins w:id="1686" w:author="Shewmaker, Michael@Energy" w:date="2022-01-13T18:01:00Z"/>
                <w:rFonts w:ascii="Calibri" w:hAnsi="Calibri"/>
                <w:sz w:val="18"/>
              </w:rPr>
            </w:pPr>
            <w:ins w:id="1687" w:author="Shewmaker, Michael@Energy" w:date="2022-01-13T18:01:00Z">
              <w:r w:rsidRPr="00AA2955">
                <w:rPr>
                  <w:rFonts w:ascii="Calibri" w:hAnsi="Calibri"/>
                  <w:sz w:val="18"/>
                </w:rPr>
                <w:t>06</w:t>
              </w:r>
            </w:ins>
          </w:p>
        </w:tc>
        <w:tc>
          <w:tcPr>
            <w:tcW w:w="555" w:type="pct"/>
            <w:vAlign w:val="center"/>
            <w:tcPrChange w:id="1688" w:author="Shewmaker, Michael@Energy" w:date="2022-01-20T13:40:00Z">
              <w:tcPr>
                <w:tcW w:w="500" w:type="pct"/>
                <w:vAlign w:val="center"/>
              </w:tcPr>
            </w:tcPrChange>
          </w:tcPr>
          <w:p w14:paraId="270678DD" w14:textId="77777777" w:rsidR="00F27D88" w:rsidRPr="00AA2955" w:rsidRDefault="00F27D88" w:rsidP="00414A06">
            <w:pPr>
              <w:jc w:val="center"/>
              <w:rPr>
                <w:ins w:id="1689" w:author="Shewmaker, Michael@Energy" w:date="2022-01-13T18:01:00Z"/>
                <w:rFonts w:ascii="Calibri" w:hAnsi="Calibri"/>
                <w:sz w:val="18"/>
              </w:rPr>
            </w:pPr>
            <w:ins w:id="1690" w:author="Shewmaker, Michael@Energy" w:date="2022-01-13T18:01:00Z">
              <w:r>
                <w:rPr>
                  <w:rFonts w:ascii="Calibri" w:hAnsi="Calibri"/>
                  <w:sz w:val="18"/>
                </w:rPr>
                <w:t>07</w:t>
              </w:r>
            </w:ins>
          </w:p>
        </w:tc>
        <w:tc>
          <w:tcPr>
            <w:tcW w:w="556" w:type="pct"/>
            <w:vAlign w:val="center"/>
            <w:tcPrChange w:id="1691" w:author="Shewmaker, Michael@Energy" w:date="2022-01-20T13:40:00Z">
              <w:tcPr>
                <w:tcW w:w="500" w:type="pct"/>
                <w:vAlign w:val="center"/>
              </w:tcPr>
            </w:tcPrChange>
          </w:tcPr>
          <w:p w14:paraId="3E5772E7" w14:textId="77777777" w:rsidR="00F27D88" w:rsidRPr="00AA2955" w:rsidRDefault="00F27D88" w:rsidP="00414A06">
            <w:pPr>
              <w:jc w:val="center"/>
              <w:rPr>
                <w:ins w:id="1692" w:author="Shewmaker, Michael@Energy" w:date="2022-01-13T18:01:00Z"/>
                <w:rFonts w:ascii="Calibri" w:hAnsi="Calibri"/>
                <w:sz w:val="18"/>
              </w:rPr>
            </w:pPr>
            <w:ins w:id="1693" w:author="Shewmaker, Michael@Energy" w:date="2022-01-13T18:01:00Z">
              <w:r>
                <w:rPr>
                  <w:rFonts w:ascii="Calibri" w:hAnsi="Calibri"/>
                  <w:sz w:val="18"/>
                </w:rPr>
                <w:t>08</w:t>
              </w:r>
            </w:ins>
          </w:p>
        </w:tc>
        <w:tc>
          <w:tcPr>
            <w:tcW w:w="556" w:type="pct"/>
            <w:vAlign w:val="center"/>
            <w:tcPrChange w:id="1694" w:author="Shewmaker, Michael@Energy" w:date="2022-01-20T13:40:00Z">
              <w:tcPr>
                <w:tcW w:w="500" w:type="pct"/>
                <w:vAlign w:val="center"/>
              </w:tcPr>
            </w:tcPrChange>
          </w:tcPr>
          <w:p w14:paraId="3BDFDFBC" w14:textId="77777777" w:rsidR="00F27D88" w:rsidRPr="00AA2955" w:rsidRDefault="00F27D88" w:rsidP="00414A06">
            <w:pPr>
              <w:jc w:val="center"/>
              <w:rPr>
                <w:ins w:id="1695" w:author="Shewmaker, Michael@Energy" w:date="2022-01-13T18:01:00Z"/>
                <w:rFonts w:ascii="Calibri" w:hAnsi="Calibri"/>
                <w:sz w:val="18"/>
              </w:rPr>
            </w:pPr>
            <w:ins w:id="1696" w:author="Shewmaker, Michael@Energy" w:date="2022-01-13T18:01:00Z">
              <w:r>
                <w:rPr>
                  <w:rFonts w:ascii="Calibri" w:hAnsi="Calibri"/>
                  <w:sz w:val="18"/>
                </w:rPr>
                <w:t>09</w:t>
              </w:r>
            </w:ins>
          </w:p>
        </w:tc>
      </w:tr>
      <w:tr w:rsidR="00F27D88" w:rsidRPr="00AA2955" w14:paraId="766D4DBA" w14:textId="77777777" w:rsidTr="00F27D88">
        <w:tblPrEx>
          <w:tblW w:w="5002" w:type="pct"/>
          <w:tblPrExChange w:id="1697" w:author="Shewmaker, Michael@Energy" w:date="2022-01-20T13:40:00Z">
            <w:tblPrEx>
              <w:tblW w:w="5002" w:type="pct"/>
            </w:tblPrEx>
          </w:tblPrExChange>
        </w:tblPrEx>
        <w:trPr>
          <w:trHeight w:val="873"/>
          <w:ins w:id="1698" w:author="Shewmaker, Michael@Energy" w:date="2022-01-13T18:01:00Z"/>
          <w:trPrChange w:id="1699" w:author="Shewmaker, Michael@Energy" w:date="2022-01-20T13:40:00Z">
            <w:trPr>
              <w:gridAfter w:val="0"/>
              <w:trHeight w:val="873"/>
            </w:trPr>
          </w:trPrChange>
        </w:trPr>
        <w:tc>
          <w:tcPr>
            <w:tcW w:w="555" w:type="pct"/>
            <w:vAlign w:val="bottom"/>
            <w:tcPrChange w:id="1700" w:author="Shewmaker, Michael@Energy" w:date="2022-01-20T13:40:00Z">
              <w:tcPr>
                <w:tcW w:w="500" w:type="pct"/>
                <w:vAlign w:val="bottom"/>
              </w:tcPr>
            </w:tcPrChange>
          </w:tcPr>
          <w:p w14:paraId="3BC5BEEA" w14:textId="77777777" w:rsidR="00F27D88" w:rsidRPr="00AA2955" w:rsidRDefault="00F27D88" w:rsidP="00414A06">
            <w:pPr>
              <w:jc w:val="center"/>
              <w:rPr>
                <w:ins w:id="1701" w:author="Shewmaker, Michael@Energy" w:date="2022-01-13T18:01:00Z"/>
                <w:rFonts w:ascii="Calibri" w:hAnsi="Calibri"/>
                <w:sz w:val="18"/>
                <w:szCs w:val="18"/>
              </w:rPr>
            </w:pPr>
            <w:ins w:id="1702" w:author="Shewmaker, Michael@Energy" w:date="2022-01-13T18:01:00Z">
              <w:r w:rsidRPr="00AA2955">
                <w:rPr>
                  <w:rFonts w:ascii="Calibri" w:hAnsi="Calibri"/>
                  <w:sz w:val="18"/>
                  <w:szCs w:val="18"/>
                </w:rPr>
                <w:t>Water Heating System ID or Name</w:t>
              </w:r>
            </w:ins>
          </w:p>
        </w:tc>
        <w:tc>
          <w:tcPr>
            <w:tcW w:w="556" w:type="pct"/>
            <w:vAlign w:val="bottom"/>
            <w:tcPrChange w:id="1703" w:author="Shewmaker, Michael@Energy" w:date="2022-01-20T13:40:00Z">
              <w:tcPr>
                <w:tcW w:w="500" w:type="pct"/>
                <w:vAlign w:val="bottom"/>
              </w:tcPr>
            </w:tcPrChange>
          </w:tcPr>
          <w:p w14:paraId="2C39F51F" w14:textId="77777777" w:rsidR="00F27D88" w:rsidRPr="00AA2955" w:rsidRDefault="00F27D88" w:rsidP="00414A06">
            <w:pPr>
              <w:jc w:val="center"/>
              <w:rPr>
                <w:ins w:id="1704" w:author="Shewmaker, Michael@Energy" w:date="2022-01-13T18:01:00Z"/>
                <w:rFonts w:ascii="Calibri" w:hAnsi="Calibri"/>
                <w:sz w:val="18"/>
                <w:szCs w:val="18"/>
              </w:rPr>
            </w:pPr>
            <w:ins w:id="1705" w:author="Shewmaker, Michael@Energy" w:date="2022-01-13T18:01:00Z">
              <w:r w:rsidRPr="00AA2955">
                <w:rPr>
                  <w:rFonts w:ascii="Calibri" w:hAnsi="Calibri"/>
                  <w:sz w:val="18"/>
                  <w:szCs w:val="18"/>
                </w:rPr>
                <w:t>Water Heating System Type</w:t>
              </w:r>
            </w:ins>
          </w:p>
        </w:tc>
        <w:tc>
          <w:tcPr>
            <w:tcW w:w="555" w:type="pct"/>
            <w:vAlign w:val="bottom"/>
            <w:tcPrChange w:id="1706" w:author="Shewmaker, Michael@Energy" w:date="2022-01-20T13:40:00Z">
              <w:tcPr>
                <w:tcW w:w="500" w:type="pct"/>
                <w:vAlign w:val="bottom"/>
              </w:tcPr>
            </w:tcPrChange>
          </w:tcPr>
          <w:p w14:paraId="467D5F22" w14:textId="77777777" w:rsidR="00F27D88" w:rsidRPr="00AA2955" w:rsidRDefault="00F27D88" w:rsidP="00414A06">
            <w:pPr>
              <w:jc w:val="center"/>
              <w:rPr>
                <w:ins w:id="1707" w:author="Shewmaker, Michael@Energy" w:date="2022-01-13T18:01:00Z"/>
                <w:rFonts w:ascii="Calibri" w:hAnsi="Calibri"/>
                <w:sz w:val="18"/>
                <w:szCs w:val="18"/>
              </w:rPr>
            </w:pPr>
            <w:ins w:id="1708" w:author="Shewmaker, Michael@Energy" w:date="2022-01-13T18:01:00Z">
              <w:r w:rsidRPr="00AA2955">
                <w:rPr>
                  <w:rFonts w:ascii="Calibri" w:hAnsi="Calibri"/>
                  <w:sz w:val="18"/>
                  <w:szCs w:val="18"/>
                </w:rPr>
                <w:t>System Option (from §150.</w:t>
              </w:r>
              <w:r>
                <w:rPr>
                  <w:rFonts w:ascii="Calibri" w:hAnsi="Calibri"/>
                  <w:sz w:val="18"/>
                  <w:szCs w:val="18"/>
                </w:rPr>
                <w:t>2</w:t>
              </w:r>
              <w:r w:rsidRPr="00AA2955">
                <w:rPr>
                  <w:rFonts w:ascii="Calibri" w:hAnsi="Calibri"/>
                  <w:sz w:val="18"/>
                  <w:szCs w:val="18"/>
                </w:rPr>
                <w:t>(</w:t>
              </w:r>
              <w:r>
                <w:rPr>
                  <w:rFonts w:ascii="Calibri" w:hAnsi="Calibri"/>
                  <w:sz w:val="18"/>
                  <w:szCs w:val="18"/>
                </w:rPr>
                <w:t>a</w:t>
              </w:r>
              <w:r w:rsidRPr="00AA2955">
                <w:rPr>
                  <w:rFonts w:ascii="Calibri" w:hAnsi="Calibri"/>
                  <w:sz w:val="18"/>
                  <w:szCs w:val="18"/>
                </w:rPr>
                <w:t>)</w:t>
              </w:r>
              <w:r>
                <w:rPr>
                  <w:rFonts w:ascii="Calibri" w:hAnsi="Calibri"/>
                  <w:sz w:val="18"/>
                  <w:szCs w:val="18"/>
                </w:rPr>
                <w:t>1D</w:t>
              </w:r>
              <w:r w:rsidRPr="00AA2955">
                <w:rPr>
                  <w:rFonts w:ascii="Calibri" w:hAnsi="Calibri"/>
                  <w:sz w:val="18"/>
                  <w:szCs w:val="18"/>
                </w:rPr>
                <w:t>)</w:t>
              </w:r>
            </w:ins>
          </w:p>
        </w:tc>
        <w:tc>
          <w:tcPr>
            <w:tcW w:w="556" w:type="pct"/>
            <w:vAlign w:val="bottom"/>
            <w:tcPrChange w:id="1709" w:author="Shewmaker, Michael@Energy" w:date="2022-01-20T13:40:00Z">
              <w:tcPr>
                <w:tcW w:w="500" w:type="pct"/>
                <w:vAlign w:val="bottom"/>
              </w:tcPr>
            </w:tcPrChange>
          </w:tcPr>
          <w:p w14:paraId="52B77005" w14:textId="77777777" w:rsidR="00F27D88" w:rsidRPr="00AA2955" w:rsidRDefault="00F27D88" w:rsidP="00414A06">
            <w:pPr>
              <w:jc w:val="center"/>
              <w:rPr>
                <w:ins w:id="1710" w:author="Shewmaker, Michael@Energy" w:date="2022-01-13T18:01:00Z"/>
                <w:rFonts w:ascii="Calibri" w:hAnsi="Calibri"/>
                <w:sz w:val="18"/>
                <w:szCs w:val="18"/>
              </w:rPr>
            </w:pPr>
            <w:ins w:id="1711" w:author="Shewmaker, Michael@Energy" w:date="2022-01-13T18:01:00Z">
              <w:r w:rsidRPr="00AA2955">
                <w:rPr>
                  <w:rFonts w:ascii="Calibri" w:hAnsi="Calibri"/>
                  <w:sz w:val="18"/>
                  <w:szCs w:val="18"/>
                </w:rPr>
                <w:t xml:space="preserve"># </w:t>
              </w:r>
              <w:proofErr w:type="gramStart"/>
              <w:r w:rsidRPr="00AA2955">
                <w:rPr>
                  <w:rFonts w:ascii="Calibri" w:hAnsi="Calibri"/>
                  <w:sz w:val="18"/>
                  <w:szCs w:val="18"/>
                </w:rPr>
                <w:t>of</w:t>
              </w:r>
              <w:proofErr w:type="gramEnd"/>
              <w:r w:rsidRPr="00AA2955">
                <w:rPr>
                  <w:rFonts w:ascii="Calibri" w:hAnsi="Calibri"/>
                  <w:sz w:val="18"/>
                  <w:szCs w:val="18"/>
                </w:rPr>
                <w:t xml:space="preserve"> Water Heaters/ Compressors in System</w:t>
              </w:r>
            </w:ins>
          </w:p>
        </w:tc>
        <w:tc>
          <w:tcPr>
            <w:tcW w:w="555" w:type="pct"/>
            <w:vAlign w:val="bottom"/>
            <w:tcPrChange w:id="1712" w:author="Shewmaker, Michael@Energy" w:date="2022-01-20T13:40:00Z">
              <w:tcPr>
                <w:tcW w:w="500" w:type="pct"/>
                <w:vAlign w:val="bottom"/>
              </w:tcPr>
            </w:tcPrChange>
          </w:tcPr>
          <w:p w14:paraId="62515365" w14:textId="77777777" w:rsidR="00F27D88" w:rsidRPr="00AA2955" w:rsidRDefault="00F27D88" w:rsidP="00414A06">
            <w:pPr>
              <w:jc w:val="center"/>
              <w:rPr>
                <w:ins w:id="1713" w:author="Shewmaker, Michael@Energy" w:date="2022-01-13T18:01:00Z"/>
                <w:rFonts w:ascii="Calibri" w:hAnsi="Calibri"/>
                <w:sz w:val="18"/>
                <w:szCs w:val="18"/>
              </w:rPr>
            </w:pPr>
            <w:ins w:id="1714" w:author="Shewmaker, Michael@Energy" w:date="2022-01-13T18:01:00Z">
              <w:r w:rsidRPr="00AA2955">
                <w:rPr>
                  <w:rFonts w:ascii="Calibri" w:hAnsi="Calibri"/>
                  <w:sz w:val="18"/>
                  <w:szCs w:val="18"/>
                </w:rPr>
                <w:t>Water Heater Type</w:t>
              </w:r>
            </w:ins>
          </w:p>
        </w:tc>
        <w:tc>
          <w:tcPr>
            <w:tcW w:w="556" w:type="pct"/>
            <w:vAlign w:val="bottom"/>
            <w:tcPrChange w:id="1715" w:author="Shewmaker, Michael@Energy" w:date="2022-01-20T13:40:00Z">
              <w:tcPr>
                <w:tcW w:w="500" w:type="pct"/>
                <w:vAlign w:val="bottom"/>
              </w:tcPr>
            </w:tcPrChange>
          </w:tcPr>
          <w:p w14:paraId="64F932E4" w14:textId="77777777" w:rsidR="00F27D88" w:rsidRPr="00AA2955" w:rsidRDefault="00F27D88" w:rsidP="00414A06">
            <w:pPr>
              <w:jc w:val="center"/>
              <w:rPr>
                <w:ins w:id="1716" w:author="Shewmaker, Michael@Energy" w:date="2022-01-13T18:01:00Z"/>
                <w:rFonts w:ascii="Calibri" w:hAnsi="Calibri"/>
                <w:sz w:val="18"/>
                <w:szCs w:val="18"/>
              </w:rPr>
            </w:pPr>
            <w:ins w:id="1717" w:author="Shewmaker, Michael@Energy" w:date="2022-01-13T18:01:00Z">
              <w:r w:rsidRPr="00AA2955">
                <w:rPr>
                  <w:rFonts w:ascii="Calibri" w:hAnsi="Calibri"/>
                  <w:sz w:val="18"/>
                  <w:szCs w:val="18"/>
                </w:rPr>
                <w:t>Fuel Type</w:t>
              </w:r>
            </w:ins>
          </w:p>
        </w:tc>
        <w:tc>
          <w:tcPr>
            <w:tcW w:w="555" w:type="pct"/>
            <w:vAlign w:val="bottom"/>
            <w:tcPrChange w:id="1718" w:author="Shewmaker, Michael@Energy" w:date="2022-01-20T13:40:00Z">
              <w:tcPr>
                <w:tcW w:w="500" w:type="pct"/>
                <w:vAlign w:val="bottom"/>
              </w:tcPr>
            </w:tcPrChange>
          </w:tcPr>
          <w:p w14:paraId="47222F91" w14:textId="77777777" w:rsidR="00F27D88" w:rsidRPr="00AA2955" w:rsidRDefault="00F27D88" w:rsidP="00414A06">
            <w:pPr>
              <w:jc w:val="center"/>
              <w:rPr>
                <w:ins w:id="1719" w:author="Shewmaker, Michael@Energy" w:date="2022-01-13T18:01:00Z"/>
                <w:rFonts w:ascii="Calibri" w:hAnsi="Calibri"/>
                <w:sz w:val="18"/>
                <w:szCs w:val="18"/>
              </w:rPr>
            </w:pPr>
            <w:ins w:id="1720" w:author="Shewmaker, Michael@Energy" w:date="2022-01-13T18:01:00Z">
              <w:r w:rsidRPr="00AA2955">
                <w:rPr>
                  <w:rFonts w:ascii="Calibri" w:hAnsi="Calibri"/>
                  <w:sz w:val="18"/>
                  <w:szCs w:val="18"/>
                </w:rPr>
                <w:t xml:space="preserve">Rated Input </w:t>
              </w:r>
            </w:ins>
          </w:p>
        </w:tc>
        <w:tc>
          <w:tcPr>
            <w:tcW w:w="556" w:type="pct"/>
            <w:vAlign w:val="bottom"/>
            <w:tcPrChange w:id="1721" w:author="Shewmaker, Michael@Energy" w:date="2022-01-20T13:40:00Z">
              <w:tcPr>
                <w:tcW w:w="500" w:type="pct"/>
                <w:vAlign w:val="bottom"/>
              </w:tcPr>
            </w:tcPrChange>
          </w:tcPr>
          <w:p w14:paraId="0587A63F" w14:textId="77777777" w:rsidR="00F27D88" w:rsidRPr="00AA2955" w:rsidRDefault="00F27D88" w:rsidP="00414A06">
            <w:pPr>
              <w:jc w:val="center"/>
              <w:rPr>
                <w:ins w:id="1722" w:author="Shewmaker, Michael@Energy" w:date="2022-01-13T18:01:00Z"/>
                <w:rFonts w:ascii="Calibri" w:hAnsi="Calibri"/>
                <w:sz w:val="18"/>
                <w:szCs w:val="18"/>
              </w:rPr>
            </w:pPr>
            <w:ins w:id="1723" w:author="Shewmaker, Michael@Energy" w:date="2022-01-13T18:01:00Z">
              <w:r w:rsidRPr="00AA2955">
                <w:rPr>
                  <w:rFonts w:ascii="Calibri" w:hAnsi="Calibri"/>
                  <w:sz w:val="18"/>
                  <w:szCs w:val="18"/>
                </w:rPr>
                <w:t>Tank Location</w:t>
              </w:r>
            </w:ins>
          </w:p>
        </w:tc>
        <w:tc>
          <w:tcPr>
            <w:tcW w:w="556" w:type="pct"/>
            <w:vAlign w:val="bottom"/>
            <w:tcPrChange w:id="1724" w:author="Shewmaker, Michael@Energy" w:date="2022-01-20T13:40:00Z">
              <w:tcPr>
                <w:tcW w:w="500" w:type="pct"/>
                <w:vAlign w:val="bottom"/>
              </w:tcPr>
            </w:tcPrChange>
          </w:tcPr>
          <w:p w14:paraId="400166D3" w14:textId="77777777" w:rsidR="00F27D88" w:rsidRPr="00AA2955" w:rsidRDefault="00F27D88" w:rsidP="00414A06">
            <w:pPr>
              <w:jc w:val="center"/>
              <w:rPr>
                <w:ins w:id="1725" w:author="Shewmaker, Michael@Energy" w:date="2022-01-13T18:01:00Z"/>
                <w:rFonts w:ascii="Calibri" w:hAnsi="Calibri"/>
                <w:sz w:val="18"/>
                <w:szCs w:val="18"/>
              </w:rPr>
            </w:pPr>
            <w:ins w:id="1726" w:author="Shewmaker, Michael@Energy" w:date="2022-01-13T18:01:00Z">
              <w:r w:rsidRPr="00AA2955">
                <w:rPr>
                  <w:rFonts w:ascii="Calibri" w:hAnsi="Calibri"/>
                  <w:sz w:val="18"/>
                  <w:szCs w:val="18"/>
                </w:rPr>
                <w:t>Distribution Type</w:t>
              </w:r>
            </w:ins>
          </w:p>
        </w:tc>
      </w:tr>
      <w:tr w:rsidR="00F27D88" w:rsidRPr="00AA2955" w14:paraId="5EC20509" w14:textId="77777777" w:rsidTr="00F27D88">
        <w:tblPrEx>
          <w:tblW w:w="5002" w:type="pct"/>
          <w:tblPrExChange w:id="1727" w:author="Shewmaker, Michael@Energy" w:date="2022-01-20T13:40:00Z">
            <w:tblPrEx>
              <w:tblW w:w="5002" w:type="pct"/>
            </w:tblPrEx>
          </w:tblPrExChange>
        </w:tblPrEx>
        <w:trPr>
          <w:trHeight w:val="307"/>
          <w:ins w:id="1728" w:author="Shewmaker, Michael@Energy" w:date="2022-01-13T18:01:00Z"/>
          <w:trPrChange w:id="1729" w:author="Shewmaker, Michael@Energy" w:date="2022-01-20T13:40:00Z">
            <w:trPr>
              <w:gridAfter w:val="0"/>
              <w:trHeight w:val="307"/>
            </w:trPr>
          </w:trPrChange>
        </w:trPr>
        <w:tc>
          <w:tcPr>
            <w:tcW w:w="555" w:type="pct"/>
            <w:tcPrChange w:id="1730" w:author="Shewmaker, Michael@Energy" w:date="2022-01-20T13:40:00Z">
              <w:tcPr>
                <w:tcW w:w="500" w:type="pct"/>
              </w:tcPr>
            </w:tcPrChange>
          </w:tcPr>
          <w:p w14:paraId="5A4BE030" w14:textId="4EC512F6" w:rsidR="00F27D88" w:rsidRPr="00AA2955" w:rsidRDefault="00F27D88" w:rsidP="00725892">
            <w:pPr>
              <w:rPr>
                <w:ins w:id="1731" w:author="Shewmaker, Michael@Energy" w:date="2022-01-13T18:01:00Z"/>
                <w:rFonts w:ascii="Calibri" w:hAnsi="Calibri"/>
                <w:sz w:val="18"/>
              </w:rPr>
            </w:pPr>
            <w:ins w:id="1732" w:author="Shewmaker, Michael@Energy" w:date="2022-01-13T18:01:00Z">
              <w:r w:rsidRPr="004A470C">
                <w:rPr>
                  <w:rFonts w:ascii="Calibri" w:hAnsi="Calibri"/>
                  <w:sz w:val="18"/>
                </w:rPr>
                <w:t>&lt;&lt;user input text&gt;&gt;</w:t>
              </w:r>
            </w:ins>
          </w:p>
        </w:tc>
        <w:tc>
          <w:tcPr>
            <w:tcW w:w="556" w:type="pct"/>
            <w:tcPrChange w:id="1733" w:author="Shewmaker, Michael@Energy" w:date="2022-01-20T13:40:00Z">
              <w:tcPr>
                <w:tcW w:w="500" w:type="pct"/>
              </w:tcPr>
            </w:tcPrChange>
          </w:tcPr>
          <w:p w14:paraId="79754986" w14:textId="77777777" w:rsidR="00F27D88" w:rsidRPr="004A470C" w:rsidRDefault="00F27D88" w:rsidP="00725892">
            <w:pPr>
              <w:keepNext/>
              <w:tabs>
                <w:tab w:val="left" w:pos="2160"/>
                <w:tab w:val="left" w:pos="2700"/>
                <w:tab w:val="left" w:pos="3420"/>
                <w:tab w:val="left" w:pos="3780"/>
                <w:tab w:val="left" w:pos="5760"/>
                <w:tab w:val="left" w:pos="7212"/>
              </w:tabs>
              <w:rPr>
                <w:ins w:id="1734" w:author="Shewmaker, Michael@Energy" w:date="2022-01-13T18:01:00Z"/>
                <w:rFonts w:ascii="Calibri" w:hAnsi="Calibri"/>
                <w:sz w:val="18"/>
              </w:rPr>
            </w:pPr>
            <w:ins w:id="1735" w:author="Shewmaker, Michael@Energy" w:date="2022-01-13T18:01:00Z">
              <w:r w:rsidRPr="004A470C">
                <w:rPr>
                  <w:rFonts w:ascii="Calibri" w:hAnsi="Calibri"/>
                  <w:sz w:val="18"/>
                </w:rPr>
                <w:t>&lt;&lt;user pick from list:</w:t>
              </w:r>
            </w:ins>
          </w:p>
          <w:p w14:paraId="23928893" w14:textId="77777777" w:rsidR="00F27D88" w:rsidRPr="004A470C" w:rsidRDefault="00F27D88" w:rsidP="00725892">
            <w:pPr>
              <w:keepNext/>
              <w:tabs>
                <w:tab w:val="left" w:pos="2160"/>
                <w:tab w:val="left" w:pos="2700"/>
                <w:tab w:val="left" w:pos="3420"/>
                <w:tab w:val="left" w:pos="3780"/>
                <w:tab w:val="left" w:pos="5760"/>
                <w:tab w:val="left" w:pos="7212"/>
              </w:tabs>
              <w:rPr>
                <w:ins w:id="1736" w:author="Shewmaker, Michael@Energy" w:date="2022-01-13T18:01:00Z"/>
                <w:rFonts w:ascii="Calibri" w:hAnsi="Calibri"/>
                <w:sz w:val="18"/>
              </w:rPr>
            </w:pPr>
            <w:ins w:id="1737" w:author="Shewmaker, Michael@Energy" w:date="2022-01-13T18:01:00Z">
              <w:r w:rsidRPr="004A470C">
                <w:rPr>
                  <w:rFonts w:ascii="Calibri" w:hAnsi="Calibri"/>
                  <w:sz w:val="18"/>
                </w:rPr>
                <w:t>*</w:t>
              </w:r>
              <w:proofErr w:type="gramStart"/>
              <w:r w:rsidRPr="004A470C">
                <w:rPr>
                  <w:rFonts w:ascii="Calibri" w:hAnsi="Calibri"/>
                  <w:sz w:val="18"/>
                </w:rPr>
                <w:t>DHW;</w:t>
              </w:r>
              <w:proofErr w:type="gramEnd"/>
            </w:ins>
          </w:p>
          <w:p w14:paraId="478E42A6" w14:textId="77777777" w:rsidR="00F27D88" w:rsidRPr="004A470C" w:rsidRDefault="00F27D88" w:rsidP="00725892">
            <w:pPr>
              <w:keepNext/>
              <w:tabs>
                <w:tab w:val="left" w:pos="2160"/>
                <w:tab w:val="left" w:pos="2700"/>
                <w:tab w:val="left" w:pos="3420"/>
                <w:tab w:val="left" w:pos="3780"/>
                <w:tab w:val="left" w:pos="5760"/>
                <w:tab w:val="left" w:pos="7212"/>
              </w:tabs>
              <w:rPr>
                <w:ins w:id="1738" w:author="Shewmaker, Michael@Energy" w:date="2022-01-13T18:01:00Z"/>
                <w:rFonts w:ascii="Calibri" w:hAnsi="Calibri"/>
                <w:sz w:val="18"/>
              </w:rPr>
            </w:pPr>
            <w:ins w:id="1739" w:author="Shewmaker, Michael@Energy" w:date="2022-01-13T18:01:00Z">
              <w:r w:rsidRPr="004A470C">
                <w:rPr>
                  <w:rFonts w:ascii="Calibri" w:hAnsi="Calibri"/>
                  <w:sz w:val="18"/>
                </w:rPr>
                <w:t>*</w:t>
              </w:r>
              <w:proofErr w:type="gramStart"/>
              <w:r w:rsidRPr="004A470C">
                <w:rPr>
                  <w:rFonts w:ascii="Calibri" w:hAnsi="Calibri"/>
                  <w:sz w:val="18"/>
                </w:rPr>
                <w:t>Hydronic;</w:t>
              </w:r>
              <w:proofErr w:type="gramEnd"/>
            </w:ins>
          </w:p>
          <w:p w14:paraId="2BE488F3" w14:textId="379FAC94" w:rsidR="00F27D88" w:rsidRPr="00AA2955" w:rsidRDefault="00F27D88" w:rsidP="00725892">
            <w:pPr>
              <w:keepNext/>
              <w:tabs>
                <w:tab w:val="left" w:pos="2160"/>
                <w:tab w:val="left" w:pos="2700"/>
                <w:tab w:val="left" w:pos="3420"/>
                <w:tab w:val="left" w:pos="3780"/>
                <w:tab w:val="left" w:pos="5760"/>
                <w:tab w:val="left" w:pos="7212"/>
              </w:tabs>
              <w:rPr>
                <w:ins w:id="1740" w:author="Shewmaker, Michael@Energy" w:date="2022-01-13T18:01:00Z"/>
                <w:rFonts w:ascii="Calibri" w:hAnsi="Calibri"/>
                <w:sz w:val="18"/>
              </w:rPr>
            </w:pPr>
            <w:ins w:id="1741" w:author="Shewmaker, Michael@Energy" w:date="2022-01-13T18:01:00Z">
              <w:r w:rsidRPr="004A470C">
                <w:rPr>
                  <w:rFonts w:ascii="Calibri" w:hAnsi="Calibri"/>
                  <w:sz w:val="18"/>
                </w:rPr>
                <w:t>*Combined Hydronic&gt;&gt;</w:t>
              </w:r>
            </w:ins>
          </w:p>
        </w:tc>
        <w:tc>
          <w:tcPr>
            <w:tcW w:w="555" w:type="pct"/>
            <w:tcPrChange w:id="1742" w:author="Shewmaker, Michael@Energy" w:date="2022-01-20T13:40:00Z">
              <w:tcPr>
                <w:tcW w:w="500" w:type="pct"/>
              </w:tcPr>
            </w:tcPrChange>
          </w:tcPr>
          <w:p w14:paraId="7966A140" w14:textId="59C37032" w:rsidR="00F27D88" w:rsidRPr="00AA2955" w:rsidRDefault="00F27D88" w:rsidP="00725892">
            <w:pPr>
              <w:keepNext/>
              <w:tabs>
                <w:tab w:val="left" w:pos="2160"/>
                <w:tab w:val="left" w:pos="2700"/>
                <w:tab w:val="left" w:pos="3420"/>
                <w:tab w:val="left" w:pos="3780"/>
                <w:tab w:val="left" w:pos="5760"/>
                <w:tab w:val="left" w:pos="7212"/>
              </w:tabs>
              <w:rPr>
                <w:ins w:id="1743" w:author="Shewmaker, Michael@Energy" w:date="2022-01-13T18:01:00Z"/>
                <w:rFonts w:ascii="Calibri" w:hAnsi="Calibri"/>
                <w:sz w:val="18"/>
              </w:rPr>
            </w:pPr>
            <w:ins w:id="1744" w:author="Shewmaker, Michael@Energy" w:date="2022-01-13T18:01:00Z">
              <w:r>
                <w:rPr>
                  <w:rFonts w:ascii="Calibri" w:hAnsi="Calibri"/>
                  <w:sz w:val="18"/>
                </w:rPr>
                <w:t>&lt;&lt;user pick from list:</w:t>
              </w:r>
            </w:ins>
            <w:ins w:id="1745" w:author="Shewmaker, Michael@Energy" w:date="2022-01-13T18:02:00Z">
              <w:r>
                <w:rPr>
                  <w:rFonts w:ascii="Calibri" w:hAnsi="Calibri"/>
                  <w:sz w:val="18"/>
                </w:rPr>
                <w:t xml:space="preserve"> 1, 2, 3, 4&gt;&gt;</w:t>
              </w:r>
            </w:ins>
          </w:p>
        </w:tc>
        <w:tc>
          <w:tcPr>
            <w:tcW w:w="556" w:type="pct"/>
            <w:tcPrChange w:id="1746" w:author="Shewmaker, Michael@Energy" w:date="2022-01-20T13:40:00Z">
              <w:tcPr>
                <w:tcW w:w="500" w:type="pct"/>
              </w:tcPr>
            </w:tcPrChange>
          </w:tcPr>
          <w:p w14:paraId="7144FF52" w14:textId="52A53392" w:rsidR="00F27D88" w:rsidRPr="00AA2955" w:rsidRDefault="00F27D88" w:rsidP="00725892">
            <w:pPr>
              <w:keepNext/>
              <w:tabs>
                <w:tab w:val="left" w:pos="2160"/>
                <w:tab w:val="left" w:pos="2700"/>
                <w:tab w:val="left" w:pos="3420"/>
                <w:tab w:val="left" w:pos="3780"/>
                <w:tab w:val="left" w:pos="5760"/>
                <w:tab w:val="left" w:pos="7212"/>
              </w:tabs>
              <w:rPr>
                <w:ins w:id="1747" w:author="Shewmaker, Michael@Energy" w:date="2022-01-13T18:01:00Z"/>
                <w:rFonts w:ascii="Calibri" w:hAnsi="Calibri"/>
                <w:sz w:val="18"/>
                <w:szCs w:val="14"/>
              </w:rPr>
            </w:pPr>
            <w:ins w:id="1748" w:author="Shewmaker, Michael@Energy" w:date="2022-01-13T18:02:00Z">
              <w:r w:rsidRPr="00AA2955">
                <w:rPr>
                  <w:rFonts w:ascii="Calibri" w:hAnsi="Calibri"/>
                  <w:sz w:val="18"/>
                  <w:szCs w:val="14"/>
                </w:rPr>
                <w:t>&lt;&lt;user input: nonnegative number&gt;&gt;</w:t>
              </w:r>
            </w:ins>
          </w:p>
        </w:tc>
        <w:tc>
          <w:tcPr>
            <w:tcW w:w="555" w:type="pct"/>
            <w:tcPrChange w:id="1749" w:author="Shewmaker, Michael@Energy" w:date="2022-01-20T13:40:00Z">
              <w:tcPr>
                <w:tcW w:w="500" w:type="pct"/>
              </w:tcPr>
            </w:tcPrChange>
          </w:tcPr>
          <w:p w14:paraId="7F03DC5B" w14:textId="1E239AE5" w:rsidR="00F27D88" w:rsidRPr="00AA2955" w:rsidRDefault="00F27D88" w:rsidP="00725892">
            <w:pPr>
              <w:keepNext/>
              <w:tabs>
                <w:tab w:val="left" w:pos="2160"/>
                <w:tab w:val="left" w:pos="2700"/>
                <w:tab w:val="left" w:pos="3420"/>
                <w:tab w:val="left" w:pos="3780"/>
                <w:tab w:val="left" w:pos="5760"/>
                <w:tab w:val="left" w:pos="7212"/>
              </w:tabs>
              <w:rPr>
                <w:ins w:id="1750" w:author="Shewmaker, Michael@Energy" w:date="2022-01-13T18:01:00Z"/>
                <w:rFonts w:ascii="Calibri" w:hAnsi="Calibri"/>
                <w:sz w:val="18"/>
                <w:szCs w:val="14"/>
              </w:rPr>
            </w:pPr>
            <w:ins w:id="1751" w:author="Shewmaker, Michael@Energy" w:date="2022-01-13T18:03:00Z">
              <w:r>
                <w:rPr>
                  <w:rFonts w:ascii="Calibri" w:hAnsi="Calibri"/>
                  <w:sz w:val="18"/>
                  <w:szCs w:val="14"/>
                </w:rPr>
                <w:t>&lt;&lt;if L03 =1 then value = Heat pump water heater; if L03 = 2</w:t>
              </w:r>
            </w:ins>
            <w:ins w:id="1752" w:author="Shewmaker, Michael@Energy" w:date="2022-01-13T18:04:00Z">
              <w:r>
                <w:rPr>
                  <w:rFonts w:ascii="Calibri" w:hAnsi="Calibri"/>
                  <w:sz w:val="18"/>
                  <w:szCs w:val="14"/>
                </w:rPr>
                <w:t xml:space="preserve"> then value = NEEA Tier 3 heat pump water heater; if L03 = 3 or 4, then value = Consumer Instantaneous&gt;&gt;</w:t>
              </w:r>
            </w:ins>
          </w:p>
        </w:tc>
        <w:tc>
          <w:tcPr>
            <w:tcW w:w="556" w:type="pct"/>
            <w:tcPrChange w:id="1753" w:author="Shewmaker, Michael@Energy" w:date="2022-01-20T13:40:00Z">
              <w:tcPr>
                <w:tcW w:w="500" w:type="pct"/>
              </w:tcPr>
            </w:tcPrChange>
          </w:tcPr>
          <w:p w14:paraId="52297ABB" w14:textId="139CA8BA" w:rsidR="00F27D88" w:rsidRPr="00AA2955" w:rsidRDefault="00F27D88" w:rsidP="00725892">
            <w:pPr>
              <w:keepNext/>
              <w:tabs>
                <w:tab w:val="left" w:pos="2160"/>
                <w:tab w:val="left" w:pos="2700"/>
                <w:tab w:val="left" w:pos="3420"/>
                <w:tab w:val="left" w:pos="3780"/>
                <w:tab w:val="left" w:pos="5760"/>
                <w:tab w:val="left" w:pos="7212"/>
              </w:tabs>
              <w:rPr>
                <w:ins w:id="1754" w:author="Shewmaker, Michael@Energy" w:date="2022-01-13T18:01:00Z"/>
                <w:rFonts w:ascii="Calibri" w:hAnsi="Calibri"/>
                <w:sz w:val="18"/>
                <w:szCs w:val="14"/>
              </w:rPr>
            </w:pPr>
            <w:ins w:id="1755" w:author="Shewmaker, Michael@Energy" w:date="2022-01-13T18:05:00Z">
              <w:r>
                <w:rPr>
                  <w:rFonts w:ascii="Calibri" w:hAnsi="Calibri"/>
                  <w:sz w:val="18"/>
                  <w:szCs w:val="14"/>
                </w:rPr>
                <w:t>&lt;&lt;if L03 = 1 or 2 then value = Heat pump; if L03</w:t>
              </w:r>
            </w:ins>
            <w:ins w:id="1756" w:author="Shewmaker, Michael@Energy" w:date="2022-01-13T18:06:00Z">
              <w:r>
                <w:rPr>
                  <w:rFonts w:ascii="Calibri" w:hAnsi="Calibri"/>
                  <w:sz w:val="18"/>
                  <w:szCs w:val="14"/>
                </w:rPr>
                <w:t xml:space="preserve"> = 4 then value = Electricity; if L03 = 3, then user pick from list</w:t>
              </w:r>
            </w:ins>
            <w:ins w:id="1757" w:author="Shewmaker, Michael@Energy" w:date="2022-01-13T18:07:00Z">
              <w:r>
                <w:rPr>
                  <w:rFonts w:ascii="Calibri" w:hAnsi="Calibri"/>
                  <w:sz w:val="18"/>
                  <w:szCs w:val="14"/>
                </w:rPr>
                <w:t>: *Natural Gas, *Propane</w:t>
              </w:r>
            </w:ins>
            <w:ins w:id="1758" w:author="Shewmaker, Michael@Energy" w:date="2022-01-13T18:06:00Z">
              <w:r>
                <w:rPr>
                  <w:rFonts w:ascii="Calibri" w:hAnsi="Calibri"/>
                  <w:sz w:val="18"/>
                  <w:szCs w:val="14"/>
                </w:rPr>
                <w:t>&gt;&gt;</w:t>
              </w:r>
            </w:ins>
          </w:p>
        </w:tc>
        <w:tc>
          <w:tcPr>
            <w:tcW w:w="555" w:type="pct"/>
            <w:tcPrChange w:id="1759" w:author="Shewmaker, Michael@Energy" w:date="2022-01-20T13:40:00Z">
              <w:tcPr>
                <w:tcW w:w="500" w:type="pct"/>
              </w:tcPr>
            </w:tcPrChange>
          </w:tcPr>
          <w:p w14:paraId="1C563286" w14:textId="4391A5C1" w:rsidR="00F27D88" w:rsidRPr="00AA2955" w:rsidRDefault="00F27D88" w:rsidP="00725892">
            <w:pPr>
              <w:keepNext/>
              <w:tabs>
                <w:tab w:val="left" w:pos="2160"/>
                <w:tab w:val="left" w:pos="2700"/>
                <w:tab w:val="left" w:pos="3420"/>
                <w:tab w:val="left" w:pos="3780"/>
                <w:tab w:val="left" w:pos="5760"/>
                <w:tab w:val="left" w:pos="7212"/>
              </w:tabs>
              <w:rPr>
                <w:ins w:id="1760" w:author="Shewmaker, Michael@Energy" w:date="2022-01-13T18:01:00Z"/>
                <w:rFonts w:ascii="Calibri" w:hAnsi="Calibri"/>
                <w:sz w:val="18"/>
                <w:szCs w:val="14"/>
              </w:rPr>
            </w:pPr>
            <w:ins w:id="1761" w:author="Shewmaker, Michael@Energy" w:date="2022-01-13T18:08:00Z">
              <w:r>
                <w:rPr>
                  <w:rFonts w:ascii="Calibri" w:hAnsi="Calibri"/>
                  <w:sz w:val="18"/>
                  <w:szCs w:val="14"/>
                </w:rPr>
                <w:t xml:space="preserve">&lt;&lt;if L03 = 3 then value = </w:t>
              </w:r>
              <w:r>
                <w:rPr>
                  <w:rFonts w:ascii="Calibri" w:hAnsi="Calibri" w:cs="Calibri"/>
                  <w:sz w:val="18"/>
                  <w:szCs w:val="14"/>
                </w:rPr>
                <w:t>≤</w:t>
              </w:r>
              <w:r>
                <w:rPr>
                  <w:rFonts w:ascii="Calibri" w:hAnsi="Calibri"/>
                  <w:sz w:val="18"/>
                  <w:szCs w:val="14"/>
                </w:rPr>
                <w:t xml:space="preserve"> 200,000; else value = N/A&gt;&gt;</w:t>
              </w:r>
            </w:ins>
          </w:p>
        </w:tc>
        <w:tc>
          <w:tcPr>
            <w:tcW w:w="556" w:type="pct"/>
            <w:tcPrChange w:id="1762" w:author="Shewmaker, Michael@Energy" w:date="2022-01-20T13:40:00Z">
              <w:tcPr>
                <w:tcW w:w="500" w:type="pct"/>
              </w:tcPr>
            </w:tcPrChange>
          </w:tcPr>
          <w:p w14:paraId="31DD094F" w14:textId="5BEAFA36" w:rsidR="00F27D88" w:rsidRPr="00AA2955" w:rsidRDefault="00F27D88" w:rsidP="00725892">
            <w:pPr>
              <w:keepNext/>
              <w:tabs>
                <w:tab w:val="left" w:pos="2160"/>
                <w:tab w:val="left" w:pos="2700"/>
                <w:tab w:val="left" w:pos="3420"/>
                <w:tab w:val="left" w:pos="3780"/>
                <w:tab w:val="left" w:pos="5760"/>
                <w:tab w:val="left" w:pos="7212"/>
              </w:tabs>
              <w:rPr>
                <w:ins w:id="1763" w:author="Shewmaker, Michael@Energy" w:date="2022-01-13T18:01:00Z"/>
                <w:rFonts w:ascii="Calibri" w:hAnsi="Calibri"/>
                <w:sz w:val="18"/>
                <w:szCs w:val="14"/>
              </w:rPr>
            </w:pPr>
            <w:ins w:id="1764" w:author="Shewmaker, Michael@Energy" w:date="2022-01-13T18:08:00Z">
              <w:r>
                <w:rPr>
                  <w:rFonts w:ascii="Calibri" w:hAnsi="Calibri"/>
                  <w:sz w:val="18"/>
                  <w:szCs w:val="14"/>
                </w:rPr>
                <w:t>&lt;&lt;if L03 = 1 or 2</w:t>
              </w:r>
            </w:ins>
            <w:ins w:id="1765" w:author="Shewmaker, Michael@Energy" w:date="2022-01-13T18:09:00Z">
              <w:r>
                <w:rPr>
                  <w:rFonts w:ascii="Calibri" w:hAnsi="Calibri"/>
                  <w:sz w:val="18"/>
                  <w:szCs w:val="14"/>
                </w:rPr>
                <w:t>, user select from list: *Garage, or *Conditioned space; else value = N/A&gt;&gt;</w:t>
              </w:r>
            </w:ins>
          </w:p>
        </w:tc>
        <w:tc>
          <w:tcPr>
            <w:tcW w:w="556" w:type="pct"/>
            <w:tcPrChange w:id="1766" w:author="Shewmaker, Michael@Energy" w:date="2022-01-20T13:40:00Z">
              <w:tcPr>
                <w:tcW w:w="500" w:type="pct"/>
              </w:tcPr>
            </w:tcPrChange>
          </w:tcPr>
          <w:p w14:paraId="07BAF23F" w14:textId="6F98FDEF" w:rsidR="00F27D88" w:rsidRPr="00AA2955" w:rsidRDefault="00F27D88" w:rsidP="00725892">
            <w:pPr>
              <w:keepNext/>
              <w:tabs>
                <w:tab w:val="left" w:pos="2160"/>
                <w:tab w:val="left" w:pos="2700"/>
                <w:tab w:val="left" w:pos="3420"/>
                <w:tab w:val="left" w:pos="3780"/>
                <w:tab w:val="left" w:pos="5760"/>
                <w:tab w:val="left" w:pos="7212"/>
              </w:tabs>
              <w:rPr>
                <w:ins w:id="1767" w:author="Shewmaker, Michael@Energy" w:date="2022-01-13T18:01:00Z"/>
                <w:rFonts w:ascii="Calibri" w:hAnsi="Calibri"/>
                <w:sz w:val="18"/>
                <w:szCs w:val="14"/>
              </w:rPr>
            </w:pPr>
            <w:ins w:id="1768" w:author="Shewmaker, Michael@Energy" w:date="2022-01-13T18:10:00Z">
              <w:r>
                <w:rPr>
                  <w:rFonts w:ascii="Calibri" w:hAnsi="Calibri"/>
                  <w:sz w:val="18"/>
                  <w:szCs w:val="14"/>
                </w:rPr>
                <w:t xml:space="preserve">&lt;&lt;if L03 = 4 then value = Point of Use Distribution; else </w:t>
              </w:r>
            </w:ins>
            <w:ins w:id="1769" w:author="Shewmaker, Michael@Energy" w:date="2022-01-13T18:11:00Z">
              <w:r>
                <w:rPr>
                  <w:rFonts w:ascii="Calibri" w:hAnsi="Calibri"/>
                  <w:sz w:val="18"/>
                  <w:szCs w:val="14"/>
                </w:rPr>
                <w:t>value = Standard&gt;&gt;</w:t>
              </w:r>
            </w:ins>
          </w:p>
        </w:tc>
      </w:tr>
      <w:tr w:rsidR="00F27D88" w:rsidRPr="00AA2955" w14:paraId="4F4D8A02" w14:textId="77777777" w:rsidTr="00F27D88">
        <w:tblPrEx>
          <w:tblW w:w="5002" w:type="pct"/>
          <w:tblPrExChange w:id="1770" w:author="Shewmaker, Michael@Energy" w:date="2022-01-20T13:40:00Z">
            <w:tblPrEx>
              <w:tblW w:w="5002" w:type="pct"/>
            </w:tblPrEx>
          </w:tblPrExChange>
        </w:tblPrEx>
        <w:trPr>
          <w:trHeight w:val="307"/>
          <w:ins w:id="1771" w:author="Shewmaker, Michael@Energy" w:date="2022-01-13T18:01:00Z"/>
          <w:trPrChange w:id="1772" w:author="Shewmaker, Michael@Energy" w:date="2022-01-20T13:40:00Z">
            <w:trPr>
              <w:gridAfter w:val="0"/>
              <w:trHeight w:val="307"/>
            </w:trPr>
          </w:trPrChange>
        </w:trPr>
        <w:tc>
          <w:tcPr>
            <w:tcW w:w="555" w:type="pct"/>
            <w:tcPrChange w:id="1773" w:author="Shewmaker, Michael@Energy" w:date="2022-01-20T13:40:00Z">
              <w:tcPr>
                <w:tcW w:w="500" w:type="pct"/>
              </w:tcPr>
            </w:tcPrChange>
          </w:tcPr>
          <w:p w14:paraId="54480E5F" w14:textId="77777777" w:rsidR="00F27D88" w:rsidRPr="00AA2955" w:rsidRDefault="00F27D88" w:rsidP="00414A06">
            <w:pPr>
              <w:rPr>
                <w:ins w:id="1774" w:author="Shewmaker, Michael@Energy" w:date="2022-01-13T18:01:00Z"/>
                <w:rFonts w:ascii="Calibri" w:hAnsi="Calibri"/>
                <w:sz w:val="18"/>
              </w:rPr>
            </w:pPr>
          </w:p>
        </w:tc>
        <w:tc>
          <w:tcPr>
            <w:tcW w:w="556" w:type="pct"/>
            <w:tcPrChange w:id="1775" w:author="Shewmaker, Michael@Energy" w:date="2022-01-20T13:40:00Z">
              <w:tcPr>
                <w:tcW w:w="500" w:type="pct"/>
              </w:tcPr>
            </w:tcPrChange>
          </w:tcPr>
          <w:p w14:paraId="6B5C4620" w14:textId="77777777" w:rsidR="00F27D88" w:rsidRPr="00AA2955" w:rsidRDefault="00F27D88" w:rsidP="00414A06">
            <w:pPr>
              <w:keepNext/>
              <w:tabs>
                <w:tab w:val="left" w:pos="2160"/>
                <w:tab w:val="left" w:pos="2700"/>
                <w:tab w:val="left" w:pos="3420"/>
                <w:tab w:val="left" w:pos="3780"/>
                <w:tab w:val="left" w:pos="5760"/>
                <w:tab w:val="left" w:pos="7212"/>
              </w:tabs>
              <w:rPr>
                <w:ins w:id="1776" w:author="Shewmaker, Michael@Energy" w:date="2022-01-13T18:01:00Z"/>
                <w:rFonts w:ascii="Calibri" w:hAnsi="Calibri"/>
                <w:sz w:val="18"/>
              </w:rPr>
            </w:pPr>
          </w:p>
        </w:tc>
        <w:tc>
          <w:tcPr>
            <w:tcW w:w="555" w:type="pct"/>
            <w:tcPrChange w:id="1777" w:author="Shewmaker, Michael@Energy" w:date="2022-01-20T13:40:00Z">
              <w:tcPr>
                <w:tcW w:w="500" w:type="pct"/>
              </w:tcPr>
            </w:tcPrChange>
          </w:tcPr>
          <w:p w14:paraId="4DFB1DE1" w14:textId="77777777" w:rsidR="00F27D88" w:rsidRPr="00AA2955" w:rsidRDefault="00F27D88" w:rsidP="00414A06">
            <w:pPr>
              <w:keepNext/>
              <w:tabs>
                <w:tab w:val="left" w:pos="2160"/>
                <w:tab w:val="left" w:pos="2700"/>
                <w:tab w:val="left" w:pos="3420"/>
                <w:tab w:val="left" w:pos="3780"/>
                <w:tab w:val="left" w:pos="5760"/>
                <w:tab w:val="left" w:pos="7212"/>
              </w:tabs>
              <w:rPr>
                <w:ins w:id="1778" w:author="Shewmaker, Michael@Energy" w:date="2022-01-13T18:01:00Z"/>
                <w:rFonts w:ascii="Calibri" w:hAnsi="Calibri"/>
                <w:sz w:val="18"/>
              </w:rPr>
            </w:pPr>
          </w:p>
        </w:tc>
        <w:tc>
          <w:tcPr>
            <w:tcW w:w="556" w:type="pct"/>
            <w:tcPrChange w:id="1779" w:author="Shewmaker, Michael@Energy" w:date="2022-01-20T13:40:00Z">
              <w:tcPr>
                <w:tcW w:w="500" w:type="pct"/>
              </w:tcPr>
            </w:tcPrChange>
          </w:tcPr>
          <w:p w14:paraId="35B61C14" w14:textId="77777777" w:rsidR="00F27D88" w:rsidRPr="00AA2955" w:rsidRDefault="00F27D88" w:rsidP="00414A06">
            <w:pPr>
              <w:keepNext/>
              <w:tabs>
                <w:tab w:val="left" w:pos="2160"/>
                <w:tab w:val="left" w:pos="2700"/>
                <w:tab w:val="left" w:pos="3420"/>
                <w:tab w:val="left" w:pos="3780"/>
                <w:tab w:val="left" w:pos="5760"/>
                <w:tab w:val="left" w:pos="7212"/>
              </w:tabs>
              <w:rPr>
                <w:ins w:id="1780" w:author="Shewmaker, Michael@Energy" w:date="2022-01-13T18:01:00Z"/>
                <w:rFonts w:ascii="Calibri" w:hAnsi="Calibri"/>
                <w:sz w:val="18"/>
                <w:szCs w:val="14"/>
              </w:rPr>
            </w:pPr>
          </w:p>
        </w:tc>
        <w:tc>
          <w:tcPr>
            <w:tcW w:w="555" w:type="pct"/>
            <w:tcPrChange w:id="1781" w:author="Shewmaker, Michael@Energy" w:date="2022-01-20T13:40:00Z">
              <w:tcPr>
                <w:tcW w:w="500" w:type="pct"/>
              </w:tcPr>
            </w:tcPrChange>
          </w:tcPr>
          <w:p w14:paraId="265FEEDA" w14:textId="77777777" w:rsidR="00F27D88" w:rsidRPr="00AA2955" w:rsidRDefault="00F27D88" w:rsidP="00414A06">
            <w:pPr>
              <w:keepNext/>
              <w:tabs>
                <w:tab w:val="left" w:pos="2160"/>
                <w:tab w:val="left" w:pos="2700"/>
                <w:tab w:val="left" w:pos="3420"/>
                <w:tab w:val="left" w:pos="3780"/>
                <w:tab w:val="left" w:pos="5760"/>
                <w:tab w:val="left" w:pos="7212"/>
              </w:tabs>
              <w:rPr>
                <w:ins w:id="1782" w:author="Shewmaker, Michael@Energy" w:date="2022-01-13T18:01:00Z"/>
                <w:rFonts w:ascii="Calibri" w:hAnsi="Calibri"/>
                <w:sz w:val="18"/>
                <w:szCs w:val="14"/>
              </w:rPr>
            </w:pPr>
          </w:p>
        </w:tc>
        <w:tc>
          <w:tcPr>
            <w:tcW w:w="556" w:type="pct"/>
            <w:tcPrChange w:id="1783" w:author="Shewmaker, Michael@Energy" w:date="2022-01-20T13:40:00Z">
              <w:tcPr>
                <w:tcW w:w="500" w:type="pct"/>
              </w:tcPr>
            </w:tcPrChange>
          </w:tcPr>
          <w:p w14:paraId="495AF4E4" w14:textId="77777777" w:rsidR="00F27D88" w:rsidRPr="00AA2955" w:rsidRDefault="00F27D88" w:rsidP="00414A06">
            <w:pPr>
              <w:keepNext/>
              <w:tabs>
                <w:tab w:val="left" w:pos="2160"/>
                <w:tab w:val="left" w:pos="2700"/>
                <w:tab w:val="left" w:pos="3420"/>
                <w:tab w:val="left" w:pos="3780"/>
                <w:tab w:val="left" w:pos="5760"/>
                <w:tab w:val="left" w:pos="7212"/>
              </w:tabs>
              <w:rPr>
                <w:ins w:id="1784" w:author="Shewmaker, Michael@Energy" w:date="2022-01-13T18:01:00Z"/>
                <w:rFonts w:ascii="Calibri" w:hAnsi="Calibri"/>
                <w:sz w:val="18"/>
                <w:szCs w:val="14"/>
              </w:rPr>
            </w:pPr>
          </w:p>
        </w:tc>
        <w:tc>
          <w:tcPr>
            <w:tcW w:w="555" w:type="pct"/>
            <w:tcPrChange w:id="1785" w:author="Shewmaker, Michael@Energy" w:date="2022-01-20T13:40:00Z">
              <w:tcPr>
                <w:tcW w:w="500" w:type="pct"/>
              </w:tcPr>
            </w:tcPrChange>
          </w:tcPr>
          <w:p w14:paraId="4171A48C" w14:textId="77777777" w:rsidR="00F27D88" w:rsidRPr="00AA2955" w:rsidRDefault="00F27D88" w:rsidP="00414A06">
            <w:pPr>
              <w:keepNext/>
              <w:tabs>
                <w:tab w:val="left" w:pos="2160"/>
                <w:tab w:val="left" w:pos="2700"/>
                <w:tab w:val="left" w:pos="3420"/>
                <w:tab w:val="left" w:pos="3780"/>
                <w:tab w:val="left" w:pos="5760"/>
                <w:tab w:val="left" w:pos="7212"/>
              </w:tabs>
              <w:rPr>
                <w:ins w:id="1786" w:author="Shewmaker, Michael@Energy" w:date="2022-01-13T18:01:00Z"/>
                <w:rFonts w:ascii="Calibri" w:hAnsi="Calibri"/>
                <w:sz w:val="18"/>
                <w:szCs w:val="14"/>
              </w:rPr>
            </w:pPr>
          </w:p>
        </w:tc>
        <w:tc>
          <w:tcPr>
            <w:tcW w:w="556" w:type="pct"/>
            <w:tcPrChange w:id="1787" w:author="Shewmaker, Michael@Energy" w:date="2022-01-20T13:40:00Z">
              <w:tcPr>
                <w:tcW w:w="500" w:type="pct"/>
              </w:tcPr>
            </w:tcPrChange>
          </w:tcPr>
          <w:p w14:paraId="3FC260E8" w14:textId="77777777" w:rsidR="00F27D88" w:rsidRPr="00AA2955" w:rsidRDefault="00F27D88" w:rsidP="00414A06">
            <w:pPr>
              <w:keepNext/>
              <w:tabs>
                <w:tab w:val="left" w:pos="2160"/>
                <w:tab w:val="left" w:pos="2700"/>
                <w:tab w:val="left" w:pos="3420"/>
                <w:tab w:val="left" w:pos="3780"/>
                <w:tab w:val="left" w:pos="5760"/>
                <w:tab w:val="left" w:pos="7212"/>
              </w:tabs>
              <w:rPr>
                <w:ins w:id="1788" w:author="Shewmaker, Michael@Energy" w:date="2022-01-13T18:01:00Z"/>
                <w:rFonts w:ascii="Calibri" w:hAnsi="Calibri"/>
                <w:sz w:val="18"/>
                <w:szCs w:val="14"/>
              </w:rPr>
            </w:pPr>
          </w:p>
        </w:tc>
        <w:tc>
          <w:tcPr>
            <w:tcW w:w="556" w:type="pct"/>
            <w:tcPrChange w:id="1789" w:author="Shewmaker, Michael@Energy" w:date="2022-01-20T13:40:00Z">
              <w:tcPr>
                <w:tcW w:w="500" w:type="pct"/>
              </w:tcPr>
            </w:tcPrChange>
          </w:tcPr>
          <w:p w14:paraId="1F0C7A27" w14:textId="77777777" w:rsidR="00F27D88" w:rsidRPr="00AA2955" w:rsidRDefault="00F27D88" w:rsidP="00414A06">
            <w:pPr>
              <w:keepNext/>
              <w:tabs>
                <w:tab w:val="left" w:pos="2160"/>
                <w:tab w:val="left" w:pos="2700"/>
                <w:tab w:val="left" w:pos="3420"/>
                <w:tab w:val="left" w:pos="3780"/>
                <w:tab w:val="left" w:pos="5760"/>
                <w:tab w:val="left" w:pos="7212"/>
              </w:tabs>
              <w:rPr>
                <w:ins w:id="1790" w:author="Shewmaker, Michael@Energy" w:date="2022-01-13T18:01:00Z"/>
                <w:rFonts w:ascii="Calibri" w:hAnsi="Calibri"/>
                <w:sz w:val="18"/>
                <w:szCs w:val="14"/>
              </w:rPr>
            </w:pPr>
          </w:p>
        </w:tc>
      </w:tr>
      <w:tr w:rsidR="00AB6B49" w:rsidRPr="00414A06" w14:paraId="14744B0B" w14:textId="77777777" w:rsidTr="00414A06">
        <w:trPr>
          <w:trHeight w:val="307"/>
          <w:ins w:id="1791" w:author="Shewmaker, Michael@Energy" w:date="2022-01-13T18:01:00Z"/>
        </w:trPr>
        <w:tc>
          <w:tcPr>
            <w:tcW w:w="5000" w:type="pct"/>
            <w:gridSpan w:val="9"/>
          </w:tcPr>
          <w:p w14:paraId="6CB44F75" w14:textId="28F74124" w:rsidR="00AB6B49" w:rsidRDefault="00AB6B49" w:rsidP="00414A06">
            <w:pPr>
              <w:keepNext/>
              <w:tabs>
                <w:tab w:val="left" w:pos="2160"/>
                <w:tab w:val="left" w:pos="2700"/>
                <w:tab w:val="left" w:pos="3420"/>
                <w:tab w:val="left" w:pos="3780"/>
                <w:tab w:val="left" w:pos="5760"/>
                <w:tab w:val="left" w:pos="7212"/>
              </w:tabs>
              <w:rPr>
                <w:ins w:id="1792" w:author="Alhabibi, Haider@Energy" w:date="2022-03-02T10:09:00Z"/>
                <w:rFonts w:ascii="Calibri" w:hAnsi="Calibri"/>
                <w:sz w:val="18"/>
                <w:szCs w:val="18"/>
              </w:rPr>
            </w:pPr>
            <w:ins w:id="1793" w:author="Shewmaker, Michael@Energy" w:date="2022-01-13T18:01:00Z">
              <w:r w:rsidRPr="00AA2955">
                <w:rPr>
                  <w:rFonts w:ascii="Calibri" w:hAnsi="Calibri"/>
                  <w:sz w:val="18"/>
                  <w:szCs w:val="18"/>
                </w:rPr>
                <w:t>Options:</w:t>
              </w:r>
            </w:ins>
          </w:p>
          <w:p w14:paraId="308ACAD6" w14:textId="45715558" w:rsidR="007D5B15" w:rsidRPr="00AA2955" w:rsidRDefault="007D5B15" w:rsidP="00414A06">
            <w:pPr>
              <w:keepNext/>
              <w:tabs>
                <w:tab w:val="left" w:pos="2160"/>
                <w:tab w:val="left" w:pos="2700"/>
                <w:tab w:val="left" w:pos="3420"/>
                <w:tab w:val="left" w:pos="3780"/>
                <w:tab w:val="left" w:pos="5760"/>
                <w:tab w:val="left" w:pos="7212"/>
              </w:tabs>
              <w:rPr>
                <w:ins w:id="1794" w:author="Shewmaker, Michael@Energy" w:date="2022-01-13T18:01:00Z"/>
                <w:rFonts w:ascii="Calibri" w:hAnsi="Calibri"/>
                <w:sz w:val="18"/>
                <w:szCs w:val="18"/>
              </w:rPr>
            </w:pPr>
            <w:ins w:id="1795" w:author="Alhabibi, Haider@Energy" w:date="2022-03-02T10:09:00Z">
              <w:r w:rsidRPr="007D5B15">
                <w:rPr>
                  <w:rFonts w:ascii="Calibri" w:hAnsi="Calibri"/>
                  <w:sz w:val="18"/>
                  <w:szCs w:val="18"/>
                </w:rPr>
                <w:t>&lt;&lt;Static Text - see the top&gt;&gt;</w:t>
              </w:r>
            </w:ins>
          </w:p>
          <w:p w14:paraId="5C592873" w14:textId="79650474" w:rsidR="00AB6B49" w:rsidDel="007D5B15" w:rsidRDefault="00AB6B49" w:rsidP="00AB6B49">
            <w:pPr>
              <w:pStyle w:val="ListParagraph"/>
              <w:numPr>
                <w:ilvl w:val="0"/>
                <w:numId w:val="88"/>
              </w:numPr>
              <w:rPr>
                <w:ins w:id="1796" w:author="Shewmaker, Michael@Energy" w:date="2022-01-13T18:01:00Z"/>
                <w:del w:id="1797" w:author="Alhabibi, Haider@Energy" w:date="2022-03-02T10:09:00Z"/>
                <w:rFonts w:ascii="Calibri" w:hAnsi="Calibri"/>
                <w:sz w:val="18"/>
                <w:szCs w:val="18"/>
              </w:rPr>
            </w:pPr>
            <w:ins w:id="1798" w:author="Shewmaker, Michael@Energy" w:date="2022-01-13T18:01:00Z">
              <w:del w:id="1799" w:author="Alhabibi, Haider@Energy" w:date="2022-03-02T10:09:00Z">
                <w:r w:rsidDel="007D5B15">
                  <w:rPr>
                    <w:rFonts w:ascii="Calibri" w:hAnsi="Calibri"/>
                    <w:sz w:val="18"/>
                    <w:szCs w:val="18"/>
                  </w:rPr>
                  <w:lastRenderedPageBreak/>
                  <w:delTex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delText>
                </w:r>
              </w:del>
            </w:ins>
          </w:p>
          <w:p w14:paraId="6371A1CF" w14:textId="55D75807" w:rsidR="00AB6B49" w:rsidDel="007D5B15" w:rsidRDefault="00AB6B49" w:rsidP="00AB6B49">
            <w:pPr>
              <w:pStyle w:val="ListParagraph"/>
              <w:numPr>
                <w:ilvl w:val="0"/>
                <w:numId w:val="88"/>
              </w:numPr>
              <w:rPr>
                <w:ins w:id="1800" w:author="Shewmaker, Michael@Energy" w:date="2022-01-13T18:01:00Z"/>
                <w:del w:id="1801" w:author="Alhabibi, Haider@Energy" w:date="2022-03-02T10:09:00Z"/>
                <w:rFonts w:ascii="Calibri" w:hAnsi="Calibri"/>
                <w:sz w:val="18"/>
                <w:szCs w:val="18"/>
              </w:rPr>
            </w:pPr>
            <w:ins w:id="1802" w:author="Shewmaker, Michael@Energy" w:date="2022-01-13T18:01:00Z">
              <w:del w:id="1803" w:author="Alhabibi, Haider@Energy" w:date="2022-03-02T10:09:00Z">
                <w:r w:rsidDel="007D5B15">
                  <w:rPr>
                    <w:rFonts w:ascii="Calibri" w:hAnsi="Calibri"/>
                    <w:sz w:val="18"/>
                    <w:szCs w:val="18"/>
                  </w:rPr>
                  <w:delText>A single heat pump water heater that meets the requirements of NEEA Advanced Water Heater Specification Tier 3 or higher; or</w:delText>
                </w:r>
              </w:del>
            </w:ins>
          </w:p>
          <w:p w14:paraId="195980D5" w14:textId="2356DB60" w:rsidR="00AB6B49" w:rsidDel="007D5B15" w:rsidRDefault="00AB6B49" w:rsidP="00AB6B49">
            <w:pPr>
              <w:pStyle w:val="ListParagraph"/>
              <w:numPr>
                <w:ilvl w:val="0"/>
                <w:numId w:val="88"/>
              </w:numPr>
              <w:rPr>
                <w:ins w:id="1804" w:author="Shewmaker, Michael@Energy" w:date="2022-01-13T18:01:00Z"/>
                <w:del w:id="1805" w:author="Alhabibi, Haider@Energy" w:date="2022-03-02T10:09:00Z"/>
                <w:rFonts w:ascii="Calibri" w:hAnsi="Calibri"/>
                <w:sz w:val="18"/>
                <w:szCs w:val="18"/>
              </w:rPr>
            </w:pPr>
            <w:ins w:id="1806" w:author="Shewmaker, Michael@Energy" w:date="2022-01-13T18:01:00Z">
              <w:del w:id="1807" w:author="Alhabibi, Haider@Energy" w:date="2022-03-02T10:09:00Z">
                <w:r w:rsidDel="007D5B15">
                  <w:rPr>
                    <w:rFonts w:ascii="Calibri" w:hAnsi="Calibri"/>
                    <w:sz w:val="18"/>
                    <w:szCs w:val="18"/>
                  </w:rPr>
                  <w:delText>A gas or propane instantaneous water heater with an input of 200,000 Btu per hour or less and no storage tank; or</w:delText>
                </w:r>
              </w:del>
            </w:ins>
          </w:p>
          <w:p w14:paraId="19B01DCF" w14:textId="40189CB5" w:rsidR="00AB6B49" w:rsidRPr="00414A06" w:rsidRDefault="00AB6B49">
            <w:pPr>
              <w:pStyle w:val="ListParagraph"/>
              <w:ind w:left="1080"/>
              <w:rPr>
                <w:ins w:id="1808" w:author="Shewmaker, Michael@Energy" w:date="2022-01-13T18:01:00Z"/>
                <w:rFonts w:ascii="Calibri" w:hAnsi="Calibri"/>
                <w:sz w:val="18"/>
                <w:szCs w:val="18"/>
              </w:rPr>
              <w:pPrChange w:id="1809" w:author="Alhabibi, Haider@Energy" w:date="2022-03-02T10:09:00Z">
                <w:pPr>
                  <w:pStyle w:val="ListParagraph"/>
                  <w:framePr w:hSpace="180" w:wrap="around" w:vAnchor="text" w:hAnchor="text" w:xAlign="right" w:y="1"/>
                  <w:numPr>
                    <w:numId w:val="88"/>
                  </w:numPr>
                  <w:ind w:left="1080" w:hanging="360"/>
                  <w:suppressOverlap/>
                </w:pPr>
              </w:pPrChange>
            </w:pPr>
            <w:ins w:id="1810" w:author="Shewmaker, Michael@Energy" w:date="2022-01-13T18:01:00Z">
              <w:del w:id="1811" w:author="Alhabibi, Haider@Energy" w:date="2022-03-02T10:09:00Z">
                <w:r w:rsidRPr="00414A06" w:rsidDel="007D5B15">
                  <w:rPr>
                    <w:rFonts w:ascii="Calibri" w:hAnsi="Calibri"/>
                    <w:sz w:val="18"/>
                    <w:szCs w:val="18"/>
                  </w:rPr>
                  <w:delText>For addition that are 500 square feet or less, an instantaneous electric water heater with point of use distribution as specified in the Reference Appendices, Residential Appendix, RA4.4.5</w:delText>
                </w:r>
              </w:del>
            </w:ins>
          </w:p>
        </w:tc>
      </w:tr>
    </w:tbl>
    <w:p w14:paraId="125F7A36" w14:textId="2F5A6537" w:rsidR="00736EAB" w:rsidRDefault="00736EAB" w:rsidP="003116BB">
      <w:pPr>
        <w:rPr>
          <w:rFonts w:ascii="Calibri" w:hAnsi="Calibri"/>
        </w:rPr>
      </w:pPr>
    </w:p>
    <w:p w14:paraId="39E9B198" w14:textId="2F529C43" w:rsidR="00736EAB" w:rsidRDefault="00736EAB" w:rsidP="003116BB">
      <w:pPr>
        <w:rPr>
          <w:rFonts w:ascii="Calibri" w:hAnsi="Calibri"/>
        </w:rPr>
      </w:pPr>
    </w:p>
    <w:p w14:paraId="0F417967" w14:textId="403499FC" w:rsidR="00736EAB" w:rsidRDefault="00736EAB" w:rsidP="003116BB">
      <w:pPr>
        <w:rPr>
          <w:rFonts w:ascii="Calibri" w:hAnsi="Calibri"/>
        </w:rPr>
      </w:pPr>
    </w:p>
    <w:p w14:paraId="5F16AFA2" w14:textId="77777777" w:rsidR="00736EAB" w:rsidRDefault="00736EAB" w:rsidP="003116BB">
      <w:pPr>
        <w:rPr>
          <w:rFonts w:ascii="Calibri" w:hAnsi="Calibri"/>
        </w:rPr>
      </w:pPr>
    </w:p>
    <w:tbl>
      <w:tblPr>
        <w:tblpPr w:leftFromText="180" w:rightFromText="180" w:vertAnchor="text" w:tblpY="1"/>
        <w:tblOverlap w:val="never"/>
        <w:tblW w:w="500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99"/>
        <w:gridCol w:w="2399"/>
        <w:gridCol w:w="2400"/>
        <w:gridCol w:w="2399"/>
        <w:gridCol w:w="2399"/>
        <w:gridCol w:w="2400"/>
      </w:tblGrid>
      <w:tr w:rsidR="002B0471" w:rsidDel="003109BC" w14:paraId="1140095A" w14:textId="0B860DEA" w:rsidTr="00B00674">
        <w:trPr>
          <w:trHeight w:val="348"/>
          <w:del w:id="1812" w:author="Shewmaker, Michael@Energy" w:date="2021-12-23T11:55:00Z"/>
        </w:trPr>
        <w:tc>
          <w:tcPr>
            <w:tcW w:w="14396" w:type="dxa"/>
            <w:gridSpan w:val="6"/>
            <w:tcBorders>
              <w:top w:val="single" w:sz="4" w:space="0" w:color="auto"/>
              <w:left w:val="single" w:sz="4" w:space="0" w:color="auto"/>
              <w:bottom w:val="single" w:sz="6" w:space="0" w:color="auto"/>
              <w:right w:val="single" w:sz="4" w:space="0" w:color="auto"/>
            </w:tcBorders>
          </w:tcPr>
          <w:p w14:paraId="421A766D" w14:textId="7B96E586" w:rsidR="002B0471" w:rsidDel="003109BC" w:rsidRDefault="002B0471" w:rsidP="00B00674">
            <w:pPr>
              <w:keepNext/>
              <w:rPr>
                <w:del w:id="1813" w:author="Shewmaker, Michael@Energy" w:date="2021-12-23T11:55:00Z"/>
                <w:rFonts w:ascii="Calibri" w:eastAsia="Calibri" w:hAnsi="Calibri"/>
                <w:b/>
              </w:rPr>
            </w:pPr>
            <w:del w:id="1814" w:author="Shewmaker, Michael@Energy" w:date="2021-12-23T11:55:00Z">
              <w:r w:rsidDel="003109BC">
                <w:rPr>
                  <w:rFonts w:ascii="Calibri" w:eastAsia="Calibri" w:hAnsi="Calibri"/>
                  <w:b/>
                  <w:sz w:val="20"/>
                </w:rPr>
                <w:delText>M</w:delText>
              </w:r>
              <w:r w:rsidRPr="004358FA" w:rsidDel="003109BC">
                <w:rPr>
                  <w:rFonts w:ascii="Calibri" w:eastAsia="Calibri" w:hAnsi="Calibri"/>
                  <w:b/>
                  <w:sz w:val="20"/>
                </w:rPr>
                <w:delText xml:space="preserve">. </w:delText>
              </w:r>
              <w:r w:rsidRPr="00C93D5B" w:rsidDel="003109BC">
                <w:rPr>
                  <w:rFonts w:ascii="Calibri" w:eastAsia="Calibri" w:hAnsi="Calibri"/>
                  <w:b/>
                  <w:sz w:val="20"/>
                  <w:highlight w:val="yellow"/>
                  <w:rPrChange w:id="1815" w:author="Renee Temple" w:date="2021-11-01T09:03:00Z">
                    <w:rPr>
                      <w:rFonts w:ascii="Calibri" w:eastAsia="Calibri" w:hAnsi="Calibri"/>
                      <w:b/>
                      <w:sz w:val="20"/>
                    </w:rPr>
                  </w:rPrChange>
                </w:rPr>
                <w:delText>Multifamily</w:delText>
              </w:r>
              <w:r w:rsidDel="003109BC">
                <w:rPr>
                  <w:rFonts w:ascii="Calibri" w:eastAsia="Calibri" w:hAnsi="Calibri"/>
                  <w:b/>
                  <w:sz w:val="20"/>
                </w:rPr>
                <w:delText xml:space="preserve"> </w:delText>
              </w:r>
              <w:r w:rsidRPr="004358FA" w:rsidDel="003109BC">
                <w:rPr>
                  <w:rFonts w:ascii="Calibri" w:eastAsia="Calibri" w:hAnsi="Calibri"/>
                  <w:b/>
                  <w:sz w:val="20"/>
                </w:rPr>
                <w:delText xml:space="preserve">Space Conditioning Systems and Water Heating Systems </w:delText>
              </w:r>
            </w:del>
          </w:p>
          <w:p w14:paraId="14CF0612" w14:textId="023F8E52" w:rsidR="002F5205" w:rsidDel="003109BC" w:rsidRDefault="002B0471" w:rsidP="00B00674">
            <w:pPr>
              <w:keepNext/>
              <w:rPr>
                <w:del w:id="1816" w:author="Shewmaker, Michael@Energy" w:date="2021-12-23T11:55:00Z"/>
                <w:rFonts w:ascii="Calibri" w:hAnsi="Calibri"/>
                <w:sz w:val="18"/>
                <w:szCs w:val="18"/>
              </w:rPr>
            </w:pPr>
            <w:del w:id="1817" w:author="Shewmaker, Michael@Energy" w:date="2021-12-23T11:55:00Z">
              <w:r w:rsidRPr="00B45A2F" w:rsidDel="003109BC">
                <w:rPr>
                  <w:rFonts w:ascii="Calibri" w:eastAsia="Calibri" w:hAnsi="Calibri"/>
                  <w:sz w:val="18"/>
                  <w:szCs w:val="18"/>
                </w:rPr>
                <w:delText>&lt;&lt;</w:delText>
              </w:r>
              <w:r w:rsidDel="003109BC">
                <w:rPr>
                  <w:rFonts w:ascii="Calibri" w:eastAsia="Calibri" w:hAnsi="Calibri"/>
                  <w:sz w:val="18"/>
                  <w:szCs w:val="18"/>
                </w:rPr>
                <w:delText>If</w:delText>
              </w:r>
              <w:r w:rsidDel="003109BC">
                <w:rPr>
                  <w:rFonts w:ascii="Calibri" w:hAnsi="Calibri"/>
                  <w:sz w:val="18"/>
                  <w:szCs w:val="18"/>
                </w:rPr>
                <w:delText xml:space="preserve"> </w:delText>
              </w:r>
              <w:r w:rsidDel="003109BC">
                <w:rPr>
                  <w:rFonts w:ascii="Calibri" w:eastAsia="Calibri" w:hAnsi="Calibri"/>
                  <w:sz w:val="18"/>
                  <w:szCs w:val="18"/>
                </w:rPr>
                <w:delText xml:space="preserve">A11=Single Family, then </w:delText>
              </w:r>
              <w:r w:rsidDel="003109BC">
                <w:rPr>
                  <w:rFonts w:ascii="Calibri" w:hAnsi="Calibri"/>
                  <w:sz w:val="18"/>
                  <w:szCs w:val="18"/>
                </w:rPr>
                <w:delText xml:space="preserve">display the section does not apply message; </w:delText>
              </w:r>
            </w:del>
          </w:p>
          <w:p w14:paraId="450EE26B" w14:textId="1875CFE2" w:rsidR="002B0471" w:rsidDel="003109BC" w:rsidRDefault="002B0471" w:rsidP="00B00674">
            <w:pPr>
              <w:keepNext/>
              <w:rPr>
                <w:del w:id="1818" w:author="Shewmaker, Michael@Energy" w:date="2021-12-23T11:55:00Z"/>
                <w:rFonts w:ascii="Calibri" w:hAnsi="Calibri"/>
                <w:sz w:val="18"/>
                <w:szCs w:val="18"/>
              </w:rPr>
            </w:pPr>
            <w:del w:id="1819" w:author="Shewmaker, Michael@Energy" w:date="2021-12-23T11:55:00Z">
              <w:r w:rsidDel="003109BC">
                <w:rPr>
                  <w:rFonts w:ascii="Calibri" w:hAnsi="Calibri"/>
                  <w:sz w:val="18"/>
                  <w:szCs w:val="18"/>
                </w:rPr>
                <w:delText xml:space="preserve">if none of the following are selected in A13: Space </w:delText>
              </w:r>
              <w:r w:rsidRPr="00C24189" w:rsidDel="003109BC">
                <w:rPr>
                  <w:rFonts w:ascii="Calibri" w:hAnsi="Calibri"/>
                  <w:sz w:val="18"/>
                  <w:szCs w:val="18"/>
                </w:rPr>
                <w:delText>Heating System</w:delText>
              </w:r>
              <w:r w:rsidDel="003109BC">
                <w:rPr>
                  <w:rFonts w:ascii="Calibri" w:hAnsi="Calibri"/>
                  <w:sz w:val="18"/>
                  <w:szCs w:val="18"/>
                </w:rPr>
                <w:delText xml:space="preserve">, or Space </w:delText>
              </w:r>
              <w:r w:rsidRPr="00C24189" w:rsidDel="003109BC">
                <w:rPr>
                  <w:rFonts w:ascii="Calibri" w:hAnsi="Calibri"/>
                  <w:sz w:val="18"/>
                  <w:szCs w:val="18"/>
                </w:rPr>
                <w:delText>Cooling System</w:delText>
              </w:r>
              <w:r w:rsidDel="003109BC">
                <w:rPr>
                  <w:rFonts w:ascii="Calibri" w:hAnsi="Calibri"/>
                  <w:sz w:val="18"/>
                  <w:szCs w:val="18"/>
                </w:rPr>
                <w:delText xml:space="preserve">, or Space Conditioning </w:delText>
              </w:r>
              <w:r w:rsidRPr="00C24189" w:rsidDel="003109BC">
                <w:rPr>
                  <w:rFonts w:ascii="Calibri" w:hAnsi="Calibri"/>
                  <w:sz w:val="18"/>
                  <w:szCs w:val="18"/>
                </w:rPr>
                <w:delText>Duct System</w:delText>
              </w:r>
              <w:r w:rsidDel="003109BC">
                <w:rPr>
                  <w:rFonts w:ascii="Calibri" w:hAnsi="Calibri"/>
                  <w:sz w:val="18"/>
                  <w:szCs w:val="18"/>
                </w:rPr>
                <w:delText xml:space="preserve">, Water Heating, then display the section does not apply message; </w:delText>
              </w:r>
            </w:del>
          </w:p>
          <w:p w14:paraId="6710F97C" w14:textId="1EDC7BCC" w:rsidR="002B0471" w:rsidDel="003109BC" w:rsidRDefault="002B0471" w:rsidP="00153273">
            <w:pPr>
              <w:keepNext/>
              <w:rPr>
                <w:del w:id="1820" w:author="Shewmaker, Michael@Energy" w:date="2021-12-23T11:55:00Z"/>
                <w:rFonts w:ascii="Calibri" w:eastAsia="Calibri" w:hAnsi="Calibri"/>
                <w:sz w:val="18"/>
                <w:szCs w:val="18"/>
              </w:rPr>
            </w:pPr>
            <w:del w:id="1821" w:author="Shewmaker, Michael@Energy" w:date="2021-12-23T11:55:00Z">
              <w:r w:rsidDel="003109BC">
                <w:rPr>
                  <w:rFonts w:ascii="Calibri" w:hAnsi="Calibri"/>
                  <w:sz w:val="18"/>
                  <w:szCs w:val="18"/>
                </w:rPr>
                <w:delText xml:space="preserve">else if one or more of the following are selected in A13: Space </w:delText>
              </w:r>
              <w:r w:rsidRPr="00C24189" w:rsidDel="003109BC">
                <w:rPr>
                  <w:rFonts w:ascii="Calibri" w:hAnsi="Calibri"/>
                  <w:sz w:val="18"/>
                  <w:szCs w:val="18"/>
                </w:rPr>
                <w:delText>Heating System</w:delText>
              </w:r>
              <w:r w:rsidDel="003109BC">
                <w:rPr>
                  <w:rFonts w:ascii="Calibri" w:hAnsi="Calibri"/>
                  <w:sz w:val="18"/>
                  <w:szCs w:val="18"/>
                </w:rPr>
                <w:delText xml:space="preserve">, or Space </w:delText>
              </w:r>
              <w:r w:rsidRPr="00C24189" w:rsidDel="003109BC">
                <w:rPr>
                  <w:rFonts w:ascii="Calibri" w:hAnsi="Calibri"/>
                  <w:sz w:val="18"/>
                  <w:szCs w:val="18"/>
                </w:rPr>
                <w:delText>Cooling System</w:delText>
              </w:r>
              <w:r w:rsidDel="003109BC">
                <w:rPr>
                  <w:rFonts w:ascii="Calibri" w:hAnsi="Calibri"/>
                  <w:sz w:val="18"/>
                  <w:szCs w:val="18"/>
                </w:rPr>
                <w:delText xml:space="preserve">, or Space Conditioning </w:delText>
              </w:r>
              <w:r w:rsidRPr="00C24189" w:rsidDel="003109BC">
                <w:rPr>
                  <w:rFonts w:ascii="Calibri" w:hAnsi="Calibri"/>
                  <w:sz w:val="18"/>
                  <w:szCs w:val="18"/>
                </w:rPr>
                <w:delText>Duct System</w:delText>
              </w:r>
              <w:r w:rsidDel="003109BC">
                <w:rPr>
                  <w:rFonts w:ascii="Calibri" w:hAnsi="Calibri"/>
                  <w:sz w:val="18"/>
                  <w:szCs w:val="18"/>
                </w:rPr>
                <w:delText xml:space="preserve">, or Water Heating, then require one (1) row of data </w:delText>
              </w:r>
              <w:r w:rsidRPr="00AC588E" w:rsidDel="003109BC">
                <w:rPr>
                  <w:rFonts w:ascii="Calibri" w:eastAsia="Calibri" w:hAnsi="Calibri"/>
                  <w:sz w:val="18"/>
                  <w:szCs w:val="18"/>
                </w:rPr>
                <w:delText xml:space="preserve">to be entered in this </w:delText>
              </w:r>
              <w:r w:rsidDel="003109BC">
                <w:rPr>
                  <w:rFonts w:ascii="Calibri" w:eastAsia="Calibri" w:hAnsi="Calibri"/>
                  <w:sz w:val="18"/>
                  <w:szCs w:val="18"/>
                </w:rPr>
                <w:delText xml:space="preserve">section </w:delText>
              </w:r>
              <w:r w:rsidRPr="00AC588E" w:rsidDel="003109BC">
                <w:rPr>
                  <w:rFonts w:ascii="Calibri" w:eastAsia="Calibri" w:hAnsi="Calibri"/>
                  <w:sz w:val="18"/>
                  <w:szCs w:val="18"/>
                </w:rPr>
                <w:delText xml:space="preserve">for </w:delText>
              </w:r>
              <w:r w:rsidDel="003109BC">
                <w:rPr>
                  <w:rFonts w:ascii="Calibri" w:eastAsia="Calibri" w:hAnsi="Calibri"/>
                  <w:sz w:val="18"/>
                  <w:szCs w:val="18"/>
                </w:rPr>
                <w:delText xml:space="preserve">each of </w:delText>
              </w:r>
              <w:r w:rsidRPr="00AC588E" w:rsidDel="003109BC">
                <w:rPr>
                  <w:rFonts w:ascii="Calibri" w:eastAsia="Calibri" w:hAnsi="Calibri"/>
                  <w:sz w:val="18"/>
                  <w:szCs w:val="18"/>
                </w:rPr>
                <w:delText xml:space="preserve">the quantity of </w:delText>
              </w:r>
              <w:r w:rsidDel="003109BC">
                <w:rPr>
                  <w:rFonts w:ascii="Calibri" w:eastAsia="Calibri" w:hAnsi="Calibri"/>
                  <w:sz w:val="18"/>
                  <w:szCs w:val="18"/>
                </w:rPr>
                <w:delText xml:space="preserve">dwelling units </w:delText>
              </w:r>
              <w:r w:rsidRPr="00AC588E" w:rsidDel="003109BC">
                <w:rPr>
                  <w:rFonts w:ascii="Calibri" w:eastAsia="Calibri" w:hAnsi="Calibri"/>
                  <w:sz w:val="18"/>
                  <w:szCs w:val="18"/>
                </w:rPr>
                <w:delText>entered in A0</w:delText>
              </w:r>
              <w:r w:rsidDel="003109BC">
                <w:rPr>
                  <w:rFonts w:ascii="Calibri" w:eastAsia="Calibri" w:hAnsi="Calibri"/>
                  <w:sz w:val="18"/>
                  <w:szCs w:val="18"/>
                </w:rPr>
                <w:delText xml:space="preserve">6; require </w:delText>
              </w:r>
              <w:r w:rsidRPr="003B47D8" w:rsidDel="003109BC">
                <w:rPr>
                  <w:rFonts w:ascii="Calibri" w:eastAsia="Calibri" w:hAnsi="Calibri"/>
                  <w:sz w:val="18"/>
                  <w:szCs w:val="18"/>
                  <w:u w:val="single"/>
                </w:rPr>
                <w:delText>one (1) unique</w:delText>
              </w:r>
              <w:r w:rsidDel="003109BC">
                <w:rPr>
                  <w:rFonts w:ascii="Calibri" w:eastAsia="Calibri" w:hAnsi="Calibri"/>
                  <w:sz w:val="18"/>
                  <w:szCs w:val="18"/>
                </w:rPr>
                <w:delText xml:space="preserve"> dwelling unit name in </w:delText>
              </w:r>
              <w:r w:rsidR="00153273" w:rsidDel="003109BC">
                <w:rPr>
                  <w:rFonts w:ascii="Calibri" w:eastAsia="Calibri" w:hAnsi="Calibri"/>
                  <w:sz w:val="18"/>
                  <w:szCs w:val="18"/>
                </w:rPr>
                <w:delText>M01</w:delText>
              </w:r>
              <w:r w:rsidDel="003109BC">
                <w:rPr>
                  <w:rFonts w:ascii="Calibri" w:eastAsia="Calibri" w:hAnsi="Calibri"/>
                  <w:sz w:val="18"/>
                  <w:szCs w:val="18"/>
                </w:rPr>
                <w:delText xml:space="preserve"> for each of the</w:delText>
              </w:r>
              <w:r w:rsidRPr="00AC588E" w:rsidDel="003109BC">
                <w:rPr>
                  <w:rFonts w:ascii="Calibri" w:eastAsia="Calibri" w:hAnsi="Calibri"/>
                  <w:sz w:val="18"/>
                  <w:szCs w:val="18"/>
                </w:rPr>
                <w:delText xml:space="preserve"> quantity of </w:delText>
              </w:r>
              <w:r w:rsidDel="003109BC">
                <w:rPr>
                  <w:rFonts w:ascii="Calibri" w:eastAsia="Calibri" w:hAnsi="Calibri"/>
                  <w:sz w:val="18"/>
                  <w:szCs w:val="18"/>
                </w:rPr>
                <w:delText xml:space="preserve">dwelling units </w:delText>
              </w:r>
              <w:r w:rsidRPr="00AC588E" w:rsidDel="003109BC">
                <w:rPr>
                  <w:rFonts w:ascii="Calibri" w:eastAsia="Calibri" w:hAnsi="Calibri"/>
                  <w:sz w:val="18"/>
                  <w:szCs w:val="18"/>
                </w:rPr>
                <w:delText>entered in A0</w:delText>
              </w:r>
              <w:r w:rsidDel="003109BC">
                <w:rPr>
                  <w:rFonts w:ascii="Calibri" w:eastAsia="Calibri" w:hAnsi="Calibri"/>
                  <w:sz w:val="18"/>
                  <w:szCs w:val="18"/>
                </w:rPr>
                <w:delText>6; &gt;&gt;</w:delText>
              </w:r>
            </w:del>
          </w:p>
        </w:tc>
      </w:tr>
      <w:tr w:rsidR="002B0471" w:rsidRPr="0048403C" w:rsidDel="003109BC" w14:paraId="50E51378" w14:textId="05BA5B57" w:rsidTr="00B00674">
        <w:trPr>
          <w:trHeight w:val="223"/>
          <w:del w:id="1822" w:author="Shewmaker, Michael@Energy" w:date="2021-12-23T11:55:00Z"/>
        </w:trPr>
        <w:tc>
          <w:tcPr>
            <w:tcW w:w="2399" w:type="dxa"/>
            <w:tcBorders>
              <w:top w:val="single" w:sz="6" w:space="0" w:color="auto"/>
              <w:left w:val="single" w:sz="4" w:space="0" w:color="auto"/>
              <w:bottom w:val="single" w:sz="6" w:space="0" w:color="auto"/>
            </w:tcBorders>
            <w:vAlign w:val="bottom"/>
          </w:tcPr>
          <w:p w14:paraId="60B38C79" w14:textId="4A7623B1" w:rsidR="002B0471" w:rsidRPr="0048403C" w:rsidDel="003109BC" w:rsidRDefault="002B0471" w:rsidP="00B00674">
            <w:pPr>
              <w:keepNext/>
              <w:jc w:val="center"/>
              <w:rPr>
                <w:del w:id="1823" w:author="Shewmaker, Michael@Energy" w:date="2021-12-23T11:55:00Z"/>
                <w:rFonts w:ascii="Calibri" w:hAnsi="Calibri"/>
                <w:sz w:val="18"/>
                <w:szCs w:val="18"/>
              </w:rPr>
            </w:pPr>
            <w:del w:id="1824" w:author="Shewmaker, Michael@Energy" w:date="2021-12-23T11:55:00Z">
              <w:r w:rsidRPr="0048403C" w:rsidDel="003109BC">
                <w:rPr>
                  <w:rFonts w:ascii="Calibri" w:hAnsi="Calibri"/>
                  <w:sz w:val="18"/>
                  <w:szCs w:val="18"/>
                </w:rPr>
                <w:delText>01</w:delText>
              </w:r>
            </w:del>
          </w:p>
        </w:tc>
        <w:tc>
          <w:tcPr>
            <w:tcW w:w="2399" w:type="dxa"/>
            <w:tcBorders>
              <w:top w:val="single" w:sz="6" w:space="0" w:color="auto"/>
              <w:bottom w:val="single" w:sz="6" w:space="0" w:color="auto"/>
            </w:tcBorders>
            <w:vAlign w:val="bottom"/>
          </w:tcPr>
          <w:p w14:paraId="6320E26F" w14:textId="1C35B1E2" w:rsidR="002B0471" w:rsidRPr="0048403C" w:rsidDel="003109BC" w:rsidRDefault="002B0471" w:rsidP="00B00674">
            <w:pPr>
              <w:keepNext/>
              <w:jc w:val="center"/>
              <w:rPr>
                <w:del w:id="1825" w:author="Shewmaker, Michael@Energy" w:date="2021-12-23T11:55:00Z"/>
                <w:rFonts w:ascii="Calibri" w:hAnsi="Calibri"/>
                <w:sz w:val="18"/>
                <w:szCs w:val="18"/>
              </w:rPr>
            </w:pPr>
            <w:del w:id="1826" w:author="Shewmaker, Michael@Energy" w:date="2021-12-23T11:55:00Z">
              <w:r w:rsidRPr="0048403C" w:rsidDel="003109BC">
                <w:rPr>
                  <w:rFonts w:ascii="Calibri" w:hAnsi="Calibri"/>
                  <w:sz w:val="18"/>
                  <w:szCs w:val="18"/>
                </w:rPr>
                <w:delText>02</w:delText>
              </w:r>
            </w:del>
          </w:p>
        </w:tc>
        <w:tc>
          <w:tcPr>
            <w:tcW w:w="2400" w:type="dxa"/>
            <w:tcBorders>
              <w:top w:val="single" w:sz="6" w:space="0" w:color="auto"/>
              <w:bottom w:val="single" w:sz="6" w:space="0" w:color="auto"/>
            </w:tcBorders>
            <w:vAlign w:val="bottom"/>
          </w:tcPr>
          <w:p w14:paraId="7F9BAC6A" w14:textId="3DF57F1A" w:rsidR="002B0471" w:rsidRPr="0048403C" w:rsidDel="003109BC" w:rsidRDefault="002B0471" w:rsidP="00B00674">
            <w:pPr>
              <w:keepNext/>
              <w:jc w:val="center"/>
              <w:rPr>
                <w:del w:id="1827" w:author="Shewmaker, Michael@Energy" w:date="2021-12-23T11:55:00Z"/>
                <w:rFonts w:ascii="Calibri" w:hAnsi="Calibri"/>
                <w:sz w:val="18"/>
                <w:szCs w:val="18"/>
              </w:rPr>
            </w:pPr>
            <w:del w:id="1828" w:author="Shewmaker, Michael@Energy" w:date="2021-12-23T11:55:00Z">
              <w:r w:rsidRPr="0048403C" w:rsidDel="003109BC">
                <w:rPr>
                  <w:rFonts w:ascii="Calibri" w:hAnsi="Calibri"/>
                  <w:sz w:val="18"/>
                  <w:szCs w:val="18"/>
                </w:rPr>
                <w:delText>03</w:delText>
              </w:r>
            </w:del>
          </w:p>
        </w:tc>
        <w:tc>
          <w:tcPr>
            <w:tcW w:w="2399" w:type="dxa"/>
            <w:tcBorders>
              <w:top w:val="single" w:sz="6" w:space="0" w:color="auto"/>
              <w:bottom w:val="single" w:sz="6" w:space="0" w:color="auto"/>
            </w:tcBorders>
            <w:vAlign w:val="bottom"/>
          </w:tcPr>
          <w:p w14:paraId="12325486" w14:textId="10758E6E" w:rsidR="002B0471" w:rsidRPr="0048403C" w:rsidDel="003109BC" w:rsidRDefault="002B0471" w:rsidP="00B00674">
            <w:pPr>
              <w:keepNext/>
              <w:jc w:val="center"/>
              <w:rPr>
                <w:del w:id="1829" w:author="Shewmaker, Michael@Energy" w:date="2021-12-23T11:55:00Z"/>
                <w:rFonts w:ascii="Calibri" w:hAnsi="Calibri"/>
                <w:sz w:val="18"/>
                <w:szCs w:val="18"/>
              </w:rPr>
            </w:pPr>
            <w:del w:id="1830" w:author="Shewmaker, Michael@Energy" w:date="2021-12-23T11:55:00Z">
              <w:r w:rsidDel="003109BC">
                <w:rPr>
                  <w:rFonts w:ascii="Calibri" w:hAnsi="Calibri"/>
                  <w:sz w:val="18"/>
                  <w:szCs w:val="18"/>
                </w:rPr>
                <w:delText>04</w:delText>
              </w:r>
            </w:del>
          </w:p>
        </w:tc>
        <w:tc>
          <w:tcPr>
            <w:tcW w:w="2399" w:type="dxa"/>
            <w:tcBorders>
              <w:top w:val="single" w:sz="6" w:space="0" w:color="auto"/>
              <w:bottom w:val="single" w:sz="6" w:space="0" w:color="auto"/>
              <w:right w:val="single" w:sz="6" w:space="0" w:color="auto"/>
            </w:tcBorders>
            <w:vAlign w:val="bottom"/>
          </w:tcPr>
          <w:p w14:paraId="2FE14F74" w14:textId="729A826F" w:rsidR="002B0471" w:rsidRPr="0048403C" w:rsidDel="003109BC" w:rsidRDefault="002B0471" w:rsidP="00B00674">
            <w:pPr>
              <w:keepNext/>
              <w:jc w:val="center"/>
              <w:rPr>
                <w:del w:id="1831" w:author="Shewmaker, Michael@Energy" w:date="2021-12-23T11:55:00Z"/>
                <w:rFonts w:ascii="Calibri" w:hAnsi="Calibri"/>
                <w:sz w:val="18"/>
                <w:szCs w:val="18"/>
              </w:rPr>
            </w:pPr>
            <w:del w:id="1832" w:author="Shewmaker, Michael@Energy" w:date="2021-12-23T11:55:00Z">
              <w:r w:rsidDel="003109BC">
                <w:rPr>
                  <w:rFonts w:ascii="Calibri" w:hAnsi="Calibri"/>
                  <w:sz w:val="18"/>
                  <w:szCs w:val="18"/>
                </w:rPr>
                <w:delText>05</w:delText>
              </w:r>
            </w:del>
          </w:p>
        </w:tc>
        <w:tc>
          <w:tcPr>
            <w:tcW w:w="2400" w:type="dxa"/>
            <w:tcBorders>
              <w:top w:val="single" w:sz="6" w:space="0" w:color="auto"/>
              <w:left w:val="single" w:sz="6" w:space="0" w:color="auto"/>
              <w:bottom w:val="single" w:sz="6" w:space="0" w:color="auto"/>
              <w:right w:val="single" w:sz="4" w:space="0" w:color="auto"/>
            </w:tcBorders>
          </w:tcPr>
          <w:p w14:paraId="71B1E683" w14:textId="63CB34ED" w:rsidR="002B0471" w:rsidRPr="0048403C" w:rsidDel="003109BC" w:rsidRDefault="002B0471" w:rsidP="00B00674">
            <w:pPr>
              <w:keepNext/>
              <w:jc w:val="center"/>
              <w:rPr>
                <w:del w:id="1833" w:author="Shewmaker, Michael@Energy" w:date="2021-12-23T11:55:00Z"/>
                <w:rFonts w:ascii="Calibri" w:hAnsi="Calibri"/>
                <w:sz w:val="18"/>
                <w:szCs w:val="18"/>
              </w:rPr>
            </w:pPr>
            <w:del w:id="1834" w:author="Shewmaker, Michael@Energy" w:date="2021-12-23T11:55:00Z">
              <w:r w:rsidDel="003109BC">
                <w:rPr>
                  <w:rFonts w:ascii="Calibri" w:hAnsi="Calibri"/>
                  <w:sz w:val="18"/>
                  <w:szCs w:val="18"/>
                </w:rPr>
                <w:delText>06</w:delText>
              </w:r>
            </w:del>
          </w:p>
        </w:tc>
      </w:tr>
      <w:tr w:rsidR="002B0471" w:rsidRPr="0048403C" w:rsidDel="003109BC" w14:paraId="21791411" w14:textId="2C78889D" w:rsidTr="00B00674">
        <w:trPr>
          <w:trHeight w:val="291"/>
          <w:del w:id="1835" w:author="Shewmaker, Michael@Energy" w:date="2021-12-23T11:55:00Z"/>
        </w:trPr>
        <w:tc>
          <w:tcPr>
            <w:tcW w:w="2399" w:type="dxa"/>
            <w:tcBorders>
              <w:top w:val="single" w:sz="6" w:space="0" w:color="auto"/>
              <w:left w:val="single" w:sz="4" w:space="0" w:color="auto"/>
              <w:bottom w:val="single" w:sz="6" w:space="0" w:color="auto"/>
            </w:tcBorders>
            <w:vAlign w:val="bottom"/>
          </w:tcPr>
          <w:p w14:paraId="7F28C160" w14:textId="410EBB3F" w:rsidR="002B0471" w:rsidRPr="0048403C" w:rsidDel="003109BC" w:rsidRDefault="002B0471" w:rsidP="00B00674">
            <w:pPr>
              <w:keepNext/>
              <w:jc w:val="center"/>
              <w:rPr>
                <w:del w:id="1836" w:author="Shewmaker, Michael@Energy" w:date="2021-12-23T11:55:00Z"/>
                <w:rFonts w:ascii="Calibri" w:hAnsi="Calibri"/>
                <w:sz w:val="18"/>
                <w:szCs w:val="18"/>
                <w:vertAlign w:val="superscript"/>
              </w:rPr>
            </w:pPr>
            <w:del w:id="1837" w:author="Shewmaker, Michael@Energy" w:date="2021-12-23T11:55:00Z">
              <w:r w:rsidRPr="0048403C" w:rsidDel="003109BC">
                <w:rPr>
                  <w:rFonts w:ascii="Calibri" w:hAnsi="Calibri"/>
                  <w:sz w:val="18"/>
                  <w:szCs w:val="18"/>
                </w:rPr>
                <w:delText>Dwelling Unit Name</w:delText>
              </w:r>
            </w:del>
          </w:p>
        </w:tc>
        <w:tc>
          <w:tcPr>
            <w:tcW w:w="2399" w:type="dxa"/>
            <w:tcBorders>
              <w:top w:val="single" w:sz="6" w:space="0" w:color="auto"/>
              <w:bottom w:val="single" w:sz="6" w:space="0" w:color="auto"/>
            </w:tcBorders>
            <w:vAlign w:val="bottom"/>
          </w:tcPr>
          <w:p w14:paraId="598F7776" w14:textId="0EC6ACCA" w:rsidR="002B0471" w:rsidRPr="00191EC3" w:rsidDel="003109BC" w:rsidRDefault="002B0471" w:rsidP="00B00674">
            <w:pPr>
              <w:keepNext/>
              <w:jc w:val="center"/>
              <w:rPr>
                <w:del w:id="1838" w:author="Shewmaker, Michael@Energy" w:date="2021-12-23T11:55:00Z"/>
                <w:rFonts w:ascii="Calibri" w:hAnsi="Calibri"/>
                <w:sz w:val="18"/>
                <w:szCs w:val="18"/>
              </w:rPr>
            </w:pPr>
            <w:del w:id="1839" w:author="Shewmaker, Michael@Energy" w:date="2021-12-23T11:55:00Z">
              <w:r w:rsidDel="003109BC">
                <w:rPr>
                  <w:rFonts w:ascii="Calibri" w:hAnsi="Calibri"/>
                  <w:sz w:val="18"/>
                  <w:szCs w:val="18"/>
                </w:rPr>
                <w:delText>Dwelling Unit Total CFA = Sum of Existing + Addition (ft</w:delText>
              </w:r>
              <w:r w:rsidDel="003109BC">
                <w:rPr>
                  <w:rFonts w:ascii="Calibri" w:hAnsi="Calibri"/>
                  <w:sz w:val="18"/>
                  <w:szCs w:val="18"/>
                  <w:vertAlign w:val="superscript"/>
                </w:rPr>
                <w:delText>2</w:delText>
              </w:r>
              <w:r w:rsidDel="003109BC">
                <w:rPr>
                  <w:rFonts w:ascii="Calibri" w:hAnsi="Calibri"/>
                  <w:sz w:val="18"/>
                  <w:szCs w:val="18"/>
                </w:rPr>
                <w:delText>)</w:delText>
              </w:r>
            </w:del>
          </w:p>
        </w:tc>
        <w:tc>
          <w:tcPr>
            <w:tcW w:w="2400" w:type="dxa"/>
            <w:tcBorders>
              <w:top w:val="single" w:sz="6" w:space="0" w:color="auto"/>
              <w:bottom w:val="single" w:sz="6" w:space="0" w:color="auto"/>
            </w:tcBorders>
            <w:vAlign w:val="bottom"/>
          </w:tcPr>
          <w:p w14:paraId="6FE6BFCF" w14:textId="75DDAA3A" w:rsidR="002B0471" w:rsidRPr="0048403C" w:rsidDel="003109BC" w:rsidRDefault="002B0471" w:rsidP="00B00674">
            <w:pPr>
              <w:keepNext/>
              <w:jc w:val="center"/>
              <w:rPr>
                <w:del w:id="1840" w:author="Shewmaker, Michael@Energy" w:date="2021-12-23T11:55:00Z"/>
                <w:rFonts w:ascii="Calibri" w:hAnsi="Calibri"/>
                <w:sz w:val="18"/>
                <w:szCs w:val="18"/>
              </w:rPr>
            </w:pPr>
            <w:del w:id="1841" w:author="Shewmaker, Michael@Energy" w:date="2021-12-23T11:55:00Z">
              <w:r w:rsidDel="003109BC">
                <w:rPr>
                  <w:rFonts w:ascii="Calibri" w:hAnsi="Calibri"/>
                  <w:sz w:val="18"/>
                  <w:szCs w:val="18"/>
                </w:rPr>
                <w:delText>Central Water Heating System ID or Name</w:delText>
              </w:r>
            </w:del>
          </w:p>
        </w:tc>
        <w:tc>
          <w:tcPr>
            <w:tcW w:w="2399" w:type="dxa"/>
            <w:tcBorders>
              <w:top w:val="single" w:sz="6" w:space="0" w:color="auto"/>
              <w:bottom w:val="single" w:sz="6" w:space="0" w:color="auto"/>
            </w:tcBorders>
            <w:vAlign w:val="bottom"/>
          </w:tcPr>
          <w:p w14:paraId="02594F28" w14:textId="32EA893F" w:rsidR="002B0471" w:rsidRPr="0048403C" w:rsidDel="003109BC" w:rsidRDefault="002B0471" w:rsidP="00B00674">
            <w:pPr>
              <w:keepNext/>
              <w:jc w:val="center"/>
              <w:rPr>
                <w:del w:id="1842" w:author="Shewmaker, Michael@Energy" w:date="2021-12-23T11:55:00Z"/>
                <w:rFonts w:ascii="Calibri" w:hAnsi="Calibri"/>
                <w:sz w:val="18"/>
                <w:szCs w:val="18"/>
              </w:rPr>
            </w:pPr>
            <w:del w:id="1843" w:author="Shewmaker, Michael@Energy" w:date="2021-12-23T11:55:00Z">
              <w:r w:rsidDel="003109BC">
                <w:rPr>
                  <w:rFonts w:ascii="Calibri" w:hAnsi="Calibri"/>
                  <w:sz w:val="18"/>
                  <w:szCs w:val="18"/>
                </w:rPr>
                <w:delText>Dwelling Unit Water Heating System ID or Name</w:delText>
              </w:r>
            </w:del>
          </w:p>
        </w:tc>
        <w:tc>
          <w:tcPr>
            <w:tcW w:w="2399" w:type="dxa"/>
            <w:tcBorders>
              <w:top w:val="single" w:sz="6" w:space="0" w:color="auto"/>
              <w:bottom w:val="single" w:sz="6" w:space="0" w:color="auto"/>
              <w:right w:val="single" w:sz="6" w:space="0" w:color="auto"/>
            </w:tcBorders>
            <w:vAlign w:val="bottom"/>
          </w:tcPr>
          <w:p w14:paraId="373E54D3" w14:textId="604C05F2" w:rsidR="002B0471" w:rsidRPr="0048403C" w:rsidDel="003109BC" w:rsidRDefault="002B0471" w:rsidP="00B00674">
            <w:pPr>
              <w:keepNext/>
              <w:jc w:val="center"/>
              <w:rPr>
                <w:del w:id="1844" w:author="Shewmaker, Michael@Energy" w:date="2021-12-23T11:55:00Z"/>
                <w:rFonts w:ascii="Calibri" w:hAnsi="Calibri"/>
                <w:sz w:val="18"/>
                <w:szCs w:val="18"/>
              </w:rPr>
            </w:pPr>
            <w:del w:id="1845" w:author="Shewmaker, Michael@Energy" w:date="2021-12-23T11:55:00Z">
              <w:r w:rsidDel="003109BC">
                <w:rPr>
                  <w:rFonts w:ascii="Calibri" w:hAnsi="Calibri"/>
                  <w:sz w:val="18"/>
                  <w:szCs w:val="18"/>
                </w:rPr>
                <w:delText>Dwelling Unit: Alteration to Existing or Installing a New Space Conditioning System?</w:delText>
              </w:r>
            </w:del>
          </w:p>
        </w:tc>
        <w:tc>
          <w:tcPr>
            <w:tcW w:w="2400" w:type="dxa"/>
            <w:tcBorders>
              <w:top w:val="single" w:sz="6" w:space="0" w:color="auto"/>
              <w:left w:val="single" w:sz="6" w:space="0" w:color="auto"/>
              <w:bottom w:val="single" w:sz="6" w:space="0" w:color="auto"/>
              <w:right w:val="single" w:sz="4" w:space="0" w:color="auto"/>
            </w:tcBorders>
            <w:vAlign w:val="bottom"/>
          </w:tcPr>
          <w:p w14:paraId="6D48EB55" w14:textId="417E7C6F" w:rsidR="002B0471" w:rsidRPr="0048403C" w:rsidDel="003109BC" w:rsidRDefault="002B0471" w:rsidP="00B00674">
            <w:pPr>
              <w:keepNext/>
              <w:jc w:val="center"/>
              <w:rPr>
                <w:del w:id="1846" w:author="Shewmaker, Michael@Energy" w:date="2021-12-23T11:55:00Z"/>
                <w:rFonts w:ascii="Calibri" w:hAnsi="Calibri"/>
                <w:sz w:val="18"/>
                <w:szCs w:val="18"/>
              </w:rPr>
            </w:pPr>
            <w:del w:id="1847" w:author="Shewmaker, Michael@Energy" w:date="2021-12-23T11:55:00Z">
              <w:r w:rsidRPr="0048403C" w:rsidDel="003109BC">
                <w:rPr>
                  <w:rFonts w:ascii="Calibri" w:hAnsi="Calibri"/>
                  <w:sz w:val="18"/>
                  <w:szCs w:val="18"/>
                </w:rPr>
                <w:delText>Comments</w:delText>
              </w:r>
            </w:del>
          </w:p>
        </w:tc>
      </w:tr>
      <w:tr w:rsidR="002B0471" w:rsidDel="003109BC" w14:paraId="38A96307" w14:textId="06DB44C8" w:rsidTr="00B00674">
        <w:trPr>
          <w:trHeight w:val="250"/>
          <w:del w:id="1848" w:author="Shewmaker, Michael@Energy" w:date="2021-12-23T11:55:00Z"/>
        </w:trPr>
        <w:tc>
          <w:tcPr>
            <w:tcW w:w="2399" w:type="dxa"/>
            <w:tcBorders>
              <w:top w:val="single" w:sz="6" w:space="0" w:color="auto"/>
              <w:left w:val="single" w:sz="4" w:space="0" w:color="auto"/>
              <w:bottom w:val="single" w:sz="6" w:space="0" w:color="auto"/>
            </w:tcBorders>
          </w:tcPr>
          <w:p w14:paraId="3D039124" w14:textId="3BFAF332" w:rsidR="002B0471" w:rsidDel="003109BC" w:rsidRDefault="002B0471" w:rsidP="00B00674">
            <w:pPr>
              <w:keepNext/>
              <w:rPr>
                <w:del w:id="1849" w:author="Shewmaker, Michael@Energy" w:date="2021-12-23T11:55:00Z"/>
                <w:rFonts w:ascii="Calibri" w:hAnsi="Calibri"/>
                <w:sz w:val="18"/>
                <w:szCs w:val="18"/>
              </w:rPr>
            </w:pPr>
            <w:del w:id="1850" w:author="Shewmaker, Michael@Energy" w:date="2021-12-23T11:55:00Z">
              <w:r w:rsidDel="003109BC">
                <w:rPr>
                  <w:rFonts w:ascii="Calibri" w:hAnsi="Calibri"/>
                  <w:sz w:val="18"/>
                  <w:szCs w:val="18"/>
                </w:rPr>
                <w:delText xml:space="preserve">&lt;&lt;user entry text; require at least the same quantity of unique dwelling unit names to be entered in this column as are identified in A06;  </w:delText>
              </w:r>
            </w:del>
          </w:p>
          <w:p w14:paraId="4CE3D810" w14:textId="1F896B34" w:rsidR="002B0471" w:rsidRPr="00C24189" w:rsidDel="003109BC" w:rsidRDefault="002B0471" w:rsidP="00B00674">
            <w:pPr>
              <w:keepNext/>
              <w:rPr>
                <w:del w:id="1851" w:author="Shewmaker, Michael@Energy" w:date="2021-12-23T11:55:00Z"/>
                <w:rFonts w:ascii="Calibri" w:hAnsi="Calibri"/>
                <w:sz w:val="18"/>
                <w:szCs w:val="18"/>
              </w:rPr>
            </w:pPr>
            <w:del w:id="1852" w:author="Shewmaker, Michael@Energy" w:date="2021-12-23T11:55:00Z">
              <w:r w:rsidDel="003109BC">
                <w:rPr>
                  <w:rFonts w:ascii="Calibri" w:hAnsi="Calibri"/>
                  <w:sz w:val="18"/>
                  <w:szCs w:val="18"/>
                </w:rPr>
                <w:delText>do not allow duplicate dwelling unit names&gt;&gt;</w:delText>
              </w:r>
            </w:del>
          </w:p>
        </w:tc>
        <w:tc>
          <w:tcPr>
            <w:tcW w:w="2399" w:type="dxa"/>
            <w:tcBorders>
              <w:top w:val="single" w:sz="6" w:space="0" w:color="auto"/>
              <w:bottom w:val="single" w:sz="6" w:space="0" w:color="auto"/>
            </w:tcBorders>
          </w:tcPr>
          <w:p w14:paraId="5BE4AA50" w14:textId="17861980" w:rsidR="002B0471" w:rsidDel="003109BC" w:rsidRDefault="002B0471" w:rsidP="00B00674">
            <w:pPr>
              <w:keepNext/>
              <w:rPr>
                <w:del w:id="1853" w:author="Shewmaker, Michael@Energy" w:date="2021-12-23T11:55:00Z"/>
                <w:rFonts w:ascii="Calibri" w:hAnsi="Calibri"/>
                <w:sz w:val="18"/>
                <w:szCs w:val="18"/>
              </w:rPr>
            </w:pPr>
            <w:del w:id="1854" w:author="Shewmaker, Michael@Energy" w:date="2021-12-23T11:55:00Z">
              <w:r w:rsidDel="003109BC">
                <w:rPr>
                  <w:rFonts w:ascii="Calibri" w:hAnsi="Calibri"/>
                  <w:sz w:val="18"/>
                  <w:szCs w:val="18"/>
                </w:rPr>
                <w:delText xml:space="preserve">&lt;&lt;user entry: number </w:delText>
              </w:r>
              <w:r w:rsidDel="003109BC">
                <w:rPr>
                  <w:rFonts w:ascii="Calibri" w:hAnsi="Calibri" w:cs="Calibri"/>
                  <w:sz w:val="18"/>
                  <w:szCs w:val="18"/>
                </w:rPr>
                <w:delText>≥</w:delText>
              </w:r>
              <w:r w:rsidDel="003109BC">
                <w:rPr>
                  <w:rFonts w:ascii="Calibri" w:hAnsi="Calibri"/>
                  <w:sz w:val="18"/>
                  <w:szCs w:val="18"/>
                </w:rPr>
                <w:delText xml:space="preserve"> 0; for each dwelling unit name in M01&gt;&gt;</w:delText>
              </w:r>
            </w:del>
          </w:p>
        </w:tc>
        <w:tc>
          <w:tcPr>
            <w:tcW w:w="2400" w:type="dxa"/>
            <w:tcBorders>
              <w:top w:val="single" w:sz="6" w:space="0" w:color="auto"/>
              <w:bottom w:val="single" w:sz="6" w:space="0" w:color="auto"/>
            </w:tcBorders>
          </w:tcPr>
          <w:p w14:paraId="6E66AA5B" w14:textId="73853EB1" w:rsidR="002B0471" w:rsidDel="003109BC" w:rsidRDefault="002B0471" w:rsidP="00B00674">
            <w:pPr>
              <w:keepNext/>
              <w:rPr>
                <w:del w:id="1855" w:author="Shewmaker, Michael@Energy" w:date="2021-12-23T11:55:00Z"/>
                <w:rFonts w:ascii="Calibri" w:hAnsi="Calibri"/>
                <w:sz w:val="18"/>
                <w:szCs w:val="18"/>
              </w:rPr>
            </w:pPr>
            <w:del w:id="1856" w:author="Shewmaker, Michael@Energy" w:date="2021-12-23T11:55:00Z">
              <w:r w:rsidDel="003109BC">
                <w:rPr>
                  <w:rFonts w:ascii="Calibri" w:hAnsi="Calibri"/>
                  <w:sz w:val="18"/>
                  <w:szCs w:val="18"/>
                </w:rPr>
                <w:delText>&lt;&lt;user pick from list comprised of all the Water Heating Systems in L01 in which L02 = Central; allow user to enter NA if the dwelling unit is not served by a central DHW system&gt;&gt;</w:delText>
              </w:r>
            </w:del>
          </w:p>
        </w:tc>
        <w:tc>
          <w:tcPr>
            <w:tcW w:w="2399" w:type="dxa"/>
            <w:tcBorders>
              <w:top w:val="single" w:sz="6" w:space="0" w:color="auto"/>
              <w:bottom w:val="single" w:sz="6" w:space="0" w:color="auto"/>
            </w:tcBorders>
          </w:tcPr>
          <w:p w14:paraId="73A26974" w14:textId="498E9847" w:rsidR="002B0471" w:rsidRPr="00C24189" w:rsidDel="003109BC" w:rsidRDefault="002B0471" w:rsidP="00B00674">
            <w:pPr>
              <w:keepNext/>
              <w:rPr>
                <w:del w:id="1857" w:author="Shewmaker, Michael@Energy" w:date="2021-12-23T11:55:00Z"/>
                <w:rFonts w:ascii="Calibri" w:hAnsi="Calibri"/>
                <w:sz w:val="18"/>
                <w:szCs w:val="18"/>
              </w:rPr>
            </w:pPr>
            <w:del w:id="1858" w:author="Shewmaker, Michael@Energy" w:date="2021-12-23T11:55:00Z">
              <w:r w:rsidDel="003109BC">
                <w:rPr>
                  <w:rFonts w:ascii="Calibri" w:hAnsi="Calibri"/>
                  <w:sz w:val="18"/>
                  <w:szCs w:val="18"/>
                </w:rPr>
                <w:delText xml:space="preserve">&lt;&lt;user pick from list comprised of all the Water Heating Systems in L01 in which L02 </w:delText>
              </w:r>
              <w:r w:rsidDel="003109BC">
                <w:rPr>
                  <w:rFonts w:ascii="Calibri" w:hAnsi="Calibri" w:cs="Calibri"/>
                  <w:sz w:val="18"/>
                  <w:szCs w:val="18"/>
                </w:rPr>
                <w:delText>≠</w:delText>
              </w:r>
              <w:r w:rsidDel="003109BC">
                <w:rPr>
                  <w:rFonts w:ascii="Calibri" w:hAnsi="Calibri"/>
                  <w:sz w:val="18"/>
                  <w:szCs w:val="18"/>
                </w:rPr>
                <w:delText xml:space="preserve"> Central; allow user to enter NA if the dwelling unit is not served by an individual DHW system&gt;&gt;</w:delText>
              </w:r>
            </w:del>
          </w:p>
        </w:tc>
        <w:tc>
          <w:tcPr>
            <w:tcW w:w="2399" w:type="dxa"/>
            <w:tcBorders>
              <w:top w:val="single" w:sz="6" w:space="0" w:color="auto"/>
              <w:bottom w:val="single" w:sz="6" w:space="0" w:color="auto"/>
              <w:right w:val="single" w:sz="6" w:space="0" w:color="auto"/>
            </w:tcBorders>
          </w:tcPr>
          <w:p w14:paraId="38B485D8" w14:textId="602C2538" w:rsidR="002B0471" w:rsidRPr="00C24189" w:rsidDel="003109BC" w:rsidRDefault="002B0471" w:rsidP="00B00674">
            <w:pPr>
              <w:keepNext/>
              <w:rPr>
                <w:del w:id="1859" w:author="Shewmaker, Michael@Energy" w:date="2021-12-23T11:55:00Z"/>
                <w:rFonts w:ascii="Calibri" w:hAnsi="Calibri"/>
                <w:sz w:val="18"/>
                <w:szCs w:val="18"/>
              </w:rPr>
            </w:pPr>
            <w:del w:id="1860" w:author="Shewmaker, Michael@Energy" w:date="2021-12-23T11:55:00Z">
              <w:r w:rsidDel="003109BC">
                <w:rPr>
                  <w:rFonts w:ascii="Calibri" w:hAnsi="Calibri"/>
                  <w:sz w:val="18"/>
                  <w:szCs w:val="18"/>
                </w:rPr>
                <w:delText>&lt;&lt;user pick from list: Yes or No&gt;&gt;</w:delText>
              </w:r>
            </w:del>
          </w:p>
        </w:tc>
        <w:tc>
          <w:tcPr>
            <w:tcW w:w="2400" w:type="dxa"/>
            <w:tcBorders>
              <w:top w:val="single" w:sz="6" w:space="0" w:color="auto"/>
              <w:left w:val="single" w:sz="6" w:space="0" w:color="auto"/>
              <w:bottom w:val="single" w:sz="6" w:space="0" w:color="auto"/>
              <w:right w:val="single" w:sz="4" w:space="0" w:color="auto"/>
            </w:tcBorders>
          </w:tcPr>
          <w:p w14:paraId="007F8F4E" w14:textId="4EB16778" w:rsidR="002B0471" w:rsidDel="003109BC" w:rsidRDefault="002B0471" w:rsidP="00B00674">
            <w:pPr>
              <w:keepNext/>
              <w:rPr>
                <w:del w:id="1861" w:author="Shewmaker, Michael@Energy" w:date="2021-12-23T11:55:00Z"/>
                <w:rFonts w:ascii="Calibri" w:hAnsi="Calibri"/>
                <w:sz w:val="18"/>
                <w:szCs w:val="18"/>
              </w:rPr>
            </w:pPr>
            <w:del w:id="1862" w:author="Shewmaker, Michael@Energy" w:date="2021-12-23T11:55:00Z">
              <w:r w:rsidDel="003109BC">
                <w:rPr>
                  <w:rFonts w:ascii="Calibri" w:hAnsi="Calibri"/>
                  <w:sz w:val="18"/>
                  <w:szCs w:val="18"/>
                </w:rPr>
                <w:delText>&lt;&lt;user input text&gt;&gt;</w:delText>
              </w:r>
            </w:del>
          </w:p>
        </w:tc>
      </w:tr>
      <w:tr w:rsidR="002B0471" w:rsidRPr="00C24189" w:rsidDel="003109BC" w14:paraId="09B793A0" w14:textId="12DBE50E" w:rsidTr="00B00674">
        <w:trPr>
          <w:trHeight w:val="250"/>
          <w:del w:id="1863" w:author="Shewmaker, Michael@Energy" w:date="2021-12-23T11:55:00Z"/>
        </w:trPr>
        <w:tc>
          <w:tcPr>
            <w:tcW w:w="2399" w:type="dxa"/>
            <w:tcBorders>
              <w:top w:val="single" w:sz="6" w:space="0" w:color="auto"/>
              <w:left w:val="single" w:sz="4" w:space="0" w:color="auto"/>
              <w:bottom w:val="single" w:sz="4" w:space="0" w:color="auto"/>
            </w:tcBorders>
            <w:vAlign w:val="bottom"/>
          </w:tcPr>
          <w:p w14:paraId="5548C628" w14:textId="24EA6C7F" w:rsidR="002B0471" w:rsidRPr="00C24189" w:rsidDel="003109BC" w:rsidRDefault="002B0471" w:rsidP="00B00674">
            <w:pPr>
              <w:keepNext/>
              <w:jc w:val="center"/>
              <w:rPr>
                <w:del w:id="1864" w:author="Shewmaker, Michael@Energy" w:date="2021-12-23T11:55:00Z"/>
                <w:rFonts w:ascii="Calibri" w:hAnsi="Calibri"/>
                <w:sz w:val="18"/>
                <w:szCs w:val="18"/>
              </w:rPr>
            </w:pPr>
          </w:p>
        </w:tc>
        <w:tc>
          <w:tcPr>
            <w:tcW w:w="2399" w:type="dxa"/>
            <w:tcBorders>
              <w:top w:val="single" w:sz="6" w:space="0" w:color="auto"/>
              <w:bottom w:val="single" w:sz="4" w:space="0" w:color="auto"/>
            </w:tcBorders>
          </w:tcPr>
          <w:p w14:paraId="63E6BDD4" w14:textId="505114AF" w:rsidR="002B0471" w:rsidRPr="00C24189" w:rsidDel="003109BC" w:rsidRDefault="002B0471" w:rsidP="00B00674">
            <w:pPr>
              <w:keepNext/>
              <w:jc w:val="center"/>
              <w:rPr>
                <w:del w:id="1865" w:author="Shewmaker, Michael@Energy" w:date="2021-12-23T11:55:00Z"/>
                <w:rFonts w:ascii="Calibri" w:hAnsi="Calibri"/>
                <w:sz w:val="18"/>
                <w:szCs w:val="18"/>
              </w:rPr>
            </w:pPr>
          </w:p>
        </w:tc>
        <w:tc>
          <w:tcPr>
            <w:tcW w:w="2400" w:type="dxa"/>
            <w:tcBorders>
              <w:top w:val="single" w:sz="6" w:space="0" w:color="auto"/>
              <w:bottom w:val="single" w:sz="4" w:space="0" w:color="auto"/>
            </w:tcBorders>
          </w:tcPr>
          <w:p w14:paraId="260D4AEE" w14:textId="51936187" w:rsidR="002B0471" w:rsidRPr="00C24189" w:rsidDel="003109BC" w:rsidRDefault="002B0471" w:rsidP="00B00674">
            <w:pPr>
              <w:keepNext/>
              <w:jc w:val="center"/>
              <w:rPr>
                <w:del w:id="1866" w:author="Shewmaker, Michael@Energy" w:date="2021-12-23T11:55:00Z"/>
                <w:rFonts w:ascii="Calibri" w:hAnsi="Calibri"/>
                <w:sz w:val="18"/>
                <w:szCs w:val="18"/>
              </w:rPr>
            </w:pPr>
          </w:p>
        </w:tc>
        <w:tc>
          <w:tcPr>
            <w:tcW w:w="2399" w:type="dxa"/>
            <w:tcBorders>
              <w:top w:val="single" w:sz="6" w:space="0" w:color="auto"/>
              <w:bottom w:val="single" w:sz="4" w:space="0" w:color="auto"/>
            </w:tcBorders>
            <w:vAlign w:val="bottom"/>
          </w:tcPr>
          <w:p w14:paraId="670048ED" w14:textId="1E115DB9" w:rsidR="002B0471" w:rsidRPr="00C24189" w:rsidDel="003109BC" w:rsidRDefault="002B0471" w:rsidP="00B00674">
            <w:pPr>
              <w:keepNext/>
              <w:jc w:val="center"/>
              <w:rPr>
                <w:del w:id="1867" w:author="Shewmaker, Michael@Energy" w:date="2021-12-23T11:55:00Z"/>
                <w:rFonts w:ascii="Calibri" w:hAnsi="Calibri"/>
                <w:sz w:val="18"/>
                <w:szCs w:val="18"/>
              </w:rPr>
            </w:pPr>
          </w:p>
        </w:tc>
        <w:tc>
          <w:tcPr>
            <w:tcW w:w="2399" w:type="dxa"/>
            <w:tcBorders>
              <w:top w:val="single" w:sz="6" w:space="0" w:color="auto"/>
              <w:bottom w:val="single" w:sz="4" w:space="0" w:color="auto"/>
              <w:right w:val="single" w:sz="6" w:space="0" w:color="auto"/>
            </w:tcBorders>
            <w:vAlign w:val="bottom"/>
          </w:tcPr>
          <w:p w14:paraId="10FA9C58" w14:textId="1B454858" w:rsidR="002B0471" w:rsidRPr="00C24189" w:rsidDel="003109BC" w:rsidRDefault="002B0471" w:rsidP="00B00674">
            <w:pPr>
              <w:keepNext/>
              <w:jc w:val="center"/>
              <w:rPr>
                <w:del w:id="1868" w:author="Shewmaker, Michael@Energy" w:date="2021-12-23T11:55:00Z"/>
                <w:rFonts w:ascii="Calibri" w:hAnsi="Calibri"/>
                <w:sz w:val="18"/>
                <w:szCs w:val="18"/>
              </w:rPr>
            </w:pPr>
          </w:p>
        </w:tc>
        <w:tc>
          <w:tcPr>
            <w:tcW w:w="2400" w:type="dxa"/>
            <w:tcBorders>
              <w:top w:val="single" w:sz="6" w:space="0" w:color="auto"/>
              <w:left w:val="single" w:sz="6" w:space="0" w:color="auto"/>
              <w:bottom w:val="single" w:sz="4" w:space="0" w:color="auto"/>
              <w:right w:val="single" w:sz="4" w:space="0" w:color="auto"/>
            </w:tcBorders>
          </w:tcPr>
          <w:p w14:paraId="794C9330" w14:textId="4BF50C0B" w:rsidR="002B0471" w:rsidRPr="00C24189" w:rsidDel="003109BC" w:rsidRDefault="002B0471" w:rsidP="00B00674">
            <w:pPr>
              <w:keepNext/>
              <w:jc w:val="center"/>
              <w:rPr>
                <w:del w:id="1869" w:author="Shewmaker, Michael@Energy" w:date="2021-12-23T11:55:00Z"/>
                <w:rFonts w:ascii="Calibri" w:hAnsi="Calibri"/>
                <w:sz w:val="18"/>
                <w:szCs w:val="18"/>
              </w:rPr>
            </w:pPr>
          </w:p>
        </w:tc>
      </w:tr>
    </w:tbl>
    <w:p w14:paraId="15480D37" w14:textId="4C257BFE" w:rsidR="00D87CFD" w:rsidRDefault="00D87CFD">
      <w:pPr>
        <w:rPr>
          <w:ins w:id="1870" w:author="Shewmaker, Michael@Energy" w:date="2022-02-08T08:06:00Z"/>
        </w:rPr>
      </w:pPr>
    </w:p>
    <w:p w14:paraId="55129B36" w14:textId="77777777" w:rsidR="00D87CFD" w:rsidRDefault="00D87CFD">
      <w:pPr>
        <w:rPr>
          <w:ins w:id="1871" w:author="Shewmaker, Michael@Energy" w:date="2022-02-08T08:06:00Z"/>
        </w:rPr>
      </w:pPr>
      <w:ins w:id="1872" w:author="Shewmaker, Michael@Energy" w:date="2022-02-08T08:06:00Z">
        <w:r>
          <w:br w:type="page"/>
        </w:r>
      </w:ins>
    </w:p>
    <w:p w14:paraId="3B47CA37" w14:textId="77777777" w:rsidR="00AE6346" w:rsidRDefault="00AE6346"/>
    <w:tbl>
      <w:tblPr>
        <w:tblStyle w:val="TableGrid"/>
        <w:tblW w:w="0" w:type="auto"/>
        <w:tblLook w:val="04A0" w:firstRow="1" w:lastRow="0" w:firstColumn="1" w:lastColumn="0" w:noHBand="0" w:noVBand="1"/>
        <w:tblDescription w:val="&quot;"/>
      </w:tblPr>
      <w:tblGrid>
        <w:gridCol w:w="4796"/>
        <w:gridCol w:w="4797"/>
        <w:gridCol w:w="4797"/>
      </w:tblGrid>
      <w:tr w:rsidR="00FC5C41" w14:paraId="0AD4289E" w14:textId="77777777" w:rsidTr="000514D5">
        <w:trPr>
          <w:trHeight w:val="1719"/>
          <w:tblHeader/>
        </w:trPr>
        <w:tc>
          <w:tcPr>
            <w:tcW w:w="14390" w:type="dxa"/>
            <w:gridSpan w:val="3"/>
            <w:tcBorders>
              <w:bottom w:val="single" w:sz="4" w:space="0" w:color="auto"/>
            </w:tcBorders>
          </w:tcPr>
          <w:p w14:paraId="73D179D5" w14:textId="0A76C7C2" w:rsidR="000514D5" w:rsidRDefault="00FC5C41" w:rsidP="00FC5C41">
            <w:pPr>
              <w:rPr>
                <w:rFonts w:ascii="Calibri" w:hAnsi="Calibri"/>
                <w:b/>
                <w:sz w:val="20"/>
              </w:rPr>
            </w:pPr>
            <w:del w:id="1873" w:author="Shewmaker, Michael@Energy" w:date="2021-12-23T11:55:00Z">
              <w:r w:rsidDel="003109BC">
                <w:rPr>
                  <w:rFonts w:ascii="Calibri" w:hAnsi="Calibri"/>
                  <w:b/>
                  <w:sz w:val="20"/>
                </w:rPr>
                <w:delText>N</w:delText>
              </w:r>
            </w:del>
            <w:ins w:id="1874" w:author="Shewmaker, Michael@Energy" w:date="2021-12-23T11:55:00Z">
              <w:r w:rsidR="003109BC">
                <w:rPr>
                  <w:rFonts w:ascii="Calibri" w:hAnsi="Calibri"/>
                  <w:b/>
                  <w:sz w:val="20"/>
                </w:rPr>
                <w:t>M</w:t>
              </w:r>
            </w:ins>
            <w:r w:rsidRPr="0045259E">
              <w:rPr>
                <w:rFonts w:ascii="Calibri" w:hAnsi="Calibri"/>
                <w:b/>
                <w:sz w:val="20"/>
              </w:rPr>
              <w:t xml:space="preserve">. </w:t>
            </w:r>
            <w:ins w:id="1875" w:author="Shewmaker, Michael@Energy" w:date="2021-12-23T11:59:00Z">
              <w:r w:rsidR="009B38B3">
                <w:rPr>
                  <w:rFonts w:ascii="Calibri" w:hAnsi="Calibri"/>
                  <w:b/>
                  <w:sz w:val="20"/>
                </w:rPr>
                <w:t>Indoor Air Quality (</w:t>
              </w:r>
            </w:ins>
            <w:r w:rsidRPr="0045259E">
              <w:rPr>
                <w:rFonts w:ascii="Calibri" w:hAnsi="Calibri"/>
                <w:b/>
                <w:sz w:val="20"/>
              </w:rPr>
              <w:t>IAQ</w:t>
            </w:r>
            <w:ins w:id="1876" w:author="Shewmaker, Michael@Energy" w:date="2021-12-23T11:59:00Z">
              <w:r w:rsidR="009B38B3">
                <w:rPr>
                  <w:rFonts w:ascii="Calibri" w:hAnsi="Calibri"/>
                  <w:b/>
                  <w:sz w:val="20"/>
                </w:rPr>
                <w:t>)</w:t>
              </w:r>
            </w:ins>
            <w:r>
              <w:rPr>
                <w:rFonts w:ascii="Calibri" w:hAnsi="Calibri"/>
                <w:b/>
                <w:sz w:val="20"/>
              </w:rPr>
              <w:t xml:space="preserve"> Fan Information </w:t>
            </w:r>
          </w:p>
          <w:p w14:paraId="0826D94B" w14:textId="77777777" w:rsidR="000514D5" w:rsidRDefault="000514D5" w:rsidP="00FC5C41">
            <w:pPr>
              <w:rPr>
                <w:rFonts w:ascii="Calibri" w:hAnsi="Calibri"/>
                <w:sz w:val="18"/>
                <w:szCs w:val="18"/>
              </w:rPr>
            </w:pPr>
            <w:r w:rsidRPr="004A5E91">
              <w:rPr>
                <w:rFonts w:ascii="Calibri" w:hAnsi="Calibri"/>
                <w:sz w:val="20"/>
                <w:szCs w:val="22"/>
              </w:rPr>
              <w:t>&lt;&lt;If A13= one of the items in the following list:</w:t>
            </w:r>
            <w:r w:rsidRPr="004A5E91">
              <w:rPr>
                <w:rFonts w:ascii="Calibri" w:hAnsi="Calibri"/>
                <w:sz w:val="16"/>
                <w:szCs w:val="18"/>
              </w:rPr>
              <w:t xml:space="preserve"> </w:t>
            </w:r>
          </w:p>
          <w:p w14:paraId="556AC5F2" w14:textId="77777777" w:rsidR="000514D5" w:rsidRPr="00DE2647" w:rsidRDefault="000514D5" w:rsidP="00FC5C41">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7C38BB7D" w14:textId="77777777" w:rsidR="000514D5" w:rsidRPr="00DE2647" w:rsidRDefault="000514D5" w:rsidP="00FC5C41">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277D9DCD" w14:textId="77777777" w:rsidR="000514D5" w:rsidRPr="00DE2647" w:rsidRDefault="000514D5" w:rsidP="00FC5C41">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191B90D3" w14:textId="77777777" w:rsidR="000514D5" w:rsidRPr="00657935" w:rsidRDefault="000514D5" w:rsidP="00FC5C41">
            <w:pPr>
              <w:rPr>
                <w:rFonts w:ascii="Calibri" w:hAnsi="Calibri"/>
                <w:sz w:val="20"/>
                <w:szCs w:val="18"/>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r>
              <w:rPr>
                <w:rFonts w:asciiTheme="minorHAnsi" w:eastAsia="Calibri" w:hAnsiTheme="minorHAnsi"/>
                <w:sz w:val="22"/>
              </w:rPr>
              <w:t xml:space="preserve"> </w:t>
            </w:r>
            <w:r w:rsidRPr="004A5E91">
              <w:rPr>
                <w:rFonts w:ascii="Calibri" w:hAnsi="Calibri"/>
                <w:sz w:val="20"/>
                <w:szCs w:val="18"/>
              </w:rPr>
              <w:t>then display this section</w:t>
            </w:r>
            <w:r>
              <w:rPr>
                <w:rFonts w:asciiTheme="minorHAnsi" w:eastAsia="Calibri" w:hAnsiTheme="minorHAnsi"/>
                <w:sz w:val="20"/>
              </w:rPr>
              <w:t>,</w:t>
            </w:r>
          </w:p>
          <w:p w14:paraId="5D8D2513" w14:textId="32655097" w:rsidR="00FC5C41" w:rsidRPr="0045259E" w:rsidRDefault="000514D5" w:rsidP="00FC5C41">
            <w:pPr>
              <w:rPr>
                <w:rFonts w:ascii="Calibri" w:hAnsi="Calibri"/>
                <w:b/>
              </w:rPr>
            </w:pPr>
            <w:r w:rsidRPr="004A5E91">
              <w:rPr>
                <w:rFonts w:ascii="Calibri" w:hAnsi="Calibri"/>
                <w:sz w:val="20"/>
                <w:szCs w:val="18"/>
              </w:rPr>
              <w:t xml:space="preserve"> else display the standard “The Section Does Not Apply” message&gt;&gt;</w:t>
            </w:r>
          </w:p>
        </w:tc>
      </w:tr>
      <w:tr w:rsidR="00FC5C41" w14:paraId="2EED1D6F" w14:textId="77777777" w:rsidTr="00FC5C41">
        <w:tc>
          <w:tcPr>
            <w:tcW w:w="4796" w:type="dxa"/>
          </w:tcPr>
          <w:p w14:paraId="5A41E7C6" w14:textId="77777777" w:rsidR="00FC5C41" w:rsidRPr="003C4CE8" w:rsidRDefault="00FC5C41" w:rsidP="00FC5C41">
            <w:pPr>
              <w:jc w:val="center"/>
              <w:rPr>
                <w:rFonts w:ascii="Calibri" w:hAnsi="Calibri"/>
                <w:sz w:val="18"/>
                <w:szCs w:val="18"/>
              </w:rPr>
            </w:pPr>
            <w:r w:rsidRPr="003C4CE8">
              <w:rPr>
                <w:rFonts w:ascii="Calibri" w:hAnsi="Calibri"/>
                <w:sz w:val="18"/>
                <w:szCs w:val="18"/>
              </w:rPr>
              <w:t>01</w:t>
            </w:r>
          </w:p>
        </w:tc>
        <w:tc>
          <w:tcPr>
            <w:tcW w:w="4797" w:type="dxa"/>
          </w:tcPr>
          <w:p w14:paraId="2D65835A" w14:textId="77777777" w:rsidR="00FC5C41" w:rsidRPr="003C4CE8" w:rsidRDefault="00FC5C41" w:rsidP="00FC5C41">
            <w:pPr>
              <w:jc w:val="center"/>
              <w:rPr>
                <w:rFonts w:ascii="Calibri" w:hAnsi="Calibri"/>
                <w:sz w:val="18"/>
                <w:szCs w:val="18"/>
              </w:rPr>
            </w:pPr>
            <w:r w:rsidRPr="003C4CE8">
              <w:rPr>
                <w:rFonts w:ascii="Calibri" w:hAnsi="Calibri"/>
                <w:sz w:val="18"/>
                <w:szCs w:val="18"/>
              </w:rPr>
              <w:t>02</w:t>
            </w:r>
          </w:p>
        </w:tc>
        <w:tc>
          <w:tcPr>
            <w:tcW w:w="4797" w:type="dxa"/>
          </w:tcPr>
          <w:p w14:paraId="2A6CE72B" w14:textId="77777777" w:rsidR="00FC5C41" w:rsidRPr="003C4CE8" w:rsidRDefault="00FC5C41" w:rsidP="00FC5C41">
            <w:pPr>
              <w:jc w:val="center"/>
              <w:rPr>
                <w:rFonts w:ascii="Calibri" w:hAnsi="Calibri"/>
                <w:sz w:val="18"/>
                <w:szCs w:val="18"/>
              </w:rPr>
            </w:pPr>
            <w:r w:rsidRPr="003C4CE8">
              <w:rPr>
                <w:rFonts w:ascii="Calibri" w:hAnsi="Calibri"/>
                <w:sz w:val="18"/>
                <w:szCs w:val="18"/>
              </w:rPr>
              <w:t>03</w:t>
            </w:r>
          </w:p>
        </w:tc>
      </w:tr>
      <w:tr w:rsidR="00FC5C41" w:rsidRPr="003C4CE8" w14:paraId="54CE41CA" w14:textId="77777777" w:rsidTr="00FC5C41">
        <w:tc>
          <w:tcPr>
            <w:tcW w:w="4796" w:type="dxa"/>
          </w:tcPr>
          <w:p w14:paraId="598F09BC" w14:textId="77777777" w:rsidR="00FC5C41" w:rsidRPr="003C4CE8" w:rsidRDefault="00FC5C41" w:rsidP="00FC5C41">
            <w:pPr>
              <w:jc w:val="center"/>
              <w:rPr>
                <w:rFonts w:ascii="Calibri" w:hAnsi="Calibri"/>
                <w:sz w:val="18"/>
                <w:szCs w:val="18"/>
              </w:rPr>
            </w:pPr>
            <w:r w:rsidRPr="003C4CE8">
              <w:rPr>
                <w:rFonts w:ascii="Calibri" w:hAnsi="Calibri"/>
                <w:sz w:val="18"/>
                <w:szCs w:val="18"/>
              </w:rPr>
              <w:t>Fan Name</w:t>
            </w:r>
          </w:p>
        </w:tc>
        <w:tc>
          <w:tcPr>
            <w:tcW w:w="4797" w:type="dxa"/>
          </w:tcPr>
          <w:p w14:paraId="5F75460A" w14:textId="77777777" w:rsidR="00FC5C41" w:rsidRPr="003C4CE8" w:rsidRDefault="00FC5C41" w:rsidP="00FC5C41">
            <w:pPr>
              <w:jc w:val="center"/>
              <w:rPr>
                <w:rFonts w:ascii="Calibri" w:hAnsi="Calibri"/>
                <w:sz w:val="18"/>
                <w:szCs w:val="18"/>
              </w:rPr>
            </w:pPr>
            <w:r>
              <w:rPr>
                <w:rFonts w:ascii="Calibri" w:hAnsi="Calibri"/>
                <w:sz w:val="18"/>
                <w:szCs w:val="18"/>
              </w:rPr>
              <w:t>IAQ Type</w:t>
            </w:r>
          </w:p>
        </w:tc>
        <w:tc>
          <w:tcPr>
            <w:tcW w:w="4797" w:type="dxa"/>
          </w:tcPr>
          <w:p w14:paraId="310CD82F" w14:textId="77777777" w:rsidR="00FC5C41" w:rsidRPr="003C4CE8" w:rsidRDefault="00FC5C41" w:rsidP="00FC5C41">
            <w:pPr>
              <w:jc w:val="center"/>
              <w:rPr>
                <w:rFonts w:ascii="Calibri" w:hAnsi="Calibri"/>
                <w:sz w:val="18"/>
                <w:szCs w:val="18"/>
              </w:rPr>
            </w:pPr>
            <w:r>
              <w:rPr>
                <w:rFonts w:ascii="Calibri" w:hAnsi="Calibri"/>
                <w:sz w:val="18"/>
                <w:szCs w:val="18"/>
              </w:rPr>
              <w:t>Comments</w:t>
            </w:r>
          </w:p>
        </w:tc>
      </w:tr>
      <w:tr w:rsidR="00FC5C41" w:rsidRPr="003C4CE8" w14:paraId="07F7832F" w14:textId="77777777" w:rsidTr="00FC5C41">
        <w:trPr>
          <w:trHeight w:val="593"/>
        </w:trPr>
        <w:tc>
          <w:tcPr>
            <w:tcW w:w="4796" w:type="dxa"/>
            <w:vAlign w:val="bottom"/>
          </w:tcPr>
          <w:p w14:paraId="07BEBD80" w14:textId="77777777" w:rsidR="00FC5C41" w:rsidRPr="003C4CE8" w:rsidRDefault="00FC5C41" w:rsidP="00FC5C41">
            <w:pPr>
              <w:jc w:val="center"/>
              <w:rPr>
                <w:rFonts w:ascii="Calibri" w:hAnsi="Calibri"/>
                <w:sz w:val="18"/>
                <w:szCs w:val="18"/>
              </w:rPr>
            </w:pPr>
            <w:r>
              <w:rPr>
                <w:rFonts w:ascii="Calibri" w:hAnsi="Calibri"/>
                <w:sz w:val="18"/>
                <w:szCs w:val="18"/>
              </w:rPr>
              <w:t>&lt;&lt;user input text&gt;&gt;</w:t>
            </w:r>
          </w:p>
        </w:tc>
        <w:tc>
          <w:tcPr>
            <w:tcW w:w="4797" w:type="dxa"/>
            <w:vAlign w:val="bottom"/>
          </w:tcPr>
          <w:p w14:paraId="3B78862E" w14:textId="77777777" w:rsidR="00FC5C41" w:rsidRDefault="00FC5C41" w:rsidP="00FC5C41">
            <w:pPr>
              <w:rPr>
                <w:rFonts w:ascii="Calibri" w:hAnsi="Calibri"/>
                <w:sz w:val="18"/>
                <w:szCs w:val="18"/>
              </w:rPr>
            </w:pPr>
            <w:r>
              <w:rPr>
                <w:rFonts w:ascii="Calibri" w:hAnsi="Calibri"/>
                <w:sz w:val="18"/>
                <w:szCs w:val="18"/>
              </w:rPr>
              <w:t xml:space="preserve">&lt;&lt;User pick from list: </w:t>
            </w:r>
          </w:p>
          <w:p w14:paraId="19C072C6" w14:textId="77777777" w:rsidR="00FC5C41" w:rsidRDefault="00FC5C41" w:rsidP="00FC5C41">
            <w:pPr>
              <w:rPr>
                <w:rFonts w:asciiTheme="minorHAnsi" w:hAnsiTheme="minorHAnsi" w:cstheme="minorHAnsi"/>
                <w:sz w:val="18"/>
                <w:szCs w:val="18"/>
              </w:rPr>
            </w:pPr>
            <w:r w:rsidRPr="007A5D38">
              <w:rPr>
                <w:rFonts w:asciiTheme="minorHAnsi" w:hAnsiTheme="minorHAnsi" w:cstheme="minorHAnsi"/>
                <w:sz w:val="18"/>
                <w:szCs w:val="18"/>
              </w:rPr>
              <w:t>**Supply</w:t>
            </w:r>
          </w:p>
          <w:p w14:paraId="06FFC42A" w14:textId="77777777" w:rsidR="00FC5C41" w:rsidRPr="007A5D38" w:rsidRDefault="00FC5C41" w:rsidP="00FC5C41">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1D153582"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**Balanced; or</w:t>
            </w:r>
          </w:p>
          <w:p w14:paraId="51B2832F"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485F7C70"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1235B0C7"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30CB7ED6"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9CDA898"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31C98252" w14:textId="77777777" w:rsidR="00FC5C41" w:rsidRPr="003C4CE8" w:rsidRDefault="00FC5C41" w:rsidP="00FC5C41">
            <w:pPr>
              <w:rPr>
                <w:rFonts w:ascii="Calibri" w:hAnsi="Calibri"/>
                <w:sz w:val="18"/>
                <w:szCs w:val="18"/>
              </w:rPr>
            </w:pPr>
            <w:r w:rsidRPr="001C365C">
              <w:rPr>
                <w:rFonts w:asciiTheme="minorHAnsi" w:hAnsiTheme="minorHAnsi" w:cstheme="minorHAnsi"/>
                <w:sz w:val="18"/>
                <w:szCs w:val="18"/>
              </w:rPr>
              <w:t>**Central Ventilation System – Balanced</w:t>
            </w:r>
            <w:r>
              <w:rPr>
                <w:rFonts w:asciiTheme="minorHAnsi" w:hAnsiTheme="minorHAnsi" w:cstheme="minorHAnsi"/>
                <w:sz w:val="18"/>
                <w:szCs w:val="18"/>
              </w:rPr>
              <w:t>&gt;&gt;</w:t>
            </w:r>
          </w:p>
        </w:tc>
        <w:tc>
          <w:tcPr>
            <w:tcW w:w="4797" w:type="dxa"/>
            <w:vAlign w:val="bottom"/>
          </w:tcPr>
          <w:p w14:paraId="1A9958FC" w14:textId="77777777" w:rsidR="00FC5C41" w:rsidRPr="003C4CE8" w:rsidRDefault="00FC5C41" w:rsidP="00FC5C41">
            <w:pPr>
              <w:jc w:val="center"/>
              <w:rPr>
                <w:rFonts w:ascii="Calibri" w:hAnsi="Calibri"/>
                <w:sz w:val="18"/>
                <w:szCs w:val="18"/>
              </w:rPr>
            </w:pPr>
            <w:r>
              <w:rPr>
                <w:rFonts w:ascii="Calibri" w:hAnsi="Calibri"/>
                <w:sz w:val="18"/>
                <w:szCs w:val="18"/>
              </w:rPr>
              <w:t>&lt;&lt;user input text&gt;&gt;</w:t>
            </w:r>
          </w:p>
        </w:tc>
      </w:tr>
      <w:tr w:rsidR="00FC5C41" w:rsidRPr="003C4CE8" w14:paraId="19C3AADC" w14:textId="77777777" w:rsidTr="00FC5C41">
        <w:trPr>
          <w:trHeight w:val="278"/>
        </w:trPr>
        <w:tc>
          <w:tcPr>
            <w:tcW w:w="4796" w:type="dxa"/>
            <w:vAlign w:val="bottom"/>
          </w:tcPr>
          <w:p w14:paraId="3D704810" w14:textId="77777777" w:rsidR="00FC5C41" w:rsidRDefault="00FC5C41" w:rsidP="00FC5C41">
            <w:pPr>
              <w:jc w:val="center"/>
              <w:rPr>
                <w:rFonts w:ascii="Calibri" w:hAnsi="Calibri"/>
                <w:sz w:val="18"/>
                <w:szCs w:val="18"/>
              </w:rPr>
            </w:pPr>
          </w:p>
        </w:tc>
        <w:tc>
          <w:tcPr>
            <w:tcW w:w="4797" w:type="dxa"/>
            <w:vAlign w:val="bottom"/>
          </w:tcPr>
          <w:p w14:paraId="17896B2D" w14:textId="77777777" w:rsidR="00FC5C41" w:rsidRDefault="00FC5C41" w:rsidP="00FC5C41">
            <w:pPr>
              <w:rPr>
                <w:rFonts w:ascii="Calibri" w:hAnsi="Calibri"/>
                <w:sz w:val="18"/>
                <w:szCs w:val="18"/>
              </w:rPr>
            </w:pPr>
          </w:p>
        </w:tc>
        <w:tc>
          <w:tcPr>
            <w:tcW w:w="4797" w:type="dxa"/>
            <w:vAlign w:val="bottom"/>
          </w:tcPr>
          <w:p w14:paraId="0DE15D44" w14:textId="77777777" w:rsidR="00FC5C41" w:rsidRDefault="00FC5C41" w:rsidP="00FC5C41">
            <w:pPr>
              <w:jc w:val="center"/>
              <w:rPr>
                <w:rFonts w:ascii="Calibri" w:hAnsi="Calibri"/>
                <w:sz w:val="18"/>
                <w:szCs w:val="18"/>
              </w:rPr>
            </w:pPr>
          </w:p>
        </w:tc>
      </w:tr>
    </w:tbl>
    <w:p w14:paraId="44D1D193" w14:textId="77777777" w:rsidR="00FC5C41" w:rsidRDefault="00FC5C41"/>
    <w:sectPr w:rsidR="00FC5C41" w:rsidSect="00B762A1">
      <w:headerReference w:type="default" r:id="rId24"/>
      <w:footerReference w:type="default" r:id="rId25"/>
      <w:pgSz w:w="15840" w:h="12240" w:orient="landscape" w:code="1"/>
      <w:pgMar w:top="720" w:right="720" w:bottom="720" w:left="720" w:header="432" w:footer="28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 w:author="Shewmaker, Michael@Energy" w:date="2021-12-23T09:32:00Z" w:initials="SM">
    <w:p w14:paraId="6DB6541B" w14:textId="50C3A45D" w:rsidR="008F0F50" w:rsidRDefault="008F0F50">
      <w:pPr>
        <w:pStyle w:val="CommentText"/>
      </w:pPr>
      <w:r>
        <w:rPr>
          <w:rStyle w:val="CommentReference"/>
        </w:rPr>
        <w:annotationRef/>
      </w:r>
      <w:r>
        <w:t>Should Continuous Insulation R-value be broken up into two fields (interior vs. exterior)?</w:t>
      </w:r>
    </w:p>
  </w:comment>
  <w:comment w:id="234" w:author="Markstrum, Alexis" w:date="2021-11-15T12:09:00Z" w:initials="MA">
    <w:p w14:paraId="468DA914" w14:textId="77777777" w:rsidR="00ED4771" w:rsidRDefault="00ED4771" w:rsidP="00ED4771">
      <w:pPr>
        <w:pStyle w:val="CommentText"/>
      </w:pPr>
      <w:r>
        <w:rPr>
          <w:rStyle w:val="CommentReference"/>
        </w:rPr>
        <w:annotationRef/>
      </w:r>
      <w:r>
        <w:t>Make this table consistent with ADD-01 Section L</w:t>
      </w:r>
    </w:p>
  </w:comment>
  <w:comment w:id="1070" w:author="Shewmaker, Michael@Energy" w:date="2021-12-23T11:44:00Z" w:initials="SM">
    <w:p w14:paraId="04E18F61" w14:textId="0F60919E" w:rsidR="00BE7268" w:rsidRDefault="00BE7268">
      <w:pPr>
        <w:pStyle w:val="CommentText"/>
      </w:pPr>
      <w:r>
        <w:rPr>
          <w:rStyle w:val="CommentReference"/>
        </w:rPr>
        <w:annotationRef/>
      </w:r>
      <w:r w:rsidR="00F40E9B">
        <w:t>We may need to separate this into two fields: vertical vs. horizontal. The highlighted value causes problems on the downstream compliance documents (CF2R-ENV-03?).</w:t>
      </w:r>
    </w:p>
  </w:comment>
  <w:comment w:id="1071" w:author="Alhabibi, Haider@Energy" w:date="2022-02-07T19:06:00Z" w:initials="AH">
    <w:p w14:paraId="62F7AF3C" w14:textId="530A7084" w:rsidR="00B069A5" w:rsidRDefault="00B069A5">
      <w:pPr>
        <w:pStyle w:val="CommentText"/>
      </w:pPr>
      <w:r>
        <w:rPr>
          <w:rStyle w:val="CommentReference"/>
        </w:rPr>
        <w:annotationRef/>
      </w:r>
    </w:p>
  </w:comment>
  <w:comment w:id="1116" w:author="Renee Temple" w:date="2021-11-01T09:24:00Z" w:initials="RT">
    <w:p w14:paraId="38C6BD0C" w14:textId="13FBB93D" w:rsidR="00BE2347" w:rsidRDefault="00BE2347">
      <w:pPr>
        <w:pStyle w:val="CommentText"/>
      </w:pPr>
      <w:r>
        <w:rPr>
          <w:rStyle w:val="CommentReference"/>
        </w:rPr>
        <w:annotationRef/>
      </w:r>
      <w:r>
        <w:t>This is correct based on 2022 Building Energy doc, but not in the 15-Day Express doc</w:t>
      </w:r>
    </w:p>
  </w:comment>
  <w:comment w:id="1117" w:author="Shewmaker, Michael@Energy" w:date="2021-12-23T11:48:00Z" w:initials="SM">
    <w:p w14:paraId="297B94C4" w14:textId="7FE97957" w:rsidR="00D76917" w:rsidRDefault="00D76917">
      <w:pPr>
        <w:pStyle w:val="CommentText"/>
      </w:pPr>
      <w:r>
        <w:rPr>
          <w:rStyle w:val="CommentReference"/>
        </w:rPr>
        <w:annotationRef/>
      </w:r>
      <w:r w:rsidR="00BB24EB">
        <w:t>This value was not changed for the 2022 code cycle. Only change to cool roof requirements was for alterations.</w:t>
      </w:r>
    </w:p>
  </w:comment>
  <w:comment w:id="1200" w:author="Shewmaker, Michael@Energy" w:date="2021-12-23T12:04:00Z" w:initials="SM">
    <w:p w14:paraId="5EDB5876" w14:textId="295E2125" w:rsidR="00C56D08" w:rsidRDefault="00C56D08">
      <w:pPr>
        <w:pStyle w:val="CommentText"/>
      </w:pPr>
      <w:r>
        <w:rPr>
          <w:rStyle w:val="CommentReference"/>
        </w:rPr>
        <w:annotationRef/>
      </w:r>
      <w:r>
        <w:t>Review with Danny.</w:t>
      </w:r>
    </w:p>
  </w:comment>
  <w:comment w:id="1201" w:author="Shewmaker, Michael@Energy" w:date="2022-01-03T16:16:00Z" w:initials="SM">
    <w:p w14:paraId="4A13C971" w14:textId="49238E45" w:rsidR="00C32A88" w:rsidRDefault="00C32A88">
      <w:pPr>
        <w:pStyle w:val="CommentText"/>
      </w:pPr>
      <w:r>
        <w:rPr>
          <w:rStyle w:val="CommentReference"/>
        </w:rPr>
        <w:annotationRef/>
      </w:r>
      <w:r>
        <w:t>Update to match NCB-01?</w:t>
      </w:r>
    </w:p>
  </w:comment>
  <w:comment w:id="1341" w:author="Shewmaker, Michael@Energy" w:date="2021-12-23T11:57:00Z" w:initials="SM">
    <w:p w14:paraId="6069C3DF" w14:textId="1048FD81" w:rsidR="009B38B3" w:rsidRDefault="009B38B3">
      <w:pPr>
        <w:pStyle w:val="CommentText"/>
      </w:pPr>
      <w:r>
        <w:rPr>
          <w:rStyle w:val="CommentReference"/>
        </w:rPr>
        <w:annotationRef/>
      </w:r>
      <w:r>
        <w:t>Need to update options.</w:t>
      </w:r>
    </w:p>
  </w:comment>
  <w:comment w:id="1661" w:author="Markstrum, Alexis" w:date="2021-11-15T12:09:00Z" w:initials="MA">
    <w:p w14:paraId="4C6FAB5A" w14:textId="77777777" w:rsidR="00AB6B49" w:rsidRDefault="00AB6B49" w:rsidP="00AB6B49">
      <w:pPr>
        <w:pStyle w:val="CommentText"/>
      </w:pPr>
      <w:r>
        <w:rPr>
          <w:rStyle w:val="CommentReference"/>
        </w:rPr>
        <w:annotationRef/>
      </w:r>
      <w:r>
        <w:t>Make this table consistent with ADD-01 Section L</w:t>
      </w:r>
    </w:p>
  </w:comment>
  <w:comment w:id="1658" w:author="Shewmaker, Michael@Energy" w:date="2022-01-13T18:24:00Z" w:initials="SM">
    <w:p w14:paraId="05F7766C" w14:textId="507DE4A3" w:rsidR="003D6E04" w:rsidRDefault="003D6E04">
      <w:pPr>
        <w:pStyle w:val="CommentText"/>
      </w:pPr>
      <w:r>
        <w:rPr>
          <w:rStyle w:val="CommentReference"/>
        </w:rPr>
        <w:annotationRef/>
      </w:r>
      <w:r>
        <w:fldChar w:fldCharType="begin"/>
      </w:r>
      <w:r>
        <w:instrText xml:space="preserve"> HYPERLINK "mailto:Danny.Tam@energy.ca.gov" </w:instrText>
      </w:r>
      <w:bookmarkStart w:id="1665" w:name="_@_29B3FE31FF7F4F2E95A4A1A75F11FC1DZ"/>
      <w:r>
        <w:rPr>
          <w:rStyle w:val="Mention"/>
        </w:rPr>
        <w:fldChar w:fldCharType="separate"/>
      </w:r>
      <w:bookmarkEnd w:id="1665"/>
      <w:r w:rsidRPr="003D6E04">
        <w:rPr>
          <w:rStyle w:val="Mention"/>
          <w:noProof/>
        </w:rPr>
        <w:t>@Tam, Danny@Energy</w:t>
      </w:r>
      <w:r>
        <w:fldChar w:fldCharType="end"/>
      </w:r>
      <w:r>
        <w:t xml:space="preserve"> – Please review when you have a chance. I </w:t>
      </w:r>
      <w:r w:rsidR="00950EC4">
        <w:t>copied over the new water heating table from the NCB-01 and updated it to match the new water heating options in Section 150.2(a)1D.</w:t>
      </w:r>
    </w:p>
  </w:comment>
  <w:comment w:id="1659" w:author="Tam, Danny@Energy" w:date="2022-01-14T16:03:00Z" w:initials="TD">
    <w:p w14:paraId="7108FCF8" w14:textId="6EBF7B5E" w:rsidR="00763D0A" w:rsidRDefault="00763D0A" w:rsidP="00BF0458">
      <w:pPr>
        <w:pStyle w:val="CommentText"/>
      </w:pPr>
      <w:r>
        <w:rPr>
          <w:rStyle w:val="CommentReference"/>
        </w:rPr>
        <w:annotationRef/>
      </w:r>
      <w:r>
        <w:fldChar w:fldCharType="begin"/>
      </w:r>
      <w:r>
        <w:instrText xml:space="preserve"> HYPERLINK "mailto:michael.shewmaker@energy.ca.gov" </w:instrText>
      </w:r>
      <w:bookmarkStart w:id="1666" w:name="_@_4AB8912EF3AF48A4868D6564467E3E7AZ"/>
      <w:r>
        <w:rPr>
          <w:rStyle w:val="Mention"/>
        </w:rPr>
        <w:fldChar w:fldCharType="separate"/>
      </w:r>
      <w:bookmarkEnd w:id="1666"/>
      <w:r w:rsidRPr="00763D0A">
        <w:rPr>
          <w:rStyle w:val="Mention"/>
          <w:noProof/>
        </w:rPr>
        <w:t>@Shewmaker, Michael@Energy</w:t>
      </w:r>
      <w:r>
        <w:fldChar w:fldCharType="end"/>
      </w:r>
      <w:r>
        <w:t>This list is fine</w:t>
      </w:r>
      <w:r w:rsidR="00DB3CF8">
        <w:t>.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B6541B" w15:done="1"/>
  <w15:commentEx w15:paraId="468DA914" w15:done="1"/>
  <w15:commentEx w15:paraId="04E18F61" w15:done="0"/>
  <w15:commentEx w15:paraId="62F7AF3C" w15:paraIdParent="04E18F61" w15:done="0"/>
  <w15:commentEx w15:paraId="38C6BD0C" w15:done="1"/>
  <w15:commentEx w15:paraId="297B94C4" w15:paraIdParent="38C6BD0C" w15:done="1"/>
  <w15:commentEx w15:paraId="5EDB5876" w15:done="1"/>
  <w15:commentEx w15:paraId="4A13C971" w15:paraIdParent="5EDB5876" w15:done="1"/>
  <w15:commentEx w15:paraId="6069C3DF" w15:done="1"/>
  <w15:commentEx w15:paraId="4C6FAB5A" w15:done="1"/>
  <w15:commentEx w15:paraId="05F7766C" w15:done="1"/>
  <w15:commentEx w15:paraId="7108FCF8" w15:paraIdParent="05F776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EC09B" w16cex:dateUtc="2021-12-23T17:32:00Z"/>
  <w16cex:commentExtensible w16cex:durableId="257D9C99" w16cex:dateUtc="2021-11-15T20:09:00Z"/>
  <w16cex:commentExtensible w16cex:durableId="256EDF96" w16cex:dateUtc="2021-12-23T19:44:00Z"/>
  <w16cex:commentExtensible w16cex:durableId="25ABEC32" w16cex:dateUtc="2022-02-08T03:06:00Z"/>
  <w16cex:commentExtensible w16cex:durableId="252A30B2" w16cex:dateUtc="2021-11-01T15:24:00Z"/>
  <w16cex:commentExtensible w16cex:durableId="256EE0A8" w16cex:dateUtc="2021-12-23T19:48:00Z"/>
  <w16cex:commentExtensible w16cex:durableId="256EE435" w16cex:dateUtc="2021-12-23T20:04:00Z"/>
  <w16cex:commentExtensible w16cex:durableId="257D9FF7" w16cex:dateUtc="2022-01-04T00:16:00Z"/>
  <w16cex:commentExtensible w16cex:durableId="256EE290" w16cex:dateUtc="2021-12-23T19:57:00Z"/>
  <w16cex:commentExtensible w16cex:durableId="258AE76D" w16cex:dateUtc="2021-11-15T20:09:00Z"/>
  <w16cex:commentExtensible w16cex:durableId="258AECCC" w16cex:dateUtc="2022-01-14T02:24:00Z"/>
  <w16cex:commentExtensible w16cex:durableId="258C1D4C" w16cex:dateUtc="2022-01-15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B6541B" w16cid:durableId="256EC09B"/>
  <w16cid:commentId w16cid:paraId="468DA914" w16cid:durableId="257D9C99"/>
  <w16cid:commentId w16cid:paraId="04E18F61" w16cid:durableId="256EDF96"/>
  <w16cid:commentId w16cid:paraId="62F7AF3C" w16cid:durableId="25ABEC32"/>
  <w16cid:commentId w16cid:paraId="38C6BD0C" w16cid:durableId="252A30B2"/>
  <w16cid:commentId w16cid:paraId="297B94C4" w16cid:durableId="256EE0A8"/>
  <w16cid:commentId w16cid:paraId="5EDB5876" w16cid:durableId="256EE435"/>
  <w16cid:commentId w16cid:paraId="4A13C971" w16cid:durableId="257D9FF7"/>
  <w16cid:commentId w16cid:paraId="6069C3DF" w16cid:durableId="256EE290"/>
  <w16cid:commentId w16cid:paraId="4C6FAB5A" w16cid:durableId="258AE76D"/>
  <w16cid:commentId w16cid:paraId="05F7766C" w16cid:durableId="258AECCC"/>
  <w16cid:commentId w16cid:paraId="7108FCF8" w16cid:durableId="258C1D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AA71F" w14:textId="77777777" w:rsidR="006937F9" w:rsidRDefault="006937F9">
      <w:r>
        <w:separator/>
      </w:r>
    </w:p>
  </w:endnote>
  <w:endnote w:type="continuationSeparator" w:id="0">
    <w:p w14:paraId="59B6718B" w14:textId="77777777" w:rsidR="006937F9" w:rsidRDefault="006937F9">
      <w:r>
        <w:continuationSeparator/>
      </w:r>
    </w:p>
  </w:endnote>
  <w:endnote w:type="continuationNotice" w:id="1">
    <w:p w14:paraId="6A9E5854" w14:textId="77777777" w:rsidR="006937F9" w:rsidRDefault="006937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9369" w14:textId="35B806B9" w:rsidR="00BE2347" w:rsidRPr="00A97A73" w:rsidDel="005665E3" w:rsidRDefault="00BE2347" w:rsidP="001919C8">
    <w:pPr>
      <w:pBdr>
        <w:top w:val="single" w:sz="4" w:space="1" w:color="auto"/>
      </w:pBdr>
      <w:tabs>
        <w:tab w:val="center" w:pos="7200"/>
        <w:tab w:val="left" w:pos="11520"/>
      </w:tabs>
      <w:ind w:left="-90"/>
      <w:rPr>
        <w:del w:id="448" w:author="Geiser, Che@Energy" w:date="2022-03-28T16:59:00Z"/>
        <w:rFonts w:ascii="Calibri" w:hAnsi="Calibri"/>
        <w:sz w:val="18"/>
        <w:szCs w:val="18"/>
      </w:rPr>
    </w:pPr>
    <w:del w:id="449" w:author="Geiser, Che@Energy" w:date="2022-03-28T16:59:00Z">
      <w:r w:rsidRPr="00A97A73" w:rsidDel="005665E3">
        <w:rPr>
          <w:rFonts w:ascii="Calibri" w:hAnsi="Calibri"/>
          <w:sz w:val="18"/>
          <w:szCs w:val="18"/>
        </w:rPr>
        <w:delText xml:space="preserve">Registration Number:   </w:delText>
      </w:r>
      <w:r w:rsidRPr="00A97A73" w:rsidDel="005665E3">
        <w:rPr>
          <w:rFonts w:ascii="Calibri" w:hAnsi="Calibri"/>
          <w:sz w:val="18"/>
          <w:szCs w:val="18"/>
        </w:rPr>
        <w:tab/>
        <w:delText xml:space="preserve">Registration Date/Time:  </w:delText>
      </w:r>
      <w:r w:rsidRPr="00A97A73" w:rsidDel="005665E3">
        <w:rPr>
          <w:rFonts w:ascii="Calibri" w:hAnsi="Calibri"/>
          <w:sz w:val="18"/>
          <w:szCs w:val="18"/>
        </w:rPr>
        <w:tab/>
        <w:delText xml:space="preserve">  HERS Provider:                       </w:delText>
      </w:r>
    </w:del>
  </w:p>
  <w:p w14:paraId="3E31E1A0" w14:textId="7CE3FE01" w:rsidR="005665E3" w:rsidRPr="005665E3" w:rsidRDefault="00BE2347" w:rsidP="005665E3">
    <w:pPr>
      <w:pBdr>
        <w:top w:val="single" w:sz="4" w:space="1" w:color="auto"/>
      </w:pBdr>
      <w:tabs>
        <w:tab w:val="center" w:pos="7920"/>
        <w:tab w:val="right" w:pos="14400"/>
      </w:tabs>
      <w:rPr>
        <w:ins w:id="450" w:author="Geiser, Che@Energy" w:date="2022-03-28T16:59:00Z"/>
        <w:rFonts w:ascii="Calibri" w:hAnsi="Calibri"/>
        <w:sz w:val="18"/>
        <w:szCs w:val="18"/>
      </w:rPr>
      <w:pPrChange w:id="451" w:author="Geiser, Che@Energy" w:date="2022-03-28T17:00:00Z">
        <w:pPr>
          <w:pBdr>
            <w:top w:val="single" w:sz="4" w:space="1" w:color="auto"/>
          </w:pBdr>
          <w:tabs>
            <w:tab w:val="center" w:pos="7920"/>
            <w:tab w:val="right" w:pos="14400"/>
          </w:tabs>
          <w:ind w:left="-90"/>
        </w:pPr>
      </w:pPrChange>
    </w:pPr>
    <w:del w:id="452" w:author="Geiser, Che@Energy" w:date="2022-03-28T16:59:00Z">
      <w:r w:rsidRPr="00A97A73" w:rsidDel="005665E3">
        <w:rPr>
          <w:rFonts w:ascii="Calibri" w:hAnsi="Calibri"/>
          <w:sz w:val="18"/>
          <w:szCs w:val="18"/>
        </w:rPr>
        <w:delText>CA Building Energy Efficiency Standards - 20</w:delText>
      </w:r>
    </w:del>
    <w:ins w:id="453" w:author="Markstrum, Alexis@Energy" w:date="2021-08-16T13:35:00Z">
      <w:del w:id="454" w:author="Geiser, Che@Energy" w:date="2022-03-28T16:59:00Z">
        <w:r w:rsidDel="005665E3">
          <w:rPr>
            <w:rFonts w:ascii="Calibri" w:hAnsi="Calibri"/>
            <w:sz w:val="18"/>
            <w:szCs w:val="18"/>
          </w:rPr>
          <w:delText>22</w:delText>
        </w:r>
      </w:del>
    </w:ins>
    <w:del w:id="455" w:author="Geiser, Che@Energy" w:date="2022-03-28T16:59:00Z">
      <w:r w:rsidRPr="00A97A73" w:rsidDel="005665E3">
        <w:rPr>
          <w:rFonts w:ascii="Calibri" w:hAnsi="Calibri"/>
          <w:sz w:val="18"/>
          <w:szCs w:val="18"/>
        </w:rPr>
        <w:delText>1</w:delText>
      </w:r>
      <w:r w:rsidDel="005665E3">
        <w:rPr>
          <w:rFonts w:ascii="Calibri" w:hAnsi="Calibri"/>
          <w:sz w:val="18"/>
          <w:szCs w:val="18"/>
        </w:rPr>
        <w:delText>9</w:delText>
      </w:r>
      <w:r w:rsidRPr="00A97A73" w:rsidDel="005665E3">
        <w:rPr>
          <w:rFonts w:ascii="Calibri" w:hAnsi="Calibri"/>
          <w:sz w:val="18"/>
          <w:szCs w:val="18"/>
        </w:rPr>
        <w:delText xml:space="preserve"> Residential Compliance</w:delText>
      </w:r>
      <w:r w:rsidRPr="00A97A73" w:rsidDel="005665E3">
        <w:rPr>
          <w:rFonts w:ascii="Calibri" w:hAnsi="Calibri"/>
          <w:sz w:val="18"/>
          <w:szCs w:val="18"/>
        </w:rPr>
        <w:tab/>
      </w:r>
      <w:r w:rsidRPr="00A97A73" w:rsidDel="005665E3">
        <w:rPr>
          <w:rFonts w:ascii="Calibri" w:hAnsi="Calibri"/>
          <w:sz w:val="18"/>
          <w:szCs w:val="18"/>
        </w:rPr>
        <w:tab/>
      </w:r>
      <w:r w:rsidDel="005665E3">
        <w:rPr>
          <w:rFonts w:ascii="Calibri" w:hAnsi="Calibri"/>
          <w:sz w:val="18"/>
          <w:szCs w:val="18"/>
        </w:rPr>
        <w:delText>January 202</w:delText>
      </w:r>
    </w:del>
    <w:ins w:id="456" w:author="Markstrum, Alexis@Energy" w:date="2021-08-16T13:35:00Z">
      <w:del w:id="457" w:author="Geiser, Che@Energy" w:date="2022-03-28T16:59:00Z">
        <w:r w:rsidDel="005665E3">
          <w:rPr>
            <w:rFonts w:ascii="Calibri" w:hAnsi="Calibri"/>
            <w:sz w:val="18"/>
            <w:szCs w:val="18"/>
          </w:rPr>
          <w:delText>2</w:delText>
        </w:r>
      </w:del>
    </w:ins>
    <w:del w:id="458" w:author="Geiser, Che@Energy" w:date="2022-03-28T16:59:00Z">
      <w:r w:rsidDel="005665E3">
        <w:rPr>
          <w:rFonts w:ascii="Calibri" w:hAnsi="Calibri"/>
          <w:sz w:val="18"/>
          <w:szCs w:val="18"/>
        </w:rPr>
        <w:delText>0</w:delText>
      </w:r>
    </w:del>
    <w:ins w:id="459" w:author="Geiser, Che@Energy" w:date="2022-03-28T16:59:00Z">
      <w:r w:rsidR="005665E3" w:rsidRPr="005665E3">
        <w:rPr>
          <w:rFonts w:ascii="Calibri" w:hAnsi="Calibri"/>
          <w:sz w:val="18"/>
          <w:szCs w:val="18"/>
        </w:rPr>
        <w:t>Registration Number:</w:t>
      </w:r>
      <w:r w:rsidR="005665E3" w:rsidRPr="005665E3">
        <w:rPr>
          <w:rFonts w:ascii="Calibri" w:hAnsi="Calibri"/>
          <w:sz w:val="18"/>
          <w:szCs w:val="18"/>
        </w:rPr>
        <w:tab/>
        <w:t xml:space="preserve">Registration Date/Time: </w:t>
      </w:r>
      <w:r w:rsidR="005665E3" w:rsidRPr="005665E3">
        <w:rPr>
          <w:rFonts w:ascii="Calibri" w:hAnsi="Calibri"/>
          <w:sz w:val="18"/>
          <w:szCs w:val="18"/>
        </w:rPr>
        <w:tab/>
        <w:t>HERS Provider:</w:t>
      </w:r>
    </w:ins>
  </w:p>
  <w:p w14:paraId="15480D4B" w14:textId="1AA99DDB" w:rsidR="00BE2347" w:rsidRPr="00DE2E2E" w:rsidRDefault="005665E3" w:rsidP="005665E3">
    <w:pPr>
      <w:pBdr>
        <w:top w:val="single" w:sz="4" w:space="1" w:color="auto"/>
      </w:pBdr>
      <w:tabs>
        <w:tab w:val="center" w:pos="7920"/>
        <w:tab w:val="right" w:pos="14400"/>
      </w:tabs>
      <w:rPr>
        <w:rFonts w:ascii="Calibri" w:hAnsi="Calibri" w:cs="Arial"/>
        <w:b/>
        <w:sz w:val="22"/>
        <w:szCs w:val="22"/>
      </w:rPr>
      <w:pPrChange w:id="460" w:author="Geiser, Che@Energy" w:date="2022-03-28T17:00:00Z">
        <w:pPr>
          <w:pBdr>
            <w:top w:val="single" w:sz="4" w:space="1" w:color="auto"/>
          </w:pBdr>
          <w:tabs>
            <w:tab w:val="center" w:pos="7920"/>
            <w:tab w:val="right" w:pos="14400"/>
          </w:tabs>
          <w:ind w:left="-90"/>
        </w:pPr>
      </w:pPrChange>
    </w:pPr>
    <w:ins w:id="461" w:author="Geiser, Che@Energy" w:date="2022-03-28T16:59:00Z">
      <w:r w:rsidRPr="005665E3">
        <w:rPr>
          <w:rFonts w:ascii="Calibri" w:hAnsi="Calibri"/>
          <w:sz w:val="18"/>
          <w:szCs w:val="18"/>
        </w:rPr>
        <w:t>CA Building Energy Efficiency Standards - 2022 Residential Compliance</w:t>
      </w:r>
      <w:r w:rsidRPr="005665E3">
        <w:rPr>
          <w:rFonts w:ascii="Calibri" w:hAnsi="Calibri"/>
          <w:sz w:val="18"/>
          <w:szCs w:val="18"/>
        </w:rPr>
        <w:tab/>
      </w:r>
      <w:r w:rsidRPr="005665E3">
        <w:rPr>
          <w:rFonts w:ascii="Calibri" w:hAnsi="Calibri"/>
          <w:sz w:val="18"/>
          <w:szCs w:val="18"/>
        </w:rPr>
        <w:tab/>
        <w:t>January 2022</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57" w14:textId="692372EA" w:rsidR="00BE2347" w:rsidRDefault="00BE2347" w:rsidP="00F076B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 xml:space="preserve">CA Building Energy Efficiency Standards </w:t>
    </w:r>
    <w:r>
      <w:rPr>
        <w:rFonts w:ascii="Calibri" w:hAnsi="Calibri"/>
        <w:sz w:val="18"/>
        <w:szCs w:val="18"/>
      </w:rPr>
      <w:t>–</w:t>
    </w:r>
    <w:r w:rsidRPr="0071311B">
      <w:rPr>
        <w:rFonts w:ascii="Calibri" w:hAnsi="Calibri"/>
        <w:sz w:val="18"/>
        <w:szCs w:val="18"/>
      </w:rPr>
      <w:t xml:space="preserve"> 20</w:t>
    </w:r>
    <w:ins w:id="994" w:author="Markstrum, Alexis@Energy" w:date="2021-08-16T13:35:00Z">
      <w:r>
        <w:rPr>
          <w:rFonts w:ascii="Calibri" w:hAnsi="Calibri"/>
          <w:sz w:val="18"/>
          <w:szCs w:val="18"/>
        </w:rPr>
        <w:t>22</w:t>
      </w:r>
    </w:ins>
    <w:del w:id="995" w:author="Markstrum, Alexis@Energy" w:date="2021-08-16T13:35:00Z">
      <w:r w:rsidRPr="0071311B" w:rsidDel="008E4414">
        <w:rPr>
          <w:rFonts w:ascii="Calibri" w:hAnsi="Calibri"/>
          <w:sz w:val="18"/>
          <w:szCs w:val="18"/>
        </w:rPr>
        <w:delText>1</w:delText>
      </w:r>
      <w:r w:rsidDel="008E4414">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202</w:t>
    </w:r>
    <w:ins w:id="996" w:author="Markstrum, Alexis@Energy" w:date="2021-08-16T13:35:00Z">
      <w:r>
        <w:rPr>
          <w:rFonts w:ascii="Calibri" w:hAnsi="Calibri"/>
          <w:sz w:val="18"/>
          <w:szCs w:val="18"/>
        </w:rPr>
        <w:t>2</w:t>
      </w:r>
    </w:ins>
    <w:del w:id="997" w:author="Markstrum, Alexis@Energy" w:date="2021-08-16T13:35:00Z">
      <w:r w:rsidDel="008E4414">
        <w:rPr>
          <w:rFonts w:ascii="Calibri" w:hAnsi="Calibri"/>
          <w:sz w:val="18"/>
          <w:szCs w:val="18"/>
        </w:rPr>
        <w:delText>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67287" w14:textId="77777777" w:rsidR="00BE2347" w:rsidRPr="00A97A73" w:rsidRDefault="00BE2347" w:rsidP="001919C8">
    <w:pPr>
      <w:pBdr>
        <w:top w:val="single" w:sz="4" w:space="1" w:color="auto"/>
      </w:pBdr>
      <w:tabs>
        <w:tab w:val="center" w:pos="7200"/>
        <w:tab w:val="left" w:pos="11520"/>
      </w:tabs>
      <w:ind w:left="-90"/>
      <w:rPr>
        <w:rFonts w:ascii="Calibri" w:hAnsi="Calibri"/>
        <w:sz w:val="18"/>
        <w:szCs w:val="18"/>
      </w:rPr>
    </w:pPr>
    <w:r w:rsidRPr="00A97A73">
      <w:rPr>
        <w:rFonts w:ascii="Calibri" w:hAnsi="Calibri"/>
        <w:sz w:val="18"/>
        <w:szCs w:val="18"/>
      </w:rPr>
      <w:t xml:space="preserve">Registration Number:   </w:t>
    </w:r>
    <w:r w:rsidRPr="00A97A73">
      <w:rPr>
        <w:rFonts w:ascii="Calibri" w:hAnsi="Calibri"/>
        <w:sz w:val="18"/>
        <w:szCs w:val="18"/>
      </w:rPr>
      <w:tab/>
      <w:t xml:space="preserve">Registration Date/Time:  </w:t>
    </w:r>
    <w:proofErr w:type="gramStart"/>
    <w:r w:rsidRPr="00A97A73">
      <w:rPr>
        <w:rFonts w:ascii="Calibri" w:hAnsi="Calibri"/>
        <w:sz w:val="18"/>
        <w:szCs w:val="18"/>
      </w:rPr>
      <w:tab/>
      <w:t xml:space="preserve">  HERS</w:t>
    </w:r>
    <w:proofErr w:type="gramEnd"/>
    <w:r w:rsidRPr="00A97A73">
      <w:rPr>
        <w:rFonts w:ascii="Calibri" w:hAnsi="Calibri"/>
        <w:sz w:val="18"/>
        <w:szCs w:val="18"/>
      </w:rPr>
      <w:t xml:space="preserve"> Provider:                       </w:t>
    </w:r>
  </w:p>
  <w:p w14:paraId="15480D64" w14:textId="475480AE" w:rsidR="00BE2347" w:rsidRPr="00DE2E2E" w:rsidRDefault="00BE2347" w:rsidP="00974B66">
    <w:pPr>
      <w:pBdr>
        <w:top w:val="single" w:sz="4" w:space="1" w:color="auto"/>
      </w:pBdr>
      <w:tabs>
        <w:tab w:val="center" w:pos="7920"/>
        <w:tab w:val="right" w:pos="14310"/>
      </w:tabs>
      <w:ind w:left="-90"/>
      <w:rPr>
        <w:rFonts w:ascii="Calibri" w:hAnsi="Calibri" w:cs="Arial"/>
        <w:b/>
        <w:sz w:val="22"/>
        <w:szCs w:val="22"/>
      </w:rPr>
    </w:pPr>
    <w:r w:rsidRPr="00A97A73">
      <w:rPr>
        <w:rFonts w:ascii="Calibri" w:hAnsi="Calibri"/>
        <w:sz w:val="18"/>
        <w:szCs w:val="18"/>
      </w:rPr>
      <w:t>CA Building Energy Efficiency Standards - 20</w:t>
    </w:r>
    <w:ins w:id="1877" w:author="Markstrum, Alexis@Energy" w:date="2021-08-16T13:36:00Z">
      <w:r>
        <w:rPr>
          <w:rFonts w:ascii="Calibri" w:hAnsi="Calibri"/>
          <w:sz w:val="18"/>
          <w:szCs w:val="18"/>
        </w:rPr>
        <w:t>22</w:t>
      </w:r>
    </w:ins>
    <w:del w:id="1878" w:author="Markstrum, Alexis@Energy" w:date="2021-08-16T13:36:00Z">
      <w:r w:rsidRPr="00A97A73" w:rsidDel="008E4414">
        <w:rPr>
          <w:rFonts w:ascii="Calibri" w:hAnsi="Calibri"/>
          <w:sz w:val="18"/>
          <w:szCs w:val="18"/>
        </w:rPr>
        <w:delText>1</w:delText>
      </w:r>
      <w:r w:rsidDel="008E4414">
        <w:rPr>
          <w:rFonts w:ascii="Calibri" w:hAnsi="Calibri"/>
          <w:sz w:val="18"/>
          <w:szCs w:val="18"/>
        </w:rPr>
        <w:delText>9</w:delText>
      </w:r>
    </w:del>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Pr>
        <w:rFonts w:ascii="Calibri" w:hAnsi="Calibri"/>
        <w:sz w:val="18"/>
        <w:szCs w:val="18"/>
      </w:rPr>
      <w:t>January 202</w:t>
    </w:r>
    <w:ins w:id="1879" w:author="Markstrum, Alexis@Energy" w:date="2021-08-16T13:36:00Z">
      <w:r>
        <w:rPr>
          <w:rFonts w:ascii="Calibri" w:hAnsi="Calibri"/>
          <w:sz w:val="18"/>
          <w:szCs w:val="18"/>
        </w:rPr>
        <w:t>2</w:t>
      </w:r>
    </w:ins>
    <w:del w:id="1880" w:author="Markstrum, Alexis@Energy" w:date="2021-08-16T13:36:00Z">
      <w:r w:rsidDel="008E4414">
        <w:rPr>
          <w:rFonts w:ascii="Calibri" w:hAnsi="Calibri"/>
          <w:sz w:val="18"/>
          <w:szCs w:val="18"/>
        </w:rPr>
        <w:delText>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9A182" w14:textId="77777777" w:rsidR="006937F9" w:rsidRDefault="006937F9">
      <w:r>
        <w:separator/>
      </w:r>
    </w:p>
  </w:footnote>
  <w:footnote w:type="continuationSeparator" w:id="0">
    <w:p w14:paraId="0A2B625D" w14:textId="77777777" w:rsidR="006937F9" w:rsidRDefault="006937F9">
      <w:r>
        <w:continuationSeparator/>
      </w:r>
    </w:p>
  </w:footnote>
  <w:footnote w:type="continuationNotice" w:id="1">
    <w:p w14:paraId="0971443D" w14:textId="77777777" w:rsidR="006937F9" w:rsidRDefault="006937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3C" w14:textId="77777777" w:rsidR="00BE2347" w:rsidRDefault="006937F9">
    <w:pPr>
      <w:pStyle w:val="Header"/>
    </w:pPr>
    <w:r>
      <w:rPr>
        <w:noProof/>
      </w:rPr>
      <w:pict w14:anchorId="15480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3" o:spid="_x0000_s207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5383" w14:textId="77777777" w:rsidR="00911287" w:rsidRDefault="00911287" w:rsidP="00911287">
    <w:pPr>
      <w:pStyle w:val="Header"/>
      <w:ind w:left="360"/>
      <w:jc w:val="center"/>
      <w:rPr>
        <w:ins w:id="416" w:author="Geiser, Che@Energy" w:date="2022-03-28T16:58:00Z"/>
        <w:rFonts w:ascii="Arial" w:hAnsi="Arial" w:cs="Arial"/>
      </w:rPr>
    </w:pPr>
    <w:ins w:id="417" w:author="Geiser, Che@Energy" w:date="2022-03-28T16:58:00Z">
      <w:r w:rsidRPr="00BD3574">
        <w:rPr>
          <w:rFonts w:asciiTheme="minorHAnsi" w:hAnsiTheme="minorHAnsi" w:cstheme="minorHAnsi"/>
          <w:noProof/>
          <w:sz w:val="28"/>
          <w:szCs w:val="28"/>
        </w:rPr>
        <w:drawing>
          <wp:anchor distT="0" distB="0" distL="114300" distR="114300" simplePos="0" relativeHeight="251660295" behindDoc="0" locked="0" layoutInCell="1" allowOverlap="1" wp14:anchorId="109FEB86" wp14:editId="621B3CA8">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11287">
        <w:t xml:space="preserve"> </w:t>
      </w:r>
      <w:r>
        <w:rPr>
          <w:rFonts w:asciiTheme="minorHAnsi" w:hAnsiTheme="minorHAnsi" w:cstheme="minorHAnsi"/>
          <w:noProof/>
          <w:sz w:val="28"/>
          <w:szCs w:val="28"/>
        </w:rPr>
        <w:t>DRAFT - P</w:t>
      </w:r>
      <w:r w:rsidRPr="00911287">
        <w:rPr>
          <w:rFonts w:asciiTheme="minorHAnsi" w:hAnsiTheme="minorHAnsi" w:cstheme="minorHAnsi"/>
          <w:noProof/>
          <w:sz w:val="28"/>
          <w:szCs w:val="28"/>
        </w:rPr>
        <w:t>rescriptive Residential Additions 1,000 ft2 or Less</w:t>
      </w:r>
    </w:ins>
  </w:p>
  <w:p w14:paraId="3341B457" w14:textId="77777777" w:rsidR="00911287" w:rsidRPr="004530E8" w:rsidRDefault="00911287" w:rsidP="00911287">
    <w:pPr>
      <w:pStyle w:val="Header"/>
      <w:ind w:left="360"/>
      <w:rPr>
        <w:ins w:id="418" w:author="Geiser, Che@Energy" w:date="2022-03-28T16:58:00Z"/>
        <w:rFonts w:ascii="Arial" w:hAnsi="Arial" w:cs="Arial"/>
      </w:rPr>
    </w:pPr>
    <w:ins w:id="419" w:author="Geiser, Che@Energy" w:date="2022-03-28T16:58: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sidRPr="00911287">
        <w:rPr>
          <w:rFonts w:asciiTheme="minorHAnsi" w:hAnsiTheme="minorHAnsi" w:cstheme="minorHAnsi"/>
          <w:sz w:val="28"/>
          <w:szCs w:val="28"/>
        </w:rPr>
        <w:t>CF1R-ADD-01-E</w:t>
      </w:r>
      <w:r>
        <w:rPr>
          <w:rFonts w:asciiTheme="minorHAnsi" w:hAnsiTheme="minorHAnsi" w:cstheme="minorHAnsi"/>
          <w:sz w:val="28"/>
          <w:szCs w:val="28"/>
        </w:rPr>
        <w:t xml:space="preserve"> </w:t>
      </w:r>
    </w:ins>
  </w:p>
  <w:p w14:paraId="7AB03442" w14:textId="77777777" w:rsidR="00911287" w:rsidRDefault="00911287" w:rsidP="00911287">
    <w:pPr>
      <w:pStyle w:val="Header"/>
      <w:ind w:left="360"/>
      <w:rPr>
        <w:ins w:id="420" w:author="Geiser, Che@Energy" w:date="2022-03-28T16:58:00Z"/>
        <w:rFonts w:ascii="Arial" w:hAnsi="Arial" w:cs="Arial"/>
      </w:rPr>
    </w:pPr>
  </w:p>
  <w:p w14:paraId="54D1D331" w14:textId="77777777" w:rsidR="00911287" w:rsidRPr="00570169" w:rsidRDefault="00911287" w:rsidP="00911287">
    <w:pPr>
      <w:ind w:left="360"/>
      <w:rPr>
        <w:ins w:id="421" w:author="Geiser, Che@Energy" w:date="2022-03-28T16:58:00Z"/>
        <w:rFonts w:cstheme="minorHAnsi"/>
        <w:b/>
        <w:bCs/>
        <w:i/>
        <w:iCs/>
        <w:sz w:val="28"/>
        <w:szCs w:val="28"/>
      </w:rPr>
    </w:pPr>
    <w:ins w:id="422" w:author="Geiser, Che@Energy" w:date="2022-03-28T16:58: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15480D3D" w14:textId="60508886" w:rsidR="00BE2347" w:rsidRPr="00CA5769" w:rsidDel="00911287" w:rsidRDefault="00BE2347" w:rsidP="00CA5769">
    <w:pPr>
      <w:suppressAutoHyphens/>
      <w:ind w:left="-90"/>
      <w:rPr>
        <w:del w:id="423" w:author="Geiser, Che@Energy" w:date="2022-03-28T16:58:00Z"/>
        <w:rFonts w:ascii="Arial" w:hAnsi="Arial" w:cs="Arial"/>
        <w:sz w:val="14"/>
        <w:szCs w:val="14"/>
      </w:rPr>
    </w:pPr>
    <w:del w:id="424" w:author="Geiser, Che@Energy" w:date="2022-03-28T16:58:00Z">
      <w:r w:rsidRPr="0037735E" w:rsidDel="00911287">
        <w:rPr>
          <w:rFonts w:ascii="Arial" w:hAnsi="Arial" w:cs="Arial"/>
          <w:b/>
          <w:noProof/>
        </w:rPr>
        <w:drawing>
          <wp:anchor distT="0" distB="0" distL="114300" distR="114300" simplePos="0" relativeHeight="251658240" behindDoc="0" locked="0" layoutInCell="1" allowOverlap="1" wp14:anchorId="15480D68" wp14:editId="1A02033B">
            <wp:simplePos x="0" y="0"/>
            <wp:positionH relativeFrom="margin">
              <wp:posOffset>8841740</wp:posOffset>
            </wp:positionH>
            <wp:positionV relativeFrom="margin">
              <wp:posOffset>-1109980</wp:posOffset>
            </wp:positionV>
            <wp:extent cx="354965" cy="311150"/>
            <wp:effectExtent l="0" t="0" r="6985" b="0"/>
            <wp:wrapSquare wrapText="bothSides"/>
            <wp:docPr id="8" name="Picture 12" desc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sidRPr="00CA5769" w:rsidDel="00911287">
        <w:rPr>
          <w:rFonts w:ascii="Arial" w:hAnsi="Arial" w:cs="Arial"/>
          <w:sz w:val="14"/>
          <w:szCs w:val="14"/>
        </w:rPr>
        <w:delText>STATE OF CALIFORNIA</w:delText>
      </w:r>
    </w:del>
  </w:p>
  <w:p w14:paraId="15480D3E" w14:textId="5D1B5049" w:rsidR="00BE2347" w:rsidRPr="00CA5769" w:rsidDel="00911287" w:rsidRDefault="00BE2347" w:rsidP="00CA5769">
    <w:pPr>
      <w:suppressAutoHyphens/>
      <w:ind w:left="-90"/>
      <w:rPr>
        <w:del w:id="425" w:author="Geiser, Che@Energy" w:date="2022-03-28T16:58:00Z"/>
        <w:rFonts w:ascii="Arial" w:hAnsi="Arial" w:cs="Arial"/>
        <w:b/>
      </w:rPr>
    </w:pPr>
    <w:del w:id="426" w:author="Geiser, Che@Energy" w:date="2022-03-28T16:58:00Z">
      <w:r w:rsidDel="00911287">
        <w:rPr>
          <w:rFonts w:ascii="Arial" w:hAnsi="Arial" w:cs="Arial"/>
          <w:b/>
          <w:noProof/>
        </w:rPr>
        <w:delText>ADDITIONS 1000 FT</w:delText>
      </w:r>
      <w:r w:rsidRPr="00CA5769" w:rsidDel="00911287">
        <w:rPr>
          <w:rFonts w:ascii="Arial" w:hAnsi="Arial" w:cs="Arial"/>
          <w:b/>
          <w:noProof/>
          <w:vertAlign w:val="superscript"/>
        </w:rPr>
        <w:delText>2</w:delText>
      </w:r>
      <w:r w:rsidDel="00911287">
        <w:rPr>
          <w:rFonts w:ascii="Arial" w:hAnsi="Arial" w:cs="Arial"/>
          <w:b/>
          <w:noProof/>
        </w:rPr>
        <w:delText xml:space="preserve"> OR LESS</w:delText>
      </w:r>
    </w:del>
  </w:p>
  <w:p w14:paraId="15480D3F" w14:textId="15A0E3AB" w:rsidR="00BE2347" w:rsidRPr="00CA5769" w:rsidDel="00911287" w:rsidRDefault="00BE2347" w:rsidP="00CA5769">
    <w:pPr>
      <w:suppressAutoHyphens/>
      <w:ind w:left="-90"/>
      <w:rPr>
        <w:del w:id="427" w:author="Geiser, Che@Energy" w:date="2022-03-28T16:58:00Z"/>
        <w:rFonts w:ascii="Arial" w:hAnsi="Arial" w:cs="Arial"/>
        <w:sz w:val="14"/>
        <w:szCs w:val="14"/>
      </w:rPr>
    </w:pPr>
    <w:del w:id="428" w:author="Geiser, Che@Energy" w:date="2022-03-28T16:58:00Z">
      <w:r w:rsidDel="00911287">
        <w:rPr>
          <w:rFonts w:ascii="Arial" w:hAnsi="Arial" w:cs="Arial"/>
          <w:sz w:val="14"/>
          <w:szCs w:val="14"/>
        </w:rPr>
        <w:delText>CEC-CF1R-ADD-01-E</w:delText>
      </w:r>
      <w:r w:rsidRPr="00CA5769" w:rsidDel="00911287">
        <w:rPr>
          <w:rFonts w:ascii="Arial" w:hAnsi="Arial" w:cs="Arial"/>
          <w:sz w:val="14"/>
          <w:szCs w:val="14"/>
        </w:rPr>
        <w:delText xml:space="preserve"> (Revised</w:delText>
      </w:r>
      <w:r w:rsidDel="00911287">
        <w:rPr>
          <w:rFonts w:ascii="Arial" w:hAnsi="Arial" w:cs="Arial"/>
          <w:sz w:val="14"/>
          <w:szCs w:val="14"/>
        </w:rPr>
        <w:delText xml:space="preserve"> 01/2</w:delText>
      </w:r>
    </w:del>
    <w:ins w:id="429" w:author="Markstrum, Alexis@Energy" w:date="2021-08-16T13:34:00Z">
      <w:del w:id="430" w:author="Geiser, Che@Energy" w:date="2022-03-28T16:58:00Z">
        <w:r w:rsidDel="00911287">
          <w:rPr>
            <w:rFonts w:ascii="Arial" w:hAnsi="Arial" w:cs="Arial"/>
            <w:sz w:val="14"/>
            <w:szCs w:val="14"/>
          </w:rPr>
          <w:delText>2</w:delText>
        </w:r>
      </w:del>
    </w:ins>
    <w:del w:id="431" w:author="Geiser, Che@Energy" w:date="2022-03-28T16:58:00Z">
      <w:r w:rsidDel="00911287">
        <w:rPr>
          <w:rFonts w:ascii="Arial" w:hAnsi="Arial" w:cs="Arial"/>
          <w:sz w:val="14"/>
          <w:szCs w:val="14"/>
        </w:rPr>
        <w:delText>0</w:delText>
      </w:r>
      <w:r w:rsidRPr="00CA5769" w:rsidDel="00911287">
        <w:rPr>
          <w:rFonts w:ascii="Arial" w:hAnsi="Arial" w:cs="Arial"/>
          <w:sz w:val="14"/>
          <w:szCs w:val="14"/>
        </w:rPr>
        <w:delText xml:space="preserve">)                                                                                                                                   </w:delText>
      </w:r>
      <w:r w:rsidDel="00911287">
        <w:rPr>
          <w:rFonts w:ascii="Arial" w:hAnsi="Arial" w:cs="Arial"/>
          <w:sz w:val="14"/>
          <w:szCs w:val="14"/>
        </w:rPr>
        <w:delText xml:space="preserve">                                                                                           </w:delText>
      </w:r>
      <w:r w:rsidRPr="00CA5769" w:rsidDel="00911287">
        <w:rPr>
          <w:rFonts w:ascii="Arial" w:hAnsi="Arial" w:cs="Arial"/>
          <w:sz w:val="14"/>
          <w:szCs w:val="14"/>
        </w:rPr>
        <w:delText xml:space="preserve">         CALIFORNIA ENERGY COMMISSION</w:delText>
      </w:r>
    </w:del>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661"/>
      <w:gridCol w:w="1506"/>
      <w:gridCol w:w="3235"/>
    </w:tblGrid>
    <w:tr w:rsidR="00BE2347" w:rsidRPr="00F00CC4" w:rsidDel="00911287" w14:paraId="15480D42" w14:textId="16F34A96" w:rsidTr="00F00CC4">
      <w:trPr>
        <w:cantSplit/>
        <w:trHeight w:val="288"/>
        <w:del w:id="432" w:author="Geiser, Che@Energy" w:date="2022-03-28T16:58:00Z"/>
      </w:trPr>
      <w:tc>
        <w:tcPr>
          <w:tcW w:w="3877" w:type="pct"/>
          <w:gridSpan w:val="2"/>
          <w:tcBorders>
            <w:right w:val="nil"/>
          </w:tcBorders>
          <w:vAlign w:val="center"/>
        </w:tcPr>
        <w:p w14:paraId="15480D40" w14:textId="4B4D7E98" w:rsidR="00BE2347" w:rsidRPr="00F00CC4" w:rsidDel="00911287" w:rsidRDefault="00BE2347" w:rsidP="00F00CC4">
          <w:pPr>
            <w:keepNext/>
            <w:outlineLvl w:val="0"/>
            <w:rPr>
              <w:del w:id="433" w:author="Geiser, Che@Energy" w:date="2022-03-28T16:58:00Z"/>
              <w:rFonts w:ascii="Calibri" w:hAnsi="Calibri"/>
              <w:b/>
              <w:bCs/>
              <w:sz w:val="20"/>
              <w:szCs w:val="20"/>
            </w:rPr>
          </w:pPr>
          <w:del w:id="434" w:author="Geiser, Che@Energy" w:date="2022-03-28T16:58:00Z">
            <w:r w:rsidRPr="00F00CC4" w:rsidDel="00911287">
              <w:rPr>
                <w:rFonts w:ascii="Calibri" w:hAnsi="Calibri"/>
                <w:bCs/>
                <w:sz w:val="20"/>
                <w:szCs w:val="20"/>
              </w:rPr>
              <w:delText>CERTIFICATE OF COMPLIANCE</w:delText>
            </w:r>
          </w:del>
        </w:p>
      </w:tc>
      <w:tc>
        <w:tcPr>
          <w:tcW w:w="1123" w:type="pct"/>
          <w:tcBorders>
            <w:left w:val="nil"/>
          </w:tcBorders>
          <w:tcMar>
            <w:left w:w="115" w:type="dxa"/>
            <w:right w:w="115" w:type="dxa"/>
          </w:tcMar>
          <w:vAlign w:val="center"/>
        </w:tcPr>
        <w:p w14:paraId="15480D41" w14:textId="5F6DEB93" w:rsidR="00BE2347" w:rsidRPr="00F00CC4" w:rsidDel="00911287" w:rsidRDefault="00BE2347" w:rsidP="00F00CC4">
          <w:pPr>
            <w:keepNext/>
            <w:jc w:val="right"/>
            <w:outlineLvl w:val="0"/>
            <w:rPr>
              <w:del w:id="435" w:author="Geiser, Che@Energy" w:date="2022-03-28T16:58:00Z"/>
              <w:rFonts w:ascii="Calibri" w:hAnsi="Calibri"/>
              <w:b/>
              <w:bCs/>
              <w:sz w:val="20"/>
              <w:szCs w:val="20"/>
            </w:rPr>
          </w:pPr>
          <w:del w:id="436" w:author="Geiser, Che@Energy" w:date="2022-03-28T16:58:00Z">
            <w:r w:rsidRPr="00F00CC4" w:rsidDel="00911287">
              <w:rPr>
                <w:rFonts w:ascii="Calibri" w:hAnsi="Calibri"/>
                <w:bCs/>
                <w:sz w:val="20"/>
                <w:szCs w:val="20"/>
              </w:rPr>
              <w:delText>CF1R-</w:delText>
            </w:r>
            <w:r w:rsidDel="00911287">
              <w:rPr>
                <w:rFonts w:ascii="Calibri" w:hAnsi="Calibri"/>
                <w:bCs/>
                <w:sz w:val="20"/>
                <w:szCs w:val="20"/>
              </w:rPr>
              <w:delText>ADD-01</w:delText>
            </w:r>
            <w:r w:rsidRPr="00F00CC4" w:rsidDel="00911287">
              <w:rPr>
                <w:rFonts w:ascii="Calibri" w:hAnsi="Calibri"/>
                <w:bCs/>
                <w:sz w:val="20"/>
                <w:szCs w:val="20"/>
              </w:rPr>
              <w:delText>-E</w:delText>
            </w:r>
          </w:del>
        </w:p>
      </w:tc>
    </w:tr>
    <w:tr w:rsidR="00BE2347" w:rsidRPr="00F00CC4" w:rsidDel="00911287" w14:paraId="15480D45" w14:textId="0C56637D" w:rsidTr="00F00CC4">
      <w:trPr>
        <w:cantSplit/>
        <w:trHeight w:val="288"/>
        <w:del w:id="437" w:author="Geiser, Che@Energy" w:date="2022-03-28T16:58:00Z"/>
      </w:trPr>
      <w:tc>
        <w:tcPr>
          <w:tcW w:w="3877" w:type="pct"/>
          <w:gridSpan w:val="2"/>
          <w:tcBorders>
            <w:right w:val="nil"/>
          </w:tcBorders>
        </w:tcPr>
        <w:p w14:paraId="15480D43" w14:textId="1404EC41" w:rsidR="00BE2347" w:rsidRPr="00F00CC4" w:rsidDel="00911287" w:rsidRDefault="00BE2347" w:rsidP="00F00CC4">
          <w:pPr>
            <w:keepNext/>
            <w:outlineLvl w:val="0"/>
            <w:rPr>
              <w:del w:id="438" w:author="Geiser, Che@Energy" w:date="2022-03-28T16:58:00Z"/>
              <w:rFonts w:ascii="Calibri" w:hAnsi="Calibri"/>
              <w:bCs/>
              <w:sz w:val="20"/>
              <w:szCs w:val="20"/>
            </w:rPr>
          </w:pPr>
          <w:bookmarkStart w:id="439" w:name="_Hlk99379049"/>
          <w:del w:id="440" w:author="Geiser, Che@Energy" w:date="2022-03-28T16:58:00Z">
            <w:r w:rsidDel="00911287">
              <w:rPr>
                <w:rFonts w:ascii="Calibri" w:hAnsi="Calibri"/>
                <w:bCs/>
                <w:sz w:val="20"/>
                <w:szCs w:val="20"/>
              </w:rPr>
              <w:delText xml:space="preserve">Prescriptive Residential </w:delText>
            </w:r>
            <w:r w:rsidRPr="00F00CC4" w:rsidDel="00911287">
              <w:rPr>
                <w:rFonts w:ascii="Calibri" w:hAnsi="Calibri"/>
                <w:bCs/>
                <w:sz w:val="20"/>
                <w:szCs w:val="20"/>
              </w:rPr>
              <w:delText>Additions 1,000 ft</w:delText>
            </w:r>
            <w:r w:rsidRPr="00F00CC4" w:rsidDel="00911287">
              <w:rPr>
                <w:rFonts w:ascii="Calibri" w:hAnsi="Calibri"/>
                <w:bCs/>
                <w:sz w:val="20"/>
                <w:szCs w:val="20"/>
                <w:vertAlign w:val="superscript"/>
              </w:rPr>
              <w:delText>2</w:delText>
            </w:r>
            <w:r w:rsidRPr="00F00CC4" w:rsidDel="00911287">
              <w:rPr>
                <w:rFonts w:ascii="Calibri" w:hAnsi="Calibri"/>
                <w:bCs/>
                <w:sz w:val="20"/>
                <w:szCs w:val="20"/>
              </w:rPr>
              <w:delText xml:space="preserve"> or </w:delText>
            </w:r>
            <w:r w:rsidDel="00911287">
              <w:rPr>
                <w:rFonts w:ascii="Calibri" w:hAnsi="Calibri"/>
                <w:bCs/>
                <w:sz w:val="20"/>
                <w:szCs w:val="20"/>
              </w:rPr>
              <w:delText>L</w:delText>
            </w:r>
            <w:r w:rsidRPr="00F00CC4" w:rsidDel="00911287">
              <w:rPr>
                <w:rFonts w:ascii="Calibri" w:hAnsi="Calibri"/>
                <w:bCs/>
                <w:sz w:val="20"/>
                <w:szCs w:val="20"/>
              </w:rPr>
              <w:delText>ess</w:delText>
            </w:r>
            <w:bookmarkEnd w:id="439"/>
          </w:del>
        </w:p>
      </w:tc>
      <w:tc>
        <w:tcPr>
          <w:tcW w:w="1123" w:type="pct"/>
          <w:tcBorders>
            <w:left w:val="nil"/>
          </w:tcBorders>
        </w:tcPr>
        <w:p w14:paraId="15480D44" w14:textId="7DB10D41" w:rsidR="00BE2347" w:rsidRPr="00F00CC4" w:rsidDel="00911287" w:rsidRDefault="00BE2347" w:rsidP="00F00CC4">
          <w:pPr>
            <w:keepNext/>
            <w:jc w:val="right"/>
            <w:outlineLvl w:val="0"/>
            <w:rPr>
              <w:del w:id="441" w:author="Geiser, Che@Energy" w:date="2022-03-28T16:58:00Z"/>
              <w:rFonts w:ascii="Calibri" w:hAnsi="Calibri"/>
              <w:bCs/>
              <w:sz w:val="20"/>
              <w:szCs w:val="20"/>
            </w:rPr>
          </w:pPr>
          <w:del w:id="442" w:author="Geiser, Che@Energy" w:date="2022-03-28T16:58:00Z">
            <w:r w:rsidRPr="00F00CC4" w:rsidDel="00911287">
              <w:rPr>
                <w:rFonts w:ascii="Calibri" w:hAnsi="Calibri"/>
                <w:bCs/>
                <w:sz w:val="20"/>
                <w:szCs w:val="20"/>
              </w:rPr>
              <w:tab/>
              <w:delText xml:space="preserve">(Page </w:delText>
            </w:r>
            <w:r w:rsidRPr="00F00CC4" w:rsidDel="00911287">
              <w:rPr>
                <w:rFonts w:ascii="Calibri" w:hAnsi="Calibri"/>
                <w:bCs/>
                <w:sz w:val="20"/>
                <w:szCs w:val="20"/>
              </w:rPr>
              <w:fldChar w:fldCharType="begin"/>
            </w:r>
            <w:r w:rsidRPr="00F00CC4" w:rsidDel="00911287">
              <w:rPr>
                <w:rFonts w:ascii="Calibri" w:hAnsi="Calibri"/>
                <w:bCs/>
                <w:sz w:val="20"/>
                <w:szCs w:val="20"/>
              </w:rPr>
              <w:delInstrText xml:space="preserve"> PAGE   \* MERGEFORMAT </w:delInstrText>
            </w:r>
            <w:r w:rsidRPr="00F00CC4" w:rsidDel="00911287">
              <w:rPr>
                <w:rFonts w:ascii="Calibri" w:hAnsi="Calibri"/>
                <w:bCs/>
                <w:sz w:val="20"/>
                <w:szCs w:val="20"/>
              </w:rPr>
              <w:fldChar w:fldCharType="separate"/>
            </w:r>
            <w:r w:rsidDel="00911287">
              <w:rPr>
                <w:rFonts w:ascii="Calibri" w:hAnsi="Calibri"/>
                <w:bCs/>
                <w:noProof/>
                <w:sz w:val="20"/>
                <w:szCs w:val="20"/>
              </w:rPr>
              <w:delText>3</w:delText>
            </w:r>
            <w:r w:rsidRPr="00F00CC4" w:rsidDel="00911287">
              <w:rPr>
                <w:rFonts w:ascii="Calibri" w:hAnsi="Calibri"/>
                <w:bCs/>
                <w:sz w:val="20"/>
                <w:szCs w:val="20"/>
              </w:rPr>
              <w:fldChar w:fldCharType="end"/>
            </w:r>
            <w:r w:rsidRPr="00F00CC4" w:rsidDel="00911287">
              <w:rPr>
                <w:rFonts w:ascii="Calibri" w:hAnsi="Calibri"/>
                <w:bCs/>
                <w:sz w:val="20"/>
                <w:szCs w:val="20"/>
              </w:rPr>
              <w:delText xml:space="preserve"> of </w:delText>
            </w:r>
            <w:r w:rsidDel="00911287">
              <w:rPr>
                <w:rFonts w:ascii="Calibri" w:hAnsi="Calibri"/>
                <w:bCs/>
                <w:noProof/>
                <w:sz w:val="20"/>
                <w:szCs w:val="20"/>
              </w:rPr>
              <w:fldChar w:fldCharType="begin"/>
            </w:r>
            <w:r w:rsidDel="00911287">
              <w:rPr>
                <w:rFonts w:ascii="Calibri" w:hAnsi="Calibri"/>
                <w:bCs/>
                <w:noProof/>
                <w:sz w:val="20"/>
                <w:szCs w:val="20"/>
              </w:rPr>
              <w:delInstrText xml:space="preserve"> SECTIONPAGES   \* MERGEFORMAT </w:delInstrText>
            </w:r>
            <w:r w:rsidDel="00911287">
              <w:rPr>
                <w:rFonts w:ascii="Calibri" w:hAnsi="Calibri"/>
                <w:bCs/>
                <w:noProof/>
                <w:sz w:val="20"/>
                <w:szCs w:val="20"/>
              </w:rPr>
              <w:fldChar w:fldCharType="separate"/>
            </w:r>
            <w:r w:rsidR="00911287" w:rsidDel="00911287">
              <w:rPr>
                <w:rFonts w:ascii="Calibri" w:hAnsi="Calibri"/>
                <w:bCs/>
                <w:noProof/>
                <w:sz w:val="20"/>
                <w:szCs w:val="20"/>
              </w:rPr>
              <w:delText>9</w:delText>
            </w:r>
            <w:r w:rsidDel="00911287">
              <w:rPr>
                <w:rFonts w:ascii="Calibri" w:hAnsi="Calibri"/>
                <w:bCs/>
                <w:noProof/>
                <w:sz w:val="20"/>
                <w:szCs w:val="20"/>
              </w:rPr>
              <w:fldChar w:fldCharType="end"/>
            </w:r>
            <w:r w:rsidRPr="00F00CC4" w:rsidDel="00911287">
              <w:rPr>
                <w:rFonts w:ascii="Calibri" w:hAnsi="Calibri"/>
                <w:bCs/>
                <w:sz w:val="20"/>
                <w:szCs w:val="20"/>
              </w:rPr>
              <w:delText>)</w:delText>
            </w:r>
          </w:del>
        </w:p>
      </w:tc>
    </w:tr>
    <w:tr w:rsidR="00BE2347" w:rsidRPr="00F00CC4" w:rsidDel="00911287" w14:paraId="15480D48" w14:textId="2B4BB9F3" w:rsidTr="00F00CC4">
      <w:trPr>
        <w:cantSplit/>
        <w:trHeight w:val="288"/>
        <w:del w:id="443" w:author="Geiser, Che@Energy" w:date="2022-03-28T16:58:00Z"/>
      </w:trPr>
      <w:tc>
        <w:tcPr>
          <w:tcW w:w="3354" w:type="pct"/>
        </w:tcPr>
        <w:p w14:paraId="15480D46" w14:textId="736B4C0C" w:rsidR="00BE2347" w:rsidRPr="00F00CC4" w:rsidDel="00911287" w:rsidRDefault="00BE2347" w:rsidP="00F00CC4">
          <w:pPr>
            <w:rPr>
              <w:del w:id="444" w:author="Geiser, Che@Energy" w:date="2022-03-28T16:58:00Z"/>
              <w:rFonts w:ascii="Calibri" w:hAnsi="Calibri"/>
              <w:sz w:val="12"/>
              <w:szCs w:val="12"/>
            </w:rPr>
          </w:pPr>
          <w:del w:id="445" w:author="Geiser, Che@Energy" w:date="2022-03-28T16:58:00Z">
            <w:r w:rsidRPr="00F00CC4" w:rsidDel="00911287">
              <w:rPr>
                <w:rFonts w:ascii="Calibri" w:hAnsi="Calibri"/>
                <w:sz w:val="12"/>
                <w:szCs w:val="12"/>
              </w:rPr>
              <w:delText>Project Name:</w:delText>
            </w:r>
          </w:del>
        </w:p>
      </w:tc>
      <w:tc>
        <w:tcPr>
          <w:tcW w:w="1646" w:type="pct"/>
          <w:gridSpan w:val="2"/>
        </w:tcPr>
        <w:p w14:paraId="15480D47" w14:textId="2C8CA968" w:rsidR="00BE2347" w:rsidRPr="00F00CC4" w:rsidDel="00911287" w:rsidRDefault="00BE2347" w:rsidP="00F00CC4">
          <w:pPr>
            <w:rPr>
              <w:del w:id="446" w:author="Geiser, Che@Energy" w:date="2022-03-28T16:58:00Z"/>
              <w:rFonts w:ascii="Calibri" w:hAnsi="Calibri"/>
              <w:sz w:val="12"/>
              <w:szCs w:val="12"/>
            </w:rPr>
          </w:pPr>
          <w:del w:id="447" w:author="Geiser, Che@Energy" w:date="2022-03-28T16:58:00Z">
            <w:r w:rsidRPr="00F00CC4" w:rsidDel="00911287">
              <w:rPr>
                <w:rFonts w:ascii="Calibri" w:hAnsi="Calibri"/>
                <w:sz w:val="12"/>
                <w:szCs w:val="12"/>
              </w:rPr>
              <w:delText>Date Prepared:</w:delText>
            </w:r>
          </w:del>
        </w:p>
      </w:tc>
    </w:tr>
  </w:tbl>
  <w:p w14:paraId="15480D49" w14:textId="77777777" w:rsidR="00BE2347" w:rsidRPr="00F00CC4" w:rsidRDefault="00BE2347" w:rsidP="00F00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4C" w14:textId="77777777" w:rsidR="00BE2347" w:rsidRDefault="006937F9">
    <w:pPr>
      <w:pStyle w:val="Header"/>
    </w:pPr>
    <w:r>
      <w:rPr>
        <w:noProof/>
      </w:rPr>
      <w:pict w14:anchorId="15480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2" o:spid="_x0000_s207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4D" w14:textId="77777777" w:rsidR="00BE2347" w:rsidRDefault="006937F9">
    <w:pPr>
      <w:pStyle w:val="Header"/>
    </w:pPr>
    <w:r>
      <w:rPr>
        <w:noProof/>
      </w:rPr>
      <w:pict w14:anchorId="15480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6" o:spid="_x0000_s207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BE2347" w:rsidRPr="00F85124" w:rsidDel="004D6EDD" w14:paraId="15480D50" w14:textId="3E6D65E9" w:rsidTr="00C032D1">
      <w:trPr>
        <w:cantSplit/>
        <w:trHeight w:val="288"/>
        <w:del w:id="973" w:author="Geiser, Che@Energy" w:date="2022-03-28T17:01:00Z"/>
      </w:trPr>
      <w:tc>
        <w:tcPr>
          <w:tcW w:w="3877" w:type="pct"/>
          <w:tcBorders>
            <w:right w:val="nil"/>
          </w:tcBorders>
          <w:vAlign w:val="center"/>
        </w:tcPr>
        <w:p w14:paraId="15480D4E" w14:textId="2FA2402B" w:rsidR="00BE2347" w:rsidRPr="002D18A0" w:rsidDel="004D6EDD" w:rsidRDefault="00BE2347" w:rsidP="000B4DC4">
          <w:pPr>
            <w:pStyle w:val="Style77"/>
            <w:rPr>
              <w:del w:id="974" w:author="Geiser, Che@Energy" w:date="2022-03-28T17:01:00Z"/>
              <w:b/>
            </w:rPr>
          </w:pPr>
          <w:del w:id="975" w:author="Geiser, Che@Energy" w:date="2022-03-28T17:01:00Z">
            <w:r w:rsidRPr="002D18A0" w:rsidDel="004D6EDD">
              <w:delText xml:space="preserve">CERTIFICATE OF COMPLIANCE </w:delText>
            </w:r>
            <w:r w:rsidRPr="00506E24" w:rsidDel="004D6EDD">
              <w:delText>– USER INSTRUCTIONS</w:delText>
            </w:r>
          </w:del>
        </w:p>
      </w:tc>
      <w:tc>
        <w:tcPr>
          <w:tcW w:w="1123" w:type="pct"/>
          <w:tcBorders>
            <w:left w:val="nil"/>
          </w:tcBorders>
          <w:tcMar>
            <w:left w:w="115" w:type="dxa"/>
            <w:right w:w="115" w:type="dxa"/>
          </w:tcMar>
          <w:vAlign w:val="center"/>
        </w:tcPr>
        <w:p w14:paraId="15480D4F" w14:textId="5E2EA499" w:rsidR="00BE2347" w:rsidRPr="002D18A0" w:rsidDel="004D6EDD" w:rsidRDefault="00BE2347" w:rsidP="000B4DC4">
          <w:pPr>
            <w:pStyle w:val="Style78"/>
            <w:rPr>
              <w:del w:id="976" w:author="Geiser, Che@Energy" w:date="2022-03-28T17:01:00Z"/>
              <w:b/>
            </w:rPr>
          </w:pPr>
          <w:del w:id="977" w:author="Geiser, Che@Energy" w:date="2022-03-28T17:01:00Z">
            <w:r w:rsidRPr="002D18A0" w:rsidDel="004D6EDD">
              <w:delText>CF1R-</w:delText>
            </w:r>
            <w:r w:rsidDel="004D6EDD">
              <w:delText>ADD</w:delText>
            </w:r>
            <w:r w:rsidRPr="002D18A0" w:rsidDel="004D6EDD">
              <w:delText>-0</w:delText>
            </w:r>
            <w:r w:rsidDel="004D6EDD">
              <w:delText>1</w:delText>
            </w:r>
            <w:r w:rsidRPr="002D18A0" w:rsidDel="004D6EDD">
              <w:delText>-E</w:delText>
            </w:r>
          </w:del>
        </w:p>
      </w:tc>
    </w:tr>
    <w:tr w:rsidR="00BE2347" w:rsidRPr="00F85124" w:rsidDel="004D6EDD" w14:paraId="15480D53" w14:textId="01BB3F59" w:rsidTr="00C032D1">
      <w:trPr>
        <w:cantSplit/>
        <w:trHeight w:val="288"/>
        <w:del w:id="978" w:author="Geiser, Che@Energy" w:date="2022-03-28T17:01:00Z"/>
      </w:trPr>
      <w:tc>
        <w:tcPr>
          <w:tcW w:w="3877" w:type="pct"/>
          <w:tcBorders>
            <w:right w:val="nil"/>
          </w:tcBorders>
        </w:tcPr>
        <w:p w14:paraId="15480D51" w14:textId="3645F95D" w:rsidR="00BE2347" w:rsidRPr="002D18A0" w:rsidDel="004D6EDD" w:rsidRDefault="00BE2347" w:rsidP="000B4DC4">
          <w:pPr>
            <w:pStyle w:val="Style77"/>
            <w:rPr>
              <w:del w:id="979" w:author="Geiser, Che@Energy" w:date="2022-03-28T17:01:00Z"/>
            </w:rPr>
          </w:pPr>
          <w:del w:id="980" w:author="Geiser, Che@Energy" w:date="2022-03-28T17:01:00Z">
            <w:r w:rsidDel="004D6EDD">
              <w:delText>Residential Additions</w:delText>
            </w:r>
          </w:del>
        </w:p>
      </w:tc>
      <w:tc>
        <w:tcPr>
          <w:tcW w:w="1123" w:type="pct"/>
          <w:tcBorders>
            <w:left w:val="nil"/>
          </w:tcBorders>
        </w:tcPr>
        <w:p w14:paraId="15480D52" w14:textId="50B31862" w:rsidR="00BE2347" w:rsidRPr="002D18A0" w:rsidDel="004D6EDD" w:rsidRDefault="00BE2347" w:rsidP="00C032D1">
          <w:pPr>
            <w:pStyle w:val="Style78"/>
            <w:rPr>
              <w:del w:id="981" w:author="Geiser, Che@Energy" w:date="2022-03-28T17:01:00Z"/>
            </w:rPr>
          </w:pPr>
          <w:del w:id="982" w:author="Geiser, Che@Energy" w:date="2022-03-28T17:01:00Z">
            <w:r w:rsidRPr="002D18A0" w:rsidDel="004D6EDD">
              <w:tab/>
              <w:delText xml:space="preserve">(Page </w:delText>
            </w:r>
            <w:r w:rsidDel="004D6EDD">
              <w:fldChar w:fldCharType="begin"/>
            </w:r>
            <w:r w:rsidDel="004D6EDD">
              <w:delInstrText xml:space="preserve"> PAGE   \* MERGEFORMAT </w:delInstrText>
            </w:r>
            <w:r w:rsidDel="004D6EDD">
              <w:fldChar w:fldCharType="separate"/>
            </w:r>
            <w:r w:rsidDel="004D6EDD">
              <w:rPr>
                <w:noProof/>
              </w:rPr>
              <w:delText>7</w:delText>
            </w:r>
            <w:r w:rsidDel="004D6EDD">
              <w:rPr>
                <w:noProof/>
              </w:rPr>
              <w:fldChar w:fldCharType="end"/>
            </w:r>
            <w:r w:rsidRPr="002D18A0" w:rsidDel="004D6EDD">
              <w:delText xml:space="preserve"> of </w:delText>
            </w:r>
            <w:r w:rsidDel="004D6EDD">
              <w:rPr>
                <w:noProof/>
              </w:rPr>
              <w:fldChar w:fldCharType="begin"/>
            </w:r>
            <w:r w:rsidDel="004D6EDD">
              <w:rPr>
                <w:noProof/>
              </w:rPr>
              <w:delInstrText xml:space="preserve"> SECTIONPAGES   \* MERGEFORMAT </w:delInstrText>
            </w:r>
            <w:r w:rsidDel="004D6EDD">
              <w:rPr>
                <w:noProof/>
              </w:rPr>
              <w:fldChar w:fldCharType="separate"/>
            </w:r>
            <w:r w:rsidR="004D6EDD" w:rsidDel="004D6EDD">
              <w:rPr>
                <w:noProof/>
              </w:rPr>
              <w:delText>8</w:delText>
            </w:r>
            <w:r w:rsidDel="004D6EDD">
              <w:rPr>
                <w:noProof/>
              </w:rPr>
              <w:fldChar w:fldCharType="end"/>
            </w:r>
            <w:r w:rsidRPr="002D18A0" w:rsidDel="004D6EDD">
              <w:delText>)</w:delText>
            </w:r>
          </w:del>
        </w:p>
      </w:tc>
    </w:tr>
  </w:tbl>
  <w:tbl>
    <w:tblPr>
      <w:tblStyle w:val="TableGrid"/>
      <w:tblW w:w="5004" w:type="pct"/>
      <w:tblLook w:val="0020" w:firstRow="1" w:lastRow="0" w:firstColumn="0" w:lastColumn="0" w:noHBand="0" w:noVBand="0"/>
    </w:tblPr>
    <w:tblGrid>
      <w:gridCol w:w="11167"/>
      <w:gridCol w:w="3235"/>
    </w:tblGrid>
    <w:tr w:rsidR="004D6EDD" w:rsidRPr="00F85124" w14:paraId="5AF0AAF1" w14:textId="77777777" w:rsidTr="006D7685">
      <w:trPr>
        <w:trHeight w:val="288"/>
        <w:ins w:id="983" w:author="Geiser, Che@Energy" w:date="2022-03-28T17:01:00Z"/>
      </w:trPr>
      <w:tc>
        <w:tcPr>
          <w:tcW w:w="3877" w:type="pct"/>
        </w:tcPr>
        <w:p w14:paraId="7381B47B" w14:textId="77777777" w:rsidR="004D6EDD" w:rsidRPr="002D18A0" w:rsidRDefault="004D6EDD" w:rsidP="004D6EDD">
          <w:pPr>
            <w:pStyle w:val="Style77"/>
            <w:rPr>
              <w:ins w:id="984" w:author="Geiser, Che@Energy" w:date="2022-03-28T17:01:00Z"/>
              <w:b/>
            </w:rPr>
          </w:pPr>
          <w:ins w:id="985" w:author="Geiser, Che@Energy" w:date="2022-03-28T17:01:00Z">
            <w:r w:rsidRPr="002D18A0">
              <w:t xml:space="preserve">CERTIFICATE OF COMPLIANCE </w:t>
            </w:r>
            <w:r w:rsidRPr="00506E24">
              <w:t xml:space="preserve">– </w:t>
            </w:r>
            <w:r>
              <w:t>USER INSTRUCTIONS</w:t>
            </w:r>
          </w:ins>
        </w:p>
      </w:tc>
      <w:tc>
        <w:tcPr>
          <w:tcW w:w="1123" w:type="pct"/>
        </w:tcPr>
        <w:p w14:paraId="51F5BA15" w14:textId="77777777" w:rsidR="004D6EDD" w:rsidRPr="002D18A0" w:rsidRDefault="004D6EDD" w:rsidP="004D6EDD">
          <w:pPr>
            <w:pStyle w:val="Style78"/>
            <w:rPr>
              <w:ins w:id="986" w:author="Geiser, Che@Energy" w:date="2022-03-28T17:01:00Z"/>
              <w:b/>
            </w:rPr>
          </w:pPr>
          <w:ins w:id="987" w:author="Geiser, Che@Energy" w:date="2022-03-28T17:01:00Z">
            <w:r w:rsidRPr="002D18A0">
              <w:t>CF1R-</w:t>
            </w:r>
            <w:r>
              <w:t>ADD</w:t>
            </w:r>
            <w:r w:rsidRPr="002D18A0">
              <w:t>-0</w:t>
            </w:r>
            <w:r>
              <w:t>1</w:t>
            </w:r>
            <w:r w:rsidRPr="002D18A0">
              <w:t>-E</w:t>
            </w:r>
          </w:ins>
        </w:p>
      </w:tc>
    </w:tr>
    <w:tr w:rsidR="004D6EDD" w:rsidRPr="00F85124" w14:paraId="75C857E2" w14:textId="77777777" w:rsidTr="006D7685">
      <w:trPr>
        <w:trHeight w:val="288"/>
        <w:ins w:id="988" w:author="Geiser, Che@Energy" w:date="2022-03-28T17:01:00Z"/>
      </w:trPr>
      <w:tc>
        <w:tcPr>
          <w:tcW w:w="3877" w:type="pct"/>
        </w:tcPr>
        <w:p w14:paraId="5DDACE4B" w14:textId="77777777" w:rsidR="004D6EDD" w:rsidRPr="002D18A0" w:rsidRDefault="004D6EDD" w:rsidP="004D6EDD">
          <w:pPr>
            <w:pStyle w:val="Style77"/>
            <w:rPr>
              <w:ins w:id="989" w:author="Geiser, Che@Energy" w:date="2022-03-28T17:01:00Z"/>
            </w:rPr>
          </w:pPr>
          <w:ins w:id="990" w:author="Geiser, Che@Energy" w:date="2022-03-28T17:01:00Z">
            <w:r>
              <w:t>Prescriptive Residential Additions</w:t>
            </w:r>
          </w:ins>
        </w:p>
      </w:tc>
      <w:tc>
        <w:tcPr>
          <w:tcW w:w="1123" w:type="pct"/>
        </w:tcPr>
        <w:p w14:paraId="2E28FEEB" w14:textId="38983900" w:rsidR="004D6EDD" w:rsidRPr="002D18A0" w:rsidRDefault="004D6EDD" w:rsidP="004D6EDD">
          <w:pPr>
            <w:pStyle w:val="Style78"/>
            <w:rPr>
              <w:ins w:id="991" w:author="Geiser, Che@Energy" w:date="2022-03-28T17:01:00Z"/>
            </w:rPr>
          </w:pPr>
          <w:ins w:id="992" w:author="Geiser, Che@Energy" w:date="2022-03-28T17:01:00Z">
            <w:r w:rsidRPr="002D18A0">
              <w:tab/>
              <w:t xml:space="preserve">(Page </w:t>
            </w:r>
            <w:r>
              <w:fldChar w:fldCharType="begin"/>
            </w:r>
            <w:r>
              <w:instrText xml:space="preserve"> PAGE   \* MERGEFORMAT </w:instrText>
            </w:r>
            <w:r>
              <w:fldChar w:fldCharType="separate"/>
            </w:r>
            <w: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ins>
          <w:r>
            <w:rPr>
              <w:noProof/>
            </w:rPr>
            <w:t>10</w:t>
          </w:r>
          <w:ins w:id="993" w:author="Geiser, Che@Energy" w:date="2022-03-28T17:01:00Z">
            <w:r>
              <w:rPr>
                <w:noProof/>
              </w:rPr>
              <w:fldChar w:fldCharType="end"/>
            </w:r>
            <w:r w:rsidRPr="002D18A0">
              <w:t>)</w:t>
            </w:r>
          </w:ins>
        </w:p>
      </w:tc>
    </w:tr>
  </w:tbl>
  <w:p w14:paraId="15480D56" w14:textId="7DB3F274" w:rsidR="00BE2347" w:rsidRPr="0037735E" w:rsidRDefault="00BE2347">
    <w:pPr>
      <w:pStyle w:val="Header"/>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59" w14:textId="77777777" w:rsidR="00BE2347" w:rsidRDefault="006937F9">
    <w:pPr>
      <w:pStyle w:val="Header"/>
    </w:pPr>
    <w:r>
      <w:rPr>
        <w:noProof/>
      </w:rPr>
      <w:pict w14:anchorId="15480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5" o:spid="_x0000_s207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BE2347" w:rsidRPr="00F85124" w14:paraId="15480D5C" w14:textId="77777777" w:rsidTr="00C032D1">
      <w:trPr>
        <w:cantSplit/>
        <w:trHeight w:val="288"/>
      </w:trPr>
      <w:tc>
        <w:tcPr>
          <w:tcW w:w="3877" w:type="pct"/>
          <w:tcBorders>
            <w:right w:val="nil"/>
          </w:tcBorders>
          <w:vAlign w:val="center"/>
        </w:tcPr>
        <w:p w14:paraId="15480D5A" w14:textId="509B253A" w:rsidR="00BE2347" w:rsidRPr="002D18A0" w:rsidRDefault="00BE2347" w:rsidP="000B4DC4">
          <w:pPr>
            <w:pStyle w:val="Style77"/>
            <w:rPr>
              <w:b/>
            </w:rPr>
          </w:pPr>
          <w:r>
            <w:rPr>
              <w:noProof/>
            </w:rPr>
            <w:drawing>
              <wp:anchor distT="0" distB="0" distL="114300" distR="114300" simplePos="0" relativeHeight="251658247" behindDoc="1" locked="0" layoutInCell="0" allowOverlap="1" wp14:anchorId="15480D6E" wp14:editId="34FC5D7C">
                <wp:simplePos x="0" y="0"/>
                <wp:positionH relativeFrom="margin">
                  <wp:align>center</wp:align>
                </wp:positionH>
                <wp:positionV relativeFrom="margin">
                  <wp:align>center</wp:align>
                </wp:positionV>
                <wp:extent cx="9144000" cy="6858000"/>
                <wp:effectExtent l="0" t="0" r="0" b="0"/>
                <wp:wrapNone/>
                <wp:docPr id="31" name="Picture 3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2D18A0">
            <w:t xml:space="preserve">CERTIFICATE OF COMPLIANCE </w:t>
          </w:r>
          <w:r w:rsidRPr="00506E24">
            <w:t xml:space="preserve">– </w:t>
          </w:r>
          <w:r w:rsidRPr="002D18A0">
            <w:t>DATA FIELD DEFINITIONS AND CALCULATIONS</w:t>
          </w:r>
        </w:p>
      </w:tc>
      <w:tc>
        <w:tcPr>
          <w:tcW w:w="1123" w:type="pct"/>
          <w:tcBorders>
            <w:left w:val="nil"/>
          </w:tcBorders>
          <w:tcMar>
            <w:left w:w="115" w:type="dxa"/>
            <w:right w:w="115" w:type="dxa"/>
          </w:tcMar>
          <w:vAlign w:val="center"/>
        </w:tcPr>
        <w:p w14:paraId="15480D5B" w14:textId="77777777" w:rsidR="00BE2347" w:rsidRPr="002D18A0" w:rsidRDefault="00BE2347" w:rsidP="000B4DC4">
          <w:pPr>
            <w:pStyle w:val="Style78"/>
            <w:rPr>
              <w:b/>
            </w:rPr>
          </w:pPr>
          <w:r w:rsidRPr="002D18A0">
            <w:t>CF1R-</w:t>
          </w:r>
          <w:r>
            <w:t>ADD</w:t>
          </w:r>
          <w:r w:rsidRPr="002D18A0">
            <w:t>-0</w:t>
          </w:r>
          <w:r>
            <w:t>1</w:t>
          </w:r>
          <w:r w:rsidRPr="002D18A0">
            <w:t>-E</w:t>
          </w:r>
        </w:p>
      </w:tc>
    </w:tr>
    <w:tr w:rsidR="00BE2347" w:rsidRPr="00F85124" w14:paraId="15480D5F" w14:textId="77777777" w:rsidTr="00C032D1">
      <w:trPr>
        <w:cantSplit/>
        <w:trHeight w:val="288"/>
      </w:trPr>
      <w:tc>
        <w:tcPr>
          <w:tcW w:w="3877" w:type="pct"/>
          <w:tcBorders>
            <w:right w:val="nil"/>
          </w:tcBorders>
        </w:tcPr>
        <w:p w14:paraId="15480D5D" w14:textId="77777777" w:rsidR="00BE2347" w:rsidRPr="002D18A0" w:rsidRDefault="00BE2347" w:rsidP="000B4DC4">
          <w:pPr>
            <w:pStyle w:val="Style77"/>
          </w:pPr>
          <w:r>
            <w:t>Prescriptive Residential Additions</w:t>
          </w:r>
        </w:p>
      </w:tc>
      <w:tc>
        <w:tcPr>
          <w:tcW w:w="1123" w:type="pct"/>
          <w:tcBorders>
            <w:left w:val="nil"/>
          </w:tcBorders>
        </w:tcPr>
        <w:p w14:paraId="15480D5E" w14:textId="76C9AE29" w:rsidR="00BE2347" w:rsidRPr="002D18A0" w:rsidRDefault="00BE2347" w:rsidP="00C032D1">
          <w:pPr>
            <w:pStyle w:val="Style78"/>
          </w:pPr>
          <w:r w:rsidRPr="002D18A0">
            <w:tab/>
            <w:t xml:space="preserve">(Page </w:t>
          </w:r>
          <w:r>
            <w:fldChar w:fldCharType="begin"/>
          </w:r>
          <w:r>
            <w:instrText xml:space="preserve"> PAGE   \* MERGEFORMAT </w:instrText>
          </w:r>
          <w:r>
            <w:fldChar w:fldCharType="separate"/>
          </w:r>
          <w:r>
            <w:rPr>
              <w:noProof/>
            </w:rPr>
            <w:t>8</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4D6EDD">
            <w:rPr>
              <w:noProof/>
            </w:rPr>
            <w:t>19</w:t>
          </w:r>
          <w:r>
            <w:rPr>
              <w:noProof/>
            </w:rPr>
            <w:fldChar w:fldCharType="end"/>
          </w:r>
          <w:r w:rsidRPr="002D18A0">
            <w:t>)</w:t>
          </w:r>
        </w:p>
      </w:tc>
    </w:tr>
  </w:tbl>
  <w:p w14:paraId="15480D62" w14:textId="77777777" w:rsidR="00BE2347" w:rsidRPr="0037735E" w:rsidRDefault="00BE2347" w:rsidP="00912685">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FD6181"/>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5"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0B25"/>
    <w:multiLevelType w:val="hybridMultilevel"/>
    <w:tmpl w:val="65B669D8"/>
    <w:lvl w:ilvl="0" w:tplc="0409000F">
      <w:start w:val="1"/>
      <w:numFmt w:val="decimal"/>
      <w:lvlText w:val="%1."/>
      <w:lvlJc w:val="left"/>
      <w:pPr>
        <w:ind w:left="757" w:hanging="360"/>
      </w:p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7"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8903CE"/>
    <w:multiLevelType w:val="hybridMultilevel"/>
    <w:tmpl w:val="6E1ECE8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B402E"/>
    <w:multiLevelType w:val="hybridMultilevel"/>
    <w:tmpl w:val="4EF45BCA"/>
    <w:lvl w:ilvl="0" w:tplc="0409000F">
      <w:start w:val="1"/>
      <w:numFmt w:val="decimal"/>
      <w:lvlText w:val="%1."/>
      <w:lvlJc w:val="left"/>
      <w:pPr>
        <w:ind w:left="1080" w:hanging="360"/>
      </w:pPr>
    </w:lvl>
    <w:lvl w:ilvl="1" w:tplc="BAD885E8">
      <w:start w:val="1"/>
      <w:numFmt w:val="decimal"/>
      <w:lvlText w:val="%2."/>
      <w:lvlJc w:val="left"/>
      <w:pPr>
        <w:ind w:left="1800" w:hanging="360"/>
      </w:pPr>
      <w:rPr>
        <w:rFonts w:ascii="Calibri" w:eastAsia="Times New Roman" w:hAnsi="Calibri"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FC7007"/>
    <w:multiLevelType w:val="hybridMultilevel"/>
    <w:tmpl w:val="3E665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FF5697"/>
    <w:multiLevelType w:val="hybridMultilevel"/>
    <w:tmpl w:val="F652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0"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7C14BD3"/>
    <w:multiLevelType w:val="hybridMultilevel"/>
    <w:tmpl w:val="25FE0372"/>
    <w:lvl w:ilvl="0" w:tplc="93ACD1CA">
      <w:start w:val="1"/>
      <w:numFmt w:val="lowerRoman"/>
      <w:lvlText w:val="%1."/>
      <w:lvlJc w:val="left"/>
      <w:pPr>
        <w:ind w:left="720" w:hanging="360"/>
      </w:pPr>
      <w:rPr>
        <w:rFonts w:hint="default"/>
      </w:rPr>
    </w:lvl>
    <w:lvl w:ilvl="1" w:tplc="F6B41D6A">
      <w:start w:val="1"/>
      <w:numFmt w:val="upperLetter"/>
      <w:lvlText w:val="%2."/>
      <w:lvlJc w:val="left"/>
      <w:pPr>
        <w:ind w:left="1440" w:hanging="360"/>
      </w:pPr>
      <w:rPr>
        <w:rFonts w:ascii="Calibri" w:hAnsi="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F941F5"/>
    <w:multiLevelType w:val="hybridMultilevel"/>
    <w:tmpl w:val="7CDC89B8"/>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D52E7C"/>
    <w:multiLevelType w:val="hybridMultilevel"/>
    <w:tmpl w:val="2342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901987"/>
    <w:multiLevelType w:val="hybridMultilevel"/>
    <w:tmpl w:val="641E45D4"/>
    <w:lvl w:ilvl="0" w:tplc="6D528106">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27"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E61719"/>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3121D4"/>
    <w:multiLevelType w:val="hybridMultilevel"/>
    <w:tmpl w:val="C80A9A56"/>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314FE0"/>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6D51A0"/>
    <w:multiLevelType w:val="hybridMultilevel"/>
    <w:tmpl w:val="405C8DFE"/>
    <w:lvl w:ilvl="0" w:tplc="1ECCE80A">
      <w:start w:val="1"/>
      <w:numFmt w:val="upperLetter"/>
      <w:lvlText w:val="%1."/>
      <w:lvlJc w:val="left"/>
      <w:pPr>
        <w:ind w:left="108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4" w15:restartNumberingAfterBreak="0">
    <w:nsid w:val="32CB453C"/>
    <w:multiLevelType w:val="hybridMultilevel"/>
    <w:tmpl w:val="BA3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1D0B44"/>
    <w:multiLevelType w:val="hybridMultilevel"/>
    <w:tmpl w:val="62A24714"/>
    <w:lvl w:ilvl="0" w:tplc="7E48EDFC">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9"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2B7DC5"/>
    <w:multiLevelType w:val="hybridMultilevel"/>
    <w:tmpl w:val="8EE6A7A4"/>
    <w:lvl w:ilvl="0" w:tplc="0409000F">
      <w:start w:val="1"/>
      <w:numFmt w:val="decimal"/>
      <w:lvlText w:val="%1."/>
      <w:lvlJc w:val="left"/>
      <w:pPr>
        <w:ind w:left="36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7371E9"/>
    <w:multiLevelType w:val="hybridMultilevel"/>
    <w:tmpl w:val="99747E30"/>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2161552"/>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48" w15:restartNumberingAfterBreak="0">
    <w:nsid w:val="43460EFB"/>
    <w:multiLevelType w:val="hybridMultilevel"/>
    <w:tmpl w:val="0E0A195E"/>
    <w:lvl w:ilvl="0" w:tplc="4E8CBD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310672"/>
    <w:multiLevelType w:val="hybridMultilevel"/>
    <w:tmpl w:val="C02E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4"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7C7345"/>
    <w:multiLevelType w:val="hybridMultilevel"/>
    <w:tmpl w:val="D972812C"/>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CE25F5"/>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C203C8"/>
    <w:multiLevelType w:val="hybridMultilevel"/>
    <w:tmpl w:val="7BE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D51A56"/>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BD3C53"/>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5507D5"/>
    <w:multiLevelType w:val="hybridMultilevel"/>
    <w:tmpl w:val="607A7E8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6D728A"/>
    <w:multiLevelType w:val="hybridMultilevel"/>
    <w:tmpl w:val="E6084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28432CC"/>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30C699B"/>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78" w15:restartNumberingAfterBreak="0">
    <w:nsid w:val="73D80522"/>
    <w:multiLevelType w:val="hybridMultilevel"/>
    <w:tmpl w:val="3D7AC002"/>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50F0521"/>
    <w:multiLevelType w:val="hybridMultilevel"/>
    <w:tmpl w:val="92D683D6"/>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7177B63"/>
    <w:multiLevelType w:val="hybridMultilevel"/>
    <w:tmpl w:val="FF9C8FF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F386BC5"/>
    <w:multiLevelType w:val="hybridMultilevel"/>
    <w:tmpl w:val="466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0"/>
  </w:num>
  <w:num w:numId="2">
    <w:abstractNumId w:val="2"/>
  </w:num>
  <w:num w:numId="3">
    <w:abstractNumId w:val="27"/>
  </w:num>
  <w:num w:numId="4">
    <w:abstractNumId w:val="50"/>
  </w:num>
  <w:num w:numId="5">
    <w:abstractNumId w:val="58"/>
  </w:num>
  <w:num w:numId="6">
    <w:abstractNumId w:val="71"/>
  </w:num>
  <w:num w:numId="7">
    <w:abstractNumId w:val="49"/>
  </w:num>
  <w:num w:numId="8">
    <w:abstractNumId w:val="75"/>
  </w:num>
  <w:num w:numId="9">
    <w:abstractNumId w:val="61"/>
  </w:num>
  <w:num w:numId="10">
    <w:abstractNumId w:val="45"/>
  </w:num>
  <w:num w:numId="11">
    <w:abstractNumId w:val="0"/>
  </w:num>
  <w:num w:numId="12">
    <w:abstractNumId w:val="79"/>
  </w:num>
  <w:num w:numId="13">
    <w:abstractNumId w:val="42"/>
  </w:num>
  <w:num w:numId="14">
    <w:abstractNumId w:val="74"/>
  </w:num>
  <w:num w:numId="15">
    <w:abstractNumId w:val="54"/>
  </w:num>
  <w:num w:numId="16">
    <w:abstractNumId w:val="30"/>
  </w:num>
  <w:num w:numId="17">
    <w:abstractNumId w:val="19"/>
  </w:num>
  <w:num w:numId="18">
    <w:abstractNumId w:val="43"/>
  </w:num>
  <w:num w:numId="19">
    <w:abstractNumId w:val="80"/>
  </w:num>
  <w:num w:numId="20">
    <w:abstractNumId w:val="62"/>
  </w:num>
  <w:num w:numId="21">
    <w:abstractNumId w:val="8"/>
  </w:num>
  <w:num w:numId="22">
    <w:abstractNumId w:val="52"/>
  </w:num>
  <w:num w:numId="23">
    <w:abstractNumId w:val="41"/>
  </w:num>
  <w:num w:numId="24">
    <w:abstractNumId w:val="57"/>
  </w:num>
  <w:num w:numId="25">
    <w:abstractNumId w:val="21"/>
  </w:num>
  <w:num w:numId="26">
    <w:abstractNumId w:val="31"/>
  </w:num>
  <w:num w:numId="27">
    <w:abstractNumId w:val="5"/>
  </w:num>
  <w:num w:numId="28">
    <w:abstractNumId w:val="11"/>
  </w:num>
  <w:num w:numId="29">
    <w:abstractNumId w:val="51"/>
  </w:num>
  <w:num w:numId="30">
    <w:abstractNumId w:val="3"/>
  </w:num>
  <w:num w:numId="31">
    <w:abstractNumId w:val="22"/>
  </w:num>
  <w:num w:numId="32">
    <w:abstractNumId w:val="83"/>
  </w:num>
  <w:num w:numId="33">
    <w:abstractNumId w:val="12"/>
  </w:num>
  <w:num w:numId="34">
    <w:abstractNumId w:val="56"/>
  </w:num>
  <w:num w:numId="35">
    <w:abstractNumId w:val="82"/>
  </w:num>
  <w:num w:numId="36">
    <w:abstractNumId w:val="64"/>
  </w:num>
  <w:num w:numId="37">
    <w:abstractNumId w:val="39"/>
  </w:num>
  <w:num w:numId="38">
    <w:abstractNumId w:val="46"/>
  </w:num>
  <w:num w:numId="39">
    <w:abstractNumId w:val="36"/>
  </w:num>
  <w:num w:numId="40">
    <w:abstractNumId w:val="38"/>
  </w:num>
  <w:num w:numId="41">
    <w:abstractNumId w:val="69"/>
  </w:num>
  <w:num w:numId="42">
    <w:abstractNumId w:val="17"/>
  </w:num>
  <w:num w:numId="43">
    <w:abstractNumId w:val="76"/>
  </w:num>
  <w:num w:numId="44">
    <w:abstractNumId w:val="1"/>
  </w:num>
  <w:num w:numId="45">
    <w:abstractNumId w:val="53"/>
  </w:num>
  <w:num w:numId="46">
    <w:abstractNumId w:val="84"/>
  </w:num>
  <w:num w:numId="47">
    <w:abstractNumId w:val="9"/>
  </w:num>
  <w:num w:numId="48">
    <w:abstractNumId w:val="72"/>
  </w:num>
  <w:num w:numId="49">
    <w:abstractNumId w:val="7"/>
  </w:num>
  <w:num w:numId="5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6"/>
  </w:num>
  <w:num w:numId="52">
    <w:abstractNumId w:val="18"/>
  </w:num>
  <w:num w:numId="53">
    <w:abstractNumId w:val="35"/>
  </w:num>
  <w:num w:numId="54">
    <w:abstractNumId w:val="37"/>
  </w:num>
  <w:num w:numId="55">
    <w:abstractNumId w:val="20"/>
  </w:num>
  <w:num w:numId="56">
    <w:abstractNumId w:val="24"/>
  </w:num>
  <w:num w:numId="57">
    <w:abstractNumId w:val="78"/>
  </w:num>
  <w:num w:numId="58">
    <w:abstractNumId w:val="29"/>
  </w:num>
  <w:num w:numId="59">
    <w:abstractNumId w:val="44"/>
  </w:num>
  <w:num w:numId="60">
    <w:abstractNumId w:val="48"/>
  </w:num>
  <w:num w:numId="61">
    <w:abstractNumId w:val="15"/>
  </w:num>
  <w:num w:numId="62">
    <w:abstractNumId w:val="34"/>
  </w:num>
  <w:num w:numId="63">
    <w:abstractNumId w:val="85"/>
  </w:num>
  <w:num w:numId="64">
    <w:abstractNumId w:val="25"/>
  </w:num>
  <w:num w:numId="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5"/>
  </w:num>
  <w:num w:numId="67">
    <w:abstractNumId w:val="14"/>
  </w:num>
  <w:num w:numId="68">
    <w:abstractNumId w:val="68"/>
  </w:num>
  <w:num w:numId="69">
    <w:abstractNumId w:val="67"/>
  </w:num>
  <w:num w:numId="70">
    <w:abstractNumId w:val="23"/>
  </w:num>
  <w:num w:numId="71">
    <w:abstractNumId w:val="63"/>
  </w:num>
  <w:num w:numId="72">
    <w:abstractNumId w:val="73"/>
  </w:num>
  <w:num w:numId="73">
    <w:abstractNumId w:val="33"/>
  </w:num>
  <w:num w:numId="74">
    <w:abstractNumId w:val="26"/>
  </w:num>
  <w:num w:numId="75">
    <w:abstractNumId w:val="40"/>
  </w:num>
  <w:num w:numId="76">
    <w:abstractNumId w:val="13"/>
  </w:num>
  <w:num w:numId="77">
    <w:abstractNumId w:val="10"/>
  </w:num>
  <w:num w:numId="78">
    <w:abstractNumId w:val="70"/>
  </w:num>
  <w:num w:numId="79">
    <w:abstractNumId w:val="28"/>
  </w:num>
  <w:num w:numId="80">
    <w:abstractNumId w:val="32"/>
  </w:num>
  <w:num w:numId="81">
    <w:abstractNumId w:val="59"/>
  </w:num>
  <w:num w:numId="82">
    <w:abstractNumId w:val="81"/>
  </w:num>
  <w:num w:numId="83">
    <w:abstractNumId w:val="47"/>
  </w:num>
  <w:num w:numId="84">
    <w:abstractNumId w:val="6"/>
  </w:num>
  <w:num w:numId="85">
    <w:abstractNumId w:val="66"/>
  </w:num>
  <w:num w:numId="86">
    <w:abstractNumId w:val="65"/>
  </w:num>
  <w:num w:numId="87">
    <w:abstractNumId w:val="4"/>
  </w:num>
  <w:num w:numId="88">
    <w:abstractNumId w:val="77"/>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Shewmaker, Michael@Energy">
    <w15:presenceInfo w15:providerId="AD" w15:userId="S::michael.shewmaker@energy.ca.gov::cb82df3a-38ca-44c6-b621-0d2fa4353328"/>
  </w15:person>
  <w15:person w15:author="Renee Temple">
    <w15:presenceInfo w15:providerId="None" w15:userId="Renee Temple"/>
  </w15:person>
  <w15:person w15:author="Markstrum, Alexis">
    <w15:presenceInfo w15:providerId="AD" w15:userId="S::Alexis.Markstrum@noresco.com::1b4877ba-a080-487d-855e-fdf461320426"/>
  </w15:person>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rawingGridHorizontalSpacing w:val="120"/>
  <w:displayHorizontalDrawingGridEvery w:val="2"/>
  <w:noPunctuationKerning/>
  <w:characterSpacingControl w:val="doNotCompress"/>
  <w:hdrShapeDefaults>
    <o:shapedefaults v:ext="edit" spidmax="207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3237"/>
    <w:rsid w:val="0000365F"/>
    <w:rsid w:val="00003F88"/>
    <w:rsid w:val="00007822"/>
    <w:rsid w:val="00007E66"/>
    <w:rsid w:val="00012E3B"/>
    <w:rsid w:val="000136B7"/>
    <w:rsid w:val="000140D6"/>
    <w:rsid w:val="00015988"/>
    <w:rsid w:val="00015A41"/>
    <w:rsid w:val="00015C26"/>
    <w:rsid w:val="00017C9B"/>
    <w:rsid w:val="00020102"/>
    <w:rsid w:val="0002099F"/>
    <w:rsid w:val="00020C3C"/>
    <w:rsid w:val="00021015"/>
    <w:rsid w:val="0002140F"/>
    <w:rsid w:val="00021D79"/>
    <w:rsid w:val="00021E42"/>
    <w:rsid w:val="00022818"/>
    <w:rsid w:val="000232E2"/>
    <w:rsid w:val="0002364F"/>
    <w:rsid w:val="00023E60"/>
    <w:rsid w:val="000241C4"/>
    <w:rsid w:val="00024E1A"/>
    <w:rsid w:val="00026FDC"/>
    <w:rsid w:val="0002735A"/>
    <w:rsid w:val="00027CC8"/>
    <w:rsid w:val="000319D5"/>
    <w:rsid w:val="00031B81"/>
    <w:rsid w:val="00031C12"/>
    <w:rsid w:val="000330FB"/>
    <w:rsid w:val="000333A2"/>
    <w:rsid w:val="00033DA6"/>
    <w:rsid w:val="00033FD8"/>
    <w:rsid w:val="00035C83"/>
    <w:rsid w:val="00036637"/>
    <w:rsid w:val="00036E07"/>
    <w:rsid w:val="00037592"/>
    <w:rsid w:val="00037F21"/>
    <w:rsid w:val="00040ECE"/>
    <w:rsid w:val="000424D9"/>
    <w:rsid w:val="000428D7"/>
    <w:rsid w:val="00042EF7"/>
    <w:rsid w:val="00042EFC"/>
    <w:rsid w:val="00043A49"/>
    <w:rsid w:val="00045694"/>
    <w:rsid w:val="000456B4"/>
    <w:rsid w:val="00046AD3"/>
    <w:rsid w:val="00046C92"/>
    <w:rsid w:val="00050B88"/>
    <w:rsid w:val="000514D5"/>
    <w:rsid w:val="00053DC3"/>
    <w:rsid w:val="00055076"/>
    <w:rsid w:val="00055C51"/>
    <w:rsid w:val="00055F5C"/>
    <w:rsid w:val="00056327"/>
    <w:rsid w:val="00057045"/>
    <w:rsid w:val="000571A7"/>
    <w:rsid w:val="0005733B"/>
    <w:rsid w:val="000603CC"/>
    <w:rsid w:val="00060792"/>
    <w:rsid w:val="00060887"/>
    <w:rsid w:val="00060D8C"/>
    <w:rsid w:val="00060F1B"/>
    <w:rsid w:val="0006144A"/>
    <w:rsid w:val="000623B5"/>
    <w:rsid w:val="0006246A"/>
    <w:rsid w:val="000635C7"/>
    <w:rsid w:val="0006381C"/>
    <w:rsid w:val="000641BB"/>
    <w:rsid w:val="000646F3"/>
    <w:rsid w:val="00064FD5"/>
    <w:rsid w:val="0006519E"/>
    <w:rsid w:val="00066524"/>
    <w:rsid w:val="00066AC4"/>
    <w:rsid w:val="00066EAB"/>
    <w:rsid w:val="000673ED"/>
    <w:rsid w:val="00072C83"/>
    <w:rsid w:val="0007385F"/>
    <w:rsid w:val="000744F2"/>
    <w:rsid w:val="000756F4"/>
    <w:rsid w:val="00075714"/>
    <w:rsid w:val="000759BF"/>
    <w:rsid w:val="00075CF7"/>
    <w:rsid w:val="00077ACC"/>
    <w:rsid w:val="000807AA"/>
    <w:rsid w:val="000818B3"/>
    <w:rsid w:val="00082EC6"/>
    <w:rsid w:val="00083508"/>
    <w:rsid w:val="00084E53"/>
    <w:rsid w:val="000853A3"/>
    <w:rsid w:val="00085AD5"/>
    <w:rsid w:val="00085CF6"/>
    <w:rsid w:val="00086646"/>
    <w:rsid w:val="00090213"/>
    <w:rsid w:val="00090C86"/>
    <w:rsid w:val="000918F0"/>
    <w:rsid w:val="00092508"/>
    <w:rsid w:val="0009324D"/>
    <w:rsid w:val="000935B0"/>
    <w:rsid w:val="00093CCE"/>
    <w:rsid w:val="0009415E"/>
    <w:rsid w:val="00094AC3"/>
    <w:rsid w:val="0009570C"/>
    <w:rsid w:val="00096A48"/>
    <w:rsid w:val="0009764B"/>
    <w:rsid w:val="00097958"/>
    <w:rsid w:val="000A0694"/>
    <w:rsid w:val="000A1F71"/>
    <w:rsid w:val="000A22F2"/>
    <w:rsid w:val="000A2D52"/>
    <w:rsid w:val="000A3DAB"/>
    <w:rsid w:val="000A464D"/>
    <w:rsid w:val="000A5908"/>
    <w:rsid w:val="000A598B"/>
    <w:rsid w:val="000A5FE7"/>
    <w:rsid w:val="000A75D4"/>
    <w:rsid w:val="000A7630"/>
    <w:rsid w:val="000A7D87"/>
    <w:rsid w:val="000B1A9E"/>
    <w:rsid w:val="000B1C35"/>
    <w:rsid w:val="000B226C"/>
    <w:rsid w:val="000B4DC4"/>
    <w:rsid w:val="000B530B"/>
    <w:rsid w:val="000B56A6"/>
    <w:rsid w:val="000B681F"/>
    <w:rsid w:val="000B6C45"/>
    <w:rsid w:val="000B71BA"/>
    <w:rsid w:val="000C0071"/>
    <w:rsid w:val="000C00FD"/>
    <w:rsid w:val="000C045A"/>
    <w:rsid w:val="000C19F1"/>
    <w:rsid w:val="000C1EFF"/>
    <w:rsid w:val="000C28EC"/>
    <w:rsid w:val="000C3B04"/>
    <w:rsid w:val="000C413C"/>
    <w:rsid w:val="000C4332"/>
    <w:rsid w:val="000C5480"/>
    <w:rsid w:val="000C6003"/>
    <w:rsid w:val="000C60F3"/>
    <w:rsid w:val="000C6808"/>
    <w:rsid w:val="000C6CFD"/>
    <w:rsid w:val="000C6F88"/>
    <w:rsid w:val="000C7274"/>
    <w:rsid w:val="000C7810"/>
    <w:rsid w:val="000D01AC"/>
    <w:rsid w:val="000D08D0"/>
    <w:rsid w:val="000D1022"/>
    <w:rsid w:val="000D13CE"/>
    <w:rsid w:val="000D24D3"/>
    <w:rsid w:val="000D3A7F"/>
    <w:rsid w:val="000D3BC5"/>
    <w:rsid w:val="000D415F"/>
    <w:rsid w:val="000D5015"/>
    <w:rsid w:val="000D50D2"/>
    <w:rsid w:val="000D5F9D"/>
    <w:rsid w:val="000D743D"/>
    <w:rsid w:val="000D7639"/>
    <w:rsid w:val="000D7A85"/>
    <w:rsid w:val="000E0280"/>
    <w:rsid w:val="000E1448"/>
    <w:rsid w:val="000E1ADB"/>
    <w:rsid w:val="000E1AE9"/>
    <w:rsid w:val="000E1C46"/>
    <w:rsid w:val="000E263A"/>
    <w:rsid w:val="000E2F4E"/>
    <w:rsid w:val="000E3C7B"/>
    <w:rsid w:val="000E42D4"/>
    <w:rsid w:val="000E4603"/>
    <w:rsid w:val="000E4C27"/>
    <w:rsid w:val="000E4D60"/>
    <w:rsid w:val="000E4FAF"/>
    <w:rsid w:val="000E5001"/>
    <w:rsid w:val="000E692D"/>
    <w:rsid w:val="000E6E0A"/>
    <w:rsid w:val="000E71E7"/>
    <w:rsid w:val="000E7D35"/>
    <w:rsid w:val="000F0BAA"/>
    <w:rsid w:val="000F1694"/>
    <w:rsid w:val="000F1FD4"/>
    <w:rsid w:val="000F2202"/>
    <w:rsid w:val="000F5B16"/>
    <w:rsid w:val="000F6180"/>
    <w:rsid w:val="000F6A3B"/>
    <w:rsid w:val="001000FB"/>
    <w:rsid w:val="0010129B"/>
    <w:rsid w:val="0010233D"/>
    <w:rsid w:val="00102A84"/>
    <w:rsid w:val="0010307C"/>
    <w:rsid w:val="00104628"/>
    <w:rsid w:val="00104C6C"/>
    <w:rsid w:val="00104F91"/>
    <w:rsid w:val="00105458"/>
    <w:rsid w:val="00105AB3"/>
    <w:rsid w:val="00106C7A"/>
    <w:rsid w:val="00106D44"/>
    <w:rsid w:val="00106DBE"/>
    <w:rsid w:val="00106EE5"/>
    <w:rsid w:val="00106FD4"/>
    <w:rsid w:val="001071DE"/>
    <w:rsid w:val="001076BD"/>
    <w:rsid w:val="00107949"/>
    <w:rsid w:val="0010798F"/>
    <w:rsid w:val="00107F4C"/>
    <w:rsid w:val="00110A85"/>
    <w:rsid w:val="00110B70"/>
    <w:rsid w:val="001112F7"/>
    <w:rsid w:val="001113EC"/>
    <w:rsid w:val="0011149F"/>
    <w:rsid w:val="00111F31"/>
    <w:rsid w:val="001144D7"/>
    <w:rsid w:val="001144F8"/>
    <w:rsid w:val="00114CC4"/>
    <w:rsid w:val="001153B6"/>
    <w:rsid w:val="00115AF4"/>
    <w:rsid w:val="00115CFC"/>
    <w:rsid w:val="001162E7"/>
    <w:rsid w:val="00120918"/>
    <w:rsid w:val="001213F7"/>
    <w:rsid w:val="0012199E"/>
    <w:rsid w:val="00122663"/>
    <w:rsid w:val="00124185"/>
    <w:rsid w:val="00125856"/>
    <w:rsid w:val="001272E6"/>
    <w:rsid w:val="001279E2"/>
    <w:rsid w:val="00127E6C"/>
    <w:rsid w:val="00130114"/>
    <w:rsid w:val="00130D3C"/>
    <w:rsid w:val="0013157F"/>
    <w:rsid w:val="0013224F"/>
    <w:rsid w:val="001323BC"/>
    <w:rsid w:val="001325C8"/>
    <w:rsid w:val="00133B55"/>
    <w:rsid w:val="00134C81"/>
    <w:rsid w:val="00134F10"/>
    <w:rsid w:val="00135A1B"/>
    <w:rsid w:val="00135F88"/>
    <w:rsid w:val="00136B1E"/>
    <w:rsid w:val="00136FF6"/>
    <w:rsid w:val="001402B1"/>
    <w:rsid w:val="001417B4"/>
    <w:rsid w:val="001418F9"/>
    <w:rsid w:val="0014237E"/>
    <w:rsid w:val="001441E5"/>
    <w:rsid w:val="00146B10"/>
    <w:rsid w:val="00147154"/>
    <w:rsid w:val="00150FA3"/>
    <w:rsid w:val="0015131A"/>
    <w:rsid w:val="00153273"/>
    <w:rsid w:val="0015483A"/>
    <w:rsid w:val="00155940"/>
    <w:rsid w:val="00155C80"/>
    <w:rsid w:val="00155D78"/>
    <w:rsid w:val="00156975"/>
    <w:rsid w:val="00156EE5"/>
    <w:rsid w:val="001571CD"/>
    <w:rsid w:val="00157C1A"/>
    <w:rsid w:val="00160ADA"/>
    <w:rsid w:val="00161FDE"/>
    <w:rsid w:val="0016302E"/>
    <w:rsid w:val="00164148"/>
    <w:rsid w:val="00164685"/>
    <w:rsid w:val="00164935"/>
    <w:rsid w:val="00165518"/>
    <w:rsid w:val="001671F0"/>
    <w:rsid w:val="00167664"/>
    <w:rsid w:val="0016798D"/>
    <w:rsid w:val="001703BC"/>
    <w:rsid w:val="00170610"/>
    <w:rsid w:val="00171190"/>
    <w:rsid w:val="00171D9F"/>
    <w:rsid w:val="00172916"/>
    <w:rsid w:val="001732F4"/>
    <w:rsid w:val="0017582B"/>
    <w:rsid w:val="001758BE"/>
    <w:rsid w:val="00175D5C"/>
    <w:rsid w:val="001766F7"/>
    <w:rsid w:val="00176897"/>
    <w:rsid w:val="001769BA"/>
    <w:rsid w:val="00176B29"/>
    <w:rsid w:val="0017761C"/>
    <w:rsid w:val="0018074F"/>
    <w:rsid w:val="00180B03"/>
    <w:rsid w:val="001817CF"/>
    <w:rsid w:val="00182E4A"/>
    <w:rsid w:val="00184BAF"/>
    <w:rsid w:val="00184CF6"/>
    <w:rsid w:val="00185B43"/>
    <w:rsid w:val="00186BBF"/>
    <w:rsid w:val="001875EB"/>
    <w:rsid w:val="001913B2"/>
    <w:rsid w:val="001919C8"/>
    <w:rsid w:val="00192881"/>
    <w:rsid w:val="00193018"/>
    <w:rsid w:val="00193206"/>
    <w:rsid w:val="0019320D"/>
    <w:rsid w:val="0019432B"/>
    <w:rsid w:val="00194876"/>
    <w:rsid w:val="00196375"/>
    <w:rsid w:val="0019718F"/>
    <w:rsid w:val="00197191"/>
    <w:rsid w:val="00197F91"/>
    <w:rsid w:val="001A0396"/>
    <w:rsid w:val="001A0C1C"/>
    <w:rsid w:val="001A1645"/>
    <w:rsid w:val="001A17CC"/>
    <w:rsid w:val="001A28D4"/>
    <w:rsid w:val="001A2CE3"/>
    <w:rsid w:val="001A4F2E"/>
    <w:rsid w:val="001A6E9A"/>
    <w:rsid w:val="001A7AD1"/>
    <w:rsid w:val="001B04EB"/>
    <w:rsid w:val="001B0826"/>
    <w:rsid w:val="001B091B"/>
    <w:rsid w:val="001B100E"/>
    <w:rsid w:val="001B163D"/>
    <w:rsid w:val="001B22F7"/>
    <w:rsid w:val="001B251B"/>
    <w:rsid w:val="001B2987"/>
    <w:rsid w:val="001B2D9B"/>
    <w:rsid w:val="001B3356"/>
    <w:rsid w:val="001B3D3C"/>
    <w:rsid w:val="001B464E"/>
    <w:rsid w:val="001B4C9C"/>
    <w:rsid w:val="001B6532"/>
    <w:rsid w:val="001B66A5"/>
    <w:rsid w:val="001B761B"/>
    <w:rsid w:val="001C1122"/>
    <w:rsid w:val="001C2BCE"/>
    <w:rsid w:val="001C4445"/>
    <w:rsid w:val="001C4DE7"/>
    <w:rsid w:val="001D03E0"/>
    <w:rsid w:val="001D1487"/>
    <w:rsid w:val="001D16B9"/>
    <w:rsid w:val="001D2D27"/>
    <w:rsid w:val="001D2E6D"/>
    <w:rsid w:val="001D3459"/>
    <w:rsid w:val="001D3489"/>
    <w:rsid w:val="001D4C9C"/>
    <w:rsid w:val="001D5854"/>
    <w:rsid w:val="001D7841"/>
    <w:rsid w:val="001E0252"/>
    <w:rsid w:val="001E02EB"/>
    <w:rsid w:val="001E13B8"/>
    <w:rsid w:val="001E153A"/>
    <w:rsid w:val="001E2BBC"/>
    <w:rsid w:val="001E4798"/>
    <w:rsid w:val="001E5963"/>
    <w:rsid w:val="001E5EAB"/>
    <w:rsid w:val="001E6F07"/>
    <w:rsid w:val="001E7898"/>
    <w:rsid w:val="001E7B5A"/>
    <w:rsid w:val="001F06DF"/>
    <w:rsid w:val="001F1349"/>
    <w:rsid w:val="001F24FC"/>
    <w:rsid w:val="001F3026"/>
    <w:rsid w:val="001F3E6F"/>
    <w:rsid w:val="001F3EEC"/>
    <w:rsid w:val="001F46D0"/>
    <w:rsid w:val="001F48FB"/>
    <w:rsid w:val="001F51A5"/>
    <w:rsid w:val="001F62B2"/>
    <w:rsid w:val="001F679F"/>
    <w:rsid w:val="001F6A53"/>
    <w:rsid w:val="001F76F6"/>
    <w:rsid w:val="00200102"/>
    <w:rsid w:val="0020064D"/>
    <w:rsid w:val="00200D94"/>
    <w:rsid w:val="002015C3"/>
    <w:rsid w:val="002023E8"/>
    <w:rsid w:val="0020261B"/>
    <w:rsid w:val="00202781"/>
    <w:rsid w:val="00202D08"/>
    <w:rsid w:val="00202E61"/>
    <w:rsid w:val="00203593"/>
    <w:rsid w:val="00204FF1"/>
    <w:rsid w:val="00206694"/>
    <w:rsid w:val="00207709"/>
    <w:rsid w:val="0021178C"/>
    <w:rsid w:val="00211B57"/>
    <w:rsid w:val="002120EC"/>
    <w:rsid w:val="0021368E"/>
    <w:rsid w:val="00213EC1"/>
    <w:rsid w:val="00214071"/>
    <w:rsid w:val="002156F7"/>
    <w:rsid w:val="00216840"/>
    <w:rsid w:val="0021697E"/>
    <w:rsid w:val="00217236"/>
    <w:rsid w:val="00220520"/>
    <w:rsid w:val="002205A5"/>
    <w:rsid w:val="002208A7"/>
    <w:rsid w:val="00220EC6"/>
    <w:rsid w:val="002211D9"/>
    <w:rsid w:val="00221968"/>
    <w:rsid w:val="00222008"/>
    <w:rsid w:val="00222419"/>
    <w:rsid w:val="002224DB"/>
    <w:rsid w:val="00222CE2"/>
    <w:rsid w:val="00222CE4"/>
    <w:rsid w:val="00222F7B"/>
    <w:rsid w:val="00223396"/>
    <w:rsid w:val="00223D1C"/>
    <w:rsid w:val="00224197"/>
    <w:rsid w:val="00224605"/>
    <w:rsid w:val="002247F6"/>
    <w:rsid w:val="00225438"/>
    <w:rsid w:val="002266FE"/>
    <w:rsid w:val="00226DC5"/>
    <w:rsid w:val="00227F2E"/>
    <w:rsid w:val="002300B1"/>
    <w:rsid w:val="002302E7"/>
    <w:rsid w:val="00230558"/>
    <w:rsid w:val="00232456"/>
    <w:rsid w:val="00232B6F"/>
    <w:rsid w:val="00235F9E"/>
    <w:rsid w:val="002361DA"/>
    <w:rsid w:val="002406C2"/>
    <w:rsid w:val="00240A7F"/>
    <w:rsid w:val="00240EB2"/>
    <w:rsid w:val="0024143D"/>
    <w:rsid w:val="00242EE6"/>
    <w:rsid w:val="00243DEF"/>
    <w:rsid w:val="00244BE7"/>
    <w:rsid w:val="00245018"/>
    <w:rsid w:val="0024586B"/>
    <w:rsid w:val="00250367"/>
    <w:rsid w:val="00252603"/>
    <w:rsid w:val="00252ED1"/>
    <w:rsid w:val="00253113"/>
    <w:rsid w:val="00253151"/>
    <w:rsid w:val="00253AEC"/>
    <w:rsid w:val="00254AF6"/>
    <w:rsid w:val="0025538E"/>
    <w:rsid w:val="00255C2C"/>
    <w:rsid w:val="00257068"/>
    <w:rsid w:val="00260112"/>
    <w:rsid w:val="002602E8"/>
    <w:rsid w:val="00260E33"/>
    <w:rsid w:val="00261F08"/>
    <w:rsid w:val="00262008"/>
    <w:rsid w:val="002620B3"/>
    <w:rsid w:val="002623D6"/>
    <w:rsid w:val="002624B9"/>
    <w:rsid w:val="00262A08"/>
    <w:rsid w:val="00262E34"/>
    <w:rsid w:val="0026361E"/>
    <w:rsid w:val="00264813"/>
    <w:rsid w:val="002656E4"/>
    <w:rsid w:val="00265ACB"/>
    <w:rsid w:val="002679D3"/>
    <w:rsid w:val="00267B2D"/>
    <w:rsid w:val="0027068D"/>
    <w:rsid w:val="00270A17"/>
    <w:rsid w:val="0027277D"/>
    <w:rsid w:val="00272F2A"/>
    <w:rsid w:val="0027347C"/>
    <w:rsid w:val="0027374D"/>
    <w:rsid w:val="002738C4"/>
    <w:rsid w:val="00273F45"/>
    <w:rsid w:val="002759EA"/>
    <w:rsid w:val="00275A70"/>
    <w:rsid w:val="00275E04"/>
    <w:rsid w:val="00275F67"/>
    <w:rsid w:val="0027655A"/>
    <w:rsid w:val="00280481"/>
    <w:rsid w:val="0028096F"/>
    <w:rsid w:val="00280A86"/>
    <w:rsid w:val="00281376"/>
    <w:rsid w:val="0028140F"/>
    <w:rsid w:val="00282445"/>
    <w:rsid w:val="0028249F"/>
    <w:rsid w:val="0028368F"/>
    <w:rsid w:val="00284004"/>
    <w:rsid w:val="00284060"/>
    <w:rsid w:val="0028541B"/>
    <w:rsid w:val="002865C8"/>
    <w:rsid w:val="00286FA2"/>
    <w:rsid w:val="00287EB7"/>
    <w:rsid w:val="002900D2"/>
    <w:rsid w:val="00292209"/>
    <w:rsid w:val="00293365"/>
    <w:rsid w:val="0029455E"/>
    <w:rsid w:val="002951F2"/>
    <w:rsid w:val="0029671F"/>
    <w:rsid w:val="00296E22"/>
    <w:rsid w:val="002A0FE9"/>
    <w:rsid w:val="002A10EE"/>
    <w:rsid w:val="002A14CE"/>
    <w:rsid w:val="002A158E"/>
    <w:rsid w:val="002A1BAA"/>
    <w:rsid w:val="002A1E7D"/>
    <w:rsid w:val="002A23C1"/>
    <w:rsid w:val="002A24A7"/>
    <w:rsid w:val="002A2C5F"/>
    <w:rsid w:val="002A2E92"/>
    <w:rsid w:val="002A313B"/>
    <w:rsid w:val="002A3248"/>
    <w:rsid w:val="002A4BCA"/>
    <w:rsid w:val="002A689F"/>
    <w:rsid w:val="002A6AEF"/>
    <w:rsid w:val="002A71C1"/>
    <w:rsid w:val="002A77C0"/>
    <w:rsid w:val="002B0471"/>
    <w:rsid w:val="002B1B5A"/>
    <w:rsid w:val="002B1F3F"/>
    <w:rsid w:val="002B41E9"/>
    <w:rsid w:val="002B459E"/>
    <w:rsid w:val="002B4C53"/>
    <w:rsid w:val="002B519E"/>
    <w:rsid w:val="002B54E6"/>
    <w:rsid w:val="002B562D"/>
    <w:rsid w:val="002B6102"/>
    <w:rsid w:val="002B67E5"/>
    <w:rsid w:val="002B6E33"/>
    <w:rsid w:val="002B7164"/>
    <w:rsid w:val="002C0148"/>
    <w:rsid w:val="002C0515"/>
    <w:rsid w:val="002C106B"/>
    <w:rsid w:val="002C12C8"/>
    <w:rsid w:val="002C1C20"/>
    <w:rsid w:val="002C2212"/>
    <w:rsid w:val="002C2705"/>
    <w:rsid w:val="002C2A3E"/>
    <w:rsid w:val="002C3057"/>
    <w:rsid w:val="002C30CC"/>
    <w:rsid w:val="002C362D"/>
    <w:rsid w:val="002C3658"/>
    <w:rsid w:val="002C36E6"/>
    <w:rsid w:val="002C3F70"/>
    <w:rsid w:val="002C42B1"/>
    <w:rsid w:val="002C57A2"/>
    <w:rsid w:val="002C6B5B"/>
    <w:rsid w:val="002C6E0A"/>
    <w:rsid w:val="002C7CED"/>
    <w:rsid w:val="002D01E2"/>
    <w:rsid w:val="002D04C1"/>
    <w:rsid w:val="002D390A"/>
    <w:rsid w:val="002D3E7E"/>
    <w:rsid w:val="002D5282"/>
    <w:rsid w:val="002D54C1"/>
    <w:rsid w:val="002D65B7"/>
    <w:rsid w:val="002D6D8C"/>
    <w:rsid w:val="002D7D59"/>
    <w:rsid w:val="002D7E72"/>
    <w:rsid w:val="002E0C14"/>
    <w:rsid w:val="002E145C"/>
    <w:rsid w:val="002E14F0"/>
    <w:rsid w:val="002E234A"/>
    <w:rsid w:val="002E40E8"/>
    <w:rsid w:val="002E5699"/>
    <w:rsid w:val="002E5A5B"/>
    <w:rsid w:val="002E5C5A"/>
    <w:rsid w:val="002E6394"/>
    <w:rsid w:val="002E6643"/>
    <w:rsid w:val="002E6E8F"/>
    <w:rsid w:val="002E7459"/>
    <w:rsid w:val="002E74C3"/>
    <w:rsid w:val="002E7ACF"/>
    <w:rsid w:val="002F030D"/>
    <w:rsid w:val="002F0AE7"/>
    <w:rsid w:val="002F1D87"/>
    <w:rsid w:val="002F1EE6"/>
    <w:rsid w:val="002F2059"/>
    <w:rsid w:val="002F2B9D"/>
    <w:rsid w:val="002F3F1C"/>
    <w:rsid w:val="002F4CCE"/>
    <w:rsid w:val="002F5190"/>
    <w:rsid w:val="002F5205"/>
    <w:rsid w:val="002F52D0"/>
    <w:rsid w:val="002F585F"/>
    <w:rsid w:val="002F6DBD"/>
    <w:rsid w:val="00300107"/>
    <w:rsid w:val="003002E7"/>
    <w:rsid w:val="00303BEF"/>
    <w:rsid w:val="00304579"/>
    <w:rsid w:val="0030507B"/>
    <w:rsid w:val="003051AD"/>
    <w:rsid w:val="00305780"/>
    <w:rsid w:val="0030596F"/>
    <w:rsid w:val="00306F91"/>
    <w:rsid w:val="00307425"/>
    <w:rsid w:val="00307F75"/>
    <w:rsid w:val="003108DB"/>
    <w:rsid w:val="003109BC"/>
    <w:rsid w:val="003116BB"/>
    <w:rsid w:val="00311993"/>
    <w:rsid w:val="00311A9D"/>
    <w:rsid w:val="00311F1C"/>
    <w:rsid w:val="00313550"/>
    <w:rsid w:val="0031357F"/>
    <w:rsid w:val="0031462D"/>
    <w:rsid w:val="003151DA"/>
    <w:rsid w:val="003161C5"/>
    <w:rsid w:val="00316566"/>
    <w:rsid w:val="003203AE"/>
    <w:rsid w:val="00320C11"/>
    <w:rsid w:val="003215EF"/>
    <w:rsid w:val="00321D85"/>
    <w:rsid w:val="003226A1"/>
    <w:rsid w:val="00323204"/>
    <w:rsid w:val="00323237"/>
    <w:rsid w:val="003240A0"/>
    <w:rsid w:val="003261F9"/>
    <w:rsid w:val="003261FD"/>
    <w:rsid w:val="003272F8"/>
    <w:rsid w:val="00327C39"/>
    <w:rsid w:val="00330911"/>
    <w:rsid w:val="00330DCA"/>
    <w:rsid w:val="00330F25"/>
    <w:rsid w:val="00333266"/>
    <w:rsid w:val="003348D1"/>
    <w:rsid w:val="003360B5"/>
    <w:rsid w:val="00336644"/>
    <w:rsid w:val="0033710E"/>
    <w:rsid w:val="00337504"/>
    <w:rsid w:val="0034039A"/>
    <w:rsid w:val="00340C17"/>
    <w:rsid w:val="0034102B"/>
    <w:rsid w:val="0034291A"/>
    <w:rsid w:val="003471FE"/>
    <w:rsid w:val="003479EF"/>
    <w:rsid w:val="00347C2D"/>
    <w:rsid w:val="003500A8"/>
    <w:rsid w:val="003509F2"/>
    <w:rsid w:val="00350FDA"/>
    <w:rsid w:val="003532AB"/>
    <w:rsid w:val="00353B08"/>
    <w:rsid w:val="00355DBD"/>
    <w:rsid w:val="003604FA"/>
    <w:rsid w:val="00361D2C"/>
    <w:rsid w:val="00362333"/>
    <w:rsid w:val="00362CA1"/>
    <w:rsid w:val="003639EF"/>
    <w:rsid w:val="00363AA1"/>
    <w:rsid w:val="00363B98"/>
    <w:rsid w:val="0036430D"/>
    <w:rsid w:val="003644AD"/>
    <w:rsid w:val="00364C47"/>
    <w:rsid w:val="00365624"/>
    <w:rsid w:val="00365B75"/>
    <w:rsid w:val="00365BB0"/>
    <w:rsid w:val="003662B6"/>
    <w:rsid w:val="00366C5C"/>
    <w:rsid w:val="00367EAE"/>
    <w:rsid w:val="00371952"/>
    <w:rsid w:val="00371E03"/>
    <w:rsid w:val="00371E7B"/>
    <w:rsid w:val="00371F81"/>
    <w:rsid w:val="00372265"/>
    <w:rsid w:val="003733A0"/>
    <w:rsid w:val="00373B29"/>
    <w:rsid w:val="00374DB3"/>
    <w:rsid w:val="003762B2"/>
    <w:rsid w:val="003762EA"/>
    <w:rsid w:val="00376666"/>
    <w:rsid w:val="003770B6"/>
    <w:rsid w:val="0037735E"/>
    <w:rsid w:val="0037779F"/>
    <w:rsid w:val="0037787E"/>
    <w:rsid w:val="00377CE4"/>
    <w:rsid w:val="00380908"/>
    <w:rsid w:val="003809E0"/>
    <w:rsid w:val="0038105E"/>
    <w:rsid w:val="00381159"/>
    <w:rsid w:val="0038210A"/>
    <w:rsid w:val="00382595"/>
    <w:rsid w:val="00382F8F"/>
    <w:rsid w:val="00383646"/>
    <w:rsid w:val="00384A8F"/>
    <w:rsid w:val="00385FE5"/>
    <w:rsid w:val="003865BA"/>
    <w:rsid w:val="003865C6"/>
    <w:rsid w:val="003903FE"/>
    <w:rsid w:val="0039083C"/>
    <w:rsid w:val="003909EA"/>
    <w:rsid w:val="00391693"/>
    <w:rsid w:val="003921A6"/>
    <w:rsid w:val="00392B10"/>
    <w:rsid w:val="003937A6"/>
    <w:rsid w:val="00394132"/>
    <w:rsid w:val="003956BF"/>
    <w:rsid w:val="00397B96"/>
    <w:rsid w:val="003A01B1"/>
    <w:rsid w:val="003A0B7E"/>
    <w:rsid w:val="003A2CF6"/>
    <w:rsid w:val="003A2E8B"/>
    <w:rsid w:val="003A3346"/>
    <w:rsid w:val="003A3ABD"/>
    <w:rsid w:val="003A443D"/>
    <w:rsid w:val="003A4B44"/>
    <w:rsid w:val="003A506B"/>
    <w:rsid w:val="003A5136"/>
    <w:rsid w:val="003A53ED"/>
    <w:rsid w:val="003A5D21"/>
    <w:rsid w:val="003A63C9"/>
    <w:rsid w:val="003A73A6"/>
    <w:rsid w:val="003B0CBD"/>
    <w:rsid w:val="003B1154"/>
    <w:rsid w:val="003B3616"/>
    <w:rsid w:val="003B47D8"/>
    <w:rsid w:val="003B4BC1"/>
    <w:rsid w:val="003B5243"/>
    <w:rsid w:val="003B64A0"/>
    <w:rsid w:val="003B7421"/>
    <w:rsid w:val="003C002B"/>
    <w:rsid w:val="003C0F4F"/>
    <w:rsid w:val="003C164A"/>
    <w:rsid w:val="003C50D6"/>
    <w:rsid w:val="003C5F59"/>
    <w:rsid w:val="003C667A"/>
    <w:rsid w:val="003C66AC"/>
    <w:rsid w:val="003C66FC"/>
    <w:rsid w:val="003C6CEF"/>
    <w:rsid w:val="003C6EB4"/>
    <w:rsid w:val="003C733E"/>
    <w:rsid w:val="003D12AE"/>
    <w:rsid w:val="003D3509"/>
    <w:rsid w:val="003D427B"/>
    <w:rsid w:val="003D4AEB"/>
    <w:rsid w:val="003D534A"/>
    <w:rsid w:val="003D5D5B"/>
    <w:rsid w:val="003D5FA4"/>
    <w:rsid w:val="003D602B"/>
    <w:rsid w:val="003D6818"/>
    <w:rsid w:val="003D6E04"/>
    <w:rsid w:val="003D73E3"/>
    <w:rsid w:val="003D779B"/>
    <w:rsid w:val="003D78F7"/>
    <w:rsid w:val="003E0764"/>
    <w:rsid w:val="003E1117"/>
    <w:rsid w:val="003E181C"/>
    <w:rsid w:val="003E2403"/>
    <w:rsid w:val="003E346A"/>
    <w:rsid w:val="003E4646"/>
    <w:rsid w:val="003E49CA"/>
    <w:rsid w:val="003E4BC6"/>
    <w:rsid w:val="003E71FC"/>
    <w:rsid w:val="003E7AA1"/>
    <w:rsid w:val="003F0046"/>
    <w:rsid w:val="003F12DD"/>
    <w:rsid w:val="003F1FEF"/>
    <w:rsid w:val="003F2076"/>
    <w:rsid w:val="003F2732"/>
    <w:rsid w:val="003F349E"/>
    <w:rsid w:val="003F356B"/>
    <w:rsid w:val="003F3A38"/>
    <w:rsid w:val="003F41DF"/>
    <w:rsid w:val="003F486F"/>
    <w:rsid w:val="003F5E49"/>
    <w:rsid w:val="003F6F69"/>
    <w:rsid w:val="003F70E9"/>
    <w:rsid w:val="003F751E"/>
    <w:rsid w:val="00401973"/>
    <w:rsid w:val="004030BE"/>
    <w:rsid w:val="00403B1D"/>
    <w:rsid w:val="0040626B"/>
    <w:rsid w:val="00406B92"/>
    <w:rsid w:val="00407B7E"/>
    <w:rsid w:val="00410F3A"/>
    <w:rsid w:val="004110E9"/>
    <w:rsid w:val="00411F5D"/>
    <w:rsid w:val="00412BFD"/>
    <w:rsid w:val="00413034"/>
    <w:rsid w:val="00414517"/>
    <w:rsid w:val="004145EE"/>
    <w:rsid w:val="004166B2"/>
    <w:rsid w:val="00420425"/>
    <w:rsid w:val="00420AB2"/>
    <w:rsid w:val="00422B6C"/>
    <w:rsid w:val="00422FCB"/>
    <w:rsid w:val="00424D8B"/>
    <w:rsid w:val="00425011"/>
    <w:rsid w:val="00425350"/>
    <w:rsid w:val="004259FD"/>
    <w:rsid w:val="00426663"/>
    <w:rsid w:val="00426AF2"/>
    <w:rsid w:val="00426D47"/>
    <w:rsid w:val="004272E1"/>
    <w:rsid w:val="004301B0"/>
    <w:rsid w:val="004302F4"/>
    <w:rsid w:val="00430667"/>
    <w:rsid w:val="0043144C"/>
    <w:rsid w:val="004317D4"/>
    <w:rsid w:val="00431E29"/>
    <w:rsid w:val="00432227"/>
    <w:rsid w:val="0043264C"/>
    <w:rsid w:val="004333E2"/>
    <w:rsid w:val="004334BF"/>
    <w:rsid w:val="004339C3"/>
    <w:rsid w:val="004341CC"/>
    <w:rsid w:val="00435562"/>
    <w:rsid w:val="004366A9"/>
    <w:rsid w:val="0043692F"/>
    <w:rsid w:val="00436D48"/>
    <w:rsid w:val="0043720D"/>
    <w:rsid w:val="0043745C"/>
    <w:rsid w:val="00440095"/>
    <w:rsid w:val="004400F5"/>
    <w:rsid w:val="00442FB5"/>
    <w:rsid w:val="00443A8B"/>
    <w:rsid w:val="00443FE6"/>
    <w:rsid w:val="00444731"/>
    <w:rsid w:val="00445083"/>
    <w:rsid w:val="00445A18"/>
    <w:rsid w:val="00445C7D"/>
    <w:rsid w:val="004466C4"/>
    <w:rsid w:val="0044689B"/>
    <w:rsid w:val="004478B4"/>
    <w:rsid w:val="00447AC5"/>
    <w:rsid w:val="00447C89"/>
    <w:rsid w:val="00451599"/>
    <w:rsid w:val="00451E25"/>
    <w:rsid w:val="00451F30"/>
    <w:rsid w:val="004527B3"/>
    <w:rsid w:val="00453BFF"/>
    <w:rsid w:val="004542FC"/>
    <w:rsid w:val="004559CF"/>
    <w:rsid w:val="00455AF7"/>
    <w:rsid w:val="00456FA1"/>
    <w:rsid w:val="004603FB"/>
    <w:rsid w:val="00460F5E"/>
    <w:rsid w:val="0046280F"/>
    <w:rsid w:val="00464A12"/>
    <w:rsid w:val="00465206"/>
    <w:rsid w:val="0046525F"/>
    <w:rsid w:val="00465608"/>
    <w:rsid w:val="00465A85"/>
    <w:rsid w:val="00466267"/>
    <w:rsid w:val="00466EE8"/>
    <w:rsid w:val="004675DC"/>
    <w:rsid w:val="0046795D"/>
    <w:rsid w:val="00467BB0"/>
    <w:rsid w:val="00467CD4"/>
    <w:rsid w:val="00470777"/>
    <w:rsid w:val="00470B89"/>
    <w:rsid w:val="004734AA"/>
    <w:rsid w:val="00473D8A"/>
    <w:rsid w:val="0047427C"/>
    <w:rsid w:val="00475B91"/>
    <w:rsid w:val="004771A8"/>
    <w:rsid w:val="00477B45"/>
    <w:rsid w:val="0048094B"/>
    <w:rsid w:val="00480A2D"/>
    <w:rsid w:val="00480E14"/>
    <w:rsid w:val="00481267"/>
    <w:rsid w:val="004814AF"/>
    <w:rsid w:val="004829D5"/>
    <w:rsid w:val="0048304B"/>
    <w:rsid w:val="004844EA"/>
    <w:rsid w:val="004863C2"/>
    <w:rsid w:val="004873CF"/>
    <w:rsid w:val="00492D3C"/>
    <w:rsid w:val="00493033"/>
    <w:rsid w:val="00493CB9"/>
    <w:rsid w:val="00494153"/>
    <w:rsid w:val="0049446D"/>
    <w:rsid w:val="00494C01"/>
    <w:rsid w:val="004958CE"/>
    <w:rsid w:val="0049593B"/>
    <w:rsid w:val="0049666A"/>
    <w:rsid w:val="00496EE0"/>
    <w:rsid w:val="00497173"/>
    <w:rsid w:val="004972F8"/>
    <w:rsid w:val="00497F35"/>
    <w:rsid w:val="004A0BBB"/>
    <w:rsid w:val="004A1D25"/>
    <w:rsid w:val="004A2098"/>
    <w:rsid w:val="004A20D7"/>
    <w:rsid w:val="004A2B96"/>
    <w:rsid w:val="004A2E4B"/>
    <w:rsid w:val="004A3E74"/>
    <w:rsid w:val="004A516E"/>
    <w:rsid w:val="004A5842"/>
    <w:rsid w:val="004A58F6"/>
    <w:rsid w:val="004A5E91"/>
    <w:rsid w:val="004A660D"/>
    <w:rsid w:val="004A745F"/>
    <w:rsid w:val="004A76B6"/>
    <w:rsid w:val="004B1A3E"/>
    <w:rsid w:val="004B276A"/>
    <w:rsid w:val="004B2918"/>
    <w:rsid w:val="004B2E2E"/>
    <w:rsid w:val="004B36EE"/>
    <w:rsid w:val="004B3F4D"/>
    <w:rsid w:val="004B4673"/>
    <w:rsid w:val="004B51A9"/>
    <w:rsid w:val="004B5E8F"/>
    <w:rsid w:val="004B64D6"/>
    <w:rsid w:val="004B6B3F"/>
    <w:rsid w:val="004B6CA7"/>
    <w:rsid w:val="004B79A9"/>
    <w:rsid w:val="004C0C93"/>
    <w:rsid w:val="004C28AB"/>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BF5"/>
    <w:rsid w:val="004D3F37"/>
    <w:rsid w:val="004D472D"/>
    <w:rsid w:val="004D499A"/>
    <w:rsid w:val="004D5348"/>
    <w:rsid w:val="004D5782"/>
    <w:rsid w:val="004D6415"/>
    <w:rsid w:val="004D6EDD"/>
    <w:rsid w:val="004D7062"/>
    <w:rsid w:val="004D75A5"/>
    <w:rsid w:val="004E07D2"/>
    <w:rsid w:val="004E1907"/>
    <w:rsid w:val="004E192A"/>
    <w:rsid w:val="004E1A08"/>
    <w:rsid w:val="004E2102"/>
    <w:rsid w:val="004E2400"/>
    <w:rsid w:val="004E31BE"/>
    <w:rsid w:val="004E3277"/>
    <w:rsid w:val="004E32E1"/>
    <w:rsid w:val="004E3626"/>
    <w:rsid w:val="004E3959"/>
    <w:rsid w:val="004E47C8"/>
    <w:rsid w:val="004E5403"/>
    <w:rsid w:val="004E66F1"/>
    <w:rsid w:val="004E67D0"/>
    <w:rsid w:val="004E6E1E"/>
    <w:rsid w:val="004E7346"/>
    <w:rsid w:val="004E76ED"/>
    <w:rsid w:val="004E7DD2"/>
    <w:rsid w:val="004F06CA"/>
    <w:rsid w:val="004F10AE"/>
    <w:rsid w:val="004F1471"/>
    <w:rsid w:val="004F14D9"/>
    <w:rsid w:val="004F16E1"/>
    <w:rsid w:val="004F2723"/>
    <w:rsid w:val="004F2C59"/>
    <w:rsid w:val="004F3B75"/>
    <w:rsid w:val="004F3E5B"/>
    <w:rsid w:val="004F49BE"/>
    <w:rsid w:val="004F4B4E"/>
    <w:rsid w:val="004F4B52"/>
    <w:rsid w:val="004F5368"/>
    <w:rsid w:val="004F5787"/>
    <w:rsid w:val="004F5F79"/>
    <w:rsid w:val="004F6C2A"/>
    <w:rsid w:val="004F73BD"/>
    <w:rsid w:val="004F749D"/>
    <w:rsid w:val="004F7ACB"/>
    <w:rsid w:val="005007D2"/>
    <w:rsid w:val="005009C4"/>
    <w:rsid w:val="00501A9D"/>
    <w:rsid w:val="00502DD2"/>
    <w:rsid w:val="00503B3B"/>
    <w:rsid w:val="0050532B"/>
    <w:rsid w:val="005061FC"/>
    <w:rsid w:val="005066C1"/>
    <w:rsid w:val="00506E24"/>
    <w:rsid w:val="00507ED5"/>
    <w:rsid w:val="00511285"/>
    <w:rsid w:val="0051129F"/>
    <w:rsid w:val="00511A65"/>
    <w:rsid w:val="00512401"/>
    <w:rsid w:val="005126A6"/>
    <w:rsid w:val="00512ABA"/>
    <w:rsid w:val="00514D16"/>
    <w:rsid w:val="0051502C"/>
    <w:rsid w:val="005152C2"/>
    <w:rsid w:val="0051599E"/>
    <w:rsid w:val="005206AE"/>
    <w:rsid w:val="00520B37"/>
    <w:rsid w:val="00520FB7"/>
    <w:rsid w:val="00521C14"/>
    <w:rsid w:val="00522208"/>
    <w:rsid w:val="005223D1"/>
    <w:rsid w:val="005225CE"/>
    <w:rsid w:val="005232EE"/>
    <w:rsid w:val="00523702"/>
    <w:rsid w:val="0052388B"/>
    <w:rsid w:val="005251F5"/>
    <w:rsid w:val="00525D21"/>
    <w:rsid w:val="00525EC7"/>
    <w:rsid w:val="0052661C"/>
    <w:rsid w:val="00526986"/>
    <w:rsid w:val="00526C46"/>
    <w:rsid w:val="005316AE"/>
    <w:rsid w:val="00531970"/>
    <w:rsid w:val="00531998"/>
    <w:rsid w:val="00531F92"/>
    <w:rsid w:val="00532D74"/>
    <w:rsid w:val="00532F70"/>
    <w:rsid w:val="005337F1"/>
    <w:rsid w:val="00533817"/>
    <w:rsid w:val="00534434"/>
    <w:rsid w:val="005349F0"/>
    <w:rsid w:val="00535903"/>
    <w:rsid w:val="00535FC4"/>
    <w:rsid w:val="005401A7"/>
    <w:rsid w:val="005403CB"/>
    <w:rsid w:val="0054254F"/>
    <w:rsid w:val="00542F8A"/>
    <w:rsid w:val="00544B65"/>
    <w:rsid w:val="0054582B"/>
    <w:rsid w:val="00545A1C"/>
    <w:rsid w:val="005462A5"/>
    <w:rsid w:val="00547213"/>
    <w:rsid w:val="005500B3"/>
    <w:rsid w:val="00550BF5"/>
    <w:rsid w:val="00550E86"/>
    <w:rsid w:val="00551DDE"/>
    <w:rsid w:val="00552617"/>
    <w:rsid w:val="005527DA"/>
    <w:rsid w:val="005538B3"/>
    <w:rsid w:val="00553E90"/>
    <w:rsid w:val="005557A8"/>
    <w:rsid w:val="00555A01"/>
    <w:rsid w:val="00555E21"/>
    <w:rsid w:val="005566EF"/>
    <w:rsid w:val="005606B2"/>
    <w:rsid w:val="005606C3"/>
    <w:rsid w:val="0056151D"/>
    <w:rsid w:val="005643F3"/>
    <w:rsid w:val="00564D91"/>
    <w:rsid w:val="005657C1"/>
    <w:rsid w:val="00565ABA"/>
    <w:rsid w:val="005665E3"/>
    <w:rsid w:val="00566FA4"/>
    <w:rsid w:val="00567DC7"/>
    <w:rsid w:val="00570842"/>
    <w:rsid w:val="0057099D"/>
    <w:rsid w:val="00571626"/>
    <w:rsid w:val="005716C2"/>
    <w:rsid w:val="00571768"/>
    <w:rsid w:val="005717B6"/>
    <w:rsid w:val="00571C4C"/>
    <w:rsid w:val="00572CAC"/>
    <w:rsid w:val="005740A5"/>
    <w:rsid w:val="00574EED"/>
    <w:rsid w:val="00575361"/>
    <w:rsid w:val="005757FA"/>
    <w:rsid w:val="00576156"/>
    <w:rsid w:val="00577B94"/>
    <w:rsid w:val="0058016C"/>
    <w:rsid w:val="005803D5"/>
    <w:rsid w:val="00580605"/>
    <w:rsid w:val="00580CE1"/>
    <w:rsid w:val="00581556"/>
    <w:rsid w:val="00582870"/>
    <w:rsid w:val="00582BED"/>
    <w:rsid w:val="0058349C"/>
    <w:rsid w:val="00583FDF"/>
    <w:rsid w:val="00584269"/>
    <w:rsid w:val="00585185"/>
    <w:rsid w:val="0058534A"/>
    <w:rsid w:val="00585A28"/>
    <w:rsid w:val="00586656"/>
    <w:rsid w:val="00587849"/>
    <w:rsid w:val="00587A61"/>
    <w:rsid w:val="00587AE2"/>
    <w:rsid w:val="00587BDD"/>
    <w:rsid w:val="0059065D"/>
    <w:rsid w:val="005909FA"/>
    <w:rsid w:val="00591129"/>
    <w:rsid w:val="005917EC"/>
    <w:rsid w:val="005921FA"/>
    <w:rsid w:val="005923A9"/>
    <w:rsid w:val="00592822"/>
    <w:rsid w:val="005931FB"/>
    <w:rsid w:val="00593F48"/>
    <w:rsid w:val="00594EC3"/>
    <w:rsid w:val="00594F0A"/>
    <w:rsid w:val="005955F7"/>
    <w:rsid w:val="0059577A"/>
    <w:rsid w:val="00595D56"/>
    <w:rsid w:val="00596C30"/>
    <w:rsid w:val="00597052"/>
    <w:rsid w:val="00597687"/>
    <w:rsid w:val="005A0439"/>
    <w:rsid w:val="005A06A9"/>
    <w:rsid w:val="005A14B5"/>
    <w:rsid w:val="005A2003"/>
    <w:rsid w:val="005A2231"/>
    <w:rsid w:val="005A23B2"/>
    <w:rsid w:val="005A245E"/>
    <w:rsid w:val="005A26AA"/>
    <w:rsid w:val="005A2C90"/>
    <w:rsid w:val="005A329D"/>
    <w:rsid w:val="005A3401"/>
    <w:rsid w:val="005A3E33"/>
    <w:rsid w:val="005A403A"/>
    <w:rsid w:val="005A5C6B"/>
    <w:rsid w:val="005A5E6C"/>
    <w:rsid w:val="005A6B30"/>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0FFB"/>
    <w:rsid w:val="005C180F"/>
    <w:rsid w:val="005C1AD0"/>
    <w:rsid w:val="005C1F5C"/>
    <w:rsid w:val="005C24B0"/>
    <w:rsid w:val="005C2B1E"/>
    <w:rsid w:val="005C2F91"/>
    <w:rsid w:val="005C3099"/>
    <w:rsid w:val="005C52E5"/>
    <w:rsid w:val="005C542C"/>
    <w:rsid w:val="005C5FBA"/>
    <w:rsid w:val="005C6234"/>
    <w:rsid w:val="005D0CE5"/>
    <w:rsid w:val="005D1768"/>
    <w:rsid w:val="005D1F45"/>
    <w:rsid w:val="005D250B"/>
    <w:rsid w:val="005D2E6E"/>
    <w:rsid w:val="005D407B"/>
    <w:rsid w:val="005D40A6"/>
    <w:rsid w:val="005D4671"/>
    <w:rsid w:val="005D5688"/>
    <w:rsid w:val="005D6CCA"/>
    <w:rsid w:val="005D74FF"/>
    <w:rsid w:val="005D7599"/>
    <w:rsid w:val="005D79B5"/>
    <w:rsid w:val="005E2FCA"/>
    <w:rsid w:val="005E3567"/>
    <w:rsid w:val="005E380C"/>
    <w:rsid w:val="005E388D"/>
    <w:rsid w:val="005E5554"/>
    <w:rsid w:val="005E5DDC"/>
    <w:rsid w:val="005E7613"/>
    <w:rsid w:val="005F0EDE"/>
    <w:rsid w:val="005F56C3"/>
    <w:rsid w:val="005F5CAA"/>
    <w:rsid w:val="005F6872"/>
    <w:rsid w:val="005F6E21"/>
    <w:rsid w:val="005F7574"/>
    <w:rsid w:val="005F7631"/>
    <w:rsid w:val="006011F8"/>
    <w:rsid w:val="006012A3"/>
    <w:rsid w:val="00603646"/>
    <w:rsid w:val="0060402D"/>
    <w:rsid w:val="006043AA"/>
    <w:rsid w:val="006052B4"/>
    <w:rsid w:val="00606CC1"/>
    <w:rsid w:val="00607730"/>
    <w:rsid w:val="006078BC"/>
    <w:rsid w:val="00607E62"/>
    <w:rsid w:val="00607F21"/>
    <w:rsid w:val="00610458"/>
    <w:rsid w:val="00611240"/>
    <w:rsid w:val="006119D8"/>
    <w:rsid w:val="00615212"/>
    <w:rsid w:val="00615B49"/>
    <w:rsid w:val="00615E63"/>
    <w:rsid w:val="00617B1C"/>
    <w:rsid w:val="00617EC8"/>
    <w:rsid w:val="00617F83"/>
    <w:rsid w:val="00620B3A"/>
    <w:rsid w:val="00621290"/>
    <w:rsid w:val="00621807"/>
    <w:rsid w:val="00622BF0"/>
    <w:rsid w:val="00623992"/>
    <w:rsid w:val="0062460D"/>
    <w:rsid w:val="006255A6"/>
    <w:rsid w:val="00625A7E"/>
    <w:rsid w:val="00626B1A"/>
    <w:rsid w:val="006319F6"/>
    <w:rsid w:val="00631A48"/>
    <w:rsid w:val="00632639"/>
    <w:rsid w:val="00634827"/>
    <w:rsid w:val="00636C9D"/>
    <w:rsid w:val="0063713B"/>
    <w:rsid w:val="00637F5D"/>
    <w:rsid w:val="00640250"/>
    <w:rsid w:val="00641959"/>
    <w:rsid w:val="006419E3"/>
    <w:rsid w:val="00641BB0"/>
    <w:rsid w:val="00642BD8"/>
    <w:rsid w:val="00642DFF"/>
    <w:rsid w:val="00643DF4"/>
    <w:rsid w:val="00643FB6"/>
    <w:rsid w:val="006449AB"/>
    <w:rsid w:val="00645072"/>
    <w:rsid w:val="00645B3F"/>
    <w:rsid w:val="00645D80"/>
    <w:rsid w:val="006463D9"/>
    <w:rsid w:val="00646640"/>
    <w:rsid w:val="00646B8B"/>
    <w:rsid w:val="0064745D"/>
    <w:rsid w:val="00647DF4"/>
    <w:rsid w:val="0065072C"/>
    <w:rsid w:val="00650DEB"/>
    <w:rsid w:val="0065591F"/>
    <w:rsid w:val="006561FA"/>
    <w:rsid w:val="006565F5"/>
    <w:rsid w:val="00657935"/>
    <w:rsid w:val="006601F5"/>
    <w:rsid w:val="00660867"/>
    <w:rsid w:val="00660F06"/>
    <w:rsid w:val="00661974"/>
    <w:rsid w:val="00663C69"/>
    <w:rsid w:val="0066400E"/>
    <w:rsid w:val="006642F2"/>
    <w:rsid w:val="0066430C"/>
    <w:rsid w:val="006649AE"/>
    <w:rsid w:val="0066500B"/>
    <w:rsid w:val="00665AFD"/>
    <w:rsid w:val="00665B22"/>
    <w:rsid w:val="0066616D"/>
    <w:rsid w:val="006676F9"/>
    <w:rsid w:val="00667F0A"/>
    <w:rsid w:val="00670CDA"/>
    <w:rsid w:val="006721AA"/>
    <w:rsid w:val="0067243B"/>
    <w:rsid w:val="00672C02"/>
    <w:rsid w:val="00672F42"/>
    <w:rsid w:val="00674931"/>
    <w:rsid w:val="00674C54"/>
    <w:rsid w:val="006753C2"/>
    <w:rsid w:val="006755EB"/>
    <w:rsid w:val="0067574B"/>
    <w:rsid w:val="006768F9"/>
    <w:rsid w:val="00676DD6"/>
    <w:rsid w:val="0068053B"/>
    <w:rsid w:val="006819A0"/>
    <w:rsid w:val="00682B99"/>
    <w:rsid w:val="00682DCB"/>
    <w:rsid w:val="00682E2C"/>
    <w:rsid w:val="0068338C"/>
    <w:rsid w:val="006836FC"/>
    <w:rsid w:val="0068478D"/>
    <w:rsid w:val="00685F50"/>
    <w:rsid w:val="00687376"/>
    <w:rsid w:val="00687C75"/>
    <w:rsid w:val="00690051"/>
    <w:rsid w:val="006923A1"/>
    <w:rsid w:val="00692CEF"/>
    <w:rsid w:val="006937DA"/>
    <w:rsid w:val="006937F9"/>
    <w:rsid w:val="00695A3A"/>
    <w:rsid w:val="006961EF"/>
    <w:rsid w:val="006963F3"/>
    <w:rsid w:val="006A0126"/>
    <w:rsid w:val="006A03CF"/>
    <w:rsid w:val="006A041B"/>
    <w:rsid w:val="006A085B"/>
    <w:rsid w:val="006A0C33"/>
    <w:rsid w:val="006A0F14"/>
    <w:rsid w:val="006A1758"/>
    <w:rsid w:val="006A2121"/>
    <w:rsid w:val="006A22F6"/>
    <w:rsid w:val="006A28B6"/>
    <w:rsid w:val="006A31D8"/>
    <w:rsid w:val="006A39BB"/>
    <w:rsid w:val="006A3B24"/>
    <w:rsid w:val="006A42E2"/>
    <w:rsid w:val="006A495C"/>
    <w:rsid w:val="006A4CD6"/>
    <w:rsid w:val="006A5FE9"/>
    <w:rsid w:val="006A681E"/>
    <w:rsid w:val="006A69A2"/>
    <w:rsid w:val="006A7CAA"/>
    <w:rsid w:val="006B006C"/>
    <w:rsid w:val="006B0386"/>
    <w:rsid w:val="006B0C5B"/>
    <w:rsid w:val="006B0F3C"/>
    <w:rsid w:val="006B121C"/>
    <w:rsid w:val="006B2A6A"/>
    <w:rsid w:val="006B51A2"/>
    <w:rsid w:val="006B62F9"/>
    <w:rsid w:val="006B7029"/>
    <w:rsid w:val="006C0751"/>
    <w:rsid w:val="006C07D9"/>
    <w:rsid w:val="006C2691"/>
    <w:rsid w:val="006C26EA"/>
    <w:rsid w:val="006C37AD"/>
    <w:rsid w:val="006C4CE5"/>
    <w:rsid w:val="006C6A4A"/>
    <w:rsid w:val="006C70F8"/>
    <w:rsid w:val="006C7183"/>
    <w:rsid w:val="006D05EA"/>
    <w:rsid w:val="006D0B02"/>
    <w:rsid w:val="006D13A0"/>
    <w:rsid w:val="006D202B"/>
    <w:rsid w:val="006D209F"/>
    <w:rsid w:val="006D422F"/>
    <w:rsid w:val="006D4D6F"/>
    <w:rsid w:val="006D5007"/>
    <w:rsid w:val="006D5502"/>
    <w:rsid w:val="006D5FFF"/>
    <w:rsid w:val="006D6951"/>
    <w:rsid w:val="006D6F58"/>
    <w:rsid w:val="006D74CF"/>
    <w:rsid w:val="006D7D99"/>
    <w:rsid w:val="006E08C5"/>
    <w:rsid w:val="006E11F1"/>
    <w:rsid w:val="006E1B59"/>
    <w:rsid w:val="006E20A8"/>
    <w:rsid w:val="006E2ECD"/>
    <w:rsid w:val="006E3342"/>
    <w:rsid w:val="006E3DB0"/>
    <w:rsid w:val="006E3F74"/>
    <w:rsid w:val="006E495B"/>
    <w:rsid w:val="006E4EC4"/>
    <w:rsid w:val="006E5B5B"/>
    <w:rsid w:val="006E5BAE"/>
    <w:rsid w:val="006E60D4"/>
    <w:rsid w:val="006E66B0"/>
    <w:rsid w:val="006E6D1F"/>
    <w:rsid w:val="006E7EE4"/>
    <w:rsid w:val="006F0516"/>
    <w:rsid w:val="006F0761"/>
    <w:rsid w:val="006F154A"/>
    <w:rsid w:val="006F1D08"/>
    <w:rsid w:val="006F41D2"/>
    <w:rsid w:val="006F58ED"/>
    <w:rsid w:val="006F6F35"/>
    <w:rsid w:val="006F7E0E"/>
    <w:rsid w:val="00702C6E"/>
    <w:rsid w:val="00702E56"/>
    <w:rsid w:val="007033CE"/>
    <w:rsid w:val="00703725"/>
    <w:rsid w:val="00703B54"/>
    <w:rsid w:val="00704A6B"/>
    <w:rsid w:val="0070532C"/>
    <w:rsid w:val="007058DE"/>
    <w:rsid w:val="0070705C"/>
    <w:rsid w:val="0071079C"/>
    <w:rsid w:val="00710D65"/>
    <w:rsid w:val="00711560"/>
    <w:rsid w:val="00711AFE"/>
    <w:rsid w:val="00712132"/>
    <w:rsid w:val="00714840"/>
    <w:rsid w:val="007157F3"/>
    <w:rsid w:val="00715991"/>
    <w:rsid w:val="00715ADA"/>
    <w:rsid w:val="007169B1"/>
    <w:rsid w:val="007169E8"/>
    <w:rsid w:val="00716AE9"/>
    <w:rsid w:val="007178F5"/>
    <w:rsid w:val="00720D6A"/>
    <w:rsid w:val="00721BAD"/>
    <w:rsid w:val="00721CF7"/>
    <w:rsid w:val="0072277D"/>
    <w:rsid w:val="00722B9E"/>
    <w:rsid w:val="007237D9"/>
    <w:rsid w:val="007237EC"/>
    <w:rsid w:val="007244AF"/>
    <w:rsid w:val="007249F2"/>
    <w:rsid w:val="0072520E"/>
    <w:rsid w:val="00725892"/>
    <w:rsid w:val="00725924"/>
    <w:rsid w:val="007263F4"/>
    <w:rsid w:val="00726539"/>
    <w:rsid w:val="007268C9"/>
    <w:rsid w:val="00730BE5"/>
    <w:rsid w:val="00731A1F"/>
    <w:rsid w:val="00731D36"/>
    <w:rsid w:val="00731EA7"/>
    <w:rsid w:val="00732A4C"/>
    <w:rsid w:val="00732CA9"/>
    <w:rsid w:val="00733B40"/>
    <w:rsid w:val="007342D0"/>
    <w:rsid w:val="00734C2E"/>
    <w:rsid w:val="007368F5"/>
    <w:rsid w:val="00736D5B"/>
    <w:rsid w:val="00736EAB"/>
    <w:rsid w:val="007372F3"/>
    <w:rsid w:val="007406E4"/>
    <w:rsid w:val="00740A9A"/>
    <w:rsid w:val="00741C60"/>
    <w:rsid w:val="00741E66"/>
    <w:rsid w:val="00742745"/>
    <w:rsid w:val="00742DA8"/>
    <w:rsid w:val="00744861"/>
    <w:rsid w:val="00744A12"/>
    <w:rsid w:val="0074533F"/>
    <w:rsid w:val="00745D90"/>
    <w:rsid w:val="0074688F"/>
    <w:rsid w:val="00746B58"/>
    <w:rsid w:val="007472AD"/>
    <w:rsid w:val="007472E9"/>
    <w:rsid w:val="00747FA9"/>
    <w:rsid w:val="00750B83"/>
    <w:rsid w:val="0075234A"/>
    <w:rsid w:val="00752428"/>
    <w:rsid w:val="00753180"/>
    <w:rsid w:val="00753343"/>
    <w:rsid w:val="00753686"/>
    <w:rsid w:val="00754A48"/>
    <w:rsid w:val="0075504F"/>
    <w:rsid w:val="00755B82"/>
    <w:rsid w:val="00755E8F"/>
    <w:rsid w:val="00756053"/>
    <w:rsid w:val="00756B1B"/>
    <w:rsid w:val="00756D82"/>
    <w:rsid w:val="00756F22"/>
    <w:rsid w:val="00757512"/>
    <w:rsid w:val="00760C95"/>
    <w:rsid w:val="00761699"/>
    <w:rsid w:val="00761A68"/>
    <w:rsid w:val="00762203"/>
    <w:rsid w:val="00762C2F"/>
    <w:rsid w:val="00763D0A"/>
    <w:rsid w:val="00764136"/>
    <w:rsid w:val="0076461F"/>
    <w:rsid w:val="00764BA6"/>
    <w:rsid w:val="00767054"/>
    <w:rsid w:val="007671FB"/>
    <w:rsid w:val="00767547"/>
    <w:rsid w:val="00770D90"/>
    <w:rsid w:val="0077195D"/>
    <w:rsid w:val="007720D3"/>
    <w:rsid w:val="00773268"/>
    <w:rsid w:val="007737DF"/>
    <w:rsid w:val="00773D74"/>
    <w:rsid w:val="00773DC9"/>
    <w:rsid w:val="007742B2"/>
    <w:rsid w:val="00774787"/>
    <w:rsid w:val="00774C05"/>
    <w:rsid w:val="00775991"/>
    <w:rsid w:val="00777F77"/>
    <w:rsid w:val="00780360"/>
    <w:rsid w:val="007809CB"/>
    <w:rsid w:val="00780FA9"/>
    <w:rsid w:val="007825C0"/>
    <w:rsid w:val="00783441"/>
    <w:rsid w:val="00783FE3"/>
    <w:rsid w:val="00784141"/>
    <w:rsid w:val="007842B3"/>
    <w:rsid w:val="007847DB"/>
    <w:rsid w:val="00786415"/>
    <w:rsid w:val="00786450"/>
    <w:rsid w:val="007910A3"/>
    <w:rsid w:val="00791278"/>
    <w:rsid w:val="00791608"/>
    <w:rsid w:val="00791B9E"/>
    <w:rsid w:val="00791FEC"/>
    <w:rsid w:val="007923F6"/>
    <w:rsid w:val="007925F2"/>
    <w:rsid w:val="00793236"/>
    <w:rsid w:val="0079326F"/>
    <w:rsid w:val="00793E25"/>
    <w:rsid w:val="007941D8"/>
    <w:rsid w:val="0079430F"/>
    <w:rsid w:val="0079442D"/>
    <w:rsid w:val="00795963"/>
    <w:rsid w:val="00797263"/>
    <w:rsid w:val="007A029A"/>
    <w:rsid w:val="007A0918"/>
    <w:rsid w:val="007A16C3"/>
    <w:rsid w:val="007A1EEA"/>
    <w:rsid w:val="007A3AE3"/>
    <w:rsid w:val="007A42C4"/>
    <w:rsid w:val="007A44EC"/>
    <w:rsid w:val="007A4E51"/>
    <w:rsid w:val="007A59EA"/>
    <w:rsid w:val="007A61BC"/>
    <w:rsid w:val="007A63A6"/>
    <w:rsid w:val="007A6AF4"/>
    <w:rsid w:val="007A6EB1"/>
    <w:rsid w:val="007A71DE"/>
    <w:rsid w:val="007A7A6F"/>
    <w:rsid w:val="007B07AB"/>
    <w:rsid w:val="007B0DFF"/>
    <w:rsid w:val="007B22F6"/>
    <w:rsid w:val="007B3327"/>
    <w:rsid w:val="007B3E00"/>
    <w:rsid w:val="007B50CA"/>
    <w:rsid w:val="007B53A4"/>
    <w:rsid w:val="007B5A46"/>
    <w:rsid w:val="007B5F33"/>
    <w:rsid w:val="007B60C1"/>
    <w:rsid w:val="007B69CD"/>
    <w:rsid w:val="007B6AEA"/>
    <w:rsid w:val="007C0CB6"/>
    <w:rsid w:val="007C187D"/>
    <w:rsid w:val="007C1C78"/>
    <w:rsid w:val="007C1ED0"/>
    <w:rsid w:val="007C2BA0"/>
    <w:rsid w:val="007C3916"/>
    <w:rsid w:val="007C6152"/>
    <w:rsid w:val="007C7972"/>
    <w:rsid w:val="007C7D3B"/>
    <w:rsid w:val="007C7E10"/>
    <w:rsid w:val="007C7FA7"/>
    <w:rsid w:val="007D00A6"/>
    <w:rsid w:val="007D0613"/>
    <w:rsid w:val="007D0A18"/>
    <w:rsid w:val="007D1C3E"/>
    <w:rsid w:val="007D2199"/>
    <w:rsid w:val="007D2C84"/>
    <w:rsid w:val="007D5B15"/>
    <w:rsid w:val="007D6DE2"/>
    <w:rsid w:val="007D7D47"/>
    <w:rsid w:val="007D7FC7"/>
    <w:rsid w:val="007E27E7"/>
    <w:rsid w:val="007E2C97"/>
    <w:rsid w:val="007E2FC3"/>
    <w:rsid w:val="007E3704"/>
    <w:rsid w:val="007E3F6E"/>
    <w:rsid w:val="007E4F01"/>
    <w:rsid w:val="007E63C3"/>
    <w:rsid w:val="007F0732"/>
    <w:rsid w:val="007F12ED"/>
    <w:rsid w:val="007F4C49"/>
    <w:rsid w:val="007F4F10"/>
    <w:rsid w:val="007F5167"/>
    <w:rsid w:val="007F59C9"/>
    <w:rsid w:val="007F78E2"/>
    <w:rsid w:val="007F7928"/>
    <w:rsid w:val="0080034B"/>
    <w:rsid w:val="0080175D"/>
    <w:rsid w:val="008017B3"/>
    <w:rsid w:val="008023A5"/>
    <w:rsid w:val="008025E3"/>
    <w:rsid w:val="0080281E"/>
    <w:rsid w:val="00802BAF"/>
    <w:rsid w:val="00804EED"/>
    <w:rsid w:val="00805423"/>
    <w:rsid w:val="008058A6"/>
    <w:rsid w:val="00805FB2"/>
    <w:rsid w:val="0081006F"/>
    <w:rsid w:val="008103A3"/>
    <w:rsid w:val="00810422"/>
    <w:rsid w:val="00810489"/>
    <w:rsid w:val="00810651"/>
    <w:rsid w:val="00810662"/>
    <w:rsid w:val="00811485"/>
    <w:rsid w:val="008128FC"/>
    <w:rsid w:val="0081292F"/>
    <w:rsid w:val="008142C7"/>
    <w:rsid w:val="00814828"/>
    <w:rsid w:val="008169F7"/>
    <w:rsid w:val="00821E9E"/>
    <w:rsid w:val="00822703"/>
    <w:rsid w:val="00822B83"/>
    <w:rsid w:val="00824AFA"/>
    <w:rsid w:val="00824B8F"/>
    <w:rsid w:val="00824C9A"/>
    <w:rsid w:val="00824D61"/>
    <w:rsid w:val="00825987"/>
    <w:rsid w:val="00825C1B"/>
    <w:rsid w:val="008265D1"/>
    <w:rsid w:val="0082710A"/>
    <w:rsid w:val="00827179"/>
    <w:rsid w:val="008277F2"/>
    <w:rsid w:val="008279FA"/>
    <w:rsid w:val="00830C10"/>
    <w:rsid w:val="00831286"/>
    <w:rsid w:val="00833B4F"/>
    <w:rsid w:val="0083456D"/>
    <w:rsid w:val="00835099"/>
    <w:rsid w:val="008350C1"/>
    <w:rsid w:val="00836C00"/>
    <w:rsid w:val="0083798F"/>
    <w:rsid w:val="00837AF4"/>
    <w:rsid w:val="00840BC9"/>
    <w:rsid w:val="00840BE1"/>
    <w:rsid w:val="00841EAB"/>
    <w:rsid w:val="008422C0"/>
    <w:rsid w:val="008442E6"/>
    <w:rsid w:val="008451F9"/>
    <w:rsid w:val="00846B06"/>
    <w:rsid w:val="00846F11"/>
    <w:rsid w:val="0085005A"/>
    <w:rsid w:val="00850B00"/>
    <w:rsid w:val="00852BA8"/>
    <w:rsid w:val="00852FB5"/>
    <w:rsid w:val="008534D1"/>
    <w:rsid w:val="0085423A"/>
    <w:rsid w:val="008546E0"/>
    <w:rsid w:val="0085493C"/>
    <w:rsid w:val="008565E9"/>
    <w:rsid w:val="00856A70"/>
    <w:rsid w:val="0086090D"/>
    <w:rsid w:val="00863792"/>
    <w:rsid w:val="00863C5E"/>
    <w:rsid w:val="0086524A"/>
    <w:rsid w:val="00865324"/>
    <w:rsid w:val="00867CBF"/>
    <w:rsid w:val="0087058C"/>
    <w:rsid w:val="00871895"/>
    <w:rsid w:val="00871C06"/>
    <w:rsid w:val="008722C8"/>
    <w:rsid w:val="008724ED"/>
    <w:rsid w:val="00873CA4"/>
    <w:rsid w:val="00875BAE"/>
    <w:rsid w:val="00875F24"/>
    <w:rsid w:val="0087616A"/>
    <w:rsid w:val="00876799"/>
    <w:rsid w:val="00876ECC"/>
    <w:rsid w:val="00880573"/>
    <w:rsid w:val="0088069A"/>
    <w:rsid w:val="00880BE2"/>
    <w:rsid w:val="0088109C"/>
    <w:rsid w:val="00881A5F"/>
    <w:rsid w:val="00882311"/>
    <w:rsid w:val="0088238A"/>
    <w:rsid w:val="008836DB"/>
    <w:rsid w:val="00884369"/>
    <w:rsid w:val="0088468F"/>
    <w:rsid w:val="00885A7E"/>
    <w:rsid w:val="008862D2"/>
    <w:rsid w:val="00886936"/>
    <w:rsid w:val="00886E5F"/>
    <w:rsid w:val="00887186"/>
    <w:rsid w:val="008877AF"/>
    <w:rsid w:val="008878FC"/>
    <w:rsid w:val="00890947"/>
    <w:rsid w:val="00891120"/>
    <w:rsid w:val="008919D3"/>
    <w:rsid w:val="00892237"/>
    <w:rsid w:val="008926BF"/>
    <w:rsid w:val="00892DD1"/>
    <w:rsid w:val="00892F78"/>
    <w:rsid w:val="00893F71"/>
    <w:rsid w:val="00893FBB"/>
    <w:rsid w:val="00894365"/>
    <w:rsid w:val="00895B1F"/>
    <w:rsid w:val="00896B04"/>
    <w:rsid w:val="00896CD7"/>
    <w:rsid w:val="00896E05"/>
    <w:rsid w:val="0089743C"/>
    <w:rsid w:val="00897622"/>
    <w:rsid w:val="00897A6D"/>
    <w:rsid w:val="008A00C8"/>
    <w:rsid w:val="008A1D53"/>
    <w:rsid w:val="008A3059"/>
    <w:rsid w:val="008A3148"/>
    <w:rsid w:val="008A35DA"/>
    <w:rsid w:val="008A3658"/>
    <w:rsid w:val="008A3BA9"/>
    <w:rsid w:val="008A46AF"/>
    <w:rsid w:val="008A4EAC"/>
    <w:rsid w:val="008A51BC"/>
    <w:rsid w:val="008A52A1"/>
    <w:rsid w:val="008A6CCC"/>
    <w:rsid w:val="008A783D"/>
    <w:rsid w:val="008B02E0"/>
    <w:rsid w:val="008B063A"/>
    <w:rsid w:val="008B17D7"/>
    <w:rsid w:val="008B1C1C"/>
    <w:rsid w:val="008B25C8"/>
    <w:rsid w:val="008B2DB4"/>
    <w:rsid w:val="008B3675"/>
    <w:rsid w:val="008B3C9F"/>
    <w:rsid w:val="008B4538"/>
    <w:rsid w:val="008B4CAF"/>
    <w:rsid w:val="008B4D69"/>
    <w:rsid w:val="008B5BF5"/>
    <w:rsid w:val="008B5E5D"/>
    <w:rsid w:val="008B6A69"/>
    <w:rsid w:val="008B75B4"/>
    <w:rsid w:val="008B76CC"/>
    <w:rsid w:val="008B784B"/>
    <w:rsid w:val="008B7A3F"/>
    <w:rsid w:val="008C128C"/>
    <w:rsid w:val="008C12A8"/>
    <w:rsid w:val="008C1BBB"/>
    <w:rsid w:val="008C3E78"/>
    <w:rsid w:val="008C4F71"/>
    <w:rsid w:val="008C75FD"/>
    <w:rsid w:val="008C7A36"/>
    <w:rsid w:val="008C7F9F"/>
    <w:rsid w:val="008D03AF"/>
    <w:rsid w:val="008D0931"/>
    <w:rsid w:val="008D0CCE"/>
    <w:rsid w:val="008D1409"/>
    <w:rsid w:val="008D2416"/>
    <w:rsid w:val="008D2602"/>
    <w:rsid w:val="008D45C6"/>
    <w:rsid w:val="008D46DA"/>
    <w:rsid w:val="008D519C"/>
    <w:rsid w:val="008D5515"/>
    <w:rsid w:val="008D78B2"/>
    <w:rsid w:val="008D7C7A"/>
    <w:rsid w:val="008E078D"/>
    <w:rsid w:val="008E2B1A"/>
    <w:rsid w:val="008E3B32"/>
    <w:rsid w:val="008E4414"/>
    <w:rsid w:val="008E6424"/>
    <w:rsid w:val="008F0F50"/>
    <w:rsid w:val="008F1E33"/>
    <w:rsid w:val="008F2957"/>
    <w:rsid w:val="008F3DD0"/>
    <w:rsid w:val="008F4AD1"/>
    <w:rsid w:val="008F5C85"/>
    <w:rsid w:val="008F672B"/>
    <w:rsid w:val="008F6996"/>
    <w:rsid w:val="009004E9"/>
    <w:rsid w:val="00900BF3"/>
    <w:rsid w:val="00900EC6"/>
    <w:rsid w:val="0090116D"/>
    <w:rsid w:val="009017A0"/>
    <w:rsid w:val="0090181E"/>
    <w:rsid w:val="00902095"/>
    <w:rsid w:val="009027F4"/>
    <w:rsid w:val="00902C4D"/>
    <w:rsid w:val="00903DD5"/>
    <w:rsid w:val="00903DE8"/>
    <w:rsid w:val="009040B2"/>
    <w:rsid w:val="009045D0"/>
    <w:rsid w:val="009056C5"/>
    <w:rsid w:val="009064F8"/>
    <w:rsid w:val="00906C2E"/>
    <w:rsid w:val="00906F80"/>
    <w:rsid w:val="00907291"/>
    <w:rsid w:val="0090761E"/>
    <w:rsid w:val="00911287"/>
    <w:rsid w:val="00911366"/>
    <w:rsid w:val="00911470"/>
    <w:rsid w:val="00911B33"/>
    <w:rsid w:val="00911F08"/>
    <w:rsid w:val="00912685"/>
    <w:rsid w:val="009141B6"/>
    <w:rsid w:val="0091424C"/>
    <w:rsid w:val="009142A0"/>
    <w:rsid w:val="0091519A"/>
    <w:rsid w:val="009151A5"/>
    <w:rsid w:val="00916B6E"/>
    <w:rsid w:val="00921B8E"/>
    <w:rsid w:val="00922FCB"/>
    <w:rsid w:val="00924F92"/>
    <w:rsid w:val="009255EF"/>
    <w:rsid w:val="0092730F"/>
    <w:rsid w:val="00927B17"/>
    <w:rsid w:val="00927B7F"/>
    <w:rsid w:val="00930A7D"/>
    <w:rsid w:val="0093249D"/>
    <w:rsid w:val="009334E5"/>
    <w:rsid w:val="00933E77"/>
    <w:rsid w:val="00934CBC"/>
    <w:rsid w:val="00935844"/>
    <w:rsid w:val="00936AD9"/>
    <w:rsid w:val="00936D0E"/>
    <w:rsid w:val="00937333"/>
    <w:rsid w:val="009401BC"/>
    <w:rsid w:val="009408FD"/>
    <w:rsid w:val="0094091F"/>
    <w:rsid w:val="00941419"/>
    <w:rsid w:val="00941E43"/>
    <w:rsid w:val="009427C9"/>
    <w:rsid w:val="0094294D"/>
    <w:rsid w:val="0094344B"/>
    <w:rsid w:val="00943B6E"/>
    <w:rsid w:val="00943DB9"/>
    <w:rsid w:val="00944661"/>
    <w:rsid w:val="009446AB"/>
    <w:rsid w:val="009461E3"/>
    <w:rsid w:val="0094731D"/>
    <w:rsid w:val="009476D6"/>
    <w:rsid w:val="00950272"/>
    <w:rsid w:val="009507F6"/>
    <w:rsid w:val="00950EC4"/>
    <w:rsid w:val="00951D1F"/>
    <w:rsid w:val="00952879"/>
    <w:rsid w:val="00952EBA"/>
    <w:rsid w:val="0095389E"/>
    <w:rsid w:val="00953DCC"/>
    <w:rsid w:val="0095574D"/>
    <w:rsid w:val="00955F8A"/>
    <w:rsid w:val="009563A7"/>
    <w:rsid w:val="0095710E"/>
    <w:rsid w:val="00962795"/>
    <w:rsid w:val="009629A0"/>
    <w:rsid w:val="00962E19"/>
    <w:rsid w:val="00962FC1"/>
    <w:rsid w:val="00964F67"/>
    <w:rsid w:val="00965F35"/>
    <w:rsid w:val="0096661B"/>
    <w:rsid w:val="0096680F"/>
    <w:rsid w:val="009671E7"/>
    <w:rsid w:val="009712FB"/>
    <w:rsid w:val="00971447"/>
    <w:rsid w:val="009716EB"/>
    <w:rsid w:val="00971F28"/>
    <w:rsid w:val="009731D1"/>
    <w:rsid w:val="009734E7"/>
    <w:rsid w:val="00973747"/>
    <w:rsid w:val="00973E8B"/>
    <w:rsid w:val="00974478"/>
    <w:rsid w:val="00974B66"/>
    <w:rsid w:val="00975DBF"/>
    <w:rsid w:val="00977453"/>
    <w:rsid w:val="0097773B"/>
    <w:rsid w:val="00977A03"/>
    <w:rsid w:val="00977CE8"/>
    <w:rsid w:val="00980027"/>
    <w:rsid w:val="00980393"/>
    <w:rsid w:val="00980E13"/>
    <w:rsid w:val="00981D82"/>
    <w:rsid w:val="009834D7"/>
    <w:rsid w:val="00985280"/>
    <w:rsid w:val="00985E31"/>
    <w:rsid w:val="00986AB4"/>
    <w:rsid w:val="009877F7"/>
    <w:rsid w:val="0099022C"/>
    <w:rsid w:val="009909B8"/>
    <w:rsid w:val="00991961"/>
    <w:rsid w:val="0099241E"/>
    <w:rsid w:val="0099272C"/>
    <w:rsid w:val="009936A4"/>
    <w:rsid w:val="00993FDD"/>
    <w:rsid w:val="009950B6"/>
    <w:rsid w:val="009965C9"/>
    <w:rsid w:val="009A2076"/>
    <w:rsid w:val="009A3260"/>
    <w:rsid w:val="009A3AC4"/>
    <w:rsid w:val="009A42F3"/>
    <w:rsid w:val="009A446F"/>
    <w:rsid w:val="009A4CD9"/>
    <w:rsid w:val="009A4FFA"/>
    <w:rsid w:val="009A660E"/>
    <w:rsid w:val="009A67F9"/>
    <w:rsid w:val="009A7335"/>
    <w:rsid w:val="009B087A"/>
    <w:rsid w:val="009B13D5"/>
    <w:rsid w:val="009B38B3"/>
    <w:rsid w:val="009B3CF1"/>
    <w:rsid w:val="009B442C"/>
    <w:rsid w:val="009B4F56"/>
    <w:rsid w:val="009B60F6"/>
    <w:rsid w:val="009B645C"/>
    <w:rsid w:val="009B6BE2"/>
    <w:rsid w:val="009B7477"/>
    <w:rsid w:val="009B7923"/>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0BE4"/>
    <w:rsid w:val="009D0E48"/>
    <w:rsid w:val="009D159C"/>
    <w:rsid w:val="009D1650"/>
    <w:rsid w:val="009D198F"/>
    <w:rsid w:val="009D25B1"/>
    <w:rsid w:val="009D341F"/>
    <w:rsid w:val="009D3927"/>
    <w:rsid w:val="009D402E"/>
    <w:rsid w:val="009D5A14"/>
    <w:rsid w:val="009D6027"/>
    <w:rsid w:val="009D72A3"/>
    <w:rsid w:val="009D7879"/>
    <w:rsid w:val="009E090A"/>
    <w:rsid w:val="009E0F33"/>
    <w:rsid w:val="009E31DF"/>
    <w:rsid w:val="009E32B8"/>
    <w:rsid w:val="009E558B"/>
    <w:rsid w:val="009E5845"/>
    <w:rsid w:val="009E6214"/>
    <w:rsid w:val="009F0735"/>
    <w:rsid w:val="009F2F55"/>
    <w:rsid w:val="009F3B40"/>
    <w:rsid w:val="009F4B29"/>
    <w:rsid w:val="009F5987"/>
    <w:rsid w:val="009F759C"/>
    <w:rsid w:val="00A007B9"/>
    <w:rsid w:val="00A008BA"/>
    <w:rsid w:val="00A01CE6"/>
    <w:rsid w:val="00A01DAB"/>
    <w:rsid w:val="00A02B0A"/>
    <w:rsid w:val="00A02B72"/>
    <w:rsid w:val="00A03549"/>
    <w:rsid w:val="00A04FD1"/>
    <w:rsid w:val="00A0528B"/>
    <w:rsid w:val="00A062D5"/>
    <w:rsid w:val="00A06530"/>
    <w:rsid w:val="00A06B61"/>
    <w:rsid w:val="00A0752B"/>
    <w:rsid w:val="00A07CE5"/>
    <w:rsid w:val="00A10B8D"/>
    <w:rsid w:val="00A10F95"/>
    <w:rsid w:val="00A12693"/>
    <w:rsid w:val="00A134C8"/>
    <w:rsid w:val="00A14683"/>
    <w:rsid w:val="00A166D2"/>
    <w:rsid w:val="00A1671C"/>
    <w:rsid w:val="00A1709F"/>
    <w:rsid w:val="00A20034"/>
    <w:rsid w:val="00A216DF"/>
    <w:rsid w:val="00A21C33"/>
    <w:rsid w:val="00A21ECE"/>
    <w:rsid w:val="00A22987"/>
    <w:rsid w:val="00A24A6E"/>
    <w:rsid w:val="00A266AE"/>
    <w:rsid w:val="00A27FBF"/>
    <w:rsid w:val="00A3008C"/>
    <w:rsid w:val="00A30939"/>
    <w:rsid w:val="00A31329"/>
    <w:rsid w:val="00A31A58"/>
    <w:rsid w:val="00A32006"/>
    <w:rsid w:val="00A33515"/>
    <w:rsid w:val="00A3529B"/>
    <w:rsid w:val="00A35B68"/>
    <w:rsid w:val="00A35D92"/>
    <w:rsid w:val="00A3611E"/>
    <w:rsid w:val="00A3674B"/>
    <w:rsid w:val="00A3786E"/>
    <w:rsid w:val="00A406D3"/>
    <w:rsid w:val="00A41EEA"/>
    <w:rsid w:val="00A42599"/>
    <w:rsid w:val="00A426E1"/>
    <w:rsid w:val="00A42BD4"/>
    <w:rsid w:val="00A44169"/>
    <w:rsid w:val="00A4466B"/>
    <w:rsid w:val="00A45651"/>
    <w:rsid w:val="00A45743"/>
    <w:rsid w:val="00A45A86"/>
    <w:rsid w:val="00A461A0"/>
    <w:rsid w:val="00A461FD"/>
    <w:rsid w:val="00A463BC"/>
    <w:rsid w:val="00A46F71"/>
    <w:rsid w:val="00A47F33"/>
    <w:rsid w:val="00A511FF"/>
    <w:rsid w:val="00A521D2"/>
    <w:rsid w:val="00A521DF"/>
    <w:rsid w:val="00A539D8"/>
    <w:rsid w:val="00A53F17"/>
    <w:rsid w:val="00A54CC3"/>
    <w:rsid w:val="00A55020"/>
    <w:rsid w:val="00A55ADC"/>
    <w:rsid w:val="00A56EA2"/>
    <w:rsid w:val="00A57182"/>
    <w:rsid w:val="00A60720"/>
    <w:rsid w:val="00A60E9F"/>
    <w:rsid w:val="00A61292"/>
    <w:rsid w:val="00A62CCF"/>
    <w:rsid w:val="00A64E1D"/>
    <w:rsid w:val="00A64F72"/>
    <w:rsid w:val="00A65935"/>
    <w:rsid w:val="00A65A15"/>
    <w:rsid w:val="00A66316"/>
    <w:rsid w:val="00A66F34"/>
    <w:rsid w:val="00A67082"/>
    <w:rsid w:val="00A70023"/>
    <w:rsid w:val="00A70369"/>
    <w:rsid w:val="00A70632"/>
    <w:rsid w:val="00A70B54"/>
    <w:rsid w:val="00A712E8"/>
    <w:rsid w:val="00A732C8"/>
    <w:rsid w:val="00A739BF"/>
    <w:rsid w:val="00A739D4"/>
    <w:rsid w:val="00A73C02"/>
    <w:rsid w:val="00A73E4B"/>
    <w:rsid w:val="00A74B21"/>
    <w:rsid w:val="00A7516C"/>
    <w:rsid w:val="00A751FA"/>
    <w:rsid w:val="00A76265"/>
    <w:rsid w:val="00A76870"/>
    <w:rsid w:val="00A76AE7"/>
    <w:rsid w:val="00A77908"/>
    <w:rsid w:val="00A800F5"/>
    <w:rsid w:val="00A814F3"/>
    <w:rsid w:val="00A81A2F"/>
    <w:rsid w:val="00A837E7"/>
    <w:rsid w:val="00A841A3"/>
    <w:rsid w:val="00A844AA"/>
    <w:rsid w:val="00A84C74"/>
    <w:rsid w:val="00A84DE8"/>
    <w:rsid w:val="00A84FEB"/>
    <w:rsid w:val="00A850C1"/>
    <w:rsid w:val="00A85396"/>
    <w:rsid w:val="00A857C6"/>
    <w:rsid w:val="00A907D5"/>
    <w:rsid w:val="00A90999"/>
    <w:rsid w:val="00A90A3A"/>
    <w:rsid w:val="00A90BBF"/>
    <w:rsid w:val="00A91BC7"/>
    <w:rsid w:val="00A922E1"/>
    <w:rsid w:val="00A92304"/>
    <w:rsid w:val="00A9259D"/>
    <w:rsid w:val="00A94FB1"/>
    <w:rsid w:val="00A9590E"/>
    <w:rsid w:val="00A968E1"/>
    <w:rsid w:val="00A96A3B"/>
    <w:rsid w:val="00A96F2A"/>
    <w:rsid w:val="00A972F5"/>
    <w:rsid w:val="00A973C7"/>
    <w:rsid w:val="00A97EA4"/>
    <w:rsid w:val="00AA0DAA"/>
    <w:rsid w:val="00AA142F"/>
    <w:rsid w:val="00AA1F07"/>
    <w:rsid w:val="00AA1F7B"/>
    <w:rsid w:val="00AA2879"/>
    <w:rsid w:val="00AA5421"/>
    <w:rsid w:val="00AA5B60"/>
    <w:rsid w:val="00AA62D2"/>
    <w:rsid w:val="00AA7D6B"/>
    <w:rsid w:val="00AB083B"/>
    <w:rsid w:val="00AB0CD0"/>
    <w:rsid w:val="00AB1C73"/>
    <w:rsid w:val="00AB2762"/>
    <w:rsid w:val="00AB2CB6"/>
    <w:rsid w:val="00AB365D"/>
    <w:rsid w:val="00AB48D7"/>
    <w:rsid w:val="00AB56C4"/>
    <w:rsid w:val="00AB6935"/>
    <w:rsid w:val="00AB6B49"/>
    <w:rsid w:val="00AB7474"/>
    <w:rsid w:val="00AB7921"/>
    <w:rsid w:val="00AB7D1A"/>
    <w:rsid w:val="00AC02CE"/>
    <w:rsid w:val="00AC116E"/>
    <w:rsid w:val="00AC16FB"/>
    <w:rsid w:val="00AC265F"/>
    <w:rsid w:val="00AC281E"/>
    <w:rsid w:val="00AC3084"/>
    <w:rsid w:val="00AC42D7"/>
    <w:rsid w:val="00AC44F2"/>
    <w:rsid w:val="00AC47D6"/>
    <w:rsid w:val="00AC6887"/>
    <w:rsid w:val="00AC7F6B"/>
    <w:rsid w:val="00AD02A8"/>
    <w:rsid w:val="00AD112F"/>
    <w:rsid w:val="00AD125B"/>
    <w:rsid w:val="00AD1C9C"/>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159"/>
    <w:rsid w:val="00AE2788"/>
    <w:rsid w:val="00AE2F1D"/>
    <w:rsid w:val="00AE3018"/>
    <w:rsid w:val="00AE35FD"/>
    <w:rsid w:val="00AE51C2"/>
    <w:rsid w:val="00AE5C34"/>
    <w:rsid w:val="00AE6346"/>
    <w:rsid w:val="00AE6FAD"/>
    <w:rsid w:val="00AE7506"/>
    <w:rsid w:val="00AE7D02"/>
    <w:rsid w:val="00AF1CC7"/>
    <w:rsid w:val="00AF2481"/>
    <w:rsid w:val="00AF2775"/>
    <w:rsid w:val="00AF4881"/>
    <w:rsid w:val="00AF54B3"/>
    <w:rsid w:val="00AF66A6"/>
    <w:rsid w:val="00AF68E0"/>
    <w:rsid w:val="00AF77C1"/>
    <w:rsid w:val="00AF7D7F"/>
    <w:rsid w:val="00B00674"/>
    <w:rsid w:val="00B00888"/>
    <w:rsid w:val="00B00DEB"/>
    <w:rsid w:val="00B01DF7"/>
    <w:rsid w:val="00B0279B"/>
    <w:rsid w:val="00B03417"/>
    <w:rsid w:val="00B039C9"/>
    <w:rsid w:val="00B05CF4"/>
    <w:rsid w:val="00B060EB"/>
    <w:rsid w:val="00B069A5"/>
    <w:rsid w:val="00B06FBB"/>
    <w:rsid w:val="00B0796B"/>
    <w:rsid w:val="00B10053"/>
    <w:rsid w:val="00B100BD"/>
    <w:rsid w:val="00B10C42"/>
    <w:rsid w:val="00B10C74"/>
    <w:rsid w:val="00B118C4"/>
    <w:rsid w:val="00B125E0"/>
    <w:rsid w:val="00B12723"/>
    <w:rsid w:val="00B12794"/>
    <w:rsid w:val="00B14058"/>
    <w:rsid w:val="00B14599"/>
    <w:rsid w:val="00B159E4"/>
    <w:rsid w:val="00B160D2"/>
    <w:rsid w:val="00B167CE"/>
    <w:rsid w:val="00B177C8"/>
    <w:rsid w:val="00B17A9C"/>
    <w:rsid w:val="00B17AA4"/>
    <w:rsid w:val="00B20DC5"/>
    <w:rsid w:val="00B2107C"/>
    <w:rsid w:val="00B217DF"/>
    <w:rsid w:val="00B21CE2"/>
    <w:rsid w:val="00B235BC"/>
    <w:rsid w:val="00B2447C"/>
    <w:rsid w:val="00B24B66"/>
    <w:rsid w:val="00B25819"/>
    <w:rsid w:val="00B25A40"/>
    <w:rsid w:val="00B263EA"/>
    <w:rsid w:val="00B26B62"/>
    <w:rsid w:val="00B27C11"/>
    <w:rsid w:val="00B31ABD"/>
    <w:rsid w:val="00B326B7"/>
    <w:rsid w:val="00B32A41"/>
    <w:rsid w:val="00B32B0A"/>
    <w:rsid w:val="00B3310A"/>
    <w:rsid w:val="00B33170"/>
    <w:rsid w:val="00B33740"/>
    <w:rsid w:val="00B348EA"/>
    <w:rsid w:val="00B34C1F"/>
    <w:rsid w:val="00B35157"/>
    <w:rsid w:val="00B362EC"/>
    <w:rsid w:val="00B37051"/>
    <w:rsid w:val="00B3741B"/>
    <w:rsid w:val="00B403CC"/>
    <w:rsid w:val="00B40666"/>
    <w:rsid w:val="00B41DCC"/>
    <w:rsid w:val="00B42247"/>
    <w:rsid w:val="00B42B9F"/>
    <w:rsid w:val="00B442BE"/>
    <w:rsid w:val="00B44355"/>
    <w:rsid w:val="00B44590"/>
    <w:rsid w:val="00B447CC"/>
    <w:rsid w:val="00B44A9C"/>
    <w:rsid w:val="00B45292"/>
    <w:rsid w:val="00B45B5A"/>
    <w:rsid w:val="00B46CD9"/>
    <w:rsid w:val="00B47290"/>
    <w:rsid w:val="00B50056"/>
    <w:rsid w:val="00B500B9"/>
    <w:rsid w:val="00B50AFC"/>
    <w:rsid w:val="00B512ED"/>
    <w:rsid w:val="00B51ABA"/>
    <w:rsid w:val="00B51B0F"/>
    <w:rsid w:val="00B525B3"/>
    <w:rsid w:val="00B5283F"/>
    <w:rsid w:val="00B531A1"/>
    <w:rsid w:val="00B54048"/>
    <w:rsid w:val="00B5453E"/>
    <w:rsid w:val="00B54CB9"/>
    <w:rsid w:val="00B55605"/>
    <w:rsid w:val="00B558A0"/>
    <w:rsid w:val="00B56524"/>
    <w:rsid w:val="00B577AB"/>
    <w:rsid w:val="00B60573"/>
    <w:rsid w:val="00B61609"/>
    <w:rsid w:val="00B6359C"/>
    <w:rsid w:val="00B635FC"/>
    <w:rsid w:val="00B63651"/>
    <w:rsid w:val="00B63BE6"/>
    <w:rsid w:val="00B64148"/>
    <w:rsid w:val="00B644DA"/>
    <w:rsid w:val="00B65640"/>
    <w:rsid w:val="00B65FA7"/>
    <w:rsid w:val="00B67043"/>
    <w:rsid w:val="00B70928"/>
    <w:rsid w:val="00B70DE7"/>
    <w:rsid w:val="00B71616"/>
    <w:rsid w:val="00B71B11"/>
    <w:rsid w:val="00B730B1"/>
    <w:rsid w:val="00B73B63"/>
    <w:rsid w:val="00B73CBD"/>
    <w:rsid w:val="00B74572"/>
    <w:rsid w:val="00B74831"/>
    <w:rsid w:val="00B75129"/>
    <w:rsid w:val="00B75867"/>
    <w:rsid w:val="00B75B47"/>
    <w:rsid w:val="00B75D8D"/>
    <w:rsid w:val="00B75D9E"/>
    <w:rsid w:val="00B762A1"/>
    <w:rsid w:val="00B76385"/>
    <w:rsid w:val="00B76814"/>
    <w:rsid w:val="00B77B40"/>
    <w:rsid w:val="00B8032B"/>
    <w:rsid w:val="00B807D6"/>
    <w:rsid w:val="00B8082E"/>
    <w:rsid w:val="00B81CEA"/>
    <w:rsid w:val="00B82949"/>
    <w:rsid w:val="00B82A11"/>
    <w:rsid w:val="00B82CBA"/>
    <w:rsid w:val="00B83B6E"/>
    <w:rsid w:val="00B8455B"/>
    <w:rsid w:val="00B8505F"/>
    <w:rsid w:val="00B8557E"/>
    <w:rsid w:val="00B86B04"/>
    <w:rsid w:val="00B90D37"/>
    <w:rsid w:val="00B91800"/>
    <w:rsid w:val="00B92908"/>
    <w:rsid w:val="00B92D66"/>
    <w:rsid w:val="00B92F0C"/>
    <w:rsid w:val="00B9352F"/>
    <w:rsid w:val="00B93BFD"/>
    <w:rsid w:val="00B940AB"/>
    <w:rsid w:val="00B948F2"/>
    <w:rsid w:val="00B95A52"/>
    <w:rsid w:val="00B96BF5"/>
    <w:rsid w:val="00B972E3"/>
    <w:rsid w:val="00B9776F"/>
    <w:rsid w:val="00B977AD"/>
    <w:rsid w:val="00BA0081"/>
    <w:rsid w:val="00BA05E6"/>
    <w:rsid w:val="00BA25E5"/>
    <w:rsid w:val="00BA26AB"/>
    <w:rsid w:val="00BA3E94"/>
    <w:rsid w:val="00BA454B"/>
    <w:rsid w:val="00BA7671"/>
    <w:rsid w:val="00BB082C"/>
    <w:rsid w:val="00BB17EB"/>
    <w:rsid w:val="00BB216E"/>
    <w:rsid w:val="00BB23A7"/>
    <w:rsid w:val="00BB24EB"/>
    <w:rsid w:val="00BB3D77"/>
    <w:rsid w:val="00BB518E"/>
    <w:rsid w:val="00BB53F2"/>
    <w:rsid w:val="00BB7246"/>
    <w:rsid w:val="00BB751A"/>
    <w:rsid w:val="00BB7B8D"/>
    <w:rsid w:val="00BC19C5"/>
    <w:rsid w:val="00BC2442"/>
    <w:rsid w:val="00BC2756"/>
    <w:rsid w:val="00BC307A"/>
    <w:rsid w:val="00BC36F9"/>
    <w:rsid w:val="00BC3A5B"/>
    <w:rsid w:val="00BC3F41"/>
    <w:rsid w:val="00BC42EB"/>
    <w:rsid w:val="00BC43E6"/>
    <w:rsid w:val="00BC4B61"/>
    <w:rsid w:val="00BC4E22"/>
    <w:rsid w:val="00BC4EA1"/>
    <w:rsid w:val="00BC55CA"/>
    <w:rsid w:val="00BC5A84"/>
    <w:rsid w:val="00BC62E8"/>
    <w:rsid w:val="00BC686F"/>
    <w:rsid w:val="00BC6DB5"/>
    <w:rsid w:val="00BC6EB7"/>
    <w:rsid w:val="00BC72F9"/>
    <w:rsid w:val="00BC7B33"/>
    <w:rsid w:val="00BD06F0"/>
    <w:rsid w:val="00BD0C75"/>
    <w:rsid w:val="00BD1AB7"/>
    <w:rsid w:val="00BD2439"/>
    <w:rsid w:val="00BD2713"/>
    <w:rsid w:val="00BD3921"/>
    <w:rsid w:val="00BD3FAB"/>
    <w:rsid w:val="00BD4E9E"/>
    <w:rsid w:val="00BD6051"/>
    <w:rsid w:val="00BD6229"/>
    <w:rsid w:val="00BD7093"/>
    <w:rsid w:val="00BD7C3E"/>
    <w:rsid w:val="00BE09E3"/>
    <w:rsid w:val="00BE0AFD"/>
    <w:rsid w:val="00BE0E02"/>
    <w:rsid w:val="00BE15A8"/>
    <w:rsid w:val="00BE1C9A"/>
    <w:rsid w:val="00BE20CF"/>
    <w:rsid w:val="00BE2347"/>
    <w:rsid w:val="00BE24D5"/>
    <w:rsid w:val="00BE329C"/>
    <w:rsid w:val="00BE365F"/>
    <w:rsid w:val="00BE429B"/>
    <w:rsid w:val="00BE57FD"/>
    <w:rsid w:val="00BE5C4E"/>
    <w:rsid w:val="00BE5EF3"/>
    <w:rsid w:val="00BE5FED"/>
    <w:rsid w:val="00BE64DC"/>
    <w:rsid w:val="00BE7268"/>
    <w:rsid w:val="00BE792D"/>
    <w:rsid w:val="00BE794A"/>
    <w:rsid w:val="00BE7C8D"/>
    <w:rsid w:val="00BE7EF2"/>
    <w:rsid w:val="00BF0458"/>
    <w:rsid w:val="00BF06B8"/>
    <w:rsid w:val="00BF18D7"/>
    <w:rsid w:val="00BF2447"/>
    <w:rsid w:val="00BF3CD4"/>
    <w:rsid w:val="00BF5A7C"/>
    <w:rsid w:val="00BF6008"/>
    <w:rsid w:val="00BF677B"/>
    <w:rsid w:val="00BF6FF5"/>
    <w:rsid w:val="00C0180F"/>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35E"/>
    <w:rsid w:val="00C1145C"/>
    <w:rsid w:val="00C1190B"/>
    <w:rsid w:val="00C11917"/>
    <w:rsid w:val="00C14178"/>
    <w:rsid w:val="00C1461E"/>
    <w:rsid w:val="00C15FC6"/>
    <w:rsid w:val="00C1656A"/>
    <w:rsid w:val="00C16BDB"/>
    <w:rsid w:val="00C1703B"/>
    <w:rsid w:val="00C171AE"/>
    <w:rsid w:val="00C17554"/>
    <w:rsid w:val="00C208E8"/>
    <w:rsid w:val="00C2270B"/>
    <w:rsid w:val="00C27F52"/>
    <w:rsid w:val="00C3025C"/>
    <w:rsid w:val="00C31A65"/>
    <w:rsid w:val="00C32081"/>
    <w:rsid w:val="00C32A88"/>
    <w:rsid w:val="00C32AA6"/>
    <w:rsid w:val="00C32AF6"/>
    <w:rsid w:val="00C32C7D"/>
    <w:rsid w:val="00C338AA"/>
    <w:rsid w:val="00C33D8C"/>
    <w:rsid w:val="00C3457A"/>
    <w:rsid w:val="00C3470A"/>
    <w:rsid w:val="00C34C66"/>
    <w:rsid w:val="00C35856"/>
    <w:rsid w:val="00C35CCE"/>
    <w:rsid w:val="00C36FEF"/>
    <w:rsid w:val="00C37497"/>
    <w:rsid w:val="00C400F0"/>
    <w:rsid w:val="00C40C05"/>
    <w:rsid w:val="00C40C9B"/>
    <w:rsid w:val="00C4167B"/>
    <w:rsid w:val="00C416A5"/>
    <w:rsid w:val="00C41B1A"/>
    <w:rsid w:val="00C41F78"/>
    <w:rsid w:val="00C45569"/>
    <w:rsid w:val="00C461D5"/>
    <w:rsid w:val="00C461E7"/>
    <w:rsid w:val="00C47006"/>
    <w:rsid w:val="00C4727B"/>
    <w:rsid w:val="00C47B70"/>
    <w:rsid w:val="00C51442"/>
    <w:rsid w:val="00C51DC3"/>
    <w:rsid w:val="00C51FA5"/>
    <w:rsid w:val="00C53136"/>
    <w:rsid w:val="00C535E4"/>
    <w:rsid w:val="00C5451E"/>
    <w:rsid w:val="00C548EE"/>
    <w:rsid w:val="00C55A8B"/>
    <w:rsid w:val="00C55AC5"/>
    <w:rsid w:val="00C55ACF"/>
    <w:rsid w:val="00C5652C"/>
    <w:rsid w:val="00C56570"/>
    <w:rsid w:val="00C56D08"/>
    <w:rsid w:val="00C5723A"/>
    <w:rsid w:val="00C61A76"/>
    <w:rsid w:val="00C61BEB"/>
    <w:rsid w:val="00C626FD"/>
    <w:rsid w:val="00C62F33"/>
    <w:rsid w:val="00C640D4"/>
    <w:rsid w:val="00C6493A"/>
    <w:rsid w:val="00C64F0B"/>
    <w:rsid w:val="00C66550"/>
    <w:rsid w:val="00C66912"/>
    <w:rsid w:val="00C66C9F"/>
    <w:rsid w:val="00C70699"/>
    <w:rsid w:val="00C71232"/>
    <w:rsid w:val="00C71EF0"/>
    <w:rsid w:val="00C72272"/>
    <w:rsid w:val="00C72BE4"/>
    <w:rsid w:val="00C72DBF"/>
    <w:rsid w:val="00C74984"/>
    <w:rsid w:val="00C749CE"/>
    <w:rsid w:val="00C75D31"/>
    <w:rsid w:val="00C76EA3"/>
    <w:rsid w:val="00C8026B"/>
    <w:rsid w:val="00C8051B"/>
    <w:rsid w:val="00C81BA9"/>
    <w:rsid w:val="00C81EC1"/>
    <w:rsid w:val="00C825B7"/>
    <w:rsid w:val="00C82869"/>
    <w:rsid w:val="00C82B3E"/>
    <w:rsid w:val="00C82BC3"/>
    <w:rsid w:val="00C8362B"/>
    <w:rsid w:val="00C84F45"/>
    <w:rsid w:val="00C85D64"/>
    <w:rsid w:val="00C86556"/>
    <w:rsid w:val="00C8752F"/>
    <w:rsid w:val="00C9117A"/>
    <w:rsid w:val="00C920B3"/>
    <w:rsid w:val="00C92E57"/>
    <w:rsid w:val="00C92EE7"/>
    <w:rsid w:val="00C93D5B"/>
    <w:rsid w:val="00C94AF1"/>
    <w:rsid w:val="00C95D48"/>
    <w:rsid w:val="00C95E0A"/>
    <w:rsid w:val="00C96578"/>
    <w:rsid w:val="00CA03C9"/>
    <w:rsid w:val="00CA0B20"/>
    <w:rsid w:val="00CA1770"/>
    <w:rsid w:val="00CA1C5E"/>
    <w:rsid w:val="00CA25BC"/>
    <w:rsid w:val="00CA32DC"/>
    <w:rsid w:val="00CA3EDF"/>
    <w:rsid w:val="00CA4552"/>
    <w:rsid w:val="00CA5769"/>
    <w:rsid w:val="00CA6EC3"/>
    <w:rsid w:val="00CA75A8"/>
    <w:rsid w:val="00CB02DE"/>
    <w:rsid w:val="00CB099C"/>
    <w:rsid w:val="00CB1B8F"/>
    <w:rsid w:val="00CB26B3"/>
    <w:rsid w:val="00CB2BE1"/>
    <w:rsid w:val="00CB4887"/>
    <w:rsid w:val="00CB4D32"/>
    <w:rsid w:val="00CB4FA7"/>
    <w:rsid w:val="00CB53AF"/>
    <w:rsid w:val="00CB544F"/>
    <w:rsid w:val="00CB5A32"/>
    <w:rsid w:val="00CB6670"/>
    <w:rsid w:val="00CB6B1C"/>
    <w:rsid w:val="00CB70C4"/>
    <w:rsid w:val="00CC046C"/>
    <w:rsid w:val="00CC06B6"/>
    <w:rsid w:val="00CC0A8C"/>
    <w:rsid w:val="00CC0CA7"/>
    <w:rsid w:val="00CC135D"/>
    <w:rsid w:val="00CC16C8"/>
    <w:rsid w:val="00CC1B71"/>
    <w:rsid w:val="00CC2F8D"/>
    <w:rsid w:val="00CC3207"/>
    <w:rsid w:val="00CC35BE"/>
    <w:rsid w:val="00CC3B52"/>
    <w:rsid w:val="00CC45F7"/>
    <w:rsid w:val="00CC466A"/>
    <w:rsid w:val="00CC5714"/>
    <w:rsid w:val="00CC5F14"/>
    <w:rsid w:val="00CC6927"/>
    <w:rsid w:val="00CD0BF8"/>
    <w:rsid w:val="00CD1577"/>
    <w:rsid w:val="00CD2102"/>
    <w:rsid w:val="00CD2494"/>
    <w:rsid w:val="00CD24B5"/>
    <w:rsid w:val="00CD3351"/>
    <w:rsid w:val="00CD361B"/>
    <w:rsid w:val="00CD412C"/>
    <w:rsid w:val="00CD41A5"/>
    <w:rsid w:val="00CD7A65"/>
    <w:rsid w:val="00CE1ECE"/>
    <w:rsid w:val="00CE2EC9"/>
    <w:rsid w:val="00CE312A"/>
    <w:rsid w:val="00CE313B"/>
    <w:rsid w:val="00CE37A2"/>
    <w:rsid w:val="00CE5AB5"/>
    <w:rsid w:val="00CE5B64"/>
    <w:rsid w:val="00CF09CA"/>
    <w:rsid w:val="00CF1157"/>
    <w:rsid w:val="00CF1C6F"/>
    <w:rsid w:val="00CF1F39"/>
    <w:rsid w:val="00CF2570"/>
    <w:rsid w:val="00CF258F"/>
    <w:rsid w:val="00CF2E43"/>
    <w:rsid w:val="00CF3F34"/>
    <w:rsid w:val="00CF4BF8"/>
    <w:rsid w:val="00CF4F7D"/>
    <w:rsid w:val="00CF55CA"/>
    <w:rsid w:val="00CF5A18"/>
    <w:rsid w:val="00CF5BD4"/>
    <w:rsid w:val="00CF6121"/>
    <w:rsid w:val="00CF6E50"/>
    <w:rsid w:val="00CF731C"/>
    <w:rsid w:val="00CF7B0F"/>
    <w:rsid w:val="00D00062"/>
    <w:rsid w:val="00D008E7"/>
    <w:rsid w:val="00D00B76"/>
    <w:rsid w:val="00D01FA9"/>
    <w:rsid w:val="00D03CDF"/>
    <w:rsid w:val="00D04D63"/>
    <w:rsid w:val="00D06069"/>
    <w:rsid w:val="00D060AE"/>
    <w:rsid w:val="00D06D30"/>
    <w:rsid w:val="00D06D92"/>
    <w:rsid w:val="00D07587"/>
    <w:rsid w:val="00D07AFB"/>
    <w:rsid w:val="00D1004F"/>
    <w:rsid w:val="00D1020B"/>
    <w:rsid w:val="00D102EB"/>
    <w:rsid w:val="00D11A0C"/>
    <w:rsid w:val="00D12FF8"/>
    <w:rsid w:val="00D130B7"/>
    <w:rsid w:val="00D1331B"/>
    <w:rsid w:val="00D136E1"/>
    <w:rsid w:val="00D13802"/>
    <w:rsid w:val="00D13851"/>
    <w:rsid w:val="00D14926"/>
    <w:rsid w:val="00D14E6F"/>
    <w:rsid w:val="00D15836"/>
    <w:rsid w:val="00D15EA1"/>
    <w:rsid w:val="00D17BC2"/>
    <w:rsid w:val="00D20573"/>
    <w:rsid w:val="00D20B1A"/>
    <w:rsid w:val="00D2182C"/>
    <w:rsid w:val="00D2263A"/>
    <w:rsid w:val="00D22F88"/>
    <w:rsid w:val="00D23441"/>
    <w:rsid w:val="00D2355B"/>
    <w:rsid w:val="00D2360A"/>
    <w:rsid w:val="00D240AA"/>
    <w:rsid w:val="00D254F1"/>
    <w:rsid w:val="00D25695"/>
    <w:rsid w:val="00D26D57"/>
    <w:rsid w:val="00D278C8"/>
    <w:rsid w:val="00D30E2A"/>
    <w:rsid w:val="00D33105"/>
    <w:rsid w:val="00D33D81"/>
    <w:rsid w:val="00D33F15"/>
    <w:rsid w:val="00D34A0D"/>
    <w:rsid w:val="00D37915"/>
    <w:rsid w:val="00D37C3F"/>
    <w:rsid w:val="00D4083A"/>
    <w:rsid w:val="00D418CE"/>
    <w:rsid w:val="00D437E1"/>
    <w:rsid w:val="00D43EBE"/>
    <w:rsid w:val="00D4422C"/>
    <w:rsid w:val="00D44866"/>
    <w:rsid w:val="00D4745B"/>
    <w:rsid w:val="00D4773D"/>
    <w:rsid w:val="00D50009"/>
    <w:rsid w:val="00D50923"/>
    <w:rsid w:val="00D51088"/>
    <w:rsid w:val="00D5131F"/>
    <w:rsid w:val="00D51BC9"/>
    <w:rsid w:val="00D52322"/>
    <w:rsid w:val="00D526C4"/>
    <w:rsid w:val="00D52AC6"/>
    <w:rsid w:val="00D5349C"/>
    <w:rsid w:val="00D55576"/>
    <w:rsid w:val="00D5728C"/>
    <w:rsid w:val="00D579C4"/>
    <w:rsid w:val="00D6052C"/>
    <w:rsid w:val="00D62B8E"/>
    <w:rsid w:val="00D63B5A"/>
    <w:rsid w:val="00D64466"/>
    <w:rsid w:val="00D64730"/>
    <w:rsid w:val="00D64BC7"/>
    <w:rsid w:val="00D64CCB"/>
    <w:rsid w:val="00D6531D"/>
    <w:rsid w:val="00D65328"/>
    <w:rsid w:val="00D6565A"/>
    <w:rsid w:val="00D66161"/>
    <w:rsid w:val="00D7085C"/>
    <w:rsid w:val="00D7113C"/>
    <w:rsid w:val="00D7161B"/>
    <w:rsid w:val="00D7162A"/>
    <w:rsid w:val="00D72D0A"/>
    <w:rsid w:val="00D74130"/>
    <w:rsid w:val="00D74E83"/>
    <w:rsid w:val="00D75009"/>
    <w:rsid w:val="00D76883"/>
    <w:rsid w:val="00D76917"/>
    <w:rsid w:val="00D770CF"/>
    <w:rsid w:val="00D77937"/>
    <w:rsid w:val="00D804CD"/>
    <w:rsid w:val="00D80ACE"/>
    <w:rsid w:val="00D80F5A"/>
    <w:rsid w:val="00D81578"/>
    <w:rsid w:val="00D815E4"/>
    <w:rsid w:val="00D81F93"/>
    <w:rsid w:val="00D82978"/>
    <w:rsid w:val="00D82F94"/>
    <w:rsid w:val="00D83678"/>
    <w:rsid w:val="00D875B3"/>
    <w:rsid w:val="00D87CFD"/>
    <w:rsid w:val="00D909D4"/>
    <w:rsid w:val="00D92727"/>
    <w:rsid w:val="00D92F7C"/>
    <w:rsid w:val="00D9484D"/>
    <w:rsid w:val="00D94ABF"/>
    <w:rsid w:val="00D970C8"/>
    <w:rsid w:val="00DA1A59"/>
    <w:rsid w:val="00DA1DE7"/>
    <w:rsid w:val="00DA23C4"/>
    <w:rsid w:val="00DA2FA0"/>
    <w:rsid w:val="00DA39A9"/>
    <w:rsid w:val="00DA3F60"/>
    <w:rsid w:val="00DA4908"/>
    <w:rsid w:val="00DA4D25"/>
    <w:rsid w:val="00DA61E3"/>
    <w:rsid w:val="00DA6844"/>
    <w:rsid w:val="00DA6DA6"/>
    <w:rsid w:val="00DA7BDC"/>
    <w:rsid w:val="00DB0C07"/>
    <w:rsid w:val="00DB165F"/>
    <w:rsid w:val="00DB3C59"/>
    <w:rsid w:val="00DB3CF8"/>
    <w:rsid w:val="00DB3E10"/>
    <w:rsid w:val="00DB405B"/>
    <w:rsid w:val="00DB41C4"/>
    <w:rsid w:val="00DB501D"/>
    <w:rsid w:val="00DB5C14"/>
    <w:rsid w:val="00DC1B22"/>
    <w:rsid w:val="00DC2976"/>
    <w:rsid w:val="00DC4F5F"/>
    <w:rsid w:val="00DC561B"/>
    <w:rsid w:val="00DC5987"/>
    <w:rsid w:val="00DC5BAD"/>
    <w:rsid w:val="00DC6BFB"/>
    <w:rsid w:val="00DC7401"/>
    <w:rsid w:val="00DC7A04"/>
    <w:rsid w:val="00DC7BE0"/>
    <w:rsid w:val="00DD1836"/>
    <w:rsid w:val="00DD27BD"/>
    <w:rsid w:val="00DD28E1"/>
    <w:rsid w:val="00DD34B7"/>
    <w:rsid w:val="00DD3B1C"/>
    <w:rsid w:val="00DD54D7"/>
    <w:rsid w:val="00DD592D"/>
    <w:rsid w:val="00DD63FB"/>
    <w:rsid w:val="00DD7208"/>
    <w:rsid w:val="00DD7DF6"/>
    <w:rsid w:val="00DE0C2F"/>
    <w:rsid w:val="00DE2E2E"/>
    <w:rsid w:val="00DE314A"/>
    <w:rsid w:val="00DE3B95"/>
    <w:rsid w:val="00DE41B1"/>
    <w:rsid w:val="00DE4471"/>
    <w:rsid w:val="00DE6649"/>
    <w:rsid w:val="00DE71EF"/>
    <w:rsid w:val="00DE7C86"/>
    <w:rsid w:val="00DF02EE"/>
    <w:rsid w:val="00DF0F70"/>
    <w:rsid w:val="00DF2BD3"/>
    <w:rsid w:val="00DF39C6"/>
    <w:rsid w:val="00DF440C"/>
    <w:rsid w:val="00DF4532"/>
    <w:rsid w:val="00DF4577"/>
    <w:rsid w:val="00DF4AD4"/>
    <w:rsid w:val="00DF5C11"/>
    <w:rsid w:val="00DF5F60"/>
    <w:rsid w:val="00DF65AD"/>
    <w:rsid w:val="00DF7756"/>
    <w:rsid w:val="00DF79BC"/>
    <w:rsid w:val="00E0019E"/>
    <w:rsid w:val="00E019C1"/>
    <w:rsid w:val="00E0275F"/>
    <w:rsid w:val="00E02FA5"/>
    <w:rsid w:val="00E0331B"/>
    <w:rsid w:val="00E03403"/>
    <w:rsid w:val="00E0377D"/>
    <w:rsid w:val="00E03D8B"/>
    <w:rsid w:val="00E03DB1"/>
    <w:rsid w:val="00E04F58"/>
    <w:rsid w:val="00E05E62"/>
    <w:rsid w:val="00E06158"/>
    <w:rsid w:val="00E07042"/>
    <w:rsid w:val="00E1075F"/>
    <w:rsid w:val="00E114E1"/>
    <w:rsid w:val="00E129AF"/>
    <w:rsid w:val="00E133BC"/>
    <w:rsid w:val="00E1369F"/>
    <w:rsid w:val="00E13AB7"/>
    <w:rsid w:val="00E152CA"/>
    <w:rsid w:val="00E157F3"/>
    <w:rsid w:val="00E159FC"/>
    <w:rsid w:val="00E15D63"/>
    <w:rsid w:val="00E168CC"/>
    <w:rsid w:val="00E17949"/>
    <w:rsid w:val="00E213CB"/>
    <w:rsid w:val="00E23C49"/>
    <w:rsid w:val="00E23D1C"/>
    <w:rsid w:val="00E24238"/>
    <w:rsid w:val="00E25287"/>
    <w:rsid w:val="00E26604"/>
    <w:rsid w:val="00E26DBA"/>
    <w:rsid w:val="00E312BC"/>
    <w:rsid w:val="00E3224D"/>
    <w:rsid w:val="00E325A9"/>
    <w:rsid w:val="00E32CE7"/>
    <w:rsid w:val="00E33050"/>
    <w:rsid w:val="00E330C5"/>
    <w:rsid w:val="00E3350B"/>
    <w:rsid w:val="00E3368A"/>
    <w:rsid w:val="00E33BAB"/>
    <w:rsid w:val="00E33E57"/>
    <w:rsid w:val="00E344E1"/>
    <w:rsid w:val="00E34BEA"/>
    <w:rsid w:val="00E35495"/>
    <w:rsid w:val="00E371AB"/>
    <w:rsid w:val="00E37420"/>
    <w:rsid w:val="00E374AF"/>
    <w:rsid w:val="00E37909"/>
    <w:rsid w:val="00E37EE5"/>
    <w:rsid w:val="00E40972"/>
    <w:rsid w:val="00E41B84"/>
    <w:rsid w:val="00E41E53"/>
    <w:rsid w:val="00E428BF"/>
    <w:rsid w:val="00E4377F"/>
    <w:rsid w:val="00E438AF"/>
    <w:rsid w:val="00E466D6"/>
    <w:rsid w:val="00E46F20"/>
    <w:rsid w:val="00E50758"/>
    <w:rsid w:val="00E5107D"/>
    <w:rsid w:val="00E512E4"/>
    <w:rsid w:val="00E5192B"/>
    <w:rsid w:val="00E51A98"/>
    <w:rsid w:val="00E51F8E"/>
    <w:rsid w:val="00E5324F"/>
    <w:rsid w:val="00E5329F"/>
    <w:rsid w:val="00E533C8"/>
    <w:rsid w:val="00E53777"/>
    <w:rsid w:val="00E547CB"/>
    <w:rsid w:val="00E56375"/>
    <w:rsid w:val="00E56778"/>
    <w:rsid w:val="00E56A43"/>
    <w:rsid w:val="00E56FB2"/>
    <w:rsid w:val="00E60423"/>
    <w:rsid w:val="00E62A8D"/>
    <w:rsid w:val="00E63866"/>
    <w:rsid w:val="00E64EBD"/>
    <w:rsid w:val="00E65BC4"/>
    <w:rsid w:val="00E66053"/>
    <w:rsid w:val="00E666FF"/>
    <w:rsid w:val="00E70556"/>
    <w:rsid w:val="00E70E9D"/>
    <w:rsid w:val="00E71DE5"/>
    <w:rsid w:val="00E7309C"/>
    <w:rsid w:val="00E74867"/>
    <w:rsid w:val="00E75212"/>
    <w:rsid w:val="00E757FA"/>
    <w:rsid w:val="00E75844"/>
    <w:rsid w:val="00E75B4B"/>
    <w:rsid w:val="00E760D4"/>
    <w:rsid w:val="00E7649B"/>
    <w:rsid w:val="00E77CCC"/>
    <w:rsid w:val="00E77D9C"/>
    <w:rsid w:val="00E82B34"/>
    <w:rsid w:val="00E82D27"/>
    <w:rsid w:val="00E83462"/>
    <w:rsid w:val="00E85C69"/>
    <w:rsid w:val="00E862D5"/>
    <w:rsid w:val="00E864A0"/>
    <w:rsid w:val="00E8692A"/>
    <w:rsid w:val="00E87F95"/>
    <w:rsid w:val="00E907E5"/>
    <w:rsid w:val="00E91267"/>
    <w:rsid w:val="00E91275"/>
    <w:rsid w:val="00E91599"/>
    <w:rsid w:val="00E91834"/>
    <w:rsid w:val="00E918AA"/>
    <w:rsid w:val="00E93501"/>
    <w:rsid w:val="00E938D8"/>
    <w:rsid w:val="00E93952"/>
    <w:rsid w:val="00E9471B"/>
    <w:rsid w:val="00E969B3"/>
    <w:rsid w:val="00E97630"/>
    <w:rsid w:val="00E97D4E"/>
    <w:rsid w:val="00EA01FA"/>
    <w:rsid w:val="00EA150C"/>
    <w:rsid w:val="00EA19D5"/>
    <w:rsid w:val="00EA2290"/>
    <w:rsid w:val="00EA3234"/>
    <w:rsid w:val="00EA38AC"/>
    <w:rsid w:val="00EA4030"/>
    <w:rsid w:val="00EA4E81"/>
    <w:rsid w:val="00EA544B"/>
    <w:rsid w:val="00EA55C7"/>
    <w:rsid w:val="00EA7800"/>
    <w:rsid w:val="00EB080A"/>
    <w:rsid w:val="00EB0A91"/>
    <w:rsid w:val="00EB11DD"/>
    <w:rsid w:val="00EB2C4B"/>
    <w:rsid w:val="00EB40C2"/>
    <w:rsid w:val="00EB4ECE"/>
    <w:rsid w:val="00EB4FCF"/>
    <w:rsid w:val="00EB57F6"/>
    <w:rsid w:val="00EB5F98"/>
    <w:rsid w:val="00EB6809"/>
    <w:rsid w:val="00EB68B2"/>
    <w:rsid w:val="00EB75A5"/>
    <w:rsid w:val="00EB7809"/>
    <w:rsid w:val="00EC0F0E"/>
    <w:rsid w:val="00EC405E"/>
    <w:rsid w:val="00EC6D75"/>
    <w:rsid w:val="00EC75FF"/>
    <w:rsid w:val="00ED113F"/>
    <w:rsid w:val="00ED274B"/>
    <w:rsid w:val="00ED35D9"/>
    <w:rsid w:val="00ED4771"/>
    <w:rsid w:val="00ED7199"/>
    <w:rsid w:val="00ED75CA"/>
    <w:rsid w:val="00EE0045"/>
    <w:rsid w:val="00EE1981"/>
    <w:rsid w:val="00EE1A21"/>
    <w:rsid w:val="00EE2EA9"/>
    <w:rsid w:val="00EE45C1"/>
    <w:rsid w:val="00EE4F53"/>
    <w:rsid w:val="00EE5A33"/>
    <w:rsid w:val="00EE5ED4"/>
    <w:rsid w:val="00EE6BA0"/>
    <w:rsid w:val="00EE6F43"/>
    <w:rsid w:val="00EF1C2C"/>
    <w:rsid w:val="00EF1D7A"/>
    <w:rsid w:val="00EF352E"/>
    <w:rsid w:val="00EF3DCB"/>
    <w:rsid w:val="00EF4CB2"/>
    <w:rsid w:val="00EF6B1D"/>
    <w:rsid w:val="00EF6B6F"/>
    <w:rsid w:val="00EF79F2"/>
    <w:rsid w:val="00F00045"/>
    <w:rsid w:val="00F008CB"/>
    <w:rsid w:val="00F00CC4"/>
    <w:rsid w:val="00F019E2"/>
    <w:rsid w:val="00F02217"/>
    <w:rsid w:val="00F02727"/>
    <w:rsid w:val="00F02A99"/>
    <w:rsid w:val="00F04D38"/>
    <w:rsid w:val="00F076B0"/>
    <w:rsid w:val="00F077FE"/>
    <w:rsid w:val="00F07F46"/>
    <w:rsid w:val="00F10F7A"/>
    <w:rsid w:val="00F1205C"/>
    <w:rsid w:val="00F1690D"/>
    <w:rsid w:val="00F16AE6"/>
    <w:rsid w:val="00F17880"/>
    <w:rsid w:val="00F17A55"/>
    <w:rsid w:val="00F216DF"/>
    <w:rsid w:val="00F21C08"/>
    <w:rsid w:val="00F21ECB"/>
    <w:rsid w:val="00F22D2B"/>
    <w:rsid w:val="00F22FF0"/>
    <w:rsid w:val="00F2362E"/>
    <w:rsid w:val="00F23A34"/>
    <w:rsid w:val="00F250DE"/>
    <w:rsid w:val="00F26532"/>
    <w:rsid w:val="00F27A32"/>
    <w:rsid w:val="00F27D88"/>
    <w:rsid w:val="00F27DFF"/>
    <w:rsid w:val="00F30ED4"/>
    <w:rsid w:val="00F31507"/>
    <w:rsid w:val="00F31E72"/>
    <w:rsid w:val="00F32C24"/>
    <w:rsid w:val="00F357EE"/>
    <w:rsid w:val="00F368E5"/>
    <w:rsid w:val="00F40140"/>
    <w:rsid w:val="00F407AA"/>
    <w:rsid w:val="00F40C2E"/>
    <w:rsid w:val="00F40E9B"/>
    <w:rsid w:val="00F410EE"/>
    <w:rsid w:val="00F43B6D"/>
    <w:rsid w:val="00F44EEA"/>
    <w:rsid w:val="00F44F43"/>
    <w:rsid w:val="00F45838"/>
    <w:rsid w:val="00F45D74"/>
    <w:rsid w:val="00F4611A"/>
    <w:rsid w:val="00F46D9D"/>
    <w:rsid w:val="00F50160"/>
    <w:rsid w:val="00F50700"/>
    <w:rsid w:val="00F50956"/>
    <w:rsid w:val="00F50BC3"/>
    <w:rsid w:val="00F5109A"/>
    <w:rsid w:val="00F51BEF"/>
    <w:rsid w:val="00F535CA"/>
    <w:rsid w:val="00F53EE8"/>
    <w:rsid w:val="00F54217"/>
    <w:rsid w:val="00F543AB"/>
    <w:rsid w:val="00F5588A"/>
    <w:rsid w:val="00F56A49"/>
    <w:rsid w:val="00F600CC"/>
    <w:rsid w:val="00F60964"/>
    <w:rsid w:val="00F61750"/>
    <w:rsid w:val="00F6219C"/>
    <w:rsid w:val="00F6219D"/>
    <w:rsid w:val="00F621E2"/>
    <w:rsid w:val="00F626D7"/>
    <w:rsid w:val="00F63ABD"/>
    <w:rsid w:val="00F63BC8"/>
    <w:rsid w:val="00F64A61"/>
    <w:rsid w:val="00F66340"/>
    <w:rsid w:val="00F66FEB"/>
    <w:rsid w:val="00F67A9B"/>
    <w:rsid w:val="00F7011F"/>
    <w:rsid w:val="00F7062B"/>
    <w:rsid w:val="00F709F4"/>
    <w:rsid w:val="00F70F2A"/>
    <w:rsid w:val="00F711BB"/>
    <w:rsid w:val="00F71D06"/>
    <w:rsid w:val="00F71F61"/>
    <w:rsid w:val="00F72AC4"/>
    <w:rsid w:val="00F730B2"/>
    <w:rsid w:val="00F7324C"/>
    <w:rsid w:val="00F74A1B"/>
    <w:rsid w:val="00F75823"/>
    <w:rsid w:val="00F777E1"/>
    <w:rsid w:val="00F77C91"/>
    <w:rsid w:val="00F77FF0"/>
    <w:rsid w:val="00F80392"/>
    <w:rsid w:val="00F807DD"/>
    <w:rsid w:val="00F83DEA"/>
    <w:rsid w:val="00F849D7"/>
    <w:rsid w:val="00F85536"/>
    <w:rsid w:val="00F86792"/>
    <w:rsid w:val="00F86B6A"/>
    <w:rsid w:val="00F87B3B"/>
    <w:rsid w:val="00F87D8B"/>
    <w:rsid w:val="00F90489"/>
    <w:rsid w:val="00F92E4F"/>
    <w:rsid w:val="00F9460A"/>
    <w:rsid w:val="00F9694D"/>
    <w:rsid w:val="00F96A94"/>
    <w:rsid w:val="00F96D45"/>
    <w:rsid w:val="00F972F0"/>
    <w:rsid w:val="00F97972"/>
    <w:rsid w:val="00FA0445"/>
    <w:rsid w:val="00FA0ABF"/>
    <w:rsid w:val="00FA1333"/>
    <w:rsid w:val="00FA20FE"/>
    <w:rsid w:val="00FA31DA"/>
    <w:rsid w:val="00FA389D"/>
    <w:rsid w:val="00FA3CAA"/>
    <w:rsid w:val="00FA5E1E"/>
    <w:rsid w:val="00FA6AB5"/>
    <w:rsid w:val="00FB053C"/>
    <w:rsid w:val="00FB0E46"/>
    <w:rsid w:val="00FB1C50"/>
    <w:rsid w:val="00FB1E02"/>
    <w:rsid w:val="00FB28A8"/>
    <w:rsid w:val="00FB3C13"/>
    <w:rsid w:val="00FB6674"/>
    <w:rsid w:val="00FB6D69"/>
    <w:rsid w:val="00FB6DFB"/>
    <w:rsid w:val="00FB765F"/>
    <w:rsid w:val="00FB7CE3"/>
    <w:rsid w:val="00FC0073"/>
    <w:rsid w:val="00FC0F18"/>
    <w:rsid w:val="00FC1AF0"/>
    <w:rsid w:val="00FC1C1C"/>
    <w:rsid w:val="00FC1CDD"/>
    <w:rsid w:val="00FC27AC"/>
    <w:rsid w:val="00FC2950"/>
    <w:rsid w:val="00FC33F3"/>
    <w:rsid w:val="00FC4110"/>
    <w:rsid w:val="00FC4B56"/>
    <w:rsid w:val="00FC5C41"/>
    <w:rsid w:val="00FC6382"/>
    <w:rsid w:val="00FC67A5"/>
    <w:rsid w:val="00FC7DF5"/>
    <w:rsid w:val="00FD29C8"/>
    <w:rsid w:val="00FD2EC4"/>
    <w:rsid w:val="00FD3B12"/>
    <w:rsid w:val="00FD41D1"/>
    <w:rsid w:val="00FD5122"/>
    <w:rsid w:val="00FD5227"/>
    <w:rsid w:val="00FD54EB"/>
    <w:rsid w:val="00FD6397"/>
    <w:rsid w:val="00FD7853"/>
    <w:rsid w:val="00FD78C7"/>
    <w:rsid w:val="00FD791A"/>
    <w:rsid w:val="00FD7AC6"/>
    <w:rsid w:val="00FE17CA"/>
    <w:rsid w:val="00FE3383"/>
    <w:rsid w:val="00FE3400"/>
    <w:rsid w:val="00FE3431"/>
    <w:rsid w:val="00FE3854"/>
    <w:rsid w:val="00FE3887"/>
    <w:rsid w:val="00FE4A65"/>
    <w:rsid w:val="00FE4C78"/>
    <w:rsid w:val="00FE4FA4"/>
    <w:rsid w:val="00FE503E"/>
    <w:rsid w:val="00FE54A2"/>
    <w:rsid w:val="00FE63F8"/>
    <w:rsid w:val="00FE6B38"/>
    <w:rsid w:val="00FF2DBD"/>
    <w:rsid w:val="00FF312F"/>
    <w:rsid w:val="00FF397A"/>
    <w:rsid w:val="00FF4E3C"/>
    <w:rsid w:val="00FF56C2"/>
    <w:rsid w:val="00FF5D1A"/>
    <w:rsid w:val="00FF66F8"/>
    <w:rsid w:val="00FF6814"/>
    <w:rsid w:val="00FF739C"/>
    <w:rsid w:val="00FF7503"/>
    <w:rsid w:val="00FF7A0E"/>
    <w:rsid w:val="00FF7F1B"/>
    <w:rsid w:val="20CEE395"/>
    <w:rsid w:val="45704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78"/>
    <o:shapelayout v:ext="edit">
      <o:idmap v:ext="edit" data="1"/>
    </o:shapelayout>
  </w:shapeDefaults>
  <w:decimalSymbol w:val="."/>
  <w:listSeparator w:val=","/>
  <w14:docId w14:val="154805FE"/>
  <w15:docId w15:val="{5F09FCB0-D88C-4D51-9627-38A6545E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character" w:customStyle="1" w:styleId="Char-Bold">
    <w:name w:val="Char - Bold"/>
    <w:rsid w:val="0013157F"/>
    <w:rPr>
      <w:b/>
    </w:rPr>
  </w:style>
  <w:style w:type="paragraph" w:customStyle="1" w:styleId="BulletCALetter">
    <w:name w:val="Bullet C (A. Letter)"/>
    <w:basedOn w:val="Normal"/>
    <w:rsid w:val="00ED7199"/>
    <w:pPr>
      <w:suppressAutoHyphens/>
      <w:spacing w:before="120"/>
      <w:ind w:left="1080" w:hanging="360"/>
    </w:pPr>
    <w:rPr>
      <w:sz w:val="20"/>
      <w:szCs w:val="20"/>
    </w:rPr>
  </w:style>
  <w:style w:type="character" w:styleId="PlaceholderText">
    <w:name w:val="Placeholder Text"/>
    <w:basedOn w:val="DefaultParagraphFont"/>
    <w:uiPriority w:val="99"/>
    <w:semiHidden/>
    <w:rsid w:val="0046795D"/>
    <w:rPr>
      <w:color w:val="808080"/>
    </w:rPr>
  </w:style>
  <w:style w:type="character" w:styleId="UnresolvedMention">
    <w:name w:val="Unresolved Mention"/>
    <w:basedOn w:val="DefaultParagraphFont"/>
    <w:uiPriority w:val="99"/>
    <w:unhideWhenUsed/>
    <w:rsid w:val="00C35856"/>
    <w:rPr>
      <w:color w:val="605E5C"/>
      <w:shd w:val="clear" w:color="auto" w:fill="E1DFDD"/>
    </w:rPr>
  </w:style>
  <w:style w:type="character" w:customStyle="1" w:styleId="CommentTextChar">
    <w:name w:val="Comment Text Char"/>
    <w:basedOn w:val="DefaultParagraphFont"/>
    <w:link w:val="CommentText"/>
    <w:uiPriority w:val="99"/>
    <w:semiHidden/>
    <w:rsid w:val="00ED4771"/>
  </w:style>
  <w:style w:type="character" w:styleId="Mention">
    <w:name w:val="Mention"/>
    <w:basedOn w:val="DefaultParagraphFont"/>
    <w:uiPriority w:val="99"/>
    <w:unhideWhenUsed/>
    <w:rsid w:val="003D6E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17722">
      <w:bodyDiv w:val="1"/>
      <w:marLeft w:val="0"/>
      <w:marRight w:val="0"/>
      <w:marTop w:val="0"/>
      <w:marBottom w:val="0"/>
      <w:divBdr>
        <w:top w:val="none" w:sz="0" w:space="0" w:color="auto"/>
        <w:left w:val="none" w:sz="0" w:space="0" w:color="auto"/>
        <w:bottom w:val="none" w:sz="0" w:space="0" w:color="auto"/>
        <w:right w:val="none" w:sz="0" w:space="0" w:color="auto"/>
      </w:divBdr>
    </w:div>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700884">
      <w:bodyDiv w:val="1"/>
      <w:marLeft w:val="0"/>
      <w:marRight w:val="0"/>
      <w:marTop w:val="0"/>
      <w:marBottom w:val="0"/>
      <w:divBdr>
        <w:top w:val="none" w:sz="0" w:space="0" w:color="auto"/>
        <w:left w:val="none" w:sz="0" w:space="0" w:color="auto"/>
        <w:bottom w:val="none" w:sz="0" w:space="0" w:color="auto"/>
        <w:right w:val="none" w:sz="0" w:space="0" w:color="auto"/>
      </w:divBdr>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D7814D-4DA3-43E5-9480-574F383560A1}">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97FCAD05-D700-48B9-8923-7F9C01CDDE54}">
  <ds:schemaRefs>
    <ds:schemaRef ds:uri="http://schemas.openxmlformats.org/officeDocument/2006/bibliography"/>
  </ds:schemaRefs>
</ds:datastoreItem>
</file>

<file path=customXml/itemProps3.xml><?xml version="1.0" encoding="utf-8"?>
<ds:datastoreItem xmlns:ds="http://schemas.openxmlformats.org/officeDocument/2006/customXml" ds:itemID="{38F3A15D-28A6-402D-83B6-C478B74FF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183EDF-3814-4391-8BE3-8688970B66D5}">
  <ds:schemaRefs>
    <ds:schemaRef ds:uri="http://schemas.openxmlformats.org/officeDocument/2006/bibliography"/>
  </ds:schemaRefs>
</ds:datastoreItem>
</file>

<file path=customXml/itemProps5.xml><?xml version="1.0" encoding="utf-8"?>
<ds:datastoreItem xmlns:ds="http://schemas.openxmlformats.org/officeDocument/2006/customXml" ds:itemID="{2515238D-4BDE-41A7-BA73-BC398478E2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42</Pages>
  <Words>12387</Words>
  <Characters>70610</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dc:creator>
  <cp:keywords/>
  <cp:lastModifiedBy>Geiser, Che@Energy</cp:lastModifiedBy>
  <cp:revision>31</cp:revision>
  <cp:lastPrinted>2018-11-13T20:02:00Z</cp:lastPrinted>
  <dcterms:created xsi:type="dcterms:W3CDTF">2022-02-08T02:56:00Z</dcterms:created>
  <dcterms:modified xsi:type="dcterms:W3CDTF">2022-03-29T00:02:00Z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