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E94DD" w14:textId="77777777" w:rsidR="00956575" w:rsidRPr="0027688E" w:rsidRDefault="00956575" w:rsidP="00956575">
      <w:pPr>
        <w:tabs>
          <w:tab w:val="center" w:pos="5400"/>
        </w:tabs>
        <w:rPr>
          <w:rFonts w:ascii="Calibri" w:eastAsia="Calibri" w:hAnsi="Calibri" w:cs="Calibri"/>
          <w:b/>
          <w:bCs/>
          <w:color w:val="201F1E"/>
          <w:sz w:val="24"/>
          <w:szCs w:val="24"/>
        </w:rPr>
      </w:pPr>
      <w:r w:rsidRPr="0027688E">
        <w:rPr>
          <w:rFonts w:asciiTheme="minorHAnsi" w:hAnsiTheme="minorHAnsi" w:cstheme="minorBidi"/>
          <w:b/>
          <w:bCs/>
          <w:sz w:val="24"/>
          <w:szCs w:val="24"/>
        </w:rPr>
        <w:t xml:space="preserve">CERTIFICATE OF </w:t>
      </w:r>
      <w:r w:rsidRPr="0027688E">
        <w:rPr>
          <w:rFonts w:ascii="Calibri" w:eastAsia="Calibri" w:hAnsi="Calibri" w:cs="Calibri"/>
          <w:b/>
          <w:bCs/>
          <w:color w:val="201F1E"/>
          <w:sz w:val="24"/>
          <w:szCs w:val="24"/>
        </w:rPr>
        <w:t>VERIFICATION</w:t>
      </w:r>
      <w:r w:rsidRPr="0027688E">
        <w:rPr>
          <w:rFonts w:ascii="Calibri" w:eastAsia="Calibri" w:hAnsi="Calibri" w:cs="Calibri"/>
          <w:b/>
          <w:bCs/>
          <w:color w:val="201F1E"/>
          <w:sz w:val="24"/>
          <w:szCs w:val="24"/>
        </w:rPr>
        <w:tab/>
      </w:r>
    </w:p>
    <w:p w14:paraId="5301904A" w14:textId="77777777" w:rsidR="00956575" w:rsidRPr="0027688E" w:rsidRDefault="00956575" w:rsidP="00956575">
      <w:pPr>
        <w:rPr>
          <w:rFonts w:asciiTheme="minorHAnsi" w:hAnsiTheme="minorHAnsi" w:cstheme="minorHAnsi"/>
          <w:sz w:val="24"/>
          <w:szCs w:val="24"/>
        </w:rPr>
      </w:pPr>
      <w:r w:rsidRPr="0027688E">
        <w:rPr>
          <w:rFonts w:asciiTheme="minorHAnsi" w:hAnsiTheme="minorHAnsi" w:cstheme="minorHAnsi"/>
          <w:b/>
          <w:sz w:val="24"/>
          <w:szCs w:val="24"/>
        </w:rPr>
        <w:t>Note:</w:t>
      </w:r>
      <w:r w:rsidRPr="0027688E">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956575" w:rsidRPr="0027688E" w14:paraId="589E19FA" w14:textId="77777777" w:rsidTr="00A358B3">
        <w:trPr>
          <w:trHeight w:val="288"/>
        </w:trPr>
        <w:tc>
          <w:tcPr>
            <w:tcW w:w="5508" w:type="dxa"/>
          </w:tcPr>
          <w:p w14:paraId="7E0954F4" w14:textId="77777777" w:rsidR="00956575" w:rsidRPr="0027688E" w:rsidRDefault="00956575" w:rsidP="00A358B3">
            <w:pPr>
              <w:ind w:left="-90"/>
              <w:rPr>
                <w:rFonts w:asciiTheme="minorHAnsi" w:hAnsiTheme="minorHAnsi" w:cstheme="minorHAnsi"/>
                <w:sz w:val="24"/>
                <w:szCs w:val="24"/>
              </w:rPr>
            </w:pPr>
            <w:r w:rsidRPr="0027688E">
              <w:rPr>
                <w:rFonts w:asciiTheme="minorHAnsi" w:hAnsiTheme="minorHAnsi" w:cstheme="minorHAnsi"/>
                <w:sz w:val="24"/>
                <w:szCs w:val="24"/>
              </w:rPr>
              <w:t>Project Name:</w:t>
            </w:r>
          </w:p>
        </w:tc>
        <w:tc>
          <w:tcPr>
            <w:tcW w:w="5508" w:type="dxa"/>
          </w:tcPr>
          <w:p w14:paraId="470CFEF7" w14:textId="77777777" w:rsidR="00956575" w:rsidRPr="0027688E" w:rsidRDefault="00956575" w:rsidP="00A358B3">
            <w:pPr>
              <w:ind w:left="-90"/>
              <w:rPr>
                <w:rFonts w:asciiTheme="minorHAnsi" w:hAnsiTheme="minorHAnsi" w:cstheme="minorHAnsi"/>
                <w:sz w:val="24"/>
                <w:szCs w:val="24"/>
              </w:rPr>
            </w:pPr>
            <w:r w:rsidRPr="0027688E">
              <w:rPr>
                <w:rFonts w:asciiTheme="minorHAnsi" w:hAnsiTheme="minorHAnsi" w:cstheme="minorHAnsi"/>
                <w:sz w:val="24"/>
                <w:szCs w:val="24"/>
              </w:rPr>
              <w:t>Enforcement Agency:</w:t>
            </w:r>
          </w:p>
        </w:tc>
      </w:tr>
      <w:tr w:rsidR="00956575" w:rsidRPr="0027688E" w14:paraId="203BE380" w14:textId="77777777" w:rsidTr="00A358B3">
        <w:trPr>
          <w:trHeight w:val="288"/>
        </w:trPr>
        <w:tc>
          <w:tcPr>
            <w:tcW w:w="5508" w:type="dxa"/>
          </w:tcPr>
          <w:p w14:paraId="44577A44" w14:textId="77777777" w:rsidR="00956575" w:rsidRPr="0027688E" w:rsidRDefault="00956575" w:rsidP="00A358B3">
            <w:pPr>
              <w:ind w:left="-90"/>
              <w:rPr>
                <w:rFonts w:asciiTheme="minorHAnsi" w:hAnsiTheme="minorHAnsi" w:cstheme="minorHAnsi"/>
                <w:sz w:val="24"/>
                <w:szCs w:val="24"/>
                <w:vertAlign w:val="superscript"/>
              </w:rPr>
            </w:pPr>
            <w:r w:rsidRPr="0027688E">
              <w:rPr>
                <w:rFonts w:asciiTheme="minorHAnsi" w:hAnsiTheme="minorHAnsi" w:cstheme="minorHAnsi"/>
                <w:sz w:val="24"/>
                <w:szCs w:val="24"/>
              </w:rPr>
              <w:t>Dwelling Address:</w:t>
            </w:r>
          </w:p>
        </w:tc>
        <w:tc>
          <w:tcPr>
            <w:tcW w:w="5508" w:type="dxa"/>
          </w:tcPr>
          <w:p w14:paraId="6AFA5280" w14:textId="77777777" w:rsidR="00956575" w:rsidRPr="0027688E" w:rsidRDefault="00956575" w:rsidP="00A358B3">
            <w:pPr>
              <w:ind w:left="-90"/>
              <w:rPr>
                <w:rFonts w:asciiTheme="minorHAnsi" w:hAnsiTheme="minorHAnsi" w:cstheme="minorHAnsi"/>
                <w:sz w:val="24"/>
                <w:szCs w:val="24"/>
                <w:vertAlign w:val="superscript"/>
              </w:rPr>
            </w:pPr>
            <w:r w:rsidRPr="0027688E">
              <w:rPr>
                <w:rFonts w:asciiTheme="minorHAnsi" w:hAnsiTheme="minorHAnsi" w:cstheme="minorHAnsi"/>
                <w:sz w:val="24"/>
                <w:szCs w:val="24"/>
              </w:rPr>
              <w:t>Permit Number:</w:t>
            </w:r>
          </w:p>
        </w:tc>
      </w:tr>
      <w:tr w:rsidR="00956575" w:rsidRPr="0027688E" w14:paraId="18A50DBC" w14:textId="77777777" w:rsidTr="00A358B3">
        <w:trPr>
          <w:trHeight w:val="288"/>
        </w:trPr>
        <w:tc>
          <w:tcPr>
            <w:tcW w:w="5508" w:type="dxa"/>
          </w:tcPr>
          <w:p w14:paraId="349367AA" w14:textId="77777777" w:rsidR="00956575" w:rsidRPr="0027688E" w:rsidRDefault="00956575" w:rsidP="00A358B3">
            <w:pPr>
              <w:ind w:left="-90"/>
              <w:rPr>
                <w:rFonts w:asciiTheme="minorHAnsi" w:hAnsiTheme="minorHAnsi" w:cstheme="minorHAnsi"/>
                <w:sz w:val="24"/>
                <w:szCs w:val="24"/>
              </w:rPr>
            </w:pPr>
            <w:r w:rsidRPr="0027688E">
              <w:rPr>
                <w:rFonts w:asciiTheme="minorHAnsi" w:hAnsiTheme="minorHAnsi" w:cstheme="minorHAnsi"/>
                <w:sz w:val="24"/>
                <w:szCs w:val="24"/>
              </w:rPr>
              <w:t>City and Zip Code:</w:t>
            </w:r>
          </w:p>
        </w:tc>
        <w:tc>
          <w:tcPr>
            <w:tcW w:w="5508" w:type="dxa"/>
          </w:tcPr>
          <w:p w14:paraId="15FCA726" w14:textId="77777777" w:rsidR="00956575" w:rsidRPr="0027688E" w:rsidRDefault="00956575" w:rsidP="00A358B3">
            <w:pPr>
              <w:ind w:left="-90"/>
              <w:rPr>
                <w:rFonts w:asciiTheme="minorHAnsi" w:hAnsiTheme="minorHAnsi" w:cstheme="minorBidi"/>
                <w:sz w:val="24"/>
                <w:szCs w:val="24"/>
              </w:rPr>
            </w:pPr>
            <w:r w:rsidRPr="0027688E">
              <w:rPr>
                <w:rFonts w:ascii="Calibri" w:eastAsia="Calibri" w:hAnsi="Calibri" w:cs="Calibri"/>
                <w:color w:val="000000" w:themeColor="text1"/>
                <w:sz w:val="24"/>
                <w:szCs w:val="24"/>
              </w:rPr>
              <w:t>Permit Application Date</w:t>
            </w:r>
            <w:r w:rsidRPr="0027688E">
              <w:rPr>
                <w:rFonts w:asciiTheme="minorHAnsi" w:hAnsiTheme="minorHAnsi" w:cstheme="minorBidi"/>
                <w:sz w:val="24"/>
                <w:szCs w:val="24"/>
              </w:rPr>
              <w:t>:</w:t>
            </w:r>
          </w:p>
        </w:tc>
      </w:tr>
    </w:tbl>
    <w:p w14:paraId="5E56EC26" w14:textId="672B1C09" w:rsidR="006065C2" w:rsidRPr="0027688E" w:rsidRDefault="006065C2"/>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27688E" w14:paraId="3C757F97" w14:textId="77777777" w:rsidTr="006065C2">
        <w:trPr>
          <w:cantSplit/>
          <w:trHeight w:val="144"/>
        </w:trPr>
        <w:tc>
          <w:tcPr>
            <w:tcW w:w="10790" w:type="dxa"/>
            <w:gridSpan w:val="3"/>
            <w:tcBorders>
              <w:top w:val="single" w:sz="4" w:space="0" w:color="auto"/>
            </w:tcBorders>
            <w:vAlign w:val="center"/>
          </w:tcPr>
          <w:p w14:paraId="3C757F96" w14:textId="15865AD2" w:rsidR="00D54A79" w:rsidRPr="0027688E" w:rsidRDefault="00D54A79" w:rsidP="00D54A79">
            <w:pPr>
              <w:keepNext/>
              <w:rPr>
                <w:rFonts w:ascii="Calibri" w:hAnsi="Calibri"/>
                <w:b/>
                <w:sz w:val="18"/>
                <w:szCs w:val="18"/>
              </w:rPr>
            </w:pPr>
            <w:r w:rsidRPr="0027688E">
              <w:rPr>
                <w:rFonts w:ascii="Calibri" w:hAnsi="Calibri"/>
                <w:b/>
                <w:sz w:val="18"/>
                <w:szCs w:val="18"/>
              </w:rPr>
              <w:t>A. Ducted Cooling System Information</w:t>
            </w:r>
          </w:p>
        </w:tc>
      </w:tr>
      <w:tr w:rsidR="008F5085" w:rsidRPr="0027688E" w14:paraId="3C757F9B" w14:textId="77777777" w:rsidTr="006065C2">
        <w:trPr>
          <w:cantSplit/>
          <w:trHeight w:val="20"/>
        </w:trPr>
        <w:tc>
          <w:tcPr>
            <w:tcW w:w="470" w:type="dxa"/>
            <w:vAlign w:val="center"/>
          </w:tcPr>
          <w:p w14:paraId="3C757F98" w14:textId="77777777" w:rsidR="008F5085" w:rsidRPr="0027688E" w:rsidRDefault="008F5085" w:rsidP="008F5085">
            <w:pPr>
              <w:pStyle w:val="Header"/>
              <w:tabs>
                <w:tab w:val="clear" w:pos="4320"/>
                <w:tab w:val="clear" w:pos="8640"/>
              </w:tabs>
              <w:jc w:val="center"/>
              <w:rPr>
                <w:rFonts w:ascii="Calibri" w:hAnsi="Calibri"/>
                <w:sz w:val="18"/>
                <w:szCs w:val="18"/>
              </w:rPr>
            </w:pPr>
            <w:r w:rsidRPr="0027688E">
              <w:rPr>
                <w:rFonts w:ascii="Calibri" w:hAnsi="Calibri"/>
                <w:sz w:val="18"/>
                <w:szCs w:val="18"/>
              </w:rPr>
              <w:t>01</w:t>
            </w:r>
          </w:p>
        </w:tc>
        <w:tc>
          <w:tcPr>
            <w:tcW w:w="5807" w:type="dxa"/>
            <w:vAlign w:val="center"/>
          </w:tcPr>
          <w:p w14:paraId="3C757F99" w14:textId="459E51FB" w:rsidR="008F5085" w:rsidRPr="0027688E" w:rsidRDefault="008F5085" w:rsidP="008F5085">
            <w:pPr>
              <w:pStyle w:val="Header"/>
              <w:tabs>
                <w:tab w:val="clear" w:pos="4320"/>
                <w:tab w:val="clear" w:pos="8640"/>
              </w:tabs>
              <w:rPr>
                <w:rFonts w:ascii="Calibri" w:hAnsi="Calibri"/>
                <w:sz w:val="18"/>
                <w:szCs w:val="18"/>
              </w:rPr>
            </w:pPr>
            <w:r w:rsidRPr="0027688E">
              <w:rPr>
                <w:rFonts w:asciiTheme="minorHAnsi" w:hAnsiTheme="minorHAnsi"/>
                <w:sz w:val="18"/>
                <w:szCs w:val="18"/>
              </w:rPr>
              <w:t xml:space="preserve">Space Conditioning System Identification or Name </w:t>
            </w:r>
          </w:p>
        </w:tc>
        <w:tc>
          <w:tcPr>
            <w:tcW w:w="4513" w:type="dxa"/>
            <w:vAlign w:val="center"/>
          </w:tcPr>
          <w:p w14:paraId="3C757F9A" w14:textId="77777777" w:rsidR="008F5085" w:rsidRPr="0027688E" w:rsidRDefault="008F5085" w:rsidP="008F5085">
            <w:pPr>
              <w:rPr>
                <w:rFonts w:ascii="Calibri" w:hAnsi="Calibri"/>
                <w:sz w:val="18"/>
                <w:szCs w:val="18"/>
              </w:rPr>
            </w:pPr>
          </w:p>
        </w:tc>
      </w:tr>
      <w:tr w:rsidR="008F5085" w:rsidRPr="0027688E" w14:paraId="3C757F9F" w14:textId="77777777" w:rsidTr="006065C2">
        <w:trPr>
          <w:cantSplit/>
          <w:trHeight w:val="20"/>
        </w:trPr>
        <w:tc>
          <w:tcPr>
            <w:tcW w:w="470" w:type="dxa"/>
            <w:vAlign w:val="center"/>
          </w:tcPr>
          <w:p w14:paraId="3C757F9C" w14:textId="77777777" w:rsidR="008F5085" w:rsidRPr="0027688E" w:rsidRDefault="008F5085" w:rsidP="008F5085">
            <w:pPr>
              <w:pStyle w:val="Header"/>
              <w:tabs>
                <w:tab w:val="clear" w:pos="4320"/>
                <w:tab w:val="clear" w:pos="8640"/>
              </w:tabs>
              <w:jc w:val="center"/>
              <w:rPr>
                <w:rFonts w:ascii="Calibri" w:hAnsi="Calibri"/>
                <w:sz w:val="18"/>
                <w:szCs w:val="18"/>
              </w:rPr>
            </w:pPr>
            <w:r w:rsidRPr="0027688E">
              <w:rPr>
                <w:rFonts w:ascii="Calibri" w:hAnsi="Calibri"/>
                <w:sz w:val="18"/>
                <w:szCs w:val="18"/>
              </w:rPr>
              <w:t>02</w:t>
            </w:r>
          </w:p>
        </w:tc>
        <w:tc>
          <w:tcPr>
            <w:tcW w:w="5807" w:type="dxa"/>
            <w:vAlign w:val="center"/>
          </w:tcPr>
          <w:p w14:paraId="3C757F9D" w14:textId="73ABF169" w:rsidR="008F5085" w:rsidRPr="0027688E" w:rsidRDefault="008F5085" w:rsidP="008F5085">
            <w:pPr>
              <w:pStyle w:val="Header"/>
              <w:tabs>
                <w:tab w:val="clear" w:pos="4320"/>
                <w:tab w:val="clear" w:pos="8640"/>
              </w:tabs>
              <w:rPr>
                <w:rFonts w:ascii="Calibri" w:hAnsi="Calibri"/>
                <w:sz w:val="18"/>
                <w:szCs w:val="18"/>
              </w:rPr>
            </w:pPr>
            <w:r w:rsidRPr="0027688E">
              <w:rPr>
                <w:rFonts w:asciiTheme="minorHAnsi" w:hAnsiTheme="minorHAnsi"/>
                <w:sz w:val="18"/>
                <w:szCs w:val="18"/>
              </w:rPr>
              <w:t>Space Conditioning System Description of Area Served</w:t>
            </w:r>
          </w:p>
        </w:tc>
        <w:tc>
          <w:tcPr>
            <w:tcW w:w="4513" w:type="dxa"/>
            <w:vAlign w:val="center"/>
          </w:tcPr>
          <w:p w14:paraId="3C757F9E" w14:textId="77777777" w:rsidR="008F5085" w:rsidRPr="0027688E" w:rsidRDefault="008F5085" w:rsidP="008F5085">
            <w:pPr>
              <w:rPr>
                <w:rFonts w:ascii="Calibri" w:hAnsi="Calibri"/>
                <w:sz w:val="18"/>
                <w:szCs w:val="18"/>
              </w:rPr>
            </w:pPr>
          </w:p>
        </w:tc>
      </w:tr>
      <w:tr w:rsidR="008F5085" w:rsidRPr="0027688E" w14:paraId="20E32AB4" w14:textId="77777777" w:rsidTr="006065C2">
        <w:trPr>
          <w:cantSplit/>
          <w:trHeight w:val="20"/>
        </w:trPr>
        <w:tc>
          <w:tcPr>
            <w:tcW w:w="470" w:type="dxa"/>
            <w:vAlign w:val="center"/>
          </w:tcPr>
          <w:p w14:paraId="5359E5D9" w14:textId="500972BC" w:rsidR="008F5085" w:rsidRPr="0027688E" w:rsidRDefault="008F5085" w:rsidP="008F5085">
            <w:pPr>
              <w:pStyle w:val="Header"/>
              <w:tabs>
                <w:tab w:val="clear" w:pos="4320"/>
                <w:tab w:val="clear" w:pos="8640"/>
              </w:tabs>
              <w:jc w:val="center"/>
              <w:rPr>
                <w:rFonts w:ascii="Calibri" w:hAnsi="Calibri"/>
                <w:sz w:val="18"/>
                <w:szCs w:val="18"/>
              </w:rPr>
            </w:pPr>
            <w:r w:rsidRPr="0027688E">
              <w:rPr>
                <w:rFonts w:ascii="Calibri" w:hAnsi="Calibri"/>
                <w:sz w:val="18"/>
                <w:szCs w:val="18"/>
              </w:rPr>
              <w:t>03</w:t>
            </w:r>
          </w:p>
        </w:tc>
        <w:tc>
          <w:tcPr>
            <w:tcW w:w="5807" w:type="dxa"/>
            <w:vAlign w:val="center"/>
          </w:tcPr>
          <w:p w14:paraId="3AD38FD2" w14:textId="0FA43A4D" w:rsidR="008F5085" w:rsidRPr="0027688E" w:rsidRDefault="008F5085" w:rsidP="008F5085">
            <w:pPr>
              <w:pStyle w:val="Header"/>
              <w:tabs>
                <w:tab w:val="clear" w:pos="4320"/>
                <w:tab w:val="clear" w:pos="8640"/>
              </w:tabs>
              <w:rPr>
                <w:rFonts w:ascii="Calibri" w:hAnsi="Calibri"/>
                <w:sz w:val="18"/>
                <w:szCs w:val="18"/>
              </w:rPr>
            </w:pPr>
            <w:r w:rsidRPr="0027688E">
              <w:rPr>
                <w:rFonts w:asciiTheme="minorHAnsi" w:hAnsiTheme="minorHAnsi"/>
                <w:sz w:val="18"/>
                <w:szCs w:val="18"/>
              </w:rPr>
              <w:t>Indoor Unit Name</w:t>
            </w:r>
          </w:p>
        </w:tc>
        <w:tc>
          <w:tcPr>
            <w:tcW w:w="4513" w:type="dxa"/>
            <w:vAlign w:val="center"/>
          </w:tcPr>
          <w:p w14:paraId="61414AE5" w14:textId="77777777" w:rsidR="008F5085" w:rsidRPr="0027688E" w:rsidRDefault="008F5085" w:rsidP="008F5085">
            <w:pPr>
              <w:rPr>
                <w:rFonts w:ascii="Calibri" w:hAnsi="Calibri"/>
                <w:sz w:val="18"/>
                <w:szCs w:val="18"/>
              </w:rPr>
            </w:pPr>
          </w:p>
        </w:tc>
      </w:tr>
      <w:tr w:rsidR="007D2060" w:rsidRPr="0027688E" w14:paraId="3C757FA3" w14:textId="77777777" w:rsidTr="006065C2">
        <w:trPr>
          <w:cantSplit/>
          <w:trHeight w:val="20"/>
        </w:trPr>
        <w:tc>
          <w:tcPr>
            <w:tcW w:w="470" w:type="dxa"/>
            <w:vAlign w:val="center"/>
          </w:tcPr>
          <w:p w14:paraId="3C757FA0" w14:textId="26593A4A" w:rsidR="007D2060" w:rsidRPr="0027688E" w:rsidRDefault="007D2060" w:rsidP="00D54A79">
            <w:pPr>
              <w:pStyle w:val="Header"/>
              <w:tabs>
                <w:tab w:val="clear" w:pos="4320"/>
                <w:tab w:val="clear" w:pos="8640"/>
              </w:tabs>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4</w:t>
            </w:r>
          </w:p>
        </w:tc>
        <w:tc>
          <w:tcPr>
            <w:tcW w:w="5807" w:type="dxa"/>
            <w:vAlign w:val="center"/>
          </w:tcPr>
          <w:p w14:paraId="3C757FA1" w14:textId="72881346" w:rsidR="007D2060" w:rsidRPr="0027688E" w:rsidRDefault="007D2060" w:rsidP="00D54A79">
            <w:pPr>
              <w:pStyle w:val="Header"/>
              <w:tabs>
                <w:tab w:val="clear" w:pos="4320"/>
                <w:tab w:val="clear" w:pos="8640"/>
              </w:tabs>
              <w:rPr>
                <w:rFonts w:ascii="Calibri" w:hAnsi="Calibri"/>
                <w:sz w:val="18"/>
                <w:szCs w:val="18"/>
              </w:rPr>
            </w:pPr>
            <w:r w:rsidRPr="0027688E">
              <w:rPr>
                <w:rFonts w:ascii="Calibri" w:hAnsi="Calibri"/>
                <w:sz w:val="18"/>
                <w:szCs w:val="18"/>
              </w:rPr>
              <w:t>System Installation Type</w:t>
            </w:r>
          </w:p>
        </w:tc>
        <w:tc>
          <w:tcPr>
            <w:tcW w:w="4513" w:type="dxa"/>
            <w:vAlign w:val="center"/>
          </w:tcPr>
          <w:p w14:paraId="3C757FA2" w14:textId="77777777" w:rsidR="007D2060" w:rsidRPr="0027688E" w:rsidRDefault="007D2060" w:rsidP="007D2060">
            <w:pPr>
              <w:rPr>
                <w:rFonts w:ascii="Calibri" w:hAnsi="Calibri"/>
                <w:sz w:val="18"/>
                <w:szCs w:val="18"/>
              </w:rPr>
            </w:pPr>
          </w:p>
        </w:tc>
      </w:tr>
      <w:tr w:rsidR="007D2060" w:rsidRPr="0027688E" w14:paraId="3C757FA7" w14:textId="77777777" w:rsidTr="006065C2">
        <w:trPr>
          <w:cantSplit/>
          <w:trHeight w:val="20"/>
        </w:trPr>
        <w:tc>
          <w:tcPr>
            <w:tcW w:w="470" w:type="dxa"/>
            <w:vAlign w:val="center"/>
          </w:tcPr>
          <w:p w14:paraId="3C757FA4" w14:textId="481DE726" w:rsidR="007D2060" w:rsidRPr="0027688E" w:rsidRDefault="007D2060" w:rsidP="00D54A79">
            <w:pPr>
              <w:pStyle w:val="Header"/>
              <w:tabs>
                <w:tab w:val="clear" w:pos="4320"/>
                <w:tab w:val="clear" w:pos="8640"/>
              </w:tabs>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5</w:t>
            </w:r>
          </w:p>
        </w:tc>
        <w:tc>
          <w:tcPr>
            <w:tcW w:w="5807" w:type="dxa"/>
            <w:vAlign w:val="center"/>
          </w:tcPr>
          <w:p w14:paraId="3C757FA5" w14:textId="0DD7BF06" w:rsidR="007D2060" w:rsidRPr="0027688E" w:rsidRDefault="007D2060" w:rsidP="001443DB">
            <w:pPr>
              <w:pStyle w:val="Header"/>
              <w:tabs>
                <w:tab w:val="clear" w:pos="4320"/>
                <w:tab w:val="clear" w:pos="8640"/>
              </w:tabs>
              <w:rPr>
                <w:rFonts w:ascii="Calibri" w:hAnsi="Calibri"/>
                <w:sz w:val="18"/>
                <w:szCs w:val="18"/>
              </w:rPr>
            </w:pPr>
            <w:r w:rsidRPr="0027688E">
              <w:rPr>
                <w:rFonts w:ascii="Calibri" w:hAnsi="Calibri"/>
                <w:sz w:val="18"/>
                <w:szCs w:val="18"/>
              </w:rPr>
              <w:t>Nominal Cooling Capacity (tons)</w:t>
            </w:r>
          </w:p>
        </w:tc>
        <w:tc>
          <w:tcPr>
            <w:tcW w:w="4513" w:type="dxa"/>
            <w:vAlign w:val="center"/>
          </w:tcPr>
          <w:p w14:paraId="3C757FA6" w14:textId="77777777" w:rsidR="007D2060" w:rsidRPr="0027688E" w:rsidRDefault="007D2060" w:rsidP="00D54A79">
            <w:pPr>
              <w:rPr>
                <w:rFonts w:ascii="Calibri" w:hAnsi="Calibri"/>
                <w:sz w:val="18"/>
                <w:szCs w:val="18"/>
              </w:rPr>
            </w:pPr>
          </w:p>
        </w:tc>
      </w:tr>
      <w:tr w:rsidR="007D2060" w:rsidRPr="0027688E" w14:paraId="3C757FAB" w14:textId="77777777" w:rsidTr="006065C2">
        <w:trPr>
          <w:cantSplit/>
          <w:trHeight w:val="20"/>
        </w:trPr>
        <w:tc>
          <w:tcPr>
            <w:tcW w:w="470" w:type="dxa"/>
            <w:vAlign w:val="center"/>
          </w:tcPr>
          <w:p w14:paraId="3C757FA8" w14:textId="3E397479" w:rsidR="007D2060" w:rsidRPr="0027688E" w:rsidRDefault="007D2060" w:rsidP="00D54A79">
            <w:pPr>
              <w:pStyle w:val="Header"/>
              <w:tabs>
                <w:tab w:val="clear" w:pos="4320"/>
                <w:tab w:val="clear" w:pos="8640"/>
              </w:tabs>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6</w:t>
            </w:r>
          </w:p>
        </w:tc>
        <w:tc>
          <w:tcPr>
            <w:tcW w:w="5807" w:type="dxa"/>
            <w:vAlign w:val="center"/>
          </w:tcPr>
          <w:p w14:paraId="3C757FA9" w14:textId="7C6A6B6E" w:rsidR="007D2060" w:rsidRPr="0027688E" w:rsidRDefault="007D2060" w:rsidP="00D54A79">
            <w:pPr>
              <w:pStyle w:val="Header"/>
              <w:tabs>
                <w:tab w:val="clear" w:pos="4320"/>
                <w:tab w:val="clear" w:pos="8640"/>
              </w:tabs>
              <w:rPr>
                <w:rFonts w:ascii="Calibri" w:hAnsi="Calibri"/>
                <w:sz w:val="18"/>
                <w:szCs w:val="18"/>
              </w:rPr>
            </w:pPr>
            <w:r w:rsidRPr="0027688E">
              <w:rPr>
                <w:rFonts w:ascii="Calibri" w:hAnsi="Calibri"/>
                <w:sz w:val="18"/>
                <w:szCs w:val="18"/>
              </w:rPr>
              <w:t>Condenser Speed Type</w:t>
            </w:r>
          </w:p>
        </w:tc>
        <w:tc>
          <w:tcPr>
            <w:tcW w:w="4513" w:type="dxa"/>
            <w:vAlign w:val="center"/>
          </w:tcPr>
          <w:p w14:paraId="3C757FAA" w14:textId="77777777" w:rsidR="007D2060" w:rsidRPr="0027688E" w:rsidRDefault="007D2060" w:rsidP="00D54A79">
            <w:pPr>
              <w:rPr>
                <w:rFonts w:ascii="Calibri" w:hAnsi="Calibri"/>
                <w:sz w:val="18"/>
                <w:szCs w:val="18"/>
              </w:rPr>
            </w:pPr>
          </w:p>
        </w:tc>
      </w:tr>
      <w:tr w:rsidR="007D2060" w:rsidRPr="0027688E" w14:paraId="3C757FAF" w14:textId="77777777" w:rsidTr="006065C2">
        <w:trPr>
          <w:cantSplit/>
          <w:trHeight w:val="20"/>
        </w:trPr>
        <w:tc>
          <w:tcPr>
            <w:tcW w:w="470" w:type="dxa"/>
            <w:vAlign w:val="center"/>
          </w:tcPr>
          <w:p w14:paraId="3C757FAC" w14:textId="3D360D5D" w:rsidR="007D2060" w:rsidRPr="0027688E" w:rsidRDefault="007D2060" w:rsidP="00D54A79">
            <w:pPr>
              <w:pStyle w:val="Header"/>
              <w:tabs>
                <w:tab w:val="clear" w:pos="4320"/>
                <w:tab w:val="clear" w:pos="8640"/>
              </w:tabs>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7</w:t>
            </w:r>
          </w:p>
        </w:tc>
        <w:tc>
          <w:tcPr>
            <w:tcW w:w="5807" w:type="dxa"/>
            <w:vAlign w:val="center"/>
          </w:tcPr>
          <w:p w14:paraId="3C757FAD" w14:textId="19A84E34" w:rsidR="007D2060" w:rsidRPr="0027688E" w:rsidRDefault="007D2060" w:rsidP="00D54A79">
            <w:pPr>
              <w:pStyle w:val="Header"/>
              <w:tabs>
                <w:tab w:val="clear" w:pos="4320"/>
                <w:tab w:val="clear" w:pos="8640"/>
              </w:tabs>
              <w:rPr>
                <w:rFonts w:ascii="Calibri" w:hAnsi="Calibri"/>
                <w:sz w:val="18"/>
                <w:szCs w:val="18"/>
              </w:rPr>
            </w:pPr>
            <w:r w:rsidRPr="0027688E">
              <w:rPr>
                <w:rFonts w:ascii="Calibri" w:hAnsi="Calibri"/>
                <w:sz w:val="18"/>
                <w:szCs w:val="18"/>
              </w:rPr>
              <w:t>Cooling System Zonal Control Type</w:t>
            </w:r>
          </w:p>
        </w:tc>
        <w:tc>
          <w:tcPr>
            <w:tcW w:w="4513" w:type="dxa"/>
            <w:vAlign w:val="center"/>
          </w:tcPr>
          <w:p w14:paraId="3C757FAE" w14:textId="77777777" w:rsidR="007D2060" w:rsidRPr="0027688E" w:rsidRDefault="007D2060" w:rsidP="00D54A79">
            <w:pPr>
              <w:rPr>
                <w:rFonts w:ascii="Calibri" w:hAnsi="Calibri"/>
                <w:sz w:val="18"/>
                <w:szCs w:val="18"/>
              </w:rPr>
            </w:pPr>
          </w:p>
        </w:tc>
      </w:tr>
      <w:tr w:rsidR="007D2060" w:rsidRPr="0027688E" w14:paraId="3C757FB3" w14:textId="77777777" w:rsidTr="006065C2">
        <w:trPr>
          <w:cantSplit/>
          <w:trHeight w:val="20"/>
        </w:trPr>
        <w:tc>
          <w:tcPr>
            <w:tcW w:w="470" w:type="dxa"/>
            <w:vAlign w:val="center"/>
          </w:tcPr>
          <w:p w14:paraId="3C757FB0" w14:textId="5DAB8698" w:rsidR="007D2060" w:rsidRPr="0027688E" w:rsidRDefault="007D2060" w:rsidP="00D54A79">
            <w:pPr>
              <w:pStyle w:val="FootnoteText"/>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8</w:t>
            </w:r>
          </w:p>
        </w:tc>
        <w:tc>
          <w:tcPr>
            <w:tcW w:w="5807" w:type="dxa"/>
            <w:vAlign w:val="center"/>
          </w:tcPr>
          <w:p w14:paraId="3C757FB1" w14:textId="68CCE24D" w:rsidR="007D2060" w:rsidRPr="0027688E" w:rsidRDefault="007D2060" w:rsidP="00D54A79">
            <w:pPr>
              <w:keepNext/>
              <w:rPr>
                <w:rFonts w:ascii="Calibri" w:hAnsi="Calibri"/>
                <w:sz w:val="18"/>
                <w:szCs w:val="18"/>
              </w:rPr>
            </w:pPr>
            <w:r w:rsidRPr="0027688E">
              <w:rPr>
                <w:rFonts w:ascii="Calibri" w:hAnsi="Calibri"/>
                <w:sz w:val="18"/>
                <w:szCs w:val="18"/>
              </w:rPr>
              <w:t>Central Fan Integrated (CFI) Ventilation System Status</w:t>
            </w:r>
          </w:p>
        </w:tc>
        <w:tc>
          <w:tcPr>
            <w:tcW w:w="4513" w:type="dxa"/>
            <w:vAlign w:val="center"/>
          </w:tcPr>
          <w:p w14:paraId="3C757FB2" w14:textId="77777777" w:rsidR="007D2060" w:rsidRPr="0027688E" w:rsidRDefault="007D2060" w:rsidP="00D54A79">
            <w:pPr>
              <w:rPr>
                <w:rFonts w:ascii="Calibri" w:hAnsi="Calibri"/>
                <w:sz w:val="18"/>
                <w:szCs w:val="18"/>
              </w:rPr>
            </w:pPr>
          </w:p>
        </w:tc>
      </w:tr>
      <w:tr w:rsidR="007D2060" w:rsidRPr="0027688E" w14:paraId="3C757FB7" w14:textId="77777777" w:rsidTr="006065C2">
        <w:trPr>
          <w:cantSplit/>
          <w:trHeight w:val="20"/>
        </w:trPr>
        <w:tc>
          <w:tcPr>
            <w:tcW w:w="470" w:type="dxa"/>
            <w:vAlign w:val="center"/>
          </w:tcPr>
          <w:p w14:paraId="3C757FB4" w14:textId="18575EF2" w:rsidR="007D2060" w:rsidRPr="0027688E" w:rsidRDefault="007D2060" w:rsidP="00D54A79">
            <w:pPr>
              <w:pStyle w:val="FootnoteText"/>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9</w:t>
            </w:r>
          </w:p>
        </w:tc>
        <w:tc>
          <w:tcPr>
            <w:tcW w:w="5807" w:type="dxa"/>
            <w:vAlign w:val="center"/>
          </w:tcPr>
          <w:p w14:paraId="3C757FB5" w14:textId="171293C5" w:rsidR="007D2060" w:rsidRPr="0027688E" w:rsidRDefault="007D2060" w:rsidP="00D54A79">
            <w:pPr>
              <w:keepNext/>
              <w:rPr>
                <w:rFonts w:ascii="Calibri" w:hAnsi="Calibri"/>
                <w:sz w:val="18"/>
                <w:szCs w:val="18"/>
              </w:rPr>
            </w:pPr>
            <w:r w:rsidRPr="0027688E">
              <w:rPr>
                <w:rFonts w:ascii="Calibri" w:hAnsi="Calibri"/>
                <w:sz w:val="18"/>
                <w:szCs w:val="18"/>
              </w:rPr>
              <w:t>System Bypass Duct Status</w:t>
            </w:r>
          </w:p>
        </w:tc>
        <w:tc>
          <w:tcPr>
            <w:tcW w:w="4513" w:type="dxa"/>
            <w:vAlign w:val="center"/>
          </w:tcPr>
          <w:p w14:paraId="3C757FB6" w14:textId="77777777" w:rsidR="007D2060" w:rsidRPr="0027688E" w:rsidRDefault="007D2060" w:rsidP="00D54A79">
            <w:pPr>
              <w:rPr>
                <w:rFonts w:ascii="Calibri" w:hAnsi="Calibri"/>
                <w:sz w:val="18"/>
                <w:szCs w:val="18"/>
              </w:rPr>
            </w:pPr>
          </w:p>
        </w:tc>
      </w:tr>
      <w:tr w:rsidR="007D2060" w:rsidRPr="0027688E" w14:paraId="3C757FBB" w14:textId="77777777" w:rsidTr="006065C2">
        <w:trPr>
          <w:cantSplit/>
          <w:trHeight w:val="20"/>
        </w:trPr>
        <w:tc>
          <w:tcPr>
            <w:tcW w:w="470" w:type="dxa"/>
            <w:vAlign w:val="center"/>
          </w:tcPr>
          <w:p w14:paraId="3C757FB8" w14:textId="6AE228B4" w:rsidR="007D2060" w:rsidRPr="0027688E" w:rsidRDefault="008F5085" w:rsidP="00D54A79">
            <w:pPr>
              <w:pStyle w:val="FootnoteText"/>
              <w:jc w:val="center"/>
              <w:rPr>
                <w:rFonts w:ascii="Calibri" w:hAnsi="Calibri"/>
                <w:sz w:val="18"/>
                <w:szCs w:val="18"/>
              </w:rPr>
            </w:pPr>
            <w:r w:rsidRPr="0027688E">
              <w:rPr>
                <w:rFonts w:ascii="Calibri" w:hAnsi="Calibri"/>
                <w:sz w:val="18"/>
                <w:szCs w:val="18"/>
              </w:rPr>
              <w:t>10</w:t>
            </w:r>
          </w:p>
        </w:tc>
        <w:tc>
          <w:tcPr>
            <w:tcW w:w="5807" w:type="dxa"/>
            <w:vAlign w:val="center"/>
          </w:tcPr>
          <w:p w14:paraId="3C757FB9" w14:textId="3EBBA058" w:rsidR="007D2060" w:rsidRPr="0027688E" w:rsidRDefault="007D2060" w:rsidP="00D54A79">
            <w:pPr>
              <w:keepNext/>
              <w:rPr>
                <w:rFonts w:ascii="Calibri" w:hAnsi="Calibri"/>
                <w:sz w:val="18"/>
                <w:szCs w:val="18"/>
              </w:rPr>
            </w:pPr>
            <w:r w:rsidRPr="0027688E">
              <w:rPr>
                <w:rFonts w:ascii="Calibri" w:hAnsi="Calibri"/>
                <w:sz w:val="18"/>
                <w:szCs w:val="18"/>
              </w:rPr>
              <w:t>Date of System Airflow Rate Measurement</w:t>
            </w:r>
          </w:p>
        </w:tc>
        <w:tc>
          <w:tcPr>
            <w:tcW w:w="4513" w:type="dxa"/>
            <w:vAlign w:val="center"/>
          </w:tcPr>
          <w:p w14:paraId="3C757FBA" w14:textId="77777777" w:rsidR="007D2060" w:rsidRPr="0027688E" w:rsidRDefault="007D2060" w:rsidP="00D54A79">
            <w:pPr>
              <w:keepNext/>
              <w:rPr>
                <w:rFonts w:ascii="Calibri" w:hAnsi="Calibri"/>
                <w:sz w:val="18"/>
                <w:szCs w:val="18"/>
              </w:rPr>
            </w:pPr>
          </w:p>
        </w:tc>
      </w:tr>
      <w:tr w:rsidR="007D2060" w:rsidRPr="0027688E" w14:paraId="3C757FBF" w14:textId="77777777" w:rsidTr="006065C2">
        <w:trPr>
          <w:cantSplit/>
          <w:trHeight w:val="20"/>
        </w:trPr>
        <w:tc>
          <w:tcPr>
            <w:tcW w:w="470" w:type="dxa"/>
            <w:vAlign w:val="center"/>
          </w:tcPr>
          <w:p w14:paraId="3C757FBC" w14:textId="0140637A" w:rsidR="007D2060" w:rsidRPr="0027688E" w:rsidDel="006E5AE2" w:rsidRDefault="002F506C" w:rsidP="00D54A79">
            <w:pPr>
              <w:pStyle w:val="FootnoteText"/>
              <w:jc w:val="center"/>
              <w:rPr>
                <w:rFonts w:ascii="Calibri" w:hAnsi="Calibri"/>
                <w:sz w:val="18"/>
                <w:szCs w:val="18"/>
              </w:rPr>
            </w:pPr>
            <w:r w:rsidRPr="0027688E">
              <w:rPr>
                <w:rFonts w:ascii="Calibri" w:hAnsi="Calibri"/>
                <w:sz w:val="18"/>
                <w:szCs w:val="18"/>
              </w:rPr>
              <w:t>1</w:t>
            </w:r>
            <w:r w:rsidR="008F5085" w:rsidRPr="0027688E">
              <w:rPr>
                <w:rFonts w:ascii="Calibri" w:hAnsi="Calibri"/>
                <w:sz w:val="18"/>
                <w:szCs w:val="18"/>
              </w:rPr>
              <w:t>1</w:t>
            </w:r>
          </w:p>
        </w:tc>
        <w:tc>
          <w:tcPr>
            <w:tcW w:w="5807" w:type="dxa"/>
            <w:vAlign w:val="center"/>
          </w:tcPr>
          <w:p w14:paraId="3C757FBD" w14:textId="3F031727" w:rsidR="007D2060" w:rsidRPr="0027688E" w:rsidRDefault="007D2060" w:rsidP="00D54A79">
            <w:pPr>
              <w:keepNext/>
              <w:rPr>
                <w:rFonts w:ascii="Calibri" w:hAnsi="Calibri"/>
                <w:sz w:val="18"/>
                <w:szCs w:val="18"/>
              </w:rPr>
            </w:pPr>
            <w:r w:rsidRPr="0027688E">
              <w:rPr>
                <w:rFonts w:ascii="Calibri" w:hAnsi="Calibri"/>
                <w:sz w:val="18"/>
                <w:szCs w:val="18"/>
              </w:rPr>
              <w:t xml:space="preserve">Airflow Rate Protocol </w:t>
            </w:r>
            <w:r w:rsidR="00DC56B7" w:rsidRPr="0027688E">
              <w:rPr>
                <w:rFonts w:ascii="Calibri" w:hAnsi="Calibri"/>
                <w:sz w:val="18"/>
                <w:szCs w:val="18"/>
              </w:rPr>
              <w:t>U</w:t>
            </w:r>
            <w:r w:rsidRPr="0027688E">
              <w:rPr>
                <w:rFonts w:ascii="Calibri" w:hAnsi="Calibri"/>
                <w:sz w:val="18"/>
                <w:szCs w:val="18"/>
              </w:rPr>
              <w:t>tilized</w:t>
            </w:r>
          </w:p>
        </w:tc>
        <w:tc>
          <w:tcPr>
            <w:tcW w:w="4513" w:type="dxa"/>
            <w:vAlign w:val="center"/>
          </w:tcPr>
          <w:p w14:paraId="3C757FBE" w14:textId="77777777" w:rsidR="007D2060" w:rsidRPr="0027688E" w:rsidRDefault="007D2060" w:rsidP="00D54A79">
            <w:pPr>
              <w:keepNext/>
              <w:rPr>
                <w:rFonts w:ascii="Calibri" w:hAnsi="Calibri"/>
                <w:sz w:val="18"/>
                <w:szCs w:val="18"/>
              </w:rPr>
            </w:pPr>
          </w:p>
        </w:tc>
      </w:tr>
      <w:tr w:rsidR="00ED3862" w:rsidRPr="0027688E" w:rsidDel="00F428D9" w14:paraId="6D2E9BE6" w14:textId="0158EB02" w:rsidTr="006065C2">
        <w:trPr>
          <w:cantSplit/>
          <w:trHeight w:val="20"/>
          <w:del w:id="0" w:author="Alhabibi, Haider@Energy" w:date="2023-11-22T13:48:00Z"/>
        </w:trPr>
        <w:tc>
          <w:tcPr>
            <w:tcW w:w="470" w:type="dxa"/>
            <w:vAlign w:val="center"/>
          </w:tcPr>
          <w:p w14:paraId="587652A2" w14:textId="00881A4D" w:rsidR="00ED3862" w:rsidRPr="0027688E" w:rsidDel="00F428D9" w:rsidRDefault="00ED3862" w:rsidP="00ED3862">
            <w:pPr>
              <w:pStyle w:val="FootnoteText"/>
              <w:jc w:val="center"/>
              <w:rPr>
                <w:del w:id="1" w:author="Alhabibi, Haider@Energy" w:date="2023-11-22T13:48:00Z"/>
                <w:rFonts w:ascii="Calibri" w:hAnsi="Calibri"/>
                <w:sz w:val="18"/>
                <w:szCs w:val="18"/>
              </w:rPr>
            </w:pPr>
            <w:del w:id="2" w:author="Alhabibi, Haider@Energy" w:date="2023-11-22T13:48:00Z">
              <w:r w:rsidRPr="0027688E" w:rsidDel="00F428D9">
                <w:rPr>
                  <w:rFonts w:asciiTheme="minorHAnsi" w:hAnsiTheme="minorHAnsi"/>
                  <w:sz w:val="18"/>
                  <w:szCs w:val="18"/>
                </w:rPr>
                <w:delText>1</w:delText>
              </w:r>
              <w:r w:rsidR="008F5085" w:rsidRPr="0027688E" w:rsidDel="00F428D9">
                <w:rPr>
                  <w:rFonts w:asciiTheme="minorHAnsi" w:hAnsiTheme="minorHAnsi"/>
                  <w:sz w:val="18"/>
                  <w:szCs w:val="18"/>
                </w:rPr>
                <w:delText>2</w:delText>
              </w:r>
            </w:del>
          </w:p>
        </w:tc>
        <w:tc>
          <w:tcPr>
            <w:tcW w:w="5807" w:type="dxa"/>
            <w:vAlign w:val="center"/>
          </w:tcPr>
          <w:p w14:paraId="4E4CF64E" w14:textId="59C92345" w:rsidR="00ED3862" w:rsidRPr="0027688E" w:rsidDel="00F428D9" w:rsidRDefault="00ED3862" w:rsidP="00ED3862">
            <w:pPr>
              <w:keepNext/>
              <w:rPr>
                <w:del w:id="3" w:author="Alhabibi, Haider@Energy" w:date="2023-11-22T13:48:00Z"/>
                <w:rFonts w:ascii="Calibri" w:hAnsi="Calibri"/>
                <w:sz w:val="18"/>
                <w:szCs w:val="18"/>
              </w:rPr>
            </w:pPr>
            <w:del w:id="4" w:author="Alhabibi, Haider@Energy" w:date="2023-11-22T13:48:00Z">
              <w:r w:rsidRPr="0027688E" w:rsidDel="00F428D9">
                <w:rPr>
                  <w:rFonts w:asciiTheme="minorHAnsi" w:hAnsiTheme="minorHAnsi"/>
                  <w:sz w:val="18"/>
                  <w:szCs w:val="18"/>
                </w:rPr>
                <w:delText>Central Fan Ventilation Cooling System Status</w:delText>
              </w:r>
            </w:del>
          </w:p>
        </w:tc>
        <w:tc>
          <w:tcPr>
            <w:tcW w:w="4513" w:type="dxa"/>
            <w:vAlign w:val="center"/>
          </w:tcPr>
          <w:p w14:paraId="7991E5ED" w14:textId="145AFAEC" w:rsidR="00ED3862" w:rsidRPr="0027688E" w:rsidDel="00F428D9" w:rsidRDefault="00ED3862" w:rsidP="00ED3862">
            <w:pPr>
              <w:keepNext/>
              <w:rPr>
                <w:del w:id="5" w:author="Alhabibi, Haider@Energy" w:date="2023-11-22T13:48:00Z"/>
                <w:rFonts w:ascii="Calibri" w:hAnsi="Calibri"/>
                <w:sz w:val="18"/>
                <w:szCs w:val="18"/>
              </w:rPr>
            </w:pPr>
          </w:p>
        </w:tc>
      </w:tr>
    </w:tbl>
    <w:p w14:paraId="3C757FC0" w14:textId="77777777" w:rsidR="003C1763" w:rsidRPr="0027688E"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815"/>
        <w:gridCol w:w="4501"/>
      </w:tblGrid>
      <w:tr w:rsidR="007D2060" w:rsidRPr="0027688E" w:rsidDel="001739A4" w14:paraId="3C757FC3" w14:textId="77777777" w:rsidTr="007D2060">
        <w:trPr>
          <w:cantSplit/>
          <w:trHeight w:val="144"/>
        </w:trPr>
        <w:tc>
          <w:tcPr>
            <w:tcW w:w="11030" w:type="dxa"/>
            <w:gridSpan w:val="3"/>
            <w:vAlign w:val="center"/>
          </w:tcPr>
          <w:p w14:paraId="3C757FC1" w14:textId="150E4B3F" w:rsidR="007D2060" w:rsidRPr="0027688E" w:rsidRDefault="007D2060" w:rsidP="007D2060">
            <w:pPr>
              <w:keepNext/>
              <w:rPr>
                <w:rFonts w:asciiTheme="minorHAnsi" w:hAnsiTheme="minorHAnsi"/>
                <w:b/>
                <w:sz w:val="18"/>
                <w:szCs w:val="18"/>
              </w:rPr>
            </w:pPr>
            <w:r w:rsidRPr="0027688E">
              <w:rPr>
                <w:rFonts w:asciiTheme="minorHAnsi" w:hAnsiTheme="minorHAnsi"/>
                <w:b/>
                <w:sz w:val="18"/>
                <w:szCs w:val="18"/>
              </w:rPr>
              <w:t xml:space="preserve">B. Hole for the </w:t>
            </w:r>
            <w:r w:rsidR="00DC56B7" w:rsidRPr="0027688E">
              <w:rPr>
                <w:rFonts w:asciiTheme="minorHAnsi" w:hAnsiTheme="minorHAnsi"/>
                <w:b/>
                <w:sz w:val="18"/>
                <w:szCs w:val="18"/>
              </w:rPr>
              <w:t>P</w:t>
            </w:r>
            <w:r w:rsidRPr="0027688E">
              <w:rPr>
                <w:rFonts w:asciiTheme="minorHAnsi" w:hAnsiTheme="minorHAnsi"/>
                <w:b/>
                <w:sz w:val="18"/>
                <w:szCs w:val="18"/>
              </w:rPr>
              <w:t xml:space="preserve">lacement of a Static Pressure Probe (HSPP), and Permanently </w:t>
            </w:r>
            <w:r w:rsidR="00DC56B7" w:rsidRPr="0027688E">
              <w:rPr>
                <w:rFonts w:asciiTheme="minorHAnsi" w:hAnsiTheme="minorHAnsi"/>
                <w:b/>
                <w:sz w:val="18"/>
                <w:szCs w:val="18"/>
              </w:rPr>
              <w:t>I</w:t>
            </w:r>
            <w:r w:rsidRPr="0027688E">
              <w:rPr>
                <w:rFonts w:asciiTheme="minorHAnsi" w:hAnsiTheme="minorHAnsi"/>
                <w:b/>
                <w:sz w:val="18"/>
                <w:szCs w:val="18"/>
              </w:rPr>
              <w:t xml:space="preserve">nstalled Static Pressure Probe (PSPP) in the </w:t>
            </w:r>
            <w:r w:rsidR="00DC56B7" w:rsidRPr="0027688E">
              <w:rPr>
                <w:rFonts w:asciiTheme="minorHAnsi" w:hAnsiTheme="minorHAnsi"/>
                <w:b/>
                <w:sz w:val="18"/>
                <w:szCs w:val="18"/>
              </w:rPr>
              <w:t>S</w:t>
            </w:r>
            <w:r w:rsidRPr="0027688E">
              <w:rPr>
                <w:rFonts w:asciiTheme="minorHAnsi" w:hAnsiTheme="minorHAnsi"/>
                <w:b/>
                <w:sz w:val="18"/>
                <w:szCs w:val="18"/>
              </w:rPr>
              <w:t xml:space="preserve">upply </w:t>
            </w:r>
            <w:r w:rsidR="00DC56B7" w:rsidRPr="0027688E">
              <w:rPr>
                <w:rFonts w:asciiTheme="minorHAnsi" w:hAnsiTheme="minorHAnsi"/>
                <w:b/>
                <w:sz w:val="18"/>
                <w:szCs w:val="18"/>
              </w:rPr>
              <w:t>P</w:t>
            </w:r>
            <w:r w:rsidRPr="0027688E">
              <w:rPr>
                <w:rFonts w:asciiTheme="minorHAnsi" w:hAnsiTheme="minorHAnsi"/>
                <w:b/>
                <w:sz w:val="18"/>
                <w:szCs w:val="18"/>
              </w:rPr>
              <w:t>lenum</w:t>
            </w:r>
          </w:p>
          <w:p w14:paraId="3C757FC2" w14:textId="77777777" w:rsidR="007D2060" w:rsidRPr="0027688E" w:rsidRDefault="007D2060" w:rsidP="007D2060">
            <w:pPr>
              <w:pStyle w:val="BulletCALetter"/>
              <w:spacing w:before="0"/>
              <w:ind w:left="0" w:firstLine="0"/>
              <w:rPr>
                <w:rFonts w:asciiTheme="minorHAnsi" w:hAnsiTheme="minorHAnsi"/>
                <w:sz w:val="18"/>
                <w:szCs w:val="18"/>
              </w:rPr>
            </w:pPr>
            <w:r w:rsidRPr="0027688E">
              <w:rPr>
                <w:rFonts w:asciiTheme="minorHAnsi" w:hAnsiTheme="minorHAnsi"/>
                <w:sz w:val="18"/>
                <w:szCs w:val="18"/>
              </w:rPr>
              <w:t xml:space="preserve">Procedures for installing HSPP or PSPP are specified in RA3.3.1.1.  </w:t>
            </w:r>
          </w:p>
        </w:tc>
      </w:tr>
      <w:tr w:rsidR="007D2060" w:rsidRPr="0027688E" w:rsidDel="001739A4" w14:paraId="3C757FC7" w14:textId="77777777" w:rsidTr="002A4AB4">
        <w:trPr>
          <w:cantSplit/>
          <w:trHeight w:val="144"/>
        </w:trPr>
        <w:tc>
          <w:tcPr>
            <w:tcW w:w="475" w:type="dxa"/>
            <w:vAlign w:val="center"/>
          </w:tcPr>
          <w:p w14:paraId="3C757FC4" w14:textId="77777777" w:rsidR="007D2060" w:rsidRPr="0027688E" w:rsidRDefault="007D2060" w:rsidP="007D2060">
            <w:pPr>
              <w:pStyle w:val="IndexHeading"/>
              <w:jc w:val="center"/>
              <w:rPr>
                <w:rFonts w:asciiTheme="minorHAnsi" w:hAnsiTheme="minorHAnsi"/>
                <w:b w:val="0"/>
                <w:sz w:val="18"/>
                <w:szCs w:val="18"/>
              </w:rPr>
            </w:pPr>
            <w:r w:rsidRPr="0027688E">
              <w:rPr>
                <w:rFonts w:asciiTheme="minorHAnsi" w:hAnsiTheme="minorHAnsi"/>
                <w:b w:val="0"/>
                <w:sz w:val="18"/>
                <w:szCs w:val="18"/>
              </w:rPr>
              <w:t>01</w:t>
            </w:r>
          </w:p>
        </w:tc>
        <w:tc>
          <w:tcPr>
            <w:tcW w:w="5940" w:type="dxa"/>
            <w:vAlign w:val="center"/>
          </w:tcPr>
          <w:p w14:paraId="3C757FC5" w14:textId="749BFC12" w:rsidR="007D2060" w:rsidRPr="0027688E" w:rsidRDefault="007D2060" w:rsidP="00DC56B7">
            <w:pPr>
              <w:rPr>
                <w:rFonts w:asciiTheme="minorHAnsi" w:hAnsiTheme="minorHAnsi"/>
                <w:sz w:val="18"/>
                <w:szCs w:val="18"/>
              </w:rPr>
            </w:pPr>
            <w:r w:rsidRPr="0027688E">
              <w:rPr>
                <w:rFonts w:asciiTheme="minorHAnsi" w:hAnsiTheme="minorHAnsi"/>
                <w:sz w:val="18"/>
                <w:szCs w:val="18"/>
              </w:rPr>
              <w:t xml:space="preserve">Method </w:t>
            </w:r>
            <w:r w:rsidR="00DC56B7" w:rsidRPr="0027688E">
              <w:rPr>
                <w:rFonts w:asciiTheme="minorHAnsi" w:hAnsiTheme="minorHAnsi"/>
                <w:sz w:val="18"/>
                <w:szCs w:val="18"/>
              </w:rPr>
              <w:t>U</w:t>
            </w:r>
            <w:r w:rsidRPr="0027688E">
              <w:rPr>
                <w:rFonts w:asciiTheme="minorHAnsi" w:hAnsiTheme="minorHAnsi"/>
                <w:sz w:val="18"/>
                <w:szCs w:val="18"/>
              </w:rPr>
              <w:t xml:space="preserve">sed to </w:t>
            </w:r>
            <w:r w:rsidR="00DC56B7" w:rsidRPr="0027688E">
              <w:rPr>
                <w:rFonts w:asciiTheme="minorHAnsi" w:hAnsiTheme="minorHAnsi"/>
                <w:sz w:val="18"/>
                <w:szCs w:val="18"/>
              </w:rPr>
              <w:t>D</w:t>
            </w:r>
            <w:r w:rsidRPr="0027688E">
              <w:rPr>
                <w:rFonts w:asciiTheme="minorHAnsi" w:hAnsiTheme="minorHAnsi"/>
                <w:sz w:val="18"/>
                <w:szCs w:val="18"/>
              </w:rPr>
              <w:t xml:space="preserve">emonstrate </w:t>
            </w:r>
            <w:r w:rsidR="00DC56B7" w:rsidRPr="0027688E">
              <w:rPr>
                <w:rFonts w:asciiTheme="minorHAnsi" w:hAnsiTheme="minorHAnsi"/>
                <w:sz w:val="18"/>
                <w:szCs w:val="18"/>
              </w:rPr>
              <w:t>C</w:t>
            </w:r>
            <w:r w:rsidRPr="0027688E">
              <w:rPr>
                <w:rFonts w:asciiTheme="minorHAnsi" w:hAnsiTheme="minorHAnsi"/>
                <w:sz w:val="18"/>
                <w:szCs w:val="18"/>
              </w:rPr>
              <w:t xml:space="preserve">ompliance with the HSPP/PSPP </w:t>
            </w:r>
            <w:r w:rsidR="00DC56B7" w:rsidRPr="0027688E">
              <w:rPr>
                <w:rFonts w:asciiTheme="minorHAnsi" w:hAnsiTheme="minorHAnsi"/>
                <w:sz w:val="18"/>
                <w:szCs w:val="18"/>
              </w:rPr>
              <w:t>R</w:t>
            </w:r>
            <w:r w:rsidRPr="0027688E">
              <w:rPr>
                <w:rFonts w:asciiTheme="minorHAnsi" w:hAnsiTheme="minorHAnsi"/>
                <w:sz w:val="18"/>
                <w:szCs w:val="18"/>
              </w:rPr>
              <w:t>equirement</w:t>
            </w:r>
          </w:p>
        </w:tc>
        <w:tc>
          <w:tcPr>
            <w:tcW w:w="4615" w:type="dxa"/>
            <w:vAlign w:val="center"/>
          </w:tcPr>
          <w:p w14:paraId="3C757FC6" w14:textId="77777777" w:rsidR="007D2060" w:rsidRPr="0027688E"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27688E"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27688E" w14:paraId="3C757FCB" w14:textId="77777777" w:rsidTr="007D2060">
        <w:trPr>
          <w:cantSplit/>
          <w:trHeight w:val="144"/>
        </w:trPr>
        <w:tc>
          <w:tcPr>
            <w:tcW w:w="5000" w:type="pct"/>
            <w:gridSpan w:val="3"/>
            <w:vAlign w:val="center"/>
          </w:tcPr>
          <w:p w14:paraId="3C757FC9" w14:textId="653A09BD" w:rsidR="007D2060" w:rsidRPr="0027688E" w:rsidRDefault="007D2060" w:rsidP="007D2060">
            <w:pPr>
              <w:keepNext/>
              <w:rPr>
                <w:rFonts w:asciiTheme="minorHAnsi" w:hAnsiTheme="minorHAnsi"/>
                <w:b/>
                <w:sz w:val="18"/>
                <w:szCs w:val="18"/>
              </w:rPr>
            </w:pPr>
            <w:r w:rsidRPr="0027688E">
              <w:rPr>
                <w:rFonts w:asciiTheme="minorHAnsi" w:hAnsiTheme="minorHAnsi"/>
                <w:b/>
                <w:sz w:val="18"/>
                <w:szCs w:val="18"/>
              </w:rPr>
              <w:t>C. Airflow Rate Measurement Apparatus and Procedure Information</w:t>
            </w:r>
          </w:p>
          <w:p w14:paraId="3C757FCA" w14:textId="77777777" w:rsidR="007D2060" w:rsidRPr="0027688E" w:rsidRDefault="007D2060" w:rsidP="007D2060">
            <w:pPr>
              <w:keepNext/>
              <w:rPr>
                <w:rFonts w:asciiTheme="minorHAnsi" w:hAnsiTheme="minorHAnsi"/>
                <w:b/>
                <w:sz w:val="18"/>
                <w:szCs w:val="18"/>
              </w:rPr>
            </w:pPr>
            <w:r w:rsidRPr="0027688E">
              <w:rPr>
                <w:rFonts w:asciiTheme="minorHAnsi" w:hAnsiTheme="minorHAnsi"/>
                <w:sz w:val="18"/>
                <w:szCs w:val="18"/>
              </w:rPr>
              <w:t>Instrument Specifications are given in RA3.3.1.1, and system airflow rate measurement apparatus information is given in RA3.3.2.</w:t>
            </w:r>
          </w:p>
        </w:tc>
      </w:tr>
      <w:tr w:rsidR="007D2060" w:rsidRPr="0027688E" w14:paraId="3C757FCF" w14:textId="77777777" w:rsidTr="002A4AB4">
        <w:trPr>
          <w:cantSplit/>
          <w:trHeight w:val="144"/>
        </w:trPr>
        <w:tc>
          <w:tcPr>
            <w:tcW w:w="212" w:type="pct"/>
            <w:vAlign w:val="center"/>
          </w:tcPr>
          <w:p w14:paraId="3C757FCC" w14:textId="77777777" w:rsidR="007D2060" w:rsidRPr="0027688E" w:rsidRDefault="007D2060" w:rsidP="007D2060">
            <w:pPr>
              <w:keepNext/>
              <w:jc w:val="center"/>
              <w:rPr>
                <w:rFonts w:asciiTheme="minorHAnsi" w:hAnsiTheme="minorHAnsi"/>
                <w:sz w:val="18"/>
                <w:szCs w:val="18"/>
              </w:rPr>
            </w:pPr>
            <w:r w:rsidRPr="0027688E">
              <w:rPr>
                <w:rFonts w:asciiTheme="minorHAnsi" w:hAnsiTheme="minorHAnsi"/>
                <w:sz w:val="18"/>
                <w:szCs w:val="18"/>
              </w:rPr>
              <w:t>01</w:t>
            </w:r>
          </w:p>
        </w:tc>
        <w:tc>
          <w:tcPr>
            <w:tcW w:w="2696" w:type="pct"/>
            <w:vAlign w:val="center"/>
          </w:tcPr>
          <w:p w14:paraId="3C757FCD" w14:textId="1F2234A1" w:rsidR="007D2060" w:rsidRPr="0027688E" w:rsidRDefault="007D2060" w:rsidP="007D2060">
            <w:pPr>
              <w:keepNext/>
              <w:rPr>
                <w:rFonts w:asciiTheme="minorHAnsi" w:hAnsiTheme="minorHAnsi"/>
                <w:sz w:val="18"/>
                <w:szCs w:val="18"/>
              </w:rPr>
            </w:pPr>
            <w:r w:rsidRPr="0027688E">
              <w:rPr>
                <w:rFonts w:asciiTheme="minorHAnsi" w:hAnsiTheme="minorHAnsi"/>
                <w:sz w:val="18"/>
                <w:szCs w:val="18"/>
              </w:rPr>
              <w:t xml:space="preserve">Airflow Rate Measurement Type </w:t>
            </w:r>
            <w:r w:rsidR="00DC56B7" w:rsidRPr="0027688E">
              <w:rPr>
                <w:rFonts w:asciiTheme="minorHAnsi" w:hAnsiTheme="minorHAnsi"/>
                <w:sz w:val="18"/>
                <w:szCs w:val="18"/>
              </w:rPr>
              <w:t>U</w:t>
            </w:r>
            <w:r w:rsidRPr="0027688E">
              <w:rPr>
                <w:rFonts w:asciiTheme="minorHAnsi" w:hAnsiTheme="minorHAnsi"/>
                <w:sz w:val="18"/>
                <w:szCs w:val="18"/>
              </w:rPr>
              <w:t xml:space="preserve">sed for this </w:t>
            </w:r>
            <w:r w:rsidR="00DC56B7" w:rsidRPr="0027688E">
              <w:rPr>
                <w:rFonts w:asciiTheme="minorHAnsi" w:hAnsiTheme="minorHAnsi"/>
                <w:sz w:val="18"/>
                <w:szCs w:val="18"/>
              </w:rPr>
              <w:t>A</w:t>
            </w:r>
            <w:r w:rsidRPr="0027688E">
              <w:rPr>
                <w:rFonts w:asciiTheme="minorHAnsi" w:hAnsiTheme="minorHAnsi"/>
                <w:sz w:val="18"/>
                <w:szCs w:val="18"/>
              </w:rPr>
              <w:t xml:space="preserve">irflow </w:t>
            </w:r>
            <w:r w:rsidR="00DC56B7" w:rsidRPr="0027688E">
              <w:rPr>
                <w:rFonts w:asciiTheme="minorHAnsi" w:hAnsiTheme="minorHAnsi"/>
                <w:sz w:val="18"/>
                <w:szCs w:val="18"/>
              </w:rPr>
              <w:t>R</w:t>
            </w:r>
            <w:r w:rsidRPr="0027688E">
              <w:rPr>
                <w:rFonts w:asciiTheme="minorHAnsi" w:hAnsiTheme="minorHAnsi"/>
                <w:sz w:val="18"/>
                <w:szCs w:val="18"/>
              </w:rPr>
              <w:t xml:space="preserve">ate </w:t>
            </w:r>
            <w:r w:rsidR="00DC56B7" w:rsidRPr="0027688E">
              <w:rPr>
                <w:rFonts w:asciiTheme="minorHAnsi" w:hAnsiTheme="minorHAnsi"/>
                <w:sz w:val="18"/>
                <w:szCs w:val="18"/>
              </w:rPr>
              <w:t>V</w:t>
            </w:r>
            <w:r w:rsidRPr="0027688E">
              <w:rPr>
                <w:rFonts w:asciiTheme="minorHAnsi" w:hAnsiTheme="minorHAnsi"/>
                <w:sz w:val="18"/>
                <w:szCs w:val="18"/>
              </w:rPr>
              <w:t>erification</w:t>
            </w:r>
          </w:p>
        </w:tc>
        <w:tc>
          <w:tcPr>
            <w:tcW w:w="2092" w:type="pct"/>
          </w:tcPr>
          <w:p w14:paraId="3C757FCE" w14:textId="77777777" w:rsidR="007D2060" w:rsidRPr="0027688E" w:rsidRDefault="007D2060" w:rsidP="007D2060">
            <w:pPr>
              <w:pStyle w:val="ListParagraph"/>
              <w:keepNext/>
              <w:ind w:left="0"/>
              <w:rPr>
                <w:rFonts w:asciiTheme="minorHAnsi" w:hAnsiTheme="minorHAnsi"/>
                <w:sz w:val="18"/>
                <w:szCs w:val="18"/>
              </w:rPr>
            </w:pPr>
          </w:p>
        </w:tc>
      </w:tr>
      <w:tr w:rsidR="007D2060" w:rsidRPr="0027688E" w14:paraId="3C757FD3" w14:textId="77777777" w:rsidTr="002A4AB4">
        <w:trPr>
          <w:cantSplit/>
          <w:trHeight w:val="144"/>
        </w:trPr>
        <w:tc>
          <w:tcPr>
            <w:tcW w:w="212" w:type="pct"/>
            <w:vAlign w:val="center"/>
          </w:tcPr>
          <w:p w14:paraId="3C757FD0" w14:textId="77777777" w:rsidR="007D2060" w:rsidRPr="0027688E" w:rsidRDefault="007D2060" w:rsidP="007D2060">
            <w:pPr>
              <w:keepNext/>
              <w:jc w:val="center"/>
              <w:rPr>
                <w:rFonts w:asciiTheme="minorHAnsi" w:hAnsiTheme="minorHAnsi"/>
                <w:sz w:val="18"/>
                <w:szCs w:val="18"/>
              </w:rPr>
            </w:pPr>
            <w:r w:rsidRPr="0027688E">
              <w:rPr>
                <w:rFonts w:asciiTheme="minorHAnsi" w:hAnsiTheme="minorHAnsi"/>
                <w:sz w:val="18"/>
                <w:szCs w:val="18"/>
              </w:rPr>
              <w:t>02</w:t>
            </w:r>
          </w:p>
        </w:tc>
        <w:tc>
          <w:tcPr>
            <w:tcW w:w="2696" w:type="pct"/>
            <w:vAlign w:val="center"/>
          </w:tcPr>
          <w:p w14:paraId="3C757FD1" w14:textId="7E49C227" w:rsidR="007D2060" w:rsidRPr="0027688E" w:rsidRDefault="007D2060" w:rsidP="007D2060">
            <w:pPr>
              <w:keepNext/>
              <w:rPr>
                <w:rFonts w:asciiTheme="minorHAnsi" w:hAnsiTheme="minorHAnsi"/>
                <w:sz w:val="18"/>
                <w:szCs w:val="18"/>
              </w:rPr>
            </w:pPr>
            <w:r w:rsidRPr="0027688E">
              <w:rPr>
                <w:rFonts w:asciiTheme="minorHAnsi" w:hAnsiTheme="minorHAnsi"/>
                <w:sz w:val="18"/>
                <w:szCs w:val="18"/>
              </w:rPr>
              <w:t>Manufacturer of Airflow Measurement Apparatus</w:t>
            </w:r>
          </w:p>
        </w:tc>
        <w:tc>
          <w:tcPr>
            <w:tcW w:w="2092" w:type="pct"/>
            <w:vAlign w:val="center"/>
          </w:tcPr>
          <w:p w14:paraId="3C757FD2" w14:textId="77777777" w:rsidR="007D2060" w:rsidRPr="0027688E" w:rsidRDefault="007D2060" w:rsidP="007D2060">
            <w:pPr>
              <w:keepNext/>
              <w:rPr>
                <w:rFonts w:asciiTheme="minorHAnsi" w:hAnsiTheme="minorHAnsi"/>
                <w:sz w:val="18"/>
                <w:szCs w:val="18"/>
              </w:rPr>
            </w:pPr>
          </w:p>
        </w:tc>
      </w:tr>
      <w:tr w:rsidR="007D2060" w:rsidRPr="0027688E" w14:paraId="3C757FD7" w14:textId="77777777" w:rsidTr="002A4AB4">
        <w:trPr>
          <w:cantSplit/>
          <w:trHeight w:val="144"/>
        </w:trPr>
        <w:tc>
          <w:tcPr>
            <w:tcW w:w="212" w:type="pct"/>
            <w:vAlign w:val="center"/>
          </w:tcPr>
          <w:p w14:paraId="3C757FD4" w14:textId="77777777" w:rsidR="007D2060" w:rsidRPr="0027688E" w:rsidRDefault="007D2060" w:rsidP="007D2060">
            <w:pPr>
              <w:keepNext/>
              <w:jc w:val="center"/>
              <w:rPr>
                <w:rFonts w:asciiTheme="minorHAnsi" w:hAnsiTheme="minorHAnsi"/>
                <w:sz w:val="18"/>
                <w:szCs w:val="18"/>
              </w:rPr>
            </w:pPr>
            <w:r w:rsidRPr="0027688E">
              <w:rPr>
                <w:rFonts w:asciiTheme="minorHAnsi" w:hAnsiTheme="minorHAnsi"/>
                <w:sz w:val="18"/>
                <w:szCs w:val="18"/>
              </w:rPr>
              <w:t>03</w:t>
            </w:r>
          </w:p>
        </w:tc>
        <w:tc>
          <w:tcPr>
            <w:tcW w:w="2696" w:type="pct"/>
            <w:vAlign w:val="center"/>
          </w:tcPr>
          <w:p w14:paraId="3C757FD5" w14:textId="6EAA3ED0" w:rsidR="007D2060" w:rsidRPr="0027688E" w:rsidRDefault="007D2060" w:rsidP="007D2060">
            <w:pPr>
              <w:keepNext/>
              <w:rPr>
                <w:rFonts w:asciiTheme="minorHAnsi" w:hAnsiTheme="minorHAnsi"/>
                <w:sz w:val="18"/>
                <w:szCs w:val="18"/>
              </w:rPr>
            </w:pPr>
            <w:r w:rsidRPr="0027688E">
              <w:rPr>
                <w:rFonts w:asciiTheme="minorHAnsi" w:hAnsiTheme="minorHAnsi"/>
                <w:sz w:val="18"/>
                <w:szCs w:val="18"/>
              </w:rPr>
              <w:t xml:space="preserve">Model </w:t>
            </w:r>
            <w:r w:rsidR="00DC56B7" w:rsidRPr="0027688E">
              <w:rPr>
                <w:rFonts w:asciiTheme="minorHAnsi" w:hAnsiTheme="minorHAnsi"/>
                <w:sz w:val="18"/>
                <w:szCs w:val="18"/>
              </w:rPr>
              <w:t>N</w:t>
            </w:r>
            <w:r w:rsidRPr="0027688E">
              <w:rPr>
                <w:rFonts w:asciiTheme="minorHAnsi" w:hAnsiTheme="minorHAnsi"/>
                <w:sz w:val="18"/>
                <w:szCs w:val="18"/>
              </w:rPr>
              <w:t>umber of Airflow Measurement Apparatus</w:t>
            </w:r>
          </w:p>
        </w:tc>
        <w:tc>
          <w:tcPr>
            <w:tcW w:w="2092" w:type="pct"/>
            <w:vAlign w:val="center"/>
          </w:tcPr>
          <w:p w14:paraId="3C757FD6" w14:textId="77777777" w:rsidR="007D2060" w:rsidRPr="0027688E" w:rsidRDefault="007D2060" w:rsidP="007D2060">
            <w:pPr>
              <w:keepNext/>
              <w:rPr>
                <w:rFonts w:asciiTheme="minorHAnsi" w:hAnsiTheme="minorHAnsi"/>
                <w:sz w:val="18"/>
                <w:szCs w:val="18"/>
              </w:rPr>
            </w:pPr>
          </w:p>
        </w:tc>
      </w:tr>
      <w:tr w:rsidR="007D2060" w:rsidRPr="0027688E" w14:paraId="3C757FDB" w14:textId="77777777" w:rsidTr="002A4AB4">
        <w:trPr>
          <w:cantSplit/>
          <w:trHeight w:val="144"/>
        </w:trPr>
        <w:tc>
          <w:tcPr>
            <w:tcW w:w="212" w:type="pct"/>
            <w:vAlign w:val="center"/>
          </w:tcPr>
          <w:p w14:paraId="3C757FD8" w14:textId="77777777" w:rsidR="007D2060" w:rsidRPr="0027688E" w:rsidRDefault="007D2060" w:rsidP="007D2060">
            <w:pPr>
              <w:keepNext/>
              <w:jc w:val="center"/>
              <w:rPr>
                <w:rFonts w:asciiTheme="minorHAnsi" w:hAnsiTheme="minorHAnsi"/>
                <w:sz w:val="18"/>
                <w:szCs w:val="18"/>
              </w:rPr>
            </w:pPr>
            <w:r w:rsidRPr="0027688E">
              <w:rPr>
                <w:rFonts w:asciiTheme="minorHAnsi" w:hAnsiTheme="minorHAnsi"/>
                <w:sz w:val="18"/>
                <w:szCs w:val="18"/>
              </w:rPr>
              <w:t>04</w:t>
            </w:r>
          </w:p>
        </w:tc>
        <w:tc>
          <w:tcPr>
            <w:tcW w:w="2696" w:type="pct"/>
            <w:vAlign w:val="center"/>
          </w:tcPr>
          <w:p w14:paraId="3C757FD9" w14:textId="684919CF" w:rsidR="007D2060" w:rsidRPr="0027688E" w:rsidRDefault="007D2060" w:rsidP="007D2060">
            <w:pPr>
              <w:keepNext/>
              <w:rPr>
                <w:rFonts w:asciiTheme="minorHAnsi" w:hAnsiTheme="minorHAnsi"/>
                <w:sz w:val="18"/>
                <w:szCs w:val="18"/>
              </w:rPr>
            </w:pPr>
            <w:r w:rsidRPr="0027688E">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27688E" w:rsidRDefault="007D2060" w:rsidP="007D2060">
            <w:pPr>
              <w:pStyle w:val="ListParagraph"/>
              <w:keepNext/>
              <w:ind w:left="0"/>
              <w:rPr>
                <w:rFonts w:asciiTheme="minorHAnsi" w:hAnsiTheme="minorHAnsi"/>
                <w:sz w:val="18"/>
                <w:szCs w:val="18"/>
              </w:rPr>
            </w:pPr>
          </w:p>
        </w:tc>
      </w:tr>
    </w:tbl>
    <w:p w14:paraId="48A8CDAB" w14:textId="77777777" w:rsidR="00405C44" w:rsidRPr="0027688E"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27688E" w14:paraId="3C757FE0" w14:textId="77777777" w:rsidTr="007D2060">
        <w:trPr>
          <w:cantSplit/>
          <w:trHeight w:val="144"/>
        </w:trPr>
        <w:tc>
          <w:tcPr>
            <w:tcW w:w="5000" w:type="pct"/>
            <w:vAlign w:val="center"/>
          </w:tcPr>
          <w:p w14:paraId="3C757FDF" w14:textId="78292FA3" w:rsidR="00AA6357" w:rsidRPr="0027688E" w:rsidRDefault="007D2060" w:rsidP="007D2060">
            <w:pPr>
              <w:keepNext/>
              <w:rPr>
                <w:rFonts w:asciiTheme="minorHAnsi" w:hAnsiTheme="minorHAnsi"/>
                <w:b/>
                <w:sz w:val="18"/>
                <w:szCs w:val="18"/>
              </w:rPr>
            </w:pPr>
            <w:r w:rsidRPr="0027688E">
              <w:rPr>
                <w:rFonts w:ascii="Calibri" w:hAnsi="Calibri"/>
                <w:b/>
                <w:sz w:val="18"/>
                <w:szCs w:val="18"/>
              </w:rPr>
              <w:t>MCH-23c Forced Air System Airflow Rate Measurement – Alternative to Compliance with Minimum System Airflow Requirements for Altered Systems</w:t>
            </w:r>
          </w:p>
        </w:tc>
      </w:tr>
    </w:tbl>
    <w:p w14:paraId="3671DC49" w14:textId="073D1769" w:rsidR="00956575" w:rsidRPr="0027688E" w:rsidRDefault="00956575" w:rsidP="007D2060">
      <w:pPr>
        <w:rPr>
          <w:rFonts w:asciiTheme="minorHAnsi" w:hAnsiTheme="minorHAnsi"/>
          <w:b/>
          <w:szCs w:val="18"/>
        </w:rPr>
      </w:pPr>
    </w:p>
    <w:p w14:paraId="4DB7C320" w14:textId="77777777" w:rsidR="00956575" w:rsidRPr="0027688E" w:rsidRDefault="00956575">
      <w:pPr>
        <w:rPr>
          <w:rFonts w:asciiTheme="minorHAnsi" w:hAnsiTheme="minorHAnsi"/>
          <w:b/>
          <w:szCs w:val="18"/>
        </w:rPr>
      </w:pPr>
      <w:r w:rsidRPr="0027688E">
        <w:rPr>
          <w:rFonts w:asciiTheme="minorHAnsi" w:hAnsiTheme="minorHAnsi"/>
          <w:b/>
          <w:szCs w:val="18"/>
        </w:rPr>
        <w:br w:type="page"/>
      </w:r>
    </w:p>
    <w:p w14:paraId="5FEFA295" w14:textId="77777777" w:rsidR="00CE3868" w:rsidRPr="0027688E" w:rsidRDefault="00CE3868" w:rsidP="007D2060">
      <w:pPr>
        <w:rPr>
          <w:rFonts w:asciiTheme="minorHAnsi" w:hAnsiTheme="minorHAnsi"/>
          <w:b/>
          <w:szCs w:val="18"/>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821"/>
        <w:gridCol w:w="4517"/>
      </w:tblGrid>
      <w:tr w:rsidR="00FF3A04" w:rsidRPr="0027688E" w14:paraId="3C757FE4" w14:textId="77777777" w:rsidTr="00484EC1">
        <w:trPr>
          <w:cantSplit/>
          <w:trHeight w:val="144"/>
        </w:trPr>
        <w:tc>
          <w:tcPr>
            <w:tcW w:w="5000" w:type="pct"/>
            <w:gridSpan w:val="3"/>
            <w:vAlign w:val="center"/>
          </w:tcPr>
          <w:p w14:paraId="3C757FE2" w14:textId="71806CFB" w:rsidR="00FF3A04" w:rsidRPr="0027688E" w:rsidRDefault="00FF3A04" w:rsidP="00FF3A04">
            <w:pPr>
              <w:rPr>
                <w:rFonts w:ascii="Calibri" w:hAnsi="Calibri"/>
                <w:b/>
                <w:sz w:val="18"/>
                <w:szCs w:val="18"/>
              </w:rPr>
            </w:pPr>
            <w:r w:rsidRPr="0027688E">
              <w:rPr>
                <w:rFonts w:ascii="Calibri" w:hAnsi="Calibri"/>
                <w:b/>
                <w:sz w:val="18"/>
                <w:szCs w:val="18"/>
              </w:rPr>
              <w:t>D. Alternative to Compliance with Minimum System Airflow Requirements for Altered Systems</w:t>
            </w:r>
          </w:p>
          <w:p w14:paraId="3C757FE3" w14:textId="0132ED93" w:rsidR="00C603F6" w:rsidRPr="0027688E" w:rsidRDefault="007C1808" w:rsidP="00956575">
            <w:pPr>
              <w:keepNext/>
              <w:rPr>
                <w:rFonts w:asciiTheme="minorHAnsi" w:hAnsiTheme="minorHAnsi"/>
                <w:sz w:val="18"/>
                <w:szCs w:val="18"/>
              </w:rPr>
            </w:pPr>
            <w:r w:rsidRPr="0027688E">
              <w:rPr>
                <w:rFonts w:ascii="Calibri" w:hAnsi="Calibri"/>
                <w:sz w:val="18"/>
                <w:szCs w:val="18"/>
              </w:rPr>
              <w:t xml:space="preserve">The installer shall attempt to correct non-compliant system airflow rates by performing the following remedial actions as specified in </w:t>
            </w:r>
            <w:r w:rsidR="00FF3A04" w:rsidRPr="0027688E">
              <w:rPr>
                <w:rFonts w:ascii="Calibri" w:hAnsi="Calibri"/>
                <w:sz w:val="18"/>
                <w:szCs w:val="18"/>
              </w:rPr>
              <w:t>RA</w:t>
            </w:r>
            <w:r w:rsidR="00B1000D" w:rsidRPr="0027688E">
              <w:rPr>
                <w:rFonts w:ascii="Calibri" w:hAnsi="Calibri"/>
                <w:sz w:val="18"/>
                <w:szCs w:val="18"/>
              </w:rPr>
              <w:t>3.3.3.1.5</w:t>
            </w:r>
          </w:p>
        </w:tc>
      </w:tr>
      <w:tr w:rsidR="00895155" w:rsidRPr="0027688E" w14:paraId="3C757FE8" w14:textId="77777777" w:rsidTr="00484EC1">
        <w:trPr>
          <w:cantSplit/>
          <w:trHeight w:val="144"/>
        </w:trPr>
        <w:tc>
          <w:tcPr>
            <w:tcW w:w="212" w:type="pct"/>
            <w:vAlign w:val="center"/>
          </w:tcPr>
          <w:p w14:paraId="3C757FE5"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01</w:t>
            </w:r>
          </w:p>
        </w:tc>
        <w:tc>
          <w:tcPr>
            <w:tcW w:w="2696" w:type="pct"/>
            <w:vAlign w:val="center"/>
          </w:tcPr>
          <w:p w14:paraId="3C757FE6" w14:textId="77777777" w:rsidR="00895155" w:rsidRPr="0027688E" w:rsidRDefault="00895155" w:rsidP="00FF3A04">
            <w:pPr>
              <w:ind w:left="-59"/>
              <w:rPr>
                <w:rFonts w:ascii="Calibri" w:hAnsi="Calibri"/>
                <w:sz w:val="18"/>
                <w:szCs w:val="18"/>
              </w:rPr>
            </w:pPr>
            <w:r w:rsidRPr="0027688E">
              <w:rPr>
                <w:rFonts w:ascii="Calibri" w:hAnsi="Calibri"/>
                <w:sz w:val="18"/>
                <w:szCs w:val="18"/>
              </w:rPr>
              <w:t>Determine that the air filter media is clean. If the air filter media is dirty, then replace it with clean filter media.</w:t>
            </w:r>
          </w:p>
        </w:tc>
        <w:tc>
          <w:tcPr>
            <w:tcW w:w="2092" w:type="pct"/>
            <w:vAlign w:val="center"/>
          </w:tcPr>
          <w:p w14:paraId="3C757FE7" w14:textId="77777777" w:rsidR="00895155" w:rsidRPr="0027688E" w:rsidDel="00F10646" w:rsidRDefault="00895155" w:rsidP="00895155">
            <w:pPr>
              <w:rPr>
                <w:rFonts w:ascii="Calibri" w:hAnsi="Calibri"/>
                <w:sz w:val="18"/>
                <w:szCs w:val="18"/>
              </w:rPr>
            </w:pPr>
          </w:p>
        </w:tc>
      </w:tr>
      <w:tr w:rsidR="00895155" w:rsidRPr="0027688E" w14:paraId="3C757FEC" w14:textId="77777777" w:rsidTr="00484EC1">
        <w:trPr>
          <w:cantSplit/>
          <w:trHeight w:val="144"/>
        </w:trPr>
        <w:tc>
          <w:tcPr>
            <w:tcW w:w="212" w:type="pct"/>
            <w:vAlign w:val="center"/>
          </w:tcPr>
          <w:p w14:paraId="3C757FE9"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02</w:t>
            </w:r>
          </w:p>
        </w:tc>
        <w:tc>
          <w:tcPr>
            <w:tcW w:w="2696" w:type="pct"/>
          </w:tcPr>
          <w:p w14:paraId="3C757FEA"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Open all registers and dampers and remove any obstructions.</w:t>
            </w:r>
          </w:p>
        </w:tc>
        <w:tc>
          <w:tcPr>
            <w:tcW w:w="2092" w:type="pct"/>
            <w:vAlign w:val="center"/>
          </w:tcPr>
          <w:p w14:paraId="3C757FEB" w14:textId="77777777" w:rsidR="00895155" w:rsidRPr="0027688E" w:rsidDel="00F10646" w:rsidRDefault="00895155" w:rsidP="00895155">
            <w:pPr>
              <w:rPr>
                <w:rFonts w:ascii="Calibri" w:hAnsi="Calibri"/>
                <w:sz w:val="18"/>
                <w:szCs w:val="18"/>
              </w:rPr>
            </w:pPr>
          </w:p>
        </w:tc>
      </w:tr>
      <w:tr w:rsidR="00895155" w:rsidRPr="0027688E" w14:paraId="3C757FF0" w14:textId="77777777" w:rsidTr="00484EC1">
        <w:trPr>
          <w:cantSplit/>
          <w:trHeight w:val="144"/>
        </w:trPr>
        <w:tc>
          <w:tcPr>
            <w:tcW w:w="212" w:type="pct"/>
            <w:vAlign w:val="center"/>
          </w:tcPr>
          <w:p w14:paraId="3C757FED"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03</w:t>
            </w:r>
          </w:p>
        </w:tc>
        <w:tc>
          <w:tcPr>
            <w:tcW w:w="2696" w:type="pct"/>
          </w:tcPr>
          <w:p w14:paraId="3C757FEE"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 xml:space="preserve">Replace/Repair all accessible crushed, blocked, restricted, remove excess length, and sharp bends in ducts.  Supported every 4 ft max. with a max. 2 in sag. </w:t>
            </w:r>
          </w:p>
        </w:tc>
        <w:tc>
          <w:tcPr>
            <w:tcW w:w="2092" w:type="pct"/>
            <w:vAlign w:val="center"/>
          </w:tcPr>
          <w:p w14:paraId="3C757FEF" w14:textId="77777777" w:rsidR="00895155" w:rsidRPr="0027688E" w:rsidDel="00F10646" w:rsidRDefault="00895155" w:rsidP="00895155">
            <w:pPr>
              <w:rPr>
                <w:rFonts w:ascii="Calibri" w:hAnsi="Calibri"/>
                <w:sz w:val="18"/>
                <w:szCs w:val="18"/>
              </w:rPr>
            </w:pPr>
          </w:p>
        </w:tc>
      </w:tr>
      <w:tr w:rsidR="00895155" w:rsidRPr="0027688E" w14:paraId="3C757FF4" w14:textId="77777777" w:rsidTr="00484EC1">
        <w:trPr>
          <w:cantSplit/>
          <w:trHeight w:val="144"/>
        </w:trPr>
        <w:tc>
          <w:tcPr>
            <w:tcW w:w="212" w:type="pct"/>
            <w:vAlign w:val="center"/>
          </w:tcPr>
          <w:p w14:paraId="3C757FF1"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04</w:t>
            </w:r>
          </w:p>
        </w:tc>
        <w:tc>
          <w:tcPr>
            <w:tcW w:w="2696" w:type="pct"/>
          </w:tcPr>
          <w:p w14:paraId="3C757FF2"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Clean the evaporator coil according to the manufacturer and ensure the coil is not obstructed.</w:t>
            </w:r>
          </w:p>
        </w:tc>
        <w:tc>
          <w:tcPr>
            <w:tcW w:w="2092" w:type="pct"/>
            <w:vAlign w:val="center"/>
          </w:tcPr>
          <w:p w14:paraId="3C757FF3" w14:textId="77777777" w:rsidR="00895155" w:rsidRPr="0027688E" w:rsidDel="00F10646" w:rsidRDefault="00895155" w:rsidP="00895155">
            <w:pPr>
              <w:rPr>
                <w:rFonts w:ascii="Calibri" w:hAnsi="Calibri"/>
                <w:sz w:val="18"/>
                <w:szCs w:val="18"/>
              </w:rPr>
            </w:pPr>
          </w:p>
        </w:tc>
      </w:tr>
      <w:tr w:rsidR="00895155" w:rsidRPr="0027688E" w14:paraId="3C757FF8" w14:textId="77777777" w:rsidTr="00484EC1">
        <w:trPr>
          <w:cantSplit/>
          <w:trHeight w:val="144"/>
        </w:trPr>
        <w:tc>
          <w:tcPr>
            <w:tcW w:w="212" w:type="pct"/>
            <w:vAlign w:val="center"/>
          </w:tcPr>
          <w:p w14:paraId="3C757FF5"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05</w:t>
            </w:r>
          </w:p>
        </w:tc>
        <w:tc>
          <w:tcPr>
            <w:tcW w:w="2696" w:type="pct"/>
          </w:tcPr>
          <w:p w14:paraId="3C757FF6"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Air handler fan speed set to high and blower wheel and motor are operating properly.</w:t>
            </w:r>
          </w:p>
        </w:tc>
        <w:tc>
          <w:tcPr>
            <w:tcW w:w="2092" w:type="pct"/>
            <w:vAlign w:val="center"/>
          </w:tcPr>
          <w:p w14:paraId="3C757FF7" w14:textId="77777777" w:rsidR="00895155" w:rsidRPr="0027688E" w:rsidDel="00F10646" w:rsidRDefault="00895155" w:rsidP="00895155">
            <w:pPr>
              <w:rPr>
                <w:rFonts w:ascii="Calibri" w:hAnsi="Calibri"/>
                <w:sz w:val="18"/>
                <w:szCs w:val="18"/>
              </w:rPr>
            </w:pPr>
          </w:p>
        </w:tc>
      </w:tr>
      <w:tr w:rsidR="00895155" w:rsidRPr="0027688E" w14:paraId="3C757FFC" w14:textId="77777777" w:rsidTr="00484EC1">
        <w:trPr>
          <w:cantSplit/>
          <w:trHeight w:val="144"/>
        </w:trPr>
        <w:tc>
          <w:tcPr>
            <w:tcW w:w="212" w:type="pct"/>
            <w:vAlign w:val="center"/>
          </w:tcPr>
          <w:p w14:paraId="3C757FF9"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06</w:t>
            </w:r>
          </w:p>
        </w:tc>
        <w:tc>
          <w:tcPr>
            <w:tcW w:w="2696" w:type="pct"/>
          </w:tcPr>
          <w:p w14:paraId="3C757FFA"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If determined to be too small, replace the return duct with a larger one and/or add a second return duct.</w:t>
            </w:r>
          </w:p>
        </w:tc>
        <w:tc>
          <w:tcPr>
            <w:tcW w:w="2092" w:type="pct"/>
            <w:vAlign w:val="center"/>
          </w:tcPr>
          <w:p w14:paraId="3C757FFB" w14:textId="77777777" w:rsidR="00895155" w:rsidRPr="0027688E" w:rsidDel="00F10646" w:rsidRDefault="00895155" w:rsidP="00895155">
            <w:pPr>
              <w:rPr>
                <w:rFonts w:ascii="Calibri" w:hAnsi="Calibri"/>
                <w:sz w:val="18"/>
                <w:szCs w:val="18"/>
              </w:rPr>
            </w:pPr>
          </w:p>
        </w:tc>
      </w:tr>
      <w:tr w:rsidR="00895155" w:rsidRPr="0027688E" w14:paraId="3C758000" w14:textId="77777777" w:rsidTr="00484EC1">
        <w:trPr>
          <w:cantSplit/>
          <w:trHeight w:val="144"/>
        </w:trPr>
        <w:tc>
          <w:tcPr>
            <w:tcW w:w="212" w:type="pct"/>
            <w:vAlign w:val="center"/>
          </w:tcPr>
          <w:p w14:paraId="3C757FFD"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07</w:t>
            </w:r>
          </w:p>
        </w:tc>
        <w:tc>
          <w:tcPr>
            <w:tcW w:w="2696" w:type="pct"/>
          </w:tcPr>
          <w:p w14:paraId="3C757FFE"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If determined to be too small, replace the return grille with a larger area grille.</w:t>
            </w:r>
          </w:p>
        </w:tc>
        <w:tc>
          <w:tcPr>
            <w:tcW w:w="2092" w:type="pct"/>
            <w:vAlign w:val="center"/>
          </w:tcPr>
          <w:p w14:paraId="3C757FFF" w14:textId="77777777" w:rsidR="00895155" w:rsidRPr="0027688E" w:rsidDel="00F10646" w:rsidRDefault="00895155" w:rsidP="00895155">
            <w:pPr>
              <w:rPr>
                <w:rFonts w:ascii="Calibri" w:hAnsi="Calibri"/>
                <w:sz w:val="18"/>
                <w:szCs w:val="18"/>
              </w:rPr>
            </w:pPr>
          </w:p>
        </w:tc>
      </w:tr>
      <w:tr w:rsidR="00FF3A04" w:rsidRPr="0027688E" w14:paraId="3C758004" w14:textId="77777777" w:rsidTr="00484EC1">
        <w:trPr>
          <w:cantSplit/>
          <w:trHeight w:val="144"/>
        </w:trPr>
        <w:tc>
          <w:tcPr>
            <w:tcW w:w="212" w:type="pct"/>
            <w:vAlign w:val="center"/>
          </w:tcPr>
          <w:p w14:paraId="3C758001" w14:textId="77777777" w:rsidR="00FF3A04" w:rsidRPr="0027688E" w:rsidRDefault="00FF3A04" w:rsidP="00FF3A04">
            <w:pPr>
              <w:keepNext/>
              <w:jc w:val="center"/>
              <w:rPr>
                <w:rFonts w:asciiTheme="minorHAnsi" w:hAnsiTheme="minorHAnsi"/>
                <w:sz w:val="18"/>
                <w:szCs w:val="18"/>
              </w:rPr>
            </w:pPr>
            <w:r w:rsidRPr="0027688E">
              <w:rPr>
                <w:rFonts w:asciiTheme="minorHAnsi" w:hAnsiTheme="minorHAnsi"/>
                <w:sz w:val="18"/>
                <w:szCs w:val="18"/>
              </w:rPr>
              <w:t>08</w:t>
            </w:r>
          </w:p>
        </w:tc>
        <w:tc>
          <w:tcPr>
            <w:tcW w:w="2696" w:type="pct"/>
          </w:tcPr>
          <w:p w14:paraId="3C758002" w14:textId="77777777" w:rsidR="00FF3A04" w:rsidRPr="0027688E" w:rsidRDefault="00FF3A04" w:rsidP="00FF3A04">
            <w:pPr>
              <w:rPr>
                <w:rFonts w:ascii="Calibri" w:hAnsi="Calibri"/>
                <w:sz w:val="18"/>
                <w:szCs w:val="18"/>
              </w:rPr>
            </w:pPr>
            <w:r w:rsidRPr="0027688E">
              <w:rPr>
                <w:rFonts w:ascii="Calibri" w:hAnsi="Calibri"/>
                <w:sz w:val="18"/>
                <w:szCs w:val="18"/>
              </w:rPr>
              <w:t>If any of the above were not completed list the Action Required and a description of why the action could not be completed:</w:t>
            </w:r>
          </w:p>
        </w:tc>
        <w:tc>
          <w:tcPr>
            <w:tcW w:w="2092" w:type="pct"/>
          </w:tcPr>
          <w:p w14:paraId="3C758003" w14:textId="77777777" w:rsidR="00FF3A04" w:rsidRPr="0027688E" w:rsidRDefault="00FF3A04" w:rsidP="00FF3A04">
            <w:pPr>
              <w:rPr>
                <w:rFonts w:ascii="Calibri" w:hAnsi="Calibri"/>
                <w:sz w:val="18"/>
                <w:szCs w:val="18"/>
              </w:rPr>
            </w:pPr>
          </w:p>
        </w:tc>
      </w:tr>
      <w:tr w:rsidR="00E35F0F" w:rsidRPr="0027688E" w14:paraId="29CE520D" w14:textId="77777777" w:rsidTr="00484EC1">
        <w:trPr>
          <w:cantSplit/>
          <w:trHeight w:val="144"/>
        </w:trPr>
        <w:tc>
          <w:tcPr>
            <w:tcW w:w="212" w:type="pct"/>
            <w:tcBorders>
              <w:right w:val="single" w:sz="4" w:space="0" w:color="auto"/>
            </w:tcBorders>
            <w:vAlign w:val="center"/>
          </w:tcPr>
          <w:p w14:paraId="6448ECAD" w14:textId="0693B555" w:rsidR="00E35F0F" w:rsidRPr="0027688E" w:rsidRDefault="00E35F0F">
            <w:pPr>
              <w:keepNext/>
              <w:jc w:val="center"/>
              <w:rPr>
                <w:rFonts w:asciiTheme="minorHAnsi" w:hAnsiTheme="minorHAnsi"/>
                <w:sz w:val="18"/>
                <w:szCs w:val="18"/>
              </w:rPr>
            </w:pPr>
            <w:r w:rsidRPr="0027688E">
              <w:rPr>
                <w:rFonts w:asciiTheme="minorHAnsi" w:hAnsiTheme="minorHAnsi" w:cs="Calibri-Bold"/>
                <w:bCs/>
                <w:sz w:val="18"/>
                <w:szCs w:val="18"/>
              </w:rPr>
              <w:t>0</w:t>
            </w:r>
            <w:r w:rsidR="00AC172E" w:rsidRPr="0027688E">
              <w:rPr>
                <w:rFonts w:asciiTheme="minorHAnsi" w:hAnsiTheme="minorHAnsi" w:cs="Calibri-Bold"/>
                <w:bCs/>
                <w:sz w:val="18"/>
                <w:szCs w:val="18"/>
              </w:rPr>
              <w:t>9</w:t>
            </w:r>
          </w:p>
        </w:tc>
        <w:tc>
          <w:tcPr>
            <w:tcW w:w="2696" w:type="pct"/>
            <w:tcBorders>
              <w:top w:val="single" w:sz="4" w:space="0" w:color="auto"/>
              <w:left w:val="single" w:sz="4" w:space="0" w:color="auto"/>
              <w:bottom w:val="single" w:sz="4" w:space="0" w:color="auto"/>
              <w:right w:val="single" w:sz="4" w:space="0" w:color="auto"/>
            </w:tcBorders>
            <w:vAlign w:val="center"/>
          </w:tcPr>
          <w:p w14:paraId="5CAC8B9A" w14:textId="7383A9B7" w:rsidR="00E35F0F" w:rsidRPr="0027688E" w:rsidRDefault="00E35F0F" w:rsidP="00E35F0F">
            <w:pPr>
              <w:rPr>
                <w:rFonts w:ascii="Calibri" w:hAnsi="Calibri"/>
                <w:sz w:val="18"/>
                <w:szCs w:val="18"/>
              </w:rPr>
            </w:pPr>
            <w:r w:rsidRPr="0027688E">
              <w:rPr>
                <w:rFonts w:asciiTheme="minorHAnsi" w:hAnsiTheme="minorHAnsi"/>
                <w:sz w:val="18"/>
                <w:szCs w:val="18"/>
              </w:rPr>
              <w:t>Verification Status:</w:t>
            </w:r>
          </w:p>
        </w:tc>
        <w:tc>
          <w:tcPr>
            <w:tcW w:w="2092" w:type="pct"/>
            <w:tcBorders>
              <w:top w:val="single" w:sz="4" w:space="0" w:color="auto"/>
              <w:left w:val="single" w:sz="4" w:space="0" w:color="auto"/>
              <w:bottom w:val="single" w:sz="4" w:space="0" w:color="auto"/>
              <w:right w:val="single" w:sz="4" w:space="0" w:color="auto"/>
            </w:tcBorders>
            <w:vAlign w:val="center"/>
          </w:tcPr>
          <w:p w14:paraId="1D12BBCE" w14:textId="77777777" w:rsidR="00E35F0F" w:rsidRPr="0027688E" w:rsidRDefault="00E35F0F" w:rsidP="0027688E">
            <w:pPr>
              <w:pStyle w:val="ListParagraph"/>
              <w:keepNext/>
              <w:numPr>
                <w:ilvl w:val="0"/>
                <w:numId w:val="14"/>
              </w:numPr>
              <w:tabs>
                <w:tab w:val="left" w:pos="356"/>
              </w:tabs>
              <w:rPr>
                <w:rFonts w:ascii="Calibri" w:hAnsi="Calibri"/>
                <w:sz w:val="18"/>
                <w:szCs w:val="18"/>
              </w:rPr>
            </w:pPr>
            <w:r w:rsidRPr="0027688E">
              <w:rPr>
                <w:rFonts w:ascii="Calibri" w:hAnsi="Calibri"/>
                <w:sz w:val="18"/>
                <w:szCs w:val="18"/>
              </w:rPr>
              <w:t>Pass - all applicable requirements are met; or</w:t>
            </w:r>
          </w:p>
          <w:p w14:paraId="2F1CC0C0" w14:textId="77777777" w:rsidR="00E35F0F" w:rsidRPr="0027688E" w:rsidRDefault="00E35F0F" w:rsidP="0027688E">
            <w:pPr>
              <w:pStyle w:val="ListParagraph"/>
              <w:keepNext/>
              <w:numPr>
                <w:ilvl w:val="0"/>
                <w:numId w:val="14"/>
              </w:numPr>
              <w:tabs>
                <w:tab w:val="left" w:pos="356"/>
              </w:tabs>
              <w:rPr>
                <w:rFonts w:ascii="Calibri" w:hAnsi="Calibri"/>
                <w:sz w:val="18"/>
                <w:szCs w:val="18"/>
              </w:rPr>
            </w:pPr>
            <w:r w:rsidRPr="0027688E">
              <w:rPr>
                <w:rFonts w:ascii="Calibri" w:hAnsi="Calibri"/>
                <w:sz w:val="18"/>
                <w:szCs w:val="18"/>
              </w:rPr>
              <w:t>Fail - one or more applicable requirements are not met. Enter reason for failure in corrections notes field below; or</w:t>
            </w:r>
          </w:p>
          <w:p w14:paraId="62747C38" w14:textId="1F80E6A3" w:rsidR="00E35F0F" w:rsidRPr="0027688E" w:rsidRDefault="00E35F0F" w:rsidP="0027688E">
            <w:pPr>
              <w:pStyle w:val="ListParagraph"/>
              <w:keepNext/>
              <w:numPr>
                <w:ilvl w:val="0"/>
                <w:numId w:val="14"/>
              </w:numPr>
              <w:tabs>
                <w:tab w:val="left" w:pos="356"/>
              </w:tabs>
              <w:rPr>
                <w:rFonts w:ascii="Calibri" w:hAnsi="Calibri"/>
                <w:sz w:val="18"/>
                <w:szCs w:val="18"/>
              </w:rPr>
            </w:pPr>
            <w:r w:rsidRPr="0027688E">
              <w:rPr>
                <w:rFonts w:ascii="Calibri" w:hAnsi="Calibri"/>
                <w:sz w:val="18"/>
                <w:szCs w:val="18"/>
              </w:rPr>
              <w:t>All N/A - This entire table is not applicable</w:t>
            </w:r>
          </w:p>
        </w:tc>
      </w:tr>
      <w:tr w:rsidR="00E35F0F" w:rsidRPr="0027688E" w14:paraId="2D928461" w14:textId="77777777" w:rsidTr="00484EC1">
        <w:trPr>
          <w:cantSplit/>
          <w:trHeight w:val="144"/>
        </w:trPr>
        <w:tc>
          <w:tcPr>
            <w:tcW w:w="212" w:type="pct"/>
            <w:tcBorders>
              <w:right w:val="single" w:sz="4" w:space="0" w:color="auto"/>
            </w:tcBorders>
            <w:vAlign w:val="center"/>
          </w:tcPr>
          <w:p w14:paraId="6CE7DBB1" w14:textId="095AE28E" w:rsidR="00E35F0F" w:rsidRPr="0027688E" w:rsidRDefault="00AC172E" w:rsidP="00E35F0F">
            <w:pPr>
              <w:keepNext/>
              <w:jc w:val="center"/>
              <w:rPr>
                <w:rFonts w:asciiTheme="minorHAnsi" w:hAnsiTheme="minorHAnsi"/>
                <w:sz w:val="18"/>
                <w:szCs w:val="18"/>
              </w:rPr>
            </w:pPr>
            <w:r w:rsidRPr="0027688E">
              <w:rPr>
                <w:rFonts w:asciiTheme="minorHAnsi" w:hAnsiTheme="minorHAnsi"/>
                <w:sz w:val="18"/>
                <w:szCs w:val="18"/>
              </w:rPr>
              <w:t>10</w:t>
            </w:r>
          </w:p>
        </w:tc>
        <w:tc>
          <w:tcPr>
            <w:tcW w:w="2696" w:type="pct"/>
            <w:tcBorders>
              <w:top w:val="single" w:sz="4" w:space="0" w:color="auto"/>
              <w:left w:val="single" w:sz="4" w:space="0" w:color="auto"/>
              <w:bottom w:val="single" w:sz="4" w:space="0" w:color="auto"/>
              <w:right w:val="single" w:sz="4" w:space="0" w:color="auto"/>
            </w:tcBorders>
            <w:vAlign w:val="center"/>
          </w:tcPr>
          <w:p w14:paraId="15E408D8" w14:textId="584B4FC4" w:rsidR="00E35F0F" w:rsidRPr="0027688E" w:rsidRDefault="00E35F0F" w:rsidP="00E35F0F">
            <w:pPr>
              <w:rPr>
                <w:rFonts w:ascii="Calibri" w:hAnsi="Calibri"/>
                <w:sz w:val="18"/>
                <w:szCs w:val="18"/>
              </w:rPr>
            </w:pPr>
            <w:r w:rsidRPr="0027688E">
              <w:rPr>
                <w:rFonts w:ascii="Calibri" w:hAnsi="Calibri"/>
                <w:sz w:val="18"/>
              </w:rPr>
              <w:t>Correction Notes:</w:t>
            </w:r>
          </w:p>
        </w:tc>
        <w:tc>
          <w:tcPr>
            <w:tcW w:w="2092" w:type="pct"/>
          </w:tcPr>
          <w:p w14:paraId="6833FD8A" w14:textId="77777777" w:rsidR="00E35F0F" w:rsidRPr="0027688E" w:rsidRDefault="00E35F0F" w:rsidP="00E35F0F">
            <w:pPr>
              <w:rPr>
                <w:rFonts w:ascii="Calibri" w:hAnsi="Calibri"/>
                <w:sz w:val="18"/>
                <w:szCs w:val="18"/>
              </w:rPr>
            </w:pPr>
          </w:p>
        </w:tc>
      </w:tr>
      <w:tr w:rsidR="00E35F0F" w:rsidRPr="0027688E" w14:paraId="55F113EF" w14:textId="77777777" w:rsidTr="00E35F0F">
        <w:trPr>
          <w:cantSplit/>
          <w:trHeight w:val="144"/>
        </w:trPr>
        <w:tc>
          <w:tcPr>
            <w:tcW w:w="212" w:type="pct"/>
            <w:tcBorders>
              <w:right w:val="single" w:sz="4" w:space="0" w:color="auto"/>
            </w:tcBorders>
            <w:vAlign w:val="center"/>
          </w:tcPr>
          <w:p w14:paraId="37A84C47" w14:textId="1D47AFC9" w:rsidR="00E35F0F" w:rsidRPr="0027688E" w:rsidRDefault="00E35F0F">
            <w:pPr>
              <w:keepNext/>
              <w:jc w:val="center"/>
              <w:rPr>
                <w:rFonts w:asciiTheme="minorHAnsi" w:hAnsiTheme="minorHAnsi" w:cs="Calibri-Bold"/>
                <w:bCs/>
                <w:sz w:val="18"/>
                <w:szCs w:val="18"/>
              </w:rPr>
            </w:pPr>
            <w:r w:rsidRPr="0027688E">
              <w:rPr>
                <w:rFonts w:asciiTheme="minorHAnsi" w:hAnsiTheme="minorHAnsi" w:cs="Calibri-Bold"/>
                <w:bCs/>
                <w:sz w:val="18"/>
                <w:szCs w:val="18"/>
              </w:rPr>
              <w:t>1</w:t>
            </w:r>
            <w:r w:rsidR="00AC172E" w:rsidRPr="0027688E">
              <w:rPr>
                <w:rFonts w:asciiTheme="minorHAnsi" w:hAnsiTheme="minorHAnsi" w:cs="Calibri-Bold"/>
                <w:bCs/>
                <w:sz w:val="18"/>
                <w:szCs w:val="18"/>
              </w:rPr>
              <w:t>1</w:t>
            </w:r>
          </w:p>
        </w:tc>
        <w:tc>
          <w:tcPr>
            <w:tcW w:w="2696" w:type="pct"/>
            <w:tcBorders>
              <w:top w:val="single" w:sz="4" w:space="0" w:color="auto"/>
              <w:left w:val="single" w:sz="4" w:space="0" w:color="auto"/>
              <w:bottom w:val="single" w:sz="4" w:space="0" w:color="auto"/>
              <w:right w:val="single" w:sz="4" w:space="0" w:color="auto"/>
            </w:tcBorders>
            <w:vAlign w:val="center"/>
          </w:tcPr>
          <w:p w14:paraId="4E8305DA" w14:textId="4A061AC2" w:rsidR="00E35F0F" w:rsidRPr="0027688E" w:rsidRDefault="00E35F0F" w:rsidP="00E35F0F">
            <w:pPr>
              <w:rPr>
                <w:rFonts w:ascii="Calibri" w:hAnsi="Calibri"/>
                <w:sz w:val="18"/>
              </w:rPr>
            </w:pPr>
            <w:r w:rsidRPr="0027688E">
              <w:rPr>
                <w:rFonts w:ascii="Calibri" w:hAnsi="Calibri"/>
                <w:sz w:val="18"/>
              </w:rPr>
              <w:t>Optional Notes:</w:t>
            </w:r>
          </w:p>
        </w:tc>
        <w:tc>
          <w:tcPr>
            <w:tcW w:w="2092" w:type="pct"/>
          </w:tcPr>
          <w:p w14:paraId="13844FAB" w14:textId="77777777" w:rsidR="00E35F0F" w:rsidRPr="0027688E" w:rsidRDefault="00E35F0F" w:rsidP="00E35F0F">
            <w:pPr>
              <w:rPr>
                <w:rFonts w:ascii="Calibri" w:hAnsi="Calibri"/>
                <w:sz w:val="18"/>
                <w:szCs w:val="18"/>
              </w:rPr>
            </w:pPr>
          </w:p>
        </w:tc>
      </w:tr>
      <w:tr w:rsidR="00E35F0F" w:rsidRPr="0027688E" w14:paraId="562FB24C" w14:textId="77777777" w:rsidTr="00E35F0F">
        <w:trPr>
          <w:cantSplit/>
          <w:trHeight w:val="144"/>
        </w:trPr>
        <w:tc>
          <w:tcPr>
            <w:tcW w:w="5000" w:type="pct"/>
            <w:gridSpan w:val="3"/>
            <w:vAlign w:val="center"/>
          </w:tcPr>
          <w:p w14:paraId="6BC3EB88" w14:textId="716D9C3A" w:rsidR="00E35F0F" w:rsidRPr="0027688E" w:rsidRDefault="00E35F0F" w:rsidP="00E35F0F">
            <w:pPr>
              <w:rPr>
                <w:rFonts w:ascii="Calibri" w:hAnsi="Calibri"/>
                <w:sz w:val="18"/>
                <w:szCs w:val="18"/>
              </w:rPr>
            </w:pPr>
            <w:r w:rsidRPr="0027688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007" w14:textId="77777777" w:rsidR="00FF3A04" w:rsidRPr="0027688E" w:rsidRDefault="00FF3A04" w:rsidP="007D2060">
      <w:pPr>
        <w:rPr>
          <w:rFonts w:asciiTheme="minorHAnsi" w:hAnsiTheme="minorHAnsi"/>
          <w:b/>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71"/>
        <w:gridCol w:w="5802"/>
        <w:gridCol w:w="4528"/>
      </w:tblGrid>
      <w:tr w:rsidR="00895155" w:rsidRPr="0027688E" w14:paraId="3C75800A" w14:textId="77777777" w:rsidTr="00CA4C3C">
        <w:trPr>
          <w:trHeight w:val="20"/>
        </w:trPr>
        <w:tc>
          <w:tcPr>
            <w:tcW w:w="5000" w:type="pct"/>
            <w:gridSpan w:val="3"/>
          </w:tcPr>
          <w:p w14:paraId="3C758008" w14:textId="78F1052B" w:rsidR="00895155" w:rsidRPr="0027688E" w:rsidRDefault="00895155" w:rsidP="00895155">
            <w:pPr>
              <w:keepNext/>
              <w:rPr>
                <w:rFonts w:asciiTheme="minorHAnsi" w:hAnsiTheme="minorHAnsi"/>
                <w:b/>
                <w:sz w:val="18"/>
                <w:szCs w:val="18"/>
              </w:rPr>
            </w:pPr>
            <w:r w:rsidRPr="0027688E">
              <w:rPr>
                <w:rFonts w:asciiTheme="minorHAnsi" w:hAnsiTheme="minorHAnsi"/>
                <w:b/>
                <w:sz w:val="18"/>
                <w:szCs w:val="18"/>
              </w:rPr>
              <w:t>E. Forced Air System Airflow Rate Measurement - Best Airflow Rate Attainable</w:t>
            </w:r>
          </w:p>
          <w:p w14:paraId="3C758009" w14:textId="77777777" w:rsidR="00895155" w:rsidRPr="0027688E" w:rsidRDefault="007C1808" w:rsidP="00895155">
            <w:pPr>
              <w:keepNext/>
              <w:rPr>
                <w:rFonts w:asciiTheme="minorHAnsi" w:hAnsiTheme="minorHAnsi"/>
                <w:b/>
                <w:sz w:val="18"/>
                <w:szCs w:val="18"/>
              </w:rPr>
            </w:pPr>
            <w:r w:rsidRPr="0027688E">
              <w:rPr>
                <w:rFonts w:asciiTheme="minorHAnsi" w:hAnsiTheme="minorHAnsi"/>
                <w:sz w:val="18"/>
                <w:szCs w:val="18"/>
              </w:rPr>
              <w:t xml:space="preserve">The procedures for System Airflow Rate Verification are specified in Reference Residential Appendix RA3.3. </w:t>
            </w:r>
          </w:p>
        </w:tc>
      </w:tr>
      <w:tr w:rsidR="00895155" w:rsidRPr="0027688E" w14:paraId="3C75800E" w14:textId="77777777" w:rsidTr="00CA4C3C">
        <w:tblPrEx>
          <w:tblCellMar>
            <w:top w:w="0" w:type="dxa"/>
            <w:left w:w="108" w:type="dxa"/>
            <w:bottom w:w="0" w:type="dxa"/>
            <w:right w:w="108" w:type="dxa"/>
          </w:tblCellMar>
        </w:tblPrEx>
        <w:trPr>
          <w:cantSplit/>
          <w:trHeight w:val="20"/>
        </w:trPr>
        <w:tc>
          <w:tcPr>
            <w:tcW w:w="214" w:type="pct"/>
            <w:vAlign w:val="center"/>
          </w:tcPr>
          <w:p w14:paraId="3C75800B"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01</w:t>
            </w:r>
          </w:p>
        </w:tc>
        <w:tc>
          <w:tcPr>
            <w:tcW w:w="2686" w:type="pct"/>
            <w:vAlign w:val="center"/>
          </w:tcPr>
          <w:p w14:paraId="3C75800C" w14:textId="5770154E"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Required Minimum System Airflow Rate (cfm/ton)</w:t>
            </w:r>
          </w:p>
        </w:tc>
        <w:tc>
          <w:tcPr>
            <w:tcW w:w="2100" w:type="pct"/>
            <w:vAlign w:val="center"/>
          </w:tcPr>
          <w:p w14:paraId="3C75800D" w14:textId="77777777" w:rsidR="00895155" w:rsidRPr="0027688E" w:rsidRDefault="00895155" w:rsidP="00895155">
            <w:pPr>
              <w:keepNext/>
              <w:rPr>
                <w:rFonts w:asciiTheme="minorHAnsi" w:hAnsiTheme="minorHAnsi"/>
                <w:sz w:val="18"/>
                <w:szCs w:val="18"/>
              </w:rPr>
            </w:pPr>
          </w:p>
        </w:tc>
      </w:tr>
      <w:tr w:rsidR="00895155" w:rsidRPr="0027688E" w14:paraId="3C758012" w14:textId="77777777" w:rsidTr="00CA4C3C">
        <w:tblPrEx>
          <w:tblCellMar>
            <w:top w:w="0" w:type="dxa"/>
            <w:left w:w="108" w:type="dxa"/>
            <w:bottom w:w="0" w:type="dxa"/>
            <w:right w:w="108" w:type="dxa"/>
          </w:tblCellMar>
        </w:tblPrEx>
        <w:trPr>
          <w:cantSplit/>
          <w:trHeight w:val="20"/>
        </w:trPr>
        <w:tc>
          <w:tcPr>
            <w:tcW w:w="214" w:type="pct"/>
            <w:vAlign w:val="center"/>
          </w:tcPr>
          <w:p w14:paraId="3C75800F"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02</w:t>
            </w:r>
          </w:p>
        </w:tc>
        <w:tc>
          <w:tcPr>
            <w:tcW w:w="2686" w:type="pct"/>
            <w:vAlign w:val="center"/>
          </w:tcPr>
          <w:p w14:paraId="3C758010" w14:textId="01EE3BE3"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Required Minimum System Airflow Target (cfm)</w:t>
            </w:r>
          </w:p>
        </w:tc>
        <w:tc>
          <w:tcPr>
            <w:tcW w:w="2100" w:type="pct"/>
            <w:vAlign w:val="center"/>
          </w:tcPr>
          <w:p w14:paraId="3C758011" w14:textId="77777777" w:rsidR="00895155" w:rsidRPr="0027688E" w:rsidRDefault="00895155" w:rsidP="00895155">
            <w:pPr>
              <w:keepNext/>
              <w:rPr>
                <w:rFonts w:asciiTheme="minorHAnsi" w:hAnsiTheme="minorHAnsi"/>
                <w:sz w:val="18"/>
                <w:szCs w:val="18"/>
              </w:rPr>
            </w:pPr>
          </w:p>
        </w:tc>
      </w:tr>
      <w:tr w:rsidR="00895155" w:rsidRPr="0027688E" w14:paraId="3C758016" w14:textId="77777777" w:rsidTr="00CA4C3C">
        <w:tblPrEx>
          <w:tblCellMar>
            <w:top w:w="0" w:type="dxa"/>
            <w:left w:w="108" w:type="dxa"/>
            <w:bottom w:w="0" w:type="dxa"/>
            <w:right w:w="108" w:type="dxa"/>
          </w:tblCellMar>
        </w:tblPrEx>
        <w:trPr>
          <w:cantSplit/>
          <w:trHeight w:val="20"/>
        </w:trPr>
        <w:tc>
          <w:tcPr>
            <w:tcW w:w="214" w:type="pct"/>
            <w:vAlign w:val="center"/>
          </w:tcPr>
          <w:p w14:paraId="3C758013"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03</w:t>
            </w:r>
          </w:p>
        </w:tc>
        <w:tc>
          <w:tcPr>
            <w:tcW w:w="2686" w:type="pct"/>
            <w:vAlign w:val="center"/>
          </w:tcPr>
          <w:p w14:paraId="3C758014" w14:textId="10309DD8"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Actual System Airflow Rate Measurement (cfm)</w:t>
            </w:r>
          </w:p>
        </w:tc>
        <w:tc>
          <w:tcPr>
            <w:tcW w:w="2100" w:type="pct"/>
            <w:vAlign w:val="center"/>
          </w:tcPr>
          <w:p w14:paraId="3C758015" w14:textId="77777777" w:rsidR="00895155" w:rsidRPr="0027688E" w:rsidRDefault="00895155" w:rsidP="00895155">
            <w:pPr>
              <w:keepNext/>
              <w:rPr>
                <w:rFonts w:asciiTheme="minorHAnsi" w:hAnsiTheme="minorHAnsi"/>
                <w:sz w:val="18"/>
                <w:szCs w:val="18"/>
              </w:rPr>
            </w:pPr>
          </w:p>
        </w:tc>
      </w:tr>
      <w:tr w:rsidR="00895155" w:rsidRPr="0027688E" w14:paraId="3C75801A" w14:textId="77777777" w:rsidTr="00CA4C3C">
        <w:tblPrEx>
          <w:tblCellMar>
            <w:top w:w="0" w:type="dxa"/>
            <w:left w:w="108" w:type="dxa"/>
            <w:bottom w:w="0" w:type="dxa"/>
            <w:right w:w="108" w:type="dxa"/>
          </w:tblCellMar>
        </w:tblPrEx>
        <w:trPr>
          <w:cantSplit/>
          <w:trHeight w:val="20"/>
        </w:trPr>
        <w:tc>
          <w:tcPr>
            <w:tcW w:w="214" w:type="pct"/>
            <w:vAlign w:val="center"/>
          </w:tcPr>
          <w:p w14:paraId="3C758017"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04</w:t>
            </w:r>
          </w:p>
        </w:tc>
        <w:tc>
          <w:tcPr>
            <w:tcW w:w="2686" w:type="pct"/>
            <w:vAlign w:val="center"/>
          </w:tcPr>
          <w:p w14:paraId="3C758018"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Compliance Statement:</w:t>
            </w:r>
          </w:p>
        </w:tc>
        <w:tc>
          <w:tcPr>
            <w:tcW w:w="2100" w:type="pct"/>
            <w:vAlign w:val="center"/>
          </w:tcPr>
          <w:p w14:paraId="3C758019" w14:textId="77777777" w:rsidR="00895155" w:rsidRPr="0027688E" w:rsidRDefault="00895155" w:rsidP="00895155">
            <w:pPr>
              <w:keepNext/>
              <w:rPr>
                <w:rFonts w:asciiTheme="minorHAnsi" w:hAnsiTheme="minorHAnsi"/>
                <w:sz w:val="18"/>
                <w:szCs w:val="18"/>
              </w:rPr>
            </w:pPr>
          </w:p>
        </w:tc>
      </w:tr>
      <w:tr w:rsidR="00895155" w:rsidRPr="0027688E" w14:paraId="3C75801E" w14:textId="77777777" w:rsidTr="00CA4C3C">
        <w:tblPrEx>
          <w:tblCellMar>
            <w:top w:w="0" w:type="dxa"/>
            <w:left w:w="115" w:type="dxa"/>
            <w:bottom w:w="0" w:type="dxa"/>
            <w:right w:w="115" w:type="dxa"/>
          </w:tblCellMar>
        </w:tblPrEx>
        <w:trPr>
          <w:cantSplit/>
          <w:trHeight w:val="20"/>
        </w:trPr>
        <w:tc>
          <w:tcPr>
            <w:tcW w:w="218" w:type="pct"/>
            <w:vAlign w:val="center"/>
          </w:tcPr>
          <w:p w14:paraId="3C75801B" w14:textId="77777777" w:rsidR="00895155" w:rsidRPr="0027688E" w:rsidRDefault="00895155" w:rsidP="00895155">
            <w:pPr>
              <w:pStyle w:val="FootnoteText"/>
              <w:keepNext/>
              <w:jc w:val="center"/>
              <w:rPr>
                <w:rFonts w:asciiTheme="minorHAnsi" w:hAnsiTheme="minorHAnsi"/>
                <w:sz w:val="18"/>
                <w:szCs w:val="18"/>
              </w:rPr>
            </w:pPr>
            <w:r w:rsidRPr="0027688E">
              <w:rPr>
                <w:rFonts w:asciiTheme="minorHAnsi" w:hAnsiTheme="minorHAnsi"/>
                <w:sz w:val="18"/>
                <w:szCs w:val="18"/>
              </w:rPr>
              <w:t>05</w:t>
            </w:r>
          </w:p>
        </w:tc>
        <w:tc>
          <w:tcPr>
            <w:tcW w:w="2684" w:type="pct"/>
            <w:vAlign w:val="center"/>
          </w:tcPr>
          <w:p w14:paraId="3C75801C" w14:textId="34241494" w:rsidR="00895155" w:rsidRPr="0027688E" w:rsidRDefault="00895155" w:rsidP="00895155">
            <w:pPr>
              <w:pStyle w:val="FootnoteText"/>
              <w:keepNext/>
              <w:rPr>
                <w:rFonts w:asciiTheme="minorHAnsi" w:hAnsiTheme="minorHAnsi"/>
                <w:sz w:val="18"/>
                <w:szCs w:val="18"/>
              </w:rPr>
            </w:pPr>
            <w:r w:rsidRPr="0027688E">
              <w:rPr>
                <w:rFonts w:asciiTheme="minorHAnsi" w:hAnsiTheme="minorHAnsi"/>
                <w:sz w:val="18"/>
                <w:szCs w:val="18"/>
              </w:rPr>
              <w:t>HERS Sample Group Eligibility</w:t>
            </w:r>
          </w:p>
        </w:tc>
        <w:tc>
          <w:tcPr>
            <w:tcW w:w="2098" w:type="pct"/>
          </w:tcPr>
          <w:p w14:paraId="3C75801D" w14:textId="77777777" w:rsidR="00895155" w:rsidRPr="0027688E" w:rsidRDefault="00895155" w:rsidP="00895155">
            <w:pPr>
              <w:pStyle w:val="FootnoteText"/>
              <w:keepNext/>
              <w:rPr>
                <w:rFonts w:asciiTheme="minorHAnsi" w:hAnsiTheme="minorHAnsi"/>
                <w:sz w:val="18"/>
                <w:szCs w:val="18"/>
              </w:rPr>
            </w:pPr>
          </w:p>
        </w:tc>
      </w:tr>
    </w:tbl>
    <w:p w14:paraId="3C75801F" w14:textId="77777777" w:rsidR="00895155" w:rsidRPr="0027688E" w:rsidRDefault="00895155" w:rsidP="007D2060">
      <w:pPr>
        <w:rPr>
          <w:rFonts w:asciiTheme="minorHAnsi" w:hAnsiTheme="minorHAnsi"/>
          <w:b/>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340"/>
        <w:gridCol w:w="7987"/>
      </w:tblGrid>
      <w:tr w:rsidR="001E402F" w:rsidRPr="0027688E" w14:paraId="3C758021" w14:textId="77777777" w:rsidTr="00CA4C3C">
        <w:trPr>
          <w:trHeight w:val="144"/>
        </w:trPr>
        <w:tc>
          <w:tcPr>
            <w:tcW w:w="10795" w:type="dxa"/>
            <w:gridSpan w:val="3"/>
            <w:tcBorders>
              <w:top w:val="single" w:sz="4" w:space="0" w:color="000000"/>
              <w:left w:val="single" w:sz="4" w:space="0" w:color="000000"/>
              <w:bottom w:val="single" w:sz="4" w:space="0" w:color="000000"/>
              <w:right w:val="single" w:sz="4" w:space="0" w:color="000000"/>
            </w:tcBorders>
          </w:tcPr>
          <w:p w14:paraId="3C758020" w14:textId="77777777" w:rsidR="001E402F" w:rsidRPr="0027688E" w:rsidRDefault="001E402F" w:rsidP="001E402F">
            <w:pPr>
              <w:keepNext/>
              <w:rPr>
                <w:rFonts w:asciiTheme="minorHAnsi" w:hAnsiTheme="minorHAnsi"/>
                <w:b/>
                <w:sz w:val="18"/>
                <w:szCs w:val="18"/>
              </w:rPr>
            </w:pPr>
            <w:r w:rsidRPr="0027688E">
              <w:rPr>
                <w:rFonts w:asciiTheme="minorHAnsi" w:hAnsiTheme="minorHAnsi"/>
                <w:b/>
                <w:sz w:val="18"/>
                <w:szCs w:val="18"/>
              </w:rPr>
              <w:lastRenderedPageBreak/>
              <w:t>F. Additional Requirements</w:t>
            </w:r>
          </w:p>
        </w:tc>
      </w:tr>
      <w:tr w:rsidR="001E402F" w:rsidRPr="0027688E" w14:paraId="3C758024" w14:textId="77777777" w:rsidTr="00CA4C3C">
        <w:trPr>
          <w:trHeight w:val="144"/>
        </w:trPr>
        <w:tc>
          <w:tcPr>
            <w:tcW w:w="468" w:type="dxa"/>
            <w:vAlign w:val="center"/>
          </w:tcPr>
          <w:p w14:paraId="3C758022" w14:textId="77777777" w:rsidR="001E402F" w:rsidRPr="0027688E" w:rsidRDefault="001E402F" w:rsidP="002F506C">
            <w:pPr>
              <w:pStyle w:val="FootnoteText"/>
              <w:keepNext/>
              <w:jc w:val="center"/>
              <w:rPr>
                <w:rFonts w:ascii="Calibri" w:hAnsi="Calibri"/>
                <w:sz w:val="18"/>
                <w:szCs w:val="18"/>
              </w:rPr>
            </w:pPr>
            <w:r w:rsidRPr="0027688E">
              <w:rPr>
                <w:rFonts w:ascii="Calibri" w:hAnsi="Calibri"/>
                <w:sz w:val="18"/>
                <w:szCs w:val="18"/>
              </w:rPr>
              <w:t>01</w:t>
            </w:r>
          </w:p>
        </w:tc>
        <w:tc>
          <w:tcPr>
            <w:tcW w:w="10327" w:type="dxa"/>
            <w:gridSpan w:val="2"/>
          </w:tcPr>
          <w:p w14:paraId="3C758023" w14:textId="2B7C322E" w:rsidR="001E402F" w:rsidRPr="0027688E" w:rsidRDefault="001E402F" w:rsidP="002F506C">
            <w:pPr>
              <w:pStyle w:val="FootnoteText"/>
              <w:keepNext/>
              <w:rPr>
                <w:rFonts w:asciiTheme="minorHAnsi" w:hAnsiTheme="minorHAnsi"/>
                <w:sz w:val="18"/>
                <w:szCs w:val="18"/>
              </w:rPr>
            </w:pPr>
            <w:r w:rsidRPr="0027688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27688E" w14:paraId="3C758027" w14:textId="77777777" w:rsidTr="00CA4C3C">
        <w:trPr>
          <w:trHeight w:val="144"/>
        </w:trPr>
        <w:tc>
          <w:tcPr>
            <w:tcW w:w="468" w:type="dxa"/>
            <w:vAlign w:val="center"/>
          </w:tcPr>
          <w:p w14:paraId="3C758025" w14:textId="77777777" w:rsidR="001E402F" w:rsidRPr="0027688E" w:rsidRDefault="001E402F" w:rsidP="002F506C">
            <w:pPr>
              <w:pStyle w:val="FootnoteText"/>
              <w:keepNext/>
              <w:jc w:val="center"/>
              <w:rPr>
                <w:rFonts w:ascii="Calibri" w:hAnsi="Calibri"/>
                <w:sz w:val="18"/>
                <w:szCs w:val="18"/>
              </w:rPr>
            </w:pPr>
            <w:r w:rsidRPr="0027688E">
              <w:rPr>
                <w:rFonts w:ascii="Calibri" w:hAnsi="Calibri"/>
                <w:sz w:val="18"/>
                <w:szCs w:val="18"/>
              </w:rPr>
              <w:t>02</w:t>
            </w:r>
          </w:p>
        </w:tc>
        <w:tc>
          <w:tcPr>
            <w:tcW w:w="10327" w:type="dxa"/>
            <w:gridSpan w:val="2"/>
          </w:tcPr>
          <w:p w14:paraId="3C758026" w14:textId="77777777" w:rsidR="001E402F" w:rsidRPr="0027688E" w:rsidRDefault="001E402F" w:rsidP="002F506C">
            <w:pPr>
              <w:pStyle w:val="FootnoteText"/>
              <w:keepNext/>
              <w:rPr>
                <w:rFonts w:asciiTheme="minorHAnsi" w:hAnsiTheme="minorHAnsi"/>
                <w:sz w:val="18"/>
                <w:szCs w:val="18"/>
              </w:rPr>
            </w:pPr>
            <w:r w:rsidRPr="0027688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27688E" w14:paraId="3C75802A" w14:textId="77777777" w:rsidTr="00CA4C3C">
        <w:trPr>
          <w:trHeight w:val="144"/>
        </w:trPr>
        <w:tc>
          <w:tcPr>
            <w:tcW w:w="468" w:type="dxa"/>
            <w:vAlign w:val="center"/>
          </w:tcPr>
          <w:p w14:paraId="3C758028" w14:textId="77777777" w:rsidR="001E402F" w:rsidRPr="0027688E" w:rsidRDefault="001E402F" w:rsidP="002F506C">
            <w:pPr>
              <w:pStyle w:val="FootnoteText"/>
              <w:keepNext/>
              <w:jc w:val="center"/>
              <w:rPr>
                <w:rFonts w:ascii="Calibri" w:hAnsi="Calibri"/>
                <w:sz w:val="18"/>
                <w:szCs w:val="18"/>
              </w:rPr>
            </w:pPr>
            <w:r w:rsidRPr="0027688E">
              <w:rPr>
                <w:rFonts w:ascii="Calibri" w:hAnsi="Calibri"/>
                <w:sz w:val="18"/>
                <w:szCs w:val="18"/>
              </w:rPr>
              <w:t>03</w:t>
            </w:r>
          </w:p>
        </w:tc>
        <w:tc>
          <w:tcPr>
            <w:tcW w:w="10327" w:type="dxa"/>
            <w:gridSpan w:val="2"/>
          </w:tcPr>
          <w:p w14:paraId="3C758029" w14:textId="4B947DE2" w:rsidR="001E402F" w:rsidRPr="0027688E" w:rsidRDefault="001E402F" w:rsidP="001A1145">
            <w:pPr>
              <w:pStyle w:val="FootnoteText"/>
              <w:keepNext/>
              <w:rPr>
                <w:rFonts w:asciiTheme="minorHAnsi" w:hAnsiTheme="minorHAnsi"/>
                <w:sz w:val="18"/>
                <w:szCs w:val="18"/>
              </w:rPr>
            </w:pPr>
            <w:r w:rsidRPr="0027688E">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1A1145" w:rsidRPr="0027688E">
              <w:rPr>
                <w:rFonts w:asciiTheme="minorHAnsi" w:hAnsiTheme="minorHAnsi" w:cs="Tahoma"/>
                <w:color w:val="000000"/>
                <w:sz w:val="18"/>
                <w:szCs w:val="18"/>
              </w:rPr>
              <w:t>ly constructed</w:t>
            </w:r>
            <w:r w:rsidRPr="0027688E">
              <w:rPr>
                <w:rFonts w:asciiTheme="minorHAnsi" w:hAnsiTheme="minorHAnsi" w:cs="Tahoma"/>
                <w:color w:val="000000"/>
                <w:sz w:val="18"/>
                <w:szCs w:val="18"/>
              </w:rPr>
              <w:t xml:space="preserve"> 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2F506C" w:rsidRPr="0027688E">
              <w:rPr>
                <w:rFonts w:asciiTheme="minorHAnsi" w:hAnsiTheme="minorHAnsi" w:cs="Tahoma"/>
                <w:color w:val="000000"/>
                <w:sz w:val="18"/>
                <w:szCs w:val="18"/>
              </w:rPr>
              <w:t>the Certificate of Compliance</w:t>
            </w:r>
            <w:r w:rsidRPr="0027688E">
              <w:rPr>
                <w:rFonts w:asciiTheme="minorHAnsi" w:hAnsiTheme="minorHAnsi" w:cs="Tahoma"/>
                <w:color w:val="000000"/>
                <w:sz w:val="18"/>
                <w:szCs w:val="18"/>
              </w:rPr>
              <w:t xml:space="preserve">. </w:t>
            </w:r>
          </w:p>
        </w:tc>
      </w:tr>
      <w:tr w:rsidR="001E402F" w:rsidRPr="0027688E" w14:paraId="3C75802D" w14:textId="77777777" w:rsidTr="00CA4C3C">
        <w:trPr>
          <w:trHeight w:val="144"/>
        </w:trPr>
        <w:tc>
          <w:tcPr>
            <w:tcW w:w="468" w:type="dxa"/>
            <w:vAlign w:val="center"/>
          </w:tcPr>
          <w:p w14:paraId="3C75802B"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04</w:t>
            </w:r>
          </w:p>
        </w:tc>
        <w:tc>
          <w:tcPr>
            <w:tcW w:w="10327" w:type="dxa"/>
            <w:gridSpan w:val="2"/>
            <w:vAlign w:val="center"/>
          </w:tcPr>
          <w:p w14:paraId="3C75802C" w14:textId="77777777"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All registers were fully open during the diagnostic test.</w:t>
            </w:r>
          </w:p>
        </w:tc>
      </w:tr>
      <w:tr w:rsidR="001E402F" w:rsidRPr="0027688E" w14:paraId="3C758030" w14:textId="77777777" w:rsidTr="00CA4C3C">
        <w:trPr>
          <w:trHeight w:val="144"/>
        </w:trPr>
        <w:tc>
          <w:tcPr>
            <w:tcW w:w="468" w:type="dxa"/>
            <w:vAlign w:val="center"/>
          </w:tcPr>
          <w:p w14:paraId="3C75802E"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05</w:t>
            </w:r>
          </w:p>
        </w:tc>
        <w:tc>
          <w:tcPr>
            <w:tcW w:w="10327" w:type="dxa"/>
            <w:gridSpan w:val="2"/>
            <w:vAlign w:val="center"/>
          </w:tcPr>
          <w:p w14:paraId="3C75802F" w14:textId="77777777"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System fan was set at maximum speed during the diagnostic test.</w:t>
            </w:r>
          </w:p>
        </w:tc>
      </w:tr>
      <w:tr w:rsidR="001E402F" w:rsidRPr="0027688E" w14:paraId="3C758033" w14:textId="77777777" w:rsidTr="00CA4C3C">
        <w:trPr>
          <w:trHeight w:val="144"/>
        </w:trPr>
        <w:tc>
          <w:tcPr>
            <w:tcW w:w="468" w:type="dxa"/>
            <w:vAlign w:val="center"/>
          </w:tcPr>
          <w:p w14:paraId="3C758031"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06</w:t>
            </w:r>
          </w:p>
        </w:tc>
        <w:tc>
          <w:tcPr>
            <w:tcW w:w="10327" w:type="dxa"/>
            <w:gridSpan w:val="2"/>
            <w:vAlign w:val="center"/>
          </w:tcPr>
          <w:p w14:paraId="3C758032" w14:textId="77777777"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If fresh air duct is part of the HVAC system it was not closed during the diagnostic test.</w:t>
            </w:r>
          </w:p>
        </w:tc>
      </w:tr>
      <w:tr w:rsidR="001E402F" w:rsidRPr="0027688E" w14:paraId="3C758036" w14:textId="77777777" w:rsidTr="00CA4C3C">
        <w:trPr>
          <w:trHeight w:val="144"/>
        </w:trPr>
        <w:tc>
          <w:tcPr>
            <w:tcW w:w="468" w:type="dxa"/>
            <w:vAlign w:val="center"/>
          </w:tcPr>
          <w:p w14:paraId="3C758034"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07</w:t>
            </w:r>
          </w:p>
        </w:tc>
        <w:tc>
          <w:tcPr>
            <w:tcW w:w="10327" w:type="dxa"/>
            <w:gridSpan w:val="2"/>
            <w:vAlign w:val="center"/>
          </w:tcPr>
          <w:p w14:paraId="3C758035" w14:textId="77777777"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Airflow rate and fan watt draw shall be simultaneous measurements when used to calculate the Fan Efficacy tested value.</w:t>
            </w:r>
          </w:p>
        </w:tc>
      </w:tr>
      <w:tr w:rsidR="001E402F" w:rsidRPr="0027688E" w14:paraId="3C758039" w14:textId="77777777" w:rsidTr="00CA4C3C">
        <w:trPr>
          <w:trHeight w:val="144"/>
        </w:trPr>
        <w:tc>
          <w:tcPr>
            <w:tcW w:w="468" w:type="dxa"/>
            <w:vAlign w:val="center"/>
          </w:tcPr>
          <w:p w14:paraId="3C758037"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08</w:t>
            </w:r>
          </w:p>
        </w:tc>
        <w:tc>
          <w:tcPr>
            <w:tcW w:w="10327" w:type="dxa"/>
            <w:gridSpan w:val="2"/>
            <w:vAlign w:val="center"/>
          </w:tcPr>
          <w:p w14:paraId="3C758038" w14:textId="569DE9D3"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27688E" w14:paraId="3C75803C" w14:textId="77777777" w:rsidTr="00CA4C3C">
        <w:trPr>
          <w:trHeight w:val="144"/>
        </w:trPr>
        <w:tc>
          <w:tcPr>
            <w:tcW w:w="468" w:type="dxa"/>
            <w:vAlign w:val="center"/>
          </w:tcPr>
          <w:p w14:paraId="3C75803A" w14:textId="77777777" w:rsidR="00AC014E" w:rsidRPr="0027688E" w:rsidRDefault="00AC014E" w:rsidP="002F506C">
            <w:pPr>
              <w:pStyle w:val="FootnoteText"/>
              <w:keepNext/>
              <w:jc w:val="center"/>
              <w:rPr>
                <w:rFonts w:asciiTheme="minorHAnsi" w:hAnsiTheme="minorHAnsi"/>
                <w:sz w:val="18"/>
                <w:szCs w:val="18"/>
              </w:rPr>
            </w:pPr>
            <w:r w:rsidRPr="0027688E">
              <w:rPr>
                <w:rFonts w:asciiTheme="minorHAnsi" w:hAnsiTheme="minorHAnsi"/>
                <w:sz w:val="18"/>
                <w:szCs w:val="18"/>
              </w:rPr>
              <w:t>09</w:t>
            </w:r>
          </w:p>
        </w:tc>
        <w:tc>
          <w:tcPr>
            <w:tcW w:w="10327" w:type="dxa"/>
            <w:gridSpan w:val="2"/>
            <w:vAlign w:val="center"/>
          </w:tcPr>
          <w:p w14:paraId="3C75803B" w14:textId="1ADEE895" w:rsidR="00AC014E" w:rsidRPr="0027688E" w:rsidRDefault="00AC014E" w:rsidP="002F506C">
            <w:pPr>
              <w:pStyle w:val="FootnoteText"/>
              <w:keepNext/>
              <w:rPr>
                <w:rFonts w:asciiTheme="minorHAnsi" w:hAnsiTheme="minorHAnsi"/>
                <w:sz w:val="18"/>
                <w:szCs w:val="18"/>
              </w:rPr>
            </w:pPr>
            <w:r w:rsidRPr="0027688E">
              <w:rPr>
                <w:rFonts w:asciiTheme="minorHAnsi" w:hAnsiTheme="minorHAnsi"/>
                <w:sz w:val="18"/>
                <w:szCs w:val="18"/>
              </w:rPr>
              <w:t>For altered systems that do not comply with the minimum 300 cfm per ton airflow rate requirement but opt to comply using the remedial actions on this MCH-23 compliance document according to Section RA</w:t>
            </w:r>
            <w:r w:rsidR="00B1000D" w:rsidRPr="0027688E">
              <w:rPr>
                <w:rFonts w:asciiTheme="minorHAnsi" w:hAnsiTheme="minorHAnsi"/>
                <w:sz w:val="18"/>
                <w:szCs w:val="18"/>
              </w:rPr>
              <w:t>3.3.3.1.5</w:t>
            </w:r>
            <w:r w:rsidRPr="0027688E">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E35F0F" w:rsidRPr="0027688E" w14:paraId="10A5BCB0" w14:textId="77777777" w:rsidTr="00CA4C3C">
        <w:trPr>
          <w:trHeight w:val="144"/>
        </w:trPr>
        <w:tc>
          <w:tcPr>
            <w:tcW w:w="468" w:type="dxa"/>
            <w:vAlign w:val="center"/>
          </w:tcPr>
          <w:p w14:paraId="1C3E9840" w14:textId="1C1BD554" w:rsidR="00E35F0F" w:rsidRPr="0027688E" w:rsidRDefault="00E35F0F" w:rsidP="00E35F0F">
            <w:pPr>
              <w:pStyle w:val="FootnoteText"/>
              <w:keepNext/>
              <w:jc w:val="center"/>
              <w:rPr>
                <w:rFonts w:asciiTheme="minorHAnsi" w:hAnsiTheme="minorHAnsi"/>
                <w:sz w:val="18"/>
                <w:szCs w:val="18"/>
              </w:rPr>
            </w:pPr>
            <w:r w:rsidRPr="0027688E">
              <w:rPr>
                <w:rFonts w:asciiTheme="minorHAnsi" w:hAnsiTheme="minorHAnsi" w:cs="Calibri-Bold"/>
                <w:bCs/>
                <w:sz w:val="18"/>
                <w:szCs w:val="18"/>
              </w:rPr>
              <w:t>10</w:t>
            </w:r>
          </w:p>
        </w:tc>
        <w:tc>
          <w:tcPr>
            <w:tcW w:w="2340" w:type="dxa"/>
            <w:vAlign w:val="center"/>
          </w:tcPr>
          <w:p w14:paraId="163B9026" w14:textId="72D3B2B5" w:rsidR="00E35F0F" w:rsidRPr="0027688E" w:rsidRDefault="00E35F0F" w:rsidP="00E35F0F">
            <w:pPr>
              <w:pStyle w:val="FootnoteText"/>
              <w:keepNext/>
              <w:rPr>
                <w:rFonts w:asciiTheme="minorHAnsi" w:hAnsiTheme="minorHAnsi"/>
                <w:sz w:val="18"/>
                <w:szCs w:val="18"/>
              </w:rPr>
            </w:pPr>
            <w:r w:rsidRPr="0027688E">
              <w:rPr>
                <w:rFonts w:asciiTheme="minorHAnsi" w:hAnsiTheme="minorHAnsi"/>
                <w:sz w:val="18"/>
                <w:szCs w:val="18"/>
              </w:rPr>
              <w:t>Verification Status:</w:t>
            </w:r>
          </w:p>
        </w:tc>
        <w:tc>
          <w:tcPr>
            <w:tcW w:w="7987" w:type="dxa"/>
            <w:vAlign w:val="center"/>
          </w:tcPr>
          <w:p w14:paraId="3E7BB6A0" w14:textId="77777777" w:rsidR="00E35F0F" w:rsidRPr="0027688E" w:rsidRDefault="00E35F0F" w:rsidP="0027688E">
            <w:pPr>
              <w:pStyle w:val="ListParagraph"/>
              <w:keepNext/>
              <w:numPr>
                <w:ilvl w:val="0"/>
                <w:numId w:val="14"/>
              </w:numPr>
              <w:tabs>
                <w:tab w:val="left" w:pos="356"/>
              </w:tabs>
              <w:rPr>
                <w:rFonts w:ascii="Calibri" w:hAnsi="Calibri"/>
                <w:sz w:val="18"/>
                <w:szCs w:val="18"/>
              </w:rPr>
            </w:pPr>
            <w:r w:rsidRPr="0027688E">
              <w:rPr>
                <w:rFonts w:ascii="Calibri" w:hAnsi="Calibri"/>
                <w:sz w:val="18"/>
                <w:szCs w:val="18"/>
              </w:rPr>
              <w:t>Pass - all applicable requirements are met; or</w:t>
            </w:r>
          </w:p>
          <w:p w14:paraId="1076435E" w14:textId="77777777" w:rsidR="00E35F0F" w:rsidRPr="0027688E" w:rsidRDefault="00E35F0F" w:rsidP="0027688E">
            <w:pPr>
              <w:pStyle w:val="ListParagraph"/>
              <w:keepNext/>
              <w:numPr>
                <w:ilvl w:val="0"/>
                <w:numId w:val="14"/>
              </w:numPr>
              <w:tabs>
                <w:tab w:val="left" w:pos="356"/>
              </w:tabs>
              <w:rPr>
                <w:rFonts w:asciiTheme="minorHAnsi" w:hAnsiTheme="minorHAnsi"/>
                <w:sz w:val="18"/>
                <w:szCs w:val="18"/>
              </w:rPr>
            </w:pPr>
            <w:r w:rsidRPr="0027688E">
              <w:rPr>
                <w:rFonts w:ascii="Calibri" w:hAnsi="Calibri"/>
                <w:sz w:val="18"/>
                <w:szCs w:val="18"/>
              </w:rPr>
              <w:t>Fail - one or more applicable requirements are not met. Enter reason for failure in corrections notes field below; or</w:t>
            </w:r>
          </w:p>
          <w:p w14:paraId="28639DB4" w14:textId="038B422C" w:rsidR="00E35F0F" w:rsidRPr="0027688E" w:rsidRDefault="00E35F0F" w:rsidP="0027688E">
            <w:pPr>
              <w:pStyle w:val="ListParagraph"/>
              <w:keepNext/>
              <w:numPr>
                <w:ilvl w:val="0"/>
                <w:numId w:val="14"/>
              </w:numPr>
              <w:tabs>
                <w:tab w:val="left" w:pos="356"/>
              </w:tabs>
              <w:rPr>
                <w:rFonts w:asciiTheme="minorHAnsi" w:hAnsiTheme="minorHAnsi"/>
                <w:sz w:val="18"/>
                <w:szCs w:val="18"/>
              </w:rPr>
            </w:pPr>
            <w:r w:rsidRPr="0027688E">
              <w:rPr>
                <w:rFonts w:ascii="Calibri" w:hAnsi="Calibri"/>
                <w:sz w:val="18"/>
                <w:szCs w:val="18"/>
              </w:rPr>
              <w:t>All N/A - This entire table is not applicable</w:t>
            </w:r>
          </w:p>
        </w:tc>
      </w:tr>
      <w:tr w:rsidR="00E35F0F" w:rsidRPr="0027688E" w14:paraId="7FCFF681" w14:textId="77777777" w:rsidTr="00CA4C3C">
        <w:trPr>
          <w:trHeight w:val="144"/>
        </w:trPr>
        <w:tc>
          <w:tcPr>
            <w:tcW w:w="468" w:type="dxa"/>
            <w:vAlign w:val="center"/>
          </w:tcPr>
          <w:p w14:paraId="5AD3DC39" w14:textId="50AC2AF6" w:rsidR="00E35F0F" w:rsidRPr="0027688E" w:rsidRDefault="00E35F0F" w:rsidP="00E35F0F">
            <w:pPr>
              <w:pStyle w:val="FootnoteText"/>
              <w:keepNext/>
              <w:jc w:val="center"/>
              <w:rPr>
                <w:rFonts w:asciiTheme="minorHAnsi" w:hAnsiTheme="minorHAnsi"/>
                <w:sz w:val="18"/>
                <w:szCs w:val="18"/>
              </w:rPr>
            </w:pPr>
            <w:r w:rsidRPr="0027688E">
              <w:rPr>
                <w:rFonts w:asciiTheme="minorHAnsi" w:hAnsiTheme="minorHAnsi" w:cs="Calibri-Bold"/>
                <w:bCs/>
                <w:sz w:val="18"/>
                <w:szCs w:val="18"/>
              </w:rPr>
              <w:t>11</w:t>
            </w:r>
          </w:p>
        </w:tc>
        <w:tc>
          <w:tcPr>
            <w:tcW w:w="2340" w:type="dxa"/>
            <w:vAlign w:val="center"/>
          </w:tcPr>
          <w:p w14:paraId="69ED7FC7" w14:textId="77F905B7" w:rsidR="00E35F0F" w:rsidRPr="0027688E" w:rsidRDefault="00E35F0F" w:rsidP="00E35F0F">
            <w:pPr>
              <w:pStyle w:val="FootnoteText"/>
              <w:keepNext/>
              <w:rPr>
                <w:rFonts w:asciiTheme="minorHAnsi" w:hAnsiTheme="minorHAnsi"/>
                <w:sz w:val="18"/>
                <w:szCs w:val="18"/>
              </w:rPr>
            </w:pPr>
            <w:r w:rsidRPr="0027688E">
              <w:rPr>
                <w:rFonts w:ascii="Calibri" w:hAnsi="Calibri"/>
                <w:sz w:val="18"/>
              </w:rPr>
              <w:t>Correction Notes:</w:t>
            </w:r>
          </w:p>
        </w:tc>
        <w:tc>
          <w:tcPr>
            <w:tcW w:w="7987" w:type="dxa"/>
            <w:vAlign w:val="center"/>
          </w:tcPr>
          <w:p w14:paraId="0CB46694" w14:textId="36E4285E" w:rsidR="00E35F0F" w:rsidRPr="0027688E" w:rsidRDefault="00E35F0F" w:rsidP="00E35F0F">
            <w:pPr>
              <w:pStyle w:val="FootnoteText"/>
              <w:keepNext/>
              <w:rPr>
                <w:rFonts w:asciiTheme="minorHAnsi" w:hAnsiTheme="minorHAnsi"/>
                <w:sz w:val="18"/>
                <w:szCs w:val="18"/>
              </w:rPr>
            </w:pPr>
          </w:p>
        </w:tc>
      </w:tr>
      <w:tr w:rsidR="00E35F0F" w:rsidRPr="0027688E" w14:paraId="3C75803E" w14:textId="77777777" w:rsidTr="00CA4C3C">
        <w:trPr>
          <w:trHeight w:val="144"/>
        </w:trPr>
        <w:tc>
          <w:tcPr>
            <w:tcW w:w="10795" w:type="dxa"/>
            <w:gridSpan w:val="3"/>
            <w:vAlign w:val="center"/>
          </w:tcPr>
          <w:p w14:paraId="3C75803D" w14:textId="72670772" w:rsidR="00E35F0F" w:rsidRPr="0027688E" w:rsidRDefault="00E35F0F" w:rsidP="00E35F0F">
            <w:pPr>
              <w:pStyle w:val="FootnoteText"/>
              <w:keepNext/>
              <w:rPr>
                <w:rFonts w:asciiTheme="minorHAnsi" w:hAnsiTheme="minorHAnsi"/>
                <w:sz w:val="18"/>
                <w:szCs w:val="18"/>
              </w:rPr>
            </w:pPr>
            <w:r w:rsidRPr="0027688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03F" w14:textId="4407E84F" w:rsidR="007D2060" w:rsidRPr="0027688E" w:rsidRDefault="007D206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35F0F" w:rsidRPr="0027688E" w14:paraId="084659B4" w14:textId="77777777" w:rsidTr="00E35F0F">
        <w:trPr>
          <w:cantSplit/>
          <w:trHeight w:val="432"/>
        </w:trPr>
        <w:tc>
          <w:tcPr>
            <w:tcW w:w="5000" w:type="pct"/>
            <w:gridSpan w:val="2"/>
            <w:vAlign w:val="center"/>
          </w:tcPr>
          <w:p w14:paraId="327BBE14" w14:textId="77777777" w:rsidR="00E35F0F" w:rsidRPr="0027688E" w:rsidRDefault="00E35F0F" w:rsidP="00E35F0F">
            <w:pPr>
              <w:keepNext/>
              <w:rPr>
                <w:rFonts w:asciiTheme="minorHAnsi" w:hAnsiTheme="minorHAnsi"/>
                <w:b/>
                <w:sz w:val="18"/>
                <w:szCs w:val="18"/>
              </w:rPr>
            </w:pPr>
            <w:r w:rsidRPr="0027688E">
              <w:rPr>
                <w:rFonts w:asciiTheme="minorHAnsi" w:hAnsiTheme="minorHAnsi"/>
                <w:b/>
                <w:sz w:val="18"/>
                <w:szCs w:val="18"/>
              </w:rPr>
              <w:t>G. Determination of HERS Verification Compliance</w:t>
            </w:r>
          </w:p>
          <w:p w14:paraId="5037D07E" w14:textId="77777777" w:rsidR="00E35F0F" w:rsidRPr="0027688E" w:rsidRDefault="00E35F0F" w:rsidP="00E35F0F">
            <w:pPr>
              <w:keepNext/>
              <w:rPr>
                <w:rFonts w:asciiTheme="minorHAnsi" w:hAnsiTheme="minorHAnsi"/>
                <w:sz w:val="18"/>
                <w:szCs w:val="18"/>
              </w:rPr>
            </w:pPr>
            <w:r w:rsidRPr="0027688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E35F0F" w:rsidRPr="0027688E" w14:paraId="051143CA" w14:textId="77777777" w:rsidTr="00E35F0F">
        <w:trPr>
          <w:cantSplit/>
          <w:trHeight w:val="432"/>
        </w:trPr>
        <w:tc>
          <w:tcPr>
            <w:tcW w:w="253" w:type="pct"/>
            <w:vAlign w:val="center"/>
          </w:tcPr>
          <w:p w14:paraId="0DEBFF66" w14:textId="77777777" w:rsidR="00E35F0F" w:rsidRPr="0027688E" w:rsidDel="00C76C40" w:rsidRDefault="00E35F0F" w:rsidP="00E35F0F">
            <w:pPr>
              <w:keepNext/>
              <w:rPr>
                <w:rFonts w:asciiTheme="minorHAnsi" w:hAnsiTheme="minorHAnsi"/>
                <w:sz w:val="18"/>
                <w:szCs w:val="18"/>
              </w:rPr>
            </w:pPr>
            <w:r w:rsidRPr="0027688E">
              <w:rPr>
                <w:rFonts w:asciiTheme="minorHAnsi" w:hAnsiTheme="minorHAnsi"/>
                <w:sz w:val="18"/>
                <w:szCs w:val="18"/>
              </w:rPr>
              <w:t>01</w:t>
            </w:r>
          </w:p>
        </w:tc>
        <w:tc>
          <w:tcPr>
            <w:tcW w:w="4747" w:type="pct"/>
            <w:vAlign w:val="center"/>
          </w:tcPr>
          <w:p w14:paraId="31B19797" w14:textId="77777777" w:rsidR="00E35F0F" w:rsidRPr="0027688E" w:rsidRDefault="00E35F0F" w:rsidP="00E35F0F">
            <w:pPr>
              <w:keepNext/>
              <w:rPr>
                <w:rFonts w:asciiTheme="minorHAnsi" w:hAnsiTheme="minorHAnsi"/>
                <w:sz w:val="18"/>
                <w:szCs w:val="18"/>
              </w:rPr>
            </w:pPr>
          </w:p>
        </w:tc>
      </w:tr>
    </w:tbl>
    <w:p w14:paraId="7E67EF8B" w14:textId="33AD8B69" w:rsidR="00E35F0F" w:rsidRPr="0027688E" w:rsidRDefault="00E35F0F" w:rsidP="00B816B4">
      <w:pPr>
        <w:rPr>
          <w:rFonts w:asciiTheme="minorHAnsi" w:hAnsiTheme="minorHAnsi"/>
          <w:sz w:val="18"/>
          <w:szCs w:val="18"/>
        </w:rPr>
      </w:pPr>
    </w:p>
    <w:p w14:paraId="61279A1B" w14:textId="77777777" w:rsidR="005A5426" w:rsidRPr="0027688E" w:rsidRDefault="005A5426">
      <w:r w:rsidRPr="0027688E">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69"/>
        <w:gridCol w:w="5399"/>
      </w:tblGrid>
      <w:tr w:rsidR="005A5426" w:rsidRPr="0027688E" w14:paraId="1D086010" w14:textId="77777777" w:rsidTr="005A5426">
        <w:trPr>
          <w:trHeight w:val="288"/>
        </w:trPr>
        <w:tc>
          <w:tcPr>
            <w:tcW w:w="10768" w:type="dxa"/>
            <w:gridSpan w:val="2"/>
            <w:tcBorders>
              <w:top w:val="single" w:sz="4" w:space="0" w:color="auto"/>
              <w:left w:val="single" w:sz="4" w:space="0" w:color="auto"/>
              <w:bottom w:val="single" w:sz="4" w:space="0" w:color="auto"/>
              <w:right w:val="single" w:sz="4" w:space="0" w:color="auto"/>
            </w:tcBorders>
            <w:vAlign w:val="center"/>
            <w:hideMark/>
          </w:tcPr>
          <w:p w14:paraId="42038B6B" w14:textId="048AF00B"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27688E">
              <w:rPr>
                <w:rFonts w:asciiTheme="minorHAnsi" w:eastAsiaTheme="minorEastAsia" w:hAnsiTheme="minorHAnsi" w:cs="Arial"/>
                <w:b/>
                <w:caps/>
                <w:sz w:val="18"/>
                <w:szCs w:val="18"/>
              </w:rPr>
              <w:lastRenderedPageBreak/>
              <w:t>Documentation Author's Declaration Statement</w:t>
            </w:r>
          </w:p>
        </w:tc>
      </w:tr>
      <w:tr w:rsidR="005A5426" w:rsidRPr="0027688E" w14:paraId="4C49892D" w14:textId="77777777" w:rsidTr="005A5426">
        <w:trPr>
          <w:trHeight w:val="360"/>
        </w:trPr>
        <w:tc>
          <w:tcPr>
            <w:tcW w:w="10768" w:type="dxa"/>
            <w:gridSpan w:val="2"/>
            <w:tcBorders>
              <w:top w:val="single" w:sz="4" w:space="0" w:color="auto"/>
              <w:left w:val="single" w:sz="4" w:space="0" w:color="auto"/>
              <w:bottom w:val="single" w:sz="4" w:space="0" w:color="auto"/>
              <w:right w:val="single" w:sz="4" w:space="0" w:color="auto"/>
            </w:tcBorders>
            <w:vAlign w:val="center"/>
            <w:hideMark/>
          </w:tcPr>
          <w:p w14:paraId="655A17A2" w14:textId="77777777" w:rsidR="005A5426" w:rsidRPr="0027688E" w:rsidRDefault="005A5426" w:rsidP="0027688E">
            <w:pPr>
              <w:numPr>
                <w:ilvl w:val="0"/>
                <w:numId w:val="17"/>
              </w:numPr>
              <w:spacing w:after="200" w:line="276" w:lineRule="auto"/>
              <w:ind w:left="271" w:hanging="270"/>
              <w:rPr>
                <w:rFonts w:asciiTheme="minorHAnsi" w:eastAsiaTheme="minorEastAsia" w:hAnsiTheme="minorHAnsi" w:cstheme="minorBidi"/>
              </w:rPr>
            </w:pPr>
            <w:r w:rsidRPr="0027688E">
              <w:rPr>
                <w:rFonts w:asciiTheme="minorHAnsi" w:eastAsiaTheme="minorEastAsia" w:hAnsiTheme="minorHAnsi" w:cstheme="minorBidi"/>
              </w:rPr>
              <w:t>I certify that this Certificate of Verification documentation is accurate and complete.</w:t>
            </w:r>
          </w:p>
        </w:tc>
      </w:tr>
      <w:tr w:rsidR="005A5426" w:rsidRPr="0027688E" w14:paraId="4CCA528E" w14:textId="77777777" w:rsidTr="005A5426">
        <w:trPr>
          <w:trHeight w:val="360"/>
        </w:trPr>
        <w:tc>
          <w:tcPr>
            <w:tcW w:w="5345" w:type="dxa"/>
            <w:tcBorders>
              <w:top w:val="single" w:sz="4" w:space="0" w:color="auto"/>
              <w:left w:val="single" w:sz="4" w:space="0" w:color="auto"/>
              <w:bottom w:val="single" w:sz="4" w:space="0" w:color="auto"/>
              <w:right w:val="single" w:sz="4" w:space="0" w:color="auto"/>
            </w:tcBorders>
            <w:hideMark/>
          </w:tcPr>
          <w:p w14:paraId="3C206FB2"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Documentation Author Name:</w:t>
            </w:r>
          </w:p>
        </w:tc>
        <w:tc>
          <w:tcPr>
            <w:tcW w:w="5423" w:type="dxa"/>
            <w:tcBorders>
              <w:top w:val="single" w:sz="4" w:space="0" w:color="auto"/>
              <w:left w:val="single" w:sz="4" w:space="0" w:color="auto"/>
              <w:bottom w:val="single" w:sz="4" w:space="0" w:color="auto"/>
              <w:right w:val="single" w:sz="4" w:space="0" w:color="auto"/>
            </w:tcBorders>
            <w:hideMark/>
          </w:tcPr>
          <w:p w14:paraId="4369CC2A"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Documentation Author Signature:</w:t>
            </w:r>
          </w:p>
        </w:tc>
      </w:tr>
      <w:tr w:rsidR="005A5426" w:rsidRPr="0027688E" w14:paraId="2D0C0856" w14:textId="77777777" w:rsidTr="005A5426">
        <w:trPr>
          <w:trHeight w:val="360"/>
        </w:trPr>
        <w:tc>
          <w:tcPr>
            <w:tcW w:w="5345" w:type="dxa"/>
            <w:tcBorders>
              <w:top w:val="single" w:sz="4" w:space="0" w:color="auto"/>
              <w:left w:val="single" w:sz="4" w:space="0" w:color="auto"/>
              <w:bottom w:val="single" w:sz="4" w:space="0" w:color="auto"/>
              <w:right w:val="single" w:sz="4" w:space="0" w:color="auto"/>
            </w:tcBorders>
            <w:hideMark/>
          </w:tcPr>
          <w:p w14:paraId="08CDEFA0"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Company:</w:t>
            </w:r>
          </w:p>
        </w:tc>
        <w:tc>
          <w:tcPr>
            <w:tcW w:w="5423" w:type="dxa"/>
            <w:tcBorders>
              <w:top w:val="single" w:sz="4" w:space="0" w:color="auto"/>
              <w:left w:val="single" w:sz="4" w:space="0" w:color="auto"/>
              <w:bottom w:val="single" w:sz="4" w:space="0" w:color="auto"/>
              <w:right w:val="single" w:sz="4" w:space="0" w:color="auto"/>
            </w:tcBorders>
            <w:hideMark/>
          </w:tcPr>
          <w:p w14:paraId="5F6E7F07"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Date Signed:</w:t>
            </w:r>
          </w:p>
        </w:tc>
      </w:tr>
      <w:tr w:rsidR="005A5426" w:rsidRPr="0027688E" w14:paraId="445797AD" w14:textId="77777777" w:rsidTr="005A5426">
        <w:trPr>
          <w:trHeight w:val="360"/>
        </w:trPr>
        <w:tc>
          <w:tcPr>
            <w:tcW w:w="5345" w:type="dxa"/>
            <w:tcBorders>
              <w:top w:val="single" w:sz="4" w:space="0" w:color="auto"/>
              <w:left w:val="single" w:sz="4" w:space="0" w:color="auto"/>
              <w:bottom w:val="single" w:sz="4" w:space="0" w:color="auto"/>
              <w:right w:val="single" w:sz="4" w:space="0" w:color="auto"/>
            </w:tcBorders>
            <w:hideMark/>
          </w:tcPr>
          <w:p w14:paraId="41A88816"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Address:</w:t>
            </w:r>
          </w:p>
        </w:tc>
        <w:tc>
          <w:tcPr>
            <w:tcW w:w="5423" w:type="dxa"/>
            <w:tcBorders>
              <w:top w:val="single" w:sz="4" w:space="0" w:color="auto"/>
              <w:left w:val="single" w:sz="4" w:space="0" w:color="auto"/>
              <w:bottom w:val="single" w:sz="4" w:space="0" w:color="auto"/>
              <w:right w:val="single" w:sz="4" w:space="0" w:color="auto"/>
            </w:tcBorders>
            <w:hideMark/>
          </w:tcPr>
          <w:p w14:paraId="79797A59"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CEA/HERS Certification Information (if applicable):</w:t>
            </w:r>
          </w:p>
        </w:tc>
      </w:tr>
      <w:tr w:rsidR="005A5426" w:rsidRPr="0027688E" w14:paraId="72F3E495" w14:textId="77777777" w:rsidTr="005A5426">
        <w:trPr>
          <w:trHeight w:val="360"/>
        </w:trPr>
        <w:tc>
          <w:tcPr>
            <w:tcW w:w="5345" w:type="dxa"/>
            <w:tcBorders>
              <w:top w:val="single" w:sz="4" w:space="0" w:color="auto"/>
              <w:left w:val="single" w:sz="4" w:space="0" w:color="auto"/>
              <w:bottom w:val="single" w:sz="4" w:space="0" w:color="auto"/>
              <w:right w:val="single" w:sz="4" w:space="0" w:color="auto"/>
            </w:tcBorders>
            <w:hideMark/>
          </w:tcPr>
          <w:p w14:paraId="6F629EB0"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City/State/Zip:</w:t>
            </w:r>
          </w:p>
        </w:tc>
        <w:tc>
          <w:tcPr>
            <w:tcW w:w="5423" w:type="dxa"/>
            <w:tcBorders>
              <w:top w:val="single" w:sz="4" w:space="0" w:color="auto"/>
              <w:left w:val="single" w:sz="4" w:space="0" w:color="auto"/>
              <w:bottom w:val="single" w:sz="4" w:space="0" w:color="auto"/>
              <w:right w:val="single" w:sz="4" w:space="0" w:color="auto"/>
            </w:tcBorders>
            <w:hideMark/>
          </w:tcPr>
          <w:p w14:paraId="356EB3C9"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Phone:</w:t>
            </w:r>
          </w:p>
        </w:tc>
      </w:tr>
      <w:tr w:rsidR="005A5426" w:rsidRPr="0027688E" w14:paraId="20534C8F" w14:textId="77777777" w:rsidTr="005A5426">
        <w:trPr>
          <w:trHeight w:val="296"/>
        </w:trPr>
        <w:tc>
          <w:tcPr>
            <w:tcW w:w="1076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1951BAC"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27688E">
              <w:rPr>
                <w:rFonts w:asciiTheme="minorHAnsi" w:eastAsiaTheme="minorEastAsia" w:hAnsiTheme="minorHAnsi" w:cs="Arial"/>
                <w:b/>
                <w:caps/>
                <w:sz w:val="18"/>
                <w:szCs w:val="18"/>
              </w:rPr>
              <w:t xml:space="preserve">Responsible Person's Declaration statement </w:t>
            </w:r>
          </w:p>
        </w:tc>
      </w:tr>
      <w:tr w:rsidR="005A5426" w:rsidRPr="0027688E" w14:paraId="4AFC1305" w14:textId="77777777" w:rsidTr="005A5426">
        <w:trPr>
          <w:trHeight w:val="504"/>
        </w:trPr>
        <w:tc>
          <w:tcPr>
            <w:tcW w:w="1076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ACD0D5" w14:textId="77777777" w:rsidR="005A5426" w:rsidRPr="0027688E" w:rsidRDefault="005A5426" w:rsidP="001835A4">
            <w:pPr>
              <w:spacing w:line="276" w:lineRule="auto"/>
              <w:rPr>
                <w:rFonts w:asciiTheme="minorHAnsi" w:eastAsiaTheme="minorEastAsia" w:hAnsiTheme="minorHAnsi" w:cstheme="minorBidi"/>
              </w:rPr>
            </w:pPr>
            <w:r w:rsidRPr="0027688E">
              <w:rPr>
                <w:rFonts w:asciiTheme="minorHAnsi" w:eastAsiaTheme="minorEastAsia" w:hAnsiTheme="minorHAnsi" w:cstheme="minorBidi"/>
              </w:rPr>
              <w:t xml:space="preserve">I certify the following under penalty of perjury, under the laws of the State of California: </w:t>
            </w:r>
          </w:p>
          <w:p w14:paraId="1ED44EC7"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The information provided on this Certificate of Verification is true and correct.</w:t>
            </w:r>
          </w:p>
          <w:p w14:paraId="51DEE223"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I am the certified HERS Rater who performed the verification identified and reported on this Certificate of Verification (responsible rater).</w:t>
            </w:r>
          </w:p>
          <w:p w14:paraId="6E963B3E"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46BB442"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2EF0FD6"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283F3FA3"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27688E">
              <w:rPr>
                <w:rFonts w:asciiTheme="minorHAnsi" w:hAnsiTheme="minorHAnsi" w:cstheme="minorHAnsi"/>
              </w:rPr>
              <w:t>.</w:t>
            </w:r>
          </w:p>
          <w:bookmarkEnd w:id="6"/>
          <w:bookmarkEnd w:id="7"/>
          <w:p w14:paraId="1D792138" w14:textId="77777777" w:rsidR="005A5426" w:rsidRPr="0027688E" w:rsidRDefault="005A5426" w:rsidP="00A358B3">
            <w:pPr>
              <w:spacing w:after="200" w:line="276" w:lineRule="auto"/>
              <w:contextualSpacing/>
              <w:rPr>
                <w:rFonts w:asciiTheme="minorHAnsi" w:eastAsiaTheme="minorEastAsia" w:hAnsiTheme="minorHAnsi" w:cstheme="minorBidi"/>
                <w:sz w:val="18"/>
                <w:szCs w:val="18"/>
              </w:rPr>
            </w:pPr>
          </w:p>
        </w:tc>
      </w:tr>
      <w:tr w:rsidR="005A5426" w:rsidRPr="0027688E" w14:paraId="1D340262" w14:textId="77777777" w:rsidTr="005A5426">
        <w:trPr>
          <w:trHeight w:val="278"/>
        </w:trPr>
        <w:tc>
          <w:tcPr>
            <w:tcW w:w="1076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3729111"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27688E">
              <w:rPr>
                <w:rFonts w:asciiTheme="minorHAnsi" w:eastAsiaTheme="minorEastAsia" w:hAnsiTheme="minorHAnsi" w:cs="Arial"/>
                <w:b/>
                <w:caps/>
                <w:sz w:val="18"/>
                <w:szCs w:val="18"/>
              </w:rPr>
              <w:t>BUILDER OR INSTALLER INFORMATION AS SHOWN ON THE CERTIFICATE OF INSTALLATION</w:t>
            </w:r>
          </w:p>
        </w:tc>
      </w:tr>
      <w:tr w:rsidR="005A5426" w:rsidRPr="0027688E" w14:paraId="58AD9B49" w14:textId="77777777" w:rsidTr="005A5426">
        <w:trPr>
          <w:trHeight w:val="360"/>
        </w:trPr>
        <w:tc>
          <w:tcPr>
            <w:tcW w:w="1076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F4C2ED5"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Company Name (Installing Subcontractor, General Contractor, or Builder/Owner):</w:t>
            </w:r>
          </w:p>
        </w:tc>
      </w:tr>
      <w:tr w:rsidR="005A5426" w:rsidRPr="0027688E" w14:paraId="3AD8E45F" w14:textId="77777777" w:rsidTr="005A5426">
        <w:trPr>
          <w:trHeight w:hRule="exact" w:val="360"/>
        </w:trPr>
        <w:tc>
          <w:tcPr>
            <w:tcW w:w="5386"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72B2DBE" w14:textId="77777777" w:rsidR="005A5426" w:rsidRPr="0027688E" w:rsidRDefault="005A5426"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Responsible Builder or Installer Name:</w:t>
            </w:r>
          </w:p>
        </w:tc>
        <w:tc>
          <w:tcPr>
            <w:tcW w:w="5382"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E868CEA" w14:textId="77777777" w:rsidR="005A5426" w:rsidRPr="0027688E" w:rsidRDefault="005A5426"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CSLB License:</w:t>
            </w:r>
          </w:p>
        </w:tc>
      </w:tr>
      <w:tr w:rsidR="005A5426" w:rsidRPr="0027688E" w14:paraId="661FBB0B" w14:textId="77777777" w:rsidTr="005A5426">
        <w:trPr>
          <w:trHeight w:val="288"/>
        </w:trPr>
        <w:tc>
          <w:tcPr>
            <w:tcW w:w="1076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BDD1A0" w14:textId="77777777" w:rsidR="005A5426" w:rsidRPr="0027688E" w:rsidRDefault="005A5426"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Arial"/>
                <w:b/>
                <w:caps/>
                <w:sz w:val="18"/>
                <w:szCs w:val="18"/>
              </w:rPr>
              <w:t>HERS PROVIDER DATA REGISTRY INFORMATION</w:t>
            </w:r>
          </w:p>
        </w:tc>
      </w:tr>
      <w:tr w:rsidR="005A5426" w:rsidRPr="0027688E" w14:paraId="41CA5810" w14:textId="77777777" w:rsidTr="005A5426">
        <w:trPr>
          <w:trHeight w:hRule="exact" w:val="360"/>
        </w:trPr>
        <w:tc>
          <w:tcPr>
            <w:tcW w:w="53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577F9E"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Sample Group Number (if applicable):</w:t>
            </w:r>
          </w:p>
          <w:p w14:paraId="39C7BC72"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953868"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Dwelling Test Status in Sample Group (if applicable):</w:t>
            </w:r>
          </w:p>
          <w:p w14:paraId="7DA1C332"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5A5426" w:rsidRPr="0027688E" w14:paraId="67C3BD9C" w14:textId="77777777" w:rsidTr="005A5426">
        <w:trPr>
          <w:trHeight w:val="288"/>
        </w:trPr>
        <w:tc>
          <w:tcPr>
            <w:tcW w:w="1076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A1443E" w14:textId="77777777" w:rsidR="005A5426" w:rsidRPr="0027688E" w:rsidRDefault="005A5426"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Arial"/>
                <w:b/>
                <w:caps/>
                <w:sz w:val="18"/>
                <w:szCs w:val="18"/>
              </w:rPr>
              <w:t>HERS RATER INFORMATION</w:t>
            </w:r>
          </w:p>
        </w:tc>
      </w:tr>
      <w:tr w:rsidR="005A5426" w:rsidRPr="0027688E" w14:paraId="75444507" w14:textId="77777777" w:rsidTr="005A5426">
        <w:trPr>
          <w:trHeight w:val="360"/>
        </w:trPr>
        <w:tc>
          <w:tcPr>
            <w:tcW w:w="10768"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4E07A0" w14:textId="77777777" w:rsidR="005A5426" w:rsidRPr="0027688E" w:rsidRDefault="005A5426"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HERS Rater Company Name:</w:t>
            </w:r>
          </w:p>
          <w:p w14:paraId="5B876BED" w14:textId="77777777" w:rsidR="005A5426" w:rsidRPr="0027688E" w:rsidRDefault="005A5426"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5A5426" w:rsidRPr="0027688E" w14:paraId="0FF64E6C" w14:textId="77777777" w:rsidTr="005A5426">
        <w:trPr>
          <w:trHeight w:hRule="exact" w:val="360"/>
        </w:trPr>
        <w:tc>
          <w:tcPr>
            <w:tcW w:w="53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1906E4"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Responsible Rater Name:</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2A41A6"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Responsible Rater Signature:</w:t>
            </w:r>
          </w:p>
          <w:p w14:paraId="4E2581ED"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5A5426" w:rsidRPr="0027688E" w14:paraId="31595715" w14:textId="77777777" w:rsidTr="005A5426">
        <w:trPr>
          <w:trHeight w:hRule="exact" w:val="360"/>
        </w:trPr>
        <w:tc>
          <w:tcPr>
            <w:tcW w:w="53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2B393B"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Responsible Rater Certification Number w/ this HERS Provider:</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3F8EE2"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Date Signed:</w:t>
            </w:r>
          </w:p>
        </w:tc>
      </w:tr>
    </w:tbl>
    <w:p w14:paraId="23CA0F97" w14:textId="3695D1DE" w:rsidR="00E35F0F" w:rsidRPr="0027688E" w:rsidRDefault="00E35F0F">
      <w:pPr>
        <w:rPr>
          <w:rFonts w:asciiTheme="minorHAnsi" w:hAnsiTheme="minorHAnsi"/>
          <w:sz w:val="18"/>
          <w:szCs w:val="18"/>
        </w:rPr>
      </w:pPr>
      <w:r w:rsidRPr="0027688E">
        <w:rPr>
          <w:rFonts w:asciiTheme="minorHAnsi" w:hAnsiTheme="minorHAnsi"/>
          <w:sz w:val="18"/>
          <w:szCs w:val="18"/>
        </w:rPr>
        <w:br w:type="page"/>
      </w:r>
    </w:p>
    <w:p w14:paraId="54DB1B66" w14:textId="77777777" w:rsidR="00E35F0F" w:rsidRPr="0027688E" w:rsidRDefault="00E35F0F" w:rsidP="00DA2B2D">
      <w:pPr>
        <w:rPr>
          <w:rFonts w:ascii="Calibri" w:hAnsi="Calibri"/>
          <w:b/>
          <w:sz w:val="32"/>
          <w:szCs w:val="32"/>
        </w:rPr>
        <w:sectPr w:rsidR="00E35F0F" w:rsidRPr="0027688E" w:rsidSect="00E0002F">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3C75806C" w14:textId="6DCC0F37" w:rsidR="003C1763" w:rsidRPr="0027688E" w:rsidRDefault="002C2490" w:rsidP="00CE3868">
      <w:pPr>
        <w:jc w:val="center"/>
        <w:rPr>
          <w:rFonts w:ascii="Calibri" w:hAnsi="Calibri"/>
          <w:b/>
        </w:rPr>
      </w:pPr>
      <w:r w:rsidRPr="0027688E">
        <w:rPr>
          <w:rFonts w:ascii="Calibri" w:hAnsi="Calibri"/>
          <w:b/>
        </w:rPr>
        <w:lastRenderedPageBreak/>
        <w:t>LMCV</w:t>
      </w:r>
      <w:r w:rsidR="00DC56B7" w:rsidRPr="0027688E">
        <w:rPr>
          <w:rFonts w:ascii="Calibri" w:hAnsi="Calibri"/>
          <w:b/>
        </w:rPr>
        <w:t>-MCH-23c-H User Instructions</w:t>
      </w:r>
    </w:p>
    <w:p w14:paraId="3C75806D" w14:textId="77777777" w:rsidR="003C1763" w:rsidRPr="0027688E" w:rsidRDefault="003C1763" w:rsidP="00DA2B2D">
      <w:pPr>
        <w:rPr>
          <w:rFonts w:ascii="Calibri" w:hAnsi="Calibri"/>
        </w:rPr>
      </w:pPr>
    </w:p>
    <w:p w14:paraId="3C75806E" w14:textId="135F135A" w:rsidR="00676AD2" w:rsidRPr="0027688E" w:rsidRDefault="00676AD2" w:rsidP="00676AD2">
      <w:pPr>
        <w:rPr>
          <w:rFonts w:ascii="Calibri" w:hAnsi="Calibri"/>
        </w:rPr>
      </w:pPr>
      <w:r w:rsidRPr="0027688E">
        <w:rPr>
          <w:rFonts w:ascii="Calibri" w:hAnsi="Calibri"/>
          <w:b/>
        </w:rPr>
        <w:t>Section A. Ducted Cooling System Information</w:t>
      </w:r>
    </w:p>
    <w:p w14:paraId="3C75806F" w14:textId="4870AD70" w:rsidR="00676AD2" w:rsidRPr="0027688E" w:rsidRDefault="007C1808" w:rsidP="0027688E">
      <w:pPr>
        <w:pStyle w:val="ListParagraph"/>
        <w:numPr>
          <w:ilvl w:val="0"/>
          <w:numId w:val="7"/>
        </w:numPr>
        <w:ind w:left="360" w:hanging="360"/>
        <w:rPr>
          <w:rFonts w:asciiTheme="minorHAnsi" w:hAnsiTheme="minorHAnsi"/>
        </w:rPr>
      </w:pPr>
      <w:r w:rsidRPr="0027688E">
        <w:rPr>
          <w:rFonts w:asciiTheme="minorHAnsi" w:hAnsiTheme="minorHAnsi"/>
        </w:rPr>
        <w:t xml:space="preserve">System Identification or Name: This field is filled out automatically. It is referenced from the </w:t>
      </w:r>
      <w:r w:rsidR="002C2490" w:rsidRPr="0027688E">
        <w:rPr>
          <w:rFonts w:asciiTheme="minorHAnsi" w:hAnsiTheme="minorHAnsi"/>
        </w:rPr>
        <w:t>LMCI</w:t>
      </w:r>
      <w:r w:rsidRPr="0027688E">
        <w:rPr>
          <w:rFonts w:asciiTheme="minorHAnsi" w:hAnsiTheme="minorHAnsi"/>
        </w:rPr>
        <w:t>-MCH-01, which must be completed prior to this document.</w:t>
      </w:r>
    </w:p>
    <w:p w14:paraId="3C758070" w14:textId="25BA704A" w:rsidR="00676AD2" w:rsidRPr="0027688E" w:rsidRDefault="007C1808" w:rsidP="0027688E">
      <w:pPr>
        <w:pStyle w:val="ListParagraph"/>
        <w:numPr>
          <w:ilvl w:val="0"/>
          <w:numId w:val="7"/>
        </w:numPr>
        <w:ind w:left="360" w:hanging="360"/>
        <w:rPr>
          <w:rFonts w:asciiTheme="minorHAnsi" w:hAnsiTheme="minorHAnsi"/>
        </w:rPr>
      </w:pPr>
      <w:r w:rsidRPr="0027688E">
        <w:rPr>
          <w:rFonts w:asciiTheme="minorHAnsi" w:hAnsiTheme="minorHAnsi"/>
          <w:szCs w:val="18"/>
        </w:rPr>
        <w:t>System Location or Area Served:</w:t>
      </w:r>
      <w:r w:rsidRPr="0027688E">
        <w:rPr>
          <w:rFonts w:asciiTheme="minorHAnsi" w:hAnsiTheme="minorHAnsi"/>
        </w:rPr>
        <w:t xml:space="preserve"> This field is filled out automatically. It is referenced from the </w:t>
      </w:r>
      <w:r w:rsidR="002C2490" w:rsidRPr="0027688E">
        <w:rPr>
          <w:rFonts w:asciiTheme="minorHAnsi" w:hAnsiTheme="minorHAnsi"/>
        </w:rPr>
        <w:t>LMCI</w:t>
      </w:r>
      <w:r w:rsidRPr="0027688E">
        <w:rPr>
          <w:rFonts w:asciiTheme="minorHAnsi" w:hAnsiTheme="minorHAnsi"/>
        </w:rPr>
        <w:t>-MCH-01, which must be completed prior to this document.</w:t>
      </w:r>
    </w:p>
    <w:p w14:paraId="0C354ACC" w14:textId="7C728F1C" w:rsidR="003C7749" w:rsidRPr="0027688E" w:rsidRDefault="003C7749" w:rsidP="0027688E">
      <w:pPr>
        <w:pStyle w:val="ListParagraph"/>
        <w:numPr>
          <w:ilvl w:val="0"/>
          <w:numId w:val="7"/>
        </w:numPr>
        <w:ind w:left="360" w:hanging="360"/>
        <w:rPr>
          <w:rFonts w:asciiTheme="minorHAnsi" w:hAnsiTheme="minorHAnsi"/>
        </w:rPr>
      </w:pPr>
      <w:r w:rsidRPr="0027688E">
        <w:rPr>
          <w:rFonts w:asciiTheme="minorHAnsi" w:hAnsiTheme="minorHAnsi"/>
        </w:rPr>
        <w:t xml:space="preserve">Indoor Unit Name: This field is filled out automatically. It is referenced from the </w:t>
      </w:r>
      <w:r w:rsidR="002C2490" w:rsidRPr="0027688E">
        <w:rPr>
          <w:rFonts w:asciiTheme="minorHAnsi" w:hAnsiTheme="minorHAnsi"/>
        </w:rPr>
        <w:t>LMCI</w:t>
      </w:r>
      <w:r w:rsidRPr="0027688E">
        <w:rPr>
          <w:rFonts w:asciiTheme="minorHAnsi" w:hAnsiTheme="minorHAnsi"/>
        </w:rPr>
        <w:t>-MCH-01, which must be completed prior to this document.</w:t>
      </w:r>
    </w:p>
    <w:p w14:paraId="3C758071" w14:textId="77777777" w:rsidR="00676AD2" w:rsidRPr="0027688E" w:rsidRDefault="007C1808" w:rsidP="0027688E">
      <w:pPr>
        <w:pStyle w:val="ListParagraph"/>
        <w:numPr>
          <w:ilvl w:val="0"/>
          <w:numId w:val="7"/>
        </w:numPr>
        <w:ind w:left="360" w:hanging="360"/>
        <w:rPr>
          <w:rFonts w:asciiTheme="minorHAnsi" w:hAnsiTheme="minorHAnsi"/>
        </w:rPr>
      </w:pPr>
      <w:r w:rsidRPr="0027688E">
        <w:rPr>
          <w:rFonts w:asciiTheme="minorHAnsi" w:hAnsiTheme="minorHAnsi"/>
          <w:szCs w:val="18"/>
        </w:rPr>
        <w:t>System Installation Type:</w:t>
      </w:r>
      <w:r w:rsidRPr="0027688E">
        <w:rPr>
          <w:rFonts w:asciiTheme="minorHAnsi" w:hAnsiTheme="minorHAnsi"/>
        </w:rPr>
        <w:t xml:space="preserve"> Select the appropriate System Installation Type from the following choices:</w:t>
      </w:r>
    </w:p>
    <w:p w14:paraId="3C758072" w14:textId="0D6CEAE6" w:rsidR="00676AD2" w:rsidRPr="0027688E" w:rsidRDefault="007C1808" w:rsidP="0027688E">
      <w:pPr>
        <w:pStyle w:val="ListParagraph"/>
        <w:numPr>
          <w:ilvl w:val="1"/>
          <w:numId w:val="7"/>
        </w:numPr>
        <w:rPr>
          <w:rFonts w:asciiTheme="minorHAnsi" w:hAnsiTheme="minorHAnsi"/>
        </w:rPr>
      </w:pPr>
      <w:r w:rsidRPr="0027688E">
        <w:rPr>
          <w:rFonts w:asciiTheme="minorHAnsi" w:hAnsiTheme="minorHAnsi" w:cs="Calibri"/>
          <w:szCs w:val="32"/>
        </w:rPr>
        <w:t>New:</w:t>
      </w:r>
      <w:r w:rsidR="00DC56B7" w:rsidRPr="0027688E">
        <w:rPr>
          <w:rFonts w:asciiTheme="minorHAnsi" w:hAnsiTheme="minorHAnsi" w:cs="Calibri"/>
          <w:szCs w:val="32"/>
        </w:rPr>
        <w:t xml:space="preserve"> </w:t>
      </w:r>
      <w:r w:rsidRPr="0027688E">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27688E" w:rsidRDefault="007C1808" w:rsidP="0027688E">
      <w:pPr>
        <w:pStyle w:val="ListParagraph"/>
        <w:numPr>
          <w:ilvl w:val="1"/>
          <w:numId w:val="7"/>
        </w:numPr>
        <w:rPr>
          <w:rFonts w:asciiTheme="minorHAnsi" w:hAnsiTheme="minorHAnsi"/>
        </w:rPr>
      </w:pPr>
      <w:r w:rsidRPr="0027688E">
        <w:rPr>
          <w:rFonts w:asciiTheme="minorHAnsi" w:hAnsiTheme="minorHAnsi" w:cs="Calibri"/>
          <w:szCs w:val="32"/>
        </w:rPr>
        <w:t>Replacement:</w:t>
      </w:r>
      <w:r w:rsidR="00DC56B7" w:rsidRPr="0027688E">
        <w:rPr>
          <w:rFonts w:asciiTheme="minorHAnsi" w:hAnsiTheme="minorHAnsi" w:cs="Calibri"/>
          <w:szCs w:val="32"/>
        </w:rPr>
        <w:t xml:space="preserve"> </w:t>
      </w:r>
      <w:r w:rsidRPr="0027688E">
        <w:rPr>
          <w:rFonts w:asciiTheme="minorHAnsi" w:hAnsiTheme="minorHAnsi" w:cs="Calibri"/>
          <w:szCs w:val="32"/>
        </w:rPr>
        <w:t>Use this choice if the system is a</w:t>
      </w:r>
      <w:r w:rsidRPr="0027688E">
        <w:rPr>
          <w:rFonts w:asciiTheme="minorHAnsi" w:hAnsiTheme="minorHAnsi"/>
          <w:bCs/>
          <w:szCs w:val="26"/>
        </w:rPr>
        <w:t xml:space="preserve"> complete</w:t>
      </w:r>
      <w:r w:rsidR="00DC56B7" w:rsidRPr="0027688E">
        <w:rPr>
          <w:rFonts w:asciiTheme="minorHAnsi" w:hAnsiTheme="minorHAnsi"/>
          <w:bCs/>
          <w:szCs w:val="26"/>
        </w:rPr>
        <w:t xml:space="preserve"> </w:t>
      </w:r>
      <w:r w:rsidRPr="0027688E">
        <w:rPr>
          <w:rFonts w:asciiTheme="minorHAnsi" w:hAnsiTheme="minorHAnsi"/>
          <w:bCs/>
          <w:szCs w:val="26"/>
        </w:rPr>
        <w:t>replacement</w:t>
      </w:r>
      <w:r w:rsidR="00DC56B7" w:rsidRPr="0027688E">
        <w:rPr>
          <w:rFonts w:asciiTheme="minorHAnsi" w:hAnsiTheme="minorHAnsi"/>
          <w:bCs/>
          <w:szCs w:val="26"/>
        </w:rPr>
        <w:t xml:space="preserve"> </w:t>
      </w:r>
      <w:r w:rsidRPr="0027688E">
        <w:rPr>
          <w:rFonts w:asciiTheme="minorHAnsi" w:hAnsiTheme="minorHAnsi"/>
          <w:bCs/>
          <w:szCs w:val="26"/>
        </w:rPr>
        <w:t>space-conditioning system</w:t>
      </w:r>
      <w:r w:rsidR="00DC56B7" w:rsidRPr="0027688E">
        <w:rPr>
          <w:rFonts w:asciiTheme="minorHAnsi" w:hAnsiTheme="minorHAnsi"/>
          <w:bCs/>
          <w:szCs w:val="26"/>
        </w:rPr>
        <w:t xml:space="preserve"> </w:t>
      </w:r>
      <w:r w:rsidRPr="0027688E">
        <w:rPr>
          <w:rFonts w:asciiTheme="minorHAnsi" w:hAnsiTheme="minorHAnsi"/>
          <w:szCs w:val="26"/>
        </w:rPr>
        <w:t>installed as part of an alteration,</w:t>
      </w:r>
      <w:r w:rsidRPr="0027688E">
        <w:rPr>
          <w:rFonts w:asciiTheme="minorHAnsi" w:hAnsiTheme="minorHAnsi"/>
          <w:szCs w:val="32"/>
        </w:rPr>
        <w:t xml:space="preserve"> and </w:t>
      </w:r>
      <w:r w:rsidRPr="0027688E">
        <w:rPr>
          <w:rFonts w:asciiTheme="minorHAnsi" w:hAnsiTheme="minorHAnsi"/>
          <w:szCs w:val="26"/>
        </w:rPr>
        <w:t>includes all the system heating or cooling equipment plus a replacement duct system</w:t>
      </w:r>
      <w:r w:rsidRPr="0027688E">
        <w:rPr>
          <w:rFonts w:asciiTheme="minorHAnsi" w:hAnsiTheme="minorHAnsi"/>
          <w:szCs w:val="32"/>
        </w:rPr>
        <w:t xml:space="preserve"> </w:t>
      </w:r>
      <w:r w:rsidRPr="0027688E">
        <w:rPr>
          <w:rFonts w:asciiTheme="minorHAnsi" w:hAnsiTheme="minorHAnsi"/>
          <w:szCs w:val="26"/>
        </w:rPr>
        <w:t xml:space="preserve">(150.2(b)1Diia) where </w:t>
      </w:r>
      <w:r w:rsidR="00676AD2" w:rsidRPr="0027688E">
        <w:rPr>
          <w:rFonts w:asciiTheme="minorHAnsi" w:hAnsiTheme="minorHAnsi"/>
        </w:rPr>
        <w:t>the ducts are at least 75</w:t>
      </w:r>
      <w:r w:rsidR="002A4AB4" w:rsidRPr="0027688E">
        <w:rPr>
          <w:rFonts w:asciiTheme="minorHAnsi" w:hAnsiTheme="minorHAnsi"/>
        </w:rPr>
        <w:t>%</w:t>
      </w:r>
      <w:r w:rsidR="00676AD2" w:rsidRPr="0027688E">
        <w:rPr>
          <w:rFonts w:asciiTheme="minorHAnsi" w:hAnsiTheme="minorHAnsi"/>
        </w:rPr>
        <w:t xml:space="preserve"> or more newly installed duct material (up to 25</w:t>
      </w:r>
      <w:r w:rsidR="002A4AB4" w:rsidRPr="0027688E">
        <w:rPr>
          <w:rFonts w:asciiTheme="minorHAnsi" w:hAnsiTheme="minorHAnsi"/>
        </w:rPr>
        <w:t>%</w:t>
      </w:r>
      <w:r w:rsidR="00676AD2" w:rsidRPr="0027688E">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7688E">
        <w:rPr>
          <w:rFonts w:asciiTheme="minorHAnsi" w:hAnsiTheme="minorHAnsi"/>
          <w:szCs w:val="26"/>
        </w:rPr>
        <w:t>; plus a replacement air handler.</w:t>
      </w:r>
    </w:p>
    <w:p w14:paraId="3C758074" w14:textId="55227755" w:rsidR="00676AD2" w:rsidRPr="0027688E" w:rsidRDefault="007C1808" w:rsidP="0027688E">
      <w:pPr>
        <w:pStyle w:val="ListParagraph"/>
        <w:numPr>
          <w:ilvl w:val="1"/>
          <w:numId w:val="7"/>
        </w:numPr>
        <w:rPr>
          <w:rFonts w:asciiTheme="minorHAnsi" w:hAnsiTheme="minorHAnsi"/>
        </w:rPr>
      </w:pPr>
      <w:r w:rsidRPr="0027688E">
        <w:rPr>
          <w:rFonts w:asciiTheme="minorHAnsi" w:hAnsiTheme="minorHAnsi" w:cs="Calibri"/>
          <w:szCs w:val="32"/>
        </w:rPr>
        <w:t>Alteration:</w:t>
      </w:r>
      <w:r w:rsidR="00DC56B7" w:rsidRPr="0027688E">
        <w:rPr>
          <w:rFonts w:asciiTheme="minorHAnsi" w:hAnsiTheme="minorHAnsi" w:cs="Calibri"/>
          <w:szCs w:val="32"/>
        </w:rPr>
        <w:t xml:space="preserve"> </w:t>
      </w:r>
      <w:r w:rsidRPr="0027688E">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27688E" w:rsidRDefault="007C1808" w:rsidP="0027688E">
      <w:pPr>
        <w:pStyle w:val="ListParagraph"/>
        <w:numPr>
          <w:ilvl w:val="2"/>
          <w:numId w:val="7"/>
        </w:numPr>
        <w:rPr>
          <w:rFonts w:asciiTheme="minorHAnsi" w:hAnsiTheme="minorHAnsi"/>
        </w:rPr>
      </w:pPr>
      <w:r w:rsidRPr="0027688E">
        <w:rPr>
          <w:rFonts w:asciiTheme="minorHAnsi" w:hAnsiTheme="minorHAnsi" w:cs="Calibri"/>
          <w:szCs w:val="32"/>
        </w:rPr>
        <w:t>40 feet</w:t>
      </w:r>
      <w:r w:rsidR="00DC56B7" w:rsidRPr="0027688E">
        <w:rPr>
          <w:rFonts w:asciiTheme="minorHAnsi" w:hAnsiTheme="minorHAnsi" w:cs="Calibri"/>
          <w:szCs w:val="32"/>
        </w:rPr>
        <w:t xml:space="preserve"> </w:t>
      </w:r>
      <w:r w:rsidRPr="0027688E">
        <w:rPr>
          <w:rFonts w:asciiTheme="minorHAnsi" w:hAnsiTheme="minorHAnsi" w:cs="Calibri"/>
          <w:szCs w:val="32"/>
        </w:rPr>
        <w:t>or more</w:t>
      </w:r>
      <w:r w:rsidR="00DC56B7" w:rsidRPr="0027688E">
        <w:rPr>
          <w:rFonts w:asciiTheme="minorHAnsi" w:hAnsiTheme="minorHAnsi" w:cs="Calibri"/>
          <w:szCs w:val="32"/>
        </w:rPr>
        <w:t xml:space="preserve"> </w:t>
      </w:r>
      <w:r w:rsidRPr="0027688E">
        <w:rPr>
          <w:rFonts w:asciiTheme="minorHAnsi" w:hAnsiTheme="minorHAnsi" w:cs="Calibri"/>
          <w:szCs w:val="32"/>
        </w:rPr>
        <w:t>of space-conditioning system ducts are installed in unconditioned space or indirectly conditioned space.</w:t>
      </w:r>
    </w:p>
    <w:p w14:paraId="3C758076" w14:textId="77777777" w:rsidR="00676AD2" w:rsidRPr="0027688E" w:rsidRDefault="007C1808" w:rsidP="0027688E">
      <w:pPr>
        <w:pStyle w:val="ListParagraph"/>
        <w:numPr>
          <w:ilvl w:val="2"/>
          <w:numId w:val="7"/>
        </w:numPr>
        <w:rPr>
          <w:rFonts w:asciiTheme="minorHAnsi" w:hAnsiTheme="minorHAnsi"/>
        </w:rPr>
      </w:pPr>
      <w:r w:rsidRPr="0027688E">
        <w:rPr>
          <w:rFonts w:asciiTheme="minorHAnsi" w:hAnsiTheme="minorHAnsi" w:cs="Calibri"/>
          <w:szCs w:val="32"/>
        </w:rPr>
        <w:t>Air conditioning or heat pump condenser</w:t>
      </w:r>
    </w:p>
    <w:p w14:paraId="3C758077" w14:textId="77777777" w:rsidR="00676AD2" w:rsidRPr="0027688E" w:rsidRDefault="007C1808" w:rsidP="0027688E">
      <w:pPr>
        <w:pStyle w:val="ListParagraph"/>
        <w:numPr>
          <w:ilvl w:val="2"/>
          <w:numId w:val="7"/>
        </w:numPr>
        <w:rPr>
          <w:rFonts w:asciiTheme="minorHAnsi" w:hAnsiTheme="minorHAnsi"/>
        </w:rPr>
      </w:pPr>
      <w:r w:rsidRPr="0027688E">
        <w:rPr>
          <w:rFonts w:asciiTheme="minorHAnsi" w:hAnsiTheme="minorHAnsi" w:cs="Calibri"/>
          <w:szCs w:val="32"/>
        </w:rPr>
        <w:t>Heating or cooling coil</w:t>
      </w:r>
    </w:p>
    <w:p w14:paraId="3C758078" w14:textId="77777777" w:rsidR="00676AD2" w:rsidRPr="0027688E" w:rsidRDefault="007C1808" w:rsidP="0027688E">
      <w:pPr>
        <w:pStyle w:val="ListParagraph"/>
        <w:numPr>
          <w:ilvl w:val="2"/>
          <w:numId w:val="7"/>
        </w:numPr>
        <w:rPr>
          <w:rFonts w:asciiTheme="minorHAnsi" w:hAnsiTheme="minorHAnsi"/>
        </w:rPr>
      </w:pPr>
      <w:r w:rsidRPr="0027688E">
        <w:rPr>
          <w:rFonts w:asciiTheme="minorHAnsi" w:hAnsiTheme="minorHAnsi" w:cs="Calibri"/>
          <w:szCs w:val="32"/>
        </w:rPr>
        <w:t>Air handler (e.g., furnace, fan coil, package unit)</w:t>
      </w:r>
    </w:p>
    <w:p w14:paraId="11686909" w14:textId="51E92945" w:rsidR="001443DB" w:rsidRPr="0027688E" w:rsidRDefault="001443DB" w:rsidP="0027688E">
      <w:pPr>
        <w:pStyle w:val="ListParagraph"/>
        <w:numPr>
          <w:ilvl w:val="0"/>
          <w:numId w:val="7"/>
        </w:numPr>
        <w:ind w:left="360" w:hanging="360"/>
        <w:rPr>
          <w:rFonts w:ascii="Calibri" w:hAnsi="Calibri"/>
        </w:rPr>
      </w:pPr>
      <w:r w:rsidRPr="0027688E">
        <w:rPr>
          <w:rFonts w:asciiTheme="minorHAnsi" w:hAnsiTheme="minorHAnsi"/>
          <w:szCs w:val="18"/>
        </w:rPr>
        <w:t>Nominal Cooling Capacity (tons):</w:t>
      </w:r>
      <w:r w:rsidRPr="0027688E">
        <w:rPr>
          <w:rFonts w:ascii="Calibri" w:hAnsi="Calibri"/>
        </w:rPr>
        <w:t xml:space="preserve"> This field is filled out automatically. It is referenced from the </w:t>
      </w:r>
      <w:r w:rsidR="002C2490" w:rsidRPr="0027688E">
        <w:rPr>
          <w:rFonts w:ascii="Calibri" w:hAnsi="Calibri"/>
        </w:rPr>
        <w:t>LMCI</w:t>
      </w:r>
      <w:r w:rsidRPr="0027688E">
        <w:rPr>
          <w:rFonts w:ascii="Calibri" w:hAnsi="Calibri"/>
        </w:rPr>
        <w:t>-MCH-01,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3C75807A" w14:textId="78E11EE5"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Condenser Speed Type:</w:t>
      </w:r>
      <w:r w:rsidR="00676AD2" w:rsidRPr="0027688E">
        <w:rPr>
          <w:rFonts w:ascii="Calibri" w:hAnsi="Calibri"/>
        </w:rPr>
        <w:t xml:space="preserve"> This field is filled out automatically. It is referenced from the </w:t>
      </w:r>
      <w:r w:rsidR="002C2490" w:rsidRPr="0027688E">
        <w:rPr>
          <w:rFonts w:ascii="Calibri" w:hAnsi="Calibri"/>
        </w:rPr>
        <w:t>LMCI</w:t>
      </w:r>
      <w:r w:rsidR="00676AD2" w:rsidRPr="0027688E">
        <w:rPr>
          <w:rFonts w:ascii="Calibri" w:hAnsi="Calibri"/>
        </w:rPr>
        <w:t>-MCH-01, which must be completed prior to this document.</w:t>
      </w:r>
    </w:p>
    <w:p w14:paraId="3C75807B" w14:textId="6F6B276E"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Cooling System Zonal Control Type:</w:t>
      </w:r>
      <w:r w:rsidR="00676AD2" w:rsidRPr="0027688E">
        <w:rPr>
          <w:rFonts w:ascii="Calibri" w:hAnsi="Calibri"/>
        </w:rPr>
        <w:t xml:space="preserve"> This field is filled out automatically. It is referenced from the </w:t>
      </w:r>
      <w:r w:rsidR="002C2490" w:rsidRPr="0027688E">
        <w:rPr>
          <w:rFonts w:ascii="Calibri" w:hAnsi="Calibri"/>
        </w:rPr>
        <w:t>LMCI</w:t>
      </w:r>
      <w:r w:rsidR="00676AD2" w:rsidRPr="0027688E">
        <w:rPr>
          <w:rFonts w:ascii="Calibri" w:hAnsi="Calibri"/>
        </w:rPr>
        <w:t>-MCH-01, which must be completed prior to this document.</w:t>
      </w:r>
    </w:p>
    <w:p w14:paraId="3C75807C" w14:textId="77777777"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Central Fan Integrated (CFI) Ventilation System Status:</w:t>
      </w:r>
      <w:r w:rsidR="00676AD2" w:rsidRPr="0027688E">
        <w:rPr>
          <w:rFonts w:ascii="Calibri" w:hAnsi="Calibri"/>
        </w:rPr>
        <w:t xml:space="preserve"> If the system has Central Fan Integrated System, then select “CFI System”, otherwise select “Not a CFI system”.</w:t>
      </w:r>
    </w:p>
    <w:p w14:paraId="3C75807D" w14:textId="7CD4AB0E"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System Bypass Duct Status:</w:t>
      </w:r>
      <w:r w:rsidR="00676AD2" w:rsidRPr="0027688E">
        <w:rPr>
          <w:rFonts w:ascii="Calibri" w:hAnsi="Calibri"/>
        </w:rPr>
        <w:t xml:space="preserve"> This field is filled out automatically. It is referenced from the </w:t>
      </w:r>
      <w:r w:rsidR="002C2490" w:rsidRPr="0027688E">
        <w:rPr>
          <w:rFonts w:ascii="Calibri" w:hAnsi="Calibri"/>
        </w:rPr>
        <w:t>LMCI</w:t>
      </w:r>
      <w:r w:rsidR="00676AD2" w:rsidRPr="0027688E">
        <w:rPr>
          <w:rFonts w:ascii="Calibri" w:hAnsi="Calibri"/>
        </w:rPr>
        <w:t>-MCH-01, which must be completed prior to this document.</w:t>
      </w:r>
    </w:p>
    <w:p w14:paraId="3C75807E" w14:textId="77777777"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Date of System Airflow Rate Measurement:</w:t>
      </w:r>
      <w:r w:rsidR="00676AD2" w:rsidRPr="0027688E">
        <w:rPr>
          <w:rFonts w:ascii="Calibri" w:hAnsi="Calibri"/>
        </w:rPr>
        <w:t xml:space="preserve"> Enter the date that the airflow test was performed.</w:t>
      </w:r>
    </w:p>
    <w:p w14:paraId="3C75807F" w14:textId="0B550DF1"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 xml:space="preserve">Airflow Rate Protocol </w:t>
      </w:r>
      <w:r w:rsidR="00DC56B7" w:rsidRPr="0027688E">
        <w:rPr>
          <w:rFonts w:asciiTheme="minorHAnsi" w:hAnsiTheme="minorHAnsi"/>
          <w:szCs w:val="18"/>
        </w:rPr>
        <w:t>U</w:t>
      </w:r>
      <w:r w:rsidRPr="0027688E">
        <w:rPr>
          <w:rFonts w:asciiTheme="minorHAnsi" w:hAnsiTheme="minorHAnsi"/>
          <w:szCs w:val="18"/>
        </w:rPr>
        <w:t>tilized:</w:t>
      </w:r>
      <w:r w:rsidR="00676AD2" w:rsidRPr="0027688E">
        <w:rPr>
          <w:rFonts w:ascii="Calibri" w:hAnsi="Calibri"/>
        </w:rPr>
        <w:t xml:space="preserve"> If the system installation type is “New” or “Replacement” then only the RA3.3 airflow methods may be used. If </w:t>
      </w:r>
      <w:r w:rsidR="00725EA7" w:rsidRPr="0027688E">
        <w:rPr>
          <w:rFonts w:ascii="Calibri" w:hAnsi="Calibri"/>
        </w:rPr>
        <w:t xml:space="preserve">the system installation type is “Alteration”, the RA3.3 airflow methods may be used, but the Alternative to Compliance with Minimum System Airflow Requirements (“Best I Can Do” </w:t>
      </w:r>
      <w:r w:rsidR="002A4AB4" w:rsidRPr="0027688E">
        <w:rPr>
          <w:rFonts w:ascii="Calibri" w:hAnsi="Calibri"/>
        </w:rPr>
        <w:t>A</w:t>
      </w:r>
      <w:r w:rsidR="00725EA7" w:rsidRPr="0027688E">
        <w:rPr>
          <w:rFonts w:ascii="Calibri" w:hAnsi="Calibri"/>
        </w:rPr>
        <w:t>irflow) is an option for existing systems that may require substantial modification to improve the airflow.</w:t>
      </w:r>
    </w:p>
    <w:p w14:paraId="73D5DFAE" w14:textId="7D73DAF1" w:rsidR="00D654A7" w:rsidRPr="0027688E" w:rsidDel="00F428D9" w:rsidRDefault="00D654A7" w:rsidP="0027688E">
      <w:pPr>
        <w:pStyle w:val="ListParagraph"/>
        <w:numPr>
          <w:ilvl w:val="0"/>
          <w:numId w:val="7"/>
        </w:numPr>
        <w:ind w:left="360" w:hanging="360"/>
        <w:rPr>
          <w:del w:id="8" w:author="Alhabibi, Haider@Energy" w:date="2023-11-22T13:49:00Z"/>
          <w:rFonts w:ascii="Calibri" w:hAnsi="Calibri"/>
        </w:rPr>
      </w:pPr>
      <w:del w:id="9" w:author="Alhabibi, Haider@Energy" w:date="2023-11-22T13:49:00Z">
        <w:r w:rsidRPr="0027688E" w:rsidDel="00F428D9">
          <w:rPr>
            <w:rFonts w:ascii="Calibri" w:hAnsi="Calibri"/>
          </w:rPr>
          <w:delText xml:space="preserve">Central Fan Ventilation Cooling System (CFVCS) Status: This field is filled out automatically. It is referenced from the </w:delText>
        </w:r>
        <w:r w:rsidR="002C2490" w:rsidRPr="0027688E" w:rsidDel="00F428D9">
          <w:rPr>
            <w:rFonts w:ascii="Calibri" w:hAnsi="Calibri"/>
          </w:rPr>
          <w:delText>LMCI</w:delText>
        </w:r>
        <w:r w:rsidRPr="0027688E" w:rsidDel="00F428D9">
          <w:rPr>
            <w:rFonts w:ascii="Calibri" w:hAnsi="Calibri"/>
          </w:rPr>
          <w:delText>-MCH-01, which must be completed prior to this document.</w:delText>
        </w:r>
      </w:del>
    </w:p>
    <w:p w14:paraId="3C758080" w14:textId="77777777" w:rsidR="00676AD2" w:rsidRPr="0027688E" w:rsidRDefault="00676AD2" w:rsidP="00676AD2">
      <w:pPr>
        <w:rPr>
          <w:rFonts w:ascii="Calibri" w:hAnsi="Calibri"/>
        </w:rPr>
      </w:pPr>
    </w:p>
    <w:p w14:paraId="3C758081" w14:textId="1D03791E" w:rsidR="00676AD2" w:rsidRPr="0027688E" w:rsidRDefault="00725EA7" w:rsidP="00676AD2">
      <w:pPr>
        <w:keepNext/>
        <w:rPr>
          <w:rFonts w:asciiTheme="minorHAnsi" w:hAnsiTheme="minorHAnsi"/>
          <w:b/>
          <w:szCs w:val="18"/>
        </w:rPr>
      </w:pPr>
      <w:r w:rsidRPr="0027688E">
        <w:rPr>
          <w:rFonts w:asciiTheme="minorHAnsi" w:hAnsiTheme="minorHAnsi"/>
          <w:b/>
          <w:szCs w:val="18"/>
        </w:rPr>
        <w:t xml:space="preserve">Section B. Hole for the </w:t>
      </w:r>
      <w:r w:rsidR="00DC56B7" w:rsidRPr="0027688E">
        <w:rPr>
          <w:rFonts w:asciiTheme="minorHAnsi" w:hAnsiTheme="minorHAnsi"/>
          <w:b/>
          <w:szCs w:val="18"/>
        </w:rPr>
        <w:t>P</w:t>
      </w:r>
      <w:r w:rsidRPr="0027688E">
        <w:rPr>
          <w:rFonts w:asciiTheme="minorHAnsi" w:hAnsiTheme="minorHAnsi"/>
          <w:b/>
          <w:szCs w:val="18"/>
        </w:rPr>
        <w:t xml:space="preserve">lacement of a Static Pressure Probe (HSPP), and Permanently </w:t>
      </w:r>
      <w:r w:rsidR="00DC56B7" w:rsidRPr="0027688E">
        <w:rPr>
          <w:rFonts w:asciiTheme="minorHAnsi" w:hAnsiTheme="minorHAnsi"/>
          <w:b/>
          <w:szCs w:val="18"/>
        </w:rPr>
        <w:t>I</w:t>
      </w:r>
      <w:r w:rsidRPr="0027688E">
        <w:rPr>
          <w:rFonts w:asciiTheme="minorHAnsi" w:hAnsiTheme="minorHAnsi"/>
          <w:b/>
          <w:szCs w:val="18"/>
        </w:rPr>
        <w:t xml:space="preserve">nstalled Static Pressure Probe (PSPP) in the </w:t>
      </w:r>
      <w:r w:rsidR="00DC56B7" w:rsidRPr="0027688E">
        <w:rPr>
          <w:rFonts w:asciiTheme="minorHAnsi" w:hAnsiTheme="minorHAnsi"/>
          <w:b/>
          <w:szCs w:val="18"/>
        </w:rPr>
        <w:t>S</w:t>
      </w:r>
      <w:r w:rsidRPr="0027688E">
        <w:rPr>
          <w:rFonts w:asciiTheme="minorHAnsi" w:hAnsiTheme="minorHAnsi"/>
          <w:b/>
          <w:szCs w:val="18"/>
        </w:rPr>
        <w:t xml:space="preserve">upply </w:t>
      </w:r>
      <w:r w:rsidR="00DC56B7" w:rsidRPr="0027688E">
        <w:rPr>
          <w:rFonts w:asciiTheme="minorHAnsi" w:hAnsiTheme="minorHAnsi"/>
          <w:b/>
          <w:szCs w:val="18"/>
        </w:rPr>
        <w:t>P</w:t>
      </w:r>
      <w:r w:rsidRPr="0027688E">
        <w:rPr>
          <w:rFonts w:asciiTheme="minorHAnsi" w:hAnsiTheme="minorHAnsi"/>
          <w:b/>
          <w:szCs w:val="18"/>
        </w:rPr>
        <w:t>lenum</w:t>
      </w:r>
    </w:p>
    <w:p w14:paraId="3C758082" w14:textId="4D54789D" w:rsidR="00676AD2" w:rsidRPr="0027688E" w:rsidRDefault="00725EA7" w:rsidP="0027688E">
      <w:pPr>
        <w:pStyle w:val="ListParagraph"/>
        <w:numPr>
          <w:ilvl w:val="0"/>
          <w:numId w:val="8"/>
        </w:numPr>
        <w:ind w:left="360" w:hanging="360"/>
        <w:rPr>
          <w:rFonts w:asciiTheme="minorHAnsi" w:hAnsiTheme="minorHAnsi"/>
          <w:szCs w:val="18"/>
        </w:rPr>
      </w:pPr>
      <w:r w:rsidRPr="0027688E">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27688E" w:rsidRDefault="00725EA7" w:rsidP="0027688E">
      <w:pPr>
        <w:numPr>
          <w:ilvl w:val="0"/>
          <w:numId w:val="13"/>
        </w:numPr>
        <w:ind w:left="1080"/>
        <w:rPr>
          <w:rFonts w:ascii="Calibri" w:hAnsi="Calibri"/>
        </w:rPr>
      </w:pPr>
      <w:r w:rsidRPr="0027688E">
        <w:rPr>
          <w:rFonts w:ascii="Calibri" w:hAnsi="Calibri"/>
          <w:bCs/>
        </w:rPr>
        <w:t>If an Hole Static Pressure Probe is installed then select “HSPP Installed”</w:t>
      </w:r>
    </w:p>
    <w:p w14:paraId="3C758084" w14:textId="77777777" w:rsidR="00676AD2" w:rsidRPr="0027688E" w:rsidRDefault="00725EA7" w:rsidP="0027688E">
      <w:pPr>
        <w:numPr>
          <w:ilvl w:val="0"/>
          <w:numId w:val="13"/>
        </w:numPr>
        <w:ind w:left="1080"/>
        <w:rPr>
          <w:rFonts w:ascii="Calibri" w:hAnsi="Calibri"/>
        </w:rPr>
      </w:pPr>
      <w:r w:rsidRPr="0027688E">
        <w:rPr>
          <w:rFonts w:ascii="Calibri" w:hAnsi="Calibri"/>
          <w:bCs/>
        </w:rPr>
        <w:t>If a Permanent Static Pressure Probe is installed then select “PSPP Installed”</w:t>
      </w:r>
    </w:p>
    <w:p w14:paraId="3C758085" w14:textId="18CD434D" w:rsidR="00676AD2" w:rsidRPr="0027688E" w:rsidRDefault="00725EA7" w:rsidP="0027688E">
      <w:pPr>
        <w:numPr>
          <w:ilvl w:val="0"/>
          <w:numId w:val="13"/>
        </w:numPr>
        <w:ind w:left="1080"/>
        <w:rPr>
          <w:rFonts w:ascii="Calibri" w:hAnsi="Calibri"/>
        </w:rPr>
      </w:pPr>
      <w:r w:rsidRPr="0027688E">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77777777" w:rsidR="00676AD2" w:rsidRPr="0027688E" w:rsidRDefault="00725EA7" w:rsidP="0027688E">
      <w:pPr>
        <w:numPr>
          <w:ilvl w:val="0"/>
          <w:numId w:val="13"/>
        </w:numPr>
        <w:ind w:left="1080"/>
        <w:rPr>
          <w:rFonts w:ascii="Calibri" w:hAnsi="Calibri"/>
        </w:rPr>
      </w:pPr>
      <w:r w:rsidRPr="0027688E">
        <w:rPr>
          <w:rFonts w:ascii="Calibri" w:hAnsi="Calibri"/>
        </w:rPr>
        <w:t>If the system is such that an HSPP or PSPP is not applicable, select “HSPP/PSPP are not applicable to this system”.</w:t>
      </w:r>
    </w:p>
    <w:p w14:paraId="3C758087" w14:textId="77777777" w:rsidR="00676AD2" w:rsidRPr="0027688E" w:rsidRDefault="00676AD2" w:rsidP="00676AD2">
      <w:pPr>
        <w:ind w:left="720"/>
        <w:rPr>
          <w:rFonts w:ascii="Calibri" w:hAnsi="Calibri"/>
          <w:bCs/>
        </w:rPr>
      </w:pPr>
    </w:p>
    <w:p w14:paraId="754C6EEE" w14:textId="77777777" w:rsidR="00405C44" w:rsidRPr="0027688E" w:rsidRDefault="00405C44" w:rsidP="00676AD2">
      <w:pPr>
        <w:ind w:left="720"/>
        <w:rPr>
          <w:rFonts w:ascii="Calibri" w:hAnsi="Calibri"/>
          <w:bCs/>
        </w:rPr>
      </w:pPr>
    </w:p>
    <w:p w14:paraId="73BD6D6F" w14:textId="77777777" w:rsidR="00405C44" w:rsidRPr="0027688E" w:rsidRDefault="00405C44" w:rsidP="00676AD2">
      <w:pPr>
        <w:ind w:left="720"/>
        <w:rPr>
          <w:rFonts w:ascii="Calibri" w:hAnsi="Calibri"/>
          <w:bCs/>
        </w:rPr>
      </w:pPr>
    </w:p>
    <w:p w14:paraId="3C758088" w14:textId="07D823CE" w:rsidR="00676AD2" w:rsidRPr="0027688E" w:rsidRDefault="007C1808" w:rsidP="00676AD2">
      <w:pPr>
        <w:keepNext/>
        <w:rPr>
          <w:rFonts w:asciiTheme="minorHAnsi" w:hAnsiTheme="minorHAnsi"/>
          <w:b/>
          <w:szCs w:val="18"/>
        </w:rPr>
      </w:pPr>
      <w:r w:rsidRPr="0027688E">
        <w:rPr>
          <w:rFonts w:asciiTheme="minorHAnsi" w:hAnsiTheme="minorHAnsi"/>
          <w:b/>
          <w:szCs w:val="18"/>
        </w:rPr>
        <w:t>Section C. Airflow Rate Measurement Apparatus and Procedure Information</w:t>
      </w:r>
    </w:p>
    <w:p w14:paraId="3C758089" w14:textId="77777777" w:rsidR="00676AD2" w:rsidRPr="0027688E" w:rsidDel="00E1065B" w:rsidRDefault="007C1808" w:rsidP="0027688E">
      <w:pPr>
        <w:numPr>
          <w:ilvl w:val="0"/>
          <w:numId w:val="9"/>
        </w:numPr>
        <w:ind w:left="360"/>
        <w:rPr>
          <w:rFonts w:ascii="Calibri" w:hAnsi="Calibri"/>
        </w:rPr>
      </w:pPr>
      <w:r w:rsidRPr="0027688E">
        <w:rPr>
          <w:rFonts w:asciiTheme="minorHAnsi" w:hAnsiTheme="minorHAnsi"/>
          <w:szCs w:val="18"/>
        </w:rPr>
        <w:t>Airflow Rate Measurement Type used for this airflow rate verification:</w:t>
      </w:r>
      <w:r w:rsidR="00676AD2" w:rsidRPr="0027688E">
        <w:rPr>
          <w:rFonts w:asciiTheme="minorHAnsi" w:hAnsiTheme="minorHAnsi"/>
          <w:szCs w:val="18"/>
        </w:rPr>
        <w:t xml:space="preserve"> </w:t>
      </w:r>
      <w:r w:rsidR="00676AD2" w:rsidRPr="0027688E">
        <w:rPr>
          <w:rFonts w:ascii="Calibri" w:hAnsi="Calibri"/>
        </w:rPr>
        <w:t>Select the appropriate airflow test procedure from the following options for the method used to determine actual fan air flow</w:t>
      </w:r>
      <w:r w:rsidRPr="0027688E">
        <w:rPr>
          <w:rFonts w:ascii="Calibri" w:hAnsi="Calibri"/>
        </w:rPr>
        <w:t>:</w:t>
      </w:r>
    </w:p>
    <w:p w14:paraId="3C75808A" w14:textId="77777777" w:rsidR="00676AD2" w:rsidRPr="0027688E" w:rsidDel="00E1065B" w:rsidRDefault="00676AD2" w:rsidP="0027688E">
      <w:pPr>
        <w:numPr>
          <w:ilvl w:val="1"/>
          <w:numId w:val="9"/>
        </w:numPr>
        <w:ind w:left="1080"/>
        <w:rPr>
          <w:rFonts w:ascii="Calibri" w:hAnsi="Calibri"/>
        </w:rPr>
      </w:pPr>
      <w:r w:rsidRPr="0027688E">
        <w:rPr>
          <w:rFonts w:ascii="Calibri" w:hAnsi="Calibri"/>
        </w:rPr>
        <w:t>Diagnostic Fan Flow Using Fan Flow Meter (aka Plenum Pressure Matching) according to the procedures in RA3.3.3.1.1</w:t>
      </w:r>
    </w:p>
    <w:p w14:paraId="3C75808B" w14:textId="77777777" w:rsidR="00676AD2" w:rsidRPr="0027688E" w:rsidDel="00E1065B" w:rsidRDefault="00725EA7" w:rsidP="0027688E">
      <w:pPr>
        <w:numPr>
          <w:ilvl w:val="1"/>
          <w:numId w:val="9"/>
        </w:numPr>
        <w:ind w:left="1080"/>
        <w:rPr>
          <w:rFonts w:ascii="Calibri" w:hAnsi="Calibri"/>
        </w:rPr>
      </w:pPr>
      <w:r w:rsidRPr="0027688E">
        <w:rPr>
          <w:rFonts w:ascii="Calibri" w:hAnsi="Calibri"/>
        </w:rPr>
        <w:t>Diagnostic Fan Flow Using Flow Grid Measurement according to the procedures in RA3.3.3.1.2</w:t>
      </w:r>
    </w:p>
    <w:p w14:paraId="3C75808C" w14:textId="77777777" w:rsidR="00676AD2" w:rsidRPr="0027688E" w:rsidDel="00E1065B" w:rsidRDefault="00725EA7" w:rsidP="0027688E">
      <w:pPr>
        <w:numPr>
          <w:ilvl w:val="1"/>
          <w:numId w:val="9"/>
        </w:numPr>
        <w:ind w:left="1080"/>
        <w:rPr>
          <w:rFonts w:ascii="Calibri" w:hAnsi="Calibri"/>
        </w:rPr>
      </w:pPr>
      <w:r w:rsidRPr="0027688E">
        <w:rPr>
          <w:rFonts w:ascii="Calibri" w:hAnsi="Calibri"/>
        </w:rPr>
        <w:t>Diagnostic Fan Flow Using Powered Flow Capture Hood according to the procedures in RA3.3.3.1.3</w:t>
      </w:r>
    </w:p>
    <w:p w14:paraId="3C75808D" w14:textId="77777777" w:rsidR="00676AD2" w:rsidRPr="0027688E" w:rsidRDefault="00725EA7" w:rsidP="0027688E">
      <w:pPr>
        <w:numPr>
          <w:ilvl w:val="1"/>
          <w:numId w:val="9"/>
        </w:numPr>
        <w:ind w:left="1080"/>
        <w:rPr>
          <w:rFonts w:ascii="Calibri" w:hAnsi="Calibri"/>
        </w:rPr>
      </w:pPr>
      <w:r w:rsidRPr="0027688E">
        <w:rPr>
          <w:rFonts w:ascii="Calibri" w:hAnsi="Calibri"/>
        </w:rPr>
        <w:t>Diagnostic Fan Flow Using Traditional Flow Capture Hood according to the procedures in RA3.3.3.1.4</w:t>
      </w:r>
      <w:r w:rsidRPr="0027688E">
        <w:rPr>
          <w:rFonts w:ascii="Calibri" w:hAnsi="Calibri"/>
        </w:rPr>
        <w:tab/>
      </w:r>
    </w:p>
    <w:p w14:paraId="3C75808E" w14:textId="77777777" w:rsidR="00676AD2" w:rsidRPr="0027688E" w:rsidRDefault="007C1808" w:rsidP="0027688E">
      <w:pPr>
        <w:keepNext/>
        <w:numPr>
          <w:ilvl w:val="0"/>
          <w:numId w:val="9"/>
        </w:numPr>
        <w:ind w:left="360"/>
        <w:rPr>
          <w:rFonts w:asciiTheme="minorHAnsi" w:hAnsiTheme="minorHAnsi"/>
          <w:szCs w:val="18"/>
        </w:rPr>
      </w:pPr>
      <w:r w:rsidRPr="0027688E">
        <w:rPr>
          <w:rFonts w:asciiTheme="minorHAnsi" w:hAnsiTheme="minorHAnsi"/>
          <w:szCs w:val="18"/>
        </w:rPr>
        <w:t xml:space="preserve">Manufacturer of Airflow Measurement Apparatus: </w:t>
      </w:r>
      <w:r w:rsidR="00676AD2" w:rsidRPr="0027688E">
        <w:rPr>
          <w:rFonts w:asciiTheme="minorHAnsi" w:hAnsiTheme="minorHAnsi"/>
          <w:szCs w:val="18"/>
        </w:rPr>
        <w:t>Enter the</w:t>
      </w:r>
      <w:r w:rsidRPr="0027688E">
        <w:rPr>
          <w:rFonts w:asciiTheme="minorHAnsi" w:hAnsiTheme="minorHAnsi"/>
          <w:szCs w:val="18"/>
        </w:rPr>
        <w:t xml:space="preserve"> </w:t>
      </w:r>
      <w:r w:rsidR="00676AD2" w:rsidRPr="0027688E">
        <w:rPr>
          <w:rFonts w:asciiTheme="minorHAnsi" w:hAnsiTheme="minorHAnsi"/>
          <w:szCs w:val="18"/>
        </w:rPr>
        <w:t xml:space="preserve">name of the manufacturer of the airflow </w:t>
      </w:r>
      <w:r w:rsidR="00725EA7" w:rsidRPr="0027688E">
        <w:rPr>
          <w:rFonts w:asciiTheme="minorHAnsi" w:hAnsiTheme="minorHAnsi"/>
          <w:szCs w:val="18"/>
        </w:rPr>
        <w:t xml:space="preserve">measurement tool used to measure the airflow for this test. </w:t>
      </w:r>
    </w:p>
    <w:p w14:paraId="3C75808F" w14:textId="77777777" w:rsidR="00676AD2" w:rsidRPr="0027688E" w:rsidRDefault="007C1808" w:rsidP="0027688E">
      <w:pPr>
        <w:keepNext/>
        <w:numPr>
          <w:ilvl w:val="0"/>
          <w:numId w:val="9"/>
        </w:numPr>
        <w:ind w:left="360"/>
        <w:rPr>
          <w:rFonts w:asciiTheme="minorHAnsi" w:hAnsiTheme="minorHAnsi"/>
          <w:szCs w:val="18"/>
        </w:rPr>
      </w:pPr>
      <w:r w:rsidRPr="0027688E">
        <w:rPr>
          <w:rFonts w:asciiTheme="minorHAnsi" w:hAnsiTheme="minorHAnsi"/>
          <w:szCs w:val="18"/>
        </w:rPr>
        <w:t xml:space="preserve">Model number of Airflow Measurement Apparatus: </w:t>
      </w:r>
      <w:r w:rsidR="00676AD2" w:rsidRPr="0027688E">
        <w:rPr>
          <w:rFonts w:asciiTheme="minorHAnsi" w:hAnsiTheme="minorHAnsi"/>
          <w:szCs w:val="18"/>
        </w:rPr>
        <w:t>Enter the</w:t>
      </w:r>
      <w:r w:rsidRPr="0027688E">
        <w:rPr>
          <w:rFonts w:asciiTheme="minorHAnsi" w:hAnsiTheme="minorHAnsi"/>
          <w:szCs w:val="18"/>
        </w:rPr>
        <w:t xml:space="preserve"> </w:t>
      </w:r>
      <w:r w:rsidR="00676AD2" w:rsidRPr="0027688E">
        <w:rPr>
          <w:rFonts w:asciiTheme="minorHAnsi" w:hAnsiTheme="minorHAnsi"/>
          <w:szCs w:val="18"/>
        </w:rPr>
        <w:t xml:space="preserve">model number of the airflow </w:t>
      </w:r>
      <w:r w:rsidR="00725EA7" w:rsidRPr="0027688E">
        <w:rPr>
          <w:rFonts w:asciiTheme="minorHAnsi" w:hAnsiTheme="minorHAnsi"/>
          <w:szCs w:val="18"/>
        </w:rPr>
        <w:t>measurement tool used to measure the airflow for this test.</w:t>
      </w:r>
      <w:r w:rsidR="00725EA7" w:rsidRPr="0027688E">
        <w:t xml:space="preserve"> </w:t>
      </w:r>
    </w:p>
    <w:p w14:paraId="3C758090" w14:textId="222EF934" w:rsidR="00676AD2" w:rsidRPr="0027688E" w:rsidDel="00E1065B" w:rsidRDefault="007C1808" w:rsidP="0027688E">
      <w:pPr>
        <w:keepNext/>
        <w:numPr>
          <w:ilvl w:val="0"/>
          <w:numId w:val="9"/>
        </w:numPr>
        <w:ind w:left="360"/>
        <w:rPr>
          <w:rFonts w:ascii="Calibri" w:hAnsi="Calibri"/>
        </w:rPr>
      </w:pPr>
      <w:r w:rsidRPr="0027688E">
        <w:rPr>
          <w:rFonts w:asciiTheme="minorHAnsi" w:hAnsiTheme="minorHAnsi"/>
          <w:szCs w:val="18"/>
        </w:rPr>
        <w:t xml:space="preserve">Certification Status of the Airflow Measurement Apparatus Accuracy: </w:t>
      </w:r>
      <w:r w:rsidR="00676AD2" w:rsidRPr="0027688E">
        <w:rPr>
          <w:rFonts w:asciiTheme="minorHAnsi" w:hAnsiTheme="minorHAnsi"/>
          <w:szCs w:val="18"/>
        </w:rPr>
        <w:t xml:space="preserve">The measurement apparatus used to perform airflow verification measurements must appear on the CEC list of approved devices found at </w:t>
      </w:r>
      <w:hyperlink r:id="rId17" w:history="1">
        <w:r w:rsidR="007636C7" w:rsidRPr="0027688E">
          <w:rPr>
            <w:rStyle w:val="Hyperlink"/>
            <w:rFonts w:asciiTheme="minorHAnsi" w:hAnsiTheme="minorHAnsi"/>
            <w:szCs w:val="18"/>
            <w:u w:val="none"/>
          </w:rPr>
          <w:t>http://www.energy.ca.gov/</w:t>
        </w:r>
        <w:r w:rsidR="008F30DB" w:rsidRPr="0027688E">
          <w:rPr>
            <w:rStyle w:val="Hyperlink"/>
            <w:rFonts w:asciiTheme="minorHAnsi" w:hAnsiTheme="minorHAnsi"/>
            <w:szCs w:val="18"/>
            <w:u w:val="none"/>
          </w:rPr>
          <w:t>title24/equipment_cert/ama_fas/index.html</w:t>
        </w:r>
      </w:hyperlink>
      <w:r w:rsidR="00676AD2" w:rsidRPr="0027688E">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27688E" w:rsidRDefault="00676AD2" w:rsidP="00676AD2">
      <w:pPr>
        <w:rPr>
          <w:rFonts w:ascii="Calibri" w:hAnsi="Calibri"/>
        </w:rPr>
      </w:pPr>
    </w:p>
    <w:p w14:paraId="3C758092" w14:textId="64FFCF29" w:rsidR="00676AD2" w:rsidRPr="0027688E" w:rsidRDefault="007C1808" w:rsidP="00676AD2">
      <w:pPr>
        <w:rPr>
          <w:rFonts w:ascii="Calibri" w:hAnsi="Calibri"/>
          <w:sz w:val="22"/>
        </w:rPr>
      </w:pPr>
      <w:r w:rsidRPr="0027688E">
        <w:rPr>
          <w:rFonts w:ascii="Calibri" w:hAnsi="Calibri"/>
          <w:b/>
          <w:szCs w:val="18"/>
        </w:rPr>
        <w:t>Section D. Alternative to Compliance with Minimum System Airflow Requirements for Altered Systems</w:t>
      </w:r>
    </w:p>
    <w:p w14:paraId="3C758093" w14:textId="19320EF0"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4" w14:textId="3073D6EB"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5" w14:textId="6708C505"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6" w14:textId="567B2DE0"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7" w14:textId="4E9BDB24"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8" w14:textId="4C32DC14"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9" w14:textId="5631C999"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2A230E9C" w14:textId="48DC311C" w:rsidR="00E35F0F" w:rsidRPr="0027688E" w:rsidRDefault="00E35F0F" w:rsidP="0027688E">
      <w:pPr>
        <w:numPr>
          <w:ilvl w:val="0"/>
          <w:numId w:val="10"/>
        </w:numPr>
        <w:rPr>
          <w:rFonts w:ascii="Calibri" w:hAnsi="Calibri"/>
        </w:rPr>
      </w:pPr>
      <w:r w:rsidRPr="0027688E">
        <w:rPr>
          <w:rFonts w:ascii="Calibri" w:hAnsi="Calibri"/>
          <w:i/>
        </w:rPr>
        <w:t>Verification Status:</w:t>
      </w:r>
      <w:r w:rsidRPr="0027688E">
        <w:rPr>
          <w:rFonts w:ascii="Calibri" w:hAnsi="Calibri"/>
        </w:rPr>
        <w:t xml:space="preserve"> If this Section does not apply, then select “All N/A”. If the system meets the airflow criteria then select “Pass”, otherwise select “Fail”. The latter selection means that the system does not meet the requirements and the </w:t>
      </w:r>
      <w:r w:rsidR="002C2490" w:rsidRPr="0027688E">
        <w:rPr>
          <w:rFonts w:ascii="Calibri" w:hAnsi="Calibri"/>
        </w:rPr>
        <w:t>LMCC</w:t>
      </w:r>
      <w:r w:rsidRPr="0027688E">
        <w:rPr>
          <w:rFonts w:ascii="Calibri" w:hAnsi="Calibri"/>
        </w:rPr>
        <w:t xml:space="preserve"> will have to be revised, or the system will need to be modified to meet the requirements.</w:t>
      </w:r>
    </w:p>
    <w:p w14:paraId="1DF44AF8" w14:textId="77777777" w:rsidR="00E35F0F" w:rsidRPr="0027688E" w:rsidRDefault="00E35F0F" w:rsidP="0027688E">
      <w:pPr>
        <w:numPr>
          <w:ilvl w:val="0"/>
          <w:numId w:val="10"/>
        </w:numPr>
        <w:rPr>
          <w:rFonts w:ascii="Calibri" w:hAnsi="Calibri"/>
        </w:rPr>
      </w:pPr>
      <w:r w:rsidRPr="0027688E">
        <w:rPr>
          <w:rFonts w:ascii="Calibri" w:hAnsi="Calibri"/>
          <w:i/>
        </w:rPr>
        <w:t>Correction Notes:</w:t>
      </w:r>
      <w:r w:rsidRPr="0027688E">
        <w:rPr>
          <w:rFonts w:ascii="Calibri" w:hAnsi="Calibri"/>
        </w:rPr>
        <w:t xml:space="preserve"> If one or more applicable requirements are not met “Fail” will appear in the row above. When this occurs the rater is required to enter detailed notes here that describe what failed and why. </w:t>
      </w:r>
    </w:p>
    <w:p w14:paraId="108BAEDB" w14:textId="3C74102E" w:rsidR="00E35F0F" w:rsidRPr="0027688E" w:rsidRDefault="00E35F0F" w:rsidP="0027688E">
      <w:pPr>
        <w:numPr>
          <w:ilvl w:val="0"/>
          <w:numId w:val="10"/>
        </w:numPr>
        <w:rPr>
          <w:rFonts w:ascii="Calibri" w:hAnsi="Calibri"/>
        </w:rPr>
      </w:pPr>
      <w:r w:rsidRPr="0027688E">
        <w:rPr>
          <w:rFonts w:ascii="Calibri" w:hAnsi="Calibri"/>
        </w:rPr>
        <w:t>If any of the above items could not be completed due to inaccessibility or significant cost, provide additional explanation here.</w:t>
      </w:r>
    </w:p>
    <w:p w14:paraId="3C75809B" w14:textId="77777777" w:rsidR="00676AD2" w:rsidRPr="0027688E" w:rsidRDefault="00676AD2" w:rsidP="00676AD2">
      <w:pPr>
        <w:rPr>
          <w:rFonts w:ascii="Calibri" w:hAnsi="Calibri"/>
        </w:rPr>
      </w:pPr>
    </w:p>
    <w:p w14:paraId="3C75809C" w14:textId="7C10DDFB" w:rsidR="00676AD2" w:rsidRPr="0027688E" w:rsidRDefault="007C1808" w:rsidP="00676AD2">
      <w:pPr>
        <w:rPr>
          <w:rFonts w:ascii="Calibri" w:hAnsi="Calibri"/>
          <w:sz w:val="22"/>
        </w:rPr>
      </w:pPr>
      <w:r w:rsidRPr="0027688E">
        <w:rPr>
          <w:rFonts w:asciiTheme="minorHAnsi" w:hAnsiTheme="minorHAnsi"/>
          <w:b/>
          <w:szCs w:val="18"/>
        </w:rPr>
        <w:t>Section E. Forced Air System Airflow Rate Measurement - Best Airflow Rate Attainable</w:t>
      </w:r>
    </w:p>
    <w:p w14:paraId="3C75809D" w14:textId="7EA384C8" w:rsidR="00676AD2" w:rsidRPr="0027688E" w:rsidRDefault="007C1808" w:rsidP="0027688E">
      <w:pPr>
        <w:numPr>
          <w:ilvl w:val="0"/>
          <w:numId w:val="11"/>
        </w:numPr>
        <w:rPr>
          <w:rFonts w:ascii="Calibri" w:hAnsi="Calibri"/>
        </w:rPr>
      </w:pPr>
      <w:r w:rsidRPr="0027688E">
        <w:rPr>
          <w:rFonts w:ascii="Calibri" w:hAnsi="Calibri"/>
        </w:rPr>
        <w:t xml:space="preserve">Required Minimum System Airflow Rate (cfm/ton): </w:t>
      </w:r>
      <w:r w:rsidR="00676AD2" w:rsidRPr="0027688E">
        <w:rPr>
          <w:rFonts w:ascii="Calibri" w:hAnsi="Calibri"/>
        </w:rPr>
        <w:t>This field is filled automatically. The target is always 300 cfm/ton for this option.</w:t>
      </w:r>
    </w:p>
    <w:p w14:paraId="3C75809E" w14:textId="7F7EA156" w:rsidR="00676AD2" w:rsidRPr="0027688E" w:rsidRDefault="007C1808" w:rsidP="0027688E">
      <w:pPr>
        <w:numPr>
          <w:ilvl w:val="0"/>
          <w:numId w:val="11"/>
        </w:numPr>
        <w:rPr>
          <w:rFonts w:ascii="Calibri" w:hAnsi="Calibri"/>
        </w:rPr>
      </w:pPr>
      <w:r w:rsidRPr="0027688E">
        <w:rPr>
          <w:rFonts w:ascii="Calibri" w:hAnsi="Calibri"/>
        </w:rPr>
        <w:t xml:space="preserve">Required Minimum System Airflow Target (cfm): </w:t>
      </w:r>
      <w:r w:rsidR="00676AD2" w:rsidRPr="0027688E">
        <w:rPr>
          <w:rFonts w:ascii="Calibri" w:hAnsi="Calibri"/>
        </w:rPr>
        <w:t>This field is calculated automatically. It is the product of the minimum airflow rate per ton and the tonnage of the system condenser.</w:t>
      </w:r>
    </w:p>
    <w:p w14:paraId="3C75809F" w14:textId="6D66416E" w:rsidR="00676AD2" w:rsidRPr="0027688E" w:rsidRDefault="007C1808" w:rsidP="0027688E">
      <w:pPr>
        <w:numPr>
          <w:ilvl w:val="0"/>
          <w:numId w:val="11"/>
        </w:numPr>
        <w:rPr>
          <w:rFonts w:ascii="Calibri" w:hAnsi="Calibri"/>
        </w:rPr>
      </w:pPr>
      <w:r w:rsidRPr="0027688E">
        <w:rPr>
          <w:rFonts w:ascii="Calibri" w:hAnsi="Calibri"/>
        </w:rPr>
        <w:t xml:space="preserve">Actual System Airflow Rate Measurement (cfm): </w:t>
      </w:r>
      <w:r w:rsidR="00676AD2" w:rsidRPr="0027688E">
        <w:rPr>
          <w:rFonts w:ascii="Calibri" w:hAnsi="Calibri"/>
        </w:rPr>
        <w:t>Enter the actual tested value of the airflow measured using the apparatus specified above.</w:t>
      </w:r>
    </w:p>
    <w:p w14:paraId="3C7580A0" w14:textId="4F0FE6B8" w:rsidR="00676AD2" w:rsidRPr="0027688E" w:rsidRDefault="007C1808" w:rsidP="0027688E">
      <w:pPr>
        <w:numPr>
          <w:ilvl w:val="0"/>
          <w:numId w:val="11"/>
        </w:numPr>
        <w:rPr>
          <w:rFonts w:ascii="Calibri" w:hAnsi="Calibri"/>
        </w:rPr>
      </w:pPr>
      <w:r w:rsidRPr="0027688E">
        <w:rPr>
          <w:rFonts w:ascii="Calibri" w:hAnsi="Calibri"/>
        </w:rPr>
        <w:t xml:space="preserve">Compliance Statement: </w:t>
      </w:r>
      <w:r w:rsidR="00676AD2" w:rsidRPr="0027688E">
        <w:rPr>
          <w:rFonts w:ascii="Calibri" w:hAnsi="Calibri"/>
        </w:rPr>
        <w:t xml:space="preserve">This field is filled automatically. Compliance requires that the measured airflow meets the minimum airflow target, however if the criteria of </w:t>
      </w:r>
      <w:r w:rsidRPr="0027688E">
        <w:rPr>
          <w:rFonts w:ascii="Calibri" w:hAnsi="Calibri"/>
        </w:rPr>
        <w:t>RA</w:t>
      </w:r>
      <w:r w:rsidR="00B1000D" w:rsidRPr="0027688E">
        <w:rPr>
          <w:rFonts w:ascii="Calibri" w:hAnsi="Calibri"/>
        </w:rPr>
        <w:t>3.3.3</w:t>
      </w:r>
      <w:r w:rsidR="00676AD2" w:rsidRPr="0027688E">
        <w:rPr>
          <w:rFonts w:ascii="Calibri" w:hAnsi="Calibri"/>
        </w:rPr>
        <w:t xml:space="preserve"> is met the best attainable airflow rate will suffice.</w:t>
      </w:r>
    </w:p>
    <w:p w14:paraId="3C7580A1" w14:textId="30130F84" w:rsidR="00676AD2" w:rsidRPr="0027688E" w:rsidRDefault="007C1808" w:rsidP="0027688E">
      <w:pPr>
        <w:numPr>
          <w:ilvl w:val="0"/>
          <w:numId w:val="11"/>
        </w:numPr>
        <w:rPr>
          <w:rFonts w:ascii="Calibri" w:hAnsi="Calibri"/>
        </w:rPr>
      </w:pPr>
      <w:r w:rsidRPr="0027688E">
        <w:rPr>
          <w:rFonts w:asciiTheme="minorHAnsi" w:hAnsiTheme="minorHAnsi"/>
        </w:rPr>
        <w:t>HERS Sample Group Eligibility</w:t>
      </w:r>
      <w:r w:rsidRPr="0027688E">
        <w:rPr>
          <w:rFonts w:ascii="Calibri" w:hAnsi="Calibri"/>
        </w:rPr>
        <w:t>:</w:t>
      </w:r>
      <w:r w:rsidR="00676AD2" w:rsidRPr="0027688E">
        <w:rPr>
          <w:rFonts w:ascii="Calibri" w:hAnsi="Calibri"/>
        </w:rPr>
        <w:t xml:space="preserve"> This field is filled out automatically. If the minimum airflow rate cannot be met and the criteria of </w:t>
      </w:r>
      <w:r w:rsidRPr="0027688E">
        <w:rPr>
          <w:rFonts w:ascii="Calibri" w:hAnsi="Calibri"/>
        </w:rPr>
        <w:t>RA</w:t>
      </w:r>
      <w:r w:rsidR="00B1000D" w:rsidRPr="0027688E">
        <w:rPr>
          <w:rFonts w:ascii="Calibri" w:hAnsi="Calibri"/>
        </w:rPr>
        <w:t>3.3.3</w:t>
      </w:r>
      <w:r w:rsidR="00676AD2" w:rsidRPr="0027688E">
        <w:rPr>
          <w:rFonts w:ascii="Calibri" w:hAnsi="Calibri"/>
        </w:rPr>
        <w:t xml:space="preserve"> is used, the system cannot be included in a HERS sample group.</w:t>
      </w:r>
    </w:p>
    <w:p w14:paraId="3C7580A2" w14:textId="77777777" w:rsidR="00676AD2" w:rsidRPr="0027688E" w:rsidRDefault="00676AD2" w:rsidP="00676AD2">
      <w:pPr>
        <w:rPr>
          <w:rFonts w:ascii="Calibri" w:hAnsi="Calibri"/>
        </w:rPr>
      </w:pPr>
    </w:p>
    <w:p w14:paraId="3C7580A3" w14:textId="77777777" w:rsidR="00676AD2" w:rsidRPr="0027688E" w:rsidRDefault="00676AD2" w:rsidP="00676AD2">
      <w:pPr>
        <w:rPr>
          <w:rFonts w:ascii="Calibri" w:hAnsi="Calibri"/>
          <w:b/>
        </w:rPr>
      </w:pPr>
      <w:r w:rsidRPr="0027688E">
        <w:rPr>
          <w:rFonts w:ascii="Calibri" w:hAnsi="Calibri"/>
          <w:b/>
          <w:szCs w:val="28"/>
        </w:rPr>
        <w:t xml:space="preserve">Section </w:t>
      </w:r>
      <w:r w:rsidRPr="0027688E">
        <w:rPr>
          <w:rFonts w:asciiTheme="minorHAnsi" w:hAnsiTheme="minorHAnsi"/>
          <w:b/>
          <w:szCs w:val="18"/>
        </w:rPr>
        <w:t>F. Additional Requirements</w:t>
      </w:r>
      <w:r w:rsidRPr="0027688E" w:rsidDel="0061750C">
        <w:rPr>
          <w:rFonts w:ascii="Calibri" w:hAnsi="Calibri"/>
          <w:b/>
          <w:szCs w:val="28"/>
        </w:rPr>
        <w:t xml:space="preserve"> </w:t>
      </w:r>
    </w:p>
    <w:p w14:paraId="3C7580A4"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5"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6"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7"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8"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9"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A"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B" w14:textId="681031B1"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176F77B1" w14:textId="4254E3BA" w:rsidR="00E35F0F" w:rsidRPr="0027688E" w:rsidRDefault="00E35F0F" w:rsidP="0027688E">
      <w:pPr>
        <w:numPr>
          <w:ilvl w:val="0"/>
          <w:numId w:val="12"/>
        </w:numPr>
        <w:ind w:left="360" w:hanging="360"/>
        <w:rPr>
          <w:rFonts w:ascii="Calibri" w:hAnsi="Calibri"/>
        </w:rPr>
      </w:pPr>
      <w:r w:rsidRPr="0027688E">
        <w:rPr>
          <w:rFonts w:ascii="Calibri" w:hAnsi="Calibri"/>
          <w:i/>
        </w:rPr>
        <w:lastRenderedPageBreak/>
        <w:t>Verification Status:</w:t>
      </w:r>
      <w:r w:rsidRPr="0027688E">
        <w:rPr>
          <w:rFonts w:ascii="Calibri" w:hAnsi="Calibri"/>
        </w:rPr>
        <w:t xml:space="preserve"> If this Section does not apply, then select “All N/A”. If the system meets the airflow criteria then select “Pass”, otherwise select “Fail”. The latter selection means that the system does not meet the requirements and the </w:t>
      </w:r>
      <w:r w:rsidR="002C2490" w:rsidRPr="0027688E">
        <w:rPr>
          <w:rFonts w:ascii="Calibri" w:hAnsi="Calibri"/>
        </w:rPr>
        <w:t>LMCC</w:t>
      </w:r>
      <w:r w:rsidRPr="0027688E">
        <w:rPr>
          <w:rFonts w:ascii="Calibri" w:hAnsi="Calibri"/>
        </w:rPr>
        <w:t xml:space="preserve"> will have to be revised, or the system will need to be modified to meet the requirements.</w:t>
      </w:r>
    </w:p>
    <w:p w14:paraId="504F3408" w14:textId="0DCC0F34" w:rsidR="00E35F0F" w:rsidRPr="0027688E" w:rsidRDefault="00E35F0F" w:rsidP="0027688E">
      <w:pPr>
        <w:numPr>
          <w:ilvl w:val="0"/>
          <w:numId w:val="12"/>
        </w:numPr>
        <w:ind w:left="360" w:hanging="360"/>
        <w:rPr>
          <w:rFonts w:asciiTheme="minorHAnsi" w:hAnsiTheme="minorHAnsi"/>
        </w:rPr>
      </w:pPr>
      <w:r w:rsidRPr="0027688E">
        <w:rPr>
          <w:rFonts w:ascii="Calibri" w:hAnsi="Calibri"/>
          <w:i/>
        </w:rPr>
        <w:t>Correction Notes:</w:t>
      </w:r>
      <w:r w:rsidRPr="0027688E">
        <w:rPr>
          <w:rFonts w:ascii="Calibri" w:hAnsi="Calibri"/>
        </w:rPr>
        <w:t xml:space="preserve"> If one or more applicable requirements are not met “Fail” will appear in the row above. When this occurs the rater is required to enter detailed notes here that describe what failed and why. </w:t>
      </w:r>
    </w:p>
    <w:p w14:paraId="3B240C90" w14:textId="77777777" w:rsidR="00B064F7" w:rsidRPr="0027688E" w:rsidRDefault="00B064F7" w:rsidP="00B064F7">
      <w:pPr>
        <w:rPr>
          <w:rFonts w:asciiTheme="minorHAnsi" w:hAnsiTheme="minorHAnsi"/>
        </w:rPr>
      </w:pPr>
    </w:p>
    <w:p w14:paraId="0365347D" w14:textId="77777777" w:rsidR="00B064F7" w:rsidRPr="0027688E" w:rsidRDefault="00B064F7" w:rsidP="00B064F7">
      <w:pPr>
        <w:rPr>
          <w:rFonts w:ascii="Calibri" w:hAnsi="Calibri"/>
          <w:b/>
        </w:rPr>
      </w:pPr>
      <w:r w:rsidRPr="0027688E">
        <w:rPr>
          <w:rFonts w:ascii="Calibri" w:hAnsi="Calibri"/>
          <w:b/>
        </w:rPr>
        <w:t>Section G. Determination of HERS Verification Compliance</w:t>
      </w:r>
    </w:p>
    <w:p w14:paraId="5C9B4F10" w14:textId="77777777" w:rsidR="00B064F7" w:rsidRPr="0027688E" w:rsidRDefault="00B064F7" w:rsidP="0027688E">
      <w:pPr>
        <w:pStyle w:val="ListParagraph"/>
        <w:numPr>
          <w:ilvl w:val="0"/>
          <w:numId w:val="15"/>
        </w:numPr>
        <w:ind w:left="360"/>
        <w:rPr>
          <w:rFonts w:ascii="Calibri" w:hAnsi="Calibri"/>
        </w:rPr>
      </w:pPr>
      <w:r w:rsidRPr="0027688E">
        <w:rPr>
          <w:rFonts w:ascii="Calibri" w:hAnsi="Calibri"/>
        </w:rPr>
        <w:t>This field is filled out automatically. Compliance requires that all individual criteria pass.</w:t>
      </w:r>
    </w:p>
    <w:p w14:paraId="2F6964BA" w14:textId="77777777" w:rsidR="00B064F7" w:rsidRPr="0027688E" w:rsidRDefault="00B064F7" w:rsidP="00B064F7">
      <w:pPr>
        <w:rPr>
          <w:rFonts w:asciiTheme="minorHAnsi" w:hAnsiTheme="minorHAnsi"/>
        </w:rPr>
      </w:pPr>
    </w:p>
    <w:p w14:paraId="3C7580AC" w14:textId="77777777" w:rsidR="00676AD2" w:rsidRPr="0027688E" w:rsidRDefault="00676AD2" w:rsidP="00DA2B2D">
      <w:pPr>
        <w:rPr>
          <w:rFonts w:ascii="Calibri" w:hAnsi="Calibri"/>
        </w:rPr>
      </w:pPr>
    </w:p>
    <w:p w14:paraId="3C7580AD" w14:textId="77777777" w:rsidR="003C1763" w:rsidRPr="0027688E" w:rsidRDefault="003C1763" w:rsidP="0009456E">
      <w:pPr>
        <w:rPr>
          <w:rFonts w:ascii="Calibri" w:hAnsi="Calibri"/>
        </w:rPr>
      </w:pPr>
    </w:p>
    <w:p w14:paraId="3C7580AE" w14:textId="77777777" w:rsidR="003C1763" w:rsidRPr="0027688E" w:rsidRDefault="003C1763" w:rsidP="0009456E">
      <w:pPr>
        <w:rPr>
          <w:rFonts w:ascii="Calibri" w:hAnsi="Calibri"/>
        </w:rPr>
      </w:pPr>
    </w:p>
    <w:p w14:paraId="3C7580AF" w14:textId="77777777" w:rsidR="003C1763" w:rsidRPr="0027688E" w:rsidRDefault="003C1763" w:rsidP="0009456E">
      <w:pPr>
        <w:rPr>
          <w:rFonts w:ascii="Calibri" w:hAnsi="Calibri"/>
        </w:rPr>
        <w:sectPr w:rsidR="003C1763" w:rsidRPr="0027688E" w:rsidSect="00E0002F">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27688E" w14:paraId="3C7580B1" w14:textId="77777777" w:rsidTr="00E840A2">
        <w:trPr>
          <w:trHeight w:val="144"/>
        </w:trPr>
        <w:tc>
          <w:tcPr>
            <w:tcW w:w="10790" w:type="dxa"/>
            <w:gridSpan w:val="3"/>
            <w:tcBorders>
              <w:top w:val="single" w:sz="4" w:space="0" w:color="auto"/>
            </w:tcBorders>
            <w:vAlign w:val="center"/>
          </w:tcPr>
          <w:p w14:paraId="3C7580B0" w14:textId="77777777" w:rsidR="002F506C" w:rsidRPr="0027688E" w:rsidRDefault="002F506C" w:rsidP="002F506C">
            <w:pPr>
              <w:keepNext/>
              <w:rPr>
                <w:rFonts w:asciiTheme="minorHAnsi" w:hAnsiTheme="minorHAnsi"/>
                <w:b/>
                <w:sz w:val="18"/>
                <w:szCs w:val="18"/>
              </w:rPr>
            </w:pPr>
            <w:r w:rsidRPr="0027688E">
              <w:rPr>
                <w:rFonts w:asciiTheme="minorHAnsi" w:hAnsiTheme="minorHAnsi"/>
                <w:b/>
                <w:sz w:val="18"/>
                <w:szCs w:val="18"/>
              </w:rPr>
              <w:lastRenderedPageBreak/>
              <w:t>A. Ducted Cooling System Information</w:t>
            </w:r>
          </w:p>
        </w:tc>
      </w:tr>
      <w:tr w:rsidR="008F5085" w:rsidRPr="0027688E" w14:paraId="3C7580B5" w14:textId="77777777" w:rsidTr="00E840A2">
        <w:trPr>
          <w:trHeight w:val="144"/>
        </w:trPr>
        <w:tc>
          <w:tcPr>
            <w:tcW w:w="470" w:type="dxa"/>
            <w:vAlign w:val="center"/>
          </w:tcPr>
          <w:p w14:paraId="3C7580B2" w14:textId="77777777" w:rsidR="008F5085" w:rsidRPr="0027688E" w:rsidRDefault="008F5085" w:rsidP="008F5085">
            <w:pPr>
              <w:pStyle w:val="FootnoteText"/>
              <w:jc w:val="center"/>
              <w:rPr>
                <w:rFonts w:asciiTheme="minorHAnsi" w:hAnsiTheme="minorHAnsi"/>
                <w:sz w:val="18"/>
                <w:szCs w:val="18"/>
              </w:rPr>
            </w:pPr>
            <w:r w:rsidRPr="0027688E">
              <w:rPr>
                <w:rFonts w:asciiTheme="minorHAnsi" w:hAnsiTheme="minorHAnsi"/>
                <w:sz w:val="18"/>
                <w:szCs w:val="18"/>
              </w:rPr>
              <w:t>01</w:t>
            </w:r>
          </w:p>
        </w:tc>
        <w:tc>
          <w:tcPr>
            <w:tcW w:w="4840" w:type="dxa"/>
            <w:vAlign w:val="center"/>
          </w:tcPr>
          <w:p w14:paraId="3C7580B3" w14:textId="3FC56E38" w:rsidR="008F5085" w:rsidRPr="0027688E" w:rsidRDefault="008F5085" w:rsidP="008F5085">
            <w:pPr>
              <w:rPr>
                <w:rFonts w:asciiTheme="minorHAnsi" w:hAnsiTheme="minorHAnsi"/>
                <w:color w:val="000000"/>
                <w:sz w:val="18"/>
                <w:szCs w:val="18"/>
              </w:rPr>
            </w:pPr>
            <w:r w:rsidRPr="0027688E">
              <w:rPr>
                <w:rFonts w:asciiTheme="minorHAnsi" w:hAnsiTheme="minorHAnsi"/>
                <w:sz w:val="18"/>
                <w:szCs w:val="18"/>
              </w:rPr>
              <w:t xml:space="preserve">Space Conditioning System Identification or Name </w:t>
            </w:r>
          </w:p>
        </w:tc>
        <w:tc>
          <w:tcPr>
            <w:tcW w:w="5480" w:type="dxa"/>
            <w:vAlign w:val="center"/>
          </w:tcPr>
          <w:p w14:paraId="3C7580B4" w14:textId="77777777" w:rsidR="008F5085" w:rsidRPr="0027688E" w:rsidRDefault="008F5085" w:rsidP="008F5085">
            <w:pPr>
              <w:rPr>
                <w:rFonts w:asciiTheme="minorHAnsi" w:hAnsiTheme="minorHAnsi"/>
                <w:color w:val="000000"/>
                <w:sz w:val="18"/>
                <w:szCs w:val="18"/>
              </w:rPr>
            </w:pPr>
            <w:r w:rsidRPr="0027688E">
              <w:rPr>
                <w:rFonts w:asciiTheme="minorHAnsi" w:hAnsiTheme="minorHAnsi"/>
                <w:sz w:val="18"/>
                <w:szCs w:val="18"/>
              </w:rPr>
              <w:t>&lt;&lt;auto filled text: referenced from MCH01&gt;&gt;</w:t>
            </w:r>
          </w:p>
        </w:tc>
      </w:tr>
      <w:tr w:rsidR="008F5085" w:rsidRPr="0027688E" w14:paraId="3C7580B9" w14:textId="77777777" w:rsidTr="00E840A2">
        <w:trPr>
          <w:trHeight w:val="144"/>
        </w:trPr>
        <w:tc>
          <w:tcPr>
            <w:tcW w:w="470" w:type="dxa"/>
            <w:vAlign w:val="center"/>
          </w:tcPr>
          <w:p w14:paraId="3C7580B6" w14:textId="77777777" w:rsidR="008F5085" w:rsidRPr="0027688E" w:rsidRDefault="008F5085" w:rsidP="008F5085">
            <w:pPr>
              <w:pStyle w:val="FootnoteText"/>
              <w:jc w:val="center"/>
              <w:rPr>
                <w:rFonts w:asciiTheme="minorHAnsi" w:hAnsiTheme="minorHAnsi"/>
                <w:sz w:val="18"/>
                <w:szCs w:val="18"/>
              </w:rPr>
            </w:pPr>
            <w:r w:rsidRPr="0027688E">
              <w:rPr>
                <w:rFonts w:asciiTheme="minorHAnsi" w:hAnsiTheme="minorHAnsi"/>
                <w:sz w:val="18"/>
                <w:szCs w:val="18"/>
              </w:rPr>
              <w:t>02</w:t>
            </w:r>
          </w:p>
        </w:tc>
        <w:tc>
          <w:tcPr>
            <w:tcW w:w="4840" w:type="dxa"/>
            <w:vAlign w:val="center"/>
          </w:tcPr>
          <w:p w14:paraId="3C7580B7" w14:textId="7E0DCE31" w:rsidR="008F5085" w:rsidRPr="0027688E" w:rsidRDefault="008F5085" w:rsidP="008F5085">
            <w:pPr>
              <w:rPr>
                <w:rFonts w:asciiTheme="minorHAnsi" w:hAnsiTheme="minorHAnsi"/>
                <w:sz w:val="18"/>
                <w:szCs w:val="18"/>
              </w:rPr>
            </w:pPr>
            <w:r w:rsidRPr="0027688E">
              <w:rPr>
                <w:rFonts w:asciiTheme="minorHAnsi" w:hAnsiTheme="minorHAnsi"/>
                <w:sz w:val="18"/>
                <w:szCs w:val="18"/>
              </w:rPr>
              <w:t>Space Conditioning System Description of Area Served</w:t>
            </w:r>
          </w:p>
        </w:tc>
        <w:tc>
          <w:tcPr>
            <w:tcW w:w="5480" w:type="dxa"/>
            <w:vAlign w:val="center"/>
          </w:tcPr>
          <w:p w14:paraId="3C7580B8" w14:textId="77777777" w:rsidR="008F5085" w:rsidRPr="0027688E" w:rsidRDefault="008F5085" w:rsidP="008F5085">
            <w:pPr>
              <w:rPr>
                <w:rFonts w:asciiTheme="minorHAnsi" w:hAnsiTheme="minorHAnsi"/>
                <w:sz w:val="18"/>
                <w:szCs w:val="18"/>
              </w:rPr>
            </w:pPr>
            <w:r w:rsidRPr="0027688E">
              <w:rPr>
                <w:rFonts w:asciiTheme="minorHAnsi" w:hAnsiTheme="minorHAnsi"/>
                <w:sz w:val="18"/>
                <w:szCs w:val="18"/>
              </w:rPr>
              <w:t>&lt;&lt;auto filled text: referenced from MCH01&gt;&gt;</w:t>
            </w:r>
          </w:p>
        </w:tc>
      </w:tr>
      <w:tr w:rsidR="008F5085" w:rsidRPr="0027688E" w14:paraId="36987C10" w14:textId="77777777" w:rsidTr="00E840A2">
        <w:trPr>
          <w:trHeight w:val="144"/>
        </w:trPr>
        <w:tc>
          <w:tcPr>
            <w:tcW w:w="470" w:type="dxa"/>
            <w:vAlign w:val="center"/>
          </w:tcPr>
          <w:p w14:paraId="40DA8EDB" w14:textId="1E5FEC2C" w:rsidR="008F5085" w:rsidRPr="0027688E" w:rsidRDefault="008F5085" w:rsidP="008F5085">
            <w:pPr>
              <w:pStyle w:val="FootnoteText"/>
              <w:jc w:val="center"/>
              <w:rPr>
                <w:rFonts w:asciiTheme="minorHAnsi" w:hAnsiTheme="minorHAnsi"/>
                <w:sz w:val="18"/>
                <w:szCs w:val="18"/>
              </w:rPr>
            </w:pPr>
            <w:r w:rsidRPr="0027688E">
              <w:rPr>
                <w:rFonts w:asciiTheme="minorHAnsi" w:hAnsiTheme="minorHAnsi"/>
                <w:sz w:val="18"/>
                <w:szCs w:val="18"/>
              </w:rPr>
              <w:t>03</w:t>
            </w:r>
          </w:p>
        </w:tc>
        <w:tc>
          <w:tcPr>
            <w:tcW w:w="4840" w:type="dxa"/>
            <w:vAlign w:val="center"/>
          </w:tcPr>
          <w:p w14:paraId="1BA74F09" w14:textId="4B214F36" w:rsidR="008F5085" w:rsidRPr="0027688E" w:rsidRDefault="008F5085" w:rsidP="008F5085">
            <w:pPr>
              <w:rPr>
                <w:rFonts w:asciiTheme="minorHAnsi" w:hAnsiTheme="minorHAnsi"/>
                <w:sz w:val="18"/>
                <w:szCs w:val="18"/>
              </w:rPr>
            </w:pPr>
            <w:r w:rsidRPr="0027688E">
              <w:rPr>
                <w:rFonts w:asciiTheme="minorHAnsi" w:hAnsiTheme="minorHAnsi"/>
                <w:sz w:val="18"/>
                <w:szCs w:val="18"/>
              </w:rPr>
              <w:t>Indoor Unit Name</w:t>
            </w:r>
          </w:p>
        </w:tc>
        <w:tc>
          <w:tcPr>
            <w:tcW w:w="5480" w:type="dxa"/>
            <w:vAlign w:val="center"/>
          </w:tcPr>
          <w:p w14:paraId="7C8FE030" w14:textId="00B816AA" w:rsidR="008F5085" w:rsidRPr="0027688E" w:rsidRDefault="008F5085" w:rsidP="008F5085">
            <w:pPr>
              <w:rPr>
                <w:rFonts w:asciiTheme="minorHAnsi" w:hAnsiTheme="minorHAnsi"/>
                <w:sz w:val="18"/>
                <w:szCs w:val="18"/>
              </w:rPr>
            </w:pPr>
            <w:r w:rsidRPr="0027688E">
              <w:rPr>
                <w:rFonts w:asciiTheme="minorHAnsi" w:hAnsiTheme="minorHAnsi"/>
                <w:sz w:val="18"/>
                <w:szCs w:val="18"/>
              </w:rPr>
              <w:t>&lt;&lt;auto filled text: referenced from MCH01&gt;&gt;</w:t>
            </w:r>
          </w:p>
        </w:tc>
      </w:tr>
      <w:tr w:rsidR="002F506C" w:rsidRPr="0027688E" w14:paraId="3C7580BD" w14:textId="77777777" w:rsidTr="00E840A2">
        <w:trPr>
          <w:trHeight w:val="144"/>
        </w:trPr>
        <w:tc>
          <w:tcPr>
            <w:tcW w:w="470" w:type="dxa"/>
            <w:vAlign w:val="center"/>
          </w:tcPr>
          <w:p w14:paraId="3C7580BA" w14:textId="72AC3425" w:rsidR="002F506C" w:rsidRPr="0027688E" w:rsidRDefault="002F506C" w:rsidP="002F506C">
            <w:pPr>
              <w:pStyle w:val="FootnoteText"/>
              <w:jc w:val="center"/>
              <w:rPr>
                <w:rFonts w:asciiTheme="minorHAnsi" w:hAnsiTheme="minorHAnsi"/>
                <w:sz w:val="18"/>
                <w:szCs w:val="18"/>
              </w:rPr>
            </w:pPr>
            <w:r w:rsidRPr="0027688E">
              <w:rPr>
                <w:rFonts w:asciiTheme="minorHAnsi" w:hAnsiTheme="minorHAnsi"/>
                <w:sz w:val="18"/>
                <w:szCs w:val="18"/>
              </w:rPr>
              <w:t>0</w:t>
            </w:r>
            <w:r w:rsidR="008F5085" w:rsidRPr="0027688E">
              <w:rPr>
                <w:rFonts w:asciiTheme="minorHAnsi" w:hAnsiTheme="minorHAnsi"/>
                <w:sz w:val="18"/>
                <w:szCs w:val="18"/>
              </w:rPr>
              <w:t>4</w:t>
            </w:r>
          </w:p>
        </w:tc>
        <w:tc>
          <w:tcPr>
            <w:tcW w:w="4840" w:type="dxa"/>
            <w:vAlign w:val="center"/>
          </w:tcPr>
          <w:p w14:paraId="3C7580BB" w14:textId="050E3118" w:rsidR="002F506C" w:rsidRPr="0027688E" w:rsidRDefault="002F506C" w:rsidP="002F506C">
            <w:pPr>
              <w:rPr>
                <w:rFonts w:asciiTheme="minorHAnsi" w:hAnsiTheme="minorHAnsi"/>
                <w:sz w:val="18"/>
                <w:szCs w:val="18"/>
              </w:rPr>
            </w:pPr>
            <w:r w:rsidRPr="0027688E">
              <w:rPr>
                <w:rFonts w:asciiTheme="minorHAnsi" w:hAnsiTheme="minorHAnsi"/>
                <w:sz w:val="18"/>
                <w:szCs w:val="18"/>
              </w:rPr>
              <w:t>System Installation Type</w:t>
            </w:r>
          </w:p>
        </w:tc>
        <w:tc>
          <w:tcPr>
            <w:tcW w:w="5480" w:type="dxa"/>
            <w:vAlign w:val="center"/>
          </w:tcPr>
          <w:p w14:paraId="3C7580BC" w14:textId="53596381" w:rsidR="002F506C" w:rsidRPr="0027688E" w:rsidRDefault="002F506C" w:rsidP="002F506C">
            <w:pPr>
              <w:rPr>
                <w:rFonts w:asciiTheme="minorHAnsi" w:hAnsiTheme="minorHAnsi"/>
                <w:sz w:val="18"/>
                <w:szCs w:val="18"/>
              </w:rPr>
            </w:pPr>
            <w:r w:rsidRPr="0027688E">
              <w:rPr>
                <w:rFonts w:asciiTheme="minorHAnsi" w:hAnsiTheme="minorHAnsi"/>
                <w:sz w:val="18"/>
                <w:szCs w:val="18"/>
              </w:rPr>
              <w:t>&lt;&lt;</w:t>
            </w:r>
            <w:r w:rsidR="00375378" w:rsidRPr="0027688E">
              <w:rPr>
                <w:rFonts w:asciiTheme="minorHAnsi" w:hAnsiTheme="minorHAnsi"/>
                <w:sz w:val="18"/>
                <w:szCs w:val="18"/>
              </w:rPr>
              <w:t>if the parent is a MCH-01b and a “yes” answer is given in B08 or B09, then A0</w:t>
            </w:r>
            <w:r w:rsidR="008F5085" w:rsidRPr="0027688E">
              <w:rPr>
                <w:rFonts w:asciiTheme="minorHAnsi" w:hAnsiTheme="minorHAnsi"/>
                <w:sz w:val="18"/>
                <w:szCs w:val="18"/>
              </w:rPr>
              <w:t>4</w:t>
            </w:r>
            <w:r w:rsidR="00375378" w:rsidRPr="0027688E">
              <w:rPr>
                <w:rFonts w:asciiTheme="minorHAnsi" w:hAnsiTheme="minorHAnsi"/>
                <w:sz w:val="18"/>
                <w:szCs w:val="18"/>
              </w:rPr>
              <w:t xml:space="preserve"> </w:t>
            </w:r>
            <w:r w:rsidR="00375378" w:rsidRPr="0027688E">
              <w:rPr>
                <w:rFonts w:asciiTheme="minorHAnsi" w:hAnsiTheme="minorHAnsi" w:cstheme="minorHAnsi"/>
                <w:sz w:val="18"/>
                <w:szCs w:val="18"/>
              </w:rPr>
              <w:t>≠</w:t>
            </w:r>
            <w:r w:rsidR="00375378" w:rsidRPr="0027688E">
              <w:rPr>
                <w:rFonts w:asciiTheme="minorHAnsi" w:hAnsiTheme="minorHAnsi"/>
                <w:sz w:val="18"/>
                <w:szCs w:val="18"/>
              </w:rPr>
              <w:t xml:space="preserve"> “alteration”; else </w:t>
            </w:r>
            <w:r w:rsidRPr="0027688E">
              <w:rPr>
                <w:rFonts w:asciiTheme="minorHAnsi" w:hAnsiTheme="minorHAnsi"/>
                <w:sz w:val="18"/>
                <w:szCs w:val="18"/>
              </w:rPr>
              <w:t xml:space="preserve">User pick from </w:t>
            </w:r>
            <w:r w:rsidR="00375378" w:rsidRPr="0027688E">
              <w:rPr>
                <w:rFonts w:asciiTheme="minorHAnsi" w:hAnsiTheme="minorHAnsi"/>
                <w:sz w:val="18"/>
                <w:szCs w:val="18"/>
              </w:rPr>
              <w:t xml:space="preserve">complete </w:t>
            </w:r>
            <w:r w:rsidRPr="0027688E">
              <w:rPr>
                <w:rFonts w:asciiTheme="minorHAnsi" w:hAnsiTheme="minorHAnsi"/>
                <w:sz w:val="18"/>
                <w:szCs w:val="18"/>
              </w:rPr>
              <w:t xml:space="preserve">list: *New; or *Replacement; or *Alteration)&gt;&gt; </w:t>
            </w:r>
          </w:p>
        </w:tc>
      </w:tr>
      <w:tr w:rsidR="001443DB" w:rsidRPr="0027688E" w14:paraId="3C7580C3" w14:textId="77777777" w:rsidTr="00E840A2">
        <w:trPr>
          <w:trHeight w:val="144"/>
        </w:trPr>
        <w:tc>
          <w:tcPr>
            <w:tcW w:w="470" w:type="dxa"/>
            <w:vAlign w:val="center"/>
          </w:tcPr>
          <w:p w14:paraId="3C7580BE" w14:textId="274B33A4"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05</w:t>
            </w:r>
          </w:p>
        </w:tc>
        <w:tc>
          <w:tcPr>
            <w:tcW w:w="4840" w:type="dxa"/>
            <w:vAlign w:val="center"/>
          </w:tcPr>
          <w:p w14:paraId="3C7580BF" w14:textId="56D1A7B1" w:rsidR="001443DB" w:rsidRPr="0027688E" w:rsidRDefault="001443DB">
            <w:pPr>
              <w:pStyle w:val="Header"/>
              <w:tabs>
                <w:tab w:val="clear" w:pos="4320"/>
                <w:tab w:val="clear" w:pos="8640"/>
              </w:tabs>
              <w:rPr>
                <w:rFonts w:asciiTheme="minorHAnsi" w:hAnsiTheme="minorHAnsi"/>
                <w:sz w:val="18"/>
                <w:szCs w:val="18"/>
              </w:rPr>
            </w:pPr>
            <w:r w:rsidRPr="0027688E">
              <w:rPr>
                <w:rFonts w:asciiTheme="minorHAnsi" w:hAnsiTheme="minorHAnsi"/>
                <w:sz w:val="18"/>
                <w:szCs w:val="18"/>
              </w:rPr>
              <w:t>Nominal Cooling Capacity (tons)</w:t>
            </w:r>
          </w:p>
        </w:tc>
        <w:tc>
          <w:tcPr>
            <w:tcW w:w="5480" w:type="dxa"/>
            <w:vAlign w:val="center"/>
          </w:tcPr>
          <w:p w14:paraId="629DE575"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&lt;&lt;calculated field: </w:t>
            </w:r>
          </w:p>
          <w:p w14:paraId="5E789BF5"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If Cooling System Type on MCH-01 = ‘NoCooling’, </w:t>
            </w:r>
          </w:p>
          <w:p w14:paraId="5403F9C4"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then, result in this field = ‘N/A - Heating-only system’; </w:t>
            </w:r>
          </w:p>
          <w:p w14:paraId="3791C665" w14:textId="77777777" w:rsidR="001443DB" w:rsidRPr="0027688E" w:rsidRDefault="001443DB" w:rsidP="001443DB">
            <w:pPr>
              <w:rPr>
                <w:rFonts w:asciiTheme="minorHAnsi" w:hAnsiTheme="minorHAnsi"/>
                <w:sz w:val="16"/>
                <w:szCs w:val="16"/>
              </w:rPr>
            </w:pPr>
          </w:p>
          <w:p w14:paraId="6E74E3A2" w14:textId="77777777" w:rsidR="001443DB" w:rsidRPr="0027688E" w:rsidRDefault="001443DB" w:rsidP="001443DB">
            <w:pPr>
              <w:rPr>
                <w:rFonts w:asciiTheme="minorHAnsi" w:hAnsiTheme="minorHAnsi"/>
                <w:b/>
                <w:sz w:val="16"/>
                <w:szCs w:val="16"/>
              </w:rPr>
            </w:pPr>
            <w:r w:rsidRPr="0027688E">
              <w:rPr>
                <w:rFonts w:asciiTheme="minorHAnsi" w:hAnsiTheme="minorHAnsi"/>
                <w:sz w:val="16"/>
                <w:szCs w:val="16"/>
              </w:rPr>
              <w:t xml:space="preserve">Elseif, parent is </w:t>
            </w:r>
            <w:r w:rsidRPr="0027688E">
              <w:rPr>
                <w:rFonts w:asciiTheme="minorHAnsi" w:hAnsiTheme="minorHAnsi"/>
                <w:b/>
                <w:sz w:val="16"/>
                <w:szCs w:val="16"/>
              </w:rPr>
              <w:t>MCH-01a:</w:t>
            </w:r>
          </w:p>
          <w:p w14:paraId="154DC0FB" w14:textId="3C57942C" w:rsidR="001443DB" w:rsidRPr="0027688E" w:rsidRDefault="001443DB" w:rsidP="001443DB">
            <w:pPr>
              <w:ind w:left="720" w:hanging="560"/>
              <w:rPr>
                <w:rFonts w:asciiTheme="minorHAnsi" w:hAnsiTheme="minorHAnsi"/>
                <w:sz w:val="16"/>
                <w:szCs w:val="16"/>
              </w:rPr>
            </w:pPr>
            <w:r w:rsidRPr="0027688E">
              <w:rPr>
                <w:rFonts w:asciiTheme="minorHAnsi" w:hAnsiTheme="minorHAnsi"/>
                <w:b/>
                <w:sz w:val="16"/>
                <w:szCs w:val="16"/>
              </w:rPr>
              <w:t>if</w:t>
            </w:r>
            <w:r w:rsidRPr="0027688E">
              <w:rPr>
                <w:rFonts w:asciiTheme="minorHAnsi" w:hAnsiTheme="minorHAnsi"/>
                <w:sz w:val="16"/>
                <w:szCs w:val="16"/>
              </w:rPr>
              <w:t xml:space="preserve"> the duct system in MCH-01a field M03 has a value in MCH-01a field D06 </w:t>
            </w:r>
            <w:r w:rsidRPr="0027688E">
              <w:rPr>
                <w:rFonts w:asciiTheme="minorHAnsi" w:hAnsiTheme="minorHAnsi" w:cstheme="minorHAnsi"/>
                <w:sz w:val="16"/>
                <w:szCs w:val="16"/>
              </w:rPr>
              <w:t xml:space="preserve">&gt; </w:t>
            </w:r>
            <w:r w:rsidRPr="0027688E">
              <w:rPr>
                <w:rFonts w:asciiTheme="minorHAnsi" w:hAnsiTheme="minorHAnsi"/>
                <w:sz w:val="16"/>
                <w:szCs w:val="16"/>
              </w:rPr>
              <w:t xml:space="preserve">1, </w:t>
            </w:r>
            <w:r w:rsidR="00672177" w:rsidRPr="0027688E">
              <w:rPr>
                <w:rFonts w:asciiTheme="minorHAnsi" w:hAnsiTheme="minorHAnsi"/>
                <w:sz w:val="16"/>
                <w:szCs w:val="16"/>
              </w:rPr>
              <w:t>and the system type in MCH-01a fields D04 or D05 are one of the following three types: 1:[VCHP-Ducted], 2:[VCHP-Ductless], 3:[VCHP-Ducted+Ductless],</w:t>
            </w:r>
          </w:p>
          <w:p w14:paraId="62F10BDD"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b/>
                <w:sz w:val="16"/>
                <w:szCs w:val="16"/>
              </w:rPr>
              <w:t>then</w:t>
            </w:r>
            <w:r w:rsidRPr="0027688E">
              <w:rPr>
                <w:rFonts w:asciiTheme="minorHAnsi" w:hAnsiTheme="minorHAnsi"/>
                <w:sz w:val="16"/>
                <w:szCs w:val="16"/>
              </w:rPr>
              <w:t xml:space="preserve"> value in this field = Indoor Unit Nominal Cooling Capacity value referenced from MCH-01a field G10,</w:t>
            </w:r>
          </w:p>
          <w:p w14:paraId="5460FD58" w14:textId="77777777" w:rsidR="001443DB" w:rsidRPr="0027688E" w:rsidRDefault="001443DB" w:rsidP="001443DB">
            <w:pPr>
              <w:ind w:left="160"/>
              <w:rPr>
                <w:rFonts w:asciiTheme="minorHAnsi" w:hAnsiTheme="minorHAnsi"/>
                <w:sz w:val="16"/>
                <w:szCs w:val="16"/>
              </w:rPr>
            </w:pPr>
            <w:r w:rsidRPr="0027688E">
              <w:rPr>
                <w:rFonts w:asciiTheme="minorHAnsi" w:hAnsiTheme="minorHAnsi"/>
                <w:b/>
                <w:sz w:val="16"/>
                <w:szCs w:val="16"/>
              </w:rPr>
              <w:t>else</w:t>
            </w:r>
            <w:r w:rsidRPr="0027688E">
              <w:rPr>
                <w:rFonts w:asciiTheme="minorHAnsi" w:hAnsiTheme="minorHAnsi"/>
                <w:sz w:val="16"/>
                <w:szCs w:val="16"/>
              </w:rPr>
              <w:t xml:space="preserve"> value in this field = Condenser Nominal Cooling Capacity value referenced from one of the following two locations:</w:t>
            </w:r>
          </w:p>
          <w:p w14:paraId="27E3ED91" w14:textId="77777777" w:rsidR="001443DB" w:rsidRPr="0027688E" w:rsidRDefault="001443DB" w:rsidP="001443DB">
            <w:pPr>
              <w:ind w:left="160"/>
              <w:rPr>
                <w:rFonts w:asciiTheme="minorHAnsi" w:hAnsiTheme="minorHAnsi"/>
                <w:sz w:val="16"/>
                <w:szCs w:val="16"/>
              </w:rPr>
            </w:pPr>
          </w:p>
          <w:p w14:paraId="6E1D89EC"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1: [MCH-01a field F09 (if SC system is not a HP)]</w:t>
            </w:r>
          </w:p>
          <w:p w14:paraId="7E41100D"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2: [MCH-01a field I10 (if SC system is a HP)]</w:t>
            </w:r>
          </w:p>
          <w:p w14:paraId="2111C387" w14:textId="77777777" w:rsidR="001443DB" w:rsidRPr="0027688E" w:rsidRDefault="001443DB" w:rsidP="001443DB">
            <w:pPr>
              <w:rPr>
                <w:rFonts w:asciiTheme="minorHAnsi" w:hAnsiTheme="minorHAnsi"/>
                <w:sz w:val="16"/>
                <w:szCs w:val="16"/>
              </w:rPr>
            </w:pPr>
          </w:p>
          <w:p w14:paraId="4186CECF"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Elseif parent is </w:t>
            </w:r>
            <w:r w:rsidRPr="0027688E">
              <w:rPr>
                <w:rFonts w:asciiTheme="minorHAnsi" w:hAnsiTheme="minorHAnsi"/>
                <w:b/>
                <w:sz w:val="16"/>
                <w:szCs w:val="16"/>
              </w:rPr>
              <w:t>MCH-01b</w:t>
            </w:r>
            <w:r w:rsidRPr="0027688E">
              <w:rPr>
                <w:rFonts w:asciiTheme="minorHAnsi" w:hAnsiTheme="minorHAnsi"/>
                <w:sz w:val="16"/>
                <w:szCs w:val="16"/>
              </w:rPr>
              <w:t>:</w:t>
            </w:r>
          </w:p>
          <w:p w14:paraId="6BB8C0F3" w14:textId="21755AC1" w:rsidR="001443DB" w:rsidRPr="0027688E" w:rsidRDefault="001443DB" w:rsidP="00672177">
            <w:pPr>
              <w:ind w:left="693" w:hanging="533"/>
              <w:rPr>
                <w:rFonts w:asciiTheme="minorHAnsi" w:hAnsiTheme="minorHAnsi"/>
                <w:sz w:val="16"/>
                <w:szCs w:val="16"/>
              </w:rPr>
            </w:pPr>
            <w:r w:rsidRPr="0027688E">
              <w:rPr>
                <w:rFonts w:asciiTheme="minorHAnsi" w:hAnsiTheme="minorHAnsi"/>
                <w:b/>
                <w:sz w:val="16"/>
                <w:szCs w:val="16"/>
              </w:rPr>
              <w:t>if</w:t>
            </w:r>
            <w:r w:rsidRPr="0027688E">
              <w:rPr>
                <w:rFonts w:asciiTheme="minorHAnsi" w:hAnsiTheme="minorHAnsi"/>
                <w:sz w:val="16"/>
                <w:szCs w:val="16"/>
              </w:rPr>
              <w:t xml:space="preserve"> the duct system in MCH-01b field J03 has a value in MCH-01b field C12 &gt; 1,</w:t>
            </w:r>
            <w:r w:rsidR="00672177" w:rsidRPr="0027688E">
              <w:rPr>
                <w:rFonts w:asciiTheme="minorHAnsi" w:hAnsiTheme="minorHAnsi"/>
                <w:sz w:val="16"/>
                <w:szCs w:val="16"/>
              </w:rPr>
              <w:t xml:space="preserve"> and the system type in MCH-01b fields C03 or C07 are one of the following three types: 1:[VCHP-Ducted], 2:[VCHP-Ductless], 3:[VCHP-Ducted+Ductless],</w:t>
            </w:r>
          </w:p>
          <w:p w14:paraId="29CF1DBE" w14:textId="77777777" w:rsidR="001443DB" w:rsidRPr="0027688E" w:rsidRDefault="001443DB" w:rsidP="001443DB">
            <w:pPr>
              <w:ind w:left="154"/>
              <w:rPr>
                <w:rFonts w:asciiTheme="minorHAnsi" w:hAnsiTheme="minorHAnsi"/>
                <w:sz w:val="16"/>
                <w:szCs w:val="16"/>
              </w:rPr>
            </w:pPr>
            <w:r w:rsidRPr="0027688E">
              <w:rPr>
                <w:rFonts w:asciiTheme="minorHAnsi" w:hAnsiTheme="minorHAnsi"/>
                <w:b/>
                <w:sz w:val="16"/>
                <w:szCs w:val="16"/>
              </w:rPr>
              <w:t>then</w:t>
            </w:r>
            <w:r w:rsidRPr="0027688E">
              <w:rPr>
                <w:rFonts w:asciiTheme="minorHAnsi" w:hAnsiTheme="minorHAnsi"/>
                <w:sz w:val="16"/>
                <w:szCs w:val="16"/>
              </w:rPr>
              <w:t xml:space="preserve"> value in this field = Indoor Unit Nominal Cooling Capacity value referenced from one of the following two locations:</w:t>
            </w:r>
          </w:p>
          <w:p w14:paraId="09B4D86B" w14:textId="77777777" w:rsidR="001443DB" w:rsidRPr="0027688E" w:rsidRDefault="001443DB" w:rsidP="001443DB">
            <w:pPr>
              <w:ind w:firstLine="160"/>
              <w:rPr>
                <w:rFonts w:asciiTheme="minorHAnsi" w:hAnsiTheme="minorHAnsi"/>
                <w:sz w:val="16"/>
                <w:szCs w:val="16"/>
              </w:rPr>
            </w:pPr>
          </w:p>
          <w:p w14:paraId="79DF44E7" w14:textId="77777777" w:rsidR="001443DB" w:rsidRPr="0027688E" w:rsidRDefault="001443DB" w:rsidP="001443DB">
            <w:pPr>
              <w:ind w:firstLine="160"/>
              <w:rPr>
                <w:rFonts w:asciiTheme="minorHAnsi" w:hAnsiTheme="minorHAnsi"/>
                <w:sz w:val="16"/>
                <w:szCs w:val="16"/>
              </w:rPr>
            </w:pPr>
            <w:r w:rsidRPr="0027688E">
              <w:rPr>
                <w:rFonts w:asciiTheme="minorHAnsi" w:hAnsiTheme="minorHAnsi"/>
                <w:sz w:val="16"/>
                <w:szCs w:val="16"/>
              </w:rPr>
              <w:t>1: [MCH-01b field F12 (if &lt; 75% of duct system altered)]</w:t>
            </w:r>
          </w:p>
          <w:p w14:paraId="05634F6D" w14:textId="77777777" w:rsidR="001443DB" w:rsidRPr="0027688E" w:rsidRDefault="001443DB" w:rsidP="001443DB">
            <w:pPr>
              <w:ind w:firstLine="160"/>
              <w:rPr>
                <w:rFonts w:asciiTheme="minorHAnsi" w:hAnsiTheme="minorHAnsi"/>
                <w:sz w:val="16"/>
                <w:szCs w:val="16"/>
              </w:rPr>
            </w:pPr>
            <w:r w:rsidRPr="0027688E">
              <w:rPr>
                <w:rFonts w:asciiTheme="minorHAnsi" w:hAnsiTheme="minorHAnsi"/>
                <w:sz w:val="16"/>
                <w:szCs w:val="16"/>
              </w:rPr>
              <w:t>2: [MCH-01b field G15 (if new or completely replaced duct system)]</w:t>
            </w:r>
          </w:p>
          <w:p w14:paraId="4DEAC5AA" w14:textId="77777777" w:rsidR="001443DB" w:rsidRPr="0027688E" w:rsidRDefault="001443DB" w:rsidP="001443DB">
            <w:pPr>
              <w:ind w:left="154"/>
              <w:rPr>
                <w:rFonts w:asciiTheme="minorHAnsi" w:hAnsiTheme="minorHAnsi"/>
                <w:b/>
                <w:sz w:val="16"/>
                <w:szCs w:val="16"/>
              </w:rPr>
            </w:pPr>
          </w:p>
          <w:p w14:paraId="42ADE605" w14:textId="77777777" w:rsidR="001443DB" w:rsidRPr="0027688E" w:rsidRDefault="001443DB" w:rsidP="001443DB">
            <w:pPr>
              <w:ind w:left="154"/>
              <w:rPr>
                <w:rFonts w:asciiTheme="minorHAnsi" w:hAnsiTheme="minorHAnsi"/>
                <w:sz w:val="16"/>
                <w:szCs w:val="16"/>
              </w:rPr>
            </w:pPr>
            <w:r w:rsidRPr="0027688E">
              <w:rPr>
                <w:rFonts w:asciiTheme="minorHAnsi" w:hAnsiTheme="minorHAnsi"/>
                <w:b/>
                <w:sz w:val="16"/>
                <w:szCs w:val="16"/>
              </w:rPr>
              <w:t>else</w:t>
            </w:r>
            <w:r w:rsidRPr="0027688E">
              <w:rPr>
                <w:rFonts w:asciiTheme="minorHAnsi" w:hAnsiTheme="minorHAnsi"/>
                <w:sz w:val="16"/>
                <w:szCs w:val="16"/>
              </w:rPr>
              <w:t xml:space="preserve"> value in this field = Condenser Nominal Cooling Capacity value referenced from MCH-01b field E09</w:t>
            </w:r>
          </w:p>
          <w:p w14:paraId="245E30CC" w14:textId="77777777" w:rsidR="001443DB" w:rsidRPr="0027688E" w:rsidRDefault="001443DB" w:rsidP="001443DB">
            <w:pPr>
              <w:rPr>
                <w:rFonts w:asciiTheme="minorHAnsi" w:hAnsiTheme="minorHAnsi"/>
                <w:sz w:val="16"/>
                <w:szCs w:val="16"/>
              </w:rPr>
            </w:pPr>
          </w:p>
          <w:p w14:paraId="4C82D9ED"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Elseif parent is </w:t>
            </w:r>
            <w:r w:rsidRPr="0027688E">
              <w:rPr>
                <w:rFonts w:asciiTheme="minorHAnsi" w:hAnsiTheme="minorHAnsi"/>
                <w:b/>
                <w:sz w:val="16"/>
                <w:szCs w:val="16"/>
              </w:rPr>
              <w:t>MCH-01c</w:t>
            </w:r>
            <w:r w:rsidRPr="0027688E">
              <w:rPr>
                <w:rFonts w:asciiTheme="minorHAnsi" w:hAnsiTheme="minorHAnsi"/>
                <w:sz w:val="16"/>
                <w:szCs w:val="16"/>
              </w:rPr>
              <w:t>:</w:t>
            </w:r>
          </w:p>
          <w:p w14:paraId="52EF2E71" w14:textId="7238F004" w:rsidR="001443DB" w:rsidRPr="0027688E" w:rsidRDefault="001443DB" w:rsidP="00672177">
            <w:pPr>
              <w:ind w:left="693" w:hanging="539"/>
              <w:rPr>
                <w:rFonts w:asciiTheme="minorHAnsi" w:hAnsiTheme="minorHAnsi"/>
                <w:sz w:val="16"/>
                <w:szCs w:val="16"/>
              </w:rPr>
            </w:pPr>
            <w:r w:rsidRPr="0027688E">
              <w:rPr>
                <w:rFonts w:asciiTheme="minorHAnsi" w:hAnsiTheme="minorHAnsi"/>
                <w:b/>
                <w:sz w:val="16"/>
                <w:szCs w:val="16"/>
              </w:rPr>
              <w:t>if</w:t>
            </w:r>
            <w:r w:rsidRPr="0027688E">
              <w:rPr>
                <w:rFonts w:asciiTheme="minorHAnsi" w:hAnsiTheme="minorHAnsi"/>
                <w:sz w:val="16"/>
                <w:szCs w:val="16"/>
              </w:rPr>
              <w:t xml:space="preserve"> the duct system in MCH-01c field L03 has a value in MCH-01c field C11 &gt; 1,</w:t>
            </w:r>
            <w:r w:rsidR="00672177" w:rsidRPr="0027688E">
              <w:rPr>
                <w:rFonts w:asciiTheme="minorHAnsi" w:hAnsiTheme="minorHAnsi"/>
                <w:sz w:val="16"/>
                <w:szCs w:val="16"/>
              </w:rPr>
              <w:t xml:space="preserve"> and the system type in MCH-01c fields C04 or C05 are one of the following three types: 1:[VCHP-Ducted], 2:[VCHP-Ductless], 3:[VCHP-Ducted+Ductless],</w:t>
            </w:r>
          </w:p>
          <w:p w14:paraId="3CD57A9F" w14:textId="77777777" w:rsidR="001443DB" w:rsidRPr="0027688E" w:rsidRDefault="001443DB" w:rsidP="001443DB">
            <w:pPr>
              <w:ind w:left="154"/>
              <w:rPr>
                <w:rFonts w:asciiTheme="minorHAnsi" w:hAnsiTheme="minorHAnsi"/>
                <w:sz w:val="16"/>
                <w:szCs w:val="16"/>
              </w:rPr>
            </w:pPr>
            <w:r w:rsidRPr="0027688E">
              <w:rPr>
                <w:rFonts w:asciiTheme="minorHAnsi" w:hAnsiTheme="minorHAnsi"/>
                <w:b/>
                <w:sz w:val="16"/>
                <w:szCs w:val="16"/>
              </w:rPr>
              <w:t>then</w:t>
            </w:r>
            <w:r w:rsidRPr="0027688E">
              <w:rPr>
                <w:rFonts w:asciiTheme="minorHAnsi" w:hAnsiTheme="minorHAnsi"/>
                <w:sz w:val="16"/>
                <w:szCs w:val="16"/>
              </w:rPr>
              <w:t xml:space="preserve"> value in this field = Indoor Unit Nominal Cooling Capacity value reference from MCH-01c field F10</w:t>
            </w:r>
          </w:p>
          <w:p w14:paraId="64CDE9DF" w14:textId="77777777" w:rsidR="001443DB" w:rsidRPr="0027688E" w:rsidRDefault="001443DB" w:rsidP="001443DB">
            <w:pPr>
              <w:ind w:left="154"/>
              <w:rPr>
                <w:rFonts w:asciiTheme="minorHAnsi" w:hAnsiTheme="minorHAnsi"/>
                <w:sz w:val="16"/>
                <w:szCs w:val="16"/>
              </w:rPr>
            </w:pPr>
            <w:r w:rsidRPr="0027688E">
              <w:rPr>
                <w:rFonts w:asciiTheme="minorHAnsi" w:hAnsiTheme="minorHAnsi"/>
                <w:b/>
                <w:sz w:val="16"/>
                <w:szCs w:val="16"/>
              </w:rPr>
              <w:t>else</w:t>
            </w:r>
            <w:r w:rsidRPr="0027688E">
              <w:rPr>
                <w:rFonts w:asciiTheme="minorHAnsi" w:hAnsiTheme="minorHAnsi"/>
                <w:sz w:val="16"/>
                <w:szCs w:val="16"/>
              </w:rPr>
              <w:t xml:space="preserve"> value in this field = Condenser Nominal Cooling Capacity value referenced from one of the following two locations:</w:t>
            </w:r>
          </w:p>
          <w:p w14:paraId="4A91EE1F" w14:textId="77777777" w:rsidR="001443DB" w:rsidRPr="0027688E" w:rsidRDefault="001443DB" w:rsidP="001443DB">
            <w:pPr>
              <w:rPr>
                <w:rFonts w:asciiTheme="minorHAnsi" w:hAnsiTheme="minorHAnsi"/>
                <w:sz w:val="16"/>
                <w:szCs w:val="16"/>
              </w:rPr>
            </w:pPr>
          </w:p>
          <w:p w14:paraId="5B68FA7F"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1: [MCH-01c field E09 (if SC system is not a HP)]</w:t>
            </w:r>
          </w:p>
          <w:p w14:paraId="655EAECE"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2: [MCH-01c field H10 (if SC system is a HP)]</w:t>
            </w:r>
          </w:p>
          <w:p w14:paraId="7C64F86A" w14:textId="77777777" w:rsidR="001443DB" w:rsidRPr="0027688E" w:rsidRDefault="001443DB" w:rsidP="001443DB">
            <w:pPr>
              <w:rPr>
                <w:rFonts w:asciiTheme="minorHAnsi" w:hAnsiTheme="minorHAnsi"/>
                <w:sz w:val="16"/>
                <w:szCs w:val="16"/>
              </w:rPr>
            </w:pPr>
          </w:p>
          <w:p w14:paraId="489AE3B5"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Elseif parent is </w:t>
            </w:r>
            <w:r w:rsidRPr="0027688E">
              <w:rPr>
                <w:rFonts w:asciiTheme="minorHAnsi" w:hAnsiTheme="minorHAnsi"/>
                <w:b/>
                <w:sz w:val="16"/>
                <w:szCs w:val="16"/>
              </w:rPr>
              <w:t>MCH-01d</w:t>
            </w:r>
            <w:r w:rsidRPr="0027688E">
              <w:rPr>
                <w:rFonts w:asciiTheme="minorHAnsi" w:hAnsiTheme="minorHAnsi"/>
                <w:sz w:val="16"/>
                <w:szCs w:val="16"/>
              </w:rPr>
              <w:t>:</w:t>
            </w:r>
          </w:p>
          <w:p w14:paraId="791E717D" w14:textId="4323A7E1" w:rsidR="001443DB" w:rsidRPr="0027688E" w:rsidRDefault="001443DB" w:rsidP="00672177">
            <w:pPr>
              <w:ind w:left="693" w:hanging="540"/>
              <w:rPr>
                <w:rFonts w:asciiTheme="minorHAnsi" w:hAnsiTheme="minorHAnsi"/>
                <w:sz w:val="16"/>
                <w:szCs w:val="16"/>
              </w:rPr>
            </w:pPr>
            <w:r w:rsidRPr="0027688E">
              <w:rPr>
                <w:rFonts w:asciiTheme="minorHAnsi" w:hAnsiTheme="minorHAnsi"/>
                <w:b/>
                <w:sz w:val="16"/>
                <w:szCs w:val="16"/>
              </w:rPr>
              <w:t>if</w:t>
            </w:r>
            <w:r w:rsidRPr="0027688E">
              <w:rPr>
                <w:rFonts w:asciiTheme="minorHAnsi" w:hAnsiTheme="minorHAnsi"/>
                <w:sz w:val="16"/>
                <w:szCs w:val="16"/>
              </w:rPr>
              <w:t xml:space="preserve"> the duct system in MCH-01d field O03 has a value in MCH-01d field D06 &gt; 1</w:t>
            </w:r>
            <w:r w:rsidR="00672177" w:rsidRPr="0027688E">
              <w:rPr>
                <w:rFonts w:asciiTheme="minorHAnsi" w:hAnsiTheme="minorHAnsi"/>
                <w:sz w:val="16"/>
                <w:szCs w:val="16"/>
              </w:rPr>
              <w:t>, and the system type in MCH-01d fields D04 or D05 are one of the following three types: 1:[VCHP-Ducted], 2:[VCHP-Ductless], 3:[VCHP-Ducted+Ductless],</w:t>
            </w:r>
          </w:p>
          <w:p w14:paraId="1FF4C757" w14:textId="77777777" w:rsidR="001443DB" w:rsidRPr="0027688E" w:rsidRDefault="001443DB" w:rsidP="001443DB">
            <w:pPr>
              <w:ind w:left="153"/>
              <w:rPr>
                <w:rFonts w:asciiTheme="minorHAnsi" w:hAnsiTheme="minorHAnsi"/>
                <w:sz w:val="16"/>
                <w:szCs w:val="16"/>
              </w:rPr>
            </w:pPr>
            <w:r w:rsidRPr="0027688E">
              <w:rPr>
                <w:rFonts w:asciiTheme="minorHAnsi" w:hAnsiTheme="minorHAnsi"/>
                <w:b/>
                <w:sz w:val="16"/>
                <w:szCs w:val="16"/>
              </w:rPr>
              <w:t>then</w:t>
            </w:r>
            <w:r w:rsidRPr="0027688E">
              <w:rPr>
                <w:rFonts w:asciiTheme="minorHAnsi" w:hAnsiTheme="minorHAnsi"/>
                <w:sz w:val="16"/>
                <w:szCs w:val="16"/>
              </w:rPr>
              <w:t xml:space="preserve"> value in this field = Indoor Unit Nominal Cooling Capacity value referenced from one of the following two locations</w:t>
            </w:r>
          </w:p>
          <w:p w14:paraId="0C90230F" w14:textId="77777777" w:rsidR="001443DB" w:rsidRPr="0027688E" w:rsidRDefault="001443DB" w:rsidP="001443DB">
            <w:pPr>
              <w:ind w:left="153"/>
              <w:rPr>
                <w:rFonts w:asciiTheme="minorHAnsi" w:hAnsiTheme="minorHAnsi"/>
                <w:sz w:val="16"/>
                <w:szCs w:val="16"/>
              </w:rPr>
            </w:pPr>
          </w:p>
          <w:p w14:paraId="109DB0BF" w14:textId="77777777" w:rsidR="001443DB" w:rsidRPr="0027688E" w:rsidRDefault="001443DB" w:rsidP="001443DB">
            <w:pPr>
              <w:ind w:left="153"/>
              <w:rPr>
                <w:rFonts w:asciiTheme="minorHAnsi" w:hAnsiTheme="minorHAnsi"/>
                <w:sz w:val="16"/>
                <w:szCs w:val="16"/>
              </w:rPr>
            </w:pPr>
            <w:r w:rsidRPr="0027688E">
              <w:rPr>
                <w:rFonts w:asciiTheme="minorHAnsi" w:hAnsiTheme="minorHAnsi"/>
                <w:sz w:val="16"/>
                <w:szCs w:val="16"/>
              </w:rPr>
              <w:t>1: [MCH-01d field K12 (if &lt; 75% of duct system altered)]</w:t>
            </w:r>
          </w:p>
          <w:p w14:paraId="0C924F01" w14:textId="77777777" w:rsidR="001443DB" w:rsidRPr="0027688E" w:rsidRDefault="001443DB" w:rsidP="001443DB">
            <w:pPr>
              <w:ind w:left="153"/>
              <w:rPr>
                <w:rFonts w:asciiTheme="minorHAnsi" w:hAnsiTheme="minorHAnsi"/>
                <w:sz w:val="16"/>
                <w:szCs w:val="16"/>
              </w:rPr>
            </w:pPr>
            <w:r w:rsidRPr="0027688E">
              <w:rPr>
                <w:rFonts w:asciiTheme="minorHAnsi" w:hAnsiTheme="minorHAnsi"/>
                <w:sz w:val="16"/>
                <w:szCs w:val="16"/>
              </w:rPr>
              <w:t>2: [MCH-01d filed L15 (if new or completely replaced duct system)]</w:t>
            </w:r>
          </w:p>
          <w:p w14:paraId="63ED9501" w14:textId="77777777" w:rsidR="001443DB" w:rsidRPr="0027688E" w:rsidRDefault="001443DB" w:rsidP="001443DB">
            <w:pPr>
              <w:ind w:left="153"/>
              <w:rPr>
                <w:rFonts w:asciiTheme="minorHAnsi" w:hAnsiTheme="minorHAnsi"/>
                <w:b/>
                <w:sz w:val="16"/>
                <w:szCs w:val="16"/>
              </w:rPr>
            </w:pPr>
          </w:p>
          <w:p w14:paraId="2C7A37AF" w14:textId="77777777" w:rsidR="001443DB" w:rsidRPr="0027688E" w:rsidRDefault="001443DB" w:rsidP="001443DB">
            <w:pPr>
              <w:ind w:left="153"/>
              <w:rPr>
                <w:rFonts w:asciiTheme="minorHAnsi" w:hAnsiTheme="minorHAnsi"/>
                <w:b/>
                <w:sz w:val="16"/>
                <w:szCs w:val="16"/>
              </w:rPr>
            </w:pPr>
          </w:p>
          <w:p w14:paraId="67B6F2C3" w14:textId="77777777" w:rsidR="001443DB" w:rsidRPr="0027688E" w:rsidRDefault="001443DB" w:rsidP="001443DB">
            <w:pPr>
              <w:ind w:left="153"/>
              <w:rPr>
                <w:rFonts w:asciiTheme="minorHAnsi" w:hAnsiTheme="minorHAnsi"/>
                <w:sz w:val="16"/>
                <w:szCs w:val="16"/>
              </w:rPr>
            </w:pPr>
            <w:r w:rsidRPr="0027688E">
              <w:rPr>
                <w:rFonts w:asciiTheme="minorHAnsi" w:hAnsiTheme="minorHAnsi"/>
                <w:b/>
                <w:sz w:val="16"/>
                <w:szCs w:val="16"/>
              </w:rPr>
              <w:t>else</w:t>
            </w:r>
            <w:r w:rsidRPr="0027688E">
              <w:rPr>
                <w:rFonts w:asciiTheme="minorHAnsi" w:hAnsiTheme="minorHAnsi"/>
                <w:sz w:val="16"/>
                <w:szCs w:val="16"/>
              </w:rPr>
              <w:t xml:space="preserve"> value in this filed = Condenser Nominal Cooling Capacity value referenced from one of the following two locations:</w:t>
            </w:r>
          </w:p>
          <w:p w14:paraId="708C19E6" w14:textId="77777777" w:rsidR="001443DB" w:rsidRPr="0027688E" w:rsidRDefault="001443DB" w:rsidP="001443DB">
            <w:pPr>
              <w:rPr>
                <w:rFonts w:asciiTheme="minorHAnsi" w:hAnsiTheme="minorHAnsi"/>
                <w:sz w:val="16"/>
                <w:szCs w:val="16"/>
              </w:rPr>
            </w:pPr>
          </w:p>
          <w:p w14:paraId="49CA7E72"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1: [MCH-01d field G09 (if SC system is not a HP)]</w:t>
            </w:r>
          </w:p>
          <w:p w14:paraId="7861B8D9"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2: [MCH-01d field J10 (if SC system is a HP)]</w:t>
            </w:r>
          </w:p>
          <w:p w14:paraId="3C7580C2" w14:textId="50F1AEE9" w:rsidR="001443DB" w:rsidRPr="0027688E" w:rsidRDefault="001443DB" w:rsidP="001443DB">
            <w:pPr>
              <w:rPr>
                <w:rFonts w:asciiTheme="minorHAnsi" w:hAnsiTheme="minorHAnsi"/>
                <w:sz w:val="18"/>
                <w:szCs w:val="18"/>
              </w:rPr>
            </w:pPr>
            <w:r w:rsidRPr="0027688E">
              <w:rPr>
                <w:rFonts w:asciiTheme="minorHAnsi" w:hAnsiTheme="minorHAnsi"/>
                <w:sz w:val="16"/>
                <w:szCs w:val="16"/>
              </w:rPr>
              <w:lastRenderedPageBreak/>
              <w:t>&gt;&gt;</w:t>
            </w:r>
          </w:p>
        </w:tc>
      </w:tr>
      <w:tr w:rsidR="001443DB" w:rsidRPr="0027688E" w14:paraId="3C7580CC" w14:textId="77777777" w:rsidTr="00E840A2">
        <w:trPr>
          <w:trHeight w:val="144"/>
        </w:trPr>
        <w:tc>
          <w:tcPr>
            <w:tcW w:w="470" w:type="dxa"/>
            <w:vAlign w:val="center"/>
          </w:tcPr>
          <w:p w14:paraId="3C7580C4" w14:textId="0B08E403" w:rsidR="001443DB" w:rsidRPr="0027688E" w:rsidRDefault="001443DB" w:rsidP="001443DB">
            <w:pPr>
              <w:pStyle w:val="Header"/>
              <w:tabs>
                <w:tab w:val="clear" w:pos="4320"/>
                <w:tab w:val="clear" w:pos="8640"/>
              </w:tabs>
              <w:jc w:val="center"/>
              <w:rPr>
                <w:rFonts w:asciiTheme="minorHAnsi" w:hAnsiTheme="minorHAnsi"/>
                <w:sz w:val="18"/>
                <w:szCs w:val="18"/>
              </w:rPr>
            </w:pPr>
            <w:r w:rsidRPr="0027688E">
              <w:rPr>
                <w:rFonts w:asciiTheme="minorHAnsi" w:hAnsiTheme="minorHAnsi"/>
                <w:sz w:val="18"/>
                <w:szCs w:val="18"/>
              </w:rPr>
              <w:lastRenderedPageBreak/>
              <w:t>06</w:t>
            </w:r>
          </w:p>
        </w:tc>
        <w:tc>
          <w:tcPr>
            <w:tcW w:w="4840" w:type="dxa"/>
            <w:vAlign w:val="center"/>
          </w:tcPr>
          <w:p w14:paraId="3C7580C5" w14:textId="5F1A67FF" w:rsidR="001443DB" w:rsidRPr="0027688E" w:rsidRDefault="001443DB" w:rsidP="001443DB">
            <w:pPr>
              <w:pStyle w:val="Header"/>
              <w:tabs>
                <w:tab w:val="clear" w:pos="4320"/>
                <w:tab w:val="clear" w:pos="8640"/>
              </w:tabs>
              <w:rPr>
                <w:rFonts w:asciiTheme="minorHAnsi" w:hAnsiTheme="minorHAnsi"/>
                <w:sz w:val="18"/>
                <w:szCs w:val="18"/>
              </w:rPr>
            </w:pPr>
            <w:r w:rsidRPr="0027688E">
              <w:rPr>
                <w:rFonts w:asciiTheme="minorHAnsi" w:hAnsiTheme="minorHAnsi"/>
                <w:sz w:val="18"/>
                <w:szCs w:val="18"/>
              </w:rPr>
              <w:t>Condenser Speed Type</w:t>
            </w:r>
          </w:p>
        </w:tc>
        <w:tc>
          <w:tcPr>
            <w:tcW w:w="5480" w:type="dxa"/>
            <w:vAlign w:val="center"/>
          </w:tcPr>
          <w:p w14:paraId="3C7580C6"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&lt;&lt;calculated field: If cooling system type=NoCooling then display text result= n/a - Heating-only system;</w:t>
            </w:r>
          </w:p>
          <w:p w14:paraId="3C7580C7"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elsif  the condenser speed type is not  given on the MCH-01,</w:t>
            </w:r>
          </w:p>
          <w:p w14:paraId="3C7580C8"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then display text n/a –Condenser Speed requirements do not apply;</w:t>
            </w:r>
          </w:p>
          <w:p w14:paraId="3C7580C9"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elsif  the condenser speed type is given on the MCH-01,</w:t>
            </w:r>
          </w:p>
          <w:p w14:paraId="3C7580CA"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 then display value for Condenser Speed Type</w:t>
            </w:r>
          </w:p>
          <w:p w14:paraId="3C7580CB"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(note on applicable MCH-01 docs the options are:  MultiSpeed; or SingleSpeed)&gt;&gt;</w:t>
            </w:r>
          </w:p>
        </w:tc>
      </w:tr>
      <w:tr w:rsidR="001443DB" w:rsidRPr="0027688E" w14:paraId="3C7580D5" w14:textId="77777777" w:rsidTr="00E840A2">
        <w:trPr>
          <w:trHeight w:val="144"/>
        </w:trPr>
        <w:tc>
          <w:tcPr>
            <w:tcW w:w="470" w:type="dxa"/>
            <w:vAlign w:val="center"/>
          </w:tcPr>
          <w:p w14:paraId="3C7580CD" w14:textId="6F1FFADD" w:rsidR="001443DB" w:rsidRPr="0027688E" w:rsidRDefault="001443DB" w:rsidP="001443DB">
            <w:pPr>
              <w:pStyle w:val="Header"/>
              <w:tabs>
                <w:tab w:val="clear" w:pos="4320"/>
                <w:tab w:val="clear" w:pos="8640"/>
              </w:tabs>
              <w:jc w:val="center"/>
              <w:rPr>
                <w:rFonts w:asciiTheme="minorHAnsi" w:hAnsiTheme="minorHAnsi"/>
                <w:sz w:val="18"/>
                <w:szCs w:val="18"/>
              </w:rPr>
            </w:pPr>
            <w:r w:rsidRPr="0027688E">
              <w:rPr>
                <w:rFonts w:asciiTheme="minorHAnsi" w:hAnsiTheme="minorHAnsi"/>
                <w:sz w:val="18"/>
                <w:szCs w:val="18"/>
              </w:rPr>
              <w:t>07</w:t>
            </w:r>
          </w:p>
        </w:tc>
        <w:tc>
          <w:tcPr>
            <w:tcW w:w="4840" w:type="dxa"/>
            <w:vAlign w:val="center"/>
          </w:tcPr>
          <w:p w14:paraId="3C7580CE" w14:textId="13147CC1" w:rsidR="001443DB" w:rsidRPr="0027688E" w:rsidRDefault="001443DB" w:rsidP="001443DB">
            <w:pPr>
              <w:pStyle w:val="Header"/>
              <w:tabs>
                <w:tab w:val="clear" w:pos="4320"/>
                <w:tab w:val="clear" w:pos="8640"/>
              </w:tabs>
              <w:rPr>
                <w:rFonts w:asciiTheme="minorHAnsi" w:hAnsiTheme="minorHAnsi"/>
                <w:sz w:val="18"/>
                <w:szCs w:val="18"/>
              </w:rPr>
            </w:pPr>
            <w:r w:rsidRPr="0027688E">
              <w:rPr>
                <w:rFonts w:asciiTheme="minorHAnsi" w:hAnsiTheme="minorHAnsi"/>
                <w:sz w:val="18"/>
                <w:szCs w:val="18"/>
              </w:rPr>
              <w:t>Cooling System Zonal Control Type</w:t>
            </w:r>
          </w:p>
        </w:tc>
        <w:tc>
          <w:tcPr>
            <w:tcW w:w="5480" w:type="dxa"/>
            <w:vAlign w:val="center"/>
          </w:tcPr>
          <w:p w14:paraId="3C7580CF" w14:textId="38E7DDD5" w:rsidR="001443DB" w:rsidRPr="0027688E" w:rsidRDefault="001443DB" w:rsidP="001443DB">
            <w:pPr>
              <w:rPr>
                <w:rFonts w:asciiTheme="minorHAnsi" w:hAnsiTheme="minorHAnsi"/>
                <w:sz w:val="18"/>
                <w:szCs w:val="18"/>
              </w:rPr>
            </w:pPr>
            <w:r w:rsidRPr="0027688E">
              <w:rPr>
                <w:rFonts w:asciiTheme="minorHAnsi" w:hAnsiTheme="minorHAnsi"/>
                <w:sz w:val="18"/>
                <w:szCs w:val="18"/>
              </w:rPr>
              <w:t>&lt;&lt;calculated field:If cooling system type=NoCooling then display text result= n/a - Heating-only system;</w:t>
            </w:r>
          </w:p>
          <w:p w14:paraId="3C7580D0"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elseif the Cooling System Zonal Control Type is not given on the MCH-01,</w:t>
            </w:r>
          </w:p>
          <w:p w14:paraId="3C7580D1"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then display text:  n/a –Cooling System Zonal Control requirements do not apply;</w:t>
            </w:r>
          </w:p>
          <w:p w14:paraId="3C7580D2"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elsif  the Cooling System Zonal Control Type is given on the MCH-01,</w:t>
            </w:r>
          </w:p>
          <w:p w14:paraId="3C7580D3"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 then else display value for Cooling System Zonal Control Type</w:t>
            </w:r>
          </w:p>
          <w:p w14:paraId="3C7580D4"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(note on applicable MCH-01 docs the options are:  ZonallyControlled and NotZonal)&gt;&gt;</w:t>
            </w:r>
          </w:p>
        </w:tc>
      </w:tr>
      <w:tr w:rsidR="001443DB" w:rsidRPr="0027688E" w14:paraId="3C7580E0" w14:textId="77777777" w:rsidTr="00E840A2">
        <w:trPr>
          <w:trHeight w:val="144"/>
        </w:trPr>
        <w:tc>
          <w:tcPr>
            <w:tcW w:w="470" w:type="dxa"/>
            <w:vAlign w:val="center"/>
          </w:tcPr>
          <w:p w14:paraId="3C7580D6" w14:textId="3235FD6F"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08</w:t>
            </w:r>
          </w:p>
        </w:tc>
        <w:tc>
          <w:tcPr>
            <w:tcW w:w="4840" w:type="dxa"/>
            <w:vAlign w:val="center"/>
          </w:tcPr>
          <w:p w14:paraId="3C7580D7" w14:textId="1402A6CC"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Central Fan Integrated (CFI) Ventilation System Status</w:t>
            </w:r>
          </w:p>
        </w:tc>
        <w:tc>
          <w:tcPr>
            <w:tcW w:w="5480" w:type="dxa"/>
            <w:vAlign w:val="center"/>
          </w:tcPr>
          <w:p w14:paraId="3C7580D8"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&lt;&lt;calculated field:</w:t>
            </w:r>
          </w:p>
          <w:p w14:paraId="3C7580D9"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reference value from MCH-01; </w:t>
            </w:r>
          </w:p>
          <w:p w14:paraId="3C7580DA"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note: allowable values = </w:t>
            </w:r>
          </w:p>
          <w:p w14:paraId="3C7580DB" w14:textId="77777777" w:rsidR="001443DB" w:rsidRPr="0027688E" w:rsidRDefault="001443DB" w:rsidP="001443DB">
            <w:pPr>
              <w:keepNext/>
              <w:rPr>
                <w:rFonts w:ascii="Calibri" w:hAnsi="Calibri"/>
                <w:sz w:val="18"/>
                <w:szCs w:val="18"/>
              </w:rPr>
            </w:pPr>
            <w:r w:rsidRPr="0027688E">
              <w:rPr>
                <w:rFonts w:ascii="Calibri" w:hAnsi="Calibri"/>
                <w:sz w:val="18"/>
                <w:szCs w:val="18"/>
              </w:rPr>
              <w:t>*CFI System</w:t>
            </w:r>
          </w:p>
          <w:p w14:paraId="3C7580DC" w14:textId="77777777" w:rsidR="001443DB" w:rsidRPr="0027688E" w:rsidRDefault="001443DB" w:rsidP="001443DB">
            <w:pPr>
              <w:rPr>
                <w:rFonts w:asciiTheme="minorHAnsi" w:hAnsiTheme="minorHAnsi"/>
                <w:sz w:val="18"/>
                <w:szCs w:val="18"/>
              </w:rPr>
            </w:pPr>
            <w:r w:rsidRPr="0027688E">
              <w:rPr>
                <w:rFonts w:ascii="Calibri" w:hAnsi="Calibri"/>
                <w:sz w:val="18"/>
                <w:szCs w:val="18"/>
              </w:rPr>
              <w:t>*</w:t>
            </w:r>
            <w:r w:rsidRPr="0027688E">
              <w:rPr>
                <w:rFonts w:asciiTheme="minorHAnsi" w:hAnsiTheme="minorHAnsi"/>
                <w:sz w:val="18"/>
                <w:szCs w:val="18"/>
              </w:rPr>
              <w:t>Not CFI&gt;&gt;</w:t>
            </w:r>
          </w:p>
          <w:p w14:paraId="3C7580DF" w14:textId="37915398" w:rsidR="001443DB" w:rsidRPr="0027688E" w:rsidRDefault="001443DB" w:rsidP="001443DB">
            <w:pPr>
              <w:rPr>
                <w:rFonts w:asciiTheme="minorHAnsi" w:hAnsiTheme="minorHAnsi"/>
                <w:sz w:val="18"/>
                <w:szCs w:val="18"/>
              </w:rPr>
            </w:pPr>
          </w:p>
        </w:tc>
      </w:tr>
      <w:tr w:rsidR="001443DB" w:rsidRPr="0027688E" w14:paraId="3C7580E8" w14:textId="77777777" w:rsidTr="00E840A2">
        <w:trPr>
          <w:trHeight w:val="144"/>
        </w:trPr>
        <w:tc>
          <w:tcPr>
            <w:tcW w:w="470" w:type="dxa"/>
            <w:vAlign w:val="center"/>
          </w:tcPr>
          <w:p w14:paraId="3C7580E1" w14:textId="5C4868FC"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09</w:t>
            </w:r>
          </w:p>
        </w:tc>
        <w:tc>
          <w:tcPr>
            <w:tcW w:w="4840" w:type="dxa"/>
            <w:vAlign w:val="center"/>
          </w:tcPr>
          <w:p w14:paraId="3C7580E2" w14:textId="44C599CE"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System Bypass Duct Status</w:t>
            </w:r>
          </w:p>
        </w:tc>
        <w:tc>
          <w:tcPr>
            <w:tcW w:w="5480" w:type="dxa"/>
            <w:vAlign w:val="center"/>
          </w:tcPr>
          <w:p w14:paraId="3C7580E3"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&lt;&lt;calculated field:</w:t>
            </w:r>
          </w:p>
          <w:p w14:paraId="3C7580E4" w14:textId="64B23EA1" w:rsidR="001443DB" w:rsidRPr="0027688E" w:rsidRDefault="001443DB" w:rsidP="001443DB">
            <w:pPr>
              <w:rPr>
                <w:rFonts w:asciiTheme="minorHAnsi" w:hAnsiTheme="minorHAnsi"/>
                <w:sz w:val="18"/>
                <w:szCs w:val="18"/>
              </w:rPr>
            </w:pPr>
            <w:r w:rsidRPr="0027688E">
              <w:rPr>
                <w:rFonts w:asciiTheme="minorHAnsi" w:hAnsiTheme="minorHAnsi"/>
                <w:sz w:val="18"/>
                <w:szCs w:val="18"/>
              </w:rPr>
              <w:t>If parent is MCH-01b, MCH-01c, or MCH-01d then value=N/A;</w:t>
            </w:r>
          </w:p>
          <w:p w14:paraId="3C7580E7" w14:textId="44A8DF5D" w:rsidR="001443DB" w:rsidRPr="0027688E" w:rsidRDefault="001443DB" w:rsidP="001443DB">
            <w:pPr>
              <w:rPr>
                <w:rFonts w:asciiTheme="minorHAnsi" w:hAnsiTheme="minorHAnsi"/>
                <w:sz w:val="18"/>
                <w:szCs w:val="18"/>
              </w:rPr>
            </w:pPr>
            <w:r w:rsidRPr="0027688E">
              <w:rPr>
                <w:rFonts w:asciiTheme="minorHAnsi" w:hAnsiTheme="minorHAnsi"/>
                <w:sz w:val="18"/>
                <w:szCs w:val="18"/>
              </w:rPr>
              <w:t>elseif parent isMCH-01a, reference value from MCH-01a section J 10</w:t>
            </w:r>
            <w:r w:rsidRPr="0027688E" w:rsidDel="00B977CE">
              <w:rPr>
                <w:rFonts w:asciiTheme="minorHAnsi" w:hAnsiTheme="minorHAnsi"/>
                <w:sz w:val="18"/>
                <w:szCs w:val="18"/>
              </w:rPr>
              <w:t xml:space="preserve"> </w:t>
            </w:r>
            <w:r w:rsidRPr="0027688E">
              <w:rPr>
                <w:rFonts w:asciiTheme="minorHAnsi" w:hAnsiTheme="minorHAnsi"/>
                <w:sz w:val="18"/>
                <w:szCs w:val="18"/>
              </w:rPr>
              <w:t>(note: on the MCH01a the options are: Has Bypass Duct; or No bypass duct)&gt;&gt;</w:t>
            </w:r>
          </w:p>
        </w:tc>
      </w:tr>
      <w:tr w:rsidR="001443DB" w:rsidRPr="0027688E" w14:paraId="3C7580EC" w14:textId="77777777" w:rsidTr="00E840A2">
        <w:trPr>
          <w:trHeight w:val="144"/>
        </w:trPr>
        <w:tc>
          <w:tcPr>
            <w:tcW w:w="470" w:type="dxa"/>
            <w:vAlign w:val="center"/>
          </w:tcPr>
          <w:p w14:paraId="3C7580E9" w14:textId="1D8DC9C8"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10</w:t>
            </w:r>
          </w:p>
        </w:tc>
        <w:tc>
          <w:tcPr>
            <w:tcW w:w="4840" w:type="dxa"/>
            <w:vAlign w:val="center"/>
          </w:tcPr>
          <w:p w14:paraId="3C7580EA" w14:textId="6BAA486D"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Date of System Airflow Rate Measurement</w:t>
            </w:r>
          </w:p>
        </w:tc>
        <w:tc>
          <w:tcPr>
            <w:tcW w:w="5480" w:type="dxa"/>
            <w:vAlign w:val="center"/>
          </w:tcPr>
          <w:p w14:paraId="3C7580EB" w14:textId="7777777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&lt;&lt;user input: date: use validated date format&gt;&gt;</w:t>
            </w:r>
          </w:p>
        </w:tc>
      </w:tr>
      <w:tr w:rsidR="001443DB" w:rsidRPr="0027688E" w14:paraId="3C7580F4" w14:textId="77777777" w:rsidTr="00E840A2">
        <w:trPr>
          <w:trHeight w:val="144"/>
        </w:trPr>
        <w:tc>
          <w:tcPr>
            <w:tcW w:w="470" w:type="dxa"/>
            <w:vAlign w:val="center"/>
          </w:tcPr>
          <w:p w14:paraId="3C7580ED" w14:textId="6382ACB6" w:rsidR="001443DB" w:rsidRPr="0027688E" w:rsidDel="006E5AE2"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11</w:t>
            </w:r>
          </w:p>
        </w:tc>
        <w:tc>
          <w:tcPr>
            <w:tcW w:w="4840" w:type="dxa"/>
            <w:vAlign w:val="center"/>
          </w:tcPr>
          <w:p w14:paraId="3C7580EE" w14:textId="7EA98092"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Airflow Rate Protocol Utilized</w:t>
            </w:r>
          </w:p>
        </w:tc>
        <w:tc>
          <w:tcPr>
            <w:tcW w:w="5480" w:type="dxa"/>
            <w:vAlign w:val="center"/>
          </w:tcPr>
          <w:p w14:paraId="3C7580EF" w14:textId="7777777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 xml:space="preserve">&lt;&lt;Calculated field:  </w:t>
            </w:r>
          </w:p>
          <w:p w14:paraId="3C7580F0" w14:textId="27289EA8"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If A04=(New or Replacement), then display result = RA3.3 procedures for airflow rate measurement;</w:t>
            </w:r>
          </w:p>
          <w:p w14:paraId="3C7580F1" w14:textId="5C5B5305"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elseif A04=Alteration then allow user to pick from list:</w:t>
            </w:r>
          </w:p>
          <w:p w14:paraId="3C7580F2" w14:textId="6646F94B"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**RA3.3.3.1.5 Alternative to Compliance with Minimum System Airflow Requirements, or</w:t>
            </w:r>
          </w:p>
          <w:p w14:paraId="3C7580F3" w14:textId="7777777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 RA3.3 procedures for airflow rate measurement&gt;&gt;</w:t>
            </w:r>
          </w:p>
        </w:tc>
      </w:tr>
      <w:tr w:rsidR="001443DB" w:rsidRPr="0027688E" w:rsidDel="00F428D9" w14:paraId="6513E734" w14:textId="3EFB7203" w:rsidTr="00E840A2">
        <w:trPr>
          <w:trHeight w:val="144"/>
          <w:del w:id="10" w:author="Alhabibi, Haider@Energy" w:date="2023-11-22T13:49:00Z"/>
        </w:trPr>
        <w:tc>
          <w:tcPr>
            <w:tcW w:w="470" w:type="dxa"/>
            <w:vAlign w:val="center"/>
          </w:tcPr>
          <w:p w14:paraId="21D626F8" w14:textId="688DA3EC" w:rsidR="001443DB" w:rsidRPr="0027688E" w:rsidDel="00F428D9" w:rsidRDefault="001443DB" w:rsidP="001443DB">
            <w:pPr>
              <w:pStyle w:val="FootnoteText"/>
              <w:jc w:val="center"/>
              <w:rPr>
                <w:del w:id="11" w:author="Alhabibi, Haider@Energy" w:date="2023-11-22T13:49:00Z"/>
                <w:rFonts w:asciiTheme="minorHAnsi" w:hAnsiTheme="minorHAnsi"/>
                <w:sz w:val="18"/>
                <w:szCs w:val="18"/>
              </w:rPr>
            </w:pPr>
            <w:del w:id="12" w:author="Alhabibi, Haider@Energy" w:date="2023-11-22T13:49:00Z">
              <w:r w:rsidRPr="0027688E" w:rsidDel="00F428D9">
                <w:rPr>
                  <w:rFonts w:asciiTheme="minorHAnsi" w:hAnsiTheme="minorHAnsi"/>
                  <w:sz w:val="18"/>
                  <w:szCs w:val="18"/>
                </w:rPr>
                <w:delText>12</w:delText>
              </w:r>
            </w:del>
          </w:p>
        </w:tc>
        <w:tc>
          <w:tcPr>
            <w:tcW w:w="4840" w:type="dxa"/>
            <w:vAlign w:val="center"/>
          </w:tcPr>
          <w:p w14:paraId="2FA1BFA7" w14:textId="6F4A8ACA" w:rsidR="001443DB" w:rsidRPr="0027688E" w:rsidDel="00F428D9" w:rsidRDefault="001443DB" w:rsidP="001443DB">
            <w:pPr>
              <w:keepNext/>
              <w:rPr>
                <w:del w:id="13" w:author="Alhabibi, Haider@Energy" w:date="2023-11-22T13:49:00Z"/>
                <w:rFonts w:asciiTheme="minorHAnsi" w:hAnsiTheme="minorHAnsi"/>
                <w:sz w:val="18"/>
                <w:szCs w:val="18"/>
              </w:rPr>
            </w:pPr>
            <w:del w:id="14" w:author="Alhabibi, Haider@Energy" w:date="2023-11-22T13:49:00Z">
              <w:r w:rsidRPr="0027688E" w:rsidDel="00F428D9">
                <w:rPr>
                  <w:rFonts w:asciiTheme="minorHAnsi" w:hAnsiTheme="minorHAnsi"/>
                  <w:sz w:val="18"/>
                  <w:szCs w:val="18"/>
                </w:rPr>
                <w:delText>Central Fan Ventilation Cooling System Status</w:delText>
              </w:r>
            </w:del>
          </w:p>
        </w:tc>
        <w:tc>
          <w:tcPr>
            <w:tcW w:w="5480" w:type="dxa"/>
            <w:vAlign w:val="center"/>
          </w:tcPr>
          <w:p w14:paraId="311BA110" w14:textId="414EA79B" w:rsidR="001443DB" w:rsidRPr="0027688E" w:rsidDel="00F428D9" w:rsidRDefault="001443DB" w:rsidP="001443DB">
            <w:pPr>
              <w:keepNext/>
              <w:rPr>
                <w:del w:id="15" w:author="Alhabibi, Haider@Energy" w:date="2023-11-22T13:49:00Z"/>
                <w:rFonts w:asciiTheme="minorHAnsi" w:hAnsiTheme="minorHAnsi"/>
                <w:sz w:val="18"/>
                <w:szCs w:val="18"/>
              </w:rPr>
            </w:pPr>
            <w:del w:id="16" w:author="Alhabibi, Haider@Energy" w:date="2023-11-22T13:49:00Z">
              <w:r w:rsidRPr="0027688E" w:rsidDel="00F428D9">
                <w:rPr>
                  <w:rFonts w:asciiTheme="minorHAnsi" w:hAnsiTheme="minorHAnsi"/>
                  <w:sz w:val="18"/>
                  <w:szCs w:val="18"/>
                </w:rPr>
                <w:delText>&lt;&lt;Calculated Field:</w:delText>
              </w:r>
            </w:del>
          </w:p>
          <w:p w14:paraId="272C1F94" w14:textId="452EAF96" w:rsidR="001443DB" w:rsidRPr="0027688E" w:rsidDel="00F428D9" w:rsidRDefault="001443DB" w:rsidP="001443DB">
            <w:pPr>
              <w:keepNext/>
              <w:rPr>
                <w:del w:id="17" w:author="Alhabibi, Haider@Energy" w:date="2023-11-22T13:49:00Z"/>
                <w:rFonts w:asciiTheme="minorHAnsi" w:hAnsiTheme="minorHAnsi"/>
                <w:sz w:val="18"/>
                <w:szCs w:val="18"/>
              </w:rPr>
            </w:pPr>
            <w:del w:id="18" w:author="Alhabibi, Haider@Energy" w:date="2023-11-22T13:49:00Z">
              <w:r w:rsidRPr="0027688E" w:rsidDel="00F428D9">
                <w:rPr>
                  <w:rFonts w:asciiTheme="minorHAnsi" w:hAnsiTheme="minorHAnsi"/>
                  <w:sz w:val="18"/>
                  <w:szCs w:val="18"/>
                </w:rPr>
                <w:delText>Referenced from MCH-01, if MCH-01 variant is b or c, then display ‘Not a CFVCS’,</w:delText>
              </w:r>
            </w:del>
          </w:p>
          <w:p w14:paraId="51B04C8E" w14:textId="46055B3F" w:rsidR="001443DB" w:rsidRPr="0027688E" w:rsidDel="00F428D9" w:rsidRDefault="001443DB" w:rsidP="001443DB">
            <w:pPr>
              <w:keepNext/>
              <w:rPr>
                <w:del w:id="19" w:author="Alhabibi, Haider@Energy" w:date="2023-11-22T13:49:00Z"/>
                <w:rFonts w:asciiTheme="minorHAnsi" w:hAnsiTheme="minorHAnsi"/>
                <w:sz w:val="18"/>
                <w:szCs w:val="18"/>
              </w:rPr>
            </w:pPr>
            <w:del w:id="20" w:author="Alhabibi, Haider@Energy" w:date="2023-11-22T13:49:00Z">
              <w:r w:rsidRPr="0027688E" w:rsidDel="00F428D9">
                <w:rPr>
                  <w:rFonts w:asciiTheme="minorHAnsi" w:hAnsiTheme="minorHAnsi"/>
                  <w:sz w:val="18"/>
                  <w:szCs w:val="18"/>
                </w:rPr>
                <w:delText>If B05 Central Fan Ventilation Cooling System Type = Variable, then display ‘Variable CFVCS’,</w:delText>
              </w:r>
            </w:del>
          </w:p>
          <w:p w14:paraId="7375CF8E" w14:textId="15675D52" w:rsidR="001443DB" w:rsidRPr="0027688E" w:rsidDel="00F428D9" w:rsidRDefault="001443DB" w:rsidP="001443DB">
            <w:pPr>
              <w:keepNext/>
              <w:rPr>
                <w:del w:id="21" w:author="Alhabibi, Haider@Energy" w:date="2023-11-22T13:49:00Z"/>
                <w:rFonts w:asciiTheme="minorHAnsi" w:hAnsiTheme="minorHAnsi"/>
                <w:sz w:val="18"/>
                <w:szCs w:val="18"/>
              </w:rPr>
            </w:pPr>
            <w:del w:id="22" w:author="Alhabibi, Haider@Energy" w:date="2023-11-22T13:49:00Z">
              <w:r w:rsidRPr="0027688E" w:rsidDel="00F428D9">
                <w:rPr>
                  <w:rFonts w:asciiTheme="minorHAnsi" w:hAnsiTheme="minorHAnsi"/>
                  <w:sz w:val="18"/>
                  <w:szCs w:val="18"/>
                </w:rPr>
                <w:delText>ElseIf Type = Fixed, then display ‘Fixed CFVCS’,</w:delText>
              </w:r>
            </w:del>
          </w:p>
          <w:p w14:paraId="6B422F0D" w14:textId="2CD9EA3A" w:rsidR="001443DB" w:rsidRPr="0027688E" w:rsidDel="00F428D9" w:rsidRDefault="001443DB" w:rsidP="001443DB">
            <w:pPr>
              <w:keepNext/>
              <w:rPr>
                <w:del w:id="23" w:author="Alhabibi, Haider@Energy" w:date="2023-11-22T13:49:00Z"/>
                <w:rFonts w:asciiTheme="minorHAnsi" w:hAnsiTheme="minorHAnsi"/>
                <w:sz w:val="18"/>
                <w:szCs w:val="18"/>
              </w:rPr>
            </w:pPr>
            <w:del w:id="24" w:author="Alhabibi, Haider@Energy" w:date="2023-11-22T13:49:00Z">
              <w:r w:rsidRPr="0027688E" w:rsidDel="00F428D9">
                <w:rPr>
                  <w:rFonts w:asciiTheme="minorHAnsi" w:hAnsiTheme="minorHAnsi"/>
                  <w:sz w:val="18"/>
                  <w:szCs w:val="18"/>
                </w:rPr>
                <w:delText>otherwise display ‘Not a CFVCS’.&gt;&gt;</w:delText>
              </w:r>
            </w:del>
          </w:p>
        </w:tc>
      </w:tr>
    </w:tbl>
    <w:p w14:paraId="3C7580F5" w14:textId="77777777" w:rsidR="00BF4164" w:rsidRPr="0027688E"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27688E" w:rsidDel="001739A4" w14:paraId="3C7580F8" w14:textId="77777777" w:rsidTr="00753083">
        <w:trPr>
          <w:cantSplit/>
          <w:trHeight w:val="144"/>
        </w:trPr>
        <w:tc>
          <w:tcPr>
            <w:tcW w:w="11030" w:type="dxa"/>
            <w:gridSpan w:val="3"/>
            <w:vAlign w:val="center"/>
          </w:tcPr>
          <w:p w14:paraId="3C7580F6" w14:textId="7B5441F4" w:rsidR="003C1763" w:rsidRPr="0027688E" w:rsidRDefault="003C1763" w:rsidP="00693010">
            <w:pPr>
              <w:keepNext/>
              <w:rPr>
                <w:rFonts w:ascii="Calibri" w:hAnsi="Calibri"/>
                <w:b/>
                <w:sz w:val="18"/>
                <w:szCs w:val="18"/>
              </w:rPr>
            </w:pPr>
            <w:r w:rsidRPr="0027688E">
              <w:rPr>
                <w:rFonts w:ascii="Calibri" w:hAnsi="Calibri"/>
                <w:b/>
                <w:sz w:val="18"/>
                <w:szCs w:val="18"/>
              </w:rPr>
              <w:t xml:space="preserve">B. Hole for the </w:t>
            </w:r>
            <w:r w:rsidR="00CE3868" w:rsidRPr="0027688E">
              <w:rPr>
                <w:rFonts w:ascii="Calibri" w:hAnsi="Calibri"/>
                <w:b/>
                <w:sz w:val="18"/>
                <w:szCs w:val="18"/>
              </w:rPr>
              <w:t>P</w:t>
            </w:r>
            <w:r w:rsidRPr="0027688E">
              <w:rPr>
                <w:rFonts w:ascii="Calibri" w:hAnsi="Calibri"/>
                <w:b/>
                <w:sz w:val="18"/>
                <w:szCs w:val="18"/>
              </w:rPr>
              <w:t xml:space="preserve">lacement of a Static Pressure Probe (HSPP), and Permanently </w:t>
            </w:r>
            <w:r w:rsidR="00CE3868" w:rsidRPr="0027688E">
              <w:rPr>
                <w:rFonts w:ascii="Calibri" w:hAnsi="Calibri"/>
                <w:b/>
                <w:sz w:val="18"/>
                <w:szCs w:val="18"/>
              </w:rPr>
              <w:t>I</w:t>
            </w:r>
            <w:r w:rsidRPr="0027688E">
              <w:rPr>
                <w:rFonts w:ascii="Calibri" w:hAnsi="Calibri"/>
                <w:b/>
                <w:sz w:val="18"/>
                <w:szCs w:val="18"/>
              </w:rPr>
              <w:t xml:space="preserve">nstalled Static Pressure Probe (PSPP) in the </w:t>
            </w:r>
            <w:r w:rsidR="00CE3868" w:rsidRPr="0027688E">
              <w:rPr>
                <w:rFonts w:ascii="Calibri" w:hAnsi="Calibri"/>
                <w:b/>
                <w:sz w:val="18"/>
                <w:szCs w:val="18"/>
              </w:rPr>
              <w:t>S</w:t>
            </w:r>
            <w:r w:rsidRPr="0027688E">
              <w:rPr>
                <w:rFonts w:ascii="Calibri" w:hAnsi="Calibri"/>
                <w:b/>
                <w:sz w:val="18"/>
                <w:szCs w:val="18"/>
              </w:rPr>
              <w:t xml:space="preserve">upply </w:t>
            </w:r>
            <w:r w:rsidR="00CE3868" w:rsidRPr="0027688E">
              <w:rPr>
                <w:rFonts w:ascii="Calibri" w:hAnsi="Calibri"/>
                <w:b/>
                <w:sz w:val="18"/>
                <w:szCs w:val="18"/>
              </w:rPr>
              <w:t>P</w:t>
            </w:r>
            <w:r w:rsidRPr="0027688E">
              <w:rPr>
                <w:rFonts w:ascii="Calibri" w:hAnsi="Calibri"/>
                <w:b/>
                <w:sz w:val="18"/>
                <w:szCs w:val="18"/>
              </w:rPr>
              <w:t>lenum</w:t>
            </w:r>
          </w:p>
          <w:p w14:paraId="3C7580F7" w14:textId="4DB12744" w:rsidR="003C1763" w:rsidRPr="0027688E" w:rsidRDefault="00C704AB" w:rsidP="00693010">
            <w:pPr>
              <w:pStyle w:val="BulletCALetter"/>
              <w:spacing w:before="0"/>
              <w:ind w:left="0" w:firstLine="0"/>
              <w:rPr>
                <w:rFonts w:ascii="Calibri" w:hAnsi="Calibri"/>
                <w:sz w:val="18"/>
                <w:szCs w:val="18"/>
              </w:rPr>
            </w:pPr>
            <w:r w:rsidRPr="0027688E">
              <w:rPr>
                <w:rFonts w:ascii="Calibri" w:hAnsi="Calibri"/>
                <w:sz w:val="18"/>
                <w:szCs w:val="18"/>
              </w:rPr>
              <w:t>&lt;&lt;Static Text - see the top&gt;&gt;</w:t>
            </w:r>
          </w:p>
        </w:tc>
      </w:tr>
      <w:tr w:rsidR="003C1763" w:rsidRPr="0027688E" w:rsidDel="001739A4" w14:paraId="3C758103" w14:textId="77777777" w:rsidTr="00753083">
        <w:trPr>
          <w:cantSplit/>
          <w:trHeight w:val="144"/>
        </w:trPr>
        <w:tc>
          <w:tcPr>
            <w:tcW w:w="475" w:type="dxa"/>
            <w:vAlign w:val="center"/>
          </w:tcPr>
          <w:p w14:paraId="3C7580F9" w14:textId="77777777" w:rsidR="003C1763" w:rsidRPr="0027688E" w:rsidRDefault="003C1763" w:rsidP="00693010">
            <w:pPr>
              <w:pStyle w:val="IndexHeading"/>
              <w:jc w:val="center"/>
              <w:rPr>
                <w:rFonts w:ascii="Calibri" w:hAnsi="Calibri"/>
                <w:b w:val="0"/>
                <w:sz w:val="18"/>
                <w:szCs w:val="18"/>
              </w:rPr>
            </w:pPr>
            <w:r w:rsidRPr="0027688E">
              <w:rPr>
                <w:rFonts w:ascii="Calibri" w:hAnsi="Calibri"/>
                <w:b w:val="0"/>
                <w:sz w:val="18"/>
                <w:szCs w:val="18"/>
              </w:rPr>
              <w:t>01</w:t>
            </w:r>
          </w:p>
        </w:tc>
        <w:tc>
          <w:tcPr>
            <w:tcW w:w="4921" w:type="dxa"/>
            <w:vAlign w:val="center"/>
          </w:tcPr>
          <w:p w14:paraId="3C7580FA" w14:textId="47B64E5C" w:rsidR="003C1763" w:rsidRPr="0027688E" w:rsidRDefault="003C1763" w:rsidP="00405C44">
            <w:pPr>
              <w:rPr>
                <w:rFonts w:ascii="Calibri" w:hAnsi="Calibri"/>
                <w:sz w:val="18"/>
                <w:szCs w:val="18"/>
              </w:rPr>
            </w:pPr>
            <w:r w:rsidRPr="0027688E">
              <w:rPr>
                <w:rFonts w:ascii="Calibri" w:hAnsi="Calibri"/>
                <w:sz w:val="18"/>
                <w:szCs w:val="18"/>
              </w:rPr>
              <w:t xml:space="preserve">Method </w:t>
            </w:r>
            <w:r w:rsidR="00405C44" w:rsidRPr="0027688E">
              <w:rPr>
                <w:rFonts w:ascii="Calibri" w:hAnsi="Calibri"/>
                <w:sz w:val="18"/>
                <w:szCs w:val="18"/>
              </w:rPr>
              <w:t>U</w:t>
            </w:r>
            <w:r w:rsidRPr="0027688E">
              <w:rPr>
                <w:rFonts w:ascii="Calibri" w:hAnsi="Calibri"/>
                <w:sz w:val="18"/>
                <w:szCs w:val="18"/>
              </w:rPr>
              <w:t xml:space="preserve">sed to </w:t>
            </w:r>
            <w:r w:rsidR="00405C44" w:rsidRPr="0027688E">
              <w:rPr>
                <w:rFonts w:ascii="Calibri" w:hAnsi="Calibri"/>
                <w:sz w:val="18"/>
                <w:szCs w:val="18"/>
              </w:rPr>
              <w:t>D</w:t>
            </w:r>
            <w:r w:rsidRPr="0027688E">
              <w:rPr>
                <w:rFonts w:ascii="Calibri" w:hAnsi="Calibri"/>
                <w:sz w:val="18"/>
                <w:szCs w:val="18"/>
              </w:rPr>
              <w:t xml:space="preserve">emonstrate </w:t>
            </w:r>
            <w:r w:rsidR="00405C44" w:rsidRPr="0027688E">
              <w:rPr>
                <w:rFonts w:ascii="Calibri" w:hAnsi="Calibri"/>
                <w:sz w:val="18"/>
                <w:szCs w:val="18"/>
              </w:rPr>
              <w:t>C</w:t>
            </w:r>
            <w:r w:rsidRPr="0027688E">
              <w:rPr>
                <w:rFonts w:ascii="Calibri" w:hAnsi="Calibri"/>
                <w:sz w:val="18"/>
                <w:szCs w:val="18"/>
              </w:rPr>
              <w:t xml:space="preserve">ompliance with the HSPP/PSPP </w:t>
            </w:r>
            <w:r w:rsidR="00405C44" w:rsidRPr="0027688E">
              <w:rPr>
                <w:rFonts w:ascii="Calibri" w:hAnsi="Calibri"/>
                <w:sz w:val="18"/>
                <w:szCs w:val="18"/>
              </w:rPr>
              <w:t>R</w:t>
            </w:r>
            <w:r w:rsidRPr="0027688E">
              <w:rPr>
                <w:rFonts w:ascii="Calibri" w:hAnsi="Calibri"/>
                <w:sz w:val="18"/>
                <w:szCs w:val="18"/>
              </w:rPr>
              <w:t>equirement</w:t>
            </w:r>
          </w:p>
        </w:tc>
        <w:tc>
          <w:tcPr>
            <w:tcW w:w="5634" w:type="dxa"/>
            <w:vAlign w:val="center"/>
          </w:tcPr>
          <w:p w14:paraId="3C7580FB"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 xml:space="preserve">&lt;&lt;user select one of the options from list: </w:t>
            </w:r>
          </w:p>
          <w:p w14:paraId="3C7580FC"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 xml:space="preserve">**HSPP installed and labeled consistent with Figure RA3.3-1; </w:t>
            </w:r>
          </w:p>
          <w:p w14:paraId="3C7580FD"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 xml:space="preserve">or </w:t>
            </w:r>
          </w:p>
          <w:p w14:paraId="3C7580FE"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 xml:space="preserve">**PSPP installed and labeled consistent with Figure RA3.3-1, </w:t>
            </w:r>
          </w:p>
          <w:p w14:paraId="3C7580FF"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or</w:t>
            </w:r>
          </w:p>
          <w:p w14:paraId="3C758100" w14:textId="77777777" w:rsidR="003C1763" w:rsidRPr="0027688E" w:rsidRDefault="003C1763" w:rsidP="00693010">
            <w:pPr>
              <w:keepNext/>
              <w:rPr>
                <w:rFonts w:ascii="Calibri" w:hAnsi="Calibri"/>
                <w:sz w:val="18"/>
                <w:szCs w:val="18"/>
              </w:rPr>
            </w:pPr>
            <w:r w:rsidRPr="0027688E">
              <w:rPr>
                <w:rFonts w:ascii="Calibri" w:hAnsi="Calibri"/>
                <w:sz w:val="18"/>
                <w:szCs w:val="18"/>
              </w:rPr>
              <w:t xml:space="preserve">**HSPP/PSPP cannot be installed consistent with Figure RA3.3-1.  An alternative location has been provided and clearly labeled, </w:t>
            </w:r>
          </w:p>
          <w:p w14:paraId="3C758101" w14:textId="77777777" w:rsidR="003C1763" w:rsidRPr="0027688E" w:rsidRDefault="003C1763" w:rsidP="00693010">
            <w:pPr>
              <w:keepNext/>
              <w:rPr>
                <w:rFonts w:ascii="Calibri" w:hAnsi="Calibri"/>
                <w:sz w:val="18"/>
                <w:szCs w:val="18"/>
              </w:rPr>
            </w:pPr>
            <w:r w:rsidRPr="0027688E">
              <w:rPr>
                <w:rFonts w:ascii="Calibri" w:hAnsi="Calibri"/>
                <w:sz w:val="18"/>
                <w:szCs w:val="18"/>
              </w:rPr>
              <w:t xml:space="preserve">or </w:t>
            </w:r>
          </w:p>
          <w:p w14:paraId="3C758102" w14:textId="77777777" w:rsidR="00753083" w:rsidRPr="0027688E" w:rsidRDefault="003C1763">
            <w:pPr>
              <w:pStyle w:val="ListParagraph"/>
              <w:keepNext/>
              <w:ind w:left="0"/>
              <w:rPr>
                <w:rFonts w:ascii="Calibri" w:hAnsi="Calibri"/>
                <w:sz w:val="18"/>
                <w:szCs w:val="18"/>
              </w:rPr>
            </w:pPr>
            <w:r w:rsidRPr="0027688E">
              <w:rPr>
                <w:rFonts w:ascii="Calibri" w:hAnsi="Calibri"/>
                <w:sz w:val="18"/>
                <w:szCs w:val="18"/>
              </w:rPr>
              <w:t>** HSPP/PSPP  are not applicable to this system &gt;&gt;</w:t>
            </w:r>
          </w:p>
        </w:tc>
      </w:tr>
    </w:tbl>
    <w:p w14:paraId="3C758104" w14:textId="77777777" w:rsidR="003C1763" w:rsidRPr="0027688E" w:rsidRDefault="003C1763"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27688E" w14:paraId="3C758108" w14:textId="77777777" w:rsidTr="002C3E94">
        <w:trPr>
          <w:cantSplit/>
          <w:trHeight w:val="144"/>
        </w:trPr>
        <w:tc>
          <w:tcPr>
            <w:tcW w:w="5000" w:type="pct"/>
            <w:gridSpan w:val="3"/>
            <w:vAlign w:val="center"/>
          </w:tcPr>
          <w:p w14:paraId="3C758106" w14:textId="35388FE1" w:rsidR="003C1763" w:rsidRPr="0027688E" w:rsidRDefault="003C1763" w:rsidP="00693010">
            <w:pPr>
              <w:keepNext/>
              <w:rPr>
                <w:rFonts w:asciiTheme="minorHAnsi" w:hAnsiTheme="minorHAnsi"/>
                <w:b/>
                <w:sz w:val="18"/>
                <w:szCs w:val="18"/>
              </w:rPr>
            </w:pPr>
            <w:r w:rsidRPr="0027688E">
              <w:rPr>
                <w:rFonts w:asciiTheme="minorHAnsi" w:hAnsiTheme="minorHAnsi"/>
                <w:b/>
                <w:sz w:val="18"/>
                <w:szCs w:val="18"/>
              </w:rPr>
              <w:lastRenderedPageBreak/>
              <w:t>C. Airflow Rate Measurement Apparatus and Procedure Information</w:t>
            </w:r>
          </w:p>
          <w:p w14:paraId="3C758107" w14:textId="77777777" w:rsidR="003C1763" w:rsidRPr="0027688E" w:rsidRDefault="003C1763" w:rsidP="00693010">
            <w:pPr>
              <w:keepNext/>
              <w:rPr>
                <w:rFonts w:asciiTheme="minorHAnsi" w:hAnsiTheme="minorHAnsi"/>
                <w:b/>
                <w:sz w:val="18"/>
                <w:szCs w:val="18"/>
              </w:rPr>
            </w:pPr>
            <w:r w:rsidRPr="0027688E">
              <w:rPr>
                <w:rFonts w:asciiTheme="minorHAnsi" w:hAnsiTheme="minorHAnsi"/>
                <w:sz w:val="18"/>
                <w:szCs w:val="18"/>
              </w:rPr>
              <w:t>Instrument Specifications are given in RA3.3.1.1, and system airflow rate measurement apparatus information is given in RA3.3.2.</w:t>
            </w:r>
          </w:p>
        </w:tc>
      </w:tr>
      <w:tr w:rsidR="003C1763" w:rsidRPr="0027688E" w14:paraId="3C758110" w14:textId="77777777" w:rsidTr="00ED3862">
        <w:trPr>
          <w:cantSplit/>
          <w:trHeight w:val="144"/>
        </w:trPr>
        <w:tc>
          <w:tcPr>
            <w:tcW w:w="187" w:type="pct"/>
            <w:vAlign w:val="center"/>
          </w:tcPr>
          <w:p w14:paraId="3C758109" w14:textId="77777777" w:rsidR="003C1763" w:rsidRPr="0027688E" w:rsidRDefault="003C1763" w:rsidP="00693010">
            <w:pPr>
              <w:keepNext/>
              <w:jc w:val="center"/>
              <w:rPr>
                <w:rFonts w:asciiTheme="minorHAnsi" w:hAnsiTheme="minorHAnsi"/>
                <w:sz w:val="18"/>
                <w:szCs w:val="18"/>
              </w:rPr>
            </w:pPr>
            <w:r w:rsidRPr="0027688E">
              <w:rPr>
                <w:rFonts w:asciiTheme="minorHAnsi" w:hAnsiTheme="minorHAnsi"/>
                <w:sz w:val="18"/>
                <w:szCs w:val="18"/>
              </w:rPr>
              <w:t>01</w:t>
            </w:r>
          </w:p>
        </w:tc>
        <w:tc>
          <w:tcPr>
            <w:tcW w:w="1968" w:type="pct"/>
            <w:vAlign w:val="center"/>
          </w:tcPr>
          <w:p w14:paraId="3C75810A" w14:textId="3B6788D7" w:rsidR="003C1763" w:rsidRPr="0027688E" w:rsidRDefault="003C1763" w:rsidP="00405C44">
            <w:pPr>
              <w:keepNext/>
              <w:rPr>
                <w:rFonts w:asciiTheme="minorHAnsi" w:hAnsiTheme="minorHAnsi"/>
                <w:sz w:val="18"/>
                <w:szCs w:val="18"/>
              </w:rPr>
            </w:pPr>
            <w:r w:rsidRPr="0027688E">
              <w:rPr>
                <w:rFonts w:asciiTheme="minorHAnsi" w:hAnsiTheme="minorHAnsi"/>
                <w:sz w:val="18"/>
                <w:szCs w:val="18"/>
              </w:rPr>
              <w:t xml:space="preserve">Airflow Rate Measurement Type </w:t>
            </w:r>
            <w:r w:rsidR="00405C44" w:rsidRPr="0027688E">
              <w:rPr>
                <w:rFonts w:asciiTheme="minorHAnsi" w:hAnsiTheme="minorHAnsi"/>
                <w:sz w:val="18"/>
                <w:szCs w:val="18"/>
              </w:rPr>
              <w:t>U</w:t>
            </w:r>
            <w:r w:rsidRPr="0027688E">
              <w:rPr>
                <w:rFonts w:asciiTheme="minorHAnsi" w:hAnsiTheme="minorHAnsi"/>
                <w:sz w:val="18"/>
                <w:szCs w:val="18"/>
              </w:rPr>
              <w:t xml:space="preserve">sed for this </w:t>
            </w:r>
            <w:r w:rsidR="00405C44" w:rsidRPr="0027688E">
              <w:rPr>
                <w:rFonts w:asciiTheme="minorHAnsi" w:hAnsiTheme="minorHAnsi"/>
                <w:sz w:val="18"/>
                <w:szCs w:val="18"/>
              </w:rPr>
              <w:t>A</w:t>
            </w:r>
            <w:r w:rsidRPr="0027688E">
              <w:rPr>
                <w:rFonts w:asciiTheme="minorHAnsi" w:hAnsiTheme="minorHAnsi"/>
                <w:sz w:val="18"/>
                <w:szCs w:val="18"/>
              </w:rPr>
              <w:t xml:space="preserve">irflow </w:t>
            </w:r>
            <w:r w:rsidR="00405C44" w:rsidRPr="0027688E">
              <w:rPr>
                <w:rFonts w:asciiTheme="minorHAnsi" w:hAnsiTheme="minorHAnsi"/>
                <w:sz w:val="18"/>
                <w:szCs w:val="18"/>
              </w:rPr>
              <w:t>R</w:t>
            </w:r>
            <w:r w:rsidRPr="0027688E">
              <w:rPr>
                <w:rFonts w:asciiTheme="minorHAnsi" w:hAnsiTheme="minorHAnsi"/>
                <w:sz w:val="18"/>
                <w:szCs w:val="18"/>
              </w:rPr>
              <w:t xml:space="preserve">ate </w:t>
            </w:r>
            <w:r w:rsidR="00405C44" w:rsidRPr="0027688E">
              <w:rPr>
                <w:rFonts w:asciiTheme="minorHAnsi" w:hAnsiTheme="minorHAnsi"/>
                <w:sz w:val="18"/>
                <w:szCs w:val="18"/>
              </w:rPr>
              <w:t>V</w:t>
            </w:r>
            <w:r w:rsidRPr="0027688E">
              <w:rPr>
                <w:rFonts w:asciiTheme="minorHAnsi" w:hAnsiTheme="minorHAnsi"/>
                <w:sz w:val="18"/>
                <w:szCs w:val="18"/>
              </w:rPr>
              <w:t>erification</w:t>
            </w:r>
          </w:p>
        </w:tc>
        <w:tc>
          <w:tcPr>
            <w:tcW w:w="2845" w:type="pct"/>
          </w:tcPr>
          <w:p w14:paraId="3C75810B" w14:textId="77777777"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 xml:space="preserve">&lt;&lt; user select one from list: </w:t>
            </w:r>
          </w:p>
          <w:p w14:paraId="3C75810C" w14:textId="77777777" w:rsidR="003C1763" w:rsidRPr="0027688E" w:rsidRDefault="003B2E93" w:rsidP="0027688E">
            <w:pPr>
              <w:pStyle w:val="ListParagraph"/>
              <w:keepNext/>
              <w:numPr>
                <w:ilvl w:val="0"/>
                <w:numId w:val="5"/>
              </w:numPr>
              <w:rPr>
                <w:rFonts w:asciiTheme="minorHAnsi" w:hAnsiTheme="minorHAnsi"/>
                <w:sz w:val="18"/>
                <w:szCs w:val="18"/>
              </w:rPr>
            </w:pPr>
            <w:r w:rsidRPr="0027688E">
              <w:rPr>
                <w:rFonts w:asciiTheme="minorHAnsi" w:hAnsiTheme="minorHAnsi"/>
                <w:sz w:val="18"/>
                <w:szCs w:val="18"/>
              </w:rPr>
              <w:t>Fan Flowmeter according to procedure in RA3.3.3.1.1</w:t>
            </w:r>
          </w:p>
          <w:p w14:paraId="3C75810D" w14:textId="77777777" w:rsidR="003C1763" w:rsidRPr="0027688E" w:rsidRDefault="003B2E93" w:rsidP="0027688E">
            <w:pPr>
              <w:pStyle w:val="ListParagraph"/>
              <w:keepNext/>
              <w:numPr>
                <w:ilvl w:val="0"/>
                <w:numId w:val="5"/>
              </w:numPr>
              <w:rPr>
                <w:rFonts w:asciiTheme="minorHAnsi" w:hAnsiTheme="minorHAnsi"/>
                <w:sz w:val="18"/>
                <w:szCs w:val="18"/>
              </w:rPr>
            </w:pPr>
            <w:r w:rsidRPr="0027688E">
              <w:rPr>
                <w:rFonts w:asciiTheme="minorHAnsi" w:hAnsiTheme="minorHAnsi"/>
                <w:sz w:val="18"/>
                <w:szCs w:val="18"/>
              </w:rPr>
              <w:t>Flow Grid according to procedure in RA3.3.3.1.2</w:t>
            </w:r>
          </w:p>
          <w:p w14:paraId="3C75810E" w14:textId="77777777" w:rsidR="003C1763" w:rsidRPr="0027688E" w:rsidRDefault="003B2E93" w:rsidP="0027688E">
            <w:pPr>
              <w:pStyle w:val="ListParagraph"/>
              <w:keepNext/>
              <w:numPr>
                <w:ilvl w:val="0"/>
                <w:numId w:val="5"/>
              </w:numPr>
              <w:rPr>
                <w:rFonts w:asciiTheme="minorHAnsi" w:hAnsiTheme="minorHAnsi"/>
                <w:sz w:val="18"/>
                <w:szCs w:val="18"/>
              </w:rPr>
            </w:pPr>
            <w:r w:rsidRPr="0027688E">
              <w:rPr>
                <w:rFonts w:asciiTheme="minorHAnsi" w:hAnsiTheme="minorHAnsi"/>
                <w:sz w:val="18"/>
                <w:szCs w:val="18"/>
              </w:rPr>
              <w:t>Powered Flow Capture Hood according to procedure in RA3.3.3.1.3</w:t>
            </w:r>
          </w:p>
          <w:p w14:paraId="3C75810F" w14:textId="77777777" w:rsidR="003C1763" w:rsidRPr="0027688E" w:rsidRDefault="003B2E93" w:rsidP="0027688E">
            <w:pPr>
              <w:pStyle w:val="ListParagraph"/>
              <w:keepNext/>
              <w:numPr>
                <w:ilvl w:val="0"/>
                <w:numId w:val="5"/>
              </w:numPr>
              <w:rPr>
                <w:rFonts w:asciiTheme="minorHAnsi" w:hAnsiTheme="minorHAnsi"/>
                <w:sz w:val="18"/>
                <w:szCs w:val="18"/>
              </w:rPr>
            </w:pPr>
            <w:r w:rsidRPr="0027688E">
              <w:rPr>
                <w:rFonts w:asciiTheme="minorHAnsi" w:hAnsiTheme="minorHAnsi"/>
                <w:sz w:val="18"/>
                <w:szCs w:val="18"/>
              </w:rPr>
              <w:t>Traditional Flow Capture Hood according to procedure in RA3.3.3.1.4&gt;&gt;</w:t>
            </w:r>
          </w:p>
        </w:tc>
      </w:tr>
      <w:tr w:rsidR="003C1763" w:rsidRPr="0027688E" w14:paraId="3C758114" w14:textId="77777777" w:rsidTr="00ED3862">
        <w:trPr>
          <w:cantSplit/>
          <w:trHeight w:val="144"/>
        </w:trPr>
        <w:tc>
          <w:tcPr>
            <w:tcW w:w="187" w:type="pct"/>
            <w:vAlign w:val="center"/>
          </w:tcPr>
          <w:p w14:paraId="3C758111" w14:textId="77777777" w:rsidR="003C1763" w:rsidRPr="0027688E" w:rsidRDefault="003C1763" w:rsidP="00693010">
            <w:pPr>
              <w:keepNext/>
              <w:jc w:val="center"/>
              <w:rPr>
                <w:rFonts w:asciiTheme="minorHAnsi" w:hAnsiTheme="minorHAnsi"/>
                <w:sz w:val="18"/>
                <w:szCs w:val="18"/>
              </w:rPr>
            </w:pPr>
            <w:r w:rsidRPr="0027688E">
              <w:rPr>
                <w:rFonts w:asciiTheme="minorHAnsi" w:hAnsiTheme="minorHAnsi"/>
                <w:sz w:val="18"/>
                <w:szCs w:val="18"/>
              </w:rPr>
              <w:t>02</w:t>
            </w:r>
          </w:p>
        </w:tc>
        <w:tc>
          <w:tcPr>
            <w:tcW w:w="1968" w:type="pct"/>
            <w:vAlign w:val="center"/>
          </w:tcPr>
          <w:p w14:paraId="3C758112" w14:textId="7FC64FF9"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Manufacturer of Airflow Measurement Apparatus</w:t>
            </w:r>
          </w:p>
        </w:tc>
        <w:tc>
          <w:tcPr>
            <w:tcW w:w="2845" w:type="pct"/>
            <w:vAlign w:val="center"/>
          </w:tcPr>
          <w:p w14:paraId="3C758113" w14:textId="77777777"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&lt;&lt;user entry : text (or consider referencing from a data registry user profile)&gt;&gt;</w:t>
            </w:r>
          </w:p>
        </w:tc>
      </w:tr>
      <w:tr w:rsidR="003C1763" w:rsidRPr="0027688E" w14:paraId="3C758118" w14:textId="77777777" w:rsidTr="00ED3862">
        <w:trPr>
          <w:cantSplit/>
          <w:trHeight w:val="144"/>
        </w:trPr>
        <w:tc>
          <w:tcPr>
            <w:tcW w:w="187" w:type="pct"/>
            <w:vAlign w:val="center"/>
          </w:tcPr>
          <w:p w14:paraId="3C758115" w14:textId="77777777" w:rsidR="003C1763" w:rsidRPr="0027688E" w:rsidRDefault="003C1763" w:rsidP="00693010">
            <w:pPr>
              <w:keepNext/>
              <w:jc w:val="center"/>
              <w:rPr>
                <w:rFonts w:asciiTheme="minorHAnsi" w:hAnsiTheme="minorHAnsi"/>
                <w:sz w:val="18"/>
                <w:szCs w:val="18"/>
              </w:rPr>
            </w:pPr>
            <w:r w:rsidRPr="0027688E">
              <w:rPr>
                <w:rFonts w:asciiTheme="minorHAnsi" w:hAnsiTheme="minorHAnsi"/>
                <w:sz w:val="18"/>
                <w:szCs w:val="18"/>
              </w:rPr>
              <w:t>03</w:t>
            </w:r>
          </w:p>
        </w:tc>
        <w:tc>
          <w:tcPr>
            <w:tcW w:w="1968" w:type="pct"/>
            <w:vAlign w:val="center"/>
          </w:tcPr>
          <w:p w14:paraId="3C758116" w14:textId="75F7089A"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 xml:space="preserve">Model </w:t>
            </w:r>
            <w:r w:rsidR="00405C44" w:rsidRPr="0027688E">
              <w:rPr>
                <w:rFonts w:asciiTheme="minorHAnsi" w:hAnsiTheme="minorHAnsi"/>
                <w:sz w:val="18"/>
                <w:szCs w:val="18"/>
              </w:rPr>
              <w:t>N</w:t>
            </w:r>
            <w:r w:rsidRPr="0027688E">
              <w:rPr>
                <w:rFonts w:asciiTheme="minorHAnsi" w:hAnsiTheme="minorHAnsi"/>
                <w:sz w:val="18"/>
                <w:szCs w:val="18"/>
              </w:rPr>
              <w:t>umber of Airflow Measurement Apparatus</w:t>
            </w:r>
          </w:p>
        </w:tc>
        <w:tc>
          <w:tcPr>
            <w:tcW w:w="2845" w:type="pct"/>
            <w:vAlign w:val="center"/>
          </w:tcPr>
          <w:p w14:paraId="3C758117" w14:textId="77777777"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&lt;&lt;user entry: text (or consider referencing from a data registry user profile)&gt;&gt;</w:t>
            </w:r>
          </w:p>
        </w:tc>
      </w:tr>
      <w:tr w:rsidR="003C1763" w:rsidRPr="0027688E" w14:paraId="3C75811F" w14:textId="77777777" w:rsidTr="00ED3862">
        <w:trPr>
          <w:cantSplit/>
          <w:trHeight w:val="144"/>
        </w:trPr>
        <w:tc>
          <w:tcPr>
            <w:tcW w:w="187" w:type="pct"/>
            <w:vAlign w:val="center"/>
          </w:tcPr>
          <w:p w14:paraId="3C758119" w14:textId="77777777" w:rsidR="003C1763" w:rsidRPr="0027688E" w:rsidRDefault="003C1763" w:rsidP="00693010">
            <w:pPr>
              <w:keepNext/>
              <w:jc w:val="center"/>
              <w:rPr>
                <w:rFonts w:asciiTheme="minorHAnsi" w:hAnsiTheme="minorHAnsi"/>
                <w:sz w:val="18"/>
                <w:szCs w:val="18"/>
              </w:rPr>
            </w:pPr>
            <w:r w:rsidRPr="0027688E">
              <w:rPr>
                <w:rFonts w:asciiTheme="minorHAnsi" w:hAnsiTheme="minorHAnsi"/>
                <w:sz w:val="18"/>
                <w:szCs w:val="18"/>
              </w:rPr>
              <w:t>04</w:t>
            </w:r>
          </w:p>
        </w:tc>
        <w:tc>
          <w:tcPr>
            <w:tcW w:w="1968" w:type="pct"/>
            <w:vAlign w:val="center"/>
          </w:tcPr>
          <w:p w14:paraId="3C75811A" w14:textId="0DF97142"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 xml:space="preserve">&lt;&lt;user select from list:  </w:t>
            </w:r>
          </w:p>
          <w:p w14:paraId="3C75811C" w14:textId="77777777" w:rsidR="003C1763" w:rsidRPr="0027688E" w:rsidRDefault="003B2E93" w:rsidP="0027688E">
            <w:pPr>
              <w:pStyle w:val="ListParagraph"/>
              <w:keepNext/>
              <w:numPr>
                <w:ilvl w:val="0"/>
                <w:numId w:val="6"/>
              </w:numPr>
              <w:rPr>
                <w:rFonts w:asciiTheme="minorHAnsi" w:hAnsiTheme="minorHAnsi"/>
                <w:sz w:val="18"/>
                <w:szCs w:val="18"/>
              </w:rPr>
            </w:pPr>
            <w:r w:rsidRPr="0027688E">
              <w:rPr>
                <w:rFonts w:asciiTheme="minorHAnsi" w:hAnsiTheme="minorHAnsi"/>
                <w:sz w:val="18"/>
                <w:szCs w:val="18"/>
              </w:rPr>
              <w:t>Certified by Manufacturer and listed on CEC Website at</w:t>
            </w:r>
          </w:p>
          <w:p w14:paraId="3C75811D" w14:textId="56623B99" w:rsidR="003C1763" w:rsidRPr="0027688E" w:rsidRDefault="00000000" w:rsidP="00693010">
            <w:pPr>
              <w:pStyle w:val="ListParagraph"/>
              <w:keepNext/>
              <w:rPr>
                <w:rFonts w:asciiTheme="minorHAnsi" w:hAnsiTheme="minorHAnsi"/>
                <w:sz w:val="18"/>
                <w:szCs w:val="18"/>
              </w:rPr>
            </w:pPr>
            <w:hyperlink r:id="rId23" w:history="1">
              <w:r w:rsidR="003A5D41" w:rsidRPr="0027688E">
                <w:rPr>
                  <w:rStyle w:val="Hyperlink"/>
                  <w:rFonts w:asciiTheme="minorHAnsi" w:hAnsiTheme="minorHAnsi"/>
                  <w:sz w:val="18"/>
                  <w:szCs w:val="18"/>
                  <w:u w:val="none"/>
                </w:rPr>
                <w:t>http://www.energy.ca.gov/</w:t>
              </w:r>
              <w:r w:rsidR="00027FC6" w:rsidRPr="0027688E">
                <w:rPr>
                  <w:rStyle w:val="Hyperlink"/>
                  <w:rFonts w:asciiTheme="minorHAnsi" w:hAnsiTheme="minorHAnsi"/>
                  <w:sz w:val="18"/>
                  <w:szCs w:val="18"/>
                  <w:u w:val="none"/>
                </w:rPr>
                <w:t>title24/equipment_cert/ama_fas/index.html</w:t>
              </w:r>
            </w:hyperlink>
            <w:r w:rsidR="003C1763" w:rsidRPr="0027688E">
              <w:rPr>
                <w:rFonts w:asciiTheme="minorHAnsi" w:hAnsiTheme="minorHAnsi"/>
                <w:sz w:val="18"/>
                <w:szCs w:val="18"/>
              </w:rPr>
              <w:t>, or</w:t>
            </w:r>
          </w:p>
          <w:p w14:paraId="3C75811E" w14:textId="77777777" w:rsidR="003C1763" w:rsidRPr="0027688E" w:rsidRDefault="003C1763" w:rsidP="0027688E">
            <w:pPr>
              <w:pStyle w:val="ListParagraph"/>
              <w:keepNext/>
              <w:numPr>
                <w:ilvl w:val="0"/>
                <w:numId w:val="6"/>
              </w:numPr>
              <w:rPr>
                <w:rFonts w:asciiTheme="minorHAnsi" w:hAnsiTheme="minorHAnsi"/>
                <w:sz w:val="18"/>
                <w:szCs w:val="18"/>
              </w:rPr>
            </w:pPr>
            <w:r w:rsidRPr="0027688E">
              <w:rPr>
                <w:rFonts w:asciiTheme="minorHAnsi" w:hAnsiTheme="minorHAnsi"/>
                <w:sz w:val="18"/>
                <w:szCs w:val="18"/>
              </w:rPr>
              <w:t>Not Certified (do not continue)&gt;&gt;</w:t>
            </w:r>
          </w:p>
        </w:tc>
      </w:tr>
      <w:tr w:rsidR="00D654A7" w:rsidRPr="0027688E" w14:paraId="3C758137" w14:textId="77777777" w:rsidTr="00ED3862">
        <w:trPr>
          <w:cantSplit/>
          <w:trHeight w:val="144"/>
        </w:trPr>
        <w:tc>
          <w:tcPr>
            <w:tcW w:w="187" w:type="pct"/>
            <w:vAlign w:val="center"/>
          </w:tcPr>
          <w:p w14:paraId="3C758120" w14:textId="77777777" w:rsidR="00D654A7" w:rsidRPr="0027688E" w:rsidRDefault="00D654A7" w:rsidP="00D654A7">
            <w:pPr>
              <w:keepNext/>
              <w:jc w:val="center"/>
              <w:rPr>
                <w:rFonts w:asciiTheme="minorHAnsi" w:hAnsiTheme="minorHAnsi"/>
                <w:sz w:val="18"/>
                <w:szCs w:val="18"/>
              </w:rPr>
            </w:pPr>
            <w:r w:rsidRPr="0027688E">
              <w:rPr>
                <w:rFonts w:asciiTheme="minorHAnsi" w:hAnsiTheme="minorHAnsi"/>
                <w:sz w:val="18"/>
                <w:szCs w:val="18"/>
              </w:rPr>
              <w:t>05</w:t>
            </w:r>
          </w:p>
        </w:tc>
        <w:tc>
          <w:tcPr>
            <w:tcW w:w="1968" w:type="pct"/>
            <w:vAlign w:val="center"/>
          </w:tcPr>
          <w:p w14:paraId="3C758121" w14:textId="77777777" w:rsidR="00D654A7" w:rsidRPr="0027688E" w:rsidRDefault="00D654A7" w:rsidP="00D654A7">
            <w:pPr>
              <w:keepNext/>
              <w:rPr>
                <w:rFonts w:asciiTheme="minorHAnsi" w:hAnsiTheme="minorHAnsi"/>
                <w:sz w:val="18"/>
                <w:szCs w:val="18"/>
              </w:rPr>
            </w:pPr>
            <w:r w:rsidRPr="0027688E">
              <w:rPr>
                <w:rFonts w:asciiTheme="minorHAnsi" w:hAnsiTheme="minorHAnsi"/>
                <w:sz w:val="18"/>
                <w:szCs w:val="18"/>
              </w:rPr>
              <w:t>Determination of MCH23 type (this field not visible to user)</w:t>
            </w:r>
          </w:p>
        </w:tc>
        <w:tc>
          <w:tcPr>
            <w:tcW w:w="2845" w:type="pct"/>
            <w:vAlign w:val="center"/>
          </w:tcPr>
          <w:p w14:paraId="45ED1F0C" w14:textId="77777777" w:rsidR="00D654A7" w:rsidRPr="0027688E" w:rsidRDefault="00D654A7" w:rsidP="00D654A7">
            <w:pPr>
              <w:keepNext/>
              <w:rPr>
                <w:rFonts w:asciiTheme="minorHAnsi" w:hAnsiTheme="minorHAnsi"/>
                <w:sz w:val="18"/>
                <w:szCs w:val="18"/>
              </w:rPr>
            </w:pPr>
            <w:r w:rsidRPr="0027688E">
              <w:rPr>
                <w:rFonts w:asciiTheme="minorHAnsi" w:hAnsiTheme="minorHAnsi"/>
                <w:sz w:val="18"/>
                <w:szCs w:val="18"/>
              </w:rPr>
              <w:t xml:space="preserve">&lt;&lt;calculated field: </w:t>
            </w:r>
          </w:p>
          <w:p w14:paraId="34CCEBAC" w14:textId="5179F6AF"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If A1</w:t>
            </w:r>
            <w:r w:rsidR="008F5085" w:rsidRPr="0027688E">
              <w:rPr>
                <w:rFonts w:asciiTheme="minorHAnsi" w:hAnsiTheme="minorHAnsi"/>
                <w:sz w:val="16"/>
                <w:szCs w:val="16"/>
              </w:rPr>
              <w:t>1</w:t>
            </w:r>
            <w:r w:rsidRPr="0027688E">
              <w:rPr>
                <w:rFonts w:asciiTheme="minorHAnsi" w:hAnsiTheme="minorHAnsi"/>
                <w:sz w:val="16"/>
                <w:szCs w:val="16"/>
              </w:rPr>
              <w:t xml:space="preserve"> = RA3.3.3.1.5 Then</w:t>
            </w:r>
          </w:p>
          <w:p w14:paraId="3479F6EF" w14:textId="4EF97E00" w:rsidR="00D654A7" w:rsidRPr="0027688E" w:rsidRDefault="00D654A7" w:rsidP="00D654A7">
            <w:pPr>
              <w:keepNext/>
              <w:ind w:left="720"/>
              <w:rPr>
                <w:rFonts w:asciiTheme="minorHAnsi" w:hAnsiTheme="minorHAnsi"/>
                <w:sz w:val="16"/>
                <w:szCs w:val="16"/>
              </w:rPr>
            </w:pPr>
            <w:r w:rsidRPr="0027688E">
              <w:rPr>
                <w:rFonts w:asciiTheme="minorHAnsi" w:hAnsiTheme="minorHAnsi"/>
                <w:sz w:val="16"/>
                <w:szCs w:val="16"/>
              </w:rPr>
              <w:t>If A0</w:t>
            </w:r>
            <w:r w:rsidR="008F5085" w:rsidRPr="0027688E">
              <w:rPr>
                <w:rFonts w:asciiTheme="minorHAnsi" w:hAnsiTheme="minorHAnsi"/>
                <w:sz w:val="16"/>
                <w:szCs w:val="16"/>
              </w:rPr>
              <w:t>4</w:t>
            </w:r>
            <w:r w:rsidRPr="0027688E">
              <w:rPr>
                <w:rFonts w:asciiTheme="minorHAnsi" w:hAnsiTheme="minorHAnsi"/>
                <w:sz w:val="16"/>
                <w:szCs w:val="16"/>
              </w:rPr>
              <w:t xml:space="preserve"> = alteration Then Use variant MCH-23c;</w:t>
            </w:r>
          </w:p>
          <w:p w14:paraId="4602F34F" w14:textId="5463AB74"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ElseIf A1</w:t>
            </w:r>
            <w:r w:rsidR="008F5085" w:rsidRPr="0027688E">
              <w:rPr>
                <w:rFonts w:asciiTheme="minorHAnsi" w:hAnsiTheme="minorHAnsi"/>
                <w:sz w:val="16"/>
                <w:szCs w:val="16"/>
              </w:rPr>
              <w:t>1</w:t>
            </w:r>
            <w:r w:rsidRPr="0027688E">
              <w:rPr>
                <w:rFonts w:asciiTheme="minorHAnsi" w:hAnsiTheme="minorHAnsi"/>
                <w:sz w:val="16"/>
                <w:szCs w:val="16"/>
              </w:rPr>
              <w:t xml:space="preserve"> = RA3.3 procedures</w:t>
            </w:r>
            <w:r w:rsidRPr="0027688E">
              <w:rPr>
                <w:rFonts w:asciiTheme="minorHAnsi" w:hAnsiTheme="minorHAnsi"/>
                <w:sz w:val="18"/>
                <w:szCs w:val="18"/>
              </w:rPr>
              <w:t xml:space="preserve"> </w:t>
            </w:r>
            <w:r w:rsidRPr="0027688E">
              <w:rPr>
                <w:rFonts w:asciiTheme="minorHAnsi" w:hAnsiTheme="minorHAnsi"/>
                <w:sz w:val="16"/>
                <w:szCs w:val="16"/>
              </w:rPr>
              <w:t>Then</w:t>
            </w:r>
          </w:p>
          <w:p w14:paraId="46CDDE15" w14:textId="4A08542B" w:rsidR="00D654A7" w:rsidRPr="0027688E" w:rsidRDefault="00D654A7" w:rsidP="00D654A7">
            <w:pPr>
              <w:keepNext/>
              <w:ind w:left="720"/>
              <w:rPr>
                <w:rFonts w:asciiTheme="minorHAnsi" w:hAnsiTheme="minorHAnsi"/>
                <w:sz w:val="16"/>
                <w:szCs w:val="16"/>
              </w:rPr>
            </w:pPr>
            <w:r w:rsidRPr="0027688E">
              <w:rPr>
                <w:rFonts w:asciiTheme="minorHAnsi" w:hAnsiTheme="minorHAnsi"/>
                <w:sz w:val="16"/>
                <w:szCs w:val="16"/>
              </w:rPr>
              <w:t>If A0</w:t>
            </w:r>
            <w:r w:rsidR="008F5085" w:rsidRPr="0027688E">
              <w:rPr>
                <w:rFonts w:asciiTheme="minorHAnsi" w:hAnsiTheme="minorHAnsi"/>
                <w:sz w:val="16"/>
                <w:szCs w:val="16"/>
              </w:rPr>
              <w:t>4</w:t>
            </w:r>
            <w:r w:rsidRPr="0027688E">
              <w:rPr>
                <w:rFonts w:asciiTheme="minorHAnsi" w:hAnsiTheme="minorHAnsi"/>
                <w:sz w:val="16"/>
                <w:szCs w:val="16"/>
              </w:rPr>
              <w:t>=alteration then</w:t>
            </w:r>
            <w:ins w:id="25" w:author="Alhabibi, Haider@Energy" w:date="2023-11-22T13:49:00Z">
              <w:r w:rsidR="007C1494" w:rsidRPr="00BF3DD4">
                <w:rPr>
                  <w:rFonts w:asciiTheme="minorHAnsi" w:hAnsiTheme="minorHAnsi"/>
                  <w:sz w:val="16"/>
                  <w:szCs w:val="16"/>
                </w:rPr>
                <w:t xml:space="preserve"> use variant MCH-23a</w:t>
              </w:r>
            </w:ins>
            <w:ins w:id="26" w:author="Alhabibi, Haider@Energy" w:date="2023-11-22T13:53:00Z">
              <w:r w:rsidR="00750C0E">
                <w:rPr>
                  <w:rFonts w:asciiTheme="minorHAnsi" w:hAnsiTheme="minorHAnsi"/>
                  <w:sz w:val="16"/>
                  <w:szCs w:val="16"/>
                </w:rPr>
                <w:t>,</w:t>
              </w:r>
            </w:ins>
          </w:p>
          <w:p w14:paraId="62CDB55A" w14:textId="487687C8" w:rsidR="00D654A7" w:rsidRPr="0027688E" w:rsidRDefault="00D654A7" w:rsidP="00D654A7">
            <w:pPr>
              <w:keepNext/>
              <w:ind w:left="720"/>
              <w:rPr>
                <w:rFonts w:asciiTheme="minorHAnsi" w:hAnsiTheme="minorHAnsi"/>
                <w:sz w:val="16"/>
                <w:szCs w:val="16"/>
              </w:rPr>
            </w:pPr>
            <w:del w:id="27" w:author="Alhabibi, Haider@Energy" w:date="2023-11-22T13:51:00Z">
              <w:r w:rsidRPr="0027688E" w:rsidDel="009A4DA3">
                <w:rPr>
                  <w:rFonts w:asciiTheme="minorHAnsi" w:hAnsiTheme="minorHAnsi"/>
                  <w:sz w:val="16"/>
                  <w:szCs w:val="16"/>
                </w:rPr>
                <w:delText>If A1</w:delText>
              </w:r>
              <w:r w:rsidR="008F5085" w:rsidRPr="0027688E" w:rsidDel="009A4DA3">
                <w:rPr>
                  <w:rFonts w:asciiTheme="minorHAnsi" w:hAnsiTheme="minorHAnsi"/>
                  <w:sz w:val="16"/>
                  <w:szCs w:val="16"/>
                </w:rPr>
                <w:delText>2</w:delText>
              </w:r>
              <w:r w:rsidRPr="0027688E" w:rsidDel="009A4DA3">
                <w:rPr>
                  <w:rFonts w:asciiTheme="minorHAnsi" w:hAnsiTheme="minorHAnsi"/>
                  <w:sz w:val="16"/>
                  <w:szCs w:val="16"/>
                </w:rPr>
                <w:delText xml:space="preserve"> = Variable CFVCS or Fixed CFVCS, then </w:delText>
              </w:r>
            </w:del>
            <w:del w:id="28" w:author="Alhabibi, Haider@Energy" w:date="2023-11-22T13:53:00Z">
              <w:r w:rsidRPr="0027688E" w:rsidDel="00750C0E">
                <w:rPr>
                  <w:rFonts w:asciiTheme="minorHAnsi" w:hAnsiTheme="minorHAnsi"/>
                  <w:sz w:val="16"/>
                  <w:szCs w:val="16"/>
                </w:rPr>
                <w:delText>use variant MCH-23e,</w:delText>
              </w:r>
            </w:del>
          </w:p>
          <w:p w14:paraId="08B322DA" w14:textId="77777777" w:rsidR="00D654A7" w:rsidRPr="0027688E" w:rsidRDefault="00D654A7" w:rsidP="00D654A7">
            <w:pPr>
              <w:keepNext/>
              <w:ind w:left="720"/>
              <w:rPr>
                <w:rFonts w:asciiTheme="minorHAnsi" w:hAnsiTheme="minorHAnsi"/>
                <w:sz w:val="16"/>
                <w:szCs w:val="16"/>
              </w:rPr>
            </w:pPr>
            <w:r w:rsidRPr="0027688E">
              <w:rPr>
                <w:rFonts w:asciiTheme="minorHAnsi" w:hAnsiTheme="minorHAnsi"/>
                <w:sz w:val="16"/>
                <w:szCs w:val="16"/>
              </w:rPr>
              <w:t>Else use MCH-23a</w:t>
            </w:r>
          </w:p>
          <w:p w14:paraId="0329ED23" w14:textId="77777777"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End</w:t>
            </w:r>
          </w:p>
          <w:p w14:paraId="7A7B0352" w14:textId="77777777" w:rsidR="00D654A7" w:rsidRPr="0027688E" w:rsidRDefault="00D654A7" w:rsidP="00D654A7">
            <w:pPr>
              <w:keepNext/>
              <w:rPr>
                <w:rFonts w:asciiTheme="minorHAnsi" w:hAnsiTheme="minorHAnsi"/>
                <w:sz w:val="16"/>
                <w:szCs w:val="16"/>
              </w:rPr>
            </w:pPr>
          </w:p>
          <w:p w14:paraId="5C3B560E" w14:textId="42A38AB5"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If A0</w:t>
            </w:r>
            <w:r w:rsidR="008F5085" w:rsidRPr="0027688E">
              <w:rPr>
                <w:rFonts w:asciiTheme="minorHAnsi" w:hAnsiTheme="minorHAnsi"/>
                <w:sz w:val="16"/>
                <w:szCs w:val="16"/>
              </w:rPr>
              <w:t>7</w:t>
            </w:r>
            <w:r w:rsidRPr="0027688E">
              <w:rPr>
                <w:rFonts w:asciiTheme="minorHAnsi" w:hAnsiTheme="minorHAnsi"/>
                <w:sz w:val="16"/>
                <w:szCs w:val="16"/>
              </w:rPr>
              <w:t xml:space="preserve"> =  ZonallyControlled </w:t>
            </w:r>
            <w:del w:id="29" w:author="Alhabibi, Haider@Energy" w:date="2023-11-22T14:07:00Z">
              <w:r w:rsidRPr="0027688E" w:rsidDel="00E840A2">
                <w:rPr>
                  <w:rFonts w:asciiTheme="minorHAnsi" w:hAnsiTheme="minorHAnsi"/>
                  <w:sz w:val="16"/>
                  <w:szCs w:val="16"/>
                </w:rPr>
                <w:delText>Then</w:delText>
              </w:r>
            </w:del>
            <w:ins w:id="30" w:author="Alhabibi, Haider@Energy" w:date="2023-11-22T14:07:00Z">
              <w:r w:rsidR="00E840A2">
                <w:rPr>
                  <w:rFonts w:asciiTheme="minorHAnsi" w:hAnsiTheme="minorHAnsi"/>
                  <w:sz w:val="16"/>
                  <w:szCs w:val="16"/>
                </w:rPr>
                <w:t>Or</w:t>
              </w:r>
            </w:ins>
          </w:p>
          <w:p w14:paraId="3F81AD44" w14:textId="2CBBB46C"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If A0</w:t>
            </w:r>
            <w:r w:rsidR="008F5085" w:rsidRPr="0027688E">
              <w:rPr>
                <w:rFonts w:asciiTheme="minorHAnsi" w:hAnsiTheme="minorHAnsi"/>
                <w:sz w:val="16"/>
                <w:szCs w:val="16"/>
              </w:rPr>
              <w:t>6</w:t>
            </w:r>
            <w:r w:rsidRPr="0027688E">
              <w:rPr>
                <w:rFonts w:asciiTheme="minorHAnsi" w:hAnsiTheme="minorHAnsi"/>
                <w:sz w:val="16"/>
                <w:szCs w:val="16"/>
              </w:rPr>
              <w:t xml:space="preserve"> = SingleSpeed then</w:t>
            </w:r>
          </w:p>
          <w:p w14:paraId="6CE0D1B5" w14:textId="4608503F" w:rsidR="00D654A7" w:rsidRPr="0027688E" w:rsidDel="00750C0E" w:rsidRDefault="00D654A7" w:rsidP="00D654A7">
            <w:pPr>
              <w:keepNext/>
              <w:ind w:left="646"/>
              <w:rPr>
                <w:del w:id="31" w:author="Alhabibi, Haider@Energy" w:date="2023-11-22T13:53:00Z"/>
                <w:rFonts w:asciiTheme="minorHAnsi" w:hAnsiTheme="minorHAnsi"/>
                <w:sz w:val="16"/>
                <w:szCs w:val="16"/>
              </w:rPr>
            </w:pPr>
            <w:del w:id="32" w:author="Alhabibi, Haider@Energy" w:date="2023-11-22T13:53:00Z">
              <w:r w:rsidRPr="0027688E" w:rsidDel="00750C0E">
                <w:rPr>
                  <w:rFonts w:asciiTheme="minorHAnsi" w:hAnsiTheme="minorHAnsi"/>
                  <w:sz w:val="16"/>
                  <w:szCs w:val="16"/>
                </w:rPr>
                <w:delText>if A1</w:delText>
              </w:r>
              <w:r w:rsidR="008F5085" w:rsidRPr="0027688E" w:rsidDel="00750C0E">
                <w:rPr>
                  <w:rFonts w:asciiTheme="minorHAnsi" w:hAnsiTheme="minorHAnsi"/>
                  <w:sz w:val="16"/>
                  <w:szCs w:val="16"/>
                </w:rPr>
                <w:delText>2</w:delText>
              </w:r>
              <w:r w:rsidRPr="0027688E" w:rsidDel="00750C0E">
                <w:rPr>
                  <w:rFonts w:asciiTheme="minorHAnsi" w:hAnsiTheme="minorHAnsi"/>
                  <w:sz w:val="16"/>
                  <w:szCs w:val="16"/>
                </w:rPr>
                <w:delText xml:space="preserve"> = Variable CFVCS or Fixed CFVCS, Then use variant MCH-23f,</w:delText>
              </w:r>
            </w:del>
          </w:p>
          <w:p w14:paraId="07D9FBF4" w14:textId="47FB57E1" w:rsidR="00D654A7" w:rsidRPr="0027688E" w:rsidRDefault="00D654A7" w:rsidP="00D654A7">
            <w:pPr>
              <w:keepNext/>
              <w:ind w:left="646"/>
              <w:rPr>
                <w:rFonts w:asciiTheme="minorHAnsi" w:hAnsiTheme="minorHAnsi"/>
                <w:sz w:val="16"/>
                <w:szCs w:val="16"/>
              </w:rPr>
            </w:pPr>
            <w:del w:id="33" w:author="Alhabibi, Haider@Energy" w:date="2023-11-22T13:53:00Z">
              <w:r w:rsidRPr="0027688E" w:rsidDel="00750C0E">
                <w:rPr>
                  <w:rFonts w:asciiTheme="minorHAnsi" w:hAnsiTheme="minorHAnsi"/>
                  <w:sz w:val="16"/>
                  <w:szCs w:val="16"/>
                </w:rPr>
                <w:delText xml:space="preserve">Else </w:delText>
              </w:r>
            </w:del>
            <w:r w:rsidRPr="0027688E">
              <w:rPr>
                <w:rFonts w:asciiTheme="minorHAnsi" w:hAnsiTheme="minorHAnsi"/>
                <w:sz w:val="16"/>
                <w:szCs w:val="16"/>
              </w:rPr>
              <w:t>use variant MCH-23b;</w:t>
            </w:r>
          </w:p>
          <w:p w14:paraId="50A36208" w14:textId="3FAFAC2F"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ElseIf A0</w:t>
            </w:r>
            <w:r w:rsidR="008F5085" w:rsidRPr="0027688E">
              <w:rPr>
                <w:rFonts w:asciiTheme="minorHAnsi" w:hAnsiTheme="minorHAnsi"/>
                <w:sz w:val="16"/>
                <w:szCs w:val="16"/>
              </w:rPr>
              <w:t>6</w:t>
            </w:r>
            <w:r w:rsidRPr="0027688E">
              <w:rPr>
                <w:rFonts w:asciiTheme="minorHAnsi" w:hAnsiTheme="minorHAnsi"/>
                <w:sz w:val="16"/>
                <w:szCs w:val="16"/>
              </w:rPr>
              <w:t xml:space="preserve"> = MultiSpeed then </w:t>
            </w:r>
          </w:p>
          <w:p w14:paraId="26F4B50F" w14:textId="657DDF39" w:rsidR="00D654A7" w:rsidRPr="0027688E" w:rsidDel="00750C0E" w:rsidRDefault="00D654A7" w:rsidP="00D654A7">
            <w:pPr>
              <w:keepNext/>
              <w:ind w:left="646"/>
              <w:rPr>
                <w:del w:id="34" w:author="Alhabibi, Haider@Energy" w:date="2023-11-22T13:53:00Z"/>
                <w:rFonts w:asciiTheme="minorHAnsi" w:hAnsiTheme="minorHAnsi"/>
                <w:sz w:val="16"/>
                <w:szCs w:val="16"/>
              </w:rPr>
            </w:pPr>
            <w:del w:id="35" w:author="Alhabibi, Haider@Energy" w:date="2023-11-22T13:53:00Z">
              <w:r w:rsidRPr="0027688E" w:rsidDel="00750C0E">
                <w:rPr>
                  <w:rFonts w:asciiTheme="minorHAnsi" w:hAnsiTheme="minorHAnsi"/>
                  <w:sz w:val="16"/>
                  <w:szCs w:val="16"/>
                </w:rPr>
                <w:delText>if A1</w:delText>
              </w:r>
              <w:r w:rsidR="008F5085" w:rsidRPr="0027688E" w:rsidDel="00750C0E">
                <w:rPr>
                  <w:rFonts w:asciiTheme="minorHAnsi" w:hAnsiTheme="minorHAnsi"/>
                  <w:sz w:val="16"/>
                  <w:szCs w:val="16"/>
                </w:rPr>
                <w:delText>2</w:delText>
              </w:r>
              <w:r w:rsidRPr="0027688E" w:rsidDel="00750C0E">
                <w:rPr>
                  <w:rFonts w:asciiTheme="minorHAnsi" w:hAnsiTheme="minorHAnsi"/>
                  <w:sz w:val="16"/>
                  <w:szCs w:val="16"/>
                </w:rPr>
                <w:delText xml:space="preserve"> = Variable CFVCS or Fixed CFVCS, Then use variant MCH-23e,</w:delText>
              </w:r>
            </w:del>
          </w:p>
          <w:p w14:paraId="14D2C65C" w14:textId="28E98A64" w:rsidR="00D654A7" w:rsidRPr="0027688E" w:rsidRDefault="00D654A7" w:rsidP="00D654A7">
            <w:pPr>
              <w:keepNext/>
              <w:ind w:left="646"/>
              <w:rPr>
                <w:rFonts w:asciiTheme="minorHAnsi" w:hAnsiTheme="minorHAnsi"/>
                <w:sz w:val="16"/>
                <w:szCs w:val="16"/>
              </w:rPr>
            </w:pPr>
            <w:del w:id="36" w:author="Alhabibi, Haider@Energy" w:date="2023-11-22T13:53:00Z">
              <w:r w:rsidRPr="0027688E" w:rsidDel="00750C0E">
                <w:rPr>
                  <w:rFonts w:asciiTheme="minorHAnsi" w:hAnsiTheme="minorHAnsi"/>
                  <w:sz w:val="16"/>
                  <w:szCs w:val="16"/>
                </w:rPr>
                <w:delText xml:space="preserve">Else </w:delText>
              </w:r>
            </w:del>
            <w:r w:rsidRPr="0027688E">
              <w:rPr>
                <w:rFonts w:asciiTheme="minorHAnsi" w:hAnsiTheme="minorHAnsi"/>
                <w:sz w:val="16"/>
                <w:szCs w:val="16"/>
              </w:rPr>
              <w:t>use variant MCH-23a;</w:t>
            </w:r>
          </w:p>
          <w:p w14:paraId="75107CF4" w14:textId="77777777" w:rsidR="00D654A7" w:rsidRPr="0027688E" w:rsidRDefault="00D654A7" w:rsidP="00D654A7">
            <w:pPr>
              <w:keepNext/>
              <w:ind w:left="646"/>
              <w:rPr>
                <w:rFonts w:asciiTheme="minorHAnsi" w:hAnsiTheme="minorHAnsi"/>
                <w:sz w:val="16"/>
                <w:szCs w:val="16"/>
              </w:rPr>
            </w:pPr>
          </w:p>
          <w:p w14:paraId="14968C10" w14:textId="6A8DD54D"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ElseIf A0</w:t>
            </w:r>
            <w:r w:rsidR="008F5085" w:rsidRPr="0027688E">
              <w:rPr>
                <w:rFonts w:asciiTheme="minorHAnsi" w:hAnsiTheme="minorHAnsi"/>
                <w:sz w:val="16"/>
                <w:szCs w:val="16"/>
              </w:rPr>
              <w:t>7</w:t>
            </w:r>
            <w:r w:rsidRPr="0027688E">
              <w:rPr>
                <w:rFonts w:asciiTheme="minorHAnsi" w:hAnsiTheme="minorHAnsi"/>
                <w:sz w:val="16"/>
                <w:szCs w:val="16"/>
              </w:rPr>
              <w:t xml:space="preserve"> = NotZonal Then</w:t>
            </w:r>
          </w:p>
          <w:p w14:paraId="6E87F92F" w14:textId="4E810A54"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If cooling system type on MCH-01 = No Cooling And A0</w:t>
            </w:r>
            <w:r w:rsidR="008F5085" w:rsidRPr="0027688E">
              <w:rPr>
                <w:rFonts w:asciiTheme="minorHAnsi" w:hAnsiTheme="minorHAnsi"/>
                <w:sz w:val="16"/>
                <w:szCs w:val="16"/>
              </w:rPr>
              <w:t>8</w:t>
            </w:r>
            <w:r w:rsidRPr="0027688E">
              <w:rPr>
                <w:rFonts w:asciiTheme="minorHAnsi" w:hAnsiTheme="minorHAnsi"/>
                <w:sz w:val="16"/>
                <w:szCs w:val="16"/>
              </w:rPr>
              <w:t xml:space="preserve"> = CFI System or A1</w:t>
            </w:r>
            <w:r w:rsidR="008F5085" w:rsidRPr="0027688E">
              <w:rPr>
                <w:rFonts w:asciiTheme="minorHAnsi" w:hAnsiTheme="minorHAnsi"/>
                <w:sz w:val="16"/>
                <w:szCs w:val="16"/>
              </w:rPr>
              <w:t>2</w:t>
            </w:r>
            <w:r w:rsidRPr="0027688E">
              <w:rPr>
                <w:rFonts w:asciiTheme="minorHAnsi" w:hAnsiTheme="minorHAnsi"/>
                <w:sz w:val="16"/>
                <w:szCs w:val="16"/>
              </w:rPr>
              <w:t xml:space="preserve"> =</w:t>
            </w:r>
            <w:del w:id="37" w:author="Alhabibi, Haider@Energy" w:date="2023-11-22T13:53:00Z">
              <w:r w:rsidRPr="0027688E" w:rsidDel="00750C0E">
                <w:rPr>
                  <w:rFonts w:asciiTheme="minorHAnsi" w:hAnsiTheme="minorHAnsi"/>
                  <w:sz w:val="16"/>
                  <w:szCs w:val="16"/>
                </w:rPr>
                <w:delText xml:space="preserve"> Variable CFVCS or Fixed CFVCS</w:delText>
              </w:r>
            </w:del>
            <w:r w:rsidRPr="0027688E">
              <w:rPr>
                <w:rFonts w:asciiTheme="minorHAnsi" w:hAnsiTheme="minorHAnsi"/>
                <w:sz w:val="16"/>
                <w:szCs w:val="16"/>
              </w:rPr>
              <w:t>, Then use variant MCH-23d,</w:t>
            </w:r>
          </w:p>
          <w:p w14:paraId="716F62D4" w14:textId="64656E99"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Elseif A0</w:t>
            </w:r>
            <w:r w:rsidR="008F5085" w:rsidRPr="0027688E">
              <w:rPr>
                <w:rFonts w:asciiTheme="minorHAnsi" w:hAnsiTheme="minorHAnsi"/>
                <w:sz w:val="16"/>
                <w:szCs w:val="16"/>
              </w:rPr>
              <w:t>4</w:t>
            </w:r>
            <w:r w:rsidRPr="0027688E">
              <w:rPr>
                <w:rFonts w:asciiTheme="minorHAnsi" w:hAnsiTheme="minorHAnsi"/>
                <w:sz w:val="16"/>
                <w:szCs w:val="16"/>
              </w:rPr>
              <w:t xml:space="preserve"> = New or Replacement then</w:t>
            </w:r>
          </w:p>
          <w:p w14:paraId="592F4870" w14:textId="36A1FC22" w:rsidR="00D654A7" w:rsidRPr="0027688E" w:rsidDel="00750C0E" w:rsidRDefault="00D654A7" w:rsidP="00D654A7">
            <w:pPr>
              <w:keepNext/>
              <w:ind w:left="646"/>
              <w:rPr>
                <w:del w:id="38" w:author="Alhabibi, Haider@Energy" w:date="2023-11-22T13:53:00Z"/>
                <w:rFonts w:asciiTheme="minorHAnsi" w:hAnsiTheme="minorHAnsi"/>
                <w:sz w:val="16"/>
                <w:szCs w:val="16"/>
              </w:rPr>
            </w:pPr>
            <w:del w:id="39" w:author="Alhabibi, Haider@Energy" w:date="2023-11-22T13:53:00Z">
              <w:r w:rsidRPr="0027688E" w:rsidDel="00750C0E">
                <w:rPr>
                  <w:rFonts w:asciiTheme="minorHAnsi" w:hAnsiTheme="minorHAnsi"/>
                  <w:sz w:val="16"/>
                  <w:szCs w:val="16"/>
                </w:rPr>
                <w:delText>if A1</w:delText>
              </w:r>
              <w:r w:rsidR="008F5085" w:rsidRPr="0027688E" w:rsidDel="00750C0E">
                <w:rPr>
                  <w:rFonts w:asciiTheme="minorHAnsi" w:hAnsiTheme="minorHAnsi"/>
                  <w:sz w:val="16"/>
                  <w:szCs w:val="16"/>
                </w:rPr>
                <w:delText>2</w:delText>
              </w:r>
              <w:r w:rsidRPr="0027688E" w:rsidDel="00750C0E">
                <w:rPr>
                  <w:rFonts w:asciiTheme="minorHAnsi" w:hAnsiTheme="minorHAnsi"/>
                  <w:sz w:val="16"/>
                  <w:szCs w:val="16"/>
                </w:rPr>
                <w:delText xml:space="preserve"> = Variable CFVCS or Fixed CFVCS, Then use variant MCH-23e,</w:delText>
              </w:r>
            </w:del>
          </w:p>
          <w:p w14:paraId="05FAE069" w14:textId="7F5286BB" w:rsidR="00D654A7" w:rsidRPr="0027688E" w:rsidRDefault="00D654A7" w:rsidP="00D654A7">
            <w:pPr>
              <w:keepNext/>
              <w:ind w:left="646"/>
              <w:rPr>
                <w:rFonts w:asciiTheme="minorHAnsi" w:hAnsiTheme="minorHAnsi"/>
                <w:sz w:val="16"/>
                <w:szCs w:val="16"/>
              </w:rPr>
            </w:pPr>
            <w:del w:id="40" w:author="Alhabibi, Haider@Energy" w:date="2023-11-22T13:53:00Z">
              <w:r w:rsidRPr="0027688E" w:rsidDel="00750C0E">
                <w:rPr>
                  <w:rFonts w:asciiTheme="minorHAnsi" w:hAnsiTheme="minorHAnsi"/>
                  <w:sz w:val="16"/>
                  <w:szCs w:val="16"/>
                </w:rPr>
                <w:delText xml:space="preserve">Else </w:delText>
              </w:r>
            </w:del>
            <w:r w:rsidRPr="0027688E">
              <w:rPr>
                <w:rFonts w:asciiTheme="minorHAnsi" w:hAnsiTheme="minorHAnsi"/>
                <w:sz w:val="16"/>
                <w:szCs w:val="16"/>
              </w:rPr>
              <w:t>use variant MCH-23a;</w:t>
            </w:r>
          </w:p>
          <w:p w14:paraId="78ECD148" w14:textId="77777777" w:rsidR="00D654A7" w:rsidRPr="0027688E" w:rsidRDefault="00D654A7" w:rsidP="00D654A7">
            <w:pPr>
              <w:keepNext/>
              <w:ind w:left="646"/>
              <w:rPr>
                <w:rFonts w:asciiTheme="minorHAnsi" w:hAnsiTheme="minorHAnsi"/>
                <w:sz w:val="16"/>
                <w:szCs w:val="16"/>
              </w:rPr>
            </w:pPr>
          </w:p>
          <w:p w14:paraId="3025BD21" w14:textId="142588DC" w:rsidR="00D654A7" w:rsidRPr="0027688E" w:rsidRDefault="00D654A7" w:rsidP="00D654A7">
            <w:pPr>
              <w:keepNext/>
              <w:rPr>
                <w:rFonts w:ascii="Calibri" w:hAnsi="Calibri"/>
                <w:sz w:val="16"/>
                <w:szCs w:val="16"/>
              </w:rPr>
            </w:pPr>
            <w:r w:rsidRPr="0027688E">
              <w:rPr>
                <w:rFonts w:ascii="Calibri" w:hAnsi="Calibri"/>
                <w:sz w:val="16"/>
                <w:szCs w:val="16"/>
              </w:rPr>
              <w:t>ElseIf A0</w:t>
            </w:r>
            <w:r w:rsidR="008F5085" w:rsidRPr="0027688E">
              <w:rPr>
                <w:rFonts w:ascii="Calibri" w:hAnsi="Calibri"/>
                <w:sz w:val="16"/>
                <w:szCs w:val="16"/>
              </w:rPr>
              <w:t>7</w:t>
            </w:r>
            <w:r w:rsidRPr="0027688E">
              <w:rPr>
                <w:rFonts w:ascii="Calibri" w:hAnsi="Calibri"/>
                <w:sz w:val="16"/>
                <w:szCs w:val="16"/>
              </w:rPr>
              <w:t xml:space="preserve"> = N/A Then</w:t>
            </w:r>
          </w:p>
          <w:p w14:paraId="669D2371" w14:textId="7F0011AC" w:rsidR="00D654A7" w:rsidRPr="0027688E" w:rsidRDefault="00D654A7" w:rsidP="00D654A7">
            <w:pPr>
              <w:keepNext/>
              <w:ind w:left="646"/>
              <w:rPr>
                <w:rFonts w:ascii="Calibri" w:hAnsi="Calibri"/>
                <w:sz w:val="16"/>
                <w:szCs w:val="16"/>
              </w:rPr>
            </w:pPr>
            <w:r w:rsidRPr="0027688E">
              <w:rPr>
                <w:rFonts w:ascii="Calibri" w:hAnsi="Calibri"/>
                <w:sz w:val="16"/>
                <w:szCs w:val="16"/>
              </w:rPr>
              <w:t>if A0</w:t>
            </w:r>
            <w:r w:rsidR="008F5085" w:rsidRPr="0027688E">
              <w:rPr>
                <w:rFonts w:ascii="Calibri" w:hAnsi="Calibri"/>
                <w:sz w:val="16"/>
                <w:szCs w:val="16"/>
              </w:rPr>
              <w:t>4</w:t>
            </w:r>
            <w:r w:rsidRPr="0027688E">
              <w:rPr>
                <w:rFonts w:ascii="Calibri" w:hAnsi="Calibri"/>
                <w:sz w:val="16"/>
                <w:szCs w:val="16"/>
              </w:rPr>
              <w:t xml:space="preserve"> = New or Replacement, Then</w:t>
            </w:r>
          </w:p>
          <w:p w14:paraId="35659FA9" w14:textId="1AD28152" w:rsidR="00D654A7" w:rsidRPr="0027688E" w:rsidRDefault="00D654A7" w:rsidP="00D654A7">
            <w:pPr>
              <w:keepNext/>
              <w:ind w:left="646"/>
              <w:rPr>
                <w:rFonts w:ascii="Calibri" w:hAnsi="Calibri"/>
                <w:sz w:val="16"/>
                <w:szCs w:val="16"/>
              </w:rPr>
            </w:pPr>
            <w:r w:rsidRPr="0027688E">
              <w:rPr>
                <w:rFonts w:ascii="Calibri" w:hAnsi="Calibri"/>
                <w:sz w:val="16"/>
                <w:szCs w:val="16"/>
              </w:rPr>
              <w:t>If cooling system type on MCH-01 = No Cooling And A0</w:t>
            </w:r>
            <w:r w:rsidR="008F5085" w:rsidRPr="0027688E">
              <w:rPr>
                <w:rFonts w:ascii="Calibri" w:hAnsi="Calibri"/>
                <w:sz w:val="16"/>
                <w:szCs w:val="16"/>
              </w:rPr>
              <w:t>8</w:t>
            </w:r>
            <w:r w:rsidRPr="0027688E">
              <w:rPr>
                <w:rFonts w:ascii="Calibri" w:hAnsi="Calibri"/>
                <w:sz w:val="16"/>
                <w:szCs w:val="16"/>
              </w:rPr>
              <w:t xml:space="preserve"> = CFI System or A1</w:t>
            </w:r>
            <w:r w:rsidR="008F5085" w:rsidRPr="0027688E">
              <w:rPr>
                <w:rFonts w:ascii="Calibri" w:hAnsi="Calibri"/>
                <w:sz w:val="16"/>
                <w:szCs w:val="16"/>
              </w:rPr>
              <w:t>2</w:t>
            </w:r>
            <w:r w:rsidRPr="0027688E">
              <w:rPr>
                <w:rFonts w:ascii="Calibri" w:hAnsi="Calibri"/>
                <w:sz w:val="16"/>
                <w:szCs w:val="16"/>
              </w:rPr>
              <w:t xml:space="preserve"> =</w:t>
            </w:r>
            <w:del w:id="41" w:author="Alhabibi, Haider@Energy" w:date="2023-11-22T13:53:00Z">
              <w:r w:rsidRPr="0027688E" w:rsidDel="00750C0E">
                <w:rPr>
                  <w:rFonts w:ascii="Calibri" w:hAnsi="Calibri"/>
                  <w:sz w:val="16"/>
                  <w:szCs w:val="16"/>
                </w:rPr>
                <w:delText xml:space="preserve"> </w:delText>
              </w:r>
              <w:r w:rsidRPr="0027688E" w:rsidDel="00750C0E">
                <w:rPr>
                  <w:rFonts w:asciiTheme="minorHAnsi" w:hAnsiTheme="minorHAnsi"/>
                  <w:sz w:val="16"/>
                  <w:szCs w:val="16"/>
                </w:rPr>
                <w:delText>Variable CFVCS or Fixed CFVCS</w:delText>
              </w:r>
            </w:del>
            <w:r w:rsidRPr="0027688E">
              <w:rPr>
                <w:rFonts w:ascii="Calibri" w:hAnsi="Calibri"/>
                <w:sz w:val="16"/>
                <w:szCs w:val="16"/>
              </w:rPr>
              <w:t>, Then use variant MCH-23d;</w:t>
            </w:r>
          </w:p>
          <w:p w14:paraId="16AAE8AB" w14:textId="562A4CD9" w:rsidR="00D654A7" w:rsidRPr="0027688E" w:rsidDel="00750C0E" w:rsidRDefault="00D654A7" w:rsidP="00D654A7">
            <w:pPr>
              <w:keepNext/>
              <w:ind w:left="646"/>
              <w:rPr>
                <w:del w:id="42" w:author="Alhabibi, Haider@Energy" w:date="2023-11-22T13:53:00Z"/>
                <w:rFonts w:ascii="Calibri" w:hAnsi="Calibri"/>
                <w:sz w:val="16"/>
                <w:szCs w:val="16"/>
              </w:rPr>
            </w:pPr>
            <w:del w:id="43" w:author="Alhabibi, Haider@Energy" w:date="2023-11-22T13:53:00Z">
              <w:r w:rsidRPr="0027688E" w:rsidDel="00750C0E">
                <w:rPr>
                  <w:rFonts w:ascii="Calibri" w:hAnsi="Calibri"/>
                  <w:sz w:val="16"/>
                  <w:szCs w:val="16"/>
                </w:rPr>
                <w:delText>if A1</w:delText>
              </w:r>
              <w:r w:rsidR="008F5085" w:rsidRPr="0027688E" w:rsidDel="00750C0E">
                <w:rPr>
                  <w:rFonts w:ascii="Calibri" w:hAnsi="Calibri"/>
                  <w:sz w:val="16"/>
                  <w:szCs w:val="16"/>
                </w:rPr>
                <w:delText>2</w:delText>
              </w:r>
              <w:r w:rsidRPr="0027688E" w:rsidDel="00750C0E">
                <w:rPr>
                  <w:rFonts w:ascii="Calibri" w:hAnsi="Calibri"/>
                  <w:sz w:val="16"/>
                  <w:szCs w:val="16"/>
                </w:rPr>
                <w:delText xml:space="preserve"> = </w:delText>
              </w:r>
              <w:r w:rsidRPr="0027688E" w:rsidDel="00750C0E">
                <w:rPr>
                  <w:rFonts w:asciiTheme="minorHAnsi" w:hAnsiTheme="minorHAnsi"/>
                  <w:sz w:val="16"/>
                  <w:szCs w:val="16"/>
                </w:rPr>
                <w:delText>Variable CFVCS or Fixed CFVCS</w:delText>
              </w:r>
              <w:r w:rsidRPr="0027688E" w:rsidDel="00750C0E">
                <w:rPr>
                  <w:rFonts w:ascii="Calibri" w:hAnsi="Calibri"/>
                  <w:sz w:val="16"/>
                  <w:szCs w:val="16"/>
                </w:rPr>
                <w:delText xml:space="preserve"> use variant MCH-23e,</w:delText>
              </w:r>
            </w:del>
          </w:p>
          <w:p w14:paraId="53C5CC38" w14:textId="77777777" w:rsidR="00D654A7" w:rsidRPr="0027688E" w:rsidRDefault="00D654A7" w:rsidP="00D654A7">
            <w:pPr>
              <w:keepNext/>
              <w:ind w:left="646"/>
              <w:rPr>
                <w:rFonts w:ascii="Calibri" w:hAnsi="Calibri"/>
                <w:sz w:val="16"/>
                <w:szCs w:val="16"/>
              </w:rPr>
            </w:pPr>
            <w:r w:rsidRPr="0027688E">
              <w:rPr>
                <w:rFonts w:ascii="Calibri" w:hAnsi="Calibri"/>
                <w:sz w:val="16"/>
                <w:szCs w:val="16"/>
              </w:rPr>
              <w:t>Else use variant MCH-23-a</w:t>
            </w:r>
          </w:p>
          <w:p w14:paraId="663864F8" w14:textId="77777777" w:rsidR="00D654A7" w:rsidRPr="0027688E" w:rsidRDefault="00D654A7" w:rsidP="00D654A7">
            <w:pPr>
              <w:keepNext/>
              <w:ind w:left="1006"/>
              <w:rPr>
                <w:rFonts w:asciiTheme="minorHAnsi" w:hAnsiTheme="minorHAnsi"/>
                <w:sz w:val="16"/>
                <w:szCs w:val="16"/>
              </w:rPr>
            </w:pPr>
            <w:r w:rsidRPr="0027688E">
              <w:rPr>
                <w:rFonts w:asciiTheme="minorHAnsi" w:hAnsiTheme="minorHAnsi"/>
                <w:sz w:val="16"/>
                <w:szCs w:val="16"/>
              </w:rPr>
              <w:t>End</w:t>
            </w:r>
          </w:p>
          <w:p w14:paraId="3C758136" w14:textId="2839A148" w:rsidR="00D654A7" w:rsidRPr="0027688E" w:rsidRDefault="00D654A7" w:rsidP="00D654A7">
            <w:pPr>
              <w:keepNext/>
              <w:rPr>
                <w:rFonts w:asciiTheme="minorHAnsi" w:hAnsiTheme="minorHAnsi"/>
                <w:sz w:val="18"/>
                <w:szCs w:val="18"/>
              </w:rPr>
            </w:pPr>
            <w:r w:rsidRPr="0027688E">
              <w:rPr>
                <w:rFonts w:asciiTheme="minorHAnsi" w:hAnsiTheme="minorHAnsi"/>
                <w:sz w:val="16"/>
                <w:szCs w:val="16"/>
              </w:rPr>
              <w:t>End&gt;&gt;</w:t>
            </w:r>
          </w:p>
        </w:tc>
      </w:tr>
    </w:tbl>
    <w:p w14:paraId="3C758139" w14:textId="77777777" w:rsidR="003C1763" w:rsidRPr="0027688E"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3C1763" w:rsidRPr="0027688E" w14:paraId="3C75813D" w14:textId="77777777" w:rsidTr="002C3E94">
        <w:trPr>
          <w:trHeight w:val="144"/>
        </w:trPr>
        <w:tc>
          <w:tcPr>
            <w:tcW w:w="5000" w:type="pct"/>
          </w:tcPr>
          <w:p w14:paraId="3C75813C" w14:textId="60343E00" w:rsidR="00AA6357" w:rsidRPr="0027688E" w:rsidRDefault="003C1763" w:rsidP="002C3E94">
            <w:pPr>
              <w:rPr>
                <w:rFonts w:ascii="Calibri" w:hAnsi="Calibri"/>
                <w:b/>
                <w:sz w:val="18"/>
                <w:szCs w:val="18"/>
              </w:rPr>
            </w:pPr>
            <w:r w:rsidRPr="0027688E">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27688E"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4851"/>
        <w:gridCol w:w="5481"/>
      </w:tblGrid>
      <w:tr w:rsidR="009116F2" w:rsidRPr="0027688E" w14:paraId="3C758142" w14:textId="77777777" w:rsidTr="009116F2">
        <w:trPr>
          <w:cantSplit/>
          <w:trHeight w:val="144"/>
        </w:trPr>
        <w:tc>
          <w:tcPr>
            <w:tcW w:w="5000" w:type="pct"/>
            <w:gridSpan w:val="3"/>
            <w:vAlign w:val="center"/>
          </w:tcPr>
          <w:p w14:paraId="3C758140" w14:textId="4F3B5CB1" w:rsidR="009116F2" w:rsidRPr="0027688E" w:rsidRDefault="009116F2" w:rsidP="00D527DA">
            <w:pPr>
              <w:keepNext/>
              <w:rPr>
                <w:rFonts w:ascii="Calibri" w:hAnsi="Calibri"/>
                <w:b/>
                <w:sz w:val="18"/>
                <w:szCs w:val="18"/>
              </w:rPr>
            </w:pPr>
            <w:r w:rsidRPr="0027688E">
              <w:rPr>
                <w:rFonts w:ascii="Calibri" w:hAnsi="Calibri"/>
                <w:b/>
                <w:sz w:val="18"/>
                <w:szCs w:val="18"/>
              </w:rPr>
              <w:lastRenderedPageBreak/>
              <w:t>D. Alternative to Compliance with Minimum System Airflow Requirements for Altered Systems</w:t>
            </w:r>
          </w:p>
          <w:p w14:paraId="3C758141" w14:textId="2771247A" w:rsidR="009116F2" w:rsidRPr="0027688E" w:rsidRDefault="00C704AB" w:rsidP="00D527DA">
            <w:pPr>
              <w:keepNext/>
              <w:rPr>
                <w:rFonts w:asciiTheme="minorHAnsi" w:hAnsiTheme="minorHAnsi"/>
                <w:b/>
                <w:sz w:val="18"/>
                <w:szCs w:val="18"/>
              </w:rPr>
            </w:pPr>
            <w:r w:rsidRPr="0027688E">
              <w:rPr>
                <w:rFonts w:ascii="Calibri" w:hAnsi="Calibri"/>
                <w:sz w:val="18"/>
                <w:szCs w:val="18"/>
              </w:rPr>
              <w:t>&lt;&lt;Static Text - see the top&gt;&gt;</w:t>
            </w:r>
          </w:p>
        </w:tc>
      </w:tr>
      <w:tr w:rsidR="009116F2" w:rsidRPr="0027688E" w14:paraId="3C758146" w14:textId="77777777" w:rsidTr="009116F2">
        <w:trPr>
          <w:cantSplit/>
          <w:trHeight w:val="144"/>
        </w:trPr>
        <w:tc>
          <w:tcPr>
            <w:tcW w:w="212" w:type="pct"/>
            <w:vAlign w:val="center"/>
          </w:tcPr>
          <w:p w14:paraId="3C758143"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01</w:t>
            </w:r>
          </w:p>
        </w:tc>
        <w:tc>
          <w:tcPr>
            <w:tcW w:w="2248" w:type="pct"/>
            <w:vAlign w:val="center"/>
          </w:tcPr>
          <w:p w14:paraId="3C758144" w14:textId="77777777" w:rsidR="009116F2" w:rsidRPr="0027688E" w:rsidRDefault="009116F2" w:rsidP="00D527DA">
            <w:pPr>
              <w:keepNext/>
              <w:ind w:left="-59"/>
              <w:rPr>
                <w:rFonts w:ascii="Calibri" w:hAnsi="Calibri"/>
                <w:sz w:val="18"/>
                <w:szCs w:val="18"/>
              </w:rPr>
            </w:pPr>
            <w:r w:rsidRPr="0027688E">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4A" w14:textId="77777777" w:rsidTr="009116F2">
        <w:trPr>
          <w:cantSplit/>
          <w:trHeight w:val="144"/>
        </w:trPr>
        <w:tc>
          <w:tcPr>
            <w:tcW w:w="212" w:type="pct"/>
            <w:vAlign w:val="center"/>
          </w:tcPr>
          <w:p w14:paraId="3C758147"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02</w:t>
            </w:r>
          </w:p>
        </w:tc>
        <w:tc>
          <w:tcPr>
            <w:tcW w:w="2248" w:type="pct"/>
          </w:tcPr>
          <w:p w14:paraId="3C758148"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Open all registers and dampers and remove any obstructions.</w:t>
            </w:r>
          </w:p>
        </w:tc>
        <w:tc>
          <w:tcPr>
            <w:tcW w:w="2540" w:type="pct"/>
            <w:vAlign w:val="center"/>
          </w:tcPr>
          <w:p w14:paraId="3C758149"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4E" w14:textId="77777777" w:rsidTr="009116F2">
        <w:trPr>
          <w:cantSplit/>
          <w:trHeight w:val="144"/>
        </w:trPr>
        <w:tc>
          <w:tcPr>
            <w:tcW w:w="212" w:type="pct"/>
            <w:vAlign w:val="center"/>
          </w:tcPr>
          <w:p w14:paraId="3C75814B"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03</w:t>
            </w:r>
          </w:p>
        </w:tc>
        <w:tc>
          <w:tcPr>
            <w:tcW w:w="2248" w:type="pct"/>
          </w:tcPr>
          <w:p w14:paraId="3C75814C"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 xml:space="preserve">Replace/Repair all accessible crushed, blocked, restricted, remove excess length, and sharp bends in ducts.  Supported every 4 ft max. with a max. 2 in sag. </w:t>
            </w:r>
          </w:p>
        </w:tc>
        <w:tc>
          <w:tcPr>
            <w:tcW w:w="2540" w:type="pct"/>
            <w:vAlign w:val="center"/>
          </w:tcPr>
          <w:p w14:paraId="3C75814D"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52" w14:textId="77777777" w:rsidTr="009116F2">
        <w:trPr>
          <w:cantSplit/>
          <w:trHeight w:val="144"/>
        </w:trPr>
        <w:tc>
          <w:tcPr>
            <w:tcW w:w="212" w:type="pct"/>
            <w:vAlign w:val="center"/>
          </w:tcPr>
          <w:p w14:paraId="3C75814F"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04</w:t>
            </w:r>
          </w:p>
        </w:tc>
        <w:tc>
          <w:tcPr>
            <w:tcW w:w="2248" w:type="pct"/>
          </w:tcPr>
          <w:p w14:paraId="3C758150"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56" w14:textId="77777777" w:rsidTr="009116F2">
        <w:trPr>
          <w:cantSplit/>
          <w:trHeight w:val="144"/>
        </w:trPr>
        <w:tc>
          <w:tcPr>
            <w:tcW w:w="212" w:type="pct"/>
            <w:vAlign w:val="center"/>
          </w:tcPr>
          <w:p w14:paraId="3C758153"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05</w:t>
            </w:r>
          </w:p>
        </w:tc>
        <w:tc>
          <w:tcPr>
            <w:tcW w:w="2248" w:type="pct"/>
          </w:tcPr>
          <w:p w14:paraId="3C758154"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5A" w14:textId="77777777" w:rsidTr="009116F2">
        <w:trPr>
          <w:cantSplit/>
          <w:trHeight w:val="144"/>
        </w:trPr>
        <w:tc>
          <w:tcPr>
            <w:tcW w:w="212" w:type="pct"/>
            <w:vAlign w:val="center"/>
          </w:tcPr>
          <w:p w14:paraId="3C758157"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06</w:t>
            </w:r>
          </w:p>
        </w:tc>
        <w:tc>
          <w:tcPr>
            <w:tcW w:w="2248" w:type="pct"/>
          </w:tcPr>
          <w:p w14:paraId="3C758158"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5E" w14:textId="77777777" w:rsidTr="009116F2">
        <w:trPr>
          <w:cantSplit/>
          <w:trHeight w:val="144"/>
        </w:trPr>
        <w:tc>
          <w:tcPr>
            <w:tcW w:w="212" w:type="pct"/>
            <w:vAlign w:val="center"/>
          </w:tcPr>
          <w:p w14:paraId="3C75815B"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07</w:t>
            </w:r>
          </w:p>
        </w:tc>
        <w:tc>
          <w:tcPr>
            <w:tcW w:w="2248" w:type="pct"/>
          </w:tcPr>
          <w:p w14:paraId="3C75815C"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62" w14:textId="77777777" w:rsidTr="009116F2">
        <w:trPr>
          <w:cantSplit/>
          <w:trHeight w:val="144"/>
        </w:trPr>
        <w:tc>
          <w:tcPr>
            <w:tcW w:w="212" w:type="pct"/>
            <w:vAlign w:val="center"/>
          </w:tcPr>
          <w:p w14:paraId="3C75815F"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08</w:t>
            </w:r>
          </w:p>
        </w:tc>
        <w:tc>
          <w:tcPr>
            <w:tcW w:w="2248" w:type="pct"/>
          </w:tcPr>
          <w:p w14:paraId="3C758160" w14:textId="77777777" w:rsidR="009116F2" w:rsidRPr="0027688E" w:rsidRDefault="009116F2" w:rsidP="00D527DA">
            <w:pPr>
              <w:keepNext/>
              <w:rPr>
                <w:rFonts w:ascii="Calibri" w:hAnsi="Calibri"/>
                <w:sz w:val="18"/>
                <w:szCs w:val="18"/>
              </w:rPr>
            </w:pPr>
            <w:r w:rsidRPr="0027688E">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27688E" w:rsidRDefault="009116F2" w:rsidP="00D527DA">
            <w:pPr>
              <w:keepNext/>
              <w:rPr>
                <w:rFonts w:ascii="Calibri" w:hAnsi="Calibri"/>
                <w:sz w:val="18"/>
                <w:szCs w:val="18"/>
              </w:rPr>
            </w:pPr>
            <w:r w:rsidRPr="0027688E">
              <w:rPr>
                <w:rFonts w:ascii="Calibri" w:hAnsi="Calibri"/>
                <w:sz w:val="18"/>
                <w:szCs w:val="18"/>
              </w:rPr>
              <w:t>&lt;&lt;user input, text, maximum 500 characters&gt;&gt;</w:t>
            </w:r>
          </w:p>
        </w:tc>
      </w:tr>
      <w:tr w:rsidR="00E35F0F" w:rsidRPr="0027688E" w14:paraId="0E1FB9C4" w14:textId="77777777" w:rsidTr="00484EC1">
        <w:trPr>
          <w:cantSplit/>
          <w:trHeight w:val="144"/>
        </w:trPr>
        <w:tc>
          <w:tcPr>
            <w:tcW w:w="212" w:type="pct"/>
            <w:vAlign w:val="center"/>
          </w:tcPr>
          <w:p w14:paraId="2F2DFCEB" w14:textId="7CDCA6BF" w:rsidR="00E35F0F" w:rsidRPr="0027688E" w:rsidRDefault="00E35F0F">
            <w:pPr>
              <w:keepNext/>
              <w:jc w:val="center"/>
              <w:rPr>
                <w:rFonts w:asciiTheme="minorHAnsi" w:hAnsiTheme="minorHAnsi"/>
                <w:sz w:val="18"/>
                <w:szCs w:val="18"/>
              </w:rPr>
            </w:pPr>
            <w:r w:rsidRPr="0027688E">
              <w:rPr>
                <w:rFonts w:asciiTheme="minorHAnsi" w:hAnsiTheme="minorHAnsi" w:cs="Calibri-Bold"/>
                <w:bCs/>
                <w:sz w:val="18"/>
                <w:szCs w:val="18"/>
              </w:rPr>
              <w:t>09</w:t>
            </w:r>
          </w:p>
        </w:tc>
        <w:tc>
          <w:tcPr>
            <w:tcW w:w="2248" w:type="pct"/>
            <w:vAlign w:val="center"/>
          </w:tcPr>
          <w:p w14:paraId="124C87A2" w14:textId="0AF9483B" w:rsidR="00E35F0F" w:rsidRPr="0027688E" w:rsidRDefault="00E35F0F" w:rsidP="00E35F0F">
            <w:pPr>
              <w:keepNext/>
              <w:rPr>
                <w:rFonts w:ascii="Calibri" w:hAnsi="Calibri"/>
                <w:sz w:val="18"/>
                <w:szCs w:val="18"/>
              </w:rPr>
            </w:pPr>
            <w:r w:rsidRPr="0027688E">
              <w:rPr>
                <w:rFonts w:asciiTheme="minorHAnsi" w:hAnsiTheme="minorHAnsi"/>
                <w:sz w:val="18"/>
                <w:szCs w:val="18"/>
              </w:rPr>
              <w:t>Verification Status:</w:t>
            </w:r>
          </w:p>
        </w:tc>
        <w:tc>
          <w:tcPr>
            <w:tcW w:w="2540" w:type="pct"/>
            <w:vAlign w:val="center"/>
          </w:tcPr>
          <w:p w14:paraId="1854B336" w14:textId="77777777" w:rsidR="00E35F0F" w:rsidRPr="0027688E" w:rsidRDefault="00E35F0F" w:rsidP="00E35F0F">
            <w:pPr>
              <w:keepNext/>
              <w:rPr>
                <w:sz w:val="24"/>
                <w:szCs w:val="24"/>
              </w:rPr>
            </w:pPr>
            <w:r w:rsidRPr="0027688E">
              <w:rPr>
                <w:rFonts w:ascii="Calibri" w:hAnsi="Calibri"/>
                <w:sz w:val="18"/>
              </w:rPr>
              <w:t>&lt;&lt;calculated Field:</w:t>
            </w:r>
          </w:p>
          <w:p w14:paraId="1CFC178A" w14:textId="42826B0D" w:rsidR="00E35F0F" w:rsidRPr="0027688E" w:rsidRDefault="00E35F0F" w:rsidP="00E21B90">
            <w:pPr>
              <w:keepNext/>
              <w:rPr>
                <w:rFonts w:ascii="Calibri" w:hAnsi="Calibri"/>
                <w:sz w:val="18"/>
                <w:szCs w:val="18"/>
              </w:rPr>
            </w:pPr>
            <w:r w:rsidRPr="0027688E">
              <w:rPr>
                <w:rFonts w:ascii="Calibri" w:hAnsi="Calibri"/>
                <w:sz w:val="18"/>
              </w:rPr>
              <w:t xml:space="preserve">if Value=pass in all rows in Range D01-D07, Then display result=System Complies; </w:t>
            </w:r>
            <w:r w:rsidR="00E21B90" w:rsidRPr="0027688E">
              <w:rPr>
                <w:rFonts w:ascii="Calibri" w:hAnsi="Calibri"/>
                <w:sz w:val="18"/>
              </w:rPr>
              <w:t>elseif D08 has an explanation</w:t>
            </w:r>
            <w:r w:rsidR="000D780E" w:rsidRPr="0027688E">
              <w:rPr>
                <w:rFonts w:ascii="Calibri" w:hAnsi="Calibri"/>
                <w:sz w:val="18"/>
              </w:rPr>
              <w:t>, then display result=System C</w:t>
            </w:r>
            <w:r w:rsidR="00E21B90" w:rsidRPr="0027688E">
              <w:rPr>
                <w:rFonts w:ascii="Calibri" w:hAnsi="Calibri"/>
                <w:sz w:val="18"/>
              </w:rPr>
              <w:t xml:space="preserve">omplies; </w:t>
            </w:r>
            <w:r w:rsidRPr="0027688E">
              <w:rPr>
                <w:rFonts w:ascii="Calibri" w:hAnsi="Calibri"/>
                <w:sz w:val="18"/>
              </w:rPr>
              <w:t>else display result=System Does Not Comply</w:t>
            </w:r>
            <w:r w:rsidRPr="0027688E">
              <w:rPr>
                <w:sz w:val="24"/>
                <w:szCs w:val="24"/>
              </w:rPr>
              <w:t xml:space="preserve">: </w:t>
            </w:r>
            <w:r w:rsidRPr="0027688E">
              <w:rPr>
                <w:rFonts w:ascii="Calibri" w:hAnsi="Calibri"/>
                <w:sz w:val="18"/>
              </w:rPr>
              <w:t>one or more applicable remedial actions were not completed as required.  Enter reason(s) for non-compliance in corrections notes field below&gt;&gt;</w:t>
            </w:r>
          </w:p>
        </w:tc>
      </w:tr>
      <w:tr w:rsidR="00E35F0F" w:rsidRPr="0027688E" w14:paraId="5C848D5E" w14:textId="77777777" w:rsidTr="00484EC1">
        <w:trPr>
          <w:cantSplit/>
          <w:trHeight w:val="144"/>
        </w:trPr>
        <w:tc>
          <w:tcPr>
            <w:tcW w:w="212" w:type="pct"/>
            <w:vAlign w:val="center"/>
          </w:tcPr>
          <w:p w14:paraId="09DDE159" w14:textId="2D78108F" w:rsidR="00E35F0F" w:rsidRPr="0027688E" w:rsidRDefault="00E35F0F">
            <w:pPr>
              <w:keepNext/>
              <w:jc w:val="center"/>
              <w:rPr>
                <w:rFonts w:asciiTheme="minorHAnsi" w:hAnsiTheme="minorHAnsi"/>
                <w:sz w:val="18"/>
                <w:szCs w:val="18"/>
              </w:rPr>
            </w:pPr>
            <w:r w:rsidRPr="0027688E">
              <w:rPr>
                <w:rFonts w:asciiTheme="minorHAnsi" w:hAnsiTheme="minorHAnsi" w:cs="Calibri-Bold"/>
                <w:bCs/>
                <w:sz w:val="18"/>
                <w:szCs w:val="18"/>
              </w:rPr>
              <w:t>10</w:t>
            </w:r>
          </w:p>
        </w:tc>
        <w:tc>
          <w:tcPr>
            <w:tcW w:w="2248" w:type="pct"/>
            <w:vAlign w:val="center"/>
          </w:tcPr>
          <w:p w14:paraId="201AC0AA" w14:textId="6AD702F6" w:rsidR="00E35F0F" w:rsidRPr="0027688E" w:rsidRDefault="00E35F0F" w:rsidP="00E35F0F">
            <w:pPr>
              <w:keepNext/>
              <w:rPr>
                <w:rFonts w:ascii="Calibri" w:hAnsi="Calibri"/>
                <w:sz w:val="18"/>
                <w:szCs w:val="18"/>
              </w:rPr>
            </w:pPr>
            <w:r w:rsidRPr="0027688E">
              <w:rPr>
                <w:rFonts w:ascii="Calibri" w:hAnsi="Calibri"/>
                <w:sz w:val="18"/>
              </w:rPr>
              <w:t>Correction Notes:</w:t>
            </w:r>
          </w:p>
        </w:tc>
        <w:tc>
          <w:tcPr>
            <w:tcW w:w="2540" w:type="pct"/>
            <w:vAlign w:val="center"/>
          </w:tcPr>
          <w:p w14:paraId="3D5E0F7A" w14:textId="55997B65" w:rsidR="00E35F0F" w:rsidRPr="0027688E" w:rsidRDefault="00E35F0F" w:rsidP="00E35F0F">
            <w:pPr>
              <w:keepNext/>
              <w:rPr>
                <w:rFonts w:ascii="Calibri" w:hAnsi="Calibri"/>
                <w:sz w:val="18"/>
                <w:szCs w:val="18"/>
              </w:rPr>
            </w:pPr>
            <w:r w:rsidRPr="0027688E">
              <w:rPr>
                <w:rFonts w:ascii="Calibri" w:hAnsi="Calibri"/>
                <w:sz w:val="18"/>
              </w:rPr>
              <w:t>&lt;&lt;if Verification Status= Fail, then text entry in this Corrections Notes field is required as condition of registration of the failure;  user input text&gt;&gt;</w:t>
            </w:r>
          </w:p>
        </w:tc>
      </w:tr>
      <w:tr w:rsidR="00E35F0F" w:rsidRPr="0027688E" w14:paraId="67803AFB" w14:textId="77777777" w:rsidTr="00484EC1">
        <w:trPr>
          <w:cantSplit/>
          <w:trHeight w:val="144"/>
        </w:trPr>
        <w:tc>
          <w:tcPr>
            <w:tcW w:w="212" w:type="pct"/>
            <w:vAlign w:val="center"/>
          </w:tcPr>
          <w:p w14:paraId="1CF996D6" w14:textId="60647E7C" w:rsidR="00E35F0F" w:rsidRPr="0027688E" w:rsidRDefault="00E35F0F">
            <w:pPr>
              <w:keepNext/>
              <w:jc w:val="center"/>
              <w:rPr>
                <w:rFonts w:asciiTheme="minorHAnsi" w:hAnsiTheme="minorHAnsi"/>
                <w:sz w:val="18"/>
                <w:szCs w:val="18"/>
              </w:rPr>
            </w:pPr>
            <w:r w:rsidRPr="0027688E">
              <w:rPr>
                <w:rFonts w:asciiTheme="minorHAnsi" w:hAnsiTheme="minorHAnsi" w:cs="Calibri-Bold"/>
                <w:bCs/>
                <w:sz w:val="18"/>
                <w:szCs w:val="18"/>
              </w:rPr>
              <w:t>11</w:t>
            </w:r>
          </w:p>
        </w:tc>
        <w:tc>
          <w:tcPr>
            <w:tcW w:w="2248" w:type="pct"/>
            <w:vAlign w:val="center"/>
          </w:tcPr>
          <w:p w14:paraId="2E1C3FB3" w14:textId="68D8B17C" w:rsidR="00E35F0F" w:rsidRPr="0027688E" w:rsidRDefault="00E35F0F" w:rsidP="00E35F0F">
            <w:pPr>
              <w:keepNext/>
              <w:rPr>
                <w:rFonts w:ascii="Calibri" w:hAnsi="Calibri"/>
                <w:sz w:val="18"/>
                <w:szCs w:val="18"/>
              </w:rPr>
            </w:pPr>
            <w:r w:rsidRPr="0027688E">
              <w:rPr>
                <w:rFonts w:ascii="Calibri" w:hAnsi="Calibri"/>
                <w:sz w:val="18"/>
              </w:rPr>
              <w:t>Optional Notes:</w:t>
            </w:r>
          </w:p>
        </w:tc>
        <w:tc>
          <w:tcPr>
            <w:tcW w:w="2540" w:type="pct"/>
            <w:vAlign w:val="center"/>
          </w:tcPr>
          <w:p w14:paraId="5C1DDF40" w14:textId="7EA78846" w:rsidR="00E35F0F" w:rsidRPr="0027688E" w:rsidRDefault="00E35F0F" w:rsidP="00E35F0F">
            <w:pPr>
              <w:pStyle w:val="FootnoteText"/>
              <w:keepNext/>
              <w:rPr>
                <w:rFonts w:ascii="Calibri" w:hAnsi="Calibri"/>
                <w:sz w:val="18"/>
              </w:rPr>
            </w:pPr>
            <w:r w:rsidRPr="0027688E">
              <w:rPr>
                <w:rFonts w:ascii="Calibri" w:hAnsi="Calibri"/>
                <w:sz w:val="18"/>
              </w:rPr>
              <w:t>&lt;&lt;response is optional: user input text&gt;&gt;</w:t>
            </w:r>
          </w:p>
          <w:p w14:paraId="0CC47319" w14:textId="77777777" w:rsidR="00E35F0F" w:rsidRPr="0027688E" w:rsidRDefault="00E35F0F" w:rsidP="00E35F0F">
            <w:pPr>
              <w:keepNext/>
              <w:rPr>
                <w:rFonts w:ascii="Calibri" w:hAnsi="Calibri"/>
                <w:sz w:val="18"/>
                <w:szCs w:val="18"/>
              </w:rPr>
            </w:pPr>
          </w:p>
        </w:tc>
      </w:tr>
      <w:tr w:rsidR="00E35F0F" w:rsidRPr="0027688E" w14:paraId="3C758164" w14:textId="77777777" w:rsidTr="009116F2">
        <w:trPr>
          <w:cantSplit/>
          <w:trHeight w:val="144"/>
        </w:trPr>
        <w:tc>
          <w:tcPr>
            <w:tcW w:w="5000" w:type="pct"/>
            <w:gridSpan w:val="3"/>
            <w:vAlign w:val="center"/>
          </w:tcPr>
          <w:p w14:paraId="3C758163" w14:textId="3710E9FE" w:rsidR="00E35F0F" w:rsidRPr="0027688E" w:rsidRDefault="00E35F0F" w:rsidP="00E35F0F">
            <w:pPr>
              <w:keepNext/>
              <w:rPr>
                <w:rFonts w:asciiTheme="minorHAnsi" w:hAnsiTheme="minorHAnsi"/>
                <w:sz w:val="18"/>
                <w:szCs w:val="18"/>
              </w:rPr>
            </w:pPr>
            <w:r w:rsidRPr="0027688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165" w14:textId="77777777" w:rsidR="003C1763" w:rsidRPr="0027688E"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70"/>
        <w:gridCol w:w="4908"/>
        <w:gridCol w:w="5548"/>
      </w:tblGrid>
      <w:tr w:rsidR="003C1763" w:rsidRPr="0027688E" w14:paraId="3C758168" w14:textId="77777777" w:rsidTr="00FC3B1D">
        <w:trPr>
          <w:trHeight w:val="233"/>
        </w:trPr>
        <w:tc>
          <w:tcPr>
            <w:tcW w:w="4997" w:type="pct"/>
            <w:gridSpan w:val="3"/>
          </w:tcPr>
          <w:p w14:paraId="3C758166" w14:textId="335FD236" w:rsidR="003C1763" w:rsidRPr="0027688E" w:rsidRDefault="003C1763" w:rsidP="00097E10">
            <w:pPr>
              <w:keepNext/>
              <w:rPr>
                <w:rFonts w:asciiTheme="minorHAnsi" w:hAnsiTheme="minorHAnsi"/>
                <w:b/>
                <w:sz w:val="18"/>
                <w:szCs w:val="18"/>
              </w:rPr>
            </w:pPr>
            <w:r w:rsidRPr="0027688E">
              <w:rPr>
                <w:rFonts w:asciiTheme="minorHAnsi" w:hAnsiTheme="minorHAnsi"/>
                <w:b/>
                <w:sz w:val="18"/>
                <w:szCs w:val="18"/>
              </w:rPr>
              <w:t>E. Forced Air System Airflow Rate Measurement - Best Airflow Rate Attainable</w:t>
            </w:r>
          </w:p>
          <w:p w14:paraId="3C758167" w14:textId="3A912AFF" w:rsidR="003C1763" w:rsidRPr="0027688E" w:rsidRDefault="00C704AB" w:rsidP="00097E10">
            <w:pPr>
              <w:keepNext/>
              <w:rPr>
                <w:rFonts w:asciiTheme="minorHAnsi" w:hAnsiTheme="minorHAnsi"/>
                <w:b/>
                <w:sz w:val="18"/>
                <w:szCs w:val="18"/>
              </w:rPr>
            </w:pPr>
            <w:r w:rsidRPr="0027688E">
              <w:rPr>
                <w:rFonts w:ascii="Calibri" w:hAnsi="Calibri"/>
                <w:sz w:val="18"/>
                <w:szCs w:val="18"/>
              </w:rPr>
              <w:t>&lt;&lt;Static Text - see the top&gt;&gt;</w:t>
            </w:r>
          </w:p>
        </w:tc>
      </w:tr>
      <w:tr w:rsidR="003C1763" w:rsidRPr="0027688E" w14:paraId="3C75816C" w14:textId="77777777" w:rsidTr="00FC3B1D">
        <w:tblPrEx>
          <w:tblCellMar>
            <w:top w:w="0" w:type="dxa"/>
            <w:left w:w="108" w:type="dxa"/>
            <w:bottom w:w="0" w:type="dxa"/>
            <w:right w:w="108" w:type="dxa"/>
          </w:tblCellMar>
        </w:tblPrEx>
        <w:trPr>
          <w:cantSplit/>
          <w:trHeight w:val="432"/>
        </w:trPr>
        <w:tc>
          <w:tcPr>
            <w:tcW w:w="212" w:type="pct"/>
            <w:vAlign w:val="center"/>
          </w:tcPr>
          <w:p w14:paraId="3C758169" w14:textId="7777777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01</w:t>
            </w:r>
          </w:p>
        </w:tc>
        <w:tc>
          <w:tcPr>
            <w:tcW w:w="2246" w:type="pct"/>
            <w:vAlign w:val="center"/>
          </w:tcPr>
          <w:p w14:paraId="3C75816A" w14:textId="357A999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Required Minimum System Airflow Rate (cfm/ton)</w:t>
            </w:r>
          </w:p>
        </w:tc>
        <w:tc>
          <w:tcPr>
            <w:tcW w:w="2539" w:type="pct"/>
            <w:vAlign w:val="center"/>
          </w:tcPr>
          <w:p w14:paraId="79454919" w14:textId="77777777" w:rsidR="00ED3862" w:rsidRPr="0027688E" w:rsidRDefault="003C1763" w:rsidP="00ED3862">
            <w:pPr>
              <w:keepNext/>
              <w:rPr>
                <w:rFonts w:asciiTheme="minorHAnsi" w:hAnsiTheme="minorHAnsi"/>
                <w:sz w:val="18"/>
                <w:szCs w:val="18"/>
              </w:rPr>
            </w:pPr>
            <w:r w:rsidRPr="0027688E">
              <w:rPr>
                <w:rFonts w:asciiTheme="minorHAnsi" w:hAnsiTheme="minorHAnsi"/>
                <w:sz w:val="18"/>
                <w:szCs w:val="18"/>
              </w:rPr>
              <w:t>&lt;&lt;</w:t>
            </w:r>
            <w:r w:rsidR="00ED3862" w:rsidRPr="0027688E">
              <w:rPr>
                <w:rFonts w:asciiTheme="minorHAnsi" w:hAnsiTheme="minorHAnsi"/>
                <w:sz w:val="18"/>
                <w:szCs w:val="18"/>
              </w:rPr>
              <w:t xml:space="preserve">calculated field: </w:t>
            </w:r>
          </w:p>
          <w:p w14:paraId="23B35CD0" w14:textId="1D100B42" w:rsidR="00ED3862" w:rsidRPr="0027688E" w:rsidRDefault="00ED3862" w:rsidP="00ED3862">
            <w:pPr>
              <w:keepNext/>
              <w:rPr>
                <w:rFonts w:asciiTheme="minorHAnsi" w:hAnsiTheme="minorHAnsi"/>
                <w:sz w:val="18"/>
                <w:szCs w:val="18"/>
              </w:rPr>
            </w:pPr>
            <w:r w:rsidRPr="0027688E">
              <w:rPr>
                <w:rFonts w:asciiTheme="minorHAnsi" w:hAnsiTheme="minorHAnsi"/>
                <w:sz w:val="18"/>
                <w:szCs w:val="18"/>
              </w:rPr>
              <w:t>If MCH-01 – ResidentialCoolingSystemType = Small Duct High Velocity</w:t>
            </w:r>
            <w:r w:rsidR="00D654A7" w:rsidRPr="0027688E">
              <w:rPr>
                <w:rFonts w:asciiTheme="minorHAnsi" w:hAnsiTheme="minorHAnsi"/>
                <w:sz w:val="18"/>
                <w:szCs w:val="18"/>
              </w:rPr>
              <w:t xml:space="preserve"> AC or Small Duct High Velocity HP</w:t>
            </w:r>
            <w:r w:rsidRPr="0027688E">
              <w:rPr>
                <w:rFonts w:asciiTheme="minorHAnsi" w:hAnsiTheme="minorHAnsi"/>
                <w:sz w:val="18"/>
                <w:szCs w:val="18"/>
              </w:rPr>
              <w:t>, then value = 250</w:t>
            </w:r>
          </w:p>
          <w:p w14:paraId="3C6AAC42" w14:textId="77777777" w:rsidR="00ED3862" w:rsidRPr="0027688E" w:rsidRDefault="00ED3862" w:rsidP="00097E10">
            <w:pPr>
              <w:keepNext/>
              <w:rPr>
                <w:rFonts w:asciiTheme="minorHAnsi" w:hAnsiTheme="minorHAnsi"/>
                <w:sz w:val="18"/>
                <w:szCs w:val="18"/>
              </w:rPr>
            </w:pPr>
          </w:p>
          <w:p w14:paraId="3C75816B" w14:textId="277A7FCA" w:rsidR="003C1763" w:rsidRPr="0027688E" w:rsidRDefault="00ED3862" w:rsidP="00097E10">
            <w:pPr>
              <w:keepNext/>
              <w:rPr>
                <w:rFonts w:asciiTheme="minorHAnsi" w:hAnsiTheme="minorHAnsi"/>
                <w:sz w:val="18"/>
                <w:szCs w:val="18"/>
              </w:rPr>
            </w:pPr>
            <w:r w:rsidRPr="0027688E">
              <w:rPr>
                <w:rFonts w:asciiTheme="minorHAnsi" w:hAnsiTheme="minorHAnsi"/>
                <w:sz w:val="18"/>
                <w:szCs w:val="18"/>
              </w:rPr>
              <w:t xml:space="preserve">ElsIf, value = </w:t>
            </w:r>
            <w:r w:rsidR="003C1763" w:rsidRPr="0027688E">
              <w:rPr>
                <w:rFonts w:asciiTheme="minorHAnsi" w:hAnsiTheme="minorHAnsi"/>
                <w:sz w:val="18"/>
                <w:szCs w:val="18"/>
              </w:rPr>
              <w:t>300&gt;&gt;</w:t>
            </w:r>
          </w:p>
        </w:tc>
      </w:tr>
      <w:tr w:rsidR="003C1763" w:rsidRPr="0027688E" w14:paraId="3C758170" w14:textId="77777777" w:rsidTr="00FC3B1D">
        <w:tblPrEx>
          <w:tblCellMar>
            <w:top w:w="0" w:type="dxa"/>
            <w:left w:w="108" w:type="dxa"/>
            <w:bottom w:w="0" w:type="dxa"/>
            <w:right w:w="108" w:type="dxa"/>
          </w:tblCellMar>
        </w:tblPrEx>
        <w:trPr>
          <w:cantSplit/>
          <w:trHeight w:val="432"/>
        </w:trPr>
        <w:tc>
          <w:tcPr>
            <w:tcW w:w="212" w:type="pct"/>
            <w:vAlign w:val="center"/>
          </w:tcPr>
          <w:p w14:paraId="3C75816D" w14:textId="7777777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02</w:t>
            </w:r>
          </w:p>
        </w:tc>
        <w:tc>
          <w:tcPr>
            <w:tcW w:w="2246" w:type="pct"/>
            <w:vAlign w:val="center"/>
          </w:tcPr>
          <w:p w14:paraId="3C75816E" w14:textId="3B62FA91"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Required Minimum System Airflow Target (cfm)</w:t>
            </w:r>
          </w:p>
        </w:tc>
        <w:tc>
          <w:tcPr>
            <w:tcW w:w="2539" w:type="pct"/>
            <w:vAlign w:val="center"/>
          </w:tcPr>
          <w:p w14:paraId="3C75816F" w14:textId="1B24F6DF" w:rsidR="003C1763" w:rsidRPr="0027688E" w:rsidRDefault="003C1763">
            <w:pPr>
              <w:keepNext/>
              <w:rPr>
                <w:rFonts w:asciiTheme="minorHAnsi" w:hAnsiTheme="minorHAnsi"/>
                <w:sz w:val="18"/>
                <w:szCs w:val="18"/>
              </w:rPr>
            </w:pPr>
            <w:r w:rsidRPr="0027688E">
              <w:rPr>
                <w:rFonts w:asciiTheme="minorHAnsi" w:hAnsiTheme="minorHAnsi"/>
                <w:sz w:val="18"/>
                <w:szCs w:val="18"/>
              </w:rPr>
              <w:t>&lt;&lt; calculated field: = A0</w:t>
            </w:r>
            <w:r w:rsidR="008F5085" w:rsidRPr="0027688E">
              <w:rPr>
                <w:rFonts w:asciiTheme="minorHAnsi" w:hAnsiTheme="minorHAnsi"/>
                <w:sz w:val="18"/>
                <w:szCs w:val="18"/>
              </w:rPr>
              <w:t>5</w:t>
            </w:r>
            <w:r w:rsidRPr="0027688E">
              <w:rPr>
                <w:rFonts w:asciiTheme="minorHAnsi" w:hAnsiTheme="minorHAnsi"/>
                <w:sz w:val="18"/>
                <w:szCs w:val="18"/>
              </w:rPr>
              <w:t xml:space="preserve"> multiplied by </w:t>
            </w:r>
            <w:r w:rsidR="00E970E9" w:rsidRPr="0027688E">
              <w:rPr>
                <w:rFonts w:asciiTheme="minorHAnsi" w:hAnsiTheme="minorHAnsi"/>
                <w:sz w:val="18"/>
                <w:szCs w:val="18"/>
              </w:rPr>
              <w:t>E01</w:t>
            </w:r>
            <w:r w:rsidRPr="0027688E">
              <w:rPr>
                <w:rFonts w:asciiTheme="minorHAnsi" w:hAnsiTheme="minorHAnsi"/>
                <w:sz w:val="18"/>
                <w:szCs w:val="18"/>
              </w:rPr>
              <w:t>&gt;&gt;</w:t>
            </w:r>
          </w:p>
        </w:tc>
      </w:tr>
      <w:tr w:rsidR="003C1763" w:rsidRPr="0027688E" w14:paraId="3C758174" w14:textId="77777777" w:rsidTr="00FC3B1D">
        <w:tblPrEx>
          <w:tblCellMar>
            <w:top w:w="0" w:type="dxa"/>
            <w:left w:w="108" w:type="dxa"/>
            <w:bottom w:w="0" w:type="dxa"/>
            <w:right w:w="108" w:type="dxa"/>
          </w:tblCellMar>
        </w:tblPrEx>
        <w:trPr>
          <w:cantSplit/>
          <w:trHeight w:val="432"/>
        </w:trPr>
        <w:tc>
          <w:tcPr>
            <w:tcW w:w="212" w:type="pct"/>
            <w:vAlign w:val="center"/>
          </w:tcPr>
          <w:p w14:paraId="3C758171" w14:textId="7777777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03</w:t>
            </w:r>
          </w:p>
        </w:tc>
        <w:tc>
          <w:tcPr>
            <w:tcW w:w="2246" w:type="pct"/>
            <w:vAlign w:val="center"/>
          </w:tcPr>
          <w:p w14:paraId="3C758172" w14:textId="1A218B1F"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Actual System Airflow Rate Measurement (cfm)</w:t>
            </w:r>
          </w:p>
        </w:tc>
        <w:tc>
          <w:tcPr>
            <w:tcW w:w="2539" w:type="pct"/>
            <w:vAlign w:val="center"/>
          </w:tcPr>
          <w:p w14:paraId="3C758173" w14:textId="7777777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&lt;&lt;user input numeric value: xxxx&gt;&gt;</w:t>
            </w:r>
          </w:p>
        </w:tc>
      </w:tr>
      <w:tr w:rsidR="009116F2" w:rsidRPr="0027688E" w14:paraId="3C758178" w14:textId="77777777" w:rsidTr="00FC3B1D">
        <w:tblPrEx>
          <w:tblCellMar>
            <w:top w:w="0" w:type="dxa"/>
            <w:left w:w="108" w:type="dxa"/>
            <w:bottom w:w="0" w:type="dxa"/>
            <w:right w:w="108" w:type="dxa"/>
          </w:tblCellMar>
        </w:tblPrEx>
        <w:trPr>
          <w:cantSplit/>
          <w:trHeight w:val="432"/>
        </w:trPr>
        <w:tc>
          <w:tcPr>
            <w:tcW w:w="212" w:type="pct"/>
            <w:vAlign w:val="center"/>
          </w:tcPr>
          <w:p w14:paraId="3C758175" w14:textId="77777777" w:rsidR="009116F2" w:rsidRPr="0027688E" w:rsidRDefault="009116F2" w:rsidP="00097E10">
            <w:pPr>
              <w:keepNext/>
              <w:rPr>
                <w:rFonts w:asciiTheme="minorHAnsi" w:hAnsiTheme="minorHAnsi"/>
                <w:sz w:val="18"/>
                <w:szCs w:val="18"/>
              </w:rPr>
            </w:pPr>
            <w:r w:rsidRPr="0027688E">
              <w:rPr>
                <w:rFonts w:asciiTheme="minorHAnsi" w:hAnsiTheme="minorHAnsi"/>
                <w:sz w:val="18"/>
                <w:szCs w:val="18"/>
              </w:rPr>
              <w:t>04</w:t>
            </w:r>
          </w:p>
        </w:tc>
        <w:tc>
          <w:tcPr>
            <w:tcW w:w="2246" w:type="pct"/>
            <w:vAlign w:val="center"/>
          </w:tcPr>
          <w:p w14:paraId="3C758176" w14:textId="6085C6A9" w:rsidR="009116F2" w:rsidRPr="0027688E" w:rsidRDefault="009116F2" w:rsidP="009116F2">
            <w:pPr>
              <w:keepNext/>
              <w:rPr>
                <w:rFonts w:asciiTheme="minorHAnsi" w:hAnsiTheme="minorHAnsi"/>
                <w:sz w:val="18"/>
                <w:szCs w:val="18"/>
              </w:rPr>
            </w:pPr>
            <w:r w:rsidRPr="0027688E">
              <w:rPr>
                <w:rFonts w:asciiTheme="minorHAnsi" w:hAnsiTheme="minorHAnsi"/>
                <w:sz w:val="18"/>
                <w:szCs w:val="18"/>
              </w:rPr>
              <w:t>Compliance Statement:</w:t>
            </w:r>
          </w:p>
        </w:tc>
        <w:tc>
          <w:tcPr>
            <w:tcW w:w="2539" w:type="pct"/>
            <w:vAlign w:val="center"/>
          </w:tcPr>
          <w:p w14:paraId="3C758177" w14:textId="0180F164" w:rsidR="009116F2" w:rsidRPr="0027688E" w:rsidRDefault="009116F2" w:rsidP="00454DD7">
            <w:pPr>
              <w:keepNext/>
              <w:rPr>
                <w:rFonts w:asciiTheme="minorHAnsi" w:hAnsiTheme="minorHAnsi"/>
                <w:sz w:val="18"/>
                <w:szCs w:val="18"/>
              </w:rPr>
            </w:pPr>
            <w:r w:rsidRPr="0027688E">
              <w:rPr>
                <w:rFonts w:asciiTheme="minorHAnsi" w:hAnsiTheme="minorHAnsi"/>
                <w:sz w:val="18"/>
                <w:szCs w:val="18"/>
              </w:rPr>
              <w:t>&lt;&lt;If E03≥E02, the display text = system complies with minimum airflow rate requirement;  else display text = The measured Airflow Rate reported on this document is the best airflow rate attainable</w:t>
            </w:r>
            <w:r w:rsidR="002F506C" w:rsidRPr="0027688E">
              <w:rPr>
                <w:rFonts w:asciiTheme="minorHAnsi" w:hAnsiTheme="minorHAnsi"/>
                <w:sz w:val="18"/>
                <w:szCs w:val="18"/>
              </w:rPr>
              <w:t xml:space="preserve"> </w:t>
            </w:r>
            <w:r w:rsidR="00454DD7" w:rsidRPr="0027688E">
              <w:rPr>
                <w:rFonts w:asciiTheme="minorHAnsi" w:hAnsiTheme="minorHAnsi"/>
                <w:sz w:val="18"/>
                <w:szCs w:val="18"/>
              </w:rPr>
              <w:t xml:space="preserve">for compliance utilizing the </w:t>
            </w:r>
            <w:r w:rsidR="00454DD7" w:rsidRPr="0027688E">
              <w:rPr>
                <w:rFonts w:ascii="Calibri" w:hAnsi="Calibri"/>
                <w:sz w:val="18"/>
                <w:szCs w:val="18"/>
              </w:rPr>
              <w:t xml:space="preserve">procedures given in </w:t>
            </w:r>
            <w:r w:rsidR="00454DD7" w:rsidRPr="0027688E">
              <w:t xml:space="preserve"> </w:t>
            </w:r>
            <w:r w:rsidR="00454DD7" w:rsidRPr="0027688E">
              <w:rPr>
                <w:rFonts w:ascii="Calibri" w:hAnsi="Calibri"/>
                <w:sz w:val="18"/>
                <w:szCs w:val="18"/>
              </w:rPr>
              <w:t>RA</w:t>
            </w:r>
            <w:r w:rsidR="00B1000D" w:rsidRPr="0027688E">
              <w:rPr>
                <w:rFonts w:ascii="Calibri" w:hAnsi="Calibri"/>
                <w:sz w:val="18"/>
                <w:szCs w:val="18"/>
              </w:rPr>
              <w:t>3.3.3.1.5</w:t>
            </w:r>
            <w:r w:rsidRPr="0027688E">
              <w:rPr>
                <w:rFonts w:asciiTheme="minorHAnsi" w:hAnsiTheme="minorHAnsi"/>
                <w:sz w:val="18"/>
                <w:szCs w:val="18"/>
              </w:rPr>
              <w:t>. This system shall not be included in a sample group for HERS verification compliance&gt;&gt;</w:t>
            </w:r>
          </w:p>
        </w:tc>
      </w:tr>
      <w:tr w:rsidR="003C1763" w:rsidRPr="0027688E" w14:paraId="3C75817E" w14:textId="77777777" w:rsidTr="00097E10">
        <w:tblPrEx>
          <w:tblCellMar>
            <w:top w:w="0" w:type="dxa"/>
            <w:left w:w="115" w:type="dxa"/>
            <w:bottom w:w="0" w:type="dxa"/>
            <w:right w:w="115" w:type="dxa"/>
          </w:tblCellMar>
        </w:tblPrEx>
        <w:trPr>
          <w:cantSplit/>
          <w:trHeight w:val="432"/>
        </w:trPr>
        <w:tc>
          <w:tcPr>
            <w:tcW w:w="215" w:type="pct"/>
            <w:vAlign w:val="center"/>
          </w:tcPr>
          <w:p w14:paraId="3C758179" w14:textId="77777777" w:rsidR="003C1763" w:rsidRPr="0027688E" w:rsidRDefault="003C1763" w:rsidP="00097E10">
            <w:pPr>
              <w:pStyle w:val="FootnoteText"/>
              <w:keepNext/>
              <w:jc w:val="center"/>
              <w:rPr>
                <w:rFonts w:asciiTheme="minorHAnsi" w:hAnsiTheme="minorHAnsi"/>
                <w:sz w:val="18"/>
                <w:szCs w:val="18"/>
              </w:rPr>
            </w:pPr>
            <w:r w:rsidRPr="0027688E">
              <w:rPr>
                <w:rFonts w:asciiTheme="minorHAnsi" w:hAnsiTheme="minorHAnsi"/>
                <w:sz w:val="18"/>
                <w:szCs w:val="18"/>
              </w:rPr>
              <w:t>05</w:t>
            </w:r>
          </w:p>
        </w:tc>
        <w:tc>
          <w:tcPr>
            <w:tcW w:w="2246" w:type="pct"/>
            <w:vAlign w:val="center"/>
          </w:tcPr>
          <w:p w14:paraId="3C75817A" w14:textId="13E2DBDD" w:rsidR="003C1763" w:rsidRPr="0027688E" w:rsidRDefault="003C1763" w:rsidP="00097E10">
            <w:pPr>
              <w:pStyle w:val="FootnoteText"/>
              <w:keepNext/>
              <w:rPr>
                <w:rFonts w:asciiTheme="minorHAnsi" w:hAnsiTheme="minorHAnsi"/>
                <w:sz w:val="18"/>
                <w:szCs w:val="18"/>
              </w:rPr>
            </w:pPr>
            <w:r w:rsidRPr="0027688E">
              <w:rPr>
                <w:rFonts w:asciiTheme="minorHAnsi" w:hAnsiTheme="minorHAnsi"/>
                <w:sz w:val="18"/>
                <w:szCs w:val="18"/>
              </w:rPr>
              <w:t>HERS Sample Group Eligibility</w:t>
            </w:r>
          </w:p>
        </w:tc>
        <w:tc>
          <w:tcPr>
            <w:tcW w:w="2539" w:type="pct"/>
          </w:tcPr>
          <w:p w14:paraId="3C75817B" w14:textId="77777777" w:rsidR="003C1763" w:rsidRPr="0027688E" w:rsidRDefault="003C1763" w:rsidP="00097E10">
            <w:pPr>
              <w:pStyle w:val="FootnoteText"/>
              <w:keepNext/>
              <w:rPr>
                <w:rFonts w:asciiTheme="minorHAnsi" w:hAnsiTheme="minorHAnsi"/>
                <w:sz w:val="18"/>
                <w:szCs w:val="18"/>
              </w:rPr>
            </w:pPr>
            <w:r w:rsidRPr="0027688E">
              <w:rPr>
                <w:rFonts w:asciiTheme="minorHAnsi" w:hAnsiTheme="minorHAnsi"/>
                <w:sz w:val="18"/>
                <w:szCs w:val="18"/>
              </w:rPr>
              <w:t xml:space="preserve">&lt;&lt;if E04 result = system complies with minimum airflow rate requirement, </w:t>
            </w:r>
          </w:p>
          <w:p w14:paraId="3C75817C" w14:textId="77777777" w:rsidR="003C1763" w:rsidRPr="0027688E" w:rsidRDefault="003C1763" w:rsidP="00097E10">
            <w:pPr>
              <w:pStyle w:val="FootnoteText"/>
              <w:keepNext/>
              <w:rPr>
                <w:rFonts w:asciiTheme="minorHAnsi" w:hAnsiTheme="minorHAnsi"/>
                <w:sz w:val="18"/>
                <w:szCs w:val="18"/>
              </w:rPr>
            </w:pPr>
            <w:r w:rsidRPr="0027688E">
              <w:rPr>
                <w:rFonts w:asciiTheme="minorHAnsi" w:hAnsiTheme="minorHAnsi"/>
                <w:sz w:val="18"/>
                <w:szCs w:val="18"/>
              </w:rPr>
              <w:t>then display result = Eligible for HERS sample group;</w:t>
            </w:r>
          </w:p>
          <w:p w14:paraId="3C75817D" w14:textId="77777777" w:rsidR="003C1763" w:rsidRPr="0027688E" w:rsidRDefault="003C1763" w:rsidP="00895155">
            <w:pPr>
              <w:pStyle w:val="FootnoteText"/>
              <w:keepNext/>
              <w:rPr>
                <w:rFonts w:asciiTheme="minorHAnsi" w:hAnsiTheme="minorHAnsi"/>
                <w:sz w:val="18"/>
                <w:szCs w:val="18"/>
              </w:rPr>
            </w:pPr>
            <w:r w:rsidRPr="0027688E">
              <w:rPr>
                <w:rFonts w:asciiTheme="minorHAnsi" w:hAnsiTheme="minorHAnsi"/>
                <w:sz w:val="18"/>
                <w:szCs w:val="18"/>
              </w:rPr>
              <w:t>else display result = Not Eligible for HERS Sample Group</w:t>
            </w:r>
            <w:r w:rsidR="00895155" w:rsidRPr="0027688E">
              <w:rPr>
                <w:rFonts w:asciiTheme="minorHAnsi" w:hAnsiTheme="minorHAnsi"/>
                <w:sz w:val="18"/>
                <w:szCs w:val="18"/>
              </w:rPr>
              <w:t xml:space="preserve"> for Airflow</w:t>
            </w:r>
          </w:p>
        </w:tc>
      </w:tr>
    </w:tbl>
    <w:p w14:paraId="3C75817F" w14:textId="77777777" w:rsidR="003C1763" w:rsidRPr="0027688E"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1E402F" w:rsidRPr="0027688E" w14:paraId="3C758181" w14:textId="77777777" w:rsidTr="002F506C">
        <w:trPr>
          <w:trHeight w:val="144"/>
        </w:trPr>
        <w:tc>
          <w:tcPr>
            <w:tcW w:w="10998" w:type="dxa"/>
            <w:tcBorders>
              <w:top w:val="single" w:sz="4" w:space="0" w:color="000000"/>
              <w:left w:val="single" w:sz="4" w:space="0" w:color="000000"/>
              <w:bottom w:val="single" w:sz="4" w:space="0" w:color="000000"/>
              <w:right w:val="single" w:sz="4" w:space="0" w:color="000000"/>
            </w:tcBorders>
          </w:tcPr>
          <w:p w14:paraId="0C4DF005" w14:textId="77777777" w:rsidR="001E402F" w:rsidRPr="0027688E" w:rsidRDefault="001E402F" w:rsidP="002F506C">
            <w:pPr>
              <w:keepNext/>
              <w:rPr>
                <w:rFonts w:asciiTheme="minorHAnsi" w:hAnsiTheme="minorHAnsi"/>
                <w:b/>
                <w:sz w:val="18"/>
                <w:szCs w:val="18"/>
              </w:rPr>
            </w:pPr>
            <w:r w:rsidRPr="0027688E">
              <w:rPr>
                <w:rFonts w:asciiTheme="minorHAnsi" w:hAnsiTheme="minorHAnsi"/>
                <w:b/>
                <w:sz w:val="18"/>
                <w:szCs w:val="18"/>
              </w:rPr>
              <w:lastRenderedPageBreak/>
              <w:t>F. Additional Requirements</w:t>
            </w:r>
          </w:p>
          <w:p w14:paraId="3C758180" w14:textId="3CCFB1A3" w:rsidR="00C704AB" w:rsidRPr="0027688E" w:rsidRDefault="00C704AB" w:rsidP="002F506C">
            <w:pPr>
              <w:keepNext/>
              <w:rPr>
                <w:rFonts w:asciiTheme="minorHAnsi" w:hAnsiTheme="minorHAnsi"/>
                <w:b/>
                <w:sz w:val="18"/>
                <w:szCs w:val="18"/>
              </w:rPr>
            </w:pPr>
            <w:r w:rsidRPr="0027688E">
              <w:rPr>
                <w:rFonts w:ascii="Calibri" w:hAnsi="Calibri"/>
                <w:sz w:val="18"/>
                <w:szCs w:val="18"/>
              </w:rPr>
              <w:t>&lt;&lt;Static Text - see the top&gt;&gt;</w:t>
            </w:r>
          </w:p>
        </w:tc>
      </w:tr>
      <w:tr w:rsidR="00AC172E" w:rsidRPr="0027688E" w14:paraId="3C75819E" w14:textId="77777777" w:rsidTr="002F506C">
        <w:trPr>
          <w:trHeight w:val="144"/>
        </w:trPr>
        <w:tc>
          <w:tcPr>
            <w:tcW w:w="10998" w:type="dxa"/>
            <w:vAlign w:val="center"/>
          </w:tcPr>
          <w:p w14:paraId="3C75819D" w14:textId="741F9848" w:rsidR="00AC172E" w:rsidRPr="0027688E" w:rsidRDefault="00AC172E" w:rsidP="00AC172E">
            <w:pPr>
              <w:pStyle w:val="FootnoteText"/>
              <w:keepNext/>
              <w:rPr>
                <w:rFonts w:asciiTheme="minorHAnsi" w:hAnsiTheme="minorHAnsi"/>
                <w:sz w:val="18"/>
                <w:szCs w:val="18"/>
              </w:rPr>
            </w:pPr>
            <w:r w:rsidRPr="0027688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19F" w14:textId="46C8E65C" w:rsidR="003C1763" w:rsidRPr="0027688E" w:rsidRDefault="003C1763"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C172E" w:rsidRPr="0027688E" w14:paraId="6905F4CB" w14:textId="77777777" w:rsidTr="00BD2A46">
        <w:trPr>
          <w:cantSplit/>
          <w:trHeight w:val="432"/>
        </w:trPr>
        <w:tc>
          <w:tcPr>
            <w:tcW w:w="5000" w:type="pct"/>
            <w:gridSpan w:val="2"/>
            <w:vAlign w:val="center"/>
          </w:tcPr>
          <w:p w14:paraId="0CCABD95" w14:textId="77777777" w:rsidR="00AC172E" w:rsidRPr="0027688E" w:rsidRDefault="00AC172E" w:rsidP="00BD2A46">
            <w:pPr>
              <w:keepNext/>
              <w:rPr>
                <w:rFonts w:asciiTheme="minorHAnsi" w:hAnsiTheme="minorHAnsi"/>
                <w:b/>
                <w:sz w:val="18"/>
                <w:szCs w:val="18"/>
              </w:rPr>
            </w:pPr>
            <w:r w:rsidRPr="0027688E">
              <w:rPr>
                <w:rFonts w:asciiTheme="minorHAnsi" w:hAnsiTheme="minorHAnsi"/>
                <w:b/>
                <w:sz w:val="18"/>
                <w:szCs w:val="18"/>
              </w:rPr>
              <w:t>G. Determination of HERS Verification Compliance</w:t>
            </w:r>
          </w:p>
          <w:p w14:paraId="58D7C74F" w14:textId="48A75D10" w:rsidR="00AC172E" w:rsidRPr="0027688E" w:rsidRDefault="00C704AB" w:rsidP="00BD2A46">
            <w:pPr>
              <w:keepNext/>
              <w:rPr>
                <w:rFonts w:asciiTheme="minorHAnsi" w:hAnsiTheme="minorHAnsi"/>
                <w:sz w:val="18"/>
                <w:szCs w:val="18"/>
              </w:rPr>
            </w:pPr>
            <w:r w:rsidRPr="0027688E">
              <w:rPr>
                <w:rFonts w:ascii="Calibri" w:hAnsi="Calibri"/>
                <w:sz w:val="18"/>
                <w:szCs w:val="18"/>
              </w:rPr>
              <w:t>&lt;&lt;Static Text - see the top&gt;&gt;</w:t>
            </w:r>
          </w:p>
        </w:tc>
      </w:tr>
      <w:tr w:rsidR="00AC172E" w:rsidRPr="0027688E" w14:paraId="31B8C30C" w14:textId="77777777" w:rsidTr="00BD2A46">
        <w:trPr>
          <w:cantSplit/>
          <w:trHeight w:val="432"/>
        </w:trPr>
        <w:tc>
          <w:tcPr>
            <w:tcW w:w="253" w:type="pct"/>
            <w:vAlign w:val="center"/>
          </w:tcPr>
          <w:p w14:paraId="248CFA72" w14:textId="77777777" w:rsidR="00AC172E" w:rsidRPr="0027688E" w:rsidDel="00C76C40" w:rsidRDefault="00AC172E" w:rsidP="00BD2A46">
            <w:pPr>
              <w:keepNext/>
              <w:rPr>
                <w:rFonts w:asciiTheme="minorHAnsi" w:hAnsiTheme="minorHAnsi"/>
                <w:sz w:val="18"/>
                <w:szCs w:val="18"/>
              </w:rPr>
            </w:pPr>
            <w:r w:rsidRPr="0027688E">
              <w:rPr>
                <w:rFonts w:asciiTheme="minorHAnsi" w:hAnsiTheme="minorHAnsi"/>
                <w:sz w:val="18"/>
                <w:szCs w:val="18"/>
              </w:rPr>
              <w:t>01</w:t>
            </w:r>
          </w:p>
        </w:tc>
        <w:tc>
          <w:tcPr>
            <w:tcW w:w="4747" w:type="pct"/>
            <w:vAlign w:val="center"/>
          </w:tcPr>
          <w:p w14:paraId="4F70B411" w14:textId="2DCBFC24" w:rsidR="00AC172E" w:rsidRPr="0027688E" w:rsidRDefault="00AC172E">
            <w:pPr>
              <w:keepNext/>
              <w:spacing w:after="60"/>
              <w:rPr>
                <w:rFonts w:asciiTheme="minorHAnsi" w:hAnsiTheme="minorHAnsi"/>
                <w:sz w:val="18"/>
                <w:szCs w:val="18"/>
              </w:rPr>
            </w:pPr>
            <w:r w:rsidRPr="0027688E">
              <w:rPr>
                <w:rFonts w:asciiTheme="minorHAnsi" w:hAnsiTheme="minorHAnsi"/>
                <w:sz w:val="18"/>
                <w:szCs w:val="18"/>
              </w:rPr>
              <w:t>&lt;&lt;if  B01≠ System does not comply; and C04 ≠ Not Certified; and D09=system complies; and F10=system complies; then display:  Complies: All specified verification protocol requirements on this document are met;  else display: Does not comply: One or more specified verification protocol requirements on this document are not met &gt;</w:t>
            </w:r>
          </w:p>
        </w:tc>
      </w:tr>
    </w:tbl>
    <w:p w14:paraId="243A31CA" w14:textId="488EB9F3" w:rsidR="00AC172E" w:rsidRPr="0027688E" w:rsidRDefault="00AC172E" w:rsidP="0009456E">
      <w:pPr>
        <w:rPr>
          <w:rFonts w:ascii="Calibri" w:hAnsi="Calibri"/>
        </w:rPr>
      </w:pPr>
    </w:p>
    <w:p w14:paraId="26808149" w14:textId="77777777" w:rsidR="00AC172E" w:rsidRPr="0027688E" w:rsidRDefault="00AC172E" w:rsidP="0009456E">
      <w:pPr>
        <w:rPr>
          <w:rFonts w:ascii="Calibri" w:hAnsi="Calibri"/>
        </w:rPr>
      </w:pPr>
    </w:p>
    <w:sectPr w:rsidR="00AC172E" w:rsidRPr="0027688E" w:rsidSect="00E0002F">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9555E" w14:textId="77777777" w:rsidR="007B6556" w:rsidRDefault="007B6556">
      <w:r>
        <w:separator/>
      </w:r>
    </w:p>
  </w:endnote>
  <w:endnote w:type="continuationSeparator" w:id="0">
    <w:p w14:paraId="0C1BDD94" w14:textId="77777777" w:rsidR="007B6556" w:rsidRDefault="007B6556">
      <w:r>
        <w:continuationSeparator/>
      </w:r>
    </w:p>
  </w:endnote>
  <w:endnote w:type="continuationNotice" w:id="1">
    <w:p w14:paraId="1BBB57FD" w14:textId="77777777" w:rsidR="007B6556" w:rsidRDefault="007B65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9465B0" w:rsidRPr="00CB64DD" w:rsidRDefault="009465B0" w:rsidP="00D13207">
    <w:pPr>
      <w:pStyle w:val="Footer"/>
    </w:pPr>
    <w:r w:rsidRPr="00CB64DD">
      <w:t xml:space="preserve">Registration Number:                                                           Registration Date/Time:                                           HERS Provider:                       </w:t>
    </w:r>
  </w:p>
  <w:p w14:paraId="3C7581B9" w14:textId="653282B6" w:rsidR="009465B0" w:rsidRPr="00CB64DD" w:rsidRDefault="009465B0">
    <w:pPr>
      <w:pStyle w:val="Footer"/>
    </w:pPr>
    <w:r w:rsidRPr="00CB64DD">
      <w:t>CA Building Energy Efficiency Standards - 20</w:t>
    </w:r>
    <w:r w:rsidR="00367117">
      <w:t>22</w:t>
    </w:r>
    <w:r w:rsidRPr="00CB64DD">
      <w:t xml:space="preserve"> </w:t>
    </w:r>
    <w:r w:rsidR="00C603F6">
      <w:t>Low-</w:t>
    </w:r>
    <w:r w:rsidR="007B7865">
      <w:t>R</w:t>
    </w:r>
    <w:r w:rsidR="00C603F6">
      <w:t>ise Multifamily</w:t>
    </w:r>
    <w:r w:rsidR="00C603F6" w:rsidRPr="00CB64DD">
      <w:t xml:space="preserve"> </w:t>
    </w:r>
    <w:r w:rsidRPr="00CB64DD">
      <w:t>Compliance</w:t>
    </w:r>
    <w:r w:rsidRPr="00CB64DD">
      <w:tab/>
    </w:r>
    <w:r>
      <w:t>March 20</w:t>
    </w:r>
    <w:r w:rsidR="0036711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9465B0" w:rsidRPr="00CB64DD" w:rsidRDefault="009465B0">
    <w:pPr>
      <w:pStyle w:val="Footer"/>
    </w:pPr>
    <w:r w:rsidRPr="00CB64DD">
      <w:t xml:space="preserve">Registration Number:                                                           Registration Date/Time:                                           HERS Provider:                       </w:t>
    </w:r>
  </w:p>
  <w:p w14:paraId="3C7581CA" w14:textId="77777777" w:rsidR="009465B0" w:rsidRPr="00CB64DD" w:rsidRDefault="009465B0">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63ED93A0" w:rsidR="009465B0" w:rsidRPr="00CB64DD" w:rsidRDefault="009465B0" w:rsidP="00D13207">
    <w:pPr>
      <w:pStyle w:val="Footer"/>
    </w:pPr>
    <w:r w:rsidRPr="00CB64DD">
      <w:t>CA Building Energy Efficiency Standards - 20</w:t>
    </w:r>
    <w:r w:rsidR="00367117">
      <w:t>22</w:t>
    </w:r>
    <w:r w:rsidRPr="00CB64DD">
      <w:t xml:space="preserve"> </w:t>
    </w:r>
    <w:r w:rsidR="00C603F6">
      <w:t>Low</w:t>
    </w:r>
    <w:r w:rsidR="00C704AB">
      <w:t>-</w:t>
    </w:r>
    <w:r w:rsidR="007B7865">
      <w:t>R</w:t>
    </w:r>
    <w:r w:rsidR="00C704AB">
      <w:t>ise Multifamily</w:t>
    </w:r>
    <w:r w:rsidR="00C603F6" w:rsidRPr="00CB64DD">
      <w:t xml:space="preserve"> </w:t>
    </w:r>
    <w:r w:rsidRPr="00CB64DD">
      <w:t>Compliance</w:t>
    </w:r>
    <w:r w:rsidRPr="00CB64DD">
      <w:tab/>
    </w:r>
    <w:r>
      <w:t>March 20</w:t>
    </w:r>
    <w:r w:rsidR="00367117">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9465B0" w:rsidRPr="00CB64DD" w:rsidRDefault="009465B0">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63DD7" w14:textId="77777777" w:rsidR="007B6556" w:rsidRDefault="007B6556">
      <w:r>
        <w:separator/>
      </w:r>
    </w:p>
  </w:footnote>
  <w:footnote w:type="continuationSeparator" w:id="0">
    <w:p w14:paraId="178FF908" w14:textId="77777777" w:rsidR="007B6556" w:rsidRDefault="007B6556">
      <w:r>
        <w:continuationSeparator/>
      </w:r>
    </w:p>
  </w:footnote>
  <w:footnote w:type="continuationNotice" w:id="1">
    <w:p w14:paraId="12FD3B53" w14:textId="77777777" w:rsidR="007B6556" w:rsidRDefault="007B65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77777777" w:rsidR="009465B0" w:rsidRDefault="00000000">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47DFE" w14:textId="77777777" w:rsidR="007B7865" w:rsidRPr="00F63ADA" w:rsidRDefault="007B7865" w:rsidP="007B7865">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09C2EDAA" wp14:editId="162437DA">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780242A0" w14:textId="77777777" w:rsidR="007B7865" w:rsidRPr="0042764C" w:rsidRDefault="007B7865" w:rsidP="0027688E">
    <w:pPr>
      <w:numPr>
        <w:ilvl w:val="0"/>
        <w:numId w:val="16"/>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465B0" w:rsidRPr="00F85124" w14:paraId="3C7581BC" w14:textId="77777777" w:rsidTr="002E105D">
      <w:trPr>
        <w:cantSplit/>
        <w:trHeight w:val="288"/>
      </w:trPr>
      <w:tc>
        <w:tcPr>
          <w:tcW w:w="3738" w:type="pct"/>
          <w:gridSpan w:val="3"/>
          <w:tcBorders>
            <w:right w:val="nil"/>
          </w:tcBorders>
          <w:vAlign w:val="center"/>
        </w:tcPr>
        <w:p w14:paraId="3C7581BA" w14:textId="76CDEB3B" w:rsidR="009465B0" w:rsidRPr="00F85124" w:rsidRDefault="009465B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1CC3A45B" w:rsidR="009465B0" w:rsidRPr="00F85124" w:rsidRDefault="002C2490" w:rsidP="002E105D">
          <w:pPr>
            <w:pStyle w:val="Heading1"/>
            <w:jc w:val="right"/>
            <w:rPr>
              <w:rFonts w:ascii="Calibri" w:hAnsi="Calibri"/>
              <w:b w:val="0"/>
              <w:bCs/>
              <w:sz w:val="20"/>
            </w:rPr>
          </w:pPr>
          <w:r>
            <w:rPr>
              <w:rFonts w:ascii="Calibri" w:hAnsi="Calibri"/>
              <w:b w:val="0"/>
              <w:bCs/>
              <w:sz w:val="20"/>
            </w:rPr>
            <w:t>LMCI</w:t>
          </w:r>
          <w:r w:rsidR="009465B0">
            <w:rPr>
              <w:rFonts w:ascii="Calibri" w:hAnsi="Calibri"/>
              <w:b w:val="0"/>
              <w:bCs/>
              <w:sz w:val="20"/>
            </w:rPr>
            <w:t>-MCH-23-H</w:t>
          </w:r>
        </w:p>
      </w:tc>
    </w:tr>
    <w:tr w:rsidR="009465B0" w:rsidRPr="00F85124" w14:paraId="3C7581BF" w14:textId="77777777" w:rsidTr="007924C2">
      <w:trPr>
        <w:cantSplit/>
        <w:trHeight w:val="288"/>
      </w:trPr>
      <w:tc>
        <w:tcPr>
          <w:tcW w:w="2500" w:type="pct"/>
          <w:gridSpan w:val="2"/>
          <w:tcBorders>
            <w:right w:val="nil"/>
          </w:tcBorders>
        </w:tcPr>
        <w:p w14:paraId="3C7581BD" w14:textId="77777777" w:rsidR="009465B0" w:rsidRPr="002E105D" w:rsidRDefault="009465B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465B0" w:rsidRPr="00F85124" w14:paraId="3C7581C3" w14:textId="77777777" w:rsidTr="002E105D">
      <w:trPr>
        <w:cantSplit/>
        <w:trHeight w:val="288"/>
      </w:trPr>
      <w:tc>
        <w:tcPr>
          <w:tcW w:w="0" w:type="auto"/>
        </w:tcPr>
        <w:p w14:paraId="3C7581C0" w14:textId="77777777" w:rsidR="009465B0" w:rsidRPr="00F85124" w:rsidRDefault="009465B0"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9465B0" w:rsidRPr="00F85124" w:rsidRDefault="009465B0"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9465B0" w:rsidRPr="00F85124" w:rsidRDefault="009465B0" w:rsidP="007924C2">
          <w:pPr>
            <w:rPr>
              <w:rFonts w:ascii="Calibri" w:hAnsi="Calibri"/>
              <w:sz w:val="12"/>
              <w:szCs w:val="12"/>
            </w:rPr>
          </w:pPr>
          <w:r w:rsidRPr="00F85124">
            <w:rPr>
              <w:rFonts w:ascii="Calibri" w:hAnsi="Calibri"/>
              <w:sz w:val="12"/>
              <w:szCs w:val="12"/>
            </w:rPr>
            <w:t>Permit Number:</w:t>
          </w:r>
        </w:p>
      </w:tc>
    </w:tr>
    <w:tr w:rsidR="009465B0" w:rsidRPr="00F85124" w14:paraId="3C7581C7" w14:textId="77777777" w:rsidTr="002E105D">
      <w:trPr>
        <w:cantSplit/>
        <w:trHeight w:val="288"/>
      </w:trPr>
      <w:tc>
        <w:tcPr>
          <w:tcW w:w="0" w:type="auto"/>
        </w:tcPr>
        <w:p w14:paraId="3C7581C4"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Zip Code</w:t>
          </w:r>
        </w:p>
      </w:tc>
    </w:tr>
  </w:tbl>
  <w:p w14:paraId="3C7581C8" w14:textId="54C63BE1" w:rsidR="009465B0" w:rsidRDefault="00000000">
    <w:pPr>
      <w:pStyle w:val="Header"/>
    </w:pPr>
    <w:r>
      <w:rPr>
        <w:rFonts w:ascii="Calibri" w:hAnsi="Calibri"/>
        <w:b/>
        <w:bCs/>
        <w:noProof/>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77777777" w:rsidR="009465B0" w:rsidRDefault="00000000">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CE" w14:textId="77777777" w:rsidTr="00CB64DD">
      <w:trPr>
        <w:cantSplit/>
        <w:trHeight w:val="288"/>
      </w:trPr>
      <w:tc>
        <w:tcPr>
          <w:tcW w:w="4016" w:type="pct"/>
          <w:gridSpan w:val="2"/>
          <w:tcBorders>
            <w:right w:val="nil"/>
          </w:tcBorders>
          <w:vAlign w:val="center"/>
        </w:tcPr>
        <w:p w14:paraId="3C7581CC" w14:textId="0DE9F481" w:rsidR="009465B0" w:rsidRPr="00F85124" w:rsidRDefault="009465B0" w:rsidP="00BD2A46">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3C7581CD" w14:textId="6E1D4E19" w:rsidR="009465B0" w:rsidRPr="00F85124" w:rsidRDefault="002C2490" w:rsidP="007924C2">
          <w:pPr>
            <w:pStyle w:val="Heading1"/>
            <w:jc w:val="right"/>
            <w:rPr>
              <w:rFonts w:ascii="Calibri" w:hAnsi="Calibri"/>
              <w:b w:val="0"/>
              <w:bCs/>
              <w:sz w:val="20"/>
            </w:rPr>
          </w:pPr>
          <w:r>
            <w:rPr>
              <w:rFonts w:ascii="Calibri" w:hAnsi="Calibri"/>
              <w:b w:val="0"/>
              <w:bCs/>
              <w:sz w:val="20"/>
            </w:rPr>
            <w:t>LMCV</w:t>
          </w:r>
          <w:r w:rsidR="009465B0">
            <w:rPr>
              <w:rFonts w:ascii="Calibri" w:hAnsi="Calibri"/>
              <w:b w:val="0"/>
              <w:bCs/>
              <w:sz w:val="20"/>
            </w:rPr>
            <w:t>-MCH-23-H</w:t>
          </w:r>
        </w:p>
      </w:tc>
    </w:tr>
    <w:tr w:rsidR="009465B0" w:rsidRPr="00F85124" w14:paraId="3C7581D1" w14:textId="77777777" w:rsidTr="007924C2">
      <w:trPr>
        <w:cantSplit/>
        <w:trHeight w:val="288"/>
      </w:trPr>
      <w:tc>
        <w:tcPr>
          <w:tcW w:w="2500" w:type="pct"/>
          <w:tcBorders>
            <w:right w:val="nil"/>
          </w:tcBorders>
        </w:tcPr>
        <w:p w14:paraId="3C7581CF" w14:textId="77777777" w:rsidR="009465B0" w:rsidRPr="002E105D" w:rsidRDefault="009465B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282484BC"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840A2">
            <w:rPr>
              <w:rFonts w:ascii="Calibri" w:hAnsi="Calibri"/>
              <w:bCs/>
              <w:noProof/>
            </w:rPr>
            <w:t>3</w:t>
          </w:r>
          <w:r>
            <w:rPr>
              <w:rFonts w:ascii="Calibri" w:hAnsi="Calibri"/>
              <w:bCs/>
              <w:noProof/>
            </w:rPr>
            <w:fldChar w:fldCharType="end"/>
          </w:r>
          <w:r w:rsidRPr="00F85124">
            <w:rPr>
              <w:rFonts w:ascii="Calibri" w:hAnsi="Calibri"/>
              <w:bCs/>
            </w:rPr>
            <w:t>)</w:t>
          </w:r>
        </w:p>
      </w:tc>
    </w:tr>
  </w:tbl>
  <w:p w14:paraId="3C7581D2" w14:textId="6355B002" w:rsidR="009465B0" w:rsidRDefault="00000000" w:rsidP="002E105D">
    <w:pPr>
      <w:pStyle w:val="Header"/>
    </w:pPr>
    <w:r>
      <w:rPr>
        <w:rFonts w:ascii="Calibri" w:hAnsi="Calibri"/>
        <w:b/>
        <w:bCs/>
        <w:noProof/>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D6" w14:textId="77777777" w:rsidTr="002E105D">
      <w:trPr>
        <w:cantSplit/>
        <w:trHeight w:val="288"/>
      </w:trPr>
      <w:tc>
        <w:tcPr>
          <w:tcW w:w="4016" w:type="pct"/>
          <w:gridSpan w:val="2"/>
          <w:tcBorders>
            <w:right w:val="nil"/>
          </w:tcBorders>
          <w:vAlign w:val="center"/>
        </w:tcPr>
        <w:p w14:paraId="3C7581D4" w14:textId="3EF81D58" w:rsidR="009465B0" w:rsidRPr="00F85124" w:rsidRDefault="009465B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510F248F" w:rsidR="009465B0" w:rsidRPr="00F85124" w:rsidRDefault="002C2490" w:rsidP="002E105D">
          <w:pPr>
            <w:pStyle w:val="Heading1"/>
            <w:jc w:val="right"/>
            <w:rPr>
              <w:rFonts w:ascii="Calibri" w:hAnsi="Calibri"/>
              <w:b w:val="0"/>
              <w:bCs/>
              <w:sz w:val="20"/>
            </w:rPr>
          </w:pPr>
          <w:r>
            <w:rPr>
              <w:rFonts w:ascii="Calibri" w:hAnsi="Calibri"/>
              <w:b w:val="0"/>
              <w:bCs/>
              <w:sz w:val="20"/>
            </w:rPr>
            <w:t>LMCI</w:t>
          </w:r>
          <w:r w:rsidR="009465B0">
            <w:rPr>
              <w:rFonts w:ascii="Calibri" w:hAnsi="Calibri"/>
              <w:b w:val="0"/>
              <w:bCs/>
              <w:sz w:val="20"/>
            </w:rPr>
            <w:t>-MCH-23-H</w:t>
          </w:r>
        </w:p>
      </w:tc>
    </w:tr>
    <w:tr w:rsidR="009465B0" w:rsidRPr="00F85124" w14:paraId="3C7581D9" w14:textId="77777777" w:rsidTr="007924C2">
      <w:trPr>
        <w:cantSplit/>
        <w:trHeight w:val="288"/>
      </w:trPr>
      <w:tc>
        <w:tcPr>
          <w:tcW w:w="2500" w:type="pct"/>
          <w:tcBorders>
            <w:right w:val="nil"/>
          </w:tcBorders>
        </w:tcPr>
        <w:p w14:paraId="3C7581D7" w14:textId="77777777" w:rsidR="009465B0" w:rsidRPr="002E105D" w:rsidRDefault="009465B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4F8A99C7" w:rsidR="009465B0" w:rsidRDefault="00000000">
    <w:pPr>
      <w:pStyle w:val="Header"/>
    </w:pPr>
    <w:r>
      <w:rPr>
        <w:rFonts w:ascii="Calibri" w:hAnsi="Calibri"/>
        <w:b/>
        <w:bCs/>
        <w:noProof/>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77777777" w:rsidR="009465B0" w:rsidRDefault="00000000">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DF" w14:textId="77777777" w:rsidTr="00CB64DD">
      <w:trPr>
        <w:cantSplit/>
        <w:trHeight w:val="288"/>
      </w:trPr>
      <w:tc>
        <w:tcPr>
          <w:tcW w:w="4016" w:type="pct"/>
          <w:gridSpan w:val="2"/>
          <w:tcBorders>
            <w:right w:val="nil"/>
          </w:tcBorders>
          <w:vAlign w:val="center"/>
        </w:tcPr>
        <w:p w14:paraId="3C7581DD" w14:textId="16388FAB" w:rsidR="009465B0" w:rsidRPr="00F85124" w:rsidRDefault="009465B0" w:rsidP="00BD2A46">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3327B5FE" w:rsidR="009465B0" w:rsidRPr="00F85124" w:rsidRDefault="002C2490" w:rsidP="007924C2">
          <w:pPr>
            <w:pStyle w:val="Heading1"/>
            <w:jc w:val="right"/>
            <w:rPr>
              <w:rFonts w:ascii="Calibri" w:hAnsi="Calibri"/>
              <w:b w:val="0"/>
              <w:bCs/>
              <w:sz w:val="20"/>
            </w:rPr>
          </w:pPr>
          <w:r>
            <w:rPr>
              <w:rFonts w:ascii="Calibri" w:hAnsi="Calibri"/>
              <w:b w:val="0"/>
              <w:bCs/>
              <w:sz w:val="20"/>
            </w:rPr>
            <w:t>LMCV</w:t>
          </w:r>
          <w:r w:rsidR="009465B0">
            <w:rPr>
              <w:rFonts w:ascii="Calibri" w:hAnsi="Calibri"/>
              <w:b w:val="0"/>
              <w:bCs/>
              <w:sz w:val="20"/>
            </w:rPr>
            <w:t>-MCH-23-H</w:t>
          </w:r>
        </w:p>
      </w:tc>
    </w:tr>
    <w:tr w:rsidR="009465B0" w:rsidRPr="00F85124" w14:paraId="3C7581E2" w14:textId="77777777" w:rsidTr="007924C2">
      <w:trPr>
        <w:cantSplit/>
        <w:trHeight w:val="288"/>
      </w:trPr>
      <w:tc>
        <w:tcPr>
          <w:tcW w:w="2500" w:type="pct"/>
          <w:tcBorders>
            <w:right w:val="nil"/>
          </w:tcBorders>
        </w:tcPr>
        <w:p w14:paraId="3C7581E0" w14:textId="77777777" w:rsidR="009465B0" w:rsidRPr="002E105D" w:rsidRDefault="009465B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46C0ABC3"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840A2">
            <w:rPr>
              <w:rFonts w:ascii="Calibri" w:hAnsi="Calibri"/>
              <w:bCs/>
              <w:noProof/>
            </w:rPr>
            <w:t>5</w:t>
          </w:r>
          <w:r>
            <w:rPr>
              <w:rFonts w:ascii="Calibri" w:hAnsi="Calibri"/>
              <w:bCs/>
              <w:noProof/>
            </w:rPr>
            <w:fldChar w:fldCharType="end"/>
          </w:r>
          <w:r w:rsidRPr="00F85124">
            <w:rPr>
              <w:rFonts w:ascii="Calibri" w:hAnsi="Calibri"/>
              <w:bCs/>
            </w:rPr>
            <w:t>)</w:t>
          </w:r>
        </w:p>
      </w:tc>
    </w:tr>
  </w:tbl>
  <w:p w14:paraId="3C7581E3" w14:textId="12EC55A9" w:rsidR="009465B0" w:rsidRDefault="00000000" w:rsidP="002E105D">
    <w:pPr>
      <w:pStyle w:val="Header"/>
    </w:pPr>
    <w:r>
      <w:rPr>
        <w:rFonts w:ascii="Calibri" w:hAnsi="Calibri"/>
        <w:b/>
        <w:bCs/>
        <w:noProof/>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77777777" w:rsidR="009465B0" w:rsidRDefault="00000000">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5370574"/>
    <w:multiLevelType w:val="hybridMultilevel"/>
    <w:tmpl w:val="833CF78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B77CDA"/>
    <w:multiLevelType w:val="hybridMultilevel"/>
    <w:tmpl w:val="211C9BA0"/>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8C6463C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6"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3090A"/>
    <w:multiLevelType w:val="hybridMultilevel"/>
    <w:tmpl w:val="FC2241CE"/>
    <w:lvl w:ilvl="0" w:tplc="09FA3A1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7DB736A8"/>
    <w:multiLevelType w:val="hybridMultilevel"/>
    <w:tmpl w:val="8EA287C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86742178">
    <w:abstractNumId w:val="0"/>
  </w:num>
  <w:num w:numId="2" w16cid:durableId="1474711031">
    <w:abstractNumId w:val="1"/>
  </w:num>
  <w:num w:numId="3" w16cid:durableId="1831167095">
    <w:abstractNumId w:val="8"/>
  </w:num>
  <w:num w:numId="4" w16cid:durableId="312411250">
    <w:abstractNumId w:val="7"/>
  </w:num>
  <w:num w:numId="5" w16cid:durableId="891771259">
    <w:abstractNumId w:val="13"/>
  </w:num>
  <w:num w:numId="6" w16cid:durableId="993417071">
    <w:abstractNumId w:val="11"/>
  </w:num>
  <w:num w:numId="7" w16cid:durableId="1210143951">
    <w:abstractNumId w:val="3"/>
  </w:num>
  <w:num w:numId="8" w16cid:durableId="484594274">
    <w:abstractNumId w:val="2"/>
  </w:num>
  <w:num w:numId="9" w16cid:durableId="849023318">
    <w:abstractNumId w:val="15"/>
  </w:num>
  <w:num w:numId="10" w16cid:durableId="461387282">
    <w:abstractNumId w:val="10"/>
  </w:num>
  <w:num w:numId="11" w16cid:durableId="1282809459">
    <w:abstractNumId w:val="17"/>
  </w:num>
  <w:num w:numId="12" w16cid:durableId="1904943716">
    <w:abstractNumId w:val="4"/>
  </w:num>
  <w:num w:numId="13" w16cid:durableId="170993301">
    <w:abstractNumId w:val="6"/>
  </w:num>
  <w:num w:numId="14" w16cid:durableId="1885407254">
    <w:abstractNumId w:val="16"/>
  </w:num>
  <w:num w:numId="15" w16cid:durableId="19164784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7202869">
    <w:abstractNumId w:val="12"/>
  </w:num>
  <w:num w:numId="17" w16cid:durableId="1917859343">
    <w:abstractNumId w:val="9"/>
    <w:lvlOverride w:ilvl="0">
      <w:startOverride w:val="1"/>
    </w:lvlOverride>
    <w:lvlOverride w:ilvl="1"/>
    <w:lvlOverride w:ilvl="2"/>
    <w:lvlOverride w:ilvl="3"/>
    <w:lvlOverride w:ilvl="4"/>
    <w:lvlOverride w:ilvl="5"/>
    <w:lvlOverride w:ilvl="6"/>
    <w:lvlOverride w:ilvl="7"/>
    <w:lvlOverride w:ilvl="8"/>
  </w:num>
  <w:num w:numId="18" w16cid:durableId="1131748460">
    <w:abstractNumId w:val="1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168E3"/>
    <w:rsid w:val="00024CA6"/>
    <w:rsid w:val="000253BC"/>
    <w:rsid w:val="00025422"/>
    <w:rsid w:val="00026750"/>
    <w:rsid w:val="00027FC6"/>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80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43DB"/>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5A4"/>
    <w:rsid w:val="00183ECC"/>
    <w:rsid w:val="00185834"/>
    <w:rsid w:val="00187604"/>
    <w:rsid w:val="00192D34"/>
    <w:rsid w:val="0019624F"/>
    <w:rsid w:val="0019726F"/>
    <w:rsid w:val="001A1145"/>
    <w:rsid w:val="001A2E6A"/>
    <w:rsid w:val="001A5583"/>
    <w:rsid w:val="001B25A6"/>
    <w:rsid w:val="001B3D76"/>
    <w:rsid w:val="001B5BA4"/>
    <w:rsid w:val="001C6A01"/>
    <w:rsid w:val="001D53B4"/>
    <w:rsid w:val="001D677E"/>
    <w:rsid w:val="001E3C52"/>
    <w:rsid w:val="001E402F"/>
    <w:rsid w:val="001F0C54"/>
    <w:rsid w:val="001F0C9D"/>
    <w:rsid w:val="001F0E8D"/>
    <w:rsid w:val="001F20EE"/>
    <w:rsid w:val="001F3EEF"/>
    <w:rsid w:val="00200E53"/>
    <w:rsid w:val="0020229C"/>
    <w:rsid w:val="00202608"/>
    <w:rsid w:val="00206039"/>
    <w:rsid w:val="00212C11"/>
    <w:rsid w:val="00213E8E"/>
    <w:rsid w:val="002155B9"/>
    <w:rsid w:val="00216C55"/>
    <w:rsid w:val="00222F6D"/>
    <w:rsid w:val="002241A5"/>
    <w:rsid w:val="0023173E"/>
    <w:rsid w:val="00231FA2"/>
    <w:rsid w:val="00231FB7"/>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2C92"/>
    <w:rsid w:val="00274618"/>
    <w:rsid w:val="0027688E"/>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79F2"/>
    <w:rsid w:val="002A1004"/>
    <w:rsid w:val="002A199B"/>
    <w:rsid w:val="002A3F41"/>
    <w:rsid w:val="002A4AB4"/>
    <w:rsid w:val="002A6A1F"/>
    <w:rsid w:val="002B2393"/>
    <w:rsid w:val="002B4F6F"/>
    <w:rsid w:val="002B73D1"/>
    <w:rsid w:val="002C131A"/>
    <w:rsid w:val="002C2490"/>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67117"/>
    <w:rsid w:val="00371157"/>
    <w:rsid w:val="00372700"/>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B7E3E"/>
    <w:rsid w:val="003C1763"/>
    <w:rsid w:val="003C1788"/>
    <w:rsid w:val="003C1D00"/>
    <w:rsid w:val="003C60D3"/>
    <w:rsid w:val="003C7749"/>
    <w:rsid w:val="003C7B7A"/>
    <w:rsid w:val="003D0341"/>
    <w:rsid w:val="003D349A"/>
    <w:rsid w:val="003D449E"/>
    <w:rsid w:val="003D5183"/>
    <w:rsid w:val="003D5350"/>
    <w:rsid w:val="003D7D22"/>
    <w:rsid w:val="003E13D9"/>
    <w:rsid w:val="003E1E09"/>
    <w:rsid w:val="003E22AB"/>
    <w:rsid w:val="003E3866"/>
    <w:rsid w:val="003F064C"/>
    <w:rsid w:val="003F1C6F"/>
    <w:rsid w:val="003F49BD"/>
    <w:rsid w:val="003F6A76"/>
    <w:rsid w:val="00401367"/>
    <w:rsid w:val="00402BA9"/>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3995"/>
    <w:rsid w:val="0048472E"/>
    <w:rsid w:val="00484EC1"/>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50F"/>
    <w:rsid w:val="004F66DC"/>
    <w:rsid w:val="00501A0E"/>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A542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5C2"/>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2177"/>
    <w:rsid w:val="00674E54"/>
    <w:rsid w:val="00674FED"/>
    <w:rsid w:val="00676AD2"/>
    <w:rsid w:val="006804AD"/>
    <w:rsid w:val="00680780"/>
    <w:rsid w:val="00682193"/>
    <w:rsid w:val="0068226F"/>
    <w:rsid w:val="00682CBA"/>
    <w:rsid w:val="00685276"/>
    <w:rsid w:val="00685D72"/>
    <w:rsid w:val="006860D2"/>
    <w:rsid w:val="00686B8B"/>
    <w:rsid w:val="006918F5"/>
    <w:rsid w:val="00692EBC"/>
    <w:rsid w:val="00692EDF"/>
    <w:rsid w:val="00693010"/>
    <w:rsid w:val="006930E5"/>
    <w:rsid w:val="00697E29"/>
    <w:rsid w:val="006A156C"/>
    <w:rsid w:val="006A1EB6"/>
    <w:rsid w:val="006A57F1"/>
    <w:rsid w:val="006A722E"/>
    <w:rsid w:val="006A7840"/>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5EA7"/>
    <w:rsid w:val="007261EC"/>
    <w:rsid w:val="00731F6D"/>
    <w:rsid w:val="00740640"/>
    <w:rsid w:val="00740E3B"/>
    <w:rsid w:val="00743217"/>
    <w:rsid w:val="007439DA"/>
    <w:rsid w:val="0074424A"/>
    <w:rsid w:val="007445B3"/>
    <w:rsid w:val="00750C0E"/>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83A13"/>
    <w:rsid w:val="00785B34"/>
    <w:rsid w:val="007904C3"/>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B6556"/>
    <w:rsid w:val="007B7865"/>
    <w:rsid w:val="007C05F6"/>
    <w:rsid w:val="007C12FC"/>
    <w:rsid w:val="007C1494"/>
    <w:rsid w:val="007C1808"/>
    <w:rsid w:val="007C24A3"/>
    <w:rsid w:val="007C30FF"/>
    <w:rsid w:val="007D060B"/>
    <w:rsid w:val="007D0D8F"/>
    <w:rsid w:val="007D19B2"/>
    <w:rsid w:val="007D2060"/>
    <w:rsid w:val="007D2198"/>
    <w:rsid w:val="007D2DD3"/>
    <w:rsid w:val="007D39E2"/>
    <w:rsid w:val="007D726A"/>
    <w:rsid w:val="007E142B"/>
    <w:rsid w:val="007E26E9"/>
    <w:rsid w:val="007E2934"/>
    <w:rsid w:val="007E32B3"/>
    <w:rsid w:val="007E655F"/>
    <w:rsid w:val="007F2283"/>
    <w:rsid w:val="007F3E17"/>
    <w:rsid w:val="007F4A73"/>
    <w:rsid w:val="007F57DC"/>
    <w:rsid w:val="00802596"/>
    <w:rsid w:val="00802671"/>
    <w:rsid w:val="00804C36"/>
    <w:rsid w:val="00807045"/>
    <w:rsid w:val="00810CCF"/>
    <w:rsid w:val="00811285"/>
    <w:rsid w:val="00812024"/>
    <w:rsid w:val="00812BDF"/>
    <w:rsid w:val="00814D0C"/>
    <w:rsid w:val="00815AA1"/>
    <w:rsid w:val="0081628C"/>
    <w:rsid w:val="00816F4C"/>
    <w:rsid w:val="00821F42"/>
    <w:rsid w:val="0082221F"/>
    <w:rsid w:val="00822E28"/>
    <w:rsid w:val="0082448D"/>
    <w:rsid w:val="00824EFA"/>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BF8"/>
    <w:rsid w:val="0086585A"/>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C793A"/>
    <w:rsid w:val="008D0B8D"/>
    <w:rsid w:val="008D14C1"/>
    <w:rsid w:val="008D3743"/>
    <w:rsid w:val="008D379A"/>
    <w:rsid w:val="008D3813"/>
    <w:rsid w:val="008D464B"/>
    <w:rsid w:val="008D7E1D"/>
    <w:rsid w:val="008E429B"/>
    <w:rsid w:val="008E42D0"/>
    <w:rsid w:val="008E4542"/>
    <w:rsid w:val="008E7E5C"/>
    <w:rsid w:val="008F1900"/>
    <w:rsid w:val="008F1DA0"/>
    <w:rsid w:val="008F30DB"/>
    <w:rsid w:val="008F5085"/>
    <w:rsid w:val="00900C86"/>
    <w:rsid w:val="0090130C"/>
    <w:rsid w:val="00904D03"/>
    <w:rsid w:val="00910674"/>
    <w:rsid w:val="0091105E"/>
    <w:rsid w:val="009116F2"/>
    <w:rsid w:val="009119ED"/>
    <w:rsid w:val="009142F9"/>
    <w:rsid w:val="00915048"/>
    <w:rsid w:val="00915BCF"/>
    <w:rsid w:val="00931348"/>
    <w:rsid w:val="0093223E"/>
    <w:rsid w:val="009336E6"/>
    <w:rsid w:val="009379DB"/>
    <w:rsid w:val="009412E7"/>
    <w:rsid w:val="00941530"/>
    <w:rsid w:val="00941E17"/>
    <w:rsid w:val="009437C6"/>
    <w:rsid w:val="009461BE"/>
    <w:rsid w:val="009465B0"/>
    <w:rsid w:val="00946688"/>
    <w:rsid w:val="00954E45"/>
    <w:rsid w:val="00955A9A"/>
    <w:rsid w:val="009561BC"/>
    <w:rsid w:val="009564C7"/>
    <w:rsid w:val="00956575"/>
    <w:rsid w:val="00956675"/>
    <w:rsid w:val="009579A1"/>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59F"/>
    <w:rsid w:val="009A1F14"/>
    <w:rsid w:val="009A2B50"/>
    <w:rsid w:val="009A2D42"/>
    <w:rsid w:val="009A3318"/>
    <w:rsid w:val="009A3B68"/>
    <w:rsid w:val="009A4DA3"/>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E0B1A"/>
    <w:rsid w:val="009E2E57"/>
    <w:rsid w:val="009E3BB5"/>
    <w:rsid w:val="009E5099"/>
    <w:rsid w:val="009E5CA1"/>
    <w:rsid w:val="009E6B59"/>
    <w:rsid w:val="009E79DC"/>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376"/>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172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B02BCF"/>
    <w:rsid w:val="00B02E79"/>
    <w:rsid w:val="00B04BC3"/>
    <w:rsid w:val="00B064F7"/>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1D5"/>
    <w:rsid w:val="00B6647D"/>
    <w:rsid w:val="00B66E1A"/>
    <w:rsid w:val="00B67A1C"/>
    <w:rsid w:val="00B7450E"/>
    <w:rsid w:val="00B767F7"/>
    <w:rsid w:val="00B778B9"/>
    <w:rsid w:val="00B80D98"/>
    <w:rsid w:val="00B816B4"/>
    <w:rsid w:val="00B82CAC"/>
    <w:rsid w:val="00B82F48"/>
    <w:rsid w:val="00B85CEC"/>
    <w:rsid w:val="00B867D6"/>
    <w:rsid w:val="00B90B29"/>
    <w:rsid w:val="00B90F8F"/>
    <w:rsid w:val="00B940F6"/>
    <w:rsid w:val="00B94F6B"/>
    <w:rsid w:val="00B977CE"/>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2A46"/>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3F6"/>
    <w:rsid w:val="00C6068F"/>
    <w:rsid w:val="00C630B9"/>
    <w:rsid w:val="00C64E63"/>
    <w:rsid w:val="00C65399"/>
    <w:rsid w:val="00C65957"/>
    <w:rsid w:val="00C66D9B"/>
    <w:rsid w:val="00C67305"/>
    <w:rsid w:val="00C679B6"/>
    <w:rsid w:val="00C704AB"/>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A4C3C"/>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C7D1E"/>
    <w:rsid w:val="00CD031A"/>
    <w:rsid w:val="00CD394A"/>
    <w:rsid w:val="00CD3EBD"/>
    <w:rsid w:val="00CD5AE2"/>
    <w:rsid w:val="00CD6076"/>
    <w:rsid w:val="00CD7D13"/>
    <w:rsid w:val="00CE104A"/>
    <w:rsid w:val="00CE113F"/>
    <w:rsid w:val="00CE2183"/>
    <w:rsid w:val="00CE2409"/>
    <w:rsid w:val="00CE33A8"/>
    <w:rsid w:val="00CE3868"/>
    <w:rsid w:val="00CE4AF0"/>
    <w:rsid w:val="00CE4E99"/>
    <w:rsid w:val="00CE5390"/>
    <w:rsid w:val="00CE6EA5"/>
    <w:rsid w:val="00CF3659"/>
    <w:rsid w:val="00CF6791"/>
    <w:rsid w:val="00D00777"/>
    <w:rsid w:val="00D01766"/>
    <w:rsid w:val="00D05A28"/>
    <w:rsid w:val="00D06E4B"/>
    <w:rsid w:val="00D0788B"/>
    <w:rsid w:val="00D13207"/>
    <w:rsid w:val="00D165AA"/>
    <w:rsid w:val="00D17E5B"/>
    <w:rsid w:val="00D2266C"/>
    <w:rsid w:val="00D2673F"/>
    <w:rsid w:val="00D32BE4"/>
    <w:rsid w:val="00D35026"/>
    <w:rsid w:val="00D430F6"/>
    <w:rsid w:val="00D44F0C"/>
    <w:rsid w:val="00D462C2"/>
    <w:rsid w:val="00D4686B"/>
    <w:rsid w:val="00D47F2D"/>
    <w:rsid w:val="00D50B07"/>
    <w:rsid w:val="00D527DA"/>
    <w:rsid w:val="00D53350"/>
    <w:rsid w:val="00D53733"/>
    <w:rsid w:val="00D54A79"/>
    <w:rsid w:val="00D56CD8"/>
    <w:rsid w:val="00D57A73"/>
    <w:rsid w:val="00D60D69"/>
    <w:rsid w:val="00D62DB5"/>
    <w:rsid w:val="00D651D1"/>
    <w:rsid w:val="00D654A7"/>
    <w:rsid w:val="00D67071"/>
    <w:rsid w:val="00D7323D"/>
    <w:rsid w:val="00D73581"/>
    <w:rsid w:val="00D76FE3"/>
    <w:rsid w:val="00D77E2E"/>
    <w:rsid w:val="00D81ED4"/>
    <w:rsid w:val="00D82516"/>
    <w:rsid w:val="00D83CD6"/>
    <w:rsid w:val="00D83E48"/>
    <w:rsid w:val="00D84532"/>
    <w:rsid w:val="00D87559"/>
    <w:rsid w:val="00D909FB"/>
    <w:rsid w:val="00D916A4"/>
    <w:rsid w:val="00D960E5"/>
    <w:rsid w:val="00DA23E0"/>
    <w:rsid w:val="00DA2B2D"/>
    <w:rsid w:val="00DA3D14"/>
    <w:rsid w:val="00DA40CB"/>
    <w:rsid w:val="00DA41D8"/>
    <w:rsid w:val="00DA6654"/>
    <w:rsid w:val="00DA7914"/>
    <w:rsid w:val="00DB040D"/>
    <w:rsid w:val="00DB09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D18"/>
    <w:rsid w:val="00E074BC"/>
    <w:rsid w:val="00E12FCC"/>
    <w:rsid w:val="00E1414A"/>
    <w:rsid w:val="00E20833"/>
    <w:rsid w:val="00E21B90"/>
    <w:rsid w:val="00E224A4"/>
    <w:rsid w:val="00E23A7C"/>
    <w:rsid w:val="00E25456"/>
    <w:rsid w:val="00E25F01"/>
    <w:rsid w:val="00E26825"/>
    <w:rsid w:val="00E32371"/>
    <w:rsid w:val="00E336A6"/>
    <w:rsid w:val="00E35F0F"/>
    <w:rsid w:val="00E35F78"/>
    <w:rsid w:val="00E36AEC"/>
    <w:rsid w:val="00E40256"/>
    <w:rsid w:val="00E40988"/>
    <w:rsid w:val="00E419F7"/>
    <w:rsid w:val="00E458D7"/>
    <w:rsid w:val="00E45D6F"/>
    <w:rsid w:val="00E47FB6"/>
    <w:rsid w:val="00E510FF"/>
    <w:rsid w:val="00E53C54"/>
    <w:rsid w:val="00E57065"/>
    <w:rsid w:val="00E570A4"/>
    <w:rsid w:val="00E573E4"/>
    <w:rsid w:val="00E61ADA"/>
    <w:rsid w:val="00E62426"/>
    <w:rsid w:val="00E63BC7"/>
    <w:rsid w:val="00E719F4"/>
    <w:rsid w:val="00E72366"/>
    <w:rsid w:val="00E72E91"/>
    <w:rsid w:val="00E756C6"/>
    <w:rsid w:val="00E76912"/>
    <w:rsid w:val="00E779B8"/>
    <w:rsid w:val="00E829EB"/>
    <w:rsid w:val="00E838D6"/>
    <w:rsid w:val="00E83F81"/>
    <w:rsid w:val="00E840A2"/>
    <w:rsid w:val="00E84817"/>
    <w:rsid w:val="00E87474"/>
    <w:rsid w:val="00E94F29"/>
    <w:rsid w:val="00E9540C"/>
    <w:rsid w:val="00E95EFD"/>
    <w:rsid w:val="00E96503"/>
    <w:rsid w:val="00E970E9"/>
    <w:rsid w:val="00EA0E37"/>
    <w:rsid w:val="00EB1719"/>
    <w:rsid w:val="00EB19D1"/>
    <w:rsid w:val="00EB42BF"/>
    <w:rsid w:val="00EB4D48"/>
    <w:rsid w:val="00EB6A58"/>
    <w:rsid w:val="00EB6AA7"/>
    <w:rsid w:val="00EC09AF"/>
    <w:rsid w:val="00EC21BB"/>
    <w:rsid w:val="00ED0C3C"/>
    <w:rsid w:val="00ED0EBB"/>
    <w:rsid w:val="00ED3862"/>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A36"/>
    <w:rsid w:val="00F03C64"/>
    <w:rsid w:val="00F04902"/>
    <w:rsid w:val="00F07C0D"/>
    <w:rsid w:val="00F10646"/>
    <w:rsid w:val="00F14D4B"/>
    <w:rsid w:val="00F230AF"/>
    <w:rsid w:val="00F23B4A"/>
    <w:rsid w:val="00F24AEA"/>
    <w:rsid w:val="00F25D56"/>
    <w:rsid w:val="00F36DEC"/>
    <w:rsid w:val="00F36ECE"/>
    <w:rsid w:val="00F37CED"/>
    <w:rsid w:val="00F426FB"/>
    <w:rsid w:val="00F428D9"/>
    <w:rsid w:val="00F4326A"/>
    <w:rsid w:val="00F45CAA"/>
    <w:rsid w:val="00F501EC"/>
    <w:rsid w:val="00F510D1"/>
    <w:rsid w:val="00F512AC"/>
    <w:rsid w:val="00F53F9A"/>
    <w:rsid w:val="00F54276"/>
    <w:rsid w:val="00F555CD"/>
    <w:rsid w:val="00F5614E"/>
    <w:rsid w:val="00F6060C"/>
    <w:rsid w:val="00F60828"/>
    <w:rsid w:val="00F630D2"/>
    <w:rsid w:val="00F63520"/>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344940081">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D2445D-9647-4CF1-81E0-5C27AF7BE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799AF6-C018-46E3-8FA6-C5BD1F85B1FA}">
  <ds:schemaRefs>
    <ds:schemaRef ds:uri="http://schemas.microsoft.com/sharepoint/v3/contenttype/forms"/>
  </ds:schemaRefs>
</ds:datastoreItem>
</file>

<file path=customXml/itemProps3.xml><?xml version="1.0" encoding="utf-8"?>
<ds:datastoreItem xmlns:ds="http://schemas.openxmlformats.org/officeDocument/2006/customXml" ds:itemID="{F7A0CC88-BC2B-4E06-9790-5E224420035D}">
  <ds:schemaRefs>
    <ds:schemaRef ds:uri="http://schemas.openxmlformats.org/officeDocument/2006/bibliography"/>
  </ds:schemaRefs>
</ds:datastoreItem>
</file>

<file path=customXml/itemProps4.xml><?xml version="1.0" encoding="utf-8"?>
<ds:datastoreItem xmlns:ds="http://schemas.openxmlformats.org/officeDocument/2006/customXml" ds:itemID="{264D4535-0D05-4F66-87C8-7C7B84139C0E}">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A8D71F16-4CA8-469F-A8F9-C0AAE66F1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4649</Words>
  <Characters>26503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27</cp:revision>
  <dcterms:created xsi:type="dcterms:W3CDTF">2019-11-22T17:17:00Z</dcterms:created>
  <dcterms:modified xsi:type="dcterms:W3CDTF">2023-11-22T22:07:00Z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