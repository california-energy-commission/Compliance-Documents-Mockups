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77777777"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64A478FA" w:rsidR="00D03609" w:rsidRPr="00A42BCC" w:rsidRDefault="00D03609" w:rsidP="003F17B6">
            <w:pPr>
              <w:rPr>
                <w:rFonts w:asciiTheme="minorHAnsi" w:hAnsiTheme="minorHAnsi"/>
                <w:sz w:val="18"/>
                <w:szCs w:val="18"/>
              </w:rPr>
            </w:pPr>
            <w:r>
              <w:rPr>
                <w:rFonts w:asciiTheme="minorHAnsi" w:hAnsiTheme="minorHAnsi"/>
                <w:sz w:val="18"/>
                <w:szCs w:val="18"/>
              </w:rPr>
              <w:t xml:space="preserve">Is HERS verification of building enclosure air leakage to outside required by </w:t>
            </w:r>
            <w:r w:rsidR="003F17B6">
              <w:rPr>
                <w:rFonts w:asciiTheme="minorHAnsi" w:hAnsiTheme="minorHAnsi"/>
                <w:sz w:val="18"/>
                <w:szCs w:val="18"/>
              </w:rPr>
              <w:t>MCH-27</w:t>
            </w:r>
            <w:r>
              <w:rPr>
                <w:rFonts w:asciiTheme="minorHAnsi" w:hAnsiTheme="minorHAnsi"/>
                <w:sz w:val="18"/>
                <w:szCs w:val="18"/>
              </w:rPr>
              <w:t>?</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5C04854D" w14:textId="77777777" w:rsidTr="00D03609">
        <w:tc>
          <w:tcPr>
            <w:tcW w:w="588" w:type="dxa"/>
            <w:vAlign w:val="center"/>
          </w:tcPr>
          <w:p w14:paraId="609461D8" w14:textId="77777777" w:rsidR="00D03609" w:rsidRPr="00A42BCC" w:rsidRDefault="00D03609" w:rsidP="00B5026C">
            <w:pPr>
              <w:jc w:val="center"/>
              <w:rPr>
                <w:rFonts w:asciiTheme="minorHAnsi" w:hAnsiTheme="minorHAnsi"/>
                <w:sz w:val="18"/>
                <w:szCs w:val="18"/>
              </w:rPr>
            </w:pPr>
            <w:r>
              <w:rPr>
                <w:rFonts w:asciiTheme="minorHAnsi" w:hAnsiTheme="minorHAnsi"/>
                <w:sz w:val="18"/>
                <w:szCs w:val="18"/>
              </w:rPr>
              <w:t>02</w:t>
            </w:r>
          </w:p>
        </w:tc>
        <w:tc>
          <w:tcPr>
            <w:tcW w:w="5101" w:type="dxa"/>
            <w:vAlign w:val="center"/>
          </w:tcPr>
          <w:p w14:paraId="377A8AF7" w14:textId="14C2056F"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101" w:type="dxa"/>
          </w:tcPr>
          <w:p w14:paraId="6579BE93" w14:textId="5D7E1CD6" w:rsidR="00D03609"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D03609" w:rsidRPr="00A42BCC">
              <w:rPr>
                <w:rFonts w:asciiTheme="minorHAnsi" w:hAnsiTheme="minorHAnsi"/>
                <w:sz w:val="18"/>
                <w:szCs w:val="18"/>
              </w:rPr>
              <w:t xml:space="preserve"> Air Leakag</w:t>
            </w:r>
            <w:r w:rsidR="003F17B6">
              <w:rPr>
                <w:rFonts w:asciiTheme="minorHAnsi" w:hAnsiTheme="minorHAnsi"/>
                <w:sz w:val="18"/>
                <w:szCs w:val="18"/>
              </w:rPr>
              <w:t>e</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10</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11</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77777777"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12</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CE232A" w:rsidRPr="00A42BCC" w14:paraId="7B7FA999" w14:textId="77777777" w:rsidTr="00D03609">
        <w:tc>
          <w:tcPr>
            <w:tcW w:w="588" w:type="dxa"/>
            <w:vAlign w:val="center"/>
          </w:tcPr>
          <w:p w14:paraId="2C67FF14" w14:textId="05B17572" w:rsidR="00CE232A" w:rsidRDefault="00CE232A"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2CB17643" w14:textId="47D92DB8" w:rsidR="00CE232A" w:rsidRDefault="00CE232A" w:rsidP="00B5026C">
            <w:pPr>
              <w:rPr>
                <w:rFonts w:asciiTheme="minorHAnsi" w:hAnsiTheme="minorHAnsi"/>
                <w:sz w:val="18"/>
                <w:szCs w:val="18"/>
              </w:rPr>
            </w:pPr>
            <w:r w:rsidRPr="00CE232A">
              <w:rPr>
                <w:rFonts w:asciiTheme="minorHAnsi" w:hAnsiTheme="minorHAnsi"/>
                <w:sz w:val="18"/>
                <w:szCs w:val="18"/>
              </w:rPr>
              <w:t>Building volume</w:t>
            </w:r>
          </w:p>
        </w:tc>
        <w:tc>
          <w:tcPr>
            <w:tcW w:w="5101" w:type="dxa"/>
            <w:vAlign w:val="center"/>
          </w:tcPr>
          <w:p w14:paraId="2F12B392" w14:textId="77777777" w:rsidR="00CE232A" w:rsidRPr="00A42BCC" w:rsidRDefault="00CE232A" w:rsidP="00B5026C">
            <w:pPr>
              <w:rPr>
                <w:rFonts w:asciiTheme="minorHAnsi" w:hAnsiTheme="minorHAnsi"/>
                <w:sz w:val="18"/>
                <w:szCs w:val="18"/>
              </w:rPr>
            </w:pPr>
          </w:p>
        </w:tc>
      </w:tr>
      <w:tr w:rsidR="00D03609" w14:paraId="63B3D063" w14:textId="77777777" w:rsidTr="00D03609">
        <w:tc>
          <w:tcPr>
            <w:tcW w:w="588" w:type="dxa"/>
            <w:vAlign w:val="center"/>
          </w:tcPr>
          <w:p w14:paraId="69711B2F" w14:textId="77777777" w:rsidR="00D03609" w:rsidRDefault="00D03609"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77777777"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14</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77777777" w:rsidR="00D03609" w:rsidDel="00820D66" w:rsidRDefault="00D03609" w:rsidP="00B5026C">
            <w:pPr>
              <w:jc w:val="center"/>
              <w:rPr>
                <w:rFonts w:asciiTheme="minorHAnsi" w:hAnsiTheme="minorHAnsi"/>
                <w:sz w:val="18"/>
                <w:szCs w:val="18"/>
              </w:rPr>
            </w:pPr>
            <w:r>
              <w:rPr>
                <w:rFonts w:asciiTheme="minorHAnsi" w:hAnsiTheme="minorHAnsi"/>
                <w:sz w:val="18"/>
                <w:szCs w:val="18"/>
              </w:rPr>
              <w:t>15</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A252D3C" w:rsidR="00D03609" w:rsidRPr="00A42BCC" w:rsidRDefault="00D03609">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0F453B6E" w:rsidR="00D03609" w:rsidRPr="00A42BCC" w:rsidRDefault="00D03609">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56BE9DC7" w:rsidR="00D03609" w:rsidRPr="005A593D" w:rsidRDefault="003F17B6" w:rsidP="00A01B9A">
            <w:pPr>
              <w:rPr>
                <w:rFonts w:asciiTheme="minorHAnsi" w:hAnsiTheme="minorHAnsi"/>
                <w:b/>
                <w:szCs w:val="18"/>
              </w:rPr>
            </w:pPr>
            <w:r>
              <w:rPr>
                <w:rFonts w:asciiTheme="minorHAnsi" w:hAnsiTheme="minorHAnsi"/>
                <w:b/>
                <w:szCs w:val="18"/>
              </w:rPr>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With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CE232A">
        <w:trPr>
          <w:trHeight w:val="59"/>
        </w:trPr>
        <w:tc>
          <w:tcPr>
            <w:tcW w:w="10790" w:type="dxa"/>
            <w:gridSpan w:val="2"/>
          </w:tcPr>
          <w:p w14:paraId="6A6982EE" w14:textId="69B7BC53"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CE232A">
        <w:trPr>
          <w:trHeight w:val="493"/>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5E7482CB" w14:textId="77777777" w:rsidR="00163DBE" w:rsidRDefault="00163DBE"/>
    <w:p w14:paraId="0F8274D6" w14:textId="77777777" w:rsidR="00163DBE" w:rsidRDefault="00163DBE">
      <w:r>
        <w:br w:type="page"/>
      </w:r>
    </w:p>
    <w:p w14:paraId="4E150BD0" w14:textId="77777777" w:rsidR="004A4AEF" w:rsidRDefault="004A4AEF"/>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025D99" w:rsidRPr="009351D2" w14:paraId="2225FB89" w14:textId="77777777" w:rsidTr="00163DBE">
        <w:trPr>
          <w:trHeight w:val="288"/>
        </w:trPr>
        <w:tc>
          <w:tcPr>
            <w:tcW w:w="10768" w:type="dxa"/>
            <w:gridSpan w:val="4"/>
            <w:vAlign w:val="center"/>
          </w:tcPr>
          <w:p w14:paraId="38B8BC8B" w14:textId="77777777" w:rsidR="00025D99" w:rsidRPr="009351D2" w:rsidRDefault="00025D99" w:rsidP="00163DB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025D99" w:rsidRPr="00E136A4" w14:paraId="080836A7" w14:textId="77777777" w:rsidTr="00163DBE">
        <w:trPr>
          <w:trHeight w:val="278"/>
        </w:trPr>
        <w:tc>
          <w:tcPr>
            <w:tcW w:w="10768" w:type="dxa"/>
            <w:gridSpan w:val="4"/>
            <w:vAlign w:val="center"/>
          </w:tcPr>
          <w:p w14:paraId="262F84D9" w14:textId="77777777" w:rsidR="00025D99" w:rsidRPr="00E136A4" w:rsidRDefault="00025D99" w:rsidP="00163DBE">
            <w:pPr>
              <w:numPr>
                <w:ilvl w:val="0"/>
                <w:numId w:val="14"/>
              </w:numPr>
              <w:ind w:left="360" w:hanging="270"/>
              <w:rPr>
                <w:rFonts w:ascii="Calibri" w:hAnsi="Calibri"/>
                <w:sz w:val="18"/>
                <w:szCs w:val="18"/>
              </w:rPr>
            </w:pPr>
            <w:r>
              <w:rPr>
                <w:rFonts w:ascii="Calibri" w:hAnsi="Calibri"/>
                <w:sz w:val="18"/>
                <w:szCs w:val="18"/>
              </w:rPr>
              <w:t xml:space="preserve">I </w:t>
            </w:r>
            <w:r w:rsidRPr="00E136A4">
              <w:rPr>
                <w:rFonts w:ascii="Calibri" w:hAnsi="Calibri"/>
                <w:sz w:val="18"/>
                <w:szCs w:val="18"/>
              </w:rPr>
              <w:t xml:space="preserve">certify that this Certificate of </w:t>
            </w:r>
            <w:r>
              <w:rPr>
                <w:rFonts w:ascii="Calibri" w:hAnsi="Calibri"/>
                <w:sz w:val="18"/>
                <w:szCs w:val="18"/>
              </w:rPr>
              <w:t xml:space="preserve">Verification </w:t>
            </w:r>
            <w:r w:rsidRPr="00E136A4">
              <w:rPr>
                <w:rFonts w:ascii="Calibri" w:hAnsi="Calibri"/>
                <w:sz w:val="18"/>
                <w:szCs w:val="18"/>
              </w:rPr>
              <w:t>documentation is accurate and complete.</w:t>
            </w:r>
          </w:p>
        </w:tc>
      </w:tr>
      <w:tr w:rsidR="00025D99" w:rsidRPr="0047600B" w14:paraId="61340D20" w14:textId="77777777" w:rsidTr="00163DBE">
        <w:trPr>
          <w:trHeight w:val="360"/>
        </w:trPr>
        <w:tc>
          <w:tcPr>
            <w:tcW w:w="5344" w:type="dxa"/>
          </w:tcPr>
          <w:p w14:paraId="3E255286" w14:textId="77777777" w:rsidR="00025D99" w:rsidRPr="0047600B" w:rsidRDefault="00025D99" w:rsidP="00163DBE">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Name:</w:t>
            </w:r>
          </w:p>
        </w:tc>
        <w:tc>
          <w:tcPr>
            <w:tcW w:w="5424" w:type="dxa"/>
            <w:gridSpan w:val="3"/>
          </w:tcPr>
          <w:p w14:paraId="38DBBED0" w14:textId="77777777" w:rsidR="00025D99" w:rsidRPr="0047600B" w:rsidRDefault="00025D99" w:rsidP="00163DBE">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Signature:</w:t>
            </w:r>
          </w:p>
        </w:tc>
      </w:tr>
      <w:tr w:rsidR="00025D99" w:rsidRPr="0047600B" w14:paraId="6ADA2146" w14:textId="77777777" w:rsidTr="00163DBE">
        <w:trPr>
          <w:trHeight w:val="360"/>
        </w:trPr>
        <w:tc>
          <w:tcPr>
            <w:tcW w:w="5344" w:type="dxa"/>
          </w:tcPr>
          <w:p w14:paraId="24E85D1E" w14:textId="77777777" w:rsidR="00025D99" w:rsidRPr="0047600B" w:rsidRDefault="00025D99" w:rsidP="00163DBE">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424" w:type="dxa"/>
            <w:gridSpan w:val="3"/>
          </w:tcPr>
          <w:p w14:paraId="01490F3C" w14:textId="77777777" w:rsidR="00025D99" w:rsidRPr="0047600B" w:rsidRDefault="00025D99" w:rsidP="00163DBE">
            <w:pPr>
              <w:rPr>
                <w:rFonts w:ascii="Calibri" w:hAnsi="Calibri"/>
                <w:sz w:val="14"/>
                <w:szCs w:val="14"/>
              </w:rPr>
            </w:pPr>
            <w:r w:rsidRPr="0047600B">
              <w:rPr>
                <w:rFonts w:ascii="Calibri" w:hAnsi="Calibri"/>
                <w:sz w:val="14"/>
                <w:szCs w:val="14"/>
              </w:rPr>
              <w:t>Date</w:t>
            </w:r>
            <w:r>
              <w:rPr>
                <w:rFonts w:ascii="Calibri" w:hAnsi="Calibri"/>
                <w:sz w:val="14"/>
                <w:szCs w:val="14"/>
              </w:rPr>
              <w:t xml:space="preserve"> Signed</w:t>
            </w:r>
            <w:r w:rsidRPr="0047600B">
              <w:rPr>
                <w:rFonts w:ascii="Calibri" w:hAnsi="Calibri"/>
                <w:sz w:val="14"/>
                <w:szCs w:val="14"/>
              </w:rPr>
              <w:t>:</w:t>
            </w:r>
          </w:p>
        </w:tc>
      </w:tr>
      <w:tr w:rsidR="00025D99" w:rsidRPr="0047600B" w14:paraId="0446C4F2" w14:textId="77777777" w:rsidTr="00163DBE">
        <w:trPr>
          <w:trHeight w:val="360"/>
        </w:trPr>
        <w:tc>
          <w:tcPr>
            <w:tcW w:w="5344" w:type="dxa"/>
          </w:tcPr>
          <w:p w14:paraId="4D3B6846" w14:textId="77777777" w:rsidR="00025D99" w:rsidRPr="0047600B" w:rsidRDefault="00025D99" w:rsidP="00163DBE">
            <w:pPr>
              <w:rPr>
                <w:rFonts w:ascii="Calibri" w:hAnsi="Calibri"/>
                <w:sz w:val="14"/>
                <w:szCs w:val="14"/>
              </w:rPr>
            </w:pPr>
            <w:r w:rsidRPr="0047600B">
              <w:rPr>
                <w:rFonts w:ascii="Calibri" w:hAnsi="Calibri"/>
                <w:sz w:val="14"/>
                <w:szCs w:val="14"/>
              </w:rPr>
              <w:t>Address:</w:t>
            </w:r>
          </w:p>
        </w:tc>
        <w:tc>
          <w:tcPr>
            <w:tcW w:w="5424" w:type="dxa"/>
            <w:gridSpan w:val="3"/>
          </w:tcPr>
          <w:p w14:paraId="7B1C35BE" w14:textId="77777777" w:rsidR="00025D99" w:rsidRPr="0047600B" w:rsidRDefault="00025D99" w:rsidP="00163DBE">
            <w:pPr>
              <w:rPr>
                <w:rFonts w:ascii="Calibri" w:hAnsi="Calibri"/>
                <w:sz w:val="14"/>
                <w:szCs w:val="14"/>
              </w:rPr>
            </w:pPr>
            <w:r>
              <w:rPr>
                <w:rFonts w:ascii="Calibri" w:hAnsi="Calibri"/>
                <w:sz w:val="14"/>
                <w:szCs w:val="14"/>
              </w:rPr>
              <w:t>CEA/HERS Certification Information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025D99" w:rsidRPr="0047600B" w14:paraId="1707CF83" w14:textId="77777777" w:rsidTr="00163DBE">
        <w:trPr>
          <w:trHeight w:val="360"/>
        </w:trPr>
        <w:tc>
          <w:tcPr>
            <w:tcW w:w="5344" w:type="dxa"/>
          </w:tcPr>
          <w:p w14:paraId="29FE2266" w14:textId="77777777" w:rsidR="00025D99" w:rsidRPr="0047600B" w:rsidRDefault="00025D99" w:rsidP="00163DBE">
            <w:pPr>
              <w:rPr>
                <w:rFonts w:ascii="Calibri" w:hAnsi="Calibri"/>
                <w:sz w:val="14"/>
                <w:szCs w:val="14"/>
              </w:rPr>
            </w:pPr>
            <w:r w:rsidRPr="0047600B">
              <w:rPr>
                <w:rFonts w:ascii="Calibri" w:hAnsi="Calibri"/>
                <w:sz w:val="14"/>
                <w:szCs w:val="14"/>
              </w:rPr>
              <w:t>City/State/Zip:</w:t>
            </w:r>
          </w:p>
        </w:tc>
        <w:tc>
          <w:tcPr>
            <w:tcW w:w="5424" w:type="dxa"/>
            <w:gridSpan w:val="3"/>
          </w:tcPr>
          <w:p w14:paraId="157A7C86" w14:textId="77777777" w:rsidR="00025D99" w:rsidRPr="0047600B" w:rsidRDefault="00025D99" w:rsidP="00163DBE">
            <w:pPr>
              <w:rPr>
                <w:rFonts w:ascii="Calibri" w:hAnsi="Calibri"/>
                <w:sz w:val="14"/>
                <w:szCs w:val="14"/>
              </w:rPr>
            </w:pPr>
            <w:r w:rsidRPr="0047600B">
              <w:rPr>
                <w:rFonts w:ascii="Calibri" w:hAnsi="Calibri"/>
                <w:sz w:val="14"/>
                <w:szCs w:val="14"/>
              </w:rPr>
              <w:t>Phone:</w:t>
            </w:r>
          </w:p>
        </w:tc>
      </w:tr>
      <w:tr w:rsidR="00025D99" w14:paraId="0F660310" w14:textId="77777777" w:rsidTr="00163DBE">
        <w:tblPrEx>
          <w:tblCellMar>
            <w:left w:w="115" w:type="dxa"/>
            <w:right w:w="115" w:type="dxa"/>
          </w:tblCellMar>
        </w:tblPrEx>
        <w:trPr>
          <w:trHeight w:val="296"/>
        </w:trPr>
        <w:tc>
          <w:tcPr>
            <w:tcW w:w="10768" w:type="dxa"/>
            <w:gridSpan w:val="4"/>
            <w:vAlign w:val="center"/>
          </w:tcPr>
          <w:p w14:paraId="21B09C39" w14:textId="77777777" w:rsidR="00025D99" w:rsidRDefault="00025D99" w:rsidP="00163DB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025D99" w:rsidRPr="00BA699E" w14:paraId="076526CF" w14:textId="77777777" w:rsidTr="00163DBE">
        <w:tblPrEx>
          <w:tblCellMar>
            <w:left w:w="115" w:type="dxa"/>
            <w:right w:w="115" w:type="dxa"/>
          </w:tblCellMar>
        </w:tblPrEx>
        <w:trPr>
          <w:trHeight w:val="504"/>
        </w:trPr>
        <w:tc>
          <w:tcPr>
            <w:tcW w:w="10768" w:type="dxa"/>
            <w:gridSpan w:val="4"/>
          </w:tcPr>
          <w:p w14:paraId="579033CF" w14:textId="77777777" w:rsidR="00025D99" w:rsidRPr="00B706BB" w:rsidRDefault="00025D99" w:rsidP="00163DBE">
            <w:pPr>
              <w:pStyle w:val="p2"/>
              <w:keepNext/>
              <w:tabs>
                <w:tab w:val="clear" w:pos="357"/>
              </w:tabs>
              <w:spacing w:line="240" w:lineRule="auto"/>
              <w:ind w:left="0" w:right="90" w:firstLine="0"/>
              <w:rPr>
                <w:rFonts w:ascii="Calibri" w:hAnsi="Calibri"/>
                <w:sz w:val="18"/>
                <w:szCs w:val="18"/>
              </w:rPr>
            </w:pPr>
            <w:r w:rsidRPr="00B706BB">
              <w:rPr>
                <w:rFonts w:ascii="Calibri" w:hAnsi="Calibri"/>
                <w:sz w:val="18"/>
                <w:szCs w:val="18"/>
              </w:rPr>
              <w:t xml:space="preserve">I certify the following under penalty of perjury, under the laws of the State of California: </w:t>
            </w:r>
          </w:p>
          <w:p w14:paraId="5220727A" w14:textId="77777777" w:rsidR="00025D99" w:rsidRPr="00B706BB" w:rsidRDefault="00025D99" w:rsidP="00025D99">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 xml:space="preserve">The </w:t>
            </w:r>
            <w:r w:rsidRPr="008E6C57">
              <w:rPr>
                <w:rFonts w:ascii="Calibri" w:hAnsi="Calibri"/>
                <w:sz w:val="18"/>
                <w:szCs w:val="18"/>
              </w:rPr>
              <w:t xml:space="preserve">information provided on this </w:t>
            </w:r>
            <w:r>
              <w:rPr>
                <w:rFonts w:ascii="Calibri" w:hAnsi="Calibri"/>
                <w:sz w:val="18"/>
                <w:szCs w:val="18"/>
              </w:rPr>
              <w:t>Certificate of Verification</w:t>
            </w:r>
            <w:r w:rsidRPr="008E6C57">
              <w:rPr>
                <w:rFonts w:ascii="Calibri" w:hAnsi="Calibri"/>
                <w:sz w:val="18"/>
                <w:szCs w:val="18"/>
              </w:rPr>
              <w:t xml:space="preserve"> is true and correct.</w:t>
            </w:r>
          </w:p>
          <w:p w14:paraId="41D489D6" w14:textId="77777777" w:rsidR="00025D99" w:rsidRPr="00907289" w:rsidRDefault="00025D99" w:rsidP="00025D99">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I am the certified HERS R</w:t>
            </w:r>
            <w:r w:rsidRPr="00907289">
              <w:rPr>
                <w:rFonts w:ascii="Calibri" w:hAnsi="Calibri"/>
                <w:sz w:val="18"/>
                <w:szCs w:val="18"/>
              </w:rPr>
              <w:t xml:space="preserve">ater who performed the verification </w:t>
            </w:r>
            <w:r>
              <w:rPr>
                <w:rFonts w:ascii="Calibri" w:hAnsi="Calibri"/>
                <w:sz w:val="18"/>
                <w:szCs w:val="18"/>
              </w:rPr>
              <w:t>identified and reported on this C</w:t>
            </w:r>
            <w:r w:rsidRPr="00907289">
              <w:rPr>
                <w:rFonts w:ascii="Calibri" w:hAnsi="Calibri"/>
                <w:sz w:val="18"/>
                <w:szCs w:val="18"/>
              </w:rPr>
              <w:t>ertificate</w:t>
            </w:r>
            <w:r>
              <w:rPr>
                <w:rFonts w:ascii="Calibri" w:hAnsi="Calibri"/>
                <w:sz w:val="18"/>
                <w:szCs w:val="18"/>
              </w:rPr>
              <w:t xml:space="preserve"> of Verification (responsible rater)</w:t>
            </w:r>
            <w:r w:rsidRPr="00907289">
              <w:rPr>
                <w:rFonts w:ascii="Calibri" w:hAnsi="Calibri"/>
                <w:sz w:val="18"/>
                <w:szCs w:val="18"/>
              </w:rPr>
              <w:t>.</w:t>
            </w:r>
          </w:p>
          <w:p w14:paraId="11B8B694" w14:textId="77777777" w:rsidR="00025D99" w:rsidRDefault="00025D99" w:rsidP="00025D99">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 xml:space="preserve">The </w:t>
            </w:r>
            <w:r w:rsidRPr="00B706BB">
              <w:rPr>
                <w:rFonts w:ascii="Calibri" w:hAnsi="Calibri"/>
                <w:sz w:val="18"/>
                <w:szCs w:val="18"/>
              </w:rPr>
              <w:t>installed features, materials, components, manufactured devices, or system performance diagnostic results that require HERS verification</w:t>
            </w:r>
            <w:r>
              <w:rPr>
                <w:rFonts w:ascii="Calibri" w:hAnsi="Calibri"/>
                <w:sz w:val="18"/>
                <w:szCs w:val="18"/>
              </w:rPr>
              <w:t xml:space="preserve"> identified on this Certificate of Verification comply</w:t>
            </w:r>
            <w:r w:rsidRPr="00907289">
              <w:rPr>
                <w:rFonts w:ascii="Calibri" w:hAnsi="Calibri"/>
                <w:sz w:val="18"/>
                <w:szCs w:val="18"/>
              </w:rPr>
              <w:t xml:space="preserve"> with the applicable requirements in Reference Appendices </w:t>
            </w:r>
            <w:r w:rsidRPr="00057A11">
              <w:rPr>
                <w:rFonts w:ascii="Calibri" w:hAnsi="Calibri"/>
                <w:sz w:val="18"/>
                <w:szCs w:val="18"/>
              </w:rPr>
              <w:t>RA2</w:t>
            </w:r>
            <w:r>
              <w:rPr>
                <w:rFonts w:ascii="Calibri" w:hAnsi="Calibri"/>
                <w:sz w:val="18"/>
                <w:szCs w:val="18"/>
              </w:rPr>
              <w:t>,</w:t>
            </w:r>
            <w:r w:rsidRPr="00907289">
              <w:rPr>
                <w:rFonts w:ascii="Calibri" w:hAnsi="Calibri"/>
                <w:sz w:val="18"/>
                <w:szCs w:val="18"/>
              </w:rPr>
              <w:t xml:space="preserve"> </w:t>
            </w:r>
            <w:r w:rsidRPr="00057A11">
              <w:rPr>
                <w:rFonts w:ascii="Calibri" w:hAnsi="Calibri"/>
                <w:sz w:val="18"/>
                <w:szCs w:val="18"/>
              </w:rPr>
              <w:t>RA3</w:t>
            </w:r>
            <w:r>
              <w:rPr>
                <w:rFonts w:ascii="Calibri" w:hAnsi="Calibri"/>
                <w:sz w:val="18"/>
                <w:szCs w:val="18"/>
              </w:rPr>
              <w:t xml:space="preserve">, and </w:t>
            </w:r>
            <w:r w:rsidRPr="00907289">
              <w:rPr>
                <w:rFonts w:ascii="Calibri" w:hAnsi="Calibri"/>
                <w:sz w:val="18"/>
                <w:szCs w:val="18"/>
              </w:rPr>
              <w:t xml:space="preserve">the </w:t>
            </w:r>
            <w:r>
              <w:rPr>
                <w:rFonts w:ascii="Calibri" w:hAnsi="Calibri"/>
                <w:sz w:val="18"/>
                <w:szCs w:val="18"/>
              </w:rPr>
              <w:t xml:space="preserve">requirements specified on the </w:t>
            </w:r>
            <w:r w:rsidRPr="00907289">
              <w:rPr>
                <w:rFonts w:ascii="Calibri" w:hAnsi="Calibri"/>
                <w:sz w:val="18"/>
                <w:szCs w:val="18"/>
              </w:rPr>
              <w:t>Certifica</w:t>
            </w:r>
            <w:r>
              <w:rPr>
                <w:rFonts w:ascii="Calibri" w:hAnsi="Calibri"/>
                <w:sz w:val="18"/>
                <w:szCs w:val="18"/>
              </w:rPr>
              <w:t>te of Compliance</w:t>
            </w:r>
            <w:r w:rsidRPr="00907289">
              <w:rPr>
                <w:rFonts w:ascii="Calibri" w:hAnsi="Calibri"/>
                <w:sz w:val="18"/>
                <w:szCs w:val="18"/>
              </w:rPr>
              <w:t xml:space="preserve"> </w:t>
            </w:r>
            <w:r>
              <w:rPr>
                <w:rFonts w:ascii="Calibri" w:hAnsi="Calibri"/>
                <w:sz w:val="18"/>
                <w:szCs w:val="18"/>
              </w:rPr>
              <w:t xml:space="preserve">for the building </w:t>
            </w:r>
            <w:r w:rsidRPr="00907289">
              <w:rPr>
                <w:rFonts w:ascii="Calibri" w:hAnsi="Calibri"/>
                <w:sz w:val="18"/>
                <w:szCs w:val="18"/>
              </w:rPr>
              <w:t>appro</w:t>
            </w:r>
            <w:r>
              <w:rPr>
                <w:rFonts w:ascii="Calibri" w:hAnsi="Calibri"/>
                <w:sz w:val="18"/>
                <w:szCs w:val="18"/>
              </w:rPr>
              <w:t>ved by the enforcement agency.</w:t>
            </w:r>
          </w:p>
          <w:p w14:paraId="76410B74" w14:textId="517E696E" w:rsidR="00025D99" w:rsidRDefault="00025D99" w:rsidP="00025D99">
            <w:pPr>
              <w:pStyle w:val="p2"/>
              <w:keepNext/>
              <w:numPr>
                <w:ilvl w:val="0"/>
                <w:numId w:val="27"/>
              </w:numPr>
              <w:tabs>
                <w:tab w:val="clear" w:pos="357"/>
              </w:tabs>
              <w:spacing w:line="240" w:lineRule="auto"/>
              <w:ind w:right="90"/>
              <w:rPr>
                <w:rFonts w:ascii="Calibri" w:hAnsi="Calibri"/>
                <w:sz w:val="18"/>
                <w:szCs w:val="18"/>
              </w:rPr>
            </w:pPr>
            <w:r>
              <w:rPr>
                <w:rFonts w:ascii="Calibri" w:hAnsi="Calibri"/>
                <w:sz w:val="18"/>
                <w:szCs w:val="18"/>
              </w:rPr>
              <w:t xml:space="preserve"> The </w:t>
            </w:r>
            <w:r w:rsidRPr="00907289">
              <w:rPr>
                <w:rFonts w:ascii="Calibri" w:hAnsi="Calibri"/>
                <w:sz w:val="18"/>
                <w:szCs w:val="18"/>
              </w:rPr>
              <w:t xml:space="preserve">information reported on applicable sections of </w:t>
            </w:r>
            <w:r>
              <w:rPr>
                <w:rFonts w:ascii="Calibri" w:hAnsi="Calibri"/>
                <w:sz w:val="18"/>
                <w:szCs w:val="18"/>
              </w:rPr>
              <w:t>the</w:t>
            </w:r>
            <w:r w:rsidRPr="00BA699E">
              <w:rPr>
                <w:rFonts w:ascii="Calibri" w:hAnsi="Calibri"/>
                <w:sz w:val="18"/>
                <w:szCs w:val="18"/>
              </w:rPr>
              <w:t xml:space="preserve"> Certificate(s) of Installation </w:t>
            </w:r>
            <w:r>
              <w:rPr>
                <w:rFonts w:ascii="Calibri" w:hAnsi="Calibri"/>
                <w:sz w:val="18"/>
                <w:szCs w:val="18"/>
              </w:rPr>
              <w:t>(</w:t>
            </w:r>
            <w:del w:id="0" w:author="Alhabibi, Haider@Energy" w:date="2022-02-22T15:29:00Z">
              <w:r w:rsidDel="00B876FD">
                <w:rPr>
                  <w:rFonts w:ascii="Calibri" w:hAnsi="Calibri"/>
                  <w:sz w:val="18"/>
                  <w:szCs w:val="18"/>
                </w:rPr>
                <w:delText>CF2R</w:delText>
              </w:r>
            </w:del>
            <w:ins w:id="1" w:author="Alhabibi, Haider@Energy" w:date="2022-02-22T15:29:00Z">
              <w:r w:rsidR="00B876FD">
                <w:rPr>
                  <w:rFonts w:ascii="Calibri" w:hAnsi="Calibri"/>
                  <w:sz w:val="18"/>
                  <w:szCs w:val="18"/>
                </w:rPr>
                <w:t>LMCI</w:t>
              </w:r>
            </w:ins>
            <w:r>
              <w:rPr>
                <w:rFonts w:ascii="Calibri" w:hAnsi="Calibri"/>
                <w:sz w:val="18"/>
                <w:szCs w:val="18"/>
              </w:rPr>
              <w:t xml:space="preserve">) </w:t>
            </w:r>
            <w:r w:rsidRPr="00BA699E">
              <w:rPr>
                <w:rFonts w:ascii="Calibri" w:hAnsi="Calibri"/>
                <w:sz w:val="18"/>
                <w:szCs w:val="18"/>
              </w:rPr>
              <w:t>signed and submitted by the person(s) responsible for the construction or installation</w:t>
            </w:r>
            <w:r w:rsidRPr="00907289">
              <w:rPr>
                <w:rFonts w:ascii="Calibri" w:hAnsi="Calibri"/>
                <w:sz w:val="18"/>
                <w:szCs w:val="18"/>
              </w:rPr>
              <w:t xml:space="preserve"> conforms to the requirements specified on the Certificate(s) of Compliance (</w:t>
            </w:r>
            <w:del w:id="2" w:author="Alhabibi, Haider@Energy" w:date="2022-02-22T15:29:00Z">
              <w:r w:rsidDel="00B876FD">
                <w:rPr>
                  <w:rFonts w:ascii="Calibri" w:hAnsi="Calibri"/>
                  <w:sz w:val="18"/>
                  <w:szCs w:val="18"/>
                </w:rPr>
                <w:delText>CF1R</w:delText>
              </w:r>
            </w:del>
            <w:ins w:id="3" w:author="Alhabibi, Haider@Energy" w:date="2022-02-22T15:29:00Z">
              <w:r w:rsidR="00B876FD">
                <w:rPr>
                  <w:rFonts w:ascii="Calibri" w:hAnsi="Calibri"/>
                  <w:sz w:val="18"/>
                  <w:szCs w:val="18"/>
                </w:rPr>
                <w:t>LMCC</w:t>
              </w:r>
            </w:ins>
            <w:r w:rsidRPr="00907289">
              <w:rPr>
                <w:rFonts w:ascii="Calibri" w:hAnsi="Calibri"/>
                <w:sz w:val="18"/>
                <w:szCs w:val="18"/>
              </w:rPr>
              <w:t>) approved by the enforcement agency.</w:t>
            </w:r>
          </w:p>
          <w:p w14:paraId="38614A1E" w14:textId="77777777" w:rsidR="00025D99" w:rsidRPr="00BA699E" w:rsidRDefault="00025D99" w:rsidP="00025D99">
            <w:pPr>
              <w:pStyle w:val="p2"/>
              <w:keepNext/>
              <w:numPr>
                <w:ilvl w:val="0"/>
                <w:numId w:val="27"/>
              </w:numPr>
              <w:tabs>
                <w:tab w:val="clear" w:pos="357"/>
              </w:tabs>
              <w:spacing w:line="240" w:lineRule="auto"/>
              <w:ind w:right="90"/>
              <w:rPr>
                <w:rFonts w:ascii="Calibri" w:hAnsi="Calibri"/>
                <w:sz w:val="18"/>
                <w:szCs w:val="18"/>
              </w:rPr>
            </w:pPr>
            <w:r w:rsidRPr="00760262">
              <w:rPr>
                <w:rFonts w:ascii="Calibri" w:hAnsi="Calibri"/>
                <w:sz w:val="18"/>
                <w:szCs w:val="18"/>
              </w:rPr>
              <w:t xml:space="preserve">I will ensure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shall be posted, or made available with the building permit(s) issued for the building, and made available to the enforcement agency f</w:t>
            </w:r>
            <w:r>
              <w:rPr>
                <w:rFonts w:ascii="Calibri" w:hAnsi="Calibri"/>
                <w:sz w:val="18"/>
                <w:szCs w:val="18"/>
              </w:rPr>
              <w:t xml:space="preserve">or all applicable inspections. </w:t>
            </w:r>
            <w:r w:rsidRPr="00760262">
              <w:rPr>
                <w:rFonts w:ascii="Calibri" w:hAnsi="Calibri"/>
                <w:sz w:val="18"/>
                <w:szCs w:val="18"/>
              </w:rPr>
              <w:t xml:space="preserve">I understand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is required to be included with the documentation the builder provides to the building owner at occupancy.</w:t>
            </w:r>
            <w:r w:rsidRPr="008E6C57">
              <w:rPr>
                <w:rFonts w:ascii="Calibri" w:hAnsi="Calibri"/>
                <w:sz w:val="18"/>
                <w:szCs w:val="18"/>
              </w:rPr>
              <w:t xml:space="preserve">  </w:t>
            </w:r>
          </w:p>
        </w:tc>
      </w:tr>
      <w:tr w:rsidR="00025D99" w:rsidRPr="00026C7B" w14:paraId="4F862D5A" w14:textId="77777777" w:rsidTr="00163DBE">
        <w:tblPrEx>
          <w:tblCellMar>
            <w:left w:w="115" w:type="dxa"/>
            <w:right w:w="115" w:type="dxa"/>
          </w:tblCellMar>
        </w:tblPrEx>
        <w:trPr>
          <w:trHeight w:val="278"/>
        </w:trPr>
        <w:tc>
          <w:tcPr>
            <w:tcW w:w="10768" w:type="dxa"/>
            <w:gridSpan w:val="4"/>
            <w:vAlign w:val="center"/>
          </w:tcPr>
          <w:p w14:paraId="4E8E98BB" w14:textId="77777777" w:rsidR="00025D99" w:rsidRPr="00026C7B" w:rsidRDefault="00025D99" w:rsidP="00163DB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026C7B">
              <w:rPr>
                <w:rFonts w:ascii="Calibri" w:hAnsi="Calibri" w:cs="Arial"/>
                <w:b/>
                <w:caps/>
                <w:sz w:val="18"/>
                <w:szCs w:val="18"/>
              </w:rPr>
              <w:t>BUILDER OR INSTALLER INFORMATION AS SHOWN ON THE CERTIFICATE</w:t>
            </w:r>
            <w:r>
              <w:rPr>
                <w:rFonts w:ascii="Calibri" w:hAnsi="Calibri" w:cs="Arial"/>
                <w:b/>
                <w:caps/>
                <w:sz w:val="18"/>
                <w:szCs w:val="18"/>
              </w:rPr>
              <w:t xml:space="preserve"> OF INSTALLATION</w:t>
            </w:r>
          </w:p>
        </w:tc>
      </w:tr>
      <w:tr w:rsidR="00025D99" w:rsidRPr="008223A4" w14:paraId="6F9B85D8" w14:textId="77777777" w:rsidTr="00163DBE">
        <w:tblPrEx>
          <w:tblCellMar>
            <w:left w:w="115" w:type="dxa"/>
            <w:right w:w="115" w:type="dxa"/>
          </w:tblCellMar>
        </w:tblPrEx>
        <w:trPr>
          <w:trHeight w:hRule="exact" w:val="360"/>
        </w:trPr>
        <w:tc>
          <w:tcPr>
            <w:tcW w:w="10768" w:type="dxa"/>
            <w:gridSpan w:val="4"/>
            <w:vAlign w:val="center"/>
          </w:tcPr>
          <w:p w14:paraId="6986B35A" w14:textId="77777777" w:rsidR="00025D99" w:rsidRPr="008223A4" w:rsidRDefault="00025D99" w:rsidP="00163DB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Company N</w:t>
            </w:r>
            <w:r>
              <w:rPr>
                <w:rFonts w:ascii="Calibri" w:hAnsi="Calibri"/>
                <w:sz w:val="14"/>
                <w:szCs w:val="14"/>
              </w:rPr>
              <w:t>ame (Installing Subcontractor,</w:t>
            </w:r>
            <w:r w:rsidRPr="008223A4">
              <w:rPr>
                <w:rFonts w:ascii="Calibri" w:hAnsi="Calibri"/>
                <w:sz w:val="14"/>
                <w:szCs w:val="14"/>
              </w:rPr>
              <w:t xml:space="preserve"> General Contractor</w:t>
            </w:r>
            <w:r>
              <w:rPr>
                <w:rFonts w:ascii="Calibri" w:hAnsi="Calibri"/>
                <w:sz w:val="14"/>
                <w:szCs w:val="14"/>
              </w:rPr>
              <w:t>,</w:t>
            </w:r>
            <w:r w:rsidRPr="008223A4">
              <w:rPr>
                <w:rFonts w:ascii="Calibri" w:hAnsi="Calibri"/>
                <w:sz w:val="14"/>
                <w:szCs w:val="14"/>
              </w:rPr>
              <w:t xml:space="preserve"> or Builder/Owner):</w:t>
            </w:r>
          </w:p>
        </w:tc>
      </w:tr>
      <w:tr w:rsidR="00025D99" w:rsidRPr="008223A4" w14:paraId="5794A45D" w14:textId="77777777" w:rsidTr="00163DBE">
        <w:tblPrEx>
          <w:tblCellMar>
            <w:left w:w="115" w:type="dxa"/>
            <w:right w:w="115" w:type="dxa"/>
          </w:tblCellMar>
        </w:tblPrEx>
        <w:trPr>
          <w:trHeight w:hRule="exact" w:val="360"/>
        </w:trPr>
        <w:tc>
          <w:tcPr>
            <w:tcW w:w="5384" w:type="dxa"/>
            <w:gridSpan w:val="2"/>
          </w:tcPr>
          <w:p w14:paraId="3C6A9CDD" w14:textId="77777777" w:rsidR="00025D99" w:rsidRPr="008223A4" w:rsidRDefault="00025D99" w:rsidP="00163DB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 xml:space="preserve">Responsible </w:t>
            </w:r>
            <w:r>
              <w:rPr>
                <w:rFonts w:ascii="Calibri" w:hAnsi="Calibri"/>
                <w:sz w:val="14"/>
                <w:szCs w:val="14"/>
              </w:rPr>
              <w:t>Builder or Installer</w:t>
            </w:r>
            <w:r w:rsidRPr="008223A4">
              <w:rPr>
                <w:rFonts w:ascii="Calibri" w:hAnsi="Calibri"/>
                <w:sz w:val="14"/>
                <w:szCs w:val="14"/>
              </w:rPr>
              <w:t xml:space="preserve"> Name:</w:t>
            </w:r>
          </w:p>
        </w:tc>
        <w:tc>
          <w:tcPr>
            <w:tcW w:w="5384" w:type="dxa"/>
            <w:gridSpan w:val="2"/>
          </w:tcPr>
          <w:p w14:paraId="6110AB9E" w14:textId="77777777" w:rsidR="00025D99" w:rsidRPr="008223A4" w:rsidRDefault="00025D99" w:rsidP="00163DB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8223A4">
              <w:rPr>
                <w:rFonts w:ascii="Calibri" w:hAnsi="Calibri"/>
                <w:sz w:val="14"/>
                <w:szCs w:val="14"/>
              </w:rPr>
              <w:t>CSLB License:</w:t>
            </w:r>
          </w:p>
        </w:tc>
      </w:tr>
      <w:tr w:rsidR="00025D99" w:rsidRPr="001B6B55" w14:paraId="4BE8C480" w14:textId="77777777" w:rsidTr="00163DBE">
        <w:tblPrEx>
          <w:tblCellMar>
            <w:left w:w="108" w:type="dxa"/>
            <w:right w:w="108" w:type="dxa"/>
          </w:tblCellMar>
        </w:tblPrEx>
        <w:trPr>
          <w:trHeight w:hRule="exact" w:val="288"/>
        </w:trPr>
        <w:tc>
          <w:tcPr>
            <w:tcW w:w="10768" w:type="dxa"/>
            <w:gridSpan w:val="4"/>
            <w:vAlign w:val="center"/>
          </w:tcPr>
          <w:p w14:paraId="7C726710" w14:textId="77777777" w:rsidR="00025D99" w:rsidRPr="001B6B55" w:rsidRDefault="00025D99" w:rsidP="00163DB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PROVIDER DATA REGISTRY INFORMATION</w:t>
            </w:r>
          </w:p>
        </w:tc>
      </w:tr>
      <w:tr w:rsidR="00025D99" w:rsidRPr="008223A4" w14:paraId="04881ED2" w14:textId="77777777" w:rsidTr="00163DBE">
        <w:tblPrEx>
          <w:tblCellMar>
            <w:left w:w="108" w:type="dxa"/>
            <w:right w:w="108" w:type="dxa"/>
          </w:tblCellMar>
        </w:tblPrEx>
        <w:trPr>
          <w:trHeight w:hRule="exact" w:val="360"/>
        </w:trPr>
        <w:tc>
          <w:tcPr>
            <w:tcW w:w="5391" w:type="dxa"/>
            <w:gridSpan w:val="3"/>
          </w:tcPr>
          <w:p w14:paraId="3BC74DB9" w14:textId="77777777" w:rsidR="00025D99" w:rsidRPr="008223A4" w:rsidRDefault="00025D99" w:rsidP="00163DB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Pr>
                <w:rFonts w:ascii="Calibri" w:hAnsi="Calibri"/>
                <w:sz w:val="14"/>
                <w:szCs w:val="14"/>
              </w:rPr>
              <w:t>Sample Group Number</w:t>
            </w:r>
            <w:r w:rsidRPr="008223A4">
              <w:rPr>
                <w:rFonts w:ascii="Calibri" w:hAnsi="Calibri"/>
                <w:sz w:val="14"/>
                <w:szCs w:val="14"/>
              </w:rPr>
              <w:t xml:space="preserve"> (if applicable):</w:t>
            </w:r>
          </w:p>
        </w:tc>
        <w:tc>
          <w:tcPr>
            <w:tcW w:w="5377" w:type="dxa"/>
          </w:tcPr>
          <w:p w14:paraId="67FD8946" w14:textId="77777777" w:rsidR="00025D99" w:rsidRPr="008223A4" w:rsidRDefault="00025D99" w:rsidP="00163DB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637A7">
              <w:rPr>
                <w:rFonts w:ascii="Calibri" w:hAnsi="Calibri"/>
                <w:sz w:val="14"/>
                <w:szCs w:val="14"/>
              </w:rPr>
              <w:t>Dwelling Test Status in Sample Group (if applicable)</w:t>
            </w:r>
          </w:p>
        </w:tc>
      </w:tr>
      <w:tr w:rsidR="00025D99" w:rsidRPr="001B6B55" w14:paraId="7766C054" w14:textId="77777777" w:rsidTr="00163DBE">
        <w:tblPrEx>
          <w:tblCellMar>
            <w:left w:w="108" w:type="dxa"/>
            <w:right w:w="108" w:type="dxa"/>
          </w:tblCellMar>
        </w:tblPrEx>
        <w:trPr>
          <w:trHeight w:val="288"/>
        </w:trPr>
        <w:tc>
          <w:tcPr>
            <w:tcW w:w="10768" w:type="dxa"/>
            <w:gridSpan w:val="4"/>
            <w:vAlign w:val="center"/>
          </w:tcPr>
          <w:p w14:paraId="75131057" w14:textId="77777777" w:rsidR="00025D99" w:rsidRPr="001B6B55" w:rsidRDefault="00025D99" w:rsidP="00163DB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RATER INFORMATION</w:t>
            </w:r>
          </w:p>
        </w:tc>
      </w:tr>
      <w:tr w:rsidR="00025D99" w:rsidRPr="008223A4" w14:paraId="1B52A086" w14:textId="77777777" w:rsidTr="00163DBE">
        <w:tblPrEx>
          <w:tblCellMar>
            <w:left w:w="108" w:type="dxa"/>
            <w:right w:w="108" w:type="dxa"/>
          </w:tblCellMar>
        </w:tblPrEx>
        <w:trPr>
          <w:trHeight w:hRule="exact" w:val="360"/>
        </w:trPr>
        <w:tc>
          <w:tcPr>
            <w:tcW w:w="10768" w:type="dxa"/>
            <w:gridSpan w:val="4"/>
          </w:tcPr>
          <w:p w14:paraId="3BED57EB" w14:textId="77777777" w:rsidR="00025D99" w:rsidRPr="008223A4" w:rsidRDefault="00025D99" w:rsidP="00163DB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HERS Rater Company Name:</w:t>
            </w:r>
          </w:p>
        </w:tc>
      </w:tr>
      <w:tr w:rsidR="00025D99" w:rsidRPr="008223A4" w14:paraId="6B55E905" w14:textId="77777777" w:rsidTr="00163DBE">
        <w:tblPrEx>
          <w:tblCellMar>
            <w:left w:w="108" w:type="dxa"/>
            <w:right w:w="108" w:type="dxa"/>
          </w:tblCellMar>
        </w:tblPrEx>
        <w:trPr>
          <w:trHeight w:hRule="exact" w:val="360"/>
        </w:trPr>
        <w:tc>
          <w:tcPr>
            <w:tcW w:w="5391" w:type="dxa"/>
            <w:gridSpan w:val="3"/>
          </w:tcPr>
          <w:p w14:paraId="4BE4F977" w14:textId="77777777" w:rsidR="00025D99" w:rsidRPr="008223A4" w:rsidRDefault="00025D99" w:rsidP="00163DB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 xml:space="preserve">Responsible </w:t>
            </w:r>
            <w:r>
              <w:rPr>
                <w:rFonts w:ascii="Calibri" w:hAnsi="Calibri"/>
                <w:sz w:val="14"/>
                <w:szCs w:val="14"/>
              </w:rPr>
              <w:t>Rater</w:t>
            </w:r>
            <w:r w:rsidRPr="008223A4">
              <w:rPr>
                <w:rFonts w:ascii="Calibri" w:hAnsi="Calibri"/>
                <w:sz w:val="14"/>
                <w:szCs w:val="14"/>
              </w:rPr>
              <w:t xml:space="preserve"> Name:</w:t>
            </w:r>
          </w:p>
        </w:tc>
        <w:tc>
          <w:tcPr>
            <w:tcW w:w="5377" w:type="dxa"/>
          </w:tcPr>
          <w:p w14:paraId="2A431A55" w14:textId="77777777" w:rsidR="00025D99" w:rsidRPr="008223A4" w:rsidRDefault="00025D99" w:rsidP="00163DB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Responsible Rater Signature:</w:t>
            </w:r>
          </w:p>
        </w:tc>
      </w:tr>
      <w:tr w:rsidR="00025D99" w:rsidRPr="008223A4" w14:paraId="023D814C" w14:textId="77777777" w:rsidTr="00163DBE">
        <w:tblPrEx>
          <w:tblCellMar>
            <w:left w:w="108" w:type="dxa"/>
            <w:right w:w="108" w:type="dxa"/>
          </w:tblCellMar>
        </w:tblPrEx>
        <w:trPr>
          <w:trHeight w:hRule="exact" w:val="360"/>
        </w:trPr>
        <w:tc>
          <w:tcPr>
            <w:tcW w:w="5391" w:type="dxa"/>
            <w:gridSpan w:val="3"/>
          </w:tcPr>
          <w:p w14:paraId="59D96338" w14:textId="77777777" w:rsidR="00025D99" w:rsidRPr="008223A4" w:rsidRDefault="00025D99" w:rsidP="00163DB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Rater</w:t>
            </w:r>
            <w:r w:rsidRPr="008223A4">
              <w:rPr>
                <w:rFonts w:ascii="Calibri" w:hAnsi="Calibri"/>
                <w:sz w:val="14"/>
                <w:szCs w:val="14"/>
              </w:rPr>
              <w:t xml:space="preserve"> Certification Number w/ this HERS Provider</w:t>
            </w:r>
            <w:r>
              <w:rPr>
                <w:rFonts w:ascii="Calibri" w:hAnsi="Calibri"/>
                <w:sz w:val="14"/>
                <w:szCs w:val="14"/>
              </w:rPr>
              <w:t>:</w:t>
            </w:r>
          </w:p>
        </w:tc>
        <w:tc>
          <w:tcPr>
            <w:tcW w:w="5377" w:type="dxa"/>
          </w:tcPr>
          <w:p w14:paraId="03C045AC" w14:textId="77777777" w:rsidR="00025D99" w:rsidRPr="008223A4" w:rsidRDefault="00025D99" w:rsidP="00163DB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Date Signed:</w:t>
            </w:r>
          </w:p>
        </w:tc>
      </w:tr>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270A3D9A" w:rsidR="00EA01F0" w:rsidRPr="002F4374" w:rsidRDefault="009B5C14" w:rsidP="009B5C14">
      <w:pPr>
        <w:jc w:val="center"/>
        <w:rPr>
          <w:rFonts w:ascii="Calibri" w:hAnsi="Calibri"/>
          <w:b/>
          <w:szCs w:val="18"/>
        </w:rPr>
      </w:pPr>
      <w:del w:id="17" w:author="Alhabibi, Haider@Energy" w:date="2022-02-22T15:29:00Z">
        <w:r w:rsidRPr="002F4374" w:rsidDel="00B876FD">
          <w:rPr>
            <w:rFonts w:ascii="Calibri" w:hAnsi="Calibri"/>
            <w:b/>
            <w:szCs w:val="18"/>
          </w:rPr>
          <w:lastRenderedPageBreak/>
          <w:delText>CF</w:delText>
        </w:r>
        <w:r w:rsidR="00025D99" w:rsidDel="00B876FD">
          <w:rPr>
            <w:rFonts w:ascii="Calibri" w:hAnsi="Calibri"/>
            <w:b/>
            <w:szCs w:val="18"/>
          </w:rPr>
          <w:delText>3</w:delText>
        </w:r>
        <w:r w:rsidRPr="002F4374" w:rsidDel="00B876FD">
          <w:rPr>
            <w:rFonts w:ascii="Calibri" w:hAnsi="Calibri"/>
            <w:b/>
            <w:szCs w:val="18"/>
          </w:rPr>
          <w:delText>R</w:delText>
        </w:r>
      </w:del>
      <w:ins w:id="18" w:author="Alhabibi, Haider@Energy" w:date="2022-02-22T15:29:00Z">
        <w:r w:rsidR="00B876FD">
          <w:rPr>
            <w:rFonts w:ascii="Calibri" w:hAnsi="Calibri"/>
            <w:b/>
            <w:szCs w:val="18"/>
          </w:rPr>
          <w:t>LMCV</w:t>
        </w:r>
      </w:ins>
      <w:r w:rsidRPr="002F4374">
        <w:rPr>
          <w:rFonts w:ascii="Calibri" w:hAnsi="Calibri"/>
          <w:b/>
          <w:szCs w:val="18"/>
        </w:rPr>
        <w:t>-</w:t>
      </w:r>
      <w:r w:rsidR="003F17B6">
        <w:rPr>
          <w:rFonts w:ascii="Calibri" w:hAnsi="Calibri"/>
          <w:b/>
          <w:szCs w:val="18"/>
        </w:rPr>
        <w:t>MCH</w:t>
      </w:r>
      <w:r w:rsidRPr="002F4374">
        <w:rPr>
          <w:rFonts w:ascii="Calibri" w:hAnsi="Calibri"/>
          <w:b/>
          <w:szCs w:val="18"/>
        </w:rPr>
        <w:t>-2</w:t>
      </w:r>
      <w:r w:rsidR="003F17B6">
        <w:rPr>
          <w:rFonts w:ascii="Calibri" w:hAnsi="Calibri"/>
          <w:b/>
          <w:szCs w:val="18"/>
        </w:rPr>
        <w:t>4</w:t>
      </w:r>
      <w:r w:rsidR="005C2E5B">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68CF840F"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2ACH</w:t>
      </w:r>
      <w:r w:rsidRPr="00C8786E">
        <w:rPr>
          <w:rFonts w:ascii="Calibri" w:hAnsi="Calibri"/>
          <w:sz w:val="18"/>
          <w:szCs w:val="18"/>
          <w:vertAlign w:val="subscript"/>
        </w:rPr>
        <w:t>50</w:t>
      </w:r>
      <w:r>
        <w:rPr>
          <w:rFonts w:ascii="Calibri" w:hAnsi="Calibri"/>
          <w:sz w:val="18"/>
          <w:szCs w:val="18"/>
        </w:rPr>
        <w:t xml:space="preserve"> value is required.</w:t>
      </w:r>
    </w:p>
    <w:p w14:paraId="7C0A1C3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2AE8A7D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displays the 2ACH</w:t>
      </w:r>
      <w:r w:rsidRPr="00C8786E">
        <w:rPr>
          <w:rFonts w:ascii="Calibri" w:hAnsi="Calibri"/>
          <w:sz w:val="18"/>
          <w:szCs w:val="18"/>
          <w:vertAlign w:val="subscript"/>
        </w:rPr>
        <w:t>50</w:t>
      </w:r>
      <w:r>
        <w:rPr>
          <w:rFonts w:ascii="Calibri" w:hAnsi="Calibri"/>
          <w:sz w:val="18"/>
          <w:szCs w:val="18"/>
        </w:rPr>
        <w:t xml:space="preserve"> default enclosure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0171B683"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027380EE" w14:textId="478F2B5F" w:rsidR="00CE232A" w:rsidRPr="00CE232A" w:rsidRDefault="00CE232A" w:rsidP="00CE232A">
      <w:pPr>
        <w:pStyle w:val="ListParagraph"/>
        <w:numPr>
          <w:ilvl w:val="0"/>
          <w:numId w:val="15"/>
        </w:numPr>
        <w:rPr>
          <w:rFonts w:ascii="Calibri" w:hAnsi="Calibri"/>
          <w:sz w:val="18"/>
          <w:szCs w:val="18"/>
        </w:rPr>
      </w:pPr>
      <w:r w:rsidRPr="00CE232A">
        <w:rPr>
          <w:rFonts w:ascii="Calibri" w:hAnsi="Calibri"/>
          <w:sz w:val="18"/>
          <w:szCs w:val="18"/>
        </w:rPr>
        <w:t xml:space="preserve">This field is automatically calculated unless the </w:t>
      </w:r>
      <w:del w:id="19" w:author="Alhabibi, Haider@Energy" w:date="2022-02-22T15:29:00Z">
        <w:r w:rsidRPr="00CE232A" w:rsidDel="00B876FD">
          <w:rPr>
            <w:rFonts w:ascii="Calibri" w:hAnsi="Calibri"/>
            <w:sz w:val="18"/>
            <w:szCs w:val="18"/>
          </w:rPr>
          <w:delText>CF1R</w:delText>
        </w:r>
      </w:del>
      <w:ins w:id="20" w:author="Alhabibi, Haider@Energy" w:date="2022-02-22T15:29:00Z">
        <w:r w:rsidR="00B876FD">
          <w:rPr>
            <w:rFonts w:ascii="Calibri" w:hAnsi="Calibri"/>
            <w:sz w:val="18"/>
            <w:szCs w:val="18"/>
          </w:rPr>
          <w:t>LMCC</w:t>
        </w:r>
      </w:ins>
      <w:r w:rsidRPr="00CE232A">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FAF18CF"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04B346FF"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6CB74AD9"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3E74C83F"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11E6B9CF"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CFM50</w:t>
      </w:r>
      <w:r w:rsidR="00C70CDD">
        <w:rPr>
          <w:rFonts w:ascii="Calibri" w:hAnsi="Calibri"/>
          <w:sz w:val="18"/>
          <w:szCs w:val="18"/>
        </w:rPr>
        <w:t xml:space="preserve">  </w:t>
      </w:r>
      <w:r>
        <w:rPr>
          <w:rFonts w:ascii="Calibri" w:hAnsi="Calibri"/>
          <w:sz w:val="18"/>
          <w:szCs w:val="18"/>
        </w:rPr>
        <w:t xml:space="preserve">from the </w:t>
      </w:r>
      <w:r w:rsidR="00091FBA">
        <w:rPr>
          <w:rFonts w:ascii="Calibri" w:hAnsi="Calibri"/>
          <w:sz w:val="18"/>
          <w:szCs w:val="18"/>
        </w:rPr>
        <w:t xml:space="preserve">automatic manometer. </w:t>
      </w:r>
    </w:p>
    <w:p w14:paraId="4A3A5B3A" w14:textId="0A5BEE5D" w:rsidR="0009311F" w:rsidRPr="00782762" w:rsidRDefault="0009311F">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23014D6"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03D419CA"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AEE101A"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5D28E6">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19ECBEB7" w:rsidR="005B6312" w:rsidRPr="00A42BCC"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 xml:space="preserve">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F328CD">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2A5D4354"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56ECC6FB"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requires HERS verification of compartmentalization leakage, then value = Required, else value = N/A&gt;&gt;</w:t>
            </w:r>
          </w:p>
        </w:tc>
      </w:tr>
      <w:tr w:rsidR="005B6312" w:rsidRPr="00A42BCC" w14:paraId="4A3A5E0D" w14:textId="77777777" w:rsidTr="00F328CD">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080FA75E" w:rsidR="005B6312"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3AFB6FAB" w:rsidR="005B6312" w:rsidRPr="00A42BCC" w:rsidRDefault="005D28E6" w:rsidP="005B6312">
            <w:pPr>
              <w:rPr>
                <w:rFonts w:asciiTheme="minorHAnsi" w:hAnsiTheme="minorHAnsi"/>
                <w:sz w:val="18"/>
                <w:szCs w:val="18"/>
              </w:rPr>
            </w:pPr>
            <w:r w:rsidRPr="005D28E6">
              <w:rPr>
                <w:rFonts w:asciiTheme="minorHAnsi" w:hAnsiTheme="minorHAnsi"/>
                <w:sz w:val="18"/>
                <w:szCs w:val="18"/>
              </w:rPr>
              <w:t>&lt;&lt;if A01=required, then value = 2 ACH</w:t>
            </w:r>
            <w:r w:rsidRPr="006219F4">
              <w:rPr>
                <w:rFonts w:asciiTheme="minorHAnsi" w:hAnsiTheme="minorHAnsi"/>
                <w:sz w:val="18"/>
                <w:szCs w:val="18"/>
                <w:vertAlign w:val="subscript"/>
              </w:rPr>
              <w:t>50</w:t>
            </w:r>
            <w:r w:rsidRPr="005D28E6">
              <w:rPr>
                <w:rFonts w:asciiTheme="minorHAnsi" w:hAnsiTheme="minorHAnsi"/>
                <w:sz w:val="18"/>
                <w:szCs w:val="18"/>
              </w:rPr>
              <w:t xml:space="preserve"> ; else value = N/A&gt;&gt;</w:t>
            </w:r>
          </w:p>
        </w:tc>
      </w:tr>
      <w:tr w:rsidR="005B6312" w:rsidRPr="00A42BCC" w14:paraId="4A3A5E11" w14:textId="77777777" w:rsidTr="00F328CD">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1949CE24" w:rsidR="00F328CD" w:rsidDel="008A5A59" w:rsidRDefault="00F328CD"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BCADB91" w14:textId="77777777" w:rsidR="007B019F" w:rsidRDefault="007B019F" w:rsidP="00A73830">
            <w:pPr>
              <w:rPr>
                <w:rFonts w:asciiTheme="minorHAnsi" w:hAnsiTheme="minorHAnsi"/>
                <w:sz w:val="18"/>
                <w:szCs w:val="18"/>
              </w:rPr>
            </w:pPr>
            <w:r w:rsidRPr="007B019F">
              <w:rPr>
                <w:rFonts w:asciiTheme="minorHAnsi" w:hAnsiTheme="minorHAnsi"/>
                <w:sz w:val="18"/>
                <w:szCs w:val="18"/>
              </w:rPr>
              <w:t xml:space="preserve">&lt;&lt;if A02≠"required", then value = N/A; </w:t>
            </w:r>
          </w:p>
          <w:p w14:paraId="2E9898F2" w14:textId="645F012D" w:rsidR="007B019F" w:rsidRDefault="007B019F" w:rsidP="00A73830">
            <w:pPr>
              <w:rPr>
                <w:rFonts w:asciiTheme="minorHAnsi" w:hAnsiTheme="minorHAnsi"/>
                <w:sz w:val="18"/>
                <w:szCs w:val="18"/>
              </w:rPr>
            </w:pPr>
            <w:r w:rsidRPr="007B019F">
              <w:rPr>
                <w:rFonts w:asciiTheme="minorHAnsi" w:hAnsiTheme="minorHAnsi"/>
                <w:sz w:val="18"/>
                <w:szCs w:val="18"/>
              </w:rPr>
              <w:t xml:space="preserve">Else if value available from </w:t>
            </w:r>
            <w:del w:id="29" w:author="Alhabibi, Haider@Energy" w:date="2022-02-22T15:29:00Z">
              <w:r w:rsidRPr="007B019F" w:rsidDel="00B876FD">
                <w:rPr>
                  <w:rFonts w:asciiTheme="minorHAnsi" w:hAnsiTheme="minorHAnsi"/>
                  <w:sz w:val="18"/>
                  <w:szCs w:val="18"/>
                </w:rPr>
                <w:delText>CF1R</w:delText>
              </w:r>
            </w:del>
            <w:ins w:id="30" w:author="Alhabibi, Haider@Energy" w:date="2022-02-22T15:29:00Z">
              <w:r w:rsidR="00B876FD">
                <w:rPr>
                  <w:rFonts w:asciiTheme="minorHAnsi" w:hAnsiTheme="minorHAnsi"/>
                  <w:sz w:val="18"/>
                  <w:szCs w:val="18"/>
                </w:rPr>
                <w:t>LMCC</w:t>
              </w:r>
            </w:ins>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1FC322F3" w14:textId="4C8AB15F"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4D1DA574" w:rsidR="00F328CD" w:rsidDel="008A5A59" w:rsidRDefault="00F328CD"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134F21"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&lt;&lt;if A02≠"required", then value = N/A; </w:t>
            </w:r>
          </w:p>
          <w:p w14:paraId="0DCF9F33" w14:textId="46C635CE"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w:t>
            </w:r>
            <w:del w:id="31" w:author="Alhabibi, Haider@Energy" w:date="2022-02-22T15:29:00Z">
              <w:r w:rsidRPr="007B019F" w:rsidDel="00B876FD">
                <w:rPr>
                  <w:rFonts w:asciiTheme="minorHAnsi" w:hAnsiTheme="minorHAnsi"/>
                  <w:sz w:val="18"/>
                  <w:szCs w:val="18"/>
                </w:rPr>
                <w:delText>CF1R</w:delText>
              </w:r>
            </w:del>
            <w:ins w:id="32" w:author="Alhabibi, Haider@Energy" w:date="2022-02-22T15:29:00Z">
              <w:r w:rsidR="00B876FD">
                <w:rPr>
                  <w:rFonts w:asciiTheme="minorHAnsi" w:hAnsiTheme="minorHAnsi"/>
                  <w:sz w:val="18"/>
                  <w:szCs w:val="18"/>
                </w:rPr>
                <w:t>LMCC</w:t>
              </w:r>
            </w:ins>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72497052" w14:textId="055FE84A"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7A70991F" w:rsidR="00F328CD" w:rsidDel="008A5A59" w:rsidRDefault="00F328CD" w:rsidP="00F328CD">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1C9DF0AF"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&lt;&lt;if A02≠"required", then value = N/A; </w:t>
            </w:r>
          </w:p>
          <w:p w14:paraId="72271854" w14:textId="73D0F6B8"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w:t>
            </w:r>
            <w:del w:id="33" w:author="Alhabibi, Haider@Energy" w:date="2022-02-22T15:29:00Z">
              <w:r w:rsidRPr="007B019F" w:rsidDel="00B876FD">
                <w:rPr>
                  <w:rFonts w:asciiTheme="minorHAnsi" w:hAnsiTheme="minorHAnsi"/>
                  <w:sz w:val="18"/>
                  <w:szCs w:val="18"/>
                </w:rPr>
                <w:delText>CF1R</w:delText>
              </w:r>
            </w:del>
            <w:ins w:id="34" w:author="Alhabibi, Haider@Energy" w:date="2022-02-22T15:29:00Z">
              <w:r w:rsidR="00B876FD">
                <w:rPr>
                  <w:rFonts w:asciiTheme="minorHAnsi" w:hAnsiTheme="minorHAnsi"/>
                  <w:sz w:val="18"/>
                  <w:szCs w:val="18"/>
                </w:rPr>
                <w:t>LMCC</w:t>
              </w:r>
            </w:ins>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1F2E99B6" w14:textId="18A3A138"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1C146700" w:rsidR="00F328CD" w:rsidDel="008A5A59" w:rsidRDefault="00F328CD" w:rsidP="00F328CD">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E2248F8" w14:textId="77777777"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&lt;&lt;if A02≠"required", then value = N/A; </w:t>
            </w:r>
          </w:p>
          <w:p w14:paraId="0456426A" w14:textId="2E98AB46" w:rsidR="007B019F" w:rsidRPr="007B019F" w:rsidRDefault="007B019F" w:rsidP="007B019F">
            <w:pPr>
              <w:rPr>
                <w:rFonts w:asciiTheme="minorHAnsi" w:hAnsiTheme="minorHAnsi"/>
                <w:sz w:val="18"/>
                <w:szCs w:val="18"/>
              </w:rPr>
            </w:pPr>
            <w:r w:rsidRPr="007B019F">
              <w:rPr>
                <w:rFonts w:asciiTheme="minorHAnsi" w:hAnsiTheme="minorHAnsi"/>
                <w:sz w:val="18"/>
                <w:szCs w:val="18"/>
              </w:rPr>
              <w:t xml:space="preserve">Else if value available from </w:t>
            </w:r>
            <w:del w:id="35" w:author="Alhabibi, Haider@Energy" w:date="2022-02-22T15:29:00Z">
              <w:r w:rsidRPr="007B019F" w:rsidDel="00B876FD">
                <w:rPr>
                  <w:rFonts w:asciiTheme="minorHAnsi" w:hAnsiTheme="minorHAnsi"/>
                  <w:sz w:val="18"/>
                  <w:szCs w:val="18"/>
                </w:rPr>
                <w:delText>CF1R</w:delText>
              </w:r>
            </w:del>
            <w:ins w:id="36" w:author="Alhabibi, Haider@Energy" w:date="2022-02-22T15:29:00Z">
              <w:r w:rsidR="00B876FD">
                <w:rPr>
                  <w:rFonts w:asciiTheme="minorHAnsi" w:hAnsiTheme="minorHAnsi"/>
                  <w:sz w:val="18"/>
                  <w:szCs w:val="18"/>
                </w:rPr>
                <w:t>LMCC</w:t>
              </w:r>
            </w:ins>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425E3BDA" w14:textId="244A279C" w:rsidR="00F328CD" w:rsidRPr="00A42BCC" w:rsidDel="008A5A59" w:rsidRDefault="007B019F" w:rsidP="00A73830">
            <w:pPr>
              <w:rPr>
                <w:rFonts w:asciiTheme="minorHAnsi" w:hAnsiTheme="minorHAnsi"/>
                <w:sz w:val="18"/>
                <w:szCs w:val="18"/>
              </w:rPr>
            </w:pPr>
            <w:r w:rsidRPr="007B019F">
              <w:rPr>
                <w:rFonts w:asciiTheme="minorHAnsi" w:hAnsiTheme="minorHAnsi"/>
                <w:sz w:val="18"/>
                <w:szCs w:val="18"/>
              </w:rPr>
              <w:t xml:space="preserve">Else user input numeric value, </w:t>
            </w:r>
            <w:proofErr w:type="spellStart"/>
            <w:r w:rsidRPr="007B019F">
              <w:rPr>
                <w:rFonts w:asciiTheme="minorHAnsi" w:hAnsiTheme="minorHAnsi"/>
                <w:sz w:val="18"/>
                <w:szCs w:val="18"/>
              </w:rPr>
              <w:t>xxxxx.x</w:t>
            </w:r>
            <w:proofErr w:type="spellEnd"/>
            <w:r w:rsidRPr="007B019F">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3CB2D27A"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50DE51" w14:textId="77777777" w:rsidR="007B019F" w:rsidRDefault="007B019F" w:rsidP="00A73830">
            <w:pPr>
              <w:rPr>
                <w:rFonts w:asciiTheme="minorHAnsi" w:hAnsiTheme="minorHAnsi"/>
                <w:sz w:val="18"/>
                <w:szCs w:val="18"/>
              </w:rPr>
            </w:pPr>
            <w:r w:rsidRPr="007B019F">
              <w:rPr>
                <w:rFonts w:asciiTheme="minorHAnsi" w:hAnsiTheme="minorHAnsi"/>
                <w:sz w:val="18"/>
                <w:szCs w:val="18"/>
              </w:rPr>
              <w:t xml:space="preserve">&lt;&lt; if A02≠"required", then value = N/A; </w:t>
            </w:r>
          </w:p>
          <w:p w14:paraId="1A6166CB" w14:textId="326494D8" w:rsidR="007B019F" w:rsidRDefault="007B019F" w:rsidP="00A73830">
            <w:pPr>
              <w:rPr>
                <w:rFonts w:asciiTheme="minorHAnsi" w:hAnsiTheme="minorHAnsi"/>
                <w:sz w:val="18"/>
                <w:szCs w:val="18"/>
              </w:rPr>
            </w:pPr>
            <w:r w:rsidRPr="007B019F">
              <w:rPr>
                <w:rFonts w:asciiTheme="minorHAnsi" w:hAnsiTheme="minorHAnsi"/>
                <w:sz w:val="18"/>
                <w:szCs w:val="18"/>
              </w:rPr>
              <w:t xml:space="preserve">Else if value available from </w:t>
            </w:r>
            <w:del w:id="37" w:author="Alhabibi, Haider@Energy" w:date="2022-02-22T15:29:00Z">
              <w:r w:rsidRPr="007B019F" w:rsidDel="00B876FD">
                <w:rPr>
                  <w:rFonts w:asciiTheme="minorHAnsi" w:hAnsiTheme="minorHAnsi"/>
                  <w:sz w:val="18"/>
                  <w:szCs w:val="18"/>
                </w:rPr>
                <w:delText>CF1R</w:delText>
              </w:r>
            </w:del>
            <w:ins w:id="38" w:author="Alhabibi, Haider@Energy" w:date="2022-02-22T15:29:00Z">
              <w:r w:rsidR="00B876FD">
                <w:rPr>
                  <w:rFonts w:asciiTheme="minorHAnsi" w:hAnsiTheme="minorHAnsi"/>
                  <w:sz w:val="18"/>
                  <w:szCs w:val="18"/>
                </w:rPr>
                <w:t>LMCC</w:t>
              </w:r>
            </w:ins>
            <w:r w:rsidRPr="007B019F">
              <w:rPr>
                <w:rFonts w:asciiTheme="minorHAnsi" w:hAnsiTheme="minorHAnsi"/>
                <w:sz w:val="18"/>
                <w:szCs w:val="18"/>
              </w:rPr>
              <w:t xml:space="preserve">, use </w:t>
            </w:r>
            <w:proofErr w:type="gramStart"/>
            <w:r w:rsidRPr="007B019F">
              <w:rPr>
                <w:rFonts w:asciiTheme="minorHAnsi" w:hAnsiTheme="minorHAnsi"/>
                <w:sz w:val="18"/>
                <w:szCs w:val="18"/>
              </w:rPr>
              <w:t>value;</w:t>
            </w:r>
            <w:proofErr w:type="gramEnd"/>
            <w:r w:rsidRPr="007B019F">
              <w:rPr>
                <w:rFonts w:asciiTheme="minorHAnsi" w:hAnsiTheme="minorHAnsi"/>
                <w:sz w:val="18"/>
                <w:szCs w:val="18"/>
              </w:rPr>
              <w:t xml:space="preserve"> </w:t>
            </w:r>
          </w:p>
          <w:p w14:paraId="50B6D4C5" w14:textId="70A0B189" w:rsidR="00F328CD" w:rsidRPr="00A42BCC" w:rsidRDefault="007B019F" w:rsidP="00A73830">
            <w:pPr>
              <w:rPr>
                <w:rFonts w:asciiTheme="minorHAnsi" w:hAnsiTheme="minorHAnsi"/>
                <w:sz w:val="18"/>
                <w:szCs w:val="18"/>
              </w:rPr>
            </w:pPr>
            <w:r w:rsidRPr="007B019F">
              <w:rPr>
                <w:rFonts w:asciiTheme="minorHAnsi" w:hAnsiTheme="minorHAnsi"/>
                <w:sz w:val="18"/>
                <w:szCs w:val="18"/>
              </w:rPr>
              <w:t>Else value = sum of (A08+A09+A10+A11) &gt;&gt;</w:t>
            </w:r>
          </w:p>
        </w:tc>
      </w:tr>
      <w:tr w:rsidR="00CE232A" w:rsidRPr="00A42BCC" w14:paraId="2FBBEC53" w14:textId="77777777" w:rsidTr="00F328CD">
        <w:tc>
          <w:tcPr>
            <w:tcW w:w="582" w:type="dxa"/>
            <w:vAlign w:val="center"/>
          </w:tcPr>
          <w:p w14:paraId="44CAE448" w14:textId="38920741" w:rsidR="00CE232A" w:rsidRDefault="00CE232A" w:rsidP="00CE232A">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36A47885" w14:textId="552D18B6" w:rsidR="00CE232A" w:rsidRDefault="00CE232A" w:rsidP="00CE232A">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5EB06267" w14:textId="7A88F3FD" w:rsidR="00CE232A" w:rsidRDefault="00CE232A" w:rsidP="00CE232A">
            <w:pPr>
              <w:rPr>
                <w:rFonts w:asciiTheme="minorHAnsi" w:hAnsiTheme="minorHAnsi"/>
                <w:sz w:val="18"/>
                <w:szCs w:val="18"/>
              </w:rPr>
            </w:pPr>
            <w:r w:rsidRPr="00B33ADB">
              <w:rPr>
                <w:rFonts w:asciiTheme="minorHAnsi" w:hAnsiTheme="minorHAnsi"/>
                <w:sz w:val="18"/>
                <w:szCs w:val="18"/>
              </w:rPr>
              <w:t xml:space="preserve">&lt;&lt;if performance, reference from </w:t>
            </w:r>
            <w:del w:id="39" w:author="Alhabibi, Haider@Energy" w:date="2022-02-22T15:29:00Z">
              <w:r w:rsidRPr="00B33ADB" w:rsidDel="00B876FD">
                <w:rPr>
                  <w:rFonts w:asciiTheme="minorHAnsi" w:hAnsiTheme="minorHAnsi"/>
                  <w:sz w:val="18"/>
                  <w:szCs w:val="18"/>
                </w:rPr>
                <w:delText>CF1R</w:delText>
              </w:r>
            </w:del>
            <w:ins w:id="40" w:author="Alhabibi, Haider@Energy" w:date="2022-02-22T15:29:00Z">
              <w:r w:rsidR="00B876FD">
                <w:rPr>
                  <w:rFonts w:asciiTheme="minorHAnsi" w:hAnsiTheme="minorHAnsi"/>
                  <w:sz w:val="18"/>
                  <w:szCs w:val="18"/>
                </w:rPr>
                <w:t>LMCC</w:t>
              </w:r>
            </w:ins>
            <w:r w:rsidRPr="00B33ADB">
              <w:rPr>
                <w:rFonts w:asciiTheme="minorHAnsi" w:hAnsiTheme="minorHAnsi"/>
                <w:sz w:val="18"/>
                <w:szCs w:val="18"/>
              </w:rPr>
              <w:t>; Elseif prescriptive, user input&gt;&gt;</w:t>
            </w:r>
          </w:p>
        </w:tc>
      </w:tr>
      <w:tr w:rsidR="00CE232A" w14:paraId="04FB332E" w14:textId="77777777" w:rsidTr="00F328CD">
        <w:tc>
          <w:tcPr>
            <w:tcW w:w="582" w:type="dxa"/>
            <w:vAlign w:val="center"/>
          </w:tcPr>
          <w:p w14:paraId="4C93DCF5" w14:textId="5FC7D44C" w:rsidR="00CE232A" w:rsidRDefault="00CE232A" w:rsidP="00CE232A">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5059959E" w:rsidR="00CE232A" w:rsidRPr="00037CA8" w:rsidRDefault="00CE232A" w:rsidP="00CE232A">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466FD2A9" w14:textId="39F7B6E7" w:rsidR="00CE232A" w:rsidRDefault="00CE232A" w:rsidP="00CE232A">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A12*0.3; </w:t>
            </w:r>
          </w:p>
          <w:p w14:paraId="46069126" w14:textId="457F79C8" w:rsidR="00CE232A" w:rsidRDefault="00CE232A" w:rsidP="00CE232A">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CE232A" w:rsidRPr="00A42BCC" w14:paraId="4A3A5E25" w14:textId="77777777" w:rsidTr="00F328CD">
        <w:tc>
          <w:tcPr>
            <w:tcW w:w="582" w:type="dxa"/>
            <w:vAlign w:val="center"/>
          </w:tcPr>
          <w:p w14:paraId="4A3A5E22" w14:textId="10284772" w:rsidR="00CE232A" w:rsidRPr="00A42BCC" w:rsidDel="0053362D" w:rsidRDefault="00CE232A" w:rsidP="00CE232A">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CE232A" w:rsidRPr="00A42BCC" w:rsidRDefault="00CE232A" w:rsidP="00CE232A">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CE232A" w:rsidRPr="00A42BCC" w:rsidRDefault="00CE232A" w:rsidP="00CE232A">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CE232A" w:rsidRPr="00A42BCC" w14:paraId="1F222A09" w14:textId="77777777" w:rsidTr="00F328CD">
        <w:tc>
          <w:tcPr>
            <w:tcW w:w="582" w:type="dxa"/>
            <w:vAlign w:val="center"/>
          </w:tcPr>
          <w:p w14:paraId="2E709D13" w14:textId="7449A01A" w:rsidR="00CE232A" w:rsidDel="00820D66" w:rsidRDefault="00CE232A" w:rsidP="00CE232A">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CE232A" w:rsidRPr="00A42BCC" w:rsidRDefault="00CE232A" w:rsidP="00CE232A">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CE232A" w:rsidRDefault="00CE232A" w:rsidP="00CE232A">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CE232A" w:rsidRDefault="00CE232A" w:rsidP="00CE232A">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CE232A" w:rsidRPr="00A42BCC" w:rsidRDefault="00CE232A" w:rsidP="00CE232A">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CE232A" w14:paraId="7120AB5C" w14:textId="77777777" w:rsidTr="00F328CD">
        <w:tc>
          <w:tcPr>
            <w:tcW w:w="582" w:type="dxa"/>
            <w:vAlign w:val="center"/>
          </w:tcPr>
          <w:p w14:paraId="7CB355A3" w14:textId="77777777" w:rsidR="00CE232A" w:rsidDel="00820D66" w:rsidRDefault="00CE232A" w:rsidP="00CE232A">
            <w:pPr>
              <w:jc w:val="center"/>
              <w:rPr>
                <w:rFonts w:asciiTheme="minorHAnsi" w:hAnsiTheme="minorHAnsi"/>
                <w:sz w:val="18"/>
                <w:szCs w:val="18"/>
              </w:rPr>
            </w:pPr>
          </w:p>
        </w:tc>
        <w:tc>
          <w:tcPr>
            <w:tcW w:w="5104" w:type="dxa"/>
            <w:vAlign w:val="center"/>
          </w:tcPr>
          <w:p w14:paraId="06E93B2A" w14:textId="77777777" w:rsidR="00CE232A" w:rsidRDefault="00CE232A" w:rsidP="00CE232A">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478FEE6B" w:rsidR="00CE232A" w:rsidRPr="006954EE" w:rsidRDefault="00CE232A" w:rsidP="00CE232A">
            <w:pPr>
              <w:rPr>
                <w:rFonts w:asciiTheme="minorHAnsi" w:hAnsiTheme="minorHAnsi"/>
                <w:sz w:val="18"/>
                <w:szCs w:val="18"/>
              </w:rPr>
            </w:pPr>
            <w:r>
              <w:rPr>
                <w:rFonts w:asciiTheme="minorHAnsi" w:hAnsiTheme="minorHAnsi"/>
                <w:sz w:val="18"/>
                <w:szCs w:val="18"/>
              </w:rPr>
              <w:t>&lt;&lt; if A1</w:t>
            </w:r>
            <w:r w:rsidR="0082044F">
              <w:rPr>
                <w:rFonts w:asciiTheme="minorHAnsi" w:hAnsiTheme="minorHAnsi"/>
                <w:sz w:val="18"/>
                <w:szCs w:val="18"/>
              </w:rPr>
              <w:t>6</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 xml:space="preserve">a; </w:t>
            </w:r>
          </w:p>
          <w:p w14:paraId="66128FB9" w14:textId="77BA6B24" w:rsidR="00CE232A" w:rsidRDefault="00CE232A" w:rsidP="00CE232A">
            <w:pPr>
              <w:rPr>
                <w:rFonts w:asciiTheme="minorHAnsi" w:hAnsiTheme="minorHAnsi"/>
                <w:sz w:val="18"/>
                <w:szCs w:val="18"/>
              </w:rPr>
            </w:pPr>
            <w:r>
              <w:rPr>
                <w:rFonts w:asciiTheme="minorHAnsi" w:hAnsiTheme="minorHAnsi"/>
                <w:sz w:val="18"/>
                <w:szCs w:val="18"/>
              </w:rPr>
              <w:t>Else if A1</w:t>
            </w:r>
            <w:r w:rsidR="0082044F">
              <w:rPr>
                <w:rFonts w:asciiTheme="minorHAnsi" w:hAnsiTheme="minorHAnsi"/>
                <w:sz w:val="18"/>
                <w:szCs w:val="18"/>
              </w:rPr>
              <w:t>6</w:t>
            </w: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1B11D629"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301D3D9F" w:rsidR="007C670E" w:rsidRPr="005A593D" w:rsidRDefault="003F17B6" w:rsidP="00C00C7D">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With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CE232A">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CE232A">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CE232A">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CE232A">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CE232A">
        <w:tc>
          <w:tcPr>
            <w:tcW w:w="799" w:type="dxa"/>
            <w:vAlign w:val="center"/>
          </w:tcPr>
          <w:p w14:paraId="678284EB" w14:textId="6CD1C178"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575B189F"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3D20E1B8" w14:textId="4C479991"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CE232A">
        <w:tc>
          <w:tcPr>
            <w:tcW w:w="799" w:type="dxa"/>
            <w:vAlign w:val="center"/>
          </w:tcPr>
          <w:p w14:paraId="4A3A5E9A" w14:textId="71DB2C5C"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2D0412E3" w:rsidR="00EA01F0" w:rsidRPr="00A42BCC" w:rsidRDefault="00C006FF" w:rsidP="00DB1B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DB1B0E">
              <w:rPr>
                <w:rFonts w:asciiTheme="minorHAnsi" w:hAnsiTheme="minorHAnsi" w:cstheme="minorHAnsi"/>
                <w:sz w:val="18"/>
                <w:szCs w:val="18"/>
              </w:rPr>
              <w:t>(</w:t>
            </w:r>
            <w:r w:rsidR="00E81D5E" w:rsidRPr="00DB1B0E">
              <w:rPr>
                <w:rFonts w:asciiTheme="minorHAnsi" w:hAnsiTheme="minorHAnsi" w:cstheme="minorHAnsi"/>
                <w:sz w:val="18"/>
                <w:szCs w:val="18"/>
              </w:rPr>
              <w:t>C0</w:t>
            </w:r>
            <w:r w:rsidR="00DB1B0E">
              <w:rPr>
                <w:rFonts w:asciiTheme="minorHAnsi" w:hAnsiTheme="minorHAnsi" w:cstheme="minorHAnsi"/>
                <w:sz w:val="18"/>
                <w:szCs w:val="18"/>
              </w:rPr>
              <w:t>4</w:t>
            </w:r>
            <w:r w:rsidR="00E81D5E" w:rsidRPr="00DB1B0E">
              <w:rPr>
                <w:rFonts w:asciiTheme="minorHAnsi" w:hAnsiTheme="minorHAnsi" w:cstheme="minorHAnsi"/>
                <w:sz w:val="18"/>
                <w:szCs w:val="18"/>
              </w:rPr>
              <w:t xml:space="preserve">) ≥ </w:t>
            </w:r>
            <w:r w:rsidRPr="00DB1B0E">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CE232A">
        <w:tc>
          <w:tcPr>
            <w:tcW w:w="799" w:type="dxa"/>
            <w:vAlign w:val="center"/>
          </w:tcPr>
          <w:p w14:paraId="4A3A5EA2" w14:textId="105555E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34CC29D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395E2CA7"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25221D">
              <w:rPr>
                <w:rFonts w:asciiTheme="minorHAnsi" w:hAnsiTheme="minorHAnsi"/>
                <w:sz w:val="18"/>
                <w:szCs w:val="18"/>
              </w:rPr>
              <w:t>user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CE232A">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CE232A">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6CE3CF8B"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A73830">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CE232A">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0EAE00C"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r w:rsidR="008F0CB1">
              <w:rPr>
                <w:rFonts w:asciiTheme="minorHAnsi" w:hAnsiTheme="minorHAnsi"/>
                <w:sz w:val="18"/>
                <w:szCs w:val="18"/>
              </w:rPr>
              <w:t>;</w:t>
            </w:r>
          </w:p>
          <w:p w14:paraId="5DE6B96D" w14:textId="7A9DEF45" w:rsidR="006C1E71" w:rsidRDefault="008F0CB1"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A73830">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CE232A">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4C24740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A07</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17F119F0"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A73830">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CE232A">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177CC702" w:rsidR="00840617" w:rsidRPr="00A42BCC" w:rsidRDefault="00840617" w:rsidP="00A7383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A07</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A73830">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CE232A">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CE232A">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28EB61C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4"/>
        <w:gridCol w:w="10199"/>
      </w:tblGrid>
      <w:tr w:rsidR="00EA01F0" w:rsidRPr="00A42BCC" w14:paraId="4A3A5EC7" w14:textId="77777777" w:rsidTr="00CE232A">
        <w:trPr>
          <w:trHeight w:val="78"/>
        </w:trPr>
        <w:tc>
          <w:tcPr>
            <w:tcW w:w="10804" w:type="dxa"/>
            <w:gridSpan w:val="2"/>
          </w:tcPr>
          <w:p w14:paraId="4A3A5EC6" w14:textId="691214A2"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CE232A">
        <w:trPr>
          <w:trHeight w:val="652"/>
        </w:trPr>
        <w:tc>
          <w:tcPr>
            <w:tcW w:w="604"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0" w:type="dxa"/>
            <w:vAlign w:val="center"/>
          </w:tcPr>
          <w:p w14:paraId="4FF9664E" w14:textId="45AD2FF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CE232A">
              <w:rPr>
                <w:rFonts w:asciiTheme="minorHAnsi" w:hAnsiTheme="minorHAnsi"/>
                <w:sz w:val="18"/>
                <w:szCs w:val="18"/>
              </w:rPr>
              <w:t>5</w:t>
            </w:r>
            <w:r w:rsidR="00C00C7D">
              <w:rPr>
                <w:rFonts w:asciiTheme="minorHAnsi" w:hAnsiTheme="minorHAnsi"/>
                <w:sz w:val="18"/>
                <w:szCs w:val="18"/>
              </w:rPr>
              <w:t xml:space="preserve">, </w:t>
            </w: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
          <w:p w14:paraId="2DD69315" w14:textId="1376390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then (value) =</w:t>
            </w:r>
            <w:r w:rsidRPr="000B64C1">
              <w:rPr>
                <w:rFonts w:asciiTheme="minorHAnsi" w:hAnsiTheme="minorHAnsi"/>
                <w:sz w:val="18"/>
                <w:szCs w:val="18"/>
              </w:rPr>
              <w:t>E01</w:t>
            </w:r>
            <w:r>
              <w:rPr>
                <w:rFonts w:asciiTheme="minorHAnsi" w:hAnsiTheme="minorHAnsi"/>
                <w:sz w:val="18"/>
                <w:szCs w:val="18"/>
              </w:rPr>
              <w:t>*60/ (</w:t>
            </w:r>
            <w:r w:rsidR="00F02C0B">
              <w:rPr>
                <w:rFonts w:asciiTheme="minorHAnsi" w:hAnsiTheme="minorHAnsi"/>
                <w:sz w:val="18"/>
                <w:szCs w:val="18"/>
              </w:rPr>
              <w:t xml:space="preserve">Building </w:t>
            </w:r>
            <w:r>
              <w:rPr>
                <w:rFonts w:asciiTheme="minorHAnsi" w:hAnsiTheme="minorHAnsi"/>
                <w:sz w:val="18"/>
                <w:szCs w:val="18"/>
              </w:rPr>
              <w:t xml:space="preserve">Volume from </w:t>
            </w:r>
            <w:r w:rsidR="00CE232A">
              <w:rPr>
                <w:rFonts w:asciiTheme="minorHAnsi" w:hAnsiTheme="minorHAnsi"/>
                <w:sz w:val="18"/>
                <w:szCs w:val="18"/>
              </w:rPr>
              <w:t>A13</w:t>
            </w:r>
            <w:r w:rsidR="00F02C0B">
              <w:rPr>
                <w:rFonts w:asciiTheme="minorHAnsi" w:hAnsiTheme="minorHAnsi"/>
                <w:sz w:val="18"/>
                <w:szCs w:val="18"/>
              </w:rPr>
              <w:t>) and</w:t>
            </w:r>
            <w:r w:rsidRPr="000B64C1">
              <w:rPr>
                <w:rFonts w:asciiTheme="minorHAnsi" w:hAnsiTheme="minorHAnsi"/>
                <w:sz w:val="18"/>
                <w:szCs w:val="18"/>
              </w:rPr>
              <w:t xml:space="preserve"> display</w:t>
            </w:r>
            <w:r>
              <w:rPr>
                <w:rFonts w:asciiTheme="minorHAnsi" w:hAnsiTheme="minorHAnsi"/>
                <w:sz w:val="18"/>
                <w:szCs w:val="18"/>
              </w:rPr>
              <w:t xml:space="preserve"> text: “Enclosure Air Leakage Rate is (value) ACH</w:t>
            </w:r>
            <w:r w:rsidRPr="00C8786E">
              <w:rPr>
                <w:rFonts w:asciiTheme="minorHAnsi" w:hAnsiTheme="minorHAnsi"/>
                <w:sz w:val="18"/>
                <w:szCs w:val="18"/>
                <w:vertAlign w:val="subscript"/>
              </w:rPr>
              <w:t>50</w:t>
            </w:r>
            <w:r>
              <w:rPr>
                <w:rFonts w:asciiTheme="minorHAnsi" w:hAnsiTheme="minorHAnsi"/>
                <w:sz w:val="18"/>
                <w:szCs w:val="18"/>
              </w:rPr>
              <w:t>;</w:t>
            </w:r>
          </w:p>
          <w:p w14:paraId="4A3A5EC9" w14:textId="3EEA840E" w:rsidR="00EA01F0" w:rsidRPr="00A42BCC" w:rsidRDefault="005D28E6" w:rsidP="00CC706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Pr="000B64C1">
              <w:rPr>
                <w:rFonts w:asciiTheme="minorHAnsi" w:hAnsiTheme="minorHAnsi"/>
                <w:sz w:val="18"/>
                <w:szCs w:val="18"/>
              </w:rPr>
              <w:t>if A02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2A6676C4" w14:textId="77777777" w:rsid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1" w:author="Alhabibi, Haider@Energy" w:date="2022-03-09T06:37:00Z"/>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p w14:paraId="41F3670C" w14:textId="5AD2B1E9" w:rsidR="008514E3" w:rsidRPr="00C20598" w:rsidRDefault="008514E3"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ins w:id="42" w:author="Alhabibi, Haider@Energy" w:date="2022-03-09T06:37:00Z">
              <w:r>
                <w:rPr>
                  <w:rFonts w:ascii="Calibri" w:hAnsi="Calibri"/>
                  <w:sz w:val="18"/>
                  <w:szCs w:val="18"/>
                </w:rPr>
                <w:t>&lt;&lt;Static Text - see the top&gt;&gt;</w:t>
              </w:r>
            </w:ins>
          </w:p>
        </w:tc>
      </w:tr>
      <w:tr w:rsidR="00C20598" w:rsidRPr="00A42BCC" w:rsidDel="008514E3" w14:paraId="38459717" w14:textId="2532EF27" w:rsidTr="00CE232A">
        <w:trPr>
          <w:trHeight w:val="242"/>
          <w:del w:id="43" w:author="Alhabibi, Haider@Energy" w:date="2022-03-09T06:37:00Z"/>
        </w:trPr>
        <w:tc>
          <w:tcPr>
            <w:tcW w:w="399" w:type="dxa"/>
            <w:vAlign w:val="center"/>
          </w:tcPr>
          <w:p w14:paraId="72B5863A" w14:textId="4D88FC50" w:rsidR="00C20598" w:rsidRPr="00A42BCC" w:rsidDel="008514E3"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44" w:author="Alhabibi, Haider@Energy" w:date="2022-03-09T06:37:00Z"/>
                <w:rFonts w:asciiTheme="minorHAnsi" w:hAnsiTheme="minorHAnsi"/>
                <w:sz w:val="18"/>
                <w:szCs w:val="18"/>
              </w:rPr>
            </w:pPr>
            <w:del w:id="45" w:author="Alhabibi, Haider@Energy" w:date="2022-03-09T06:37:00Z">
              <w:r w:rsidRPr="00A42BCC" w:rsidDel="008514E3">
                <w:rPr>
                  <w:rFonts w:asciiTheme="minorHAnsi" w:hAnsiTheme="minorHAnsi"/>
                  <w:sz w:val="18"/>
                  <w:szCs w:val="18"/>
                </w:rPr>
                <w:delText>01</w:delText>
              </w:r>
            </w:del>
          </w:p>
        </w:tc>
        <w:tc>
          <w:tcPr>
            <w:tcW w:w="10395" w:type="dxa"/>
            <w:vAlign w:val="center"/>
          </w:tcPr>
          <w:p w14:paraId="38EB5C6D" w14:textId="494CDFCF" w:rsidR="00C20598" w:rsidDel="008514E3" w:rsidRDefault="00C20598" w:rsidP="003F17B6">
            <w:pPr>
              <w:shd w:val="clear" w:color="auto" w:fill="FFFFFF"/>
              <w:rPr>
                <w:del w:id="46" w:author="Alhabibi, Haider@Energy" w:date="2022-03-09T06:37:00Z"/>
                <w:rFonts w:asciiTheme="minorHAnsi" w:hAnsiTheme="minorHAnsi"/>
                <w:sz w:val="18"/>
                <w:szCs w:val="18"/>
              </w:rPr>
            </w:pPr>
            <w:del w:id="47" w:author="Alhabibi, Haider@Energy" w:date="2022-03-09T06:37:00Z">
              <w:r w:rsidDel="008514E3">
                <w:rPr>
                  <w:rFonts w:asciiTheme="minorHAnsi" w:hAnsiTheme="minorHAnsi"/>
                  <w:sz w:val="18"/>
                  <w:szCs w:val="18"/>
                </w:rPr>
                <w:delText>The p</w:delText>
              </w:r>
              <w:r w:rsidRPr="00C55ED3" w:rsidDel="008514E3">
                <w:rPr>
                  <w:rFonts w:asciiTheme="minorHAnsi" w:hAnsiTheme="minorHAnsi"/>
                  <w:sz w:val="18"/>
                  <w:szCs w:val="18"/>
                </w:rPr>
                <w:delText xml:space="preserve">rocedure </w:delText>
              </w:r>
              <w:r w:rsidDel="008514E3">
                <w:rPr>
                  <w:rFonts w:asciiTheme="minorHAnsi" w:hAnsiTheme="minorHAnsi"/>
                  <w:sz w:val="18"/>
                  <w:szCs w:val="18"/>
                </w:rPr>
                <w:delText>for</w:delText>
              </w:r>
              <w:r w:rsidRPr="00C55ED3" w:rsidDel="008514E3">
                <w:rPr>
                  <w:rFonts w:asciiTheme="minorHAnsi" w:hAnsiTheme="minorHAnsi"/>
                  <w:sz w:val="18"/>
                  <w:szCs w:val="18"/>
                </w:rPr>
                <w:delText xml:space="preserve"> </w:delText>
              </w:r>
              <w:r w:rsidDel="008514E3">
                <w:rPr>
                  <w:rFonts w:asciiTheme="minorHAnsi" w:hAnsiTheme="minorHAnsi"/>
                  <w:sz w:val="18"/>
                  <w:szCs w:val="18"/>
                </w:rPr>
                <w:delText>preparing</w:delText>
              </w:r>
              <w:r w:rsidRPr="00C55ED3" w:rsidDel="008514E3">
                <w:rPr>
                  <w:rFonts w:asciiTheme="minorHAnsi" w:hAnsiTheme="minorHAnsi"/>
                  <w:sz w:val="18"/>
                  <w:szCs w:val="18"/>
                </w:rPr>
                <w:delText xml:space="preserve"> </w:delText>
              </w:r>
              <w:r w:rsidDel="008514E3">
                <w:rPr>
                  <w:rFonts w:asciiTheme="minorHAnsi" w:hAnsiTheme="minorHAnsi"/>
                  <w:sz w:val="18"/>
                  <w:szCs w:val="18"/>
                </w:rPr>
                <w:delText xml:space="preserve">the </w:delText>
              </w:r>
              <w:r w:rsidRPr="00C55ED3" w:rsidDel="008514E3">
                <w:rPr>
                  <w:rFonts w:asciiTheme="minorHAnsi" w:hAnsiTheme="minorHAnsi"/>
                  <w:sz w:val="18"/>
                  <w:szCs w:val="18"/>
                </w:rPr>
                <w:delText>enclosure for testing is detailed in RESNET 380-2016 Section 3.2.</w:delText>
              </w:r>
            </w:del>
          </w:p>
        </w:tc>
      </w:tr>
      <w:tr w:rsidR="00C20598" w:rsidRPr="00A42BCC" w:rsidDel="008514E3" w14:paraId="6EFE9906" w14:textId="2C74A66B" w:rsidTr="00CE232A">
        <w:trPr>
          <w:trHeight w:val="683"/>
          <w:del w:id="48" w:author="Alhabibi, Haider@Energy" w:date="2022-03-09T06:37:00Z"/>
        </w:trPr>
        <w:tc>
          <w:tcPr>
            <w:tcW w:w="399" w:type="dxa"/>
            <w:vAlign w:val="center"/>
          </w:tcPr>
          <w:p w14:paraId="60C230DC" w14:textId="5541CB97" w:rsidR="00C20598" w:rsidRPr="00A42BCC" w:rsidDel="008514E3"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49" w:author="Alhabibi, Haider@Energy" w:date="2022-03-09T06:37:00Z"/>
                <w:rFonts w:asciiTheme="minorHAnsi" w:hAnsiTheme="minorHAnsi"/>
                <w:sz w:val="18"/>
                <w:szCs w:val="18"/>
              </w:rPr>
            </w:pPr>
            <w:del w:id="50" w:author="Alhabibi, Haider@Energy" w:date="2022-03-09T06:37:00Z">
              <w:r w:rsidRPr="00A42BCC" w:rsidDel="008514E3">
                <w:rPr>
                  <w:rFonts w:asciiTheme="minorHAnsi" w:hAnsiTheme="minorHAnsi"/>
                  <w:sz w:val="18"/>
                  <w:szCs w:val="18"/>
                </w:rPr>
                <w:delText>02</w:delText>
              </w:r>
            </w:del>
          </w:p>
        </w:tc>
        <w:tc>
          <w:tcPr>
            <w:tcW w:w="10395" w:type="dxa"/>
            <w:vAlign w:val="center"/>
          </w:tcPr>
          <w:p w14:paraId="14D94A28" w14:textId="4A976118" w:rsidR="00C20598" w:rsidRPr="00C55ED3" w:rsidDel="008514E3" w:rsidRDefault="00C20598" w:rsidP="003F17B6">
            <w:pPr>
              <w:shd w:val="clear" w:color="auto" w:fill="FFFFFF"/>
              <w:rPr>
                <w:del w:id="51" w:author="Alhabibi, Haider@Energy" w:date="2022-03-09T06:37:00Z"/>
                <w:rFonts w:asciiTheme="minorHAnsi" w:hAnsiTheme="minorHAnsi"/>
                <w:sz w:val="18"/>
                <w:szCs w:val="18"/>
              </w:rPr>
            </w:pPr>
            <w:del w:id="52" w:author="Alhabibi, Haider@Energy" w:date="2022-03-09T06:37:00Z">
              <w:r w:rsidRPr="00C55ED3" w:rsidDel="008514E3">
                <w:rPr>
                  <w:rFonts w:asciiTheme="minorHAnsi" w:hAnsiTheme="minorHAnsi"/>
                  <w:sz w:val="18"/>
                  <w:szCs w:val="18"/>
                </w:rPr>
                <w:delText xml:space="preserve">When </w:delText>
              </w:r>
              <w:r w:rsidDel="008514E3">
                <w:rPr>
                  <w:rFonts w:asciiTheme="minorHAnsi" w:hAnsiTheme="minorHAnsi"/>
                  <w:sz w:val="18"/>
                  <w:szCs w:val="18"/>
                </w:rPr>
                <w:delText>multifamily attached dwelling units must comply</w:delText>
              </w:r>
              <w:r w:rsidRPr="00C55ED3" w:rsidDel="008514E3">
                <w:rPr>
                  <w:rFonts w:asciiTheme="minorHAnsi" w:hAnsiTheme="minorHAnsi"/>
                  <w:sz w:val="18"/>
                  <w:szCs w:val="18"/>
                </w:rPr>
                <w:delText xml:space="preserve"> with </w:delText>
              </w:r>
              <w:r w:rsidDel="008514E3">
                <w:rPr>
                  <w:rFonts w:asciiTheme="minorHAnsi" w:hAnsiTheme="minorHAnsi"/>
                  <w:sz w:val="18"/>
                  <w:szCs w:val="18"/>
                </w:rPr>
                <w:delText>the</w:delText>
              </w:r>
              <w:r w:rsidRPr="00C55ED3" w:rsidDel="008514E3">
                <w:rPr>
                  <w:rFonts w:asciiTheme="minorHAnsi" w:hAnsiTheme="minorHAnsi"/>
                  <w:sz w:val="18"/>
                  <w:szCs w:val="18"/>
                </w:rPr>
                <w:delText xml:space="preserve"> maximum dwelling unit enclosure</w:delText>
              </w:r>
              <w:r w:rsidDel="008514E3">
                <w:rPr>
                  <w:rFonts w:asciiTheme="minorHAnsi" w:hAnsiTheme="minorHAnsi"/>
                  <w:sz w:val="18"/>
                  <w:szCs w:val="18"/>
                </w:rPr>
                <w:delText xml:space="preserve"> air</w:delText>
              </w:r>
              <w:r w:rsidRPr="00C55ED3" w:rsidDel="008514E3">
                <w:rPr>
                  <w:rFonts w:asciiTheme="minorHAnsi" w:hAnsiTheme="minorHAnsi"/>
                  <w:sz w:val="18"/>
                  <w:szCs w:val="18"/>
                </w:rPr>
                <w:delText xml:space="preserve"> leakage </w:delText>
              </w:r>
              <w:r w:rsidDel="008514E3">
                <w:rPr>
                  <w:rFonts w:asciiTheme="minorHAnsi" w:hAnsiTheme="minorHAnsi"/>
                  <w:sz w:val="18"/>
                  <w:szCs w:val="18"/>
                </w:rPr>
                <w:delText>specified in</w:delText>
              </w:r>
              <w:r w:rsidRPr="00C55ED3" w:rsidDel="008514E3">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8514E3">
                <w:rPr>
                  <w:rFonts w:asciiTheme="minorHAnsi" w:hAnsiTheme="minorHAnsi"/>
                  <w:sz w:val="18"/>
                  <w:szCs w:val="18"/>
                </w:rPr>
                <w:delText xml:space="preserve"> as specified by RA3.8.3.1</w:delText>
              </w:r>
              <w:r w:rsidRPr="00C55ED3" w:rsidDel="008514E3">
                <w:rPr>
                  <w:rFonts w:asciiTheme="minorHAnsi" w:hAnsiTheme="minorHAnsi"/>
                  <w:sz w:val="18"/>
                  <w:szCs w:val="18"/>
                </w:rPr>
                <w:delText>.</w:delText>
              </w:r>
            </w:del>
          </w:p>
        </w:tc>
      </w:tr>
      <w:tr w:rsidR="00C20598" w:rsidRPr="00A42BCC" w:rsidDel="008514E3" w14:paraId="57698D18" w14:textId="6AB74C84" w:rsidTr="00CE232A">
        <w:trPr>
          <w:trHeight w:val="260"/>
          <w:del w:id="53" w:author="Alhabibi, Haider@Energy" w:date="2022-03-09T06:37:00Z"/>
        </w:trPr>
        <w:tc>
          <w:tcPr>
            <w:tcW w:w="399" w:type="dxa"/>
            <w:vAlign w:val="center"/>
          </w:tcPr>
          <w:p w14:paraId="384179BC" w14:textId="1C31807E" w:rsidR="00C20598" w:rsidRPr="00A42BCC" w:rsidDel="008514E3"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54" w:author="Alhabibi, Haider@Energy" w:date="2022-03-09T06:37:00Z"/>
                <w:rFonts w:asciiTheme="minorHAnsi" w:hAnsiTheme="minorHAnsi"/>
                <w:sz w:val="18"/>
                <w:szCs w:val="18"/>
              </w:rPr>
            </w:pPr>
            <w:del w:id="55" w:author="Alhabibi, Haider@Energy" w:date="2022-03-09T06:37:00Z">
              <w:r w:rsidRPr="00A42BCC" w:rsidDel="008514E3">
                <w:rPr>
                  <w:rFonts w:asciiTheme="minorHAnsi" w:hAnsiTheme="minorHAnsi"/>
                  <w:sz w:val="18"/>
                  <w:szCs w:val="18"/>
                </w:rPr>
                <w:delText>03</w:delText>
              </w:r>
            </w:del>
          </w:p>
        </w:tc>
        <w:tc>
          <w:tcPr>
            <w:tcW w:w="10395" w:type="dxa"/>
            <w:vAlign w:val="center"/>
          </w:tcPr>
          <w:p w14:paraId="42E7F332" w14:textId="5343CA5E" w:rsidR="00C20598" w:rsidRPr="00C55ED3" w:rsidDel="008514E3" w:rsidRDefault="00C20598" w:rsidP="003F17B6">
            <w:pPr>
              <w:shd w:val="clear" w:color="auto" w:fill="FFFFFF"/>
              <w:contextualSpacing/>
              <w:rPr>
                <w:del w:id="56" w:author="Alhabibi, Haider@Energy" w:date="2022-03-09T06:37:00Z"/>
                <w:rFonts w:asciiTheme="minorHAnsi" w:hAnsiTheme="minorHAnsi"/>
                <w:sz w:val="18"/>
                <w:szCs w:val="18"/>
              </w:rPr>
            </w:pPr>
            <w:del w:id="57" w:author="Alhabibi, Haider@Energy" w:date="2022-03-09T06:37:00Z">
              <w:r w:rsidRPr="00C55ED3" w:rsidDel="008514E3">
                <w:rPr>
                  <w:rFonts w:asciiTheme="minorHAnsi" w:hAnsiTheme="minorHAnsi"/>
                  <w:sz w:val="18"/>
                  <w:szCs w:val="18"/>
                </w:rPr>
                <w:delText>The procedure for installation of the test apparatus, and preparations for measurement shall conform to RESNET 380</w:delText>
              </w:r>
              <w:r w:rsidDel="008514E3">
                <w:rPr>
                  <w:rFonts w:asciiTheme="minorHAnsi" w:hAnsiTheme="minorHAnsi"/>
                  <w:sz w:val="18"/>
                  <w:szCs w:val="18"/>
                </w:rPr>
                <w:delText>-2016</w:delText>
              </w:r>
              <w:r w:rsidRPr="00C55ED3" w:rsidDel="008514E3">
                <w:rPr>
                  <w:rFonts w:asciiTheme="minorHAnsi" w:hAnsiTheme="minorHAnsi"/>
                  <w:sz w:val="18"/>
                  <w:szCs w:val="18"/>
                </w:rPr>
                <w:delText xml:space="preserve"> Section 3.3</w:delText>
              </w:r>
            </w:del>
          </w:p>
        </w:tc>
      </w:tr>
      <w:tr w:rsidR="00C20598" w:rsidRPr="00A42BCC" w:rsidDel="008514E3" w14:paraId="150A3E29" w14:textId="41414682" w:rsidTr="00CE232A">
        <w:trPr>
          <w:trHeight w:val="440"/>
          <w:del w:id="58" w:author="Alhabibi, Haider@Energy" w:date="2022-03-09T06:37:00Z"/>
        </w:trPr>
        <w:tc>
          <w:tcPr>
            <w:tcW w:w="399" w:type="dxa"/>
            <w:vAlign w:val="center"/>
          </w:tcPr>
          <w:p w14:paraId="0756B9F3" w14:textId="21FA8381" w:rsidR="00C20598" w:rsidRPr="00A42BCC" w:rsidDel="008514E3"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59" w:author="Alhabibi, Haider@Energy" w:date="2022-03-09T06:37:00Z"/>
                <w:rFonts w:asciiTheme="minorHAnsi" w:hAnsiTheme="minorHAnsi"/>
                <w:sz w:val="18"/>
                <w:szCs w:val="18"/>
              </w:rPr>
            </w:pPr>
            <w:del w:id="60" w:author="Alhabibi, Haider@Energy" w:date="2022-03-09T06:37:00Z">
              <w:r w:rsidRPr="00A42BCC" w:rsidDel="008514E3">
                <w:rPr>
                  <w:rFonts w:asciiTheme="minorHAnsi" w:hAnsiTheme="minorHAnsi"/>
                  <w:sz w:val="18"/>
                  <w:szCs w:val="18"/>
                </w:rPr>
                <w:delText>04</w:delText>
              </w:r>
            </w:del>
          </w:p>
        </w:tc>
        <w:tc>
          <w:tcPr>
            <w:tcW w:w="10395" w:type="dxa"/>
            <w:vAlign w:val="center"/>
          </w:tcPr>
          <w:p w14:paraId="252845CB" w14:textId="69FA454B" w:rsidR="00C20598" w:rsidRPr="00875D94" w:rsidDel="008514E3" w:rsidRDefault="00C20598" w:rsidP="003F17B6">
            <w:pPr>
              <w:shd w:val="clear" w:color="auto" w:fill="FFFFFF"/>
              <w:contextualSpacing/>
              <w:rPr>
                <w:del w:id="61" w:author="Alhabibi, Haider@Energy" w:date="2022-03-09T06:37:00Z"/>
                <w:rFonts w:asciiTheme="minorHAnsi" w:hAnsiTheme="minorHAnsi"/>
                <w:sz w:val="18"/>
                <w:szCs w:val="18"/>
              </w:rPr>
            </w:pPr>
            <w:del w:id="62" w:author="Alhabibi, Haider@Energy" w:date="2022-03-09T06:37:00Z">
              <w:r w:rsidRPr="00875D94" w:rsidDel="008514E3">
                <w:rPr>
                  <w:rFonts w:asciiTheme="minorHAnsi" w:hAnsiTheme="minorHAnsi"/>
                  <w:sz w:val="18"/>
                  <w:szCs w:val="18"/>
                </w:rPr>
                <w:delText xml:space="preserve">The procedure for the conduct of the enclosure </w:delText>
              </w:r>
              <w:r w:rsidDel="008514E3">
                <w:rPr>
                  <w:rFonts w:asciiTheme="minorHAnsi" w:hAnsiTheme="minorHAnsi"/>
                  <w:sz w:val="18"/>
                  <w:szCs w:val="18"/>
                </w:rPr>
                <w:delText xml:space="preserve">air </w:delText>
              </w:r>
              <w:r w:rsidRPr="00875D94" w:rsidDel="008514E3">
                <w:rPr>
                  <w:rFonts w:asciiTheme="minorHAnsi" w:hAnsiTheme="minorHAnsi"/>
                  <w:sz w:val="18"/>
                  <w:szCs w:val="18"/>
                </w:rPr>
                <w:delText>leakage test shall conform to the One-Point Airtightness Test specified in RESNET 380</w:delText>
              </w:r>
              <w:r w:rsidDel="008514E3">
                <w:rPr>
                  <w:rFonts w:asciiTheme="minorHAnsi" w:hAnsiTheme="minorHAnsi"/>
                  <w:sz w:val="18"/>
                  <w:szCs w:val="18"/>
                </w:rPr>
                <w:delText>-2016</w:delText>
              </w:r>
              <w:r w:rsidRPr="00875D94" w:rsidDel="008514E3">
                <w:rPr>
                  <w:rFonts w:asciiTheme="minorHAnsi" w:hAnsiTheme="minorHAnsi"/>
                  <w:sz w:val="18"/>
                  <w:szCs w:val="18"/>
                </w:rPr>
                <w:delText xml:space="preserve"> Section 3.4.1</w:delText>
              </w:r>
            </w:del>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A8728" w14:textId="77777777" w:rsidR="007608EB" w:rsidRDefault="007608EB">
      <w:r>
        <w:separator/>
      </w:r>
    </w:p>
  </w:endnote>
  <w:endnote w:type="continuationSeparator" w:id="0">
    <w:p w14:paraId="10ABC45E" w14:textId="77777777" w:rsidR="007608EB" w:rsidRDefault="007608EB">
      <w:r>
        <w:continuationSeparator/>
      </w:r>
    </w:p>
  </w:endnote>
  <w:endnote w:type="continuationNotice" w:id="1">
    <w:p w14:paraId="1409A97A" w14:textId="77777777" w:rsidR="007608EB" w:rsidRDefault="007608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6219F4" w:rsidRPr="00733ECB" w:rsidRDefault="006219F4" w:rsidP="00EB61D5">
    <w:pPr>
      <w:pStyle w:val="Style7"/>
      <w:rPr>
        <w:b w:val="0"/>
        <w:i w:val="0"/>
      </w:rPr>
    </w:pPr>
    <w:r w:rsidRPr="00733ECB">
      <w:rPr>
        <w:b w:val="0"/>
        <w:i w:val="0"/>
      </w:rPr>
      <w:t xml:space="preserve">Registration Number:                                                           Registration Date/Time:                                           HERS Provider:                       </w:t>
    </w:r>
  </w:p>
  <w:p w14:paraId="4A3A5EF9" w14:textId="7898895E" w:rsidR="006219F4" w:rsidRPr="00733ECB" w:rsidRDefault="006219F4" w:rsidP="00EB61D5">
    <w:pPr>
      <w:pStyle w:val="Style7"/>
      <w:rPr>
        <w:b w:val="0"/>
        <w:i w:val="0"/>
      </w:rPr>
    </w:pPr>
    <w:r w:rsidRPr="00733ECB">
      <w:rPr>
        <w:b w:val="0"/>
        <w:i w:val="0"/>
      </w:rPr>
      <w:t>CA Building Energy Efficiency Standards - 20</w:t>
    </w:r>
    <w:ins w:id="10" w:author="Alhabibi, Haider@Energy" w:date="2021-08-30T19:45:00Z">
      <w:r w:rsidR="000F5AAD">
        <w:rPr>
          <w:b w:val="0"/>
          <w:i w:val="0"/>
        </w:rPr>
        <w:t>22</w:t>
      </w:r>
    </w:ins>
    <w:del w:id="11" w:author="Alhabibi, Haider@Energy" w:date="2021-08-30T19:45:00Z">
      <w:r w:rsidRPr="00733ECB" w:rsidDel="000F5AAD">
        <w:rPr>
          <w:b w:val="0"/>
          <w:i w:val="0"/>
        </w:rPr>
        <w:delText>1</w:delText>
      </w:r>
      <w:r w:rsidDel="000F5AAD">
        <w:rPr>
          <w:b w:val="0"/>
          <w:i w:val="0"/>
        </w:rPr>
        <w:delText>9</w:delText>
      </w:r>
    </w:del>
    <w:r w:rsidRPr="00733ECB">
      <w:rPr>
        <w:b w:val="0"/>
        <w:i w:val="0"/>
      </w:rPr>
      <w:t xml:space="preserve"> </w:t>
    </w:r>
    <w:ins w:id="12" w:author="Alhabibi, Haider@Energy" w:date="2022-02-22T15:28:00Z">
      <w:r w:rsidR="00B876FD" w:rsidRPr="00B876FD">
        <w:rPr>
          <w:b w:val="0"/>
          <w:i w:val="0"/>
        </w:rPr>
        <w:t>Low-rise Multifamily</w:t>
      </w:r>
    </w:ins>
    <w:del w:id="13" w:author="Alhabibi, Haider@Energy" w:date="2022-02-22T15:28:00Z">
      <w:r w:rsidRPr="00733ECB" w:rsidDel="00B876FD">
        <w:rPr>
          <w:b w:val="0"/>
          <w:i w:val="0"/>
        </w:rPr>
        <w:delText xml:space="preserve">Residential </w:delText>
      </w:r>
    </w:del>
    <w:ins w:id="14" w:author="Alhabibi, Haider@Energy" w:date="2022-03-29T10:52:00Z">
      <w:r w:rsidR="001A2F75">
        <w:rPr>
          <w:b w:val="0"/>
          <w:i w:val="0"/>
        </w:rPr>
        <w:t xml:space="preserve"> </w:t>
      </w:r>
    </w:ins>
    <w:r w:rsidRPr="00733ECB">
      <w:rPr>
        <w:b w:val="0"/>
        <w:i w:val="0"/>
      </w:rPr>
      <w:t>Compliance</w:t>
    </w:r>
    <w:r w:rsidRPr="00733ECB">
      <w:rPr>
        <w:b w:val="0"/>
        <w:i w:val="0"/>
      </w:rPr>
      <w:tab/>
    </w:r>
    <w:r>
      <w:rPr>
        <w:b w:val="0"/>
        <w:i w:val="0"/>
      </w:rPr>
      <w:t xml:space="preserve">January </w:t>
    </w:r>
    <w:r w:rsidR="00704B9F">
      <w:rPr>
        <w:b w:val="0"/>
        <w:i w:val="0"/>
      </w:rPr>
      <w:t>20</w:t>
    </w:r>
    <w:ins w:id="15" w:author="Alhabibi, Haider@Energy" w:date="2021-08-30T19:45:00Z">
      <w:r w:rsidR="000F5AAD">
        <w:rPr>
          <w:b w:val="0"/>
          <w:i w:val="0"/>
        </w:rPr>
        <w:t>22</w:t>
      </w:r>
    </w:ins>
    <w:del w:id="16" w:author="Alhabibi, Haider@Energy" w:date="2021-08-30T19:45:00Z">
      <w:r w:rsidR="00704B9F" w:rsidDel="000F5AAD">
        <w:rPr>
          <w:b w:val="0"/>
          <w:i w:val="0"/>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42A65B3E" w:rsidR="006219F4" w:rsidRPr="00EB61D5" w:rsidRDefault="006219F4" w:rsidP="00EB61D5">
    <w:pPr>
      <w:pStyle w:val="Footer"/>
    </w:pPr>
    <w:r w:rsidRPr="00EB61D5">
      <w:t>CA Building Energy Efficiency Standards - 20</w:t>
    </w:r>
    <w:ins w:id="23" w:author="Alhabibi, Haider@Energy" w:date="2021-08-30T19:45:00Z">
      <w:r w:rsidR="000F5AAD">
        <w:t>22</w:t>
      </w:r>
    </w:ins>
    <w:del w:id="24" w:author="Alhabibi, Haider@Energy" w:date="2021-08-30T19:45:00Z">
      <w:r w:rsidRPr="00EB61D5" w:rsidDel="000F5AAD">
        <w:delText>1</w:delText>
      </w:r>
      <w:r w:rsidDel="000F5AAD">
        <w:delText>9</w:delText>
      </w:r>
    </w:del>
    <w:r w:rsidRPr="00EB61D5">
      <w:t xml:space="preserve"> </w:t>
    </w:r>
    <w:ins w:id="25" w:author="Alhabibi, Haider@Energy" w:date="2022-02-22T15:28:00Z">
      <w:r w:rsidR="00B876FD" w:rsidRPr="00B876FD">
        <w:t>Low-rise Multifamily</w:t>
      </w:r>
    </w:ins>
    <w:del w:id="26" w:author="Alhabibi, Haider@Energy" w:date="2022-02-22T15:28:00Z">
      <w:r w:rsidRPr="00EB61D5" w:rsidDel="00B876FD">
        <w:delText>Residential</w:delText>
      </w:r>
    </w:del>
    <w:r w:rsidRPr="00EB61D5">
      <w:t xml:space="preserve"> Compliance</w:t>
    </w:r>
    <w:r w:rsidRPr="00EB61D5">
      <w:tab/>
    </w:r>
    <w:r>
      <w:t xml:space="preserve">January </w:t>
    </w:r>
    <w:r w:rsidR="00704B9F">
      <w:t>20</w:t>
    </w:r>
    <w:ins w:id="27" w:author="Alhabibi, Haider@Energy" w:date="2021-08-30T19:45:00Z">
      <w:r w:rsidR="000F5AAD">
        <w:t>22</w:t>
      </w:r>
    </w:ins>
    <w:del w:id="28" w:author="Alhabibi, Haider@Energy" w:date="2021-08-30T19:45:00Z">
      <w:r w:rsidR="00704B9F" w:rsidDel="000F5AAD">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A5EAC" w14:textId="77777777" w:rsidR="007608EB" w:rsidRDefault="007608EB">
      <w:r>
        <w:separator/>
      </w:r>
    </w:p>
  </w:footnote>
  <w:footnote w:type="continuationSeparator" w:id="0">
    <w:p w14:paraId="55D3639C" w14:textId="77777777" w:rsidR="007608EB" w:rsidRDefault="007608EB">
      <w:r>
        <w:continuationSeparator/>
      </w:r>
    </w:p>
  </w:footnote>
  <w:footnote w:type="continuationNotice" w:id="1">
    <w:p w14:paraId="2A650433" w14:textId="77777777" w:rsidR="007608EB" w:rsidRDefault="007608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6219F4" w:rsidRDefault="001A2F75">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39087EAA" w:rsidR="006219F4" w:rsidRPr="007770C5" w:rsidRDefault="006219F4" w:rsidP="002B559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4A3A5F0F" wp14:editId="1C447A2E">
          <wp:simplePos x="0" y="0"/>
          <wp:positionH relativeFrom="margin">
            <wp:posOffset>6632575</wp:posOffset>
          </wp:positionH>
          <wp:positionV relativeFrom="margin">
            <wp:posOffset>-1209675</wp:posOffset>
          </wp:positionV>
          <wp:extent cx="312420" cy="2743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place">
      <w:smartTag w:uri="urn:schemas-microsoft-com:office:smarttags" w:element="State">
        <w:r w:rsidRPr="007770C5">
          <w:rPr>
            <w:rFonts w:ascii="Arial" w:hAnsi="Arial" w:cs="Arial"/>
            <w:sz w:val="14"/>
            <w:szCs w:val="14"/>
          </w:rPr>
          <w:t>CALIFORNIA</w:t>
        </w:r>
      </w:smartTag>
    </w:smartTag>
  </w:p>
  <w:p w14:paraId="4A3A5EE7" w14:textId="38C2DE9A" w:rsidR="006219F4" w:rsidRPr="007770C5" w:rsidRDefault="006219F4" w:rsidP="002B5597">
    <w:pPr>
      <w:suppressAutoHyphens/>
      <w:ind w:left="-90"/>
      <w:rPr>
        <w:rFonts w:ascii="Arial" w:hAnsi="Arial" w:cs="Arial"/>
        <w:b/>
        <w:sz w:val="24"/>
        <w:szCs w:val="24"/>
      </w:rPr>
    </w:pPr>
    <w:r>
      <w:rPr>
        <w:rFonts w:ascii="Arial" w:hAnsi="Arial" w:cs="Arial"/>
        <w:b/>
        <w:sz w:val="24"/>
        <w:szCs w:val="24"/>
      </w:rPr>
      <w:t>BUILDING AIR LEAKAGE DIAGNOSTIC TEST WORKSHEET – BUILDING ENCLOSURES AND DWELLING UNIT ENCLOSURES</w:t>
    </w:r>
  </w:p>
  <w:p w14:paraId="4A3A5EE8" w14:textId="78829ADD" w:rsidR="006219F4" w:rsidRPr="007770C5" w:rsidRDefault="006219F4" w:rsidP="002B5597">
    <w:pPr>
      <w:suppressAutoHyphens/>
      <w:ind w:left="-90"/>
      <w:rPr>
        <w:rFonts w:ascii="Arial" w:hAnsi="Arial" w:cs="Arial"/>
        <w:sz w:val="14"/>
        <w:szCs w:val="14"/>
      </w:rPr>
    </w:pPr>
    <w:r>
      <w:rPr>
        <w:rFonts w:ascii="Arial" w:hAnsi="Arial" w:cs="Arial"/>
        <w:sz w:val="14"/>
        <w:szCs w:val="14"/>
      </w:rPr>
      <w:t>CEC-</w:t>
    </w:r>
    <w:del w:id="4" w:author="Alhabibi, Haider@Energy" w:date="2022-02-22T15:30:00Z">
      <w:r w:rsidDel="00615B35">
        <w:rPr>
          <w:rFonts w:ascii="Arial" w:hAnsi="Arial" w:cs="Arial"/>
          <w:sz w:val="14"/>
          <w:szCs w:val="14"/>
        </w:rPr>
        <w:delText>CF3R</w:delText>
      </w:r>
    </w:del>
    <w:ins w:id="5" w:author="Alhabibi, Haider@Energy" w:date="2022-02-22T15:30:00Z">
      <w:r w:rsidR="00615B35">
        <w:rPr>
          <w:rFonts w:ascii="Arial" w:hAnsi="Arial" w:cs="Arial"/>
          <w:sz w:val="14"/>
          <w:szCs w:val="14"/>
        </w:rPr>
        <w:t>LMCV</w:t>
      </w:r>
    </w:ins>
    <w:r>
      <w:rPr>
        <w:rFonts w:ascii="Arial" w:hAnsi="Arial" w:cs="Arial"/>
        <w:sz w:val="14"/>
        <w:szCs w:val="14"/>
      </w:rPr>
      <w:t>-MCH-24-H</w:t>
    </w:r>
    <w:r w:rsidRPr="007770C5">
      <w:rPr>
        <w:rFonts w:ascii="Arial" w:hAnsi="Arial" w:cs="Arial"/>
        <w:sz w:val="14"/>
        <w:szCs w:val="14"/>
      </w:rPr>
      <w:t xml:space="preserve"> (Revised </w:t>
    </w:r>
    <w:r>
      <w:rPr>
        <w:rFonts w:ascii="Arial" w:hAnsi="Arial" w:cs="Arial"/>
        <w:sz w:val="14"/>
        <w:szCs w:val="14"/>
      </w:rPr>
      <w:t>01/</w:t>
    </w:r>
    <w:ins w:id="6" w:author="Alhabibi, Haider@Energy" w:date="2021-08-30T19:45:00Z">
      <w:r w:rsidR="000F5AAD">
        <w:rPr>
          <w:rFonts w:ascii="Arial" w:hAnsi="Arial" w:cs="Arial"/>
          <w:sz w:val="14"/>
          <w:szCs w:val="14"/>
        </w:rPr>
        <w:t>22</w:t>
      </w:r>
    </w:ins>
    <w:del w:id="7" w:author="Alhabibi, Haider@Energy" w:date="2021-08-30T19:45:00Z">
      <w:r w:rsidR="00704B9F" w:rsidDel="000F5AAD">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7"/>
      <w:gridCol w:w="3690"/>
      <w:gridCol w:w="270"/>
      <w:gridCol w:w="629"/>
      <w:gridCol w:w="1709"/>
    </w:tblGrid>
    <w:tr w:rsidR="006219F4" w:rsidRPr="00F85124" w14:paraId="4A3A5EEB" w14:textId="77777777" w:rsidTr="001A2F75">
      <w:trPr>
        <w:cantSplit/>
        <w:trHeight w:val="288"/>
      </w:trPr>
      <w:tc>
        <w:tcPr>
          <w:tcW w:w="4215" w:type="pct"/>
          <w:gridSpan w:val="4"/>
          <w:tcBorders>
            <w:right w:val="nil"/>
          </w:tcBorders>
          <w:vAlign w:val="center"/>
        </w:tcPr>
        <w:p w14:paraId="4A3A5EE9" w14:textId="27C7BF7E" w:rsidR="006219F4" w:rsidRPr="00F502B3" w:rsidRDefault="006219F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p>
      </w:tc>
      <w:tc>
        <w:tcPr>
          <w:tcW w:w="785" w:type="pct"/>
          <w:tcBorders>
            <w:left w:val="nil"/>
          </w:tcBorders>
          <w:tcMar>
            <w:left w:w="115" w:type="dxa"/>
            <w:right w:w="115" w:type="dxa"/>
          </w:tcMar>
          <w:vAlign w:val="center"/>
        </w:tcPr>
        <w:p w14:paraId="4A3A5EEA" w14:textId="05EBEBC1" w:rsidR="006219F4" w:rsidRPr="00F502B3" w:rsidRDefault="006219F4">
          <w:pPr>
            <w:pStyle w:val="Heading1"/>
            <w:jc w:val="right"/>
            <w:rPr>
              <w:rFonts w:ascii="Calibri" w:hAnsi="Calibri"/>
              <w:b w:val="0"/>
              <w:bCs/>
              <w:sz w:val="20"/>
            </w:rPr>
          </w:pPr>
          <w:del w:id="8" w:author="Alhabibi, Haider@Energy" w:date="2022-02-22T15:31:00Z">
            <w:r w:rsidRPr="00F502B3" w:rsidDel="00615B35">
              <w:rPr>
                <w:rFonts w:ascii="Calibri" w:hAnsi="Calibri"/>
                <w:b w:val="0"/>
                <w:bCs/>
                <w:sz w:val="20"/>
              </w:rPr>
              <w:delText>CF</w:delText>
            </w:r>
            <w:r w:rsidDel="00615B35">
              <w:rPr>
                <w:rFonts w:ascii="Calibri" w:hAnsi="Calibri"/>
                <w:b w:val="0"/>
                <w:bCs/>
                <w:sz w:val="20"/>
              </w:rPr>
              <w:delText>3</w:delText>
            </w:r>
            <w:r w:rsidRPr="00F502B3" w:rsidDel="00615B35">
              <w:rPr>
                <w:rFonts w:ascii="Calibri" w:hAnsi="Calibri"/>
                <w:b w:val="0"/>
                <w:bCs/>
                <w:sz w:val="20"/>
              </w:rPr>
              <w:delText>R</w:delText>
            </w:r>
          </w:del>
          <w:ins w:id="9" w:author="Alhabibi, Haider@Energy" w:date="2022-02-22T15:31:00Z">
            <w:r w:rsidR="00615B35">
              <w:rPr>
                <w:rFonts w:ascii="Calibri" w:hAnsi="Calibri"/>
                <w:b w:val="0"/>
                <w:bCs/>
                <w:sz w:val="20"/>
              </w:rPr>
              <w:t>LMCV</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6219F4" w:rsidRPr="00F85124" w14:paraId="4A3A5EEE" w14:textId="77777777" w:rsidTr="006219F4">
      <w:trPr>
        <w:cantSplit/>
        <w:trHeight w:val="288"/>
      </w:trPr>
      <w:tc>
        <w:tcPr>
          <w:tcW w:w="3802" w:type="pct"/>
          <w:gridSpan w:val="2"/>
          <w:tcBorders>
            <w:right w:val="nil"/>
          </w:tcBorders>
        </w:tcPr>
        <w:p w14:paraId="4A3A5EEC" w14:textId="63C3CB65" w:rsidR="006219F4" w:rsidRPr="00F85124" w:rsidRDefault="006219F4"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198" w:type="pct"/>
          <w:gridSpan w:val="3"/>
          <w:tcBorders>
            <w:left w:val="nil"/>
          </w:tcBorders>
        </w:tcPr>
        <w:p w14:paraId="4A3A5EED" w14:textId="162ABBAE" w:rsidR="006219F4" w:rsidRPr="00F85124" w:rsidRDefault="006219F4"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36978">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A2F75">
            <w:rPr>
              <w:rFonts w:ascii="Calibri" w:hAnsi="Calibri"/>
              <w:bCs/>
              <w:noProof/>
            </w:rPr>
            <w:t>3</w:t>
          </w:r>
          <w:r>
            <w:rPr>
              <w:rFonts w:ascii="Calibri" w:hAnsi="Calibri"/>
              <w:bCs/>
              <w:noProof/>
            </w:rPr>
            <w:fldChar w:fldCharType="end"/>
          </w:r>
          <w:r w:rsidRPr="00F85124">
            <w:rPr>
              <w:rFonts w:ascii="Calibri" w:hAnsi="Calibri"/>
              <w:bCs/>
            </w:rPr>
            <w:t>)</w:t>
          </w:r>
        </w:p>
      </w:tc>
    </w:tr>
    <w:tr w:rsidR="006219F4" w:rsidRPr="00F85124" w14:paraId="4A3A5EF2" w14:textId="77777777" w:rsidTr="001A2F75">
      <w:trPr>
        <w:cantSplit/>
        <w:trHeight w:val="288"/>
      </w:trPr>
      <w:tc>
        <w:tcPr>
          <w:tcW w:w="2107" w:type="pct"/>
        </w:tcPr>
        <w:p w14:paraId="4A3A5EEF" w14:textId="77777777" w:rsidR="006219F4" w:rsidRPr="00F85124" w:rsidRDefault="006219F4" w:rsidP="003E419E">
          <w:pPr>
            <w:rPr>
              <w:rFonts w:ascii="Calibri" w:hAnsi="Calibri"/>
              <w:sz w:val="12"/>
              <w:szCs w:val="12"/>
            </w:rPr>
          </w:pPr>
          <w:r w:rsidRPr="00F85124">
            <w:rPr>
              <w:rFonts w:ascii="Calibri" w:hAnsi="Calibri"/>
              <w:sz w:val="12"/>
              <w:szCs w:val="12"/>
            </w:rPr>
            <w:t>Project Name:</w:t>
          </w:r>
        </w:p>
      </w:tc>
      <w:tc>
        <w:tcPr>
          <w:tcW w:w="1819" w:type="pct"/>
          <w:gridSpan w:val="2"/>
        </w:tcPr>
        <w:p w14:paraId="4A3A5EF0" w14:textId="77777777" w:rsidR="006219F4" w:rsidRPr="00F85124" w:rsidRDefault="006219F4" w:rsidP="003E419E">
          <w:pPr>
            <w:rPr>
              <w:rFonts w:ascii="Calibri" w:hAnsi="Calibri"/>
              <w:sz w:val="12"/>
              <w:szCs w:val="12"/>
            </w:rPr>
          </w:pPr>
          <w:r w:rsidRPr="00F85124">
            <w:rPr>
              <w:rFonts w:ascii="Calibri" w:hAnsi="Calibri"/>
              <w:sz w:val="12"/>
              <w:szCs w:val="12"/>
            </w:rPr>
            <w:t>Enforcement Agency:</w:t>
          </w:r>
        </w:p>
      </w:tc>
      <w:tc>
        <w:tcPr>
          <w:tcW w:w="1074" w:type="pct"/>
          <w:gridSpan w:val="2"/>
        </w:tcPr>
        <w:p w14:paraId="4A3A5EF1" w14:textId="77777777" w:rsidR="006219F4" w:rsidRPr="00F85124" w:rsidRDefault="006219F4" w:rsidP="003E419E">
          <w:pPr>
            <w:rPr>
              <w:rFonts w:ascii="Calibri" w:hAnsi="Calibri"/>
              <w:sz w:val="12"/>
              <w:szCs w:val="12"/>
            </w:rPr>
          </w:pPr>
          <w:r w:rsidRPr="00F85124">
            <w:rPr>
              <w:rFonts w:ascii="Calibri" w:hAnsi="Calibri"/>
              <w:sz w:val="12"/>
              <w:szCs w:val="12"/>
            </w:rPr>
            <w:t>Permit Number:</w:t>
          </w:r>
        </w:p>
      </w:tc>
    </w:tr>
    <w:tr w:rsidR="006219F4" w:rsidRPr="00F85124" w14:paraId="4A3A5EF6" w14:textId="77777777" w:rsidTr="001A2F75">
      <w:trPr>
        <w:cantSplit/>
        <w:trHeight w:val="288"/>
      </w:trPr>
      <w:tc>
        <w:tcPr>
          <w:tcW w:w="2107" w:type="pct"/>
        </w:tcPr>
        <w:p w14:paraId="4A3A5EF3" w14:textId="77777777" w:rsidR="006219F4" w:rsidRPr="00F85124" w:rsidRDefault="006219F4" w:rsidP="003E419E">
          <w:pPr>
            <w:rPr>
              <w:rFonts w:ascii="Calibri" w:hAnsi="Calibri"/>
              <w:sz w:val="12"/>
              <w:szCs w:val="12"/>
              <w:vertAlign w:val="superscript"/>
            </w:rPr>
          </w:pPr>
          <w:r w:rsidRPr="00F85124">
            <w:rPr>
              <w:rFonts w:ascii="Calibri" w:hAnsi="Calibri"/>
              <w:sz w:val="12"/>
              <w:szCs w:val="12"/>
            </w:rPr>
            <w:t>Dwelling Address:</w:t>
          </w:r>
        </w:p>
      </w:tc>
      <w:tc>
        <w:tcPr>
          <w:tcW w:w="1819" w:type="pct"/>
          <w:gridSpan w:val="2"/>
        </w:tcPr>
        <w:p w14:paraId="4A3A5EF4" w14:textId="22FE04C4" w:rsidR="006219F4" w:rsidRPr="00F85124" w:rsidRDefault="006219F4"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074" w:type="pct"/>
          <w:gridSpan w:val="2"/>
        </w:tcPr>
        <w:p w14:paraId="4A3A5EF5" w14:textId="06098542" w:rsidR="006219F4" w:rsidRPr="00F85124" w:rsidRDefault="006219F4"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7AE603AA" w:rsidR="006219F4" w:rsidRPr="003E419E" w:rsidRDefault="001A2F75" w:rsidP="003E419E">
    <w:pPr>
      <w:pStyle w:val="Header"/>
    </w:pPr>
    <w:r>
      <w:rPr>
        <w:b/>
        <w:noProof/>
        <w:sz w:val="30"/>
      </w:rPr>
      <w:pict w14:anchorId="4A3A5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2061" type="#_x0000_t75" style="position:absolute;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6219F4" w:rsidRDefault="001A2F75">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6219F4" w:rsidRDefault="001A2F75">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76"/>
      <w:gridCol w:w="998"/>
      <w:gridCol w:w="2425"/>
    </w:tblGrid>
    <w:tr w:rsidR="006219F4" w:rsidRPr="00F85124" w14:paraId="4A3A5EFE" w14:textId="77777777" w:rsidTr="003E419E">
      <w:trPr>
        <w:cantSplit/>
        <w:trHeight w:val="288"/>
      </w:trPr>
      <w:tc>
        <w:tcPr>
          <w:tcW w:w="3877" w:type="pct"/>
          <w:gridSpan w:val="2"/>
          <w:tcBorders>
            <w:right w:val="nil"/>
          </w:tcBorders>
          <w:vAlign w:val="center"/>
        </w:tcPr>
        <w:p w14:paraId="4A3A5EFC" w14:textId="067716D9" w:rsidR="006219F4" w:rsidRPr="00F502B3" w:rsidRDefault="006219F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75573A52" w:rsidR="006219F4" w:rsidRPr="00F502B3" w:rsidRDefault="006219F4">
          <w:pPr>
            <w:pStyle w:val="Heading1"/>
            <w:jc w:val="right"/>
            <w:rPr>
              <w:rFonts w:ascii="Calibri" w:hAnsi="Calibri"/>
              <w:b w:val="0"/>
              <w:bCs/>
              <w:sz w:val="20"/>
            </w:rPr>
          </w:pPr>
          <w:del w:id="21" w:author="Alhabibi, Haider@Energy" w:date="2022-02-22T15:31:00Z">
            <w:r w:rsidRPr="00F502B3" w:rsidDel="00615B35">
              <w:rPr>
                <w:rFonts w:ascii="Calibri" w:hAnsi="Calibri"/>
                <w:b w:val="0"/>
                <w:bCs/>
                <w:sz w:val="20"/>
              </w:rPr>
              <w:delText>CF</w:delText>
            </w:r>
            <w:r w:rsidDel="00615B35">
              <w:rPr>
                <w:rFonts w:ascii="Calibri" w:hAnsi="Calibri"/>
                <w:b w:val="0"/>
                <w:bCs/>
                <w:sz w:val="20"/>
              </w:rPr>
              <w:delText>3</w:delText>
            </w:r>
            <w:r w:rsidRPr="00F502B3" w:rsidDel="00615B35">
              <w:rPr>
                <w:rFonts w:ascii="Calibri" w:hAnsi="Calibri"/>
                <w:b w:val="0"/>
                <w:bCs/>
                <w:sz w:val="20"/>
              </w:rPr>
              <w:delText>R</w:delText>
            </w:r>
          </w:del>
          <w:ins w:id="22" w:author="Alhabibi, Haider@Energy" w:date="2022-02-22T15:31:00Z">
            <w:r w:rsidR="00615B35">
              <w:rPr>
                <w:rFonts w:ascii="Calibri" w:hAnsi="Calibri"/>
                <w:b w:val="0"/>
                <w:bCs/>
                <w:sz w:val="20"/>
              </w:rPr>
              <w:t>LMCV</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6219F4" w:rsidRPr="00F85124" w14:paraId="4A3A5F01" w14:textId="77777777" w:rsidTr="006219F4">
      <w:trPr>
        <w:cantSplit/>
        <w:trHeight w:val="288"/>
      </w:trPr>
      <w:tc>
        <w:tcPr>
          <w:tcW w:w="3415" w:type="pct"/>
          <w:tcBorders>
            <w:right w:val="nil"/>
          </w:tcBorders>
        </w:tcPr>
        <w:p w14:paraId="4A3A5EFF" w14:textId="014252DB" w:rsidR="006219F4" w:rsidRPr="00F85124" w:rsidRDefault="006219F4" w:rsidP="00CC7066">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85" w:type="pct"/>
          <w:gridSpan w:val="2"/>
          <w:tcBorders>
            <w:left w:val="nil"/>
          </w:tcBorders>
        </w:tcPr>
        <w:p w14:paraId="4A3A5F00" w14:textId="75BE624C" w:rsidR="006219F4" w:rsidRPr="00382CD6" w:rsidRDefault="006219F4" w:rsidP="00CC706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36978">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A2F75">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6219F4" w:rsidRPr="003E419E" w:rsidRDefault="001A2F75"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60"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6219F4" w:rsidRDefault="001A2F75">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6219F4" w:rsidRDefault="001A2F75">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6219F4" w:rsidRPr="00F85124" w14:paraId="4A3A5F08" w14:textId="77777777" w:rsidTr="003E419E">
      <w:trPr>
        <w:cantSplit/>
        <w:trHeight w:val="288"/>
      </w:trPr>
      <w:tc>
        <w:tcPr>
          <w:tcW w:w="3877" w:type="pct"/>
          <w:tcBorders>
            <w:right w:val="nil"/>
          </w:tcBorders>
          <w:vAlign w:val="center"/>
        </w:tcPr>
        <w:p w14:paraId="4A3A5F06" w14:textId="604D82C8" w:rsidR="006219F4" w:rsidRPr="00F502B3" w:rsidRDefault="006219F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1BBCCF37" w:rsidR="006219F4" w:rsidRPr="00F502B3" w:rsidRDefault="006219F4">
          <w:pPr>
            <w:pStyle w:val="Heading1"/>
            <w:jc w:val="right"/>
            <w:rPr>
              <w:rFonts w:ascii="Calibri" w:hAnsi="Calibri"/>
              <w:b w:val="0"/>
              <w:bCs/>
              <w:sz w:val="20"/>
            </w:rPr>
          </w:pPr>
          <w:del w:id="63" w:author="Alhabibi, Haider@Energy" w:date="2022-02-22T15:31:00Z">
            <w:r w:rsidRPr="00F502B3" w:rsidDel="00615B35">
              <w:rPr>
                <w:rFonts w:ascii="Calibri" w:hAnsi="Calibri"/>
                <w:b w:val="0"/>
                <w:bCs/>
                <w:sz w:val="20"/>
              </w:rPr>
              <w:delText>CF</w:delText>
            </w:r>
            <w:r w:rsidDel="00615B35">
              <w:rPr>
                <w:rFonts w:ascii="Calibri" w:hAnsi="Calibri"/>
                <w:b w:val="0"/>
                <w:bCs/>
                <w:sz w:val="20"/>
              </w:rPr>
              <w:delText>3</w:delText>
            </w:r>
            <w:r w:rsidRPr="00F502B3" w:rsidDel="00615B35">
              <w:rPr>
                <w:rFonts w:ascii="Calibri" w:hAnsi="Calibri"/>
                <w:b w:val="0"/>
                <w:bCs/>
                <w:sz w:val="20"/>
              </w:rPr>
              <w:delText>R</w:delText>
            </w:r>
          </w:del>
          <w:ins w:id="64" w:author="Alhabibi, Haider@Energy" w:date="2022-02-22T15:31:00Z">
            <w:r w:rsidR="00615B35">
              <w:rPr>
                <w:rFonts w:ascii="Calibri" w:hAnsi="Calibri"/>
                <w:b w:val="0"/>
                <w:bCs/>
                <w:sz w:val="20"/>
              </w:rPr>
              <w:t>LMCV</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6219F4" w:rsidRPr="00F85124" w14:paraId="4A3A5F0B" w14:textId="77777777" w:rsidTr="00EF2268">
      <w:trPr>
        <w:cantSplit/>
        <w:trHeight w:val="288"/>
      </w:trPr>
      <w:tc>
        <w:tcPr>
          <w:tcW w:w="4373" w:type="pct"/>
          <w:gridSpan w:val="2"/>
          <w:tcBorders>
            <w:right w:val="nil"/>
          </w:tcBorders>
        </w:tcPr>
        <w:p w14:paraId="4A3A5F09" w14:textId="301946AF" w:rsidR="006219F4" w:rsidRPr="00F85124" w:rsidRDefault="006219F4">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MCH-24b</w:t>
          </w:r>
        </w:p>
      </w:tc>
      <w:tc>
        <w:tcPr>
          <w:tcW w:w="627" w:type="pct"/>
          <w:tcBorders>
            <w:left w:val="nil"/>
          </w:tcBorders>
        </w:tcPr>
        <w:p w14:paraId="4A3A5F0A" w14:textId="4A9FAB3D" w:rsidR="006219F4" w:rsidRPr="00F85124" w:rsidRDefault="006219F4"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36978">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A2F75">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6219F4" w:rsidRPr="003E419E" w:rsidRDefault="001A2F75"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6219F4" w:rsidRDefault="001A2F75">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6"/>
  </w:num>
  <w:num w:numId="12">
    <w:abstractNumId w:val="10"/>
  </w:num>
  <w:num w:numId="13">
    <w:abstractNumId w:val="7"/>
  </w:num>
  <w:num w:numId="14">
    <w:abstractNumId w:val="12"/>
  </w:num>
  <w:num w:numId="15">
    <w:abstractNumId w:val="14"/>
  </w:num>
  <w:num w:numId="16">
    <w:abstractNumId w:val="15"/>
  </w:num>
  <w:num w:numId="17">
    <w:abstractNumId w:val="6"/>
  </w:num>
  <w:num w:numId="18">
    <w:abstractNumId w:val="4"/>
  </w:num>
  <w:num w:numId="19">
    <w:abstractNumId w:val="17"/>
  </w:num>
  <w:num w:numId="20">
    <w:abstractNumId w:val="11"/>
  </w:num>
  <w:num w:numId="21">
    <w:abstractNumId w:val="9"/>
  </w:num>
  <w:num w:numId="22">
    <w:abstractNumId w:val="13"/>
  </w:num>
  <w:num w:numId="23">
    <w:abstractNumId w:val="3"/>
  </w:num>
  <w:num w:numId="24">
    <w:abstractNumId w:val="7"/>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25D99"/>
    <w:rsid w:val="00032684"/>
    <w:rsid w:val="000367BC"/>
    <w:rsid w:val="00056B9D"/>
    <w:rsid w:val="00081774"/>
    <w:rsid w:val="00091FBA"/>
    <w:rsid w:val="0009311F"/>
    <w:rsid w:val="000A5169"/>
    <w:rsid w:val="000A79AF"/>
    <w:rsid w:val="000B05C9"/>
    <w:rsid w:val="000B64C1"/>
    <w:rsid w:val="000C5AC9"/>
    <w:rsid w:val="000C692F"/>
    <w:rsid w:val="000D1CB5"/>
    <w:rsid w:val="000E084F"/>
    <w:rsid w:val="000F3409"/>
    <w:rsid w:val="000F3C9E"/>
    <w:rsid w:val="000F5AAD"/>
    <w:rsid w:val="001046D3"/>
    <w:rsid w:val="00107CC3"/>
    <w:rsid w:val="00120A15"/>
    <w:rsid w:val="00122B26"/>
    <w:rsid w:val="001531F1"/>
    <w:rsid w:val="00157308"/>
    <w:rsid w:val="00163079"/>
    <w:rsid w:val="0016315C"/>
    <w:rsid w:val="00163DBE"/>
    <w:rsid w:val="00165FD3"/>
    <w:rsid w:val="00170A61"/>
    <w:rsid w:val="00171BD5"/>
    <w:rsid w:val="00172D21"/>
    <w:rsid w:val="00173043"/>
    <w:rsid w:val="0017724F"/>
    <w:rsid w:val="00177998"/>
    <w:rsid w:val="00181B3E"/>
    <w:rsid w:val="001835DF"/>
    <w:rsid w:val="0019189F"/>
    <w:rsid w:val="00195B7D"/>
    <w:rsid w:val="00197CD7"/>
    <w:rsid w:val="001A2426"/>
    <w:rsid w:val="001A2F75"/>
    <w:rsid w:val="001A5445"/>
    <w:rsid w:val="001A794A"/>
    <w:rsid w:val="001B0B2D"/>
    <w:rsid w:val="001B14D6"/>
    <w:rsid w:val="001B4FAD"/>
    <w:rsid w:val="001B6B55"/>
    <w:rsid w:val="001B7920"/>
    <w:rsid w:val="001C4084"/>
    <w:rsid w:val="001C4335"/>
    <w:rsid w:val="001C5250"/>
    <w:rsid w:val="001D4EC1"/>
    <w:rsid w:val="001D64A4"/>
    <w:rsid w:val="001E5CD5"/>
    <w:rsid w:val="001E5EB4"/>
    <w:rsid w:val="001E7C38"/>
    <w:rsid w:val="001F1EB8"/>
    <w:rsid w:val="002057B8"/>
    <w:rsid w:val="00217730"/>
    <w:rsid w:val="0022167C"/>
    <w:rsid w:val="00223EF9"/>
    <w:rsid w:val="00231102"/>
    <w:rsid w:val="00231CFA"/>
    <w:rsid w:val="00240435"/>
    <w:rsid w:val="002406FD"/>
    <w:rsid w:val="002478EC"/>
    <w:rsid w:val="0025221D"/>
    <w:rsid w:val="0025389B"/>
    <w:rsid w:val="00254312"/>
    <w:rsid w:val="00255406"/>
    <w:rsid w:val="0027204B"/>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4879"/>
    <w:rsid w:val="00366476"/>
    <w:rsid w:val="00367B59"/>
    <w:rsid w:val="003701BD"/>
    <w:rsid w:val="00381466"/>
    <w:rsid w:val="003821BA"/>
    <w:rsid w:val="00382A66"/>
    <w:rsid w:val="00382CD6"/>
    <w:rsid w:val="003925F3"/>
    <w:rsid w:val="003A047B"/>
    <w:rsid w:val="003A3634"/>
    <w:rsid w:val="003C1E23"/>
    <w:rsid w:val="003C2745"/>
    <w:rsid w:val="003C5860"/>
    <w:rsid w:val="003C5E86"/>
    <w:rsid w:val="003E21BB"/>
    <w:rsid w:val="003E419E"/>
    <w:rsid w:val="003E71E0"/>
    <w:rsid w:val="003F00EC"/>
    <w:rsid w:val="003F17B6"/>
    <w:rsid w:val="003F23E6"/>
    <w:rsid w:val="003F398B"/>
    <w:rsid w:val="003F62A0"/>
    <w:rsid w:val="00400BDB"/>
    <w:rsid w:val="00410903"/>
    <w:rsid w:val="004130B2"/>
    <w:rsid w:val="0041739F"/>
    <w:rsid w:val="00421E7D"/>
    <w:rsid w:val="00421FA8"/>
    <w:rsid w:val="0042272B"/>
    <w:rsid w:val="00425C89"/>
    <w:rsid w:val="00427DFA"/>
    <w:rsid w:val="004348D8"/>
    <w:rsid w:val="004545C0"/>
    <w:rsid w:val="00454E36"/>
    <w:rsid w:val="00457345"/>
    <w:rsid w:val="00460319"/>
    <w:rsid w:val="00467478"/>
    <w:rsid w:val="004713DE"/>
    <w:rsid w:val="0047600B"/>
    <w:rsid w:val="004803D4"/>
    <w:rsid w:val="00480F53"/>
    <w:rsid w:val="00497DDD"/>
    <w:rsid w:val="00497E2F"/>
    <w:rsid w:val="004A0673"/>
    <w:rsid w:val="004A1BB8"/>
    <w:rsid w:val="004A4AEF"/>
    <w:rsid w:val="004A4FDF"/>
    <w:rsid w:val="004B1299"/>
    <w:rsid w:val="004B5AD4"/>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B0D9D"/>
    <w:rsid w:val="005B48AA"/>
    <w:rsid w:val="005B6312"/>
    <w:rsid w:val="005C0059"/>
    <w:rsid w:val="005C2E5B"/>
    <w:rsid w:val="005D28E6"/>
    <w:rsid w:val="005D415E"/>
    <w:rsid w:val="005E19CD"/>
    <w:rsid w:val="005E1C15"/>
    <w:rsid w:val="005F1465"/>
    <w:rsid w:val="005F2ADF"/>
    <w:rsid w:val="005F4748"/>
    <w:rsid w:val="0060014C"/>
    <w:rsid w:val="006045D5"/>
    <w:rsid w:val="006124DF"/>
    <w:rsid w:val="00615B35"/>
    <w:rsid w:val="00621003"/>
    <w:rsid w:val="006219F4"/>
    <w:rsid w:val="00630960"/>
    <w:rsid w:val="00636978"/>
    <w:rsid w:val="00642F49"/>
    <w:rsid w:val="00657706"/>
    <w:rsid w:val="006614CE"/>
    <w:rsid w:val="00662D8F"/>
    <w:rsid w:val="00665B35"/>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70083F"/>
    <w:rsid w:val="00703E08"/>
    <w:rsid w:val="00704B9F"/>
    <w:rsid w:val="007075CA"/>
    <w:rsid w:val="00715475"/>
    <w:rsid w:val="00721F39"/>
    <w:rsid w:val="00733ECB"/>
    <w:rsid w:val="00735772"/>
    <w:rsid w:val="0074637C"/>
    <w:rsid w:val="00752910"/>
    <w:rsid w:val="00760262"/>
    <w:rsid w:val="007608EB"/>
    <w:rsid w:val="00766464"/>
    <w:rsid w:val="00767127"/>
    <w:rsid w:val="00767C38"/>
    <w:rsid w:val="007722D6"/>
    <w:rsid w:val="00773125"/>
    <w:rsid w:val="00773243"/>
    <w:rsid w:val="00775AFE"/>
    <w:rsid w:val="00776634"/>
    <w:rsid w:val="00776CB9"/>
    <w:rsid w:val="007770C5"/>
    <w:rsid w:val="00777B2F"/>
    <w:rsid w:val="00785C1B"/>
    <w:rsid w:val="00796556"/>
    <w:rsid w:val="007A31CB"/>
    <w:rsid w:val="007B019F"/>
    <w:rsid w:val="007B7538"/>
    <w:rsid w:val="007B77D7"/>
    <w:rsid w:val="007C0F62"/>
    <w:rsid w:val="007C670E"/>
    <w:rsid w:val="007D46C5"/>
    <w:rsid w:val="007E1B54"/>
    <w:rsid w:val="007E1CA9"/>
    <w:rsid w:val="007F583F"/>
    <w:rsid w:val="0080000B"/>
    <w:rsid w:val="00800F1C"/>
    <w:rsid w:val="00801385"/>
    <w:rsid w:val="008103E6"/>
    <w:rsid w:val="00813B11"/>
    <w:rsid w:val="0082044F"/>
    <w:rsid w:val="00840617"/>
    <w:rsid w:val="00840901"/>
    <w:rsid w:val="008433C6"/>
    <w:rsid w:val="00850A0C"/>
    <w:rsid w:val="008514E3"/>
    <w:rsid w:val="008550A7"/>
    <w:rsid w:val="00865606"/>
    <w:rsid w:val="00867FF0"/>
    <w:rsid w:val="00871549"/>
    <w:rsid w:val="00871BD4"/>
    <w:rsid w:val="00875D94"/>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30EA0"/>
    <w:rsid w:val="00A36284"/>
    <w:rsid w:val="00A42BCC"/>
    <w:rsid w:val="00A43DE1"/>
    <w:rsid w:val="00A45016"/>
    <w:rsid w:val="00A55A8D"/>
    <w:rsid w:val="00A71449"/>
    <w:rsid w:val="00A73830"/>
    <w:rsid w:val="00A7427E"/>
    <w:rsid w:val="00A8014F"/>
    <w:rsid w:val="00A95262"/>
    <w:rsid w:val="00A97500"/>
    <w:rsid w:val="00AA0537"/>
    <w:rsid w:val="00AA1D22"/>
    <w:rsid w:val="00AA7D5B"/>
    <w:rsid w:val="00AB4C89"/>
    <w:rsid w:val="00AB7F27"/>
    <w:rsid w:val="00AD0E7D"/>
    <w:rsid w:val="00AD6BA1"/>
    <w:rsid w:val="00AE09B1"/>
    <w:rsid w:val="00AE1F34"/>
    <w:rsid w:val="00AE4835"/>
    <w:rsid w:val="00B02DA6"/>
    <w:rsid w:val="00B07ED0"/>
    <w:rsid w:val="00B20F45"/>
    <w:rsid w:val="00B272DC"/>
    <w:rsid w:val="00B360A2"/>
    <w:rsid w:val="00B40977"/>
    <w:rsid w:val="00B450BD"/>
    <w:rsid w:val="00B50144"/>
    <w:rsid w:val="00B5026C"/>
    <w:rsid w:val="00B52123"/>
    <w:rsid w:val="00B549F3"/>
    <w:rsid w:val="00B572A0"/>
    <w:rsid w:val="00B62A8D"/>
    <w:rsid w:val="00B70215"/>
    <w:rsid w:val="00B7609F"/>
    <w:rsid w:val="00B76A80"/>
    <w:rsid w:val="00B86E8A"/>
    <w:rsid w:val="00B876FD"/>
    <w:rsid w:val="00B93D02"/>
    <w:rsid w:val="00B94879"/>
    <w:rsid w:val="00B95F54"/>
    <w:rsid w:val="00BA18B8"/>
    <w:rsid w:val="00BA47A4"/>
    <w:rsid w:val="00BA77C1"/>
    <w:rsid w:val="00BB1C9A"/>
    <w:rsid w:val="00BB73AE"/>
    <w:rsid w:val="00BB7FEB"/>
    <w:rsid w:val="00BC0866"/>
    <w:rsid w:val="00BC0CC6"/>
    <w:rsid w:val="00BC156C"/>
    <w:rsid w:val="00BE101B"/>
    <w:rsid w:val="00BE4084"/>
    <w:rsid w:val="00BE705B"/>
    <w:rsid w:val="00BF1ADA"/>
    <w:rsid w:val="00BF2620"/>
    <w:rsid w:val="00BF492D"/>
    <w:rsid w:val="00BF69B9"/>
    <w:rsid w:val="00C003FC"/>
    <w:rsid w:val="00C006FF"/>
    <w:rsid w:val="00C00C7D"/>
    <w:rsid w:val="00C13C13"/>
    <w:rsid w:val="00C2000B"/>
    <w:rsid w:val="00C20598"/>
    <w:rsid w:val="00C2071A"/>
    <w:rsid w:val="00C26C77"/>
    <w:rsid w:val="00C33FD0"/>
    <w:rsid w:val="00C34ADC"/>
    <w:rsid w:val="00C3527F"/>
    <w:rsid w:val="00C45D3C"/>
    <w:rsid w:val="00C4700A"/>
    <w:rsid w:val="00C511E6"/>
    <w:rsid w:val="00C55ED3"/>
    <w:rsid w:val="00C62026"/>
    <w:rsid w:val="00C65A7D"/>
    <w:rsid w:val="00C70CDD"/>
    <w:rsid w:val="00C77D58"/>
    <w:rsid w:val="00C82B7C"/>
    <w:rsid w:val="00C83E2B"/>
    <w:rsid w:val="00C93EDD"/>
    <w:rsid w:val="00CA2650"/>
    <w:rsid w:val="00CA3A31"/>
    <w:rsid w:val="00CB305B"/>
    <w:rsid w:val="00CB4F4A"/>
    <w:rsid w:val="00CB7D40"/>
    <w:rsid w:val="00CC7066"/>
    <w:rsid w:val="00CC7189"/>
    <w:rsid w:val="00CE0524"/>
    <w:rsid w:val="00CE232A"/>
    <w:rsid w:val="00CF6E33"/>
    <w:rsid w:val="00D03609"/>
    <w:rsid w:val="00D06BAD"/>
    <w:rsid w:val="00D25121"/>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B1B0E"/>
    <w:rsid w:val="00DB5A43"/>
    <w:rsid w:val="00DC0A4C"/>
    <w:rsid w:val="00DD2C34"/>
    <w:rsid w:val="00DD3C80"/>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4B2F"/>
    <w:rsid w:val="00EA5E99"/>
    <w:rsid w:val="00EA7549"/>
    <w:rsid w:val="00EB0599"/>
    <w:rsid w:val="00EB2491"/>
    <w:rsid w:val="00EB61D5"/>
    <w:rsid w:val="00EB7663"/>
    <w:rsid w:val="00EC01F1"/>
    <w:rsid w:val="00EC07D1"/>
    <w:rsid w:val="00EC187A"/>
    <w:rsid w:val="00EC2C94"/>
    <w:rsid w:val="00EC7325"/>
    <w:rsid w:val="00EE5B36"/>
    <w:rsid w:val="00EF0AEF"/>
    <w:rsid w:val="00EF1553"/>
    <w:rsid w:val="00EF1BC9"/>
    <w:rsid w:val="00EF2268"/>
    <w:rsid w:val="00EF5BE6"/>
    <w:rsid w:val="00F02C0B"/>
    <w:rsid w:val="00F05C12"/>
    <w:rsid w:val="00F06509"/>
    <w:rsid w:val="00F108EE"/>
    <w:rsid w:val="00F11DB2"/>
    <w:rsid w:val="00F12D07"/>
    <w:rsid w:val="00F22EB6"/>
    <w:rsid w:val="00F27E5D"/>
    <w:rsid w:val="00F325C0"/>
    <w:rsid w:val="00F328CD"/>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51956C-4A92-48E5-8CDA-EB31B3298BE3}">
  <ds:schemaRefs>
    <ds:schemaRef ds:uri="http://purl.org/dc/dcmitype/"/>
    <ds:schemaRef ds:uri="785685f2-c2e1-4352-89aa-3faca8eaba52"/>
    <ds:schemaRef ds:uri="http://purl.org/dc/terms/"/>
    <ds:schemaRef ds:uri="http://schemas.openxmlformats.org/package/2006/metadata/core-properties"/>
    <ds:schemaRef ds:uri="http://schemas.microsoft.com/office/infopath/2007/PartnerControls"/>
    <ds:schemaRef ds:uri="http://www.w3.org/XML/1998/namespace"/>
    <ds:schemaRef ds:uri="http://schemas.microsoft.com/office/2006/metadata/properties"/>
    <ds:schemaRef ds:uri="http://schemas.microsoft.com/office/2006/documentManagement/types"/>
    <ds:schemaRef ds:uri="5067c814-4b34-462c-a21d-c185ff6548d2"/>
    <ds:schemaRef ds:uri="http://purl.org/dc/elements/1.1/"/>
  </ds:schemaRefs>
</ds:datastoreItem>
</file>

<file path=customXml/itemProps2.xml><?xml version="1.0" encoding="utf-8"?>
<ds:datastoreItem xmlns:ds="http://schemas.openxmlformats.org/officeDocument/2006/customXml" ds:itemID="{25DEF18C-33AB-45EB-B00F-0FD54F2B71C7}">
  <ds:schemaRefs>
    <ds:schemaRef ds:uri="http://schemas.openxmlformats.org/officeDocument/2006/bibliography"/>
  </ds:schemaRefs>
</ds:datastoreItem>
</file>

<file path=customXml/itemProps3.xml><?xml version="1.0" encoding="utf-8"?>
<ds:datastoreItem xmlns:ds="http://schemas.openxmlformats.org/officeDocument/2006/customXml" ds:itemID="{9E4F8D27-3D21-4C1C-AA38-6F0BA8184C41}">
  <ds:schemaRefs>
    <ds:schemaRef ds:uri="http://schemas.microsoft.com/sharepoint/v3/contenttype/forms"/>
  </ds:schemaRefs>
</ds:datastoreItem>
</file>

<file path=customXml/itemProps4.xml><?xml version="1.0" encoding="utf-8"?>
<ds:datastoreItem xmlns:ds="http://schemas.openxmlformats.org/officeDocument/2006/customXml" ds:itemID="{DAC1A899-D9C2-466F-BF97-C8AB042EC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8</Pages>
  <Words>2610</Words>
  <Characters>15790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68</cp:revision>
  <cp:lastPrinted>2013-09-13T16:00:00Z</cp:lastPrinted>
  <dcterms:created xsi:type="dcterms:W3CDTF">2018-11-06T16:44:00Z</dcterms:created>
  <dcterms:modified xsi:type="dcterms:W3CDTF">2022-03-29T17:53:00Z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