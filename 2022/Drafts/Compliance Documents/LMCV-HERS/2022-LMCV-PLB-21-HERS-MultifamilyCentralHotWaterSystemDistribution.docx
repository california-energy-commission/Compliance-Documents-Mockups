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519CE" w14:textId="619AE66E" w:rsidR="009F01C0" w:rsidRPr="000C74E6" w:rsidRDefault="009F01C0" w:rsidP="009F01C0">
      <w:pPr>
        <w:spacing w:after="0"/>
        <w:ind w:left="-90"/>
        <w:rPr>
          <w:rFonts w:cs="Calibri"/>
          <w:b/>
          <w:bCs/>
          <w:color w:val="201F1E"/>
          <w:sz w:val="20"/>
          <w:szCs w:val="20"/>
        </w:rPr>
      </w:pPr>
      <w:r w:rsidRPr="000C74E6">
        <w:rPr>
          <w:rFonts w:asciiTheme="minorHAnsi" w:eastAsiaTheme="minorEastAsia" w:hAnsiTheme="minorHAnsi" w:cstheme="minorBidi"/>
          <w:b/>
          <w:bCs/>
          <w:sz w:val="24"/>
          <w:szCs w:val="24"/>
        </w:rPr>
        <w:t xml:space="preserve">CERTIFICATE OF </w:t>
      </w:r>
      <w:r w:rsidRPr="000C74E6">
        <w:rPr>
          <w:rFonts w:cs="Calibri"/>
          <w:b/>
          <w:bCs/>
          <w:color w:val="201F1E"/>
          <w:sz w:val="24"/>
          <w:szCs w:val="24"/>
        </w:rPr>
        <w:t>VERIFICATION</w:t>
      </w:r>
    </w:p>
    <w:p w14:paraId="569BA284" w14:textId="77777777" w:rsidR="009F01C0" w:rsidRPr="000C74E6" w:rsidRDefault="009F01C0" w:rsidP="009F01C0">
      <w:pPr>
        <w:spacing w:after="0" w:line="259" w:lineRule="auto"/>
        <w:ind w:left="-90"/>
        <w:rPr>
          <w:rFonts w:cs="Arial"/>
          <w:sz w:val="24"/>
        </w:rPr>
      </w:pPr>
      <w:r w:rsidRPr="000C74E6">
        <w:rPr>
          <w:rFonts w:cs="Arial"/>
          <w:b/>
          <w:sz w:val="24"/>
        </w:rPr>
        <w:t>Note:</w:t>
      </w:r>
      <w:r w:rsidRPr="000C74E6">
        <w:rPr>
          <w:rFonts w:cs="Arial"/>
          <w:bCs/>
          <w:sz w:val="24"/>
        </w:rPr>
        <w:t xml:space="preserve"> This table completed by HERS Registry.</w:t>
      </w:r>
    </w:p>
    <w:tbl>
      <w:tblPr>
        <w:tblStyle w:val="TableGrid2"/>
        <w:tblW w:w="4992" w:type="pct"/>
        <w:tblLook w:val="0020" w:firstRow="1" w:lastRow="0" w:firstColumn="0" w:lastColumn="0" w:noHBand="0" w:noVBand="0"/>
      </w:tblPr>
      <w:tblGrid>
        <w:gridCol w:w="5499"/>
        <w:gridCol w:w="5499"/>
      </w:tblGrid>
      <w:tr w:rsidR="009F01C0" w:rsidRPr="000C74E6" w14:paraId="75C9F32F" w14:textId="77777777" w:rsidTr="0084195B">
        <w:trPr>
          <w:trHeight w:val="314"/>
        </w:trPr>
        <w:tc>
          <w:tcPr>
            <w:tcW w:w="5499" w:type="dxa"/>
          </w:tcPr>
          <w:p w14:paraId="2BB68203" w14:textId="77777777" w:rsidR="009F01C0" w:rsidRPr="000C74E6" w:rsidRDefault="009F01C0" w:rsidP="009F01C0">
            <w:pPr>
              <w:spacing w:after="0" w:line="240" w:lineRule="auto"/>
              <w:rPr>
                <w:rFonts w:asciiTheme="minorHAnsi" w:hAnsiTheme="minorHAnsi" w:cstheme="minorHAnsi"/>
                <w:sz w:val="24"/>
                <w:szCs w:val="20"/>
              </w:rPr>
            </w:pPr>
            <w:r w:rsidRPr="000C74E6">
              <w:rPr>
                <w:rFonts w:asciiTheme="minorHAnsi" w:hAnsiTheme="minorHAnsi" w:cstheme="minorHAnsi"/>
                <w:sz w:val="24"/>
                <w:szCs w:val="20"/>
              </w:rPr>
              <w:t>Project Name:</w:t>
            </w:r>
          </w:p>
        </w:tc>
        <w:tc>
          <w:tcPr>
            <w:tcW w:w="5499" w:type="dxa"/>
          </w:tcPr>
          <w:p w14:paraId="13A681B0" w14:textId="77777777" w:rsidR="009F01C0" w:rsidRPr="000C74E6" w:rsidRDefault="009F01C0" w:rsidP="009F01C0">
            <w:pPr>
              <w:spacing w:after="0" w:line="240" w:lineRule="auto"/>
              <w:rPr>
                <w:rFonts w:asciiTheme="minorHAnsi" w:hAnsiTheme="minorHAnsi" w:cstheme="minorHAnsi"/>
                <w:sz w:val="24"/>
                <w:szCs w:val="20"/>
              </w:rPr>
            </w:pPr>
            <w:r w:rsidRPr="000C74E6">
              <w:rPr>
                <w:rFonts w:asciiTheme="minorHAnsi" w:hAnsiTheme="minorHAnsi" w:cstheme="minorHAnsi"/>
                <w:sz w:val="24"/>
                <w:szCs w:val="20"/>
              </w:rPr>
              <w:t>Enforcement Agency:</w:t>
            </w:r>
          </w:p>
        </w:tc>
      </w:tr>
      <w:tr w:rsidR="009F01C0" w:rsidRPr="000C74E6" w14:paraId="005A350C" w14:textId="77777777" w:rsidTr="0084195B">
        <w:trPr>
          <w:trHeight w:val="314"/>
        </w:trPr>
        <w:tc>
          <w:tcPr>
            <w:tcW w:w="5499" w:type="dxa"/>
          </w:tcPr>
          <w:p w14:paraId="5F833F65" w14:textId="77777777" w:rsidR="009F01C0" w:rsidRPr="000C74E6" w:rsidRDefault="009F01C0" w:rsidP="009F01C0">
            <w:pPr>
              <w:spacing w:after="0" w:line="240" w:lineRule="auto"/>
              <w:rPr>
                <w:rFonts w:asciiTheme="minorHAnsi" w:hAnsiTheme="minorHAnsi" w:cstheme="minorHAnsi"/>
                <w:sz w:val="24"/>
                <w:szCs w:val="20"/>
                <w:vertAlign w:val="superscript"/>
              </w:rPr>
            </w:pPr>
            <w:r w:rsidRPr="000C74E6">
              <w:rPr>
                <w:rFonts w:asciiTheme="minorHAnsi" w:hAnsiTheme="minorHAnsi" w:cstheme="minorHAnsi"/>
                <w:sz w:val="24"/>
                <w:szCs w:val="20"/>
              </w:rPr>
              <w:t>Dwelling Address:</w:t>
            </w:r>
          </w:p>
        </w:tc>
        <w:tc>
          <w:tcPr>
            <w:tcW w:w="5499" w:type="dxa"/>
          </w:tcPr>
          <w:p w14:paraId="4923E021" w14:textId="77777777" w:rsidR="009F01C0" w:rsidRPr="000C74E6" w:rsidRDefault="009F01C0" w:rsidP="009F01C0">
            <w:pPr>
              <w:spacing w:after="0" w:line="240" w:lineRule="auto"/>
              <w:rPr>
                <w:rFonts w:asciiTheme="minorHAnsi" w:hAnsiTheme="minorHAnsi" w:cstheme="minorHAnsi"/>
                <w:sz w:val="24"/>
                <w:szCs w:val="20"/>
                <w:vertAlign w:val="superscript"/>
              </w:rPr>
            </w:pPr>
            <w:r w:rsidRPr="000C74E6">
              <w:rPr>
                <w:rFonts w:asciiTheme="minorHAnsi" w:hAnsiTheme="minorHAnsi" w:cstheme="minorHAnsi"/>
                <w:sz w:val="24"/>
                <w:szCs w:val="20"/>
              </w:rPr>
              <w:t>Permit Number:</w:t>
            </w:r>
          </w:p>
        </w:tc>
      </w:tr>
      <w:tr w:rsidR="009F01C0" w:rsidRPr="000C74E6" w14:paraId="6F944E11" w14:textId="77777777" w:rsidTr="0084195B">
        <w:trPr>
          <w:trHeight w:val="314"/>
        </w:trPr>
        <w:tc>
          <w:tcPr>
            <w:tcW w:w="5499" w:type="dxa"/>
          </w:tcPr>
          <w:p w14:paraId="1FB1C5C8" w14:textId="77777777" w:rsidR="009F01C0" w:rsidRPr="000C74E6" w:rsidRDefault="009F01C0" w:rsidP="009F01C0">
            <w:pPr>
              <w:spacing w:after="0" w:line="240" w:lineRule="auto"/>
              <w:rPr>
                <w:rFonts w:asciiTheme="minorHAnsi" w:hAnsiTheme="minorHAnsi" w:cstheme="minorHAnsi"/>
                <w:sz w:val="24"/>
                <w:szCs w:val="20"/>
              </w:rPr>
            </w:pPr>
            <w:r w:rsidRPr="000C74E6">
              <w:rPr>
                <w:rFonts w:asciiTheme="minorHAnsi" w:hAnsiTheme="minorHAnsi" w:cstheme="minorHAnsi"/>
                <w:sz w:val="24"/>
                <w:szCs w:val="20"/>
              </w:rPr>
              <w:t>City and Zip Code:</w:t>
            </w:r>
          </w:p>
        </w:tc>
        <w:tc>
          <w:tcPr>
            <w:tcW w:w="5499" w:type="dxa"/>
          </w:tcPr>
          <w:p w14:paraId="01FD5AE2" w14:textId="77777777" w:rsidR="009F01C0" w:rsidRPr="000C74E6" w:rsidRDefault="009F01C0" w:rsidP="009F01C0">
            <w:pPr>
              <w:spacing w:after="0" w:line="240" w:lineRule="auto"/>
              <w:rPr>
                <w:rFonts w:asciiTheme="minorHAnsi" w:hAnsiTheme="minorHAnsi" w:cstheme="minorHAnsi"/>
                <w:sz w:val="24"/>
                <w:szCs w:val="24"/>
              </w:rPr>
            </w:pPr>
            <w:r w:rsidRPr="000C74E6">
              <w:rPr>
                <w:rFonts w:asciiTheme="minorHAnsi" w:eastAsia="Calibri" w:hAnsiTheme="minorHAnsi" w:cstheme="minorHAnsi"/>
                <w:color w:val="000000" w:themeColor="text1"/>
                <w:sz w:val="24"/>
                <w:szCs w:val="24"/>
              </w:rPr>
              <w:t>Permit Application Date</w:t>
            </w:r>
            <w:r w:rsidRPr="000C74E6">
              <w:rPr>
                <w:rFonts w:asciiTheme="minorHAnsi" w:hAnsiTheme="minorHAnsi" w:cstheme="minorHAnsi"/>
                <w:sz w:val="24"/>
                <w:szCs w:val="24"/>
              </w:rPr>
              <w:t>:</w:t>
            </w:r>
          </w:p>
        </w:tc>
      </w:tr>
    </w:tbl>
    <w:p w14:paraId="6D809F5F" w14:textId="2783C456" w:rsidR="009F01C0" w:rsidRPr="000C74E6" w:rsidRDefault="009F01C0" w:rsidP="0084195B">
      <w:pPr>
        <w:spacing w:after="0" w:line="240" w:lineRule="auto"/>
      </w:pPr>
    </w:p>
    <w:tbl>
      <w:tblPr>
        <w:tblW w:w="4992"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734"/>
        <w:gridCol w:w="2429"/>
        <w:gridCol w:w="7835"/>
      </w:tblGrid>
      <w:tr w:rsidR="00E36A79" w:rsidRPr="000C74E6" w14:paraId="2B49F4AB" w14:textId="77777777" w:rsidTr="003F2775">
        <w:trPr>
          <w:trHeight w:val="144"/>
        </w:trPr>
        <w:tc>
          <w:tcPr>
            <w:tcW w:w="10998" w:type="dxa"/>
            <w:gridSpan w:val="3"/>
            <w:tcBorders>
              <w:top w:val="single" w:sz="4" w:space="0" w:color="auto"/>
              <w:bottom w:val="single" w:sz="4" w:space="0" w:color="auto"/>
            </w:tcBorders>
            <w:vAlign w:val="center"/>
          </w:tcPr>
          <w:p w14:paraId="0E7EA343" w14:textId="2642D8B7" w:rsidR="00E36A79" w:rsidRPr="000C74E6"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hAnsiTheme="minorHAnsi" w:cstheme="minorHAnsi"/>
                <w:b/>
                <w:sz w:val="20"/>
                <w:szCs w:val="20"/>
              </w:rPr>
              <w:t>A. General Information</w:t>
            </w:r>
          </w:p>
        </w:tc>
      </w:tr>
      <w:tr w:rsidR="00E36A79" w:rsidRPr="000C74E6" w14:paraId="46939597" w14:textId="77777777" w:rsidTr="003F2775">
        <w:trPr>
          <w:trHeight w:val="144"/>
        </w:trPr>
        <w:tc>
          <w:tcPr>
            <w:tcW w:w="734" w:type="dxa"/>
            <w:tcBorders>
              <w:top w:val="single" w:sz="4" w:space="0" w:color="auto"/>
              <w:bottom w:val="single" w:sz="4" w:space="0" w:color="auto"/>
              <w:right w:val="single" w:sz="4" w:space="0" w:color="auto"/>
            </w:tcBorders>
            <w:vAlign w:val="center"/>
          </w:tcPr>
          <w:p w14:paraId="4F3C07DB"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01</w:t>
            </w:r>
          </w:p>
        </w:tc>
        <w:tc>
          <w:tcPr>
            <w:tcW w:w="2429" w:type="dxa"/>
            <w:tcBorders>
              <w:top w:val="single" w:sz="4" w:space="0" w:color="auto"/>
              <w:left w:val="single" w:sz="4" w:space="0" w:color="auto"/>
              <w:bottom w:val="single" w:sz="4" w:space="0" w:color="auto"/>
              <w:right w:val="single" w:sz="4" w:space="0" w:color="auto"/>
            </w:tcBorders>
            <w:vAlign w:val="center"/>
          </w:tcPr>
          <w:p w14:paraId="4D063E31"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exact"/>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Building Name</w:t>
            </w:r>
          </w:p>
        </w:tc>
        <w:tc>
          <w:tcPr>
            <w:tcW w:w="7835" w:type="dxa"/>
            <w:tcBorders>
              <w:top w:val="single" w:sz="4" w:space="0" w:color="auto"/>
              <w:left w:val="single" w:sz="4" w:space="0" w:color="auto"/>
              <w:bottom w:val="single" w:sz="4" w:space="0" w:color="auto"/>
            </w:tcBorders>
            <w:vAlign w:val="center"/>
          </w:tcPr>
          <w:p w14:paraId="038CAB48"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B6240D3" w14:textId="77777777" w:rsidR="00B124FE" w:rsidRPr="000C74E6" w:rsidRDefault="00B124FE" w:rsidP="00B124FE">
      <w:pPr>
        <w:suppressAutoHyphens/>
        <w:spacing w:after="0" w:line="240" w:lineRule="auto"/>
        <w:ind w:left="446"/>
        <w:rPr>
          <w:rFonts w:asciiTheme="minorHAnsi" w:hAnsiTheme="minorHAnsi" w:cstheme="minorHAnsi"/>
          <w:b/>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69"/>
        <w:gridCol w:w="929"/>
        <w:gridCol w:w="900"/>
        <w:gridCol w:w="900"/>
        <w:gridCol w:w="900"/>
        <w:gridCol w:w="630"/>
        <w:gridCol w:w="720"/>
        <w:gridCol w:w="990"/>
        <w:gridCol w:w="1170"/>
        <w:gridCol w:w="900"/>
        <w:gridCol w:w="810"/>
        <w:gridCol w:w="1085"/>
      </w:tblGrid>
      <w:tr w:rsidR="00E36A79" w:rsidRPr="000C74E6" w14:paraId="4ED438C7" w14:textId="77777777" w:rsidTr="00E36A79">
        <w:trPr>
          <w:cantSplit/>
          <w:trHeight w:val="144"/>
        </w:trPr>
        <w:tc>
          <w:tcPr>
            <w:tcW w:w="11003" w:type="dxa"/>
            <w:gridSpan w:val="12"/>
            <w:tcBorders>
              <w:top w:val="single" w:sz="4" w:space="0" w:color="auto"/>
              <w:left w:val="single" w:sz="4" w:space="0" w:color="auto"/>
              <w:bottom w:val="single" w:sz="4" w:space="0" w:color="auto"/>
              <w:right w:val="single" w:sz="4" w:space="0" w:color="auto"/>
            </w:tcBorders>
            <w:vAlign w:val="center"/>
          </w:tcPr>
          <w:p w14:paraId="742A675D" w14:textId="3C4D1086" w:rsidR="00E36A79" w:rsidRPr="000C74E6" w:rsidRDefault="00E36A79" w:rsidP="00E36A7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0C74E6">
              <w:rPr>
                <w:rFonts w:asciiTheme="minorHAnsi" w:hAnsiTheme="minorHAnsi" w:cstheme="minorHAnsi"/>
                <w:b/>
                <w:sz w:val="20"/>
                <w:szCs w:val="20"/>
              </w:rPr>
              <w:t xml:space="preserve">B. Design HERS Verified Central Water Heating Systems Information </w:t>
            </w:r>
            <w:r w:rsidR="0075557D" w:rsidRPr="000C74E6">
              <w:rPr>
                <w:rFonts w:asciiTheme="minorHAnsi" w:hAnsiTheme="minorHAnsi" w:cstheme="minorHAnsi"/>
                <w:b/>
                <w:sz w:val="20"/>
                <w:szCs w:val="20"/>
              </w:rPr>
              <w:t>(other than HPWH)</w:t>
            </w:r>
          </w:p>
          <w:p w14:paraId="19CC548C" w14:textId="3F0C713F" w:rsidR="00E36A79" w:rsidRPr="000C74E6" w:rsidRDefault="00E36A79" w:rsidP="00E36A7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20"/>
              </w:rPr>
            </w:pPr>
            <w:r w:rsidRPr="000C74E6">
              <w:rPr>
                <w:rFonts w:asciiTheme="minorHAnsi" w:hAnsiTheme="minorHAnsi" w:cstheme="minorHAnsi"/>
                <w:sz w:val="20"/>
                <w:szCs w:val="20"/>
              </w:rPr>
              <w:t xml:space="preserve">This table reports </w:t>
            </w:r>
            <w:r w:rsidR="00DC09F6" w:rsidRPr="000C74E6">
              <w:rPr>
                <w:rFonts w:asciiTheme="minorHAnsi" w:hAnsiTheme="minorHAnsi" w:cstheme="minorHAnsi"/>
                <w:sz w:val="20"/>
                <w:szCs w:val="20"/>
              </w:rPr>
              <w:t xml:space="preserve">features of </w:t>
            </w:r>
            <w:r w:rsidRPr="000C74E6">
              <w:rPr>
                <w:rFonts w:asciiTheme="minorHAnsi" w:hAnsiTheme="minorHAnsi" w:cstheme="minorHAnsi"/>
                <w:sz w:val="20"/>
                <w:szCs w:val="20"/>
              </w:rPr>
              <w:t xml:space="preserve">the water heating system </w:t>
            </w:r>
            <w:r w:rsidR="00DC09F6" w:rsidRPr="000C74E6">
              <w:rPr>
                <w:rFonts w:asciiTheme="minorHAnsi" w:eastAsia="Times New Roman" w:hAnsiTheme="minorHAnsi" w:cstheme="minorHAnsi"/>
                <w:sz w:val="20"/>
                <w:szCs w:val="20"/>
              </w:rPr>
              <w:t xml:space="preserve">other than </w:t>
            </w:r>
            <w:r w:rsidR="00DC09F6" w:rsidRPr="000C74E6">
              <w:rPr>
                <w:rFonts w:asciiTheme="minorHAnsi" w:eastAsia="Times New Roman" w:hAnsiTheme="minorHAnsi" w:cstheme="minorHAnsi"/>
                <w:b/>
                <w:bCs/>
                <w:sz w:val="20"/>
                <w:szCs w:val="20"/>
              </w:rPr>
              <w:t>HPWH</w:t>
            </w:r>
            <w:r w:rsidR="00DC09F6" w:rsidRPr="000C74E6">
              <w:rPr>
                <w:rFonts w:asciiTheme="minorHAnsi" w:eastAsia="Times New Roman" w:hAnsiTheme="minorHAnsi" w:cstheme="minorHAnsi"/>
                <w:sz w:val="20"/>
                <w:szCs w:val="20"/>
              </w:rPr>
              <w:t xml:space="preserve"> system</w:t>
            </w:r>
            <w:r w:rsidRPr="000C74E6">
              <w:rPr>
                <w:rFonts w:asciiTheme="minorHAnsi" w:hAnsiTheme="minorHAnsi" w:cstheme="minorHAnsi"/>
                <w:sz w:val="20"/>
                <w:szCs w:val="20"/>
              </w:rPr>
              <w:t xml:space="preserve"> that were specified on the registered </w:t>
            </w:r>
            <w:r w:rsidR="008852D7" w:rsidRPr="000C74E6">
              <w:rPr>
                <w:rFonts w:asciiTheme="minorHAnsi" w:hAnsiTheme="minorHAnsi" w:cstheme="minorHAnsi"/>
                <w:sz w:val="20"/>
                <w:szCs w:val="20"/>
              </w:rPr>
              <w:t>LMCC</w:t>
            </w:r>
            <w:r w:rsidRPr="000C74E6">
              <w:rPr>
                <w:rFonts w:asciiTheme="minorHAnsi" w:hAnsiTheme="minorHAnsi" w:cstheme="minorHAnsi"/>
                <w:sz w:val="20"/>
                <w:szCs w:val="20"/>
              </w:rPr>
              <w:t xml:space="preserve"> compliance document for this project.</w:t>
            </w:r>
          </w:p>
        </w:tc>
      </w:tr>
      <w:tr w:rsidR="00E36A79" w:rsidRPr="000C74E6" w14:paraId="63A235CA" w14:textId="77777777" w:rsidTr="002B00DC">
        <w:trPr>
          <w:cantSplit/>
          <w:trHeight w:val="144"/>
        </w:trPr>
        <w:tc>
          <w:tcPr>
            <w:tcW w:w="1069" w:type="dxa"/>
            <w:tcBorders>
              <w:top w:val="single" w:sz="4" w:space="0" w:color="auto"/>
              <w:left w:val="single" w:sz="4" w:space="0" w:color="auto"/>
              <w:bottom w:val="single" w:sz="4" w:space="0" w:color="auto"/>
              <w:right w:val="single" w:sz="4" w:space="0" w:color="auto"/>
            </w:tcBorders>
            <w:vAlign w:val="center"/>
          </w:tcPr>
          <w:p w14:paraId="3E9313CB"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01</w:t>
            </w:r>
          </w:p>
        </w:tc>
        <w:tc>
          <w:tcPr>
            <w:tcW w:w="929" w:type="dxa"/>
            <w:tcBorders>
              <w:top w:val="single" w:sz="4" w:space="0" w:color="auto"/>
              <w:left w:val="single" w:sz="4" w:space="0" w:color="auto"/>
              <w:bottom w:val="single" w:sz="4" w:space="0" w:color="auto"/>
              <w:right w:val="single" w:sz="4" w:space="0" w:color="auto"/>
            </w:tcBorders>
            <w:vAlign w:val="center"/>
          </w:tcPr>
          <w:p w14:paraId="2B6B22FF"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02</w:t>
            </w:r>
          </w:p>
        </w:tc>
        <w:tc>
          <w:tcPr>
            <w:tcW w:w="900" w:type="dxa"/>
            <w:tcBorders>
              <w:top w:val="single" w:sz="4" w:space="0" w:color="auto"/>
              <w:left w:val="single" w:sz="4" w:space="0" w:color="auto"/>
              <w:bottom w:val="single" w:sz="4" w:space="0" w:color="auto"/>
              <w:right w:val="single" w:sz="4" w:space="0" w:color="auto"/>
            </w:tcBorders>
            <w:vAlign w:val="center"/>
          </w:tcPr>
          <w:p w14:paraId="482A58B8"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03</w:t>
            </w:r>
          </w:p>
        </w:tc>
        <w:tc>
          <w:tcPr>
            <w:tcW w:w="900" w:type="dxa"/>
            <w:tcBorders>
              <w:top w:val="single" w:sz="4" w:space="0" w:color="auto"/>
              <w:left w:val="single" w:sz="4" w:space="0" w:color="auto"/>
              <w:bottom w:val="single" w:sz="4" w:space="0" w:color="auto"/>
              <w:right w:val="single" w:sz="4" w:space="0" w:color="auto"/>
            </w:tcBorders>
            <w:vAlign w:val="center"/>
          </w:tcPr>
          <w:p w14:paraId="1B9A5AA5"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04</w:t>
            </w:r>
          </w:p>
        </w:tc>
        <w:tc>
          <w:tcPr>
            <w:tcW w:w="900" w:type="dxa"/>
            <w:tcBorders>
              <w:top w:val="single" w:sz="4" w:space="0" w:color="auto"/>
              <w:left w:val="single" w:sz="4" w:space="0" w:color="auto"/>
              <w:bottom w:val="single" w:sz="4" w:space="0" w:color="auto"/>
              <w:right w:val="single" w:sz="4" w:space="0" w:color="auto"/>
            </w:tcBorders>
            <w:vAlign w:val="center"/>
          </w:tcPr>
          <w:p w14:paraId="0B943094"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05</w:t>
            </w:r>
          </w:p>
        </w:tc>
        <w:tc>
          <w:tcPr>
            <w:tcW w:w="630" w:type="dxa"/>
            <w:tcBorders>
              <w:top w:val="single" w:sz="4" w:space="0" w:color="auto"/>
              <w:left w:val="single" w:sz="4" w:space="0" w:color="auto"/>
              <w:bottom w:val="single" w:sz="4" w:space="0" w:color="auto"/>
              <w:right w:val="single" w:sz="4" w:space="0" w:color="auto"/>
            </w:tcBorders>
            <w:vAlign w:val="center"/>
          </w:tcPr>
          <w:p w14:paraId="4F185FED"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06</w:t>
            </w:r>
          </w:p>
        </w:tc>
        <w:tc>
          <w:tcPr>
            <w:tcW w:w="720" w:type="dxa"/>
            <w:tcBorders>
              <w:top w:val="single" w:sz="4" w:space="0" w:color="auto"/>
              <w:left w:val="single" w:sz="4" w:space="0" w:color="auto"/>
              <w:bottom w:val="single" w:sz="4" w:space="0" w:color="auto"/>
              <w:right w:val="single" w:sz="4" w:space="0" w:color="auto"/>
            </w:tcBorders>
            <w:vAlign w:val="center"/>
          </w:tcPr>
          <w:p w14:paraId="7524EFD8"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07</w:t>
            </w:r>
          </w:p>
        </w:tc>
        <w:tc>
          <w:tcPr>
            <w:tcW w:w="990" w:type="dxa"/>
            <w:tcBorders>
              <w:top w:val="single" w:sz="4" w:space="0" w:color="auto"/>
              <w:left w:val="single" w:sz="4" w:space="0" w:color="auto"/>
              <w:bottom w:val="single" w:sz="4" w:space="0" w:color="auto"/>
              <w:right w:val="single" w:sz="4" w:space="0" w:color="auto"/>
            </w:tcBorders>
            <w:vAlign w:val="center"/>
          </w:tcPr>
          <w:p w14:paraId="25122F20"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08</w:t>
            </w:r>
          </w:p>
        </w:tc>
        <w:tc>
          <w:tcPr>
            <w:tcW w:w="1170" w:type="dxa"/>
            <w:tcBorders>
              <w:top w:val="single" w:sz="4" w:space="0" w:color="auto"/>
              <w:left w:val="single" w:sz="4" w:space="0" w:color="auto"/>
              <w:bottom w:val="single" w:sz="4" w:space="0" w:color="auto"/>
              <w:right w:val="single" w:sz="4" w:space="0" w:color="auto"/>
            </w:tcBorders>
            <w:vAlign w:val="center"/>
          </w:tcPr>
          <w:p w14:paraId="45A6A9A1"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09</w:t>
            </w:r>
          </w:p>
        </w:tc>
        <w:tc>
          <w:tcPr>
            <w:tcW w:w="900" w:type="dxa"/>
            <w:tcBorders>
              <w:top w:val="single" w:sz="4" w:space="0" w:color="auto"/>
              <w:left w:val="single" w:sz="4" w:space="0" w:color="auto"/>
              <w:bottom w:val="single" w:sz="4" w:space="0" w:color="auto"/>
              <w:right w:val="single" w:sz="4" w:space="0" w:color="auto"/>
            </w:tcBorders>
            <w:vAlign w:val="center"/>
          </w:tcPr>
          <w:p w14:paraId="25C65883"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10</w:t>
            </w:r>
          </w:p>
        </w:tc>
        <w:tc>
          <w:tcPr>
            <w:tcW w:w="810" w:type="dxa"/>
            <w:tcBorders>
              <w:top w:val="single" w:sz="4" w:space="0" w:color="auto"/>
              <w:left w:val="single" w:sz="4" w:space="0" w:color="auto"/>
              <w:bottom w:val="single" w:sz="4" w:space="0" w:color="auto"/>
              <w:right w:val="single" w:sz="4" w:space="0" w:color="auto"/>
            </w:tcBorders>
            <w:vAlign w:val="center"/>
          </w:tcPr>
          <w:p w14:paraId="453E56F5"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11</w:t>
            </w:r>
          </w:p>
        </w:tc>
        <w:tc>
          <w:tcPr>
            <w:tcW w:w="1085" w:type="dxa"/>
            <w:tcBorders>
              <w:top w:val="single" w:sz="4" w:space="0" w:color="auto"/>
              <w:left w:val="single" w:sz="4" w:space="0" w:color="auto"/>
              <w:bottom w:val="single" w:sz="4" w:space="0" w:color="auto"/>
              <w:right w:val="single" w:sz="4" w:space="0" w:color="auto"/>
            </w:tcBorders>
            <w:vAlign w:val="center"/>
          </w:tcPr>
          <w:p w14:paraId="039AC5C8"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12</w:t>
            </w:r>
          </w:p>
        </w:tc>
      </w:tr>
      <w:tr w:rsidR="00E36A79" w:rsidRPr="000C74E6" w14:paraId="16C2B787" w14:textId="77777777" w:rsidTr="002B00DC">
        <w:trPr>
          <w:cantSplit/>
          <w:trHeight w:val="144"/>
        </w:trPr>
        <w:tc>
          <w:tcPr>
            <w:tcW w:w="1069" w:type="dxa"/>
            <w:tcBorders>
              <w:top w:val="single" w:sz="4" w:space="0" w:color="auto"/>
              <w:left w:val="single" w:sz="4" w:space="0" w:color="auto"/>
              <w:bottom w:val="single" w:sz="4" w:space="0" w:color="auto"/>
              <w:right w:val="single" w:sz="4" w:space="0" w:color="auto"/>
            </w:tcBorders>
            <w:vAlign w:val="bottom"/>
          </w:tcPr>
          <w:p w14:paraId="60F65FB2"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Water Heating System ID or Name</w:t>
            </w:r>
          </w:p>
        </w:tc>
        <w:tc>
          <w:tcPr>
            <w:tcW w:w="929" w:type="dxa"/>
            <w:tcBorders>
              <w:top w:val="single" w:sz="4" w:space="0" w:color="auto"/>
              <w:left w:val="single" w:sz="4" w:space="0" w:color="auto"/>
              <w:bottom w:val="single" w:sz="4" w:space="0" w:color="auto"/>
              <w:right w:val="single" w:sz="4" w:space="0" w:color="auto"/>
            </w:tcBorders>
            <w:vAlign w:val="bottom"/>
          </w:tcPr>
          <w:p w14:paraId="66C21D48"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 Water Heating System Type</w:t>
            </w:r>
          </w:p>
        </w:tc>
        <w:tc>
          <w:tcPr>
            <w:tcW w:w="900" w:type="dxa"/>
            <w:tcBorders>
              <w:top w:val="single" w:sz="4" w:space="0" w:color="auto"/>
              <w:left w:val="single" w:sz="4" w:space="0" w:color="auto"/>
              <w:bottom w:val="single" w:sz="4" w:space="0" w:color="auto"/>
              <w:right w:val="single" w:sz="4" w:space="0" w:color="auto"/>
            </w:tcBorders>
            <w:vAlign w:val="bottom"/>
          </w:tcPr>
          <w:p w14:paraId="3FEA4965"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Water Heater Type</w:t>
            </w:r>
          </w:p>
        </w:tc>
        <w:tc>
          <w:tcPr>
            <w:tcW w:w="900" w:type="dxa"/>
            <w:tcBorders>
              <w:top w:val="single" w:sz="4" w:space="0" w:color="auto"/>
              <w:left w:val="single" w:sz="4" w:space="0" w:color="auto"/>
              <w:bottom w:val="single" w:sz="4" w:space="0" w:color="auto"/>
              <w:right w:val="single" w:sz="4" w:space="0" w:color="auto"/>
            </w:tcBorders>
            <w:vAlign w:val="bottom"/>
          </w:tcPr>
          <w:p w14:paraId="1A0E734C"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of Water Heaters in System</w:t>
            </w:r>
          </w:p>
        </w:tc>
        <w:tc>
          <w:tcPr>
            <w:tcW w:w="900" w:type="dxa"/>
            <w:tcBorders>
              <w:top w:val="single" w:sz="4" w:space="0" w:color="auto"/>
              <w:left w:val="single" w:sz="4" w:space="0" w:color="auto"/>
              <w:bottom w:val="single" w:sz="4" w:space="0" w:color="auto"/>
              <w:right w:val="single" w:sz="4" w:space="0" w:color="auto"/>
            </w:tcBorders>
            <w:vAlign w:val="bottom"/>
          </w:tcPr>
          <w:p w14:paraId="3769E8A7"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Water Heater </w:t>
            </w:r>
          </w:p>
          <w:p w14:paraId="750F116D"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Storage</w:t>
            </w:r>
          </w:p>
          <w:p w14:paraId="5E1C7CBB"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Volume (gal)</w:t>
            </w:r>
          </w:p>
        </w:tc>
        <w:tc>
          <w:tcPr>
            <w:tcW w:w="630" w:type="dxa"/>
            <w:tcBorders>
              <w:top w:val="single" w:sz="4" w:space="0" w:color="auto"/>
              <w:left w:val="single" w:sz="4" w:space="0" w:color="auto"/>
              <w:bottom w:val="single" w:sz="4" w:space="0" w:color="auto"/>
              <w:right w:val="single" w:sz="4" w:space="0" w:color="auto"/>
            </w:tcBorders>
            <w:vAlign w:val="bottom"/>
          </w:tcPr>
          <w:p w14:paraId="05E9EEC6"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Fuel Type</w:t>
            </w:r>
          </w:p>
        </w:tc>
        <w:tc>
          <w:tcPr>
            <w:tcW w:w="720" w:type="dxa"/>
            <w:tcBorders>
              <w:top w:val="single" w:sz="4" w:space="0" w:color="auto"/>
              <w:left w:val="single" w:sz="4" w:space="0" w:color="auto"/>
              <w:bottom w:val="single" w:sz="4" w:space="0" w:color="auto"/>
              <w:right w:val="single" w:sz="4" w:space="0" w:color="auto"/>
            </w:tcBorders>
            <w:vAlign w:val="bottom"/>
          </w:tcPr>
          <w:p w14:paraId="7A79D76D"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Rated Input Type</w:t>
            </w:r>
          </w:p>
        </w:tc>
        <w:tc>
          <w:tcPr>
            <w:tcW w:w="990" w:type="dxa"/>
            <w:tcBorders>
              <w:top w:val="single" w:sz="4" w:space="0" w:color="auto"/>
              <w:left w:val="single" w:sz="4" w:space="0" w:color="auto"/>
              <w:bottom w:val="single" w:sz="4" w:space="0" w:color="auto"/>
              <w:right w:val="single" w:sz="4" w:space="0" w:color="auto"/>
            </w:tcBorders>
            <w:vAlign w:val="bottom"/>
          </w:tcPr>
          <w:p w14:paraId="2F4A64F6"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Rated Input Value</w:t>
            </w:r>
          </w:p>
        </w:tc>
        <w:tc>
          <w:tcPr>
            <w:tcW w:w="1170" w:type="dxa"/>
            <w:tcBorders>
              <w:top w:val="single" w:sz="4" w:space="0" w:color="auto"/>
              <w:left w:val="single" w:sz="4" w:space="0" w:color="auto"/>
              <w:bottom w:val="single" w:sz="4" w:space="0" w:color="auto"/>
              <w:right w:val="single" w:sz="4" w:space="0" w:color="auto"/>
            </w:tcBorders>
            <w:vAlign w:val="bottom"/>
          </w:tcPr>
          <w:p w14:paraId="54100EA7"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Heating Efficiency Type</w:t>
            </w:r>
          </w:p>
        </w:tc>
        <w:tc>
          <w:tcPr>
            <w:tcW w:w="900" w:type="dxa"/>
            <w:tcBorders>
              <w:top w:val="single" w:sz="4" w:space="0" w:color="auto"/>
              <w:left w:val="single" w:sz="4" w:space="0" w:color="auto"/>
              <w:bottom w:val="single" w:sz="4" w:space="0" w:color="auto"/>
              <w:right w:val="single" w:sz="4" w:space="0" w:color="auto"/>
            </w:tcBorders>
            <w:vAlign w:val="bottom"/>
          </w:tcPr>
          <w:p w14:paraId="070EFBFB"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Heating Efficiency Value</w:t>
            </w:r>
          </w:p>
        </w:tc>
        <w:tc>
          <w:tcPr>
            <w:tcW w:w="810" w:type="dxa"/>
            <w:tcBorders>
              <w:top w:val="single" w:sz="4" w:space="0" w:color="auto"/>
              <w:left w:val="single" w:sz="4" w:space="0" w:color="auto"/>
              <w:bottom w:val="single" w:sz="4" w:space="0" w:color="auto"/>
              <w:right w:val="single" w:sz="4" w:space="0" w:color="auto"/>
            </w:tcBorders>
            <w:vAlign w:val="bottom"/>
          </w:tcPr>
          <w:p w14:paraId="64E58175"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Standby Loss </w:t>
            </w:r>
          </w:p>
          <w:p w14:paraId="53A444F6"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w:t>
            </w:r>
          </w:p>
        </w:tc>
        <w:tc>
          <w:tcPr>
            <w:tcW w:w="1085" w:type="dxa"/>
            <w:tcBorders>
              <w:top w:val="single" w:sz="4" w:space="0" w:color="auto"/>
              <w:left w:val="single" w:sz="4" w:space="0" w:color="auto"/>
              <w:bottom w:val="single" w:sz="4" w:space="0" w:color="auto"/>
              <w:right w:val="single" w:sz="4" w:space="0" w:color="auto"/>
            </w:tcBorders>
            <w:vAlign w:val="bottom"/>
          </w:tcPr>
          <w:p w14:paraId="5FF67AF1"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Exterior Insul. </w:t>
            </w:r>
          </w:p>
          <w:p w14:paraId="0DD746C5"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R-Value</w:t>
            </w:r>
          </w:p>
        </w:tc>
      </w:tr>
      <w:tr w:rsidR="00E36A79" w:rsidRPr="000C74E6" w14:paraId="4E8AF099" w14:textId="77777777" w:rsidTr="002B00DC">
        <w:trPr>
          <w:cantSplit/>
          <w:trHeight w:val="144"/>
        </w:trPr>
        <w:tc>
          <w:tcPr>
            <w:tcW w:w="1069" w:type="dxa"/>
            <w:tcBorders>
              <w:top w:val="single" w:sz="4" w:space="0" w:color="auto"/>
              <w:left w:val="single" w:sz="4" w:space="0" w:color="auto"/>
              <w:bottom w:val="single" w:sz="4" w:space="0" w:color="auto"/>
              <w:right w:val="single" w:sz="4" w:space="0" w:color="auto"/>
            </w:tcBorders>
          </w:tcPr>
          <w:p w14:paraId="47078637"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29" w:type="dxa"/>
            <w:tcBorders>
              <w:top w:val="single" w:sz="4" w:space="0" w:color="auto"/>
              <w:left w:val="single" w:sz="4" w:space="0" w:color="auto"/>
              <w:bottom w:val="single" w:sz="4" w:space="0" w:color="auto"/>
              <w:right w:val="single" w:sz="4" w:space="0" w:color="auto"/>
            </w:tcBorders>
          </w:tcPr>
          <w:p w14:paraId="06B4D376"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tcPr>
          <w:p w14:paraId="6221036C"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tcPr>
          <w:p w14:paraId="278D30DC"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tcPr>
          <w:p w14:paraId="6E982D9A"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630" w:type="dxa"/>
            <w:tcBorders>
              <w:top w:val="single" w:sz="4" w:space="0" w:color="auto"/>
              <w:left w:val="single" w:sz="4" w:space="0" w:color="auto"/>
              <w:bottom w:val="single" w:sz="4" w:space="0" w:color="auto"/>
              <w:right w:val="single" w:sz="4" w:space="0" w:color="auto"/>
            </w:tcBorders>
          </w:tcPr>
          <w:p w14:paraId="5F1A6A4C"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720" w:type="dxa"/>
            <w:tcBorders>
              <w:top w:val="single" w:sz="4" w:space="0" w:color="auto"/>
              <w:left w:val="single" w:sz="4" w:space="0" w:color="auto"/>
              <w:bottom w:val="single" w:sz="4" w:space="0" w:color="auto"/>
              <w:right w:val="single" w:sz="4" w:space="0" w:color="auto"/>
            </w:tcBorders>
          </w:tcPr>
          <w:p w14:paraId="136CE178"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90" w:type="dxa"/>
            <w:tcBorders>
              <w:top w:val="single" w:sz="4" w:space="0" w:color="auto"/>
              <w:left w:val="single" w:sz="4" w:space="0" w:color="auto"/>
              <w:bottom w:val="single" w:sz="4" w:space="0" w:color="auto"/>
              <w:right w:val="single" w:sz="4" w:space="0" w:color="auto"/>
            </w:tcBorders>
          </w:tcPr>
          <w:p w14:paraId="531275BC"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1170" w:type="dxa"/>
            <w:tcBorders>
              <w:top w:val="single" w:sz="4" w:space="0" w:color="auto"/>
              <w:left w:val="single" w:sz="4" w:space="0" w:color="auto"/>
              <w:bottom w:val="single" w:sz="4" w:space="0" w:color="auto"/>
              <w:right w:val="single" w:sz="4" w:space="0" w:color="auto"/>
            </w:tcBorders>
          </w:tcPr>
          <w:p w14:paraId="063B8F88"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tcPr>
          <w:p w14:paraId="35FE0CE7"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810" w:type="dxa"/>
            <w:tcBorders>
              <w:top w:val="single" w:sz="4" w:space="0" w:color="auto"/>
              <w:left w:val="single" w:sz="4" w:space="0" w:color="auto"/>
              <w:bottom w:val="single" w:sz="4" w:space="0" w:color="auto"/>
              <w:right w:val="single" w:sz="4" w:space="0" w:color="auto"/>
            </w:tcBorders>
          </w:tcPr>
          <w:p w14:paraId="6E41D21B"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1085" w:type="dxa"/>
            <w:tcBorders>
              <w:top w:val="single" w:sz="4" w:space="0" w:color="auto"/>
              <w:left w:val="single" w:sz="4" w:space="0" w:color="auto"/>
              <w:bottom w:val="single" w:sz="4" w:space="0" w:color="auto"/>
              <w:right w:val="single" w:sz="4" w:space="0" w:color="auto"/>
            </w:tcBorders>
          </w:tcPr>
          <w:p w14:paraId="6E264DFE"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r>
      <w:tr w:rsidR="00E36A79" w:rsidRPr="000C74E6" w14:paraId="03484DD3" w14:textId="77777777" w:rsidTr="002B00DC">
        <w:trPr>
          <w:cantSplit/>
          <w:trHeight w:val="144"/>
        </w:trPr>
        <w:tc>
          <w:tcPr>
            <w:tcW w:w="1069" w:type="dxa"/>
            <w:tcBorders>
              <w:top w:val="single" w:sz="4" w:space="0" w:color="auto"/>
              <w:left w:val="single" w:sz="4" w:space="0" w:color="auto"/>
              <w:bottom w:val="single" w:sz="4" w:space="0" w:color="auto"/>
              <w:right w:val="single" w:sz="4" w:space="0" w:color="auto"/>
            </w:tcBorders>
            <w:vAlign w:val="center"/>
          </w:tcPr>
          <w:p w14:paraId="433D0A01"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29" w:type="dxa"/>
            <w:tcBorders>
              <w:top w:val="single" w:sz="4" w:space="0" w:color="auto"/>
              <w:left w:val="single" w:sz="4" w:space="0" w:color="auto"/>
              <w:bottom w:val="single" w:sz="4" w:space="0" w:color="auto"/>
              <w:right w:val="single" w:sz="4" w:space="0" w:color="auto"/>
            </w:tcBorders>
            <w:vAlign w:val="center"/>
          </w:tcPr>
          <w:p w14:paraId="17B59BD6"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2D28218E"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779C22FE"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3BF76562"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30" w:type="dxa"/>
            <w:tcBorders>
              <w:top w:val="single" w:sz="4" w:space="0" w:color="auto"/>
              <w:left w:val="single" w:sz="4" w:space="0" w:color="auto"/>
              <w:bottom w:val="single" w:sz="4" w:space="0" w:color="auto"/>
              <w:right w:val="single" w:sz="4" w:space="0" w:color="auto"/>
            </w:tcBorders>
            <w:vAlign w:val="center"/>
          </w:tcPr>
          <w:p w14:paraId="1CF924DD"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720" w:type="dxa"/>
            <w:tcBorders>
              <w:top w:val="single" w:sz="4" w:space="0" w:color="auto"/>
              <w:left w:val="single" w:sz="4" w:space="0" w:color="auto"/>
              <w:bottom w:val="single" w:sz="4" w:space="0" w:color="auto"/>
              <w:right w:val="single" w:sz="4" w:space="0" w:color="auto"/>
            </w:tcBorders>
            <w:vAlign w:val="center"/>
          </w:tcPr>
          <w:p w14:paraId="1D07F7F9"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90" w:type="dxa"/>
            <w:tcBorders>
              <w:top w:val="single" w:sz="4" w:space="0" w:color="auto"/>
              <w:left w:val="single" w:sz="4" w:space="0" w:color="auto"/>
              <w:bottom w:val="single" w:sz="4" w:space="0" w:color="auto"/>
              <w:right w:val="single" w:sz="4" w:space="0" w:color="auto"/>
            </w:tcBorders>
            <w:vAlign w:val="center"/>
          </w:tcPr>
          <w:p w14:paraId="55C0BC16"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170" w:type="dxa"/>
            <w:tcBorders>
              <w:top w:val="single" w:sz="4" w:space="0" w:color="auto"/>
              <w:left w:val="single" w:sz="4" w:space="0" w:color="auto"/>
              <w:bottom w:val="single" w:sz="4" w:space="0" w:color="auto"/>
              <w:right w:val="single" w:sz="4" w:space="0" w:color="auto"/>
            </w:tcBorders>
            <w:vAlign w:val="center"/>
          </w:tcPr>
          <w:p w14:paraId="5DFC6D69"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37FE31AF"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10" w:type="dxa"/>
            <w:tcBorders>
              <w:top w:val="single" w:sz="4" w:space="0" w:color="auto"/>
              <w:left w:val="single" w:sz="4" w:space="0" w:color="auto"/>
              <w:bottom w:val="single" w:sz="4" w:space="0" w:color="auto"/>
              <w:right w:val="single" w:sz="4" w:space="0" w:color="auto"/>
            </w:tcBorders>
            <w:vAlign w:val="center"/>
          </w:tcPr>
          <w:p w14:paraId="2DC4C690"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085" w:type="dxa"/>
            <w:tcBorders>
              <w:top w:val="single" w:sz="4" w:space="0" w:color="auto"/>
              <w:left w:val="single" w:sz="4" w:space="0" w:color="auto"/>
              <w:bottom w:val="single" w:sz="4" w:space="0" w:color="auto"/>
              <w:right w:val="single" w:sz="4" w:space="0" w:color="auto"/>
            </w:tcBorders>
            <w:vAlign w:val="center"/>
          </w:tcPr>
          <w:p w14:paraId="710260CB"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427B6415" w14:textId="63EAF03F" w:rsidR="00E36A79" w:rsidRPr="000C74E6" w:rsidRDefault="00E36A79" w:rsidP="00B124FE">
      <w:pPr>
        <w:suppressAutoHyphens/>
        <w:spacing w:after="0" w:line="240" w:lineRule="auto"/>
        <w:ind w:left="446"/>
        <w:rPr>
          <w:rFonts w:asciiTheme="minorHAnsi" w:hAnsiTheme="minorHAnsi" w:cstheme="minorHAnsi"/>
          <w:b/>
          <w:sz w:val="20"/>
          <w:szCs w:val="20"/>
        </w:rPr>
      </w:pPr>
    </w:p>
    <w:tbl>
      <w:tblPr>
        <w:tblStyle w:val="TableGrid"/>
        <w:tblW w:w="5002" w:type="pct"/>
        <w:tblLayout w:type="fixed"/>
        <w:tblLook w:val="04A0" w:firstRow="1" w:lastRow="0" w:firstColumn="1" w:lastColumn="0" w:noHBand="0" w:noVBand="1"/>
      </w:tblPr>
      <w:tblGrid>
        <w:gridCol w:w="893"/>
        <w:gridCol w:w="963"/>
        <w:gridCol w:w="897"/>
        <w:gridCol w:w="897"/>
        <w:gridCol w:w="846"/>
        <w:gridCol w:w="1012"/>
        <w:gridCol w:w="919"/>
        <w:gridCol w:w="802"/>
        <w:gridCol w:w="963"/>
        <w:gridCol w:w="992"/>
        <w:gridCol w:w="827"/>
        <w:gridCol w:w="1009"/>
      </w:tblGrid>
      <w:tr w:rsidR="00136C2B" w:rsidRPr="000C74E6" w14:paraId="573B82DB" w14:textId="77777777" w:rsidTr="009674C7">
        <w:tc>
          <w:tcPr>
            <w:tcW w:w="5000" w:type="pct"/>
            <w:gridSpan w:val="12"/>
          </w:tcPr>
          <w:p w14:paraId="1BAD5181" w14:textId="77777777" w:rsidR="00136C2B" w:rsidRPr="000C74E6" w:rsidRDefault="00136C2B" w:rsidP="009674C7">
            <w:pPr>
              <w:spacing w:after="0"/>
              <w:rPr>
                <w:rFonts w:cstheme="minorHAnsi"/>
                <w:b/>
                <w:sz w:val="20"/>
                <w:szCs w:val="20"/>
              </w:rPr>
            </w:pPr>
            <w:bookmarkStart w:id="0" w:name="_Hlk97747049"/>
            <w:r w:rsidRPr="000C74E6">
              <w:rPr>
                <w:rFonts w:cstheme="minorHAnsi"/>
                <w:b/>
                <w:sz w:val="20"/>
                <w:szCs w:val="20"/>
              </w:rPr>
              <w:t>B2. Design HERS Verified CHPWH System Information</w:t>
            </w:r>
          </w:p>
          <w:p w14:paraId="631C7EDB" w14:textId="77777777" w:rsidR="00136C2B" w:rsidRPr="000C74E6" w:rsidRDefault="00136C2B" w:rsidP="009674C7">
            <w:pPr>
              <w:spacing w:after="0"/>
              <w:rPr>
                <w:rFonts w:cstheme="minorHAnsi"/>
                <w:b/>
                <w:sz w:val="20"/>
                <w:szCs w:val="20"/>
              </w:rPr>
            </w:pPr>
            <w:bookmarkStart w:id="1" w:name="_Hlk97747264"/>
            <w:bookmarkEnd w:id="0"/>
            <w:r w:rsidRPr="000C74E6">
              <w:rPr>
                <w:rFonts w:cstheme="minorHAnsi"/>
                <w:sz w:val="20"/>
                <w:szCs w:val="20"/>
              </w:rPr>
              <w:t>This table reports the water heating systems specified on the registered LMCC compliance document for this project.</w:t>
            </w:r>
            <w:bookmarkEnd w:id="1"/>
          </w:p>
        </w:tc>
      </w:tr>
      <w:tr w:rsidR="00136C2B" w:rsidRPr="000C74E6" w14:paraId="5DC814BA" w14:textId="77777777" w:rsidTr="009674C7">
        <w:tc>
          <w:tcPr>
            <w:tcW w:w="405" w:type="pct"/>
            <w:vAlign w:val="bottom"/>
          </w:tcPr>
          <w:p w14:paraId="2117E999" w14:textId="77777777" w:rsidR="00136C2B" w:rsidRPr="000C74E6" w:rsidRDefault="00136C2B" w:rsidP="009674C7">
            <w:pPr>
              <w:spacing w:after="0"/>
              <w:jc w:val="center"/>
              <w:rPr>
                <w:rFonts w:cstheme="minorHAnsi"/>
                <w:sz w:val="20"/>
                <w:szCs w:val="20"/>
              </w:rPr>
            </w:pPr>
            <w:r w:rsidRPr="000C74E6">
              <w:rPr>
                <w:rFonts w:eastAsia="Times New Roman" w:cstheme="minorHAnsi"/>
                <w:sz w:val="20"/>
                <w:szCs w:val="20"/>
              </w:rPr>
              <w:t>01</w:t>
            </w:r>
          </w:p>
        </w:tc>
        <w:tc>
          <w:tcPr>
            <w:tcW w:w="437" w:type="pct"/>
            <w:vAlign w:val="bottom"/>
          </w:tcPr>
          <w:p w14:paraId="2D69447C" w14:textId="77777777" w:rsidR="00136C2B" w:rsidRPr="000C74E6" w:rsidRDefault="00136C2B" w:rsidP="009674C7">
            <w:pPr>
              <w:spacing w:after="0"/>
              <w:jc w:val="center"/>
              <w:rPr>
                <w:rFonts w:cstheme="minorHAnsi"/>
                <w:sz w:val="20"/>
                <w:szCs w:val="20"/>
              </w:rPr>
            </w:pPr>
            <w:r w:rsidRPr="000C74E6">
              <w:rPr>
                <w:rFonts w:eastAsia="Times New Roman" w:cstheme="minorHAnsi"/>
                <w:sz w:val="20"/>
                <w:szCs w:val="20"/>
              </w:rPr>
              <w:t>02</w:t>
            </w:r>
          </w:p>
        </w:tc>
        <w:tc>
          <w:tcPr>
            <w:tcW w:w="407" w:type="pct"/>
          </w:tcPr>
          <w:p w14:paraId="3A7521D6" w14:textId="77777777" w:rsidR="00136C2B" w:rsidRPr="000C74E6" w:rsidRDefault="00136C2B" w:rsidP="009674C7">
            <w:pPr>
              <w:spacing w:after="0"/>
              <w:jc w:val="center"/>
              <w:rPr>
                <w:rFonts w:eastAsia="Times New Roman" w:cstheme="minorHAnsi"/>
                <w:sz w:val="20"/>
                <w:szCs w:val="20"/>
              </w:rPr>
            </w:pPr>
            <w:r w:rsidRPr="000C74E6">
              <w:rPr>
                <w:rFonts w:eastAsia="Times New Roman" w:cstheme="minorHAnsi"/>
                <w:sz w:val="20"/>
                <w:szCs w:val="20"/>
              </w:rPr>
              <w:t>03</w:t>
            </w:r>
          </w:p>
        </w:tc>
        <w:tc>
          <w:tcPr>
            <w:tcW w:w="407" w:type="pct"/>
          </w:tcPr>
          <w:p w14:paraId="3A9FF1F3" w14:textId="77777777" w:rsidR="00136C2B" w:rsidRPr="000C74E6" w:rsidRDefault="00136C2B" w:rsidP="009674C7">
            <w:pPr>
              <w:spacing w:after="0"/>
              <w:jc w:val="center"/>
              <w:rPr>
                <w:rFonts w:eastAsia="Times New Roman" w:cstheme="minorHAnsi"/>
                <w:sz w:val="20"/>
                <w:szCs w:val="20"/>
              </w:rPr>
            </w:pPr>
            <w:r w:rsidRPr="000C74E6">
              <w:rPr>
                <w:rFonts w:eastAsia="Times New Roman" w:cs="Calibri"/>
                <w:sz w:val="18"/>
                <w:szCs w:val="18"/>
              </w:rPr>
              <w:t>04</w:t>
            </w:r>
          </w:p>
        </w:tc>
        <w:tc>
          <w:tcPr>
            <w:tcW w:w="384" w:type="pct"/>
          </w:tcPr>
          <w:p w14:paraId="2511BDA3" w14:textId="77777777" w:rsidR="00136C2B" w:rsidRPr="000C74E6" w:rsidRDefault="00136C2B" w:rsidP="009674C7">
            <w:pPr>
              <w:spacing w:after="0"/>
              <w:jc w:val="center"/>
              <w:rPr>
                <w:rFonts w:eastAsia="Times New Roman" w:cstheme="minorHAnsi"/>
                <w:sz w:val="20"/>
                <w:szCs w:val="20"/>
              </w:rPr>
            </w:pPr>
            <w:r w:rsidRPr="000C74E6">
              <w:rPr>
                <w:rFonts w:eastAsia="Times New Roman" w:cstheme="minorHAnsi"/>
                <w:sz w:val="20"/>
                <w:szCs w:val="20"/>
              </w:rPr>
              <w:t>05</w:t>
            </w:r>
          </w:p>
        </w:tc>
        <w:tc>
          <w:tcPr>
            <w:tcW w:w="459" w:type="pct"/>
          </w:tcPr>
          <w:p w14:paraId="34A4DF32" w14:textId="77777777" w:rsidR="00136C2B" w:rsidRPr="000C74E6" w:rsidRDefault="00136C2B" w:rsidP="009674C7">
            <w:pPr>
              <w:spacing w:after="0"/>
              <w:jc w:val="center"/>
              <w:rPr>
                <w:rFonts w:eastAsia="Times New Roman" w:cstheme="minorHAnsi"/>
                <w:sz w:val="20"/>
                <w:szCs w:val="20"/>
              </w:rPr>
            </w:pPr>
            <w:r w:rsidRPr="000C74E6">
              <w:rPr>
                <w:rFonts w:eastAsia="Times New Roman" w:cs="Calibri"/>
                <w:sz w:val="18"/>
                <w:szCs w:val="18"/>
              </w:rPr>
              <w:t>06</w:t>
            </w:r>
          </w:p>
        </w:tc>
        <w:tc>
          <w:tcPr>
            <w:tcW w:w="417" w:type="pct"/>
          </w:tcPr>
          <w:p w14:paraId="341357DB" w14:textId="77777777" w:rsidR="00136C2B" w:rsidRPr="000C74E6" w:rsidRDefault="00136C2B" w:rsidP="009674C7">
            <w:pPr>
              <w:spacing w:after="0"/>
              <w:jc w:val="center"/>
              <w:rPr>
                <w:rFonts w:eastAsia="Times New Roman" w:cstheme="minorHAnsi"/>
                <w:sz w:val="20"/>
                <w:szCs w:val="20"/>
              </w:rPr>
            </w:pPr>
            <w:r w:rsidRPr="000C74E6">
              <w:rPr>
                <w:rFonts w:eastAsia="Times New Roman" w:cs="Calibri"/>
                <w:sz w:val="18"/>
                <w:szCs w:val="18"/>
              </w:rPr>
              <w:t>07</w:t>
            </w:r>
          </w:p>
        </w:tc>
        <w:tc>
          <w:tcPr>
            <w:tcW w:w="364" w:type="pct"/>
          </w:tcPr>
          <w:p w14:paraId="651E4C77" w14:textId="77777777" w:rsidR="00136C2B" w:rsidRPr="000C74E6" w:rsidRDefault="00136C2B" w:rsidP="009674C7">
            <w:pPr>
              <w:spacing w:after="0"/>
              <w:jc w:val="center"/>
              <w:rPr>
                <w:rFonts w:eastAsia="Times New Roman" w:cstheme="minorHAnsi"/>
                <w:sz w:val="20"/>
                <w:szCs w:val="20"/>
              </w:rPr>
            </w:pPr>
            <w:r w:rsidRPr="000C74E6">
              <w:rPr>
                <w:rFonts w:eastAsia="Times New Roman" w:cstheme="minorHAnsi"/>
                <w:sz w:val="20"/>
                <w:szCs w:val="20"/>
              </w:rPr>
              <w:t>08</w:t>
            </w:r>
          </w:p>
        </w:tc>
        <w:tc>
          <w:tcPr>
            <w:tcW w:w="437" w:type="pct"/>
          </w:tcPr>
          <w:p w14:paraId="56685E40" w14:textId="77777777" w:rsidR="00136C2B" w:rsidRPr="000C74E6" w:rsidRDefault="00136C2B" w:rsidP="009674C7">
            <w:pPr>
              <w:spacing w:after="0"/>
              <w:jc w:val="center"/>
              <w:rPr>
                <w:rFonts w:eastAsia="Times New Roman" w:cstheme="minorHAnsi"/>
                <w:sz w:val="20"/>
                <w:szCs w:val="20"/>
              </w:rPr>
            </w:pPr>
            <w:r w:rsidRPr="000C74E6">
              <w:rPr>
                <w:rFonts w:eastAsia="Times New Roman" w:cs="Calibri"/>
                <w:sz w:val="18"/>
                <w:szCs w:val="18"/>
              </w:rPr>
              <w:t>09</w:t>
            </w:r>
          </w:p>
        </w:tc>
        <w:tc>
          <w:tcPr>
            <w:tcW w:w="450" w:type="pct"/>
          </w:tcPr>
          <w:p w14:paraId="7CF4A21A" w14:textId="77777777" w:rsidR="00136C2B" w:rsidRPr="000C74E6" w:rsidRDefault="00136C2B" w:rsidP="009674C7">
            <w:pPr>
              <w:spacing w:after="0"/>
              <w:jc w:val="center"/>
              <w:rPr>
                <w:rFonts w:eastAsia="Times New Roman" w:cstheme="minorHAnsi"/>
                <w:sz w:val="20"/>
                <w:szCs w:val="20"/>
              </w:rPr>
            </w:pPr>
            <w:r w:rsidRPr="000C74E6">
              <w:rPr>
                <w:rFonts w:eastAsia="Times New Roman" w:cs="Calibri"/>
                <w:sz w:val="18"/>
                <w:szCs w:val="18"/>
              </w:rPr>
              <w:t>10</w:t>
            </w:r>
          </w:p>
        </w:tc>
        <w:tc>
          <w:tcPr>
            <w:tcW w:w="375" w:type="pct"/>
          </w:tcPr>
          <w:p w14:paraId="4FFBAC04" w14:textId="77777777" w:rsidR="00136C2B" w:rsidRPr="000C74E6" w:rsidRDefault="00136C2B" w:rsidP="009674C7">
            <w:pPr>
              <w:spacing w:after="0"/>
              <w:jc w:val="center"/>
              <w:rPr>
                <w:rFonts w:eastAsia="Times New Roman" w:cstheme="minorHAnsi"/>
                <w:sz w:val="20"/>
                <w:szCs w:val="20"/>
              </w:rPr>
            </w:pPr>
            <w:r w:rsidRPr="000C74E6">
              <w:rPr>
                <w:rFonts w:eastAsia="Times New Roman" w:cstheme="minorHAnsi"/>
                <w:sz w:val="20"/>
                <w:szCs w:val="20"/>
              </w:rPr>
              <w:t>11</w:t>
            </w:r>
          </w:p>
        </w:tc>
        <w:tc>
          <w:tcPr>
            <w:tcW w:w="458" w:type="pct"/>
          </w:tcPr>
          <w:p w14:paraId="0502F6F0" w14:textId="77777777" w:rsidR="00136C2B" w:rsidRPr="000C74E6" w:rsidRDefault="00136C2B" w:rsidP="009674C7">
            <w:pPr>
              <w:spacing w:after="0"/>
              <w:jc w:val="center"/>
              <w:rPr>
                <w:rFonts w:eastAsia="Times New Roman" w:cstheme="minorHAnsi"/>
                <w:sz w:val="20"/>
                <w:szCs w:val="20"/>
              </w:rPr>
            </w:pPr>
            <w:r w:rsidRPr="000C74E6">
              <w:rPr>
                <w:rFonts w:eastAsia="Times New Roman" w:cstheme="minorHAnsi"/>
                <w:sz w:val="20"/>
                <w:szCs w:val="20"/>
              </w:rPr>
              <w:t>12</w:t>
            </w:r>
          </w:p>
        </w:tc>
      </w:tr>
      <w:tr w:rsidR="00136C2B" w:rsidRPr="000C74E6" w14:paraId="3A5E24E6" w14:textId="77777777" w:rsidTr="009674C7">
        <w:tc>
          <w:tcPr>
            <w:tcW w:w="405" w:type="pct"/>
            <w:vAlign w:val="bottom"/>
          </w:tcPr>
          <w:p w14:paraId="5FCFFE9B" w14:textId="77777777" w:rsidR="00136C2B" w:rsidRPr="000C74E6"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Water Heating System ID</w:t>
            </w:r>
          </w:p>
          <w:p w14:paraId="496774BF" w14:textId="77777777" w:rsidR="00136C2B" w:rsidRPr="000C74E6" w:rsidRDefault="00136C2B" w:rsidP="009674C7">
            <w:pPr>
              <w:spacing w:after="0"/>
              <w:jc w:val="center"/>
              <w:rPr>
                <w:rFonts w:cstheme="minorHAnsi"/>
                <w:sz w:val="18"/>
                <w:szCs w:val="18"/>
              </w:rPr>
            </w:pPr>
            <w:r w:rsidRPr="000C74E6">
              <w:rPr>
                <w:rFonts w:eastAsia="Times New Roman" w:cstheme="minorHAnsi"/>
                <w:sz w:val="18"/>
                <w:szCs w:val="18"/>
              </w:rPr>
              <w:t>or Name</w:t>
            </w:r>
          </w:p>
        </w:tc>
        <w:tc>
          <w:tcPr>
            <w:tcW w:w="437" w:type="pct"/>
            <w:vAlign w:val="bottom"/>
          </w:tcPr>
          <w:p w14:paraId="20F6A791" w14:textId="77777777" w:rsidR="00136C2B" w:rsidRPr="000C74E6"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Modeled Equipment</w:t>
            </w:r>
          </w:p>
          <w:p w14:paraId="318739E5" w14:textId="77777777" w:rsidR="00136C2B" w:rsidRPr="000C74E6" w:rsidRDefault="00136C2B" w:rsidP="009674C7">
            <w:pPr>
              <w:spacing w:after="0"/>
              <w:jc w:val="center"/>
              <w:rPr>
                <w:rFonts w:cstheme="minorHAnsi"/>
                <w:sz w:val="18"/>
                <w:szCs w:val="18"/>
              </w:rPr>
            </w:pPr>
            <w:r w:rsidRPr="000C74E6">
              <w:rPr>
                <w:rFonts w:eastAsia="Times New Roman" w:cstheme="minorHAnsi"/>
                <w:sz w:val="18"/>
                <w:szCs w:val="18"/>
              </w:rPr>
              <w:t>Make and Model</w:t>
            </w:r>
          </w:p>
        </w:tc>
        <w:tc>
          <w:tcPr>
            <w:tcW w:w="407" w:type="pct"/>
            <w:vAlign w:val="bottom"/>
          </w:tcPr>
          <w:p w14:paraId="2BC4E653" w14:textId="77777777" w:rsidR="00136C2B" w:rsidRPr="000C74E6"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Number of Water Heaters/</w:t>
            </w:r>
          </w:p>
          <w:p w14:paraId="3BC4D9B7" w14:textId="77777777" w:rsidR="00136C2B" w:rsidRPr="000C74E6"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Compressors</w:t>
            </w:r>
          </w:p>
        </w:tc>
        <w:tc>
          <w:tcPr>
            <w:tcW w:w="407" w:type="pct"/>
            <w:vAlign w:val="bottom"/>
          </w:tcPr>
          <w:p w14:paraId="09E119F9" w14:textId="77777777" w:rsidR="00136C2B" w:rsidRPr="000C74E6"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Calibri"/>
                <w:sz w:val="18"/>
                <w:szCs w:val="18"/>
              </w:rPr>
              <w:t>Primary Tank Location</w:t>
            </w:r>
          </w:p>
        </w:tc>
        <w:tc>
          <w:tcPr>
            <w:tcW w:w="384" w:type="pct"/>
            <w:vAlign w:val="bottom"/>
          </w:tcPr>
          <w:p w14:paraId="1BAE2CCB" w14:textId="77777777" w:rsidR="00136C2B" w:rsidRPr="000C74E6"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Primary Tank Volume</w:t>
            </w:r>
          </w:p>
        </w:tc>
        <w:tc>
          <w:tcPr>
            <w:tcW w:w="459" w:type="pct"/>
            <w:vAlign w:val="bottom"/>
          </w:tcPr>
          <w:p w14:paraId="03F9183B" w14:textId="77777777" w:rsidR="00136C2B" w:rsidRPr="000C74E6" w:rsidRDefault="00136C2B" w:rsidP="009674C7">
            <w:pPr>
              <w:keepNext/>
              <w:tabs>
                <w:tab w:val="left" w:pos="2160"/>
                <w:tab w:val="left" w:pos="2700"/>
                <w:tab w:val="left" w:pos="3420"/>
                <w:tab w:val="left" w:pos="3780"/>
                <w:tab w:val="left" w:pos="5760"/>
                <w:tab w:val="left" w:pos="7212"/>
              </w:tabs>
              <w:spacing w:after="0"/>
              <w:jc w:val="center"/>
              <w:rPr>
                <w:rFonts w:eastAsia="Times New Roman" w:cs="Calibri"/>
                <w:sz w:val="18"/>
                <w:szCs w:val="18"/>
              </w:rPr>
            </w:pPr>
            <w:r w:rsidRPr="000C74E6">
              <w:rPr>
                <w:rFonts w:eastAsia="Times New Roman" w:cs="Calibri"/>
                <w:sz w:val="18"/>
                <w:szCs w:val="18"/>
              </w:rPr>
              <w:t xml:space="preserve">Primary Tank </w:t>
            </w:r>
          </w:p>
          <w:p w14:paraId="0623308E" w14:textId="77777777" w:rsidR="00136C2B" w:rsidRPr="000C74E6"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Calibri"/>
                <w:sz w:val="18"/>
                <w:szCs w:val="18"/>
              </w:rPr>
              <w:t xml:space="preserve">Total Insulation </w:t>
            </w:r>
          </w:p>
        </w:tc>
        <w:tc>
          <w:tcPr>
            <w:tcW w:w="417" w:type="pct"/>
            <w:vAlign w:val="bottom"/>
          </w:tcPr>
          <w:p w14:paraId="0F0A7601" w14:textId="77777777" w:rsidR="00136C2B" w:rsidRPr="000C74E6"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Calibri"/>
                <w:sz w:val="18"/>
                <w:szCs w:val="18"/>
              </w:rPr>
              <w:t>Loop Tank Location</w:t>
            </w:r>
          </w:p>
        </w:tc>
        <w:tc>
          <w:tcPr>
            <w:tcW w:w="364" w:type="pct"/>
            <w:vAlign w:val="bottom"/>
          </w:tcPr>
          <w:p w14:paraId="1F5DC39B" w14:textId="77777777" w:rsidR="00136C2B" w:rsidRPr="000C74E6"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 xml:space="preserve">Loop Tank </w:t>
            </w:r>
          </w:p>
          <w:p w14:paraId="6B25D079" w14:textId="77777777" w:rsidR="00136C2B" w:rsidRPr="000C74E6"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Volume</w:t>
            </w:r>
          </w:p>
        </w:tc>
        <w:tc>
          <w:tcPr>
            <w:tcW w:w="437" w:type="pct"/>
            <w:vAlign w:val="bottom"/>
          </w:tcPr>
          <w:p w14:paraId="24BB9085" w14:textId="77777777" w:rsidR="00136C2B" w:rsidRPr="000C74E6" w:rsidRDefault="00136C2B" w:rsidP="009674C7">
            <w:pPr>
              <w:keepNext/>
              <w:tabs>
                <w:tab w:val="left" w:pos="2160"/>
                <w:tab w:val="left" w:pos="2700"/>
                <w:tab w:val="left" w:pos="3420"/>
                <w:tab w:val="left" w:pos="3780"/>
                <w:tab w:val="left" w:pos="5760"/>
                <w:tab w:val="left" w:pos="7212"/>
              </w:tabs>
              <w:spacing w:after="0"/>
              <w:jc w:val="center"/>
              <w:rPr>
                <w:sz w:val="18"/>
                <w:szCs w:val="18"/>
              </w:rPr>
            </w:pPr>
            <w:r w:rsidRPr="000C74E6">
              <w:rPr>
                <w:sz w:val="18"/>
                <w:szCs w:val="18"/>
              </w:rPr>
              <w:t>Loop Tank Total Insulation</w:t>
            </w:r>
          </w:p>
        </w:tc>
        <w:tc>
          <w:tcPr>
            <w:tcW w:w="450" w:type="pct"/>
            <w:vAlign w:val="bottom"/>
          </w:tcPr>
          <w:p w14:paraId="4AA3FAC9" w14:textId="77777777" w:rsidR="00136C2B" w:rsidRPr="000C74E6" w:rsidRDefault="00136C2B" w:rsidP="009674C7">
            <w:pPr>
              <w:keepNext/>
              <w:tabs>
                <w:tab w:val="left" w:pos="2160"/>
                <w:tab w:val="left" w:pos="2700"/>
                <w:tab w:val="left" w:pos="3420"/>
                <w:tab w:val="left" w:pos="3780"/>
                <w:tab w:val="left" w:pos="5760"/>
                <w:tab w:val="left" w:pos="7212"/>
              </w:tabs>
              <w:spacing w:after="0"/>
              <w:jc w:val="center"/>
              <w:rPr>
                <w:sz w:val="18"/>
                <w:szCs w:val="18"/>
              </w:rPr>
            </w:pPr>
            <w:r w:rsidRPr="000C74E6">
              <w:rPr>
                <w:sz w:val="18"/>
                <w:szCs w:val="18"/>
              </w:rPr>
              <w:t xml:space="preserve">Loop Pipe Insulation Thickness </w:t>
            </w:r>
          </w:p>
        </w:tc>
        <w:tc>
          <w:tcPr>
            <w:tcW w:w="375" w:type="pct"/>
            <w:vAlign w:val="bottom"/>
          </w:tcPr>
          <w:p w14:paraId="0FD8BAE7" w14:textId="77777777" w:rsidR="00136C2B" w:rsidRPr="000C74E6"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sz w:val="18"/>
                <w:szCs w:val="18"/>
              </w:rPr>
              <w:t>Loop Tank Type</w:t>
            </w:r>
          </w:p>
        </w:tc>
        <w:tc>
          <w:tcPr>
            <w:tcW w:w="458" w:type="pct"/>
          </w:tcPr>
          <w:p w14:paraId="0886E725" w14:textId="77777777" w:rsidR="00136C2B" w:rsidRPr="000C74E6" w:rsidRDefault="00136C2B" w:rsidP="009674C7">
            <w:pPr>
              <w:keepNext/>
              <w:tabs>
                <w:tab w:val="left" w:pos="2160"/>
                <w:tab w:val="left" w:pos="2700"/>
                <w:tab w:val="left" w:pos="3420"/>
                <w:tab w:val="left" w:pos="3780"/>
                <w:tab w:val="left" w:pos="5760"/>
                <w:tab w:val="left" w:pos="7212"/>
              </w:tabs>
              <w:spacing w:after="0"/>
              <w:jc w:val="center"/>
              <w:rPr>
                <w:sz w:val="18"/>
                <w:szCs w:val="18"/>
              </w:rPr>
            </w:pPr>
            <w:r w:rsidRPr="000C74E6">
              <w:rPr>
                <w:sz w:val="18"/>
                <w:szCs w:val="18"/>
              </w:rPr>
              <w:t>Simulated Equipment Make and Model</w:t>
            </w:r>
          </w:p>
        </w:tc>
      </w:tr>
      <w:tr w:rsidR="00136C2B" w:rsidRPr="000C74E6" w14:paraId="66C39176" w14:textId="77777777" w:rsidTr="009674C7">
        <w:tc>
          <w:tcPr>
            <w:tcW w:w="405" w:type="pct"/>
            <w:tcBorders>
              <w:top w:val="single" w:sz="4" w:space="0" w:color="auto"/>
              <w:left w:val="single" w:sz="4" w:space="0" w:color="auto"/>
              <w:bottom w:val="single" w:sz="4" w:space="0" w:color="auto"/>
              <w:right w:val="single" w:sz="4" w:space="0" w:color="auto"/>
            </w:tcBorders>
          </w:tcPr>
          <w:p w14:paraId="48BA56B5" w14:textId="77777777" w:rsidR="00136C2B" w:rsidRPr="000C74E6" w:rsidRDefault="00136C2B" w:rsidP="009674C7">
            <w:pPr>
              <w:spacing w:after="0"/>
              <w:jc w:val="center"/>
              <w:rPr>
                <w:rFonts w:cstheme="minorHAnsi"/>
                <w:sz w:val="18"/>
                <w:szCs w:val="18"/>
              </w:rPr>
            </w:pPr>
          </w:p>
        </w:tc>
        <w:tc>
          <w:tcPr>
            <w:tcW w:w="437" w:type="pct"/>
            <w:tcBorders>
              <w:top w:val="single" w:sz="4" w:space="0" w:color="auto"/>
              <w:left w:val="single" w:sz="4" w:space="0" w:color="auto"/>
              <w:bottom w:val="single" w:sz="4" w:space="0" w:color="auto"/>
              <w:right w:val="single" w:sz="4" w:space="0" w:color="auto"/>
            </w:tcBorders>
          </w:tcPr>
          <w:p w14:paraId="2F9D3EB6" w14:textId="77777777" w:rsidR="00136C2B" w:rsidRPr="000C74E6" w:rsidRDefault="00136C2B" w:rsidP="009674C7">
            <w:pPr>
              <w:spacing w:after="0"/>
              <w:jc w:val="center"/>
              <w:rPr>
                <w:rFonts w:cstheme="minorHAnsi"/>
                <w:sz w:val="18"/>
                <w:szCs w:val="18"/>
              </w:rPr>
            </w:pPr>
          </w:p>
        </w:tc>
        <w:tc>
          <w:tcPr>
            <w:tcW w:w="407" w:type="pct"/>
          </w:tcPr>
          <w:p w14:paraId="3E7BA79B" w14:textId="77777777" w:rsidR="00136C2B" w:rsidRPr="000C74E6" w:rsidRDefault="00136C2B" w:rsidP="009674C7">
            <w:pPr>
              <w:spacing w:after="0"/>
              <w:jc w:val="center"/>
              <w:rPr>
                <w:rFonts w:eastAsia="Times New Roman" w:cstheme="minorHAnsi"/>
                <w:b/>
                <w:i/>
                <w:color w:val="FF0000"/>
                <w:sz w:val="18"/>
                <w:szCs w:val="18"/>
              </w:rPr>
            </w:pPr>
          </w:p>
        </w:tc>
        <w:tc>
          <w:tcPr>
            <w:tcW w:w="407" w:type="pct"/>
          </w:tcPr>
          <w:p w14:paraId="28D9B6D5" w14:textId="77777777" w:rsidR="00136C2B" w:rsidRPr="000C74E6" w:rsidRDefault="00136C2B" w:rsidP="009674C7">
            <w:pPr>
              <w:spacing w:after="0"/>
              <w:jc w:val="center"/>
              <w:rPr>
                <w:rFonts w:eastAsia="Times New Roman" w:cstheme="minorHAnsi"/>
                <w:sz w:val="18"/>
                <w:szCs w:val="18"/>
              </w:rPr>
            </w:pPr>
          </w:p>
        </w:tc>
        <w:tc>
          <w:tcPr>
            <w:tcW w:w="384" w:type="pct"/>
          </w:tcPr>
          <w:p w14:paraId="4347D4D5" w14:textId="77777777" w:rsidR="00136C2B" w:rsidRPr="000C74E6" w:rsidRDefault="00136C2B" w:rsidP="009674C7">
            <w:pPr>
              <w:spacing w:after="0"/>
              <w:jc w:val="center"/>
              <w:rPr>
                <w:rFonts w:eastAsia="Times New Roman" w:cstheme="minorHAnsi"/>
                <w:sz w:val="18"/>
                <w:szCs w:val="18"/>
              </w:rPr>
            </w:pPr>
          </w:p>
        </w:tc>
        <w:tc>
          <w:tcPr>
            <w:tcW w:w="459" w:type="pct"/>
          </w:tcPr>
          <w:p w14:paraId="35BCC5D9" w14:textId="77777777" w:rsidR="00136C2B" w:rsidRPr="000C74E6" w:rsidRDefault="00136C2B" w:rsidP="009674C7">
            <w:pPr>
              <w:spacing w:after="0"/>
              <w:jc w:val="center"/>
              <w:rPr>
                <w:rFonts w:eastAsia="Times New Roman" w:cstheme="minorHAnsi"/>
                <w:sz w:val="18"/>
                <w:szCs w:val="18"/>
              </w:rPr>
            </w:pPr>
          </w:p>
        </w:tc>
        <w:tc>
          <w:tcPr>
            <w:tcW w:w="417" w:type="pct"/>
          </w:tcPr>
          <w:p w14:paraId="25FEE0D6" w14:textId="77777777" w:rsidR="00136C2B" w:rsidRPr="000C74E6" w:rsidRDefault="00136C2B" w:rsidP="009674C7">
            <w:pPr>
              <w:spacing w:after="0"/>
              <w:jc w:val="center"/>
              <w:rPr>
                <w:rFonts w:eastAsia="Times New Roman" w:cstheme="minorHAnsi"/>
                <w:sz w:val="18"/>
                <w:szCs w:val="18"/>
              </w:rPr>
            </w:pPr>
          </w:p>
        </w:tc>
        <w:tc>
          <w:tcPr>
            <w:tcW w:w="364" w:type="pct"/>
          </w:tcPr>
          <w:p w14:paraId="3E0444C3" w14:textId="77777777" w:rsidR="00136C2B" w:rsidRPr="000C74E6" w:rsidRDefault="00136C2B" w:rsidP="009674C7">
            <w:pPr>
              <w:spacing w:after="0"/>
              <w:jc w:val="center"/>
              <w:rPr>
                <w:rFonts w:eastAsia="Times New Roman" w:cstheme="minorHAnsi"/>
                <w:sz w:val="18"/>
                <w:szCs w:val="18"/>
              </w:rPr>
            </w:pPr>
          </w:p>
        </w:tc>
        <w:tc>
          <w:tcPr>
            <w:tcW w:w="437" w:type="pct"/>
          </w:tcPr>
          <w:p w14:paraId="44CED092" w14:textId="77777777" w:rsidR="00136C2B" w:rsidRPr="000C74E6" w:rsidRDefault="00136C2B" w:rsidP="009674C7">
            <w:pPr>
              <w:spacing w:after="0"/>
              <w:jc w:val="center"/>
              <w:rPr>
                <w:rFonts w:eastAsia="Times New Roman" w:cstheme="minorHAnsi"/>
                <w:sz w:val="18"/>
                <w:szCs w:val="18"/>
              </w:rPr>
            </w:pPr>
          </w:p>
        </w:tc>
        <w:tc>
          <w:tcPr>
            <w:tcW w:w="450" w:type="pct"/>
          </w:tcPr>
          <w:p w14:paraId="4D2441D0" w14:textId="77777777" w:rsidR="00136C2B" w:rsidRPr="000C74E6" w:rsidRDefault="00136C2B" w:rsidP="009674C7">
            <w:pPr>
              <w:spacing w:after="0"/>
              <w:jc w:val="center"/>
              <w:rPr>
                <w:rFonts w:eastAsia="Times New Roman" w:cstheme="minorHAnsi"/>
                <w:sz w:val="18"/>
                <w:szCs w:val="18"/>
              </w:rPr>
            </w:pPr>
          </w:p>
        </w:tc>
        <w:tc>
          <w:tcPr>
            <w:tcW w:w="375" w:type="pct"/>
          </w:tcPr>
          <w:p w14:paraId="02FD9B10" w14:textId="77777777" w:rsidR="00136C2B" w:rsidRPr="000C74E6" w:rsidRDefault="00136C2B" w:rsidP="009674C7">
            <w:pPr>
              <w:spacing w:after="0"/>
              <w:rPr>
                <w:rFonts w:eastAsia="Times New Roman" w:cstheme="minorHAnsi"/>
                <w:sz w:val="18"/>
                <w:szCs w:val="18"/>
              </w:rPr>
            </w:pPr>
          </w:p>
        </w:tc>
        <w:tc>
          <w:tcPr>
            <w:tcW w:w="458" w:type="pct"/>
          </w:tcPr>
          <w:p w14:paraId="563267C3" w14:textId="77777777" w:rsidR="00136C2B" w:rsidRPr="000C74E6" w:rsidRDefault="00136C2B" w:rsidP="009674C7">
            <w:pPr>
              <w:spacing w:after="0"/>
              <w:jc w:val="center"/>
              <w:rPr>
                <w:rFonts w:eastAsia="Times New Roman" w:cstheme="minorHAnsi"/>
                <w:sz w:val="18"/>
                <w:szCs w:val="18"/>
              </w:rPr>
            </w:pPr>
          </w:p>
        </w:tc>
      </w:tr>
      <w:tr w:rsidR="00136C2B" w:rsidRPr="000C74E6" w14:paraId="54A4BADC" w14:textId="77777777" w:rsidTr="009674C7">
        <w:tc>
          <w:tcPr>
            <w:tcW w:w="405" w:type="pct"/>
            <w:tcBorders>
              <w:top w:val="single" w:sz="4" w:space="0" w:color="auto"/>
              <w:left w:val="single" w:sz="4" w:space="0" w:color="auto"/>
              <w:bottom w:val="single" w:sz="4" w:space="0" w:color="auto"/>
              <w:right w:val="single" w:sz="4" w:space="0" w:color="auto"/>
            </w:tcBorders>
          </w:tcPr>
          <w:p w14:paraId="77B042BE" w14:textId="77777777" w:rsidR="00136C2B" w:rsidRPr="000C74E6" w:rsidRDefault="00136C2B" w:rsidP="009674C7">
            <w:pPr>
              <w:spacing w:after="0"/>
              <w:jc w:val="center"/>
              <w:rPr>
                <w:rFonts w:cstheme="minorHAnsi"/>
                <w:sz w:val="18"/>
                <w:szCs w:val="18"/>
              </w:rPr>
            </w:pPr>
          </w:p>
        </w:tc>
        <w:tc>
          <w:tcPr>
            <w:tcW w:w="437" w:type="pct"/>
            <w:tcBorders>
              <w:top w:val="single" w:sz="4" w:space="0" w:color="auto"/>
              <w:left w:val="single" w:sz="4" w:space="0" w:color="auto"/>
              <w:bottom w:val="single" w:sz="4" w:space="0" w:color="auto"/>
              <w:right w:val="single" w:sz="4" w:space="0" w:color="auto"/>
            </w:tcBorders>
          </w:tcPr>
          <w:p w14:paraId="3FFD5BEC" w14:textId="77777777" w:rsidR="00136C2B" w:rsidRPr="000C74E6" w:rsidRDefault="00136C2B" w:rsidP="009674C7">
            <w:pPr>
              <w:spacing w:after="0"/>
              <w:jc w:val="center"/>
              <w:rPr>
                <w:rFonts w:cstheme="minorHAnsi"/>
                <w:sz w:val="18"/>
                <w:szCs w:val="18"/>
              </w:rPr>
            </w:pPr>
          </w:p>
        </w:tc>
        <w:tc>
          <w:tcPr>
            <w:tcW w:w="407" w:type="pct"/>
          </w:tcPr>
          <w:p w14:paraId="75BC51F6" w14:textId="77777777" w:rsidR="00136C2B" w:rsidRPr="000C74E6" w:rsidRDefault="00136C2B" w:rsidP="009674C7">
            <w:pPr>
              <w:spacing w:after="0"/>
              <w:jc w:val="center"/>
              <w:rPr>
                <w:rFonts w:eastAsia="Times New Roman" w:cstheme="minorHAnsi"/>
                <w:b/>
                <w:i/>
                <w:color w:val="FF0000"/>
                <w:sz w:val="18"/>
                <w:szCs w:val="18"/>
              </w:rPr>
            </w:pPr>
          </w:p>
        </w:tc>
        <w:tc>
          <w:tcPr>
            <w:tcW w:w="407" w:type="pct"/>
          </w:tcPr>
          <w:p w14:paraId="54A1336A" w14:textId="77777777" w:rsidR="00136C2B" w:rsidRPr="000C74E6" w:rsidRDefault="00136C2B" w:rsidP="009674C7">
            <w:pPr>
              <w:spacing w:after="0"/>
              <w:jc w:val="center"/>
              <w:rPr>
                <w:rFonts w:eastAsia="Times New Roman" w:cstheme="minorHAnsi"/>
                <w:sz w:val="18"/>
                <w:szCs w:val="18"/>
              </w:rPr>
            </w:pPr>
          </w:p>
        </w:tc>
        <w:tc>
          <w:tcPr>
            <w:tcW w:w="384" w:type="pct"/>
          </w:tcPr>
          <w:p w14:paraId="473E5CD3" w14:textId="77777777" w:rsidR="00136C2B" w:rsidRPr="000C74E6" w:rsidRDefault="00136C2B" w:rsidP="009674C7">
            <w:pPr>
              <w:spacing w:after="0"/>
              <w:jc w:val="center"/>
              <w:rPr>
                <w:rFonts w:eastAsia="Times New Roman" w:cstheme="minorHAnsi"/>
                <w:sz w:val="18"/>
                <w:szCs w:val="18"/>
              </w:rPr>
            </w:pPr>
          </w:p>
        </w:tc>
        <w:tc>
          <w:tcPr>
            <w:tcW w:w="459" w:type="pct"/>
          </w:tcPr>
          <w:p w14:paraId="3E7BD309" w14:textId="77777777" w:rsidR="00136C2B" w:rsidRPr="000C74E6" w:rsidRDefault="00136C2B" w:rsidP="009674C7">
            <w:pPr>
              <w:spacing w:after="0"/>
              <w:jc w:val="center"/>
              <w:rPr>
                <w:rFonts w:eastAsia="Times New Roman" w:cstheme="minorHAnsi"/>
                <w:sz w:val="18"/>
                <w:szCs w:val="18"/>
              </w:rPr>
            </w:pPr>
          </w:p>
        </w:tc>
        <w:tc>
          <w:tcPr>
            <w:tcW w:w="417" w:type="pct"/>
          </w:tcPr>
          <w:p w14:paraId="2F5BC594" w14:textId="77777777" w:rsidR="00136C2B" w:rsidRPr="000C74E6" w:rsidRDefault="00136C2B" w:rsidP="009674C7">
            <w:pPr>
              <w:spacing w:after="0"/>
              <w:jc w:val="center"/>
              <w:rPr>
                <w:rFonts w:eastAsia="Times New Roman" w:cstheme="minorHAnsi"/>
                <w:sz w:val="18"/>
                <w:szCs w:val="18"/>
              </w:rPr>
            </w:pPr>
          </w:p>
        </w:tc>
        <w:tc>
          <w:tcPr>
            <w:tcW w:w="364" w:type="pct"/>
          </w:tcPr>
          <w:p w14:paraId="6EB79947" w14:textId="77777777" w:rsidR="00136C2B" w:rsidRPr="000C74E6" w:rsidRDefault="00136C2B" w:rsidP="009674C7">
            <w:pPr>
              <w:spacing w:after="0"/>
              <w:jc w:val="center"/>
              <w:rPr>
                <w:rFonts w:eastAsia="Times New Roman" w:cstheme="minorHAnsi"/>
                <w:sz w:val="18"/>
                <w:szCs w:val="18"/>
              </w:rPr>
            </w:pPr>
          </w:p>
        </w:tc>
        <w:tc>
          <w:tcPr>
            <w:tcW w:w="437" w:type="pct"/>
          </w:tcPr>
          <w:p w14:paraId="148022D2" w14:textId="77777777" w:rsidR="00136C2B" w:rsidRPr="000C74E6" w:rsidRDefault="00136C2B" w:rsidP="009674C7">
            <w:pPr>
              <w:spacing w:after="0"/>
              <w:jc w:val="center"/>
              <w:rPr>
                <w:rFonts w:eastAsia="Times New Roman" w:cstheme="minorHAnsi"/>
                <w:sz w:val="18"/>
                <w:szCs w:val="18"/>
              </w:rPr>
            </w:pPr>
          </w:p>
        </w:tc>
        <w:tc>
          <w:tcPr>
            <w:tcW w:w="450" w:type="pct"/>
          </w:tcPr>
          <w:p w14:paraId="12C486AB" w14:textId="77777777" w:rsidR="00136C2B" w:rsidRPr="000C74E6" w:rsidRDefault="00136C2B" w:rsidP="009674C7">
            <w:pPr>
              <w:spacing w:after="0"/>
              <w:jc w:val="center"/>
              <w:rPr>
                <w:rFonts w:eastAsia="Times New Roman" w:cstheme="minorHAnsi"/>
                <w:sz w:val="18"/>
                <w:szCs w:val="18"/>
              </w:rPr>
            </w:pPr>
          </w:p>
        </w:tc>
        <w:tc>
          <w:tcPr>
            <w:tcW w:w="375" w:type="pct"/>
          </w:tcPr>
          <w:p w14:paraId="186F0053" w14:textId="77777777" w:rsidR="00136C2B" w:rsidRPr="000C74E6" w:rsidRDefault="00136C2B" w:rsidP="009674C7">
            <w:pPr>
              <w:spacing w:after="0"/>
              <w:rPr>
                <w:rFonts w:eastAsia="Times New Roman" w:cstheme="minorHAnsi"/>
                <w:sz w:val="18"/>
                <w:szCs w:val="18"/>
              </w:rPr>
            </w:pPr>
          </w:p>
        </w:tc>
        <w:tc>
          <w:tcPr>
            <w:tcW w:w="458" w:type="pct"/>
          </w:tcPr>
          <w:p w14:paraId="756C3E73" w14:textId="77777777" w:rsidR="00136C2B" w:rsidRPr="000C74E6" w:rsidRDefault="00136C2B" w:rsidP="009674C7">
            <w:pPr>
              <w:spacing w:after="0"/>
              <w:jc w:val="center"/>
              <w:rPr>
                <w:rFonts w:eastAsia="Times New Roman" w:cstheme="minorHAnsi"/>
                <w:sz w:val="18"/>
                <w:szCs w:val="18"/>
              </w:rPr>
            </w:pPr>
          </w:p>
        </w:tc>
      </w:tr>
    </w:tbl>
    <w:p w14:paraId="2D67846A" w14:textId="77777777" w:rsidR="00136C2B" w:rsidRPr="000C74E6" w:rsidRDefault="00136C2B" w:rsidP="00B124FE">
      <w:pPr>
        <w:suppressAutoHyphens/>
        <w:spacing w:after="0" w:line="240" w:lineRule="auto"/>
        <w:ind w:left="446"/>
        <w:rPr>
          <w:rFonts w:asciiTheme="minorHAnsi" w:hAnsiTheme="minorHAnsi" w:cstheme="minorHAnsi"/>
          <w:b/>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69"/>
        <w:gridCol w:w="929"/>
        <w:gridCol w:w="900"/>
        <w:gridCol w:w="810"/>
        <w:gridCol w:w="900"/>
        <w:gridCol w:w="630"/>
        <w:gridCol w:w="810"/>
        <w:gridCol w:w="990"/>
        <w:gridCol w:w="1170"/>
        <w:gridCol w:w="900"/>
        <w:gridCol w:w="810"/>
        <w:gridCol w:w="1085"/>
        <w:tblGridChange w:id="2">
          <w:tblGrid>
            <w:gridCol w:w="1069"/>
            <w:gridCol w:w="929"/>
            <w:gridCol w:w="900"/>
            <w:gridCol w:w="810"/>
            <w:gridCol w:w="900"/>
            <w:gridCol w:w="630"/>
            <w:gridCol w:w="810"/>
            <w:gridCol w:w="990"/>
            <w:gridCol w:w="1170"/>
            <w:gridCol w:w="900"/>
            <w:gridCol w:w="810"/>
            <w:gridCol w:w="1085"/>
          </w:tblGrid>
        </w:tblGridChange>
      </w:tblGrid>
      <w:tr w:rsidR="00B124FE" w:rsidRPr="000C74E6" w14:paraId="54F48A1F" w14:textId="77777777" w:rsidTr="00B124FE">
        <w:trPr>
          <w:cantSplit/>
          <w:trHeight w:val="144"/>
        </w:trPr>
        <w:tc>
          <w:tcPr>
            <w:tcW w:w="11003" w:type="dxa"/>
            <w:gridSpan w:val="12"/>
            <w:tcBorders>
              <w:top w:val="single" w:sz="4" w:space="0" w:color="auto"/>
              <w:left w:val="single" w:sz="4" w:space="0" w:color="auto"/>
              <w:bottom w:val="single" w:sz="4" w:space="0" w:color="auto"/>
              <w:right w:val="single" w:sz="4" w:space="0" w:color="auto"/>
            </w:tcBorders>
            <w:vAlign w:val="center"/>
          </w:tcPr>
          <w:p w14:paraId="035DCB61"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0C74E6">
              <w:rPr>
                <w:rFonts w:asciiTheme="minorHAnsi" w:hAnsiTheme="minorHAnsi" w:cstheme="minorHAnsi"/>
                <w:b/>
                <w:sz w:val="20"/>
                <w:szCs w:val="20"/>
              </w:rPr>
              <w:t xml:space="preserve">C. Installed HERS Verified Central Water Heating Systems Information </w:t>
            </w:r>
          </w:p>
          <w:p w14:paraId="404FEAEE" w14:textId="2871725B" w:rsidR="00B124FE" w:rsidRPr="000C74E6"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This table reports the water heating system features that were specified on the registered </w:t>
            </w:r>
            <w:r w:rsidR="008852D7" w:rsidRPr="000C74E6">
              <w:rPr>
                <w:rFonts w:asciiTheme="minorHAnsi" w:eastAsia="Times New Roman" w:hAnsiTheme="minorHAnsi" w:cstheme="minorHAnsi"/>
                <w:sz w:val="20"/>
                <w:szCs w:val="20"/>
              </w:rPr>
              <w:t>LMCC</w:t>
            </w:r>
            <w:r w:rsidRPr="000C74E6">
              <w:rPr>
                <w:rFonts w:asciiTheme="minorHAnsi" w:eastAsia="Times New Roman" w:hAnsiTheme="minorHAnsi" w:cstheme="minorHAnsi"/>
                <w:sz w:val="20"/>
                <w:szCs w:val="20"/>
              </w:rPr>
              <w:t xml:space="preserve"> compliance document for this project.</w:t>
            </w:r>
          </w:p>
        </w:tc>
      </w:tr>
      <w:tr w:rsidR="00B124FE" w:rsidRPr="000C74E6" w14:paraId="37C437FF" w14:textId="77777777" w:rsidTr="002B00DC">
        <w:trPr>
          <w:cantSplit/>
          <w:trHeight w:val="144"/>
        </w:trPr>
        <w:tc>
          <w:tcPr>
            <w:tcW w:w="1069" w:type="dxa"/>
            <w:tcBorders>
              <w:top w:val="single" w:sz="4" w:space="0" w:color="auto"/>
              <w:left w:val="single" w:sz="4" w:space="0" w:color="auto"/>
              <w:bottom w:val="single" w:sz="4" w:space="0" w:color="auto"/>
              <w:right w:val="single" w:sz="4" w:space="0" w:color="auto"/>
            </w:tcBorders>
            <w:vAlign w:val="center"/>
          </w:tcPr>
          <w:p w14:paraId="4463A30D"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01</w:t>
            </w:r>
          </w:p>
        </w:tc>
        <w:tc>
          <w:tcPr>
            <w:tcW w:w="929" w:type="dxa"/>
            <w:tcBorders>
              <w:top w:val="single" w:sz="4" w:space="0" w:color="auto"/>
              <w:left w:val="single" w:sz="4" w:space="0" w:color="auto"/>
              <w:bottom w:val="single" w:sz="4" w:space="0" w:color="auto"/>
              <w:right w:val="single" w:sz="4" w:space="0" w:color="auto"/>
            </w:tcBorders>
            <w:vAlign w:val="center"/>
          </w:tcPr>
          <w:p w14:paraId="3D72F0C1"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02</w:t>
            </w:r>
          </w:p>
        </w:tc>
        <w:tc>
          <w:tcPr>
            <w:tcW w:w="900" w:type="dxa"/>
            <w:tcBorders>
              <w:top w:val="single" w:sz="4" w:space="0" w:color="auto"/>
              <w:left w:val="single" w:sz="4" w:space="0" w:color="auto"/>
              <w:bottom w:val="single" w:sz="4" w:space="0" w:color="auto"/>
              <w:right w:val="single" w:sz="4" w:space="0" w:color="auto"/>
            </w:tcBorders>
            <w:vAlign w:val="center"/>
          </w:tcPr>
          <w:p w14:paraId="7D8AFD71"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03</w:t>
            </w:r>
          </w:p>
        </w:tc>
        <w:tc>
          <w:tcPr>
            <w:tcW w:w="810" w:type="dxa"/>
            <w:tcBorders>
              <w:top w:val="single" w:sz="4" w:space="0" w:color="auto"/>
              <w:left w:val="single" w:sz="4" w:space="0" w:color="auto"/>
              <w:bottom w:val="single" w:sz="4" w:space="0" w:color="auto"/>
              <w:right w:val="single" w:sz="4" w:space="0" w:color="auto"/>
            </w:tcBorders>
            <w:vAlign w:val="center"/>
          </w:tcPr>
          <w:p w14:paraId="5829D661"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04</w:t>
            </w:r>
          </w:p>
        </w:tc>
        <w:tc>
          <w:tcPr>
            <w:tcW w:w="900" w:type="dxa"/>
            <w:tcBorders>
              <w:top w:val="single" w:sz="4" w:space="0" w:color="auto"/>
              <w:left w:val="single" w:sz="4" w:space="0" w:color="auto"/>
              <w:bottom w:val="single" w:sz="4" w:space="0" w:color="auto"/>
              <w:right w:val="single" w:sz="4" w:space="0" w:color="auto"/>
            </w:tcBorders>
            <w:vAlign w:val="center"/>
          </w:tcPr>
          <w:p w14:paraId="58122AAB"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05</w:t>
            </w:r>
          </w:p>
        </w:tc>
        <w:tc>
          <w:tcPr>
            <w:tcW w:w="630" w:type="dxa"/>
            <w:tcBorders>
              <w:top w:val="single" w:sz="4" w:space="0" w:color="auto"/>
              <w:left w:val="single" w:sz="4" w:space="0" w:color="auto"/>
              <w:bottom w:val="single" w:sz="4" w:space="0" w:color="auto"/>
              <w:right w:val="single" w:sz="4" w:space="0" w:color="auto"/>
            </w:tcBorders>
            <w:vAlign w:val="center"/>
          </w:tcPr>
          <w:p w14:paraId="4BFBBD62"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06</w:t>
            </w:r>
          </w:p>
        </w:tc>
        <w:tc>
          <w:tcPr>
            <w:tcW w:w="810" w:type="dxa"/>
            <w:tcBorders>
              <w:top w:val="single" w:sz="4" w:space="0" w:color="auto"/>
              <w:left w:val="single" w:sz="4" w:space="0" w:color="auto"/>
              <w:bottom w:val="single" w:sz="4" w:space="0" w:color="auto"/>
              <w:right w:val="single" w:sz="4" w:space="0" w:color="auto"/>
            </w:tcBorders>
            <w:vAlign w:val="center"/>
          </w:tcPr>
          <w:p w14:paraId="139D3B96"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07</w:t>
            </w:r>
          </w:p>
        </w:tc>
        <w:tc>
          <w:tcPr>
            <w:tcW w:w="990" w:type="dxa"/>
            <w:tcBorders>
              <w:top w:val="single" w:sz="4" w:space="0" w:color="auto"/>
              <w:left w:val="single" w:sz="4" w:space="0" w:color="auto"/>
              <w:bottom w:val="single" w:sz="4" w:space="0" w:color="auto"/>
              <w:right w:val="single" w:sz="4" w:space="0" w:color="auto"/>
            </w:tcBorders>
            <w:vAlign w:val="center"/>
          </w:tcPr>
          <w:p w14:paraId="12039AF3"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08</w:t>
            </w:r>
          </w:p>
        </w:tc>
        <w:tc>
          <w:tcPr>
            <w:tcW w:w="1170" w:type="dxa"/>
            <w:tcBorders>
              <w:top w:val="single" w:sz="4" w:space="0" w:color="auto"/>
              <w:left w:val="single" w:sz="4" w:space="0" w:color="auto"/>
              <w:bottom w:val="single" w:sz="4" w:space="0" w:color="auto"/>
              <w:right w:val="single" w:sz="4" w:space="0" w:color="auto"/>
            </w:tcBorders>
            <w:vAlign w:val="center"/>
          </w:tcPr>
          <w:p w14:paraId="2F5C0B42"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09</w:t>
            </w:r>
          </w:p>
        </w:tc>
        <w:tc>
          <w:tcPr>
            <w:tcW w:w="900" w:type="dxa"/>
            <w:tcBorders>
              <w:top w:val="single" w:sz="4" w:space="0" w:color="auto"/>
              <w:left w:val="single" w:sz="4" w:space="0" w:color="auto"/>
              <w:bottom w:val="single" w:sz="4" w:space="0" w:color="auto"/>
              <w:right w:val="single" w:sz="4" w:space="0" w:color="auto"/>
            </w:tcBorders>
            <w:vAlign w:val="center"/>
          </w:tcPr>
          <w:p w14:paraId="7928B88B"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10</w:t>
            </w:r>
          </w:p>
        </w:tc>
        <w:tc>
          <w:tcPr>
            <w:tcW w:w="810" w:type="dxa"/>
            <w:tcBorders>
              <w:top w:val="single" w:sz="4" w:space="0" w:color="auto"/>
              <w:left w:val="single" w:sz="4" w:space="0" w:color="auto"/>
              <w:bottom w:val="single" w:sz="4" w:space="0" w:color="auto"/>
              <w:right w:val="single" w:sz="4" w:space="0" w:color="auto"/>
            </w:tcBorders>
            <w:vAlign w:val="center"/>
          </w:tcPr>
          <w:p w14:paraId="2A3C96F9"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11</w:t>
            </w:r>
          </w:p>
        </w:tc>
        <w:tc>
          <w:tcPr>
            <w:tcW w:w="1085" w:type="dxa"/>
            <w:tcBorders>
              <w:top w:val="single" w:sz="4" w:space="0" w:color="auto"/>
              <w:left w:val="single" w:sz="4" w:space="0" w:color="auto"/>
              <w:bottom w:val="single" w:sz="4" w:space="0" w:color="auto"/>
              <w:right w:val="single" w:sz="4" w:space="0" w:color="auto"/>
            </w:tcBorders>
            <w:vAlign w:val="center"/>
          </w:tcPr>
          <w:p w14:paraId="71788647"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12</w:t>
            </w:r>
          </w:p>
        </w:tc>
      </w:tr>
      <w:tr w:rsidR="00B124FE" w:rsidRPr="000C74E6" w14:paraId="5C720360" w14:textId="77777777" w:rsidTr="002B00DC">
        <w:trPr>
          <w:cantSplit/>
          <w:trHeight w:val="144"/>
        </w:trPr>
        <w:tc>
          <w:tcPr>
            <w:tcW w:w="1069" w:type="dxa"/>
            <w:tcBorders>
              <w:top w:val="single" w:sz="4" w:space="0" w:color="auto"/>
              <w:left w:val="single" w:sz="4" w:space="0" w:color="auto"/>
              <w:bottom w:val="single" w:sz="4" w:space="0" w:color="auto"/>
              <w:right w:val="single" w:sz="4" w:space="0" w:color="auto"/>
            </w:tcBorders>
            <w:vAlign w:val="bottom"/>
          </w:tcPr>
          <w:p w14:paraId="7DA5022E"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Water Heating System ID or Name</w:t>
            </w:r>
          </w:p>
        </w:tc>
        <w:tc>
          <w:tcPr>
            <w:tcW w:w="929" w:type="dxa"/>
            <w:tcBorders>
              <w:top w:val="single" w:sz="4" w:space="0" w:color="auto"/>
              <w:left w:val="single" w:sz="4" w:space="0" w:color="auto"/>
              <w:bottom w:val="single" w:sz="4" w:space="0" w:color="auto"/>
              <w:right w:val="single" w:sz="4" w:space="0" w:color="auto"/>
            </w:tcBorders>
            <w:vAlign w:val="bottom"/>
          </w:tcPr>
          <w:p w14:paraId="3E51A907"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 Water Heating System Type</w:t>
            </w:r>
          </w:p>
        </w:tc>
        <w:tc>
          <w:tcPr>
            <w:tcW w:w="900" w:type="dxa"/>
            <w:tcBorders>
              <w:top w:val="single" w:sz="4" w:space="0" w:color="auto"/>
              <w:left w:val="single" w:sz="4" w:space="0" w:color="auto"/>
              <w:bottom w:val="single" w:sz="4" w:space="0" w:color="auto"/>
              <w:right w:val="single" w:sz="4" w:space="0" w:color="auto"/>
            </w:tcBorders>
            <w:vAlign w:val="bottom"/>
          </w:tcPr>
          <w:p w14:paraId="5DCE575E"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Water Heater Type</w:t>
            </w:r>
          </w:p>
        </w:tc>
        <w:tc>
          <w:tcPr>
            <w:tcW w:w="810" w:type="dxa"/>
            <w:tcBorders>
              <w:top w:val="single" w:sz="4" w:space="0" w:color="auto"/>
              <w:left w:val="single" w:sz="4" w:space="0" w:color="auto"/>
              <w:bottom w:val="single" w:sz="4" w:space="0" w:color="auto"/>
              <w:right w:val="single" w:sz="4" w:space="0" w:color="auto"/>
            </w:tcBorders>
            <w:vAlign w:val="bottom"/>
          </w:tcPr>
          <w:p w14:paraId="4FFAAB95"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of Water Heaters in System</w:t>
            </w:r>
          </w:p>
        </w:tc>
        <w:tc>
          <w:tcPr>
            <w:tcW w:w="900" w:type="dxa"/>
            <w:tcBorders>
              <w:top w:val="single" w:sz="4" w:space="0" w:color="auto"/>
              <w:left w:val="single" w:sz="4" w:space="0" w:color="auto"/>
              <w:bottom w:val="single" w:sz="4" w:space="0" w:color="auto"/>
              <w:right w:val="single" w:sz="4" w:space="0" w:color="auto"/>
            </w:tcBorders>
            <w:vAlign w:val="bottom"/>
          </w:tcPr>
          <w:p w14:paraId="5E954553"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Water Heater </w:t>
            </w:r>
          </w:p>
          <w:p w14:paraId="1F9164F6"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Storage</w:t>
            </w:r>
          </w:p>
          <w:p w14:paraId="27DAE2BF"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Volume (gal)</w:t>
            </w:r>
          </w:p>
        </w:tc>
        <w:tc>
          <w:tcPr>
            <w:tcW w:w="630" w:type="dxa"/>
            <w:tcBorders>
              <w:top w:val="single" w:sz="4" w:space="0" w:color="auto"/>
              <w:left w:val="single" w:sz="4" w:space="0" w:color="auto"/>
              <w:bottom w:val="single" w:sz="4" w:space="0" w:color="auto"/>
              <w:right w:val="single" w:sz="4" w:space="0" w:color="auto"/>
            </w:tcBorders>
            <w:vAlign w:val="bottom"/>
          </w:tcPr>
          <w:p w14:paraId="133987C4"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Fuel Type</w:t>
            </w:r>
          </w:p>
        </w:tc>
        <w:tc>
          <w:tcPr>
            <w:tcW w:w="810" w:type="dxa"/>
            <w:tcBorders>
              <w:top w:val="single" w:sz="4" w:space="0" w:color="auto"/>
              <w:left w:val="single" w:sz="4" w:space="0" w:color="auto"/>
              <w:bottom w:val="single" w:sz="4" w:space="0" w:color="auto"/>
              <w:right w:val="single" w:sz="4" w:space="0" w:color="auto"/>
            </w:tcBorders>
            <w:vAlign w:val="bottom"/>
          </w:tcPr>
          <w:p w14:paraId="211A1D88"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Rated Input Type</w:t>
            </w:r>
          </w:p>
        </w:tc>
        <w:tc>
          <w:tcPr>
            <w:tcW w:w="990" w:type="dxa"/>
            <w:tcBorders>
              <w:top w:val="single" w:sz="4" w:space="0" w:color="auto"/>
              <w:left w:val="single" w:sz="4" w:space="0" w:color="auto"/>
              <w:bottom w:val="single" w:sz="4" w:space="0" w:color="auto"/>
              <w:right w:val="single" w:sz="4" w:space="0" w:color="auto"/>
            </w:tcBorders>
            <w:vAlign w:val="bottom"/>
          </w:tcPr>
          <w:p w14:paraId="01EBAE25"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Rated Input Value</w:t>
            </w:r>
          </w:p>
        </w:tc>
        <w:tc>
          <w:tcPr>
            <w:tcW w:w="1170" w:type="dxa"/>
            <w:tcBorders>
              <w:top w:val="single" w:sz="4" w:space="0" w:color="auto"/>
              <w:left w:val="single" w:sz="4" w:space="0" w:color="auto"/>
              <w:bottom w:val="single" w:sz="4" w:space="0" w:color="auto"/>
              <w:right w:val="single" w:sz="4" w:space="0" w:color="auto"/>
            </w:tcBorders>
            <w:vAlign w:val="bottom"/>
          </w:tcPr>
          <w:p w14:paraId="49847CB6"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Heating Efficiency Type</w:t>
            </w:r>
          </w:p>
        </w:tc>
        <w:tc>
          <w:tcPr>
            <w:tcW w:w="900" w:type="dxa"/>
            <w:tcBorders>
              <w:top w:val="single" w:sz="4" w:space="0" w:color="auto"/>
              <w:left w:val="single" w:sz="4" w:space="0" w:color="auto"/>
              <w:bottom w:val="single" w:sz="4" w:space="0" w:color="auto"/>
              <w:right w:val="single" w:sz="4" w:space="0" w:color="auto"/>
            </w:tcBorders>
            <w:vAlign w:val="bottom"/>
          </w:tcPr>
          <w:p w14:paraId="7AB11F98"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Heating Efficiency Value</w:t>
            </w:r>
          </w:p>
        </w:tc>
        <w:tc>
          <w:tcPr>
            <w:tcW w:w="810" w:type="dxa"/>
            <w:tcBorders>
              <w:top w:val="single" w:sz="4" w:space="0" w:color="auto"/>
              <w:left w:val="single" w:sz="4" w:space="0" w:color="auto"/>
              <w:bottom w:val="single" w:sz="4" w:space="0" w:color="auto"/>
              <w:right w:val="single" w:sz="4" w:space="0" w:color="auto"/>
            </w:tcBorders>
            <w:vAlign w:val="bottom"/>
          </w:tcPr>
          <w:p w14:paraId="7815F404"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Standby Loss </w:t>
            </w:r>
          </w:p>
          <w:p w14:paraId="7D3F2992"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w:t>
            </w:r>
          </w:p>
        </w:tc>
        <w:tc>
          <w:tcPr>
            <w:tcW w:w="1085" w:type="dxa"/>
            <w:tcBorders>
              <w:top w:val="single" w:sz="4" w:space="0" w:color="auto"/>
              <w:left w:val="single" w:sz="4" w:space="0" w:color="auto"/>
              <w:bottom w:val="single" w:sz="4" w:space="0" w:color="auto"/>
              <w:right w:val="single" w:sz="4" w:space="0" w:color="auto"/>
            </w:tcBorders>
            <w:vAlign w:val="bottom"/>
          </w:tcPr>
          <w:p w14:paraId="7B2ACA6F"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Exterior Insul. </w:t>
            </w:r>
          </w:p>
          <w:p w14:paraId="33A50307"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R-Value</w:t>
            </w:r>
          </w:p>
        </w:tc>
      </w:tr>
      <w:tr w:rsidR="00B124FE" w:rsidRPr="000C74E6" w14:paraId="3CE91669" w14:textId="77777777" w:rsidTr="00E053EE">
        <w:tblPrEx>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ExChange w:id="3" w:author="Alhabibi, Haider@Energy" w:date="2023-12-13T19:44:00Z">
            <w:tblPrEx>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Ex>
          </w:tblPrExChange>
        </w:tblPrEx>
        <w:trPr>
          <w:cantSplit/>
          <w:trHeight w:val="144"/>
          <w:trPrChange w:id="4" w:author="Alhabibi, Haider@Energy" w:date="2023-12-13T19:44:00Z">
            <w:trPr>
              <w:cantSplit/>
              <w:trHeight w:val="144"/>
            </w:trPr>
          </w:trPrChange>
        </w:trPr>
        <w:tc>
          <w:tcPr>
            <w:tcW w:w="1069" w:type="dxa"/>
            <w:tcBorders>
              <w:top w:val="single" w:sz="4" w:space="0" w:color="auto"/>
              <w:left w:val="single" w:sz="4" w:space="0" w:color="auto"/>
              <w:bottom w:val="single" w:sz="4" w:space="0" w:color="auto"/>
              <w:right w:val="single" w:sz="4" w:space="0" w:color="auto"/>
            </w:tcBorders>
            <w:tcPrChange w:id="5" w:author="Alhabibi, Haider@Energy" w:date="2023-12-13T19:44:00Z">
              <w:tcPr>
                <w:tcW w:w="1069" w:type="dxa"/>
                <w:tcBorders>
                  <w:top w:val="single" w:sz="4" w:space="0" w:color="auto"/>
                  <w:left w:val="single" w:sz="4" w:space="0" w:color="auto"/>
                  <w:bottom w:val="single" w:sz="4" w:space="0" w:color="auto"/>
                  <w:right w:val="single" w:sz="4" w:space="0" w:color="auto"/>
                </w:tcBorders>
              </w:tcPr>
            </w:tcPrChange>
          </w:tcPr>
          <w:p w14:paraId="1CF85FEE"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29" w:type="dxa"/>
            <w:tcBorders>
              <w:top w:val="single" w:sz="4" w:space="0" w:color="auto"/>
              <w:left w:val="single" w:sz="4" w:space="0" w:color="auto"/>
              <w:bottom w:val="single" w:sz="4" w:space="0" w:color="auto"/>
              <w:right w:val="single" w:sz="4" w:space="0" w:color="auto"/>
            </w:tcBorders>
            <w:tcPrChange w:id="6" w:author="Alhabibi, Haider@Energy" w:date="2023-12-13T19:44:00Z">
              <w:tcPr>
                <w:tcW w:w="929" w:type="dxa"/>
                <w:tcBorders>
                  <w:top w:val="single" w:sz="4" w:space="0" w:color="auto"/>
                  <w:left w:val="single" w:sz="4" w:space="0" w:color="auto"/>
                  <w:bottom w:val="single" w:sz="4" w:space="0" w:color="auto"/>
                  <w:right w:val="single" w:sz="4" w:space="0" w:color="auto"/>
                </w:tcBorders>
              </w:tcPr>
            </w:tcPrChange>
          </w:tcPr>
          <w:p w14:paraId="7F84F012"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tcPrChange w:id="7" w:author="Alhabibi, Haider@Energy" w:date="2023-12-13T19:44:00Z">
              <w:tcPr>
                <w:tcW w:w="900" w:type="dxa"/>
                <w:tcBorders>
                  <w:top w:val="single" w:sz="4" w:space="0" w:color="auto"/>
                  <w:left w:val="single" w:sz="4" w:space="0" w:color="auto"/>
                  <w:bottom w:val="single" w:sz="4" w:space="0" w:color="auto"/>
                  <w:right w:val="single" w:sz="4" w:space="0" w:color="auto"/>
                </w:tcBorders>
              </w:tcPr>
            </w:tcPrChange>
          </w:tcPr>
          <w:p w14:paraId="29FACEBD"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810" w:type="dxa"/>
            <w:tcBorders>
              <w:top w:val="single" w:sz="4" w:space="0" w:color="auto"/>
              <w:left w:val="single" w:sz="4" w:space="0" w:color="auto"/>
              <w:bottom w:val="single" w:sz="4" w:space="0" w:color="auto"/>
              <w:right w:val="single" w:sz="4" w:space="0" w:color="auto"/>
            </w:tcBorders>
            <w:tcPrChange w:id="8" w:author="Alhabibi, Haider@Energy" w:date="2023-12-13T19:44:00Z">
              <w:tcPr>
                <w:tcW w:w="810" w:type="dxa"/>
                <w:tcBorders>
                  <w:top w:val="single" w:sz="4" w:space="0" w:color="auto"/>
                  <w:left w:val="single" w:sz="4" w:space="0" w:color="auto"/>
                  <w:bottom w:val="single" w:sz="4" w:space="0" w:color="auto"/>
                  <w:right w:val="single" w:sz="4" w:space="0" w:color="auto"/>
                </w:tcBorders>
              </w:tcPr>
            </w:tcPrChange>
          </w:tcPr>
          <w:p w14:paraId="15D9E73A"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tcPrChange w:id="9" w:author="Alhabibi, Haider@Energy" w:date="2023-12-13T19:44:00Z">
              <w:tcPr>
                <w:tcW w:w="900" w:type="dxa"/>
                <w:tcBorders>
                  <w:top w:val="single" w:sz="4" w:space="0" w:color="auto"/>
                  <w:left w:val="single" w:sz="4" w:space="0" w:color="auto"/>
                  <w:bottom w:val="single" w:sz="4" w:space="0" w:color="auto"/>
                  <w:right w:val="single" w:sz="4" w:space="0" w:color="auto"/>
                </w:tcBorders>
              </w:tcPr>
            </w:tcPrChange>
          </w:tcPr>
          <w:p w14:paraId="6388693F"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630" w:type="dxa"/>
            <w:tcBorders>
              <w:top w:val="single" w:sz="4" w:space="0" w:color="auto"/>
              <w:left w:val="single" w:sz="4" w:space="0" w:color="auto"/>
              <w:bottom w:val="single" w:sz="4" w:space="0" w:color="auto"/>
              <w:right w:val="single" w:sz="4" w:space="0" w:color="auto"/>
            </w:tcBorders>
            <w:tcPrChange w:id="10" w:author="Alhabibi, Haider@Energy" w:date="2023-12-13T19:44:00Z">
              <w:tcPr>
                <w:tcW w:w="630" w:type="dxa"/>
                <w:tcBorders>
                  <w:top w:val="single" w:sz="4" w:space="0" w:color="auto"/>
                  <w:left w:val="single" w:sz="4" w:space="0" w:color="auto"/>
                  <w:bottom w:val="single" w:sz="4" w:space="0" w:color="auto"/>
                  <w:right w:val="single" w:sz="4" w:space="0" w:color="auto"/>
                </w:tcBorders>
              </w:tcPr>
            </w:tcPrChange>
          </w:tcPr>
          <w:p w14:paraId="033A732D"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810" w:type="dxa"/>
            <w:tcBorders>
              <w:top w:val="single" w:sz="4" w:space="0" w:color="auto"/>
              <w:left w:val="single" w:sz="4" w:space="0" w:color="auto"/>
              <w:bottom w:val="single" w:sz="4" w:space="0" w:color="auto"/>
              <w:right w:val="single" w:sz="4" w:space="0" w:color="auto"/>
            </w:tcBorders>
            <w:tcPrChange w:id="11" w:author="Alhabibi, Haider@Energy" w:date="2023-12-13T19:44:00Z">
              <w:tcPr>
                <w:tcW w:w="810" w:type="dxa"/>
                <w:tcBorders>
                  <w:top w:val="single" w:sz="4" w:space="0" w:color="auto"/>
                  <w:left w:val="single" w:sz="4" w:space="0" w:color="auto"/>
                  <w:bottom w:val="single" w:sz="4" w:space="0" w:color="auto"/>
                  <w:right w:val="single" w:sz="4" w:space="0" w:color="auto"/>
                </w:tcBorders>
              </w:tcPr>
            </w:tcPrChange>
          </w:tcPr>
          <w:p w14:paraId="74613E4A"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90" w:type="dxa"/>
            <w:tcBorders>
              <w:top w:val="single" w:sz="4" w:space="0" w:color="auto"/>
              <w:left w:val="single" w:sz="4" w:space="0" w:color="auto"/>
              <w:bottom w:val="single" w:sz="4" w:space="0" w:color="auto"/>
              <w:right w:val="single" w:sz="4" w:space="0" w:color="auto"/>
            </w:tcBorders>
            <w:tcPrChange w:id="12" w:author="Alhabibi, Haider@Energy" w:date="2023-12-13T19:44:00Z">
              <w:tcPr>
                <w:tcW w:w="990" w:type="dxa"/>
                <w:tcBorders>
                  <w:top w:val="single" w:sz="4" w:space="0" w:color="auto"/>
                  <w:left w:val="single" w:sz="4" w:space="0" w:color="auto"/>
                  <w:bottom w:val="single" w:sz="4" w:space="0" w:color="auto"/>
                  <w:right w:val="single" w:sz="4" w:space="0" w:color="auto"/>
                </w:tcBorders>
              </w:tcPr>
            </w:tcPrChange>
          </w:tcPr>
          <w:p w14:paraId="519F9EE3"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1170" w:type="dxa"/>
            <w:tcBorders>
              <w:top w:val="single" w:sz="4" w:space="0" w:color="auto"/>
              <w:left w:val="single" w:sz="4" w:space="0" w:color="auto"/>
              <w:bottom w:val="single" w:sz="4" w:space="0" w:color="auto"/>
              <w:right w:val="single" w:sz="4" w:space="0" w:color="auto"/>
            </w:tcBorders>
            <w:tcPrChange w:id="13" w:author="Alhabibi, Haider@Energy" w:date="2023-12-13T19:44:00Z">
              <w:tcPr>
                <w:tcW w:w="1170" w:type="dxa"/>
                <w:tcBorders>
                  <w:top w:val="single" w:sz="4" w:space="0" w:color="auto"/>
                  <w:left w:val="single" w:sz="4" w:space="0" w:color="auto"/>
                  <w:bottom w:val="single" w:sz="4" w:space="0" w:color="auto"/>
                  <w:right w:val="single" w:sz="4" w:space="0" w:color="auto"/>
                </w:tcBorders>
              </w:tcPr>
            </w:tcPrChange>
          </w:tcPr>
          <w:p w14:paraId="739F3A8F"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tcPrChange w:id="14" w:author="Alhabibi, Haider@Energy" w:date="2023-12-13T19:44:00Z">
              <w:tcPr>
                <w:tcW w:w="900" w:type="dxa"/>
                <w:tcBorders>
                  <w:top w:val="single" w:sz="4" w:space="0" w:color="auto"/>
                  <w:left w:val="single" w:sz="4" w:space="0" w:color="auto"/>
                  <w:bottom w:val="single" w:sz="4" w:space="0" w:color="auto"/>
                  <w:right w:val="single" w:sz="4" w:space="0" w:color="auto"/>
                </w:tcBorders>
              </w:tcPr>
            </w:tcPrChange>
          </w:tcPr>
          <w:p w14:paraId="3E9686D2"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810" w:type="dxa"/>
            <w:tcBorders>
              <w:top w:val="single" w:sz="4" w:space="0" w:color="auto"/>
              <w:left w:val="single" w:sz="4" w:space="0" w:color="auto"/>
              <w:bottom w:val="single" w:sz="4" w:space="0" w:color="auto"/>
              <w:right w:val="single" w:sz="4" w:space="0" w:color="auto"/>
            </w:tcBorders>
            <w:tcPrChange w:id="15" w:author="Alhabibi, Haider@Energy" w:date="2023-12-13T19:44:00Z">
              <w:tcPr>
                <w:tcW w:w="810" w:type="dxa"/>
                <w:tcBorders>
                  <w:top w:val="single" w:sz="4" w:space="0" w:color="auto"/>
                  <w:left w:val="single" w:sz="4" w:space="0" w:color="auto"/>
                  <w:bottom w:val="single" w:sz="4" w:space="0" w:color="auto"/>
                  <w:right w:val="single" w:sz="4" w:space="0" w:color="auto"/>
                </w:tcBorders>
              </w:tcPr>
            </w:tcPrChange>
          </w:tcPr>
          <w:p w14:paraId="2FBEFE55"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1085" w:type="dxa"/>
            <w:tcBorders>
              <w:top w:val="single" w:sz="4" w:space="0" w:color="auto"/>
              <w:left w:val="single" w:sz="4" w:space="0" w:color="auto"/>
              <w:bottom w:val="single" w:sz="4" w:space="0" w:color="auto"/>
              <w:right w:val="single" w:sz="4" w:space="0" w:color="auto"/>
            </w:tcBorders>
            <w:tcPrChange w:id="16" w:author="Alhabibi, Haider@Energy" w:date="2023-12-13T19:44:00Z">
              <w:tcPr>
                <w:tcW w:w="1085" w:type="dxa"/>
                <w:tcBorders>
                  <w:top w:val="single" w:sz="4" w:space="0" w:color="auto"/>
                  <w:left w:val="single" w:sz="4" w:space="0" w:color="auto"/>
                  <w:bottom w:val="single" w:sz="4" w:space="0" w:color="auto"/>
                  <w:right w:val="single" w:sz="4" w:space="0" w:color="auto"/>
                </w:tcBorders>
              </w:tcPr>
            </w:tcPrChange>
          </w:tcPr>
          <w:p w14:paraId="4D2FC6C3"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r>
      <w:tr w:rsidR="00B124FE" w:rsidRPr="000C74E6" w14:paraId="42EF96E4" w14:textId="77777777" w:rsidTr="00E053EE">
        <w:tblPrEx>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ExChange w:id="17" w:author="Alhabibi, Haider@Energy" w:date="2023-12-13T19:44:00Z">
            <w:tblPrEx>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Ex>
          </w:tblPrExChange>
        </w:tblPrEx>
        <w:trPr>
          <w:cantSplit/>
          <w:trHeight w:val="144"/>
          <w:trPrChange w:id="18" w:author="Alhabibi, Haider@Energy" w:date="2023-12-13T19:44:00Z">
            <w:trPr>
              <w:cantSplit/>
              <w:trHeight w:val="144"/>
            </w:trPr>
          </w:trPrChange>
        </w:trPr>
        <w:tc>
          <w:tcPr>
            <w:tcW w:w="1069" w:type="dxa"/>
            <w:tcBorders>
              <w:top w:val="single" w:sz="4" w:space="0" w:color="auto"/>
              <w:left w:val="single" w:sz="4" w:space="0" w:color="auto"/>
              <w:bottom w:val="single" w:sz="4" w:space="0" w:color="auto"/>
              <w:right w:val="single" w:sz="4" w:space="0" w:color="auto"/>
            </w:tcBorders>
            <w:vAlign w:val="center"/>
            <w:tcPrChange w:id="19" w:author="Alhabibi, Haider@Energy" w:date="2023-12-13T19:44:00Z">
              <w:tcPr>
                <w:tcW w:w="1069" w:type="dxa"/>
                <w:tcBorders>
                  <w:top w:val="single" w:sz="4" w:space="0" w:color="auto"/>
                  <w:left w:val="single" w:sz="4" w:space="0" w:color="auto"/>
                  <w:bottom w:val="single" w:sz="4" w:space="0" w:color="auto"/>
                  <w:right w:val="single" w:sz="4" w:space="0" w:color="auto"/>
                </w:tcBorders>
                <w:vAlign w:val="center"/>
              </w:tcPr>
            </w:tcPrChange>
          </w:tcPr>
          <w:p w14:paraId="550D7F61"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29" w:type="dxa"/>
            <w:tcBorders>
              <w:top w:val="single" w:sz="4" w:space="0" w:color="auto"/>
              <w:left w:val="single" w:sz="4" w:space="0" w:color="auto"/>
              <w:bottom w:val="single" w:sz="4" w:space="0" w:color="auto"/>
              <w:right w:val="single" w:sz="4" w:space="0" w:color="auto"/>
            </w:tcBorders>
            <w:vAlign w:val="center"/>
            <w:tcPrChange w:id="20" w:author="Alhabibi, Haider@Energy" w:date="2023-12-13T19:44:00Z">
              <w:tcPr>
                <w:tcW w:w="929" w:type="dxa"/>
                <w:tcBorders>
                  <w:top w:val="single" w:sz="4" w:space="0" w:color="auto"/>
                  <w:left w:val="single" w:sz="4" w:space="0" w:color="auto"/>
                  <w:bottom w:val="single" w:sz="4" w:space="0" w:color="auto"/>
                  <w:right w:val="single" w:sz="4" w:space="0" w:color="auto"/>
                </w:tcBorders>
                <w:vAlign w:val="center"/>
              </w:tcPr>
            </w:tcPrChange>
          </w:tcPr>
          <w:p w14:paraId="01DC7FCA"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vAlign w:val="center"/>
            <w:tcPrChange w:id="21" w:author="Alhabibi, Haider@Energy" w:date="2023-12-13T19:44:00Z">
              <w:tcPr>
                <w:tcW w:w="900" w:type="dxa"/>
                <w:tcBorders>
                  <w:top w:val="single" w:sz="4" w:space="0" w:color="auto"/>
                  <w:left w:val="single" w:sz="4" w:space="0" w:color="auto"/>
                  <w:bottom w:val="single" w:sz="4" w:space="0" w:color="auto"/>
                  <w:right w:val="single" w:sz="4" w:space="0" w:color="auto"/>
                </w:tcBorders>
                <w:vAlign w:val="center"/>
              </w:tcPr>
            </w:tcPrChange>
          </w:tcPr>
          <w:p w14:paraId="031F09CE"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10" w:type="dxa"/>
            <w:tcBorders>
              <w:top w:val="single" w:sz="4" w:space="0" w:color="auto"/>
              <w:left w:val="single" w:sz="4" w:space="0" w:color="auto"/>
              <w:bottom w:val="single" w:sz="4" w:space="0" w:color="auto"/>
              <w:right w:val="single" w:sz="4" w:space="0" w:color="auto"/>
            </w:tcBorders>
            <w:vAlign w:val="center"/>
            <w:tcPrChange w:id="22" w:author="Alhabibi, Haider@Energy" w:date="2023-12-13T19:44:00Z">
              <w:tcPr>
                <w:tcW w:w="810" w:type="dxa"/>
                <w:tcBorders>
                  <w:top w:val="single" w:sz="4" w:space="0" w:color="auto"/>
                  <w:left w:val="single" w:sz="4" w:space="0" w:color="auto"/>
                  <w:bottom w:val="single" w:sz="4" w:space="0" w:color="auto"/>
                  <w:right w:val="single" w:sz="4" w:space="0" w:color="auto"/>
                </w:tcBorders>
                <w:vAlign w:val="center"/>
              </w:tcPr>
            </w:tcPrChange>
          </w:tcPr>
          <w:p w14:paraId="58C7D7C3"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vAlign w:val="center"/>
            <w:tcPrChange w:id="23" w:author="Alhabibi, Haider@Energy" w:date="2023-12-13T19:44:00Z">
              <w:tcPr>
                <w:tcW w:w="900" w:type="dxa"/>
                <w:tcBorders>
                  <w:top w:val="single" w:sz="4" w:space="0" w:color="auto"/>
                  <w:left w:val="single" w:sz="4" w:space="0" w:color="auto"/>
                  <w:bottom w:val="single" w:sz="4" w:space="0" w:color="auto"/>
                  <w:right w:val="single" w:sz="4" w:space="0" w:color="auto"/>
                </w:tcBorders>
                <w:vAlign w:val="center"/>
              </w:tcPr>
            </w:tcPrChange>
          </w:tcPr>
          <w:p w14:paraId="05AD3FF6"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30" w:type="dxa"/>
            <w:tcBorders>
              <w:top w:val="single" w:sz="4" w:space="0" w:color="auto"/>
              <w:left w:val="single" w:sz="4" w:space="0" w:color="auto"/>
              <w:bottom w:val="single" w:sz="4" w:space="0" w:color="auto"/>
              <w:right w:val="single" w:sz="4" w:space="0" w:color="auto"/>
            </w:tcBorders>
            <w:vAlign w:val="center"/>
            <w:tcPrChange w:id="24" w:author="Alhabibi, Haider@Energy" w:date="2023-12-13T19:44:00Z">
              <w:tcPr>
                <w:tcW w:w="630" w:type="dxa"/>
                <w:tcBorders>
                  <w:top w:val="single" w:sz="4" w:space="0" w:color="auto"/>
                  <w:left w:val="single" w:sz="4" w:space="0" w:color="auto"/>
                  <w:bottom w:val="single" w:sz="4" w:space="0" w:color="auto"/>
                  <w:right w:val="single" w:sz="4" w:space="0" w:color="auto"/>
                </w:tcBorders>
                <w:vAlign w:val="center"/>
              </w:tcPr>
            </w:tcPrChange>
          </w:tcPr>
          <w:p w14:paraId="627B7052"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10" w:type="dxa"/>
            <w:tcBorders>
              <w:top w:val="single" w:sz="4" w:space="0" w:color="auto"/>
              <w:left w:val="single" w:sz="4" w:space="0" w:color="auto"/>
              <w:bottom w:val="single" w:sz="4" w:space="0" w:color="auto"/>
              <w:right w:val="single" w:sz="4" w:space="0" w:color="auto"/>
            </w:tcBorders>
            <w:vAlign w:val="center"/>
            <w:tcPrChange w:id="25" w:author="Alhabibi, Haider@Energy" w:date="2023-12-13T19:44:00Z">
              <w:tcPr>
                <w:tcW w:w="810" w:type="dxa"/>
                <w:tcBorders>
                  <w:top w:val="single" w:sz="4" w:space="0" w:color="auto"/>
                  <w:left w:val="single" w:sz="4" w:space="0" w:color="auto"/>
                  <w:bottom w:val="single" w:sz="4" w:space="0" w:color="auto"/>
                  <w:right w:val="single" w:sz="4" w:space="0" w:color="auto"/>
                </w:tcBorders>
                <w:vAlign w:val="center"/>
              </w:tcPr>
            </w:tcPrChange>
          </w:tcPr>
          <w:p w14:paraId="3490DD38"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90" w:type="dxa"/>
            <w:tcBorders>
              <w:top w:val="single" w:sz="4" w:space="0" w:color="auto"/>
              <w:left w:val="single" w:sz="4" w:space="0" w:color="auto"/>
              <w:bottom w:val="single" w:sz="4" w:space="0" w:color="auto"/>
              <w:right w:val="single" w:sz="4" w:space="0" w:color="auto"/>
            </w:tcBorders>
            <w:vAlign w:val="center"/>
            <w:tcPrChange w:id="26" w:author="Alhabibi, Haider@Energy" w:date="2023-12-13T19:44:00Z">
              <w:tcPr>
                <w:tcW w:w="990" w:type="dxa"/>
                <w:tcBorders>
                  <w:top w:val="single" w:sz="4" w:space="0" w:color="auto"/>
                  <w:left w:val="single" w:sz="4" w:space="0" w:color="auto"/>
                  <w:bottom w:val="single" w:sz="4" w:space="0" w:color="auto"/>
                  <w:right w:val="single" w:sz="4" w:space="0" w:color="auto"/>
                </w:tcBorders>
                <w:vAlign w:val="center"/>
              </w:tcPr>
            </w:tcPrChange>
          </w:tcPr>
          <w:p w14:paraId="3483889C"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170" w:type="dxa"/>
            <w:tcBorders>
              <w:top w:val="single" w:sz="4" w:space="0" w:color="auto"/>
              <w:left w:val="single" w:sz="4" w:space="0" w:color="auto"/>
              <w:bottom w:val="single" w:sz="4" w:space="0" w:color="auto"/>
              <w:right w:val="single" w:sz="4" w:space="0" w:color="auto"/>
            </w:tcBorders>
            <w:vAlign w:val="center"/>
            <w:tcPrChange w:id="27" w:author="Alhabibi, Haider@Energy" w:date="2023-12-13T19:44:00Z">
              <w:tcPr>
                <w:tcW w:w="1170" w:type="dxa"/>
                <w:tcBorders>
                  <w:top w:val="single" w:sz="4" w:space="0" w:color="auto"/>
                  <w:left w:val="single" w:sz="4" w:space="0" w:color="auto"/>
                  <w:bottom w:val="single" w:sz="4" w:space="0" w:color="auto"/>
                  <w:right w:val="single" w:sz="4" w:space="0" w:color="auto"/>
                </w:tcBorders>
                <w:vAlign w:val="center"/>
              </w:tcPr>
            </w:tcPrChange>
          </w:tcPr>
          <w:p w14:paraId="351C854A"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vAlign w:val="center"/>
            <w:tcPrChange w:id="28" w:author="Alhabibi, Haider@Energy" w:date="2023-12-13T19:44:00Z">
              <w:tcPr>
                <w:tcW w:w="900" w:type="dxa"/>
                <w:tcBorders>
                  <w:top w:val="single" w:sz="4" w:space="0" w:color="auto"/>
                  <w:left w:val="single" w:sz="4" w:space="0" w:color="auto"/>
                  <w:bottom w:val="single" w:sz="4" w:space="0" w:color="auto"/>
                  <w:right w:val="single" w:sz="4" w:space="0" w:color="auto"/>
                </w:tcBorders>
                <w:vAlign w:val="center"/>
              </w:tcPr>
            </w:tcPrChange>
          </w:tcPr>
          <w:p w14:paraId="22323FB3"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10" w:type="dxa"/>
            <w:tcBorders>
              <w:top w:val="single" w:sz="4" w:space="0" w:color="auto"/>
              <w:left w:val="single" w:sz="4" w:space="0" w:color="auto"/>
              <w:bottom w:val="single" w:sz="4" w:space="0" w:color="auto"/>
              <w:right w:val="single" w:sz="4" w:space="0" w:color="auto"/>
            </w:tcBorders>
            <w:vAlign w:val="center"/>
            <w:tcPrChange w:id="29" w:author="Alhabibi, Haider@Energy" w:date="2023-12-13T19:44:00Z">
              <w:tcPr>
                <w:tcW w:w="810" w:type="dxa"/>
                <w:tcBorders>
                  <w:top w:val="single" w:sz="4" w:space="0" w:color="auto"/>
                  <w:left w:val="single" w:sz="4" w:space="0" w:color="auto"/>
                  <w:bottom w:val="single" w:sz="4" w:space="0" w:color="auto"/>
                  <w:right w:val="single" w:sz="4" w:space="0" w:color="auto"/>
                </w:tcBorders>
                <w:vAlign w:val="center"/>
              </w:tcPr>
            </w:tcPrChange>
          </w:tcPr>
          <w:p w14:paraId="7CC28B5E"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085" w:type="dxa"/>
            <w:tcBorders>
              <w:top w:val="single" w:sz="4" w:space="0" w:color="auto"/>
              <w:left w:val="single" w:sz="4" w:space="0" w:color="auto"/>
              <w:bottom w:val="single" w:sz="4" w:space="0" w:color="auto"/>
              <w:right w:val="single" w:sz="4" w:space="0" w:color="auto"/>
            </w:tcBorders>
            <w:vAlign w:val="center"/>
            <w:tcPrChange w:id="30" w:author="Alhabibi, Haider@Energy" w:date="2023-12-13T19:44:00Z">
              <w:tcPr>
                <w:tcW w:w="1085" w:type="dxa"/>
                <w:tcBorders>
                  <w:top w:val="single" w:sz="4" w:space="0" w:color="auto"/>
                  <w:left w:val="single" w:sz="4" w:space="0" w:color="auto"/>
                  <w:bottom w:val="single" w:sz="4" w:space="0" w:color="auto"/>
                  <w:right w:val="single" w:sz="4" w:space="0" w:color="auto"/>
                </w:tcBorders>
                <w:vAlign w:val="center"/>
              </w:tcPr>
            </w:tcPrChange>
          </w:tcPr>
          <w:p w14:paraId="4E699114"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413727" w:rsidRPr="000C74E6" w14:paraId="766A6E2B" w14:textId="77777777" w:rsidTr="00E053EE">
        <w:tblPrEx>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ExChange w:id="31" w:author="Alhabibi, Haider@Energy" w:date="2023-12-13T19:44:00Z">
            <w:tblPrEx>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Ex>
          </w:tblPrExChange>
        </w:tblPrEx>
        <w:trPr>
          <w:cantSplit/>
          <w:trHeight w:val="144"/>
          <w:ins w:id="32" w:author="Alhabibi, Haider@Energy" w:date="2023-12-13T19:41:00Z"/>
          <w:trPrChange w:id="33" w:author="Alhabibi, Haider@Energy" w:date="2023-12-13T19:44:00Z">
            <w:trPr>
              <w:cantSplit/>
              <w:trHeight w:val="144"/>
            </w:trPr>
          </w:trPrChange>
        </w:trPr>
        <w:tc>
          <w:tcPr>
            <w:tcW w:w="1069" w:type="dxa"/>
            <w:tcBorders>
              <w:top w:val="single" w:sz="4" w:space="0" w:color="auto"/>
              <w:left w:val="single" w:sz="4" w:space="0" w:color="auto"/>
              <w:bottom w:val="single" w:sz="4" w:space="0" w:color="auto"/>
              <w:right w:val="single" w:sz="4" w:space="0" w:color="auto"/>
            </w:tcBorders>
            <w:vAlign w:val="center"/>
            <w:tcPrChange w:id="34" w:author="Alhabibi, Haider@Energy" w:date="2023-12-13T19:44:00Z">
              <w:tcPr>
                <w:tcW w:w="1069" w:type="dxa"/>
                <w:tcBorders>
                  <w:top w:val="single" w:sz="4" w:space="0" w:color="auto"/>
                  <w:left w:val="single" w:sz="4" w:space="0" w:color="auto"/>
                  <w:bottom w:val="single" w:sz="4" w:space="0" w:color="auto"/>
                  <w:right w:val="single" w:sz="4" w:space="0" w:color="auto"/>
                </w:tcBorders>
                <w:vAlign w:val="center"/>
              </w:tcPr>
            </w:tcPrChange>
          </w:tcPr>
          <w:p w14:paraId="3FAC6FB1" w14:textId="50019E3F" w:rsidR="00413727" w:rsidRPr="000C74E6" w:rsidRDefault="00413727" w:rsidP="009D340B">
            <w:pPr>
              <w:keepNext/>
              <w:tabs>
                <w:tab w:val="left" w:pos="2160"/>
                <w:tab w:val="left" w:pos="2700"/>
                <w:tab w:val="left" w:pos="3420"/>
                <w:tab w:val="left" w:pos="3780"/>
                <w:tab w:val="left" w:pos="5760"/>
                <w:tab w:val="left" w:pos="7212"/>
              </w:tabs>
              <w:spacing w:after="0" w:line="240" w:lineRule="auto"/>
              <w:jc w:val="center"/>
              <w:rPr>
                <w:ins w:id="35" w:author="Alhabibi, Haider@Energy" w:date="2023-12-13T19:41:00Z"/>
                <w:rFonts w:asciiTheme="minorHAnsi" w:eastAsia="Times New Roman" w:hAnsiTheme="minorHAnsi" w:cstheme="minorHAnsi"/>
                <w:sz w:val="20"/>
                <w:szCs w:val="20"/>
              </w:rPr>
            </w:pPr>
            <w:ins w:id="36" w:author="Alhabibi, Haider@Energy" w:date="2023-12-13T19:41:00Z">
              <w:r w:rsidRPr="000C74E6">
                <w:rPr>
                  <w:rFonts w:asciiTheme="minorHAnsi" w:eastAsia="Times New Roman" w:hAnsiTheme="minorHAnsi" w:cstheme="minorHAnsi"/>
                  <w:sz w:val="20"/>
                  <w:szCs w:val="20"/>
                </w:rPr>
                <w:t>13</w:t>
              </w:r>
            </w:ins>
          </w:p>
        </w:tc>
        <w:tc>
          <w:tcPr>
            <w:tcW w:w="1829" w:type="dxa"/>
            <w:gridSpan w:val="2"/>
            <w:tcBorders>
              <w:top w:val="single" w:sz="4" w:space="0" w:color="auto"/>
              <w:left w:val="single" w:sz="4" w:space="0" w:color="auto"/>
              <w:bottom w:val="single" w:sz="4" w:space="0" w:color="auto"/>
              <w:right w:val="single" w:sz="4" w:space="0" w:color="auto"/>
            </w:tcBorders>
            <w:vAlign w:val="center"/>
            <w:tcPrChange w:id="37" w:author="Alhabibi, Haider@Energy" w:date="2023-12-13T19:44:00Z">
              <w:tcPr>
                <w:tcW w:w="1829" w:type="dxa"/>
                <w:gridSpan w:val="2"/>
                <w:tcBorders>
                  <w:top w:val="single" w:sz="4" w:space="0" w:color="auto"/>
                  <w:left w:val="single" w:sz="4" w:space="0" w:color="auto"/>
                  <w:bottom w:val="single" w:sz="4" w:space="0" w:color="auto"/>
                  <w:right w:val="single" w:sz="4" w:space="0" w:color="auto"/>
                </w:tcBorders>
                <w:vAlign w:val="center"/>
              </w:tcPr>
            </w:tcPrChange>
          </w:tcPr>
          <w:p w14:paraId="702F6424" w14:textId="433E4373" w:rsidR="00413727" w:rsidRPr="000C74E6" w:rsidRDefault="00413727" w:rsidP="00216031">
            <w:pPr>
              <w:keepNext/>
              <w:tabs>
                <w:tab w:val="left" w:pos="2160"/>
                <w:tab w:val="left" w:pos="2700"/>
                <w:tab w:val="left" w:pos="3420"/>
                <w:tab w:val="left" w:pos="3780"/>
                <w:tab w:val="left" w:pos="5760"/>
                <w:tab w:val="left" w:pos="7212"/>
              </w:tabs>
              <w:spacing w:after="0" w:line="240" w:lineRule="auto"/>
              <w:rPr>
                <w:ins w:id="38" w:author="Alhabibi, Haider@Energy" w:date="2023-12-13T19:41:00Z"/>
                <w:rFonts w:asciiTheme="minorHAnsi" w:eastAsia="Times New Roman" w:hAnsiTheme="minorHAnsi" w:cstheme="minorHAnsi"/>
                <w:sz w:val="20"/>
                <w:szCs w:val="20"/>
              </w:rPr>
              <w:pPrChange w:id="39" w:author="Alhabibi, Haider@Energy" w:date="2023-12-13T19:48:00Z">
                <w:pPr>
                  <w:keepNext/>
                  <w:tabs>
                    <w:tab w:val="left" w:pos="2160"/>
                    <w:tab w:val="left" w:pos="2700"/>
                    <w:tab w:val="left" w:pos="3420"/>
                    <w:tab w:val="left" w:pos="3780"/>
                    <w:tab w:val="left" w:pos="5760"/>
                    <w:tab w:val="left" w:pos="7212"/>
                  </w:tabs>
                  <w:spacing w:after="0" w:line="240" w:lineRule="auto"/>
                  <w:jc w:val="center"/>
                </w:pPr>
              </w:pPrChange>
            </w:pPr>
            <w:ins w:id="40" w:author="Alhabibi, Haider@Energy" w:date="2023-12-13T19:41:00Z">
              <w:r w:rsidRPr="000C74E6">
                <w:rPr>
                  <w:rFonts w:asciiTheme="minorHAnsi" w:eastAsia="Times New Roman" w:hAnsiTheme="minorHAnsi" w:cstheme="minorHAnsi"/>
                  <w:sz w:val="20"/>
                  <w:szCs w:val="20"/>
                </w:rPr>
                <w:t>Compliance Statement</w:t>
              </w:r>
            </w:ins>
          </w:p>
        </w:tc>
        <w:tc>
          <w:tcPr>
            <w:tcW w:w="8105" w:type="dxa"/>
            <w:gridSpan w:val="9"/>
            <w:tcBorders>
              <w:top w:val="single" w:sz="4" w:space="0" w:color="auto"/>
              <w:left w:val="single" w:sz="4" w:space="0" w:color="auto"/>
              <w:bottom w:val="single" w:sz="4" w:space="0" w:color="auto"/>
              <w:right w:val="single" w:sz="4" w:space="0" w:color="auto"/>
            </w:tcBorders>
            <w:vAlign w:val="center"/>
            <w:tcPrChange w:id="41" w:author="Alhabibi, Haider@Energy" w:date="2023-12-13T19:44:00Z">
              <w:tcPr>
                <w:tcW w:w="8105" w:type="dxa"/>
                <w:gridSpan w:val="9"/>
                <w:tcBorders>
                  <w:top w:val="single" w:sz="4" w:space="0" w:color="auto"/>
                  <w:left w:val="single" w:sz="4" w:space="0" w:color="auto"/>
                  <w:bottom w:val="single" w:sz="4" w:space="0" w:color="auto"/>
                  <w:right w:val="single" w:sz="4" w:space="0" w:color="auto"/>
                </w:tcBorders>
                <w:vAlign w:val="center"/>
              </w:tcPr>
            </w:tcPrChange>
          </w:tcPr>
          <w:p w14:paraId="356B74BE" w14:textId="77777777" w:rsidR="00413727" w:rsidRPr="000C74E6" w:rsidRDefault="00413727" w:rsidP="009D340B">
            <w:pPr>
              <w:keepNext/>
              <w:tabs>
                <w:tab w:val="left" w:pos="2160"/>
                <w:tab w:val="left" w:pos="2700"/>
                <w:tab w:val="left" w:pos="3420"/>
                <w:tab w:val="left" w:pos="3780"/>
                <w:tab w:val="left" w:pos="5760"/>
                <w:tab w:val="left" w:pos="7212"/>
              </w:tabs>
              <w:spacing w:after="0" w:line="240" w:lineRule="auto"/>
              <w:jc w:val="center"/>
              <w:rPr>
                <w:ins w:id="42" w:author="Alhabibi, Haider@Energy" w:date="2023-12-13T19:41:00Z"/>
                <w:rFonts w:asciiTheme="minorHAnsi" w:eastAsia="Times New Roman" w:hAnsiTheme="minorHAnsi" w:cstheme="minorHAnsi"/>
                <w:sz w:val="20"/>
                <w:szCs w:val="20"/>
              </w:rPr>
            </w:pPr>
          </w:p>
        </w:tc>
      </w:tr>
    </w:tbl>
    <w:p w14:paraId="0A1EFD78" w14:textId="6A55D106" w:rsidR="00303A81" w:rsidRPr="000C74E6" w:rsidRDefault="00303A81" w:rsidP="003855DB">
      <w:pPr>
        <w:suppressAutoHyphens/>
        <w:spacing w:after="60" w:line="240" w:lineRule="auto"/>
        <w:ind w:left="450"/>
        <w:rPr>
          <w:rFonts w:asciiTheme="minorHAnsi" w:hAnsiTheme="minorHAnsi" w:cstheme="minorHAnsi"/>
          <w:b/>
          <w:sz w:val="20"/>
          <w:szCs w:val="20"/>
        </w:rPr>
      </w:pPr>
    </w:p>
    <w:p w14:paraId="7940D015" w14:textId="77777777" w:rsidR="00303A81" w:rsidRPr="000C74E6" w:rsidRDefault="00303A81">
      <w:pPr>
        <w:spacing w:after="0" w:line="240" w:lineRule="auto"/>
        <w:rPr>
          <w:rFonts w:asciiTheme="minorHAnsi" w:hAnsiTheme="minorHAnsi" w:cstheme="minorHAnsi"/>
          <w:b/>
          <w:sz w:val="20"/>
          <w:szCs w:val="20"/>
        </w:rPr>
      </w:pPr>
      <w:r w:rsidRPr="000C74E6">
        <w:rPr>
          <w:rFonts w:asciiTheme="minorHAnsi" w:hAnsiTheme="minorHAnsi" w:cstheme="minorHAnsi"/>
          <w:b/>
          <w:sz w:val="20"/>
          <w:szCs w:val="20"/>
        </w:rPr>
        <w:br w:type="page"/>
      </w:r>
    </w:p>
    <w:tbl>
      <w:tblPr>
        <w:tblStyle w:val="TableGrid"/>
        <w:tblW w:w="11003" w:type="dxa"/>
        <w:tblInd w:w="-5" w:type="dxa"/>
        <w:tblLook w:val="04A0" w:firstRow="1" w:lastRow="0" w:firstColumn="1" w:lastColumn="0" w:noHBand="0" w:noVBand="1"/>
      </w:tblPr>
      <w:tblGrid>
        <w:gridCol w:w="1104"/>
        <w:gridCol w:w="1212"/>
        <w:gridCol w:w="1167"/>
        <w:gridCol w:w="961"/>
        <w:gridCol w:w="788"/>
        <w:gridCol w:w="940"/>
        <w:gridCol w:w="962"/>
        <w:gridCol w:w="783"/>
        <w:gridCol w:w="940"/>
        <w:gridCol w:w="940"/>
        <w:gridCol w:w="1206"/>
      </w:tblGrid>
      <w:tr w:rsidR="004A621A" w:rsidRPr="000C74E6" w14:paraId="21E1F323" w14:textId="77777777" w:rsidTr="00E359D8">
        <w:tc>
          <w:tcPr>
            <w:tcW w:w="5000" w:type="pct"/>
            <w:gridSpan w:val="11"/>
          </w:tcPr>
          <w:p w14:paraId="5185333E" w14:textId="77777777" w:rsidR="004A621A" w:rsidRPr="000C74E6" w:rsidRDefault="004A621A" w:rsidP="009674C7">
            <w:pPr>
              <w:spacing w:after="0"/>
              <w:rPr>
                <w:rFonts w:cstheme="minorHAnsi"/>
                <w:b/>
                <w:sz w:val="20"/>
                <w:szCs w:val="20"/>
              </w:rPr>
            </w:pPr>
            <w:bookmarkStart w:id="43" w:name="_Hlk97747297"/>
            <w:r w:rsidRPr="000C74E6">
              <w:rPr>
                <w:rFonts w:cstheme="minorHAnsi"/>
                <w:b/>
                <w:sz w:val="20"/>
                <w:szCs w:val="20"/>
              </w:rPr>
              <w:lastRenderedPageBreak/>
              <w:t>C2. Installed HERS Verified CHPWH System Information</w:t>
            </w:r>
          </w:p>
          <w:bookmarkEnd w:id="43"/>
          <w:p w14:paraId="7E0BB314" w14:textId="77777777" w:rsidR="004A621A" w:rsidRPr="000C74E6" w:rsidRDefault="004A621A" w:rsidP="009674C7">
            <w:pPr>
              <w:spacing w:after="0"/>
              <w:rPr>
                <w:rFonts w:cstheme="minorHAnsi"/>
                <w:sz w:val="20"/>
                <w:szCs w:val="20"/>
              </w:rPr>
            </w:pPr>
            <w:r w:rsidRPr="000C74E6">
              <w:rPr>
                <w:rFonts w:cstheme="minorHAnsi"/>
                <w:sz w:val="20"/>
                <w:szCs w:val="20"/>
              </w:rPr>
              <w:t>This table reports the water heating systems specified on the registered LMCC compliance document for this project.</w:t>
            </w:r>
          </w:p>
        </w:tc>
      </w:tr>
      <w:tr w:rsidR="004A621A" w:rsidRPr="000C74E6" w14:paraId="220324B6" w14:textId="77777777" w:rsidTr="004A621A">
        <w:tc>
          <w:tcPr>
            <w:tcW w:w="502" w:type="pct"/>
            <w:vAlign w:val="bottom"/>
          </w:tcPr>
          <w:p w14:paraId="74395CB4" w14:textId="77777777" w:rsidR="004A621A" w:rsidRPr="000C74E6" w:rsidRDefault="004A621A" w:rsidP="009674C7">
            <w:pPr>
              <w:spacing w:after="0"/>
              <w:jc w:val="center"/>
              <w:rPr>
                <w:rFonts w:cstheme="minorHAnsi"/>
                <w:sz w:val="20"/>
                <w:szCs w:val="20"/>
              </w:rPr>
            </w:pPr>
            <w:r w:rsidRPr="000C74E6">
              <w:rPr>
                <w:rFonts w:eastAsia="Times New Roman" w:cstheme="minorHAnsi"/>
                <w:sz w:val="20"/>
                <w:szCs w:val="20"/>
              </w:rPr>
              <w:t>01</w:t>
            </w:r>
          </w:p>
        </w:tc>
        <w:tc>
          <w:tcPr>
            <w:tcW w:w="551" w:type="pct"/>
            <w:vAlign w:val="bottom"/>
          </w:tcPr>
          <w:p w14:paraId="57A6612C" w14:textId="77777777" w:rsidR="004A621A" w:rsidRPr="000C74E6" w:rsidRDefault="004A621A" w:rsidP="009674C7">
            <w:pPr>
              <w:spacing w:after="0"/>
              <w:jc w:val="center"/>
              <w:rPr>
                <w:rFonts w:cstheme="minorHAnsi"/>
                <w:sz w:val="20"/>
                <w:szCs w:val="20"/>
              </w:rPr>
            </w:pPr>
            <w:r w:rsidRPr="000C74E6">
              <w:rPr>
                <w:rFonts w:eastAsia="Times New Roman" w:cstheme="minorHAnsi"/>
                <w:sz w:val="20"/>
                <w:szCs w:val="20"/>
              </w:rPr>
              <w:t>02</w:t>
            </w:r>
          </w:p>
        </w:tc>
        <w:tc>
          <w:tcPr>
            <w:tcW w:w="530" w:type="pct"/>
          </w:tcPr>
          <w:p w14:paraId="24EAB186" w14:textId="77777777" w:rsidR="004A621A" w:rsidRPr="000C74E6" w:rsidRDefault="004A621A" w:rsidP="009674C7">
            <w:pPr>
              <w:spacing w:after="0"/>
              <w:jc w:val="center"/>
              <w:rPr>
                <w:rFonts w:eastAsia="Times New Roman" w:cstheme="minorHAnsi"/>
                <w:sz w:val="20"/>
                <w:szCs w:val="20"/>
              </w:rPr>
            </w:pPr>
            <w:r w:rsidRPr="000C74E6">
              <w:rPr>
                <w:rFonts w:eastAsia="Times New Roman" w:cstheme="minorHAnsi"/>
                <w:sz w:val="20"/>
                <w:szCs w:val="20"/>
              </w:rPr>
              <w:t>03</w:t>
            </w:r>
          </w:p>
        </w:tc>
        <w:tc>
          <w:tcPr>
            <w:tcW w:w="437" w:type="pct"/>
          </w:tcPr>
          <w:p w14:paraId="5AA921AB" w14:textId="77777777" w:rsidR="004A621A" w:rsidRPr="000C74E6" w:rsidRDefault="004A621A" w:rsidP="009674C7">
            <w:pPr>
              <w:spacing w:after="0"/>
              <w:jc w:val="center"/>
              <w:rPr>
                <w:rFonts w:eastAsia="Times New Roman" w:cstheme="minorHAnsi"/>
                <w:sz w:val="20"/>
                <w:szCs w:val="20"/>
              </w:rPr>
            </w:pPr>
            <w:r w:rsidRPr="000C74E6">
              <w:rPr>
                <w:rFonts w:eastAsia="Times New Roman" w:cs="Calibri"/>
                <w:sz w:val="18"/>
                <w:szCs w:val="18"/>
              </w:rPr>
              <w:t>04</w:t>
            </w:r>
          </w:p>
        </w:tc>
        <w:tc>
          <w:tcPr>
            <w:tcW w:w="358" w:type="pct"/>
          </w:tcPr>
          <w:p w14:paraId="257D7B9C" w14:textId="77777777" w:rsidR="004A621A" w:rsidRPr="000C74E6" w:rsidRDefault="004A621A" w:rsidP="009674C7">
            <w:pPr>
              <w:spacing w:after="0"/>
              <w:jc w:val="center"/>
              <w:rPr>
                <w:rFonts w:eastAsia="Times New Roman" w:cstheme="minorHAnsi"/>
                <w:sz w:val="20"/>
                <w:szCs w:val="20"/>
              </w:rPr>
            </w:pPr>
            <w:r w:rsidRPr="000C74E6">
              <w:rPr>
                <w:rFonts w:eastAsia="Times New Roman" w:cstheme="minorHAnsi"/>
                <w:sz w:val="20"/>
                <w:szCs w:val="20"/>
              </w:rPr>
              <w:t>05</w:t>
            </w:r>
          </w:p>
        </w:tc>
        <w:tc>
          <w:tcPr>
            <w:tcW w:w="427" w:type="pct"/>
          </w:tcPr>
          <w:p w14:paraId="59FBC505" w14:textId="77777777" w:rsidR="004A621A" w:rsidRPr="000C74E6" w:rsidRDefault="004A621A" w:rsidP="009674C7">
            <w:pPr>
              <w:spacing w:after="0"/>
              <w:jc w:val="center"/>
              <w:rPr>
                <w:rFonts w:eastAsia="Times New Roman" w:cstheme="minorHAnsi"/>
                <w:sz w:val="20"/>
                <w:szCs w:val="20"/>
              </w:rPr>
            </w:pPr>
            <w:r w:rsidRPr="000C74E6">
              <w:rPr>
                <w:rFonts w:eastAsia="Times New Roman" w:cs="Calibri"/>
                <w:sz w:val="18"/>
                <w:szCs w:val="18"/>
              </w:rPr>
              <w:t>06</w:t>
            </w:r>
          </w:p>
        </w:tc>
        <w:tc>
          <w:tcPr>
            <w:tcW w:w="437" w:type="pct"/>
          </w:tcPr>
          <w:p w14:paraId="2AC2373F" w14:textId="77777777" w:rsidR="004A621A" w:rsidRPr="000C74E6" w:rsidRDefault="004A621A" w:rsidP="009674C7">
            <w:pPr>
              <w:spacing w:after="0"/>
              <w:jc w:val="center"/>
              <w:rPr>
                <w:rFonts w:eastAsia="Times New Roman" w:cstheme="minorHAnsi"/>
                <w:sz w:val="20"/>
                <w:szCs w:val="20"/>
              </w:rPr>
            </w:pPr>
            <w:r w:rsidRPr="000C74E6">
              <w:rPr>
                <w:rFonts w:eastAsia="Times New Roman" w:cs="Calibri"/>
                <w:sz w:val="18"/>
                <w:szCs w:val="18"/>
              </w:rPr>
              <w:t>07</w:t>
            </w:r>
          </w:p>
        </w:tc>
        <w:tc>
          <w:tcPr>
            <w:tcW w:w="356" w:type="pct"/>
          </w:tcPr>
          <w:p w14:paraId="77CE2AF9" w14:textId="77777777" w:rsidR="004A621A" w:rsidRPr="000C74E6" w:rsidRDefault="004A621A" w:rsidP="009674C7">
            <w:pPr>
              <w:spacing w:after="0"/>
              <w:jc w:val="center"/>
              <w:rPr>
                <w:rFonts w:eastAsia="Times New Roman" w:cstheme="minorHAnsi"/>
                <w:sz w:val="20"/>
                <w:szCs w:val="20"/>
              </w:rPr>
            </w:pPr>
            <w:r w:rsidRPr="000C74E6">
              <w:rPr>
                <w:rFonts w:eastAsia="Times New Roman" w:cstheme="minorHAnsi"/>
                <w:sz w:val="20"/>
                <w:szCs w:val="20"/>
              </w:rPr>
              <w:t>08</w:t>
            </w:r>
          </w:p>
        </w:tc>
        <w:tc>
          <w:tcPr>
            <w:tcW w:w="427" w:type="pct"/>
          </w:tcPr>
          <w:p w14:paraId="3B539069" w14:textId="77777777" w:rsidR="004A621A" w:rsidRPr="000C74E6" w:rsidRDefault="004A621A" w:rsidP="009674C7">
            <w:pPr>
              <w:spacing w:after="0"/>
              <w:jc w:val="center"/>
              <w:rPr>
                <w:rFonts w:eastAsia="Times New Roman" w:cstheme="minorHAnsi"/>
                <w:sz w:val="20"/>
                <w:szCs w:val="20"/>
              </w:rPr>
            </w:pPr>
            <w:r w:rsidRPr="000C74E6">
              <w:rPr>
                <w:rFonts w:eastAsia="Times New Roman" w:cs="Calibri"/>
                <w:sz w:val="18"/>
                <w:szCs w:val="18"/>
              </w:rPr>
              <w:t>09</w:t>
            </w:r>
          </w:p>
        </w:tc>
        <w:tc>
          <w:tcPr>
            <w:tcW w:w="427" w:type="pct"/>
          </w:tcPr>
          <w:p w14:paraId="0FD7F306" w14:textId="77777777" w:rsidR="004A621A" w:rsidRPr="000C74E6" w:rsidRDefault="004A621A" w:rsidP="009674C7">
            <w:pPr>
              <w:spacing w:after="0"/>
              <w:jc w:val="center"/>
              <w:rPr>
                <w:rFonts w:eastAsia="Times New Roman" w:cstheme="minorHAnsi"/>
                <w:sz w:val="20"/>
                <w:szCs w:val="20"/>
              </w:rPr>
            </w:pPr>
            <w:r w:rsidRPr="000C74E6">
              <w:rPr>
                <w:rFonts w:eastAsia="Times New Roman" w:cs="Calibri"/>
                <w:sz w:val="18"/>
                <w:szCs w:val="18"/>
              </w:rPr>
              <w:t>10</w:t>
            </w:r>
          </w:p>
        </w:tc>
        <w:tc>
          <w:tcPr>
            <w:tcW w:w="548" w:type="pct"/>
          </w:tcPr>
          <w:p w14:paraId="6A92EFB7" w14:textId="77777777" w:rsidR="004A621A" w:rsidRPr="000C74E6" w:rsidRDefault="004A621A" w:rsidP="009674C7">
            <w:pPr>
              <w:spacing w:after="0"/>
              <w:jc w:val="center"/>
              <w:rPr>
                <w:rFonts w:eastAsia="Times New Roman" w:cstheme="minorHAnsi"/>
                <w:sz w:val="20"/>
                <w:szCs w:val="20"/>
              </w:rPr>
            </w:pPr>
            <w:r w:rsidRPr="000C74E6">
              <w:rPr>
                <w:rFonts w:eastAsia="Times New Roman" w:cstheme="minorHAnsi"/>
                <w:sz w:val="20"/>
                <w:szCs w:val="20"/>
              </w:rPr>
              <w:t>11</w:t>
            </w:r>
          </w:p>
        </w:tc>
      </w:tr>
      <w:tr w:rsidR="004A621A" w:rsidRPr="000C74E6" w14:paraId="3F9BFCCC" w14:textId="77777777" w:rsidTr="004A621A">
        <w:tc>
          <w:tcPr>
            <w:tcW w:w="502" w:type="pct"/>
            <w:vAlign w:val="bottom"/>
          </w:tcPr>
          <w:p w14:paraId="6DA41CCD" w14:textId="77777777" w:rsidR="004A621A" w:rsidRPr="000C74E6"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Water Heating System ID</w:t>
            </w:r>
          </w:p>
          <w:p w14:paraId="4BF1D7A3" w14:textId="77777777" w:rsidR="004A621A" w:rsidRPr="000C74E6" w:rsidRDefault="004A621A" w:rsidP="009674C7">
            <w:pPr>
              <w:spacing w:after="0"/>
              <w:jc w:val="center"/>
              <w:rPr>
                <w:rFonts w:cstheme="minorHAnsi"/>
                <w:sz w:val="18"/>
                <w:szCs w:val="18"/>
              </w:rPr>
            </w:pPr>
            <w:r w:rsidRPr="000C74E6">
              <w:rPr>
                <w:rFonts w:eastAsia="Times New Roman" w:cstheme="minorHAnsi"/>
                <w:sz w:val="18"/>
                <w:szCs w:val="18"/>
              </w:rPr>
              <w:t>or Name</w:t>
            </w:r>
          </w:p>
        </w:tc>
        <w:tc>
          <w:tcPr>
            <w:tcW w:w="551" w:type="pct"/>
            <w:vAlign w:val="bottom"/>
          </w:tcPr>
          <w:p w14:paraId="17EA691A" w14:textId="77777777" w:rsidR="004A621A" w:rsidRPr="000C74E6"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Modeled Equipment</w:t>
            </w:r>
          </w:p>
          <w:p w14:paraId="16CEB89B" w14:textId="77777777" w:rsidR="004A621A" w:rsidRPr="000C74E6" w:rsidRDefault="004A621A" w:rsidP="009674C7">
            <w:pPr>
              <w:spacing w:after="0"/>
              <w:jc w:val="center"/>
              <w:rPr>
                <w:rFonts w:cstheme="minorHAnsi"/>
                <w:sz w:val="18"/>
                <w:szCs w:val="18"/>
              </w:rPr>
            </w:pPr>
            <w:r w:rsidRPr="000C74E6">
              <w:rPr>
                <w:rFonts w:eastAsia="Times New Roman" w:cstheme="minorHAnsi"/>
                <w:sz w:val="18"/>
                <w:szCs w:val="18"/>
              </w:rPr>
              <w:t>Make and Model</w:t>
            </w:r>
          </w:p>
        </w:tc>
        <w:tc>
          <w:tcPr>
            <w:tcW w:w="530" w:type="pct"/>
            <w:vAlign w:val="bottom"/>
          </w:tcPr>
          <w:p w14:paraId="138CC197" w14:textId="77777777" w:rsidR="004A621A" w:rsidRPr="000C74E6"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Number of Water Heaters/ Compressors</w:t>
            </w:r>
          </w:p>
        </w:tc>
        <w:tc>
          <w:tcPr>
            <w:tcW w:w="437" w:type="pct"/>
            <w:vAlign w:val="bottom"/>
          </w:tcPr>
          <w:p w14:paraId="19EB88F0" w14:textId="77777777" w:rsidR="004A621A" w:rsidRPr="000C74E6"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Calibri"/>
                <w:sz w:val="18"/>
                <w:szCs w:val="18"/>
              </w:rPr>
              <w:t>Primary Tank Location</w:t>
            </w:r>
          </w:p>
        </w:tc>
        <w:tc>
          <w:tcPr>
            <w:tcW w:w="358" w:type="pct"/>
            <w:vAlign w:val="bottom"/>
          </w:tcPr>
          <w:p w14:paraId="7BF112CF" w14:textId="77777777" w:rsidR="004A621A" w:rsidRPr="000C74E6"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 xml:space="preserve">Primary Tank </w:t>
            </w:r>
          </w:p>
          <w:p w14:paraId="6A6B952B" w14:textId="77777777" w:rsidR="004A621A" w:rsidRPr="000C74E6"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Volume</w:t>
            </w:r>
          </w:p>
        </w:tc>
        <w:tc>
          <w:tcPr>
            <w:tcW w:w="427" w:type="pct"/>
            <w:vAlign w:val="bottom"/>
          </w:tcPr>
          <w:p w14:paraId="3C468A22" w14:textId="77777777" w:rsidR="004A621A" w:rsidRPr="000C74E6"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Calibri"/>
                <w:sz w:val="18"/>
                <w:szCs w:val="18"/>
              </w:rPr>
              <w:t xml:space="preserve">Primary Tank Insulation </w:t>
            </w:r>
          </w:p>
        </w:tc>
        <w:tc>
          <w:tcPr>
            <w:tcW w:w="437" w:type="pct"/>
            <w:vAlign w:val="bottom"/>
          </w:tcPr>
          <w:p w14:paraId="792E0953" w14:textId="77777777" w:rsidR="004A621A" w:rsidRPr="000C74E6"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Calibri"/>
                <w:sz w:val="18"/>
                <w:szCs w:val="18"/>
              </w:rPr>
              <w:t>Loop Tank Location</w:t>
            </w:r>
          </w:p>
        </w:tc>
        <w:tc>
          <w:tcPr>
            <w:tcW w:w="356" w:type="pct"/>
            <w:vAlign w:val="bottom"/>
          </w:tcPr>
          <w:p w14:paraId="7628A039" w14:textId="77777777" w:rsidR="004A621A" w:rsidRPr="000C74E6"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 xml:space="preserve">Loop Tank </w:t>
            </w:r>
          </w:p>
          <w:p w14:paraId="0F979A47" w14:textId="77777777" w:rsidR="004A621A" w:rsidRPr="000C74E6"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Volume</w:t>
            </w:r>
          </w:p>
        </w:tc>
        <w:tc>
          <w:tcPr>
            <w:tcW w:w="427" w:type="pct"/>
            <w:vAlign w:val="bottom"/>
          </w:tcPr>
          <w:p w14:paraId="46065B1A" w14:textId="77777777" w:rsidR="004A621A" w:rsidRPr="000C74E6"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sz w:val="18"/>
                <w:szCs w:val="18"/>
              </w:rPr>
              <w:t>Loop Tank Insulation</w:t>
            </w:r>
          </w:p>
        </w:tc>
        <w:tc>
          <w:tcPr>
            <w:tcW w:w="427" w:type="pct"/>
            <w:vAlign w:val="bottom"/>
          </w:tcPr>
          <w:p w14:paraId="7CE1CEF5" w14:textId="77777777" w:rsidR="004A621A" w:rsidRPr="000C74E6"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sz w:val="18"/>
                <w:szCs w:val="18"/>
              </w:rPr>
              <w:t xml:space="preserve">Loop Pipe Insulation Thickness </w:t>
            </w:r>
          </w:p>
        </w:tc>
        <w:tc>
          <w:tcPr>
            <w:tcW w:w="548" w:type="pct"/>
            <w:vAlign w:val="bottom"/>
          </w:tcPr>
          <w:p w14:paraId="7DCD7706" w14:textId="77777777" w:rsidR="004A621A" w:rsidRPr="000C74E6"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 xml:space="preserve">Loop Tank </w:t>
            </w:r>
          </w:p>
          <w:p w14:paraId="4E5C2248" w14:textId="77777777" w:rsidR="004A621A" w:rsidRPr="000C74E6"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Type</w:t>
            </w:r>
          </w:p>
        </w:tc>
      </w:tr>
      <w:tr w:rsidR="004A621A" w:rsidRPr="000C74E6" w14:paraId="7081E21E" w14:textId="77777777" w:rsidTr="004A621A">
        <w:tc>
          <w:tcPr>
            <w:tcW w:w="502" w:type="pct"/>
          </w:tcPr>
          <w:p w14:paraId="5E3DF360" w14:textId="77777777" w:rsidR="004A621A" w:rsidRPr="000C74E6" w:rsidRDefault="004A621A" w:rsidP="009674C7">
            <w:pPr>
              <w:spacing w:after="0"/>
              <w:jc w:val="center"/>
              <w:rPr>
                <w:rFonts w:cstheme="minorHAnsi"/>
                <w:sz w:val="18"/>
                <w:szCs w:val="18"/>
              </w:rPr>
            </w:pPr>
          </w:p>
        </w:tc>
        <w:tc>
          <w:tcPr>
            <w:tcW w:w="551" w:type="pct"/>
          </w:tcPr>
          <w:p w14:paraId="09AE9ED7" w14:textId="77777777" w:rsidR="004A621A" w:rsidRPr="000C74E6" w:rsidRDefault="004A621A" w:rsidP="009674C7">
            <w:pPr>
              <w:spacing w:after="0"/>
              <w:jc w:val="center"/>
              <w:rPr>
                <w:rFonts w:cstheme="minorHAnsi"/>
                <w:sz w:val="18"/>
                <w:szCs w:val="18"/>
              </w:rPr>
            </w:pPr>
          </w:p>
        </w:tc>
        <w:tc>
          <w:tcPr>
            <w:tcW w:w="530" w:type="pct"/>
          </w:tcPr>
          <w:p w14:paraId="0B106657" w14:textId="77777777" w:rsidR="004A621A" w:rsidRPr="000C74E6" w:rsidRDefault="004A621A" w:rsidP="009674C7">
            <w:pPr>
              <w:spacing w:after="0"/>
              <w:jc w:val="center"/>
              <w:rPr>
                <w:rFonts w:cstheme="minorHAnsi"/>
                <w:sz w:val="18"/>
                <w:szCs w:val="18"/>
              </w:rPr>
            </w:pPr>
          </w:p>
        </w:tc>
        <w:tc>
          <w:tcPr>
            <w:tcW w:w="437" w:type="pct"/>
          </w:tcPr>
          <w:p w14:paraId="0F32CEFB" w14:textId="77777777" w:rsidR="004A621A" w:rsidRPr="000C74E6" w:rsidRDefault="004A621A" w:rsidP="009674C7">
            <w:pPr>
              <w:spacing w:after="0"/>
              <w:jc w:val="center"/>
              <w:rPr>
                <w:rFonts w:eastAsia="Times New Roman" w:cstheme="minorHAnsi"/>
                <w:sz w:val="18"/>
                <w:szCs w:val="18"/>
              </w:rPr>
            </w:pPr>
          </w:p>
        </w:tc>
        <w:tc>
          <w:tcPr>
            <w:tcW w:w="358" w:type="pct"/>
          </w:tcPr>
          <w:p w14:paraId="2B3B2F94" w14:textId="77777777" w:rsidR="004A621A" w:rsidRPr="000C74E6" w:rsidRDefault="004A621A" w:rsidP="009674C7">
            <w:pPr>
              <w:spacing w:after="0"/>
              <w:jc w:val="center"/>
              <w:rPr>
                <w:rFonts w:eastAsia="Times New Roman" w:cstheme="minorHAnsi"/>
                <w:sz w:val="18"/>
                <w:szCs w:val="18"/>
              </w:rPr>
            </w:pPr>
          </w:p>
        </w:tc>
        <w:tc>
          <w:tcPr>
            <w:tcW w:w="427" w:type="pct"/>
          </w:tcPr>
          <w:p w14:paraId="189D03AE" w14:textId="77777777" w:rsidR="004A621A" w:rsidRPr="000C74E6" w:rsidRDefault="004A621A" w:rsidP="009674C7">
            <w:pPr>
              <w:spacing w:after="0"/>
              <w:jc w:val="center"/>
              <w:rPr>
                <w:rFonts w:eastAsia="Times New Roman" w:cstheme="minorHAnsi"/>
                <w:sz w:val="18"/>
                <w:szCs w:val="18"/>
              </w:rPr>
            </w:pPr>
          </w:p>
        </w:tc>
        <w:tc>
          <w:tcPr>
            <w:tcW w:w="437" w:type="pct"/>
          </w:tcPr>
          <w:p w14:paraId="5AA2E58E" w14:textId="77777777" w:rsidR="004A621A" w:rsidRPr="000C74E6" w:rsidRDefault="004A621A" w:rsidP="009674C7">
            <w:pPr>
              <w:spacing w:after="0"/>
              <w:jc w:val="center"/>
              <w:rPr>
                <w:rFonts w:eastAsia="Times New Roman" w:cstheme="minorHAnsi"/>
                <w:sz w:val="18"/>
                <w:szCs w:val="18"/>
              </w:rPr>
            </w:pPr>
          </w:p>
        </w:tc>
        <w:tc>
          <w:tcPr>
            <w:tcW w:w="356" w:type="pct"/>
          </w:tcPr>
          <w:p w14:paraId="364D4D08" w14:textId="77777777" w:rsidR="004A621A" w:rsidRPr="000C74E6" w:rsidRDefault="004A621A" w:rsidP="009674C7">
            <w:pPr>
              <w:spacing w:after="0"/>
              <w:jc w:val="center"/>
              <w:rPr>
                <w:rFonts w:eastAsia="Times New Roman" w:cstheme="minorHAnsi"/>
                <w:sz w:val="18"/>
                <w:szCs w:val="20"/>
              </w:rPr>
            </w:pPr>
          </w:p>
        </w:tc>
        <w:tc>
          <w:tcPr>
            <w:tcW w:w="427" w:type="pct"/>
          </w:tcPr>
          <w:p w14:paraId="4E90FA95" w14:textId="77777777" w:rsidR="004A621A" w:rsidRPr="000C74E6" w:rsidRDefault="004A621A" w:rsidP="009674C7">
            <w:pPr>
              <w:spacing w:after="0"/>
              <w:jc w:val="center"/>
              <w:rPr>
                <w:rFonts w:eastAsia="Times New Roman" w:cstheme="minorHAnsi"/>
                <w:sz w:val="18"/>
                <w:szCs w:val="18"/>
              </w:rPr>
            </w:pPr>
          </w:p>
        </w:tc>
        <w:tc>
          <w:tcPr>
            <w:tcW w:w="427" w:type="pct"/>
          </w:tcPr>
          <w:p w14:paraId="2AE9F554" w14:textId="77777777" w:rsidR="004A621A" w:rsidRPr="000C74E6" w:rsidRDefault="004A621A" w:rsidP="009674C7">
            <w:pPr>
              <w:spacing w:after="0"/>
              <w:jc w:val="center"/>
              <w:rPr>
                <w:rFonts w:eastAsia="Times New Roman" w:cstheme="minorHAnsi"/>
                <w:sz w:val="18"/>
                <w:szCs w:val="18"/>
              </w:rPr>
            </w:pPr>
          </w:p>
        </w:tc>
        <w:tc>
          <w:tcPr>
            <w:tcW w:w="548" w:type="pct"/>
          </w:tcPr>
          <w:p w14:paraId="6C757121" w14:textId="77777777" w:rsidR="004A621A" w:rsidRPr="000C74E6" w:rsidRDefault="004A621A" w:rsidP="009674C7">
            <w:pPr>
              <w:spacing w:after="0"/>
              <w:jc w:val="center"/>
              <w:rPr>
                <w:rFonts w:eastAsia="Times New Roman" w:cstheme="minorHAnsi"/>
                <w:sz w:val="18"/>
                <w:szCs w:val="18"/>
              </w:rPr>
            </w:pPr>
          </w:p>
        </w:tc>
      </w:tr>
      <w:tr w:rsidR="004A621A" w:rsidRPr="000C74E6" w14:paraId="2E77CB70" w14:textId="77777777" w:rsidTr="004A621A">
        <w:tc>
          <w:tcPr>
            <w:tcW w:w="502" w:type="pct"/>
          </w:tcPr>
          <w:p w14:paraId="41CC7EBA" w14:textId="77777777" w:rsidR="004A621A" w:rsidRPr="000C74E6" w:rsidRDefault="004A621A" w:rsidP="009674C7">
            <w:pPr>
              <w:spacing w:after="0"/>
              <w:jc w:val="center"/>
              <w:rPr>
                <w:rFonts w:cstheme="minorHAnsi"/>
                <w:sz w:val="18"/>
                <w:szCs w:val="18"/>
              </w:rPr>
            </w:pPr>
          </w:p>
        </w:tc>
        <w:tc>
          <w:tcPr>
            <w:tcW w:w="551" w:type="pct"/>
          </w:tcPr>
          <w:p w14:paraId="5D2679B7" w14:textId="77777777" w:rsidR="004A621A" w:rsidRPr="000C74E6" w:rsidRDefault="004A621A" w:rsidP="009674C7">
            <w:pPr>
              <w:spacing w:after="0"/>
              <w:jc w:val="center"/>
              <w:rPr>
                <w:rFonts w:cstheme="minorHAnsi"/>
                <w:sz w:val="18"/>
                <w:szCs w:val="18"/>
              </w:rPr>
            </w:pPr>
          </w:p>
        </w:tc>
        <w:tc>
          <w:tcPr>
            <w:tcW w:w="530" w:type="pct"/>
          </w:tcPr>
          <w:p w14:paraId="28183AA6" w14:textId="77777777" w:rsidR="004A621A" w:rsidRPr="000C74E6" w:rsidRDefault="004A621A" w:rsidP="009674C7">
            <w:pPr>
              <w:spacing w:after="0"/>
              <w:jc w:val="center"/>
              <w:rPr>
                <w:rFonts w:cstheme="minorHAnsi"/>
                <w:sz w:val="18"/>
                <w:szCs w:val="18"/>
              </w:rPr>
            </w:pPr>
          </w:p>
        </w:tc>
        <w:tc>
          <w:tcPr>
            <w:tcW w:w="437" w:type="pct"/>
          </w:tcPr>
          <w:p w14:paraId="448EABA0" w14:textId="77777777" w:rsidR="004A621A" w:rsidRPr="000C74E6" w:rsidRDefault="004A621A" w:rsidP="009674C7">
            <w:pPr>
              <w:spacing w:after="0"/>
              <w:jc w:val="center"/>
              <w:rPr>
                <w:rFonts w:eastAsia="Times New Roman" w:cstheme="minorHAnsi"/>
                <w:sz w:val="18"/>
                <w:szCs w:val="18"/>
              </w:rPr>
            </w:pPr>
          </w:p>
        </w:tc>
        <w:tc>
          <w:tcPr>
            <w:tcW w:w="358" w:type="pct"/>
          </w:tcPr>
          <w:p w14:paraId="305AF13E" w14:textId="77777777" w:rsidR="004A621A" w:rsidRPr="000C74E6" w:rsidRDefault="004A621A" w:rsidP="009674C7">
            <w:pPr>
              <w:spacing w:after="0"/>
              <w:jc w:val="center"/>
              <w:rPr>
                <w:rFonts w:eastAsia="Times New Roman" w:cstheme="minorHAnsi"/>
                <w:sz w:val="18"/>
                <w:szCs w:val="18"/>
              </w:rPr>
            </w:pPr>
          </w:p>
        </w:tc>
        <w:tc>
          <w:tcPr>
            <w:tcW w:w="427" w:type="pct"/>
          </w:tcPr>
          <w:p w14:paraId="2BE5A261" w14:textId="77777777" w:rsidR="004A621A" w:rsidRPr="000C74E6" w:rsidRDefault="004A621A" w:rsidP="009674C7">
            <w:pPr>
              <w:spacing w:after="0"/>
              <w:jc w:val="center"/>
              <w:rPr>
                <w:rFonts w:eastAsia="Times New Roman" w:cstheme="minorHAnsi"/>
                <w:sz w:val="18"/>
                <w:szCs w:val="18"/>
              </w:rPr>
            </w:pPr>
          </w:p>
        </w:tc>
        <w:tc>
          <w:tcPr>
            <w:tcW w:w="437" w:type="pct"/>
          </w:tcPr>
          <w:p w14:paraId="23932853" w14:textId="77777777" w:rsidR="004A621A" w:rsidRPr="000C74E6" w:rsidRDefault="004A621A" w:rsidP="009674C7">
            <w:pPr>
              <w:spacing w:after="0"/>
              <w:jc w:val="center"/>
              <w:rPr>
                <w:rFonts w:eastAsia="Times New Roman" w:cstheme="minorHAnsi"/>
                <w:sz w:val="18"/>
                <w:szCs w:val="18"/>
              </w:rPr>
            </w:pPr>
          </w:p>
        </w:tc>
        <w:tc>
          <w:tcPr>
            <w:tcW w:w="356" w:type="pct"/>
          </w:tcPr>
          <w:p w14:paraId="5F7EBDC2" w14:textId="77777777" w:rsidR="004A621A" w:rsidRPr="000C74E6" w:rsidRDefault="004A621A" w:rsidP="009674C7">
            <w:pPr>
              <w:spacing w:after="0"/>
              <w:jc w:val="center"/>
              <w:rPr>
                <w:rFonts w:eastAsia="Times New Roman" w:cstheme="minorHAnsi"/>
                <w:sz w:val="18"/>
                <w:szCs w:val="20"/>
              </w:rPr>
            </w:pPr>
          </w:p>
        </w:tc>
        <w:tc>
          <w:tcPr>
            <w:tcW w:w="427" w:type="pct"/>
          </w:tcPr>
          <w:p w14:paraId="1C42B1DE" w14:textId="77777777" w:rsidR="004A621A" w:rsidRPr="000C74E6" w:rsidRDefault="004A621A" w:rsidP="009674C7">
            <w:pPr>
              <w:spacing w:after="0"/>
              <w:jc w:val="center"/>
              <w:rPr>
                <w:rFonts w:eastAsia="Times New Roman" w:cstheme="minorHAnsi"/>
                <w:sz w:val="18"/>
                <w:szCs w:val="18"/>
              </w:rPr>
            </w:pPr>
          </w:p>
        </w:tc>
        <w:tc>
          <w:tcPr>
            <w:tcW w:w="427" w:type="pct"/>
          </w:tcPr>
          <w:p w14:paraId="45AE44D3" w14:textId="77777777" w:rsidR="004A621A" w:rsidRPr="000C74E6" w:rsidRDefault="004A621A" w:rsidP="009674C7">
            <w:pPr>
              <w:spacing w:after="0"/>
              <w:jc w:val="center"/>
              <w:rPr>
                <w:rFonts w:eastAsia="Times New Roman" w:cstheme="minorHAnsi"/>
                <w:sz w:val="18"/>
                <w:szCs w:val="18"/>
              </w:rPr>
            </w:pPr>
          </w:p>
        </w:tc>
        <w:tc>
          <w:tcPr>
            <w:tcW w:w="548" w:type="pct"/>
          </w:tcPr>
          <w:p w14:paraId="49932ED0" w14:textId="77777777" w:rsidR="004A621A" w:rsidRPr="000C74E6" w:rsidRDefault="004A621A" w:rsidP="009674C7">
            <w:pPr>
              <w:spacing w:after="0"/>
              <w:jc w:val="center"/>
              <w:rPr>
                <w:rFonts w:eastAsia="Times New Roman" w:cstheme="minorHAnsi"/>
                <w:sz w:val="18"/>
                <w:szCs w:val="18"/>
              </w:rPr>
            </w:pPr>
          </w:p>
        </w:tc>
      </w:tr>
    </w:tbl>
    <w:p w14:paraId="59BD25D2" w14:textId="77777777" w:rsidR="004A621A" w:rsidRPr="000C74E6" w:rsidRDefault="004A621A" w:rsidP="003855DB">
      <w:pPr>
        <w:suppressAutoHyphens/>
        <w:spacing w:after="60" w:line="240" w:lineRule="auto"/>
        <w:ind w:left="450"/>
        <w:rPr>
          <w:rFonts w:asciiTheme="minorHAnsi" w:hAnsiTheme="minorHAnsi" w:cstheme="minorHAnsi"/>
          <w:b/>
          <w:sz w:val="20"/>
          <w:szCs w:val="20"/>
        </w:rPr>
      </w:pPr>
    </w:p>
    <w:tbl>
      <w:tblPr>
        <w:tblW w:w="5005"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3708"/>
        <w:gridCol w:w="2790"/>
        <w:gridCol w:w="4529"/>
      </w:tblGrid>
      <w:tr w:rsidR="00E36A79" w:rsidRPr="000C74E6" w14:paraId="2B3EE5BE" w14:textId="77777777" w:rsidTr="005C068B">
        <w:trPr>
          <w:cantSplit/>
          <w:trHeight w:val="144"/>
        </w:trPr>
        <w:tc>
          <w:tcPr>
            <w:tcW w:w="11027" w:type="dxa"/>
            <w:gridSpan w:val="3"/>
            <w:tcBorders>
              <w:top w:val="single" w:sz="4" w:space="0" w:color="auto"/>
              <w:left w:val="single" w:sz="4" w:space="0" w:color="auto"/>
              <w:bottom w:val="single" w:sz="4" w:space="0" w:color="auto"/>
              <w:right w:val="single" w:sz="4" w:space="0" w:color="auto"/>
            </w:tcBorders>
          </w:tcPr>
          <w:p w14:paraId="48BD763A" w14:textId="5CD46FF1" w:rsidR="00E36A79" w:rsidRPr="000C74E6" w:rsidRDefault="00E36A79" w:rsidP="00E36A7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0C74E6">
              <w:rPr>
                <w:rFonts w:asciiTheme="minorHAnsi" w:hAnsiTheme="minorHAnsi" w:cstheme="minorHAnsi"/>
                <w:b/>
                <w:sz w:val="20"/>
                <w:szCs w:val="20"/>
              </w:rPr>
              <w:t xml:space="preserve">D. Design HERS Verified </w:t>
            </w:r>
            <w:r w:rsidR="00B16BBE" w:rsidRPr="000C74E6">
              <w:rPr>
                <w:rFonts w:asciiTheme="minorHAnsi" w:hAnsiTheme="minorHAnsi" w:cstheme="minorHAnsi"/>
                <w:b/>
                <w:sz w:val="20"/>
                <w:szCs w:val="20"/>
              </w:rPr>
              <w:t xml:space="preserve">Central </w:t>
            </w:r>
            <w:r w:rsidRPr="000C74E6">
              <w:rPr>
                <w:rFonts w:asciiTheme="minorHAnsi" w:hAnsiTheme="minorHAnsi" w:cstheme="minorHAnsi"/>
                <w:b/>
                <w:sz w:val="20"/>
                <w:szCs w:val="20"/>
              </w:rPr>
              <w:t>Water Heating Distribution Systems Information</w:t>
            </w:r>
          </w:p>
          <w:p w14:paraId="276D6816" w14:textId="00338E44" w:rsidR="00E36A79" w:rsidRPr="000C74E6" w:rsidRDefault="00E36A79" w:rsidP="00E36A7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0C74E6">
              <w:rPr>
                <w:rFonts w:asciiTheme="minorHAnsi" w:eastAsia="Times New Roman" w:hAnsiTheme="minorHAnsi" w:cstheme="minorHAnsi"/>
                <w:sz w:val="20"/>
                <w:szCs w:val="20"/>
              </w:rPr>
              <w:t xml:space="preserve">This table reports the water heating distribution types specified on the registered </w:t>
            </w:r>
            <w:r w:rsidR="008852D7" w:rsidRPr="000C74E6">
              <w:rPr>
                <w:rFonts w:asciiTheme="minorHAnsi" w:eastAsia="Times New Roman" w:hAnsiTheme="minorHAnsi" w:cstheme="minorHAnsi"/>
                <w:sz w:val="20"/>
                <w:szCs w:val="20"/>
              </w:rPr>
              <w:t>LMCC</w:t>
            </w:r>
            <w:r w:rsidRPr="000C74E6">
              <w:rPr>
                <w:rFonts w:asciiTheme="minorHAnsi" w:eastAsia="Times New Roman" w:hAnsiTheme="minorHAnsi" w:cstheme="minorHAnsi"/>
                <w:sz w:val="20"/>
                <w:szCs w:val="20"/>
              </w:rPr>
              <w:t xml:space="preserve"> compliance document for this project.</w:t>
            </w:r>
            <w:r w:rsidRPr="000C74E6">
              <w:rPr>
                <w:rFonts w:asciiTheme="minorHAnsi" w:hAnsiTheme="minorHAnsi" w:cstheme="minorHAnsi"/>
                <w:b/>
                <w:sz w:val="20"/>
                <w:szCs w:val="20"/>
              </w:rPr>
              <w:t xml:space="preserve"> </w:t>
            </w:r>
          </w:p>
        </w:tc>
      </w:tr>
      <w:tr w:rsidR="00E36A79" w:rsidRPr="000C74E6" w14:paraId="11AA50BE" w14:textId="77777777" w:rsidTr="005C068B">
        <w:trPr>
          <w:cantSplit/>
          <w:trHeight w:val="144"/>
        </w:trPr>
        <w:tc>
          <w:tcPr>
            <w:tcW w:w="3708" w:type="dxa"/>
            <w:tcBorders>
              <w:top w:val="single" w:sz="4" w:space="0" w:color="auto"/>
              <w:left w:val="single" w:sz="4" w:space="0" w:color="auto"/>
              <w:bottom w:val="single" w:sz="4" w:space="0" w:color="auto"/>
              <w:right w:val="single" w:sz="4" w:space="0" w:color="auto"/>
            </w:tcBorders>
            <w:vAlign w:val="center"/>
          </w:tcPr>
          <w:p w14:paraId="27006405"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01</w:t>
            </w:r>
          </w:p>
        </w:tc>
        <w:tc>
          <w:tcPr>
            <w:tcW w:w="2790" w:type="dxa"/>
            <w:tcBorders>
              <w:top w:val="single" w:sz="4" w:space="0" w:color="auto"/>
              <w:left w:val="single" w:sz="4" w:space="0" w:color="auto"/>
              <w:bottom w:val="single" w:sz="4" w:space="0" w:color="auto"/>
              <w:right w:val="single" w:sz="4" w:space="0" w:color="auto"/>
            </w:tcBorders>
            <w:vAlign w:val="center"/>
          </w:tcPr>
          <w:p w14:paraId="5509DDEB"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02</w:t>
            </w:r>
          </w:p>
        </w:tc>
        <w:tc>
          <w:tcPr>
            <w:tcW w:w="4529" w:type="dxa"/>
            <w:tcBorders>
              <w:top w:val="single" w:sz="4" w:space="0" w:color="auto"/>
              <w:left w:val="single" w:sz="4" w:space="0" w:color="auto"/>
              <w:bottom w:val="single" w:sz="4" w:space="0" w:color="auto"/>
              <w:right w:val="single" w:sz="4" w:space="0" w:color="auto"/>
            </w:tcBorders>
            <w:vAlign w:val="center"/>
          </w:tcPr>
          <w:p w14:paraId="769372DC"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03</w:t>
            </w:r>
          </w:p>
        </w:tc>
      </w:tr>
      <w:tr w:rsidR="00E36A79" w:rsidRPr="000C74E6" w14:paraId="0D68BC85" w14:textId="77777777" w:rsidTr="005C068B">
        <w:trPr>
          <w:cantSplit/>
          <w:trHeight w:val="144"/>
        </w:trPr>
        <w:tc>
          <w:tcPr>
            <w:tcW w:w="3708" w:type="dxa"/>
            <w:tcBorders>
              <w:top w:val="single" w:sz="4" w:space="0" w:color="auto"/>
              <w:left w:val="single" w:sz="4" w:space="0" w:color="auto"/>
              <w:bottom w:val="single" w:sz="4" w:space="0" w:color="auto"/>
              <w:right w:val="single" w:sz="4" w:space="0" w:color="auto"/>
            </w:tcBorders>
            <w:vAlign w:val="bottom"/>
          </w:tcPr>
          <w:p w14:paraId="4DE85560"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Water Heating System ID or Name</w:t>
            </w:r>
          </w:p>
        </w:tc>
        <w:tc>
          <w:tcPr>
            <w:tcW w:w="2790" w:type="dxa"/>
            <w:tcBorders>
              <w:top w:val="single" w:sz="4" w:space="0" w:color="auto"/>
              <w:left w:val="single" w:sz="4" w:space="0" w:color="auto"/>
              <w:bottom w:val="single" w:sz="4" w:space="0" w:color="auto"/>
              <w:right w:val="single" w:sz="4" w:space="0" w:color="auto"/>
            </w:tcBorders>
            <w:vAlign w:val="bottom"/>
          </w:tcPr>
          <w:p w14:paraId="6520213C"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Central DHW System </w:t>
            </w:r>
          </w:p>
          <w:p w14:paraId="1CA7E114"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Distribution Type</w:t>
            </w:r>
          </w:p>
        </w:tc>
        <w:tc>
          <w:tcPr>
            <w:tcW w:w="4529" w:type="dxa"/>
            <w:tcBorders>
              <w:top w:val="single" w:sz="4" w:space="0" w:color="auto"/>
              <w:left w:val="single" w:sz="4" w:space="0" w:color="auto"/>
              <w:bottom w:val="single" w:sz="4" w:space="0" w:color="auto"/>
              <w:right w:val="single" w:sz="4" w:space="0" w:color="auto"/>
            </w:tcBorders>
            <w:vAlign w:val="bottom"/>
          </w:tcPr>
          <w:p w14:paraId="6F726D6B"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Dwelling Unit DHW System</w:t>
            </w:r>
          </w:p>
          <w:p w14:paraId="13DC81B5"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Distribution Type</w:t>
            </w:r>
          </w:p>
        </w:tc>
      </w:tr>
      <w:tr w:rsidR="00E36A79" w:rsidRPr="000C74E6" w14:paraId="1D9DE462" w14:textId="77777777" w:rsidTr="005C068B">
        <w:trPr>
          <w:cantSplit/>
          <w:trHeight w:val="144"/>
        </w:trPr>
        <w:tc>
          <w:tcPr>
            <w:tcW w:w="3708" w:type="dxa"/>
            <w:tcBorders>
              <w:top w:val="single" w:sz="4" w:space="0" w:color="auto"/>
              <w:left w:val="single" w:sz="4" w:space="0" w:color="auto"/>
              <w:bottom w:val="single" w:sz="4" w:space="0" w:color="auto"/>
              <w:right w:val="single" w:sz="4" w:space="0" w:color="auto"/>
            </w:tcBorders>
            <w:vAlign w:val="center"/>
          </w:tcPr>
          <w:p w14:paraId="061503E6"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790" w:type="dxa"/>
            <w:tcBorders>
              <w:top w:val="single" w:sz="4" w:space="0" w:color="auto"/>
              <w:left w:val="single" w:sz="4" w:space="0" w:color="auto"/>
              <w:bottom w:val="single" w:sz="4" w:space="0" w:color="auto"/>
              <w:right w:val="single" w:sz="4" w:space="0" w:color="auto"/>
            </w:tcBorders>
            <w:vAlign w:val="center"/>
          </w:tcPr>
          <w:p w14:paraId="6F435044"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contextualSpacing/>
              <w:jc w:val="center"/>
              <w:rPr>
                <w:rFonts w:asciiTheme="minorHAnsi" w:eastAsia="Times New Roman" w:hAnsiTheme="minorHAnsi" w:cstheme="minorHAnsi"/>
                <w:sz w:val="20"/>
                <w:szCs w:val="20"/>
              </w:rPr>
            </w:pPr>
          </w:p>
        </w:tc>
        <w:tc>
          <w:tcPr>
            <w:tcW w:w="4529" w:type="dxa"/>
            <w:tcBorders>
              <w:top w:val="single" w:sz="4" w:space="0" w:color="auto"/>
              <w:left w:val="single" w:sz="4" w:space="0" w:color="auto"/>
              <w:bottom w:val="single" w:sz="4" w:space="0" w:color="auto"/>
              <w:right w:val="single" w:sz="4" w:space="0" w:color="auto"/>
            </w:tcBorders>
            <w:vAlign w:val="center"/>
          </w:tcPr>
          <w:p w14:paraId="046B2603"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contextualSpacing/>
              <w:jc w:val="center"/>
              <w:rPr>
                <w:rFonts w:asciiTheme="minorHAnsi" w:eastAsia="Times New Roman" w:hAnsiTheme="minorHAnsi" w:cstheme="minorHAnsi"/>
                <w:sz w:val="20"/>
                <w:szCs w:val="20"/>
              </w:rPr>
            </w:pPr>
          </w:p>
        </w:tc>
      </w:tr>
      <w:tr w:rsidR="00E36A79" w:rsidRPr="000C74E6" w14:paraId="36999860" w14:textId="77777777" w:rsidTr="005C068B">
        <w:trPr>
          <w:cantSplit/>
          <w:trHeight w:val="144"/>
        </w:trPr>
        <w:tc>
          <w:tcPr>
            <w:tcW w:w="3708" w:type="dxa"/>
            <w:tcBorders>
              <w:top w:val="single" w:sz="4" w:space="0" w:color="auto"/>
              <w:left w:val="single" w:sz="4" w:space="0" w:color="auto"/>
              <w:bottom w:val="single" w:sz="4" w:space="0" w:color="auto"/>
              <w:right w:val="single" w:sz="4" w:space="0" w:color="auto"/>
            </w:tcBorders>
            <w:vAlign w:val="center"/>
          </w:tcPr>
          <w:p w14:paraId="4D4F4C48"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790" w:type="dxa"/>
            <w:tcBorders>
              <w:top w:val="single" w:sz="4" w:space="0" w:color="auto"/>
              <w:left w:val="single" w:sz="4" w:space="0" w:color="auto"/>
              <w:bottom w:val="single" w:sz="4" w:space="0" w:color="auto"/>
              <w:right w:val="single" w:sz="4" w:space="0" w:color="auto"/>
            </w:tcBorders>
            <w:vAlign w:val="center"/>
          </w:tcPr>
          <w:p w14:paraId="762E4756"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29" w:type="dxa"/>
            <w:tcBorders>
              <w:top w:val="single" w:sz="4" w:space="0" w:color="auto"/>
              <w:left w:val="single" w:sz="4" w:space="0" w:color="auto"/>
              <w:bottom w:val="single" w:sz="4" w:space="0" w:color="auto"/>
              <w:right w:val="single" w:sz="4" w:space="0" w:color="auto"/>
            </w:tcBorders>
            <w:vAlign w:val="center"/>
          </w:tcPr>
          <w:p w14:paraId="68739EA2"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271C6E28" w14:textId="77777777" w:rsidR="00E36A79" w:rsidRPr="000C74E6" w:rsidRDefault="00E36A79" w:rsidP="003855DB">
      <w:pPr>
        <w:suppressAutoHyphens/>
        <w:spacing w:after="60" w:line="240" w:lineRule="auto"/>
        <w:ind w:left="450"/>
        <w:rPr>
          <w:rFonts w:asciiTheme="minorHAnsi" w:hAnsiTheme="minorHAnsi" w:cstheme="minorHAnsi"/>
          <w:b/>
          <w:sz w:val="20"/>
          <w:szCs w:val="20"/>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3528"/>
        <w:gridCol w:w="3420"/>
        <w:gridCol w:w="4068"/>
      </w:tblGrid>
      <w:tr w:rsidR="00B124FE" w:rsidRPr="000C74E6" w14:paraId="25DBE5AA" w14:textId="77777777" w:rsidTr="00990A19">
        <w:trPr>
          <w:cantSplit/>
          <w:trHeight w:val="144"/>
        </w:trPr>
        <w:tc>
          <w:tcPr>
            <w:tcW w:w="11016" w:type="dxa"/>
            <w:gridSpan w:val="3"/>
            <w:tcBorders>
              <w:top w:val="single" w:sz="4" w:space="0" w:color="auto"/>
              <w:left w:val="single" w:sz="4" w:space="0" w:color="auto"/>
              <w:bottom w:val="single" w:sz="4" w:space="0" w:color="auto"/>
              <w:right w:val="single" w:sz="4" w:space="0" w:color="auto"/>
            </w:tcBorders>
          </w:tcPr>
          <w:p w14:paraId="6EAD232B" w14:textId="5F986231" w:rsidR="00B124FE" w:rsidRPr="000C74E6" w:rsidRDefault="00E36A79" w:rsidP="00B124FE">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0C74E6">
              <w:rPr>
                <w:rFonts w:asciiTheme="minorHAnsi" w:hAnsiTheme="minorHAnsi" w:cstheme="minorHAnsi"/>
                <w:b/>
                <w:sz w:val="20"/>
                <w:szCs w:val="20"/>
              </w:rPr>
              <w:t>E</w:t>
            </w:r>
            <w:r w:rsidR="00B124FE" w:rsidRPr="000C74E6">
              <w:rPr>
                <w:rFonts w:asciiTheme="minorHAnsi" w:hAnsiTheme="minorHAnsi" w:cstheme="minorHAnsi"/>
                <w:b/>
                <w:sz w:val="20"/>
                <w:szCs w:val="20"/>
              </w:rPr>
              <w:t xml:space="preserve">. Installed HERS Verified </w:t>
            </w:r>
            <w:r w:rsidR="00B16BBE" w:rsidRPr="000C74E6">
              <w:rPr>
                <w:rFonts w:asciiTheme="minorHAnsi" w:hAnsiTheme="minorHAnsi" w:cstheme="minorHAnsi"/>
                <w:b/>
                <w:sz w:val="20"/>
                <w:szCs w:val="20"/>
              </w:rPr>
              <w:t xml:space="preserve">Central </w:t>
            </w:r>
            <w:r w:rsidR="00B124FE" w:rsidRPr="000C74E6">
              <w:rPr>
                <w:rFonts w:asciiTheme="minorHAnsi" w:hAnsiTheme="minorHAnsi" w:cstheme="minorHAnsi"/>
                <w:b/>
                <w:sz w:val="20"/>
                <w:szCs w:val="20"/>
              </w:rPr>
              <w:t>Water Heating Distribution Systems Information</w:t>
            </w:r>
          </w:p>
          <w:p w14:paraId="032B0E9A" w14:textId="54E57156" w:rsidR="00B124FE" w:rsidRPr="000C74E6" w:rsidRDefault="00B124FE" w:rsidP="00B124FE">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0C74E6">
              <w:rPr>
                <w:rFonts w:asciiTheme="minorHAnsi" w:eastAsia="Times New Roman" w:hAnsiTheme="minorHAnsi" w:cstheme="minorHAnsi"/>
                <w:sz w:val="20"/>
                <w:szCs w:val="20"/>
              </w:rPr>
              <w:t xml:space="preserve">This table reports the water heating distribution types specified on the registered </w:t>
            </w:r>
            <w:r w:rsidR="008852D7" w:rsidRPr="000C74E6">
              <w:rPr>
                <w:rFonts w:asciiTheme="minorHAnsi" w:eastAsia="Times New Roman" w:hAnsiTheme="minorHAnsi" w:cstheme="minorHAnsi"/>
                <w:sz w:val="20"/>
                <w:szCs w:val="20"/>
              </w:rPr>
              <w:t>LMCC</w:t>
            </w:r>
            <w:r w:rsidRPr="000C74E6">
              <w:rPr>
                <w:rFonts w:asciiTheme="minorHAnsi" w:eastAsia="Times New Roman" w:hAnsiTheme="minorHAnsi" w:cstheme="minorHAnsi"/>
                <w:sz w:val="20"/>
                <w:szCs w:val="20"/>
              </w:rPr>
              <w:t xml:space="preserve"> compliance document for this project.</w:t>
            </w:r>
            <w:r w:rsidRPr="000C74E6">
              <w:rPr>
                <w:rFonts w:asciiTheme="minorHAnsi" w:hAnsiTheme="minorHAnsi" w:cstheme="minorHAnsi"/>
                <w:b/>
                <w:sz w:val="20"/>
                <w:szCs w:val="20"/>
              </w:rPr>
              <w:t xml:space="preserve"> </w:t>
            </w:r>
          </w:p>
        </w:tc>
      </w:tr>
      <w:tr w:rsidR="00B124FE" w:rsidRPr="000C74E6" w14:paraId="19F81C8D" w14:textId="77777777" w:rsidTr="00990A19">
        <w:trPr>
          <w:cantSplit/>
          <w:trHeight w:val="144"/>
        </w:trPr>
        <w:tc>
          <w:tcPr>
            <w:tcW w:w="3528" w:type="dxa"/>
            <w:tcBorders>
              <w:top w:val="single" w:sz="4" w:space="0" w:color="auto"/>
              <w:left w:val="single" w:sz="4" w:space="0" w:color="auto"/>
              <w:bottom w:val="single" w:sz="4" w:space="0" w:color="auto"/>
              <w:right w:val="single" w:sz="4" w:space="0" w:color="auto"/>
            </w:tcBorders>
            <w:vAlign w:val="center"/>
          </w:tcPr>
          <w:p w14:paraId="00067BB0"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01</w:t>
            </w:r>
          </w:p>
        </w:tc>
        <w:tc>
          <w:tcPr>
            <w:tcW w:w="3420" w:type="dxa"/>
            <w:tcBorders>
              <w:top w:val="single" w:sz="4" w:space="0" w:color="auto"/>
              <w:left w:val="single" w:sz="4" w:space="0" w:color="auto"/>
              <w:bottom w:val="single" w:sz="4" w:space="0" w:color="auto"/>
              <w:right w:val="single" w:sz="4" w:space="0" w:color="auto"/>
            </w:tcBorders>
            <w:vAlign w:val="center"/>
          </w:tcPr>
          <w:p w14:paraId="13C3B9A6"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02</w:t>
            </w:r>
          </w:p>
        </w:tc>
        <w:tc>
          <w:tcPr>
            <w:tcW w:w="4068" w:type="dxa"/>
            <w:tcBorders>
              <w:top w:val="single" w:sz="4" w:space="0" w:color="auto"/>
              <w:left w:val="single" w:sz="4" w:space="0" w:color="auto"/>
              <w:bottom w:val="single" w:sz="4" w:space="0" w:color="auto"/>
              <w:right w:val="single" w:sz="4" w:space="0" w:color="auto"/>
            </w:tcBorders>
            <w:vAlign w:val="center"/>
          </w:tcPr>
          <w:p w14:paraId="56B5DD50"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03</w:t>
            </w:r>
          </w:p>
        </w:tc>
      </w:tr>
      <w:tr w:rsidR="00B124FE" w:rsidRPr="000C74E6" w14:paraId="7C8F81F2" w14:textId="77777777" w:rsidTr="00990A19">
        <w:trPr>
          <w:cantSplit/>
          <w:trHeight w:val="144"/>
        </w:trPr>
        <w:tc>
          <w:tcPr>
            <w:tcW w:w="3528" w:type="dxa"/>
            <w:tcBorders>
              <w:top w:val="single" w:sz="4" w:space="0" w:color="auto"/>
              <w:left w:val="single" w:sz="4" w:space="0" w:color="auto"/>
              <w:bottom w:val="single" w:sz="4" w:space="0" w:color="auto"/>
              <w:right w:val="single" w:sz="4" w:space="0" w:color="auto"/>
            </w:tcBorders>
            <w:vAlign w:val="bottom"/>
          </w:tcPr>
          <w:p w14:paraId="5E6C105B"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Water Heating System ID or Name</w:t>
            </w:r>
          </w:p>
        </w:tc>
        <w:tc>
          <w:tcPr>
            <w:tcW w:w="3420" w:type="dxa"/>
            <w:tcBorders>
              <w:top w:val="single" w:sz="4" w:space="0" w:color="auto"/>
              <w:left w:val="single" w:sz="4" w:space="0" w:color="auto"/>
              <w:bottom w:val="single" w:sz="4" w:space="0" w:color="auto"/>
              <w:right w:val="single" w:sz="4" w:space="0" w:color="auto"/>
            </w:tcBorders>
            <w:vAlign w:val="bottom"/>
          </w:tcPr>
          <w:p w14:paraId="72BC69AB"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Central DHW System </w:t>
            </w:r>
          </w:p>
          <w:p w14:paraId="412EB391"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Distribution Type</w:t>
            </w:r>
          </w:p>
        </w:tc>
        <w:tc>
          <w:tcPr>
            <w:tcW w:w="4068" w:type="dxa"/>
            <w:tcBorders>
              <w:top w:val="single" w:sz="4" w:space="0" w:color="auto"/>
              <w:left w:val="single" w:sz="4" w:space="0" w:color="auto"/>
              <w:bottom w:val="single" w:sz="4" w:space="0" w:color="auto"/>
              <w:right w:val="single" w:sz="4" w:space="0" w:color="auto"/>
            </w:tcBorders>
            <w:vAlign w:val="bottom"/>
          </w:tcPr>
          <w:p w14:paraId="37AB91A0"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Dwelling Unit DHW System</w:t>
            </w:r>
          </w:p>
          <w:p w14:paraId="4BFE79B2"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Distribution Type</w:t>
            </w:r>
          </w:p>
        </w:tc>
      </w:tr>
      <w:tr w:rsidR="00B124FE" w:rsidRPr="000C74E6" w14:paraId="0ED163C0" w14:textId="77777777" w:rsidTr="00990A19">
        <w:trPr>
          <w:cantSplit/>
          <w:trHeight w:val="144"/>
        </w:trPr>
        <w:tc>
          <w:tcPr>
            <w:tcW w:w="3528" w:type="dxa"/>
            <w:tcBorders>
              <w:top w:val="single" w:sz="4" w:space="0" w:color="auto"/>
              <w:left w:val="single" w:sz="4" w:space="0" w:color="auto"/>
              <w:bottom w:val="single" w:sz="4" w:space="0" w:color="auto"/>
              <w:right w:val="single" w:sz="4" w:space="0" w:color="auto"/>
            </w:tcBorders>
            <w:vAlign w:val="center"/>
          </w:tcPr>
          <w:p w14:paraId="28790A6A"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420" w:type="dxa"/>
            <w:tcBorders>
              <w:top w:val="single" w:sz="4" w:space="0" w:color="auto"/>
              <w:left w:val="single" w:sz="4" w:space="0" w:color="auto"/>
              <w:bottom w:val="single" w:sz="4" w:space="0" w:color="auto"/>
              <w:right w:val="single" w:sz="4" w:space="0" w:color="auto"/>
            </w:tcBorders>
            <w:vAlign w:val="center"/>
          </w:tcPr>
          <w:p w14:paraId="469154C2"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contextualSpacing/>
              <w:jc w:val="center"/>
              <w:rPr>
                <w:rFonts w:asciiTheme="minorHAnsi" w:eastAsia="Times New Roman" w:hAnsiTheme="minorHAnsi" w:cstheme="minorHAnsi"/>
                <w:sz w:val="20"/>
                <w:szCs w:val="20"/>
              </w:rPr>
            </w:pPr>
          </w:p>
        </w:tc>
        <w:tc>
          <w:tcPr>
            <w:tcW w:w="4068" w:type="dxa"/>
            <w:tcBorders>
              <w:top w:val="single" w:sz="4" w:space="0" w:color="auto"/>
              <w:left w:val="single" w:sz="4" w:space="0" w:color="auto"/>
              <w:bottom w:val="single" w:sz="4" w:space="0" w:color="auto"/>
              <w:right w:val="single" w:sz="4" w:space="0" w:color="auto"/>
            </w:tcBorders>
            <w:vAlign w:val="center"/>
          </w:tcPr>
          <w:p w14:paraId="506D5E8F"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contextualSpacing/>
              <w:jc w:val="center"/>
              <w:rPr>
                <w:rFonts w:asciiTheme="minorHAnsi" w:eastAsia="Times New Roman" w:hAnsiTheme="minorHAnsi" w:cstheme="minorHAnsi"/>
                <w:sz w:val="20"/>
                <w:szCs w:val="20"/>
              </w:rPr>
            </w:pPr>
          </w:p>
        </w:tc>
      </w:tr>
      <w:tr w:rsidR="00B124FE" w:rsidRPr="000C74E6" w14:paraId="128A7B2B" w14:textId="77777777" w:rsidTr="00990A19">
        <w:trPr>
          <w:cantSplit/>
          <w:trHeight w:val="144"/>
        </w:trPr>
        <w:tc>
          <w:tcPr>
            <w:tcW w:w="3528" w:type="dxa"/>
            <w:tcBorders>
              <w:top w:val="single" w:sz="4" w:space="0" w:color="auto"/>
              <w:left w:val="single" w:sz="4" w:space="0" w:color="auto"/>
              <w:bottom w:val="single" w:sz="4" w:space="0" w:color="auto"/>
              <w:right w:val="single" w:sz="4" w:space="0" w:color="auto"/>
            </w:tcBorders>
            <w:vAlign w:val="center"/>
          </w:tcPr>
          <w:p w14:paraId="11EC8163"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420" w:type="dxa"/>
            <w:tcBorders>
              <w:top w:val="single" w:sz="4" w:space="0" w:color="auto"/>
              <w:left w:val="single" w:sz="4" w:space="0" w:color="auto"/>
              <w:bottom w:val="single" w:sz="4" w:space="0" w:color="auto"/>
              <w:right w:val="single" w:sz="4" w:space="0" w:color="auto"/>
            </w:tcBorders>
            <w:vAlign w:val="center"/>
          </w:tcPr>
          <w:p w14:paraId="392C7521"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68" w:type="dxa"/>
            <w:tcBorders>
              <w:top w:val="single" w:sz="4" w:space="0" w:color="auto"/>
              <w:left w:val="single" w:sz="4" w:space="0" w:color="auto"/>
              <w:bottom w:val="single" w:sz="4" w:space="0" w:color="auto"/>
              <w:right w:val="single" w:sz="4" w:space="0" w:color="auto"/>
            </w:tcBorders>
            <w:vAlign w:val="center"/>
          </w:tcPr>
          <w:p w14:paraId="7996355F"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65A3EB9F" w14:textId="77777777" w:rsidR="00B124FE" w:rsidRPr="000C74E6" w:rsidRDefault="00B124FE" w:rsidP="00B124FE">
      <w:pPr>
        <w:spacing w:after="0" w:line="240" w:lineRule="auto"/>
        <w:rPr>
          <w:rFonts w:asciiTheme="minorHAnsi" w:hAnsiTheme="minorHAnsi" w:cstheme="minorHAnsi"/>
          <w:b/>
          <w:sz w:val="20"/>
          <w:szCs w:val="20"/>
        </w:rPr>
      </w:pPr>
    </w:p>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3528"/>
        <w:gridCol w:w="3420"/>
        <w:gridCol w:w="4068"/>
      </w:tblGrid>
      <w:tr w:rsidR="00B124FE" w:rsidRPr="000C74E6" w14:paraId="15116B2D" w14:textId="77777777" w:rsidTr="003F2775">
        <w:trPr>
          <w:trHeight w:val="144"/>
        </w:trPr>
        <w:tc>
          <w:tcPr>
            <w:tcW w:w="11016" w:type="dxa"/>
            <w:gridSpan w:val="3"/>
            <w:tcBorders>
              <w:top w:val="single" w:sz="4" w:space="0" w:color="auto"/>
              <w:bottom w:val="single" w:sz="4" w:space="0" w:color="auto"/>
            </w:tcBorders>
            <w:vAlign w:val="center"/>
          </w:tcPr>
          <w:p w14:paraId="5C932C25" w14:textId="36D9CBD4" w:rsidR="00B124FE" w:rsidRPr="000C74E6" w:rsidRDefault="00E36A79"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hAnsiTheme="minorHAnsi" w:cstheme="minorHAnsi"/>
                <w:b/>
                <w:sz w:val="20"/>
                <w:szCs w:val="20"/>
              </w:rPr>
              <w:t>F</w:t>
            </w:r>
            <w:r w:rsidR="00B124FE" w:rsidRPr="000C74E6">
              <w:rPr>
                <w:rFonts w:asciiTheme="minorHAnsi" w:hAnsiTheme="minorHAnsi" w:cstheme="minorHAnsi"/>
                <w:b/>
                <w:sz w:val="20"/>
                <w:szCs w:val="20"/>
              </w:rPr>
              <w:t>. Installed HERS Verified  Water Heater Manufacturer Information</w:t>
            </w:r>
          </w:p>
        </w:tc>
      </w:tr>
      <w:tr w:rsidR="00B124FE" w:rsidRPr="000C74E6" w14:paraId="4997BF30" w14:textId="77777777" w:rsidTr="00990A19">
        <w:trPr>
          <w:trHeight w:val="144"/>
        </w:trPr>
        <w:tc>
          <w:tcPr>
            <w:tcW w:w="3528" w:type="dxa"/>
            <w:tcBorders>
              <w:top w:val="single" w:sz="4" w:space="0" w:color="auto"/>
              <w:bottom w:val="single" w:sz="4" w:space="0" w:color="auto"/>
              <w:right w:val="single" w:sz="4" w:space="0" w:color="auto"/>
            </w:tcBorders>
            <w:vAlign w:val="bottom"/>
          </w:tcPr>
          <w:p w14:paraId="584947C2"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01</w:t>
            </w:r>
          </w:p>
        </w:tc>
        <w:tc>
          <w:tcPr>
            <w:tcW w:w="3420" w:type="dxa"/>
            <w:tcBorders>
              <w:top w:val="single" w:sz="4" w:space="0" w:color="auto"/>
              <w:left w:val="single" w:sz="4" w:space="0" w:color="auto"/>
              <w:bottom w:val="single" w:sz="4" w:space="0" w:color="auto"/>
              <w:right w:val="single" w:sz="4" w:space="0" w:color="auto"/>
            </w:tcBorders>
            <w:vAlign w:val="bottom"/>
          </w:tcPr>
          <w:p w14:paraId="0E52AFFA"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02</w:t>
            </w:r>
          </w:p>
        </w:tc>
        <w:tc>
          <w:tcPr>
            <w:tcW w:w="4068" w:type="dxa"/>
            <w:tcBorders>
              <w:top w:val="single" w:sz="4" w:space="0" w:color="auto"/>
              <w:left w:val="single" w:sz="4" w:space="0" w:color="auto"/>
              <w:bottom w:val="single" w:sz="4" w:space="0" w:color="auto"/>
            </w:tcBorders>
            <w:vAlign w:val="bottom"/>
          </w:tcPr>
          <w:p w14:paraId="1535BCC6"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03</w:t>
            </w:r>
          </w:p>
        </w:tc>
      </w:tr>
      <w:tr w:rsidR="00B124FE" w:rsidRPr="000C74E6" w14:paraId="71FC3004" w14:textId="77777777" w:rsidTr="00990A19">
        <w:trPr>
          <w:trHeight w:val="144"/>
        </w:trPr>
        <w:tc>
          <w:tcPr>
            <w:tcW w:w="3528" w:type="dxa"/>
            <w:tcBorders>
              <w:top w:val="single" w:sz="4" w:space="0" w:color="auto"/>
              <w:bottom w:val="single" w:sz="4" w:space="0" w:color="auto"/>
              <w:right w:val="single" w:sz="4" w:space="0" w:color="auto"/>
            </w:tcBorders>
            <w:vAlign w:val="bottom"/>
          </w:tcPr>
          <w:p w14:paraId="5D8E644F"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Water Heating System ID or Name</w:t>
            </w:r>
          </w:p>
        </w:tc>
        <w:tc>
          <w:tcPr>
            <w:tcW w:w="3420" w:type="dxa"/>
            <w:tcBorders>
              <w:top w:val="single" w:sz="4" w:space="0" w:color="auto"/>
              <w:left w:val="single" w:sz="4" w:space="0" w:color="auto"/>
              <w:bottom w:val="single" w:sz="4" w:space="0" w:color="auto"/>
              <w:right w:val="single" w:sz="4" w:space="0" w:color="auto"/>
            </w:tcBorders>
            <w:vAlign w:val="bottom"/>
          </w:tcPr>
          <w:p w14:paraId="3AAB1CAA"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Manufacturer</w:t>
            </w:r>
          </w:p>
        </w:tc>
        <w:tc>
          <w:tcPr>
            <w:tcW w:w="4068" w:type="dxa"/>
            <w:tcBorders>
              <w:top w:val="single" w:sz="4" w:space="0" w:color="auto"/>
              <w:left w:val="single" w:sz="4" w:space="0" w:color="auto"/>
              <w:bottom w:val="single" w:sz="4" w:space="0" w:color="auto"/>
            </w:tcBorders>
            <w:vAlign w:val="bottom"/>
          </w:tcPr>
          <w:p w14:paraId="51778A29"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Model Number</w:t>
            </w:r>
          </w:p>
        </w:tc>
      </w:tr>
      <w:tr w:rsidR="00B124FE" w:rsidRPr="000C74E6" w14:paraId="5A91FF2F" w14:textId="77777777" w:rsidTr="00990A19">
        <w:trPr>
          <w:trHeight w:val="144"/>
        </w:trPr>
        <w:tc>
          <w:tcPr>
            <w:tcW w:w="3528" w:type="dxa"/>
            <w:tcBorders>
              <w:top w:val="single" w:sz="4" w:space="0" w:color="auto"/>
              <w:bottom w:val="single" w:sz="4" w:space="0" w:color="auto"/>
              <w:right w:val="single" w:sz="4" w:space="0" w:color="auto"/>
            </w:tcBorders>
            <w:vAlign w:val="bottom"/>
          </w:tcPr>
          <w:p w14:paraId="72CB0395"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420" w:type="dxa"/>
            <w:tcBorders>
              <w:top w:val="single" w:sz="4" w:space="0" w:color="auto"/>
              <w:left w:val="single" w:sz="4" w:space="0" w:color="auto"/>
              <w:bottom w:val="single" w:sz="4" w:space="0" w:color="auto"/>
              <w:right w:val="single" w:sz="4" w:space="0" w:color="auto"/>
            </w:tcBorders>
            <w:vAlign w:val="bottom"/>
          </w:tcPr>
          <w:p w14:paraId="71556E53"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68" w:type="dxa"/>
            <w:tcBorders>
              <w:top w:val="single" w:sz="4" w:space="0" w:color="auto"/>
              <w:left w:val="single" w:sz="4" w:space="0" w:color="auto"/>
              <w:bottom w:val="single" w:sz="4" w:space="0" w:color="auto"/>
            </w:tcBorders>
            <w:shd w:val="clear" w:color="auto" w:fill="FFFFFF" w:themeFill="background1"/>
          </w:tcPr>
          <w:p w14:paraId="75766873"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B124FE" w:rsidRPr="000C74E6" w14:paraId="311A0434" w14:textId="77777777" w:rsidTr="00990A19">
        <w:trPr>
          <w:trHeight w:val="144"/>
        </w:trPr>
        <w:tc>
          <w:tcPr>
            <w:tcW w:w="3528" w:type="dxa"/>
            <w:tcBorders>
              <w:top w:val="single" w:sz="4" w:space="0" w:color="auto"/>
              <w:bottom w:val="single" w:sz="4" w:space="0" w:color="auto"/>
              <w:right w:val="single" w:sz="4" w:space="0" w:color="auto"/>
            </w:tcBorders>
            <w:vAlign w:val="bottom"/>
          </w:tcPr>
          <w:p w14:paraId="2DF78E35"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420" w:type="dxa"/>
            <w:tcBorders>
              <w:top w:val="single" w:sz="4" w:space="0" w:color="auto"/>
              <w:left w:val="single" w:sz="4" w:space="0" w:color="auto"/>
              <w:bottom w:val="single" w:sz="4" w:space="0" w:color="auto"/>
              <w:right w:val="single" w:sz="4" w:space="0" w:color="auto"/>
            </w:tcBorders>
            <w:vAlign w:val="bottom"/>
          </w:tcPr>
          <w:p w14:paraId="0D1762D2"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68" w:type="dxa"/>
            <w:tcBorders>
              <w:top w:val="single" w:sz="4" w:space="0" w:color="auto"/>
              <w:left w:val="single" w:sz="4" w:space="0" w:color="auto"/>
              <w:bottom w:val="single" w:sz="4" w:space="0" w:color="auto"/>
            </w:tcBorders>
          </w:tcPr>
          <w:p w14:paraId="5536C46A"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6823EE2E" w14:textId="66405797" w:rsidR="00B124FE" w:rsidRPr="000C74E6" w:rsidRDefault="00B124FE" w:rsidP="003855DB">
      <w:pPr>
        <w:suppressAutoHyphens/>
        <w:spacing w:after="60" w:line="240" w:lineRule="auto"/>
        <w:ind w:left="450"/>
        <w:rPr>
          <w:rFonts w:asciiTheme="minorHAnsi" w:hAnsiTheme="minorHAnsi" w:cstheme="minorHAnsi"/>
          <w:b/>
          <w:sz w:val="20"/>
          <w:szCs w:val="20"/>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8"/>
        <w:gridCol w:w="2840"/>
        <w:gridCol w:w="7578"/>
      </w:tblGrid>
      <w:tr w:rsidR="00B124FE" w:rsidRPr="000C74E6" w14:paraId="0992377F" w14:textId="77777777" w:rsidTr="00990A19">
        <w:trPr>
          <w:trHeight w:val="144"/>
        </w:trPr>
        <w:tc>
          <w:tcPr>
            <w:tcW w:w="11016" w:type="dxa"/>
            <w:gridSpan w:val="3"/>
          </w:tcPr>
          <w:p w14:paraId="36056F79" w14:textId="6E6EF03F" w:rsidR="00B124FE" w:rsidRPr="000C74E6" w:rsidRDefault="00E36A79" w:rsidP="00990A19">
            <w:pPr>
              <w:keepNext/>
              <w:spacing w:after="0" w:line="240" w:lineRule="auto"/>
              <w:jc w:val="both"/>
              <w:rPr>
                <w:rFonts w:asciiTheme="minorHAnsi" w:hAnsiTheme="minorHAnsi" w:cstheme="minorHAnsi"/>
                <w:sz w:val="20"/>
                <w:szCs w:val="20"/>
              </w:rPr>
            </w:pPr>
            <w:r w:rsidRPr="000C74E6">
              <w:rPr>
                <w:rFonts w:asciiTheme="minorHAnsi" w:hAnsiTheme="minorHAnsi" w:cstheme="minorHAnsi"/>
                <w:b/>
                <w:sz w:val="20"/>
                <w:szCs w:val="20"/>
              </w:rPr>
              <w:t>G</w:t>
            </w:r>
            <w:r w:rsidR="00B124FE" w:rsidRPr="000C74E6">
              <w:rPr>
                <w:rFonts w:asciiTheme="minorHAnsi" w:hAnsiTheme="minorHAnsi" w:cstheme="minorHAnsi"/>
                <w:b/>
                <w:sz w:val="20"/>
                <w:szCs w:val="20"/>
              </w:rPr>
              <w:t>. Mandatory Requirements for All Central Domestic Hot Water Systems</w:t>
            </w:r>
          </w:p>
        </w:tc>
      </w:tr>
      <w:tr w:rsidR="00B124FE" w:rsidRPr="000C74E6" w14:paraId="5406B686" w14:textId="77777777" w:rsidTr="00990A19">
        <w:trPr>
          <w:trHeight w:val="144"/>
        </w:trPr>
        <w:tc>
          <w:tcPr>
            <w:tcW w:w="598" w:type="dxa"/>
            <w:vAlign w:val="center"/>
          </w:tcPr>
          <w:p w14:paraId="4967C200" w14:textId="77777777" w:rsidR="00B124FE" w:rsidRPr="000C74E6" w:rsidRDefault="00B124FE" w:rsidP="00990A19">
            <w:pPr>
              <w:keepNext/>
              <w:spacing w:after="0" w:line="240" w:lineRule="auto"/>
              <w:jc w:val="center"/>
              <w:rPr>
                <w:rFonts w:asciiTheme="minorHAnsi" w:hAnsiTheme="minorHAnsi" w:cstheme="minorHAnsi"/>
                <w:sz w:val="20"/>
                <w:szCs w:val="20"/>
              </w:rPr>
            </w:pPr>
            <w:r w:rsidRPr="000C74E6">
              <w:rPr>
                <w:rFonts w:asciiTheme="minorHAnsi" w:hAnsiTheme="minorHAnsi" w:cstheme="minorHAnsi"/>
                <w:sz w:val="20"/>
                <w:szCs w:val="20"/>
              </w:rPr>
              <w:t>01</w:t>
            </w:r>
          </w:p>
        </w:tc>
        <w:tc>
          <w:tcPr>
            <w:tcW w:w="10418" w:type="dxa"/>
            <w:gridSpan w:val="2"/>
          </w:tcPr>
          <w:p w14:paraId="2C8A630D" w14:textId="77777777" w:rsidR="00B124FE" w:rsidRPr="000C74E6" w:rsidRDefault="00B124FE" w:rsidP="00990A19">
            <w:pPr>
              <w:keepNext/>
              <w:autoSpaceDE w:val="0"/>
              <w:autoSpaceDN w:val="0"/>
              <w:adjustRightInd w:val="0"/>
              <w:spacing w:after="0" w:line="240" w:lineRule="auto"/>
              <w:rPr>
                <w:rFonts w:asciiTheme="minorHAnsi" w:hAnsiTheme="minorHAnsi" w:cstheme="minorHAnsi"/>
                <w:sz w:val="20"/>
                <w:szCs w:val="20"/>
              </w:rPr>
            </w:pPr>
            <w:r w:rsidRPr="000C74E6">
              <w:rPr>
                <w:rFonts w:asciiTheme="minorHAnsi" w:hAnsiTheme="minorHAnsi" w:cstheme="minorHAnsi"/>
                <w:bCs/>
                <w:sz w:val="20"/>
                <w:szCs w:val="20"/>
              </w:rPr>
              <w:t xml:space="preserve">On systems that have a total capacity greater than 167,000 Btu/hr, outlets that require higher than service water temperatures as listed in the ASHRAE Handbook </w:t>
            </w:r>
            <w:r w:rsidRPr="000C74E6">
              <w:rPr>
                <w:rFonts w:asciiTheme="minorHAnsi" w:hAnsiTheme="minorHAnsi" w:cstheme="minorHAnsi"/>
                <w:sz w:val="20"/>
                <w:szCs w:val="20"/>
              </w:rPr>
              <w:t>have separate remote heaters, heat exchangers, or boosters to supply the outlet with the higher temperature</w:t>
            </w:r>
            <w:r w:rsidRPr="000C74E6">
              <w:rPr>
                <w:rFonts w:asciiTheme="minorHAnsi" w:hAnsiTheme="minorHAnsi" w:cstheme="minorHAnsi"/>
                <w:bCs/>
                <w:sz w:val="20"/>
                <w:szCs w:val="20"/>
              </w:rPr>
              <w:t>.  (Section 110.3 (c)1)</w:t>
            </w:r>
          </w:p>
        </w:tc>
      </w:tr>
      <w:tr w:rsidR="00B124FE" w:rsidRPr="000C74E6" w14:paraId="74E90A21" w14:textId="77777777" w:rsidTr="00990A19">
        <w:trPr>
          <w:trHeight w:val="144"/>
        </w:trPr>
        <w:tc>
          <w:tcPr>
            <w:tcW w:w="598" w:type="dxa"/>
            <w:vAlign w:val="center"/>
          </w:tcPr>
          <w:p w14:paraId="2095137D" w14:textId="77777777" w:rsidR="00B124FE" w:rsidRPr="000C74E6" w:rsidRDefault="00B124FE" w:rsidP="00990A19">
            <w:pPr>
              <w:keepNext/>
              <w:spacing w:after="0" w:line="240" w:lineRule="auto"/>
              <w:jc w:val="center"/>
              <w:rPr>
                <w:rFonts w:asciiTheme="minorHAnsi" w:hAnsiTheme="minorHAnsi" w:cstheme="minorHAnsi"/>
                <w:sz w:val="20"/>
                <w:szCs w:val="20"/>
              </w:rPr>
            </w:pPr>
            <w:r w:rsidRPr="000C74E6">
              <w:rPr>
                <w:rFonts w:asciiTheme="minorHAnsi" w:hAnsiTheme="minorHAnsi" w:cstheme="minorHAnsi"/>
                <w:sz w:val="20"/>
                <w:szCs w:val="20"/>
              </w:rPr>
              <w:t>02</w:t>
            </w:r>
          </w:p>
        </w:tc>
        <w:tc>
          <w:tcPr>
            <w:tcW w:w="10418" w:type="dxa"/>
            <w:gridSpan w:val="2"/>
          </w:tcPr>
          <w:p w14:paraId="12196FF7" w14:textId="64E3887B" w:rsidR="00B124FE" w:rsidRPr="000C74E6" w:rsidRDefault="00B124FE" w:rsidP="00990A19">
            <w:pPr>
              <w:keepNext/>
              <w:autoSpaceDE w:val="0"/>
              <w:autoSpaceDN w:val="0"/>
              <w:adjustRightInd w:val="0"/>
              <w:spacing w:after="0" w:line="240" w:lineRule="auto"/>
              <w:rPr>
                <w:rFonts w:asciiTheme="minorHAnsi" w:hAnsiTheme="minorHAnsi" w:cstheme="minorHAnsi"/>
                <w:sz w:val="20"/>
                <w:szCs w:val="20"/>
              </w:rPr>
            </w:pPr>
            <w:r w:rsidRPr="000C74E6">
              <w:rPr>
                <w:rFonts w:asciiTheme="minorHAnsi" w:hAnsiTheme="minorHAnsi" w:cstheme="minorHAnsi"/>
                <w:sz w:val="20"/>
                <w:szCs w:val="20"/>
              </w:rPr>
              <w:t>Systems with circulating pumps or with electrical heat trace systems shall be capable of automatically turning off the system.  (Section 110.3(c)</w:t>
            </w:r>
            <w:r w:rsidR="00B16BBE" w:rsidRPr="000C74E6">
              <w:rPr>
                <w:rFonts w:asciiTheme="minorHAnsi" w:hAnsiTheme="minorHAnsi" w:cstheme="minorHAnsi"/>
                <w:sz w:val="20"/>
                <w:szCs w:val="20"/>
              </w:rPr>
              <w:t xml:space="preserve"> </w:t>
            </w:r>
            <w:r w:rsidRPr="000C74E6">
              <w:rPr>
                <w:rFonts w:asciiTheme="minorHAnsi" w:hAnsiTheme="minorHAnsi" w:cstheme="minorHAnsi"/>
                <w:sz w:val="20"/>
                <w:szCs w:val="20"/>
              </w:rPr>
              <w:t>2).</w:t>
            </w:r>
          </w:p>
        </w:tc>
      </w:tr>
      <w:tr w:rsidR="00B124FE" w:rsidRPr="000C74E6" w14:paraId="03F52EA4" w14:textId="77777777" w:rsidTr="00990A19">
        <w:trPr>
          <w:trHeight w:val="144"/>
        </w:trPr>
        <w:tc>
          <w:tcPr>
            <w:tcW w:w="598" w:type="dxa"/>
            <w:vAlign w:val="center"/>
          </w:tcPr>
          <w:p w14:paraId="2B36850F" w14:textId="77777777" w:rsidR="00B124FE" w:rsidRPr="000C74E6" w:rsidRDefault="00B124FE" w:rsidP="00990A19">
            <w:pPr>
              <w:keepNext/>
              <w:spacing w:after="0" w:line="240" w:lineRule="auto"/>
              <w:jc w:val="center"/>
              <w:rPr>
                <w:rFonts w:asciiTheme="minorHAnsi" w:hAnsiTheme="minorHAnsi" w:cstheme="minorHAnsi"/>
                <w:sz w:val="20"/>
                <w:szCs w:val="20"/>
              </w:rPr>
            </w:pPr>
            <w:r w:rsidRPr="000C74E6">
              <w:rPr>
                <w:rFonts w:asciiTheme="minorHAnsi" w:hAnsiTheme="minorHAnsi" w:cstheme="minorHAnsi"/>
                <w:sz w:val="20"/>
                <w:szCs w:val="20"/>
              </w:rPr>
              <w:t>03</w:t>
            </w:r>
          </w:p>
        </w:tc>
        <w:tc>
          <w:tcPr>
            <w:tcW w:w="10418" w:type="dxa"/>
            <w:gridSpan w:val="2"/>
          </w:tcPr>
          <w:p w14:paraId="659B47AB" w14:textId="77777777" w:rsidR="00B124FE" w:rsidRPr="000C74E6" w:rsidRDefault="00B124FE" w:rsidP="00990A19">
            <w:pPr>
              <w:keepNext/>
              <w:spacing w:after="0" w:line="240" w:lineRule="auto"/>
              <w:rPr>
                <w:rFonts w:asciiTheme="minorHAnsi" w:hAnsiTheme="minorHAnsi" w:cstheme="minorHAnsi"/>
                <w:sz w:val="20"/>
                <w:szCs w:val="20"/>
              </w:rPr>
            </w:pPr>
            <w:r w:rsidRPr="000C74E6">
              <w:rPr>
                <w:rFonts w:asciiTheme="minorHAnsi" w:hAnsiTheme="minorHAnsi" w:cstheme="minorHAnsi"/>
                <w:sz w:val="20"/>
                <w:szCs w:val="20"/>
              </w:rPr>
              <w:t>Unfired storage tanks are insulated with:</w:t>
            </w:r>
          </w:p>
          <w:p w14:paraId="1119664E" w14:textId="0139D7A6" w:rsidR="00B124FE" w:rsidRPr="000C74E6" w:rsidRDefault="00B124FE" w:rsidP="00990A19">
            <w:pPr>
              <w:pStyle w:val="ListParagraph"/>
              <w:keepNext/>
              <w:numPr>
                <w:ilvl w:val="0"/>
                <w:numId w:val="25"/>
              </w:numPr>
              <w:spacing w:after="0" w:line="240" w:lineRule="auto"/>
              <w:ind w:left="661" w:hanging="301"/>
              <w:rPr>
                <w:rFonts w:asciiTheme="minorHAnsi" w:hAnsiTheme="minorHAnsi" w:cstheme="minorHAnsi"/>
                <w:sz w:val="20"/>
                <w:szCs w:val="20"/>
              </w:rPr>
            </w:pPr>
            <w:r w:rsidRPr="000C74E6">
              <w:rPr>
                <w:rFonts w:asciiTheme="minorHAnsi" w:hAnsiTheme="minorHAnsi" w:cstheme="minorHAnsi"/>
                <w:sz w:val="20"/>
                <w:szCs w:val="20"/>
              </w:rPr>
              <w:t>External insulation of R-</w:t>
            </w:r>
            <w:r w:rsidR="004F125D" w:rsidRPr="000C74E6">
              <w:rPr>
                <w:rFonts w:asciiTheme="minorHAnsi" w:hAnsiTheme="minorHAnsi" w:cstheme="minorHAnsi"/>
                <w:sz w:val="20"/>
                <w:szCs w:val="20"/>
              </w:rPr>
              <w:t>3.5</w:t>
            </w:r>
            <w:r w:rsidRPr="000C74E6">
              <w:rPr>
                <w:rFonts w:asciiTheme="minorHAnsi" w:hAnsiTheme="minorHAnsi" w:cstheme="minorHAnsi"/>
                <w:sz w:val="20"/>
                <w:szCs w:val="20"/>
              </w:rPr>
              <w:t>, or</w:t>
            </w:r>
          </w:p>
          <w:p w14:paraId="1676897E" w14:textId="77777777" w:rsidR="00B124FE" w:rsidRPr="000C74E6" w:rsidRDefault="00B124FE" w:rsidP="00990A19">
            <w:pPr>
              <w:pStyle w:val="ListParagraph"/>
              <w:keepNext/>
              <w:numPr>
                <w:ilvl w:val="0"/>
                <w:numId w:val="25"/>
              </w:numPr>
              <w:spacing w:after="0" w:line="240" w:lineRule="auto"/>
              <w:ind w:left="661" w:hanging="301"/>
              <w:rPr>
                <w:rFonts w:asciiTheme="minorHAnsi" w:hAnsiTheme="minorHAnsi" w:cstheme="minorHAnsi"/>
                <w:sz w:val="20"/>
                <w:szCs w:val="20"/>
              </w:rPr>
            </w:pPr>
            <w:r w:rsidRPr="000C74E6">
              <w:rPr>
                <w:rFonts w:asciiTheme="minorHAnsi" w:hAnsiTheme="minorHAnsi" w:cstheme="minorHAnsi"/>
                <w:sz w:val="20"/>
                <w:szCs w:val="20"/>
              </w:rPr>
              <w:t>Internal insulation of R-16, or</w:t>
            </w:r>
          </w:p>
          <w:p w14:paraId="5C85615E" w14:textId="77777777" w:rsidR="00B124FE" w:rsidRPr="000C74E6" w:rsidRDefault="00B124FE" w:rsidP="00990A19">
            <w:pPr>
              <w:pStyle w:val="ListParagraph"/>
              <w:keepNext/>
              <w:numPr>
                <w:ilvl w:val="0"/>
                <w:numId w:val="25"/>
              </w:numPr>
              <w:spacing w:after="0" w:line="240" w:lineRule="auto"/>
              <w:ind w:left="661" w:hanging="301"/>
              <w:rPr>
                <w:rFonts w:asciiTheme="minorHAnsi" w:hAnsiTheme="minorHAnsi" w:cstheme="minorHAnsi"/>
                <w:sz w:val="20"/>
                <w:szCs w:val="20"/>
              </w:rPr>
            </w:pPr>
            <w:r w:rsidRPr="000C74E6">
              <w:rPr>
                <w:rFonts w:asciiTheme="minorHAnsi" w:hAnsiTheme="minorHAnsi" w:cstheme="minorHAnsi"/>
                <w:bCs/>
                <w:sz w:val="20"/>
                <w:szCs w:val="20"/>
              </w:rPr>
              <w:t>The heat loss of the tank surface based on an 80</w:t>
            </w:r>
            <w:r w:rsidRPr="000C74E6">
              <w:rPr>
                <w:rFonts w:asciiTheme="minorHAnsi" w:hAnsiTheme="minorHAnsi" w:cstheme="minorHAnsi"/>
                <w:sz w:val="20"/>
                <w:szCs w:val="20"/>
              </w:rPr>
              <w:t>°F</w:t>
            </w:r>
            <w:r w:rsidRPr="000C74E6">
              <w:rPr>
                <w:rFonts w:asciiTheme="minorHAnsi" w:hAnsiTheme="minorHAnsi" w:cstheme="minorHAnsi"/>
                <w:bCs/>
                <w:sz w:val="20"/>
                <w:szCs w:val="20"/>
              </w:rPr>
              <w:t xml:space="preserve"> water-air temperature difference shall be less than 6.5 Btuh/ft</w:t>
            </w:r>
            <w:r w:rsidRPr="000C74E6">
              <w:rPr>
                <w:rFonts w:asciiTheme="minorHAnsi" w:hAnsiTheme="minorHAnsi" w:cstheme="minorHAnsi"/>
                <w:bCs/>
                <w:sz w:val="20"/>
                <w:szCs w:val="20"/>
                <w:vertAlign w:val="superscript"/>
              </w:rPr>
              <w:t>2</w:t>
            </w:r>
            <w:r w:rsidRPr="000C74E6">
              <w:rPr>
                <w:rFonts w:asciiTheme="minorHAnsi" w:hAnsiTheme="minorHAnsi" w:cstheme="minorHAnsi"/>
                <w:bCs/>
                <w:sz w:val="20"/>
                <w:szCs w:val="20"/>
              </w:rPr>
              <w:t xml:space="preserve">. </w:t>
            </w:r>
            <w:r w:rsidRPr="000C74E6">
              <w:rPr>
                <w:rFonts w:asciiTheme="minorHAnsi" w:hAnsiTheme="minorHAnsi" w:cstheme="minorHAnsi"/>
                <w:sz w:val="20"/>
                <w:szCs w:val="20"/>
              </w:rPr>
              <w:t>(Section 110.3(c)3).</w:t>
            </w:r>
          </w:p>
        </w:tc>
      </w:tr>
      <w:tr w:rsidR="00B124FE" w:rsidRPr="000C74E6" w14:paraId="6BACF8F7" w14:textId="77777777" w:rsidTr="00990A19">
        <w:trPr>
          <w:trHeight w:val="144"/>
        </w:trPr>
        <w:tc>
          <w:tcPr>
            <w:tcW w:w="598" w:type="dxa"/>
            <w:vAlign w:val="center"/>
          </w:tcPr>
          <w:p w14:paraId="700AF4BC" w14:textId="77777777" w:rsidR="00B124FE" w:rsidRPr="000C74E6" w:rsidRDefault="00B124FE" w:rsidP="00990A19">
            <w:pPr>
              <w:keepNext/>
              <w:spacing w:after="0" w:line="240" w:lineRule="auto"/>
              <w:jc w:val="center"/>
              <w:rPr>
                <w:rFonts w:asciiTheme="minorHAnsi" w:hAnsiTheme="minorHAnsi" w:cstheme="minorHAnsi"/>
                <w:sz w:val="20"/>
                <w:szCs w:val="20"/>
              </w:rPr>
            </w:pPr>
            <w:r w:rsidRPr="000C74E6">
              <w:rPr>
                <w:rFonts w:asciiTheme="minorHAnsi" w:hAnsiTheme="minorHAnsi" w:cstheme="minorHAnsi"/>
                <w:sz w:val="20"/>
                <w:szCs w:val="20"/>
              </w:rPr>
              <w:t>04</w:t>
            </w:r>
          </w:p>
        </w:tc>
        <w:tc>
          <w:tcPr>
            <w:tcW w:w="10418" w:type="dxa"/>
            <w:gridSpan w:val="2"/>
          </w:tcPr>
          <w:p w14:paraId="6F5BC21C" w14:textId="77777777" w:rsidR="00B124FE" w:rsidRPr="000C74E6" w:rsidRDefault="00B124FE" w:rsidP="00990A19">
            <w:pPr>
              <w:keepNext/>
              <w:autoSpaceDE w:val="0"/>
              <w:autoSpaceDN w:val="0"/>
              <w:adjustRightInd w:val="0"/>
              <w:spacing w:after="0" w:line="240" w:lineRule="auto"/>
              <w:rPr>
                <w:rFonts w:asciiTheme="minorHAnsi" w:hAnsiTheme="minorHAnsi" w:cstheme="minorHAnsi"/>
                <w:bCs/>
                <w:sz w:val="20"/>
                <w:szCs w:val="20"/>
              </w:rPr>
            </w:pPr>
            <w:r w:rsidRPr="000C74E6">
              <w:rPr>
                <w:rFonts w:asciiTheme="minorHAnsi" w:hAnsiTheme="minorHAnsi" w:cstheme="minorHAnsi"/>
                <w:bCs/>
                <w:sz w:val="20"/>
                <w:szCs w:val="20"/>
              </w:rPr>
              <w:t>Recirculation loop shall meet the following requirements:</w:t>
            </w:r>
          </w:p>
          <w:p w14:paraId="2E32A914" w14:textId="7EC2F380" w:rsidR="00B124FE" w:rsidRPr="000C74E6" w:rsidRDefault="00B124FE" w:rsidP="00990A19">
            <w:pPr>
              <w:pStyle w:val="ListParagraph"/>
              <w:keepNext/>
              <w:numPr>
                <w:ilvl w:val="1"/>
                <w:numId w:val="24"/>
              </w:numPr>
              <w:autoSpaceDE w:val="0"/>
              <w:autoSpaceDN w:val="0"/>
              <w:adjustRightInd w:val="0"/>
              <w:spacing w:after="0" w:line="240" w:lineRule="auto"/>
              <w:ind w:left="661" w:hanging="301"/>
              <w:rPr>
                <w:rFonts w:asciiTheme="minorHAnsi" w:hAnsiTheme="minorHAnsi" w:cstheme="minorHAnsi"/>
                <w:bCs/>
                <w:sz w:val="20"/>
                <w:szCs w:val="20"/>
              </w:rPr>
            </w:pPr>
            <w:r w:rsidRPr="000C74E6">
              <w:rPr>
                <w:rFonts w:asciiTheme="minorHAnsi" w:hAnsiTheme="minorHAnsi" w:cstheme="minorHAnsi"/>
                <w:bCs/>
                <w:sz w:val="20"/>
                <w:szCs w:val="20"/>
              </w:rPr>
              <w:t>The recirculation pump is mounted on a vertical section of the return line, OR an automatic air release valve is installed on a riser at least 12 inches in length, on the inlet side of the recirculation pump, no more than 4 feet from the pump. (</w:t>
            </w:r>
            <w:r w:rsidRPr="000C74E6">
              <w:rPr>
                <w:rFonts w:asciiTheme="minorHAnsi" w:hAnsiTheme="minorHAnsi" w:cstheme="minorHAnsi"/>
                <w:sz w:val="20"/>
                <w:szCs w:val="20"/>
              </w:rPr>
              <w:t>Section 110.3(c)</w:t>
            </w:r>
            <w:r w:rsidR="00B16BBE" w:rsidRPr="000C74E6">
              <w:rPr>
                <w:rFonts w:asciiTheme="minorHAnsi" w:hAnsiTheme="minorHAnsi" w:cstheme="minorHAnsi"/>
                <w:sz w:val="20"/>
                <w:szCs w:val="20"/>
              </w:rPr>
              <w:t xml:space="preserve"> </w:t>
            </w:r>
            <w:r w:rsidRPr="000C74E6">
              <w:rPr>
                <w:rFonts w:asciiTheme="minorHAnsi" w:hAnsiTheme="minorHAnsi" w:cstheme="minorHAnsi"/>
                <w:sz w:val="20"/>
                <w:szCs w:val="20"/>
              </w:rPr>
              <w:t>4A).</w:t>
            </w:r>
          </w:p>
          <w:p w14:paraId="688D364F" w14:textId="5C17634E" w:rsidR="00B124FE" w:rsidRPr="000C74E6" w:rsidRDefault="00B124FE" w:rsidP="00990A19">
            <w:pPr>
              <w:pStyle w:val="ListParagraph"/>
              <w:keepNext/>
              <w:numPr>
                <w:ilvl w:val="1"/>
                <w:numId w:val="24"/>
              </w:numPr>
              <w:autoSpaceDE w:val="0"/>
              <w:autoSpaceDN w:val="0"/>
              <w:adjustRightInd w:val="0"/>
              <w:spacing w:after="0" w:line="240" w:lineRule="auto"/>
              <w:ind w:left="661" w:hanging="301"/>
              <w:rPr>
                <w:rFonts w:asciiTheme="minorHAnsi" w:hAnsiTheme="minorHAnsi" w:cstheme="minorHAnsi"/>
                <w:bCs/>
                <w:sz w:val="20"/>
                <w:szCs w:val="20"/>
              </w:rPr>
            </w:pPr>
            <w:r w:rsidRPr="000C74E6">
              <w:rPr>
                <w:rFonts w:asciiTheme="minorHAnsi" w:hAnsiTheme="minorHAnsi" w:cstheme="minorHAnsi"/>
                <w:sz w:val="20"/>
                <w:szCs w:val="20"/>
              </w:rPr>
              <w:t>A check valve is located between the recirculation pump and the water heater. (Section 110.3(c)</w:t>
            </w:r>
            <w:r w:rsidR="00B16BBE" w:rsidRPr="000C74E6">
              <w:rPr>
                <w:rFonts w:asciiTheme="minorHAnsi" w:hAnsiTheme="minorHAnsi" w:cstheme="minorHAnsi"/>
                <w:sz w:val="20"/>
                <w:szCs w:val="20"/>
              </w:rPr>
              <w:t xml:space="preserve"> </w:t>
            </w:r>
            <w:r w:rsidRPr="000C74E6">
              <w:rPr>
                <w:rFonts w:asciiTheme="minorHAnsi" w:hAnsiTheme="minorHAnsi" w:cstheme="minorHAnsi"/>
                <w:sz w:val="20"/>
                <w:szCs w:val="20"/>
              </w:rPr>
              <w:t>4B).</w:t>
            </w:r>
          </w:p>
          <w:p w14:paraId="0C6970EF" w14:textId="21B71503" w:rsidR="00B124FE" w:rsidRPr="000C74E6" w:rsidRDefault="00B124FE" w:rsidP="00990A19">
            <w:pPr>
              <w:pStyle w:val="ListParagraph"/>
              <w:keepNext/>
              <w:numPr>
                <w:ilvl w:val="1"/>
                <w:numId w:val="24"/>
              </w:numPr>
              <w:autoSpaceDE w:val="0"/>
              <w:autoSpaceDN w:val="0"/>
              <w:adjustRightInd w:val="0"/>
              <w:spacing w:after="0" w:line="240" w:lineRule="auto"/>
              <w:ind w:left="661" w:hanging="301"/>
              <w:rPr>
                <w:rFonts w:asciiTheme="minorHAnsi" w:hAnsiTheme="minorHAnsi" w:cstheme="minorHAnsi"/>
                <w:bCs/>
                <w:sz w:val="20"/>
                <w:szCs w:val="20"/>
              </w:rPr>
            </w:pPr>
            <w:r w:rsidRPr="000C74E6">
              <w:rPr>
                <w:rFonts w:asciiTheme="minorHAnsi" w:hAnsiTheme="minorHAnsi" w:cstheme="minorHAnsi"/>
                <w:sz w:val="20"/>
                <w:szCs w:val="20"/>
              </w:rPr>
              <w:t>A hose bib is installed between the pump and the water heating equipment with an isolation valve between the hose bib and the water heating equipment. 110.3(c)</w:t>
            </w:r>
            <w:r w:rsidR="00B16BBE" w:rsidRPr="000C74E6">
              <w:rPr>
                <w:rFonts w:asciiTheme="minorHAnsi" w:hAnsiTheme="minorHAnsi" w:cstheme="minorHAnsi"/>
                <w:sz w:val="20"/>
                <w:szCs w:val="20"/>
              </w:rPr>
              <w:t xml:space="preserve"> </w:t>
            </w:r>
            <w:r w:rsidRPr="000C74E6">
              <w:rPr>
                <w:rFonts w:asciiTheme="minorHAnsi" w:hAnsiTheme="minorHAnsi" w:cstheme="minorHAnsi"/>
                <w:sz w:val="20"/>
                <w:szCs w:val="20"/>
              </w:rPr>
              <w:t>4C).</w:t>
            </w:r>
          </w:p>
          <w:p w14:paraId="441E3A72" w14:textId="77777777" w:rsidR="00B124FE" w:rsidRPr="000C74E6" w:rsidRDefault="00B124FE" w:rsidP="00990A19">
            <w:pPr>
              <w:pStyle w:val="ListParagraph"/>
              <w:keepNext/>
              <w:numPr>
                <w:ilvl w:val="1"/>
                <w:numId w:val="24"/>
              </w:numPr>
              <w:autoSpaceDE w:val="0"/>
              <w:autoSpaceDN w:val="0"/>
              <w:adjustRightInd w:val="0"/>
              <w:spacing w:after="0" w:line="240" w:lineRule="auto"/>
              <w:ind w:left="661" w:hanging="301"/>
              <w:rPr>
                <w:rFonts w:asciiTheme="minorHAnsi" w:hAnsiTheme="minorHAnsi" w:cstheme="minorHAnsi"/>
                <w:bCs/>
                <w:sz w:val="20"/>
                <w:szCs w:val="20"/>
              </w:rPr>
            </w:pPr>
            <w:r w:rsidRPr="000C74E6">
              <w:rPr>
                <w:rFonts w:asciiTheme="minorHAnsi" w:hAnsiTheme="minorHAnsi" w:cstheme="minorHAnsi"/>
                <w:sz w:val="20"/>
                <w:szCs w:val="20"/>
              </w:rPr>
              <w:lastRenderedPageBreak/>
              <w:t>Isolation valves shall be installed on both sides of the pump, of which the item C valve can be one.  110.3(c)4D</w:t>
            </w:r>
          </w:p>
          <w:p w14:paraId="56B4F50A" w14:textId="77777777" w:rsidR="00B124FE" w:rsidRPr="000C74E6" w:rsidRDefault="00B124FE" w:rsidP="00990A19">
            <w:pPr>
              <w:pStyle w:val="ListParagraph"/>
              <w:keepNext/>
              <w:numPr>
                <w:ilvl w:val="1"/>
                <w:numId w:val="24"/>
              </w:numPr>
              <w:autoSpaceDE w:val="0"/>
              <w:autoSpaceDN w:val="0"/>
              <w:adjustRightInd w:val="0"/>
              <w:spacing w:after="0" w:line="240" w:lineRule="auto"/>
              <w:ind w:left="661" w:hanging="301"/>
              <w:rPr>
                <w:rFonts w:asciiTheme="minorHAnsi" w:hAnsiTheme="minorHAnsi" w:cstheme="minorHAnsi"/>
                <w:bCs/>
                <w:sz w:val="20"/>
                <w:szCs w:val="20"/>
              </w:rPr>
            </w:pPr>
            <w:r w:rsidRPr="000C74E6">
              <w:rPr>
                <w:rFonts w:asciiTheme="minorHAnsi" w:hAnsiTheme="minorHAnsi" w:cstheme="minorHAnsi"/>
                <w:sz w:val="20"/>
                <w:szCs w:val="20"/>
              </w:rPr>
              <w:t xml:space="preserve">The cold water piping and the recirculation loop piping shall not be connected to the hot water storage tank drain port. 110.3(c)4E </w:t>
            </w:r>
          </w:p>
          <w:p w14:paraId="098919BC" w14:textId="2E678670" w:rsidR="00B124FE" w:rsidRPr="000C74E6" w:rsidRDefault="00B124FE" w:rsidP="00990A19">
            <w:pPr>
              <w:pStyle w:val="ListParagraph"/>
              <w:keepNext/>
              <w:numPr>
                <w:ilvl w:val="1"/>
                <w:numId w:val="24"/>
              </w:numPr>
              <w:autoSpaceDE w:val="0"/>
              <w:autoSpaceDN w:val="0"/>
              <w:adjustRightInd w:val="0"/>
              <w:spacing w:after="0" w:line="240" w:lineRule="auto"/>
              <w:ind w:left="661" w:hanging="301"/>
              <w:rPr>
                <w:rFonts w:asciiTheme="minorHAnsi" w:hAnsiTheme="minorHAnsi" w:cstheme="minorHAnsi"/>
                <w:bCs/>
                <w:sz w:val="20"/>
                <w:szCs w:val="20"/>
              </w:rPr>
            </w:pPr>
            <w:r w:rsidRPr="000C74E6">
              <w:rPr>
                <w:rFonts w:asciiTheme="minorHAnsi" w:hAnsiTheme="minorHAnsi" w:cstheme="minorHAnsi"/>
                <w:sz w:val="20"/>
                <w:szCs w:val="20"/>
              </w:rPr>
              <w:t>A check valve shall be installed on the cold water supply line between the hot water system and the next closest tee on the cold water supply line. 110.3(c)4F</w:t>
            </w:r>
            <w:r w:rsidRPr="000C74E6">
              <w:rPr>
                <w:rFonts w:asciiTheme="minorHAnsi" w:hAnsiTheme="minorHAnsi" w:cstheme="minorHAnsi"/>
                <w:bCs/>
                <w:sz w:val="20"/>
                <w:szCs w:val="20"/>
              </w:rPr>
              <w:t>.</w:t>
            </w:r>
          </w:p>
        </w:tc>
      </w:tr>
      <w:tr w:rsidR="00B124FE" w:rsidRPr="000C74E6" w14:paraId="4FB1FE90" w14:textId="77777777" w:rsidTr="00990A19">
        <w:trPr>
          <w:trHeight w:val="144"/>
        </w:trPr>
        <w:tc>
          <w:tcPr>
            <w:tcW w:w="598" w:type="dxa"/>
            <w:vAlign w:val="center"/>
          </w:tcPr>
          <w:p w14:paraId="65D81A5B" w14:textId="6E83C09D" w:rsidR="00B124FE" w:rsidRPr="000C74E6" w:rsidRDefault="00B124FE" w:rsidP="00990A19">
            <w:pPr>
              <w:keepNext/>
              <w:spacing w:after="0" w:line="240" w:lineRule="auto"/>
              <w:jc w:val="center"/>
              <w:rPr>
                <w:rFonts w:asciiTheme="minorHAnsi" w:hAnsiTheme="minorHAnsi" w:cstheme="minorHAnsi"/>
                <w:sz w:val="20"/>
                <w:szCs w:val="20"/>
              </w:rPr>
            </w:pPr>
            <w:r w:rsidRPr="000C74E6">
              <w:rPr>
                <w:rFonts w:asciiTheme="minorHAnsi" w:hAnsiTheme="minorHAnsi" w:cstheme="minorHAnsi"/>
                <w:sz w:val="20"/>
                <w:szCs w:val="20"/>
              </w:rPr>
              <w:lastRenderedPageBreak/>
              <w:t>0</w:t>
            </w:r>
            <w:r w:rsidR="00B55378" w:rsidRPr="000C74E6">
              <w:rPr>
                <w:rFonts w:asciiTheme="minorHAnsi" w:hAnsiTheme="minorHAnsi" w:cstheme="minorHAnsi"/>
                <w:sz w:val="20"/>
                <w:szCs w:val="20"/>
              </w:rPr>
              <w:t>5</w:t>
            </w:r>
          </w:p>
        </w:tc>
        <w:tc>
          <w:tcPr>
            <w:tcW w:w="10418" w:type="dxa"/>
            <w:gridSpan w:val="2"/>
          </w:tcPr>
          <w:p w14:paraId="2E78145D" w14:textId="71AA100C" w:rsidR="00B124FE" w:rsidRPr="000C74E6" w:rsidRDefault="00B124FE" w:rsidP="00990A19">
            <w:pPr>
              <w:keepNext/>
              <w:autoSpaceDE w:val="0"/>
              <w:autoSpaceDN w:val="0"/>
              <w:adjustRightInd w:val="0"/>
              <w:spacing w:after="0" w:line="240" w:lineRule="auto"/>
              <w:rPr>
                <w:rFonts w:asciiTheme="minorHAnsi" w:hAnsiTheme="minorHAnsi" w:cstheme="minorHAnsi"/>
                <w:bCs/>
                <w:sz w:val="20"/>
                <w:szCs w:val="20"/>
              </w:rPr>
            </w:pPr>
            <w:r w:rsidRPr="000C74E6">
              <w:rPr>
                <w:rFonts w:asciiTheme="minorHAnsi" w:hAnsiTheme="minorHAnsi" w:cstheme="minorHAnsi"/>
                <w:bCs/>
                <w:sz w:val="20"/>
                <w:szCs w:val="20"/>
              </w:rPr>
              <w:t>Instantaneous water heaters with an input greater than 6.8 kBTU/hr</w:t>
            </w:r>
            <w:r w:rsidR="00C66786" w:rsidRPr="000C74E6">
              <w:rPr>
                <w:rFonts w:asciiTheme="minorHAnsi" w:hAnsiTheme="minorHAnsi" w:cstheme="minorHAnsi"/>
                <w:bCs/>
                <w:sz w:val="20"/>
                <w:szCs w:val="20"/>
              </w:rPr>
              <w:t xml:space="preserve">. </w:t>
            </w:r>
            <w:r w:rsidRPr="000C74E6">
              <w:rPr>
                <w:rFonts w:asciiTheme="minorHAnsi" w:hAnsiTheme="minorHAnsi" w:cstheme="minorHAnsi"/>
                <w:bCs/>
                <w:sz w:val="20"/>
                <w:szCs w:val="20"/>
              </w:rPr>
              <w:t xml:space="preserve"> (2kW) shall have isolation valves on both the cold water supply and the hot water line. (110.3 (c)</w:t>
            </w:r>
            <w:r w:rsidR="00B16BBE" w:rsidRPr="000C74E6">
              <w:rPr>
                <w:rFonts w:asciiTheme="minorHAnsi" w:hAnsiTheme="minorHAnsi" w:cstheme="minorHAnsi"/>
                <w:bCs/>
                <w:sz w:val="20"/>
                <w:szCs w:val="20"/>
              </w:rPr>
              <w:t xml:space="preserve"> </w:t>
            </w:r>
            <w:r w:rsidRPr="000C74E6">
              <w:rPr>
                <w:rFonts w:asciiTheme="minorHAnsi" w:hAnsiTheme="minorHAnsi" w:cstheme="minorHAnsi"/>
                <w:bCs/>
                <w:sz w:val="20"/>
                <w:szCs w:val="20"/>
              </w:rPr>
              <w:t>6).</w:t>
            </w:r>
          </w:p>
        </w:tc>
      </w:tr>
      <w:tr w:rsidR="00B124FE" w:rsidRPr="000C74E6" w14:paraId="0310ED0B" w14:textId="77777777" w:rsidTr="00990A19">
        <w:trPr>
          <w:trHeight w:val="144"/>
        </w:trPr>
        <w:tc>
          <w:tcPr>
            <w:tcW w:w="598" w:type="dxa"/>
            <w:vAlign w:val="center"/>
          </w:tcPr>
          <w:p w14:paraId="7A7FBECA" w14:textId="4F813B53" w:rsidR="00B124FE" w:rsidRPr="000C74E6" w:rsidRDefault="00B124FE" w:rsidP="00990A19">
            <w:pPr>
              <w:keepNext/>
              <w:spacing w:after="0" w:line="240" w:lineRule="auto"/>
              <w:jc w:val="center"/>
              <w:rPr>
                <w:rFonts w:asciiTheme="minorHAnsi" w:hAnsiTheme="minorHAnsi" w:cstheme="minorHAnsi"/>
                <w:sz w:val="20"/>
                <w:szCs w:val="20"/>
              </w:rPr>
            </w:pPr>
            <w:r w:rsidRPr="000C74E6">
              <w:rPr>
                <w:rFonts w:asciiTheme="minorHAnsi" w:hAnsiTheme="minorHAnsi" w:cstheme="minorHAnsi"/>
                <w:sz w:val="20"/>
                <w:szCs w:val="20"/>
              </w:rPr>
              <w:t>0</w:t>
            </w:r>
            <w:r w:rsidR="00B55378" w:rsidRPr="000C74E6">
              <w:rPr>
                <w:rFonts w:asciiTheme="minorHAnsi" w:hAnsiTheme="minorHAnsi" w:cstheme="minorHAnsi"/>
                <w:sz w:val="20"/>
                <w:szCs w:val="20"/>
              </w:rPr>
              <w:t>6</w:t>
            </w:r>
          </w:p>
        </w:tc>
        <w:tc>
          <w:tcPr>
            <w:tcW w:w="10418" w:type="dxa"/>
            <w:gridSpan w:val="2"/>
          </w:tcPr>
          <w:p w14:paraId="101D7DD4" w14:textId="1ACF4A50" w:rsidR="00B124FE" w:rsidRPr="000C74E6" w:rsidRDefault="00B124FE" w:rsidP="00E359D8">
            <w:pPr>
              <w:keepNext/>
              <w:autoSpaceDE w:val="0"/>
              <w:autoSpaceDN w:val="0"/>
              <w:adjustRightInd w:val="0"/>
              <w:spacing w:after="0" w:line="240" w:lineRule="auto"/>
              <w:rPr>
                <w:rFonts w:asciiTheme="minorHAnsi" w:hAnsiTheme="minorHAnsi" w:cstheme="minorHAnsi"/>
                <w:bCs/>
                <w:sz w:val="20"/>
                <w:szCs w:val="20"/>
              </w:rPr>
            </w:pPr>
            <w:r w:rsidRPr="000C74E6">
              <w:rPr>
                <w:rFonts w:asciiTheme="minorHAnsi" w:hAnsiTheme="minorHAnsi" w:cstheme="minorHAnsi"/>
                <w:bCs/>
                <w:sz w:val="20"/>
                <w:szCs w:val="20"/>
              </w:rPr>
              <w:t xml:space="preserve">All sections of the recirculation loop, </w:t>
            </w:r>
            <w:r w:rsidRPr="000C74E6">
              <w:rPr>
                <w:rFonts w:asciiTheme="minorHAnsi" w:hAnsiTheme="minorHAnsi" w:cstheme="minorHAnsi"/>
                <w:sz w:val="20"/>
                <w:szCs w:val="20"/>
              </w:rPr>
              <w:t xml:space="preserve">and the first 5 feet of all branches off the loop </w:t>
            </w:r>
            <w:r w:rsidRPr="000C74E6">
              <w:rPr>
                <w:rFonts w:asciiTheme="minorHAnsi" w:hAnsiTheme="minorHAnsi" w:cstheme="minorHAnsi"/>
                <w:bCs/>
                <w:sz w:val="20"/>
                <w:szCs w:val="20"/>
              </w:rPr>
              <w:t>are insulated, to the thicknesses required by Table 120.3A.  Other hot water piping shall meet the requirements of 150(j) and the installation requirements in</w:t>
            </w:r>
            <w:r w:rsidRPr="000C74E6" w:rsidDel="001D3219">
              <w:rPr>
                <w:rFonts w:asciiTheme="minorHAnsi" w:hAnsiTheme="minorHAnsi" w:cstheme="minorHAnsi"/>
                <w:bCs/>
                <w:sz w:val="20"/>
                <w:szCs w:val="20"/>
              </w:rPr>
              <w:t>, except for the following: (</w:t>
            </w:r>
            <w:r w:rsidRPr="000C74E6">
              <w:rPr>
                <w:rFonts w:asciiTheme="minorHAnsi" w:hAnsiTheme="minorHAnsi" w:cstheme="minorHAnsi"/>
                <w:bCs/>
                <w:sz w:val="20"/>
                <w:szCs w:val="20"/>
              </w:rPr>
              <w:t>RA4.4.1</w:t>
            </w:r>
            <w:r w:rsidRPr="000C74E6" w:rsidDel="001D3219">
              <w:rPr>
                <w:rFonts w:asciiTheme="minorHAnsi" w:hAnsiTheme="minorHAnsi" w:cstheme="minorHAnsi"/>
                <w:bCs/>
                <w:sz w:val="20"/>
                <w:szCs w:val="20"/>
              </w:rPr>
              <w:t>)</w:t>
            </w:r>
            <w:r w:rsidRPr="000C74E6">
              <w:rPr>
                <w:rFonts w:asciiTheme="minorHAnsi" w:hAnsiTheme="minorHAnsi" w:cstheme="minorHAnsi"/>
                <w:bCs/>
                <w:sz w:val="20"/>
                <w:szCs w:val="20"/>
              </w:rPr>
              <w:t xml:space="preserve">. </w:t>
            </w:r>
          </w:p>
          <w:p w14:paraId="4433E8B0" w14:textId="4B2CA8CD" w:rsidR="00B124FE" w:rsidRPr="000C74E6" w:rsidDel="00D13F18" w:rsidRDefault="00B124FE" w:rsidP="001270A4">
            <w:pPr>
              <w:pStyle w:val="ListParagraph"/>
              <w:keepNext/>
              <w:autoSpaceDE w:val="0"/>
              <w:autoSpaceDN w:val="0"/>
              <w:adjustRightInd w:val="0"/>
              <w:spacing w:after="0" w:line="240" w:lineRule="auto"/>
              <w:ind w:left="661"/>
              <w:rPr>
                <w:rFonts w:asciiTheme="minorHAnsi" w:hAnsiTheme="minorHAnsi" w:cstheme="minorHAnsi"/>
                <w:bCs/>
                <w:sz w:val="20"/>
                <w:szCs w:val="20"/>
              </w:rPr>
            </w:pPr>
            <w:r w:rsidRPr="000C74E6">
              <w:rPr>
                <w:rFonts w:asciiTheme="minorHAnsi" w:hAnsiTheme="minorHAnsi" w:cstheme="minorHAnsi"/>
                <w:bCs/>
                <w:sz w:val="20"/>
                <w:szCs w:val="20"/>
              </w:rPr>
              <w:t xml:space="preserve">Piping in walls interior or exterior </w:t>
            </w:r>
            <w:r w:rsidRPr="000C74E6" w:rsidDel="00D13F18">
              <w:rPr>
                <w:rFonts w:asciiTheme="minorHAnsi" w:hAnsiTheme="minorHAnsi" w:cstheme="minorHAnsi"/>
                <w:bCs/>
                <w:sz w:val="20"/>
                <w:szCs w:val="20"/>
              </w:rPr>
              <w:t xml:space="preserve">walls </w:t>
            </w:r>
            <w:r w:rsidRPr="000C74E6">
              <w:rPr>
                <w:rFonts w:asciiTheme="minorHAnsi" w:hAnsiTheme="minorHAnsi" w:cstheme="minorHAnsi"/>
                <w:bCs/>
                <w:sz w:val="20"/>
                <w:szCs w:val="20"/>
              </w:rPr>
              <w:t>that is surrounded on all sides by at least 1 inch</w:t>
            </w:r>
            <w:r w:rsidR="005C068B" w:rsidRPr="000C74E6">
              <w:rPr>
                <w:rFonts w:asciiTheme="minorHAnsi" w:hAnsiTheme="minorHAnsi" w:cstheme="minorHAnsi"/>
                <w:bCs/>
                <w:sz w:val="20"/>
                <w:szCs w:val="20"/>
              </w:rPr>
              <w:t xml:space="preserve"> (2.5 cm)</w:t>
            </w:r>
            <w:r w:rsidRPr="000C74E6">
              <w:rPr>
                <w:rFonts w:asciiTheme="minorHAnsi" w:hAnsiTheme="minorHAnsi" w:cstheme="minorHAnsi"/>
                <w:bCs/>
                <w:sz w:val="20"/>
                <w:szCs w:val="20"/>
              </w:rPr>
              <w:t xml:space="preserve"> of insulation need not be insulated.</w:t>
            </w:r>
          </w:p>
          <w:p w14:paraId="1672703F" w14:textId="77777777" w:rsidR="00B124FE" w:rsidRPr="000C74E6" w:rsidRDefault="00B124FE" w:rsidP="00293A9B">
            <w:pPr>
              <w:pStyle w:val="ListParagraph"/>
              <w:keepNext/>
              <w:numPr>
                <w:ilvl w:val="0"/>
                <w:numId w:val="12"/>
              </w:numPr>
              <w:autoSpaceDE w:val="0"/>
              <w:autoSpaceDN w:val="0"/>
              <w:adjustRightInd w:val="0"/>
              <w:spacing w:after="0" w:line="240" w:lineRule="auto"/>
              <w:ind w:left="661" w:hanging="301"/>
              <w:rPr>
                <w:rFonts w:asciiTheme="minorHAnsi" w:hAnsiTheme="minorHAnsi" w:cstheme="minorHAnsi"/>
                <w:bCs/>
                <w:sz w:val="20"/>
                <w:szCs w:val="20"/>
              </w:rPr>
            </w:pPr>
            <w:r w:rsidRPr="000C74E6" w:rsidDel="00D13F18">
              <w:rPr>
                <w:rFonts w:asciiTheme="minorHAnsi" w:hAnsiTheme="minorHAnsi" w:cstheme="minorHAnsi"/>
                <w:bCs/>
                <w:sz w:val="20"/>
                <w:szCs w:val="20"/>
              </w:rPr>
              <w:t>Piping installed in attics with a minimum of 4 inches (10 cm) of attic insulation on top</w:t>
            </w:r>
          </w:p>
          <w:p w14:paraId="3F48DF3A" w14:textId="77777777" w:rsidR="00B124FE" w:rsidRPr="000C74E6" w:rsidRDefault="00B124FE" w:rsidP="00293A9B">
            <w:pPr>
              <w:pStyle w:val="ListParagraph"/>
              <w:keepNext/>
              <w:numPr>
                <w:ilvl w:val="0"/>
                <w:numId w:val="12"/>
              </w:numPr>
              <w:autoSpaceDE w:val="0"/>
              <w:autoSpaceDN w:val="0"/>
              <w:adjustRightInd w:val="0"/>
              <w:spacing w:after="0" w:line="240" w:lineRule="auto"/>
              <w:ind w:left="661" w:hanging="301"/>
              <w:rPr>
                <w:rFonts w:asciiTheme="minorHAnsi" w:hAnsiTheme="minorHAnsi" w:cstheme="minorHAnsi"/>
                <w:bCs/>
                <w:sz w:val="20"/>
                <w:szCs w:val="20"/>
              </w:rPr>
            </w:pPr>
            <w:r w:rsidRPr="000C74E6">
              <w:rPr>
                <w:rFonts w:asciiTheme="minorHAnsi" w:hAnsiTheme="minorHAnsi" w:cstheme="minorHAnsi"/>
                <w:bCs/>
                <w:sz w:val="20"/>
                <w:szCs w:val="20"/>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p w14:paraId="69A892B4" w14:textId="77777777" w:rsidR="00B124FE" w:rsidRPr="000C74E6" w:rsidRDefault="00B124FE" w:rsidP="00293A9B">
            <w:pPr>
              <w:pStyle w:val="ListParagraph"/>
              <w:keepNext/>
              <w:numPr>
                <w:ilvl w:val="0"/>
                <w:numId w:val="12"/>
              </w:numPr>
              <w:autoSpaceDE w:val="0"/>
              <w:autoSpaceDN w:val="0"/>
              <w:adjustRightInd w:val="0"/>
              <w:spacing w:after="0" w:line="240" w:lineRule="auto"/>
              <w:ind w:left="661" w:hanging="301"/>
              <w:rPr>
                <w:rFonts w:asciiTheme="minorHAnsi" w:hAnsiTheme="minorHAnsi" w:cstheme="minorHAnsi"/>
                <w:bCs/>
                <w:sz w:val="20"/>
                <w:szCs w:val="20"/>
              </w:rPr>
            </w:pPr>
            <w:r w:rsidRPr="000C74E6" w:rsidDel="00D13F18">
              <w:rPr>
                <w:rFonts w:asciiTheme="minorHAnsi" w:hAnsiTheme="minorHAnsi" w:cstheme="minorHAnsi"/>
                <w:sz w:val="20"/>
                <w:szCs w:val="20"/>
              </w:rPr>
              <w:t>Insulation is not required on the cold water line when it is used as the return</w:t>
            </w:r>
          </w:p>
        </w:tc>
      </w:tr>
      <w:tr w:rsidR="00B55378" w:rsidRPr="000C74E6" w14:paraId="197E77F9" w14:textId="77777777" w:rsidTr="00CA5695">
        <w:trPr>
          <w:trHeight w:val="144"/>
        </w:trPr>
        <w:tc>
          <w:tcPr>
            <w:tcW w:w="598" w:type="dxa"/>
            <w:vAlign w:val="center"/>
          </w:tcPr>
          <w:p w14:paraId="23C0D73F" w14:textId="37A9ED53" w:rsidR="00B55378" w:rsidRPr="000C74E6" w:rsidRDefault="00B55378" w:rsidP="00B55378">
            <w:pPr>
              <w:keepNext/>
              <w:spacing w:after="0" w:line="240" w:lineRule="auto"/>
              <w:jc w:val="center"/>
              <w:rPr>
                <w:rFonts w:asciiTheme="minorHAnsi" w:hAnsiTheme="minorHAnsi" w:cstheme="minorHAnsi"/>
                <w:sz w:val="20"/>
                <w:szCs w:val="20"/>
              </w:rPr>
            </w:pPr>
            <w:r w:rsidRPr="000C74E6">
              <w:rPr>
                <w:rFonts w:asciiTheme="minorHAnsi" w:hAnsiTheme="minorHAnsi" w:cstheme="minorHAnsi"/>
                <w:sz w:val="20"/>
                <w:szCs w:val="20"/>
              </w:rPr>
              <w:t>07</w:t>
            </w:r>
          </w:p>
        </w:tc>
        <w:tc>
          <w:tcPr>
            <w:tcW w:w="2840" w:type="dxa"/>
            <w:vAlign w:val="center"/>
          </w:tcPr>
          <w:p w14:paraId="40711255" w14:textId="0B5D35F5" w:rsidR="00B55378" w:rsidRPr="000C74E6" w:rsidRDefault="00B55378" w:rsidP="00B55378">
            <w:pPr>
              <w:keepNext/>
              <w:autoSpaceDE w:val="0"/>
              <w:autoSpaceDN w:val="0"/>
              <w:adjustRightInd w:val="0"/>
              <w:spacing w:after="0" w:line="240" w:lineRule="auto"/>
              <w:rPr>
                <w:rFonts w:asciiTheme="minorHAnsi" w:hAnsiTheme="minorHAnsi" w:cstheme="minorHAnsi"/>
                <w:bCs/>
                <w:sz w:val="20"/>
                <w:szCs w:val="20"/>
              </w:rPr>
            </w:pPr>
            <w:r w:rsidRPr="000C74E6">
              <w:rPr>
                <w:rFonts w:asciiTheme="minorHAnsi" w:hAnsiTheme="minorHAnsi" w:cstheme="minorHAnsi"/>
                <w:sz w:val="20"/>
                <w:szCs w:val="20"/>
              </w:rPr>
              <w:t>Verification Status:</w:t>
            </w:r>
          </w:p>
        </w:tc>
        <w:tc>
          <w:tcPr>
            <w:tcW w:w="7578" w:type="dxa"/>
            <w:vAlign w:val="center"/>
          </w:tcPr>
          <w:p w14:paraId="11EBBAB1" w14:textId="77777777" w:rsidR="00B55378" w:rsidRPr="000C74E6" w:rsidRDefault="00B55378" w:rsidP="00B55378">
            <w:pPr>
              <w:pStyle w:val="ListParagraph"/>
              <w:keepNext/>
              <w:numPr>
                <w:ilvl w:val="0"/>
                <w:numId w:val="16"/>
              </w:numPr>
              <w:tabs>
                <w:tab w:val="left" w:pos="356"/>
              </w:tabs>
              <w:spacing w:after="0" w:line="240" w:lineRule="auto"/>
              <w:rPr>
                <w:rFonts w:asciiTheme="minorHAnsi" w:hAnsiTheme="minorHAnsi" w:cstheme="minorHAnsi"/>
                <w:sz w:val="20"/>
                <w:szCs w:val="20"/>
              </w:rPr>
            </w:pPr>
            <w:r w:rsidRPr="000C74E6">
              <w:rPr>
                <w:rFonts w:asciiTheme="minorHAnsi" w:hAnsiTheme="minorHAnsi" w:cstheme="minorHAnsi"/>
                <w:sz w:val="20"/>
                <w:szCs w:val="20"/>
                <w:u w:val="single"/>
              </w:rPr>
              <w:t>Pass</w:t>
            </w:r>
            <w:r w:rsidRPr="000C74E6">
              <w:rPr>
                <w:rFonts w:asciiTheme="minorHAnsi" w:hAnsiTheme="minorHAnsi" w:cstheme="minorHAnsi"/>
                <w:sz w:val="20"/>
                <w:szCs w:val="20"/>
              </w:rPr>
              <w:t xml:space="preserve"> - all applicable requirements are met; or</w:t>
            </w:r>
          </w:p>
          <w:p w14:paraId="1B65E51B" w14:textId="48433A9F" w:rsidR="00B55378" w:rsidRPr="000C74E6" w:rsidRDefault="00B55378" w:rsidP="00B55378">
            <w:pPr>
              <w:pStyle w:val="ListParagraph"/>
              <w:keepNext/>
              <w:numPr>
                <w:ilvl w:val="0"/>
                <w:numId w:val="16"/>
              </w:numPr>
              <w:tabs>
                <w:tab w:val="left" w:pos="356"/>
              </w:tabs>
              <w:spacing w:after="0" w:line="240" w:lineRule="auto"/>
              <w:rPr>
                <w:rFonts w:asciiTheme="minorHAnsi" w:hAnsiTheme="minorHAnsi" w:cstheme="minorHAnsi"/>
                <w:sz w:val="20"/>
                <w:szCs w:val="20"/>
              </w:rPr>
            </w:pPr>
            <w:r w:rsidRPr="000C74E6">
              <w:rPr>
                <w:rFonts w:asciiTheme="minorHAnsi" w:hAnsiTheme="minorHAnsi" w:cstheme="minorHAnsi"/>
                <w:sz w:val="20"/>
                <w:szCs w:val="20"/>
                <w:u w:val="single"/>
              </w:rPr>
              <w:t>Fail</w:t>
            </w:r>
            <w:r w:rsidRPr="000C74E6">
              <w:rPr>
                <w:rFonts w:asciiTheme="minorHAnsi" w:hAnsiTheme="minorHAnsi" w:cstheme="minorHAnsi"/>
                <w:sz w:val="20"/>
                <w:szCs w:val="20"/>
              </w:rPr>
              <w:t xml:space="preserve"> - one or more applicable requirements are not met. Enter reason for failure in corrections notes field below; or</w:t>
            </w:r>
          </w:p>
          <w:p w14:paraId="380E5923" w14:textId="4CA50B51" w:rsidR="00B55378" w:rsidRPr="000C74E6" w:rsidRDefault="00B55378" w:rsidP="00CA5695">
            <w:pPr>
              <w:pStyle w:val="ListParagraph"/>
              <w:keepNext/>
              <w:numPr>
                <w:ilvl w:val="0"/>
                <w:numId w:val="16"/>
              </w:numPr>
              <w:tabs>
                <w:tab w:val="left" w:pos="356"/>
              </w:tabs>
              <w:spacing w:after="0" w:line="240" w:lineRule="auto"/>
              <w:rPr>
                <w:rFonts w:asciiTheme="minorHAnsi" w:hAnsiTheme="minorHAnsi" w:cstheme="minorHAnsi"/>
                <w:sz w:val="20"/>
                <w:szCs w:val="20"/>
              </w:rPr>
            </w:pPr>
            <w:r w:rsidRPr="000C74E6">
              <w:rPr>
                <w:rFonts w:asciiTheme="minorHAnsi" w:hAnsiTheme="minorHAnsi" w:cstheme="minorHAnsi"/>
                <w:sz w:val="20"/>
                <w:szCs w:val="20"/>
                <w:u w:val="single"/>
              </w:rPr>
              <w:t>All N/A</w:t>
            </w:r>
            <w:r w:rsidRPr="000C74E6">
              <w:rPr>
                <w:rFonts w:asciiTheme="minorHAnsi" w:hAnsiTheme="minorHAnsi" w:cstheme="minorHAnsi"/>
                <w:sz w:val="20"/>
                <w:szCs w:val="20"/>
              </w:rPr>
              <w:t xml:space="preserve"> - This entire table is not applicable</w:t>
            </w:r>
          </w:p>
        </w:tc>
      </w:tr>
      <w:tr w:rsidR="00B55378" w:rsidRPr="000C74E6" w14:paraId="53982323" w14:textId="77777777" w:rsidTr="00CA5695">
        <w:trPr>
          <w:trHeight w:val="144"/>
        </w:trPr>
        <w:tc>
          <w:tcPr>
            <w:tcW w:w="598" w:type="dxa"/>
            <w:vAlign w:val="center"/>
          </w:tcPr>
          <w:p w14:paraId="68538455" w14:textId="0E469C49" w:rsidR="00B55378" w:rsidRPr="000C74E6" w:rsidRDefault="00B55378" w:rsidP="00B55378">
            <w:pPr>
              <w:keepNext/>
              <w:spacing w:after="0" w:line="240" w:lineRule="auto"/>
              <w:jc w:val="center"/>
              <w:rPr>
                <w:rFonts w:asciiTheme="minorHAnsi" w:hAnsiTheme="minorHAnsi" w:cstheme="minorHAnsi"/>
                <w:sz w:val="20"/>
                <w:szCs w:val="20"/>
              </w:rPr>
            </w:pPr>
            <w:r w:rsidRPr="000C74E6">
              <w:rPr>
                <w:rFonts w:asciiTheme="minorHAnsi" w:hAnsiTheme="minorHAnsi" w:cstheme="minorHAnsi"/>
                <w:sz w:val="20"/>
                <w:szCs w:val="20"/>
              </w:rPr>
              <w:t>08</w:t>
            </w:r>
          </w:p>
        </w:tc>
        <w:tc>
          <w:tcPr>
            <w:tcW w:w="10418" w:type="dxa"/>
            <w:gridSpan w:val="2"/>
            <w:vAlign w:val="center"/>
          </w:tcPr>
          <w:p w14:paraId="6708B1C1" w14:textId="0A249307" w:rsidR="00B55378" w:rsidRPr="000C74E6" w:rsidRDefault="00B55378" w:rsidP="00B55378">
            <w:pPr>
              <w:keepNext/>
              <w:autoSpaceDE w:val="0"/>
              <w:autoSpaceDN w:val="0"/>
              <w:adjustRightInd w:val="0"/>
              <w:spacing w:after="0" w:line="240" w:lineRule="auto"/>
              <w:rPr>
                <w:rFonts w:asciiTheme="minorHAnsi" w:hAnsiTheme="minorHAnsi" w:cstheme="minorHAnsi"/>
                <w:bCs/>
                <w:sz w:val="20"/>
                <w:szCs w:val="20"/>
              </w:rPr>
            </w:pPr>
            <w:r w:rsidRPr="000C74E6">
              <w:rPr>
                <w:rFonts w:asciiTheme="minorHAnsi" w:hAnsiTheme="minorHAnsi" w:cstheme="minorHAnsi"/>
                <w:sz w:val="20"/>
                <w:szCs w:val="20"/>
              </w:rPr>
              <w:t xml:space="preserve">Correction Notes: </w:t>
            </w:r>
          </w:p>
        </w:tc>
      </w:tr>
      <w:tr w:rsidR="00B55378" w:rsidRPr="000C74E6" w14:paraId="4B751621" w14:textId="77777777" w:rsidTr="00990A19">
        <w:trPr>
          <w:trHeight w:val="144"/>
        </w:trPr>
        <w:tc>
          <w:tcPr>
            <w:tcW w:w="11016" w:type="dxa"/>
            <w:gridSpan w:val="3"/>
            <w:vAlign w:val="center"/>
          </w:tcPr>
          <w:p w14:paraId="3B6276D1" w14:textId="52D14401" w:rsidR="00B55378" w:rsidRPr="000C74E6" w:rsidRDefault="00B55378" w:rsidP="00B55378">
            <w:pPr>
              <w:keepNext/>
              <w:autoSpaceDE w:val="0"/>
              <w:autoSpaceDN w:val="0"/>
              <w:adjustRightInd w:val="0"/>
              <w:spacing w:after="0" w:line="240" w:lineRule="auto"/>
              <w:rPr>
                <w:rFonts w:asciiTheme="minorHAnsi" w:hAnsiTheme="minorHAnsi" w:cstheme="minorHAnsi"/>
                <w:bCs/>
                <w:sz w:val="20"/>
                <w:szCs w:val="20"/>
              </w:rPr>
            </w:pPr>
            <w:r w:rsidRPr="000C74E6">
              <w:rPr>
                <w:rFonts w:asciiTheme="minorHAnsi" w:hAnsiTheme="minorHAnsi" w:cs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0A1EFDC0" w14:textId="11494FB2" w:rsidR="00CA0F92" w:rsidRPr="000C74E6" w:rsidRDefault="00CA0F92" w:rsidP="00761CA3">
      <w:pPr>
        <w:suppressAutoHyphens/>
        <w:spacing w:after="0" w:line="240" w:lineRule="auto"/>
        <w:ind w:left="446"/>
        <w:rPr>
          <w:rFonts w:asciiTheme="minorHAnsi" w:hAnsiTheme="minorHAnsi" w:cstheme="minorHAnsi"/>
          <w:b/>
          <w:sz w:val="20"/>
          <w:szCs w:val="20"/>
        </w:rPr>
      </w:pPr>
    </w:p>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3"/>
        <w:gridCol w:w="3049"/>
        <w:gridCol w:w="7372"/>
      </w:tblGrid>
      <w:tr w:rsidR="00D44EA5" w:rsidRPr="000C74E6" w14:paraId="0A1EFE25" w14:textId="77777777" w:rsidTr="009F0846">
        <w:trPr>
          <w:trHeight w:val="144"/>
        </w:trPr>
        <w:tc>
          <w:tcPr>
            <w:tcW w:w="14613" w:type="dxa"/>
            <w:gridSpan w:val="3"/>
          </w:tcPr>
          <w:p w14:paraId="4640080F" w14:textId="7520BB7C" w:rsidR="00523417" w:rsidRPr="000C74E6" w:rsidRDefault="00293A9B" w:rsidP="00CE0B8A">
            <w:pPr>
              <w:suppressAutoHyphens/>
              <w:spacing w:after="0" w:line="240" w:lineRule="auto"/>
              <w:rPr>
                <w:rFonts w:asciiTheme="minorHAnsi" w:hAnsiTheme="minorHAnsi" w:cstheme="minorHAnsi"/>
                <w:b/>
                <w:sz w:val="20"/>
                <w:szCs w:val="20"/>
              </w:rPr>
            </w:pPr>
            <w:r w:rsidRPr="000C74E6">
              <w:rPr>
                <w:rFonts w:asciiTheme="minorHAnsi" w:hAnsiTheme="minorHAnsi" w:cstheme="minorHAnsi"/>
                <w:b/>
                <w:sz w:val="20"/>
                <w:szCs w:val="20"/>
              </w:rPr>
              <w:t>H</w:t>
            </w:r>
            <w:r w:rsidR="00D44EA5" w:rsidRPr="000C74E6">
              <w:rPr>
                <w:rFonts w:asciiTheme="minorHAnsi" w:hAnsiTheme="minorHAnsi" w:cstheme="minorHAnsi"/>
                <w:b/>
                <w:sz w:val="20"/>
                <w:szCs w:val="20"/>
              </w:rPr>
              <w:t xml:space="preserve">. </w:t>
            </w:r>
            <w:r w:rsidR="00523417" w:rsidRPr="000C74E6">
              <w:rPr>
                <w:rFonts w:asciiTheme="minorHAnsi" w:hAnsiTheme="minorHAnsi" w:cstheme="minorHAnsi"/>
                <w:b/>
                <w:sz w:val="20"/>
                <w:szCs w:val="20"/>
              </w:rPr>
              <w:t>HERS-Verified Multiple Recirculation Loops for DHW Systems Serving Multiple Dwelling Units Requirements</w:t>
            </w:r>
          </w:p>
          <w:p w14:paraId="0A1EFE24" w14:textId="218209C2" w:rsidR="00BE2570" w:rsidRPr="000C74E6" w:rsidRDefault="00BE2570" w:rsidP="00CE0B8A">
            <w:pPr>
              <w:spacing w:after="0" w:line="240" w:lineRule="auto"/>
              <w:rPr>
                <w:rFonts w:asciiTheme="minorHAnsi" w:hAnsiTheme="minorHAnsi" w:cstheme="minorHAnsi"/>
                <w:b/>
                <w:sz w:val="20"/>
                <w:szCs w:val="20"/>
              </w:rPr>
            </w:pPr>
            <w:r w:rsidRPr="000C74E6">
              <w:rPr>
                <w:rFonts w:asciiTheme="minorHAnsi" w:hAnsiTheme="minorHAnsi" w:cstheme="minorHAnsi"/>
                <w:sz w:val="20"/>
                <w:szCs w:val="20"/>
              </w:rPr>
              <w:t>All distribution systems listed on this form shall comply with these requirements</w:t>
            </w:r>
            <w:r w:rsidR="00523417" w:rsidRPr="000C74E6">
              <w:rPr>
                <w:rFonts w:asciiTheme="minorHAnsi" w:hAnsiTheme="minorHAnsi" w:cstheme="minorHAnsi"/>
                <w:sz w:val="20"/>
                <w:szCs w:val="20"/>
              </w:rPr>
              <w:t>.</w:t>
            </w:r>
          </w:p>
        </w:tc>
      </w:tr>
      <w:tr w:rsidR="00A02EBA" w:rsidRPr="000C74E6" w14:paraId="0A1EFE28" w14:textId="77777777" w:rsidTr="009F0846">
        <w:trPr>
          <w:trHeight w:val="144"/>
        </w:trPr>
        <w:tc>
          <w:tcPr>
            <w:tcW w:w="717" w:type="dxa"/>
            <w:vAlign w:val="center"/>
          </w:tcPr>
          <w:p w14:paraId="0A1EFE26" w14:textId="77777777" w:rsidR="00A02EBA" w:rsidRPr="000C74E6" w:rsidRDefault="003217C3" w:rsidP="000B0681">
            <w:pPr>
              <w:spacing w:after="0" w:line="240" w:lineRule="auto"/>
              <w:jc w:val="center"/>
              <w:rPr>
                <w:rFonts w:asciiTheme="minorHAnsi" w:hAnsiTheme="minorHAnsi" w:cstheme="minorHAnsi"/>
                <w:bCs/>
                <w:sz w:val="20"/>
                <w:szCs w:val="20"/>
              </w:rPr>
            </w:pPr>
            <w:r w:rsidRPr="000C74E6">
              <w:rPr>
                <w:rFonts w:asciiTheme="minorHAnsi" w:hAnsiTheme="minorHAnsi" w:cstheme="minorHAnsi"/>
                <w:bCs/>
                <w:sz w:val="20"/>
                <w:szCs w:val="20"/>
              </w:rPr>
              <w:t>0</w:t>
            </w:r>
            <w:r w:rsidR="00A02EBA" w:rsidRPr="000C74E6">
              <w:rPr>
                <w:rFonts w:asciiTheme="minorHAnsi" w:hAnsiTheme="minorHAnsi" w:cstheme="minorHAnsi"/>
                <w:bCs/>
                <w:sz w:val="20"/>
                <w:szCs w:val="20"/>
              </w:rPr>
              <w:t>1</w:t>
            </w:r>
          </w:p>
        </w:tc>
        <w:tc>
          <w:tcPr>
            <w:tcW w:w="13896" w:type="dxa"/>
            <w:gridSpan w:val="2"/>
            <w:vAlign w:val="center"/>
          </w:tcPr>
          <w:p w14:paraId="0A1EFE27" w14:textId="77777777" w:rsidR="00A02EBA" w:rsidRPr="000C74E6" w:rsidRDefault="00A02EBA" w:rsidP="000B0681">
            <w:pPr>
              <w:spacing w:after="0" w:line="240" w:lineRule="auto"/>
              <w:rPr>
                <w:rFonts w:asciiTheme="minorHAnsi" w:hAnsiTheme="minorHAnsi" w:cstheme="minorHAnsi"/>
                <w:b/>
                <w:sz w:val="20"/>
                <w:szCs w:val="20"/>
              </w:rPr>
            </w:pPr>
            <w:r w:rsidRPr="000C74E6">
              <w:rPr>
                <w:rFonts w:asciiTheme="minorHAnsi" w:hAnsiTheme="minorHAnsi" w:cstheme="minorHAnsi"/>
                <w:sz w:val="20"/>
                <w:szCs w:val="20"/>
              </w:rPr>
              <w:t>All buildings with 8 or more dwelling units have a</w:t>
            </w:r>
            <w:r w:rsidRPr="000C74E6">
              <w:rPr>
                <w:rFonts w:asciiTheme="minorHAnsi" w:hAnsiTheme="minorHAnsi" w:cstheme="minorHAnsi"/>
                <w:b/>
                <w:sz w:val="20"/>
                <w:szCs w:val="20"/>
              </w:rPr>
              <w:t xml:space="preserve"> minimum</w:t>
            </w:r>
            <w:r w:rsidRPr="000C74E6">
              <w:rPr>
                <w:rFonts w:asciiTheme="minorHAnsi" w:hAnsiTheme="minorHAnsi" w:cstheme="minorHAnsi"/>
                <w:sz w:val="20"/>
                <w:szCs w:val="20"/>
              </w:rPr>
              <w:t xml:space="preserve"> </w:t>
            </w:r>
            <w:r w:rsidR="00B2059F" w:rsidRPr="000C74E6">
              <w:rPr>
                <w:rFonts w:asciiTheme="minorHAnsi" w:hAnsiTheme="minorHAnsi" w:cstheme="minorHAnsi"/>
                <w:sz w:val="20"/>
                <w:szCs w:val="20"/>
              </w:rPr>
              <w:t xml:space="preserve">of </w:t>
            </w:r>
            <w:r w:rsidRPr="000C74E6">
              <w:rPr>
                <w:rFonts w:asciiTheme="minorHAnsi" w:hAnsiTheme="minorHAnsi" w:cstheme="minorHAnsi"/>
                <w:sz w:val="20"/>
                <w:szCs w:val="20"/>
              </w:rPr>
              <w:t>2 recirculation loops.</w:t>
            </w:r>
          </w:p>
        </w:tc>
      </w:tr>
      <w:tr w:rsidR="00A02EBA" w:rsidRPr="000C74E6" w14:paraId="0A1EFE2B" w14:textId="77777777" w:rsidTr="009F0846">
        <w:trPr>
          <w:trHeight w:val="144"/>
        </w:trPr>
        <w:tc>
          <w:tcPr>
            <w:tcW w:w="717" w:type="dxa"/>
            <w:vAlign w:val="center"/>
          </w:tcPr>
          <w:p w14:paraId="0A1EFE29" w14:textId="77777777" w:rsidR="00A02EBA" w:rsidRPr="000C74E6" w:rsidRDefault="003217C3" w:rsidP="000B0681">
            <w:pPr>
              <w:spacing w:after="0" w:line="240" w:lineRule="auto"/>
              <w:jc w:val="center"/>
              <w:rPr>
                <w:rFonts w:asciiTheme="minorHAnsi" w:hAnsiTheme="minorHAnsi" w:cstheme="minorHAnsi"/>
                <w:bCs/>
                <w:sz w:val="20"/>
                <w:szCs w:val="20"/>
              </w:rPr>
            </w:pPr>
            <w:r w:rsidRPr="000C74E6">
              <w:rPr>
                <w:rFonts w:asciiTheme="minorHAnsi" w:hAnsiTheme="minorHAnsi" w:cstheme="minorHAnsi"/>
                <w:bCs/>
                <w:sz w:val="20"/>
                <w:szCs w:val="20"/>
              </w:rPr>
              <w:t>0</w:t>
            </w:r>
            <w:r w:rsidR="00A02EBA" w:rsidRPr="000C74E6">
              <w:rPr>
                <w:rFonts w:asciiTheme="minorHAnsi" w:hAnsiTheme="minorHAnsi" w:cstheme="minorHAnsi"/>
                <w:bCs/>
                <w:sz w:val="20"/>
                <w:szCs w:val="20"/>
              </w:rPr>
              <w:t>2</w:t>
            </w:r>
          </w:p>
        </w:tc>
        <w:tc>
          <w:tcPr>
            <w:tcW w:w="13896" w:type="dxa"/>
            <w:gridSpan w:val="2"/>
            <w:vAlign w:val="center"/>
          </w:tcPr>
          <w:p w14:paraId="0A1EFE2A" w14:textId="77777777" w:rsidR="00A02EBA" w:rsidRPr="000C74E6" w:rsidRDefault="00A02EBA" w:rsidP="000B0681">
            <w:pPr>
              <w:spacing w:after="0" w:line="240" w:lineRule="auto"/>
              <w:rPr>
                <w:rFonts w:asciiTheme="minorHAnsi" w:hAnsiTheme="minorHAnsi" w:cstheme="minorHAnsi"/>
                <w:bCs/>
                <w:sz w:val="20"/>
                <w:szCs w:val="20"/>
              </w:rPr>
            </w:pPr>
            <w:r w:rsidRPr="000C74E6">
              <w:rPr>
                <w:rFonts w:asciiTheme="minorHAnsi" w:hAnsiTheme="minorHAnsi" w:cstheme="minorHAnsi"/>
                <w:sz w:val="20"/>
                <w:szCs w:val="20"/>
              </w:rPr>
              <w:t>Each loop roughly serves the same number of dwellings.</w:t>
            </w:r>
          </w:p>
        </w:tc>
      </w:tr>
      <w:tr w:rsidR="008C6FCB" w:rsidRPr="000C74E6" w14:paraId="0A1EFE2F" w14:textId="77777777" w:rsidTr="009440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144"/>
        </w:trPr>
        <w:tc>
          <w:tcPr>
            <w:tcW w:w="717" w:type="dxa"/>
            <w:vAlign w:val="center"/>
          </w:tcPr>
          <w:p w14:paraId="0A1EFE2C" w14:textId="77777777" w:rsidR="008C6FCB" w:rsidRPr="000C74E6" w:rsidRDefault="00B2059F" w:rsidP="000B0681">
            <w:pPr>
              <w:keepNext/>
              <w:spacing w:after="0" w:line="240" w:lineRule="auto"/>
              <w:jc w:val="center"/>
              <w:rPr>
                <w:rFonts w:asciiTheme="minorHAnsi" w:hAnsiTheme="minorHAnsi" w:cstheme="minorHAnsi"/>
                <w:sz w:val="20"/>
                <w:szCs w:val="20"/>
              </w:rPr>
            </w:pPr>
            <w:r w:rsidRPr="000C74E6">
              <w:rPr>
                <w:rFonts w:asciiTheme="minorHAnsi" w:hAnsiTheme="minorHAnsi" w:cstheme="minorHAnsi"/>
                <w:sz w:val="20"/>
                <w:szCs w:val="20"/>
              </w:rPr>
              <w:t>03</w:t>
            </w:r>
          </w:p>
        </w:tc>
        <w:tc>
          <w:tcPr>
            <w:tcW w:w="4032" w:type="dxa"/>
            <w:vAlign w:val="center"/>
          </w:tcPr>
          <w:p w14:paraId="0A1EFE2D" w14:textId="77777777" w:rsidR="008C6FCB" w:rsidRPr="000C74E6" w:rsidRDefault="008C6FCB" w:rsidP="000B0681">
            <w:pPr>
              <w:keepNext/>
              <w:spacing w:after="0" w:line="240" w:lineRule="auto"/>
              <w:rPr>
                <w:rFonts w:asciiTheme="minorHAnsi" w:hAnsiTheme="minorHAnsi" w:cstheme="minorHAnsi"/>
                <w:sz w:val="20"/>
                <w:szCs w:val="20"/>
              </w:rPr>
            </w:pPr>
            <w:r w:rsidRPr="000C74E6">
              <w:rPr>
                <w:rFonts w:asciiTheme="minorHAnsi" w:hAnsiTheme="minorHAnsi" w:cstheme="minorHAnsi"/>
                <w:sz w:val="20"/>
                <w:szCs w:val="20"/>
              </w:rPr>
              <w:t>Verification Status:</w:t>
            </w:r>
          </w:p>
        </w:tc>
        <w:tc>
          <w:tcPr>
            <w:tcW w:w="9864" w:type="dxa"/>
            <w:vAlign w:val="center"/>
          </w:tcPr>
          <w:p w14:paraId="21F415DE" w14:textId="77777777" w:rsidR="00CE0B8A" w:rsidRPr="000C74E6" w:rsidRDefault="00CE0B8A" w:rsidP="00CE0B8A">
            <w:pPr>
              <w:pStyle w:val="ListParagraph"/>
              <w:keepNext/>
              <w:numPr>
                <w:ilvl w:val="0"/>
                <w:numId w:val="21"/>
              </w:numPr>
              <w:tabs>
                <w:tab w:val="left" w:pos="356"/>
              </w:tabs>
              <w:spacing w:after="0" w:line="240" w:lineRule="auto"/>
              <w:rPr>
                <w:rFonts w:asciiTheme="minorHAnsi" w:hAnsiTheme="minorHAnsi" w:cstheme="minorHAnsi"/>
                <w:sz w:val="20"/>
                <w:szCs w:val="20"/>
              </w:rPr>
            </w:pPr>
            <w:r w:rsidRPr="000C74E6">
              <w:rPr>
                <w:rFonts w:asciiTheme="minorHAnsi" w:hAnsiTheme="minorHAnsi" w:cstheme="minorHAnsi"/>
                <w:sz w:val="20"/>
                <w:szCs w:val="20"/>
                <w:u w:val="single"/>
              </w:rPr>
              <w:t>Pass</w:t>
            </w:r>
            <w:r w:rsidRPr="000C74E6">
              <w:rPr>
                <w:rFonts w:asciiTheme="minorHAnsi" w:hAnsiTheme="minorHAnsi" w:cstheme="minorHAnsi"/>
                <w:sz w:val="20"/>
                <w:szCs w:val="20"/>
              </w:rPr>
              <w:t xml:space="preserve"> - all applicable requirements are met; or</w:t>
            </w:r>
          </w:p>
          <w:p w14:paraId="2BF7BA52" w14:textId="77777777" w:rsidR="00CE0B8A" w:rsidRPr="000C74E6" w:rsidRDefault="00CE0B8A" w:rsidP="00CE0B8A">
            <w:pPr>
              <w:pStyle w:val="ListParagraph"/>
              <w:keepNext/>
              <w:numPr>
                <w:ilvl w:val="0"/>
                <w:numId w:val="21"/>
              </w:numPr>
              <w:tabs>
                <w:tab w:val="left" w:pos="356"/>
              </w:tabs>
              <w:spacing w:after="0" w:line="240" w:lineRule="auto"/>
              <w:rPr>
                <w:rFonts w:asciiTheme="minorHAnsi" w:hAnsiTheme="minorHAnsi" w:cstheme="minorHAnsi"/>
                <w:sz w:val="20"/>
                <w:szCs w:val="20"/>
              </w:rPr>
            </w:pPr>
            <w:r w:rsidRPr="000C74E6">
              <w:rPr>
                <w:rFonts w:asciiTheme="minorHAnsi" w:hAnsiTheme="minorHAnsi" w:cstheme="minorHAnsi"/>
                <w:sz w:val="20"/>
                <w:szCs w:val="20"/>
                <w:u w:val="single"/>
              </w:rPr>
              <w:t>Fail</w:t>
            </w:r>
            <w:r w:rsidRPr="000C74E6">
              <w:rPr>
                <w:rFonts w:asciiTheme="minorHAnsi" w:hAnsiTheme="minorHAnsi" w:cstheme="minorHAnsi"/>
                <w:sz w:val="20"/>
                <w:szCs w:val="20"/>
              </w:rPr>
              <w:t xml:space="preserve"> - one or more applicable requirements are not met. Enter reason for failure in corrections notes field below; or</w:t>
            </w:r>
          </w:p>
          <w:p w14:paraId="0A1EFE2E" w14:textId="59B39901" w:rsidR="008C6FCB" w:rsidRPr="000C74E6" w:rsidRDefault="00CE0B8A" w:rsidP="00CE0B8A">
            <w:pPr>
              <w:pStyle w:val="ListParagraph"/>
              <w:keepNext/>
              <w:numPr>
                <w:ilvl w:val="0"/>
                <w:numId w:val="21"/>
              </w:numPr>
              <w:tabs>
                <w:tab w:val="left" w:pos="366"/>
              </w:tabs>
              <w:spacing w:after="0" w:line="240" w:lineRule="auto"/>
              <w:rPr>
                <w:rFonts w:asciiTheme="minorHAnsi" w:hAnsiTheme="minorHAnsi" w:cstheme="minorHAnsi"/>
                <w:sz w:val="20"/>
                <w:szCs w:val="20"/>
              </w:rPr>
            </w:pPr>
            <w:r w:rsidRPr="000C74E6">
              <w:rPr>
                <w:rFonts w:asciiTheme="minorHAnsi" w:hAnsiTheme="minorHAnsi" w:cstheme="minorHAnsi"/>
                <w:sz w:val="20"/>
                <w:szCs w:val="20"/>
                <w:u w:val="single"/>
              </w:rPr>
              <w:t>All N/A</w:t>
            </w:r>
            <w:r w:rsidRPr="000C74E6">
              <w:rPr>
                <w:rFonts w:asciiTheme="minorHAnsi" w:hAnsiTheme="minorHAnsi" w:cstheme="minorHAnsi"/>
                <w:sz w:val="20"/>
                <w:szCs w:val="20"/>
              </w:rPr>
              <w:t xml:space="preserve"> - This entire table is not applicable</w:t>
            </w:r>
          </w:p>
        </w:tc>
      </w:tr>
      <w:tr w:rsidR="00CE0B8A" w:rsidRPr="000C74E6" w14:paraId="0A1EFE33" w14:textId="77777777" w:rsidTr="002A307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144"/>
        </w:trPr>
        <w:tc>
          <w:tcPr>
            <w:tcW w:w="717" w:type="dxa"/>
            <w:vAlign w:val="center"/>
          </w:tcPr>
          <w:p w14:paraId="0A1EFE30" w14:textId="77777777" w:rsidR="00CE0B8A" w:rsidRPr="000C74E6" w:rsidRDefault="00CE0B8A" w:rsidP="000B0681">
            <w:pPr>
              <w:keepNext/>
              <w:spacing w:after="0" w:line="240" w:lineRule="auto"/>
              <w:jc w:val="center"/>
              <w:rPr>
                <w:rFonts w:asciiTheme="minorHAnsi" w:hAnsiTheme="minorHAnsi" w:cstheme="minorHAnsi"/>
                <w:sz w:val="20"/>
                <w:szCs w:val="20"/>
              </w:rPr>
            </w:pPr>
            <w:r w:rsidRPr="000C74E6">
              <w:rPr>
                <w:rFonts w:asciiTheme="minorHAnsi" w:hAnsiTheme="minorHAnsi" w:cstheme="minorHAnsi"/>
                <w:sz w:val="20"/>
                <w:szCs w:val="20"/>
              </w:rPr>
              <w:t>04</w:t>
            </w:r>
          </w:p>
        </w:tc>
        <w:tc>
          <w:tcPr>
            <w:tcW w:w="13896" w:type="dxa"/>
            <w:gridSpan w:val="2"/>
            <w:vAlign w:val="center"/>
          </w:tcPr>
          <w:p w14:paraId="0A1EFE32" w14:textId="42D6B9FD" w:rsidR="00CE0B8A" w:rsidRPr="000C74E6" w:rsidRDefault="00CE0B8A" w:rsidP="000B0681">
            <w:pPr>
              <w:keepNext/>
              <w:spacing w:after="0" w:line="240" w:lineRule="auto"/>
              <w:rPr>
                <w:rFonts w:asciiTheme="minorHAnsi" w:hAnsiTheme="minorHAnsi" w:cstheme="minorHAnsi"/>
                <w:sz w:val="20"/>
                <w:szCs w:val="20"/>
              </w:rPr>
            </w:pPr>
            <w:r w:rsidRPr="000C74E6">
              <w:rPr>
                <w:rFonts w:asciiTheme="minorHAnsi" w:hAnsiTheme="minorHAnsi" w:cstheme="minorHAnsi"/>
                <w:sz w:val="20"/>
                <w:szCs w:val="20"/>
              </w:rPr>
              <w:t xml:space="preserve">Correction Notes: </w:t>
            </w:r>
          </w:p>
        </w:tc>
      </w:tr>
      <w:tr w:rsidR="00A02EBA" w:rsidRPr="000C74E6" w14:paraId="0A1EFE35" w14:textId="77777777" w:rsidTr="009F0846">
        <w:trPr>
          <w:trHeight w:val="144"/>
        </w:trPr>
        <w:tc>
          <w:tcPr>
            <w:tcW w:w="14613" w:type="dxa"/>
            <w:gridSpan w:val="3"/>
            <w:vAlign w:val="center"/>
          </w:tcPr>
          <w:p w14:paraId="0A1EFE34" w14:textId="77777777" w:rsidR="00A02EBA" w:rsidRPr="000C74E6" w:rsidRDefault="00A17372" w:rsidP="000B068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0C74E6">
              <w:rPr>
                <w:rFonts w:asciiTheme="minorHAnsi" w:hAnsiTheme="minorHAnsi" w:cs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0A1EFE36" w14:textId="77777777" w:rsidR="002332EE" w:rsidRPr="000C74E6" w:rsidRDefault="002332EE" w:rsidP="00382877">
      <w:pPr>
        <w:spacing w:after="0"/>
        <w:rPr>
          <w:rFonts w:asciiTheme="minorHAnsi" w:hAnsiTheme="minorHAnsi"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2"/>
        <w:gridCol w:w="10474"/>
      </w:tblGrid>
      <w:tr w:rsidR="00821D80" w:rsidRPr="000C74E6" w14:paraId="0A1EFE39" w14:textId="77777777" w:rsidTr="00944040">
        <w:trPr>
          <w:cantSplit/>
          <w:trHeight w:val="144"/>
        </w:trPr>
        <w:tc>
          <w:tcPr>
            <w:tcW w:w="4999" w:type="pct"/>
            <w:gridSpan w:val="2"/>
            <w:vAlign w:val="center"/>
          </w:tcPr>
          <w:p w14:paraId="0A1EFE37" w14:textId="086E693C" w:rsidR="00821D80" w:rsidRPr="000C74E6" w:rsidRDefault="00293A9B" w:rsidP="000B0681">
            <w:pPr>
              <w:keepNext/>
              <w:spacing w:after="0" w:line="240" w:lineRule="auto"/>
              <w:rPr>
                <w:rFonts w:asciiTheme="minorHAnsi" w:eastAsia="Times New Roman" w:hAnsiTheme="minorHAnsi" w:cstheme="minorHAnsi"/>
                <w:b/>
                <w:sz w:val="20"/>
                <w:szCs w:val="20"/>
              </w:rPr>
            </w:pPr>
            <w:r w:rsidRPr="000C74E6">
              <w:rPr>
                <w:rFonts w:asciiTheme="minorHAnsi" w:eastAsia="Times New Roman" w:hAnsiTheme="minorHAnsi" w:cstheme="minorHAnsi"/>
                <w:b/>
                <w:sz w:val="20"/>
                <w:szCs w:val="20"/>
              </w:rPr>
              <w:t>I</w:t>
            </w:r>
            <w:r w:rsidR="00821D80" w:rsidRPr="000C74E6">
              <w:rPr>
                <w:rFonts w:asciiTheme="minorHAnsi" w:eastAsia="Times New Roman" w:hAnsiTheme="minorHAnsi" w:cstheme="minorHAnsi"/>
                <w:b/>
                <w:sz w:val="20"/>
                <w:szCs w:val="20"/>
              </w:rPr>
              <w:t>. Determination of HERS Verification Compliance</w:t>
            </w:r>
          </w:p>
          <w:p w14:paraId="0A1EFE38" w14:textId="77777777" w:rsidR="00821D80" w:rsidRPr="000C74E6" w:rsidRDefault="00821D80" w:rsidP="000B0681">
            <w:pPr>
              <w:keepNext/>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All applicable sections of this document shall indicate compliance with the specified verification protocol requirements in order for this Certificate of Verification as a whole to be determined to be in compliance.</w:t>
            </w:r>
          </w:p>
        </w:tc>
      </w:tr>
      <w:tr w:rsidR="00821D80" w:rsidRPr="000C74E6" w14:paraId="0A1EFE3C" w14:textId="77777777" w:rsidTr="00944040">
        <w:trPr>
          <w:cantSplit/>
          <w:trHeight w:val="144"/>
        </w:trPr>
        <w:tc>
          <w:tcPr>
            <w:tcW w:w="246" w:type="pct"/>
            <w:vAlign w:val="center"/>
          </w:tcPr>
          <w:p w14:paraId="0A1EFE3A" w14:textId="77777777" w:rsidR="00331E9A" w:rsidRPr="000C74E6" w:rsidRDefault="00821D80" w:rsidP="000B0681">
            <w:pPr>
              <w:keepNext/>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01</w:t>
            </w:r>
          </w:p>
        </w:tc>
        <w:tc>
          <w:tcPr>
            <w:tcW w:w="4754" w:type="pct"/>
            <w:vAlign w:val="center"/>
          </w:tcPr>
          <w:p w14:paraId="0A1EFE3B" w14:textId="77777777" w:rsidR="00821D80" w:rsidRPr="000C74E6" w:rsidRDefault="00821D80" w:rsidP="000B0681">
            <w:pPr>
              <w:keepNext/>
              <w:spacing w:after="0" w:line="240" w:lineRule="auto"/>
              <w:rPr>
                <w:rFonts w:asciiTheme="minorHAnsi" w:eastAsia="Times New Roman" w:hAnsiTheme="minorHAnsi" w:cstheme="minorHAnsi"/>
                <w:sz w:val="20"/>
                <w:szCs w:val="20"/>
              </w:rPr>
            </w:pPr>
          </w:p>
        </w:tc>
      </w:tr>
    </w:tbl>
    <w:p w14:paraId="0A1EFE3D" w14:textId="0BBC5F60" w:rsidR="002932E7" w:rsidRPr="000C74E6" w:rsidRDefault="002932E7" w:rsidP="002332EE">
      <w:pPr>
        <w:rPr>
          <w:rFonts w:asciiTheme="minorHAnsi" w:hAnsiTheme="minorHAnsi" w:cstheme="minorHAnsi"/>
          <w:sz w:val="20"/>
          <w:szCs w:val="20"/>
        </w:rPr>
      </w:pPr>
    </w:p>
    <w:p w14:paraId="54A3A4BD" w14:textId="77777777" w:rsidR="002932E7" w:rsidRPr="000C74E6" w:rsidRDefault="002932E7">
      <w:pPr>
        <w:spacing w:after="0" w:line="240" w:lineRule="auto"/>
        <w:rPr>
          <w:rFonts w:asciiTheme="minorHAnsi" w:hAnsiTheme="minorHAnsi" w:cstheme="minorHAnsi"/>
          <w:sz w:val="20"/>
          <w:szCs w:val="20"/>
        </w:rPr>
      </w:pPr>
      <w:r w:rsidRPr="000C74E6">
        <w:rPr>
          <w:rFonts w:asciiTheme="minorHAnsi" w:hAnsiTheme="minorHAnsi" w:cstheme="minorHAnsi"/>
          <w:sz w:val="20"/>
          <w:szCs w:val="20"/>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458"/>
        <w:gridCol w:w="5492"/>
      </w:tblGrid>
      <w:tr w:rsidR="002932E7" w:rsidRPr="000C74E6" w14:paraId="54F92737" w14:textId="77777777" w:rsidTr="007F12A4">
        <w:trPr>
          <w:trHeight w:val="288"/>
        </w:trPr>
        <w:tc>
          <w:tcPr>
            <w:tcW w:w="10950" w:type="dxa"/>
            <w:gridSpan w:val="2"/>
            <w:tcBorders>
              <w:top w:val="single" w:sz="4" w:space="0" w:color="auto"/>
              <w:left w:val="single" w:sz="4" w:space="0" w:color="auto"/>
              <w:bottom w:val="single" w:sz="4" w:space="0" w:color="auto"/>
              <w:right w:val="single" w:sz="4" w:space="0" w:color="auto"/>
            </w:tcBorders>
            <w:vAlign w:val="center"/>
            <w:hideMark/>
          </w:tcPr>
          <w:p w14:paraId="3C3EEC39" w14:textId="77777777" w:rsidR="002932E7" w:rsidRPr="000C74E6" w:rsidRDefault="002932E7" w:rsidP="002932E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Arial"/>
                <w:b/>
              </w:rPr>
            </w:pPr>
            <w:r w:rsidRPr="000C74E6">
              <w:rPr>
                <w:rFonts w:asciiTheme="minorHAnsi" w:eastAsiaTheme="minorEastAsia" w:hAnsiTheme="minorHAnsi" w:cs="Arial"/>
                <w:b/>
                <w:caps/>
                <w:sz w:val="18"/>
                <w:szCs w:val="18"/>
              </w:rPr>
              <w:lastRenderedPageBreak/>
              <w:t>Documentation Author's Declaration Statement</w:t>
            </w:r>
          </w:p>
        </w:tc>
      </w:tr>
      <w:tr w:rsidR="002932E7" w:rsidRPr="000C74E6" w14:paraId="55654710" w14:textId="77777777" w:rsidTr="007F12A4">
        <w:trPr>
          <w:trHeight w:val="360"/>
        </w:trPr>
        <w:tc>
          <w:tcPr>
            <w:tcW w:w="10950" w:type="dxa"/>
            <w:gridSpan w:val="2"/>
            <w:tcBorders>
              <w:top w:val="single" w:sz="4" w:space="0" w:color="auto"/>
              <w:left w:val="single" w:sz="4" w:space="0" w:color="auto"/>
              <w:bottom w:val="single" w:sz="4" w:space="0" w:color="auto"/>
              <w:right w:val="single" w:sz="4" w:space="0" w:color="auto"/>
            </w:tcBorders>
            <w:vAlign w:val="center"/>
            <w:hideMark/>
          </w:tcPr>
          <w:p w14:paraId="75624105" w14:textId="77777777" w:rsidR="002932E7" w:rsidRPr="000C74E6" w:rsidRDefault="002932E7" w:rsidP="002932E7">
            <w:pPr>
              <w:numPr>
                <w:ilvl w:val="0"/>
                <w:numId w:val="27"/>
              </w:numPr>
              <w:spacing w:after="0" w:line="240" w:lineRule="auto"/>
              <w:ind w:left="271" w:hanging="270"/>
              <w:rPr>
                <w:rFonts w:asciiTheme="minorHAnsi" w:eastAsiaTheme="minorEastAsia" w:hAnsiTheme="minorHAnsi" w:cstheme="minorBidi"/>
                <w:sz w:val="20"/>
                <w:szCs w:val="20"/>
              </w:rPr>
            </w:pPr>
            <w:r w:rsidRPr="000C74E6">
              <w:rPr>
                <w:rFonts w:asciiTheme="minorHAnsi" w:eastAsiaTheme="minorEastAsia" w:hAnsiTheme="minorHAnsi" w:cstheme="minorBidi"/>
                <w:sz w:val="20"/>
                <w:szCs w:val="20"/>
              </w:rPr>
              <w:t>I certify that this Certificate of Verification documentation is accurate and complete.</w:t>
            </w:r>
          </w:p>
        </w:tc>
      </w:tr>
      <w:tr w:rsidR="002932E7" w:rsidRPr="000C74E6" w14:paraId="2F27FD12" w14:textId="77777777" w:rsidTr="007F12A4">
        <w:trPr>
          <w:trHeight w:val="360"/>
        </w:trPr>
        <w:tc>
          <w:tcPr>
            <w:tcW w:w="5434" w:type="dxa"/>
            <w:tcBorders>
              <w:top w:val="single" w:sz="4" w:space="0" w:color="auto"/>
              <w:left w:val="single" w:sz="4" w:space="0" w:color="auto"/>
              <w:bottom w:val="single" w:sz="4" w:space="0" w:color="auto"/>
              <w:right w:val="single" w:sz="4" w:space="0" w:color="auto"/>
            </w:tcBorders>
            <w:hideMark/>
          </w:tcPr>
          <w:p w14:paraId="29642088" w14:textId="77777777" w:rsidR="002932E7" w:rsidRPr="000C74E6" w:rsidRDefault="002932E7" w:rsidP="002932E7">
            <w:pPr>
              <w:spacing w:after="0"/>
              <w:rPr>
                <w:rFonts w:asciiTheme="minorHAnsi" w:eastAsiaTheme="minorEastAsia" w:hAnsiTheme="minorHAnsi" w:cstheme="minorBidi"/>
                <w:sz w:val="14"/>
                <w:szCs w:val="14"/>
              </w:rPr>
            </w:pPr>
            <w:r w:rsidRPr="000C74E6">
              <w:rPr>
                <w:rFonts w:asciiTheme="minorHAnsi" w:eastAsiaTheme="minorEastAsia" w:hAnsiTheme="minorHAnsi" w:cstheme="minorBidi"/>
                <w:sz w:val="14"/>
                <w:szCs w:val="14"/>
              </w:rPr>
              <w:t>Documentation Author Name:</w:t>
            </w:r>
          </w:p>
        </w:tc>
        <w:tc>
          <w:tcPr>
            <w:tcW w:w="5516" w:type="dxa"/>
            <w:tcBorders>
              <w:top w:val="single" w:sz="4" w:space="0" w:color="auto"/>
              <w:left w:val="single" w:sz="4" w:space="0" w:color="auto"/>
              <w:bottom w:val="single" w:sz="4" w:space="0" w:color="auto"/>
              <w:right w:val="single" w:sz="4" w:space="0" w:color="auto"/>
            </w:tcBorders>
            <w:hideMark/>
          </w:tcPr>
          <w:p w14:paraId="0140D495" w14:textId="77777777" w:rsidR="002932E7" w:rsidRPr="000C74E6" w:rsidRDefault="002932E7" w:rsidP="002932E7">
            <w:pPr>
              <w:spacing w:after="0"/>
              <w:rPr>
                <w:rFonts w:asciiTheme="minorHAnsi" w:eastAsiaTheme="minorEastAsia" w:hAnsiTheme="minorHAnsi" w:cstheme="minorBidi"/>
                <w:sz w:val="14"/>
                <w:szCs w:val="14"/>
              </w:rPr>
            </w:pPr>
            <w:r w:rsidRPr="000C74E6">
              <w:rPr>
                <w:rFonts w:asciiTheme="minorHAnsi" w:eastAsiaTheme="minorEastAsia" w:hAnsiTheme="minorHAnsi" w:cstheme="minorBidi"/>
                <w:sz w:val="14"/>
                <w:szCs w:val="14"/>
              </w:rPr>
              <w:t>Documentation Author Signature:</w:t>
            </w:r>
          </w:p>
        </w:tc>
      </w:tr>
      <w:tr w:rsidR="002932E7" w:rsidRPr="000C74E6" w14:paraId="61AC0270" w14:textId="77777777" w:rsidTr="007F12A4">
        <w:trPr>
          <w:trHeight w:val="360"/>
        </w:trPr>
        <w:tc>
          <w:tcPr>
            <w:tcW w:w="5434" w:type="dxa"/>
            <w:tcBorders>
              <w:top w:val="single" w:sz="4" w:space="0" w:color="auto"/>
              <w:left w:val="single" w:sz="4" w:space="0" w:color="auto"/>
              <w:bottom w:val="single" w:sz="4" w:space="0" w:color="auto"/>
              <w:right w:val="single" w:sz="4" w:space="0" w:color="auto"/>
            </w:tcBorders>
            <w:hideMark/>
          </w:tcPr>
          <w:p w14:paraId="2C246413" w14:textId="77777777" w:rsidR="002932E7" w:rsidRPr="000C74E6" w:rsidRDefault="002932E7" w:rsidP="002932E7">
            <w:pPr>
              <w:spacing w:after="0"/>
              <w:rPr>
                <w:rFonts w:asciiTheme="minorHAnsi" w:eastAsiaTheme="minorEastAsia" w:hAnsiTheme="minorHAnsi" w:cstheme="minorBidi"/>
                <w:sz w:val="14"/>
                <w:szCs w:val="14"/>
              </w:rPr>
            </w:pPr>
            <w:r w:rsidRPr="000C74E6">
              <w:rPr>
                <w:rFonts w:asciiTheme="minorHAnsi" w:eastAsiaTheme="minorEastAsia" w:hAnsiTheme="minorHAnsi" w:cstheme="minorBidi"/>
                <w:sz w:val="14"/>
                <w:szCs w:val="14"/>
              </w:rPr>
              <w:t>Company:</w:t>
            </w:r>
          </w:p>
        </w:tc>
        <w:tc>
          <w:tcPr>
            <w:tcW w:w="5516" w:type="dxa"/>
            <w:tcBorders>
              <w:top w:val="single" w:sz="4" w:space="0" w:color="auto"/>
              <w:left w:val="single" w:sz="4" w:space="0" w:color="auto"/>
              <w:bottom w:val="single" w:sz="4" w:space="0" w:color="auto"/>
              <w:right w:val="single" w:sz="4" w:space="0" w:color="auto"/>
            </w:tcBorders>
            <w:hideMark/>
          </w:tcPr>
          <w:p w14:paraId="0B1FE54A" w14:textId="77777777" w:rsidR="002932E7" w:rsidRPr="000C74E6" w:rsidRDefault="002932E7" w:rsidP="002932E7">
            <w:pPr>
              <w:spacing w:after="0"/>
              <w:rPr>
                <w:rFonts w:asciiTheme="minorHAnsi" w:eastAsiaTheme="minorEastAsia" w:hAnsiTheme="minorHAnsi" w:cstheme="minorBidi"/>
                <w:sz w:val="14"/>
                <w:szCs w:val="14"/>
              </w:rPr>
            </w:pPr>
            <w:r w:rsidRPr="000C74E6">
              <w:rPr>
                <w:rFonts w:asciiTheme="minorHAnsi" w:eastAsiaTheme="minorEastAsia" w:hAnsiTheme="minorHAnsi" w:cstheme="minorBidi"/>
                <w:sz w:val="14"/>
                <w:szCs w:val="14"/>
              </w:rPr>
              <w:t>Date Signed:</w:t>
            </w:r>
          </w:p>
        </w:tc>
      </w:tr>
      <w:tr w:rsidR="002932E7" w:rsidRPr="000C74E6" w14:paraId="0F6A0F7F" w14:textId="77777777" w:rsidTr="007F12A4">
        <w:trPr>
          <w:trHeight w:val="360"/>
        </w:trPr>
        <w:tc>
          <w:tcPr>
            <w:tcW w:w="5434" w:type="dxa"/>
            <w:tcBorders>
              <w:top w:val="single" w:sz="4" w:space="0" w:color="auto"/>
              <w:left w:val="single" w:sz="4" w:space="0" w:color="auto"/>
              <w:bottom w:val="single" w:sz="4" w:space="0" w:color="auto"/>
              <w:right w:val="single" w:sz="4" w:space="0" w:color="auto"/>
            </w:tcBorders>
            <w:hideMark/>
          </w:tcPr>
          <w:p w14:paraId="1EE66DE0" w14:textId="77777777" w:rsidR="002932E7" w:rsidRPr="000C74E6" w:rsidRDefault="002932E7" w:rsidP="002932E7">
            <w:pPr>
              <w:spacing w:after="0"/>
              <w:rPr>
                <w:rFonts w:asciiTheme="minorHAnsi" w:eastAsiaTheme="minorEastAsia" w:hAnsiTheme="minorHAnsi" w:cstheme="minorBidi"/>
                <w:sz w:val="14"/>
                <w:szCs w:val="14"/>
              </w:rPr>
            </w:pPr>
            <w:r w:rsidRPr="000C74E6">
              <w:rPr>
                <w:rFonts w:asciiTheme="minorHAnsi" w:eastAsiaTheme="minorEastAsia" w:hAnsiTheme="minorHAnsi" w:cstheme="minorBidi"/>
                <w:sz w:val="14"/>
                <w:szCs w:val="14"/>
              </w:rPr>
              <w:t>Address:</w:t>
            </w:r>
          </w:p>
        </w:tc>
        <w:tc>
          <w:tcPr>
            <w:tcW w:w="5516" w:type="dxa"/>
            <w:tcBorders>
              <w:top w:val="single" w:sz="4" w:space="0" w:color="auto"/>
              <w:left w:val="single" w:sz="4" w:space="0" w:color="auto"/>
              <w:bottom w:val="single" w:sz="4" w:space="0" w:color="auto"/>
              <w:right w:val="single" w:sz="4" w:space="0" w:color="auto"/>
            </w:tcBorders>
            <w:hideMark/>
          </w:tcPr>
          <w:p w14:paraId="0911EAD1" w14:textId="77777777" w:rsidR="002932E7" w:rsidRPr="000C74E6" w:rsidRDefault="002932E7" w:rsidP="002932E7">
            <w:pPr>
              <w:spacing w:after="0"/>
              <w:rPr>
                <w:rFonts w:asciiTheme="minorHAnsi" w:eastAsiaTheme="minorEastAsia" w:hAnsiTheme="minorHAnsi" w:cstheme="minorBidi"/>
                <w:sz w:val="14"/>
                <w:szCs w:val="14"/>
              </w:rPr>
            </w:pPr>
            <w:r w:rsidRPr="000C74E6">
              <w:rPr>
                <w:rFonts w:asciiTheme="minorHAnsi" w:eastAsiaTheme="minorEastAsia" w:hAnsiTheme="minorHAnsi" w:cstheme="minorBidi"/>
                <w:sz w:val="14"/>
                <w:szCs w:val="14"/>
              </w:rPr>
              <w:t>CEA/HERS Certification Information (if applicable):</w:t>
            </w:r>
          </w:p>
        </w:tc>
      </w:tr>
      <w:tr w:rsidR="002932E7" w:rsidRPr="000C74E6" w14:paraId="4B1EAE96" w14:textId="77777777" w:rsidTr="007F12A4">
        <w:trPr>
          <w:trHeight w:val="360"/>
        </w:trPr>
        <w:tc>
          <w:tcPr>
            <w:tcW w:w="5434" w:type="dxa"/>
            <w:tcBorders>
              <w:top w:val="single" w:sz="4" w:space="0" w:color="auto"/>
              <w:left w:val="single" w:sz="4" w:space="0" w:color="auto"/>
              <w:bottom w:val="single" w:sz="4" w:space="0" w:color="auto"/>
              <w:right w:val="single" w:sz="4" w:space="0" w:color="auto"/>
            </w:tcBorders>
            <w:hideMark/>
          </w:tcPr>
          <w:p w14:paraId="72E13E1F" w14:textId="77777777" w:rsidR="002932E7" w:rsidRPr="000C74E6" w:rsidRDefault="002932E7" w:rsidP="002932E7">
            <w:pPr>
              <w:spacing w:after="0"/>
              <w:rPr>
                <w:rFonts w:asciiTheme="minorHAnsi" w:eastAsiaTheme="minorEastAsia" w:hAnsiTheme="minorHAnsi" w:cstheme="minorBidi"/>
                <w:sz w:val="14"/>
                <w:szCs w:val="14"/>
              </w:rPr>
            </w:pPr>
            <w:r w:rsidRPr="000C74E6">
              <w:rPr>
                <w:rFonts w:asciiTheme="minorHAnsi" w:eastAsiaTheme="minorEastAsia" w:hAnsiTheme="minorHAnsi" w:cstheme="minorBidi"/>
                <w:sz w:val="14"/>
                <w:szCs w:val="14"/>
              </w:rPr>
              <w:t>City/State/Zip:</w:t>
            </w:r>
          </w:p>
        </w:tc>
        <w:tc>
          <w:tcPr>
            <w:tcW w:w="5516" w:type="dxa"/>
            <w:tcBorders>
              <w:top w:val="single" w:sz="4" w:space="0" w:color="auto"/>
              <w:left w:val="single" w:sz="4" w:space="0" w:color="auto"/>
              <w:bottom w:val="single" w:sz="4" w:space="0" w:color="auto"/>
              <w:right w:val="single" w:sz="4" w:space="0" w:color="auto"/>
            </w:tcBorders>
            <w:hideMark/>
          </w:tcPr>
          <w:p w14:paraId="461913F0" w14:textId="77777777" w:rsidR="002932E7" w:rsidRPr="000C74E6" w:rsidRDefault="002932E7" w:rsidP="002932E7">
            <w:pPr>
              <w:spacing w:after="0"/>
              <w:rPr>
                <w:rFonts w:asciiTheme="minorHAnsi" w:eastAsiaTheme="minorEastAsia" w:hAnsiTheme="minorHAnsi" w:cstheme="minorBidi"/>
                <w:sz w:val="14"/>
                <w:szCs w:val="14"/>
              </w:rPr>
            </w:pPr>
            <w:r w:rsidRPr="000C74E6">
              <w:rPr>
                <w:rFonts w:asciiTheme="minorHAnsi" w:eastAsiaTheme="minorEastAsia" w:hAnsiTheme="minorHAnsi" w:cstheme="minorBidi"/>
                <w:sz w:val="14"/>
                <w:szCs w:val="14"/>
              </w:rPr>
              <w:t>Phone:</w:t>
            </w:r>
          </w:p>
        </w:tc>
      </w:tr>
      <w:tr w:rsidR="002932E7" w:rsidRPr="000C74E6" w14:paraId="28611726" w14:textId="77777777" w:rsidTr="007F12A4">
        <w:trPr>
          <w:trHeight w:val="296"/>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31C8682" w14:textId="77777777" w:rsidR="002932E7" w:rsidRPr="000C74E6" w:rsidRDefault="002932E7" w:rsidP="002932E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18"/>
                <w:szCs w:val="18"/>
              </w:rPr>
            </w:pPr>
            <w:r w:rsidRPr="000C74E6">
              <w:rPr>
                <w:rFonts w:asciiTheme="minorHAnsi" w:eastAsiaTheme="minorEastAsia" w:hAnsiTheme="minorHAnsi" w:cs="Arial"/>
                <w:b/>
                <w:caps/>
                <w:sz w:val="18"/>
                <w:szCs w:val="18"/>
              </w:rPr>
              <w:t xml:space="preserve">Responsible Person's Declaration statement </w:t>
            </w:r>
          </w:p>
        </w:tc>
      </w:tr>
      <w:tr w:rsidR="002932E7" w:rsidRPr="000C74E6" w14:paraId="5940E12F" w14:textId="77777777" w:rsidTr="007F12A4">
        <w:trPr>
          <w:trHeight w:val="504"/>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FC1D244" w14:textId="77777777" w:rsidR="002932E7" w:rsidRPr="000C74E6" w:rsidRDefault="002932E7" w:rsidP="000C74E6">
            <w:pPr>
              <w:spacing w:after="0" w:line="240" w:lineRule="auto"/>
              <w:rPr>
                <w:rFonts w:asciiTheme="minorHAnsi" w:eastAsiaTheme="minorEastAsia" w:hAnsiTheme="minorHAnsi" w:cstheme="minorBidi"/>
                <w:sz w:val="20"/>
                <w:szCs w:val="20"/>
              </w:rPr>
            </w:pPr>
            <w:r w:rsidRPr="000C74E6">
              <w:rPr>
                <w:rFonts w:asciiTheme="minorHAnsi" w:eastAsiaTheme="minorEastAsia" w:hAnsiTheme="minorHAnsi" w:cstheme="minorBidi"/>
                <w:sz w:val="20"/>
                <w:szCs w:val="20"/>
              </w:rPr>
              <w:t xml:space="preserve">I certify the following under penalty of perjury, under the laws of the State of California: </w:t>
            </w:r>
          </w:p>
          <w:p w14:paraId="39AC3CCA" w14:textId="77777777" w:rsidR="002932E7" w:rsidRPr="000C74E6" w:rsidRDefault="002932E7" w:rsidP="000C74E6">
            <w:pPr>
              <w:numPr>
                <w:ilvl w:val="0"/>
                <w:numId w:val="28"/>
              </w:numPr>
              <w:spacing w:after="0" w:line="240" w:lineRule="auto"/>
              <w:ind w:left="872"/>
              <w:contextualSpacing/>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The information provided on this Certificate of Verification is true and correct.</w:t>
            </w:r>
          </w:p>
          <w:p w14:paraId="1FA4F32B" w14:textId="77777777" w:rsidR="002932E7" w:rsidRPr="000C74E6" w:rsidRDefault="002932E7" w:rsidP="000C74E6">
            <w:pPr>
              <w:numPr>
                <w:ilvl w:val="0"/>
                <w:numId w:val="28"/>
              </w:numPr>
              <w:spacing w:after="0" w:line="240" w:lineRule="auto"/>
              <w:ind w:left="872"/>
              <w:contextualSpacing/>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I am the certified HERS Rater who performed the verification identified and reported on this Certificate of Verification (responsible rater).</w:t>
            </w:r>
          </w:p>
          <w:p w14:paraId="16116DAC" w14:textId="77777777" w:rsidR="002932E7" w:rsidRPr="000C74E6" w:rsidRDefault="002932E7" w:rsidP="000C74E6">
            <w:pPr>
              <w:numPr>
                <w:ilvl w:val="0"/>
                <w:numId w:val="28"/>
              </w:numPr>
              <w:spacing w:after="0" w:line="240" w:lineRule="auto"/>
              <w:ind w:left="872"/>
              <w:contextualSpacing/>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5A92A0A" w14:textId="77777777" w:rsidR="002932E7" w:rsidRPr="000C74E6" w:rsidRDefault="002932E7" w:rsidP="000C74E6">
            <w:pPr>
              <w:numPr>
                <w:ilvl w:val="0"/>
                <w:numId w:val="28"/>
              </w:numPr>
              <w:spacing w:after="0" w:line="240" w:lineRule="auto"/>
              <w:ind w:left="872"/>
              <w:contextualSpacing/>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35BE9135" w14:textId="77777777" w:rsidR="002932E7" w:rsidRPr="000C74E6" w:rsidRDefault="002932E7" w:rsidP="000C74E6">
            <w:pPr>
              <w:numPr>
                <w:ilvl w:val="0"/>
                <w:numId w:val="28"/>
              </w:numPr>
              <w:spacing w:after="0" w:line="240" w:lineRule="auto"/>
              <w:ind w:left="872"/>
              <w:contextualSpacing/>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I understand that a registered copy of this Certificate of Verification shall be posted, or made available with the building permit(s) issued for the building, and made available to the enforcement agency for all applicable inspections, and I will take the necessary steps to ensure this requirement is accomplished. </w:t>
            </w:r>
          </w:p>
          <w:p w14:paraId="6AD57458" w14:textId="77777777" w:rsidR="002932E7" w:rsidRPr="000C74E6" w:rsidRDefault="002932E7" w:rsidP="000C74E6">
            <w:pPr>
              <w:numPr>
                <w:ilvl w:val="0"/>
                <w:numId w:val="28"/>
              </w:numPr>
              <w:spacing w:after="0" w:line="240" w:lineRule="auto"/>
              <w:ind w:left="872"/>
              <w:contextualSpacing/>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I understand that a registered copy of this Certificate of Verification is required to be included with the documentation the builder provides to the building</w:t>
            </w:r>
            <w:bookmarkStart w:id="44" w:name="_Hlk104562088"/>
            <w:bookmarkStart w:id="45" w:name="_Hlk104572805"/>
            <w:r w:rsidRPr="000C74E6">
              <w:rPr>
                <w:rFonts w:asciiTheme="minorHAnsi" w:eastAsia="Times New Roman" w:hAnsiTheme="minorHAnsi" w:cstheme="minorHAnsi"/>
                <w:sz w:val="20"/>
                <w:szCs w:val="20"/>
              </w:rPr>
              <w:t>.</w:t>
            </w:r>
          </w:p>
          <w:bookmarkEnd w:id="44"/>
          <w:bookmarkEnd w:id="45"/>
          <w:p w14:paraId="19DD48DC" w14:textId="77777777" w:rsidR="002932E7" w:rsidRPr="000C74E6" w:rsidRDefault="002932E7" w:rsidP="002932E7">
            <w:pPr>
              <w:contextualSpacing/>
              <w:rPr>
                <w:rFonts w:asciiTheme="minorHAnsi" w:eastAsiaTheme="minorEastAsia" w:hAnsiTheme="minorHAnsi" w:cstheme="minorBidi"/>
                <w:sz w:val="18"/>
                <w:szCs w:val="18"/>
              </w:rPr>
            </w:pPr>
          </w:p>
        </w:tc>
      </w:tr>
      <w:tr w:rsidR="002932E7" w:rsidRPr="000C74E6" w14:paraId="3F82F1D8" w14:textId="77777777" w:rsidTr="007F12A4">
        <w:trPr>
          <w:trHeight w:val="278"/>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90BA9EF" w14:textId="77777777" w:rsidR="002932E7" w:rsidRPr="000C74E6" w:rsidRDefault="002932E7" w:rsidP="002932E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Arial"/>
                <w:b/>
                <w:caps/>
                <w:sz w:val="18"/>
                <w:szCs w:val="18"/>
              </w:rPr>
            </w:pPr>
            <w:r w:rsidRPr="000C74E6">
              <w:rPr>
                <w:rFonts w:asciiTheme="minorHAnsi" w:eastAsiaTheme="minorEastAsia" w:hAnsiTheme="minorHAnsi" w:cs="Arial"/>
                <w:b/>
                <w:caps/>
                <w:sz w:val="18"/>
                <w:szCs w:val="18"/>
              </w:rPr>
              <w:t>BUILDER OR INSTALLER INFORMATION AS SHOWN ON THE CERTIFICATE OF INSTALLATION</w:t>
            </w:r>
          </w:p>
        </w:tc>
      </w:tr>
      <w:tr w:rsidR="002932E7" w:rsidRPr="000C74E6" w14:paraId="06A9BADF" w14:textId="77777777" w:rsidTr="007F12A4">
        <w:trPr>
          <w:trHeight w:val="360"/>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D84B1E7" w14:textId="77777777" w:rsidR="002932E7" w:rsidRPr="000C74E6" w:rsidRDefault="002932E7" w:rsidP="002932E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14"/>
                <w:szCs w:val="14"/>
              </w:rPr>
            </w:pPr>
            <w:r w:rsidRPr="000C74E6">
              <w:rPr>
                <w:rFonts w:asciiTheme="minorHAnsi" w:eastAsiaTheme="minorEastAsia" w:hAnsiTheme="minorHAnsi" w:cstheme="minorBidi"/>
                <w:sz w:val="14"/>
                <w:szCs w:val="14"/>
              </w:rPr>
              <w:t>Company Name (Installing Subcontractor, General Contractor, or Builder/Owner):</w:t>
            </w:r>
          </w:p>
        </w:tc>
      </w:tr>
      <w:tr w:rsidR="002932E7" w:rsidRPr="000C74E6" w14:paraId="29C248A0" w14:textId="77777777" w:rsidTr="007F12A4">
        <w:trPr>
          <w:trHeight w:hRule="exact" w:val="360"/>
        </w:trPr>
        <w:tc>
          <w:tcPr>
            <w:tcW w:w="5475"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872A938" w14:textId="77777777" w:rsidR="002932E7" w:rsidRPr="000C74E6" w:rsidRDefault="002932E7" w:rsidP="002932E7">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14"/>
                <w:szCs w:val="14"/>
              </w:rPr>
            </w:pPr>
            <w:r w:rsidRPr="000C74E6">
              <w:rPr>
                <w:rFonts w:asciiTheme="minorHAnsi" w:eastAsiaTheme="minorEastAsia" w:hAnsiTheme="minorHAnsi" w:cstheme="minorBidi"/>
                <w:sz w:val="14"/>
                <w:szCs w:val="14"/>
              </w:rPr>
              <w:t>Responsible Builder or Installer Name:</w:t>
            </w:r>
          </w:p>
        </w:tc>
        <w:tc>
          <w:tcPr>
            <w:tcW w:w="5475"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1D2A9A1" w14:textId="77777777" w:rsidR="002932E7" w:rsidRPr="000C74E6" w:rsidRDefault="002932E7" w:rsidP="002932E7">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14"/>
                <w:szCs w:val="14"/>
              </w:rPr>
            </w:pPr>
            <w:r w:rsidRPr="000C74E6">
              <w:rPr>
                <w:rFonts w:asciiTheme="minorHAnsi" w:eastAsiaTheme="minorEastAsia" w:hAnsiTheme="minorHAnsi" w:cstheme="minorBidi"/>
                <w:sz w:val="14"/>
                <w:szCs w:val="14"/>
              </w:rPr>
              <w:t>CSLB License:</w:t>
            </w:r>
          </w:p>
        </w:tc>
      </w:tr>
      <w:tr w:rsidR="002932E7" w:rsidRPr="000C74E6" w14:paraId="5E2714F4" w14:textId="77777777" w:rsidTr="007F12A4">
        <w:trPr>
          <w:trHeight w:val="288"/>
        </w:trPr>
        <w:tc>
          <w:tcPr>
            <w:tcW w:w="1095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D68F260" w14:textId="77777777" w:rsidR="002932E7" w:rsidRPr="000C74E6" w:rsidRDefault="002932E7" w:rsidP="002932E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14"/>
                <w:szCs w:val="14"/>
              </w:rPr>
            </w:pPr>
            <w:r w:rsidRPr="000C74E6">
              <w:rPr>
                <w:rFonts w:asciiTheme="minorHAnsi" w:eastAsiaTheme="minorEastAsia" w:hAnsiTheme="minorHAnsi" w:cs="Arial"/>
                <w:b/>
                <w:caps/>
                <w:sz w:val="18"/>
                <w:szCs w:val="18"/>
              </w:rPr>
              <w:t>HERS PROVIDER DATA REGISTRY INFORMATION</w:t>
            </w:r>
          </w:p>
        </w:tc>
      </w:tr>
      <w:tr w:rsidR="002932E7" w:rsidRPr="000C74E6" w14:paraId="08BF3F9A" w14:textId="77777777" w:rsidTr="007F12A4">
        <w:trPr>
          <w:trHeight w:hRule="exact" w:val="360"/>
        </w:trPr>
        <w:tc>
          <w:tcPr>
            <w:tcW w:w="54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C5BCACE" w14:textId="77777777" w:rsidR="002932E7" w:rsidRPr="000C74E6" w:rsidRDefault="002932E7" w:rsidP="002932E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14"/>
                <w:szCs w:val="14"/>
              </w:rPr>
            </w:pPr>
            <w:r w:rsidRPr="000C74E6">
              <w:rPr>
                <w:rFonts w:asciiTheme="minorHAnsi" w:eastAsiaTheme="minorEastAsia" w:hAnsiTheme="minorHAnsi" w:cstheme="minorBidi"/>
                <w:sz w:val="14"/>
                <w:szCs w:val="14"/>
              </w:rPr>
              <w:t>Sample Group Number (if applicable):</w:t>
            </w:r>
          </w:p>
          <w:p w14:paraId="08800579" w14:textId="77777777" w:rsidR="002932E7" w:rsidRPr="000C74E6" w:rsidRDefault="002932E7" w:rsidP="002932E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25EB51F" w14:textId="77777777" w:rsidR="002932E7" w:rsidRPr="000C74E6" w:rsidRDefault="002932E7" w:rsidP="002932E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14"/>
                <w:szCs w:val="14"/>
              </w:rPr>
            </w:pPr>
            <w:r w:rsidRPr="000C74E6">
              <w:rPr>
                <w:rFonts w:asciiTheme="minorHAnsi" w:eastAsiaTheme="minorEastAsia" w:hAnsiTheme="minorHAnsi" w:cstheme="minorBidi"/>
                <w:sz w:val="14"/>
                <w:szCs w:val="14"/>
              </w:rPr>
              <w:t>Dwelling Test Status in Sample Group (if applicable):</w:t>
            </w:r>
          </w:p>
          <w:p w14:paraId="765728A5" w14:textId="77777777" w:rsidR="002932E7" w:rsidRPr="000C74E6" w:rsidRDefault="002932E7" w:rsidP="002932E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14"/>
                <w:szCs w:val="14"/>
              </w:rPr>
            </w:pPr>
          </w:p>
        </w:tc>
      </w:tr>
      <w:tr w:rsidR="002932E7" w:rsidRPr="000C74E6" w14:paraId="55189C83" w14:textId="77777777" w:rsidTr="007F12A4">
        <w:trPr>
          <w:trHeight w:val="288"/>
        </w:trPr>
        <w:tc>
          <w:tcPr>
            <w:tcW w:w="1095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BF79B96" w14:textId="77777777" w:rsidR="002932E7" w:rsidRPr="000C74E6" w:rsidRDefault="002932E7" w:rsidP="002932E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14"/>
                <w:szCs w:val="14"/>
              </w:rPr>
            </w:pPr>
            <w:r w:rsidRPr="000C74E6">
              <w:rPr>
                <w:rFonts w:asciiTheme="minorHAnsi" w:eastAsiaTheme="minorEastAsia" w:hAnsiTheme="minorHAnsi" w:cs="Arial"/>
                <w:b/>
                <w:caps/>
                <w:sz w:val="18"/>
                <w:szCs w:val="18"/>
              </w:rPr>
              <w:t>HERS RATER INFORMATION</w:t>
            </w:r>
          </w:p>
        </w:tc>
      </w:tr>
      <w:tr w:rsidR="002932E7" w:rsidRPr="000C74E6" w14:paraId="2E3151CF" w14:textId="77777777" w:rsidTr="007F12A4">
        <w:trPr>
          <w:trHeight w:val="360"/>
        </w:trPr>
        <w:tc>
          <w:tcPr>
            <w:tcW w:w="1095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C393152" w14:textId="77777777" w:rsidR="002932E7" w:rsidRPr="000C74E6" w:rsidRDefault="002932E7" w:rsidP="002932E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14"/>
                <w:szCs w:val="14"/>
              </w:rPr>
            </w:pPr>
            <w:r w:rsidRPr="000C74E6">
              <w:rPr>
                <w:rFonts w:asciiTheme="minorHAnsi" w:eastAsiaTheme="minorEastAsia" w:hAnsiTheme="minorHAnsi" w:cstheme="minorBidi"/>
                <w:sz w:val="14"/>
                <w:szCs w:val="14"/>
              </w:rPr>
              <w:t>HERS Rater Company Name:</w:t>
            </w:r>
          </w:p>
          <w:p w14:paraId="2925E790" w14:textId="77777777" w:rsidR="002932E7" w:rsidRPr="000C74E6" w:rsidRDefault="002932E7" w:rsidP="002932E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14"/>
                <w:szCs w:val="14"/>
              </w:rPr>
            </w:pPr>
          </w:p>
        </w:tc>
      </w:tr>
      <w:tr w:rsidR="002932E7" w:rsidRPr="000C74E6" w14:paraId="084A5661" w14:textId="77777777" w:rsidTr="007F12A4">
        <w:trPr>
          <w:trHeight w:hRule="exact" w:val="360"/>
        </w:trPr>
        <w:tc>
          <w:tcPr>
            <w:tcW w:w="54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51C4B84" w14:textId="77777777" w:rsidR="002932E7" w:rsidRPr="000C74E6" w:rsidRDefault="002932E7" w:rsidP="002932E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14"/>
                <w:szCs w:val="14"/>
              </w:rPr>
            </w:pPr>
            <w:r w:rsidRPr="000C74E6">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989CE36" w14:textId="77777777" w:rsidR="002932E7" w:rsidRPr="000C74E6" w:rsidRDefault="002932E7" w:rsidP="002932E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rFonts w:asciiTheme="minorHAnsi" w:eastAsiaTheme="minorEastAsia" w:hAnsiTheme="minorHAnsi" w:cstheme="minorBidi"/>
                <w:sz w:val="14"/>
                <w:szCs w:val="14"/>
              </w:rPr>
            </w:pPr>
            <w:r w:rsidRPr="000C74E6">
              <w:rPr>
                <w:rFonts w:asciiTheme="minorHAnsi" w:eastAsiaTheme="minorEastAsia" w:hAnsiTheme="minorHAnsi" w:cstheme="minorBidi"/>
                <w:sz w:val="14"/>
                <w:szCs w:val="14"/>
              </w:rPr>
              <w:t>Responsible Rater Signature:</w:t>
            </w:r>
          </w:p>
          <w:p w14:paraId="56B8BD7D" w14:textId="77777777" w:rsidR="002932E7" w:rsidRPr="000C74E6" w:rsidRDefault="002932E7" w:rsidP="002932E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rFonts w:asciiTheme="minorHAnsi" w:eastAsiaTheme="minorEastAsia" w:hAnsiTheme="minorHAnsi" w:cstheme="minorBidi"/>
                <w:sz w:val="14"/>
                <w:szCs w:val="14"/>
              </w:rPr>
            </w:pPr>
          </w:p>
        </w:tc>
      </w:tr>
      <w:tr w:rsidR="002932E7" w:rsidRPr="000C74E6" w14:paraId="74FF5423" w14:textId="77777777" w:rsidTr="007F12A4">
        <w:trPr>
          <w:trHeight w:hRule="exact" w:val="360"/>
        </w:trPr>
        <w:tc>
          <w:tcPr>
            <w:tcW w:w="54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6E08548" w14:textId="77777777" w:rsidR="002932E7" w:rsidRPr="000C74E6" w:rsidRDefault="002932E7" w:rsidP="002932E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14"/>
                <w:szCs w:val="14"/>
              </w:rPr>
            </w:pPr>
            <w:r w:rsidRPr="000C74E6">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E65DDEC" w14:textId="77777777" w:rsidR="002932E7" w:rsidRPr="000C74E6" w:rsidRDefault="002932E7" w:rsidP="002932E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14"/>
                <w:szCs w:val="14"/>
              </w:rPr>
            </w:pPr>
            <w:r w:rsidRPr="000C74E6">
              <w:rPr>
                <w:rFonts w:asciiTheme="minorHAnsi" w:eastAsiaTheme="minorEastAsia" w:hAnsiTheme="minorHAnsi" w:cstheme="minorBidi"/>
                <w:sz w:val="14"/>
                <w:szCs w:val="14"/>
              </w:rPr>
              <w:t>Date Signed:</w:t>
            </w:r>
          </w:p>
        </w:tc>
      </w:tr>
    </w:tbl>
    <w:p w14:paraId="0A1EFE6E" w14:textId="77777777" w:rsidR="00C65571" w:rsidRPr="000C74E6" w:rsidRDefault="00C65571" w:rsidP="00672F4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20"/>
          <w:szCs w:val="20"/>
        </w:rPr>
        <w:sectPr w:rsidR="00C65571" w:rsidRPr="000C74E6" w:rsidSect="003F2775">
          <w:headerReference w:type="even" r:id="rId12"/>
          <w:headerReference w:type="default" r:id="rId13"/>
          <w:footerReference w:type="default" r:id="rId14"/>
          <w:headerReference w:type="first" r:id="rId15"/>
          <w:pgSz w:w="12240" w:h="15840"/>
          <w:pgMar w:top="720" w:right="720" w:bottom="720" w:left="720" w:header="432" w:footer="432" w:gutter="0"/>
          <w:cols w:space="720"/>
          <w:docGrid w:linePitch="360"/>
        </w:sectPr>
      </w:pPr>
    </w:p>
    <w:p w14:paraId="0A1EFE6F" w14:textId="23EFD778" w:rsidR="000B4BB5" w:rsidRPr="000C74E6" w:rsidRDefault="008852D7" w:rsidP="00382877">
      <w:pPr>
        <w:spacing w:after="60" w:line="240" w:lineRule="auto"/>
        <w:jc w:val="center"/>
        <w:rPr>
          <w:rFonts w:asciiTheme="minorHAnsi" w:hAnsiTheme="minorHAnsi" w:cstheme="minorHAnsi"/>
          <w:b/>
          <w:sz w:val="20"/>
          <w:szCs w:val="20"/>
        </w:rPr>
      </w:pPr>
      <w:r w:rsidRPr="000C74E6">
        <w:rPr>
          <w:rFonts w:asciiTheme="minorHAnsi" w:hAnsiTheme="minorHAnsi" w:cstheme="minorHAnsi"/>
          <w:b/>
          <w:sz w:val="20"/>
          <w:szCs w:val="20"/>
        </w:rPr>
        <w:lastRenderedPageBreak/>
        <w:t>LMCV</w:t>
      </w:r>
      <w:r w:rsidR="000B4BB5" w:rsidRPr="000C74E6">
        <w:rPr>
          <w:rFonts w:asciiTheme="minorHAnsi" w:hAnsiTheme="minorHAnsi" w:cstheme="minorHAnsi"/>
          <w:b/>
          <w:sz w:val="20"/>
          <w:szCs w:val="20"/>
        </w:rPr>
        <w:t>-PLB-21-H</w:t>
      </w:r>
      <w:r w:rsidR="00523417" w:rsidRPr="000C74E6">
        <w:rPr>
          <w:rFonts w:asciiTheme="minorHAnsi" w:hAnsiTheme="minorHAnsi" w:cstheme="minorHAnsi"/>
          <w:b/>
          <w:sz w:val="20"/>
          <w:szCs w:val="20"/>
        </w:rPr>
        <w:t xml:space="preserve"> User Instructions</w:t>
      </w:r>
    </w:p>
    <w:p w14:paraId="7D7B49A7" w14:textId="77777777" w:rsidR="008C1D97" w:rsidRPr="000C74E6" w:rsidRDefault="008C1D97" w:rsidP="008C1D97">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0C74E6">
        <w:rPr>
          <w:rFonts w:asciiTheme="minorHAnsi" w:hAnsiTheme="minorHAnsi" w:cstheme="minorHAnsi"/>
          <w:b/>
          <w:sz w:val="20"/>
          <w:szCs w:val="20"/>
        </w:rPr>
        <w:t>A. General Information</w:t>
      </w:r>
    </w:p>
    <w:p w14:paraId="7DC58FB0" w14:textId="4329EE8F" w:rsidR="008C1D97" w:rsidRPr="000C74E6" w:rsidRDefault="008C1D97" w:rsidP="008C1D97">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0C74E6">
        <w:rPr>
          <w:rFonts w:asciiTheme="minorHAnsi" w:hAnsiTheme="minorHAnsi" w:cstheme="minorHAnsi"/>
          <w:sz w:val="20"/>
          <w:szCs w:val="20"/>
        </w:rPr>
        <w:t xml:space="preserve">This table reports the building location as specified on the Registered </w:t>
      </w:r>
      <w:r w:rsidR="008852D7" w:rsidRPr="000C74E6">
        <w:rPr>
          <w:rFonts w:asciiTheme="minorHAnsi" w:hAnsiTheme="minorHAnsi" w:cstheme="minorHAnsi"/>
          <w:sz w:val="20"/>
          <w:szCs w:val="20"/>
        </w:rPr>
        <w:t>LMCC</w:t>
      </w:r>
      <w:r w:rsidRPr="000C74E6">
        <w:rPr>
          <w:rFonts w:asciiTheme="minorHAnsi" w:hAnsiTheme="minorHAnsi" w:cstheme="minorHAnsi"/>
          <w:sz w:val="20"/>
          <w:szCs w:val="20"/>
        </w:rPr>
        <w:t xml:space="preserve">. </w:t>
      </w:r>
    </w:p>
    <w:p w14:paraId="0D9D6BF9" w14:textId="77777777" w:rsidR="008C1D97" w:rsidRPr="000C74E6" w:rsidRDefault="008C1D97" w:rsidP="00382877">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p>
    <w:p w14:paraId="0A1EFE70" w14:textId="6E3631E7" w:rsidR="000B4BB5" w:rsidRPr="000C74E6" w:rsidRDefault="008C1D97" w:rsidP="00382877">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0C74E6">
        <w:rPr>
          <w:rFonts w:asciiTheme="minorHAnsi" w:hAnsiTheme="minorHAnsi" w:cstheme="minorHAnsi"/>
          <w:b/>
          <w:sz w:val="20"/>
          <w:szCs w:val="20"/>
        </w:rPr>
        <w:t>B</w:t>
      </w:r>
      <w:r w:rsidR="000B4BB5" w:rsidRPr="000C74E6">
        <w:rPr>
          <w:rFonts w:asciiTheme="minorHAnsi" w:hAnsiTheme="minorHAnsi" w:cstheme="minorHAnsi"/>
          <w:b/>
          <w:sz w:val="20"/>
          <w:szCs w:val="20"/>
        </w:rPr>
        <w:t xml:space="preserve">. Design </w:t>
      </w:r>
      <w:r w:rsidRPr="000C74E6">
        <w:rPr>
          <w:rFonts w:asciiTheme="minorHAnsi" w:hAnsiTheme="minorHAnsi" w:cstheme="minorHAnsi"/>
          <w:b/>
          <w:sz w:val="20"/>
          <w:szCs w:val="20"/>
        </w:rPr>
        <w:t xml:space="preserve">HERS Verified </w:t>
      </w:r>
      <w:r w:rsidR="000B4BB5" w:rsidRPr="000C74E6">
        <w:rPr>
          <w:rFonts w:asciiTheme="minorHAnsi" w:hAnsiTheme="minorHAnsi" w:cstheme="minorHAnsi"/>
          <w:b/>
          <w:sz w:val="20"/>
          <w:szCs w:val="20"/>
        </w:rPr>
        <w:t>Central Water Heating Systems Information</w:t>
      </w:r>
    </w:p>
    <w:p w14:paraId="0A1EFE71" w14:textId="5134EFC2" w:rsidR="000B4BB5" w:rsidRPr="000C74E6" w:rsidRDefault="000B4BB5" w:rsidP="000B4BB5">
      <w:pPr>
        <w:keepNext/>
        <w:spacing w:after="0" w:line="240" w:lineRule="auto"/>
        <w:rPr>
          <w:rFonts w:asciiTheme="minorHAnsi" w:hAnsiTheme="minorHAnsi" w:cstheme="minorHAnsi"/>
          <w:sz w:val="20"/>
          <w:szCs w:val="20"/>
        </w:rPr>
      </w:pPr>
      <w:bookmarkStart w:id="46" w:name="_Hlk97747075"/>
      <w:r w:rsidRPr="000C74E6">
        <w:rPr>
          <w:rFonts w:asciiTheme="minorHAnsi" w:hAnsiTheme="minorHAnsi" w:cstheme="minorHAnsi"/>
          <w:sz w:val="20"/>
          <w:szCs w:val="20"/>
        </w:rPr>
        <w:t xml:space="preserve">This table reports </w:t>
      </w:r>
      <w:r w:rsidR="00F77C09" w:rsidRPr="000C74E6">
        <w:rPr>
          <w:rFonts w:asciiTheme="minorHAnsi" w:hAnsiTheme="minorHAnsi" w:cstheme="minorHAnsi"/>
          <w:sz w:val="20"/>
          <w:szCs w:val="20"/>
        </w:rPr>
        <w:t xml:space="preserve">features of </w:t>
      </w:r>
      <w:r w:rsidRPr="000C74E6">
        <w:rPr>
          <w:rFonts w:asciiTheme="minorHAnsi" w:hAnsiTheme="minorHAnsi" w:cstheme="minorHAnsi"/>
          <w:sz w:val="20"/>
          <w:szCs w:val="20"/>
        </w:rPr>
        <w:t xml:space="preserve">the water heating system </w:t>
      </w:r>
      <w:r w:rsidR="00F77C09" w:rsidRPr="000C74E6">
        <w:rPr>
          <w:rFonts w:asciiTheme="minorHAnsi" w:hAnsiTheme="minorHAnsi" w:cstheme="minorHAnsi"/>
          <w:sz w:val="20"/>
          <w:szCs w:val="20"/>
        </w:rPr>
        <w:t>other than HPWH system</w:t>
      </w:r>
      <w:r w:rsidRPr="000C74E6">
        <w:rPr>
          <w:rFonts w:asciiTheme="minorHAnsi" w:hAnsiTheme="minorHAnsi" w:cstheme="minorHAnsi"/>
          <w:sz w:val="20"/>
          <w:szCs w:val="20"/>
        </w:rPr>
        <w:t xml:space="preserve"> that were specified on the registered </w:t>
      </w:r>
      <w:r w:rsidR="008852D7" w:rsidRPr="000C74E6">
        <w:rPr>
          <w:rFonts w:asciiTheme="minorHAnsi" w:hAnsiTheme="minorHAnsi" w:cstheme="minorHAnsi"/>
          <w:sz w:val="20"/>
          <w:szCs w:val="20"/>
        </w:rPr>
        <w:t>LMCC</w:t>
      </w:r>
      <w:r w:rsidRPr="000C74E6">
        <w:rPr>
          <w:rFonts w:asciiTheme="minorHAnsi" w:hAnsiTheme="minorHAnsi" w:cstheme="minorHAnsi"/>
          <w:sz w:val="20"/>
          <w:szCs w:val="20"/>
        </w:rPr>
        <w:t xml:space="preserve"> compliance document for this project.    For information only and requires no user input.</w:t>
      </w:r>
    </w:p>
    <w:bookmarkEnd w:id="46"/>
    <w:p w14:paraId="0CB177E7" w14:textId="77777777" w:rsidR="0048734D" w:rsidRPr="000C74E6" w:rsidRDefault="0048734D" w:rsidP="000B4BB5">
      <w:pPr>
        <w:keepNext/>
        <w:spacing w:after="0" w:line="240" w:lineRule="auto"/>
        <w:rPr>
          <w:rFonts w:asciiTheme="minorHAnsi" w:hAnsiTheme="minorHAnsi" w:cstheme="minorHAnsi"/>
          <w:sz w:val="20"/>
          <w:szCs w:val="20"/>
        </w:rPr>
      </w:pPr>
    </w:p>
    <w:p w14:paraId="38A5E88D" w14:textId="1BAF2AF5" w:rsidR="0048734D" w:rsidRPr="000C74E6" w:rsidRDefault="0048734D" w:rsidP="000B4BB5">
      <w:pPr>
        <w:keepNext/>
        <w:spacing w:after="0" w:line="240" w:lineRule="auto"/>
        <w:rPr>
          <w:rFonts w:asciiTheme="minorHAnsi" w:hAnsiTheme="minorHAnsi" w:cstheme="minorHAnsi"/>
          <w:b/>
          <w:bCs/>
          <w:sz w:val="20"/>
          <w:szCs w:val="20"/>
        </w:rPr>
      </w:pPr>
      <w:r w:rsidRPr="000C74E6">
        <w:rPr>
          <w:rFonts w:asciiTheme="minorHAnsi" w:hAnsiTheme="minorHAnsi" w:cstheme="minorHAnsi"/>
          <w:b/>
          <w:bCs/>
          <w:sz w:val="20"/>
          <w:szCs w:val="20"/>
        </w:rPr>
        <w:t>B2. Design HERS Verified CHPWH System Information</w:t>
      </w:r>
    </w:p>
    <w:p w14:paraId="0A1EFE72" w14:textId="3B65D1B1" w:rsidR="000B4BB5" w:rsidRPr="000C74E6" w:rsidRDefault="00C30A73" w:rsidP="000B4BB5">
      <w:pPr>
        <w:keepNext/>
        <w:spacing w:after="0" w:line="240" w:lineRule="auto"/>
        <w:rPr>
          <w:rFonts w:asciiTheme="minorHAnsi" w:hAnsiTheme="minorHAnsi" w:cstheme="minorHAnsi"/>
          <w:sz w:val="20"/>
          <w:szCs w:val="20"/>
        </w:rPr>
      </w:pPr>
      <w:r w:rsidRPr="000C74E6">
        <w:rPr>
          <w:rFonts w:cstheme="minorHAnsi"/>
          <w:sz w:val="20"/>
          <w:szCs w:val="20"/>
        </w:rPr>
        <w:t>This table reports the water heating systems specified on the registered LMCC compliance document for this project.</w:t>
      </w:r>
    </w:p>
    <w:p w14:paraId="0A1EFE73" w14:textId="620E244E" w:rsidR="000B4BB5" w:rsidRPr="000C74E6" w:rsidRDefault="008C1D97" w:rsidP="000B4BB5">
      <w:pPr>
        <w:keepNext/>
        <w:spacing w:after="0" w:line="240" w:lineRule="auto"/>
        <w:rPr>
          <w:rFonts w:asciiTheme="minorHAnsi" w:hAnsiTheme="minorHAnsi" w:cstheme="minorHAnsi"/>
          <w:sz w:val="20"/>
          <w:szCs w:val="20"/>
        </w:rPr>
      </w:pPr>
      <w:r w:rsidRPr="000C74E6">
        <w:rPr>
          <w:rFonts w:asciiTheme="minorHAnsi" w:hAnsiTheme="minorHAnsi" w:cstheme="minorHAnsi"/>
          <w:b/>
          <w:sz w:val="20"/>
          <w:szCs w:val="20"/>
        </w:rPr>
        <w:t>C</w:t>
      </w:r>
      <w:r w:rsidR="000B4BB5" w:rsidRPr="000C74E6">
        <w:rPr>
          <w:rFonts w:asciiTheme="minorHAnsi" w:hAnsiTheme="minorHAnsi" w:cstheme="minorHAnsi"/>
          <w:b/>
          <w:sz w:val="20"/>
          <w:szCs w:val="20"/>
        </w:rPr>
        <w:t xml:space="preserve">. Installed </w:t>
      </w:r>
      <w:r w:rsidRPr="000C74E6">
        <w:rPr>
          <w:rFonts w:asciiTheme="minorHAnsi" w:hAnsiTheme="minorHAnsi" w:cstheme="minorHAnsi"/>
          <w:b/>
          <w:sz w:val="20"/>
          <w:szCs w:val="20"/>
        </w:rPr>
        <w:t xml:space="preserve">HERS Verified </w:t>
      </w:r>
      <w:r w:rsidR="000B4BB5" w:rsidRPr="000C74E6">
        <w:rPr>
          <w:rFonts w:asciiTheme="minorHAnsi" w:hAnsiTheme="minorHAnsi" w:cstheme="minorHAnsi"/>
          <w:b/>
          <w:sz w:val="20"/>
          <w:szCs w:val="20"/>
        </w:rPr>
        <w:t>Central Water Heating Systems Information</w:t>
      </w:r>
    </w:p>
    <w:p w14:paraId="0A1EFE74" w14:textId="25850DBA" w:rsidR="000B4BB5" w:rsidRPr="000C74E6" w:rsidRDefault="000B4BB5" w:rsidP="000B4BB5">
      <w:pPr>
        <w:keepNext/>
        <w:spacing w:after="0" w:line="240" w:lineRule="auto"/>
        <w:rPr>
          <w:rFonts w:asciiTheme="minorHAnsi" w:hAnsiTheme="minorHAnsi" w:cstheme="minorHAnsi"/>
          <w:sz w:val="20"/>
          <w:szCs w:val="20"/>
        </w:rPr>
      </w:pPr>
      <w:r w:rsidRPr="000C74E6">
        <w:rPr>
          <w:rFonts w:asciiTheme="minorHAnsi" w:hAnsiTheme="minorHAnsi" w:cstheme="minorHAnsi"/>
          <w:sz w:val="20"/>
          <w:szCs w:val="20"/>
        </w:rPr>
        <w:t>This table reports the water heating system information that is being installed.  Require one line for each central system.</w:t>
      </w:r>
    </w:p>
    <w:p w14:paraId="0A1EFE76" w14:textId="22E10A6A" w:rsidR="000B4BB5" w:rsidRPr="000C74E6" w:rsidRDefault="000B4BB5" w:rsidP="00A61DC6">
      <w:pPr>
        <w:pStyle w:val="ListParagraph"/>
        <w:keepNext/>
        <w:numPr>
          <w:ilvl w:val="0"/>
          <w:numId w:val="29"/>
        </w:numPr>
        <w:spacing w:after="0" w:line="240" w:lineRule="auto"/>
        <w:ind w:left="360"/>
        <w:rPr>
          <w:rFonts w:asciiTheme="minorHAnsi" w:hAnsiTheme="minorHAnsi" w:cstheme="minorHAnsi"/>
          <w:sz w:val="20"/>
          <w:szCs w:val="20"/>
        </w:rPr>
      </w:pPr>
      <w:bookmarkStart w:id="47" w:name="_Hlk97747426"/>
      <w:r w:rsidRPr="000C74E6">
        <w:rPr>
          <w:rFonts w:asciiTheme="minorHAnsi" w:hAnsiTheme="minorHAnsi" w:cstheme="minorHAnsi"/>
          <w:sz w:val="20"/>
          <w:szCs w:val="20"/>
        </w:rPr>
        <w:t xml:space="preserve"> Water Heating System ID or Name – Reference information from </w:t>
      </w:r>
      <w:r w:rsidR="008852D7" w:rsidRPr="000C74E6">
        <w:rPr>
          <w:rFonts w:asciiTheme="minorHAnsi" w:hAnsiTheme="minorHAnsi" w:cstheme="minorHAnsi"/>
          <w:sz w:val="20"/>
          <w:szCs w:val="20"/>
        </w:rPr>
        <w:t>LMCC</w:t>
      </w:r>
      <w:r w:rsidR="00B316BE" w:rsidRPr="000C74E6">
        <w:rPr>
          <w:rFonts w:asciiTheme="minorHAnsi" w:hAnsiTheme="minorHAnsi" w:cstheme="minorHAnsi"/>
          <w:sz w:val="20"/>
          <w:szCs w:val="20"/>
        </w:rPr>
        <w:t>.</w:t>
      </w:r>
    </w:p>
    <w:p w14:paraId="0A1EFE77" w14:textId="33E56B97" w:rsidR="000B4BB5" w:rsidRPr="000C74E6" w:rsidRDefault="000B4BB5" w:rsidP="00A61DC6">
      <w:pPr>
        <w:pStyle w:val="ListParagraph"/>
        <w:keepNext/>
        <w:numPr>
          <w:ilvl w:val="0"/>
          <w:numId w:val="29"/>
        </w:numPr>
        <w:spacing w:after="0" w:line="240" w:lineRule="auto"/>
        <w:ind w:left="360"/>
        <w:rPr>
          <w:rFonts w:asciiTheme="minorHAnsi" w:hAnsiTheme="minorHAnsi" w:cstheme="minorHAnsi"/>
          <w:sz w:val="20"/>
          <w:szCs w:val="20"/>
        </w:rPr>
      </w:pPr>
      <w:r w:rsidRPr="000C74E6">
        <w:rPr>
          <w:rFonts w:asciiTheme="minorHAnsi" w:hAnsiTheme="minorHAnsi" w:cstheme="minorHAnsi"/>
          <w:sz w:val="20"/>
          <w:szCs w:val="20"/>
        </w:rPr>
        <w:t xml:space="preserve">Water Heating System Type – Reference information from </w:t>
      </w:r>
      <w:r w:rsidR="008852D7" w:rsidRPr="000C74E6">
        <w:rPr>
          <w:rFonts w:asciiTheme="minorHAnsi" w:hAnsiTheme="minorHAnsi" w:cstheme="minorHAnsi"/>
          <w:sz w:val="20"/>
          <w:szCs w:val="20"/>
        </w:rPr>
        <w:t>LMCC</w:t>
      </w:r>
      <w:r w:rsidRPr="000C74E6">
        <w:rPr>
          <w:rFonts w:asciiTheme="minorHAnsi" w:hAnsiTheme="minorHAnsi" w:cstheme="minorHAnsi"/>
          <w:sz w:val="20"/>
          <w:szCs w:val="20"/>
        </w:rPr>
        <w:t>. The different kinds of water heating system type are DHW or Combined Hydronic</w:t>
      </w:r>
      <w:r w:rsidR="00B316BE" w:rsidRPr="000C74E6">
        <w:rPr>
          <w:rFonts w:asciiTheme="minorHAnsi" w:hAnsiTheme="minorHAnsi" w:cstheme="minorHAnsi"/>
          <w:sz w:val="20"/>
          <w:szCs w:val="20"/>
        </w:rPr>
        <w:t>.</w:t>
      </w:r>
    </w:p>
    <w:p w14:paraId="0A1EFE78" w14:textId="5B660DCC" w:rsidR="000B4BB5" w:rsidRPr="000C74E6" w:rsidRDefault="000B4BB5" w:rsidP="00A61DC6">
      <w:pPr>
        <w:pStyle w:val="ListParagraph"/>
        <w:keepNext/>
        <w:numPr>
          <w:ilvl w:val="0"/>
          <w:numId w:val="29"/>
        </w:numPr>
        <w:spacing w:after="0" w:line="240" w:lineRule="auto"/>
        <w:ind w:left="360"/>
        <w:rPr>
          <w:rFonts w:asciiTheme="minorHAnsi" w:hAnsiTheme="minorHAnsi" w:cstheme="minorHAnsi"/>
          <w:sz w:val="20"/>
          <w:szCs w:val="20"/>
        </w:rPr>
      </w:pPr>
      <w:r w:rsidRPr="000C74E6">
        <w:rPr>
          <w:rFonts w:asciiTheme="minorHAnsi" w:hAnsiTheme="minorHAnsi" w:cstheme="minorHAnsi"/>
          <w:sz w:val="20"/>
          <w:szCs w:val="20"/>
        </w:rPr>
        <w:t xml:space="preserve">Water Heater Type – Information from </w:t>
      </w:r>
      <w:r w:rsidR="008852D7" w:rsidRPr="000C74E6">
        <w:rPr>
          <w:rFonts w:asciiTheme="minorHAnsi" w:hAnsiTheme="minorHAnsi" w:cstheme="minorHAnsi"/>
          <w:sz w:val="20"/>
          <w:szCs w:val="20"/>
        </w:rPr>
        <w:t>LMCC</w:t>
      </w:r>
      <w:r w:rsidRPr="000C74E6">
        <w:rPr>
          <w:rFonts w:asciiTheme="minorHAnsi" w:hAnsiTheme="minorHAnsi" w:cstheme="minorHAnsi"/>
          <w:sz w:val="20"/>
          <w:szCs w:val="20"/>
        </w:rPr>
        <w:t>. The different kinds of water heaters are Large</w:t>
      </w:r>
      <w:r w:rsidR="00A94E2D" w:rsidRPr="000C74E6">
        <w:rPr>
          <w:rFonts w:asciiTheme="minorHAnsi" w:hAnsiTheme="minorHAnsi" w:cstheme="minorHAnsi"/>
          <w:sz w:val="20"/>
          <w:szCs w:val="20"/>
        </w:rPr>
        <w:t>/Commercial</w:t>
      </w:r>
      <w:r w:rsidRPr="000C74E6">
        <w:rPr>
          <w:rFonts w:asciiTheme="minorHAnsi" w:hAnsiTheme="minorHAnsi" w:cstheme="minorHAnsi"/>
          <w:sz w:val="20"/>
          <w:szCs w:val="20"/>
        </w:rPr>
        <w:t xml:space="preserve"> Storage, Small</w:t>
      </w:r>
      <w:r w:rsidR="00A94E2D" w:rsidRPr="000C74E6">
        <w:rPr>
          <w:rFonts w:asciiTheme="minorHAnsi" w:hAnsiTheme="minorHAnsi" w:cstheme="minorHAnsi"/>
          <w:sz w:val="20"/>
          <w:szCs w:val="20"/>
        </w:rPr>
        <w:t>/Consumer</w:t>
      </w:r>
      <w:r w:rsidRPr="000C74E6">
        <w:rPr>
          <w:rFonts w:asciiTheme="minorHAnsi" w:hAnsiTheme="minorHAnsi" w:cstheme="minorHAnsi"/>
          <w:sz w:val="20"/>
          <w:szCs w:val="20"/>
        </w:rPr>
        <w:t xml:space="preserve"> Storage,</w:t>
      </w:r>
      <w:r w:rsidR="00A94E2D" w:rsidRPr="000C74E6">
        <w:rPr>
          <w:rFonts w:asciiTheme="minorHAnsi" w:hAnsiTheme="minorHAnsi" w:cstheme="minorHAnsi"/>
          <w:sz w:val="20"/>
          <w:szCs w:val="20"/>
        </w:rPr>
        <w:t xml:space="preserve"> Residential-Duty Commercial Storage,</w:t>
      </w:r>
      <w:r w:rsidRPr="000C74E6">
        <w:rPr>
          <w:rFonts w:asciiTheme="minorHAnsi" w:hAnsiTheme="minorHAnsi" w:cstheme="minorHAnsi"/>
          <w:sz w:val="20"/>
          <w:szCs w:val="20"/>
        </w:rPr>
        <w:t xml:space="preserve"> Heat Pump, Boiler, Large</w:t>
      </w:r>
      <w:r w:rsidR="00A94E2D" w:rsidRPr="000C74E6">
        <w:rPr>
          <w:rFonts w:asciiTheme="minorHAnsi" w:hAnsiTheme="minorHAnsi" w:cstheme="minorHAnsi"/>
          <w:sz w:val="20"/>
          <w:szCs w:val="20"/>
        </w:rPr>
        <w:t>/Commercial</w:t>
      </w:r>
      <w:r w:rsidRPr="000C74E6">
        <w:rPr>
          <w:rFonts w:asciiTheme="minorHAnsi" w:hAnsiTheme="minorHAnsi" w:cstheme="minorHAnsi"/>
          <w:sz w:val="20"/>
          <w:szCs w:val="20"/>
        </w:rPr>
        <w:t xml:space="preserve"> Instantaneous, Small</w:t>
      </w:r>
      <w:r w:rsidR="00A94E2D" w:rsidRPr="000C74E6">
        <w:rPr>
          <w:rFonts w:asciiTheme="minorHAnsi" w:hAnsiTheme="minorHAnsi" w:cstheme="minorHAnsi"/>
          <w:sz w:val="20"/>
          <w:szCs w:val="20"/>
        </w:rPr>
        <w:t>/Consumer</w:t>
      </w:r>
      <w:r w:rsidRPr="000C74E6">
        <w:rPr>
          <w:rFonts w:asciiTheme="minorHAnsi" w:hAnsiTheme="minorHAnsi" w:cstheme="minorHAnsi"/>
          <w:sz w:val="20"/>
          <w:szCs w:val="20"/>
        </w:rPr>
        <w:t xml:space="preserve"> Instantaneous</w:t>
      </w:r>
      <w:r w:rsidR="00A94E2D" w:rsidRPr="000C74E6">
        <w:rPr>
          <w:rFonts w:asciiTheme="minorHAnsi" w:hAnsiTheme="minorHAnsi" w:cstheme="minorHAnsi"/>
          <w:sz w:val="20"/>
          <w:szCs w:val="20"/>
        </w:rPr>
        <w:t>, Residential-Duty Commercial Instantaneous</w:t>
      </w:r>
      <w:r w:rsidRPr="000C74E6">
        <w:rPr>
          <w:rFonts w:asciiTheme="minorHAnsi" w:hAnsiTheme="minorHAnsi" w:cstheme="minorHAnsi"/>
          <w:sz w:val="20"/>
          <w:szCs w:val="20"/>
        </w:rPr>
        <w:t xml:space="preserve"> or Indirect</w:t>
      </w:r>
      <w:r w:rsidR="00B316BE" w:rsidRPr="000C74E6">
        <w:rPr>
          <w:rFonts w:asciiTheme="minorHAnsi" w:hAnsiTheme="minorHAnsi" w:cstheme="minorHAnsi"/>
          <w:sz w:val="20"/>
          <w:szCs w:val="20"/>
        </w:rPr>
        <w:t>.</w:t>
      </w:r>
    </w:p>
    <w:p w14:paraId="0A1EFE79" w14:textId="21D49017" w:rsidR="000B4BB5" w:rsidRPr="000C74E6" w:rsidRDefault="000B4BB5" w:rsidP="00A61DC6">
      <w:pPr>
        <w:pStyle w:val="ListParagraph"/>
        <w:keepNext/>
        <w:numPr>
          <w:ilvl w:val="0"/>
          <w:numId w:val="29"/>
        </w:numPr>
        <w:spacing w:after="0" w:line="240" w:lineRule="auto"/>
        <w:ind w:left="360"/>
        <w:rPr>
          <w:rFonts w:asciiTheme="minorHAnsi" w:hAnsiTheme="minorHAnsi" w:cstheme="minorHAnsi"/>
          <w:sz w:val="20"/>
          <w:szCs w:val="20"/>
        </w:rPr>
      </w:pPr>
      <w:r w:rsidRPr="000C74E6">
        <w:rPr>
          <w:rFonts w:asciiTheme="minorHAnsi" w:hAnsiTheme="minorHAnsi" w:cstheme="minorHAnsi"/>
          <w:sz w:val="20"/>
          <w:szCs w:val="20"/>
        </w:rPr>
        <w:t xml:space="preserve"># of Water Heaters in system – Reference information from </w:t>
      </w:r>
      <w:r w:rsidR="008852D7" w:rsidRPr="000C74E6">
        <w:rPr>
          <w:rFonts w:asciiTheme="minorHAnsi" w:hAnsiTheme="minorHAnsi" w:cstheme="minorHAnsi"/>
          <w:sz w:val="20"/>
          <w:szCs w:val="20"/>
        </w:rPr>
        <w:t>LMCC</w:t>
      </w:r>
      <w:r w:rsidR="00B316BE" w:rsidRPr="000C74E6">
        <w:rPr>
          <w:rFonts w:asciiTheme="minorHAnsi" w:hAnsiTheme="minorHAnsi" w:cstheme="minorHAnsi"/>
          <w:sz w:val="20"/>
          <w:szCs w:val="20"/>
        </w:rPr>
        <w:t>.</w:t>
      </w:r>
    </w:p>
    <w:p w14:paraId="0A1EFE7A" w14:textId="7E20439C" w:rsidR="000B4BB5" w:rsidRPr="000C74E6" w:rsidRDefault="000B4BB5" w:rsidP="00A61DC6">
      <w:pPr>
        <w:pStyle w:val="ListParagraph"/>
        <w:keepNext/>
        <w:numPr>
          <w:ilvl w:val="0"/>
          <w:numId w:val="29"/>
        </w:numPr>
        <w:spacing w:after="0" w:line="240" w:lineRule="auto"/>
        <w:ind w:left="360"/>
        <w:rPr>
          <w:rFonts w:asciiTheme="minorHAnsi" w:hAnsiTheme="minorHAnsi" w:cstheme="minorHAnsi"/>
          <w:sz w:val="20"/>
          <w:szCs w:val="20"/>
        </w:rPr>
      </w:pPr>
      <w:r w:rsidRPr="000C74E6">
        <w:rPr>
          <w:rFonts w:asciiTheme="minorHAnsi" w:hAnsiTheme="minorHAnsi" w:cstheme="minorHAnsi"/>
          <w:sz w:val="20"/>
          <w:szCs w:val="20"/>
        </w:rPr>
        <w:t xml:space="preserve">Water Heater Storage Volume (gal) – User input. Value may be N/A if </w:t>
      </w:r>
      <w:r w:rsidR="0010012A" w:rsidRPr="000C74E6">
        <w:rPr>
          <w:rFonts w:asciiTheme="minorHAnsi" w:hAnsiTheme="minorHAnsi" w:cstheme="minorHAnsi"/>
          <w:sz w:val="20"/>
          <w:szCs w:val="20"/>
        </w:rPr>
        <w:t>water heater type is instantaneous with zero storage.</w:t>
      </w:r>
      <w:r w:rsidRPr="000C74E6">
        <w:rPr>
          <w:rFonts w:asciiTheme="minorHAnsi" w:hAnsiTheme="minorHAnsi" w:cstheme="minorHAnsi"/>
          <w:sz w:val="20"/>
          <w:szCs w:val="20"/>
        </w:rPr>
        <w:t xml:space="preserve">  </w:t>
      </w:r>
    </w:p>
    <w:p w14:paraId="0A1EFE7B" w14:textId="5B87DD3A" w:rsidR="000B4BB5" w:rsidRPr="000C74E6" w:rsidRDefault="000B4BB5" w:rsidP="00A61DC6">
      <w:pPr>
        <w:pStyle w:val="ListParagraph"/>
        <w:keepNext/>
        <w:numPr>
          <w:ilvl w:val="0"/>
          <w:numId w:val="29"/>
        </w:numPr>
        <w:spacing w:after="0" w:line="240" w:lineRule="auto"/>
        <w:ind w:left="360"/>
        <w:rPr>
          <w:rFonts w:asciiTheme="minorHAnsi" w:hAnsiTheme="minorHAnsi" w:cstheme="minorHAnsi"/>
          <w:sz w:val="20"/>
          <w:szCs w:val="20"/>
        </w:rPr>
      </w:pPr>
      <w:r w:rsidRPr="000C74E6">
        <w:rPr>
          <w:rFonts w:asciiTheme="minorHAnsi" w:hAnsiTheme="minorHAnsi" w:cstheme="minorHAnsi"/>
          <w:sz w:val="20"/>
          <w:szCs w:val="20"/>
        </w:rPr>
        <w:t xml:space="preserve">Fuel Type – Reference information from </w:t>
      </w:r>
      <w:r w:rsidR="008852D7" w:rsidRPr="000C74E6">
        <w:rPr>
          <w:rFonts w:asciiTheme="minorHAnsi" w:hAnsiTheme="minorHAnsi" w:cstheme="minorHAnsi"/>
          <w:sz w:val="20"/>
          <w:szCs w:val="20"/>
        </w:rPr>
        <w:t>LMCC</w:t>
      </w:r>
      <w:r w:rsidRPr="000C74E6">
        <w:rPr>
          <w:rFonts w:asciiTheme="minorHAnsi" w:hAnsiTheme="minorHAnsi" w:cstheme="minorHAnsi"/>
          <w:sz w:val="20"/>
          <w:szCs w:val="20"/>
        </w:rPr>
        <w:t>. The different kinds of fuel types are natural gas, propane, oil, or electricity.</w:t>
      </w:r>
    </w:p>
    <w:p w14:paraId="0A1EFE7C" w14:textId="5CFB8853" w:rsidR="000B4BB5" w:rsidRPr="000C74E6" w:rsidRDefault="000B4BB5" w:rsidP="00A61DC6">
      <w:pPr>
        <w:pStyle w:val="ListParagraph"/>
        <w:keepNext/>
        <w:numPr>
          <w:ilvl w:val="0"/>
          <w:numId w:val="29"/>
        </w:numPr>
        <w:spacing w:after="0" w:line="240" w:lineRule="auto"/>
        <w:ind w:left="360"/>
        <w:rPr>
          <w:rFonts w:asciiTheme="minorHAnsi" w:hAnsiTheme="minorHAnsi" w:cstheme="minorHAnsi"/>
          <w:sz w:val="20"/>
          <w:szCs w:val="20"/>
        </w:rPr>
      </w:pPr>
      <w:r w:rsidRPr="000C74E6">
        <w:rPr>
          <w:rFonts w:asciiTheme="minorHAnsi" w:hAnsiTheme="minorHAnsi" w:cstheme="minorHAnsi"/>
          <w:sz w:val="20"/>
          <w:szCs w:val="20"/>
        </w:rPr>
        <w:t xml:space="preserve">Rated Input Type – Reference information from </w:t>
      </w:r>
      <w:r w:rsidR="008852D7" w:rsidRPr="000C74E6">
        <w:rPr>
          <w:rFonts w:asciiTheme="minorHAnsi" w:hAnsiTheme="minorHAnsi" w:cstheme="minorHAnsi"/>
          <w:sz w:val="20"/>
          <w:szCs w:val="20"/>
        </w:rPr>
        <w:t>LMCC</w:t>
      </w:r>
      <w:r w:rsidRPr="000C74E6">
        <w:rPr>
          <w:rFonts w:asciiTheme="minorHAnsi" w:hAnsiTheme="minorHAnsi" w:cstheme="minorHAnsi"/>
          <w:sz w:val="20"/>
          <w:szCs w:val="20"/>
        </w:rPr>
        <w:t>. For natural gas, propane and oil fuel type the input type is Btu/Hr. For electric the input type is kW</w:t>
      </w:r>
      <w:r w:rsidR="00B316BE" w:rsidRPr="000C74E6">
        <w:rPr>
          <w:rFonts w:asciiTheme="minorHAnsi" w:hAnsiTheme="minorHAnsi" w:cstheme="minorHAnsi"/>
          <w:sz w:val="20"/>
          <w:szCs w:val="20"/>
        </w:rPr>
        <w:t>.</w:t>
      </w:r>
    </w:p>
    <w:p w14:paraId="0A1EFE7D" w14:textId="7A136507" w:rsidR="000B4BB5" w:rsidRPr="000C74E6" w:rsidRDefault="000B4BB5" w:rsidP="00A61DC6">
      <w:pPr>
        <w:pStyle w:val="ListParagraph"/>
        <w:keepNext/>
        <w:numPr>
          <w:ilvl w:val="0"/>
          <w:numId w:val="29"/>
        </w:numPr>
        <w:spacing w:after="0" w:line="240" w:lineRule="auto"/>
        <w:ind w:left="360"/>
        <w:rPr>
          <w:rFonts w:asciiTheme="minorHAnsi" w:hAnsiTheme="minorHAnsi" w:cstheme="minorHAnsi"/>
          <w:sz w:val="20"/>
          <w:szCs w:val="20"/>
        </w:rPr>
      </w:pPr>
      <w:r w:rsidRPr="000C74E6">
        <w:rPr>
          <w:rFonts w:asciiTheme="minorHAnsi" w:hAnsiTheme="minorHAnsi" w:cstheme="minorHAnsi"/>
          <w:sz w:val="20"/>
          <w:szCs w:val="20"/>
        </w:rPr>
        <w:t xml:space="preserve">Rated Input Value – User input. Numerical value of the rated input. Must be equal to or less than value indicated on the </w:t>
      </w:r>
      <w:r w:rsidR="008852D7" w:rsidRPr="000C74E6">
        <w:rPr>
          <w:rFonts w:asciiTheme="minorHAnsi" w:hAnsiTheme="minorHAnsi" w:cstheme="minorHAnsi"/>
          <w:sz w:val="20"/>
          <w:szCs w:val="20"/>
        </w:rPr>
        <w:t>LMCC</w:t>
      </w:r>
      <w:r w:rsidR="00B316BE" w:rsidRPr="000C74E6">
        <w:rPr>
          <w:rFonts w:asciiTheme="minorHAnsi" w:hAnsiTheme="minorHAnsi" w:cstheme="minorHAnsi"/>
          <w:sz w:val="20"/>
          <w:szCs w:val="20"/>
        </w:rPr>
        <w:t>.</w:t>
      </w:r>
    </w:p>
    <w:p w14:paraId="0A1EFE7E" w14:textId="7BFE4D76" w:rsidR="000B4BB5" w:rsidRPr="000C74E6" w:rsidRDefault="000B4BB5" w:rsidP="00A61DC6">
      <w:pPr>
        <w:pStyle w:val="ListParagraph"/>
        <w:keepNext/>
        <w:numPr>
          <w:ilvl w:val="0"/>
          <w:numId w:val="29"/>
        </w:numPr>
        <w:spacing w:after="0" w:line="240" w:lineRule="auto"/>
        <w:ind w:left="360"/>
        <w:rPr>
          <w:rFonts w:asciiTheme="minorHAnsi" w:hAnsiTheme="minorHAnsi" w:cstheme="minorHAnsi"/>
          <w:sz w:val="20"/>
          <w:szCs w:val="20"/>
        </w:rPr>
      </w:pPr>
      <w:r w:rsidRPr="000C74E6">
        <w:rPr>
          <w:rFonts w:asciiTheme="minorHAnsi" w:hAnsiTheme="minorHAnsi" w:cstheme="minorHAnsi"/>
          <w:sz w:val="20"/>
          <w:szCs w:val="20"/>
        </w:rPr>
        <w:t xml:space="preserve">Heating Efficiency Type – Reference information from </w:t>
      </w:r>
      <w:r w:rsidR="008852D7" w:rsidRPr="000C74E6">
        <w:rPr>
          <w:rFonts w:asciiTheme="minorHAnsi" w:hAnsiTheme="minorHAnsi" w:cstheme="minorHAnsi"/>
          <w:sz w:val="20"/>
          <w:szCs w:val="20"/>
        </w:rPr>
        <w:t>LMCC</w:t>
      </w:r>
      <w:r w:rsidRPr="000C74E6">
        <w:rPr>
          <w:rFonts w:asciiTheme="minorHAnsi" w:hAnsiTheme="minorHAnsi" w:cstheme="minorHAnsi"/>
          <w:sz w:val="20"/>
          <w:szCs w:val="20"/>
        </w:rPr>
        <w:t xml:space="preserve">. Different efficiency types are AFUE, </w:t>
      </w:r>
      <w:r w:rsidR="00CD7CFB" w:rsidRPr="000C74E6">
        <w:rPr>
          <w:rFonts w:asciiTheme="minorHAnsi" w:hAnsiTheme="minorHAnsi" w:cstheme="minorHAnsi"/>
          <w:sz w:val="20"/>
          <w:szCs w:val="20"/>
        </w:rPr>
        <w:t xml:space="preserve">UEF </w:t>
      </w:r>
      <w:r w:rsidRPr="000C74E6">
        <w:rPr>
          <w:rFonts w:asciiTheme="minorHAnsi" w:hAnsiTheme="minorHAnsi" w:cstheme="minorHAnsi"/>
          <w:sz w:val="20"/>
          <w:szCs w:val="20"/>
        </w:rPr>
        <w:t>and Thermal Efficiency</w:t>
      </w:r>
      <w:r w:rsidR="00B316BE" w:rsidRPr="000C74E6">
        <w:rPr>
          <w:rFonts w:asciiTheme="minorHAnsi" w:hAnsiTheme="minorHAnsi" w:cstheme="minorHAnsi"/>
          <w:sz w:val="20"/>
          <w:szCs w:val="20"/>
        </w:rPr>
        <w:t>.</w:t>
      </w:r>
    </w:p>
    <w:p w14:paraId="0A1EFE7F" w14:textId="4FFD1C9D" w:rsidR="000B4BB5" w:rsidRPr="000C74E6" w:rsidRDefault="000B4BB5" w:rsidP="00A61DC6">
      <w:pPr>
        <w:pStyle w:val="ListParagraph"/>
        <w:keepNext/>
        <w:numPr>
          <w:ilvl w:val="0"/>
          <w:numId w:val="29"/>
        </w:numPr>
        <w:spacing w:after="0" w:line="240" w:lineRule="auto"/>
        <w:ind w:left="360"/>
        <w:rPr>
          <w:rFonts w:asciiTheme="minorHAnsi" w:hAnsiTheme="minorHAnsi" w:cstheme="minorHAnsi"/>
          <w:sz w:val="20"/>
          <w:szCs w:val="20"/>
        </w:rPr>
      </w:pPr>
      <w:r w:rsidRPr="000C74E6">
        <w:rPr>
          <w:rFonts w:asciiTheme="minorHAnsi" w:hAnsiTheme="minorHAnsi" w:cstheme="minorHAnsi"/>
          <w:sz w:val="20"/>
          <w:szCs w:val="20"/>
        </w:rPr>
        <w:t xml:space="preserve">Heating Efficiency Value – User input. Numerical value of the Heating Efficiency. Must be equal to or higher efficiency than value indicated on the </w:t>
      </w:r>
      <w:r w:rsidR="008852D7" w:rsidRPr="000C74E6">
        <w:rPr>
          <w:rFonts w:asciiTheme="minorHAnsi" w:hAnsiTheme="minorHAnsi" w:cstheme="minorHAnsi"/>
          <w:sz w:val="20"/>
          <w:szCs w:val="20"/>
        </w:rPr>
        <w:t>LMCC</w:t>
      </w:r>
    </w:p>
    <w:p w14:paraId="0A1EFE80" w14:textId="1D2E1EB6" w:rsidR="000B4BB5" w:rsidRPr="000C74E6" w:rsidRDefault="000B4BB5" w:rsidP="00A677BB">
      <w:pPr>
        <w:pStyle w:val="ListParagraph"/>
        <w:keepNext/>
        <w:numPr>
          <w:ilvl w:val="0"/>
          <w:numId w:val="29"/>
        </w:numPr>
        <w:spacing w:after="0" w:line="240" w:lineRule="auto"/>
        <w:ind w:left="360"/>
        <w:rPr>
          <w:rFonts w:asciiTheme="minorHAnsi" w:hAnsiTheme="minorHAnsi" w:cstheme="minorHAnsi"/>
          <w:sz w:val="20"/>
          <w:szCs w:val="20"/>
        </w:rPr>
      </w:pPr>
      <w:r w:rsidRPr="000C74E6">
        <w:rPr>
          <w:rFonts w:asciiTheme="minorHAnsi" w:hAnsiTheme="minorHAnsi" w:cstheme="minorHAnsi"/>
          <w:sz w:val="20"/>
          <w:szCs w:val="20"/>
        </w:rPr>
        <w:t xml:space="preserve">Standby Loss – User input.  Must be equal to or less than value indicated on the </w:t>
      </w:r>
      <w:r w:rsidR="008852D7" w:rsidRPr="000C74E6">
        <w:rPr>
          <w:rFonts w:asciiTheme="minorHAnsi" w:hAnsiTheme="minorHAnsi" w:cstheme="minorHAnsi"/>
          <w:sz w:val="20"/>
          <w:szCs w:val="20"/>
        </w:rPr>
        <w:t>LMCC</w:t>
      </w:r>
      <w:r w:rsidRPr="000C74E6">
        <w:rPr>
          <w:rFonts w:asciiTheme="minorHAnsi" w:hAnsiTheme="minorHAnsi" w:cstheme="minorHAnsi"/>
          <w:sz w:val="20"/>
          <w:szCs w:val="20"/>
        </w:rPr>
        <w:t xml:space="preserve">. Value may be N/A if </w:t>
      </w:r>
      <w:r w:rsidR="008852D7" w:rsidRPr="000C74E6">
        <w:rPr>
          <w:rFonts w:asciiTheme="minorHAnsi" w:hAnsiTheme="minorHAnsi" w:cstheme="minorHAnsi"/>
          <w:sz w:val="20"/>
          <w:szCs w:val="20"/>
        </w:rPr>
        <w:t>LMCC</w:t>
      </w:r>
      <w:r w:rsidRPr="000C74E6">
        <w:rPr>
          <w:rFonts w:asciiTheme="minorHAnsi" w:hAnsiTheme="minorHAnsi" w:cstheme="minorHAnsi"/>
          <w:sz w:val="20"/>
          <w:szCs w:val="20"/>
        </w:rPr>
        <w:t xml:space="preserve"> value is N/A.  </w:t>
      </w:r>
      <w:bookmarkEnd w:id="47"/>
    </w:p>
    <w:p w14:paraId="0A1EFE81" w14:textId="70075AD1" w:rsidR="000B4BB5" w:rsidRPr="000C74E6" w:rsidRDefault="000B4BB5" w:rsidP="00A677BB">
      <w:pPr>
        <w:pStyle w:val="ListParagraph"/>
        <w:keepNext/>
        <w:numPr>
          <w:ilvl w:val="0"/>
          <w:numId w:val="29"/>
        </w:numPr>
        <w:spacing w:after="0" w:line="240" w:lineRule="auto"/>
        <w:ind w:left="360"/>
        <w:rPr>
          <w:rFonts w:asciiTheme="minorHAnsi" w:hAnsiTheme="minorHAnsi" w:cstheme="minorHAnsi"/>
          <w:sz w:val="20"/>
          <w:szCs w:val="20"/>
        </w:rPr>
      </w:pPr>
      <w:r w:rsidRPr="000C74E6">
        <w:rPr>
          <w:rFonts w:asciiTheme="minorHAnsi" w:hAnsiTheme="minorHAnsi" w:cstheme="minorHAnsi"/>
          <w:sz w:val="20"/>
          <w:szCs w:val="20"/>
        </w:rPr>
        <w:t xml:space="preserve">Exterior Insul. R-Value – User input. Must be equal to or higher than value indicated on the </w:t>
      </w:r>
      <w:r w:rsidR="008852D7" w:rsidRPr="000C74E6">
        <w:rPr>
          <w:rFonts w:asciiTheme="minorHAnsi" w:hAnsiTheme="minorHAnsi" w:cstheme="minorHAnsi"/>
          <w:sz w:val="20"/>
          <w:szCs w:val="20"/>
        </w:rPr>
        <w:t>LMCC</w:t>
      </w:r>
      <w:r w:rsidRPr="000C74E6">
        <w:rPr>
          <w:rFonts w:asciiTheme="minorHAnsi" w:hAnsiTheme="minorHAnsi" w:cstheme="minorHAnsi"/>
          <w:sz w:val="20"/>
          <w:szCs w:val="20"/>
        </w:rPr>
        <w:t xml:space="preserve">. Value may be N/A if </w:t>
      </w:r>
      <w:r w:rsidR="008852D7" w:rsidRPr="000C74E6">
        <w:rPr>
          <w:rFonts w:asciiTheme="minorHAnsi" w:hAnsiTheme="minorHAnsi" w:cstheme="minorHAnsi"/>
          <w:sz w:val="20"/>
          <w:szCs w:val="20"/>
        </w:rPr>
        <w:t>LMCC</w:t>
      </w:r>
      <w:r w:rsidRPr="000C74E6">
        <w:rPr>
          <w:rFonts w:asciiTheme="minorHAnsi" w:hAnsiTheme="minorHAnsi" w:cstheme="minorHAnsi"/>
          <w:sz w:val="20"/>
          <w:szCs w:val="20"/>
        </w:rPr>
        <w:t xml:space="preserve"> value is N/A.  </w:t>
      </w:r>
    </w:p>
    <w:p w14:paraId="7A36A1D4" w14:textId="77777777" w:rsidR="00623DE3" w:rsidRPr="000C74E6" w:rsidRDefault="00623DE3" w:rsidP="000B4BB5">
      <w:pPr>
        <w:keepNext/>
        <w:spacing w:after="0" w:line="240" w:lineRule="auto"/>
        <w:ind w:left="720" w:hanging="450"/>
        <w:rPr>
          <w:rFonts w:asciiTheme="minorHAnsi" w:hAnsiTheme="minorHAnsi" w:cstheme="minorHAnsi"/>
          <w:sz w:val="20"/>
          <w:szCs w:val="20"/>
        </w:rPr>
      </w:pPr>
    </w:p>
    <w:p w14:paraId="438D5CA0" w14:textId="3F7E2AA1" w:rsidR="00485FA9" w:rsidRPr="000C74E6" w:rsidRDefault="00623DE3" w:rsidP="00524F23">
      <w:pPr>
        <w:keepNext/>
        <w:spacing w:after="0" w:line="240" w:lineRule="auto"/>
        <w:rPr>
          <w:rFonts w:asciiTheme="minorHAnsi" w:hAnsiTheme="minorHAnsi" w:cstheme="minorHAnsi"/>
          <w:b/>
          <w:bCs/>
          <w:sz w:val="20"/>
          <w:szCs w:val="20"/>
        </w:rPr>
      </w:pPr>
      <w:r w:rsidRPr="000C74E6">
        <w:rPr>
          <w:rFonts w:asciiTheme="minorHAnsi" w:hAnsiTheme="minorHAnsi" w:cstheme="minorHAnsi"/>
          <w:b/>
          <w:bCs/>
          <w:sz w:val="20"/>
          <w:szCs w:val="20"/>
        </w:rPr>
        <w:t>C2. Installed HERS Verified CHPWH System Information</w:t>
      </w:r>
    </w:p>
    <w:p w14:paraId="7EFA8E94" w14:textId="77777777" w:rsidR="0010598B" w:rsidRPr="000C74E6" w:rsidRDefault="0010598B" w:rsidP="0010598B">
      <w:pPr>
        <w:keepNext/>
        <w:spacing w:after="0" w:line="240" w:lineRule="auto"/>
        <w:rPr>
          <w:rFonts w:asciiTheme="minorHAnsi" w:hAnsiTheme="minorHAnsi" w:cstheme="minorHAnsi"/>
          <w:sz w:val="20"/>
          <w:szCs w:val="20"/>
        </w:rPr>
      </w:pPr>
      <w:r w:rsidRPr="000C74E6">
        <w:rPr>
          <w:rFonts w:asciiTheme="minorHAnsi" w:hAnsiTheme="minorHAnsi" w:cstheme="minorHAnsi"/>
          <w:sz w:val="20"/>
          <w:szCs w:val="20"/>
        </w:rPr>
        <w:t>This table reports the water heating system information that is being installed. Require one line for each installed water heater.  Require one line for each installed water heater.</w:t>
      </w:r>
    </w:p>
    <w:p w14:paraId="6D3CCB62" w14:textId="70F5F3C2" w:rsidR="0010598B" w:rsidRPr="000C74E6" w:rsidRDefault="0010598B" w:rsidP="00A677BB">
      <w:pPr>
        <w:pStyle w:val="ListParagraph"/>
        <w:keepNext/>
        <w:numPr>
          <w:ilvl w:val="0"/>
          <w:numId w:val="30"/>
        </w:numPr>
        <w:spacing w:after="0" w:line="240" w:lineRule="auto"/>
        <w:ind w:left="360"/>
        <w:rPr>
          <w:rFonts w:asciiTheme="minorHAnsi" w:hAnsiTheme="minorHAnsi"/>
          <w:sz w:val="20"/>
          <w:szCs w:val="20"/>
        </w:rPr>
      </w:pPr>
      <w:r w:rsidRPr="000C74E6">
        <w:rPr>
          <w:rFonts w:asciiTheme="minorHAnsi" w:hAnsiTheme="minorHAnsi"/>
          <w:sz w:val="20"/>
          <w:szCs w:val="20"/>
        </w:rPr>
        <w:t>Water Heating System ID or Name – Reference information from Table B2.</w:t>
      </w:r>
    </w:p>
    <w:p w14:paraId="5053661D" w14:textId="546ABD8E" w:rsidR="0010598B" w:rsidRPr="000C74E6" w:rsidRDefault="0010598B" w:rsidP="00A677BB">
      <w:pPr>
        <w:pStyle w:val="ListParagraph"/>
        <w:keepNext/>
        <w:numPr>
          <w:ilvl w:val="0"/>
          <w:numId w:val="30"/>
        </w:numPr>
        <w:spacing w:after="0" w:line="240" w:lineRule="auto"/>
        <w:ind w:left="360"/>
        <w:rPr>
          <w:rFonts w:asciiTheme="minorHAnsi" w:hAnsiTheme="minorHAnsi"/>
          <w:sz w:val="20"/>
          <w:szCs w:val="20"/>
        </w:rPr>
      </w:pPr>
      <w:r w:rsidRPr="000C74E6">
        <w:rPr>
          <w:rFonts w:asciiTheme="minorHAnsi" w:hAnsiTheme="minorHAnsi"/>
          <w:sz w:val="20"/>
          <w:szCs w:val="20"/>
        </w:rPr>
        <w:t xml:space="preserve">Modeled Equipment Make and Model – </w:t>
      </w:r>
      <w:r w:rsidRPr="000C74E6">
        <w:rPr>
          <w:rFonts w:asciiTheme="minorHAnsi" w:hAnsiTheme="minorHAnsi" w:cstheme="minorHAnsi"/>
          <w:sz w:val="20"/>
          <w:szCs w:val="20"/>
        </w:rPr>
        <w:t>User input must be equal to the value indicated on Table B2 as default and allow user to override with an equivalent system based on the simulated equipment in Table B2.</w:t>
      </w:r>
    </w:p>
    <w:p w14:paraId="2A813596" w14:textId="4DF44A69" w:rsidR="0010598B" w:rsidRPr="000C74E6" w:rsidRDefault="0010598B" w:rsidP="00A677BB">
      <w:pPr>
        <w:pStyle w:val="ListParagraph"/>
        <w:keepNext/>
        <w:numPr>
          <w:ilvl w:val="0"/>
          <w:numId w:val="30"/>
        </w:numPr>
        <w:spacing w:after="0" w:line="240" w:lineRule="auto"/>
        <w:ind w:left="360"/>
        <w:rPr>
          <w:rFonts w:asciiTheme="minorHAnsi" w:hAnsiTheme="minorHAnsi"/>
          <w:sz w:val="20"/>
          <w:szCs w:val="20"/>
        </w:rPr>
      </w:pPr>
      <w:r w:rsidRPr="000C74E6">
        <w:rPr>
          <w:rFonts w:eastAsia="Times New Roman" w:cstheme="minorHAnsi"/>
          <w:sz w:val="20"/>
          <w:szCs w:val="20"/>
        </w:rPr>
        <w:t>Number of Water Heaters/ Compressors</w:t>
      </w:r>
      <w:r w:rsidRPr="000C74E6">
        <w:rPr>
          <w:rFonts w:asciiTheme="minorHAnsi" w:hAnsiTheme="minorHAnsi"/>
          <w:sz w:val="20"/>
          <w:szCs w:val="20"/>
        </w:rPr>
        <w:t xml:space="preserve"> – </w:t>
      </w:r>
      <w:r w:rsidRPr="000C74E6">
        <w:rPr>
          <w:rFonts w:eastAsia="Times New Roman" w:cs="Calibri"/>
          <w:sz w:val="20"/>
          <w:szCs w:val="20"/>
        </w:rPr>
        <w:t xml:space="preserve">User input, must be </w:t>
      </w:r>
      <w:r w:rsidRPr="000C74E6">
        <w:rPr>
          <w:rFonts w:asciiTheme="minorHAnsi" w:hAnsiTheme="minorHAnsi"/>
          <w:sz w:val="20"/>
          <w:szCs w:val="20"/>
        </w:rPr>
        <w:t xml:space="preserve">equal to the </w:t>
      </w:r>
      <w:r w:rsidRPr="000C74E6">
        <w:rPr>
          <w:rFonts w:eastAsia="Times New Roman" w:cs="Calibri"/>
          <w:sz w:val="20"/>
          <w:szCs w:val="20"/>
        </w:rPr>
        <w:t>value indicated on table B2</w:t>
      </w:r>
      <w:r w:rsidRPr="000C74E6">
        <w:rPr>
          <w:rFonts w:asciiTheme="minorHAnsi" w:hAnsiTheme="minorHAnsi"/>
          <w:sz w:val="20"/>
          <w:szCs w:val="20"/>
        </w:rPr>
        <w:t xml:space="preserve">. </w:t>
      </w:r>
    </w:p>
    <w:p w14:paraId="39F1872C" w14:textId="7F5569B0" w:rsidR="0010598B" w:rsidRPr="000C74E6" w:rsidRDefault="0010598B" w:rsidP="00A677BB">
      <w:pPr>
        <w:pStyle w:val="ListParagraph"/>
        <w:keepNext/>
        <w:numPr>
          <w:ilvl w:val="0"/>
          <w:numId w:val="30"/>
        </w:numPr>
        <w:spacing w:after="0" w:line="240" w:lineRule="auto"/>
        <w:ind w:left="360"/>
        <w:rPr>
          <w:rFonts w:asciiTheme="minorHAnsi" w:hAnsiTheme="minorHAnsi"/>
          <w:sz w:val="20"/>
          <w:szCs w:val="20"/>
        </w:rPr>
      </w:pPr>
      <w:r w:rsidRPr="000C74E6">
        <w:rPr>
          <w:rFonts w:eastAsia="Times New Roman" w:cs="Calibri"/>
          <w:sz w:val="20"/>
          <w:szCs w:val="20"/>
        </w:rPr>
        <w:t>Primary Tank Location</w:t>
      </w:r>
      <w:r w:rsidRPr="000C74E6">
        <w:rPr>
          <w:rFonts w:asciiTheme="minorHAnsi" w:hAnsiTheme="minorHAnsi"/>
          <w:sz w:val="20"/>
          <w:szCs w:val="20"/>
        </w:rPr>
        <w:t xml:space="preserve"> – Reference information from Table B2.  </w:t>
      </w:r>
    </w:p>
    <w:p w14:paraId="01DB67FF" w14:textId="3D285D21" w:rsidR="0010598B" w:rsidRPr="000C74E6" w:rsidRDefault="0010598B" w:rsidP="00A677BB">
      <w:pPr>
        <w:pStyle w:val="ListParagraph"/>
        <w:keepNext/>
        <w:numPr>
          <w:ilvl w:val="0"/>
          <w:numId w:val="30"/>
        </w:numPr>
        <w:spacing w:after="0" w:line="240" w:lineRule="auto"/>
        <w:ind w:left="360"/>
        <w:rPr>
          <w:rFonts w:asciiTheme="minorHAnsi" w:hAnsiTheme="minorHAnsi"/>
          <w:sz w:val="20"/>
          <w:szCs w:val="20"/>
        </w:rPr>
      </w:pPr>
      <w:r w:rsidRPr="000C74E6">
        <w:rPr>
          <w:rFonts w:asciiTheme="minorHAnsi" w:hAnsiTheme="minorHAnsi"/>
          <w:sz w:val="20"/>
          <w:szCs w:val="20"/>
        </w:rPr>
        <w:t xml:space="preserve">Primary Tank Volume – </w:t>
      </w:r>
      <w:r w:rsidRPr="000C74E6">
        <w:rPr>
          <w:rFonts w:eastAsia="Times New Roman" w:cs="Calibri"/>
          <w:sz w:val="20"/>
          <w:szCs w:val="20"/>
        </w:rPr>
        <w:t xml:space="preserve">User input, must be </w:t>
      </w:r>
      <w:r w:rsidRPr="000C74E6">
        <w:rPr>
          <w:rFonts w:asciiTheme="minorHAnsi" w:hAnsiTheme="minorHAnsi"/>
          <w:sz w:val="20"/>
          <w:szCs w:val="20"/>
        </w:rPr>
        <w:t xml:space="preserve">equal to or higher than the </w:t>
      </w:r>
      <w:r w:rsidRPr="000C74E6">
        <w:rPr>
          <w:rFonts w:eastAsia="Times New Roman" w:cs="Calibri"/>
          <w:sz w:val="20"/>
          <w:szCs w:val="20"/>
        </w:rPr>
        <w:t>value indicated on table B2</w:t>
      </w:r>
      <w:r w:rsidRPr="000C74E6">
        <w:rPr>
          <w:rFonts w:asciiTheme="minorHAnsi" w:hAnsiTheme="minorHAnsi"/>
          <w:sz w:val="20"/>
          <w:szCs w:val="20"/>
        </w:rPr>
        <w:t>.</w:t>
      </w:r>
    </w:p>
    <w:p w14:paraId="59316047" w14:textId="5288326B" w:rsidR="0010598B" w:rsidRPr="000C74E6" w:rsidRDefault="0010598B" w:rsidP="00A677BB">
      <w:pPr>
        <w:pStyle w:val="ListParagraph"/>
        <w:keepNext/>
        <w:numPr>
          <w:ilvl w:val="0"/>
          <w:numId w:val="30"/>
        </w:numPr>
        <w:tabs>
          <w:tab w:val="left" w:pos="2160"/>
          <w:tab w:val="left" w:pos="2700"/>
          <w:tab w:val="left" w:pos="3420"/>
          <w:tab w:val="left" w:pos="3780"/>
          <w:tab w:val="left" w:pos="5760"/>
          <w:tab w:val="left" w:pos="7212"/>
        </w:tabs>
        <w:spacing w:after="0"/>
        <w:ind w:left="360"/>
        <w:rPr>
          <w:rFonts w:asciiTheme="minorHAnsi" w:hAnsiTheme="minorHAnsi"/>
          <w:sz w:val="20"/>
          <w:szCs w:val="20"/>
        </w:rPr>
      </w:pPr>
      <w:r w:rsidRPr="000C74E6">
        <w:rPr>
          <w:rFonts w:eastAsia="Times New Roman" w:cs="Calibri"/>
          <w:sz w:val="20"/>
          <w:szCs w:val="20"/>
        </w:rPr>
        <w:t xml:space="preserve">Primary Tank Insulation </w:t>
      </w:r>
      <w:r w:rsidRPr="000C74E6">
        <w:rPr>
          <w:rFonts w:asciiTheme="minorHAnsi" w:hAnsiTheme="minorHAnsi"/>
          <w:sz w:val="20"/>
          <w:szCs w:val="20"/>
        </w:rPr>
        <w:t xml:space="preserve">– </w:t>
      </w:r>
      <w:r w:rsidRPr="000C74E6">
        <w:rPr>
          <w:rFonts w:eastAsia="Times New Roman" w:cs="Calibri"/>
          <w:sz w:val="20"/>
          <w:szCs w:val="20"/>
        </w:rPr>
        <w:t xml:space="preserve">User input, must be </w:t>
      </w:r>
      <w:r w:rsidRPr="000C74E6">
        <w:rPr>
          <w:rFonts w:asciiTheme="minorHAnsi" w:hAnsiTheme="minorHAnsi"/>
          <w:sz w:val="20"/>
          <w:szCs w:val="20"/>
        </w:rPr>
        <w:t xml:space="preserve">equal to or higher than </w:t>
      </w:r>
      <w:r w:rsidRPr="000C74E6">
        <w:rPr>
          <w:rFonts w:eastAsia="Times New Roman" w:cs="Calibri"/>
          <w:sz w:val="20"/>
          <w:szCs w:val="20"/>
        </w:rPr>
        <w:t>value indicated on table B2</w:t>
      </w:r>
      <w:r w:rsidRPr="000C74E6">
        <w:rPr>
          <w:rFonts w:asciiTheme="minorHAnsi" w:hAnsiTheme="minorHAnsi"/>
          <w:sz w:val="20"/>
          <w:szCs w:val="20"/>
        </w:rPr>
        <w:t xml:space="preserve">. </w:t>
      </w:r>
    </w:p>
    <w:p w14:paraId="564757F0" w14:textId="1D24E41A" w:rsidR="0010598B" w:rsidRPr="000C74E6" w:rsidRDefault="0010598B" w:rsidP="00A677BB">
      <w:pPr>
        <w:pStyle w:val="ListParagraph"/>
        <w:keepNext/>
        <w:numPr>
          <w:ilvl w:val="0"/>
          <w:numId w:val="30"/>
        </w:numPr>
        <w:spacing w:after="0" w:line="240" w:lineRule="auto"/>
        <w:ind w:left="360"/>
        <w:rPr>
          <w:rFonts w:asciiTheme="minorHAnsi" w:hAnsiTheme="minorHAnsi"/>
          <w:sz w:val="20"/>
          <w:szCs w:val="20"/>
        </w:rPr>
      </w:pPr>
      <w:r w:rsidRPr="000C74E6">
        <w:rPr>
          <w:rFonts w:eastAsia="Times New Roman" w:cs="Calibri"/>
          <w:sz w:val="20"/>
          <w:szCs w:val="20"/>
        </w:rPr>
        <w:t>Loop Tank Location</w:t>
      </w:r>
      <w:r w:rsidRPr="000C74E6">
        <w:rPr>
          <w:rFonts w:asciiTheme="minorHAnsi" w:hAnsiTheme="minorHAnsi"/>
          <w:sz w:val="20"/>
          <w:szCs w:val="20"/>
        </w:rPr>
        <w:t xml:space="preserve"> – Reference information from Table B2. </w:t>
      </w:r>
    </w:p>
    <w:p w14:paraId="0A05825C" w14:textId="19FBBE3B" w:rsidR="0010598B" w:rsidRPr="000C74E6" w:rsidRDefault="0010598B" w:rsidP="00A677BB">
      <w:pPr>
        <w:pStyle w:val="ListParagraph"/>
        <w:keepNext/>
        <w:numPr>
          <w:ilvl w:val="0"/>
          <w:numId w:val="30"/>
        </w:numPr>
        <w:spacing w:after="0" w:line="240" w:lineRule="auto"/>
        <w:ind w:left="360"/>
        <w:rPr>
          <w:rFonts w:asciiTheme="minorHAnsi" w:hAnsiTheme="minorHAnsi"/>
          <w:sz w:val="20"/>
          <w:szCs w:val="20"/>
        </w:rPr>
      </w:pPr>
      <w:r w:rsidRPr="000C74E6">
        <w:rPr>
          <w:rFonts w:eastAsia="Times New Roman" w:cstheme="minorHAnsi"/>
          <w:sz w:val="20"/>
          <w:szCs w:val="20"/>
        </w:rPr>
        <w:t>Loop Tank Volume</w:t>
      </w:r>
      <w:r w:rsidRPr="000C74E6">
        <w:rPr>
          <w:rFonts w:asciiTheme="minorHAnsi" w:hAnsiTheme="minorHAnsi"/>
          <w:sz w:val="20"/>
          <w:szCs w:val="20"/>
        </w:rPr>
        <w:t xml:space="preserve"> – </w:t>
      </w:r>
      <w:r w:rsidRPr="000C74E6">
        <w:rPr>
          <w:rFonts w:eastAsia="Times New Roman" w:cs="Calibri"/>
          <w:sz w:val="20"/>
          <w:szCs w:val="20"/>
        </w:rPr>
        <w:t xml:space="preserve">User input, must be </w:t>
      </w:r>
      <w:r w:rsidRPr="000C74E6">
        <w:rPr>
          <w:rFonts w:asciiTheme="minorHAnsi" w:hAnsiTheme="minorHAnsi"/>
          <w:sz w:val="20"/>
          <w:szCs w:val="20"/>
        </w:rPr>
        <w:t xml:space="preserve">equal to or higher than the </w:t>
      </w:r>
      <w:r w:rsidRPr="000C74E6">
        <w:rPr>
          <w:rFonts w:eastAsia="Times New Roman" w:cs="Calibri"/>
          <w:sz w:val="20"/>
          <w:szCs w:val="20"/>
        </w:rPr>
        <w:t>value indicated on table B2</w:t>
      </w:r>
      <w:r w:rsidRPr="000C74E6">
        <w:rPr>
          <w:rFonts w:asciiTheme="minorHAnsi" w:hAnsiTheme="minorHAnsi"/>
          <w:sz w:val="20"/>
          <w:szCs w:val="20"/>
        </w:rPr>
        <w:t>.</w:t>
      </w:r>
    </w:p>
    <w:p w14:paraId="1066B3AE" w14:textId="4AC8636D" w:rsidR="0010598B" w:rsidRPr="000C74E6" w:rsidRDefault="0010598B" w:rsidP="00A677BB">
      <w:pPr>
        <w:pStyle w:val="ListParagraph"/>
        <w:keepNext/>
        <w:numPr>
          <w:ilvl w:val="0"/>
          <w:numId w:val="30"/>
        </w:numPr>
        <w:spacing w:after="0" w:line="240" w:lineRule="auto"/>
        <w:ind w:left="360"/>
        <w:rPr>
          <w:rFonts w:asciiTheme="minorHAnsi" w:hAnsiTheme="minorHAnsi"/>
          <w:sz w:val="20"/>
          <w:szCs w:val="20"/>
        </w:rPr>
      </w:pPr>
      <w:r w:rsidRPr="000C74E6">
        <w:rPr>
          <w:sz w:val="20"/>
          <w:szCs w:val="20"/>
        </w:rPr>
        <w:t>Loop Tank Insulation</w:t>
      </w:r>
      <w:r w:rsidRPr="000C74E6">
        <w:rPr>
          <w:rFonts w:asciiTheme="minorHAnsi" w:hAnsiTheme="minorHAnsi"/>
          <w:sz w:val="20"/>
          <w:szCs w:val="20"/>
        </w:rPr>
        <w:t xml:space="preserve"> – </w:t>
      </w:r>
      <w:r w:rsidRPr="000C74E6">
        <w:rPr>
          <w:rFonts w:eastAsia="Times New Roman" w:cs="Calibri"/>
          <w:sz w:val="20"/>
          <w:szCs w:val="20"/>
        </w:rPr>
        <w:t xml:space="preserve">User input, must be </w:t>
      </w:r>
      <w:r w:rsidRPr="000C74E6">
        <w:rPr>
          <w:rFonts w:asciiTheme="minorHAnsi" w:hAnsiTheme="minorHAnsi"/>
          <w:sz w:val="20"/>
          <w:szCs w:val="20"/>
        </w:rPr>
        <w:t xml:space="preserve">equal to or higher than </w:t>
      </w:r>
      <w:r w:rsidRPr="000C74E6">
        <w:rPr>
          <w:rFonts w:eastAsia="Times New Roman" w:cs="Calibri"/>
          <w:sz w:val="20"/>
          <w:szCs w:val="20"/>
        </w:rPr>
        <w:t>value indicated on table B2</w:t>
      </w:r>
      <w:r w:rsidRPr="000C74E6">
        <w:rPr>
          <w:rFonts w:asciiTheme="minorHAnsi" w:hAnsiTheme="minorHAnsi"/>
          <w:sz w:val="20"/>
          <w:szCs w:val="20"/>
        </w:rPr>
        <w:t>.</w:t>
      </w:r>
    </w:p>
    <w:p w14:paraId="4F07CCC9" w14:textId="33C70EB7" w:rsidR="0010598B" w:rsidRPr="000C74E6" w:rsidRDefault="0010598B" w:rsidP="00A677BB">
      <w:pPr>
        <w:pStyle w:val="ListParagraph"/>
        <w:keepNext/>
        <w:numPr>
          <w:ilvl w:val="0"/>
          <w:numId w:val="30"/>
        </w:numPr>
        <w:spacing w:after="0" w:line="240" w:lineRule="auto"/>
        <w:ind w:left="360"/>
        <w:rPr>
          <w:rFonts w:asciiTheme="minorHAnsi" w:hAnsiTheme="minorHAnsi"/>
          <w:sz w:val="20"/>
          <w:szCs w:val="20"/>
        </w:rPr>
      </w:pPr>
      <w:r w:rsidRPr="000C74E6">
        <w:rPr>
          <w:sz w:val="20"/>
          <w:szCs w:val="20"/>
        </w:rPr>
        <w:t xml:space="preserve">Loop Pipe Insulation Thickness </w:t>
      </w:r>
      <w:r w:rsidRPr="000C74E6">
        <w:rPr>
          <w:rFonts w:asciiTheme="minorHAnsi" w:hAnsiTheme="minorHAnsi"/>
          <w:sz w:val="20"/>
          <w:szCs w:val="20"/>
        </w:rPr>
        <w:t xml:space="preserve">– </w:t>
      </w:r>
      <w:r w:rsidRPr="000C74E6">
        <w:rPr>
          <w:rFonts w:eastAsia="Times New Roman" w:cs="Calibri"/>
          <w:sz w:val="20"/>
          <w:szCs w:val="20"/>
        </w:rPr>
        <w:t xml:space="preserve">User input, must be </w:t>
      </w:r>
      <w:r w:rsidRPr="000C74E6">
        <w:rPr>
          <w:rFonts w:asciiTheme="minorHAnsi" w:hAnsiTheme="minorHAnsi"/>
          <w:sz w:val="20"/>
          <w:szCs w:val="20"/>
        </w:rPr>
        <w:t xml:space="preserve">equal to or higher than the </w:t>
      </w:r>
      <w:r w:rsidRPr="000C74E6">
        <w:rPr>
          <w:rFonts w:eastAsia="Times New Roman" w:cs="Calibri"/>
          <w:sz w:val="20"/>
          <w:szCs w:val="20"/>
        </w:rPr>
        <w:t>value indicated on table B2</w:t>
      </w:r>
      <w:r w:rsidRPr="000C74E6">
        <w:rPr>
          <w:rFonts w:asciiTheme="minorHAnsi" w:hAnsiTheme="minorHAnsi"/>
          <w:sz w:val="20"/>
          <w:szCs w:val="20"/>
        </w:rPr>
        <w:t>.</w:t>
      </w:r>
    </w:p>
    <w:p w14:paraId="7EE06A97" w14:textId="50DE1985" w:rsidR="00485FA9" w:rsidRPr="000C74E6" w:rsidRDefault="0010598B" w:rsidP="00A677BB">
      <w:pPr>
        <w:pStyle w:val="ListParagraph"/>
        <w:keepNext/>
        <w:numPr>
          <w:ilvl w:val="0"/>
          <w:numId w:val="30"/>
        </w:numPr>
        <w:spacing w:after="0" w:line="240" w:lineRule="auto"/>
        <w:ind w:left="360"/>
        <w:rPr>
          <w:rFonts w:asciiTheme="minorHAnsi" w:hAnsiTheme="minorHAnsi" w:cstheme="minorHAnsi"/>
          <w:b/>
          <w:bCs/>
          <w:sz w:val="20"/>
          <w:szCs w:val="20"/>
        </w:rPr>
      </w:pPr>
      <w:r w:rsidRPr="000C74E6">
        <w:rPr>
          <w:rFonts w:eastAsia="Times New Roman" w:cstheme="minorHAnsi"/>
          <w:sz w:val="20"/>
          <w:szCs w:val="20"/>
        </w:rPr>
        <w:t xml:space="preserve">Loop Tank </w:t>
      </w:r>
      <w:r w:rsidRPr="000C74E6">
        <w:rPr>
          <w:rFonts w:asciiTheme="minorHAnsi" w:hAnsiTheme="minorHAnsi"/>
          <w:sz w:val="20"/>
          <w:szCs w:val="20"/>
        </w:rPr>
        <w:t>– Reference information from Table B2.</w:t>
      </w:r>
    </w:p>
    <w:p w14:paraId="252A313E" w14:textId="77777777" w:rsidR="00B16BBE" w:rsidRPr="000C74E6" w:rsidRDefault="00B16BBE" w:rsidP="000B4BB5">
      <w:pPr>
        <w:keepNext/>
        <w:spacing w:after="0" w:line="240" w:lineRule="auto"/>
        <w:ind w:left="720" w:hanging="450"/>
        <w:rPr>
          <w:rFonts w:asciiTheme="minorHAnsi" w:hAnsiTheme="minorHAnsi" w:cstheme="minorHAnsi"/>
          <w:sz w:val="20"/>
          <w:szCs w:val="20"/>
        </w:rPr>
      </w:pPr>
    </w:p>
    <w:p w14:paraId="585B79C2" w14:textId="77777777" w:rsidR="00B16BBE" w:rsidRPr="000C74E6" w:rsidRDefault="00B16BBE" w:rsidP="00B16BBE">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0C74E6">
        <w:rPr>
          <w:rFonts w:asciiTheme="minorHAnsi" w:hAnsiTheme="minorHAnsi" w:cstheme="minorHAnsi"/>
          <w:b/>
          <w:sz w:val="20"/>
          <w:szCs w:val="20"/>
        </w:rPr>
        <w:t>D. Design HERS Verified Central Water Heating Distribution Systems Information</w:t>
      </w:r>
    </w:p>
    <w:p w14:paraId="485AF146" w14:textId="1E3AC674" w:rsidR="00B16BBE" w:rsidRPr="000C74E6" w:rsidRDefault="00B16BBE" w:rsidP="00B16BBE">
      <w:pPr>
        <w:keepNext/>
        <w:spacing w:after="0" w:line="240" w:lineRule="auto"/>
        <w:ind w:left="720" w:hanging="450"/>
        <w:rPr>
          <w:rFonts w:asciiTheme="minorHAnsi" w:hAnsiTheme="minorHAnsi" w:cstheme="minorHAnsi"/>
          <w:sz w:val="20"/>
          <w:szCs w:val="20"/>
        </w:rPr>
      </w:pPr>
      <w:r w:rsidRPr="000C74E6">
        <w:rPr>
          <w:rFonts w:asciiTheme="minorHAnsi" w:eastAsia="Times New Roman" w:hAnsiTheme="minorHAnsi" w:cstheme="minorHAnsi"/>
          <w:sz w:val="20"/>
          <w:szCs w:val="20"/>
        </w:rPr>
        <w:t xml:space="preserve">This table reports the water heating distribution types specified on the registered </w:t>
      </w:r>
      <w:r w:rsidR="008852D7" w:rsidRPr="000C74E6">
        <w:rPr>
          <w:rFonts w:asciiTheme="minorHAnsi" w:eastAsia="Times New Roman" w:hAnsiTheme="minorHAnsi" w:cstheme="minorHAnsi"/>
          <w:sz w:val="20"/>
          <w:szCs w:val="20"/>
        </w:rPr>
        <w:t>LMCC</w:t>
      </w:r>
      <w:r w:rsidRPr="000C74E6">
        <w:rPr>
          <w:rFonts w:asciiTheme="minorHAnsi" w:eastAsia="Times New Roman" w:hAnsiTheme="minorHAnsi" w:cstheme="minorHAnsi"/>
          <w:sz w:val="20"/>
          <w:szCs w:val="20"/>
        </w:rPr>
        <w:t xml:space="preserve"> compliance document for this project.</w:t>
      </w:r>
      <w:r w:rsidRPr="000C74E6">
        <w:rPr>
          <w:rFonts w:asciiTheme="minorHAnsi" w:hAnsiTheme="minorHAnsi" w:cstheme="minorHAnsi"/>
          <w:b/>
          <w:sz w:val="20"/>
          <w:szCs w:val="20"/>
        </w:rPr>
        <w:t xml:space="preserve"> </w:t>
      </w:r>
    </w:p>
    <w:p w14:paraId="63E6F68D" w14:textId="7FE7892D" w:rsidR="00A677BB" w:rsidRPr="000C74E6" w:rsidRDefault="00A677BB">
      <w:pPr>
        <w:spacing w:after="0" w:line="240" w:lineRule="auto"/>
        <w:rPr>
          <w:rFonts w:asciiTheme="minorHAnsi" w:hAnsiTheme="minorHAnsi"/>
          <w:sz w:val="20"/>
          <w:szCs w:val="20"/>
        </w:rPr>
      </w:pPr>
      <w:r w:rsidRPr="000C74E6">
        <w:rPr>
          <w:rFonts w:asciiTheme="minorHAnsi" w:hAnsiTheme="minorHAnsi"/>
          <w:sz w:val="20"/>
          <w:szCs w:val="20"/>
        </w:rPr>
        <w:br w:type="page"/>
      </w:r>
    </w:p>
    <w:p w14:paraId="70868FD6" w14:textId="77777777" w:rsidR="00B16BBE" w:rsidRPr="000C74E6" w:rsidRDefault="00B16BBE" w:rsidP="00B16BBE">
      <w:pPr>
        <w:keepNext/>
        <w:spacing w:after="0" w:line="240" w:lineRule="auto"/>
        <w:ind w:left="720" w:hanging="450"/>
        <w:rPr>
          <w:rFonts w:asciiTheme="minorHAnsi" w:hAnsiTheme="minorHAnsi"/>
          <w:sz w:val="20"/>
          <w:szCs w:val="20"/>
        </w:rPr>
      </w:pPr>
    </w:p>
    <w:p w14:paraId="2E8D5D2F" w14:textId="77777777" w:rsidR="00B16BBE" w:rsidRPr="000C74E6" w:rsidRDefault="00B16BBE" w:rsidP="00B16BBE">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20"/>
        </w:rPr>
      </w:pPr>
      <w:r w:rsidRPr="000C74E6">
        <w:rPr>
          <w:rFonts w:asciiTheme="minorHAnsi" w:hAnsiTheme="minorHAnsi" w:cstheme="minorHAnsi"/>
          <w:b/>
          <w:sz w:val="20"/>
          <w:szCs w:val="20"/>
        </w:rPr>
        <w:t>E. Installed HERS Verified Central Water Heating Distribution Systems Information</w:t>
      </w:r>
    </w:p>
    <w:p w14:paraId="003CA560" w14:textId="4FDC02A4" w:rsidR="00B16BBE" w:rsidRPr="000C74E6" w:rsidRDefault="00B16BBE" w:rsidP="00B16BBE">
      <w:pPr>
        <w:keepNext/>
        <w:spacing w:after="0" w:line="240" w:lineRule="auto"/>
        <w:ind w:left="720" w:hanging="450"/>
        <w:rPr>
          <w:rFonts w:asciiTheme="minorHAnsi" w:hAnsiTheme="minorHAnsi" w:cstheme="minorHAnsi"/>
          <w:sz w:val="20"/>
          <w:szCs w:val="20"/>
        </w:rPr>
      </w:pPr>
      <w:r w:rsidRPr="000C74E6">
        <w:rPr>
          <w:rFonts w:asciiTheme="minorHAnsi" w:hAnsiTheme="minorHAnsi" w:cstheme="minorHAnsi"/>
          <w:sz w:val="20"/>
          <w:szCs w:val="20"/>
        </w:rPr>
        <w:t xml:space="preserve">01 Central DHW System Distribution Type </w:t>
      </w:r>
      <w:r w:rsidR="008C7D4A" w:rsidRPr="000C74E6">
        <w:rPr>
          <w:rFonts w:asciiTheme="minorHAnsi" w:hAnsiTheme="minorHAnsi" w:cstheme="minorHAnsi"/>
          <w:sz w:val="20"/>
          <w:szCs w:val="20"/>
        </w:rPr>
        <w:t>=</w:t>
      </w:r>
      <w:r w:rsidRPr="000C74E6">
        <w:rPr>
          <w:rFonts w:asciiTheme="minorHAnsi" w:hAnsiTheme="minorHAnsi" w:cstheme="minorHAnsi"/>
          <w:sz w:val="20"/>
          <w:szCs w:val="20"/>
        </w:rPr>
        <w:t xml:space="preserve"> Reference information from </w:t>
      </w:r>
      <w:r w:rsidR="008852D7" w:rsidRPr="000C74E6">
        <w:rPr>
          <w:rFonts w:asciiTheme="minorHAnsi" w:hAnsiTheme="minorHAnsi" w:cstheme="minorHAnsi"/>
          <w:sz w:val="20"/>
          <w:szCs w:val="20"/>
        </w:rPr>
        <w:t>LMCC</w:t>
      </w:r>
      <w:r w:rsidRPr="000C74E6">
        <w:rPr>
          <w:rFonts w:asciiTheme="minorHAnsi" w:hAnsiTheme="minorHAnsi" w:cstheme="minorHAnsi"/>
          <w:sz w:val="20"/>
          <w:szCs w:val="20"/>
        </w:rPr>
        <w:t>.</w:t>
      </w:r>
    </w:p>
    <w:p w14:paraId="31A10A6D" w14:textId="465E37C0" w:rsidR="00B16BBE" w:rsidRPr="000C74E6" w:rsidRDefault="00B16BBE" w:rsidP="00B16BBE">
      <w:pPr>
        <w:keepNext/>
        <w:spacing w:after="0" w:line="240" w:lineRule="auto"/>
        <w:ind w:left="720" w:hanging="450"/>
        <w:rPr>
          <w:rFonts w:asciiTheme="minorHAnsi" w:hAnsiTheme="minorHAnsi"/>
          <w:sz w:val="20"/>
          <w:szCs w:val="20"/>
        </w:rPr>
      </w:pPr>
      <w:r w:rsidRPr="000C74E6">
        <w:rPr>
          <w:rFonts w:asciiTheme="minorHAnsi" w:hAnsiTheme="minorHAnsi" w:cstheme="minorHAnsi"/>
          <w:sz w:val="20"/>
          <w:szCs w:val="20"/>
        </w:rPr>
        <w:t>02 Dwelling Unit DHW System Distribution Type</w:t>
      </w:r>
      <w:r w:rsidR="008C7D4A" w:rsidRPr="000C74E6">
        <w:rPr>
          <w:rFonts w:asciiTheme="minorHAnsi" w:hAnsiTheme="minorHAnsi" w:cstheme="minorHAnsi"/>
          <w:sz w:val="20"/>
          <w:szCs w:val="20"/>
        </w:rPr>
        <w:t xml:space="preserve"> =</w:t>
      </w:r>
      <w:r w:rsidRPr="000C74E6">
        <w:rPr>
          <w:rFonts w:asciiTheme="minorHAnsi" w:hAnsiTheme="minorHAnsi" w:cstheme="minorHAnsi"/>
          <w:sz w:val="20"/>
          <w:szCs w:val="20"/>
        </w:rPr>
        <w:t xml:space="preserve">- Reference information from </w:t>
      </w:r>
      <w:r w:rsidR="008852D7" w:rsidRPr="000C74E6">
        <w:rPr>
          <w:rFonts w:asciiTheme="minorHAnsi" w:hAnsiTheme="minorHAnsi" w:cstheme="minorHAnsi"/>
          <w:sz w:val="20"/>
          <w:szCs w:val="20"/>
        </w:rPr>
        <w:t>LMCC</w:t>
      </w:r>
      <w:r w:rsidRPr="000C74E6">
        <w:rPr>
          <w:rFonts w:asciiTheme="minorHAnsi" w:hAnsiTheme="minorHAnsi"/>
          <w:sz w:val="20"/>
          <w:szCs w:val="20"/>
        </w:rPr>
        <w:t>.</w:t>
      </w:r>
    </w:p>
    <w:p w14:paraId="0A1EFE84" w14:textId="531CACCF" w:rsidR="000B4BB5" w:rsidRPr="000C74E6"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p>
    <w:p w14:paraId="0A1EFE85" w14:textId="1E97A448" w:rsidR="000B4BB5" w:rsidRPr="000C74E6" w:rsidRDefault="00B16BBE"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0C74E6">
        <w:rPr>
          <w:rFonts w:asciiTheme="minorHAnsi" w:hAnsiTheme="minorHAnsi" w:cstheme="minorHAnsi"/>
          <w:b/>
          <w:sz w:val="20"/>
          <w:szCs w:val="20"/>
        </w:rPr>
        <w:t>F</w:t>
      </w:r>
      <w:r w:rsidR="000B4BB5" w:rsidRPr="000C74E6">
        <w:rPr>
          <w:rFonts w:asciiTheme="minorHAnsi" w:hAnsiTheme="minorHAnsi" w:cstheme="minorHAnsi"/>
          <w:b/>
          <w:sz w:val="20"/>
          <w:szCs w:val="20"/>
        </w:rPr>
        <w:t xml:space="preserve">. Installed </w:t>
      </w:r>
      <w:r w:rsidR="008C1D97" w:rsidRPr="000C74E6">
        <w:rPr>
          <w:rFonts w:asciiTheme="minorHAnsi" w:hAnsiTheme="minorHAnsi" w:cstheme="minorHAnsi"/>
          <w:b/>
          <w:sz w:val="20"/>
          <w:szCs w:val="20"/>
        </w:rPr>
        <w:t xml:space="preserve">HERS Verified </w:t>
      </w:r>
      <w:r w:rsidR="000B4BB5" w:rsidRPr="000C74E6">
        <w:rPr>
          <w:rFonts w:asciiTheme="minorHAnsi" w:hAnsiTheme="minorHAnsi" w:cstheme="minorHAnsi"/>
          <w:b/>
          <w:sz w:val="20"/>
          <w:szCs w:val="20"/>
        </w:rPr>
        <w:t>Water Heater Manufacturer Information</w:t>
      </w:r>
    </w:p>
    <w:p w14:paraId="0A1EFE86" w14:textId="40261472" w:rsidR="000B4BB5" w:rsidRPr="000C74E6"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0C74E6">
        <w:rPr>
          <w:rFonts w:asciiTheme="minorHAnsi" w:hAnsiTheme="minorHAnsi" w:cstheme="minorHAnsi"/>
          <w:sz w:val="20"/>
          <w:szCs w:val="20"/>
        </w:rPr>
        <w:t>This table reports the manufacturer information of the installed water heater(s). Require one line for each installed water heater</w:t>
      </w:r>
      <w:r w:rsidR="00B316BE" w:rsidRPr="000C74E6">
        <w:rPr>
          <w:rFonts w:asciiTheme="minorHAnsi" w:hAnsiTheme="minorHAnsi" w:cstheme="minorHAnsi"/>
          <w:sz w:val="20"/>
          <w:szCs w:val="20"/>
        </w:rPr>
        <w:t>.</w:t>
      </w:r>
    </w:p>
    <w:p w14:paraId="0A1EFE88" w14:textId="3F50F93C" w:rsidR="000B4BB5" w:rsidRPr="000C74E6" w:rsidRDefault="000B4BB5" w:rsidP="00A677BB">
      <w:pPr>
        <w:pStyle w:val="ListParagraph"/>
        <w:numPr>
          <w:ilvl w:val="0"/>
          <w:numId w:val="31"/>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360"/>
        <w:rPr>
          <w:rFonts w:asciiTheme="minorHAnsi" w:hAnsiTheme="minorHAnsi" w:cstheme="minorHAnsi"/>
          <w:sz w:val="20"/>
          <w:szCs w:val="20"/>
        </w:rPr>
      </w:pPr>
      <w:r w:rsidRPr="000C74E6">
        <w:rPr>
          <w:rFonts w:asciiTheme="minorHAnsi" w:hAnsiTheme="minorHAnsi" w:cstheme="minorHAnsi"/>
          <w:sz w:val="20"/>
          <w:szCs w:val="20"/>
        </w:rPr>
        <w:t xml:space="preserve">Water Heating System ID or Name – Reference information from </w:t>
      </w:r>
      <w:r w:rsidR="008852D7" w:rsidRPr="000C74E6">
        <w:rPr>
          <w:rFonts w:asciiTheme="minorHAnsi" w:hAnsiTheme="minorHAnsi" w:cstheme="minorHAnsi"/>
          <w:sz w:val="20"/>
          <w:szCs w:val="20"/>
        </w:rPr>
        <w:t>LMCC</w:t>
      </w:r>
      <w:r w:rsidRPr="000C74E6">
        <w:rPr>
          <w:rFonts w:asciiTheme="minorHAnsi" w:hAnsiTheme="minorHAnsi" w:cstheme="minorHAnsi"/>
          <w:sz w:val="20"/>
          <w:szCs w:val="20"/>
        </w:rPr>
        <w:t>.</w:t>
      </w:r>
    </w:p>
    <w:p w14:paraId="0A1EFE89" w14:textId="4D8FD799" w:rsidR="000B4BB5" w:rsidRPr="000C74E6" w:rsidRDefault="000B4BB5" w:rsidP="00A677BB">
      <w:pPr>
        <w:pStyle w:val="ListParagraph"/>
        <w:numPr>
          <w:ilvl w:val="0"/>
          <w:numId w:val="31"/>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360"/>
        <w:rPr>
          <w:rFonts w:asciiTheme="minorHAnsi" w:hAnsiTheme="minorHAnsi" w:cstheme="minorHAnsi"/>
          <w:sz w:val="20"/>
          <w:szCs w:val="20"/>
        </w:rPr>
      </w:pPr>
      <w:r w:rsidRPr="000C74E6">
        <w:rPr>
          <w:rFonts w:asciiTheme="minorHAnsi" w:hAnsiTheme="minorHAnsi" w:cstheme="minorHAnsi"/>
          <w:sz w:val="20"/>
          <w:szCs w:val="20"/>
        </w:rPr>
        <w:t>Manufacturer – User input. Enter the name of the water heater manufacturer.</w:t>
      </w:r>
    </w:p>
    <w:p w14:paraId="0A1EFE8A" w14:textId="00C56035" w:rsidR="000B4BB5" w:rsidRPr="000C74E6" w:rsidRDefault="000B4BB5" w:rsidP="00A677BB">
      <w:pPr>
        <w:pStyle w:val="ListParagraph"/>
        <w:numPr>
          <w:ilvl w:val="0"/>
          <w:numId w:val="31"/>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360"/>
        <w:rPr>
          <w:rFonts w:asciiTheme="minorHAnsi" w:hAnsiTheme="minorHAnsi" w:cstheme="minorHAnsi"/>
          <w:sz w:val="20"/>
          <w:szCs w:val="20"/>
        </w:rPr>
      </w:pPr>
      <w:r w:rsidRPr="000C74E6">
        <w:rPr>
          <w:rFonts w:asciiTheme="minorHAnsi" w:hAnsiTheme="minorHAnsi" w:cstheme="minorHAnsi"/>
          <w:sz w:val="20"/>
          <w:szCs w:val="20"/>
        </w:rPr>
        <w:t>Model Number – User input. Enter the model number of the water heater.</w:t>
      </w:r>
    </w:p>
    <w:p w14:paraId="0A1EFE9A" w14:textId="1A62491B" w:rsidR="000B4BB5" w:rsidRPr="000C74E6" w:rsidRDefault="000B4BB5" w:rsidP="003F277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p>
    <w:p w14:paraId="5ABF9FA4" w14:textId="77777777" w:rsidR="008C1D97" w:rsidRPr="000C74E6" w:rsidRDefault="008C1D97" w:rsidP="008C1D97">
      <w:pPr>
        <w:tabs>
          <w:tab w:val="left" w:pos="-720"/>
          <w:tab w:val="left" w:pos="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0C74E6">
        <w:rPr>
          <w:rFonts w:asciiTheme="minorHAnsi" w:hAnsiTheme="minorHAnsi" w:cstheme="minorHAnsi"/>
          <w:b/>
          <w:sz w:val="20"/>
          <w:szCs w:val="20"/>
        </w:rPr>
        <w:t>G. Mandatory Requirements for All Central Domestic Hot Water Recirculation Systems</w:t>
      </w:r>
    </w:p>
    <w:p w14:paraId="045C3ECF" w14:textId="77777777" w:rsidR="008C1D97" w:rsidRPr="000C74E6" w:rsidRDefault="008C1D97" w:rsidP="008C1D9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0C74E6">
        <w:rPr>
          <w:rFonts w:asciiTheme="minorHAnsi" w:hAnsiTheme="minorHAnsi" w:cstheme="minorHAnsi"/>
          <w:sz w:val="20"/>
          <w:szCs w:val="20"/>
        </w:rPr>
        <w:t xml:space="preserve">This table lists the requirements for all central recirculation systems.  Installer must ensure all the requirements in this table are met. </w:t>
      </w:r>
    </w:p>
    <w:p w14:paraId="1389CD87" w14:textId="77777777" w:rsidR="008C1D97" w:rsidRPr="000C74E6" w:rsidRDefault="008C1D97" w:rsidP="0038287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theme="minorHAnsi"/>
          <w:b/>
          <w:sz w:val="20"/>
          <w:szCs w:val="20"/>
        </w:rPr>
      </w:pPr>
    </w:p>
    <w:p w14:paraId="5BB3B8D6" w14:textId="39125E2E" w:rsidR="00787649" w:rsidRPr="000C74E6" w:rsidRDefault="008C1D97" w:rsidP="0038287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theme="minorHAnsi"/>
          <w:b/>
          <w:sz w:val="20"/>
          <w:szCs w:val="20"/>
        </w:rPr>
      </w:pPr>
      <w:r w:rsidRPr="000C74E6">
        <w:rPr>
          <w:rFonts w:asciiTheme="minorHAnsi" w:hAnsiTheme="minorHAnsi" w:cstheme="minorHAnsi"/>
          <w:b/>
          <w:sz w:val="20"/>
          <w:szCs w:val="20"/>
        </w:rPr>
        <w:t>H</w:t>
      </w:r>
      <w:r w:rsidR="000B4BB5" w:rsidRPr="000C74E6">
        <w:rPr>
          <w:rFonts w:asciiTheme="minorHAnsi" w:hAnsiTheme="minorHAnsi" w:cstheme="minorHAnsi"/>
          <w:b/>
          <w:sz w:val="20"/>
          <w:szCs w:val="20"/>
        </w:rPr>
        <w:t xml:space="preserve">. </w:t>
      </w:r>
      <w:r w:rsidR="00787649" w:rsidRPr="000C74E6">
        <w:rPr>
          <w:rFonts w:asciiTheme="minorHAnsi" w:hAnsiTheme="minorHAnsi" w:cstheme="minorHAnsi"/>
          <w:b/>
          <w:sz w:val="20"/>
          <w:szCs w:val="20"/>
        </w:rPr>
        <w:t>HERS-Verified Multiple Recirculation Loops for DHW Systems Serving Multiple Dwelling Units Requirements</w:t>
      </w:r>
    </w:p>
    <w:p w14:paraId="0A1EFE9C" w14:textId="4B469F9B" w:rsidR="000B4BB5" w:rsidRPr="000C74E6"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theme="minorHAnsi"/>
          <w:sz w:val="20"/>
          <w:szCs w:val="20"/>
        </w:rPr>
      </w:pPr>
      <w:r w:rsidRPr="000C74E6">
        <w:rPr>
          <w:rFonts w:asciiTheme="minorHAnsi" w:hAnsiTheme="minorHAnsi" w:cstheme="minorHAnsi"/>
          <w:sz w:val="20"/>
          <w:szCs w:val="20"/>
        </w:rPr>
        <w:t xml:space="preserve">This table applies to all systems identified on this </w:t>
      </w:r>
      <w:r w:rsidR="00B316BE" w:rsidRPr="000C74E6">
        <w:rPr>
          <w:rFonts w:asciiTheme="minorHAnsi" w:hAnsiTheme="minorHAnsi" w:cstheme="minorHAnsi"/>
          <w:sz w:val="20"/>
          <w:szCs w:val="20"/>
        </w:rPr>
        <w:t>compliance document</w:t>
      </w:r>
      <w:r w:rsidRPr="000C74E6">
        <w:rPr>
          <w:rFonts w:asciiTheme="minorHAnsi" w:hAnsiTheme="minorHAnsi" w:cstheme="minorHAnsi"/>
          <w:sz w:val="20"/>
          <w:szCs w:val="20"/>
        </w:rPr>
        <w:t>. This measure requires on site HERS verification that at least two central recirculation loops are included in the system design. This credit is available to buildings with 8 or more units. The recirculation loops must be relatively equal in length and supply approximately the same number of dwelling units.</w:t>
      </w:r>
    </w:p>
    <w:p w14:paraId="397E715C" w14:textId="77777777" w:rsidR="00E102B9" w:rsidRPr="000C74E6" w:rsidRDefault="00E102B9"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theme="minorHAnsi"/>
          <w:sz w:val="20"/>
          <w:szCs w:val="20"/>
        </w:rPr>
      </w:pPr>
    </w:p>
    <w:p w14:paraId="07585C80" w14:textId="2DF57AA7" w:rsidR="00E102B9" w:rsidRPr="000C74E6" w:rsidRDefault="00E102B9" w:rsidP="00E102B9">
      <w:pPr>
        <w:spacing w:after="0" w:line="240" w:lineRule="auto"/>
        <w:rPr>
          <w:rFonts w:asciiTheme="minorHAnsi" w:eastAsia="Times New Roman" w:hAnsiTheme="minorHAnsi"/>
          <w:b/>
          <w:sz w:val="20"/>
          <w:szCs w:val="20"/>
        </w:rPr>
      </w:pPr>
      <w:r w:rsidRPr="000C74E6">
        <w:rPr>
          <w:rFonts w:asciiTheme="minorHAnsi" w:eastAsia="Times New Roman" w:hAnsiTheme="minorHAnsi"/>
          <w:b/>
          <w:sz w:val="20"/>
          <w:szCs w:val="20"/>
        </w:rPr>
        <w:t>I. Determination of HERS Verification Compliance</w:t>
      </w:r>
    </w:p>
    <w:p w14:paraId="63E13ED7" w14:textId="77777777" w:rsidR="00E102B9" w:rsidRPr="000C74E6" w:rsidRDefault="00E102B9" w:rsidP="00E102B9">
      <w:pPr>
        <w:numPr>
          <w:ilvl w:val="0"/>
          <w:numId w:val="26"/>
        </w:numPr>
        <w:spacing w:after="0" w:line="240" w:lineRule="auto"/>
        <w:ind w:left="360"/>
        <w:contextualSpacing/>
        <w:rPr>
          <w:rFonts w:asciiTheme="minorHAnsi" w:eastAsia="Times New Roman" w:hAnsiTheme="minorHAnsi"/>
          <w:b/>
          <w:sz w:val="20"/>
          <w:szCs w:val="20"/>
        </w:rPr>
      </w:pPr>
      <w:r w:rsidRPr="000C74E6">
        <w:rPr>
          <w:rFonts w:eastAsia="Times New Roman"/>
          <w:sz w:val="20"/>
          <w:szCs w:val="20"/>
        </w:rPr>
        <w:t>This field is filled out automatically. Compliance requires that all individual criteria pass.</w:t>
      </w:r>
    </w:p>
    <w:p w14:paraId="1B31F7C1" w14:textId="77777777" w:rsidR="00E102B9" w:rsidRPr="000C74E6" w:rsidRDefault="00E102B9"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theme="minorHAnsi"/>
          <w:sz w:val="20"/>
          <w:szCs w:val="20"/>
        </w:rPr>
      </w:pPr>
    </w:p>
    <w:p w14:paraId="15D33E26" w14:textId="6F65E5D5" w:rsidR="00787649" w:rsidRPr="000C74E6" w:rsidRDefault="00787649" w:rsidP="00A374A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20"/>
          <w:szCs w:val="20"/>
        </w:rPr>
      </w:pPr>
    </w:p>
    <w:p w14:paraId="0A1EFE9D" w14:textId="77777777" w:rsidR="00787649" w:rsidRPr="000C74E6" w:rsidRDefault="00787649" w:rsidP="00A374A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20"/>
          <w:szCs w:val="20"/>
        </w:rPr>
        <w:sectPr w:rsidR="00787649" w:rsidRPr="000C74E6" w:rsidSect="00DD2056">
          <w:headerReference w:type="even" r:id="rId16"/>
          <w:headerReference w:type="default" r:id="rId17"/>
          <w:footerReference w:type="default" r:id="rId18"/>
          <w:headerReference w:type="first" r:id="rId19"/>
          <w:pgSz w:w="12240" w:h="15840"/>
          <w:pgMar w:top="720" w:right="720" w:bottom="720" w:left="720" w:header="576" w:footer="576" w:gutter="0"/>
          <w:pgNumType w:start="1"/>
          <w:cols w:space="720"/>
          <w:docGrid w:linePitch="360"/>
        </w:sectPr>
      </w:pPr>
    </w:p>
    <w:tbl>
      <w:tblPr>
        <w:tblW w:w="4994"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503"/>
        <w:gridCol w:w="2035"/>
        <w:gridCol w:w="8465"/>
      </w:tblGrid>
      <w:tr w:rsidR="00E36A79" w:rsidRPr="000C74E6" w14:paraId="1D5CDAAD" w14:textId="77777777" w:rsidTr="00C24710">
        <w:trPr>
          <w:trHeight w:val="144"/>
        </w:trPr>
        <w:tc>
          <w:tcPr>
            <w:tcW w:w="11003" w:type="dxa"/>
            <w:gridSpan w:val="3"/>
            <w:tcBorders>
              <w:top w:val="single" w:sz="4" w:space="0" w:color="auto"/>
              <w:bottom w:val="single" w:sz="4" w:space="0" w:color="auto"/>
            </w:tcBorders>
            <w:vAlign w:val="center"/>
          </w:tcPr>
          <w:p w14:paraId="1433AC12"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hAnsiTheme="minorHAnsi" w:cstheme="minorHAnsi"/>
                <w:b/>
                <w:sz w:val="20"/>
                <w:szCs w:val="20"/>
              </w:rPr>
              <w:lastRenderedPageBreak/>
              <w:t>A. General Information</w:t>
            </w:r>
          </w:p>
        </w:tc>
      </w:tr>
      <w:tr w:rsidR="00E36A79" w:rsidRPr="000C74E6" w14:paraId="1105FDF4" w14:textId="77777777" w:rsidTr="00C24710">
        <w:trPr>
          <w:trHeight w:val="144"/>
        </w:trPr>
        <w:tc>
          <w:tcPr>
            <w:tcW w:w="503" w:type="dxa"/>
            <w:tcBorders>
              <w:top w:val="single" w:sz="4" w:space="0" w:color="auto"/>
              <w:bottom w:val="single" w:sz="4" w:space="0" w:color="auto"/>
              <w:right w:val="single" w:sz="4" w:space="0" w:color="auto"/>
            </w:tcBorders>
            <w:vAlign w:val="center"/>
          </w:tcPr>
          <w:p w14:paraId="0E3DD1CD"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01</w:t>
            </w:r>
          </w:p>
        </w:tc>
        <w:tc>
          <w:tcPr>
            <w:tcW w:w="2035" w:type="dxa"/>
            <w:tcBorders>
              <w:top w:val="single" w:sz="4" w:space="0" w:color="auto"/>
              <w:left w:val="single" w:sz="4" w:space="0" w:color="auto"/>
              <w:bottom w:val="single" w:sz="4" w:space="0" w:color="auto"/>
              <w:right w:val="single" w:sz="4" w:space="0" w:color="auto"/>
            </w:tcBorders>
            <w:vAlign w:val="center"/>
          </w:tcPr>
          <w:p w14:paraId="74A66CBA"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exact"/>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Dwelling Unit Name</w:t>
            </w:r>
          </w:p>
        </w:tc>
        <w:tc>
          <w:tcPr>
            <w:tcW w:w="8465" w:type="dxa"/>
            <w:tcBorders>
              <w:top w:val="single" w:sz="4" w:space="0" w:color="auto"/>
              <w:left w:val="single" w:sz="4" w:space="0" w:color="auto"/>
              <w:bottom w:val="single" w:sz="4" w:space="0" w:color="auto"/>
            </w:tcBorders>
            <w:vAlign w:val="center"/>
          </w:tcPr>
          <w:p w14:paraId="2FA611CF" w14:textId="7D1F5323" w:rsidR="00E36A79" w:rsidRPr="000C74E6" w:rsidRDefault="00A45C78"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&lt;&lt;user input&gt;&gt;</w:t>
            </w:r>
          </w:p>
        </w:tc>
      </w:tr>
    </w:tbl>
    <w:p w14:paraId="0A1EFF69" w14:textId="77777777" w:rsidR="00E36A79" w:rsidRPr="000C74E6" w:rsidRDefault="00E36A79" w:rsidP="00293A9B">
      <w:pPr>
        <w:spacing w:after="0"/>
        <w:rPr>
          <w:rFonts w:asciiTheme="minorHAnsi" w:hAnsiTheme="minorHAnsi" w:cstheme="minorHAnsi"/>
          <w:sz w:val="20"/>
          <w:szCs w:val="20"/>
        </w:rPr>
      </w:pPr>
    </w:p>
    <w:tbl>
      <w:tblPr>
        <w:tblpPr w:leftFromText="180" w:rightFromText="180" w:vertAnchor="text" w:tblpY="1"/>
        <w:tblOverlap w:val="neve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16"/>
        <w:gridCol w:w="917"/>
        <w:gridCol w:w="917"/>
        <w:gridCol w:w="917"/>
        <w:gridCol w:w="917"/>
        <w:gridCol w:w="917"/>
        <w:gridCol w:w="917"/>
        <w:gridCol w:w="917"/>
        <w:gridCol w:w="917"/>
        <w:gridCol w:w="917"/>
        <w:gridCol w:w="917"/>
        <w:gridCol w:w="917"/>
      </w:tblGrid>
      <w:tr w:rsidR="003D13DA" w:rsidRPr="000C74E6" w14:paraId="7A8B73CB" w14:textId="77777777" w:rsidTr="008B44B7">
        <w:trPr>
          <w:trHeight w:val="144"/>
        </w:trPr>
        <w:tc>
          <w:tcPr>
            <w:tcW w:w="11003" w:type="dxa"/>
            <w:gridSpan w:val="12"/>
            <w:tcBorders>
              <w:top w:val="single" w:sz="4" w:space="0" w:color="auto"/>
              <w:left w:val="single" w:sz="4" w:space="0" w:color="auto"/>
              <w:bottom w:val="single" w:sz="4" w:space="0" w:color="auto"/>
              <w:right w:val="single" w:sz="4" w:space="0" w:color="auto"/>
            </w:tcBorders>
            <w:vAlign w:val="center"/>
          </w:tcPr>
          <w:p w14:paraId="66DA6287" w14:textId="478139C3" w:rsidR="003D13DA" w:rsidRPr="000C74E6" w:rsidRDefault="00E36A79" w:rsidP="00990A1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0C74E6">
              <w:rPr>
                <w:rFonts w:asciiTheme="minorHAnsi" w:hAnsiTheme="minorHAnsi" w:cstheme="minorHAnsi"/>
                <w:b/>
                <w:sz w:val="20"/>
                <w:szCs w:val="20"/>
              </w:rPr>
              <w:t>B</w:t>
            </w:r>
            <w:r w:rsidR="003D13DA" w:rsidRPr="000C74E6">
              <w:rPr>
                <w:rFonts w:asciiTheme="minorHAnsi" w:hAnsiTheme="minorHAnsi" w:cstheme="minorHAnsi"/>
                <w:b/>
                <w:sz w:val="20"/>
                <w:szCs w:val="20"/>
              </w:rPr>
              <w:t xml:space="preserve">. Design HERS Verified Central Water Heating Systems Information </w:t>
            </w:r>
            <w:r w:rsidR="00A566F3" w:rsidRPr="000C74E6">
              <w:rPr>
                <w:rFonts w:asciiTheme="minorHAnsi" w:hAnsiTheme="minorHAnsi" w:cstheme="minorHAnsi"/>
                <w:b/>
                <w:sz w:val="20"/>
                <w:szCs w:val="20"/>
              </w:rPr>
              <w:t>(other than CHPWH)</w:t>
            </w:r>
          </w:p>
          <w:p w14:paraId="5E4B384D" w14:textId="10E3BDB4" w:rsidR="00001C7C" w:rsidRPr="000C74E6" w:rsidRDefault="00015D7C" w:rsidP="00001C7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sz w:val="18"/>
                <w:szCs w:val="18"/>
              </w:rPr>
              <w:t>&lt;&lt;Static Text - see the top&gt;&gt;</w:t>
            </w:r>
            <w:r w:rsidR="00001C7C" w:rsidRPr="000C74E6">
              <w:rPr>
                <w:rFonts w:asciiTheme="minorHAnsi" w:eastAsia="Times New Roman" w:hAnsiTheme="minorHAnsi" w:cstheme="minorHAnsi"/>
                <w:sz w:val="20"/>
                <w:szCs w:val="20"/>
              </w:rPr>
              <w:t>&lt;&lt;If LMCC only has CHPWH, display the "section does not apply" message&gt;&gt;</w:t>
            </w:r>
          </w:p>
          <w:p w14:paraId="6302B94C" w14:textId="2AFEB3C8" w:rsidR="008A6B9E" w:rsidRPr="000C74E6" w:rsidRDefault="00001C7C" w:rsidP="00001C7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&lt;&lt;require one row of data for each water heater identified on the LMCC-PRF&gt;&gt;</w:t>
            </w:r>
          </w:p>
        </w:tc>
      </w:tr>
      <w:tr w:rsidR="003D13DA" w:rsidRPr="000C74E6" w14:paraId="50F6C9FE" w14:textId="77777777" w:rsidTr="008B44B7">
        <w:trPr>
          <w:trHeight w:val="144"/>
        </w:trPr>
        <w:tc>
          <w:tcPr>
            <w:tcW w:w="916" w:type="dxa"/>
            <w:tcBorders>
              <w:top w:val="single" w:sz="4" w:space="0" w:color="auto"/>
              <w:left w:val="single" w:sz="4" w:space="0" w:color="auto"/>
              <w:bottom w:val="single" w:sz="4" w:space="0" w:color="auto"/>
              <w:right w:val="single" w:sz="4" w:space="0" w:color="auto"/>
            </w:tcBorders>
            <w:vAlign w:val="center"/>
          </w:tcPr>
          <w:p w14:paraId="52E6351F"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01</w:t>
            </w:r>
          </w:p>
        </w:tc>
        <w:tc>
          <w:tcPr>
            <w:tcW w:w="917" w:type="dxa"/>
            <w:tcBorders>
              <w:top w:val="single" w:sz="4" w:space="0" w:color="auto"/>
              <w:left w:val="single" w:sz="4" w:space="0" w:color="auto"/>
              <w:bottom w:val="single" w:sz="4" w:space="0" w:color="auto"/>
              <w:right w:val="single" w:sz="4" w:space="0" w:color="auto"/>
            </w:tcBorders>
            <w:vAlign w:val="center"/>
          </w:tcPr>
          <w:p w14:paraId="6490C232"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02</w:t>
            </w:r>
          </w:p>
        </w:tc>
        <w:tc>
          <w:tcPr>
            <w:tcW w:w="917" w:type="dxa"/>
            <w:tcBorders>
              <w:top w:val="single" w:sz="4" w:space="0" w:color="auto"/>
              <w:left w:val="single" w:sz="4" w:space="0" w:color="auto"/>
              <w:bottom w:val="single" w:sz="4" w:space="0" w:color="auto"/>
              <w:right w:val="single" w:sz="4" w:space="0" w:color="auto"/>
            </w:tcBorders>
            <w:vAlign w:val="center"/>
          </w:tcPr>
          <w:p w14:paraId="2076F380"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03</w:t>
            </w:r>
          </w:p>
        </w:tc>
        <w:tc>
          <w:tcPr>
            <w:tcW w:w="917" w:type="dxa"/>
            <w:tcBorders>
              <w:top w:val="single" w:sz="4" w:space="0" w:color="auto"/>
              <w:left w:val="single" w:sz="4" w:space="0" w:color="auto"/>
              <w:bottom w:val="single" w:sz="4" w:space="0" w:color="auto"/>
              <w:right w:val="single" w:sz="4" w:space="0" w:color="auto"/>
            </w:tcBorders>
            <w:vAlign w:val="center"/>
          </w:tcPr>
          <w:p w14:paraId="0E68283B"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04</w:t>
            </w:r>
          </w:p>
        </w:tc>
        <w:tc>
          <w:tcPr>
            <w:tcW w:w="917" w:type="dxa"/>
            <w:tcBorders>
              <w:top w:val="single" w:sz="4" w:space="0" w:color="auto"/>
              <w:left w:val="single" w:sz="4" w:space="0" w:color="auto"/>
              <w:bottom w:val="single" w:sz="4" w:space="0" w:color="auto"/>
              <w:right w:val="single" w:sz="4" w:space="0" w:color="auto"/>
            </w:tcBorders>
            <w:vAlign w:val="center"/>
          </w:tcPr>
          <w:p w14:paraId="4CDC11C9"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05</w:t>
            </w:r>
          </w:p>
        </w:tc>
        <w:tc>
          <w:tcPr>
            <w:tcW w:w="917" w:type="dxa"/>
            <w:tcBorders>
              <w:top w:val="single" w:sz="4" w:space="0" w:color="auto"/>
              <w:left w:val="single" w:sz="4" w:space="0" w:color="auto"/>
              <w:bottom w:val="single" w:sz="4" w:space="0" w:color="auto"/>
              <w:right w:val="single" w:sz="4" w:space="0" w:color="auto"/>
            </w:tcBorders>
            <w:vAlign w:val="center"/>
          </w:tcPr>
          <w:p w14:paraId="31A32842"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06</w:t>
            </w:r>
          </w:p>
        </w:tc>
        <w:tc>
          <w:tcPr>
            <w:tcW w:w="917" w:type="dxa"/>
            <w:tcBorders>
              <w:top w:val="single" w:sz="4" w:space="0" w:color="auto"/>
              <w:left w:val="single" w:sz="4" w:space="0" w:color="auto"/>
              <w:bottom w:val="single" w:sz="4" w:space="0" w:color="auto"/>
              <w:right w:val="single" w:sz="4" w:space="0" w:color="auto"/>
            </w:tcBorders>
            <w:vAlign w:val="center"/>
          </w:tcPr>
          <w:p w14:paraId="5B4C3674"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07</w:t>
            </w:r>
          </w:p>
        </w:tc>
        <w:tc>
          <w:tcPr>
            <w:tcW w:w="917" w:type="dxa"/>
            <w:tcBorders>
              <w:top w:val="single" w:sz="4" w:space="0" w:color="auto"/>
              <w:left w:val="single" w:sz="4" w:space="0" w:color="auto"/>
              <w:bottom w:val="single" w:sz="4" w:space="0" w:color="auto"/>
              <w:right w:val="single" w:sz="4" w:space="0" w:color="auto"/>
            </w:tcBorders>
            <w:vAlign w:val="center"/>
          </w:tcPr>
          <w:p w14:paraId="15D1EF1D"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08</w:t>
            </w:r>
          </w:p>
        </w:tc>
        <w:tc>
          <w:tcPr>
            <w:tcW w:w="917" w:type="dxa"/>
            <w:tcBorders>
              <w:top w:val="single" w:sz="4" w:space="0" w:color="auto"/>
              <w:left w:val="single" w:sz="4" w:space="0" w:color="auto"/>
              <w:bottom w:val="single" w:sz="4" w:space="0" w:color="auto"/>
              <w:right w:val="single" w:sz="4" w:space="0" w:color="auto"/>
            </w:tcBorders>
            <w:vAlign w:val="center"/>
          </w:tcPr>
          <w:p w14:paraId="31CEDF63"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09</w:t>
            </w:r>
          </w:p>
        </w:tc>
        <w:tc>
          <w:tcPr>
            <w:tcW w:w="917" w:type="dxa"/>
            <w:tcBorders>
              <w:top w:val="single" w:sz="4" w:space="0" w:color="auto"/>
              <w:left w:val="single" w:sz="4" w:space="0" w:color="auto"/>
              <w:bottom w:val="single" w:sz="4" w:space="0" w:color="auto"/>
              <w:right w:val="single" w:sz="4" w:space="0" w:color="auto"/>
            </w:tcBorders>
            <w:vAlign w:val="center"/>
          </w:tcPr>
          <w:p w14:paraId="685CA71D"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10</w:t>
            </w:r>
          </w:p>
        </w:tc>
        <w:tc>
          <w:tcPr>
            <w:tcW w:w="917" w:type="dxa"/>
            <w:tcBorders>
              <w:top w:val="single" w:sz="4" w:space="0" w:color="auto"/>
              <w:left w:val="single" w:sz="4" w:space="0" w:color="auto"/>
              <w:bottom w:val="single" w:sz="4" w:space="0" w:color="auto"/>
              <w:right w:val="single" w:sz="4" w:space="0" w:color="auto"/>
            </w:tcBorders>
            <w:vAlign w:val="center"/>
          </w:tcPr>
          <w:p w14:paraId="4583EEAF"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11</w:t>
            </w:r>
          </w:p>
        </w:tc>
        <w:tc>
          <w:tcPr>
            <w:tcW w:w="917" w:type="dxa"/>
            <w:tcBorders>
              <w:top w:val="single" w:sz="4" w:space="0" w:color="auto"/>
              <w:left w:val="single" w:sz="4" w:space="0" w:color="auto"/>
              <w:bottom w:val="single" w:sz="4" w:space="0" w:color="auto"/>
              <w:right w:val="single" w:sz="4" w:space="0" w:color="auto"/>
            </w:tcBorders>
            <w:vAlign w:val="center"/>
          </w:tcPr>
          <w:p w14:paraId="71687FAB"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12</w:t>
            </w:r>
          </w:p>
        </w:tc>
      </w:tr>
      <w:tr w:rsidR="003D13DA" w:rsidRPr="000C74E6" w14:paraId="4E5086E3" w14:textId="77777777" w:rsidTr="008B44B7">
        <w:trPr>
          <w:trHeight w:val="144"/>
        </w:trPr>
        <w:tc>
          <w:tcPr>
            <w:tcW w:w="916" w:type="dxa"/>
            <w:tcBorders>
              <w:top w:val="single" w:sz="4" w:space="0" w:color="auto"/>
              <w:left w:val="single" w:sz="4" w:space="0" w:color="auto"/>
              <w:bottom w:val="single" w:sz="4" w:space="0" w:color="auto"/>
              <w:right w:val="single" w:sz="4" w:space="0" w:color="auto"/>
            </w:tcBorders>
            <w:vAlign w:val="bottom"/>
          </w:tcPr>
          <w:p w14:paraId="26AFED51"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Water Heating System ID or Name</w:t>
            </w:r>
          </w:p>
        </w:tc>
        <w:tc>
          <w:tcPr>
            <w:tcW w:w="917" w:type="dxa"/>
            <w:tcBorders>
              <w:top w:val="single" w:sz="4" w:space="0" w:color="auto"/>
              <w:left w:val="single" w:sz="4" w:space="0" w:color="auto"/>
              <w:bottom w:val="single" w:sz="4" w:space="0" w:color="auto"/>
              <w:right w:val="single" w:sz="4" w:space="0" w:color="auto"/>
            </w:tcBorders>
            <w:vAlign w:val="bottom"/>
          </w:tcPr>
          <w:p w14:paraId="46300050"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 Water Heating System Type</w:t>
            </w:r>
          </w:p>
        </w:tc>
        <w:tc>
          <w:tcPr>
            <w:tcW w:w="917" w:type="dxa"/>
            <w:tcBorders>
              <w:top w:val="single" w:sz="4" w:space="0" w:color="auto"/>
              <w:left w:val="single" w:sz="4" w:space="0" w:color="auto"/>
              <w:bottom w:val="single" w:sz="4" w:space="0" w:color="auto"/>
              <w:right w:val="single" w:sz="4" w:space="0" w:color="auto"/>
            </w:tcBorders>
            <w:vAlign w:val="bottom"/>
          </w:tcPr>
          <w:p w14:paraId="3A88C645"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Water Heater Type</w:t>
            </w:r>
          </w:p>
        </w:tc>
        <w:tc>
          <w:tcPr>
            <w:tcW w:w="917" w:type="dxa"/>
            <w:tcBorders>
              <w:top w:val="single" w:sz="4" w:space="0" w:color="auto"/>
              <w:left w:val="single" w:sz="4" w:space="0" w:color="auto"/>
              <w:bottom w:val="single" w:sz="4" w:space="0" w:color="auto"/>
              <w:right w:val="single" w:sz="4" w:space="0" w:color="auto"/>
            </w:tcBorders>
            <w:vAlign w:val="bottom"/>
          </w:tcPr>
          <w:p w14:paraId="2C2B0A4D"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of Water Heaters in System</w:t>
            </w:r>
          </w:p>
        </w:tc>
        <w:tc>
          <w:tcPr>
            <w:tcW w:w="917" w:type="dxa"/>
            <w:tcBorders>
              <w:top w:val="single" w:sz="4" w:space="0" w:color="auto"/>
              <w:left w:val="single" w:sz="4" w:space="0" w:color="auto"/>
              <w:bottom w:val="single" w:sz="4" w:space="0" w:color="auto"/>
              <w:right w:val="single" w:sz="4" w:space="0" w:color="auto"/>
            </w:tcBorders>
            <w:vAlign w:val="bottom"/>
          </w:tcPr>
          <w:p w14:paraId="0A36FF85"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Water Heater </w:t>
            </w:r>
          </w:p>
          <w:p w14:paraId="7AF55918"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Storage</w:t>
            </w:r>
          </w:p>
          <w:p w14:paraId="3167EE5F"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Volume (gal)</w:t>
            </w:r>
          </w:p>
        </w:tc>
        <w:tc>
          <w:tcPr>
            <w:tcW w:w="917" w:type="dxa"/>
            <w:tcBorders>
              <w:top w:val="single" w:sz="4" w:space="0" w:color="auto"/>
              <w:left w:val="single" w:sz="4" w:space="0" w:color="auto"/>
              <w:bottom w:val="single" w:sz="4" w:space="0" w:color="auto"/>
              <w:right w:val="single" w:sz="4" w:space="0" w:color="auto"/>
            </w:tcBorders>
            <w:vAlign w:val="bottom"/>
          </w:tcPr>
          <w:p w14:paraId="7B3087B4"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Fuel Type</w:t>
            </w:r>
          </w:p>
        </w:tc>
        <w:tc>
          <w:tcPr>
            <w:tcW w:w="917" w:type="dxa"/>
            <w:tcBorders>
              <w:top w:val="single" w:sz="4" w:space="0" w:color="auto"/>
              <w:left w:val="single" w:sz="4" w:space="0" w:color="auto"/>
              <w:bottom w:val="single" w:sz="4" w:space="0" w:color="auto"/>
              <w:right w:val="single" w:sz="4" w:space="0" w:color="auto"/>
            </w:tcBorders>
            <w:vAlign w:val="bottom"/>
          </w:tcPr>
          <w:p w14:paraId="0FD2F263"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Rated Input Type</w:t>
            </w:r>
          </w:p>
        </w:tc>
        <w:tc>
          <w:tcPr>
            <w:tcW w:w="917" w:type="dxa"/>
            <w:tcBorders>
              <w:top w:val="single" w:sz="4" w:space="0" w:color="auto"/>
              <w:left w:val="single" w:sz="4" w:space="0" w:color="auto"/>
              <w:bottom w:val="single" w:sz="4" w:space="0" w:color="auto"/>
              <w:right w:val="single" w:sz="4" w:space="0" w:color="auto"/>
            </w:tcBorders>
            <w:vAlign w:val="bottom"/>
          </w:tcPr>
          <w:p w14:paraId="2AA98C52"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Rated Input Value</w:t>
            </w:r>
          </w:p>
        </w:tc>
        <w:tc>
          <w:tcPr>
            <w:tcW w:w="917" w:type="dxa"/>
            <w:tcBorders>
              <w:top w:val="single" w:sz="4" w:space="0" w:color="auto"/>
              <w:left w:val="single" w:sz="4" w:space="0" w:color="auto"/>
              <w:bottom w:val="single" w:sz="4" w:space="0" w:color="auto"/>
              <w:right w:val="single" w:sz="4" w:space="0" w:color="auto"/>
            </w:tcBorders>
            <w:vAlign w:val="bottom"/>
          </w:tcPr>
          <w:p w14:paraId="4578DCC9"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Heating Efficiency Type</w:t>
            </w:r>
          </w:p>
        </w:tc>
        <w:tc>
          <w:tcPr>
            <w:tcW w:w="917" w:type="dxa"/>
            <w:tcBorders>
              <w:top w:val="single" w:sz="4" w:space="0" w:color="auto"/>
              <w:left w:val="single" w:sz="4" w:space="0" w:color="auto"/>
              <w:bottom w:val="single" w:sz="4" w:space="0" w:color="auto"/>
              <w:right w:val="single" w:sz="4" w:space="0" w:color="auto"/>
            </w:tcBorders>
            <w:vAlign w:val="bottom"/>
          </w:tcPr>
          <w:p w14:paraId="48BAF14C"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Heating Efficiency Value</w:t>
            </w:r>
          </w:p>
        </w:tc>
        <w:tc>
          <w:tcPr>
            <w:tcW w:w="917" w:type="dxa"/>
            <w:tcBorders>
              <w:top w:val="single" w:sz="4" w:space="0" w:color="auto"/>
              <w:left w:val="single" w:sz="4" w:space="0" w:color="auto"/>
              <w:bottom w:val="single" w:sz="4" w:space="0" w:color="auto"/>
              <w:right w:val="single" w:sz="4" w:space="0" w:color="auto"/>
            </w:tcBorders>
            <w:vAlign w:val="bottom"/>
          </w:tcPr>
          <w:p w14:paraId="46C7C820"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Standby Loss </w:t>
            </w:r>
          </w:p>
          <w:p w14:paraId="79555375"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w:t>
            </w:r>
          </w:p>
        </w:tc>
        <w:tc>
          <w:tcPr>
            <w:tcW w:w="917" w:type="dxa"/>
            <w:tcBorders>
              <w:top w:val="single" w:sz="4" w:space="0" w:color="auto"/>
              <w:left w:val="single" w:sz="4" w:space="0" w:color="auto"/>
              <w:bottom w:val="single" w:sz="4" w:space="0" w:color="auto"/>
              <w:right w:val="single" w:sz="4" w:space="0" w:color="auto"/>
            </w:tcBorders>
            <w:vAlign w:val="bottom"/>
          </w:tcPr>
          <w:p w14:paraId="596F958E"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Exterior Insul. </w:t>
            </w:r>
          </w:p>
          <w:p w14:paraId="28C951B6"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R-Value</w:t>
            </w:r>
          </w:p>
        </w:tc>
      </w:tr>
      <w:tr w:rsidR="00C439C3" w:rsidRPr="000C74E6" w14:paraId="34608DAE" w14:textId="77777777" w:rsidTr="008B44B7">
        <w:trPr>
          <w:trHeight w:val="144"/>
        </w:trPr>
        <w:tc>
          <w:tcPr>
            <w:tcW w:w="916" w:type="dxa"/>
            <w:tcBorders>
              <w:top w:val="single" w:sz="4" w:space="0" w:color="auto"/>
              <w:left w:val="single" w:sz="4" w:space="0" w:color="auto"/>
              <w:bottom w:val="single" w:sz="4" w:space="0" w:color="auto"/>
              <w:right w:val="single" w:sz="4" w:space="0" w:color="auto"/>
            </w:tcBorders>
          </w:tcPr>
          <w:p w14:paraId="02538F28" w14:textId="474F369A" w:rsidR="00C439C3" w:rsidRPr="000C74E6"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&lt;&lt;Reference values from </w:t>
            </w:r>
            <w:r w:rsidR="008852D7" w:rsidRPr="000C74E6">
              <w:rPr>
                <w:rFonts w:asciiTheme="minorHAnsi" w:eastAsia="Times New Roman" w:hAnsiTheme="minorHAnsi" w:cstheme="minorHAnsi"/>
                <w:sz w:val="20"/>
                <w:szCs w:val="20"/>
              </w:rPr>
              <w:t>LMCC</w:t>
            </w:r>
            <w:r w:rsidR="000D7F68" w:rsidRPr="000C74E6">
              <w:rPr>
                <w:rFonts w:asciiTheme="minorHAnsi" w:eastAsia="Times New Roman" w:hAnsiTheme="minorHAnsi" w:cstheme="minorHAnsi"/>
                <w:sz w:val="20"/>
                <w:szCs w:val="20"/>
              </w:rPr>
              <w:t xml:space="preserve"> </w:t>
            </w:r>
            <w:r w:rsidRPr="000C74E6">
              <w:rPr>
                <w:rFonts w:asciiTheme="minorHAnsi" w:eastAsia="Times New Roman" w:hAnsiTheme="minorHAnsi" w:cstheme="minorHAnsi"/>
                <w:sz w:val="20"/>
                <w:szCs w:val="20"/>
              </w:rPr>
              <w:t>&gt;&gt;</w:t>
            </w:r>
          </w:p>
        </w:tc>
        <w:tc>
          <w:tcPr>
            <w:tcW w:w="917" w:type="dxa"/>
            <w:tcBorders>
              <w:top w:val="single" w:sz="4" w:space="0" w:color="auto"/>
              <w:left w:val="single" w:sz="4" w:space="0" w:color="auto"/>
              <w:bottom w:val="single" w:sz="4" w:space="0" w:color="auto"/>
              <w:right w:val="single" w:sz="4" w:space="0" w:color="auto"/>
            </w:tcBorders>
          </w:tcPr>
          <w:p w14:paraId="0BE06EDB" w14:textId="44EE8484" w:rsidR="00C439C3" w:rsidRPr="000C74E6"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&lt;&lt;If Performance reference values from </w:t>
            </w:r>
            <w:r w:rsidR="008852D7" w:rsidRPr="000C74E6">
              <w:rPr>
                <w:rFonts w:asciiTheme="minorHAnsi" w:eastAsia="Times New Roman" w:hAnsiTheme="minorHAnsi" w:cstheme="minorHAnsi"/>
                <w:sz w:val="20"/>
                <w:szCs w:val="20"/>
              </w:rPr>
              <w:t>LMCC</w:t>
            </w:r>
            <w:r w:rsidRPr="000C74E6">
              <w:rPr>
                <w:rFonts w:asciiTheme="minorHAnsi" w:eastAsia="Times New Roman" w:hAnsiTheme="minorHAnsi" w:cstheme="minorHAnsi"/>
                <w:sz w:val="20"/>
                <w:szCs w:val="20"/>
              </w:rPr>
              <w:t xml:space="preserve">-PRF-01 </w:t>
            </w:r>
          </w:p>
          <w:p w14:paraId="3C099051" w14:textId="77777777" w:rsidR="00C439C3" w:rsidRPr="000C74E6"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Allowed values=</w:t>
            </w:r>
          </w:p>
          <w:p w14:paraId="55F23536" w14:textId="55BBB87E" w:rsidR="00C439C3" w:rsidRPr="000C74E6" w:rsidRDefault="00C439C3" w:rsidP="00990A19">
            <w:pPr>
              <w:keepNext/>
              <w:tabs>
                <w:tab w:val="left" w:pos="2160"/>
                <w:tab w:val="left" w:pos="2700"/>
                <w:tab w:val="left" w:pos="3420"/>
                <w:tab w:val="left" w:pos="3780"/>
                <w:tab w:val="left" w:pos="5760"/>
                <w:tab w:val="left" w:pos="7212"/>
              </w:tabs>
              <w:spacing w:after="0"/>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DHW, </w:t>
            </w:r>
            <w:r w:rsidR="002B34E7" w:rsidRPr="000C74E6">
              <w:rPr>
                <w:rFonts w:asciiTheme="minorHAnsi" w:eastAsia="Times New Roman" w:hAnsiTheme="minorHAnsi" w:cstheme="minorHAnsi"/>
                <w:sz w:val="20"/>
                <w:szCs w:val="20"/>
              </w:rPr>
              <w:t xml:space="preserve">Hydronic, </w:t>
            </w:r>
            <w:r w:rsidRPr="000C74E6">
              <w:rPr>
                <w:rFonts w:asciiTheme="minorHAnsi" w:eastAsia="Times New Roman" w:hAnsiTheme="minorHAnsi" w:cstheme="minorHAnsi"/>
                <w:sz w:val="20"/>
                <w:szCs w:val="20"/>
              </w:rPr>
              <w:t>or</w:t>
            </w:r>
          </w:p>
          <w:p w14:paraId="47F044E3" w14:textId="29DD39F3" w:rsidR="00C439C3" w:rsidRPr="000C74E6"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Combined Hydronic</w:t>
            </w:r>
            <w:r w:rsidR="00A87E01" w:rsidRPr="000C74E6">
              <w:rPr>
                <w:rFonts w:asciiTheme="minorHAnsi" w:eastAsia="Times New Roman" w:hAnsiTheme="minorHAnsi" w:cstheme="minorHAnsi"/>
                <w:sz w:val="20"/>
                <w:szCs w:val="20"/>
              </w:rPr>
              <w:t>;</w:t>
            </w:r>
            <w:r w:rsidRPr="000C74E6">
              <w:rPr>
                <w:rFonts w:asciiTheme="minorHAnsi" w:eastAsia="Times New Roman" w:hAnsiTheme="minorHAnsi" w:cstheme="minorHAnsi"/>
                <w:sz w:val="20"/>
                <w:szCs w:val="20"/>
              </w:rPr>
              <w:t xml:space="preserve"> </w:t>
            </w:r>
            <w:r w:rsidR="00A87E01" w:rsidRPr="000C74E6">
              <w:rPr>
                <w:rFonts w:asciiTheme="minorHAnsi" w:eastAsia="Times New Roman" w:hAnsiTheme="minorHAnsi" w:cstheme="minorHAnsi"/>
                <w:sz w:val="20"/>
                <w:szCs w:val="20"/>
              </w:rPr>
              <w:t>else</w:t>
            </w:r>
            <w:r w:rsidRPr="000C74E6">
              <w:rPr>
                <w:rFonts w:asciiTheme="minorHAnsi" w:eastAsia="Times New Roman" w:hAnsiTheme="minorHAnsi" w:cstheme="minorHAnsi"/>
                <w:sz w:val="20"/>
                <w:szCs w:val="20"/>
              </w:rPr>
              <w:t>If Prescriptive then NA</w:t>
            </w:r>
          </w:p>
          <w:p w14:paraId="08610C19" w14:textId="678FA45C" w:rsidR="00C439C3" w:rsidRPr="000C74E6"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&gt;&gt;</w:t>
            </w:r>
          </w:p>
        </w:tc>
        <w:tc>
          <w:tcPr>
            <w:tcW w:w="917" w:type="dxa"/>
            <w:tcBorders>
              <w:top w:val="single" w:sz="4" w:space="0" w:color="auto"/>
              <w:left w:val="single" w:sz="4" w:space="0" w:color="auto"/>
              <w:bottom w:val="single" w:sz="4" w:space="0" w:color="auto"/>
              <w:right w:val="single" w:sz="4" w:space="0" w:color="auto"/>
            </w:tcBorders>
          </w:tcPr>
          <w:p w14:paraId="17E40461" w14:textId="2D495958" w:rsidR="006B1A95" w:rsidRPr="000C74E6" w:rsidRDefault="006B1A95" w:rsidP="006B1A9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&lt;&lt;Reference values from </w:t>
            </w:r>
            <w:r w:rsidR="008852D7" w:rsidRPr="000C74E6">
              <w:rPr>
                <w:rFonts w:asciiTheme="minorHAnsi" w:eastAsia="Times New Roman" w:hAnsiTheme="minorHAnsi" w:cstheme="minorHAnsi"/>
                <w:sz w:val="20"/>
                <w:szCs w:val="20"/>
              </w:rPr>
              <w:t>LMCC</w:t>
            </w:r>
            <w:ins w:id="48" w:author="Alhabibi, Haider@Energy" w:date="2023-12-13T20:17:00Z">
              <w:r w:rsidR="00D06B33" w:rsidRPr="00D06B33">
                <w:rPr>
                  <w:rFonts w:asciiTheme="minorHAnsi" w:eastAsia="Times New Roman" w:hAnsiTheme="minorHAnsi" w:cstheme="minorHAnsi"/>
                  <w:sz w:val="20"/>
                  <w:szCs w:val="20"/>
                </w:rPr>
                <w:t>, If information is not available on the LMCC, then allow user to select from list</w:t>
              </w:r>
            </w:ins>
            <w:r w:rsidRPr="000C74E6">
              <w:rPr>
                <w:rFonts w:asciiTheme="minorHAnsi" w:eastAsia="Times New Roman" w:hAnsiTheme="minorHAnsi" w:cstheme="minorHAnsi"/>
                <w:sz w:val="20"/>
                <w:szCs w:val="20"/>
              </w:rPr>
              <w:t>.</w:t>
            </w:r>
          </w:p>
          <w:p w14:paraId="2188AA59" w14:textId="77777777" w:rsidR="006B1A95" w:rsidRPr="000C74E6" w:rsidRDefault="006B1A95" w:rsidP="006B1A9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Allowed values:</w:t>
            </w:r>
          </w:p>
          <w:p w14:paraId="0C822A14" w14:textId="031321D5" w:rsidR="00C439C3" w:rsidRPr="000C74E6" w:rsidRDefault="006B1A95" w:rsidP="006B1A9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Boiler, Indirect, Consumer Instantaneous, Commercial Instantaneous, Consumer Storage, Commercial Storage, Residential-Duty Commercial Storage, or Residen</w:t>
            </w:r>
            <w:r w:rsidRPr="000C74E6">
              <w:rPr>
                <w:rFonts w:asciiTheme="minorHAnsi" w:eastAsia="Times New Roman" w:hAnsiTheme="minorHAnsi" w:cstheme="minorHAnsi"/>
                <w:sz w:val="20"/>
                <w:szCs w:val="20"/>
              </w:rPr>
              <w:lastRenderedPageBreak/>
              <w:t>tial-Duty Commercial Instantaneous &gt;&gt;</w:t>
            </w:r>
          </w:p>
        </w:tc>
        <w:tc>
          <w:tcPr>
            <w:tcW w:w="917" w:type="dxa"/>
            <w:tcBorders>
              <w:top w:val="single" w:sz="4" w:space="0" w:color="auto"/>
              <w:left w:val="single" w:sz="4" w:space="0" w:color="auto"/>
              <w:bottom w:val="single" w:sz="4" w:space="0" w:color="auto"/>
              <w:right w:val="single" w:sz="4" w:space="0" w:color="auto"/>
            </w:tcBorders>
          </w:tcPr>
          <w:p w14:paraId="7894F03E" w14:textId="019C934D" w:rsidR="00C439C3" w:rsidRPr="000C74E6" w:rsidRDefault="00C439C3" w:rsidP="00C97C3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lastRenderedPageBreak/>
              <w:t xml:space="preserve">&lt;&lt;Reference values from </w:t>
            </w:r>
            <w:r w:rsidR="008852D7" w:rsidRPr="000C74E6">
              <w:rPr>
                <w:rFonts w:asciiTheme="minorHAnsi" w:eastAsia="Times New Roman" w:hAnsiTheme="minorHAnsi" w:cstheme="minorHAnsi"/>
                <w:sz w:val="20"/>
                <w:szCs w:val="20"/>
              </w:rPr>
              <w:t>LMCC</w:t>
            </w:r>
            <w:r w:rsidRPr="000C74E6">
              <w:rPr>
                <w:rFonts w:asciiTheme="minorHAnsi" w:eastAsia="Times New Roman" w:hAnsiTheme="minorHAnsi" w:cstheme="minorHAnsi"/>
                <w:sz w:val="20"/>
                <w:szCs w:val="20"/>
              </w:rPr>
              <w:t xml:space="preserve"> &gt;&gt;</w:t>
            </w:r>
          </w:p>
        </w:tc>
        <w:tc>
          <w:tcPr>
            <w:tcW w:w="917" w:type="dxa"/>
            <w:tcBorders>
              <w:top w:val="single" w:sz="4" w:space="0" w:color="auto"/>
              <w:left w:val="single" w:sz="4" w:space="0" w:color="auto"/>
              <w:bottom w:val="single" w:sz="4" w:space="0" w:color="auto"/>
              <w:right w:val="single" w:sz="4" w:space="0" w:color="auto"/>
            </w:tcBorders>
          </w:tcPr>
          <w:p w14:paraId="04D17675" w14:textId="6ECB9ADB" w:rsidR="00C439C3" w:rsidRPr="000C74E6"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&lt;&lt;</w:t>
            </w:r>
            <w:r w:rsidR="00C97C39" w:rsidRPr="000C74E6">
              <w:t xml:space="preserve"> </w:t>
            </w:r>
            <w:r w:rsidR="00C97C39" w:rsidRPr="000C74E6">
              <w:rPr>
                <w:rFonts w:asciiTheme="minorHAnsi" w:eastAsia="Times New Roman" w:hAnsiTheme="minorHAnsi" w:cstheme="minorHAnsi"/>
                <w:sz w:val="20"/>
                <w:szCs w:val="20"/>
              </w:rPr>
              <w:t xml:space="preserve">Reference values from </w:t>
            </w:r>
            <w:r w:rsidR="008852D7" w:rsidRPr="000C74E6">
              <w:rPr>
                <w:rFonts w:asciiTheme="minorHAnsi" w:eastAsia="Times New Roman" w:hAnsiTheme="minorHAnsi" w:cstheme="minorHAnsi"/>
                <w:sz w:val="20"/>
                <w:szCs w:val="20"/>
              </w:rPr>
              <w:t>LMCC</w:t>
            </w:r>
            <w:r w:rsidR="00D731F2" w:rsidRPr="000C74E6">
              <w:rPr>
                <w:rFonts w:asciiTheme="minorHAnsi" w:eastAsia="Times New Roman" w:hAnsiTheme="minorHAnsi" w:cstheme="minorHAnsi"/>
                <w:sz w:val="20"/>
                <w:szCs w:val="20"/>
              </w:rPr>
              <w:t>,</w:t>
            </w:r>
            <w:r w:rsidR="00D731F2" w:rsidRPr="000C74E6">
              <w:rPr>
                <w:rFonts w:asciiTheme="minorHAnsi" w:eastAsia="Times New Roman" w:hAnsiTheme="minorHAnsi" w:cstheme="minorHAnsi"/>
                <w:sz w:val="18"/>
                <w:szCs w:val="18"/>
              </w:rPr>
              <w:t xml:space="preserve"> </w:t>
            </w:r>
            <w:r w:rsidR="00D731F2" w:rsidRPr="000C74E6">
              <w:rPr>
                <w:rFonts w:asciiTheme="minorHAnsi" w:eastAsia="Times New Roman" w:hAnsiTheme="minorHAnsi" w:cstheme="minorHAnsi"/>
                <w:sz w:val="20"/>
                <w:szCs w:val="20"/>
              </w:rPr>
              <w:t>NA is allowed only if B03 =   Consumer Instantaneous, Commercial Instantaneous, or  Residential-Duty Commercial Instantaneous</w:t>
            </w:r>
            <w:r w:rsidR="00D731F2" w:rsidRPr="000C74E6">
              <w:rPr>
                <w:rFonts w:asciiTheme="minorHAnsi" w:eastAsia="Times New Roman" w:hAnsiTheme="minorHAnsi" w:cstheme="minorHAnsi"/>
                <w:sz w:val="18"/>
                <w:szCs w:val="18"/>
              </w:rPr>
              <w:t xml:space="preserve"> </w:t>
            </w:r>
            <w:r w:rsidR="00C97C39" w:rsidRPr="000C74E6">
              <w:rPr>
                <w:rFonts w:asciiTheme="minorHAnsi" w:eastAsia="Times New Roman" w:hAnsiTheme="minorHAnsi" w:cstheme="minorHAnsi"/>
                <w:sz w:val="20"/>
                <w:szCs w:val="20"/>
              </w:rPr>
              <w:t xml:space="preserve"> </w:t>
            </w:r>
            <w:r w:rsidRPr="000C74E6">
              <w:rPr>
                <w:rFonts w:asciiTheme="minorHAnsi" w:eastAsia="Times New Roman" w:hAnsiTheme="minorHAnsi" w:cstheme="minorHAnsi"/>
                <w:sz w:val="20"/>
                <w:szCs w:val="20"/>
              </w:rPr>
              <w:t>&gt;&gt;</w:t>
            </w:r>
          </w:p>
        </w:tc>
        <w:tc>
          <w:tcPr>
            <w:tcW w:w="917" w:type="dxa"/>
            <w:tcBorders>
              <w:top w:val="single" w:sz="4" w:space="0" w:color="auto"/>
              <w:left w:val="single" w:sz="4" w:space="0" w:color="auto"/>
              <w:bottom w:val="single" w:sz="4" w:space="0" w:color="auto"/>
              <w:right w:val="single" w:sz="4" w:space="0" w:color="auto"/>
            </w:tcBorders>
          </w:tcPr>
          <w:p w14:paraId="72BA2AC3" w14:textId="1400B202" w:rsidR="00C439C3" w:rsidRPr="000C74E6" w:rsidRDefault="00C439C3" w:rsidP="00C97C3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&lt;&lt;</w:t>
            </w:r>
            <w:r w:rsidR="00C97C39" w:rsidRPr="000C74E6">
              <w:t xml:space="preserve"> </w:t>
            </w:r>
            <w:r w:rsidR="00C97C39" w:rsidRPr="000C74E6">
              <w:rPr>
                <w:rFonts w:asciiTheme="minorHAnsi" w:eastAsia="Times New Roman" w:hAnsiTheme="minorHAnsi" w:cstheme="minorHAnsi"/>
                <w:sz w:val="20"/>
                <w:szCs w:val="20"/>
              </w:rPr>
              <w:t xml:space="preserve">Reference values from </w:t>
            </w:r>
            <w:r w:rsidR="008852D7" w:rsidRPr="000C74E6">
              <w:rPr>
                <w:rFonts w:asciiTheme="minorHAnsi" w:eastAsia="Times New Roman" w:hAnsiTheme="minorHAnsi" w:cstheme="minorHAnsi"/>
                <w:sz w:val="20"/>
                <w:szCs w:val="20"/>
              </w:rPr>
              <w:t>LMCC</w:t>
            </w:r>
            <w:r w:rsidR="00C97C39" w:rsidRPr="000C74E6">
              <w:rPr>
                <w:rFonts w:asciiTheme="minorHAnsi" w:eastAsia="Times New Roman" w:hAnsiTheme="minorHAnsi" w:cstheme="minorHAnsi"/>
                <w:sz w:val="20"/>
                <w:szCs w:val="20"/>
              </w:rPr>
              <w:t>, allowed values:  Natural Gas, Propane, Electric Resistance, or Heat Pump</w:t>
            </w:r>
            <w:r w:rsidRPr="000C74E6">
              <w:rPr>
                <w:rFonts w:asciiTheme="minorHAnsi" w:eastAsia="Times New Roman" w:hAnsiTheme="minorHAnsi" w:cstheme="minorHAnsi"/>
                <w:sz w:val="20"/>
                <w:szCs w:val="20"/>
              </w:rPr>
              <w:t xml:space="preserve"> &gt;</w:t>
            </w:r>
            <w:r w:rsidRPr="000C74E6">
              <w:rPr>
                <w:rFonts w:asciiTheme="minorHAnsi" w:hAnsiTheme="minorHAnsi" w:cstheme="minorHAnsi"/>
                <w:sz w:val="20"/>
                <w:szCs w:val="20"/>
              </w:rPr>
              <w:t>&gt;</w:t>
            </w:r>
          </w:p>
        </w:tc>
        <w:tc>
          <w:tcPr>
            <w:tcW w:w="917" w:type="dxa"/>
            <w:tcBorders>
              <w:top w:val="single" w:sz="4" w:space="0" w:color="auto"/>
              <w:left w:val="single" w:sz="4" w:space="0" w:color="auto"/>
              <w:bottom w:val="single" w:sz="4" w:space="0" w:color="auto"/>
              <w:right w:val="single" w:sz="4" w:space="0" w:color="auto"/>
            </w:tcBorders>
          </w:tcPr>
          <w:p w14:paraId="16FF787D" w14:textId="3908A8AC" w:rsidR="00C439C3" w:rsidRPr="000C74E6"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&lt;&lt;if B0</w:t>
            </w:r>
            <w:r w:rsidR="009F5DF7" w:rsidRPr="000C74E6">
              <w:rPr>
                <w:rFonts w:asciiTheme="minorHAnsi" w:eastAsia="Times New Roman" w:hAnsiTheme="minorHAnsi" w:cstheme="minorHAnsi"/>
                <w:sz w:val="20"/>
                <w:szCs w:val="20"/>
              </w:rPr>
              <w:t>6</w:t>
            </w:r>
            <w:r w:rsidRPr="000C74E6">
              <w:rPr>
                <w:rFonts w:asciiTheme="minorHAnsi" w:eastAsia="Times New Roman" w:hAnsiTheme="minorHAnsi" w:cstheme="minorHAnsi"/>
                <w:sz w:val="20"/>
                <w:szCs w:val="20"/>
              </w:rPr>
              <w:t xml:space="preserve"> = Heat Pump, then result = NA; </w:t>
            </w:r>
          </w:p>
          <w:p w14:paraId="6A457B3B" w14:textId="60644406" w:rsidR="009F5DF7" w:rsidRPr="000C74E6" w:rsidRDefault="00C439C3" w:rsidP="009F5DF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If B06 = Natural Gas </w:t>
            </w:r>
            <w:r w:rsidR="009F5DF7" w:rsidRPr="000C74E6">
              <w:rPr>
                <w:rFonts w:asciiTheme="minorHAnsi" w:eastAsia="Times New Roman" w:hAnsiTheme="minorHAnsi" w:cstheme="minorHAnsi"/>
                <w:sz w:val="20"/>
                <w:szCs w:val="20"/>
              </w:rPr>
              <w:t xml:space="preserve">or </w:t>
            </w:r>
            <w:r w:rsidRPr="000C74E6">
              <w:rPr>
                <w:rFonts w:asciiTheme="minorHAnsi" w:eastAsia="Times New Roman" w:hAnsiTheme="minorHAnsi" w:cstheme="minorHAnsi"/>
                <w:sz w:val="20"/>
                <w:szCs w:val="20"/>
              </w:rPr>
              <w:t xml:space="preserve">Propane, then </w:t>
            </w:r>
            <w:r w:rsidR="00F709F4" w:rsidRPr="000C74E6">
              <w:rPr>
                <w:rFonts w:asciiTheme="minorHAnsi" w:eastAsia="Times New Roman" w:hAnsiTheme="minorHAnsi" w:cstheme="minorHAnsi"/>
                <w:sz w:val="20"/>
                <w:szCs w:val="20"/>
              </w:rPr>
              <w:t xml:space="preserve">value </w:t>
            </w:r>
            <w:r w:rsidRPr="000C74E6">
              <w:rPr>
                <w:rFonts w:asciiTheme="minorHAnsi" w:eastAsia="Times New Roman" w:hAnsiTheme="minorHAnsi" w:cstheme="minorHAnsi"/>
                <w:sz w:val="20"/>
                <w:szCs w:val="20"/>
              </w:rPr>
              <w:t>= Btu/Hr</w:t>
            </w:r>
            <w:r w:rsidR="009F5DF7" w:rsidRPr="000C74E6">
              <w:rPr>
                <w:rFonts w:asciiTheme="minorHAnsi" w:eastAsia="Times New Roman" w:hAnsiTheme="minorHAnsi" w:cstheme="minorHAnsi"/>
                <w:sz w:val="20"/>
                <w:szCs w:val="20"/>
              </w:rPr>
              <w:t>;</w:t>
            </w:r>
            <w:r w:rsidRPr="000C74E6">
              <w:rPr>
                <w:rFonts w:asciiTheme="minorHAnsi" w:eastAsia="Times New Roman" w:hAnsiTheme="minorHAnsi" w:cstheme="minorHAnsi"/>
                <w:sz w:val="20"/>
                <w:szCs w:val="20"/>
              </w:rPr>
              <w:t xml:space="preserve">  </w:t>
            </w:r>
          </w:p>
          <w:p w14:paraId="1602E99C" w14:textId="26A55EBF" w:rsidR="00C439C3" w:rsidRPr="000C74E6" w:rsidRDefault="00C439C3" w:rsidP="00F709F4">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Else if </w:t>
            </w:r>
            <w:r w:rsidR="009F5DF7" w:rsidRPr="000C74E6">
              <w:rPr>
                <w:rFonts w:asciiTheme="minorHAnsi" w:eastAsia="Times New Roman" w:hAnsiTheme="minorHAnsi" w:cstheme="minorHAnsi"/>
                <w:sz w:val="20"/>
                <w:szCs w:val="20"/>
              </w:rPr>
              <w:t>B06</w:t>
            </w:r>
            <w:r w:rsidRPr="000C74E6">
              <w:rPr>
                <w:rFonts w:asciiTheme="minorHAnsi" w:eastAsia="Times New Roman" w:hAnsiTheme="minorHAnsi" w:cstheme="minorHAnsi"/>
                <w:sz w:val="20"/>
                <w:szCs w:val="20"/>
              </w:rPr>
              <w:t xml:space="preserve"> = Electric</w:t>
            </w:r>
            <w:r w:rsidR="00984B34" w:rsidRPr="000C74E6">
              <w:rPr>
                <w:rFonts w:asciiTheme="minorHAnsi" w:eastAsia="Times New Roman" w:hAnsiTheme="minorHAnsi" w:cstheme="minorHAnsi"/>
                <w:sz w:val="20"/>
                <w:szCs w:val="20"/>
              </w:rPr>
              <w:t xml:space="preserve"> Resistance,</w:t>
            </w:r>
            <w:r w:rsidRPr="000C74E6">
              <w:rPr>
                <w:rFonts w:asciiTheme="minorHAnsi" w:eastAsia="Times New Roman" w:hAnsiTheme="minorHAnsi" w:cstheme="minorHAnsi"/>
                <w:sz w:val="20"/>
                <w:szCs w:val="20"/>
              </w:rPr>
              <w:t xml:space="preserve"> then </w:t>
            </w:r>
            <w:r w:rsidR="00F709F4" w:rsidRPr="000C74E6">
              <w:rPr>
                <w:rFonts w:asciiTheme="minorHAnsi" w:eastAsia="Times New Roman" w:hAnsiTheme="minorHAnsi" w:cstheme="minorHAnsi"/>
                <w:sz w:val="20"/>
                <w:szCs w:val="20"/>
              </w:rPr>
              <w:t xml:space="preserve">value </w:t>
            </w:r>
            <w:r w:rsidRPr="000C74E6">
              <w:rPr>
                <w:rFonts w:asciiTheme="minorHAnsi" w:eastAsia="Times New Roman" w:hAnsiTheme="minorHAnsi" w:cstheme="minorHAnsi"/>
                <w:sz w:val="20"/>
                <w:szCs w:val="20"/>
              </w:rPr>
              <w:t>= kW &gt;&gt;</w:t>
            </w:r>
          </w:p>
        </w:tc>
        <w:tc>
          <w:tcPr>
            <w:tcW w:w="917" w:type="dxa"/>
            <w:tcBorders>
              <w:top w:val="single" w:sz="4" w:space="0" w:color="auto"/>
              <w:left w:val="single" w:sz="4" w:space="0" w:color="auto"/>
              <w:bottom w:val="single" w:sz="4" w:space="0" w:color="auto"/>
              <w:right w:val="single" w:sz="4" w:space="0" w:color="auto"/>
            </w:tcBorders>
          </w:tcPr>
          <w:p w14:paraId="5E570788" w14:textId="79B9ABB3" w:rsidR="00F709F4" w:rsidRPr="000C74E6" w:rsidRDefault="00C439C3" w:rsidP="00F709F4">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0C74E6">
              <w:rPr>
                <w:rFonts w:asciiTheme="minorHAnsi" w:eastAsia="Times New Roman" w:hAnsiTheme="minorHAnsi" w:cstheme="minorHAnsi"/>
                <w:sz w:val="20"/>
                <w:szCs w:val="20"/>
              </w:rPr>
              <w:t>&lt;&lt;if B03 = Heat Pump, then result = NA; If performanc</w:t>
            </w:r>
            <w:r w:rsidR="00B02CA5" w:rsidRPr="000C74E6">
              <w:rPr>
                <w:rFonts w:asciiTheme="minorHAnsi" w:eastAsia="Times New Roman" w:hAnsiTheme="minorHAnsi" w:cstheme="minorHAnsi"/>
                <w:sz w:val="20"/>
                <w:szCs w:val="20"/>
              </w:rPr>
              <w:t>e</w:t>
            </w:r>
            <w:r w:rsidR="00F709F4" w:rsidRPr="000C74E6">
              <w:rPr>
                <w:rFonts w:asciiTheme="minorHAnsi" w:eastAsia="Times New Roman" w:hAnsiTheme="minorHAnsi" w:cstheme="minorHAnsi"/>
                <w:sz w:val="20"/>
                <w:szCs w:val="20"/>
              </w:rPr>
              <w:t xml:space="preserve">, reference value from </w:t>
            </w:r>
            <w:r w:rsidR="008852D7" w:rsidRPr="000C74E6">
              <w:rPr>
                <w:rFonts w:asciiTheme="minorHAnsi" w:eastAsia="Times New Roman" w:hAnsiTheme="minorHAnsi" w:cstheme="minorHAnsi"/>
                <w:sz w:val="20"/>
                <w:szCs w:val="20"/>
              </w:rPr>
              <w:t>LMCC</w:t>
            </w:r>
            <w:r w:rsidR="00F709F4" w:rsidRPr="000C74E6">
              <w:rPr>
                <w:rFonts w:asciiTheme="minorHAnsi" w:eastAsia="Times New Roman" w:hAnsiTheme="minorHAnsi" w:cstheme="minorHAnsi"/>
                <w:sz w:val="20"/>
                <w:szCs w:val="20"/>
              </w:rPr>
              <w:t>-PRF; Else if prescriptive</w:t>
            </w:r>
            <w:r w:rsidR="000E309F" w:rsidRPr="000C74E6">
              <w:rPr>
                <w:rFonts w:asciiTheme="minorHAnsi" w:eastAsia="Times New Roman" w:hAnsiTheme="minorHAnsi" w:cstheme="minorHAnsi"/>
                <w:sz w:val="20"/>
                <w:szCs w:val="20"/>
              </w:rPr>
              <w:t>, then value</w:t>
            </w:r>
            <w:r w:rsidR="00F709F4" w:rsidRPr="000C74E6">
              <w:rPr>
                <w:rFonts w:asciiTheme="minorHAnsi" w:eastAsia="Times New Roman" w:hAnsiTheme="minorHAnsi" w:cstheme="minorHAnsi"/>
                <w:sz w:val="20"/>
                <w:szCs w:val="20"/>
              </w:rPr>
              <w:t xml:space="preserve"> = NA&gt;&gt;</w:t>
            </w:r>
          </w:p>
          <w:p w14:paraId="25475C2F" w14:textId="07882E64" w:rsidR="00C439C3" w:rsidRPr="000C74E6" w:rsidRDefault="00C439C3" w:rsidP="00EA0E2B">
            <w:pPr>
              <w:spacing w:after="0"/>
              <w:rPr>
                <w:rFonts w:asciiTheme="minorHAnsi" w:eastAsia="Times New Roman" w:hAnsiTheme="minorHAnsi" w:cstheme="minorHAnsi"/>
                <w:sz w:val="20"/>
                <w:szCs w:val="20"/>
              </w:rPr>
            </w:pPr>
          </w:p>
          <w:p w14:paraId="798EBCB5" w14:textId="23F3FCAE" w:rsidR="00C439C3" w:rsidRPr="000C74E6" w:rsidRDefault="00C439C3" w:rsidP="00990A19">
            <w:pPr>
              <w:spacing w:after="0"/>
              <w:rPr>
                <w:rFonts w:asciiTheme="minorHAnsi" w:eastAsia="Times New Roman" w:hAnsiTheme="minorHAnsi" w:cstheme="minorHAnsi"/>
                <w:sz w:val="20"/>
                <w:szCs w:val="20"/>
              </w:rPr>
            </w:pPr>
          </w:p>
          <w:p w14:paraId="21819DCB" w14:textId="7AF6A0B3" w:rsidR="00C439C3" w:rsidRPr="000C74E6" w:rsidRDefault="00C439C3" w:rsidP="00B55378">
            <w:pPr>
              <w:spacing w:after="0"/>
              <w:rPr>
                <w:rFonts w:asciiTheme="minorHAnsi" w:eastAsia="Times New Roman" w:hAnsiTheme="minorHAnsi" w:cstheme="minorHAnsi"/>
                <w:sz w:val="20"/>
                <w:szCs w:val="20"/>
              </w:rPr>
            </w:pPr>
          </w:p>
          <w:p w14:paraId="557E8573" w14:textId="240C0395" w:rsidR="00C439C3" w:rsidRPr="000C74E6" w:rsidRDefault="00C439C3" w:rsidP="00F709F4">
            <w:pPr>
              <w:spacing w:after="0"/>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 </w:t>
            </w:r>
          </w:p>
          <w:p w14:paraId="08C8C2BE" w14:textId="13C08425" w:rsidR="00C439C3" w:rsidRPr="000C74E6"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17" w:type="dxa"/>
            <w:tcBorders>
              <w:top w:val="single" w:sz="4" w:space="0" w:color="auto"/>
              <w:left w:val="single" w:sz="4" w:space="0" w:color="auto"/>
              <w:bottom w:val="single" w:sz="4" w:space="0" w:color="auto"/>
              <w:right w:val="single" w:sz="4" w:space="0" w:color="auto"/>
            </w:tcBorders>
          </w:tcPr>
          <w:p w14:paraId="6079CD7F" w14:textId="2D5E14E7" w:rsidR="00C439C3" w:rsidRPr="000C74E6"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&lt;&lt;If Performance reference values from </w:t>
            </w:r>
            <w:r w:rsidR="008852D7" w:rsidRPr="000C74E6">
              <w:rPr>
                <w:rFonts w:asciiTheme="minorHAnsi" w:eastAsia="Times New Roman" w:hAnsiTheme="minorHAnsi" w:cstheme="minorHAnsi"/>
                <w:sz w:val="20"/>
                <w:szCs w:val="20"/>
              </w:rPr>
              <w:t>LMCC</w:t>
            </w:r>
            <w:r w:rsidRPr="000C74E6">
              <w:rPr>
                <w:rFonts w:asciiTheme="minorHAnsi" w:eastAsia="Times New Roman" w:hAnsiTheme="minorHAnsi" w:cstheme="minorHAnsi"/>
                <w:sz w:val="20"/>
                <w:szCs w:val="20"/>
              </w:rPr>
              <w:t xml:space="preserve">-PRF-01.  Allowed values are * *AFUE </w:t>
            </w:r>
          </w:p>
          <w:p w14:paraId="3BCD70C8" w14:textId="77777777" w:rsidR="00C439C3" w:rsidRPr="000C74E6"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*Thermal Efficiency</w:t>
            </w:r>
          </w:p>
          <w:p w14:paraId="7E43CDEA" w14:textId="77777777" w:rsidR="002B3B9C" w:rsidRPr="000C74E6" w:rsidRDefault="00C439C3" w:rsidP="002B3B9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*Uniform Energy Factor</w:t>
            </w:r>
            <w:r w:rsidR="002B3B9C" w:rsidRPr="000C74E6">
              <w:rPr>
                <w:rFonts w:asciiTheme="minorHAnsi" w:eastAsia="Times New Roman" w:hAnsiTheme="minorHAnsi" w:cstheme="minorHAnsi"/>
                <w:sz w:val="20"/>
                <w:szCs w:val="20"/>
              </w:rPr>
              <w:t>;</w:t>
            </w:r>
          </w:p>
          <w:p w14:paraId="5B38A34C" w14:textId="5CBBEFDB" w:rsidR="00C439C3" w:rsidRPr="000C74E6" w:rsidRDefault="002B3B9C" w:rsidP="002B3B9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Else value =</w:t>
            </w:r>
            <w:r w:rsidR="00C439C3" w:rsidRPr="000C74E6">
              <w:rPr>
                <w:rFonts w:asciiTheme="minorHAnsi" w:eastAsia="Times New Roman" w:hAnsiTheme="minorHAnsi" w:cstheme="minorHAnsi"/>
                <w:sz w:val="20"/>
                <w:szCs w:val="20"/>
              </w:rPr>
              <w:t xml:space="preserve"> NA</w:t>
            </w:r>
            <w:r w:rsidR="00C439C3" w:rsidRPr="000C74E6" w:rsidDel="00F2291F">
              <w:rPr>
                <w:rFonts w:asciiTheme="minorHAnsi" w:eastAsia="Times New Roman" w:hAnsiTheme="minorHAnsi" w:cstheme="minorHAnsi"/>
                <w:sz w:val="20"/>
                <w:szCs w:val="20"/>
              </w:rPr>
              <w:t xml:space="preserve"> </w:t>
            </w:r>
            <w:r w:rsidR="00C439C3" w:rsidRPr="000C74E6">
              <w:rPr>
                <w:rFonts w:asciiTheme="minorHAnsi" w:eastAsia="Times New Roman" w:hAnsiTheme="minorHAnsi" w:cstheme="minorHAnsi"/>
                <w:sz w:val="20"/>
                <w:szCs w:val="20"/>
              </w:rPr>
              <w:t>&gt;&gt;</w:t>
            </w:r>
          </w:p>
        </w:tc>
        <w:tc>
          <w:tcPr>
            <w:tcW w:w="917" w:type="dxa"/>
            <w:tcBorders>
              <w:top w:val="single" w:sz="4" w:space="0" w:color="auto"/>
              <w:left w:val="single" w:sz="4" w:space="0" w:color="auto"/>
              <w:bottom w:val="single" w:sz="4" w:space="0" w:color="auto"/>
              <w:right w:val="single" w:sz="4" w:space="0" w:color="auto"/>
            </w:tcBorders>
          </w:tcPr>
          <w:p w14:paraId="5BFB5111" w14:textId="198FD9AB" w:rsidR="00C439C3" w:rsidRPr="000C74E6"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sz w:val="20"/>
                <w:szCs w:val="20"/>
              </w:rPr>
            </w:pPr>
            <w:r w:rsidRPr="000C74E6">
              <w:rPr>
                <w:rFonts w:asciiTheme="minorHAnsi" w:eastAsia="Times New Roman" w:hAnsiTheme="minorHAnsi"/>
                <w:sz w:val="20"/>
                <w:szCs w:val="20"/>
              </w:rPr>
              <w:t xml:space="preserve">&lt;&lt;If Performance reference value from </w:t>
            </w:r>
            <w:r w:rsidR="008852D7" w:rsidRPr="000C74E6">
              <w:rPr>
                <w:rFonts w:asciiTheme="minorHAnsi" w:eastAsia="Times New Roman" w:hAnsiTheme="minorHAnsi"/>
                <w:sz w:val="20"/>
                <w:szCs w:val="20"/>
              </w:rPr>
              <w:t>LMCC</w:t>
            </w:r>
            <w:r w:rsidRPr="000C74E6">
              <w:rPr>
                <w:rFonts w:asciiTheme="minorHAnsi" w:eastAsia="Times New Roman" w:hAnsiTheme="minorHAnsi"/>
                <w:sz w:val="20"/>
                <w:szCs w:val="20"/>
              </w:rPr>
              <w:t>-PRF-01;</w:t>
            </w:r>
          </w:p>
          <w:p w14:paraId="26DD6FF4" w14:textId="17B0169E" w:rsidR="00C439C3" w:rsidRPr="000C74E6" w:rsidRDefault="00C439C3" w:rsidP="002B3B9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sz w:val="20"/>
                <w:szCs w:val="20"/>
              </w:rPr>
              <w:t xml:space="preserve">Else </w:t>
            </w:r>
            <w:r w:rsidR="002B3B9C" w:rsidRPr="000C74E6">
              <w:rPr>
                <w:rFonts w:asciiTheme="minorHAnsi" w:eastAsia="Times New Roman" w:hAnsiTheme="minorHAnsi"/>
                <w:sz w:val="20"/>
                <w:szCs w:val="20"/>
              </w:rPr>
              <w:t xml:space="preserve">value </w:t>
            </w:r>
            <w:r w:rsidRPr="000C74E6">
              <w:rPr>
                <w:rFonts w:asciiTheme="minorHAnsi" w:eastAsia="Times New Roman" w:hAnsiTheme="minorHAnsi"/>
                <w:sz w:val="20"/>
                <w:szCs w:val="20"/>
              </w:rPr>
              <w:t>= NA &gt;&gt;</w:t>
            </w:r>
          </w:p>
        </w:tc>
        <w:tc>
          <w:tcPr>
            <w:tcW w:w="917" w:type="dxa"/>
            <w:tcBorders>
              <w:top w:val="single" w:sz="4" w:space="0" w:color="auto"/>
              <w:left w:val="single" w:sz="4" w:space="0" w:color="auto"/>
              <w:bottom w:val="single" w:sz="4" w:space="0" w:color="auto"/>
              <w:right w:val="single" w:sz="4" w:space="0" w:color="auto"/>
            </w:tcBorders>
          </w:tcPr>
          <w:p w14:paraId="22B44C4C" w14:textId="3E9E326A" w:rsidR="00C439C3" w:rsidRPr="000C74E6"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sz w:val="20"/>
                <w:szCs w:val="20"/>
              </w:rPr>
            </w:pPr>
            <w:r w:rsidRPr="000C74E6">
              <w:rPr>
                <w:rFonts w:asciiTheme="minorHAnsi" w:eastAsia="Times New Roman" w:hAnsiTheme="minorHAnsi"/>
                <w:sz w:val="20"/>
                <w:szCs w:val="20"/>
              </w:rPr>
              <w:t>&lt;&lt;If Performance</w:t>
            </w:r>
            <w:r w:rsidR="002B3B9C" w:rsidRPr="000C74E6">
              <w:rPr>
                <w:rFonts w:asciiTheme="minorHAnsi" w:eastAsia="Times New Roman" w:hAnsiTheme="minorHAnsi"/>
                <w:sz w:val="20"/>
                <w:szCs w:val="20"/>
              </w:rPr>
              <w:t>,</w:t>
            </w:r>
            <w:r w:rsidRPr="000C74E6">
              <w:rPr>
                <w:rFonts w:asciiTheme="minorHAnsi" w:eastAsia="Times New Roman" w:hAnsiTheme="minorHAnsi"/>
                <w:sz w:val="20"/>
                <w:szCs w:val="20"/>
              </w:rPr>
              <w:t xml:space="preserve"> reference Value from </w:t>
            </w:r>
            <w:r w:rsidR="008852D7" w:rsidRPr="000C74E6">
              <w:rPr>
                <w:rFonts w:asciiTheme="minorHAnsi" w:eastAsia="Times New Roman" w:hAnsiTheme="minorHAnsi"/>
                <w:sz w:val="20"/>
                <w:szCs w:val="20"/>
              </w:rPr>
              <w:t>LMCC</w:t>
            </w:r>
            <w:r w:rsidRPr="000C74E6">
              <w:rPr>
                <w:rFonts w:asciiTheme="minorHAnsi" w:eastAsia="Times New Roman" w:hAnsiTheme="minorHAnsi"/>
                <w:sz w:val="20"/>
                <w:szCs w:val="20"/>
              </w:rPr>
              <w:t>-PRF-01;</w:t>
            </w:r>
          </w:p>
          <w:p w14:paraId="181CB936" w14:textId="7B3FC32C" w:rsidR="00C439C3" w:rsidRPr="000C74E6" w:rsidRDefault="00C439C3" w:rsidP="002B3B9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sz w:val="20"/>
                <w:szCs w:val="20"/>
              </w:rPr>
              <w:t>Else = NA &gt;&gt;</w:t>
            </w:r>
          </w:p>
        </w:tc>
        <w:tc>
          <w:tcPr>
            <w:tcW w:w="917" w:type="dxa"/>
            <w:tcBorders>
              <w:top w:val="single" w:sz="4" w:space="0" w:color="auto"/>
              <w:left w:val="single" w:sz="4" w:space="0" w:color="auto"/>
              <w:bottom w:val="single" w:sz="4" w:space="0" w:color="auto"/>
              <w:right w:val="single" w:sz="4" w:space="0" w:color="auto"/>
            </w:tcBorders>
          </w:tcPr>
          <w:p w14:paraId="2A33DE05" w14:textId="5600D650" w:rsidR="00C439C3" w:rsidRPr="000C74E6"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sz w:val="20"/>
                <w:szCs w:val="20"/>
              </w:rPr>
            </w:pPr>
            <w:r w:rsidRPr="000C74E6">
              <w:rPr>
                <w:rFonts w:asciiTheme="minorHAnsi" w:eastAsia="Times New Roman" w:hAnsiTheme="minorHAnsi"/>
                <w:sz w:val="20"/>
                <w:szCs w:val="20"/>
              </w:rPr>
              <w:t>&lt;&lt;If Performance</w:t>
            </w:r>
            <w:r w:rsidR="002B3B9C" w:rsidRPr="000C74E6">
              <w:rPr>
                <w:rFonts w:asciiTheme="minorHAnsi" w:eastAsia="Times New Roman" w:hAnsiTheme="minorHAnsi"/>
                <w:sz w:val="20"/>
                <w:szCs w:val="20"/>
              </w:rPr>
              <w:t>,</w:t>
            </w:r>
            <w:r w:rsidRPr="000C74E6">
              <w:rPr>
                <w:rFonts w:asciiTheme="minorHAnsi" w:eastAsia="Times New Roman" w:hAnsiTheme="minorHAnsi"/>
                <w:sz w:val="20"/>
                <w:szCs w:val="20"/>
              </w:rPr>
              <w:t xml:space="preserve"> reference Value from </w:t>
            </w:r>
            <w:r w:rsidR="008852D7" w:rsidRPr="000C74E6">
              <w:rPr>
                <w:rFonts w:asciiTheme="minorHAnsi" w:eastAsia="Times New Roman" w:hAnsiTheme="minorHAnsi"/>
                <w:sz w:val="20"/>
                <w:szCs w:val="20"/>
              </w:rPr>
              <w:t>LMCC</w:t>
            </w:r>
            <w:r w:rsidRPr="000C74E6">
              <w:rPr>
                <w:rFonts w:asciiTheme="minorHAnsi" w:eastAsia="Times New Roman" w:hAnsiTheme="minorHAnsi"/>
                <w:sz w:val="20"/>
                <w:szCs w:val="20"/>
              </w:rPr>
              <w:t>-PRF-01;</w:t>
            </w:r>
          </w:p>
          <w:p w14:paraId="20FA10BB" w14:textId="3DEE986D" w:rsidR="00C439C3" w:rsidRPr="000C74E6" w:rsidRDefault="00C439C3" w:rsidP="002B3B9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sz w:val="20"/>
                <w:szCs w:val="20"/>
              </w:rPr>
              <w:t>Else = NA</w:t>
            </w:r>
            <w:r w:rsidR="002B3B9C" w:rsidRPr="000C74E6">
              <w:rPr>
                <w:rFonts w:asciiTheme="minorHAnsi" w:eastAsia="Times New Roman" w:hAnsiTheme="minorHAnsi"/>
                <w:sz w:val="20"/>
                <w:szCs w:val="20"/>
              </w:rPr>
              <w:t>&gt;&gt;</w:t>
            </w:r>
            <w:r w:rsidRPr="000C74E6">
              <w:rPr>
                <w:rFonts w:asciiTheme="minorHAnsi" w:eastAsia="Times New Roman" w:hAnsiTheme="minorHAnsi"/>
                <w:sz w:val="20"/>
                <w:szCs w:val="20"/>
              </w:rPr>
              <w:t xml:space="preserve">  </w:t>
            </w:r>
          </w:p>
        </w:tc>
      </w:tr>
      <w:tr w:rsidR="003D13DA" w:rsidRPr="000C74E6" w14:paraId="517D59CA" w14:textId="77777777" w:rsidTr="008B44B7">
        <w:trPr>
          <w:trHeight w:val="144"/>
        </w:trPr>
        <w:tc>
          <w:tcPr>
            <w:tcW w:w="916" w:type="dxa"/>
            <w:tcBorders>
              <w:top w:val="single" w:sz="4" w:space="0" w:color="auto"/>
              <w:left w:val="single" w:sz="4" w:space="0" w:color="auto"/>
              <w:bottom w:val="single" w:sz="4" w:space="0" w:color="auto"/>
              <w:right w:val="single" w:sz="4" w:space="0" w:color="auto"/>
            </w:tcBorders>
            <w:vAlign w:val="center"/>
          </w:tcPr>
          <w:p w14:paraId="77282B71"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17" w:type="dxa"/>
            <w:tcBorders>
              <w:top w:val="single" w:sz="4" w:space="0" w:color="auto"/>
              <w:left w:val="single" w:sz="4" w:space="0" w:color="auto"/>
              <w:bottom w:val="single" w:sz="4" w:space="0" w:color="auto"/>
              <w:right w:val="single" w:sz="4" w:space="0" w:color="auto"/>
            </w:tcBorders>
            <w:vAlign w:val="center"/>
          </w:tcPr>
          <w:p w14:paraId="5B178915"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17" w:type="dxa"/>
            <w:tcBorders>
              <w:top w:val="single" w:sz="4" w:space="0" w:color="auto"/>
              <w:left w:val="single" w:sz="4" w:space="0" w:color="auto"/>
              <w:bottom w:val="single" w:sz="4" w:space="0" w:color="auto"/>
              <w:right w:val="single" w:sz="4" w:space="0" w:color="auto"/>
            </w:tcBorders>
            <w:vAlign w:val="center"/>
          </w:tcPr>
          <w:p w14:paraId="30F2CE5C"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17" w:type="dxa"/>
            <w:tcBorders>
              <w:top w:val="single" w:sz="4" w:space="0" w:color="auto"/>
              <w:left w:val="single" w:sz="4" w:space="0" w:color="auto"/>
              <w:bottom w:val="single" w:sz="4" w:space="0" w:color="auto"/>
              <w:right w:val="single" w:sz="4" w:space="0" w:color="auto"/>
            </w:tcBorders>
            <w:vAlign w:val="center"/>
          </w:tcPr>
          <w:p w14:paraId="6DE37031"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17" w:type="dxa"/>
            <w:tcBorders>
              <w:top w:val="single" w:sz="4" w:space="0" w:color="auto"/>
              <w:left w:val="single" w:sz="4" w:space="0" w:color="auto"/>
              <w:bottom w:val="single" w:sz="4" w:space="0" w:color="auto"/>
              <w:right w:val="single" w:sz="4" w:space="0" w:color="auto"/>
            </w:tcBorders>
            <w:vAlign w:val="center"/>
          </w:tcPr>
          <w:p w14:paraId="495400A9"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17" w:type="dxa"/>
            <w:tcBorders>
              <w:top w:val="single" w:sz="4" w:space="0" w:color="auto"/>
              <w:left w:val="single" w:sz="4" w:space="0" w:color="auto"/>
              <w:bottom w:val="single" w:sz="4" w:space="0" w:color="auto"/>
              <w:right w:val="single" w:sz="4" w:space="0" w:color="auto"/>
            </w:tcBorders>
            <w:vAlign w:val="center"/>
          </w:tcPr>
          <w:p w14:paraId="36AA2CC9"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17" w:type="dxa"/>
            <w:tcBorders>
              <w:top w:val="single" w:sz="4" w:space="0" w:color="auto"/>
              <w:left w:val="single" w:sz="4" w:space="0" w:color="auto"/>
              <w:bottom w:val="single" w:sz="4" w:space="0" w:color="auto"/>
              <w:right w:val="single" w:sz="4" w:space="0" w:color="auto"/>
            </w:tcBorders>
            <w:vAlign w:val="center"/>
          </w:tcPr>
          <w:p w14:paraId="3984E93F"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17" w:type="dxa"/>
            <w:tcBorders>
              <w:top w:val="single" w:sz="4" w:space="0" w:color="auto"/>
              <w:left w:val="single" w:sz="4" w:space="0" w:color="auto"/>
              <w:bottom w:val="single" w:sz="4" w:space="0" w:color="auto"/>
              <w:right w:val="single" w:sz="4" w:space="0" w:color="auto"/>
            </w:tcBorders>
            <w:vAlign w:val="center"/>
          </w:tcPr>
          <w:p w14:paraId="3AF4E1A4"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17" w:type="dxa"/>
            <w:tcBorders>
              <w:top w:val="single" w:sz="4" w:space="0" w:color="auto"/>
              <w:left w:val="single" w:sz="4" w:space="0" w:color="auto"/>
              <w:bottom w:val="single" w:sz="4" w:space="0" w:color="auto"/>
              <w:right w:val="single" w:sz="4" w:space="0" w:color="auto"/>
            </w:tcBorders>
            <w:vAlign w:val="center"/>
          </w:tcPr>
          <w:p w14:paraId="5F811C8E"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17" w:type="dxa"/>
            <w:tcBorders>
              <w:top w:val="single" w:sz="4" w:space="0" w:color="auto"/>
              <w:left w:val="single" w:sz="4" w:space="0" w:color="auto"/>
              <w:bottom w:val="single" w:sz="4" w:space="0" w:color="auto"/>
              <w:right w:val="single" w:sz="4" w:space="0" w:color="auto"/>
            </w:tcBorders>
            <w:vAlign w:val="center"/>
          </w:tcPr>
          <w:p w14:paraId="77315477"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17" w:type="dxa"/>
            <w:tcBorders>
              <w:top w:val="single" w:sz="4" w:space="0" w:color="auto"/>
              <w:left w:val="single" w:sz="4" w:space="0" w:color="auto"/>
              <w:bottom w:val="single" w:sz="4" w:space="0" w:color="auto"/>
              <w:right w:val="single" w:sz="4" w:space="0" w:color="auto"/>
            </w:tcBorders>
            <w:vAlign w:val="center"/>
          </w:tcPr>
          <w:p w14:paraId="3A82541D"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17" w:type="dxa"/>
            <w:tcBorders>
              <w:top w:val="single" w:sz="4" w:space="0" w:color="auto"/>
              <w:left w:val="single" w:sz="4" w:space="0" w:color="auto"/>
              <w:bottom w:val="single" w:sz="4" w:space="0" w:color="auto"/>
              <w:right w:val="single" w:sz="4" w:space="0" w:color="auto"/>
            </w:tcBorders>
            <w:vAlign w:val="center"/>
          </w:tcPr>
          <w:p w14:paraId="34E1B22E"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021F1FF1" w14:textId="55C0A05F" w:rsidR="008B44B7" w:rsidRPr="000C74E6" w:rsidRDefault="008B44B7" w:rsidP="00B02CA5">
      <w:pPr>
        <w:spacing w:after="0"/>
        <w:rPr>
          <w:rFonts w:asciiTheme="minorHAnsi" w:hAnsiTheme="minorHAnsi" w:cstheme="minorHAnsi"/>
          <w:sz w:val="20"/>
          <w:szCs w:val="20"/>
        </w:rPr>
      </w:pPr>
    </w:p>
    <w:p w14:paraId="59D52FE8" w14:textId="77777777" w:rsidR="008B44B7" w:rsidRPr="000C74E6" w:rsidRDefault="008B44B7">
      <w:pPr>
        <w:spacing w:after="0" w:line="240" w:lineRule="auto"/>
        <w:rPr>
          <w:rFonts w:asciiTheme="minorHAnsi" w:hAnsiTheme="minorHAnsi" w:cstheme="minorHAnsi"/>
          <w:sz w:val="20"/>
          <w:szCs w:val="20"/>
        </w:rPr>
      </w:pPr>
      <w:r w:rsidRPr="000C74E6">
        <w:rPr>
          <w:rFonts w:asciiTheme="minorHAnsi" w:hAnsiTheme="minorHAnsi" w:cstheme="minorHAnsi"/>
          <w:sz w:val="20"/>
          <w:szCs w:val="20"/>
        </w:rPr>
        <w:br w:type="page"/>
      </w:r>
    </w:p>
    <w:tbl>
      <w:tblPr>
        <w:tblStyle w:val="TableGrid"/>
        <w:tblW w:w="5002" w:type="pct"/>
        <w:tblLayout w:type="fixed"/>
        <w:tblLook w:val="04A0" w:firstRow="1" w:lastRow="0" w:firstColumn="1" w:lastColumn="0" w:noHBand="0" w:noVBand="1"/>
      </w:tblPr>
      <w:tblGrid>
        <w:gridCol w:w="919"/>
        <w:gridCol w:w="919"/>
        <w:gridCol w:w="1239"/>
        <w:gridCol w:w="899"/>
        <w:gridCol w:w="811"/>
        <w:gridCol w:w="990"/>
        <w:gridCol w:w="901"/>
        <w:gridCol w:w="809"/>
        <w:gridCol w:w="990"/>
        <w:gridCol w:w="992"/>
        <w:gridCol w:w="639"/>
        <w:gridCol w:w="912"/>
      </w:tblGrid>
      <w:tr w:rsidR="008F19E5" w:rsidRPr="000C74E6" w14:paraId="1C7F8A90" w14:textId="77777777" w:rsidTr="009674C7">
        <w:tc>
          <w:tcPr>
            <w:tcW w:w="5000" w:type="pct"/>
            <w:gridSpan w:val="12"/>
          </w:tcPr>
          <w:p w14:paraId="59BCCD50" w14:textId="77777777" w:rsidR="008F19E5" w:rsidRPr="000C74E6" w:rsidRDefault="008F19E5" w:rsidP="009674C7">
            <w:pPr>
              <w:spacing w:after="0"/>
              <w:rPr>
                <w:rFonts w:cstheme="minorHAnsi"/>
                <w:b/>
                <w:sz w:val="20"/>
                <w:szCs w:val="20"/>
              </w:rPr>
            </w:pPr>
            <w:r w:rsidRPr="000C74E6">
              <w:rPr>
                <w:rFonts w:cstheme="minorHAnsi"/>
                <w:b/>
                <w:sz w:val="20"/>
                <w:szCs w:val="20"/>
              </w:rPr>
              <w:lastRenderedPageBreak/>
              <w:t>B2. Design HERS Verified CHPWH System Information</w:t>
            </w:r>
          </w:p>
          <w:p w14:paraId="7282F510" w14:textId="738BCFEB" w:rsidR="008F19E5" w:rsidRPr="000C74E6" w:rsidRDefault="00015D7C" w:rsidP="009674C7">
            <w:pPr>
              <w:spacing w:after="0"/>
              <w:rPr>
                <w:rFonts w:cstheme="minorHAnsi"/>
                <w:sz w:val="20"/>
                <w:szCs w:val="20"/>
              </w:rPr>
            </w:pPr>
            <w:r w:rsidRPr="000C74E6">
              <w:rPr>
                <w:sz w:val="18"/>
                <w:szCs w:val="18"/>
              </w:rPr>
              <w:t>&lt;&lt;Static Text - see the top&gt;&gt;</w:t>
            </w:r>
            <w:r w:rsidR="008F19E5" w:rsidRPr="000C74E6">
              <w:rPr>
                <w:rFonts w:cstheme="minorHAnsi"/>
                <w:sz w:val="20"/>
                <w:szCs w:val="20"/>
              </w:rPr>
              <w:t xml:space="preserve">&lt;&lt;If LMCC has CHPWH, then require table, else </w:t>
            </w:r>
            <w:r w:rsidR="008F19E5" w:rsidRPr="000C74E6">
              <w:rPr>
                <w:rFonts w:asciiTheme="minorHAnsi" w:hAnsiTheme="minorHAnsi" w:cstheme="minorHAnsi"/>
                <w:sz w:val="20"/>
                <w:szCs w:val="20"/>
              </w:rPr>
              <w:t>display the "section does not apply" message</w:t>
            </w:r>
            <w:r w:rsidR="008F19E5" w:rsidRPr="000C74E6">
              <w:rPr>
                <w:rFonts w:cstheme="minorHAnsi"/>
                <w:sz w:val="20"/>
                <w:szCs w:val="20"/>
              </w:rPr>
              <w:t>&gt;&gt;</w:t>
            </w:r>
          </w:p>
          <w:p w14:paraId="25006DC3" w14:textId="68D566BF" w:rsidR="008F19E5" w:rsidRPr="000C74E6" w:rsidRDefault="008F19E5" w:rsidP="009674C7">
            <w:pPr>
              <w:spacing w:after="0"/>
              <w:rPr>
                <w:rFonts w:cstheme="minorHAnsi"/>
                <w:b/>
                <w:sz w:val="20"/>
                <w:szCs w:val="20"/>
              </w:rPr>
            </w:pPr>
            <w:r w:rsidRPr="000C74E6">
              <w:rPr>
                <w:rFonts w:cstheme="minorHAnsi"/>
                <w:sz w:val="20"/>
                <w:szCs w:val="20"/>
              </w:rPr>
              <w:t xml:space="preserve">&lt;&lt;require one row of data for each water heater identified on the LMCC&gt;&gt; </w:t>
            </w:r>
          </w:p>
        </w:tc>
      </w:tr>
      <w:tr w:rsidR="00E862B3" w:rsidRPr="000C74E6" w14:paraId="182B3881" w14:textId="77777777" w:rsidTr="00E862B3">
        <w:tc>
          <w:tcPr>
            <w:tcW w:w="417" w:type="pct"/>
            <w:vAlign w:val="bottom"/>
          </w:tcPr>
          <w:p w14:paraId="63F37D0B" w14:textId="77777777" w:rsidR="008F19E5" w:rsidRPr="000C74E6" w:rsidRDefault="008F19E5" w:rsidP="009674C7">
            <w:pPr>
              <w:spacing w:after="0"/>
              <w:jc w:val="center"/>
              <w:rPr>
                <w:rFonts w:cstheme="minorHAnsi"/>
                <w:sz w:val="20"/>
                <w:szCs w:val="20"/>
              </w:rPr>
            </w:pPr>
            <w:r w:rsidRPr="000C74E6">
              <w:rPr>
                <w:rFonts w:eastAsia="Times New Roman" w:cstheme="minorHAnsi"/>
                <w:sz w:val="20"/>
                <w:szCs w:val="20"/>
              </w:rPr>
              <w:t>01</w:t>
            </w:r>
          </w:p>
        </w:tc>
        <w:tc>
          <w:tcPr>
            <w:tcW w:w="417" w:type="pct"/>
            <w:vAlign w:val="bottom"/>
          </w:tcPr>
          <w:p w14:paraId="0F10FAD2" w14:textId="77777777" w:rsidR="008F19E5" w:rsidRPr="000C74E6" w:rsidRDefault="008F19E5" w:rsidP="009674C7">
            <w:pPr>
              <w:spacing w:after="0"/>
              <w:jc w:val="center"/>
              <w:rPr>
                <w:rFonts w:cstheme="minorHAnsi"/>
                <w:sz w:val="20"/>
                <w:szCs w:val="20"/>
              </w:rPr>
            </w:pPr>
            <w:r w:rsidRPr="000C74E6">
              <w:rPr>
                <w:rFonts w:eastAsia="Times New Roman" w:cstheme="minorHAnsi"/>
                <w:sz w:val="20"/>
                <w:szCs w:val="20"/>
              </w:rPr>
              <w:t>02</w:t>
            </w:r>
          </w:p>
        </w:tc>
        <w:tc>
          <w:tcPr>
            <w:tcW w:w="562" w:type="pct"/>
          </w:tcPr>
          <w:p w14:paraId="19730C61" w14:textId="77777777" w:rsidR="008F19E5" w:rsidRPr="000C74E6" w:rsidRDefault="008F19E5" w:rsidP="009674C7">
            <w:pPr>
              <w:spacing w:after="0"/>
              <w:jc w:val="center"/>
              <w:rPr>
                <w:rFonts w:eastAsia="Times New Roman" w:cstheme="minorHAnsi"/>
                <w:sz w:val="20"/>
                <w:szCs w:val="20"/>
              </w:rPr>
            </w:pPr>
            <w:r w:rsidRPr="000C74E6">
              <w:rPr>
                <w:rFonts w:eastAsia="Times New Roman" w:cstheme="minorHAnsi"/>
                <w:sz w:val="20"/>
                <w:szCs w:val="20"/>
              </w:rPr>
              <w:t>03</w:t>
            </w:r>
          </w:p>
        </w:tc>
        <w:tc>
          <w:tcPr>
            <w:tcW w:w="408" w:type="pct"/>
          </w:tcPr>
          <w:p w14:paraId="6DAEA0A7" w14:textId="77777777" w:rsidR="008F19E5" w:rsidRPr="000C74E6" w:rsidRDefault="008F19E5" w:rsidP="009674C7">
            <w:pPr>
              <w:spacing w:after="0"/>
              <w:jc w:val="center"/>
              <w:rPr>
                <w:rFonts w:eastAsia="Times New Roman" w:cstheme="minorHAnsi"/>
                <w:sz w:val="20"/>
                <w:szCs w:val="20"/>
              </w:rPr>
            </w:pPr>
            <w:r w:rsidRPr="000C74E6">
              <w:rPr>
                <w:rFonts w:eastAsia="Times New Roman" w:cs="Calibri"/>
                <w:sz w:val="18"/>
                <w:szCs w:val="18"/>
              </w:rPr>
              <w:t>04</w:t>
            </w:r>
          </w:p>
        </w:tc>
        <w:tc>
          <w:tcPr>
            <w:tcW w:w="368" w:type="pct"/>
          </w:tcPr>
          <w:p w14:paraId="5F562871" w14:textId="77777777" w:rsidR="008F19E5" w:rsidRPr="000C74E6" w:rsidRDefault="008F19E5" w:rsidP="009674C7">
            <w:pPr>
              <w:spacing w:after="0"/>
              <w:jc w:val="center"/>
              <w:rPr>
                <w:rFonts w:eastAsia="Times New Roman" w:cstheme="minorHAnsi"/>
                <w:sz w:val="20"/>
                <w:szCs w:val="20"/>
              </w:rPr>
            </w:pPr>
            <w:r w:rsidRPr="000C74E6">
              <w:rPr>
                <w:rFonts w:eastAsia="Times New Roman" w:cstheme="minorHAnsi"/>
                <w:sz w:val="20"/>
                <w:szCs w:val="20"/>
              </w:rPr>
              <w:t>05</w:t>
            </w:r>
          </w:p>
        </w:tc>
        <w:tc>
          <w:tcPr>
            <w:tcW w:w="449" w:type="pct"/>
          </w:tcPr>
          <w:p w14:paraId="075A67F9" w14:textId="77777777" w:rsidR="008F19E5" w:rsidRPr="000C74E6" w:rsidRDefault="008F19E5" w:rsidP="009674C7">
            <w:pPr>
              <w:spacing w:after="0"/>
              <w:jc w:val="center"/>
              <w:rPr>
                <w:rFonts w:eastAsia="Times New Roman" w:cstheme="minorHAnsi"/>
                <w:sz w:val="20"/>
                <w:szCs w:val="20"/>
              </w:rPr>
            </w:pPr>
            <w:r w:rsidRPr="000C74E6">
              <w:rPr>
                <w:rFonts w:eastAsia="Times New Roman" w:cs="Calibri"/>
                <w:sz w:val="18"/>
                <w:szCs w:val="18"/>
              </w:rPr>
              <w:t>06</w:t>
            </w:r>
          </w:p>
        </w:tc>
        <w:tc>
          <w:tcPr>
            <w:tcW w:w="409" w:type="pct"/>
          </w:tcPr>
          <w:p w14:paraId="325364AB" w14:textId="77777777" w:rsidR="008F19E5" w:rsidRPr="000C74E6" w:rsidRDefault="008F19E5" w:rsidP="009674C7">
            <w:pPr>
              <w:spacing w:after="0"/>
              <w:jc w:val="center"/>
              <w:rPr>
                <w:rFonts w:eastAsia="Times New Roman" w:cstheme="minorHAnsi"/>
                <w:sz w:val="20"/>
                <w:szCs w:val="20"/>
              </w:rPr>
            </w:pPr>
            <w:r w:rsidRPr="000C74E6">
              <w:rPr>
                <w:rFonts w:eastAsia="Times New Roman" w:cs="Calibri"/>
                <w:sz w:val="18"/>
                <w:szCs w:val="18"/>
              </w:rPr>
              <w:t>07</w:t>
            </w:r>
          </w:p>
        </w:tc>
        <w:tc>
          <w:tcPr>
            <w:tcW w:w="367" w:type="pct"/>
          </w:tcPr>
          <w:p w14:paraId="4449CA37" w14:textId="77777777" w:rsidR="008F19E5" w:rsidRPr="000C74E6" w:rsidRDefault="008F19E5" w:rsidP="009674C7">
            <w:pPr>
              <w:spacing w:after="0"/>
              <w:jc w:val="center"/>
              <w:rPr>
                <w:rFonts w:eastAsia="Times New Roman" w:cstheme="minorHAnsi"/>
                <w:sz w:val="20"/>
                <w:szCs w:val="20"/>
              </w:rPr>
            </w:pPr>
            <w:r w:rsidRPr="000C74E6">
              <w:rPr>
                <w:rFonts w:eastAsia="Times New Roman" w:cstheme="minorHAnsi"/>
                <w:sz w:val="20"/>
                <w:szCs w:val="20"/>
              </w:rPr>
              <w:t>08</w:t>
            </w:r>
          </w:p>
        </w:tc>
        <w:tc>
          <w:tcPr>
            <w:tcW w:w="449" w:type="pct"/>
          </w:tcPr>
          <w:p w14:paraId="5DDF6E81" w14:textId="77777777" w:rsidR="008F19E5" w:rsidRPr="000C74E6" w:rsidRDefault="008F19E5" w:rsidP="009674C7">
            <w:pPr>
              <w:spacing w:after="0"/>
              <w:jc w:val="center"/>
              <w:rPr>
                <w:rFonts w:eastAsia="Times New Roman" w:cstheme="minorHAnsi"/>
                <w:sz w:val="20"/>
                <w:szCs w:val="20"/>
              </w:rPr>
            </w:pPr>
            <w:r w:rsidRPr="000C74E6">
              <w:rPr>
                <w:rFonts w:eastAsia="Times New Roman" w:cs="Calibri"/>
                <w:sz w:val="18"/>
                <w:szCs w:val="18"/>
              </w:rPr>
              <w:t>09</w:t>
            </w:r>
          </w:p>
        </w:tc>
        <w:tc>
          <w:tcPr>
            <w:tcW w:w="450" w:type="pct"/>
          </w:tcPr>
          <w:p w14:paraId="5F9F327D" w14:textId="77777777" w:rsidR="008F19E5" w:rsidRPr="000C74E6" w:rsidRDefault="008F19E5" w:rsidP="009674C7">
            <w:pPr>
              <w:spacing w:after="0"/>
              <w:jc w:val="center"/>
              <w:rPr>
                <w:rFonts w:eastAsia="Times New Roman" w:cstheme="minorHAnsi"/>
                <w:sz w:val="20"/>
                <w:szCs w:val="20"/>
              </w:rPr>
            </w:pPr>
            <w:r w:rsidRPr="000C74E6">
              <w:rPr>
                <w:rFonts w:eastAsia="Times New Roman" w:cs="Calibri"/>
                <w:sz w:val="18"/>
                <w:szCs w:val="18"/>
              </w:rPr>
              <w:t>10</w:t>
            </w:r>
          </w:p>
        </w:tc>
        <w:tc>
          <w:tcPr>
            <w:tcW w:w="290" w:type="pct"/>
          </w:tcPr>
          <w:p w14:paraId="7960C743" w14:textId="77777777" w:rsidR="008F19E5" w:rsidRPr="000C74E6" w:rsidRDefault="008F19E5" w:rsidP="009674C7">
            <w:pPr>
              <w:spacing w:after="0"/>
              <w:jc w:val="center"/>
              <w:rPr>
                <w:rFonts w:eastAsia="Times New Roman" w:cstheme="minorHAnsi"/>
                <w:sz w:val="20"/>
                <w:szCs w:val="20"/>
              </w:rPr>
            </w:pPr>
            <w:r w:rsidRPr="000C74E6">
              <w:rPr>
                <w:rFonts w:eastAsia="Times New Roman" w:cstheme="minorHAnsi"/>
                <w:sz w:val="20"/>
                <w:szCs w:val="20"/>
              </w:rPr>
              <w:t>11</w:t>
            </w:r>
          </w:p>
        </w:tc>
        <w:tc>
          <w:tcPr>
            <w:tcW w:w="414" w:type="pct"/>
          </w:tcPr>
          <w:p w14:paraId="10C95E16" w14:textId="77777777" w:rsidR="008F19E5" w:rsidRPr="000C74E6" w:rsidRDefault="008F19E5" w:rsidP="009674C7">
            <w:pPr>
              <w:spacing w:after="0"/>
              <w:jc w:val="center"/>
              <w:rPr>
                <w:rFonts w:eastAsia="Times New Roman" w:cstheme="minorHAnsi"/>
                <w:sz w:val="20"/>
                <w:szCs w:val="20"/>
              </w:rPr>
            </w:pPr>
            <w:r w:rsidRPr="000C74E6">
              <w:rPr>
                <w:rFonts w:eastAsia="Times New Roman" w:cstheme="minorHAnsi"/>
                <w:sz w:val="20"/>
                <w:szCs w:val="20"/>
              </w:rPr>
              <w:t>12</w:t>
            </w:r>
          </w:p>
        </w:tc>
      </w:tr>
      <w:tr w:rsidR="00E862B3" w:rsidRPr="000C74E6" w14:paraId="44A0010F" w14:textId="77777777" w:rsidTr="00E862B3">
        <w:tc>
          <w:tcPr>
            <w:tcW w:w="417" w:type="pct"/>
            <w:vAlign w:val="bottom"/>
          </w:tcPr>
          <w:p w14:paraId="4D235D6B" w14:textId="77777777" w:rsidR="008F19E5" w:rsidRPr="000C74E6"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Water Heating System ID</w:t>
            </w:r>
          </w:p>
          <w:p w14:paraId="60C3A052" w14:textId="77777777" w:rsidR="008F19E5" w:rsidRPr="000C74E6" w:rsidRDefault="008F19E5" w:rsidP="009674C7">
            <w:pPr>
              <w:spacing w:after="0"/>
              <w:jc w:val="center"/>
              <w:rPr>
                <w:rFonts w:cstheme="minorHAnsi"/>
                <w:sz w:val="18"/>
                <w:szCs w:val="18"/>
              </w:rPr>
            </w:pPr>
            <w:r w:rsidRPr="000C74E6">
              <w:rPr>
                <w:rFonts w:eastAsia="Times New Roman" w:cstheme="minorHAnsi"/>
                <w:sz w:val="18"/>
                <w:szCs w:val="18"/>
              </w:rPr>
              <w:t>or Name</w:t>
            </w:r>
          </w:p>
        </w:tc>
        <w:tc>
          <w:tcPr>
            <w:tcW w:w="417" w:type="pct"/>
            <w:vAlign w:val="bottom"/>
          </w:tcPr>
          <w:p w14:paraId="4BEA4A72" w14:textId="77777777" w:rsidR="008F19E5" w:rsidRPr="000C74E6"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Modeled Equipment</w:t>
            </w:r>
          </w:p>
          <w:p w14:paraId="7636DD63" w14:textId="77777777" w:rsidR="008F19E5" w:rsidRPr="000C74E6" w:rsidRDefault="008F19E5" w:rsidP="009674C7">
            <w:pPr>
              <w:spacing w:after="0"/>
              <w:jc w:val="center"/>
              <w:rPr>
                <w:rFonts w:cstheme="minorHAnsi"/>
                <w:sz w:val="18"/>
                <w:szCs w:val="18"/>
              </w:rPr>
            </w:pPr>
            <w:r w:rsidRPr="000C74E6">
              <w:rPr>
                <w:rFonts w:eastAsia="Times New Roman" w:cstheme="minorHAnsi"/>
                <w:sz w:val="18"/>
                <w:szCs w:val="18"/>
              </w:rPr>
              <w:t>Make and Model</w:t>
            </w:r>
          </w:p>
        </w:tc>
        <w:tc>
          <w:tcPr>
            <w:tcW w:w="562" w:type="pct"/>
            <w:vAlign w:val="bottom"/>
          </w:tcPr>
          <w:p w14:paraId="31D82756" w14:textId="77777777" w:rsidR="008F19E5" w:rsidRPr="000C74E6"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Number of Water Heaters/</w:t>
            </w:r>
          </w:p>
          <w:p w14:paraId="4C69D832" w14:textId="77777777" w:rsidR="008F19E5" w:rsidRPr="000C74E6"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Compressors</w:t>
            </w:r>
          </w:p>
        </w:tc>
        <w:tc>
          <w:tcPr>
            <w:tcW w:w="408" w:type="pct"/>
            <w:vAlign w:val="bottom"/>
          </w:tcPr>
          <w:p w14:paraId="1397DAB9" w14:textId="77777777" w:rsidR="008F19E5" w:rsidRPr="000C74E6"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Calibri"/>
                <w:sz w:val="18"/>
                <w:szCs w:val="18"/>
              </w:rPr>
              <w:t>Primary Tank Location</w:t>
            </w:r>
          </w:p>
        </w:tc>
        <w:tc>
          <w:tcPr>
            <w:tcW w:w="368" w:type="pct"/>
            <w:vAlign w:val="bottom"/>
          </w:tcPr>
          <w:p w14:paraId="43AE958B" w14:textId="77777777" w:rsidR="008F19E5" w:rsidRPr="000C74E6"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Primary Tank Volume</w:t>
            </w:r>
          </w:p>
        </w:tc>
        <w:tc>
          <w:tcPr>
            <w:tcW w:w="449" w:type="pct"/>
            <w:vAlign w:val="bottom"/>
          </w:tcPr>
          <w:p w14:paraId="1BABC107" w14:textId="77777777" w:rsidR="008F19E5" w:rsidRPr="000C74E6" w:rsidRDefault="008F19E5" w:rsidP="009674C7">
            <w:pPr>
              <w:keepNext/>
              <w:tabs>
                <w:tab w:val="left" w:pos="2160"/>
                <w:tab w:val="left" w:pos="2700"/>
                <w:tab w:val="left" w:pos="3420"/>
                <w:tab w:val="left" w:pos="3780"/>
                <w:tab w:val="left" w:pos="5760"/>
                <w:tab w:val="left" w:pos="7212"/>
              </w:tabs>
              <w:spacing w:after="0"/>
              <w:jc w:val="center"/>
              <w:rPr>
                <w:rFonts w:eastAsia="Times New Roman" w:cs="Calibri"/>
                <w:sz w:val="18"/>
                <w:szCs w:val="18"/>
              </w:rPr>
            </w:pPr>
            <w:r w:rsidRPr="000C74E6">
              <w:rPr>
                <w:rFonts w:eastAsia="Times New Roman" w:cs="Calibri"/>
                <w:sz w:val="18"/>
                <w:szCs w:val="18"/>
              </w:rPr>
              <w:t xml:space="preserve">Primary Tank </w:t>
            </w:r>
          </w:p>
          <w:p w14:paraId="2718E09E" w14:textId="77777777" w:rsidR="008F19E5" w:rsidRPr="000C74E6"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Calibri"/>
                <w:sz w:val="18"/>
                <w:szCs w:val="18"/>
              </w:rPr>
              <w:t xml:space="preserve">Total Insulation </w:t>
            </w:r>
          </w:p>
        </w:tc>
        <w:tc>
          <w:tcPr>
            <w:tcW w:w="409" w:type="pct"/>
            <w:vAlign w:val="bottom"/>
          </w:tcPr>
          <w:p w14:paraId="006DD449" w14:textId="77777777" w:rsidR="008F19E5" w:rsidRPr="000C74E6"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Calibri"/>
                <w:sz w:val="18"/>
                <w:szCs w:val="18"/>
              </w:rPr>
              <w:t>Loop Tank Location</w:t>
            </w:r>
          </w:p>
        </w:tc>
        <w:tc>
          <w:tcPr>
            <w:tcW w:w="367" w:type="pct"/>
            <w:vAlign w:val="bottom"/>
          </w:tcPr>
          <w:p w14:paraId="1075A18E" w14:textId="77777777" w:rsidR="008F19E5" w:rsidRPr="000C74E6"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 xml:space="preserve">Loop Tank </w:t>
            </w:r>
          </w:p>
          <w:p w14:paraId="0BC37E6F" w14:textId="77777777" w:rsidR="008F19E5" w:rsidRPr="000C74E6"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Volume</w:t>
            </w:r>
          </w:p>
        </w:tc>
        <w:tc>
          <w:tcPr>
            <w:tcW w:w="449" w:type="pct"/>
            <w:vAlign w:val="bottom"/>
          </w:tcPr>
          <w:p w14:paraId="65D62FFE" w14:textId="77777777" w:rsidR="008F19E5" w:rsidRPr="000C74E6" w:rsidRDefault="008F19E5" w:rsidP="009674C7">
            <w:pPr>
              <w:keepNext/>
              <w:tabs>
                <w:tab w:val="left" w:pos="2160"/>
                <w:tab w:val="left" w:pos="2700"/>
                <w:tab w:val="left" w:pos="3420"/>
                <w:tab w:val="left" w:pos="3780"/>
                <w:tab w:val="left" w:pos="5760"/>
                <w:tab w:val="left" w:pos="7212"/>
              </w:tabs>
              <w:spacing w:after="0"/>
              <w:jc w:val="center"/>
              <w:rPr>
                <w:sz w:val="18"/>
                <w:szCs w:val="18"/>
              </w:rPr>
            </w:pPr>
            <w:r w:rsidRPr="000C74E6">
              <w:rPr>
                <w:sz w:val="18"/>
                <w:szCs w:val="18"/>
              </w:rPr>
              <w:t>Loop Tank Total Insulation</w:t>
            </w:r>
          </w:p>
        </w:tc>
        <w:tc>
          <w:tcPr>
            <w:tcW w:w="450" w:type="pct"/>
            <w:vAlign w:val="bottom"/>
          </w:tcPr>
          <w:p w14:paraId="64FC064A" w14:textId="77777777" w:rsidR="008F19E5" w:rsidRPr="000C74E6" w:rsidRDefault="008F19E5" w:rsidP="009674C7">
            <w:pPr>
              <w:keepNext/>
              <w:tabs>
                <w:tab w:val="left" w:pos="2160"/>
                <w:tab w:val="left" w:pos="2700"/>
                <w:tab w:val="left" w:pos="3420"/>
                <w:tab w:val="left" w:pos="3780"/>
                <w:tab w:val="left" w:pos="5760"/>
                <w:tab w:val="left" w:pos="7212"/>
              </w:tabs>
              <w:spacing w:after="0"/>
              <w:jc w:val="center"/>
              <w:rPr>
                <w:sz w:val="18"/>
                <w:szCs w:val="18"/>
              </w:rPr>
            </w:pPr>
            <w:r w:rsidRPr="000C74E6">
              <w:rPr>
                <w:sz w:val="18"/>
                <w:szCs w:val="18"/>
              </w:rPr>
              <w:t xml:space="preserve">Loop Pipe Insulation Thickness </w:t>
            </w:r>
          </w:p>
        </w:tc>
        <w:tc>
          <w:tcPr>
            <w:tcW w:w="290" w:type="pct"/>
            <w:vAlign w:val="bottom"/>
          </w:tcPr>
          <w:p w14:paraId="338A3354" w14:textId="77777777" w:rsidR="008F19E5" w:rsidRPr="000C74E6"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sz w:val="18"/>
                <w:szCs w:val="18"/>
              </w:rPr>
              <w:t>Loop Tank Type</w:t>
            </w:r>
          </w:p>
        </w:tc>
        <w:tc>
          <w:tcPr>
            <w:tcW w:w="414" w:type="pct"/>
          </w:tcPr>
          <w:p w14:paraId="57DFED50" w14:textId="77777777" w:rsidR="008F19E5" w:rsidRPr="000C74E6" w:rsidRDefault="008F19E5" w:rsidP="009674C7">
            <w:pPr>
              <w:keepNext/>
              <w:tabs>
                <w:tab w:val="left" w:pos="2160"/>
                <w:tab w:val="left" w:pos="2700"/>
                <w:tab w:val="left" w:pos="3420"/>
                <w:tab w:val="left" w:pos="3780"/>
                <w:tab w:val="left" w:pos="5760"/>
                <w:tab w:val="left" w:pos="7212"/>
              </w:tabs>
              <w:spacing w:after="0"/>
              <w:jc w:val="center"/>
              <w:rPr>
                <w:sz w:val="18"/>
                <w:szCs w:val="18"/>
              </w:rPr>
            </w:pPr>
            <w:r w:rsidRPr="000C74E6">
              <w:rPr>
                <w:sz w:val="18"/>
                <w:szCs w:val="18"/>
              </w:rPr>
              <w:t>Simulated Equipment Make and Model</w:t>
            </w:r>
          </w:p>
        </w:tc>
      </w:tr>
      <w:tr w:rsidR="00E862B3" w:rsidRPr="000C74E6" w14:paraId="743BEBB4" w14:textId="77777777" w:rsidTr="00E862B3">
        <w:tc>
          <w:tcPr>
            <w:tcW w:w="417" w:type="pct"/>
            <w:tcBorders>
              <w:top w:val="single" w:sz="4" w:space="0" w:color="auto"/>
              <w:left w:val="single" w:sz="4" w:space="0" w:color="auto"/>
              <w:bottom w:val="single" w:sz="4" w:space="0" w:color="auto"/>
              <w:right w:val="single" w:sz="4" w:space="0" w:color="auto"/>
            </w:tcBorders>
          </w:tcPr>
          <w:p w14:paraId="495584F9" w14:textId="77777777" w:rsidR="008F19E5" w:rsidRPr="000C74E6" w:rsidRDefault="008F19E5" w:rsidP="009674C7">
            <w:pPr>
              <w:spacing w:after="0"/>
              <w:jc w:val="center"/>
              <w:rPr>
                <w:rFonts w:cstheme="minorHAnsi"/>
                <w:sz w:val="18"/>
                <w:szCs w:val="18"/>
              </w:rPr>
            </w:pPr>
            <w:r w:rsidRPr="000C74E6">
              <w:rPr>
                <w:rFonts w:eastAsia="Times New Roman" w:cstheme="minorHAnsi"/>
                <w:sz w:val="18"/>
                <w:szCs w:val="18"/>
              </w:rPr>
              <w:t>&lt;&lt;Reference values from LMCC &gt;&gt;</w:t>
            </w:r>
          </w:p>
        </w:tc>
        <w:tc>
          <w:tcPr>
            <w:tcW w:w="417" w:type="pct"/>
            <w:tcBorders>
              <w:top w:val="single" w:sz="4" w:space="0" w:color="auto"/>
              <w:left w:val="single" w:sz="4" w:space="0" w:color="auto"/>
              <w:bottom w:val="single" w:sz="4" w:space="0" w:color="auto"/>
              <w:right w:val="single" w:sz="4" w:space="0" w:color="auto"/>
            </w:tcBorders>
          </w:tcPr>
          <w:p w14:paraId="70DB2D34" w14:textId="0D54B6F7" w:rsidR="008F19E5" w:rsidRPr="000C74E6" w:rsidRDefault="008F19E5" w:rsidP="009674C7">
            <w:pPr>
              <w:spacing w:after="0"/>
              <w:jc w:val="center"/>
              <w:rPr>
                <w:rFonts w:cstheme="minorHAnsi"/>
                <w:sz w:val="18"/>
                <w:szCs w:val="18"/>
              </w:rPr>
            </w:pPr>
            <w:r w:rsidRPr="000C74E6">
              <w:rPr>
                <w:rFonts w:eastAsia="Times New Roman" w:cstheme="minorHAnsi"/>
                <w:sz w:val="18"/>
                <w:szCs w:val="18"/>
              </w:rPr>
              <w:t>&lt;&lt;Reference values from LMCC-PRF-01</w:t>
            </w:r>
            <w:r w:rsidR="00E359D8" w:rsidRPr="000C74E6" w:rsidDel="00E359D8">
              <w:rPr>
                <w:rFonts w:eastAsia="Times New Roman" w:cstheme="minorHAnsi"/>
                <w:sz w:val="18"/>
                <w:szCs w:val="18"/>
              </w:rPr>
              <w:t xml:space="preserve"> </w:t>
            </w:r>
            <w:r w:rsidRPr="000C74E6">
              <w:rPr>
                <w:rFonts w:eastAsia="Times New Roman"/>
                <w:sz w:val="18"/>
                <w:szCs w:val="18"/>
              </w:rPr>
              <w:t>&gt;&gt;</w:t>
            </w:r>
          </w:p>
        </w:tc>
        <w:tc>
          <w:tcPr>
            <w:tcW w:w="562" w:type="pct"/>
          </w:tcPr>
          <w:p w14:paraId="2362218C" w14:textId="77777777" w:rsidR="008F19E5" w:rsidRPr="000C74E6" w:rsidRDefault="008F19E5" w:rsidP="009674C7">
            <w:pPr>
              <w:spacing w:after="0"/>
              <w:jc w:val="center"/>
              <w:rPr>
                <w:rFonts w:eastAsia="Times New Roman" w:cstheme="minorHAnsi"/>
                <w:b/>
                <w:i/>
                <w:color w:val="FF0000"/>
                <w:sz w:val="18"/>
                <w:szCs w:val="18"/>
              </w:rPr>
            </w:pPr>
            <w:r w:rsidRPr="000C74E6">
              <w:rPr>
                <w:rFonts w:cstheme="minorHAnsi"/>
                <w:sz w:val="18"/>
                <w:szCs w:val="18"/>
              </w:rPr>
              <w:t>&lt;&lt;Reference values from LMCC&gt;&gt;</w:t>
            </w:r>
          </w:p>
        </w:tc>
        <w:tc>
          <w:tcPr>
            <w:tcW w:w="408" w:type="pct"/>
          </w:tcPr>
          <w:p w14:paraId="06ADC2DE" w14:textId="77777777" w:rsidR="008F19E5" w:rsidRPr="000C74E6" w:rsidRDefault="008F19E5" w:rsidP="009674C7">
            <w:pPr>
              <w:spacing w:after="0"/>
              <w:jc w:val="center"/>
              <w:rPr>
                <w:rFonts w:eastAsia="Times New Roman" w:cstheme="minorHAnsi"/>
                <w:sz w:val="18"/>
                <w:szCs w:val="18"/>
              </w:rPr>
            </w:pPr>
            <w:r w:rsidRPr="000C74E6">
              <w:rPr>
                <w:rFonts w:eastAsia="Times New Roman" w:cs="Calibri"/>
                <w:sz w:val="18"/>
                <w:szCs w:val="18"/>
              </w:rPr>
              <w:t>&lt;&lt;Reference value from LMCC&gt;&gt;</w:t>
            </w:r>
          </w:p>
        </w:tc>
        <w:tc>
          <w:tcPr>
            <w:tcW w:w="368" w:type="pct"/>
          </w:tcPr>
          <w:p w14:paraId="53196B4E" w14:textId="77777777" w:rsidR="008F19E5" w:rsidRPr="000C74E6" w:rsidRDefault="008F19E5" w:rsidP="009674C7">
            <w:pPr>
              <w:spacing w:after="0"/>
              <w:jc w:val="center"/>
              <w:rPr>
                <w:rFonts w:eastAsia="Times New Roman" w:cstheme="minorHAnsi"/>
                <w:sz w:val="18"/>
                <w:szCs w:val="18"/>
              </w:rPr>
            </w:pPr>
            <w:r w:rsidRPr="000C74E6">
              <w:rPr>
                <w:rFonts w:eastAsia="Times New Roman" w:cstheme="minorHAnsi"/>
                <w:sz w:val="18"/>
                <w:szCs w:val="18"/>
              </w:rPr>
              <w:t>&lt;&lt; Reference value from LMCC&gt;&gt;</w:t>
            </w:r>
          </w:p>
        </w:tc>
        <w:tc>
          <w:tcPr>
            <w:tcW w:w="449" w:type="pct"/>
          </w:tcPr>
          <w:p w14:paraId="11367312" w14:textId="77777777" w:rsidR="008F19E5" w:rsidRPr="000C74E6" w:rsidRDefault="008F19E5" w:rsidP="009674C7">
            <w:pPr>
              <w:spacing w:after="0"/>
              <w:jc w:val="center"/>
              <w:rPr>
                <w:rFonts w:eastAsia="Times New Roman" w:cstheme="minorHAnsi"/>
                <w:sz w:val="18"/>
                <w:szCs w:val="18"/>
              </w:rPr>
            </w:pPr>
            <w:r w:rsidRPr="000C74E6">
              <w:rPr>
                <w:rFonts w:eastAsia="Times New Roman" w:cs="Calibri"/>
                <w:sz w:val="18"/>
                <w:szCs w:val="18"/>
              </w:rPr>
              <w:t>&lt;&lt; Reference value from LMCC&gt;&gt;</w:t>
            </w:r>
          </w:p>
        </w:tc>
        <w:tc>
          <w:tcPr>
            <w:tcW w:w="409" w:type="pct"/>
          </w:tcPr>
          <w:p w14:paraId="70E923F2" w14:textId="77777777" w:rsidR="008F19E5" w:rsidRPr="000C74E6" w:rsidRDefault="008F19E5" w:rsidP="009674C7">
            <w:pPr>
              <w:spacing w:after="0"/>
              <w:jc w:val="center"/>
              <w:rPr>
                <w:rFonts w:eastAsia="Times New Roman" w:cstheme="minorHAnsi"/>
                <w:sz w:val="18"/>
                <w:szCs w:val="18"/>
              </w:rPr>
            </w:pPr>
            <w:r w:rsidRPr="000C74E6">
              <w:rPr>
                <w:rFonts w:eastAsia="Times New Roman" w:cs="Calibri"/>
                <w:sz w:val="18"/>
                <w:szCs w:val="18"/>
              </w:rPr>
              <w:t>&lt;&lt; Reference value from LMCC&gt;&gt;</w:t>
            </w:r>
          </w:p>
        </w:tc>
        <w:tc>
          <w:tcPr>
            <w:tcW w:w="367" w:type="pct"/>
          </w:tcPr>
          <w:p w14:paraId="3B14F3C6" w14:textId="77777777" w:rsidR="008F19E5" w:rsidRPr="000C74E6" w:rsidRDefault="008F19E5" w:rsidP="009674C7">
            <w:pPr>
              <w:spacing w:after="0"/>
              <w:jc w:val="center"/>
              <w:rPr>
                <w:rFonts w:eastAsia="Times New Roman" w:cstheme="minorHAnsi"/>
                <w:sz w:val="18"/>
                <w:szCs w:val="18"/>
              </w:rPr>
            </w:pPr>
            <w:r w:rsidRPr="000C74E6">
              <w:rPr>
                <w:rFonts w:eastAsia="Times New Roman" w:cstheme="minorHAnsi"/>
                <w:sz w:val="18"/>
                <w:szCs w:val="18"/>
              </w:rPr>
              <w:t>&lt;&lt; Reference value from LMCC&gt;&gt;</w:t>
            </w:r>
          </w:p>
        </w:tc>
        <w:tc>
          <w:tcPr>
            <w:tcW w:w="449" w:type="pct"/>
          </w:tcPr>
          <w:p w14:paraId="2DD8CC52" w14:textId="77777777" w:rsidR="008F19E5" w:rsidRPr="000C74E6" w:rsidRDefault="008F19E5" w:rsidP="009674C7">
            <w:pPr>
              <w:spacing w:after="0"/>
              <w:jc w:val="center"/>
              <w:rPr>
                <w:rFonts w:eastAsia="Times New Roman" w:cstheme="minorHAnsi"/>
                <w:sz w:val="18"/>
                <w:szCs w:val="18"/>
              </w:rPr>
            </w:pPr>
            <w:r w:rsidRPr="000C74E6">
              <w:rPr>
                <w:rFonts w:eastAsia="Times New Roman" w:cs="Calibri"/>
                <w:sz w:val="18"/>
                <w:szCs w:val="18"/>
              </w:rPr>
              <w:t>&lt;&lt; Reference value from LMCC&gt;&gt;</w:t>
            </w:r>
          </w:p>
        </w:tc>
        <w:tc>
          <w:tcPr>
            <w:tcW w:w="450" w:type="pct"/>
          </w:tcPr>
          <w:p w14:paraId="71233403" w14:textId="77777777" w:rsidR="008F19E5" w:rsidRPr="000C74E6" w:rsidRDefault="008F19E5" w:rsidP="009674C7">
            <w:pPr>
              <w:spacing w:after="0"/>
              <w:jc w:val="center"/>
              <w:rPr>
                <w:rFonts w:eastAsia="Times New Roman" w:cstheme="minorHAnsi"/>
                <w:sz w:val="18"/>
                <w:szCs w:val="18"/>
              </w:rPr>
            </w:pPr>
            <w:r w:rsidRPr="000C74E6">
              <w:rPr>
                <w:rFonts w:eastAsia="Times New Roman" w:cs="Calibri"/>
                <w:sz w:val="18"/>
                <w:szCs w:val="18"/>
              </w:rPr>
              <w:t>&lt;&lt; Reference value from LMCC&gt;&gt;</w:t>
            </w:r>
          </w:p>
        </w:tc>
        <w:tc>
          <w:tcPr>
            <w:tcW w:w="290" w:type="pct"/>
          </w:tcPr>
          <w:p w14:paraId="6E8F4934" w14:textId="77777777" w:rsidR="008F19E5" w:rsidRPr="000C74E6" w:rsidRDefault="008F19E5" w:rsidP="009674C7">
            <w:pPr>
              <w:spacing w:after="0"/>
              <w:rPr>
                <w:rFonts w:eastAsia="Times New Roman" w:cstheme="minorHAnsi"/>
                <w:sz w:val="18"/>
                <w:szCs w:val="18"/>
              </w:rPr>
            </w:pPr>
            <w:r w:rsidRPr="000C74E6">
              <w:rPr>
                <w:rFonts w:eastAsia="Times New Roman" w:cstheme="minorHAnsi"/>
                <w:sz w:val="18"/>
                <w:szCs w:val="18"/>
              </w:rPr>
              <w:t>&lt;&lt; Reference value from LMCC&gt;&gt;</w:t>
            </w:r>
          </w:p>
        </w:tc>
        <w:tc>
          <w:tcPr>
            <w:tcW w:w="414" w:type="pct"/>
          </w:tcPr>
          <w:p w14:paraId="09F8424F" w14:textId="77777777" w:rsidR="008F19E5" w:rsidRPr="000C74E6" w:rsidRDefault="008F19E5" w:rsidP="009674C7">
            <w:pPr>
              <w:spacing w:after="0"/>
              <w:ind w:left="-13"/>
              <w:rPr>
                <w:sz w:val="18"/>
                <w:szCs w:val="18"/>
              </w:rPr>
            </w:pPr>
            <w:r w:rsidRPr="000C74E6">
              <w:rPr>
                <w:sz w:val="18"/>
                <w:szCs w:val="18"/>
              </w:rPr>
              <w:t>&lt;&lt;if performance, hide column from user, needed for equivalency lookup; Reference value from XML; Elseif prescriptive, do not require field&gt;&gt;</w:t>
            </w:r>
          </w:p>
          <w:p w14:paraId="14149244" w14:textId="77777777" w:rsidR="008F19E5" w:rsidRPr="000C74E6" w:rsidRDefault="008F19E5" w:rsidP="009674C7">
            <w:pPr>
              <w:spacing w:after="0"/>
              <w:jc w:val="center"/>
              <w:rPr>
                <w:rFonts w:eastAsia="Times New Roman" w:cstheme="minorHAnsi"/>
                <w:sz w:val="18"/>
                <w:szCs w:val="18"/>
              </w:rPr>
            </w:pPr>
          </w:p>
        </w:tc>
      </w:tr>
      <w:tr w:rsidR="00E862B3" w:rsidRPr="000C74E6" w14:paraId="390AE86E" w14:textId="77777777" w:rsidTr="00E862B3">
        <w:tc>
          <w:tcPr>
            <w:tcW w:w="417" w:type="pct"/>
          </w:tcPr>
          <w:p w14:paraId="39CE50A7" w14:textId="77777777" w:rsidR="008F19E5" w:rsidRPr="000C74E6" w:rsidRDefault="008F19E5" w:rsidP="009674C7">
            <w:pPr>
              <w:jc w:val="center"/>
              <w:rPr>
                <w:rFonts w:cstheme="minorHAnsi"/>
                <w:sz w:val="20"/>
                <w:szCs w:val="20"/>
              </w:rPr>
            </w:pPr>
          </w:p>
        </w:tc>
        <w:tc>
          <w:tcPr>
            <w:tcW w:w="417" w:type="pct"/>
          </w:tcPr>
          <w:p w14:paraId="3AF8DEAD" w14:textId="77777777" w:rsidR="008F19E5" w:rsidRPr="000C74E6" w:rsidRDefault="008F19E5" w:rsidP="009674C7">
            <w:pPr>
              <w:jc w:val="center"/>
              <w:rPr>
                <w:rFonts w:cstheme="minorHAnsi"/>
                <w:sz w:val="20"/>
                <w:szCs w:val="20"/>
              </w:rPr>
            </w:pPr>
          </w:p>
        </w:tc>
        <w:tc>
          <w:tcPr>
            <w:tcW w:w="562" w:type="pct"/>
          </w:tcPr>
          <w:p w14:paraId="78835BAD" w14:textId="77777777" w:rsidR="008F19E5" w:rsidRPr="000C74E6" w:rsidRDefault="008F19E5" w:rsidP="009674C7">
            <w:pPr>
              <w:jc w:val="center"/>
              <w:rPr>
                <w:rFonts w:cstheme="minorHAnsi"/>
                <w:sz w:val="20"/>
                <w:szCs w:val="20"/>
              </w:rPr>
            </w:pPr>
          </w:p>
        </w:tc>
        <w:tc>
          <w:tcPr>
            <w:tcW w:w="408" w:type="pct"/>
          </w:tcPr>
          <w:p w14:paraId="6260EAF7" w14:textId="77777777" w:rsidR="008F19E5" w:rsidRPr="000C74E6" w:rsidRDefault="008F19E5" w:rsidP="009674C7">
            <w:pPr>
              <w:jc w:val="center"/>
              <w:rPr>
                <w:rFonts w:cstheme="minorHAnsi"/>
                <w:sz w:val="20"/>
                <w:szCs w:val="20"/>
              </w:rPr>
            </w:pPr>
          </w:p>
        </w:tc>
        <w:tc>
          <w:tcPr>
            <w:tcW w:w="368" w:type="pct"/>
          </w:tcPr>
          <w:p w14:paraId="3B22EDF5" w14:textId="77777777" w:rsidR="008F19E5" w:rsidRPr="000C74E6" w:rsidRDefault="008F19E5" w:rsidP="009674C7">
            <w:pPr>
              <w:jc w:val="center"/>
              <w:rPr>
                <w:rFonts w:cstheme="minorHAnsi"/>
                <w:sz w:val="20"/>
                <w:szCs w:val="20"/>
              </w:rPr>
            </w:pPr>
          </w:p>
        </w:tc>
        <w:tc>
          <w:tcPr>
            <w:tcW w:w="449" w:type="pct"/>
          </w:tcPr>
          <w:p w14:paraId="460F9CE1" w14:textId="77777777" w:rsidR="008F19E5" w:rsidRPr="000C74E6" w:rsidRDefault="008F19E5" w:rsidP="009674C7">
            <w:pPr>
              <w:jc w:val="center"/>
              <w:rPr>
                <w:rFonts w:cstheme="minorHAnsi"/>
                <w:sz w:val="20"/>
                <w:szCs w:val="20"/>
              </w:rPr>
            </w:pPr>
          </w:p>
        </w:tc>
        <w:tc>
          <w:tcPr>
            <w:tcW w:w="409" w:type="pct"/>
          </w:tcPr>
          <w:p w14:paraId="60024B83" w14:textId="77777777" w:rsidR="008F19E5" w:rsidRPr="000C74E6" w:rsidRDefault="008F19E5" w:rsidP="009674C7">
            <w:pPr>
              <w:jc w:val="center"/>
              <w:rPr>
                <w:rFonts w:cstheme="minorHAnsi"/>
                <w:sz w:val="20"/>
                <w:szCs w:val="20"/>
              </w:rPr>
            </w:pPr>
          </w:p>
        </w:tc>
        <w:tc>
          <w:tcPr>
            <w:tcW w:w="367" w:type="pct"/>
          </w:tcPr>
          <w:p w14:paraId="5317D062" w14:textId="77777777" w:rsidR="008F19E5" w:rsidRPr="000C74E6" w:rsidRDefault="008F19E5" w:rsidP="009674C7">
            <w:pPr>
              <w:jc w:val="center"/>
              <w:rPr>
                <w:rFonts w:cstheme="minorHAnsi"/>
                <w:sz w:val="20"/>
                <w:szCs w:val="20"/>
              </w:rPr>
            </w:pPr>
          </w:p>
        </w:tc>
        <w:tc>
          <w:tcPr>
            <w:tcW w:w="449" w:type="pct"/>
          </w:tcPr>
          <w:p w14:paraId="53A219BD" w14:textId="77777777" w:rsidR="008F19E5" w:rsidRPr="000C74E6" w:rsidRDefault="008F19E5" w:rsidP="009674C7">
            <w:pPr>
              <w:jc w:val="center"/>
              <w:rPr>
                <w:rFonts w:cstheme="minorHAnsi"/>
                <w:sz w:val="20"/>
                <w:szCs w:val="20"/>
              </w:rPr>
            </w:pPr>
          </w:p>
        </w:tc>
        <w:tc>
          <w:tcPr>
            <w:tcW w:w="450" w:type="pct"/>
          </w:tcPr>
          <w:p w14:paraId="0CC25535" w14:textId="77777777" w:rsidR="008F19E5" w:rsidRPr="000C74E6" w:rsidRDefault="008F19E5" w:rsidP="009674C7">
            <w:pPr>
              <w:jc w:val="center"/>
              <w:rPr>
                <w:rFonts w:cstheme="minorHAnsi"/>
                <w:sz w:val="20"/>
                <w:szCs w:val="20"/>
              </w:rPr>
            </w:pPr>
          </w:p>
        </w:tc>
        <w:tc>
          <w:tcPr>
            <w:tcW w:w="290" w:type="pct"/>
          </w:tcPr>
          <w:p w14:paraId="164B9B29" w14:textId="77777777" w:rsidR="008F19E5" w:rsidRPr="000C74E6" w:rsidRDefault="008F19E5" w:rsidP="009674C7">
            <w:pPr>
              <w:jc w:val="center"/>
              <w:rPr>
                <w:rFonts w:cstheme="minorHAnsi"/>
                <w:sz w:val="20"/>
                <w:szCs w:val="20"/>
              </w:rPr>
            </w:pPr>
          </w:p>
        </w:tc>
        <w:tc>
          <w:tcPr>
            <w:tcW w:w="414" w:type="pct"/>
          </w:tcPr>
          <w:p w14:paraId="6D8C439E" w14:textId="77777777" w:rsidR="008F19E5" w:rsidRPr="000C74E6" w:rsidRDefault="008F19E5" w:rsidP="009674C7">
            <w:pPr>
              <w:jc w:val="center"/>
              <w:rPr>
                <w:rFonts w:cstheme="minorHAnsi"/>
                <w:sz w:val="20"/>
                <w:szCs w:val="20"/>
              </w:rPr>
            </w:pPr>
          </w:p>
        </w:tc>
      </w:tr>
    </w:tbl>
    <w:p w14:paraId="13DE7F14" w14:textId="77777777" w:rsidR="006C51BE" w:rsidRPr="000C74E6" w:rsidRDefault="006C51BE" w:rsidP="00B02CA5">
      <w:pPr>
        <w:spacing w:after="0"/>
        <w:rPr>
          <w:rFonts w:asciiTheme="minorHAnsi" w:hAnsiTheme="minorHAnsi" w:cstheme="minorHAnsi"/>
          <w:sz w:val="20"/>
          <w:szCs w:val="20"/>
        </w:rPr>
      </w:pPr>
    </w:p>
    <w:tbl>
      <w:tblPr>
        <w:tblpPr w:leftFromText="180" w:rightFromText="180" w:vertAnchor="text" w:tblpY="1"/>
        <w:tblOverlap w:val="neve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52"/>
        <w:gridCol w:w="936"/>
        <w:gridCol w:w="806"/>
        <w:gridCol w:w="896"/>
        <w:gridCol w:w="896"/>
        <w:gridCol w:w="627"/>
        <w:gridCol w:w="896"/>
        <w:gridCol w:w="1074"/>
        <w:gridCol w:w="985"/>
        <w:gridCol w:w="985"/>
        <w:gridCol w:w="896"/>
        <w:gridCol w:w="954"/>
      </w:tblGrid>
      <w:tr w:rsidR="003D13DA" w:rsidRPr="000C74E6" w14:paraId="29122DBA" w14:textId="77777777" w:rsidTr="00097605">
        <w:trPr>
          <w:trHeight w:val="144"/>
        </w:trPr>
        <w:tc>
          <w:tcPr>
            <w:tcW w:w="11003" w:type="dxa"/>
            <w:gridSpan w:val="12"/>
            <w:tcBorders>
              <w:top w:val="single" w:sz="4" w:space="0" w:color="auto"/>
              <w:left w:val="single" w:sz="4" w:space="0" w:color="auto"/>
              <w:bottom w:val="single" w:sz="4" w:space="0" w:color="auto"/>
              <w:right w:val="single" w:sz="4" w:space="0" w:color="auto"/>
            </w:tcBorders>
            <w:vAlign w:val="center"/>
          </w:tcPr>
          <w:p w14:paraId="7F19082F" w14:textId="2EDC1DFA" w:rsidR="003D13DA" w:rsidRPr="000C74E6" w:rsidRDefault="003D13DA" w:rsidP="00B02CA5">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0C74E6">
              <w:rPr>
                <w:rFonts w:asciiTheme="minorHAnsi" w:hAnsiTheme="minorHAnsi" w:cstheme="minorHAnsi"/>
                <w:b/>
                <w:sz w:val="20"/>
                <w:szCs w:val="20"/>
              </w:rPr>
              <w:t xml:space="preserve">C. </w:t>
            </w:r>
            <w:r w:rsidR="00E36A79" w:rsidRPr="000C74E6">
              <w:rPr>
                <w:rFonts w:asciiTheme="minorHAnsi" w:hAnsiTheme="minorHAnsi" w:cstheme="minorHAnsi"/>
                <w:b/>
                <w:sz w:val="20"/>
                <w:szCs w:val="20"/>
              </w:rPr>
              <w:t>Installed</w:t>
            </w:r>
            <w:r w:rsidRPr="000C74E6">
              <w:rPr>
                <w:rFonts w:asciiTheme="minorHAnsi" w:hAnsiTheme="minorHAnsi" w:cstheme="minorHAnsi"/>
                <w:b/>
                <w:sz w:val="20"/>
                <w:szCs w:val="20"/>
              </w:rPr>
              <w:t xml:space="preserve"> HERS Verified Central Water Heating Systems Information </w:t>
            </w:r>
          </w:p>
          <w:p w14:paraId="27A6D7E6" w14:textId="071E1D36" w:rsidR="00824E80" w:rsidRPr="000C74E6" w:rsidRDefault="00015D7C" w:rsidP="00824E8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sz w:val="18"/>
                <w:szCs w:val="18"/>
              </w:rPr>
              <w:t>&lt;&lt;Static Text - see the top&gt;&gt;</w:t>
            </w:r>
            <w:r w:rsidR="00824E80" w:rsidRPr="000C74E6">
              <w:rPr>
                <w:rFonts w:asciiTheme="minorHAnsi" w:eastAsia="Times New Roman" w:hAnsiTheme="minorHAnsi" w:cstheme="minorHAnsi"/>
                <w:sz w:val="20"/>
                <w:szCs w:val="20"/>
              </w:rPr>
              <w:t xml:space="preserve">&lt;&lt;If </w:t>
            </w:r>
            <w:r w:rsidR="00DE1936" w:rsidRPr="000C74E6">
              <w:rPr>
                <w:rFonts w:asciiTheme="minorHAnsi" w:eastAsia="Times New Roman" w:hAnsiTheme="minorHAnsi" w:cstheme="minorHAnsi"/>
                <w:sz w:val="20"/>
                <w:szCs w:val="20"/>
              </w:rPr>
              <w:t xml:space="preserve"> Table B does apply</w:t>
            </w:r>
            <w:r w:rsidR="00824E80" w:rsidRPr="000C74E6">
              <w:rPr>
                <w:rFonts w:asciiTheme="minorHAnsi" w:eastAsia="Times New Roman" w:hAnsiTheme="minorHAnsi" w:cstheme="minorHAnsi"/>
                <w:sz w:val="20"/>
                <w:szCs w:val="20"/>
              </w:rPr>
              <w:t xml:space="preserve">, </w:t>
            </w:r>
            <w:r w:rsidR="00A643F5" w:rsidRPr="000C74E6">
              <w:rPr>
                <w:rFonts w:asciiTheme="minorHAnsi" w:eastAsia="Times New Roman" w:hAnsiTheme="minorHAnsi" w:cstheme="minorHAnsi"/>
                <w:sz w:val="20"/>
                <w:szCs w:val="20"/>
              </w:rPr>
              <w:t xml:space="preserve">then require table, else </w:t>
            </w:r>
            <w:r w:rsidR="00824E80" w:rsidRPr="000C74E6">
              <w:rPr>
                <w:rFonts w:asciiTheme="minorHAnsi" w:eastAsia="Times New Roman" w:hAnsiTheme="minorHAnsi" w:cstheme="minorHAnsi"/>
                <w:sz w:val="20"/>
                <w:szCs w:val="20"/>
              </w:rPr>
              <w:t>display the "section does not apply" message&gt;&gt;</w:t>
            </w:r>
          </w:p>
          <w:p w14:paraId="7E5BF6A6" w14:textId="3440EE99" w:rsidR="00824E80" w:rsidRPr="000C74E6" w:rsidRDefault="00824E80" w:rsidP="00824E8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&lt;&lt;require one row of data for each water heater identified </w:t>
            </w:r>
            <w:r w:rsidR="00FF6920" w:rsidRPr="000C74E6">
              <w:rPr>
                <w:rFonts w:asciiTheme="minorHAnsi" w:eastAsia="Times New Roman" w:hAnsiTheme="minorHAnsi" w:cstheme="minorHAnsi"/>
                <w:sz w:val="20"/>
                <w:szCs w:val="20"/>
              </w:rPr>
              <w:t>in Table B</w:t>
            </w:r>
            <w:r w:rsidRPr="000C74E6">
              <w:rPr>
                <w:rFonts w:asciiTheme="minorHAnsi" w:eastAsia="Times New Roman" w:hAnsiTheme="minorHAnsi" w:cstheme="minorHAnsi"/>
                <w:sz w:val="20"/>
                <w:szCs w:val="20"/>
              </w:rPr>
              <w:t>&gt;&gt;</w:t>
            </w:r>
          </w:p>
        </w:tc>
      </w:tr>
      <w:tr w:rsidR="008864B4" w:rsidRPr="000C74E6" w14:paraId="5D3A1981" w14:textId="77777777" w:rsidTr="007E10FC">
        <w:trPr>
          <w:trHeight w:val="144"/>
        </w:trPr>
        <w:tc>
          <w:tcPr>
            <w:tcW w:w="1057" w:type="dxa"/>
            <w:tcBorders>
              <w:top w:val="single" w:sz="4" w:space="0" w:color="auto"/>
              <w:left w:val="single" w:sz="4" w:space="0" w:color="auto"/>
              <w:bottom w:val="single" w:sz="4" w:space="0" w:color="auto"/>
              <w:right w:val="single" w:sz="4" w:space="0" w:color="auto"/>
            </w:tcBorders>
            <w:vAlign w:val="center"/>
          </w:tcPr>
          <w:p w14:paraId="3970EFF1"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01</w:t>
            </w:r>
          </w:p>
        </w:tc>
        <w:tc>
          <w:tcPr>
            <w:tcW w:w="941" w:type="dxa"/>
            <w:tcBorders>
              <w:top w:val="single" w:sz="4" w:space="0" w:color="auto"/>
              <w:left w:val="single" w:sz="4" w:space="0" w:color="auto"/>
              <w:bottom w:val="single" w:sz="4" w:space="0" w:color="auto"/>
              <w:right w:val="single" w:sz="4" w:space="0" w:color="auto"/>
            </w:tcBorders>
            <w:vAlign w:val="center"/>
          </w:tcPr>
          <w:p w14:paraId="3CB1D34F"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02</w:t>
            </w:r>
          </w:p>
        </w:tc>
        <w:tc>
          <w:tcPr>
            <w:tcW w:w="810" w:type="dxa"/>
            <w:tcBorders>
              <w:top w:val="single" w:sz="4" w:space="0" w:color="auto"/>
              <w:left w:val="single" w:sz="4" w:space="0" w:color="auto"/>
              <w:bottom w:val="single" w:sz="4" w:space="0" w:color="auto"/>
              <w:right w:val="single" w:sz="4" w:space="0" w:color="auto"/>
            </w:tcBorders>
            <w:vAlign w:val="center"/>
          </w:tcPr>
          <w:p w14:paraId="0D04409D"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03</w:t>
            </w:r>
          </w:p>
        </w:tc>
        <w:tc>
          <w:tcPr>
            <w:tcW w:w="900" w:type="dxa"/>
            <w:tcBorders>
              <w:top w:val="single" w:sz="4" w:space="0" w:color="auto"/>
              <w:left w:val="single" w:sz="4" w:space="0" w:color="auto"/>
              <w:bottom w:val="single" w:sz="4" w:space="0" w:color="auto"/>
              <w:right w:val="single" w:sz="4" w:space="0" w:color="auto"/>
            </w:tcBorders>
            <w:vAlign w:val="center"/>
          </w:tcPr>
          <w:p w14:paraId="772F8260"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04</w:t>
            </w:r>
          </w:p>
        </w:tc>
        <w:tc>
          <w:tcPr>
            <w:tcW w:w="900" w:type="dxa"/>
            <w:tcBorders>
              <w:top w:val="single" w:sz="4" w:space="0" w:color="auto"/>
              <w:left w:val="single" w:sz="4" w:space="0" w:color="auto"/>
              <w:bottom w:val="single" w:sz="4" w:space="0" w:color="auto"/>
              <w:right w:val="single" w:sz="4" w:space="0" w:color="auto"/>
            </w:tcBorders>
            <w:vAlign w:val="center"/>
          </w:tcPr>
          <w:p w14:paraId="74A997AE"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05</w:t>
            </w:r>
          </w:p>
        </w:tc>
        <w:tc>
          <w:tcPr>
            <w:tcW w:w="630" w:type="dxa"/>
            <w:tcBorders>
              <w:top w:val="single" w:sz="4" w:space="0" w:color="auto"/>
              <w:left w:val="single" w:sz="4" w:space="0" w:color="auto"/>
              <w:bottom w:val="single" w:sz="4" w:space="0" w:color="auto"/>
              <w:right w:val="single" w:sz="4" w:space="0" w:color="auto"/>
            </w:tcBorders>
            <w:vAlign w:val="center"/>
          </w:tcPr>
          <w:p w14:paraId="292CE353"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06</w:t>
            </w:r>
          </w:p>
        </w:tc>
        <w:tc>
          <w:tcPr>
            <w:tcW w:w="900" w:type="dxa"/>
            <w:tcBorders>
              <w:top w:val="single" w:sz="4" w:space="0" w:color="auto"/>
              <w:left w:val="single" w:sz="4" w:space="0" w:color="auto"/>
              <w:bottom w:val="single" w:sz="4" w:space="0" w:color="auto"/>
              <w:right w:val="single" w:sz="4" w:space="0" w:color="auto"/>
            </w:tcBorders>
            <w:vAlign w:val="center"/>
          </w:tcPr>
          <w:p w14:paraId="3A19BD65"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07</w:t>
            </w:r>
          </w:p>
        </w:tc>
        <w:tc>
          <w:tcPr>
            <w:tcW w:w="1080" w:type="dxa"/>
            <w:tcBorders>
              <w:top w:val="single" w:sz="4" w:space="0" w:color="auto"/>
              <w:left w:val="single" w:sz="4" w:space="0" w:color="auto"/>
              <w:bottom w:val="single" w:sz="4" w:space="0" w:color="auto"/>
              <w:right w:val="single" w:sz="4" w:space="0" w:color="auto"/>
            </w:tcBorders>
            <w:vAlign w:val="center"/>
          </w:tcPr>
          <w:p w14:paraId="0883A828"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08</w:t>
            </w:r>
          </w:p>
        </w:tc>
        <w:tc>
          <w:tcPr>
            <w:tcW w:w="990" w:type="dxa"/>
            <w:tcBorders>
              <w:top w:val="single" w:sz="4" w:space="0" w:color="auto"/>
              <w:left w:val="single" w:sz="4" w:space="0" w:color="auto"/>
              <w:bottom w:val="single" w:sz="4" w:space="0" w:color="auto"/>
              <w:right w:val="single" w:sz="4" w:space="0" w:color="auto"/>
            </w:tcBorders>
            <w:vAlign w:val="center"/>
          </w:tcPr>
          <w:p w14:paraId="3DD6BF8D"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09</w:t>
            </w:r>
          </w:p>
        </w:tc>
        <w:tc>
          <w:tcPr>
            <w:tcW w:w="990" w:type="dxa"/>
            <w:tcBorders>
              <w:top w:val="single" w:sz="4" w:space="0" w:color="auto"/>
              <w:left w:val="single" w:sz="4" w:space="0" w:color="auto"/>
              <w:bottom w:val="single" w:sz="4" w:space="0" w:color="auto"/>
              <w:right w:val="single" w:sz="4" w:space="0" w:color="auto"/>
            </w:tcBorders>
            <w:vAlign w:val="center"/>
          </w:tcPr>
          <w:p w14:paraId="727F66D3"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10</w:t>
            </w:r>
          </w:p>
        </w:tc>
        <w:tc>
          <w:tcPr>
            <w:tcW w:w="900" w:type="dxa"/>
            <w:tcBorders>
              <w:top w:val="single" w:sz="4" w:space="0" w:color="auto"/>
              <w:left w:val="single" w:sz="4" w:space="0" w:color="auto"/>
              <w:bottom w:val="single" w:sz="4" w:space="0" w:color="auto"/>
              <w:right w:val="single" w:sz="4" w:space="0" w:color="auto"/>
            </w:tcBorders>
            <w:vAlign w:val="center"/>
          </w:tcPr>
          <w:p w14:paraId="1C98AE5B"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11</w:t>
            </w:r>
          </w:p>
        </w:tc>
        <w:tc>
          <w:tcPr>
            <w:tcW w:w="905" w:type="dxa"/>
            <w:tcBorders>
              <w:top w:val="single" w:sz="4" w:space="0" w:color="auto"/>
              <w:left w:val="single" w:sz="4" w:space="0" w:color="auto"/>
              <w:bottom w:val="single" w:sz="4" w:space="0" w:color="auto"/>
              <w:right w:val="single" w:sz="4" w:space="0" w:color="auto"/>
            </w:tcBorders>
            <w:vAlign w:val="center"/>
          </w:tcPr>
          <w:p w14:paraId="28659CB8"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12</w:t>
            </w:r>
          </w:p>
        </w:tc>
      </w:tr>
      <w:tr w:rsidR="008864B4" w:rsidRPr="000C74E6" w14:paraId="7EF530DD" w14:textId="77777777" w:rsidTr="007E10FC">
        <w:trPr>
          <w:trHeight w:val="144"/>
        </w:trPr>
        <w:tc>
          <w:tcPr>
            <w:tcW w:w="1057" w:type="dxa"/>
            <w:tcBorders>
              <w:top w:val="single" w:sz="4" w:space="0" w:color="auto"/>
              <w:left w:val="single" w:sz="4" w:space="0" w:color="auto"/>
              <w:bottom w:val="single" w:sz="4" w:space="0" w:color="auto"/>
              <w:right w:val="single" w:sz="4" w:space="0" w:color="auto"/>
            </w:tcBorders>
            <w:vAlign w:val="bottom"/>
          </w:tcPr>
          <w:p w14:paraId="18F161D4" w14:textId="77777777" w:rsidR="003D13DA" w:rsidRPr="007E10F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7E10FC">
              <w:rPr>
                <w:rFonts w:asciiTheme="minorHAnsi" w:eastAsia="Times New Roman" w:hAnsiTheme="minorHAnsi" w:cstheme="minorHAnsi"/>
                <w:sz w:val="18"/>
                <w:szCs w:val="18"/>
              </w:rPr>
              <w:t>Water Heating System ID or Name</w:t>
            </w:r>
          </w:p>
        </w:tc>
        <w:tc>
          <w:tcPr>
            <w:tcW w:w="941" w:type="dxa"/>
            <w:tcBorders>
              <w:top w:val="single" w:sz="4" w:space="0" w:color="auto"/>
              <w:left w:val="single" w:sz="4" w:space="0" w:color="auto"/>
              <w:bottom w:val="single" w:sz="4" w:space="0" w:color="auto"/>
              <w:right w:val="single" w:sz="4" w:space="0" w:color="auto"/>
            </w:tcBorders>
            <w:vAlign w:val="bottom"/>
          </w:tcPr>
          <w:p w14:paraId="7F42AE12" w14:textId="77777777" w:rsidR="003D13DA" w:rsidRPr="007E10F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7E10FC">
              <w:rPr>
                <w:rFonts w:asciiTheme="minorHAnsi" w:eastAsia="Times New Roman" w:hAnsiTheme="minorHAnsi" w:cstheme="minorHAnsi"/>
                <w:sz w:val="18"/>
                <w:szCs w:val="18"/>
              </w:rPr>
              <w:t xml:space="preserve"> Water Heating System Type</w:t>
            </w:r>
          </w:p>
        </w:tc>
        <w:tc>
          <w:tcPr>
            <w:tcW w:w="810" w:type="dxa"/>
            <w:tcBorders>
              <w:top w:val="single" w:sz="4" w:space="0" w:color="auto"/>
              <w:left w:val="single" w:sz="4" w:space="0" w:color="auto"/>
              <w:bottom w:val="single" w:sz="4" w:space="0" w:color="auto"/>
              <w:right w:val="single" w:sz="4" w:space="0" w:color="auto"/>
            </w:tcBorders>
            <w:vAlign w:val="bottom"/>
          </w:tcPr>
          <w:p w14:paraId="3C1CE140" w14:textId="77777777" w:rsidR="003D13DA" w:rsidRPr="007E10F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7E10FC">
              <w:rPr>
                <w:rFonts w:asciiTheme="minorHAnsi" w:eastAsia="Times New Roman" w:hAnsiTheme="minorHAnsi" w:cstheme="minorHAnsi"/>
                <w:sz w:val="18"/>
                <w:szCs w:val="18"/>
              </w:rPr>
              <w:t>Water Heater Type</w:t>
            </w:r>
          </w:p>
        </w:tc>
        <w:tc>
          <w:tcPr>
            <w:tcW w:w="900" w:type="dxa"/>
            <w:tcBorders>
              <w:top w:val="single" w:sz="4" w:space="0" w:color="auto"/>
              <w:left w:val="single" w:sz="4" w:space="0" w:color="auto"/>
              <w:bottom w:val="single" w:sz="4" w:space="0" w:color="auto"/>
              <w:right w:val="single" w:sz="4" w:space="0" w:color="auto"/>
            </w:tcBorders>
            <w:vAlign w:val="bottom"/>
          </w:tcPr>
          <w:p w14:paraId="3AFA1FB4" w14:textId="77777777" w:rsidR="003D13DA" w:rsidRPr="007E10F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7E10FC">
              <w:rPr>
                <w:rFonts w:asciiTheme="minorHAnsi" w:eastAsia="Times New Roman" w:hAnsiTheme="minorHAnsi" w:cstheme="minorHAnsi"/>
                <w:sz w:val="18"/>
                <w:szCs w:val="18"/>
              </w:rPr>
              <w:t># of Water Heaters in System</w:t>
            </w:r>
          </w:p>
        </w:tc>
        <w:tc>
          <w:tcPr>
            <w:tcW w:w="900" w:type="dxa"/>
            <w:tcBorders>
              <w:top w:val="single" w:sz="4" w:space="0" w:color="auto"/>
              <w:left w:val="single" w:sz="4" w:space="0" w:color="auto"/>
              <w:bottom w:val="single" w:sz="4" w:space="0" w:color="auto"/>
              <w:right w:val="single" w:sz="4" w:space="0" w:color="auto"/>
            </w:tcBorders>
            <w:vAlign w:val="bottom"/>
          </w:tcPr>
          <w:p w14:paraId="289F12DC" w14:textId="77777777" w:rsidR="003D13DA" w:rsidRPr="007E10F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7E10FC">
              <w:rPr>
                <w:rFonts w:asciiTheme="minorHAnsi" w:eastAsia="Times New Roman" w:hAnsiTheme="minorHAnsi" w:cstheme="minorHAnsi"/>
                <w:sz w:val="18"/>
                <w:szCs w:val="18"/>
              </w:rPr>
              <w:t xml:space="preserve">Water Heater </w:t>
            </w:r>
          </w:p>
          <w:p w14:paraId="79A34CEC" w14:textId="77777777" w:rsidR="003D13DA" w:rsidRPr="007E10F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7E10FC">
              <w:rPr>
                <w:rFonts w:asciiTheme="minorHAnsi" w:eastAsia="Times New Roman" w:hAnsiTheme="minorHAnsi" w:cstheme="minorHAnsi"/>
                <w:sz w:val="18"/>
                <w:szCs w:val="18"/>
              </w:rPr>
              <w:t>Storage</w:t>
            </w:r>
          </w:p>
          <w:p w14:paraId="08CAF31F" w14:textId="77777777" w:rsidR="003D13DA" w:rsidRPr="007E10F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7E10FC">
              <w:rPr>
                <w:rFonts w:asciiTheme="minorHAnsi" w:eastAsia="Times New Roman" w:hAnsiTheme="minorHAnsi" w:cstheme="minorHAnsi"/>
                <w:sz w:val="18"/>
                <w:szCs w:val="18"/>
              </w:rPr>
              <w:t>Volume (gal)</w:t>
            </w:r>
          </w:p>
        </w:tc>
        <w:tc>
          <w:tcPr>
            <w:tcW w:w="630" w:type="dxa"/>
            <w:tcBorders>
              <w:top w:val="single" w:sz="4" w:space="0" w:color="auto"/>
              <w:left w:val="single" w:sz="4" w:space="0" w:color="auto"/>
              <w:bottom w:val="single" w:sz="4" w:space="0" w:color="auto"/>
              <w:right w:val="single" w:sz="4" w:space="0" w:color="auto"/>
            </w:tcBorders>
            <w:vAlign w:val="bottom"/>
          </w:tcPr>
          <w:p w14:paraId="6CDDA9A0" w14:textId="77777777" w:rsidR="003D13DA" w:rsidRPr="007E10F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7E10FC">
              <w:rPr>
                <w:rFonts w:asciiTheme="minorHAnsi" w:eastAsia="Times New Roman" w:hAnsiTheme="minorHAnsi" w:cstheme="minorHAnsi"/>
                <w:sz w:val="18"/>
                <w:szCs w:val="18"/>
              </w:rPr>
              <w:t>Fuel Type</w:t>
            </w:r>
          </w:p>
        </w:tc>
        <w:tc>
          <w:tcPr>
            <w:tcW w:w="900" w:type="dxa"/>
            <w:tcBorders>
              <w:top w:val="single" w:sz="4" w:space="0" w:color="auto"/>
              <w:left w:val="single" w:sz="4" w:space="0" w:color="auto"/>
              <w:bottom w:val="single" w:sz="4" w:space="0" w:color="auto"/>
              <w:right w:val="single" w:sz="4" w:space="0" w:color="auto"/>
            </w:tcBorders>
            <w:vAlign w:val="bottom"/>
          </w:tcPr>
          <w:p w14:paraId="0EC15644" w14:textId="77777777" w:rsidR="003D13DA" w:rsidRPr="007E10F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7E10FC">
              <w:rPr>
                <w:rFonts w:asciiTheme="minorHAnsi" w:eastAsia="Times New Roman" w:hAnsiTheme="minorHAnsi" w:cstheme="minorHAnsi"/>
                <w:sz w:val="18"/>
                <w:szCs w:val="18"/>
              </w:rPr>
              <w:t>Rated Input Type</w:t>
            </w:r>
          </w:p>
        </w:tc>
        <w:tc>
          <w:tcPr>
            <w:tcW w:w="1080" w:type="dxa"/>
            <w:tcBorders>
              <w:top w:val="single" w:sz="4" w:space="0" w:color="auto"/>
              <w:left w:val="single" w:sz="4" w:space="0" w:color="auto"/>
              <w:bottom w:val="single" w:sz="4" w:space="0" w:color="auto"/>
              <w:right w:val="single" w:sz="4" w:space="0" w:color="auto"/>
            </w:tcBorders>
            <w:vAlign w:val="bottom"/>
          </w:tcPr>
          <w:p w14:paraId="2A171AFD" w14:textId="77777777" w:rsidR="003D13DA" w:rsidRPr="007E10F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7E10FC">
              <w:rPr>
                <w:rFonts w:asciiTheme="minorHAnsi" w:eastAsia="Times New Roman" w:hAnsiTheme="minorHAnsi" w:cstheme="minorHAnsi"/>
                <w:sz w:val="18"/>
                <w:szCs w:val="18"/>
              </w:rPr>
              <w:t>Rated Input Value</w:t>
            </w:r>
          </w:p>
        </w:tc>
        <w:tc>
          <w:tcPr>
            <w:tcW w:w="990" w:type="dxa"/>
            <w:tcBorders>
              <w:top w:val="single" w:sz="4" w:space="0" w:color="auto"/>
              <w:left w:val="single" w:sz="4" w:space="0" w:color="auto"/>
              <w:bottom w:val="single" w:sz="4" w:space="0" w:color="auto"/>
              <w:right w:val="single" w:sz="4" w:space="0" w:color="auto"/>
            </w:tcBorders>
            <w:vAlign w:val="bottom"/>
          </w:tcPr>
          <w:p w14:paraId="53731CCC" w14:textId="77777777" w:rsidR="003D13DA" w:rsidRPr="007E10F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7E10FC">
              <w:rPr>
                <w:rFonts w:asciiTheme="minorHAnsi" w:eastAsia="Times New Roman" w:hAnsiTheme="minorHAnsi" w:cstheme="minorHAnsi"/>
                <w:sz w:val="18"/>
                <w:szCs w:val="18"/>
              </w:rPr>
              <w:t>Heating Efficiency Type</w:t>
            </w:r>
          </w:p>
        </w:tc>
        <w:tc>
          <w:tcPr>
            <w:tcW w:w="990" w:type="dxa"/>
            <w:tcBorders>
              <w:top w:val="single" w:sz="4" w:space="0" w:color="auto"/>
              <w:left w:val="single" w:sz="4" w:space="0" w:color="auto"/>
              <w:bottom w:val="single" w:sz="4" w:space="0" w:color="auto"/>
              <w:right w:val="single" w:sz="4" w:space="0" w:color="auto"/>
            </w:tcBorders>
            <w:vAlign w:val="bottom"/>
          </w:tcPr>
          <w:p w14:paraId="0224A37E" w14:textId="77777777" w:rsidR="003D13DA" w:rsidRPr="007E10F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7E10FC">
              <w:rPr>
                <w:rFonts w:asciiTheme="minorHAnsi" w:eastAsia="Times New Roman" w:hAnsiTheme="minorHAnsi" w:cstheme="minorHAnsi"/>
                <w:sz w:val="18"/>
                <w:szCs w:val="18"/>
              </w:rPr>
              <w:t>Heating Efficiency Value</w:t>
            </w:r>
          </w:p>
        </w:tc>
        <w:tc>
          <w:tcPr>
            <w:tcW w:w="900" w:type="dxa"/>
            <w:tcBorders>
              <w:top w:val="single" w:sz="4" w:space="0" w:color="auto"/>
              <w:left w:val="single" w:sz="4" w:space="0" w:color="auto"/>
              <w:bottom w:val="single" w:sz="4" w:space="0" w:color="auto"/>
              <w:right w:val="single" w:sz="4" w:space="0" w:color="auto"/>
            </w:tcBorders>
            <w:vAlign w:val="bottom"/>
          </w:tcPr>
          <w:p w14:paraId="52A0C308" w14:textId="77777777" w:rsidR="003D13DA" w:rsidRPr="007E10F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7E10FC">
              <w:rPr>
                <w:rFonts w:asciiTheme="minorHAnsi" w:eastAsia="Times New Roman" w:hAnsiTheme="minorHAnsi" w:cstheme="minorHAnsi"/>
                <w:sz w:val="18"/>
                <w:szCs w:val="18"/>
              </w:rPr>
              <w:t xml:space="preserve">Standby Loss </w:t>
            </w:r>
          </w:p>
          <w:p w14:paraId="7C66F4D4" w14:textId="77777777" w:rsidR="003D13DA" w:rsidRPr="007E10F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7E10FC">
              <w:rPr>
                <w:rFonts w:asciiTheme="minorHAnsi" w:eastAsia="Times New Roman" w:hAnsiTheme="minorHAnsi" w:cstheme="minorHAnsi"/>
                <w:sz w:val="18"/>
                <w:szCs w:val="18"/>
              </w:rPr>
              <w:t>(%)</w:t>
            </w:r>
          </w:p>
        </w:tc>
        <w:tc>
          <w:tcPr>
            <w:tcW w:w="905" w:type="dxa"/>
            <w:tcBorders>
              <w:top w:val="single" w:sz="4" w:space="0" w:color="auto"/>
              <w:left w:val="single" w:sz="4" w:space="0" w:color="auto"/>
              <w:bottom w:val="single" w:sz="4" w:space="0" w:color="auto"/>
              <w:right w:val="single" w:sz="4" w:space="0" w:color="auto"/>
            </w:tcBorders>
            <w:vAlign w:val="bottom"/>
          </w:tcPr>
          <w:p w14:paraId="14CB6194" w14:textId="77777777" w:rsidR="003D13DA" w:rsidRPr="007E10F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7E10FC">
              <w:rPr>
                <w:rFonts w:asciiTheme="minorHAnsi" w:eastAsia="Times New Roman" w:hAnsiTheme="minorHAnsi" w:cstheme="minorHAnsi"/>
                <w:sz w:val="18"/>
                <w:szCs w:val="18"/>
              </w:rPr>
              <w:t xml:space="preserve">Exterior Insul. </w:t>
            </w:r>
          </w:p>
          <w:p w14:paraId="596B2848" w14:textId="77777777" w:rsidR="003D13DA" w:rsidRPr="007E10FC"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7E10FC">
              <w:rPr>
                <w:rFonts w:asciiTheme="minorHAnsi" w:eastAsia="Times New Roman" w:hAnsiTheme="minorHAnsi" w:cstheme="minorHAnsi"/>
                <w:sz w:val="18"/>
                <w:szCs w:val="18"/>
              </w:rPr>
              <w:t>R-Value</w:t>
            </w:r>
          </w:p>
        </w:tc>
      </w:tr>
      <w:tr w:rsidR="008864B4" w:rsidRPr="000C74E6" w14:paraId="2A5F0F7A" w14:textId="77777777" w:rsidTr="007E10FC">
        <w:trPr>
          <w:trHeight w:val="144"/>
        </w:trPr>
        <w:tc>
          <w:tcPr>
            <w:tcW w:w="1057" w:type="dxa"/>
            <w:tcBorders>
              <w:top w:val="single" w:sz="4" w:space="0" w:color="auto"/>
              <w:left w:val="single" w:sz="4" w:space="0" w:color="auto"/>
              <w:bottom w:val="single" w:sz="4" w:space="0" w:color="auto"/>
              <w:right w:val="single" w:sz="4" w:space="0" w:color="auto"/>
            </w:tcBorders>
          </w:tcPr>
          <w:p w14:paraId="1F607EE8" w14:textId="6AB18DC8" w:rsidR="005D2602" w:rsidRPr="007E10FC" w:rsidRDefault="005D2602" w:rsidP="00B02C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7E10FC">
              <w:rPr>
                <w:rFonts w:asciiTheme="minorHAnsi" w:eastAsia="Times New Roman" w:hAnsiTheme="minorHAnsi" w:cstheme="minorHAnsi"/>
                <w:sz w:val="18"/>
                <w:szCs w:val="18"/>
              </w:rPr>
              <w:t>&lt;&lt; Reference values from B01 &gt;&gt;</w:t>
            </w:r>
          </w:p>
        </w:tc>
        <w:tc>
          <w:tcPr>
            <w:tcW w:w="941" w:type="dxa"/>
            <w:tcBorders>
              <w:top w:val="single" w:sz="4" w:space="0" w:color="auto"/>
              <w:left w:val="single" w:sz="4" w:space="0" w:color="auto"/>
              <w:bottom w:val="single" w:sz="4" w:space="0" w:color="auto"/>
              <w:right w:val="single" w:sz="4" w:space="0" w:color="auto"/>
            </w:tcBorders>
          </w:tcPr>
          <w:p w14:paraId="1BE4258F" w14:textId="4607D199" w:rsidR="005D2602" w:rsidRPr="007E10FC" w:rsidRDefault="005D2602" w:rsidP="00B02C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7E10FC">
              <w:rPr>
                <w:rFonts w:asciiTheme="minorHAnsi" w:eastAsia="Times New Roman" w:hAnsiTheme="minorHAnsi" w:cstheme="minorHAnsi"/>
                <w:sz w:val="18"/>
                <w:szCs w:val="18"/>
              </w:rPr>
              <w:t>&lt;&lt; Reference values from B02 &gt;&gt;</w:t>
            </w:r>
          </w:p>
        </w:tc>
        <w:tc>
          <w:tcPr>
            <w:tcW w:w="810" w:type="dxa"/>
            <w:tcBorders>
              <w:top w:val="single" w:sz="4" w:space="0" w:color="auto"/>
              <w:left w:val="single" w:sz="4" w:space="0" w:color="auto"/>
              <w:bottom w:val="single" w:sz="4" w:space="0" w:color="auto"/>
              <w:right w:val="single" w:sz="4" w:space="0" w:color="auto"/>
            </w:tcBorders>
          </w:tcPr>
          <w:p w14:paraId="3C4E39E7" w14:textId="3F15BFA7" w:rsidR="005D2602" w:rsidRPr="007E10FC" w:rsidRDefault="005D2602" w:rsidP="00B02C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7E10FC">
              <w:rPr>
                <w:rFonts w:asciiTheme="minorHAnsi" w:eastAsia="Times New Roman" w:hAnsiTheme="minorHAnsi" w:cstheme="minorHAnsi"/>
                <w:sz w:val="18"/>
                <w:szCs w:val="18"/>
              </w:rPr>
              <w:t xml:space="preserve">&lt;&lt; Reference values from </w:t>
            </w:r>
            <w:r w:rsidR="00382285" w:rsidRPr="007E10FC">
              <w:rPr>
                <w:rFonts w:asciiTheme="minorHAnsi" w:eastAsia="Times New Roman" w:hAnsiTheme="minorHAnsi" w:cstheme="minorHAnsi"/>
                <w:sz w:val="18"/>
                <w:szCs w:val="18"/>
              </w:rPr>
              <w:t>B03</w:t>
            </w:r>
            <w:r w:rsidRPr="007E10FC">
              <w:rPr>
                <w:rFonts w:asciiTheme="minorHAnsi" w:eastAsia="Times New Roman" w:hAnsiTheme="minorHAnsi" w:cstheme="minorHAnsi"/>
                <w:sz w:val="18"/>
                <w:szCs w:val="18"/>
              </w:rPr>
              <w:t xml:space="preserve"> &gt;&gt;</w:t>
            </w:r>
          </w:p>
        </w:tc>
        <w:tc>
          <w:tcPr>
            <w:tcW w:w="900" w:type="dxa"/>
            <w:tcBorders>
              <w:top w:val="single" w:sz="4" w:space="0" w:color="auto"/>
              <w:left w:val="single" w:sz="4" w:space="0" w:color="auto"/>
              <w:bottom w:val="single" w:sz="4" w:space="0" w:color="auto"/>
              <w:right w:val="single" w:sz="4" w:space="0" w:color="auto"/>
            </w:tcBorders>
          </w:tcPr>
          <w:p w14:paraId="201032E7" w14:textId="1EAD9B85" w:rsidR="005D2602" w:rsidRPr="007E10FC" w:rsidRDefault="005D2602" w:rsidP="00B02C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7E10FC">
              <w:rPr>
                <w:rFonts w:asciiTheme="minorHAnsi" w:eastAsia="Times New Roman" w:hAnsiTheme="minorHAnsi" w:cstheme="minorHAnsi"/>
                <w:sz w:val="18"/>
                <w:szCs w:val="18"/>
              </w:rPr>
              <w:t>&lt;&lt; Reference values from B04 &gt;&gt;</w:t>
            </w:r>
          </w:p>
        </w:tc>
        <w:tc>
          <w:tcPr>
            <w:tcW w:w="900" w:type="dxa"/>
            <w:tcBorders>
              <w:top w:val="single" w:sz="4" w:space="0" w:color="auto"/>
              <w:left w:val="single" w:sz="4" w:space="0" w:color="auto"/>
              <w:bottom w:val="single" w:sz="4" w:space="0" w:color="auto"/>
              <w:right w:val="single" w:sz="4" w:space="0" w:color="auto"/>
            </w:tcBorders>
          </w:tcPr>
          <w:p w14:paraId="287D958C" w14:textId="6BAB6DAF" w:rsidR="005D2602" w:rsidRPr="007E10FC" w:rsidRDefault="005D2602" w:rsidP="00B02C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7E10FC">
              <w:rPr>
                <w:rFonts w:asciiTheme="minorHAnsi" w:eastAsia="Times New Roman" w:hAnsiTheme="minorHAnsi" w:cstheme="minorHAnsi"/>
                <w:sz w:val="18"/>
                <w:szCs w:val="18"/>
              </w:rPr>
              <w:t>&lt;&lt; Reference values from B05 &gt;&gt;</w:t>
            </w:r>
          </w:p>
        </w:tc>
        <w:tc>
          <w:tcPr>
            <w:tcW w:w="630" w:type="dxa"/>
            <w:tcBorders>
              <w:top w:val="single" w:sz="4" w:space="0" w:color="auto"/>
              <w:left w:val="single" w:sz="4" w:space="0" w:color="auto"/>
              <w:bottom w:val="single" w:sz="4" w:space="0" w:color="auto"/>
              <w:right w:val="single" w:sz="4" w:space="0" w:color="auto"/>
            </w:tcBorders>
          </w:tcPr>
          <w:p w14:paraId="74DED63A" w14:textId="44CAFA7E" w:rsidR="005D2602" w:rsidRPr="007E10FC" w:rsidRDefault="005D2602" w:rsidP="00B02C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7E10FC">
              <w:rPr>
                <w:rFonts w:asciiTheme="minorHAnsi" w:eastAsia="Times New Roman" w:hAnsiTheme="minorHAnsi" w:cstheme="minorHAnsi"/>
                <w:sz w:val="18"/>
                <w:szCs w:val="18"/>
              </w:rPr>
              <w:t>&lt;&lt; Reference values from B06</w:t>
            </w:r>
            <w:r w:rsidRPr="007E10FC">
              <w:rPr>
                <w:rFonts w:asciiTheme="minorHAnsi" w:hAnsiTheme="minorHAnsi" w:cstheme="minorHAnsi"/>
                <w:sz w:val="18"/>
                <w:szCs w:val="18"/>
              </w:rPr>
              <w:t xml:space="preserve"> &gt;&gt;</w:t>
            </w:r>
          </w:p>
        </w:tc>
        <w:tc>
          <w:tcPr>
            <w:tcW w:w="900" w:type="dxa"/>
            <w:tcBorders>
              <w:top w:val="single" w:sz="4" w:space="0" w:color="auto"/>
              <w:left w:val="single" w:sz="4" w:space="0" w:color="auto"/>
              <w:bottom w:val="single" w:sz="4" w:space="0" w:color="auto"/>
              <w:right w:val="single" w:sz="4" w:space="0" w:color="auto"/>
            </w:tcBorders>
          </w:tcPr>
          <w:p w14:paraId="184FE37E" w14:textId="6B01A944" w:rsidR="005D2602" w:rsidRPr="007E10FC" w:rsidRDefault="005D2602" w:rsidP="00B02C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7E10FC">
              <w:rPr>
                <w:rFonts w:asciiTheme="minorHAnsi" w:eastAsia="Times New Roman" w:hAnsiTheme="minorHAnsi" w:cstheme="minorHAnsi"/>
                <w:sz w:val="18"/>
                <w:szCs w:val="18"/>
              </w:rPr>
              <w:t>&lt;&lt; Reference values from B07&gt;&gt;</w:t>
            </w:r>
          </w:p>
        </w:tc>
        <w:tc>
          <w:tcPr>
            <w:tcW w:w="1080" w:type="dxa"/>
            <w:tcBorders>
              <w:top w:val="single" w:sz="4" w:space="0" w:color="auto"/>
              <w:left w:val="single" w:sz="4" w:space="0" w:color="auto"/>
              <w:bottom w:val="single" w:sz="4" w:space="0" w:color="auto"/>
              <w:right w:val="single" w:sz="4" w:space="0" w:color="auto"/>
            </w:tcBorders>
          </w:tcPr>
          <w:p w14:paraId="52D78F38" w14:textId="63206E15" w:rsidR="00B02CA5" w:rsidRPr="007E10FC" w:rsidRDefault="005D2602" w:rsidP="00B02CA5">
            <w:pPr>
              <w:spacing w:after="0"/>
              <w:rPr>
                <w:rFonts w:eastAsia="Times New Roman"/>
                <w:sz w:val="18"/>
                <w:szCs w:val="18"/>
              </w:rPr>
            </w:pPr>
            <w:r w:rsidRPr="007E10FC">
              <w:rPr>
                <w:rFonts w:asciiTheme="minorHAnsi" w:eastAsia="Times New Roman" w:hAnsiTheme="minorHAnsi" w:cstheme="minorHAnsi"/>
                <w:sz w:val="18"/>
                <w:szCs w:val="18"/>
              </w:rPr>
              <w:t>&lt;&lt;</w:t>
            </w:r>
            <w:r w:rsidR="00B02CA5" w:rsidRPr="007E10FC">
              <w:rPr>
                <w:rFonts w:eastAsia="Times New Roman"/>
                <w:sz w:val="18"/>
                <w:szCs w:val="18"/>
              </w:rPr>
              <w:t>User input value which must pass the following range tests:</w:t>
            </w:r>
          </w:p>
          <w:p w14:paraId="329E4BEF" w14:textId="77777777" w:rsidR="00B02CA5" w:rsidRPr="007E10FC" w:rsidRDefault="00B02CA5" w:rsidP="00B02CA5">
            <w:pPr>
              <w:spacing w:after="0"/>
              <w:rPr>
                <w:rFonts w:eastAsia="Times New Roman"/>
                <w:sz w:val="18"/>
                <w:szCs w:val="18"/>
              </w:rPr>
            </w:pPr>
            <w:r w:rsidRPr="007E10FC">
              <w:rPr>
                <w:rFonts w:eastAsia="Times New Roman"/>
                <w:sz w:val="18"/>
                <w:szCs w:val="18"/>
              </w:rPr>
              <w:t xml:space="preserve">If C06 = Heat Pump, then </w:t>
            </w:r>
            <w:r w:rsidRPr="007E10FC">
              <w:rPr>
                <w:rFonts w:eastAsia="Times New Roman"/>
                <w:sz w:val="18"/>
                <w:szCs w:val="18"/>
              </w:rPr>
              <w:lastRenderedPageBreak/>
              <w:t>C08 = NA;</w:t>
            </w:r>
          </w:p>
          <w:p w14:paraId="3356A64C" w14:textId="77777777" w:rsidR="007E10FC" w:rsidRPr="007E10FC" w:rsidRDefault="007E10FC" w:rsidP="007E10FC">
            <w:pPr>
              <w:spacing w:after="0"/>
              <w:rPr>
                <w:ins w:id="49" w:author="Alhabibi, Haider@Energy" w:date="2023-06-12T13:35:00Z"/>
                <w:rFonts w:eastAsia="Times New Roman"/>
                <w:sz w:val="18"/>
                <w:szCs w:val="18"/>
              </w:rPr>
            </w:pPr>
            <w:ins w:id="50" w:author="Alhabibi, Haider@Energy" w:date="2023-06-12T13:35:00Z">
              <w:r w:rsidRPr="007E10FC">
                <w:rPr>
                  <w:rFonts w:eastAsia="Times New Roman"/>
                  <w:sz w:val="18"/>
                  <w:szCs w:val="18"/>
                </w:rPr>
                <w:t xml:space="preserve">Else if C03 = Boiler or Indirect, no limit on input value. </w:t>
              </w:r>
            </w:ins>
          </w:p>
          <w:p w14:paraId="7DD3DB93" w14:textId="20F07A89" w:rsidR="00B02CA5" w:rsidRPr="007E10FC" w:rsidRDefault="00041FC0" w:rsidP="00B02CA5">
            <w:pPr>
              <w:spacing w:after="0"/>
              <w:rPr>
                <w:rFonts w:eastAsia="Times New Roman"/>
                <w:sz w:val="18"/>
                <w:szCs w:val="18"/>
              </w:rPr>
            </w:pPr>
            <w:ins w:id="51" w:author="Alhabibi, Haider@Energy" w:date="2023-06-12T13:35:00Z">
              <w:r>
                <w:rPr>
                  <w:rFonts w:eastAsia="Times New Roman"/>
                  <w:sz w:val="18"/>
                  <w:szCs w:val="18"/>
                </w:rPr>
                <w:t xml:space="preserve">Else </w:t>
              </w:r>
            </w:ins>
            <w:r w:rsidR="00B02CA5" w:rsidRPr="007E10FC">
              <w:rPr>
                <w:rFonts w:eastAsia="Times New Roman"/>
                <w:sz w:val="18"/>
                <w:szCs w:val="18"/>
              </w:rPr>
              <w:t>If C06 = Natural Gas or Propane, then</w:t>
            </w:r>
          </w:p>
          <w:p w14:paraId="439B88BE" w14:textId="77777777" w:rsidR="00B02CA5" w:rsidRPr="007E10FC" w:rsidRDefault="00B02CA5" w:rsidP="00B02CA5">
            <w:pPr>
              <w:spacing w:after="0"/>
              <w:rPr>
                <w:rFonts w:eastAsia="Times New Roman"/>
                <w:sz w:val="18"/>
                <w:szCs w:val="18"/>
              </w:rPr>
            </w:pPr>
            <w:r w:rsidRPr="007E10FC">
              <w:rPr>
                <w:rFonts w:eastAsia="Times New Roman"/>
                <w:sz w:val="18"/>
                <w:szCs w:val="18"/>
              </w:rPr>
              <w:t>If C03 = Commercial Storage, then value must be &gt; 75,000 Btu/hr;</w:t>
            </w:r>
          </w:p>
          <w:p w14:paraId="40D9C20E" w14:textId="07F1F88F" w:rsidR="00B02CA5" w:rsidRPr="007E10FC" w:rsidRDefault="00041FC0" w:rsidP="00B02CA5">
            <w:pPr>
              <w:spacing w:after="0"/>
              <w:rPr>
                <w:rFonts w:eastAsia="Times New Roman"/>
                <w:sz w:val="18"/>
                <w:szCs w:val="18"/>
              </w:rPr>
            </w:pPr>
            <w:ins w:id="52" w:author="Alhabibi, Haider@Energy" w:date="2023-06-12T13:36:00Z">
              <w:r>
                <w:rPr>
                  <w:rFonts w:eastAsia="Times New Roman"/>
                  <w:sz w:val="18"/>
                  <w:szCs w:val="18"/>
                </w:rPr>
                <w:t xml:space="preserve">Else </w:t>
              </w:r>
            </w:ins>
            <w:r w:rsidR="00B02CA5" w:rsidRPr="007E10FC">
              <w:rPr>
                <w:rFonts w:eastAsia="Times New Roman"/>
                <w:sz w:val="18"/>
                <w:szCs w:val="18"/>
              </w:rPr>
              <w:t>If C03 = Consumer Storage, then value must be ≤ 75,000 Btu/hr;</w:t>
            </w:r>
          </w:p>
          <w:p w14:paraId="7CF6758A" w14:textId="6BE883BB" w:rsidR="00B02CA5" w:rsidRPr="007E10FC" w:rsidRDefault="00041FC0" w:rsidP="00B02CA5">
            <w:pPr>
              <w:spacing w:after="0"/>
              <w:rPr>
                <w:rFonts w:eastAsia="Times New Roman"/>
                <w:sz w:val="18"/>
                <w:szCs w:val="18"/>
              </w:rPr>
            </w:pPr>
            <w:ins w:id="53" w:author="Alhabibi, Haider@Energy" w:date="2023-06-12T13:36:00Z">
              <w:r>
                <w:rPr>
                  <w:rFonts w:eastAsia="Times New Roman"/>
                  <w:sz w:val="18"/>
                  <w:szCs w:val="18"/>
                </w:rPr>
                <w:t xml:space="preserve">Else </w:t>
              </w:r>
            </w:ins>
            <w:r w:rsidR="00B02CA5" w:rsidRPr="007E10FC">
              <w:rPr>
                <w:rFonts w:eastAsia="Times New Roman"/>
                <w:sz w:val="18"/>
                <w:szCs w:val="18"/>
              </w:rPr>
              <w:t>If C03 = Commercial Instant, then value must be &gt; 200,000 Btu/hr;</w:t>
            </w:r>
          </w:p>
          <w:p w14:paraId="160822E6" w14:textId="57F83F9B" w:rsidR="00B02CA5" w:rsidRPr="007E10FC" w:rsidRDefault="00FB0593" w:rsidP="00B02CA5">
            <w:pPr>
              <w:spacing w:after="0"/>
              <w:rPr>
                <w:rFonts w:eastAsia="Times New Roman"/>
                <w:sz w:val="18"/>
                <w:szCs w:val="18"/>
              </w:rPr>
            </w:pPr>
            <w:ins w:id="54" w:author="Alhabibi, Haider@Energy" w:date="2023-06-12T13:36:00Z">
              <w:r>
                <w:rPr>
                  <w:rFonts w:eastAsia="Times New Roman"/>
                  <w:sz w:val="18"/>
                  <w:szCs w:val="18"/>
                </w:rPr>
                <w:t xml:space="preserve">Else </w:t>
              </w:r>
            </w:ins>
            <w:r w:rsidR="00B02CA5" w:rsidRPr="007E10FC">
              <w:rPr>
                <w:rFonts w:eastAsia="Times New Roman"/>
                <w:sz w:val="18"/>
                <w:szCs w:val="18"/>
              </w:rPr>
              <w:t>If C03 = Consumer Instant, then value must be ≤ 200,000 Btu/hr;</w:t>
            </w:r>
          </w:p>
          <w:p w14:paraId="512F9D75" w14:textId="77777777" w:rsidR="00B02CA5" w:rsidRPr="007E10FC" w:rsidRDefault="00B02CA5" w:rsidP="00B02CA5">
            <w:pPr>
              <w:spacing w:after="0"/>
              <w:rPr>
                <w:rFonts w:eastAsia="Times New Roman"/>
                <w:sz w:val="18"/>
                <w:szCs w:val="18"/>
              </w:rPr>
            </w:pPr>
            <w:r w:rsidRPr="007E10FC">
              <w:rPr>
                <w:rFonts w:eastAsia="Times New Roman"/>
                <w:sz w:val="18"/>
                <w:szCs w:val="18"/>
              </w:rPr>
              <w:t>Else if C03 = Residential-Duty Commercial Storage, then value must be ≤ 105,000 Btu/hr;</w:t>
            </w:r>
          </w:p>
          <w:p w14:paraId="515AF7B1" w14:textId="77777777" w:rsidR="00F32D2F" w:rsidRDefault="00FB0593" w:rsidP="00B02CA5">
            <w:pPr>
              <w:spacing w:after="0"/>
              <w:rPr>
                <w:ins w:id="55" w:author="Alhabibi, Haider@Energy" w:date="2023-06-12T13:37:00Z"/>
                <w:rFonts w:eastAsia="Times New Roman"/>
                <w:sz w:val="18"/>
                <w:szCs w:val="18"/>
              </w:rPr>
            </w:pPr>
            <w:ins w:id="56" w:author="Alhabibi, Haider@Energy" w:date="2023-06-12T13:36:00Z">
              <w:r>
                <w:rPr>
                  <w:rFonts w:eastAsia="Times New Roman"/>
                  <w:sz w:val="18"/>
                  <w:szCs w:val="18"/>
                </w:rPr>
                <w:lastRenderedPageBreak/>
                <w:t>End if</w:t>
              </w:r>
            </w:ins>
            <w:ins w:id="57" w:author="Alhabibi, Haider@Energy" w:date="2023-06-12T13:37:00Z">
              <w:r w:rsidR="00F32D2F">
                <w:rPr>
                  <w:rFonts w:eastAsia="Times New Roman"/>
                  <w:sz w:val="18"/>
                  <w:szCs w:val="18"/>
                </w:rPr>
                <w:t>;</w:t>
              </w:r>
            </w:ins>
          </w:p>
          <w:p w14:paraId="2AB86B6B" w14:textId="1AE80029" w:rsidR="00B02CA5" w:rsidRPr="007E10FC" w:rsidRDefault="00B02CA5" w:rsidP="00B02CA5">
            <w:pPr>
              <w:spacing w:after="0"/>
              <w:rPr>
                <w:rFonts w:eastAsia="Times New Roman"/>
                <w:sz w:val="18"/>
                <w:szCs w:val="18"/>
              </w:rPr>
            </w:pPr>
            <w:r w:rsidRPr="007E10FC">
              <w:rPr>
                <w:rFonts w:eastAsia="Times New Roman"/>
                <w:sz w:val="18"/>
                <w:szCs w:val="18"/>
              </w:rPr>
              <w:t>Else if C06 = Electric Resistance, then</w:t>
            </w:r>
          </w:p>
          <w:p w14:paraId="7FFDC082" w14:textId="77777777" w:rsidR="00B02CA5" w:rsidRPr="007E10FC" w:rsidRDefault="00B02CA5" w:rsidP="00B02CA5">
            <w:pPr>
              <w:spacing w:after="0"/>
              <w:rPr>
                <w:rFonts w:eastAsia="Times New Roman"/>
                <w:sz w:val="18"/>
                <w:szCs w:val="18"/>
              </w:rPr>
            </w:pPr>
            <w:r w:rsidRPr="007E10FC">
              <w:rPr>
                <w:rFonts w:eastAsia="Times New Roman"/>
                <w:sz w:val="18"/>
                <w:szCs w:val="18"/>
              </w:rPr>
              <w:t>If C03 = Commercial Storage or Commercial Instant, then value must be &gt; 12 kW;</w:t>
            </w:r>
          </w:p>
          <w:p w14:paraId="44CF36DC" w14:textId="78DA2186" w:rsidR="00B02CA5" w:rsidRPr="007E10FC" w:rsidRDefault="00F32D2F" w:rsidP="00B02CA5">
            <w:pPr>
              <w:spacing w:after="0"/>
              <w:rPr>
                <w:rFonts w:eastAsia="Times New Roman"/>
                <w:sz w:val="18"/>
                <w:szCs w:val="18"/>
              </w:rPr>
            </w:pPr>
            <w:ins w:id="58" w:author="Alhabibi, Haider@Energy" w:date="2023-06-12T13:37:00Z">
              <w:r>
                <w:rPr>
                  <w:rFonts w:eastAsia="Times New Roman"/>
                  <w:sz w:val="18"/>
                  <w:szCs w:val="18"/>
                </w:rPr>
                <w:t xml:space="preserve">Else </w:t>
              </w:r>
            </w:ins>
            <w:r w:rsidR="00B02CA5" w:rsidRPr="007E10FC">
              <w:rPr>
                <w:rFonts w:eastAsia="Times New Roman"/>
                <w:sz w:val="18"/>
                <w:szCs w:val="18"/>
              </w:rPr>
              <w:t>If C03 = r Consumer Storage</w:t>
            </w:r>
            <w:r w:rsidR="00B02CA5" w:rsidRPr="007E10FC">
              <w:rPr>
                <w:rFonts w:eastAsia="Times New Roman"/>
                <w:color w:val="FF0000"/>
                <w:sz w:val="18"/>
                <w:szCs w:val="18"/>
                <w:u w:val="single"/>
              </w:rPr>
              <w:t xml:space="preserve"> </w:t>
            </w:r>
            <w:r w:rsidR="00B02CA5" w:rsidRPr="007E10FC">
              <w:rPr>
                <w:rFonts w:eastAsia="Times New Roman"/>
                <w:sz w:val="18"/>
                <w:szCs w:val="18"/>
              </w:rPr>
              <w:t>or Consumer Instant, then value must be ≤ 12 kW;</w:t>
            </w:r>
          </w:p>
          <w:p w14:paraId="5C7864AC" w14:textId="77777777" w:rsidR="00B02CA5" w:rsidRPr="007E10FC" w:rsidRDefault="00B02CA5" w:rsidP="00B02CA5">
            <w:pPr>
              <w:spacing w:after="0"/>
              <w:rPr>
                <w:rFonts w:eastAsia="Times New Roman"/>
                <w:sz w:val="18"/>
                <w:szCs w:val="18"/>
              </w:rPr>
            </w:pPr>
            <w:r w:rsidRPr="007E10FC">
              <w:rPr>
                <w:rFonts w:eastAsia="Times New Roman"/>
                <w:sz w:val="18"/>
                <w:szCs w:val="18"/>
              </w:rPr>
              <w:t>Else if C03 = Residential-Duty Commercial Instantaneous, then value must be ≤ 58.6 kW;</w:t>
            </w:r>
          </w:p>
          <w:p w14:paraId="11BAF0A8" w14:textId="77777777" w:rsidR="00B02CA5" w:rsidRDefault="00B02CA5" w:rsidP="00B02CA5">
            <w:pPr>
              <w:spacing w:after="0"/>
              <w:rPr>
                <w:ins w:id="59" w:author="Alhabibi, Haider@Energy" w:date="2023-06-12T13:37:00Z"/>
                <w:rFonts w:eastAsia="Times New Roman"/>
                <w:sz w:val="18"/>
                <w:szCs w:val="18"/>
              </w:rPr>
            </w:pPr>
            <w:r w:rsidRPr="007E10FC">
              <w:rPr>
                <w:rFonts w:eastAsia="Times New Roman"/>
                <w:sz w:val="18"/>
                <w:szCs w:val="18"/>
              </w:rPr>
              <w:t>End If</w:t>
            </w:r>
          </w:p>
          <w:p w14:paraId="6714957F" w14:textId="4CC1CAD1" w:rsidR="00381198" w:rsidRPr="007E10FC" w:rsidRDefault="00381198" w:rsidP="00B02CA5">
            <w:pPr>
              <w:spacing w:after="0"/>
              <w:rPr>
                <w:rFonts w:eastAsia="Times New Roman"/>
                <w:sz w:val="18"/>
                <w:szCs w:val="18"/>
              </w:rPr>
            </w:pPr>
            <w:ins w:id="60" w:author="Alhabibi, Haider@Energy" w:date="2023-06-12T13:37:00Z">
              <w:r>
                <w:rPr>
                  <w:rFonts w:eastAsia="Times New Roman"/>
                  <w:sz w:val="18"/>
                  <w:szCs w:val="18"/>
                </w:rPr>
                <w:t>End If</w:t>
              </w:r>
            </w:ins>
          </w:p>
          <w:p w14:paraId="5733716C" w14:textId="77777777" w:rsidR="00641F11" w:rsidRDefault="00B02CA5" w:rsidP="00B02CA5">
            <w:pPr>
              <w:keepNext/>
              <w:tabs>
                <w:tab w:val="left" w:pos="2160"/>
                <w:tab w:val="left" w:pos="2700"/>
                <w:tab w:val="left" w:pos="3420"/>
                <w:tab w:val="left" w:pos="3780"/>
                <w:tab w:val="left" w:pos="5760"/>
                <w:tab w:val="left" w:pos="7212"/>
              </w:tabs>
              <w:spacing w:after="0" w:line="240" w:lineRule="auto"/>
              <w:rPr>
                <w:ins w:id="61" w:author="Alhabibi, Haider@Energy" w:date="2023-06-12T13:39:00Z"/>
                <w:rFonts w:eastAsia="Times New Roman"/>
                <w:sz w:val="18"/>
                <w:szCs w:val="18"/>
              </w:rPr>
            </w:pPr>
            <w:r w:rsidRPr="007E10FC">
              <w:rPr>
                <w:rFonts w:eastAsia="Times New Roman"/>
                <w:sz w:val="18"/>
                <w:szCs w:val="18"/>
              </w:rPr>
              <w:t xml:space="preserve">If the value passes range test, </w:t>
            </w:r>
            <w:ins w:id="62" w:author="Alhabibi, Haider@Energy" w:date="2023-06-12T13:38:00Z">
              <w:r w:rsidR="0047331B" w:rsidRPr="0047331B">
                <w:rPr>
                  <w:rFonts w:eastAsia="Times New Roman"/>
                  <w:sz w:val="16"/>
                  <w:szCs w:val="18"/>
                </w:rPr>
                <w:t xml:space="preserve"> </w:t>
              </w:r>
              <w:r w:rsidR="0047331B" w:rsidRPr="0047331B">
                <w:rPr>
                  <w:rFonts w:eastAsia="Times New Roman"/>
                  <w:sz w:val="18"/>
                  <w:szCs w:val="18"/>
                </w:rPr>
                <w:t xml:space="preserve">if C06 = Electric Resistance </w:t>
              </w:r>
            </w:ins>
            <w:del w:id="63" w:author="Alhabibi, Haider@Energy" w:date="2023-06-12T13:38:00Z">
              <w:r w:rsidRPr="007E10FC" w:rsidDel="0047331B">
                <w:rPr>
                  <w:rFonts w:eastAsia="Times New Roman"/>
                  <w:sz w:val="18"/>
                  <w:szCs w:val="18"/>
                </w:rPr>
                <w:delText>it</w:delText>
              </w:r>
            </w:del>
            <w:r w:rsidRPr="007E10FC">
              <w:rPr>
                <w:rFonts w:eastAsia="Times New Roman"/>
                <w:sz w:val="18"/>
                <w:szCs w:val="18"/>
              </w:rPr>
              <w:t xml:space="preserve"> is stored in WaterHeaterElectricFiredRatedInput</w:t>
            </w:r>
            <w:del w:id="64" w:author="Alhabibi, Haider@Energy" w:date="2023-06-12T13:38:00Z">
              <w:r w:rsidRPr="007E10FC" w:rsidDel="0047331B">
                <w:rPr>
                  <w:rFonts w:eastAsia="Times New Roman"/>
                  <w:sz w:val="18"/>
                  <w:szCs w:val="18"/>
                </w:rPr>
                <w:delText>, if C06 = Electric Resistance. Otherwise the</w:delText>
              </w:r>
            </w:del>
          </w:p>
          <w:p w14:paraId="4BD70AAD" w14:textId="2E404A02" w:rsidR="005D2602" w:rsidRPr="007E10FC" w:rsidRDefault="0047331B" w:rsidP="00B02C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ins w:id="65" w:author="Alhabibi, Haider@Energy" w:date="2023-06-12T13:38:00Z">
              <w:r>
                <w:rPr>
                  <w:rFonts w:eastAsia="Times New Roman"/>
                  <w:sz w:val="18"/>
                  <w:szCs w:val="18"/>
                </w:rPr>
                <w:t>Else</w:t>
              </w:r>
            </w:ins>
            <w:r w:rsidR="00B02CA5" w:rsidRPr="007E10FC">
              <w:rPr>
                <w:rFonts w:eastAsia="Times New Roman"/>
                <w:sz w:val="18"/>
                <w:szCs w:val="18"/>
              </w:rPr>
              <w:t xml:space="preserve"> value is stored in WaterHeaterGasFiredRatedInput</w:t>
            </w:r>
            <w:del w:id="66" w:author="Alhabibi, Haider@Energy" w:date="2023-06-12T13:39:00Z">
              <w:r w:rsidR="001270A4" w:rsidRPr="007E10FC" w:rsidDel="000B43DC">
                <w:rPr>
                  <w:rFonts w:eastAsia="Times New Roman"/>
                  <w:sz w:val="18"/>
                  <w:szCs w:val="18"/>
                </w:rPr>
                <w:lastRenderedPageBreak/>
                <w:delText>;</w:delText>
              </w:r>
              <w:r w:rsidR="001270A4" w:rsidRPr="007E10FC" w:rsidDel="000B43DC">
                <w:rPr>
                  <w:rFonts w:asciiTheme="minorHAnsi" w:eastAsia="Times New Roman" w:hAnsiTheme="minorHAnsi" w:cstheme="minorHAnsi"/>
                  <w:sz w:val="18"/>
                  <w:szCs w:val="18"/>
                </w:rPr>
                <w:delText xml:space="preserve"> Elseif C03 = Boiler or Indirect, no limit on input value</w:delText>
              </w:r>
            </w:del>
            <w:r w:rsidR="001270A4" w:rsidRPr="007E10FC">
              <w:rPr>
                <w:rFonts w:asciiTheme="minorHAnsi" w:eastAsia="Times New Roman" w:hAnsiTheme="minorHAnsi" w:cstheme="minorHAnsi"/>
                <w:sz w:val="18"/>
                <w:szCs w:val="18"/>
              </w:rPr>
              <w:t xml:space="preserve"> </w:t>
            </w:r>
            <w:ins w:id="67" w:author="Alhabibi, Haider@Energy" w:date="2023-06-12T13:40:00Z">
              <w:r w:rsidR="00B512E6">
                <w:rPr>
                  <w:rFonts w:asciiTheme="minorHAnsi" w:eastAsia="Times New Roman" w:hAnsiTheme="minorHAnsi" w:cstheme="minorHAnsi"/>
                  <w:sz w:val="18"/>
                  <w:szCs w:val="18"/>
                </w:rPr>
                <w:t>End If</w:t>
              </w:r>
            </w:ins>
            <w:ins w:id="68" w:author="Alhabibi, Haider@Energy" w:date="2023-06-12T13:41:00Z">
              <w:r w:rsidR="00BD2AA7">
                <w:rPr>
                  <w:rFonts w:asciiTheme="minorHAnsi" w:eastAsia="Times New Roman" w:hAnsiTheme="minorHAnsi" w:cstheme="minorHAnsi"/>
                  <w:sz w:val="18"/>
                  <w:szCs w:val="18"/>
                </w:rPr>
                <w:t xml:space="preserve">; </w:t>
              </w:r>
            </w:ins>
            <w:r w:rsidR="001270A4" w:rsidRPr="007E10FC">
              <w:rPr>
                <w:rFonts w:eastAsia="Times New Roman"/>
                <w:sz w:val="18"/>
                <w:szCs w:val="18"/>
              </w:rPr>
              <w:t>&gt;&gt;</w:t>
            </w:r>
            <w:r w:rsidR="005D2602" w:rsidRPr="007E10FC">
              <w:rPr>
                <w:rFonts w:asciiTheme="minorHAnsi" w:eastAsia="Times New Roman" w:hAnsiTheme="minorHAnsi" w:cstheme="minorHAnsi"/>
                <w:sz w:val="18"/>
                <w:szCs w:val="18"/>
              </w:rPr>
              <w:t>&gt;&gt;</w:t>
            </w:r>
          </w:p>
        </w:tc>
        <w:tc>
          <w:tcPr>
            <w:tcW w:w="990" w:type="dxa"/>
            <w:tcBorders>
              <w:top w:val="single" w:sz="4" w:space="0" w:color="auto"/>
              <w:left w:val="single" w:sz="4" w:space="0" w:color="auto"/>
              <w:bottom w:val="single" w:sz="4" w:space="0" w:color="auto"/>
              <w:right w:val="single" w:sz="4" w:space="0" w:color="auto"/>
            </w:tcBorders>
          </w:tcPr>
          <w:p w14:paraId="266FE498" w14:textId="42122631" w:rsidR="005D2602" w:rsidRPr="007E10FC" w:rsidRDefault="005D2602" w:rsidP="00B02C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7E10FC">
              <w:rPr>
                <w:rFonts w:asciiTheme="minorHAnsi" w:eastAsia="Times New Roman" w:hAnsiTheme="minorHAnsi" w:cstheme="minorHAnsi"/>
                <w:sz w:val="18"/>
                <w:szCs w:val="18"/>
              </w:rPr>
              <w:lastRenderedPageBreak/>
              <w:t>&lt;&lt; Reference values from B09; If prescriptive</w:t>
            </w:r>
            <w:r w:rsidR="00B02CA5" w:rsidRPr="007E10FC">
              <w:rPr>
                <w:rFonts w:asciiTheme="minorHAnsi" w:eastAsia="Times New Roman" w:hAnsiTheme="minorHAnsi" w:cstheme="minorHAnsi"/>
                <w:sz w:val="18"/>
                <w:szCs w:val="18"/>
              </w:rPr>
              <w:t>,</w:t>
            </w:r>
            <w:r w:rsidRPr="007E10FC">
              <w:rPr>
                <w:rFonts w:asciiTheme="minorHAnsi" w:eastAsia="Times New Roman" w:hAnsiTheme="minorHAnsi" w:cstheme="minorHAnsi"/>
                <w:sz w:val="18"/>
                <w:szCs w:val="18"/>
              </w:rPr>
              <w:t xml:space="preserve"> then </w:t>
            </w:r>
            <w:r w:rsidR="00B02CA5" w:rsidRPr="007E10FC">
              <w:rPr>
                <w:rFonts w:asciiTheme="minorHAnsi" w:eastAsia="Times New Roman" w:hAnsiTheme="minorHAnsi" w:cstheme="minorHAnsi"/>
                <w:sz w:val="18"/>
                <w:szCs w:val="18"/>
              </w:rPr>
              <w:t>user select from:</w:t>
            </w:r>
            <w:r w:rsidRPr="007E10FC">
              <w:rPr>
                <w:rFonts w:asciiTheme="minorHAnsi" w:eastAsia="Times New Roman" w:hAnsiTheme="minorHAnsi" w:cstheme="minorHAnsi"/>
                <w:sz w:val="18"/>
                <w:szCs w:val="18"/>
              </w:rPr>
              <w:t xml:space="preserve"> AFUE, </w:t>
            </w:r>
            <w:r w:rsidRPr="007E10FC">
              <w:rPr>
                <w:rFonts w:asciiTheme="minorHAnsi" w:eastAsia="Times New Roman" w:hAnsiTheme="minorHAnsi" w:cstheme="minorHAnsi"/>
                <w:sz w:val="18"/>
                <w:szCs w:val="18"/>
              </w:rPr>
              <w:lastRenderedPageBreak/>
              <w:t>Thermal Efficiency, Energy Factor&gt;&gt;</w:t>
            </w:r>
          </w:p>
        </w:tc>
        <w:tc>
          <w:tcPr>
            <w:tcW w:w="990" w:type="dxa"/>
            <w:tcBorders>
              <w:top w:val="single" w:sz="4" w:space="0" w:color="auto"/>
              <w:left w:val="single" w:sz="4" w:space="0" w:color="auto"/>
              <w:bottom w:val="single" w:sz="4" w:space="0" w:color="auto"/>
              <w:right w:val="single" w:sz="4" w:space="0" w:color="auto"/>
            </w:tcBorders>
          </w:tcPr>
          <w:p w14:paraId="2DA16446" w14:textId="05981318" w:rsidR="005D2602" w:rsidRPr="007E10FC" w:rsidRDefault="005D2602" w:rsidP="00B02C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7E10FC">
              <w:rPr>
                <w:rFonts w:asciiTheme="minorHAnsi" w:eastAsia="Times New Roman" w:hAnsiTheme="minorHAnsi" w:cstheme="minorHAnsi"/>
                <w:sz w:val="18"/>
                <w:szCs w:val="18"/>
              </w:rPr>
              <w:lastRenderedPageBreak/>
              <w:t>&lt;&lt; User Input must ≥ B10</w:t>
            </w:r>
            <w:r w:rsidR="00B02CA5" w:rsidRPr="007E10FC">
              <w:rPr>
                <w:rFonts w:asciiTheme="minorHAnsi" w:eastAsia="Times New Roman" w:hAnsiTheme="minorHAnsi" w:cstheme="minorHAnsi"/>
                <w:sz w:val="18"/>
                <w:szCs w:val="18"/>
              </w:rPr>
              <w:t>, value may only be NA if B10 = NA</w:t>
            </w:r>
            <w:r w:rsidRPr="007E10FC">
              <w:rPr>
                <w:rFonts w:asciiTheme="minorHAnsi" w:eastAsia="Times New Roman" w:hAnsiTheme="minorHAnsi" w:cstheme="minorHAnsi"/>
                <w:sz w:val="18"/>
                <w:szCs w:val="18"/>
              </w:rPr>
              <w:t xml:space="preserve"> &gt;&gt;</w:t>
            </w:r>
          </w:p>
        </w:tc>
        <w:tc>
          <w:tcPr>
            <w:tcW w:w="900" w:type="dxa"/>
            <w:tcBorders>
              <w:top w:val="single" w:sz="4" w:space="0" w:color="auto"/>
              <w:left w:val="single" w:sz="4" w:space="0" w:color="auto"/>
              <w:bottom w:val="single" w:sz="4" w:space="0" w:color="auto"/>
              <w:right w:val="single" w:sz="4" w:space="0" w:color="auto"/>
            </w:tcBorders>
          </w:tcPr>
          <w:p w14:paraId="2390AF18" w14:textId="4C64B8CF" w:rsidR="005D2602" w:rsidRPr="007E10FC" w:rsidRDefault="005D2602" w:rsidP="00EA0E2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7E10FC">
              <w:rPr>
                <w:rFonts w:asciiTheme="minorHAnsi" w:eastAsia="Times New Roman" w:hAnsiTheme="minorHAnsi" w:cstheme="minorHAnsi"/>
                <w:sz w:val="18"/>
                <w:szCs w:val="18"/>
              </w:rPr>
              <w:t>&lt;&lt; User Input must ≤ B11</w:t>
            </w:r>
            <w:r w:rsidR="00B02CA5" w:rsidRPr="007E10FC">
              <w:rPr>
                <w:rFonts w:asciiTheme="minorHAnsi" w:eastAsia="Times New Roman" w:hAnsiTheme="minorHAnsi" w:cstheme="minorHAnsi"/>
                <w:sz w:val="18"/>
                <w:szCs w:val="18"/>
              </w:rPr>
              <w:t>,</w:t>
            </w:r>
            <w:r w:rsidRPr="007E10FC">
              <w:rPr>
                <w:rFonts w:asciiTheme="minorHAnsi" w:eastAsia="Times New Roman" w:hAnsiTheme="minorHAnsi" w:cstheme="minorHAnsi"/>
                <w:sz w:val="18"/>
                <w:szCs w:val="18"/>
              </w:rPr>
              <w:t xml:space="preserve"> </w:t>
            </w:r>
            <w:r w:rsidR="00B02CA5" w:rsidRPr="007E10FC">
              <w:rPr>
                <w:rFonts w:asciiTheme="minorHAnsi" w:eastAsia="Times New Roman" w:hAnsiTheme="minorHAnsi" w:cstheme="minorHAnsi"/>
                <w:sz w:val="18"/>
                <w:szCs w:val="18"/>
              </w:rPr>
              <w:t>value may only be NA if B11=NA</w:t>
            </w:r>
            <w:r w:rsidRPr="007E10FC">
              <w:rPr>
                <w:rFonts w:asciiTheme="minorHAnsi" w:eastAsia="Times New Roman" w:hAnsiTheme="minorHAnsi" w:cstheme="minorHAnsi"/>
                <w:sz w:val="18"/>
                <w:szCs w:val="18"/>
              </w:rPr>
              <w:t>&gt;&gt;</w:t>
            </w:r>
          </w:p>
        </w:tc>
        <w:tc>
          <w:tcPr>
            <w:tcW w:w="905" w:type="dxa"/>
            <w:tcBorders>
              <w:top w:val="single" w:sz="4" w:space="0" w:color="auto"/>
              <w:left w:val="single" w:sz="4" w:space="0" w:color="auto"/>
              <w:bottom w:val="single" w:sz="4" w:space="0" w:color="auto"/>
              <w:right w:val="single" w:sz="4" w:space="0" w:color="auto"/>
            </w:tcBorders>
          </w:tcPr>
          <w:p w14:paraId="3DFDA5F5" w14:textId="666BB252" w:rsidR="00B02CA5" w:rsidRPr="007E10FC" w:rsidRDefault="005D2602" w:rsidP="00034D7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7E10FC">
              <w:rPr>
                <w:rFonts w:asciiTheme="minorHAnsi" w:eastAsia="Times New Roman" w:hAnsiTheme="minorHAnsi" w:cstheme="minorHAnsi"/>
                <w:sz w:val="18"/>
                <w:szCs w:val="18"/>
              </w:rPr>
              <w:t>&lt;&lt; User Input must ≥ B12</w:t>
            </w:r>
            <w:r w:rsidR="00B02CA5" w:rsidRPr="007E10FC">
              <w:rPr>
                <w:rFonts w:asciiTheme="minorHAnsi" w:eastAsia="Times New Roman" w:hAnsiTheme="minorHAnsi" w:cstheme="minorHAnsi"/>
                <w:sz w:val="18"/>
                <w:szCs w:val="18"/>
              </w:rPr>
              <w:t>,</w:t>
            </w:r>
            <w:r w:rsidRPr="007E10FC">
              <w:rPr>
                <w:rFonts w:asciiTheme="minorHAnsi" w:eastAsia="Times New Roman" w:hAnsiTheme="minorHAnsi" w:cstheme="minorHAnsi"/>
                <w:sz w:val="18"/>
                <w:szCs w:val="18"/>
              </w:rPr>
              <w:t xml:space="preserve"> </w:t>
            </w:r>
          </w:p>
          <w:p w14:paraId="0099E126" w14:textId="4CA4DF3C" w:rsidR="005D2602" w:rsidRPr="007E10FC" w:rsidRDefault="00B02CA5" w:rsidP="00034D7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7E10FC">
              <w:rPr>
                <w:rFonts w:asciiTheme="minorHAnsi" w:eastAsia="Times New Roman" w:hAnsiTheme="minorHAnsi" w:cstheme="minorHAnsi"/>
                <w:sz w:val="18"/>
                <w:szCs w:val="18"/>
              </w:rPr>
              <w:t>Value may only be NA if B12 = NA</w:t>
            </w:r>
            <w:r w:rsidR="005D2602" w:rsidRPr="007E10FC">
              <w:rPr>
                <w:rFonts w:asciiTheme="minorHAnsi" w:eastAsia="Times New Roman" w:hAnsiTheme="minorHAnsi" w:cstheme="minorHAnsi"/>
                <w:sz w:val="18"/>
                <w:szCs w:val="18"/>
              </w:rPr>
              <w:t>&gt;&gt;</w:t>
            </w:r>
          </w:p>
        </w:tc>
      </w:tr>
      <w:tr w:rsidR="008864B4" w:rsidRPr="000C74E6" w14:paraId="473FB4D4" w14:textId="77777777" w:rsidTr="007E10FC">
        <w:trPr>
          <w:trHeight w:val="144"/>
        </w:trPr>
        <w:tc>
          <w:tcPr>
            <w:tcW w:w="1057" w:type="dxa"/>
            <w:tcBorders>
              <w:top w:val="single" w:sz="4" w:space="0" w:color="auto"/>
              <w:left w:val="single" w:sz="4" w:space="0" w:color="auto"/>
              <w:bottom w:val="single" w:sz="4" w:space="0" w:color="auto"/>
              <w:right w:val="single" w:sz="4" w:space="0" w:color="auto"/>
            </w:tcBorders>
            <w:vAlign w:val="center"/>
          </w:tcPr>
          <w:p w14:paraId="1BE1764B"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41" w:type="dxa"/>
            <w:tcBorders>
              <w:top w:val="single" w:sz="4" w:space="0" w:color="auto"/>
              <w:left w:val="single" w:sz="4" w:space="0" w:color="auto"/>
              <w:bottom w:val="single" w:sz="4" w:space="0" w:color="auto"/>
              <w:right w:val="single" w:sz="4" w:space="0" w:color="auto"/>
            </w:tcBorders>
            <w:vAlign w:val="center"/>
          </w:tcPr>
          <w:p w14:paraId="3383D85A"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10" w:type="dxa"/>
            <w:tcBorders>
              <w:top w:val="single" w:sz="4" w:space="0" w:color="auto"/>
              <w:left w:val="single" w:sz="4" w:space="0" w:color="auto"/>
              <w:bottom w:val="single" w:sz="4" w:space="0" w:color="auto"/>
              <w:right w:val="single" w:sz="4" w:space="0" w:color="auto"/>
            </w:tcBorders>
            <w:vAlign w:val="center"/>
          </w:tcPr>
          <w:p w14:paraId="640FC042"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4B4F9814"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478A0F3B"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30" w:type="dxa"/>
            <w:tcBorders>
              <w:top w:val="single" w:sz="4" w:space="0" w:color="auto"/>
              <w:left w:val="single" w:sz="4" w:space="0" w:color="auto"/>
              <w:bottom w:val="single" w:sz="4" w:space="0" w:color="auto"/>
              <w:right w:val="single" w:sz="4" w:space="0" w:color="auto"/>
            </w:tcBorders>
            <w:vAlign w:val="center"/>
          </w:tcPr>
          <w:p w14:paraId="16772DB7"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752192CE"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2409D40F"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90" w:type="dxa"/>
            <w:tcBorders>
              <w:top w:val="single" w:sz="4" w:space="0" w:color="auto"/>
              <w:left w:val="single" w:sz="4" w:space="0" w:color="auto"/>
              <w:bottom w:val="single" w:sz="4" w:space="0" w:color="auto"/>
              <w:right w:val="single" w:sz="4" w:space="0" w:color="auto"/>
            </w:tcBorders>
            <w:vAlign w:val="center"/>
          </w:tcPr>
          <w:p w14:paraId="28191A98"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90" w:type="dxa"/>
            <w:tcBorders>
              <w:top w:val="single" w:sz="4" w:space="0" w:color="auto"/>
              <w:left w:val="single" w:sz="4" w:space="0" w:color="auto"/>
              <w:bottom w:val="single" w:sz="4" w:space="0" w:color="auto"/>
              <w:right w:val="single" w:sz="4" w:space="0" w:color="auto"/>
            </w:tcBorders>
            <w:vAlign w:val="center"/>
          </w:tcPr>
          <w:p w14:paraId="661DF635"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267B49EA"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05" w:type="dxa"/>
            <w:tcBorders>
              <w:top w:val="single" w:sz="4" w:space="0" w:color="auto"/>
              <w:left w:val="single" w:sz="4" w:space="0" w:color="auto"/>
              <w:bottom w:val="single" w:sz="4" w:space="0" w:color="auto"/>
              <w:right w:val="single" w:sz="4" w:space="0" w:color="auto"/>
            </w:tcBorders>
            <w:vAlign w:val="center"/>
          </w:tcPr>
          <w:p w14:paraId="62CF56BE"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034D7D" w:rsidRPr="000C74E6" w14:paraId="194AED80" w14:textId="77777777" w:rsidTr="00097605">
        <w:trPr>
          <w:trHeight w:val="144"/>
        </w:trPr>
        <w:tc>
          <w:tcPr>
            <w:tcW w:w="1057" w:type="dxa"/>
            <w:tcBorders>
              <w:top w:val="single" w:sz="4" w:space="0" w:color="auto"/>
              <w:left w:val="single" w:sz="4" w:space="0" w:color="auto"/>
              <w:bottom w:val="single" w:sz="4" w:space="0" w:color="auto"/>
              <w:right w:val="single" w:sz="4" w:space="0" w:color="auto"/>
            </w:tcBorders>
            <w:vAlign w:val="center"/>
          </w:tcPr>
          <w:p w14:paraId="107C2142" w14:textId="013C6883" w:rsidR="00034D7D" w:rsidRPr="000C74E6" w:rsidRDefault="00034D7D" w:rsidP="00034D7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13</w:t>
            </w:r>
          </w:p>
        </w:tc>
        <w:tc>
          <w:tcPr>
            <w:tcW w:w="2597" w:type="dxa"/>
            <w:gridSpan w:val="3"/>
            <w:tcBorders>
              <w:top w:val="single" w:sz="4" w:space="0" w:color="auto"/>
              <w:left w:val="single" w:sz="4" w:space="0" w:color="auto"/>
              <w:bottom w:val="single" w:sz="4" w:space="0" w:color="auto"/>
              <w:right w:val="single" w:sz="4" w:space="0" w:color="auto"/>
            </w:tcBorders>
            <w:vAlign w:val="center"/>
          </w:tcPr>
          <w:p w14:paraId="1538C6B3" w14:textId="49C8BEC0" w:rsidR="00034D7D" w:rsidRPr="000C74E6" w:rsidRDefault="00034D7D" w:rsidP="005C068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Compliance Statement</w:t>
            </w:r>
          </w:p>
        </w:tc>
        <w:tc>
          <w:tcPr>
            <w:tcW w:w="7349" w:type="dxa"/>
            <w:gridSpan w:val="8"/>
            <w:vAlign w:val="center"/>
          </w:tcPr>
          <w:p w14:paraId="07C12F94" w14:textId="0A513C3B" w:rsidR="00034D7D" w:rsidRPr="000C74E6" w:rsidRDefault="00034D7D" w:rsidP="005C068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eastAsia="Times New Roman"/>
                <w:sz w:val="18"/>
                <w:szCs w:val="18"/>
              </w:rPr>
              <w:t>&lt;&lt;calculated field: If C08 ≤ B08, and C10 ≥ B10, and C11 ≤ B11, and C12 ≥ B12, then display result = System complies; else display result = system does not comply&gt;&gt;</w:t>
            </w:r>
          </w:p>
        </w:tc>
      </w:tr>
    </w:tbl>
    <w:p w14:paraId="35FF5A7E" w14:textId="209CF32E" w:rsidR="003A08D1" w:rsidRPr="000C74E6" w:rsidRDefault="003A08D1" w:rsidP="00CF3433">
      <w:pPr>
        <w:spacing w:after="0"/>
        <w:rPr>
          <w:rFonts w:asciiTheme="minorHAnsi" w:hAnsiTheme="minorHAnsi" w:cstheme="minorHAnsi"/>
          <w:sz w:val="20"/>
          <w:szCs w:val="20"/>
        </w:rPr>
      </w:pPr>
    </w:p>
    <w:tbl>
      <w:tblPr>
        <w:tblStyle w:val="TableGrid"/>
        <w:tblW w:w="11002" w:type="dxa"/>
        <w:tblLook w:val="04A0" w:firstRow="1" w:lastRow="0" w:firstColumn="1" w:lastColumn="0" w:noHBand="0" w:noVBand="1"/>
      </w:tblPr>
      <w:tblGrid>
        <w:gridCol w:w="1105"/>
        <w:gridCol w:w="1211"/>
        <w:gridCol w:w="1167"/>
        <w:gridCol w:w="961"/>
        <w:gridCol w:w="807"/>
        <w:gridCol w:w="940"/>
        <w:gridCol w:w="961"/>
        <w:gridCol w:w="803"/>
        <w:gridCol w:w="949"/>
        <w:gridCol w:w="958"/>
        <w:gridCol w:w="1140"/>
      </w:tblGrid>
      <w:tr w:rsidR="00A72C85" w:rsidRPr="000C74E6" w14:paraId="78CCBBCC" w14:textId="77777777" w:rsidTr="00CF3433">
        <w:trPr>
          <w:trHeight w:val="816"/>
        </w:trPr>
        <w:tc>
          <w:tcPr>
            <w:tcW w:w="11002" w:type="dxa"/>
            <w:gridSpan w:val="11"/>
          </w:tcPr>
          <w:p w14:paraId="0D539622" w14:textId="397DE027" w:rsidR="00A72C85" w:rsidRPr="000C74E6" w:rsidRDefault="006330CD" w:rsidP="0001787F">
            <w:pPr>
              <w:spacing w:after="0"/>
              <w:rPr>
                <w:rFonts w:cstheme="minorHAnsi"/>
                <w:b/>
                <w:sz w:val="20"/>
                <w:szCs w:val="20"/>
              </w:rPr>
            </w:pPr>
            <w:r w:rsidRPr="000C74E6">
              <w:rPr>
                <w:rFonts w:cstheme="minorHAnsi"/>
                <w:b/>
                <w:sz w:val="20"/>
                <w:szCs w:val="20"/>
              </w:rPr>
              <w:t>C2</w:t>
            </w:r>
            <w:r w:rsidR="00A72C85" w:rsidRPr="000C74E6">
              <w:rPr>
                <w:rFonts w:cstheme="minorHAnsi"/>
                <w:b/>
                <w:sz w:val="20"/>
                <w:szCs w:val="20"/>
              </w:rPr>
              <w:t>. Installed HERS Verified CHPWH System Information</w:t>
            </w:r>
          </w:p>
          <w:p w14:paraId="1AD1AC53" w14:textId="53C64D2B" w:rsidR="00A72C85" w:rsidRPr="000C74E6" w:rsidRDefault="00015D7C" w:rsidP="0001787F">
            <w:pPr>
              <w:spacing w:after="0"/>
              <w:rPr>
                <w:rFonts w:cstheme="minorHAnsi"/>
                <w:sz w:val="20"/>
                <w:szCs w:val="20"/>
              </w:rPr>
            </w:pPr>
            <w:r w:rsidRPr="000C74E6">
              <w:rPr>
                <w:sz w:val="18"/>
                <w:szCs w:val="18"/>
              </w:rPr>
              <w:t>&lt;&lt;Static Text - see the top&gt;&gt;</w:t>
            </w:r>
            <w:r w:rsidR="00A72C85" w:rsidRPr="000C74E6">
              <w:rPr>
                <w:rFonts w:cstheme="minorHAnsi"/>
                <w:sz w:val="20"/>
                <w:szCs w:val="20"/>
              </w:rPr>
              <w:t xml:space="preserve">&lt;&lt;If </w:t>
            </w:r>
            <w:r w:rsidR="00D92CD7" w:rsidRPr="000C74E6">
              <w:rPr>
                <w:rFonts w:cstheme="minorHAnsi"/>
                <w:sz w:val="20"/>
                <w:szCs w:val="20"/>
              </w:rPr>
              <w:t xml:space="preserve"> Table B2 </w:t>
            </w:r>
            <w:r w:rsidR="000543D5" w:rsidRPr="000C74E6">
              <w:rPr>
                <w:rFonts w:cstheme="minorHAnsi"/>
                <w:sz w:val="20"/>
                <w:szCs w:val="20"/>
              </w:rPr>
              <w:t>does apply</w:t>
            </w:r>
            <w:r w:rsidR="00A72C85" w:rsidRPr="000C74E6">
              <w:rPr>
                <w:rFonts w:cstheme="minorHAnsi"/>
                <w:sz w:val="20"/>
                <w:szCs w:val="20"/>
              </w:rPr>
              <w:t xml:space="preserve">, then require table, else </w:t>
            </w:r>
            <w:r w:rsidR="00A72C85" w:rsidRPr="000C74E6">
              <w:rPr>
                <w:rFonts w:asciiTheme="minorHAnsi" w:hAnsiTheme="minorHAnsi" w:cstheme="minorHAnsi"/>
                <w:sz w:val="20"/>
                <w:szCs w:val="20"/>
              </w:rPr>
              <w:t>display the "section does not apply" message</w:t>
            </w:r>
            <w:r w:rsidR="00A72C85" w:rsidRPr="000C74E6">
              <w:rPr>
                <w:rFonts w:cstheme="minorHAnsi"/>
                <w:sz w:val="20"/>
                <w:szCs w:val="20"/>
              </w:rPr>
              <w:t xml:space="preserve">&gt;&gt;&lt;&lt;require one row of data for each water heater identified </w:t>
            </w:r>
            <w:r w:rsidR="00A850D3" w:rsidRPr="000C74E6">
              <w:rPr>
                <w:rFonts w:cstheme="minorHAnsi"/>
                <w:sz w:val="20"/>
                <w:szCs w:val="20"/>
              </w:rPr>
              <w:t>in Table B2</w:t>
            </w:r>
            <w:r w:rsidR="00A72C85" w:rsidRPr="000C74E6">
              <w:rPr>
                <w:rFonts w:cstheme="minorHAnsi"/>
                <w:sz w:val="20"/>
                <w:szCs w:val="20"/>
              </w:rPr>
              <w:t>&gt;&gt;</w:t>
            </w:r>
          </w:p>
        </w:tc>
      </w:tr>
      <w:tr w:rsidR="00CF3433" w:rsidRPr="000C74E6" w14:paraId="5A2A5A2A" w14:textId="77777777" w:rsidTr="00CF3433">
        <w:trPr>
          <w:trHeight w:val="264"/>
        </w:trPr>
        <w:tc>
          <w:tcPr>
            <w:tcW w:w="1105" w:type="dxa"/>
            <w:vAlign w:val="bottom"/>
          </w:tcPr>
          <w:p w14:paraId="614D8488" w14:textId="77777777" w:rsidR="00A72C85" w:rsidRPr="000C74E6" w:rsidRDefault="00A72C85" w:rsidP="0001787F">
            <w:pPr>
              <w:spacing w:after="0"/>
              <w:jc w:val="center"/>
              <w:rPr>
                <w:rFonts w:cstheme="minorHAnsi"/>
                <w:sz w:val="20"/>
                <w:szCs w:val="20"/>
              </w:rPr>
            </w:pPr>
            <w:r w:rsidRPr="000C74E6">
              <w:rPr>
                <w:rFonts w:eastAsia="Times New Roman" w:cstheme="minorHAnsi"/>
                <w:sz w:val="20"/>
                <w:szCs w:val="20"/>
              </w:rPr>
              <w:t>01</w:t>
            </w:r>
          </w:p>
        </w:tc>
        <w:tc>
          <w:tcPr>
            <w:tcW w:w="1211" w:type="dxa"/>
            <w:vAlign w:val="bottom"/>
          </w:tcPr>
          <w:p w14:paraId="75E24652" w14:textId="77777777" w:rsidR="00A72C85" w:rsidRPr="000C74E6" w:rsidRDefault="00A72C85" w:rsidP="0001787F">
            <w:pPr>
              <w:spacing w:after="0"/>
              <w:jc w:val="center"/>
              <w:rPr>
                <w:rFonts w:cstheme="minorHAnsi"/>
                <w:sz w:val="20"/>
                <w:szCs w:val="20"/>
              </w:rPr>
            </w:pPr>
            <w:r w:rsidRPr="000C74E6">
              <w:rPr>
                <w:rFonts w:eastAsia="Times New Roman" w:cstheme="minorHAnsi"/>
                <w:sz w:val="20"/>
                <w:szCs w:val="20"/>
              </w:rPr>
              <w:t>02</w:t>
            </w:r>
          </w:p>
        </w:tc>
        <w:tc>
          <w:tcPr>
            <w:tcW w:w="1167" w:type="dxa"/>
          </w:tcPr>
          <w:p w14:paraId="04B0ADBB" w14:textId="77777777" w:rsidR="00A72C85" w:rsidRPr="000C74E6" w:rsidRDefault="00A72C85" w:rsidP="0001787F">
            <w:pPr>
              <w:spacing w:after="0"/>
              <w:jc w:val="center"/>
              <w:rPr>
                <w:rFonts w:eastAsia="Times New Roman" w:cstheme="minorHAnsi"/>
                <w:sz w:val="20"/>
                <w:szCs w:val="20"/>
              </w:rPr>
            </w:pPr>
            <w:r w:rsidRPr="000C74E6">
              <w:rPr>
                <w:rFonts w:eastAsia="Times New Roman" w:cstheme="minorHAnsi"/>
                <w:sz w:val="20"/>
                <w:szCs w:val="20"/>
              </w:rPr>
              <w:t>03</w:t>
            </w:r>
          </w:p>
        </w:tc>
        <w:tc>
          <w:tcPr>
            <w:tcW w:w="961" w:type="dxa"/>
          </w:tcPr>
          <w:p w14:paraId="09058ED1" w14:textId="77777777" w:rsidR="00A72C85" w:rsidRPr="000C74E6" w:rsidRDefault="00A72C85" w:rsidP="0001787F">
            <w:pPr>
              <w:spacing w:after="0"/>
              <w:jc w:val="center"/>
              <w:rPr>
                <w:rFonts w:eastAsia="Times New Roman" w:cstheme="minorHAnsi"/>
                <w:sz w:val="20"/>
                <w:szCs w:val="20"/>
              </w:rPr>
            </w:pPr>
            <w:r w:rsidRPr="000C74E6">
              <w:rPr>
                <w:rFonts w:eastAsia="Times New Roman" w:cs="Calibri"/>
                <w:sz w:val="18"/>
                <w:szCs w:val="18"/>
              </w:rPr>
              <w:t>04</w:t>
            </w:r>
          </w:p>
        </w:tc>
        <w:tc>
          <w:tcPr>
            <w:tcW w:w="807" w:type="dxa"/>
          </w:tcPr>
          <w:p w14:paraId="35449E06" w14:textId="77777777" w:rsidR="00A72C85" w:rsidRPr="000C74E6" w:rsidRDefault="00A72C85" w:rsidP="0001787F">
            <w:pPr>
              <w:spacing w:after="0"/>
              <w:jc w:val="center"/>
              <w:rPr>
                <w:rFonts w:eastAsia="Times New Roman" w:cstheme="minorHAnsi"/>
                <w:sz w:val="20"/>
                <w:szCs w:val="20"/>
              </w:rPr>
            </w:pPr>
            <w:r w:rsidRPr="000C74E6">
              <w:rPr>
                <w:rFonts w:eastAsia="Times New Roman" w:cstheme="minorHAnsi"/>
                <w:sz w:val="20"/>
                <w:szCs w:val="20"/>
              </w:rPr>
              <w:t>05</w:t>
            </w:r>
          </w:p>
        </w:tc>
        <w:tc>
          <w:tcPr>
            <w:tcW w:w="940" w:type="dxa"/>
          </w:tcPr>
          <w:p w14:paraId="246F2B91" w14:textId="77777777" w:rsidR="00A72C85" w:rsidRPr="000C74E6" w:rsidRDefault="00A72C85" w:rsidP="0001787F">
            <w:pPr>
              <w:spacing w:after="0"/>
              <w:jc w:val="center"/>
              <w:rPr>
                <w:rFonts w:eastAsia="Times New Roman" w:cstheme="minorHAnsi"/>
                <w:sz w:val="20"/>
                <w:szCs w:val="20"/>
              </w:rPr>
            </w:pPr>
            <w:r w:rsidRPr="000C74E6">
              <w:rPr>
                <w:rFonts w:eastAsia="Times New Roman" w:cs="Calibri"/>
                <w:sz w:val="18"/>
                <w:szCs w:val="18"/>
              </w:rPr>
              <w:t>06</w:t>
            </w:r>
          </w:p>
        </w:tc>
        <w:tc>
          <w:tcPr>
            <w:tcW w:w="961" w:type="dxa"/>
          </w:tcPr>
          <w:p w14:paraId="57E715EB" w14:textId="77777777" w:rsidR="00A72C85" w:rsidRPr="000C74E6" w:rsidRDefault="00A72C85" w:rsidP="0001787F">
            <w:pPr>
              <w:spacing w:after="0"/>
              <w:jc w:val="center"/>
              <w:rPr>
                <w:rFonts w:eastAsia="Times New Roman" w:cstheme="minorHAnsi"/>
                <w:sz w:val="20"/>
                <w:szCs w:val="20"/>
              </w:rPr>
            </w:pPr>
            <w:r w:rsidRPr="000C74E6">
              <w:rPr>
                <w:rFonts w:eastAsia="Times New Roman" w:cs="Calibri"/>
                <w:sz w:val="18"/>
                <w:szCs w:val="18"/>
              </w:rPr>
              <w:t>07</w:t>
            </w:r>
          </w:p>
        </w:tc>
        <w:tc>
          <w:tcPr>
            <w:tcW w:w="803" w:type="dxa"/>
          </w:tcPr>
          <w:p w14:paraId="5740B3B5" w14:textId="77777777" w:rsidR="00A72C85" w:rsidRPr="000C74E6" w:rsidRDefault="00A72C85" w:rsidP="0001787F">
            <w:pPr>
              <w:spacing w:after="0"/>
              <w:jc w:val="center"/>
              <w:rPr>
                <w:rFonts w:eastAsia="Times New Roman" w:cstheme="minorHAnsi"/>
                <w:sz w:val="20"/>
                <w:szCs w:val="20"/>
              </w:rPr>
            </w:pPr>
            <w:r w:rsidRPr="000C74E6">
              <w:rPr>
                <w:rFonts w:eastAsia="Times New Roman" w:cstheme="minorHAnsi"/>
                <w:sz w:val="20"/>
                <w:szCs w:val="20"/>
              </w:rPr>
              <w:t>08</w:t>
            </w:r>
          </w:p>
        </w:tc>
        <w:tc>
          <w:tcPr>
            <w:tcW w:w="949" w:type="dxa"/>
          </w:tcPr>
          <w:p w14:paraId="683B10B3" w14:textId="77777777" w:rsidR="00A72C85" w:rsidRPr="000C74E6" w:rsidRDefault="00A72C85" w:rsidP="0001787F">
            <w:pPr>
              <w:spacing w:after="0"/>
              <w:jc w:val="center"/>
              <w:rPr>
                <w:rFonts w:eastAsia="Times New Roman" w:cstheme="minorHAnsi"/>
                <w:sz w:val="20"/>
                <w:szCs w:val="20"/>
              </w:rPr>
            </w:pPr>
            <w:r w:rsidRPr="000C74E6">
              <w:rPr>
                <w:rFonts w:eastAsia="Times New Roman" w:cs="Calibri"/>
                <w:sz w:val="18"/>
                <w:szCs w:val="18"/>
              </w:rPr>
              <w:t>09</w:t>
            </w:r>
          </w:p>
        </w:tc>
        <w:tc>
          <w:tcPr>
            <w:tcW w:w="958" w:type="dxa"/>
          </w:tcPr>
          <w:p w14:paraId="3CFC9D16" w14:textId="77777777" w:rsidR="00A72C85" w:rsidRPr="000C74E6" w:rsidRDefault="00A72C85" w:rsidP="0001787F">
            <w:pPr>
              <w:spacing w:after="0"/>
              <w:jc w:val="center"/>
              <w:rPr>
                <w:rFonts w:eastAsia="Times New Roman" w:cstheme="minorHAnsi"/>
                <w:sz w:val="20"/>
                <w:szCs w:val="20"/>
              </w:rPr>
            </w:pPr>
            <w:r w:rsidRPr="000C74E6">
              <w:rPr>
                <w:rFonts w:eastAsia="Times New Roman" w:cs="Calibri"/>
                <w:sz w:val="18"/>
                <w:szCs w:val="18"/>
              </w:rPr>
              <w:t>10</w:t>
            </w:r>
          </w:p>
        </w:tc>
        <w:tc>
          <w:tcPr>
            <w:tcW w:w="1140" w:type="dxa"/>
          </w:tcPr>
          <w:p w14:paraId="42232AB6" w14:textId="77777777" w:rsidR="00A72C85" w:rsidRPr="000C74E6" w:rsidRDefault="00A72C85" w:rsidP="0001787F">
            <w:pPr>
              <w:spacing w:after="0"/>
              <w:jc w:val="center"/>
              <w:rPr>
                <w:rFonts w:eastAsia="Times New Roman" w:cstheme="minorHAnsi"/>
                <w:sz w:val="20"/>
                <w:szCs w:val="20"/>
              </w:rPr>
            </w:pPr>
            <w:r w:rsidRPr="000C74E6">
              <w:rPr>
                <w:rFonts w:eastAsia="Times New Roman" w:cstheme="minorHAnsi"/>
                <w:sz w:val="20"/>
                <w:szCs w:val="20"/>
              </w:rPr>
              <w:t>11</w:t>
            </w:r>
          </w:p>
        </w:tc>
      </w:tr>
      <w:tr w:rsidR="00CF3433" w:rsidRPr="000C74E6" w14:paraId="313435CC" w14:textId="77777777" w:rsidTr="00CF3433">
        <w:trPr>
          <w:trHeight w:val="978"/>
        </w:trPr>
        <w:tc>
          <w:tcPr>
            <w:tcW w:w="1105" w:type="dxa"/>
            <w:vAlign w:val="bottom"/>
          </w:tcPr>
          <w:p w14:paraId="25D1D321" w14:textId="77777777" w:rsidR="00A72C85" w:rsidRPr="000C74E6"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Water Heating System ID</w:t>
            </w:r>
          </w:p>
          <w:p w14:paraId="7D9D529B" w14:textId="77777777" w:rsidR="00A72C85" w:rsidRPr="000C74E6" w:rsidRDefault="00A72C85" w:rsidP="0001787F">
            <w:pPr>
              <w:spacing w:after="0"/>
              <w:jc w:val="center"/>
              <w:rPr>
                <w:rFonts w:cstheme="minorHAnsi"/>
                <w:sz w:val="18"/>
                <w:szCs w:val="18"/>
              </w:rPr>
            </w:pPr>
            <w:r w:rsidRPr="000C74E6">
              <w:rPr>
                <w:rFonts w:eastAsia="Times New Roman" w:cstheme="minorHAnsi"/>
                <w:sz w:val="18"/>
                <w:szCs w:val="18"/>
              </w:rPr>
              <w:t>or Name</w:t>
            </w:r>
          </w:p>
        </w:tc>
        <w:tc>
          <w:tcPr>
            <w:tcW w:w="1211" w:type="dxa"/>
            <w:vAlign w:val="bottom"/>
          </w:tcPr>
          <w:p w14:paraId="1776F84D" w14:textId="77777777" w:rsidR="00A72C85" w:rsidRPr="000C74E6"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Modeled Equipment</w:t>
            </w:r>
          </w:p>
          <w:p w14:paraId="4A205C57" w14:textId="77777777" w:rsidR="00A72C85" w:rsidRPr="000C74E6" w:rsidRDefault="00A72C85" w:rsidP="0001787F">
            <w:pPr>
              <w:spacing w:after="0"/>
              <w:jc w:val="center"/>
              <w:rPr>
                <w:rFonts w:cstheme="minorHAnsi"/>
                <w:sz w:val="18"/>
                <w:szCs w:val="18"/>
              </w:rPr>
            </w:pPr>
            <w:r w:rsidRPr="000C74E6">
              <w:rPr>
                <w:rFonts w:eastAsia="Times New Roman" w:cstheme="minorHAnsi"/>
                <w:sz w:val="18"/>
                <w:szCs w:val="18"/>
              </w:rPr>
              <w:t>Make and Model</w:t>
            </w:r>
          </w:p>
        </w:tc>
        <w:tc>
          <w:tcPr>
            <w:tcW w:w="1167" w:type="dxa"/>
            <w:vAlign w:val="bottom"/>
          </w:tcPr>
          <w:p w14:paraId="5683628D" w14:textId="77777777" w:rsidR="00A72C85" w:rsidRPr="000C74E6"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Number of Water Heaters/ Compressors</w:t>
            </w:r>
          </w:p>
        </w:tc>
        <w:tc>
          <w:tcPr>
            <w:tcW w:w="961" w:type="dxa"/>
            <w:vAlign w:val="bottom"/>
          </w:tcPr>
          <w:p w14:paraId="0968991D" w14:textId="77777777" w:rsidR="00A72C85" w:rsidRPr="000C74E6"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Calibri"/>
                <w:sz w:val="18"/>
                <w:szCs w:val="18"/>
              </w:rPr>
              <w:t>Primary Tank Location</w:t>
            </w:r>
          </w:p>
        </w:tc>
        <w:tc>
          <w:tcPr>
            <w:tcW w:w="807" w:type="dxa"/>
            <w:vAlign w:val="bottom"/>
          </w:tcPr>
          <w:p w14:paraId="0CC69181" w14:textId="77777777" w:rsidR="00A72C85" w:rsidRPr="000C74E6"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 xml:space="preserve">Primary Tank </w:t>
            </w:r>
          </w:p>
          <w:p w14:paraId="38C8BC88" w14:textId="77777777" w:rsidR="00A72C85" w:rsidRPr="000C74E6"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Volume</w:t>
            </w:r>
          </w:p>
        </w:tc>
        <w:tc>
          <w:tcPr>
            <w:tcW w:w="940" w:type="dxa"/>
            <w:vAlign w:val="bottom"/>
          </w:tcPr>
          <w:p w14:paraId="07F58FDE" w14:textId="77777777" w:rsidR="00A72C85" w:rsidRPr="000C74E6"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Calibri"/>
                <w:sz w:val="18"/>
                <w:szCs w:val="18"/>
              </w:rPr>
              <w:t xml:space="preserve">Primary Tank Insulation </w:t>
            </w:r>
          </w:p>
        </w:tc>
        <w:tc>
          <w:tcPr>
            <w:tcW w:w="961" w:type="dxa"/>
            <w:vAlign w:val="bottom"/>
          </w:tcPr>
          <w:p w14:paraId="729CDEAF" w14:textId="77777777" w:rsidR="00A72C85" w:rsidRPr="000C74E6"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Calibri"/>
                <w:sz w:val="18"/>
                <w:szCs w:val="18"/>
              </w:rPr>
              <w:t>Loop Tank Location</w:t>
            </w:r>
          </w:p>
        </w:tc>
        <w:tc>
          <w:tcPr>
            <w:tcW w:w="803" w:type="dxa"/>
            <w:vAlign w:val="bottom"/>
          </w:tcPr>
          <w:p w14:paraId="0717D1C5" w14:textId="77777777" w:rsidR="00A72C85" w:rsidRPr="000C74E6"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 xml:space="preserve">Loop Tank </w:t>
            </w:r>
          </w:p>
          <w:p w14:paraId="37D71F26" w14:textId="77777777" w:rsidR="00A72C85" w:rsidRPr="000C74E6"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Volume</w:t>
            </w:r>
          </w:p>
        </w:tc>
        <w:tc>
          <w:tcPr>
            <w:tcW w:w="949" w:type="dxa"/>
            <w:vAlign w:val="bottom"/>
          </w:tcPr>
          <w:p w14:paraId="52D2D191" w14:textId="77777777" w:rsidR="00A72C85" w:rsidRPr="000C74E6"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sz w:val="18"/>
                <w:szCs w:val="18"/>
              </w:rPr>
              <w:t>Loop Tank Insulation</w:t>
            </w:r>
          </w:p>
        </w:tc>
        <w:tc>
          <w:tcPr>
            <w:tcW w:w="958" w:type="dxa"/>
            <w:vAlign w:val="bottom"/>
          </w:tcPr>
          <w:p w14:paraId="7CBE7C91" w14:textId="77777777" w:rsidR="00A72C85" w:rsidRPr="000C74E6"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sz w:val="18"/>
                <w:szCs w:val="18"/>
              </w:rPr>
              <w:t xml:space="preserve">Loop Pipe Insulation Thickness </w:t>
            </w:r>
          </w:p>
        </w:tc>
        <w:tc>
          <w:tcPr>
            <w:tcW w:w="1140" w:type="dxa"/>
            <w:vAlign w:val="bottom"/>
          </w:tcPr>
          <w:p w14:paraId="32BDBF29" w14:textId="77777777" w:rsidR="00A72C85" w:rsidRPr="000C74E6"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 xml:space="preserve">Loop Tank </w:t>
            </w:r>
          </w:p>
          <w:p w14:paraId="345B64BB" w14:textId="77777777" w:rsidR="00A72C85" w:rsidRPr="000C74E6"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Type</w:t>
            </w:r>
          </w:p>
        </w:tc>
      </w:tr>
      <w:tr w:rsidR="00CF3433" w:rsidRPr="000C74E6" w14:paraId="1CF729AD" w14:textId="77777777" w:rsidTr="00CF3433">
        <w:trPr>
          <w:trHeight w:val="3175"/>
        </w:trPr>
        <w:tc>
          <w:tcPr>
            <w:tcW w:w="1105" w:type="dxa"/>
          </w:tcPr>
          <w:p w14:paraId="3B00A11C" w14:textId="798B486E" w:rsidR="00A72C85" w:rsidRPr="000C74E6" w:rsidRDefault="00A72C85" w:rsidP="0001787F">
            <w:pPr>
              <w:spacing w:after="0"/>
              <w:jc w:val="center"/>
              <w:rPr>
                <w:rFonts w:cstheme="minorHAnsi"/>
                <w:sz w:val="18"/>
                <w:szCs w:val="18"/>
              </w:rPr>
            </w:pPr>
            <w:r w:rsidRPr="000C74E6">
              <w:rPr>
                <w:rFonts w:cstheme="minorHAnsi"/>
                <w:sz w:val="18"/>
                <w:szCs w:val="18"/>
              </w:rPr>
              <w:t xml:space="preserve">&lt;&lt;reference values from </w:t>
            </w:r>
            <w:r w:rsidR="00EF0372" w:rsidRPr="000C74E6">
              <w:rPr>
                <w:rFonts w:cstheme="minorHAnsi"/>
                <w:sz w:val="18"/>
                <w:szCs w:val="18"/>
              </w:rPr>
              <w:t>B2-</w:t>
            </w:r>
            <w:r w:rsidRPr="000C74E6">
              <w:rPr>
                <w:rFonts w:cstheme="minorHAnsi"/>
                <w:sz w:val="18"/>
                <w:szCs w:val="18"/>
              </w:rPr>
              <w:t>01&gt;&gt;</w:t>
            </w:r>
          </w:p>
        </w:tc>
        <w:tc>
          <w:tcPr>
            <w:tcW w:w="1211" w:type="dxa"/>
          </w:tcPr>
          <w:p w14:paraId="22318C63" w14:textId="05FBDB6E" w:rsidR="00A72C85" w:rsidRPr="000C74E6" w:rsidRDefault="00A72C85" w:rsidP="0001787F">
            <w:pPr>
              <w:spacing w:after="0"/>
              <w:jc w:val="center"/>
              <w:rPr>
                <w:rFonts w:cstheme="minorHAnsi"/>
                <w:sz w:val="18"/>
                <w:szCs w:val="18"/>
              </w:rPr>
            </w:pPr>
            <w:r w:rsidRPr="000C74E6">
              <w:rPr>
                <w:rFonts w:cstheme="minorHAnsi"/>
                <w:sz w:val="18"/>
                <w:szCs w:val="18"/>
              </w:rPr>
              <w:t xml:space="preserve">&lt;&lt; If performance, user input is equal to </w:t>
            </w:r>
            <w:r w:rsidR="00EF0372" w:rsidRPr="000C74E6">
              <w:rPr>
                <w:rFonts w:cstheme="minorHAnsi"/>
                <w:sz w:val="18"/>
                <w:szCs w:val="18"/>
              </w:rPr>
              <w:t>B2-</w:t>
            </w:r>
            <w:r w:rsidRPr="000C74E6">
              <w:rPr>
                <w:rFonts w:cstheme="minorHAnsi"/>
                <w:sz w:val="18"/>
                <w:szCs w:val="18"/>
              </w:rPr>
              <w:t xml:space="preserve">02 as default, and allow user to override with an equivalent system based on the simulated equipment in </w:t>
            </w:r>
            <w:r w:rsidR="00EF0372" w:rsidRPr="000C74E6">
              <w:rPr>
                <w:rFonts w:cstheme="minorHAnsi"/>
                <w:sz w:val="18"/>
                <w:szCs w:val="18"/>
              </w:rPr>
              <w:t>B2-</w:t>
            </w:r>
            <w:r w:rsidRPr="000C74E6">
              <w:rPr>
                <w:rFonts w:cstheme="minorHAnsi"/>
                <w:sz w:val="18"/>
                <w:szCs w:val="18"/>
              </w:rPr>
              <w:t>12</w:t>
            </w:r>
            <w:r w:rsidR="00E359D8" w:rsidRPr="000C74E6" w:rsidDel="00E359D8">
              <w:rPr>
                <w:rFonts w:cstheme="minorHAnsi"/>
                <w:sz w:val="18"/>
                <w:szCs w:val="18"/>
              </w:rPr>
              <w:t xml:space="preserve"> </w:t>
            </w:r>
            <w:r w:rsidRPr="000C74E6">
              <w:rPr>
                <w:rFonts w:cstheme="minorHAnsi"/>
                <w:sz w:val="18"/>
                <w:szCs w:val="18"/>
              </w:rPr>
              <w:t>&gt;&gt;</w:t>
            </w:r>
          </w:p>
          <w:p w14:paraId="61E363F1" w14:textId="77777777" w:rsidR="00A72C85" w:rsidRPr="000C74E6" w:rsidRDefault="00A72C85" w:rsidP="0001787F">
            <w:pPr>
              <w:spacing w:after="0"/>
              <w:jc w:val="center"/>
              <w:rPr>
                <w:rFonts w:cstheme="minorHAnsi"/>
                <w:sz w:val="18"/>
                <w:szCs w:val="18"/>
              </w:rPr>
            </w:pPr>
          </w:p>
        </w:tc>
        <w:tc>
          <w:tcPr>
            <w:tcW w:w="1167" w:type="dxa"/>
          </w:tcPr>
          <w:p w14:paraId="6B7DF44F" w14:textId="0AE88D5B" w:rsidR="00A72C85" w:rsidRPr="000C74E6" w:rsidRDefault="00A72C85" w:rsidP="0001787F">
            <w:pPr>
              <w:spacing w:after="0"/>
              <w:jc w:val="center"/>
              <w:rPr>
                <w:rFonts w:cstheme="minorHAnsi"/>
                <w:sz w:val="18"/>
                <w:szCs w:val="18"/>
              </w:rPr>
            </w:pPr>
            <w:r w:rsidRPr="000C74E6">
              <w:rPr>
                <w:rFonts w:cstheme="minorHAnsi"/>
                <w:sz w:val="18"/>
                <w:szCs w:val="18"/>
              </w:rPr>
              <w:t xml:space="preserve">&lt;&lt; User Input must equal reference values from </w:t>
            </w:r>
            <w:r w:rsidR="00EF0372" w:rsidRPr="000C74E6">
              <w:rPr>
                <w:rFonts w:cstheme="minorHAnsi"/>
                <w:sz w:val="18"/>
                <w:szCs w:val="18"/>
              </w:rPr>
              <w:t>B2-</w:t>
            </w:r>
            <w:r w:rsidRPr="000C74E6">
              <w:rPr>
                <w:rFonts w:cstheme="minorHAnsi"/>
                <w:sz w:val="18"/>
                <w:szCs w:val="18"/>
              </w:rPr>
              <w:t xml:space="preserve">03 reference values from </w:t>
            </w:r>
            <w:r w:rsidR="008852D7" w:rsidRPr="000C74E6">
              <w:rPr>
                <w:rFonts w:cstheme="minorHAnsi"/>
                <w:sz w:val="18"/>
                <w:szCs w:val="18"/>
              </w:rPr>
              <w:t>LMCC</w:t>
            </w:r>
            <w:r w:rsidRPr="000C74E6">
              <w:rPr>
                <w:rFonts w:cstheme="minorHAnsi"/>
                <w:sz w:val="18"/>
                <w:szCs w:val="18"/>
              </w:rPr>
              <w:t>&gt;&gt;</w:t>
            </w:r>
          </w:p>
        </w:tc>
        <w:tc>
          <w:tcPr>
            <w:tcW w:w="961" w:type="dxa"/>
          </w:tcPr>
          <w:p w14:paraId="5A1259C8" w14:textId="16839262" w:rsidR="00A72C85" w:rsidRPr="000C74E6" w:rsidRDefault="00A72C85" w:rsidP="0001787F">
            <w:pPr>
              <w:spacing w:after="0"/>
              <w:jc w:val="center"/>
              <w:rPr>
                <w:rFonts w:eastAsia="Times New Roman" w:cs="Calibri"/>
                <w:sz w:val="18"/>
                <w:szCs w:val="18"/>
              </w:rPr>
            </w:pPr>
            <w:r w:rsidRPr="000C74E6">
              <w:rPr>
                <w:rFonts w:cs="Calibri"/>
                <w:sz w:val="18"/>
                <w:szCs w:val="18"/>
              </w:rPr>
              <w:t xml:space="preserve">&lt;&lt; Reference values from </w:t>
            </w:r>
            <w:r w:rsidR="00EF0372" w:rsidRPr="000C74E6">
              <w:rPr>
                <w:rFonts w:cs="Calibri"/>
                <w:sz w:val="18"/>
                <w:szCs w:val="18"/>
              </w:rPr>
              <w:t>B2-</w:t>
            </w:r>
            <w:r w:rsidRPr="000C74E6">
              <w:rPr>
                <w:rFonts w:cs="Calibri"/>
                <w:sz w:val="18"/>
                <w:szCs w:val="18"/>
              </w:rPr>
              <w:t>04</w:t>
            </w:r>
            <w:r w:rsidRPr="000C74E6">
              <w:rPr>
                <w:rFonts w:eastAsia="Times New Roman" w:cs="Calibri"/>
                <w:sz w:val="18"/>
                <w:szCs w:val="18"/>
              </w:rPr>
              <w:t>&gt;&gt;</w:t>
            </w:r>
          </w:p>
          <w:p w14:paraId="0D0B3AD5" w14:textId="77777777" w:rsidR="00A72C85" w:rsidRPr="000C74E6" w:rsidRDefault="00A72C85" w:rsidP="0001787F">
            <w:pPr>
              <w:spacing w:after="0"/>
              <w:jc w:val="center"/>
              <w:rPr>
                <w:rFonts w:eastAsia="Times New Roman" w:cstheme="minorHAnsi"/>
                <w:sz w:val="18"/>
                <w:szCs w:val="18"/>
              </w:rPr>
            </w:pPr>
          </w:p>
        </w:tc>
        <w:tc>
          <w:tcPr>
            <w:tcW w:w="807" w:type="dxa"/>
          </w:tcPr>
          <w:p w14:paraId="02DCA372" w14:textId="77777777" w:rsidR="00A72C85" w:rsidRPr="000C74E6" w:rsidRDefault="00A72C85" w:rsidP="0001787F">
            <w:pPr>
              <w:spacing w:after="0"/>
              <w:jc w:val="center"/>
              <w:rPr>
                <w:rFonts w:eastAsia="Times New Roman" w:cstheme="minorHAnsi"/>
                <w:sz w:val="18"/>
                <w:szCs w:val="18"/>
              </w:rPr>
            </w:pPr>
            <w:r w:rsidRPr="000C74E6">
              <w:rPr>
                <w:rFonts w:eastAsia="Times New Roman" w:cstheme="minorHAnsi"/>
                <w:sz w:val="18"/>
                <w:szCs w:val="18"/>
              </w:rPr>
              <w:t xml:space="preserve">&lt;&lt;User input, must be </w:t>
            </w:r>
            <w:r w:rsidRPr="000C74E6">
              <w:rPr>
                <w:rFonts w:cs="Calibri"/>
                <w:sz w:val="18"/>
                <w:szCs w:val="14"/>
              </w:rPr>
              <w:t>≥</w:t>
            </w:r>
            <w:r w:rsidRPr="000C74E6">
              <w:rPr>
                <w:rFonts w:eastAsia="Times New Roman" w:cstheme="minorHAnsi"/>
                <w:sz w:val="18"/>
                <w:szCs w:val="18"/>
              </w:rPr>
              <w:t xml:space="preserve"> value</w:t>
            </w:r>
          </w:p>
          <w:p w14:paraId="65770A61" w14:textId="50938787" w:rsidR="00A72C85" w:rsidRPr="000C74E6" w:rsidRDefault="00A72C85" w:rsidP="0001787F">
            <w:pPr>
              <w:spacing w:after="0"/>
              <w:jc w:val="center"/>
              <w:rPr>
                <w:rFonts w:eastAsia="Times New Roman" w:cstheme="minorHAnsi"/>
                <w:sz w:val="18"/>
                <w:szCs w:val="18"/>
              </w:rPr>
            </w:pPr>
            <w:r w:rsidRPr="000C74E6">
              <w:rPr>
                <w:rFonts w:eastAsia="Times New Roman" w:cstheme="minorHAnsi"/>
                <w:sz w:val="18"/>
                <w:szCs w:val="18"/>
              </w:rPr>
              <w:t xml:space="preserve">from </w:t>
            </w:r>
            <w:r w:rsidR="00EF0372" w:rsidRPr="000C74E6">
              <w:rPr>
                <w:rFonts w:eastAsia="Times New Roman" w:cstheme="minorHAnsi"/>
                <w:sz w:val="18"/>
                <w:szCs w:val="18"/>
              </w:rPr>
              <w:t>B2-</w:t>
            </w:r>
            <w:r w:rsidRPr="000C74E6">
              <w:rPr>
                <w:rFonts w:eastAsia="Times New Roman" w:cstheme="minorHAnsi"/>
                <w:sz w:val="18"/>
                <w:szCs w:val="18"/>
              </w:rPr>
              <w:t>05&gt;&gt;</w:t>
            </w:r>
          </w:p>
        </w:tc>
        <w:tc>
          <w:tcPr>
            <w:tcW w:w="940" w:type="dxa"/>
          </w:tcPr>
          <w:p w14:paraId="22D60D66" w14:textId="77777777" w:rsidR="00A72C85" w:rsidRPr="000C74E6" w:rsidRDefault="00A72C85" w:rsidP="0001787F">
            <w:pPr>
              <w:spacing w:after="0"/>
              <w:jc w:val="center"/>
              <w:rPr>
                <w:rFonts w:eastAsia="Times New Roman" w:cs="Calibri"/>
                <w:sz w:val="18"/>
                <w:szCs w:val="18"/>
              </w:rPr>
            </w:pPr>
            <w:r w:rsidRPr="000C74E6">
              <w:rPr>
                <w:rFonts w:eastAsia="Times New Roman" w:cs="Calibri"/>
                <w:sz w:val="18"/>
                <w:szCs w:val="18"/>
              </w:rPr>
              <w:t xml:space="preserve">&lt;&lt; User input, must be </w:t>
            </w:r>
            <w:r w:rsidRPr="000C74E6">
              <w:rPr>
                <w:rFonts w:cs="Calibri"/>
                <w:sz w:val="18"/>
                <w:szCs w:val="18"/>
              </w:rPr>
              <w:t>≥</w:t>
            </w:r>
            <w:r w:rsidRPr="000C74E6">
              <w:rPr>
                <w:rFonts w:eastAsia="Times New Roman" w:cs="Calibri"/>
                <w:sz w:val="18"/>
                <w:szCs w:val="18"/>
              </w:rPr>
              <w:t xml:space="preserve"> value</w:t>
            </w:r>
          </w:p>
          <w:p w14:paraId="08CCCA97" w14:textId="46C31C49" w:rsidR="00A72C85" w:rsidRPr="000C74E6" w:rsidRDefault="00A72C85" w:rsidP="0001787F">
            <w:pPr>
              <w:spacing w:after="0"/>
              <w:jc w:val="center"/>
              <w:rPr>
                <w:rFonts w:eastAsia="Times New Roman" w:cstheme="minorHAnsi"/>
                <w:sz w:val="18"/>
                <w:szCs w:val="18"/>
              </w:rPr>
            </w:pPr>
            <w:r w:rsidRPr="000C74E6">
              <w:rPr>
                <w:rFonts w:eastAsia="Times New Roman" w:cs="Calibri"/>
                <w:sz w:val="18"/>
                <w:szCs w:val="18"/>
              </w:rPr>
              <w:t xml:space="preserve">from </w:t>
            </w:r>
            <w:r w:rsidR="00EF0372" w:rsidRPr="000C74E6">
              <w:rPr>
                <w:rFonts w:eastAsia="Times New Roman" w:cs="Calibri"/>
                <w:sz w:val="18"/>
                <w:szCs w:val="18"/>
              </w:rPr>
              <w:t>B2-</w:t>
            </w:r>
            <w:r w:rsidRPr="000C74E6">
              <w:rPr>
                <w:rFonts w:eastAsia="Times New Roman" w:cs="Calibri"/>
                <w:sz w:val="18"/>
                <w:szCs w:val="18"/>
              </w:rPr>
              <w:t>06&gt;&gt;</w:t>
            </w:r>
          </w:p>
        </w:tc>
        <w:tc>
          <w:tcPr>
            <w:tcW w:w="961" w:type="dxa"/>
          </w:tcPr>
          <w:p w14:paraId="3384AFBD" w14:textId="4620F8FB" w:rsidR="00A72C85" w:rsidRPr="000C74E6" w:rsidRDefault="00A72C85" w:rsidP="0001787F">
            <w:pPr>
              <w:spacing w:after="0"/>
              <w:jc w:val="center"/>
              <w:rPr>
                <w:rFonts w:eastAsia="Times New Roman" w:cstheme="minorHAnsi"/>
                <w:sz w:val="18"/>
                <w:szCs w:val="18"/>
              </w:rPr>
            </w:pPr>
            <w:r w:rsidRPr="000C74E6">
              <w:rPr>
                <w:rFonts w:eastAsia="Times New Roman" w:cs="Calibri"/>
                <w:sz w:val="18"/>
                <w:szCs w:val="18"/>
              </w:rPr>
              <w:t xml:space="preserve">&lt;&lt; Reference values from </w:t>
            </w:r>
            <w:r w:rsidR="0030587F" w:rsidRPr="000C74E6">
              <w:rPr>
                <w:rFonts w:eastAsia="Times New Roman" w:cs="Calibri"/>
                <w:sz w:val="18"/>
                <w:szCs w:val="18"/>
              </w:rPr>
              <w:t>B2-</w:t>
            </w:r>
            <w:r w:rsidRPr="000C74E6">
              <w:rPr>
                <w:rFonts w:eastAsia="Times New Roman" w:cs="Calibri"/>
                <w:sz w:val="18"/>
                <w:szCs w:val="18"/>
              </w:rPr>
              <w:t>07&gt;&gt;</w:t>
            </w:r>
          </w:p>
        </w:tc>
        <w:tc>
          <w:tcPr>
            <w:tcW w:w="803" w:type="dxa"/>
          </w:tcPr>
          <w:p w14:paraId="0456B7EF" w14:textId="77777777" w:rsidR="00A72C85" w:rsidRPr="000C74E6" w:rsidRDefault="00A72C85" w:rsidP="0001787F">
            <w:pPr>
              <w:spacing w:after="0"/>
              <w:jc w:val="center"/>
              <w:rPr>
                <w:rFonts w:eastAsia="Times New Roman" w:cstheme="minorHAnsi"/>
                <w:sz w:val="18"/>
                <w:szCs w:val="18"/>
              </w:rPr>
            </w:pPr>
            <w:r w:rsidRPr="000C74E6">
              <w:rPr>
                <w:rFonts w:eastAsia="Times New Roman" w:cstheme="minorHAnsi"/>
                <w:sz w:val="18"/>
                <w:szCs w:val="18"/>
              </w:rPr>
              <w:t xml:space="preserve">&lt;&lt;User input, must be </w:t>
            </w:r>
            <w:r w:rsidRPr="000C74E6">
              <w:rPr>
                <w:rFonts w:cs="Calibri"/>
                <w:sz w:val="18"/>
                <w:szCs w:val="14"/>
              </w:rPr>
              <w:t>≥</w:t>
            </w:r>
            <w:r w:rsidRPr="000C74E6">
              <w:rPr>
                <w:rFonts w:eastAsia="Times New Roman" w:cstheme="minorHAnsi"/>
                <w:sz w:val="18"/>
                <w:szCs w:val="18"/>
              </w:rPr>
              <w:t xml:space="preserve"> value</w:t>
            </w:r>
          </w:p>
          <w:p w14:paraId="0DDB103D" w14:textId="79FC9490" w:rsidR="00A72C85" w:rsidRPr="000C74E6" w:rsidRDefault="00A72C85" w:rsidP="0001787F">
            <w:pPr>
              <w:spacing w:after="0"/>
              <w:jc w:val="center"/>
              <w:rPr>
                <w:rFonts w:eastAsia="Times New Roman" w:cstheme="minorHAnsi"/>
                <w:sz w:val="18"/>
                <w:szCs w:val="20"/>
              </w:rPr>
            </w:pPr>
            <w:r w:rsidRPr="000C74E6">
              <w:rPr>
                <w:rFonts w:eastAsia="Times New Roman" w:cstheme="minorHAnsi"/>
                <w:sz w:val="18"/>
                <w:szCs w:val="18"/>
              </w:rPr>
              <w:t xml:space="preserve">from </w:t>
            </w:r>
            <w:r w:rsidR="00EF0372" w:rsidRPr="000C74E6">
              <w:rPr>
                <w:rFonts w:eastAsia="Times New Roman" w:cstheme="minorHAnsi"/>
                <w:sz w:val="18"/>
                <w:szCs w:val="18"/>
              </w:rPr>
              <w:t>B2-</w:t>
            </w:r>
            <w:r w:rsidRPr="000C74E6">
              <w:rPr>
                <w:rFonts w:eastAsia="Times New Roman" w:cstheme="minorHAnsi"/>
                <w:sz w:val="18"/>
                <w:szCs w:val="18"/>
              </w:rPr>
              <w:t>08&gt;&gt;</w:t>
            </w:r>
          </w:p>
        </w:tc>
        <w:tc>
          <w:tcPr>
            <w:tcW w:w="949" w:type="dxa"/>
          </w:tcPr>
          <w:p w14:paraId="280AA16B" w14:textId="77777777" w:rsidR="00A72C85" w:rsidRPr="000C74E6" w:rsidRDefault="00A72C85" w:rsidP="0001787F">
            <w:pPr>
              <w:spacing w:after="0"/>
              <w:jc w:val="center"/>
              <w:rPr>
                <w:rFonts w:eastAsia="Times New Roman" w:cs="Calibri"/>
                <w:sz w:val="18"/>
                <w:szCs w:val="18"/>
              </w:rPr>
            </w:pPr>
            <w:r w:rsidRPr="000C74E6">
              <w:rPr>
                <w:rFonts w:eastAsia="Times New Roman" w:cs="Calibri"/>
                <w:sz w:val="18"/>
                <w:szCs w:val="18"/>
              </w:rPr>
              <w:t xml:space="preserve">&lt;&lt; User input, must be </w:t>
            </w:r>
            <w:r w:rsidRPr="000C74E6">
              <w:rPr>
                <w:rFonts w:cs="Calibri"/>
                <w:sz w:val="18"/>
                <w:szCs w:val="18"/>
              </w:rPr>
              <w:t>≥</w:t>
            </w:r>
            <w:r w:rsidRPr="000C74E6">
              <w:rPr>
                <w:rFonts w:eastAsia="Times New Roman" w:cs="Calibri"/>
                <w:sz w:val="18"/>
                <w:szCs w:val="18"/>
              </w:rPr>
              <w:t xml:space="preserve"> value</w:t>
            </w:r>
          </w:p>
          <w:p w14:paraId="3ADF549F" w14:textId="69DC6147" w:rsidR="00A72C85" w:rsidRPr="000C74E6" w:rsidRDefault="00A72C85" w:rsidP="0001787F">
            <w:pPr>
              <w:spacing w:after="0"/>
              <w:jc w:val="center"/>
              <w:rPr>
                <w:rFonts w:eastAsia="Times New Roman" w:cstheme="minorHAnsi"/>
                <w:sz w:val="18"/>
                <w:szCs w:val="18"/>
              </w:rPr>
            </w:pPr>
            <w:r w:rsidRPr="000C74E6">
              <w:rPr>
                <w:rFonts w:eastAsia="Times New Roman" w:cs="Calibri"/>
                <w:sz w:val="18"/>
                <w:szCs w:val="18"/>
              </w:rPr>
              <w:t xml:space="preserve">from </w:t>
            </w:r>
            <w:r w:rsidR="00EF0372" w:rsidRPr="000C74E6">
              <w:rPr>
                <w:rFonts w:eastAsia="Times New Roman" w:cs="Calibri"/>
                <w:sz w:val="18"/>
                <w:szCs w:val="18"/>
              </w:rPr>
              <w:t>B2-</w:t>
            </w:r>
            <w:r w:rsidRPr="000C74E6">
              <w:rPr>
                <w:rFonts w:eastAsia="Times New Roman" w:cs="Calibri"/>
                <w:sz w:val="18"/>
                <w:szCs w:val="18"/>
              </w:rPr>
              <w:t>09&gt;&gt;</w:t>
            </w:r>
          </w:p>
        </w:tc>
        <w:tc>
          <w:tcPr>
            <w:tcW w:w="958" w:type="dxa"/>
          </w:tcPr>
          <w:p w14:paraId="24BE2DEE" w14:textId="77777777" w:rsidR="00A72C85" w:rsidRPr="000C74E6" w:rsidRDefault="00A72C85" w:rsidP="0001787F">
            <w:pPr>
              <w:spacing w:after="0"/>
              <w:jc w:val="center"/>
              <w:rPr>
                <w:rFonts w:eastAsia="Times New Roman" w:cs="Calibri"/>
                <w:sz w:val="18"/>
                <w:szCs w:val="18"/>
              </w:rPr>
            </w:pPr>
            <w:r w:rsidRPr="000C74E6">
              <w:rPr>
                <w:rFonts w:eastAsia="Times New Roman" w:cs="Calibri"/>
                <w:sz w:val="18"/>
                <w:szCs w:val="18"/>
              </w:rPr>
              <w:t xml:space="preserve">&lt;&lt; User input, must be </w:t>
            </w:r>
            <w:r w:rsidRPr="000C74E6">
              <w:rPr>
                <w:rFonts w:cs="Calibri"/>
                <w:sz w:val="18"/>
                <w:szCs w:val="18"/>
              </w:rPr>
              <w:t>≥</w:t>
            </w:r>
            <w:r w:rsidRPr="000C74E6">
              <w:rPr>
                <w:rFonts w:eastAsia="Times New Roman" w:cs="Calibri"/>
                <w:sz w:val="18"/>
                <w:szCs w:val="18"/>
              </w:rPr>
              <w:t xml:space="preserve"> value</w:t>
            </w:r>
          </w:p>
          <w:p w14:paraId="2EF4D8F5" w14:textId="468CE27E" w:rsidR="00A72C85" w:rsidRPr="000C74E6" w:rsidRDefault="00A72C85" w:rsidP="0001787F">
            <w:pPr>
              <w:spacing w:after="0"/>
              <w:jc w:val="center"/>
              <w:rPr>
                <w:rFonts w:eastAsia="Times New Roman" w:cstheme="minorHAnsi"/>
                <w:sz w:val="18"/>
                <w:szCs w:val="18"/>
              </w:rPr>
            </w:pPr>
            <w:r w:rsidRPr="000C74E6">
              <w:rPr>
                <w:rFonts w:eastAsia="Times New Roman" w:cs="Calibri"/>
                <w:sz w:val="18"/>
                <w:szCs w:val="18"/>
              </w:rPr>
              <w:t xml:space="preserve">from </w:t>
            </w:r>
            <w:r w:rsidR="00EF0372" w:rsidRPr="000C74E6">
              <w:rPr>
                <w:rFonts w:eastAsia="Times New Roman" w:cs="Calibri"/>
                <w:sz w:val="18"/>
                <w:szCs w:val="18"/>
              </w:rPr>
              <w:t>B2-</w:t>
            </w:r>
            <w:r w:rsidRPr="000C74E6">
              <w:rPr>
                <w:rFonts w:eastAsia="Times New Roman" w:cs="Calibri"/>
                <w:sz w:val="18"/>
                <w:szCs w:val="18"/>
              </w:rPr>
              <w:t>10&gt;&gt;</w:t>
            </w:r>
          </w:p>
        </w:tc>
        <w:tc>
          <w:tcPr>
            <w:tcW w:w="1140" w:type="dxa"/>
          </w:tcPr>
          <w:p w14:paraId="0233EC26" w14:textId="25D9E5B9" w:rsidR="00A72C85" w:rsidRPr="000C74E6" w:rsidRDefault="00A72C85" w:rsidP="0001787F">
            <w:pPr>
              <w:spacing w:after="0"/>
              <w:jc w:val="center"/>
              <w:rPr>
                <w:rFonts w:eastAsia="Times New Roman" w:cstheme="minorHAnsi"/>
                <w:sz w:val="18"/>
                <w:szCs w:val="18"/>
              </w:rPr>
            </w:pPr>
            <w:r w:rsidRPr="000C74E6">
              <w:rPr>
                <w:rFonts w:eastAsia="Times New Roman" w:cstheme="minorHAnsi"/>
                <w:sz w:val="18"/>
                <w:szCs w:val="18"/>
              </w:rPr>
              <w:t xml:space="preserve">&lt;&lt;Reference value from </w:t>
            </w:r>
            <w:r w:rsidR="00EF0372" w:rsidRPr="000C74E6">
              <w:rPr>
                <w:rFonts w:eastAsia="Times New Roman" w:cstheme="minorHAnsi"/>
                <w:sz w:val="18"/>
                <w:szCs w:val="18"/>
              </w:rPr>
              <w:t>B2-</w:t>
            </w:r>
            <w:r w:rsidRPr="000C74E6">
              <w:rPr>
                <w:rFonts w:eastAsia="Times New Roman" w:cstheme="minorHAnsi"/>
                <w:sz w:val="18"/>
                <w:szCs w:val="18"/>
              </w:rPr>
              <w:t>11&gt;&gt;</w:t>
            </w:r>
          </w:p>
        </w:tc>
      </w:tr>
      <w:tr w:rsidR="00CF3433" w:rsidRPr="000C74E6" w14:paraId="630F35E1" w14:textId="77777777" w:rsidTr="00CF3433">
        <w:trPr>
          <w:trHeight w:val="459"/>
        </w:trPr>
        <w:tc>
          <w:tcPr>
            <w:tcW w:w="1105" w:type="dxa"/>
          </w:tcPr>
          <w:p w14:paraId="51068A58" w14:textId="77777777" w:rsidR="00A72C85" w:rsidRPr="000C74E6" w:rsidRDefault="00A72C85" w:rsidP="0001787F">
            <w:pPr>
              <w:jc w:val="center"/>
              <w:rPr>
                <w:rFonts w:cstheme="minorHAnsi"/>
                <w:sz w:val="20"/>
                <w:szCs w:val="20"/>
              </w:rPr>
            </w:pPr>
          </w:p>
        </w:tc>
        <w:tc>
          <w:tcPr>
            <w:tcW w:w="1211" w:type="dxa"/>
          </w:tcPr>
          <w:p w14:paraId="02F6412B" w14:textId="77777777" w:rsidR="00A72C85" w:rsidRPr="000C74E6" w:rsidRDefault="00A72C85" w:rsidP="0001787F">
            <w:pPr>
              <w:jc w:val="center"/>
              <w:rPr>
                <w:rFonts w:cstheme="minorHAnsi"/>
                <w:sz w:val="20"/>
                <w:szCs w:val="20"/>
              </w:rPr>
            </w:pPr>
          </w:p>
        </w:tc>
        <w:tc>
          <w:tcPr>
            <w:tcW w:w="1167" w:type="dxa"/>
          </w:tcPr>
          <w:p w14:paraId="3C2EB104" w14:textId="77777777" w:rsidR="00A72C85" w:rsidRPr="000C74E6" w:rsidRDefault="00A72C85" w:rsidP="0001787F">
            <w:pPr>
              <w:jc w:val="center"/>
              <w:rPr>
                <w:rFonts w:cstheme="minorHAnsi"/>
                <w:sz w:val="20"/>
                <w:szCs w:val="20"/>
              </w:rPr>
            </w:pPr>
          </w:p>
        </w:tc>
        <w:tc>
          <w:tcPr>
            <w:tcW w:w="961" w:type="dxa"/>
          </w:tcPr>
          <w:p w14:paraId="6649A83E" w14:textId="77777777" w:rsidR="00A72C85" w:rsidRPr="000C74E6" w:rsidRDefault="00A72C85" w:rsidP="0001787F">
            <w:pPr>
              <w:jc w:val="center"/>
              <w:rPr>
                <w:rFonts w:cstheme="minorHAnsi"/>
                <w:sz w:val="20"/>
                <w:szCs w:val="20"/>
              </w:rPr>
            </w:pPr>
          </w:p>
        </w:tc>
        <w:tc>
          <w:tcPr>
            <w:tcW w:w="807" w:type="dxa"/>
          </w:tcPr>
          <w:p w14:paraId="32C82F70" w14:textId="77777777" w:rsidR="00A72C85" w:rsidRPr="000C74E6" w:rsidRDefault="00A72C85" w:rsidP="0001787F">
            <w:pPr>
              <w:jc w:val="center"/>
              <w:rPr>
                <w:rFonts w:cstheme="minorHAnsi"/>
                <w:sz w:val="20"/>
                <w:szCs w:val="20"/>
              </w:rPr>
            </w:pPr>
          </w:p>
        </w:tc>
        <w:tc>
          <w:tcPr>
            <w:tcW w:w="940" w:type="dxa"/>
          </w:tcPr>
          <w:p w14:paraId="44D09828" w14:textId="77777777" w:rsidR="00A72C85" w:rsidRPr="000C74E6" w:rsidRDefault="00A72C85" w:rsidP="0001787F">
            <w:pPr>
              <w:jc w:val="center"/>
              <w:rPr>
                <w:rFonts w:cstheme="minorHAnsi"/>
                <w:sz w:val="20"/>
                <w:szCs w:val="20"/>
              </w:rPr>
            </w:pPr>
          </w:p>
        </w:tc>
        <w:tc>
          <w:tcPr>
            <w:tcW w:w="961" w:type="dxa"/>
          </w:tcPr>
          <w:p w14:paraId="116A006A" w14:textId="77777777" w:rsidR="00A72C85" w:rsidRPr="000C74E6" w:rsidRDefault="00A72C85" w:rsidP="0001787F">
            <w:pPr>
              <w:jc w:val="center"/>
              <w:rPr>
                <w:rFonts w:cstheme="minorHAnsi"/>
                <w:sz w:val="20"/>
                <w:szCs w:val="20"/>
              </w:rPr>
            </w:pPr>
          </w:p>
        </w:tc>
        <w:tc>
          <w:tcPr>
            <w:tcW w:w="803" w:type="dxa"/>
          </w:tcPr>
          <w:p w14:paraId="2A9E99BB" w14:textId="77777777" w:rsidR="00A72C85" w:rsidRPr="000C74E6" w:rsidRDefault="00A72C85" w:rsidP="0001787F">
            <w:pPr>
              <w:jc w:val="center"/>
              <w:rPr>
                <w:rFonts w:cstheme="minorHAnsi"/>
                <w:sz w:val="20"/>
                <w:szCs w:val="20"/>
              </w:rPr>
            </w:pPr>
          </w:p>
        </w:tc>
        <w:tc>
          <w:tcPr>
            <w:tcW w:w="949" w:type="dxa"/>
          </w:tcPr>
          <w:p w14:paraId="217C6FC1" w14:textId="77777777" w:rsidR="00A72C85" w:rsidRPr="000C74E6" w:rsidRDefault="00A72C85" w:rsidP="0001787F">
            <w:pPr>
              <w:jc w:val="center"/>
              <w:rPr>
                <w:rFonts w:cstheme="minorHAnsi"/>
                <w:sz w:val="20"/>
                <w:szCs w:val="20"/>
              </w:rPr>
            </w:pPr>
          </w:p>
        </w:tc>
        <w:tc>
          <w:tcPr>
            <w:tcW w:w="958" w:type="dxa"/>
          </w:tcPr>
          <w:p w14:paraId="3DD80A44" w14:textId="77777777" w:rsidR="00A72C85" w:rsidRPr="000C74E6" w:rsidRDefault="00A72C85" w:rsidP="0001787F">
            <w:pPr>
              <w:jc w:val="center"/>
              <w:rPr>
                <w:rFonts w:cstheme="minorHAnsi"/>
                <w:sz w:val="20"/>
                <w:szCs w:val="20"/>
              </w:rPr>
            </w:pPr>
          </w:p>
        </w:tc>
        <w:tc>
          <w:tcPr>
            <w:tcW w:w="1140" w:type="dxa"/>
          </w:tcPr>
          <w:p w14:paraId="240EB3AA" w14:textId="77777777" w:rsidR="00A72C85" w:rsidRPr="000C74E6" w:rsidRDefault="00A72C85" w:rsidP="0001787F">
            <w:pPr>
              <w:jc w:val="center"/>
              <w:rPr>
                <w:rFonts w:cstheme="minorHAnsi"/>
                <w:sz w:val="20"/>
                <w:szCs w:val="20"/>
              </w:rPr>
            </w:pPr>
          </w:p>
        </w:tc>
      </w:tr>
      <w:tr w:rsidR="003D785E" w:rsidRPr="000C74E6" w14:paraId="1E4FE251" w14:textId="77777777" w:rsidTr="00CF3433">
        <w:trPr>
          <w:trHeight w:val="483"/>
        </w:trPr>
        <w:tc>
          <w:tcPr>
            <w:tcW w:w="1105" w:type="dxa"/>
          </w:tcPr>
          <w:p w14:paraId="3E1FE01D" w14:textId="669D2565" w:rsidR="003D785E" w:rsidRPr="000C74E6" w:rsidRDefault="003D785E" w:rsidP="00F714E3">
            <w:pPr>
              <w:spacing w:after="0"/>
              <w:jc w:val="center"/>
              <w:rPr>
                <w:rFonts w:cstheme="minorHAnsi"/>
                <w:sz w:val="20"/>
                <w:szCs w:val="20"/>
              </w:rPr>
            </w:pPr>
            <w:r w:rsidRPr="000C74E6">
              <w:rPr>
                <w:rFonts w:cstheme="minorHAnsi"/>
                <w:sz w:val="20"/>
                <w:szCs w:val="20"/>
              </w:rPr>
              <w:t>12</w:t>
            </w:r>
          </w:p>
        </w:tc>
        <w:tc>
          <w:tcPr>
            <w:tcW w:w="3339" w:type="dxa"/>
            <w:gridSpan w:val="3"/>
          </w:tcPr>
          <w:p w14:paraId="3094C542" w14:textId="1CDF14CD" w:rsidR="003D785E" w:rsidRPr="000C74E6" w:rsidRDefault="003D785E" w:rsidP="00F714E3">
            <w:pPr>
              <w:spacing w:after="0"/>
              <w:rPr>
                <w:rFonts w:cstheme="minorHAnsi"/>
                <w:sz w:val="20"/>
                <w:szCs w:val="20"/>
              </w:rPr>
            </w:pPr>
            <w:r w:rsidRPr="000C74E6">
              <w:rPr>
                <w:rFonts w:cstheme="minorHAnsi"/>
                <w:sz w:val="20"/>
                <w:szCs w:val="20"/>
              </w:rPr>
              <w:t>Compliance Statement:</w:t>
            </w:r>
          </w:p>
        </w:tc>
        <w:tc>
          <w:tcPr>
            <w:tcW w:w="6558" w:type="dxa"/>
            <w:gridSpan w:val="7"/>
          </w:tcPr>
          <w:p w14:paraId="0A2DE8FD" w14:textId="3D142429" w:rsidR="003D785E" w:rsidRPr="000C74E6" w:rsidRDefault="00F714E3" w:rsidP="00F714E3">
            <w:pPr>
              <w:spacing w:after="0"/>
              <w:rPr>
                <w:rFonts w:cstheme="minorHAnsi"/>
                <w:sz w:val="20"/>
                <w:szCs w:val="20"/>
              </w:rPr>
            </w:pPr>
            <w:r w:rsidRPr="000C74E6">
              <w:rPr>
                <w:rFonts w:eastAsia="Times New Roman"/>
                <w:sz w:val="18"/>
                <w:szCs w:val="18"/>
              </w:rPr>
              <w:t xml:space="preserve">&lt;&lt;calculated field: If </w:t>
            </w:r>
            <w:r w:rsidR="000404A5" w:rsidRPr="000C74E6">
              <w:rPr>
                <w:rFonts w:eastAsia="Times New Roman"/>
                <w:sz w:val="18"/>
                <w:szCs w:val="18"/>
              </w:rPr>
              <w:t>B2-</w:t>
            </w:r>
            <w:r w:rsidRPr="000C74E6">
              <w:rPr>
                <w:rFonts w:eastAsia="Times New Roman"/>
                <w:sz w:val="18"/>
                <w:szCs w:val="18"/>
              </w:rPr>
              <w:t xml:space="preserve">08 ≤ </w:t>
            </w:r>
            <w:r w:rsidR="00841BEA" w:rsidRPr="000C74E6">
              <w:rPr>
                <w:rFonts w:eastAsia="Times New Roman"/>
                <w:sz w:val="18"/>
                <w:szCs w:val="18"/>
              </w:rPr>
              <w:t>C2-</w:t>
            </w:r>
            <w:r w:rsidRPr="000C74E6">
              <w:rPr>
                <w:rFonts w:eastAsia="Times New Roman"/>
                <w:sz w:val="18"/>
                <w:szCs w:val="18"/>
              </w:rPr>
              <w:t xml:space="preserve">08, and </w:t>
            </w:r>
            <w:r w:rsidR="00E2698A" w:rsidRPr="000C74E6">
              <w:rPr>
                <w:rFonts w:eastAsia="Times New Roman"/>
                <w:sz w:val="18"/>
                <w:szCs w:val="18"/>
              </w:rPr>
              <w:t>B2-</w:t>
            </w:r>
            <w:r w:rsidRPr="000C74E6">
              <w:rPr>
                <w:rFonts w:eastAsia="Times New Roman"/>
                <w:sz w:val="18"/>
                <w:szCs w:val="18"/>
              </w:rPr>
              <w:t xml:space="preserve">10 ≥ </w:t>
            </w:r>
            <w:r w:rsidR="00E2698A" w:rsidRPr="000C74E6">
              <w:rPr>
                <w:rFonts w:eastAsia="Times New Roman"/>
                <w:sz w:val="18"/>
                <w:szCs w:val="18"/>
              </w:rPr>
              <w:t>C2-</w:t>
            </w:r>
            <w:r w:rsidRPr="000C74E6">
              <w:rPr>
                <w:rFonts w:eastAsia="Times New Roman"/>
                <w:sz w:val="18"/>
                <w:szCs w:val="18"/>
              </w:rPr>
              <w:t xml:space="preserve">10, and </w:t>
            </w:r>
            <w:r w:rsidR="00E2698A" w:rsidRPr="000C74E6">
              <w:rPr>
                <w:rFonts w:eastAsia="Times New Roman"/>
                <w:sz w:val="18"/>
                <w:szCs w:val="18"/>
              </w:rPr>
              <w:t>B2-</w:t>
            </w:r>
            <w:r w:rsidRPr="000C74E6">
              <w:rPr>
                <w:rFonts w:eastAsia="Times New Roman"/>
                <w:sz w:val="18"/>
                <w:szCs w:val="18"/>
              </w:rPr>
              <w:t xml:space="preserve">11 ≤ </w:t>
            </w:r>
            <w:r w:rsidR="00E2698A" w:rsidRPr="000C74E6">
              <w:rPr>
                <w:rFonts w:eastAsia="Times New Roman"/>
                <w:sz w:val="18"/>
                <w:szCs w:val="18"/>
              </w:rPr>
              <w:t>C2-</w:t>
            </w:r>
            <w:r w:rsidRPr="000C74E6">
              <w:rPr>
                <w:rFonts w:eastAsia="Times New Roman"/>
                <w:sz w:val="18"/>
                <w:szCs w:val="18"/>
              </w:rPr>
              <w:t xml:space="preserve">11, and </w:t>
            </w:r>
            <w:r w:rsidR="00E2698A" w:rsidRPr="000C74E6">
              <w:rPr>
                <w:rFonts w:eastAsia="Times New Roman"/>
                <w:sz w:val="18"/>
                <w:szCs w:val="18"/>
              </w:rPr>
              <w:t>B2-</w:t>
            </w:r>
            <w:r w:rsidRPr="000C74E6">
              <w:rPr>
                <w:rFonts w:eastAsia="Times New Roman"/>
                <w:sz w:val="18"/>
                <w:szCs w:val="18"/>
              </w:rPr>
              <w:t xml:space="preserve">12 ≥ </w:t>
            </w:r>
            <w:r w:rsidR="00E2698A" w:rsidRPr="000C74E6">
              <w:rPr>
                <w:rFonts w:eastAsia="Times New Roman"/>
                <w:sz w:val="18"/>
                <w:szCs w:val="18"/>
              </w:rPr>
              <w:t>C2-</w:t>
            </w:r>
            <w:r w:rsidRPr="000C74E6">
              <w:rPr>
                <w:rFonts w:eastAsia="Times New Roman"/>
                <w:sz w:val="18"/>
                <w:szCs w:val="18"/>
              </w:rPr>
              <w:t>12, then display result = System complies; else display result = system does not comply&gt;&gt;</w:t>
            </w:r>
          </w:p>
        </w:tc>
      </w:tr>
    </w:tbl>
    <w:p w14:paraId="78B54331" w14:textId="77777777" w:rsidR="00F55CCE" w:rsidRPr="000C74E6" w:rsidRDefault="00F55CCE" w:rsidP="003D13DA">
      <w:pPr>
        <w:rPr>
          <w:rFonts w:asciiTheme="minorHAnsi" w:hAnsiTheme="minorHAnsi" w:cstheme="minorHAnsi"/>
          <w:sz w:val="20"/>
          <w:szCs w:val="20"/>
        </w:rPr>
      </w:pPr>
    </w:p>
    <w:tbl>
      <w:tblPr>
        <w:tblW w:w="5005"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34"/>
        <w:gridCol w:w="4746"/>
        <w:gridCol w:w="4747"/>
      </w:tblGrid>
      <w:tr w:rsidR="00E36A79" w:rsidRPr="000C74E6" w14:paraId="16E468CB" w14:textId="77777777" w:rsidTr="00E36A79">
        <w:trPr>
          <w:cantSplit/>
          <w:trHeight w:val="144"/>
        </w:trPr>
        <w:tc>
          <w:tcPr>
            <w:tcW w:w="14631" w:type="dxa"/>
            <w:gridSpan w:val="3"/>
            <w:tcBorders>
              <w:top w:val="single" w:sz="4" w:space="0" w:color="auto"/>
              <w:left w:val="single" w:sz="4" w:space="0" w:color="auto"/>
              <w:bottom w:val="single" w:sz="4" w:space="0" w:color="auto"/>
              <w:right w:val="single" w:sz="4" w:space="0" w:color="auto"/>
            </w:tcBorders>
          </w:tcPr>
          <w:p w14:paraId="6FB6C010" w14:textId="3A768082" w:rsidR="00E36A79" w:rsidRPr="000C74E6" w:rsidRDefault="00E36A79" w:rsidP="00E36A7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0C74E6">
              <w:rPr>
                <w:rFonts w:asciiTheme="minorHAnsi" w:hAnsiTheme="minorHAnsi" w:cstheme="minorHAnsi"/>
                <w:b/>
                <w:sz w:val="20"/>
                <w:szCs w:val="20"/>
              </w:rPr>
              <w:t>D. Design HER Verified Water Heating Distribution Systems Information</w:t>
            </w:r>
          </w:p>
          <w:p w14:paraId="50F30A71" w14:textId="454CC2CA" w:rsidR="00CD63C3" w:rsidRPr="000C74E6" w:rsidRDefault="00015D7C" w:rsidP="00E36A7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0C74E6">
              <w:rPr>
                <w:sz w:val="18"/>
                <w:szCs w:val="18"/>
              </w:rPr>
              <w:t>&lt;&lt;Static Text - see the top&gt;&gt;</w:t>
            </w:r>
            <w:r w:rsidR="00CD63C3" w:rsidRPr="000C74E6">
              <w:rPr>
                <w:rFonts w:asciiTheme="minorHAnsi" w:hAnsiTheme="minorHAnsi" w:cstheme="minorHAnsi"/>
                <w:b/>
                <w:sz w:val="20"/>
                <w:szCs w:val="20"/>
              </w:rPr>
              <w:t>&lt;&lt;</w:t>
            </w:r>
            <w:r w:rsidR="00CD63C3" w:rsidRPr="000C74E6">
              <w:rPr>
                <w:rFonts w:asciiTheme="minorHAnsi" w:hAnsiTheme="minorHAnsi" w:cstheme="minorHAnsi"/>
                <w:sz w:val="20"/>
                <w:szCs w:val="20"/>
              </w:rPr>
              <w:t>If prescriptive compliance</w:t>
            </w:r>
            <w:r w:rsidR="00EA0E2B" w:rsidRPr="000C74E6">
              <w:rPr>
                <w:rFonts w:asciiTheme="minorHAnsi" w:hAnsiTheme="minorHAnsi" w:cstheme="minorHAnsi"/>
                <w:sz w:val="20"/>
                <w:szCs w:val="20"/>
              </w:rPr>
              <w:t>,</w:t>
            </w:r>
            <w:r w:rsidR="00CD63C3" w:rsidRPr="000C74E6">
              <w:rPr>
                <w:rFonts w:asciiTheme="minorHAnsi" w:hAnsiTheme="minorHAnsi" w:cstheme="minorHAnsi"/>
                <w:sz w:val="20"/>
                <w:szCs w:val="20"/>
              </w:rPr>
              <w:t xml:space="preserve"> </w:t>
            </w:r>
            <w:r w:rsidR="00EA0E2B" w:rsidRPr="000C74E6">
              <w:rPr>
                <w:sz w:val="20"/>
                <w:szCs w:val="20"/>
              </w:rPr>
              <w:t>then display the "section does not apply" message; else display this entire</w:t>
            </w:r>
            <w:r w:rsidR="00EA0E2B" w:rsidRPr="000C74E6">
              <w:rPr>
                <w:rFonts w:asciiTheme="minorHAnsi" w:hAnsiTheme="minorHAnsi" w:cstheme="minorHAnsi"/>
                <w:sz w:val="20"/>
                <w:szCs w:val="20"/>
              </w:rPr>
              <w:t xml:space="preserve"> table</w:t>
            </w:r>
            <w:r w:rsidR="00EA0E2B" w:rsidRPr="000C74E6" w:rsidDel="00EA0E2B">
              <w:rPr>
                <w:rFonts w:asciiTheme="minorHAnsi" w:hAnsiTheme="minorHAnsi" w:cstheme="minorHAnsi"/>
                <w:sz w:val="20"/>
                <w:szCs w:val="20"/>
              </w:rPr>
              <w:t xml:space="preserve"> </w:t>
            </w:r>
            <w:r w:rsidR="00CD63C3" w:rsidRPr="000C74E6">
              <w:rPr>
                <w:rFonts w:asciiTheme="minorHAnsi" w:hAnsiTheme="minorHAnsi" w:cstheme="minorHAnsi"/>
                <w:sz w:val="20"/>
                <w:szCs w:val="20"/>
              </w:rPr>
              <w:t>&gt;&gt;</w:t>
            </w:r>
          </w:p>
        </w:tc>
      </w:tr>
      <w:tr w:rsidR="00E36A79" w:rsidRPr="000C74E6" w14:paraId="2CB9C082" w14:textId="77777777" w:rsidTr="00E36A79">
        <w:trPr>
          <w:cantSplit/>
          <w:trHeight w:val="144"/>
        </w:trPr>
        <w:tc>
          <w:tcPr>
            <w:tcW w:w="1987" w:type="dxa"/>
            <w:tcBorders>
              <w:top w:val="single" w:sz="4" w:space="0" w:color="auto"/>
              <w:left w:val="single" w:sz="4" w:space="0" w:color="auto"/>
              <w:bottom w:val="single" w:sz="4" w:space="0" w:color="auto"/>
              <w:right w:val="single" w:sz="4" w:space="0" w:color="auto"/>
            </w:tcBorders>
            <w:vAlign w:val="center"/>
          </w:tcPr>
          <w:p w14:paraId="5395021F"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01</w:t>
            </w:r>
          </w:p>
        </w:tc>
        <w:tc>
          <w:tcPr>
            <w:tcW w:w="6321" w:type="dxa"/>
            <w:tcBorders>
              <w:top w:val="single" w:sz="4" w:space="0" w:color="auto"/>
              <w:left w:val="single" w:sz="4" w:space="0" w:color="auto"/>
              <w:bottom w:val="single" w:sz="4" w:space="0" w:color="auto"/>
              <w:right w:val="single" w:sz="4" w:space="0" w:color="auto"/>
            </w:tcBorders>
            <w:vAlign w:val="center"/>
          </w:tcPr>
          <w:p w14:paraId="167F38F4"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02</w:t>
            </w:r>
          </w:p>
        </w:tc>
        <w:tc>
          <w:tcPr>
            <w:tcW w:w="6323" w:type="dxa"/>
            <w:tcBorders>
              <w:top w:val="single" w:sz="4" w:space="0" w:color="auto"/>
              <w:left w:val="single" w:sz="4" w:space="0" w:color="auto"/>
              <w:bottom w:val="single" w:sz="4" w:space="0" w:color="auto"/>
              <w:right w:val="single" w:sz="4" w:space="0" w:color="auto"/>
            </w:tcBorders>
            <w:vAlign w:val="center"/>
          </w:tcPr>
          <w:p w14:paraId="29B8AC61"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03</w:t>
            </w:r>
          </w:p>
        </w:tc>
      </w:tr>
      <w:tr w:rsidR="00E36A79" w:rsidRPr="000C74E6" w14:paraId="3ED82262" w14:textId="77777777" w:rsidTr="00E36A79">
        <w:trPr>
          <w:cantSplit/>
          <w:trHeight w:val="144"/>
        </w:trPr>
        <w:tc>
          <w:tcPr>
            <w:tcW w:w="1987" w:type="dxa"/>
            <w:tcBorders>
              <w:top w:val="single" w:sz="4" w:space="0" w:color="auto"/>
              <w:left w:val="single" w:sz="4" w:space="0" w:color="auto"/>
              <w:bottom w:val="single" w:sz="4" w:space="0" w:color="auto"/>
              <w:right w:val="single" w:sz="4" w:space="0" w:color="auto"/>
            </w:tcBorders>
            <w:vAlign w:val="bottom"/>
          </w:tcPr>
          <w:p w14:paraId="6D1B08B3"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Water Heating System ID or Name</w:t>
            </w:r>
          </w:p>
        </w:tc>
        <w:tc>
          <w:tcPr>
            <w:tcW w:w="6321" w:type="dxa"/>
            <w:tcBorders>
              <w:top w:val="single" w:sz="4" w:space="0" w:color="auto"/>
              <w:left w:val="single" w:sz="4" w:space="0" w:color="auto"/>
              <w:bottom w:val="single" w:sz="4" w:space="0" w:color="auto"/>
              <w:right w:val="single" w:sz="4" w:space="0" w:color="auto"/>
            </w:tcBorders>
            <w:vAlign w:val="bottom"/>
          </w:tcPr>
          <w:p w14:paraId="4129B430"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Central DHW System </w:t>
            </w:r>
          </w:p>
          <w:p w14:paraId="77F26455"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Distribution Type</w:t>
            </w:r>
          </w:p>
        </w:tc>
        <w:tc>
          <w:tcPr>
            <w:tcW w:w="6323" w:type="dxa"/>
            <w:tcBorders>
              <w:top w:val="single" w:sz="4" w:space="0" w:color="auto"/>
              <w:left w:val="single" w:sz="4" w:space="0" w:color="auto"/>
              <w:bottom w:val="single" w:sz="4" w:space="0" w:color="auto"/>
              <w:right w:val="single" w:sz="4" w:space="0" w:color="auto"/>
            </w:tcBorders>
            <w:vAlign w:val="bottom"/>
          </w:tcPr>
          <w:p w14:paraId="29001B59"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Dwelling Unit DHW System</w:t>
            </w:r>
          </w:p>
          <w:p w14:paraId="0425F296"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Distribution Type</w:t>
            </w:r>
          </w:p>
        </w:tc>
      </w:tr>
      <w:tr w:rsidR="00CD63C3" w:rsidRPr="000C74E6" w14:paraId="3B1EB352" w14:textId="77777777" w:rsidTr="00E36A79">
        <w:trPr>
          <w:cantSplit/>
          <w:trHeight w:val="144"/>
        </w:trPr>
        <w:tc>
          <w:tcPr>
            <w:tcW w:w="1987" w:type="dxa"/>
            <w:tcBorders>
              <w:top w:val="single" w:sz="4" w:space="0" w:color="auto"/>
              <w:left w:val="single" w:sz="4" w:space="0" w:color="auto"/>
              <w:bottom w:val="single" w:sz="4" w:space="0" w:color="auto"/>
              <w:right w:val="single" w:sz="4" w:space="0" w:color="auto"/>
            </w:tcBorders>
            <w:vAlign w:val="center"/>
          </w:tcPr>
          <w:p w14:paraId="04ABE4CB" w14:textId="2CD99DA5" w:rsidR="00CD63C3" w:rsidRPr="000C74E6" w:rsidRDefault="00CD63C3" w:rsidP="00CD63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&lt;&lt;reference values from </w:t>
            </w:r>
            <w:r w:rsidR="008852D7" w:rsidRPr="000C74E6">
              <w:rPr>
                <w:rFonts w:asciiTheme="minorHAnsi" w:eastAsia="Times New Roman" w:hAnsiTheme="minorHAnsi" w:cstheme="minorHAnsi"/>
                <w:sz w:val="20"/>
                <w:szCs w:val="20"/>
              </w:rPr>
              <w:t>LMCC</w:t>
            </w:r>
            <w:r w:rsidRPr="000C74E6">
              <w:rPr>
                <w:rFonts w:asciiTheme="minorHAnsi" w:eastAsia="Times New Roman" w:hAnsiTheme="minorHAnsi" w:cstheme="minorHAnsi"/>
                <w:sz w:val="20"/>
                <w:szCs w:val="20"/>
              </w:rPr>
              <w:t xml:space="preserve"> (see rule in header)&gt;&gt;</w:t>
            </w:r>
          </w:p>
        </w:tc>
        <w:tc>
          <w:tcPr>
            <w:tcW w:w="6321" w:type="dxa"/>
            <w:tcBorders>
              <w:top w:val="single" w:sz="4" w:space="0" w:color="auto"/>
              <w:left w:val="single" w:sz="4" w:space="0" w:color="auto"/>
              <w:bottom w:val="single" w:sz="4" w:space="0" w:color="auto"/>
              <w:right w:val="single" w:sz="4" w:space="0" w:color="auto"/>
            </w:tcBorders>
            <w:vAlign w:val="center"/>
          </w:tcPr>
          <w:p w14:paraId="265A8EA1" w14:textId="338189C0" w:rsidR="00CD63C3" w:rsidRPr="000C74E6" w:rsidRDefault="00CD63C3" w:rsidP="00CD63C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&lt;&lt;</w:t>
            </w:r>
            <w:r w:rsidR="00EA0E2B" w:rsidRPr="000C74E6" w:rsidDel="00EA0E2B">
              <w:rPr>
                <w:rFonts w:asciiTheme="minorHAnsi" w:eastAsia="Times New Roman" w:hAnsiTheme="minorHAnsi" w:cstheme="minorHAnsi"/>
                <w:sz w:val="20"/>
                <w:szCs w:val="20"/>
              </w:rPr>
              <w:t xml:space="preserve"> </w:t>
            </w:r>
            <w:r w:rsidR="00EA0E2B" w:rsidRPr="000C74E6">
              <w:rPr>
                <w:rFonts w:asciiTheme="minorHAnsi" w:eastAsia="Times New Roman" w:hAnsiTheme="minorHAnsi" w:cstheme="minorHAnsi"/>
                <w:sz w:val="20"/>
                <w:szCs w:val="20"/>
              </w:rPr>
              <w:t>R</w:t>
            </w:r>
            <w:r w:rsidRPr="000C74E6">
              <w:rPr>
                <w:rFonts w:asciiTheme="minorHAnsi" w:eastAsia="Times New Roman" w:hAnsiTheme="minorHAnsi" w:cstheme="minorHAnsi"/>
                <w:sz w:val="20"/>
                <w:szCs w:val="20"/>
              </w:rPr>
              <w:t xml:space="preserve">eference values from </w:t>
            </w:r>
            <w:r w:rsidR="008852D7" w:rsidRPr="000C74E6">
              <w:rPr>
                <w:rFonts w:asciiTheme="minorHAnsi" w:eastAsia="Times New Roman" w:hAnsiTheme="minorHAnsi" w:cstheme="minorHAnsi"/>
                <w:sz w:val="20"/>
                <w:szCs w:val="20"/>
              </w:rPr>
              <w:t>LMCC</w:t>
            </w:r>
            <w:r w:rsidRPr="000C74E6">
              <w:rPr>
                <w:rFonts w:asciiTheme="minorHAnsi" w:eastAsia="Times New Roman" w:hAnsiTheme="minorHAnsi" w:cstheme="minorHAnsi"/>
                <w:sz w:val="20"/>
                <w:szCs w:val="20"/>
              </w:rPr>
              <w:t>-PRF-01.  Allowed values are</w:t>
            </w:r>
          </w:p>
          <w:p w14:paraId="7B1E6F48" w14:textId="0B8E572E" w:rsidR="00CD63C3" w:rsidRPr="000C74E6" w:rsidRDefault="00CD63C3" w:rsidP="00CD63C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Multi-family:</w:t>
            </w:r>
            <w:r w:rsidR="000755BE" w:rsidRPr="000C74E6">
              <w:rPr>
                <w:rFonts w:asciiTheme="minorHAnsi" w:eastAsia="Times New Roman" w:hAnsiTheme="minorHAnsi" w:cstheme="minorHAnsi"/>
                <w:sz w:val="20"/>
                <w:szCs w:val="20"/>
              </w:rPr>
              <w:t xml:space="preserve"> </w:t>
            </w:r>
            <w:r w:rsidR="004E7DF7" w:rsidRPr="000C74E6">
              <w:rPr>
                <w:rFonts w:asciiTheme="minorHAnsi" w:eastAsia="Times New Roman" w:hAnsiTheme="minorHAnsi" w:cstheme="minorHAnsi"/>
                <w:sz w:val="20"/>
                <w:szCs w:val="20"/>
              </w:rPr>
              <w:t>Recirculation</w:t>
            </w:r>
            <w:r w:rsidRPr="000C74E6">
              <w:rPr>
                <w:rFonts w:asciiTheme="minorHAnsi" w:eastAsia="Times New Roman" w:hAnsiTheme="minorHAnsi" w:cstheme="minorHAnsi"/>
                <w:sz w:val="20"/>
                <w:szCs w:val="20"/>
              </w:rPr>
              <w:t>;</w:t>
            </w:r>
          </w:p>
          <w:p w14:paraId="7CF71BC9" w14:textId="105344D6" w:rsidR="00CD63C3" w:rsidRPr="000C74E6" w:rsidRDefault="00CD63C3" w:rsidP="00871554">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 Multi-family: </w:t>
            </w:r>
            <w:r w:rsidR="000755BE" w:rsidRPr="000C74E6">
              <w:rPr>
                <w:rFonts w:asciiTheme="minorHAnsi" w:eastAsia="Times New Roman" w:hAnsiTheme="minorHAnsi" w:cstheme="minorHAnsi"/>
                <w:sz w:val="20"/>
                <w:szCs w:val="20"/>
              </w:rPr>
              <w:t>Non-recirculation</w:t>
            </w:r>
            <w:r w:rsidRPr="000C74E6">
              <w:rPr>
                <w:rFonts w:asciiTheme="minorHAnsi" w:eastAsia="Times New Roman" w:hAnsiTheme="minorHAnsi" w:cstheme="minorHAnsi"/>
                <w:sz w:val="20"/>
                <w:szCs w:val="20"/>
              </w:rPr>
              <w:t>&gt;&gt;</w:t>
            </w:r>
          </w:p>
        </w:tc>
        <w:tc>
          <w:tcPr>
            <w:tcW w:w="6323" w:type="dxa"/>
            <w:tcBorders>
              <w:top w:val="single" w:sz="4" w:space="0" w:color="auto"/>
              <w:left w:val="single" w:sz="4" w:space="0" w:color="auto"/>
              <w:bottom w:val="single" w:sz="4" w:space="0" w:color="auto"/>
              <w:right w:val="single" w:sz="4" w:space="0" w:color="auto"/>
            </w:tcBorders>
            <w:vAlign w:val="center"/>
          </w:tcPr>
          <w:p w14:paraId="5AAF1193" w14:textId="658478C4" w:rsidR="00CD63C3" w:rsidRPr="000C74E6" w:rsidRDefault="00CD63C3" w:rsidP="00CD63C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&lt;&lt; </w:t>
            </w:r>
            <w:r w:rsidR="00EA0E2B" w:rsidRPr="000C74E6">
              <w:rPr>
                <w:rFonts w:asciiTheme="minorHAnsi" w:eastAsia="Times New Roman" w:hAnsiTheme="minorHAnsi" w:cstheme="minorHAnsi"/>
                <w:sz w:val="20"/>
                <w:szCs w:val="20"/>
              </w:rPr>
              <w:t>R</w:t>
            </w:r>
            <w:r w:rsidRPr="000C74E6">
              <w:rPr>
                <w:rFonts w:asciiTheme="minorHAnsi" w:eastAsia="Times New Roman" w:hAnsiTheme="minorHAnsi" w:cstheme="minorHAnsi"/>
                <w:sz w:val="20"/>
                <w:szCs w:val="20"/>
              </w:rPr>
              <w:t xml:space="preserve">eference values from </w:t>
            </w:r>
            <w:r w:rsidR="008852D7" w:rsidRPr="000C74E6">
              <w:rPr>
                <w:rFonts w:asciiTheme="minorHAnsi" w:eastAsia="Times New Roman" w:hAnsiTheme="minorHAnsi" w:cstheme="minorHAnsi"/>
                <w:sz w:val="20"/>
                <w:szCs w:val="20"/>
              </w:rPr>
              <w:t>LMCC</w:t>
            </w:r>
            <w:r w:rsidRPr="000C74E6">
              <w:rPr>
                <w:rFonts w:asciiTheme="minorHAnsi" w:eastAsia="Times New Roman" w:hAnsiTheme="minorHAnsi" w:cstheme="minorHAnsi"/>
                <w:sz w:val="20"/>
                <w:szCs w:val="20"/>
              </w:rPr>
              <w:t xml:space="preserve">-PRF-01 </w:t>
            </w:r>
          </w:p>
          <w:p w14:paraId="09422267" w14:textId="77777777" w:rsidR="00CD63C3" w:rsidRPr="000C74E6" w:rsidRDefault="00CD63C3" w:rsidP="00CD63C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Allowed values are</w:t>
            </w:r>
          </w:p>
          <w:p w14:paraId="08DD32C7" w14:textId="77777777" w:rsidR="00EA0E2B" w:rsidRPr="000C74E6" w:rsidRDefault="00CD63C3" w:rsidP="00EA0E2B">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*Standard Distribution System</w:t>
            </w:r>
          </w:p>
          <w:p w14:paraId="0D957E65" w14:textId="1319E3EB" w:rsidR="00CD63C3" w:rsidRPr="000C74E6" w:rsidRDefault="00EA0E2B" w:rsidP="00EA0E2B">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*HERS-Verified Pipe Insulation</w:t>
            </w:r>
            <w:r w:rsidR="00CD63C3" w:rsidRPr="000C74E6">
              <w:rPr>
                <w:rFonts w:asciiTheme="minorHAnsi" w:eastAsia="Times New Roman" w:hAnsiTheme="minorHAnsi" w:cstheme="minorHAnsi"/>
                <w:sz w:val="20"/>
                <w:szCs w:val="20"/>
              </w:rPr>
              <w:t xml:space="preserve"> &gt;&gt;</w:t>
            </w:r>
          </w:p>
        </w:tc>
      </w:tr>
      <w:tr w:rsidR="00E36A79" w:rsidRPr="000C74E6" w14:paraId="582B0FD2" w14:textId="77777777" w:rsidTr="00E36A79">
        <w:trPr>
          <w:cantSplit/>
          <w:trHeight w:val="144"/>
        </w:trPr>
        <w:tc>
          <w:tcPr>
            <w:tcW w:w="1987" w:type="dxa"/>
            <w:tcBorders>
              <w:top w:val="single" w:sz="4" w:space="0" w:color="auto"/>
              <w:left w:val="single" w:sz="4" w:space="0" w:color="auto"/>
              <w:bottom w:val="single" w:sz="4" w:space="0" w:color="auto"/>
              <w:right w:val="single" w:sz="4" w:space="0" w:color="auto"/>
            </w:tcBorders>
            <w:vAlign w:val="center"/>
          </w:tcPr>
          <w:p w14:paraId="23D22755"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321" w:type="dxa"/>
            <w:tcBorders>
              <w:top w:val="single" w:sz="4" w:space="0" w:color="auto"/>
              <w:left w:val="single" w:sz="4" w:space="0" w:color="auto"/>
              <w:bottom w:val="single" w:sz="4" w:space="0" w:color="auto"/>
              <w:right w:val="single" w:sz="4" w:space="0" w:color="auto"/>
            </w:tcBorders>
            <w:vAlign w:val="center"/>
          </w:tcPr>
          <w:p w14:paraId="503BB9DA"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323" w:type="dxa"/>
            <w:tcBorders>
              <w:top w:val="single" w:sz="4" w:space="0" w:color="auto"/>
              <w:left w:val="single" w:sz="4" w:space="0" w:color="auto"/>
              <w:bottom w:val="single" w:sz="4" w:space="0" w:color="auto"/>
              <w:right w:val="single" w:sz="4" w:space="0" w:color="auto"/>
            </w:tcBorders>
            <w:vAlign w:val="center"/>
          </w:tcPr>
          <w:p w14:paraId="1E55AF19"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6FC1582B" w14:textId="77777777" w:rsidR="003D13DA" w:rsidRPr="000C74E6" w:rsidRDefault="003D13DA" w:rsidP="003D13D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20"/>
          <w:szCs w:val="20"/>
        </w:rPr>
      </w:pPr>
    </w:p>
    <w:tbl>
      <w:tblPr>
        <w:tblW w:w="5005"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34"/>
        <w:gridCol w:w="4746"/>
        <w:gridCol w:w="4747"/>
      </w:tblGrid>
      <w:tr w:rsidR="003D13DA" w:rsidRPr="000C74E6" w14:paraId="01A14CD0" w14:textId="77777777" w:rsidTr="00CD63C3">
        <w:trPr>
          <w:cantSplit/>
          <w:trHeight w:val="144"/>
        </w:trPr>
        <w:tc>
          <w:tcPr>
            <w:tcW w:w="14631" w:type="dxa"/>
            <w:gridSpan w:val="3"/>
            <w:tcBorders>
              <w:top w:val="single" w:sz="4" w:space="0" w:color="auto"/>
              <w:left w:val="single" w:sz="4" w:space="0" w:color="auto"/>
              <w:bottom w:val="single" w:sz="4" w:space="0" w:color="auto"/>
              <w:right w:val="single" w:sz="4" w:space="0" w:color="auto"/>
            </w:tcBorders>
          </w:tcPr>
          <w:p w14:paraId="676054FE" w14:textId="7C1DBC51" w:rsidR="003D13DA" w:rsidRPr="000C74E6" w:rsidRDefault="00E36A79" w:rsidP="00E36A7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0C74E6">
              <w:rPr>
                <w:rFonts w:asciiTheme="minorHAnsi" w:hAnsiTheme="minorHAnsi" w:cstheme="minorHAnsi"/>
                <w:b/>
                <w:sz w:val="20"/>
                <w:szCs w:val="20"/>
              </w:rPr>
              <w:lastRenderedPageBreak/>
              <w:t>E</w:t>
            </w:r>
            <w:r w:rsidR="003D13DA" w:rsidRPr="000C74E6">
              <w:rPr>
                <w:rFonts w:asciiTheme="minorHAnsi" w:hAnsiTheme="minorHAnsi" w:cstheme="minorHAnsi"/>
                <w:b/>
                <w:sz w:val="20"/>
                <w:szCs w:val="20"/>
              </w:rPr>
              <w:t xml:space="preserve">. </w:t>
            </w:r>
            <w:r w:rsidRPr="000C74E6">
              <w:rPr>
                <w:rFonts w:asciiTheme="minorHAnsi" w:hAnsiTheme="minorHAnsi" w:cstheme="minorHAnsi"/>
                <w:b/>
                <w:sz w:val="20"/>
                <w:szCs w:val="20"/>
              </w:rPr>
              <w:t>Installed</w:t>
            </w:r>
            <w:r w:rsidR="003D13DA" w:rsidRPr="000C74E6">
              <w:rPr>
                <w:rFonts w:asciiTheme="minorHAnsi" w:hAnsiTheme="minorHAnsi" w:cstheme="minorHAnsi"/>
                <w:b/>
                <w:sz w:val="20"/>
                <w:szCs w:val="20"/>
              </w:rPr>
              <w:t xml:space="preserve"> HERS Verified Water Heating Distribution Systems Information</w:t>
            </w:r>
          </w:p>
          <w:p w14:paraId="75A97959" w14:textId="297BC134" w:rsidR="003D13DA" w:rsidRPr="000C74E6" w:rsidRDefault="00015D7C" w:rsidP="00E36A7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0C74E6">
              <w:rPr>
                <w:sz w:val="18"/>
                <w:szCs w:val="18"/>
              </w:rPr>
              <w:t>&lt;&lt;Static Text - see the top&gt;&gt;</w:t>
            </w:r>
          </w:p>
        </w:tc>
      </w:tr>
      <w:tr w:rsidR="003D13DA" w:rsidRPr="000C74E6" w14:paraId="5A6EA1F7" w14:textId="77777777" w:rsidTr="00CD63C3">
        <w:trPr>
          <w:cantSplit/>
          <w:trHeight w:val="144"/>
        </w:trPr>
        <w:tc>
          <w:tcPr>
            <w:tcW w:w="1987" w:type="dxa"/>
            <w:tcBorders>
              <w:top w:val="single" w:sz="4" w:space="0" w:color="auto"/>
              <w:left w:val="single" w:sz="4" w:space="0" w:color="auto"/>
              <w:bottom w:val="single" w:sz="4" w:space="0" w:color="auto"/>
              <w:right w:val="single" w:sz="4" w:space="0" w:color="auto"/>
            </w:tcBorders>
            <w:vAlign w:val="center"/>
          </w:tcPr>
          <w:p w14:paraId="240C763F" w14:textId="77777777" w:rsidR="003D13DA" w:rsidRPr="000C74E6"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01</w:t>
            </w:r>
          </w:p>
        </w:tc>
        <w:tc>
          <w:tcPr>
            <w:tcW w:w="6321" w:type="dxa"/>
            <w:tcBorders>
              <w:top w:val="single" w:sz="4" w:space="0" w:color="auto"/>
              <w:left w:val="single" w:sz="4" w:space="0" w:color="auto"/>
              <w:bottom w:val="single" w:sz="4" w:space="0" w:color="auto"/>
              <w:right w:val="single" w:sz="4" w:space="0" w:color="auto"/>
            </w:tcBorders>
            <w:vAlign w:val="center"/>
          </w:tcPr>
          <w:p w14:paraId="0D210896" w14:textId="77777777" w:rsidR="003D13DA" w:rsidRPr="000C74E6"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02</w:t>
            </w:r>
          </w:p>
        </w:tc>
        <w:tc>
          <w:tcPr>
            <w:tcW w:w="6323" w:type="dxa"/>
            <w:tcBorders>
              <w:top w:val="single" w:sz="4" w:space="0" w:color="auto"/>
              <w:left w:val="single" w:sz="4" w:space="0" w:color="auto"/>
              <w:bottom w:val="single" w:sz="4" w:space="0" w:color="auto"/>
              <w:right w:val="single" w:sz="4" w:space="0" w:color="auto"/>
            </w:tcBorders>
            <w:vAlign w:val="center"/>
          </w:tcPr>
          <w:p w14:paraId="47531C39" w14:textId="77777777" w:rsidR="003D13DA" w:rsidRPr="000C74E6"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03</w:t>
            </w:r>
          </w:p>
        </w:tc>
      </w:tr>
      <w:tr w:rsidR="003D13DA" w:rsidRPr="000C74E6" w14:paraId="22F24861" w14:textId="77777777" w:rsidTr="00CD63C3">
        <w:trPr>
          <w:cantSplit/>
          <w:trHeight w:val="144"/>
        </w:trPr>
        <w:tc>
          <w:tcPr>
            <w:tcW w:w="1987" w:type="dxa"/>
            <w:tcBorders>
              <w:top w:val="single" w:sz="4" w:space="0" w:color="auto"/>
              <w:left w:val="single" w:sz="4" w:space="0" w:color="auto"/>
              <w:bottom w:val="single" w:sz="4" w:space="0" w:color="auto"/>
              <w:right w:val="single" w:sz="4" w:space="0" w:color="auto"/>
            </w:tcBorders>
            <w:vAlign w:val="bottom"/>
          </w:tcPr>
          <w:p w14:paraId="61486E6C" w14:textId="77777777" w:rsidR="003D13DA" w:rsidRPr="000C74E6"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Water Heating System ID or Name</w:t>
            </w:r>
          </w:p>
        </w:tc>
        <w:tc>
          <w:tcPr>
            <w:tcW w:w="6321" w:type="dxa"/>
            <w:tcBorders>
              <w:top w:val="single" w:sz="4" w:space="0" w:color="auto"/>
              <w:left w:val="single" w:sz="4" w:space="0" w:color="auto"/>
              <w:bottom w:val="single" w:sz="4" w:space="0" w:color="auto"/>
              <w:right w:val="single" w:sz="4" w:space="0" w:color="auto"/>
            </w:tcBorders>
            <w:vAlign w:val="bottom"/>
          </w:tcPr>
          <w:p w14:paraId="32C12271" w14:textId="77777777" w:rsidR="003D13DA" w:rsidRPr="000C74E6"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Central DHW System </w:t>
            </w:r>
          </w:p>
          <w:p w14:paraId="36531089" w14:textId="77777777" w:rsidR="003D13DA" w:rsidRPr="000C74E6"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Distribution Type</w:t>
            </w:r>
          </w:p>
        </w:tc>
        <w:tc>
          <w:tcPr>
            <w:tcW w:w="6323" w:type="dxa"/>
            <w:tcBorders>
              <w:top w:val="single" w:sz="4" w:space="0" w:color="auto"/>
              <w:left w:val="single" w:sz="4" w:space="0" w:color="auto"/>
              <w:bottom w:val="single" w:sz="4" w:space="0" w:color="auto"/>
              <w:right w:val="single" w:sz="4" w:space="0" w:color="auto"/>
            </w:tcBorders>
            <w:vAlign w:val="bottom"/>
          </w:tcPr>
          <w:p w14:paraId="2BAE1630" w14:textId="77777777" w:rsidR="003D13DA" w:rsidRPr="000C74E6"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Dwelling Unit DHW System</w:t>
            </w:r>
          </w:p>
          <w:p w14:paraId="5095EEAD" w14:textId="77777777" w:rsidR="003D13DA" w:rsidRPr="000C74E6"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Distribution Type</w:t>
            </w:r>
          </w:p>
        </w:tc>
      </w:tr>
      <w:tr w:rsidR="00CD63C3" w:rsidRPr="000C74E6" w14:paraId="4D0EC8C5" w14:textId="77777777" w:rsidTr="00CD63C3">
        <w:trPr>
          <w:cantSplit/>
          <w:trHeight w:val="144"/>
        </w:trPr>
        <w:tc>
          <w:tcPr>
            <w:tcW w:w="1987" w:type="dxa"/>
            <w:tcBorders>
              <w:top w:val="single" w:sz="4" w:space="0" w:color="auto"/>
              <w:left w:val="single" w:sz="4" w:space="0" w:color="auto"/>
              <w:bottom w:val="single" w:sz="4" w:space="0" w:color="auto"/>
              <w:right w:val="single" w:sz="4" w:space="0" w:color="auto"/>
            </w:tcBorders>
            <w:vAlign w:val="center"/>
          </w:tcPr>
          <w:p w14:paraId="43CF696F" w14:textId="51566969" w:rsidR="00CD63C3" w:rsidRPr="000C74E6" w:rsidRDefault="00CD63C3" w:rsidP="00CD63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&lt;&lt;reference values from </w:t>
            </w:r>
            <w:r w:rsidR="0023422B" w:rsidRPr="000C74E6">
              <w:rPr>
                <w:rFonts w:asciiTheme="minorHAnsi" w:eastAsia="Times New Roman" w:hAnsiTheme="minorHAnsi" w:cstheme="minorHAnsi"/>
                <w:sz w:val="20"/>
                <w:szCs w:val="20"/>
              </w:rPr>
              <w:t>D01</w:t>
            </w:r>
            <w:r w:rsidRPr="000C74E6">
              <w:rPr>
                <w:rFonts w:asciiTheme="minorHAnsi" w:eastAsia="Times New Roman" w:hAnsiTheme="minorHAnsi" w:cstheme="minorHAnsi"/>
                <w:sz w:val="20"/>
                <w:szCs w:val="20"/>
              </w:rPr>
              <w:t>&gt;&gt;</w:t>
            </w:r>
          </w:p>
        </w:tc>
        <w:tc>
          <w:tcPr>
            <w:tcW w:w="6321" w:type="dxa"/>
            <w:tcBorders>
              <w:top w:val="single" w:sz="4" w:space="0" w:color="auto"/>
              <w:left w:val="single" w:sz="4" w:space="0" w:color="auto"/>
              <w:bottom w:val="single" w:sz="4" w:space="0" w:color="auto"/>
              <w:right w:val="single" w:sz="4" w:space="0" w:color="auto"/>
            </w:tcBorders>
            <w:vAlign w:val="center"/>
          </w:tcPr>
          <w:p w14:paraId="438697DC" w14:textId="34FB8598" w:rsidR="00CD63C3" w:rsidRPr="000C74E6" w:rsidRDefault="00CD63C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&lt;&lt; </w:t>
            </w:r>
            <w:r w:rsidR="00EA0E2B" w:rsidRPr="000C74E6">
              <w:rPr>
                <w:rFonts w:asciiTheme="minorHAnsi" w:eastAsia="Times New Roman" w:hAnsiTheme="minorHAnsi" w:cstheme="minorHAnsi"/>
                <w:sz w:val="20"/>
                <w:szCs w:val="20"/>
              </w:rPr>
              <w:t xml:space="preserve">Reference value from </w:t>
            </w:r>
            <w:r w:rsidR="000F4D5C" w:rsidRPr="000C74E6">
              <w:rPr>
                <w:rFonts w:asciiTheme="minorHAnsi" w:eastAsia="Times New Roman" w:hAnsiTheme="minorHAnsi" w:cstheme="minorHAnsi"/>
                <w:sz w:val="20"/>
                <w:szCs w:val="20"/>
              </w:rPr>
              <w:t>D02</w:t>
            </w:r>
            <w:r w:rsidRPr="000C74E6">
              <w:rPr>
                <w:rFonts w:asciiTheme="minorHAnsi" w:eastAsia="Times New Roman" w:hAnsiTheme="minorHAnsi" w:cstheme="minorHAnsi"/>
                <w:sz w:val="20"/>
                <w:szCs w:val="20"/>
              </w:rPr>
              <w:t>&gt;&gt;</w:t>
            </w:r>
          </w:p>
        </w:tc>
        <w:tc>
          <w:tcPr>
            <w:tcW w:w="6323" w:type="dxa"/>
            <w:tcBorders>
              <w:top w:val="single" w:sz="4" w:space="0" w:color="auto"/>
              <w:left w:val="single" w:sz="4" w:space="0" w:color="auto"/>
              <w:bottom w:val="single" w:sz="4" w:space="0" w:color="auto"/>
              <w:right w:val="single" w:sz="4" w:space="0" w:color="auto"/>
            </w:tcBorders>
            <w:vAlign w:val="center"/>
          </w:tcPr>
          <w:p w14:paraId="12A48854" w14:textId="46EEF6FC" w:rsidR="00CD63C3" w:rsidRPr="000C74E6" w:rsidRDefault="00CD63C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&lt;&lt; </w:t>
            </w:r>
            <w:r w:rsidR="00EA0E2B" w:rsidRPr="000C74E6">
              <w:rPr>
                <w:rFonts w:asciiTheme="minorHAnsi" w:eastAsia="Times New Roman" w:hAnsiTheme="minorHAnsi" w:cstheme="minorHAnsi"/>
                <w:sz w:val="20"/>
                <w:szCs w:val="20"/>
              </w:rPr>
              <w:t xml:space="preserve">Reference value from </w:t>
            </w:r>
            <w:r w:rsidR="000F4D5C" w:rsidRPr="000C74E6">
              <w:rPr>
                <w:rFonts w:asciiTheme="minorHAnsi" w:eastAsia="Times New Roman" w:hAnsiTheme="minorHAnsi" w:cstheme="minorHAnsi"/>
                <w:sz w:val="20"/>
                <w:szCs w:val="20"/>
              </w:rPr>
              <w:t>D0</w:t>
            </w:r>
            <w:r w:rsidR="0023422B" w:rsidRPr="000C74E6">
              <w:rPr>
                <w:rFonts w:asciiTheme="minorHAnsi" w:eastAsia="Times New Roman" w:hAnsiTheme="minorHAnsi" w:cstheme="minorHAnsi"/>
                <w:sz w:val="20"/>
                <w:szCs w:val="20"/>
              </w:rPr>
              <w:t>3</w:t>
            </w:r>
            <w:r w:rsidRPr="000C74E6">
              <w:rPr>
                <w:rFonts w:asciiTheme="minorHAnsi" w:eastAsia="Times New Roman" w:hAnsiTheme="minorHAnsi" w:cstheme="minorHAnsi"/>
                <w:sz w:val="20"/>
                <w:szCs w:val="20"/>
              </w:rPr>
              <w:t>&gt;&gt;</w:t>
            </w:r>
          </w:p>
        </w:tc>
      </w:tr>
      <w:tr w:rsidR="003D13DA" w:rsidRPr="000C74E6" w14:paraId="60B0913D" w14:textId="77777777" w:rsidTr="00CD63C3">
        <w:trPr>
          <w:cantSplit/>
          <w:trHeight w:val="144"/>
        </w:trPr>
        <w:tc>
          <w:tcPr>
            <w:tcW w:w="1987" w:type="dxa"/>
            <w:tcBorders>
              <w:top w:val="single" w:sz="4" w:space="0" w:color="auto"/>
              <w:left w:val="single" w:sz="4" w:space="0" w:color="auto"/>
              <w:bottom w:val="single" w:sz="4" w:space="0" w:color="auto"/>
              <w:right w:val="single" w:sz="4" w:space="0" w:color="auto"/>
            </w:tcBorders>
            <w:vAlign w:val="center"/>
          </w:tcPr>
          <w:p w14:paraId="4B3907A1" w14:textId="77777777" w:rsidR="003D13DA" w:rsidRPr="000C74E6"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321" w:type="dxa"/>
            <w:tcBorders>
              <w:top w:val="single" w:sz="4" w:space="0" w:color="auto"/>
              <w:left w:val="single" w:sz="4" w:space="0" w:color="auto"/>
              <w:bottom w:val="single" w:sz="4" w:space="0" w:color="auto"/>
              <w:right w:val="single" w:sz="4" w:space="0" w:color="auto"/>
            </w:tcBorders>
            <w:vAlign w:val="center"/>
          </w:tcPr>
          <w:p w14:paraId="65E69210" w14:textId="77777777" w:rsidR="003D13DA" w:rsidRPr="000C74E6"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323" w:type="dxa"/>
            <w:tcBorders>
              <w:top w:val="single" w:sz="4" w:space="0" w:color="auto"/>
              <w:left w:val="single" w:sz="4" w:space="0" w:color="auto"/>
              <w:bottom w:val="single" w:sz="4" w:space="0" w:color="auto"/>
              <w:right w:val="single" w:sz="4" w:space="0" w:color="auto"/>
            </w:tcBorders>
            <w:vAlign w:val="center"/>
          </w:tcPr>
          <w:p w14:paraId="597E6333" w14:textId="77777777" w:rsidR="003D13DA" w:rsidRPr="000C74E6"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0C0B8B5" w14:textId="77777777" w:rsidR="003D13DA" w:rsidRPr="000C74E6" w:rsidRDefault="003D13DA" w:rsidP="003D13D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20"/>
          <w:szCs w:val="20"/>
        </w:rPr>
      </w:pPr>
    </w:p>
    <w:tbl>
      <w:tblPr>
        <w:tblW w:w="4994"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3076"/>
        <w:gridCol w:w="3196"/>
        <w:gridCol w:w="4731"/>
      </w:tblGrid>
      <w:tr w:rsidR="003D13DA" w:rsidRPr="000C74E6" w14:paraId="5C18C793" w14:textId="77777777" w:rsidTr="003F2775">
        <w:trPr>
          <w:trHeight w:val="327"/>
        </w:trPr>
        <w:tc>
          <w:tcPr>
            <w:tcW w:w="14598" w:type="dxa"/>
            <w:gridSpan w:val="3"/>
            <w:tcBorders>
              <w:top w:val="single" w:sz="4" w:space="0" w:color="auto"/>
              <w:bottom w:val="single" w:sz="4" w:space="0" w:color="auto"/>
            </w:tcBorders>
            <w:vAlign w:val="center"/>
          </w:tcPr>
          <w:p w14:paraId="2C7AF902" w14:textId="73D2E745" w:rsidR="003D13DA" w:rsidRPr="000C74E6" w:rsidRDefault="00945081" w:rsidP="00E36A7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0C74E6">
              <w:rPr>
                <w:rFonts w:asciiTheme="minorHAnsi" w:hAnsiTheme="minorHAnsi" w:cstheme="minorHAnsi"/>
                <w:b/>
                <w:sz w:val="20"/>
                <w:szCs w:val="20"/>
              </w:rPr>
              <w:t>F</w:t>
            </w:r>
            <w:r w:rsidR="003D13DA" w:rsidRPr="000C74E6">
              <w:rPr>
                <w:rFonts w:asciiTheme="minorHAnsi" w:hAnsiTheme="minorHAnsi" w:cstheme="minorHAnsi"/>
                <w:b/>
                <w:sz w:val="20"/>
                <w:szCs w:val="20"/>
              </w:rPr>
              <w:t>. Installed HERS Verified Water Heater Manufacturer Information</w:t>
            </w:r>
          </w:p>
          <w:p w14:paraId="04AF81F2" w14:textId="188C7FF2" w:rsidR="003D13DA" w:rsidRPr="000C74E6" w:rsidRDefault="003D13DA"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hAnsiTheme="minorHAnsi" w:cstheme="minorHAnsi"/>
                <w:sz w:val="20"/>
                <w:szCs w:val="20"/>
              </w:rPr>
              <w:t xml:space="preserve">&lt;&lt; </w:t>
            </w:r>
            <w:r w:rsidR="004B152C" w:rsidRPr="000C74E6">
              <w:rPr>
                <w:rFonts w:asciiTheme="minorHAnsi" w:hAnsiTheme="minorHAnsi" w:cstheme="minorHAnsi"/>
                <w:sz w:val="18"/>
                <w:szCs w:val="18"/>
              </w:rPr>
              <w:t>require one row of data for each water heater identified in Section C,</w:t>
            </w:r>
            <w:r w:rsidR="004B152C" w:rsidRPr="000C74E6">
              <w:rPr>
                <w:rFonts w:asciiTheme="minorHAnsi" w:hAnsiTheme="minorHAnsi" w:cstheme="minorHAnsi"/>
                <w:sz w:val="20"/>
                <w:szCs w:val="20"/>
              </w:rPr>
              <w:t xml:space="preserve"> elseif no Section C, then display the "section does not apply" message</w:t>
            </w:r>
            <w:r w:rsidR="004B152C" w:rsidRPr="000C74E6" w:rsidDel="004B152C">
              <w:rPr>
                <w:rFonts w:asciiTheme="minorHAnsi" w:hAnsiTheme="minorHAnsi" w:cstheme="minorHAnsi"/>
                <w:sz w:val="20"/>
                <w:szCs w:val="20"/>
              </w:rPr>
              <w:t xml:space="preserve"> </w:t>
            </w:r>
            <w:r w:rsidRPr="000C74E6">
              <w:rPr>
                <w:rFonts w:asciiTheme="minorHAnsi" w:hAnsiTheme="minorHAnsi" w:cstheme="minorHAnsi"/>
                <w:sz w:val="20"/>
                <w:szCs w:val="20"/>
              </w:rPr>
              <w:t>&gt;&gt;</w:t>
            </w:r>
          </w:p>
        </w:tc>
      </w:tr>
      <w:tr w:rsidR="003D13DA" w:rsidRPr="000C74E6" w14:paraId="7F1E143D" w14:textId="77777777" w:rsidTr="00293A9B">
        <w:trPr>
          <w:trHeight w:val="426"/>
        </w:trPr>
        <w:tc>
          <w:tcPr>
            <w:tcW w:w="4068" w:type="dxa"/>
            <w:tcBorders>
              <w:top w:val="single" w:sz="4" w:space="0" w:color="auto"/>
              <w:bottom w:val="single" w:sz="4" w:space="0" w:color="auto"/>
              <w:right w:val="single" w:sz="4" w:space="0" w:color="auto"/>
            </w:tcBorders>
            <w:vAlign w:val="bottom"/>
          </w:tcPr>
          <w:p w14:paraId="3DAD481D" w14:textId="77777777" w:rsidR="003D13DA" w:rsidRPr="000C74E6" w:rsidRDefault="003D13DA" w:rsidP="00E36A79">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01</w:t>
            </w:r>
          </w:p>
        </w:tc>
        <w:tc>
          <w:tcPr>
            <w:tcW w:w="4230" w:type="dxa"/>
            <w:tcBorders>
              <w:top w:val="single" w:sz="4" w:space="0" w:color="auto"/>
              <w:left w:val="single" w:sz="4" w:space="0" w:color="auto"/>
              <w:bottom w:val="single" w:sz="4" w:space="0" w:color="auto"/>
              <w:right w:val="single" w:sz="4" w:space="0" w:color="auto"/>
            </w:tcBorders>
            <w:vAlign w:val="bottom"/>
          </w:tcPr>
          <w:p w14:paraId="3BB46816" w14:textId="77777777" w:rsidR="003D13DA" w:rsidRPr="000C74E6" w:rsidRDefault="003D13DA" w:rsidP="00E36A79">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02</w:t>
            </w:r>
          </w:p>
        </w:tc>
        <w:tc>
          <w:tcPr>
            <w:tcW w:w="6300" w:type="dxa"/>
            <w:tcBorders>
              <w:top w:val="single" w:sz="4" w:space="0" w:color="auto"/>
              <w:left w:val="single" w:sz="4" w:space="0" w:color="auto"/>
              <w:bottom w:val="single" w:sz="4" w:space="0" w:color="auto"/>
            </w:tcBorders>
            <w:vAlign w:val="bottom"/>
          </w:tcPr>
          <w:p w14:paraId="1309EEE2" w14:textId="77777777" w:rsidR="003D13DA" w:rsidRPr="000C74E6"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03</w:t>
            </w:r>
          </w:p>
        </w:tc>
      </w:tr>
      <w:tr w:rsidR="003D13DA" w:rsidRPr="000C74E6" w14:paraId="67D9A1C6" w14:textId="77777777" w:rsidTr="00293A9B">
        <w:trPr>
          <w:trHeight w:val="282"/>
        </w:trPr>
        <w:tc>
          <w:tcPr>
            <w:tcW w:w="4068" w:type="dxa"/>
            <w:tcBorders>
              <w:top w:val="single" w:sz="4" w:space="0" w:color="auto"/>
              <w:bottom w:val="single" w:sz="4" w:space="0" w:color="auto"/>
              <w:right w:val="single" w:sz="4" w:space="0" w:color="auto"/>
            </w:tcBorders>
            <w:vAlign w:val="bottom"/>
          </w:tcPr>
          <w:p w14:paraId="3FFB5495" w14:textId="77777777" w:rsidR="003D13DA" w:rsidRPr="000C74E6" w:rsidRDefault="003D13DA" w:rsidP="00E36A79">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Water Heating System ID or Name</w:t>
            </w:r>
          </w:p>
        </w:tc>
        <w:tc>
          <w:tcPr>
            <w:tcW w:w="4230" w:type="dxa"/>
            <w:tcBorders>
              <w:top w:val="single" w:sz="4" w:space="0" w:color="auto"/>
              <w:left w:val="single" w:sz="4" w:space="0" w:color="auto"/>
              <w:bottom w:val="single" w:sz="4" w:space="0" w:color="auto"/>
              <w:right w:val="single" w:sz="4" w:space="0" w:color="auto"/>
            </w:tcBorders>
            <w:vAlign w:val="bottom"/>
          </w:tcPr>
          <w:p w14:paraId="27E8ABAD" w14:textId="77777777" w:rsidR="003D13DA" w:rsidRPr="000C74E6" w:rsidRDefault="003D13DA" w:rsidP="00E36A79">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Manufacturer</w:t>
            </w:r>
          </w:p>
        </w:tc>
        <w:tc>
          <w:tcPr>
            <w:tcW w:w="6300" w:type="dxa"/>
            <w:tcBorders>
              <w:top w:val="single" w:sz="4" w:space="0" w:color="auto"/>
              <w:left w:val="single" w:sz="4" w:space="0" w:color="auto"/>
              <w:bottom w:val="single" w:sz="4" w:space="0" w:color="auto"/>
            </w:tcBorders>
            <w:vAlign w:val="bottom"/>
          </w:tcPr>
          <w:p w14:paraId="240ED3A2" w14:textId="77777777" w:rsidR="003D13DA" w:rsidRPr="000C74E6" w:rsidRDefault="003D13DA" w:rsidP="00E36A79">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Model Number</w:t>
            </w:r>
          </w:p>
        </w:tc>
      </w:tr>
      <w:tr w:rsidR="00CD63C3" w:rsidRPr="000C74E6" w14:paraId="552EDC7D" w14:textId="77777777" w:rsidTr="005C068B">
        <w:trPr>
          <w:trHeight w:val="246"/>
        </w:trPr>
        <w:tc>
          <w:tcPr>
            <w:tcW w:w="4068" w:type="dxa"/>
            <w:tcBorders>
              <w:top w:val="single" w:sz="4" w:space="0" w:color="auto"/>
              <w:bottom w:val="single" w:sz="4" w:space="0" w:color="auto"/>
              <w:right w:val="single" w:sz="4" w:space="0" w:color="auto"/>
            </w:tcBorders>
            <w:vAlign w:val="bottom"/>
          </w:tcPr>
          <w:p w14:paraId="2320246A" w14:textId="61152D32" w:rsidR="00CD63C3" w:rsidRPr="000C74E6" w:rsidRDefault="00CD63C3" w:rsidP="00F26C2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&lt;&lt; Reference value from </w:t>
            </w:r>
            <w:r w:rsidR="000220ED" w:rsidRPr="000C74E6">
              <w:rPr>
                <w:rFonts w:asciiTheme="minorHAnsi" w:eastAsia="Times New Roman" w:hAnsiTheme="minorHAnsi" w:cstheme="minorHAnsi"/>
                <w:sz w:val="20"/>
                <w:szCs w:val="20"/>
              </w:rPr>
              <w:t>C</w:t>
            </w:r>
            <w:r w:rsidRPr="000C74E6">
              <w:rPr>
                <w:rFonts w:asciiTheme="minorHAnsi" w:eastAsia="Times New Roman" w:hAnsiTheme="minorHAnsi" w:cstheme="minorHAnsi"/>
                <w:sz w:val="20"/>
                <w:szCs w:val="20"/>
              </w:rPr>
              <w:t>01&gt;&gt;</w:t>
            </w:r>
          </w:p>
        </w:tc>
        <w:tc>
          <w:tcPr>
            <w:tcW w:w="4230" w:type="dxa"/>
            <w:tcBorders>
              <w:top w:val="single" w:sz="4" w:space="0" w:color="auto"/>
              <w:left w:val="single" w:sz="4" w:space="0" w:color="auto"/>
              <w:bottom w:val="single" w:sz="4" w:space="0" w:color="auto"/>
              <w:right w:val="single" w:sz="4" w:space="0" w:color="auto"/>
            </w:tcBorders>
            <w:vAlign w:val="bottom"/>
          </w:tcPr>
          <w:p w14:paraId="2321B72C" w14:textId="3C861769" w:rsidR="00CD63C3" w:rsidRPr="000C74E6" w:rsidRDefault="00CD63C3" w:rsidP="00CD63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&lt;&lt;User input&gt;&gt;</w:t>
            </w:r>
          </w:p>
        </w:tc>
        <w:tc>
          <w:tcPr>
            <w:tcW w:w="6300" w:type="dxa"/>
            <w:tcBorders>
              <w:top w:val="single" w:sz="4" w:space="0" w:color="auto"/>
              <w:left w:val="single" w:sz="4" w:space="0" w:color="auto"/>
              <w:bottom w:val="single" w:sz="4" w:space="0" w:color="auto"/>
            </w:tcBorders>
            <w:shd w:val="clear" w:color="auto" w:fill="FFFFFF" w:themeFill="background1"/>
            <w:vAlign w:val="bottom"/>
          </w:tcPr>
          <w:p w14:paraId="5F7CE375" w14:textId="5CC849D1" w:rsidR="00CD63C3" w:rsidRPr="000C74E6" w:rsidRDefault="00CD63C3" w:rsidP="00EA0E2B">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&lt;&lt;User input&gt;&gt;</w:t>
            </w:r>
          </w:p>
        </w:tc>
      </w:tr>
      <w:tr w:rsidR="003D13DA" w:rsidRPr="000C74E6" w14:paraId="3269940B" w14:textId="77777777" w:rsidTr="00293A9B">
        <w:trPr>
          <w:trHeight w:val="255"/>
        </w:trPr>
        <w:tc>
          <w:tcPr>
            <w:tcW w:w="4068" w:type="dxa"/>
            <w:tcBorders>
              <w:top w:val="single" w:sz="4" w:space="0" w:color="auto"/>
              <w:bottom w:val="single" w:sz="4" w:space="0" w:color="auto"/>
              <w:right w:val="single" w:sz="4" w:space="0" w:color="auto"/>
            </w:tcBorders>
            <w:vAlign w:val="bottom"/>
          </w:tcPr>
          <w:p w14:paraId="01CD9137" w14:textId="77777777" w:rsidR="003D13DA" w:rsidRPr="000C74E6"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230" w:type="dxa"/>
            <w:tcBorders>
              <w:top w:val="single" w:sz="4" w:space="0" w:color="auto"/>
              <w:left w:val="single" w:sz="4" w:space="0" w:color="auto"/>
              <w:bottom w:val="single" w:sz="4" w:space="0" w:color="auto"/>
              <w:right w:val="single" w:sz="4" w:space="0" w:color="auto"/>
            </w:tcBorders>
            <w:vAlign w:val="bottom"/>
          </w:tcPr>
          <w:p w14:paraId="46488A60" w14:textId="77777777" w:rsidR="003D13DA" w:rsidRPr="000C74E6"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300" w:type="dxa"/>
            <w:tcBorders>
              <w:top w:val="single" w:sz="4" w:space="0" w:color="auto"/>
              <w:left w:val="single" w:sz="4" w:space="0" w:color="auto"/>
              <w:bottom w:val="single" w:sz="4" w:space="0" w:color="auto"/>
            </w:tcBorders>
          </w:tcPr>
          <w:p w14:paraId="67F162D6" w14:textId="77777777" w:rsidR="003D13DA" w:rsidRPr="000C74E6"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6350694B" w14:textId="77777777" w:rsidR="00034D7D" w:rsidRPr="000C74E6" w:rsidRDefault="00034D7D" w:rsidP="00452DF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theme="minorHAnsi"/>
          <w:b/>
          <w:sz w:val="20"/>
          <w:szCs w:val="20"/>
        </w:rPr>
      </w:pPr>
    </w:p>
    <w:tbl>
      <w:tblPr>
        <w:tblpPr w:leftFromText="180" w:rightFromText="180" w:vertAnchor="text" w:tblpY="1"/>
        <w:tblOverlap w:val="never"/>
        <w:tblW w:w="499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03"/>
      </w:tblGrid>
      <w:tr w:rsidR="003D13DA" w:rsidRPr="000C74E6" w14:paraId="6C4DCBF8" w14:textId="77777777" w:rsidTr="002427C0">
        <w:trPr>
          <w:trHeight w:val="144"/>
        </w:trPr>
        <w:tc>
          <w:tcPr>
            <w:tcW w:w="14598" w:type="dxa"/>
          </w:tcPr>
          <w:p w14:paraId="17BF323F" w14:textId="77777777" w:rsidR="003D13DA" w:rsidRPr="000C74E6" w:rsidRDefault="00945081" w:rsidP="002427C0">
            <w:pPr>
              <w:keepNext/>
              <w:spacing w:after="0" w:line="240" w:lineRule="auto"/>
              <w:jc w:val="both"/>
              <w:rPr>
                <w:rFonts w:asciiTheme="minorHAnsi" w:hAnsiTheme="minorHAnsi" w:cstheme="minorHAnsi"/>
                <w:b/>
                <w:sz w:val="20"/>
                <w:szCs w:val="20"/>
              </w:rPr>
            </w:pPr>
            <w:r w:rsidRPr="000C74E6">
              <w:rPr>
                <w:rFonts w:asciiTheme="minorHAnsi" w:hAnsiTheme="minorHAnsi" w:cstheme="minorHAnsi"/>
                <w:b/>
                <w:sz w:val="20"/>
                <w:szCs w:val="20"/>
              </w:rPr>
              <w:t>G</w:t>
            </w:r>
            <w:r w:rsidR="003D13DA" w:rsidRPr="000C74E6">
              <w:rPr>
                <w:rFonts w:asciiTheme="minorHAnsi" w:hAnsiTheme="minorHAnsi" w:cstheme="minorHAnsi"/>
                <w:b/>
                <w:sz w:val="20"/>
                <w:szCs w:val="20"/>
              </w:rPr>
              <w:t>. Mandatory Requirements for All Central Domestic Hot Water Systems</w:t>
            </w:r>
          </w:p>
          <w:p w14:paraId="5B9B3504" w14:textId="259A5598" w:rsidR="00015D7C" w:rsidRPr="000C74E6" w:rsidRDefault="00015D7C" w:rsidP="002427C0">
            <w:pPr>
              <w:keepNext/>
              <w:spacing w:after="0" w:line="240" w:lineRule="auto"/>
              <w:jc w:val="both"/>
              <w:rPr>
                <w:rFonts w:asciiTheme="minorHAnsi" w:hAnsiTheme="minorHAnsi" w:cstheme="minorHAnsi"/>
                <w:sz w:val="20"/>
                <w:szCs w:val="20"/>
              </w:rPr>
            </w:pPr>
            <w:r w:rsidRPr="000C74E6">
              <w:rPr>
                <w:sz w:val="18"/>
                <w:szCs w:val="18"/>
              </w:rPr>
              <w:t>&lt;&lt;Static Text - see the top&gt;&gt;</w:t>
            </w:r>
          </w:p>
        </w:tc>
      </w:tr>
      <w:tr w:rsidR="00034D7D" w:rsidRPr="000C74E6" w14:paraId="4FAB7FE5" w14:textId="77777777" w:rsidTr="002427C0">
        <w:trPr>
          <w:trHeight w:val="144"/>
        </w:trPr>
        <w:tc>
          <w:tcPr>
            <w:tcW w:w="14598" w:type="dxa"/>
            <w:vAlign w:val="center"/>
          </w:tcPr>
          <w:p w14:paraId="59F60F08" w14:textId="4FF326C4" w:rsidR="00034D7D" w:rsidRPr="000C74E6" w:rsidRDefault="00034D7D" w:rsidP="00034D7D">
            <w:pPr>
              <w:keepNext/>
              <w:autoSpaceDE w:val="0"/>
              <w:autoSpaceDN w:val="0"/>
              <w:adjustRightInd w:val="0"/>
              <w:spacing w:after="0" w:line="240" w:lineRule="auto"/>
              <w:rPr>
                <w:rFonts w:asciiTheme="minorHAnsi" w:hAnsiTheme="minorHAnsi" w:cstheme="minorHAnsi"/>
                <w:bCs/>
                <w:sz w:val="20"/>
                <w:szCs w:val="20"/>
              </w:rPr>
            </w:pPr>
            <w:r w:rsidRPr="000C74E6">
              <w:rPr>
                <w:rFonts w:asciiTheme="minorHAnsi" w:hAnsiTheme="minorHAnsi" w:cs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323D46E5" w14:textId="77777777" w:rsidR="001A2795" w:rsidRPr="000C74E6" w:rsidRDefault="001A2795" w:rsidP="001A2795">
      <w:pPr>
        <w:spacing w:after="0"/>
      </w:pPr>
    </w:p>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14"/>
      </w:tblGrid>
      <w:tr w:rsidR="00293A9B" w:rsidRPr="000C74E6" w14:paraId="0F9EDD76" w14:textId="77777777" w:rsidTr="0095166F">
        <w:trPr>
          <w:trHeight w:val="144"/>
        </w:trPr>
        <w:tc>
          <w:tcPr>
            <w:tcW w:w="14613" w:type="dxa"/>
          </w:tcPr>
          <w:p w14:paraId="77A7985E" w14:textId="46EDCE53" w:rsidR="00293A9B" w:rsidRPr="000C74E6" w:rsidRDefault="00293A9B" w:rsidP="0095166F">
            <w:pPr>
              <w:suppressAutoHyphens/>
              <w:spacing w:after="0" w:line="240" w:lineRule="auto"/>
              <w:rPr>
                <w:rFonts w:asciiTheme="minorHAnsi" w:hAnsiTheme="minorHAnsi" w:cstheme="minorHAnsi"/>
                <w:b/>
                <w:sz w:val="20"/>
                <w:szCs w:val="20"/>
              </w:rPr>
            </w:pPr>
            <w:r w:rsidRPr="000C74E6">
              <w:rPr>
                <w:rFonts w:asciiTheme="minorHAnsi" w:hAnsiTheme="minorHAnsi" w:cstheme="minorHAnsi"/>
                <w:b/>
                <w:sz w:val="20"/>
                <w:szCs w:val="20"/>
              </w:rPr>
              <w:t>H. HERS-Verified Multiple Recirculation Loops for DHW Systems Serving Multiple Dwelling Units Requirements</w:t>
            </w:r>
          </w:p>
          <w:p w14:paraId="738D5265" w14:textId="7EDB9372" w:rsidR="00293A9B" w:rsidRPr="000C74E6" w:rsidRDefault="00015D7C" w:rsidP="0095166F">
            <w:pPr>
              <w:spacing w:after="0" w:line="240" w:lineRule="auto"/>
              <w:rPr>
                <w:rFonts w:asciiTheme="minorHAnsi" w:hAnsiTheme="minorHAnsi" w:cstheme="minorHAnsi"/>
                <w:b/>
                <w:sz w:val="20"/>
                <w:szCs w:val="20"/>
              </w:rPr>
            </w:pPr>
            <w:r w:rsidRPr="000C74E6">
              <w:rPr>
                <w:sz w:val="18"/>
                <w:szCs w:val="18"/>
              </w:rPr>
              <w:t>&lt;&lt;Static Text - see the top&gt;&gt;</w:t>
            </w:r>
          </w:p>
        </w:tc>
      </w:tr>
      <w:tr w:rsidR="00293A9B" w:rsidRPr="000C74E6" w14:paraId="689D0E20" w14:textId="77777777" w:rsidTr="0095166F">
        <w:trPr>
          <w:trHeight w:val="144"/>
        </w:trPr>
        <w:tc>
          <w:tcPr>
            <w:tcW w:w="14613" w:type="dxa"/>
            <w:vAlign w:val="center"/>
          </w:tcPr>
          <w:p w14:paraId="1BD229DF" w14:textId="77777777" w:rsidR="00293A9B" w:rsidRPr="000C74E6" w:rsidRDefault="00293A9B" w:rsidP="0095166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0C74E6">
              <w:rPr>
                <w:rFonts w:asciiTheme="minorHAnsi" w:hAnsiTheme="minorHAnsi" w:cs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0A1F003B" w14:textId="77777777" w:rsidR="00ED393A" w:rsidRPr="000C74E6" w:rsidRDefault="00ED393A" w:rsidP="00672F4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821D80" w:rsidRPr="000C74E6" w14:paraId="0A1F003E" w14:textId="77777777" w:rsidTr="00A76AE7">
        <w:trPr>
          <w:cantSplit/>
          <w:trHeight w:val="432"/>
        </w:trPr>
        <w:tc>
          <w:tcPr>
            <w:tcW w:w="5000" w:type="pct"/>
            <w:gridSpan w:val="2"/>
            <w:vAlign w:val="center"/>
          </w:tcPr>
          <w:p w14:paraId="0A1F003C" w14:textId="1EEC4BFE" w:rsidR="00331E9A" w:rsidRPr="000C74E6" w:rsidRDefault="00293A9B" w:rsidP="00382877">
            <w:pPr>
              <w:keepNext/>
              <w:spacing w:after="0"/>
              <w:rPr>
                <w:rFonts w:asciiTheme="minorHAnsi" w:hAnsiTheme="minorHAnsi" w:cstheme="minorHAnsi"/>
                <w:b/>
                <w:sz w:val="20"/>
                <w:szCs w:val="20"/>
              </w:rPr>
            </w:pPr>
            <w:r w:rsidRPr="000C74E6">
              <w:rPr>
                <w:rFonts w:asciiTheme="minorHAnsi" w:hAnsiTheme="minorHAnsi" w:cstheme="minorHAnsi"/>
                <w:b/>
                <w:sz w:val="20"/>
                <w:szCs w:val="20"/>
              </w:rPr>
              <w:t>I</w:t>
            </w:r>
            <w:r w:rsidR="00331E9A" w:rsidRPr="000C74E6">
              <w:rPr>
                <w:rFonts w:asciiTheme="minorHAnsi" w:hAnsiTheme="minorHAnsi" w:cstheme="minorHAnsi"/>
                <w:b/>
                <w:sz w:val="20"/>
                <w:szCs w:val="20"/>
              </w:rPr>
              <w:t>. Determination of HERS Verification Compliance</w:t>
            </w:r>
          </w:p>
          <w:p w14:paraId="0A1F003D" w14:textId="3A9B11FE" w:rsidR="00821D80" w:rsidRPr="000C74E6" w:rsidRDefault="00015D7C" w:rsidP="00A76AE7">
            <w:pPr>
              <w:keepNext/>
              <w:spacing w:after="60" w:line="240" w:lineRule="auto"/>
              <w:rPr>
                <w:rFonts w:asciiTheme="minorHAnsi" w:eastAsia="Times New Roman" w:hAnsiTheme="minorHAnsi" w:cstheme="minorHAnsi"/>
                <w:sz w:val="20"/>
                <w:szCs w:val="20"/>
              </w:rPr>
            </w:pPr>
            <w:r w:rsidRPr="000C74E6">
              <w:rPr>
                <w:sz w:val="18"/>
                <w:szCs w:val="18"/>
              </w:rPr>
              <w:t>&lt;&lt;Static Text - see the top&gt;&gt;</w:t>
            </w:r>
          </w:p>
        </w:tc>
      </w:tr>
      <w:tr w:rsidR="00821D80" w:rsidRPr="00D15BC3" w14:paraId="0A1F0041" w14:textId="77777777" w:rsidTr="00382877">
        <w:trPr>
          <w:cantSplit/>
          <w:trHeight w:val="432"/>
        </w:trPr>
        <w:tc>
          <w:tcPr>
            <w:tcW w:w="253" w:type="pct"/>
            <w:vAlign w:val="center"/>
          </w:tcPr>
          <w:p w14:paraId="0A1F003F" w14:textId="77777777" w:rsidR="00821D80" w:rsidRPr="000C74E6" w:rsidDel="00C76C40" w:rsidRDefault="00821D80" w:rsidP="00382877">
            <w:pPr>
              <w:keepNext/>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01</w:t>
            </w:r>
          </w:p>
        </w:tc>
        <w:tc>
          <w:tcPr>
            <w:tcW w:w="4747" w:type="pct"/>
            <w:vAlign w:val="center"/>
          </w:tcPr>
          <w:p w14:paraId="0A1F0040" w14:textId="2E05D252" w:rsidR="00663077" w:rsidRPr="003F2775" w:rsidRDefault="00821D80" w:rsidP="00B55378">
            <w:pPr>
              <w:keepNext/>
              <w:spacing w:after="6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&lt;&lt;</w:t>
            </w:r>
            <w:r w:rsidR="00EA6853" w:rsidRPr="000C74E6">
              <w:rPr>
                <w:rFonts w:asciiTheme="minorHAnsi" w:eastAsia="Times New Roman" w:hAnsiTheme="minorHAnsi" w:cstheme="minorHAnsi"/>
                <w:sz w:val="20"/>
                <w:szCs w:val="20"/>
              </w:rPr>
              <w:t xml:space="preserve"> if </w:t>
            </w:r>
            <w:r w:rsidR="00034D7D" w:rsidRPr="000C74E6">
              <w:rPr>
                <w:rFonts w:asciiTheme="minorHAnsi" w:eastAsia="Times New Roman" w:hAnsiTheme="minorHAnsi" w:cstheme="minorHAnsi"/>
                <w:sz w:val="20"/>
                <w:szCs w:val="20"/>
              </w:rPr>
              <w:t>C</w:t>
            </w:r>
            <w:r w:rsidR="00EA6853" w:rsidRPr="000C74E6">
              <w:rPr>
                <w:rFonts w:asciiTheme="minorHAnsi" w:eastAsia="Times New Roman" w:hAnsiTheme="minorHAnsi" w:cstheme="minorHAnsi"/>
                <w:sz w:val="20"/>
                <w:szCs w:val="20"/>
              </w:rPr>
              <w:t>1</w:t>
            </w:r>
            <w:r w:rsidR="00034D7D" w:rsidRPr="000C74E6">
              <w:rPr>
                <w:rFonts w:asciiTheme="minorHAnsi" w:eastAsia="Times New Roman" w:hAnsiTheme="minorHAnsi" w:cstheme="minorHAnsi"/>
                <w:sz w:val="20"/>
                <w:szCs w:val="20"/>
              </w:rPr>
              <w:t>3</w:t>
            </w:r>
            <w:r w:rsidR="00061641" w:rsidRPr="000C74E6">
              <w:rPr>
                <w:rFonts w:asciiTheme="minorHAnsi" w:eastAsia="Times New Roman" w:hAnsiTheme="minorHAnsi" w:cstheme="minorHAnsi"/>
                <w:sz w:val="20"/>
                <w:szCs w:val="20"/>
              </w:rPr>
              <w:t>, C2-12</w:t>
            </w:r>
            <w:r w:rsidR="00EA6853" w:rsidRPr="000C74E6">
              <w:rPr>
                <w:rFonts w:asciiTheme="minorHAnsi" w:eastAsia="Times New Roman" w:hAnsiTheme="minorHAnsi" w:cstheme="minorHAnsi"/>
                <w:sz w:val="20"/>
                <w:szCs w:val="20"/>
              </w:rPr>
              <w:t xml:space="preserve"> </w:t>
            </w:r>
            <w:r w:rsidR="00424539" w:rsidRPr="000C74E6">
              <w:rPr>
                <w:rFonts w:asciiTheme="minorHAnsi" w:eastAsia="Times New Roman" w:hAnsiTheme="minorHAnsi" w:cstheme="minorHAnsi"/>
                <w:sz w:val="20"/>
                <w:szCs w:val="20"/>
              </w:rPr>
              <w:t>and</w:t>
            </w:r>
            <w:r w:rsidR="002E4B87" w:rsidRPr="000C74E6">
              <w:rPr>
                <w:rFonts w:asciiTheme="minorHAnsi" w:eastAsia="Times New Roman" w:hAnsiTheme="minorHAnsi" w:cstheme="minorHAnsi"/>
                <w:sz w:val="20"/>
                <w:szCs w:val="20"/>
              </w:rPr>
              <w:t xml:space="preserve"> E12 </w:t>
            </w:r>
            <w:r w:rsidR="00EA6853" w:rsidRPr="000C74E6">
              <w:rPr>
                <w:rFonts w:asciiTheme="minorHAnsi" w:eastAsia="Times New Roman" w:hAnsiTheme="minorHAnsi" w:cstheme="minorHAnsi"/>
                <w:sz w:val="20"/>
                <w:szCs w:val="20"/>
              </w:rPr>
              <w:t>result = System Complies, and result</w:t>
            </w:r>
            <w:r w:rsidR="00BF0082" w:rsidRPr="000C74E6">
              <w:rPr>
                <w:rFonts w:asciiTheme="minorHAnsi" w:eastAsia="Times New Roman" w:hAnsiTheme="minorHAnsi" w:cstheme="minorHAnsi"/>
                <w:sz w:val="20"/>
                <w:szCs w:val="20"/>
              </w:rPr>
              <w:t>s</w:t>
            </w:r>
            <w:r w:rsidR="00EA6853" w:rsidRPr="000C74E6">
              <w:rPr>
                <w:rFonts w:asciiTheme="minorHAnsi" w:eastAsia="Times New Roman" w:hAnsiTheme="minorHAnsi" w:cstheme="minorHAnsi"/>
                <w:sz w:val="20"/>
                <w:szCs w:val="20"/>
              </w:rPr>
              <w:t xml:space="preserve"> for all applicable</w:t>
            </w:r>
            <w:r w:rsidR="00344882" w:rsidRPr="000C74E6">
              <w:rPr>
                <w:rFonts w:asciiTheme="minorHAnsi" w:eastAsia="Times New Roman" w:hAnsiTheme="minorHAnsi" w:cstheme="minorHAnsi"/>
                <w:sz w:val="20"/>
                <w:szCs w:val="20"/>
              </w:rPr>
              <w:t xml:space="preserve"> </w:t>
            </w:r>
            <w:r w:rsidR="008C735C" w:rsidRPr="000C74E6">
              <w:rPr>
                <w:rFonts w:asciiTheme="minorHAnsi" w:eastAsia="Times New Roman" w:hAnsiTheme="minorHAnsi" w:cstheme="minorHAnsi"/>
                <w:sz w:val="20"/>
                <w:szCs w:val="20"/>
              </w:rPr>
              <w:t xml:space="preserve">sections </w:t>
            </w:r>
            <w:r w:rsidR="00EB336E" w:rsidRPr="000C74E6">
              <w:rPr>
                <w:rFonts w:asciiTheme="minorHAnsi" w:eastAsia="Times New Roman" w:hAnsiTheme="minorHAnsi" w:cstheme="minorHAnsi"/>
                <w:sz w:val="20"/>
                <w:szCs w:val="20"/>
              </w:rPr>
              <w:t>I</w:t>
            </w:r>
            <w:r w:rsidR="00B55378" w:rsidRPr="000C74E6">
              <w:rPr>
                <w:rFonts w:asciiTheme="minorHAnsi" w:eastAsia="Times New Roman" w:hAnsiTheme="minorHAnsi" w:cstheme="minorHAnsi"/>
                <w:sz w:val="20"/>
                <w:szCs w:val="20"/>
              </w:rPr>
              <w:t xml:space="preserve"> and</w:t>
            </w:r>
            <w:r w:rsidR="008C735C" w:rsidRPr="000C74E6">
              <w:rPr>
                <w:rFonts w:asciiTheme="minorHAnsi" w:eastAsia="Times New Roman" w:hAnsiTheme="minorHAnsi" w:cstheme="minorHAnsi"/>
                <w:sz w:val="20"/>
                <w:szCs w:val="20"/>
              </w:rPr>
              <w:t xml:space="preserve"> </w:t>
            </w:r>
            <w:r w:rsidR="00EB336E" w:rsidRPr="000C74E6">
              <w:rPr>
                <w:rFonts w:asciiTheme="minorHAnsi" w:eastAsia="Times New Roman" w:hAnsiTheme="minorHAnsi" w:cstheme="minorHAnsi"/>
                <w:sz w:val="20"/>
                <w:szCs w:val="20"/>
              </w:rPr>
              <w:t>J</w:t>
            </w:r>
            <w:r w:rsidR="00BF0082" w:rsidRPr="000C74E6">
              <w:rPr>
                <w:rFonts w:asciiTheme="minorHAnsi" w:eastAsia="Times New Roman" w:hAnsiTheme="minorHAnsi" w:cstheme="minorHAnsi"/>
                <w:sz w:val="20"/>
                <w:szCs w:val="20"/>
              </w:rPr>
              <w:t xml:space="preserve"> </w:t>
            </w:r>
            <w:r w:rsidR="00B55378" w:rsidRPr="000C74E6">
              <w:rPr>
                <w:rFonts w:asciiTheme="minorHAnsi" w:eastAsia="Times New Roman" w:hAnsiTheme="minorHAnsi" w:cstheme="minorHAnsi"/>
                <w:sz w:val="20"/>
                <w:szCs w:val="20"/>
              </w:rPr>
              <w:t>≠</w:t>
            </w:r>
            <w:r w:rsidR="00EA6853" w:rsidRPr="000C74E6">
              <w:rPr>
                <w:rFonts w:asciiTheme="minorHAnsi" w:eastAsia="Times New Roman" w:hAnsiTheme="minorHAnsi" w:cstheme="minorHAnsi"/>
                <w:sz w:val="20"/>
                <w:szCs w:val="20"/>
              </w:rPr>
              <w:t xml:space="preserve"> fail, </w:t>
            </w:r>
            <w:r w:rsidRPr="000C74E6">
              <w:rPr>
                <w:rFonts w:asciiTheme="minorHAnsi" w:eastAsia="Times New Roman" w:hAnsiTheme="minorHAnsi" w:cstheme="minorHAnsi"/>
                <w:sz w:val="20"/>
                <w:szCs w:val="20"/>
              </w:rPr>
              <w:t>then display: Complies: All specified verification protocol requirements on this document are met; else display: Does not comply: One or more specified verification protocol requirements on this document are not met.&gt;&gt;</w:t>
            </w:r>
          </w:p>
        </w:tc>
      </w:tr>
    </w:tbl>
    <w:p w14:paraId="0A1F0042" w14:textId="3D020890" w:rsidR="00A374A5" w:rsidRPr="003F2775" w:rsidRDefault="00A374A5" w:rsidP="00672F4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20"/>
          <w:szCs w:val="20"/>
        </w:rPr>
      </w:pPr>
    </w:p>
    <w:p w14:paraId="0A1F0072" w14:textId="77777777" w:rsidR="00821D80" w:rsidRPr="005C068B" w:rsidRDefault="00821D80" w:rsidP="00672F4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20"/>
          <w:szCs w:val="20"/>
        </w:rPr>
      </w:pPr>
    </w:p>
    <w:sectPr w:rsidR="00821D80" w:rsidRPr="005C068B" w:rsidSect="00C24710">
      <w:headerReference w:type="even" r:id="rId20"/>
      <w:headerReference w:type="default" r:id="rId21"/>
      <w:headerReference w:type="first" r:id="rId22"/>
      <w:pgSz w:w="12240" w:h="15840"/>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D95514" w14:textId="77777777" w:rsidR="008E6722" w:rsidRPr="00DB7BEA" w:rsidRDefault="008E6722" w:rsidP="00B3063C">
      <w:pPr>
        <w:spacing w:after="0" w:line="240" w:lineRule="auto"/>
      </w:pPr>
      <w:r>
        <w:separator/>
      </w:r>
    </w:p>
  </w:endnote>
  <w:endnote w:type="continuationSeparator" w:id="0">
    <w:p w14:paraId="46A74F61" w14:textId="77777777" w:rsidR="008E6722" w:rsidRPr="00DB7BEA" w:rsidRDefault="008E6722" w:rsidP="00B3063C">
      <w:pPr>
        <w:spacing w:after="0" w:line="240" w:lineRule="auto"/>
      </w:pPr>
      <w:r>
        <w:continuationSeparator/>
      </w:r>
    </w:p>
  </w:endnote>
  <w:endnote w:type="continuationNotice" w:id="1">
    <w:p w14:paraId="72F7BF5C" w14:textId="77777777" w:rsidR="008E6722" w:rsidRDefault="008E672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AE982" w14:textId="77777777" w:rsidR="002E6037" w:rsidRPr="002811BA" w:rsidRDefault="002E6037" w:rsidP="00A051D6">
    <w:pPr>
      <w:pBdr>
        <w:top w:val="single" w:sz="4" w:space="1" w:color="auto"/>
      </w:pBdr>
      <w:tabs>
        <w:tab w:val="center" w:pos="4320"/>
        <w:tab w:val="right" w:pos="10800"/>
      </w:tabs>
      <w:spacing w:after="0" w:line="240" w:lineRule="auto"/>
      <w:rPr>
        <w:rFonts w:asciiTheme="minorHAnsi" w:eastAsia="Times New Roman" w:hAnsiTheme="minorHAnsi"/>
        <w:sz w:val="20"/>
        <w:szCs w:val="20"/>
      </w:rPr>
    </w:pPr>
    <w:r w:rsidRPr="002811BA">
      <w:rPr>
        <w:rFonts w:asciiTheme="minorHAnsi" w:eastAsia="Times New Roman" w:hAnsiTheme="minorHAnsi"/>
        <w:sz w:val="20"/>
        <w:szCs w:val="20"/>
      </w:rPr>
      <w:t xml:space="preserve">Registration Number:                                      </w:t>
    </w:r>
    <w:r>
      <w:rPr>
        <w:rFonts w:asciiTheme="minorHAnsi" w:eastAsia="Times New Roman" w:hAnsiTheme="minorHAnsi"/>
        <w:sz w:val="20"/>
        <w:szCs w:val="20"/>
      </w:rPr>
      <w:t xml:space="preserve">         </w:t>
    </w:r>
    <w:r w:rsidRPr="002811BA">
      <w:rPr>
        <w:rFonts w:asciiTheme="minorHAnsi" w:eastAsia="Times New Roman" w:hAnsiTheme="minorHAnsi"/>
        <w:sz w:val="20"/>
        <w:szCs w:val="20"/>
      </w:rPr>
      <w:t xml:space="preserve">  Registration Date/Time:                </w:t>
    </w:r>
    <w:r>
      <w:rPr>
        <w:rFonts w:asciiTheme="minorHAnsi" w:eastAsia="Times New Roman" w:hAnsiTheme="minorHAnsi"/>
        <w:sz w:val="20"/>
        <w:szCs w:val="20"/>
      </w:rPr>
      <w:t xml:space="preserve">              </w:t>
    </w:r>
    <w:r w:rsidRPr="002811BA">
      <w:rPr>
        <w:rFonts w:asciiTheme="minorHAnsi" w:eastAsia="Times New Roman" w:hAnsiTheme="minorHAnsi"/>
        <w:sz w:val="20"/>
        <w:szCs w:val="20"/>
      </w:rPr>
      <w:t xml:space="preserve">                  HERS Provider:                       </w:t>
    </w:r>
  </w:p>
  <w:p w14:paraId="7725B8BC" w14:textId="52B1FF34" w:rsidR="002E6037" w:rsidRPr="002811BA" w:rsidRDefault="002E6037" w:rsidP="00A051D6">
    <w:pPr>
      <w:pBdr>
        <w:top w:val="single" w:sz="4" w:space="1" w:color="auto"/>
      </w:pBdr>
      <w:tabs>
        <w:tab w:val="center" w:pos="4320"/>
      </w:tabs>
      <w:spacing w:after="0" w:line="240" w:lineRule="auto"/>
      <w:rPr>
        <w:rFonts w:asciiTheme="minorHAnsi" w:eastAsia="Times New Roman" w:hAnsiTheme="minorHAnsi"/>
        <w:sz w:val="20"/>
        <w:szCs w:val="20"/>
      </w:rPr>
    </w:pPr>
    <w:r w:rsidRPr="002811BA">
      <w:rPr>
        <w:rFonts w:asciiTheme="minorHAnsi" w:eastAsia="Times New Roman" w:hAnsiTheme="minorHAnsi"/>
        <w:sz w:val="20"/>
        <w:szCs w:val="20"/>
      </w:rPr>
      <w:t>CA Building Energy Efficiency Standards - 20</w:t>
    </w:r>
    <w:r w:rsidR="003F3367">
      <w:rPr>
        <w:rFonts w:asciiTheme="minorHAnsi" w:eastAsia="Times New Roman" w:hAnsiTheme="minorHAnsi"/>
        <w:sz w:val="20"/>
        <w:szCs w:val="20"/>
      </w:rPr>
      <w:t>22</w:t>
    </w:r>
    <w:r w:rsidRPr="002811BA">
      <w:rPr>
        <w:rFonts w:asciiTheme="minorHAnsi" w:eastAsia="Times New Roman" w:hAnsiTheme="minorHAnsi"/>
        <w:sz w:val="20"/>
        <w:szCs w:val="20"/>
      </w:rPr>
      <w:t xml:space="preserve"> </w:t>
    </w:r>
    <w:r w:rsidR="008852D7" w:rsidRPr="008852D7">
      <w:rPr>
        <w:rFonts w:asciiTheme="minorHAnsi" w:eastAsia="Times New Roman" w:hAnsiTheme="minorHAnsi"/>
        <w:sz w:val="20"/>
        <w:szCs w:val="20"/>
      </w:rPr>
      <w:t>Low-</w:t>
    </w:r>
    <w:r w:rsidR="006F4943">
      <w:rPr>
        <w:rFonts w:asciiTheme="minorHAnsi" w:eastAsia="Times New Roman" w:hAnsiTheme="minorHAnsi"/>
        <w:sz w:val="20"/>
        <w:szCs w:val="20"/>
      </w:rPr>
      <w:t>R</w:t>
    </w:r>
    <w:r w:rsidR="008852D7" w:rsidRPr="008852D7">
      <w:rPr>
        <w:rFonts w:asciiTheme="minorHAnsi" w:eastAsia="Times New Roman" w:hAnsiTheme="minorHAnsi"/>
        <w:sz w:val="20"/>
        <w:szCs w:val="20"/>
      </w:rPr>
      <w:t>ise Multifamily</w:t>
    </w:r>
    <w:r w:rsidRPr="002811BA">
      <w:rPr>
        <w:rFonts w:asciiTheme="minorHAnsi" w:eastAsia="Times New Roman" w:hAnsiTheme="minorHAnsi"/>
        <w:sz w:val="20"/>
        <w:szCs w:val="20"/>
      </w:rPr>
      <w:t xml:space="preserve"> Compliance</w:t>
    </w:r>
    <w:r>
      <w:rPr>
        <w:rFonts w:asciiTheme="minorHAnsi" w:eastAsia="Times New Roman" w:hAnsiTheme="minorHAnsi"/>
        <w:sz w:val="20"/>
        <w:szCs w:val="20"/>
      </w:rPr>
      <w:tab/>
    </w:r>
    <w:r>
      <w:rPr>
        <w:rFonts w:asciiTheme="minorHAnsi" w:eastAsia="Times New Roman" w:hAnsiTheme="minorHAnsi"/>
        <w:sz w:val="20"/>
        <w:szCs w:val="20"/>
      </w:rPr>
      <w:tab/>
    </w:r>
    <w:r>
      <w:rPr>
        <w:rFonts w:asciiTheme="minorHAnsi" w:eastAsia="Times New Roman" w:hAnsiTheme="minorHAnsi"/>
        <w:sz w:val="20"/>
        <w:szCs w:val="20"/>
      </w:rPr>
      <w:tab/>
    </w:r>
    <w:r>
      <w:rPr>
        <w:rFonts w:asciiTheme="minorHAnsi" w:eastAsia="Times New Roman" w:hAnsiTheme="minorHAnsi"/>
        <w:sz w:val="20"/>
        <w:szCs w:val="20"/>
      </w:rPr>
      <w:tab/>
    </w:r>
    <w:r>
      <w:rPr>
        <w:rFonts w:eastAsia="Times New Roman"/>
        <w:sz w:val="20"/>
        <w:szCs w:val="18"/>
      </w:rPr>
      <w:t>January 20</w:t>
    </w:r>
    <w:r w:rsidR="003F3367">
      <w:rPr>
        <w:rFonts w:eastAsia="Times New Roman"/>
        <w:sz w:val="20"/>
        <w:szCs w:val="18"/>
      </w:rPr>
      <w:t>22</w:t>
    </w:r>
  </w:p>
  <w:p w14:paraId="0A1F008C" w14:textId="67883C8D" w:rsidR="002E6037" w:rsidRPr="00452DFA" w:rsidRDefault="002E6037" w:rsidP="00116356">
    <w:pPr>
      <w:pStyle w:val="Style13"/>
      <w:tabs>
        <w:tab w:val="clear" w:pos="10800"/>
        <w:tab w:val="right" w:pos="14400"/>
      </w:tabs>
      <w:spacing w:before="0"/>
      <w:rPr>
        <w:i w:val="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A8AEE" w14:textId="331E20F4" w:rsidR="002E6037" w:rsidRPr="00452DFA" w:rsidRDefault="002E6037" w:rsidP="00116356">
    <w:pPr>
      <w:pStyle w:val="Style13"/>
      <w:tabs>
        <w:tab w:val="clear" w:pos="10800"/>
        <w:tab w:val="right" w:pos="14400"/>
      </w:tabs>
      <w:spacing w:before="0"/>
      <w:rPr>
        <w:i w:val="0"/>
        <w:sz w:val="20"/>
        <w:szCs w:val="20"/>
      </w:rPr>
    </w:pPr>
    <w:r w:rsidRPr="00452DFA">
      <w:rPr>
        <w:i w:val="0"/>
        <w:sz w:val="20"/>
        <w:szCs w:val="20"/>
      </w:rPr>
      <w:t>CA Building Energy Efficiency Standards - 20</w:t>
    </w:r>
    <w:r w:rsidR="003F3367">
      <w:rPr>
        <w:i w:val="0"/>
        <w:sz w:val="20"/>
        <w:szCs w:val="20"/>
      </w:rPr>
      <w:t>22</w:t>
    </w:r>
    <w:r w:rsidRPr="00452DFA">
      <w:rPr>
        <w:i w:val="0"/>
        <w:sz w:val="20"/>
        <w:szCs w:val="20"/>
      </w:rPr>
      <w:t xml:space="preserve"> </w:t>
    </w:r>
    <w:r w:rsidR="008852D7" w:rsidRPr="008852D7">
      <w:rPr>
        <w:i w:val="0"/>
        <w:sz w:val="20"/>
        <w:szCs w:val="20"/>
      </w:rPr>
      <w:t>Low-</w:t>
    </w:r>
    <w:r w:rsidR="006F4943">
      <w:rPr>
        <w:i w:val="0"/>
        <w:sz w:val="20"/>
        <w:szCs w:val="20"/>
      </w:rPr>
      <w:t>R</w:t>
    </w:r>
    <w:r w:rsidR="008852D7" w:rsidRPr="008852D7">
      <w:rPr>
        <w:i w:val="0"/>
        <w:sz w:val="20"/>
        <w:szCs w:val="20"/>
      </w:rPr>
      <w:t>ise Multifamily</w:t>
    </w:r>
    <w:r w:rsidRPr="00452DFA">
      <w:rPr>
        <w:i w:val="0"/>
        <w:sz w:val="20"/>
        <w:szCs w:val="20"/>
      </w:rPr>
      <w:t xml:space="preserve"> Compliance</w:t>
    </w:r>
    <w:r w:rsidRPr="00452DFA">
      <w:rPr>
        <w:i w:val="0"/>
        <w:sz w:val="20"/>
        <w:szCs w:val="20"/>
      </w:rPr>
      <w:tab/>
    </w:r>
    <w:r>
      <w:rPr>
        <w:i w:val="0"/>
        <w:sz w:val="20"/>
        <w:szCs w:val="20"/>
      </w:rPr>
      <w:t>January 20</w:t>
    </w:r>
    <w:r w:rsidR="003F3367">
      <w:rPr>
        <w:i w:val="0"/>
        <w:sz w:val="20"/>
        <w:szCs w:val="20"/>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C5344B" w14:textId="77777777" w:rsidR="008E6722" w:rsidRPr="00DB7BEA" w:rsidRDefault="008E6722" w:rsidP="00B3063C">
      <w:pPr>
        <w:spacing w:after="0" w:line="240" w:lineRule="auto"/>
      </w:pPr>
      <w:r>
        <w:separator/>
      </w:r>
    </w:p>
  </w:footnote>
  <w:footnote w:type="continuationSeparator" w:id="0">
    <w:p w14:paraId="332B9659" w14:textId="77777777" w:rsidR="008E6722" w:rsidRPr="00DB7BEA" w:rsidRDefault="008E6722" w:rsidP="00B3063C">
      <w:pPr>
        <w:spacing w:after="0" w:line="240" w:lineRule="auto"/>
      </w:pPr>
      <w:r>
        <w:continuationSeparator/>
      </w:r>
    </w:p>
  </w:footnote>
  <w:footnote w:type="continuationNotice" w:id="1">
    <w:p w14:paraId="1AEFE832" w14:textId="77777777" w:rsidR="008E6722" w:rsidRDefault="008E672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F0077" w14:textId="77777777" w:rsidR="002E6037" w:rsidRDefault="00000000">
    <w:pPr>
      <w:pStyle w:val="Header"/>
    </w:pPr>
    <w:r>
      <w:rPr>
        <w:noProof/>
      </w:rPr>
      <w:pict w14:anchorId="0A1F00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29" o:spid="_x0000_s1026" type="#_x0000_t75" style="position:absolute;margin-left:0;margin-top:0;width:10in;height:540pt;z-index:-25166131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D1A05" w14:textId="77777777" w:rsidR="00820F17" w:rsidRPr="009B7BB1" w:rsidRDefault="00820F17" w:rsidP="00820F17">
    <w:pPr>
      <w:suppressAutoHyphens/>
      <w:spacing w:after="0" w:line="240" w:lineRule="auto"/>
      <w:ind w:left="-90"/>
      <w:jc w:val="center"/>
      <w:rPr>
        <w:rFonts w:ascii="Arial" w:eastAsia="Times New Roman" w:hAnsi="Arial" w:cs="Arial"/>
        <w:b/>
        <w:sz w:val="24"/>
        <w:szCs w:val="24"/>
      </w:rPr>
    </w:pPr>
    <w:r>
      <w:rPr>
        <w:rFonts w:ascii="Arial" w:eastAsia="Times New Roman" w:hAnsi="Arial" w:cs="Arial"/>
        <w:b/>
        <w:sz w:val="24"/>
        <w:szCs w:val="24"/>
      </w:rPr>
      <w:t>HERS VERIFIED MULTIFAMILY CENTRAL HOT WATER SYSTEM DISTRIBUTION</w:t>
    </w:r>
    <w:r w:rsidRPr="00124803">
      <w:rPr>
        <w:rFonts w:eastAsia="Times New Roman" w:cs="Calibri"/>
        <w:noProof/>
        <w:sz w:val="28"/>
        <w:szCs w:val="28"/>
      </w:rPr>
      <w:drawing>
        <wp:anchor distT="0" distB="0" distL="114300" distR="114300" simplePos="0" relativeHeight="251657728" behindDoc="0" locked="0" layoutInCell="1" allowOverlap="1" wp14:anchorId="4C0B3271" wp14:editId="649AEE9E">
          <wp:simplePos x="0" y="0"/>
          <wp:positionH relativeFrom="column">
            <wp:posOffset>0</wp:posOffset>
          </wp:positionH>
          <wp:positionV relativeFrom="paragraph">
            <wp:posOffset>6985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p>
  <w:p w14:paraId="1E4C14CD" w14:textId="77777777" w:rsidR="00820F17" w:rsidRDefault="00820F17" w:rsidP="00820F17">
    <w:pPr>
      <w:tabs>
        <w:tab w:val="center" w:pos="4320"/>
        <w:tab w:val="right" w:pos="8640"/>
      </w:tabs>
      <w:spacing w:after="0" w:line="240" w:lineRule="auto"/>
      <w:ind w:left="360"/>
      <w:jc w:val="center"/>
      <w:rPr>
        <w:rFonts w:ascii="Arial" w:eastAsia="Times New Roman" w:hAnsi="Arial" w:cs="Arial"/>
        <w:sz w:val="24"/>
        <w:szCs w:val="24"/>
      </w:rPr>
    </w:pPr>
    <w:r w:rsidRPr="00124803">
      <w:rPr>
        <w:rFonts w:ascii="Arial" w:eastAsia="Times New Roman" w:hAnsi="Arial" w:cs="Arial"/>
        <w:sz w:val="24"/>
        <w:szCs w:val="24"/>
      </w:rPr>
      <w:ptab w:relativeTo="margin" w:alignment="center" w:leader="none"/>
    </w:r>
    <w:r w:rsidRPr="00124803">
      <w:rPr>
        <w:rFonts w:ascii="Arial" w:eastAsia="Times New Roman" w:hAnsi="Arial" w:cs="Arial"/>
        <w:sz w:val="24"/>
        <w:szCs w:val="24"/>
      </w:rPr>
      <w:ptab w:relativeTo="margin" w:alignment="right" w:leader="none"/>
    </w:r>
    <w:r w:rsidRPr="00124803">
      <w:rPr>
        <w:rFonts w:eastAsia="Times New Roman" w:cs="Calibri"/>
        <w:sz w:val="28"/>
        <w:szCs w:val="28"/>
      </w:rPr>
      <w:t>CEC-</w:t>
    </w:r>
    <w:r>
      <w:rPr>
        <w:rFonts w:eastAsia="Times New Roman" w:cs="Calibri"/>
        <w:sz w:val="28"/>
        <w:szCs w:val="28"/>
      </w:rPr>
      <w:t>LMCV</w:t>
    </w:r>
    <w:r w:rsidRPr="00124803">
      <w:rPr>
        <w:rFonts w:eastAsia="Times New Roman" w:cs="Calibri"/>
        <w:sz w:val="28"/>
        <w:szCs w:val="28"/>
      </w:rPr>
      <w:t>-</w:t>
    </w:r>
    <w:r>
      <w:rPr>
        <w:rFonts w:eastAsia="Times New Roman" w:cs="Calibri"/>
        <w:sz w:val="28"/>
        <w:szCs w:val="28"/>
      </w:rPr>
      <w:t>PLB-21-H</w:t>
    </w:r>
    <w:r w:rsidRPr="00124803">
      <w:rPr>
        <w:rFonts w:eastAsia="Times New Roman" w:cs="Calibri"/>
        <w:sz w:val="28"/>
        <w:szCs w:val="28"/>
      </w:rPr>
      <w:t xml:space="preserve"> </w:t>
    </w:r>
  </w:p>
  <w:p w14:paraId="67C6ADEC" w14:textId="77777777" w:rsidR="00820F17" w:rsidRPr="00124803" w:rsidRDefault="00820F17" w:rsidP="00820F17">
    <w:pPr>
      <w:spacing w:after="160" w:line="259" w:lineRule="auto"/>
      <w:ind w:left="360"/>
      <w:rPr>
        <w:rFonts w:cs="Calibri"/>
        <w:b/>
        <w:bCs/>
        <w:i/>
        <w:iCs/>
        <w:sz w:val="28"/>
        <w:szCs w:val="28"/>
      </w:rPr>
    </w:pPr>
    <w:r w:rsidRPr="00124803">
      <w:rPr>
        <w:rFonts w:ascii="Arial" w:hAnsi="Arial" w:cs="Arial"/>
        <w:sz w:val="24"/>
      </w:rPr>
      <w:ptab w:relativeTo="margin" w:alignment="center" w:leader="none"/>
    </w:r>
    <w:r w:rsidRPr="00124803">
      <w:rPr>
        <w:rFonts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F008D" w14:textId="77777777" w:rsidR="002E6037" w:rsidRDefault="00000000">
    <w:pPr>
      <w:pStyle w:val="Header"/>
    </w:pPr>
    <w:r>
      <w:rPr>
        <w:noProof/>
      </w:rPr>
      <w:pict w14:anchorId="0A1F00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28" o:spid="_x0000_s1025" type="#_x0000_t75" style="position:absolute;margin-left:0;margin-top:0;width:10in;height:540pt;z-index:-2516623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F008F" w14:textId="77777777" w:rsidR="002E6037" w:rsidRDefault="00000000">
    <w:pPr>
      <w:pStyle w:val="Header"/>
    </w:pPr>
    <w:r>
      <w:rPr>
        <w:noProof/>
      </w:rPr>
      <w:pict w14:anchorId="0A1F00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2" o:spid="_x0000_s1029"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9"/>
      <w:gridCol w:w="3654"/>
      <w:gridCol w:w="1866"/>
    </w:tblGrid>
    <w:tr w:rsidR="002E6037" w:rsidRPr="00F85124" w14:paraId="0A1F0092" w14:textId="77777777" w:rsidTr="00C65571">
      <w:trPr>
        <w:cantSplit/>
        <w:trHeight w:val="288"/>
      </w:trPr>
      <w:tc>
        <w:tcPr>
          <w:tcW w:w="4155" w:type="pct"/>
          <w:gridSpan w:val="2"/>
          <w:tcBorders>
            <w:bottom w:val="single" w:sz="4" w:space="0" w:color="auto"/>
            <w:right w:val="nil"/>
          </w:tcBorders>
          <w:vAlign w:val="center"/>
        </w:tcPr>
        <w:p w14:paraId="0A1F0090" w14:textId="14DBC715" w:rsidR="002E6037" w:rsidRPr="00F85124" w:rsidRDefault="00000000" w:rsidP="009D307C">
          <w:pPr>
            <w:pStyle w:val="Style14"/>
            <w:rPr>
              <w:b/>
            </w:rPr>
          </w:pPr>
          <w:r>
            <w:rPr>
              <w:noProof/>
            </w:rPr>
            <w:pict w14:anchorId="0A1F00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3" o:spid="_x0000_s1030" type="#_x0000_t75" style="position:absolute;margin-left:0;margin-top:0;width:10in;height:540pt;z-index:-25165721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2E6037">
            <w:t xml:space="preserve">CERTIFICATE OF </w:t>
          </w:r>
          <w:r w:rsidR="00DD2056">
            <w:t>VERIFICATION -</w:t>
          </w:r>
          <w:r w:rsidR="002E6037">
            <w:t xml:space="preserve"> USER INSTRUCTIONS</w:t>
          </w:r>
        </w:p>
      </w:tc>
      <w:tc>
        <w:tcPr>
          <w:tcW w:w="845" w:type="pct"/>
          <w:tcBorders>
            <w:left w:val="nil"/>
            <w:bottom w:val="single" w:sz="4" w:space="0" w:color="auto"/>
          </w:tcBorders>
          <w:tcMar>
            <w:left w:w="115" w:type="dxa"/>
            <w:right w:w="115" w:type="dxa"/>
          </w:tcMar>
          <w:vAlign w:val="center"/>
        </w:tcPr>
        <w:p w14:paraId="0A1F0091" w14:textId="0086DE49" w:rsidR="002E6037" w:rsidRPr="00F85124" w:rsidRDefault="008852D7" w:rsidP="00452DFA">
          <w:pPr>
            <w:pStyle w:val="Style15"/>
            <w:rPr>
              <w:b/>
            </w:rPr>
          </w:pPr>
          <w:r>
            <w:t>LMCV</w:t>
          </w:r>
          <w:r w:rsidR="002E6037">
            <w:t>-PLB-21-H</w:t>
          </w:r>
        </w:p>
      </w:tc>
    </w:tr>
    <w:tr w:rsidR="002E6037" w:rsidRPr="00F85124" w14:paraId="0A1F0095" w14:textId="77777777" w:rsidTr="00A374A5">
      <w:trPr>
        <w:cantSplit/>
        <w:trHeight w:val="288"/>
      </w:trPr>
      <w:tc>
        <w:tcPr>
          <w:tcW w:w="2500" w:type="pct"/>
          <w:tcBorders>
            <w:right w:val="nil"/>
          </w:tcBorders>
        </w:tcPr>
        <w:p w14:paraId="0A1F0093" w14:textId="77777777" w:rsidR="002E6037" w:rsidRPr="00F85124" w:rsidRDefault="002E6037" w:rsidP="00A374A5">
          <w:pPr>
            <w:pStyle w:val="Style10"/>
            <w:rPr>
              <w:sz w:val="12"/>
              <w:szCs w:val="12"/>
            </w:rPr>
          </w:pPr>
          <w:r>
            <w:t xml:space="preserve">HERS Verified </w:t>
          </w:r>
          <w:r w:rsidRPr="002332EE">
            <w:t>Multifamily Central Hot Water System Distribution</w:t>
          </w:r>
          <w:r>
            <w:t xml:space="preserve"> </w:t>
          </w:r>
        </w:p>
      </w:tc>
      <w:tc>
        <w:tcPr>
          <w:tcW w:w="2500" w:type="pct"/>
          <w:gridSpan w:val="2"/>
          <w:tcBorders>
            <w:left w:val="nil"/>
          </w:tcBorders>
        </w:tcPr>
        <w:p w14:paraId="0A1F0094" w14:textId="2FA5FF80" w:rsidR="002E6037" w:rsidRPr="00F85124" w:rsidRDefault="002E6037" w:rsidP="00A374A5">
          <w:pPr>
            <w:pStyle w:val="Style11"/>
            <w:rPr>
              <w:sz w:val="12"/>
              <w:szCs w:val="12"/>
            </w:rPr>
          </w:pPr>
          <w:r w:rsidRPr="00F85124">
            <w:t xml:space="preserve">(Page </w:t>
          </w:r>
          <w:r>
            <w:fldChar w:fldCharType="begin"/>
          </w:r>
          <w:r>
            <w:instrText xml:space="preserve"> PAGE   \* MERGEFORMAT </w:instrText>
          </w:r>
          <w:r>
            <w:fldChar w:fldCharType="separate"/>
          </w:r>
          <w:r>
            <w:rPr>
              <w:noProof/>
            </w:rPr>
            <w:t>2</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D06B33">
            <w:rPr>
              <w:noProof/>
            </w:rPr>
            <w:t>2</w:t>
          </w:r>
          <w:r>
            <w:rPr>
              <w:noProof/>
            </w:rPr>
            <w:fldChar w:fldCharType="end"/>
          </w:r>
          <w:r w:rsidRPr="00F85124">
            <w:t>)</w:t>
          </w:r>
        </w:p>
      </w:tc>
    </w:tr>
  </w:tbl>
  <w:p w14:paraId="0A1F0096" w14:textId="77777777" w:rsidR="002E6037" w:rsidRPr="002332EE" w:rsidRDefault="002E6037" w:rsidP="002332EE">
    <w:pPr>
      <w:pStyle w:val="Header"/>
      <w:spacing w:after="0"/>
      <w:rPr>
        <w:sz w:val="16"/>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F0098" w14:textId="77777777" w:rsidR="002E6037" w:rsidRDefault="00000000">
    <w:pPr>
      <w:pStyle w:val="Header"/>
    </w:pPr>
    <w:r>
      <w:rPr>
        <w:noProof/>
      </w:rPr>
      <w:pict w14:anchorId="0A1F00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1" o:spid="_x0000_s1028" type="#_x0000_t75" style="position:absolute;margin-left:0;margin-top:0;width:10in;height:540pt;z-index:-25165926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F0099" w14:textId="77777777" w:rsidR="002E6037" w:rsidRDefault="00000000">
    <w:pPr>
      <w:pStyle w:val="Header"/>
    </w:pPr>
    <w:r>
      <w:rPr>
        <w:noProof/>
      </w:rPr>
      <w:pict w14:anchorId="0A1F00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5" o:spid="_x0000_s1032" type="#_x0000_t75" style="position:absolute;margin-left:0;margin-top:0;width:10in;height:540pt;z-index:-25165516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9"/>
      <w:gridCol w:w="3654"/>
      <w:gridCol w:w="1866"/>
    </w:tblGrid>
    <w:tr w:rsidR="002E6037" w:rsidRPr="00F85124" w14:paraId="0A1F009C" w14:textId="77777777" w:rsidTr="00C65571">
      <w:trPr>
        <w:cantSplit/>
        <w:trHeight w:val="288"/>
      </w:trPr>
      <w:tc>
        <w:tcPr>
          <w:tcW w:w="4155" w:type="pct"/>
          <w:gridSpan w:val="2"/>
          <w:tcBorders>
            <w:bottom w:val="single" w:sz="4" w:space="0" w:color="auto"/>
            <w:right w:val="nil"/>
          </w:tcBorders>
          <w:vAlign w:val="center"/>
        </w:tcPr>
        <w:p w14:paraId="0A1F009A" w14:textId="77777777" w:rsidR="002E6037" w:rsidRPr="00F85124" w:rsidRDefault="00000000" w:rsidP="009D307C">
          <w:pPr>
            <w:pStyle w:val="Style14"/>
            <w:rPr>
              <w:b/>
            </w:rPr>
          </w:pPr>
          <w:r>
            <w:rPr>
              <w:noProof/>
            </w:rPr>
            <w:pict w14:anchorId="0A1F00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6" o:spid="_x0000_s1033" type="#_x0000_t75" style="position:absolute;margin-left:0;margin-top:0;width:10in;height:540pt;z-index:-25165414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2E6037">
            <w:t>CERTIFICATE OF VERIFICATION  - DATA FIELD DEFINITIONS AND CALCULATIONS</w:t>
          </w:r>
        </w:p>
      </w:tc>
      <w:tc>
        <w:tcPr>
          <w:tcW w:w="845" w:type="pct"/>
          <w:tcBorders>
            <w:left w:val="nil"/>
            <w:bottom w:val="single" w:sz="4" w:space="0" w:color="auto"/>
          </w:tcBorders>
          <w:tcMar>
            <w:left w:w="115" w:type="dxa"/>
            <w:right w:w="115" w:type="dxa"/>
          </w:tcMar>
          <w:vAlign w:val="center"/>
        </w:tcPr>
        <w:p w14:paraId="0A1F009B" w14:textId="0454134F" w:rsidR="002E6037" w:rsidRPr="00F85124" w:rsidRDefault="008852D7" w:rsidP="00452DFA">
          <w:pPr>
            <w:pStyle w:val="Style15"/>
            <w:rPr>
              <w:b/>
            </w:rPr>
          </w:pPr>
          <w:r>
            <w:t>LMCV</w:t>
          </w:r>
          <w:r w:rsidR="002E6037">
            <w:t>-PLB-21-H</w:t>
          </w:r>
        </w:p>
      </w:tc>
    </w:tr>
    <w:tr w:rsidR="002E6037" w:rsidRPr="00F85124" w14:paraId="0A1F009F" w14:textId="77777777" w:rsidTr="00A374A5">
      <w:trPr>
        <w:cantSplit/>
        <w:trHeight w:val="288"/>
      </w:trPr>
      <w:tc>
        <w:tcPr>
          <w:tcW w:w="2500" w:type="pct"/>
          <w:tcBorders>
            <w:right w:val="nil"/>
          </w:tcBorders>
        </w:tcPr>
        <w:p w14:paraId="0A1F009D" w14:textId="77777777" w:rsidR="002E6037" w:rsidRPr="00F85124" w:rsidRDefault="002E6037" w:rsidP="00A374A5">
          <w:pPr>
            <w:pStyle w:val="Style10"/>
            <w:rPr>
              <w:sz w:val="12"/>
              <w:szCs w:val="12"/>
            </w:rPr>
          </w:pPr>
          <w:r>
            <w:t xml:space="preserve">HERS Verified </w:t>
          </w:r>
          <w:r w:rsidRPr="002332EE">
            <w:t>Multifamily Central Hot Water System Distribution</w:t>
          </w:r>
          <w:r>
            <w:t xml:space="preserve"> </w:t>
          </w:r>
        </w:p>
      </w:tc>
      <w:tc>
        <w:tcPr>
          <w:tcW w:w="2500" w:type="pct"/>
          <w:gridSpan w:val="2"/>
          <w:tcBorders>
            <w:left w:val="nil"/>
          </w:tcBorders>
        </w:tcPr>
        <w:p w14:paraId="0A1F009E" w14:textId="0004C8D7" w:rsidR="002E6037" w:rsidRPr="00F85124" w:rsidRDefault="002E6037" w:rsidP="00A374A5">
          <w:pPr>
            <w:pStyle w:val="Style11"/>
            <w:rPr>
              <w:sz w:val="12"/>
              <w:szCs w:val="12"/>
            </w:rPr>
          </w:pPr>
          <w:r w:rsidRPr="00F85124">
            <w:t xml:space="preserve">(Page </w:t>
          </w:r>
          <w:r>
            <w:fldChar w:fldCharType="begin"/>
          </w:r>
          <w:r>
            <w:instrText xml:space="preserve"> PAGE   \* MERGEFORMAT </w:instrText>
          </w:r>
          <w:r>
            <w:fldChar w:fldCharType="separate"/>
          </w:r>
          <w:r w:rsidR="00C45520">
            <w:rPr>
              <w:noProof/>
            </w:rPr>
            <w:t>3</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D06B33">
            <w:rPr>
              <w:noProof/>
            </w:rPr>
            <w:t>7</w:t>
          </w:r>
          <w:r>
            <w:rPr>
              <w:noProof/>
            </w:rPr>
            <w:fldChar w:fldCharType="end"/>
          </w:r>
          <w:r w:rsidRPr="00F85124">
            <w:t>)</w:t>
          </w:r>
        </w:p>
      </w:tc>
    </w:tr>
  </w:tbl>
  <w:p w14:paraId="0A1F00A0" w14:textId="77777777" w:rsidR="002E6037" w:rsidRPr="002332EE" w:rsidRDefault="002E6037" w:rsidP="002332EE">
    <w:pPr>
      <w:pStyle w:val="Header"/>
      <w:spacing w:after="0"/>
      <w:rPr>
        <w:sz w:val="16"/>
        <w:szCs w:val="16"/>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F00A1" w14:textId="77777777" w:rsidR="002E6037" w:rsidRDefault="00000000">
    <w:pPr>
      <w:pStyle w:val="Header"/>
    </w:pPr>
    <w:r>
      <w:rPr>
        <w:noProof/>
      </w:rPr>
      <w:pict w14:anchorId="0A1F00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4" o:spid="_x0000_s1031" type="#_x0000_t75" style="position:absolute;margin-left:0;margin-top:0;width:10in;height:540pt;z-index:-25165619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D5A02"/>
    <w:multiLevelType w:val="multilevel"/>
    <w:tmpl w:val="60C01518"/>
    <w:lvl w:ilvl="0">
      <w:start w:val="1"/>
      <w:numFmt w:val="decimal"/>
      <w:lvlText w:val="%1."/>
      <w:lvlJc w:val="left"/>
      <w:pPr>
        <w:tabs>
          <w:tab w:val="num" w:pos="630"/>
        </w:tabs>
        <w:ind w:left="63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C247EF1"/>
    <w:multiLevelType w:val="hybridMultilevel"/>
    <w:tmpl w:val="45EAAB00"/>
    <w:lvl w:ilvl="0" w:tplc="5CFA361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C12032"/>
    <w:multiLevelType w:val="hybridMultilevel"/>
    <w:tmpl w:val="1D082F04"/>
    <w:lvl w:ilvl="0" w:tplc="04090001">
      <w:start w:val="1"/>
      <w:numFmt w:val="bullet"/>
      <w:lvlText w:val=""/>
      <w:lvlJc w:val="left"/>
      <w:pPr>
        <w:ind w:left="765" w:hanging="45"/>
      </w:pPr>
      <w:rPr>
        <w:rFonts w:ascii="Symbol" w:hAnsi="Symbol"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 w15:restartNumberingAfterBreak="0">
    <w:nsid w:val="1655758F"/>
    <w:multiLevelType w:val="hybridMultilevel"/>
    <w:tmpl w:val="3FE6C032"/>
    <w:lvl w:ilvl="0" w:tplc="5CFA361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2E7968"/>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730324B"/>
    <w:multiLevelType w:val="hybridMultilevel"/>
    <w:tmpl w:val="4FAA9840"/>
    <w:lvl w:ilvl="0" w:tplc="7EEE07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15:restartNumberingAfterBreak="0">
    <w:nsid w:val="23A94275"/>
    <w:multiLevelType w:val="hybridMultilevel"/>
    <w:tmpl w:val="2A3E03D8"/>
    <w:lvl w:ilvl="0" w:tplc="DFD6CD7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D72DE3"/>
    <w:multiLevelType w:val="hybridMultilevel"/>
    <w:tmpl w:val="D8B88C7A"/>
    <w:lvl w:ilvl="0" w:tplc="B91AB514">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6B75685"/>
    <w:multiLevelType w:val="multilevel"/>
    <w:tmpl w:val="49BE91C8"/>
    <w:lvl w:ilvl="0">
      <w:start w:val="1"/>
      <w:numFmt w:val="decimal"/>
      <w:pStyle w:val="Heading1"/>
      <w:suff w:val="space"/>
      <w:lvlText w:val="Appendix RA%1"/>
      <w:lvlJc w:val="left"/>
      <w:pPr>
        <w:ind w:left="198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RA%1.%2.%3"/>
      <w:lvlJc w:val="left"/>
      <w:pPr>
        <w:ind w:left="72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11"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BA0795"/>
    <w:multiLevelType w:val="hybridMultilevel"/>
    <w:tmpl w:val="29786A4A"/>
    <w:lvl w:ilvl="0" w:tplc="16CCEA74">
      <w:start w:val="1"/>
      <w:numFmt w:val="decimal"/>
      <w:lvlText w:val="%1."/>
      <w:lvlJc w:val="left"/>
      <w:pPr>
        <w:ind w:left="630" w:hanging="360"/>
      </w:pPr>
      <w:rPr>
        <w:rFonts w:hint="default"/>
        <w:sz w:val="18"/>
        <w:szCs w:val="20"/>
      </w:rPr>
    </w:lvl>
    <w:lvl w:ilvl="1" w:tplc="ABC4F360" w:tentative="1">
      <w:start w:val="1"/>
      <w:numFmt w:val="bullet"/>
      <w:lvlText w:val="o"/>
      <w:lvlJc w:val="left"/>
      <w:pPr>
        <w:ind w:left="1350" w:hanging="360"/>
      </w:pPr>
      <w:rPr>
        <w:rFonts w:ascii="Courier New" w:hAnsi="Courier New" w:cs="Courier New" w:hint="default"/>
      </w:rPr>
    </w:lvl>
    <w:lvl w:ilvl="2" w:tplc="710657AA" w:tentative="1">
      <w:start w:val="1"/>
      <w:numFmt w:val="bullet"/>
      <w:lvlText w:val=""/>
      <w:lvlJc w:val="left"/>
      <w:pPr>
        <w:ind w:left="2070" w:hanging="360"/>
      </w:pPr>
      <w:rPr>
        <w:rFonts w:ascii="Wingdings" w:hAnsi="Wingdings" w:hint="default"/>
      </w:rPr>
    </w:lvl>
    <w:lvl w:ilvl="3" w:tplc="7A1052EE" w:tentative="1">
      <w:start w:val="1"/>
      <w:numFmt w:val="bullet"/>
      <w:lvlText w:val=""/>
      <w:lvlJc w:val="left"/>
      <w:pPr>
        <w:ind w:left="2790" w:hanging="360"/>
      </w:pPr>
      <w:rPr>
        <w:rFonts w:ascii="Symbol" w:hAnsi="Symbol" w:hint="default"/>
      </w:rPr>
    </w:lvl>
    <w:lvl w:ilvl="4" w:tplc="D10C5926" w:tentative="1">
      <w:start w:val="1"/>
      <w:numFmt w:val="bullet"/>
      <w:lvlText w:val="o"/>
      <w:lvlJc w:val="left"/>
      <w:pPr>
        <w:ind w:left="3510" w:hanging="360"/>
      </w:pPr>
      <w:rPr>
        <w:rFonts w:ascii="Courier New" w:hAnsi="Courier New" w:cs="Courier New" w:hint="default"/>
      </w:rPr>
    </w:lvl>
    <w:lvl w:ilvl="5" w:tplc="5852D65C" w:tentative="1">
      <w:start w:val="1"/>
      <w:numFmt w:val="bullet"/>
      <w:lvlText w:val=""/>
      <w:lvlJc w:val="left"/>
      <w:pPr>
        <w:ind w:left="4230" w:hanging="360"/>
      </w:pPr>
      <w:rPr>
        <w:rFonts w:ascii="Wingdings" w:hAnsi="Wingdings" w:hint="default"/>
      </w:rPr>
    </w:lvl>
    <w:lvl w:ilvl="6" w:tplc="118A2374" w:tentative="1">
      <w:start w:val="1"/>
      <w:numFmt w:val="bullet"/>
      <w:lvlText w:val=""/>
      <w:lvlJc w:val="left"/>
      <w:pPr>
        <w:ind w:left="4950" w:hanging="360"/>
      </w:pPr>
      <w:rPr>
        <w:rFonts w:ascii="Symbol" w:hAnsi="Symbol" w:hint="default"/>
      </w:rPr>
    </w:lvl>
    <w:lvl w:ilvl="7" w:tplc="86CE29E0" w:tentative="1">
      <w:start w:val="1"/>
      <w:numFmt w:val="bullet"/>
      <w:lvlText w:val="o"/>
      <w:lvlJc w:val="left"/>
      <w:pPr>
        <w:ind w:left="5670" w:hanging="360"/>
      </w:pPr>
      <w:rPr>
        <w:rFonts w:ascii="Courier New" w:hAnsi="Courier New" w:cs="Courier New" w:hint="default"/>
      </w:rPr>
    </w:lvl>
    <w:lvl w:ilvl="8" w:tplc="DDD606D8" w:tentative="1">
      <w:start w:val="1"/>
      <w:numFmt w:val="bullet"/>
      <w:lvlText w:val=""/>
      <w:lvlJc w:val="left"/>
      <w:pPr>
        <w:ind w:left="6390" w:hanging="360"/>
      </w:pPr>
      <w:rPr>
        <w:rFonts w:ascii="Wingdings" w:hAnsi="Wingdings" w:hint="default"/>
      </w:rPr>
    </w:lvl>
  </w:abstractNum>
  <w:abstractNum w:abstractNumId="13" w15:restartNumberingAfterBreak="0">
    <w:nsid w:val="51B3090A"/>
    <w:multiLevelType w:val="hybridMultilevel"/>
    <w:tmpl w:val="2220A8D0"/>
    <w:lvl w:ilvl="0" w:tplc="BF940CA0">
      <w:start w:val="1"/>
      <w:numFmt w:val="decimal"/>
      <w:lvlText w:val="%1."/>
      <w:lvlJc w:val="left"/>
      <w:pPr>
        <w:ind w:left="630" w:hanging="360"/>
      </w:pPr>
      <w:rPr>
        <w:rFonts w:hint="default"/>
        <w:sz w:val="20"/>
        <w:szCs w:val="20"/>
      </w:rPr>
    </w:lvl>
    <w:lvl w:ilvl="1" w:tplc="ABC4F360" w:tentative="1">
      <w:start w:val="1"/>
      <w:numFmt w:val="bullet"/>
      <w:lvlText w:val="o"/>
      <w:lvlJc w:val="left"/>
      <w:pPr>
        <w:ind w:left="1350" w:hanging="360"/>
      </w:pPr>
      <w:rPr>
        <w:rFonts w:ascii="Courier New" w:hAnsi="Courier New" w:cs="Courier New" w:hint="default"/>
      </w:rPr>
    </w:lvl>
    <w:lvl w:ilvl="2" w:tplc="710657AA" w:tentative="1">
      <w:start w:val="1"/>
      <w:numFmt w:val="bullet"/>
      <w:lvlText w:val=""/>
      <w:lvlJc w:val="left"/>
      <w:pPr>
        <w:ind w:left="2070" w:hanging="360"/>
      </w:pPr>
      <w:rPr>
        <w:rFonts w:ascii="Wingdings" w:hAnsi="Wingdings" w:hint="default"/>
      </w:rPr>
    </w:lvl>
    <w:lvl w:ilvl="3" w:tplc="7A1052EE" w:tentative="1">
      <w:start w:val="1"/>
      <w:numFmt w:val="bullet"/>
      <w:lvlText w:val=""/>
      <w:lvlJc w:val="left"/>
      <w:pPr>
        <w:ind w:left="2790" w:hanging="360"/>
      </w:pPr>
      <w:rPr>
        <w:rFonts w:ascii="Symbol" w:hAnsi="Symbol" w:hint="default"/>
      </w:rPr>
    </w:lvl>
    <w:lvl w:ilvl="4" w:tplc="D10C5926" w:tentative="1">
      <w:start w:val="1"/>
      <w:numFmt w:val="bullet"/>
      <w:lvlText w:val="o"/>
      <w:lvlJc w:val="left"/>
      <w:pPr>
        <w:ind w:left="3510" w:hanging="360"/>
      </w:pPr>
      <w:rPr>
        <w:rFonts w:ascii="Courier New" w:hAnsi="Courier New" w:cs="Courier New" w:hint="default"/>
      </w:rPr>
    </w:lvl>
    <w:lvl w:ilvl="5" w:tplc="5852D65C" w:tentative="1">
      <w:start w:val="1"/>
      <w:numFmt w:val="bullet"/>
      <w:lvlText w:val=""/>
      <w:lvlJc w:val="left"/>
      <w:pPr>
        <w:ind w:left="4230" w:hanging="360"/>
      </w:pPr>
      <w:rPr>
        <w:rFonts w:ascii="Wingdings" w:hAnsi="Wingdings" w:hint="default"/>
      </w:rPr>
    </w:lvl>
    <w:lvl w:ilvl="6" w:tplc="118A2374" w:tentative="1">
      <w:start w:val="1"/>
      <w:numFmt w:val="bullet"/>
      <w:lvlText w:val=""/>
      <w:lvlJc w:val="left"/>
      <w:pPr>
        <w:ind w:left="4950" w:hanging="360"/>
      </w:pPr>
      <w:rPr>
        <w:rFonts w:ascii="Symbol" w:hAnsi="Symbol" w:hint="default"/>
      </w:rPr>
    </w:lvl>
    <w:lvl w:ilvl="7" w:tplc="86CE29E0" w:tentative="1">
      <w:start w:val="1"/>
      <w:numFmt w:val="bullet"/>
      <w:lvlText w:val="o"/>
      <w:lvlJc w:val="left"/>
      <w:pPr>
        <w:ind w:left="5670" w:hanging="360"/>
      </w:pPr>
      <w:rPr>
        <w:rFonts w:ascii="Courier New" w:hAnsi="Courier New" w:cs="Courier New" w:hint="default"/>
      </w:rPr>
    </w:lvl>
    <w:lvl w:ilvl="8" w:tplc="DDD606D8" w:tentative="1">
      <w:start w:val="1"/>
      <w:numFmt w:val="bullet"/>
      <w:lvlText w:val=""/>
      <w:lvlJc w:val="left"/>
      <w:pPr>
        <w:ind w:left="6390" w:hanging="360"/>
      </w:pPr>
      <w:rPr>
        <w:rFonts w:ascii="Wingdings" w:hAnsi="Wingdings" w:hint="default"/>
      </w:rPr>
    </w:lvl>
  </w:abstractNum>
  <w:abstractNum w:abstractNumId="14" w15:restartNumberingAfterBreak="0">
    <w:nsid w:val="56640BBC"/>
    <w:multiLevelType w:val="hybridMultilevel"/>
    <w:tmpl w:val="D1986E0C"/>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134E19"/>
    <w:multiLevelType w:val="multilevel"/>
    <w:tmpl w:val="780E1F0A"/>
    <w:lvl w:ilvl="0">
      <w:start w:val="1"/>
      <w:numFmt w:val="upperRoman"/>
      <w:lvlText w:val="%1."/>
      <w:lvlJc w:val="left"/>
      <w:pPr>
        <w:ind w:left="0" w:firstLine="0"/>
      </w:pPr>
      <w:rPr>
        <w:rFonts w:hint="default"/>
      </w:rPr>
    </w:lvl>
    <w:lvl w:ilvl="1">
      <w:start w:val="1"/>
      <w:numFmt w:val="bullet"/>
      <w:lvlText w:val=""/>
      <w:lvlJc w:val="left"/>
      <w:pPr>
        <w:ind w:left="720" w:firstLine="0"/>
      </w:pPr>
      <w:rPr>
        <w:rFonts w:ascii="Symbol" w:hAnsi="Symbol" w:hint="default"/>
      </w:rPr>
    </w:lvl>
    <w:lvl w:ilvl="2">
      <w:start w:val="1"/>
      <w:numFmt w:val="none"/>
      <w:lvlText w:val="A."/>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6" w15:restartNumberingAfterBreak="0">
    <w:nsid w:val="63131B8F"/>
    <w:multiLevelType w:val="hybridMultilevel"/>
    <w:tmpl w:val="E7343D68"/>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7" w15:restartNumberingAfterBreak="0">
    <w:nsid w:val="6B03220C"/>
    <w:multiLevelType w:val="hybridMultilevel"/>
    <w:tmpl w:val="4496974C"/>
    <w:lvl w:ilvl="0" w:tplc="841E1472">
      <w:start w:val="1"/>
      <w:numFmt w:val="decimal"/>
      <w:lvlText w:val="%1."/>
      <w:lvlJc w:val="left"/>
      <w:pPr>
        <w:ind w:left="720" w:hanging="360"/>
      </w:pPr>
      <w:rPr>
        <w:rFonts w:hint="default"/>
      </w:rPr>
    </w:lvl>
    <w:lvl w:ilvl="1" w:tplc="9D8C77FE">
      <w:start w:val="1"/>
      <w:numFmt w:val="lowerLetter"/>
      <w:lvlText w:val="%2."/>
      <w:lvlJc w:val="left"/>
      <w:pPr>
        <w:ind w:left="1440" w:hanging="360"/>
      </w:pPr>
    </w:lvl>
    <w:lvl w:ilvl="2" w:tplc="ADDA0D7E" w:tentative="1">
      <w:start w:val="1"/>
      <w:numFmt w:val="lowerRoman"/>
      <w:lvlText w:val="%3."/>
      <w:lvlJc w:val="right"/>
      <w:pPr>
        <w:ind w:left="2160" w:hanging="180"/>
      </w:pPr>
    </w:lvl>
    <w:lvl w:ilvl="3" w:tplc="02BC6880" w:tentative="1">
      <w:start w:val="1"/>
      <w:numFmt w:val="decimal"/>
      <w:lvlText w:val="%4."/>
      <w:lvlJc w:val="left"/>
      <w:pPr>
        <w:ind w:left="2880" w:hanging="360"/>
      </w:pPr>
    </w:lvl>
    <w:lvl w:ilvl="4" w:tplc="9412E564" w:tentative="1">
      <w:start w:val="1"/>
      <w:numFmt w:val="lowerLetter"/>
      <w:lvlText w:val="%5."/>
      <w:lvlJc w:val="left"/>
      <w:pPr>
        <w:ind w:left="3600" w:hanging="360"/>
      </w:pPr>
    </w:lvl>
    <w:lvl w:ilvl="5" w:tplc="ED72C96C" w:tentative="1">
      <w:start w:val="1"/>
      <w:numFmt w:val="lowerRoman"/>
      <w:lvlText w:val="%6."/>
      <w:lvlJc w:val="right"/>
      <w:pPr>
        <w:ind w:left="4320" w:hanging="180"/>
      </w:pPr>
    </w:lvl>
    <w:lvl w:ilvl="6" w:tplc="F33CF3F2" w:tentative="1">
      <w:start w:val="1"/>
      <w:numFmt w:val="decimal"/>
      <w:lvlText w:val="%7."/>
      <w:lvlJc w:val="left"/>
      <w:pPr>
        <w:ind w:left="5040" w:hanging="360"/>
      </w:pPr>
    </w:lvl>
    <w:lvl w:ilvl="7" w:tplc="4918A8A6" w:tentative="1">
      <w:start w:val="1"/>
      <w:numFmt w:val="lowerLetter"/>
      <w:lvlText w:val="%8."/>
      <w:lvlJc w:val="left"/>
      <w:pPr>
        <w:ind w:left="5760" w:hanging="360"/>
      </w:pPr>
    </w:lvl>
    <w:lvl w:ilvl="8" w:tplc="838C132E" w:tentative="1">
      <w:start w:val="1"/>
      <w:numFmt w:val="lowerRoman"/>
      <w:lvlText w:val="%9."/>
      <w:lvlJc w:val="right"/>
      <w:pPr>
        <w:ind w:left="6480" w:hanging="180"/>
      </w:pPr>
    </w:lvl>
  </w:abstractNum>
  <w:abstractNum w:abstractNumId="18" w15:restartNumberingAfterBreak="0">
    <w:nsid w:val="6B143573"/>
    <w:multiLevelType w:val="hybridMultilevel"/>
    <w:tmpl w:val="F19C8FD2"/>
    <w:lvl w:ilvl="0" w:tplc="0409000F">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D6D2E92"/>
    <w:multiLevelType w:val="hybridMultilevel"/>
    <w:tmpl w:val="E6C01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CB660B"/>
    <w:multiLevelType w:val="hybridMultilevel"/>
    <w:tmpl w:val="418C0314"/>
    <w:lvl w:ilvl="0" w:tplc="7BCCE83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586718A"/>
    <w:multiLevelType w:val="hybridMultilevel"/>
    <w:tmpl w:val="2CDEAF10"/>
    <w:lvl w:ilvl="0" w:tplc="0409000F">
      <w:start w:val="1"/>
      <w:numFmt w:val="decimal"/>
      <w:lvlText w:val="%1."/>
      <w:lvlJc w:val="left"/>
      <w:pPr>
        <w:ind w:left="972" w:hanging="360"/>
      </w:pPr>
    </w:lvl>
    <w:lvl w:ilvl="1" w:tplc="04090019" w:tentative="1">
      <w:start w:val="1"/>
      <w:numFmt w:val="lowerLetter"/>
      <w:lvlText w:val="%2."/>
      <w:lvlJc w:val="left"/>
      <w:pPr>
        <w:ind w:left="1692" w:hanging="360"/>
      </w:pPr>
    </w:lvl>
    <w:lvl w:ilvl="2" w:tplc="0409001B" w:tentative="1">
      <w:start w:val="1"/>
      <w:numFmt w:val="lowerRoman"/>
      <w:lvlText w:val="%3."/>
      <w:lvlJc w:val="right"/>
      <w:pPr>
        <w:ind w:left="2412" w:hanging="180"/>
      </w:pPr>
    </w:lvl>
    <w:lvl w:ilvl="3" w:tplc="0409000F" w:tentative="1">
      <w:start w:val="1"/>
      <w:numFmt w:val="decimal"/>
      <w:lvlText w:val="%4."/>
      <w:lvlJc w:val="left"/>
      <w:pPr>
        <w:ind w:left="3132" w:hanging="360"/>
      </w:pPr>
    </w:lvl>
    <w:lvl w:ilvl="4" w:tplc="04090019" w:tentative="1">
      <w:start w:val="1"/>
      <w:numFmt w:val="lowerLetter"/>
      <w:lvlText w:val="%5."/>
      <w:lvlJc w:val="left"/>
      <w:pPr>
        <w:ind w:left="3852" w:hanging="360"/>
      </w:pPr>
    </w:lvl>
    <w:lvl w:ilvl="5" w:tplc="0409001B" w:tentative="1">
      <w:start w:val="1"/>
      <w:numFmt w:val="lowerRoman"/>
      <w:lvlText w:val="%6."/>
      <w:lvlJc w:val="right"/>
      <w:pPr>
        <w:ind w:left="4572" w:hanging="180"/>
      </w:pPr>
    </w:lvl>
    <w:lvl w:ilvl="6" w:tplc="0409000F" w:tentative="1">
      <w:start w:val="1"/>
      <w:numFmt w:val="decimal"/>
      <w:lvlText w:val="%7."/>
      <w:lvlJc w:val="left"/>
      <w:pPr>
        <w:ind w:left="5292" w:hanging="360"/>
      </w:pPr>
    </w:lvl>
    <w:lvl w:ilvl="7" w:tplc="04090019" w:tentative="1">
      <w:start w:val="1"/>
      <w:numFmt w:val="lowerLetter"/>
      <w:lvlText w:val="%8."/>
      <w:lvlJc w:val="left"/>
      <w:pPr>
        <w:ind w:left="6012" w:hanging="360"/>
      </w:pPr>
    </w:lvl>
    <w:lvl w:ilvl="8" w:tplc="0409001B" w:tentative="1">
      <w:start w:val="1"/>
      <w:numFmt w:val="lowerRoman"/>
      <w:lvlText w:val="%9."/>
      <w:lvlJc w:val="right"/>
      <w:pPr>
        <w:ind w:left="6732" w:hanging="180"/>
      </w:pPr>
    </w:lvl>
  </w:abstractNum>
  <w:abstractNum w:abstractNumId="22"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23" w15:restartNumberingAfterBreak="0">
    <w:nsid w:val="79481BD4"/>
    <w:multiLevelType w:val="hybridMultilevel"/>
    <w:tmpl w:val="7310C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B736A8"/>
    <w:multiLevelType w:val="hybridMultilevel"/>
    <w:tmpl w:val="B4001824"/>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714161117">
    <w:abstractNumId w:val="18"/>
  </w:num>
  <w:num w:numId="2" w16cid:durableId="159085180">
    <w:abstractNumId w:val="10"/>
  </w:num>
  <w:num w:numId="3" w16cid:durableId="2074621370">
    <w:abstractNumId w:val="0"/>
  </w:num>
  <w:num w:numId="4" w16cid:durableId="1506822864">
    <w:abstractNumId w:val="5"/>
  </w:num>
  <w:num w:numId="5" w16cid:durableId="424035088">
    <w:abstractNumId w:val="17"/>
  </w:num>
  <w:num w:numId="6" w16cid:durableId="159733913">
    <w:abstractNumId w:val="1"/>
  </w:num>
  <w:num w:numId="7" w16cid:durableId="91904787">
    <w:abstractNumId w:val="3"/>
  </w:num>
  <w:num w:numId="8" w16cid:durableId="580916722">
    <w:abstractNumId w:val="8"/>
  </w:num>
  <w:num w:numId="9" w16cid:durableId="15474212">
    <w:abstractNumId w:val="13"/>
  </w:num>
  <w:num w:numId="10" w16cid:durableId="339504720">
    <w:abstractNumId w:val="9"/>
  </w:num>
  <w:num w:numId="11" w16cid:durableId="2032292141">
    <w:abstractNumId w:val="14"/>
  </w:num>
  <w:num w:numId="12" w16cid:durableId="406539927">
    <w:abstractNumId w:val="19"/>
  </w:num>
  <w:num w:numId="13" w16cid:durableId="1727414843">
    <w:abstractNumId w:val="23"/>
  </w:num>
  <w:num w:numId="14" w16cid:durableId="1039821580">
    <w:abstractNumId w:val="11"/>
  </w:num>
  <w:num w:numId="15" w16cid:durableId="2007240093">
    <w:abstractNumId w:val="20"/>
  </w:num>
  <w:num w:numId="16" w16cid:durableId="1339965612">
    <w:abstractNumId w:val="24"/>
  </w:num>
  <w:num w:numId="17" w16cid:durableId="37242097">
    <w:abstractNumId w:val="24"/>
  </w:num>
  <w:num w:numId="18" w16cid:durableId="743717981">
    <w:abstractNumId w:val="24"/>
  </w:num>
  <w:num w:numId="19" w16cid:durableId="1712994417">
    <w:abstractNumId w:val="24"/>
  </w:num>
  <w:num w:numId="20" w16cid:durableId="2027831623">
    <w:abstractNumId w:val="24"/>
  </w:num>
  <w:num w:numId="21" w16cid:durableId="592083615">
    <w:abstractNumId w:val="24"/>
  </w:num>
  <w:num w:numId="22" w16cid:durableId="1381436697">
    <w:abstractNumId w:val="12"/>
  </w:num>
  <w:num w:numId="23" w16cid:durableId="1492061868">
    <w:abstractNumId w:val="4"/>
  </w:num>
  <w:num w:numId="24" w16cid:durableId="1554654804">
    <w:abstractNumId w:val="15"/>
  </w:num>
  <w:num w:numId="25" w16cid:durableId="1744916039">
    <w:abstractNumId w:val="2"/>
  </w:num>
  <w:num w:numId="26" w16cid:durableId="1154763259">
    <w:abstractNumId w:val="6"/>
  </w:num>
  <w:num w:numId="27" w16cid:durableId="1917859343">
    <w:abstractNumId w:val="13"/>
    <w:lvlOverride w:ilvl="0">
      <w:startOverride w:val="1"/>
    </w:lvlOverride>
    <w:lvlOverride w:ilvl="1"/>
    <w:lvlOverride w:ilvl="2"/>
    <w:lvlOverride w:ilvl="3"/>
    <w:lvlOverride w:ilvl="4"/>
    <w:lvlOverride w:ilvl="5"/>
    <w:lvlOverride w:ilvl="6"/>
    <w:lvlOverride w:ilvl="7"/>
    <w:lvlOverride w:ilvl="8"/>
  </w:num>
  <w:num w:numId="28" w16cid:durableId="1743796575">
    <w:abstractNumId w:val="22"/>
  </w:num>
  <w:num w:numId="29" w16cid:durableId="307710669">
    <w:abstractNumId w:val="16"/>
  </w:num>
  <w:num w:numId="30" w16cid:durableId="1133332822">
    <w:abstractNumId w:val="7"/>
  </w:num>
  <w:num w:numId="31" w16cid:durableId="1265914821">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trackRevisions/>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D56D7"/>
    <w:rsid w:val="00001C7C"/>
    <w:rsid w:val="00005EA3"/>
    <w:rsid w:val="00010F31"/>
    <w:rsid w:val="0001334E"/>
    <w:rsid w:val="00015D7C"/>
    <w:rsid w:val="000220ED"/>
    <w:rsid w:val="00032AF5"/>
    <w:rsid w:val="0003438B"/>
    <w:rsid w:val="00034D7D"/>
    <w:rsid w:val="00036B48"/>
    <w:rsid w:val="000404A5"/>
    <w:rsid w:val="00041FC0"/>
    <w:rsid w:val="00042215"/>
    <w:rsid w:val="000543D5"/>
    <w:rsid w:val="00061641"/>
    <w:rsid w:val="00065B73"/>
    <w:rsid w:val="000755BE"/>
    <w:rsid w:val="00080277"/>
    <w:rsid w:val="000825E9"/>
    <w:rsid w:val="00084AC4"/>
    <w:rsid w:val="0009219B"/>
    <w:rsid w:val="00095D64"/>
    <w:rsid w:val="00097605"/>
    <w:rsid w:val="000A06B0"/>
    <w:rsid w:val="000A2B85"/>
    <w:rsid w:val="000B0681"/>
    <w:rsid w:val="000B2EF2"/>
    <w:rsid w:val="000B43DC"/>
    <w:rsid w:val="000B4A98"/>
    <w:rsid w:val="000B4BB5"/>
    <w:rsid w:val="000B4F44"/>
    <w:rsid w:val="000C74E6"/>
    <w:rsid w:val="000C7F21"/>
    <w:rsid w:val="000D5453"/>
    <w:rsid w:val="000D7F68"/>
    <w:rsid w:val="000E2B97"/>
    <w:rsid w:val="000E309F"/>
    <w:rsid w:val="000F301D"/>
    <w:rsid w:val="000F4069"/>
    <w:rsid w:val="000F4D5C"/>
    <w:rsid w:val="000F5C3E"/>
    <w:rsid w:val="000F5C6E"/>
    <w:rsid w:val="000F738F"/>
    <w:rsid w:val="000F76E7"/>
    <w:rsid w:val="0010012A"/>
    <w:rsid w:val="00104D8A"/>
    <w:rsid w:val="0010598B"/>
    <w:rsid w:val="00106FB3"/>
    <w:rsid w:val="00116356"/>
    <w:rsid w:val="00122272"/>
    <w:rsid w:val="001270A4"/>
    <w:rsid w:val="00130B19"/>
    <w:rsid w:val="00136C2B"/>
    <w:rsid w:val="00140960"/>
    <w:rsid w:val="001455F6"/>
    <w:rsid w:val="00147A38"/>
    <w:rsid w:val="001509C8"/>
    <w:rsid w:val="00151B61"/>
    <w:rsid w:val="00151B88"/>
    <w:rsid w:val="001566DE"/>
    <w:rsid w:val="00156AEA"/>
    <w:rsid w:val="001571E1"/>
    <w:rsid w:val="001611BF"/>
    <w:rsid w:val="0016202A"/>
    <w:rsid w:val="00172029"/>
    <w:rsid w:val="001770CE"/>
    <w:rsid w:val="00190B72"/>
    <w:rsid w:val="00192B34"/>
    <w:rsid w:val="001A07C8"/>
    <w:rsid w:val="001A26AD"/>
    <w:rsid w:val="001A2795"/>
    <w:rsid w:val="001A7F3C"/>
    <w:rsid w:val="001C7789"/>
    <w:rsid w:val="001D56D7"/>
    <w:rsid w:val="001D7CE7"/>
    <w:rsid w:val="001D7E19"/>
    <w:rsid w:val="001E41E3"/>
    <w:rsid w:val="001E73C2"/>
    <w:rsid w:val="002014B2"/>
    <w:rsid w:val="002074FC"/>
    <w:rsid w:val="00207FAD"/>
    <w:rsid w:val="00216031"/>
    <w:rsid w:val="00221623"/>
    <w:rsid w:val="00226A0B"/>
    <w:rsid w:val="002332EE"/>
    <w:rsid w:val="0023422B"/>
    <w:rsid w:val="002427C0"/>
    <w:rsid w:val="00272E56"/>
    <w:rsid w:val="002932E7"/>
    <w:rsid w:val="00293A9B"/>
    <w:rsid w:val="002A1A44"/>
    <w:rsid w:val="002A3072"/>
    <w:rsid w:val="002A6723"/>
    <w:rsid w:val="002B00DC"/>
    <w:rsid w:val="002B34E7"/>
    <w:rsid w:val="002B3B9C"/>
    <w:rsid w:val="002B5215"/>
    <w:rsid w:val="002B5FE7"/>
    <w:rsid w:val="002C2041"/>
    <w:rsid w:val="002D7B01"/>
    <w:rsid w:val="002E4B87"/>
    <w:rsid w:val="002E6037"/>
    <w:rsid w:val="002F0574"/>
    <w:rsid w:val="002F7891"/>
    <w:rsid w:val="00303A81"/>
    <w:rsid w:val="0030587F"/>
    <w:rsid w:val="003217C3"/>
    <w:rsid w:val="003226FA"/>
    <w:rsid w:val="00331E9A"/>
    <w:rsid w:val="00344882"/>
    <w:rsid w:val="00362C31"/>
    <w:rsid w:val="0037027D"/>
    <w:rsid w:val="00375023"/>
    <w:rsid w:val="00380EB1"/>
    <w:rsid w:val="00381198"/>
    <w:rsid w:val="00382285"/>
    <w:rsid w:val="00382877"/>
    <w:rsid w:val="003855DB"/>
    <w:rsid w:val="003A08D1"/>
    <w:rsid w:val="003A562A"/>
    <w:rsid w:val="003B7CB3"/>
    <w:rsid w:val="003C03E9"/>
    <w:rsid w:val="003C0E64"/>
    <w:rsid w:val="003D13DA"/>
    <w:rsid w:val="003D76C7"/>
    <w:rsid w:val="003D785E"/>
    <w:rsid w:val="003E58C5"/>
    <w:rsid w:val="003E59F1"/>
    <w:rsid w:val="003F2775"/>
    <w:rsid w:val="003F3367"/>
    <w:rsid w:val="003F3DE8"/>
    <w:rsid w:val="00407955"/>
    <w:rsid w:val="00413727"/>
    <w:rsid w:val="00413735"/>
    <w:rsid w:val="004228C6"/>
    <w:rsid w:val="00424539"/>
    <w:rsid w:val="004265A8"/>
    <w:rsid w:val="00435049"/>
    <w:rsid w:val="0044036A"/>
    <w:rsid w:val="004425CC"/>
    <w:rsid w:val="004454B2"/>
    <w:rsid w:val="0044661B"/>
    <w:rsid w:val="00446CBF"/>
    <w:rsid w:val="00452DFA"/>
    <w:rsid w:val="00460868"/>
    <w:rsid w:val="00472164"/>
    <w:rsid w:val="0047331B"/>
    <w:rsid w:val="00484071"/>
    <w:rsid w:val="00485FA9"/>
    <w:rsid w:val="00487335"/>
    <w:rsid w:val="0048734D"/>
    <w:rsid w:val="004928A3"/>
    <w:rsid w:val="0049341A"/>
    <w:rsid w:val="004A4275"/>
    <w:rsid w:val="004A4E49"/>
    <w:rsid w:val="004A621A"/>
    <w:rsid w:val="004B152C"/>
    <w:rsid w:val="004B6977"/>
    <w:rsid w:val="004C07AB"/>
    <w:rsid w:val="004E57AA"/>
    <w:rsid w:val="004E7DF7"/>
    <w:rsid w:val="004F125D"/>
    <w:rsid w:val="005022AE"/>
    <w:rsid w:val="00513DD9"/>
    <w:rsid w:val="00521A62"/>
    <w:rsid w:val="00521DD2"/>
    <w:rsid w:val="0052313D"/>
    <w:rsid w:val="00523417"/>
    <w:rsid w:val="00523490"/>
    <w:rsid w:val="0052451C"/>
    <w:rsid w:val="00524F23"/>
    <w:rsid w:val="00533669"/>
    <w:rsid w:val="0053535C"/>
    <w:rsid w:val="00535A33"/>
    <w:rsid w:val="005460CB"/>
    <w:rsid w:val="00550094"/>
    <w:rsid w:val="005830FF"/>
    <w:rsid w:val="005850C3"/>
    <w:rsid w:val="00590387"/>
    <w:rsid w:val="005A1843"/>
    <w:rsid w:val="005B3F14"/>
    <w:rsid w:val="005C068B"/>
    <w:rsid w:val="005C168E"/>
    <w:rsid w:val="005D2602"/>
    <w:rsid w:val="005D5642"/>
    <w:rsid w:val="005E298B"/>
    <w:rsid w:val="005E51C8"/>
    <w:rsid w:val="005F492A"/>
    <w:rsid w:val="006032B4"/>
    <w:rsid w:val="00612463"/>
    <w:rsid w:val="00623DE3"/>
    <w:rsid w:val="00624716"/>
    <w:rsid w:val="00626EAA"/>
    <w:rsid w:val="006304E2"/>
    <w:rsid w:val="00630F1D"/>
    <w:rsid w:val="006330CD"/>
    <w:rsid w:val="00641F11"/>
    <w:rsid w:val="00644CBB"/>
    <w:rsid w:val="00656A37"/>
    <w:rsid w:val="00663077"/>
    <w:rsid w:val="0067279F"/>
    <w:rsid w:val="00672F4C"/>
    <w:rsid w:val="006A51DA"/>
    <w:rsid w:val="006A6017"/>
    <w:rsid w:val="006A728C"/>
    <w:rsid w:val="006B1A95"/>
    <w:rsid w:val="006B3ED6"/>
    <w:rsid w:val="006C283B"/>
    <w:rsid w:val="006C51BE"/>
    <w:rsid w:val="006C6AE1"/>
    <w:rsid w:val="006E084A"/>
    <w:rsid w:val="006E7AF8"/>
    <w:rsid w:val="006F074B"/>
    <w:rsid w:val="006F4943"/>
    <w:rsid w:val="006F74A5"/>
    <w:rsid w:val="00703366"/>
    <w:rsid w:val="00710DED"/>
    <w:rsid w:val="0072708F"/>
    <w:rsid w:val="00734796"/>
    <w:rsid w:val="0073726B"/>
    <w:rsid w:val="007413F6"/>
    <w:rsid w:val="00742C78"/>
    <w:rsid w:val="0074733C"/>
    <w:rsid w:val="00750719"/>
    <w:rsid w:val="0075557D"/>
    <w:rsid w:val="00761CA3"/>
    <w:rsid w:val="007666A1"/>
    <w:rsid w:val="0077607A"/>
    <w:rsid w:val="00781D7A"/>
    <w:rsid w:val="007870B3"/>
    <w:rsid w:val="00787649"/>
    <w:rsid w:val="007B3692"/>
    <w:rsid w:val="007C2D38"/>
    <w:rsid w:val="007D43A6"/>
    <w:rsid w:val="007E10FC"/>
    <w:rsid w:val="00811D32"/>
    <w:rsid w:val="00814330"/>
    <w:rsid w:val="00820F17"/>
    <w:rsid w:val="00821D80"/>
    <w:rsid w:val="008229DF"/>
    <w:rsid w:val="00824BC5"/>
    <w:rsid w:val="00824E80"/>
    <w:rsid w:val="00831922"/>
    <w:rsid w:val="008410B8"/>
    <w:rsid w:val="0084195B"/>
    <w:rsid w:val="00841BEA"/>
    <w:rsid w:val="008664B7"/>
    <w:rsid w:val="00871554"/>
    <w:rsid w:val="00882870"/>
    <w:rsid w:val="00882AA8"/>
    <w:rsid w:val="008852D7"/>
    <w:rsid w:val="008864B4"/>
    <w:rsid w:val="00892501"/>
    <w:rsid w:val="008A0E81"/>
    <w:rsid w:val="008A6B9E"/>
    <w:rsid w:val="008B44B7"/>
    <w:rsid w:val="008B47F4"/>
    <w:rsid w:val="008C1D97"/>
    <w:rsid w:val="008C2568"/>
    <w:rsid w:val="008C5764"/>
    <w:rsid w:val="008C6FCB"/>
    <w:rsid w:val="008C735C"/>
    <w:rsid w:val="008C7D4A"/>
    <w:rsid w:val="008D1EC7"/>
    <w:rsid w:val="008E1EA5"/>
    <w:rsid w:val="008E6722"/>
    <w:rsid w:val="008E6E08"/>
    <w:rsid w:val="008F19E5"/>
    <w:rsid w:val="00900953"/>
    <w:rsid w:val="00902C16"/>
    <w:rsid w:val="00926E4E"/>
    <w:rsid w:val="0093249F"/>
    <w:rsid w:val="0093726E"/>
    <w:rsid w:val="00940EDF"/>
    <w:rsid w:val="00941F90"/>
    <w:rsid w:val="00944040"/>
    <w:rsid w:val="00944C1F"/>
    <w:rsid w:val="00945081"/>
    <w:rsid w:val="00946134"/>
    <w:rsid w:val="00947331"/>
    <w:rsid w:val="0095166F"/>
    <w:rsid w:val="009517C4"/>
    <w:rsid w:val="00953A92"/>
    <w:rsid w:val="009725C5"/>
    <w:rsid w:val="00984B34"/>
    <w:rsid w:val="00990A19"/>
    <w:rsid w:val="00990D96"/>
    <w:rsid w:val="009961D2"/>
    <w:rsid w:val="009A64C8"/>
    <w:rsid w:val="009B0952"/>
    <w:rsid w:val="009B3946"/>
    <w:rsid w:val="009B7BB1"/>
    <w:rsid w:val="009D307C"/>
    <w:rsid w:val="009D340B"/>
    <w:rsid w:val="009E3C09"/>
    <w:rsid w:val="009E60F5"/>
    <w:rsid w:val="009E63ED"/>
    <w:rsid w:val="009F01C0"/>
    <w:rsid w:val="009F0846"/>
    <w:rsid w:val="009F33F1"/>
    <w:rsid w:val="009F5DF7"/>
    <w:rsid w:val="009F61DE"/>
    <w:rsid w:val="00A02EBA"/>
    <w:rsid w:val="00A051D6"/>
    <w:rsid w:val="00A07723"/>
    <w:rsid w:val="00A119C3"/>
    <w:rsid w:val="00A17372"/>
    <w:rsid w:val="00A374A5"/>
    <w:rsid w:val="00A45937"/>
    <w:rsid w:val="00A45C78"/>
    <w:rsid w:val="00A45EBD"/>
    <w:rsid w:val="00A46BAE"/>
    <w:rsid w:val="00A50984"/>
    <w:rsid w:val="00A566F3"/>
    <w:rsid w:val="00A61DC6"/>
    <w:rsid w:val="00A643F5"/>
    <w:rsid w:val="00A656BE"/>
    <w:rsid w:val="00A664AF"/>
    <w:rsid w:val="00A677BB"/>
    <w:rsid w:val="00A677CC"/>
    <w:rsid w:val="00A72C85"/>
    <w:rsid w:val="00A73296"/>
    <w:rsid w:val="00A76AE7"/>
    <w:rsid w:val="00A850D3"/>
    <w:rsid w:val="00A87E01"/>
    <w:rsid w:val="00A90839"/>
    <w:rsid w:val="00A94E2D"/>
    <w:rsid w:val="00AA0481"/>
    <w:rsid w:val="00AA654D"/>
    <w:rsid w:val="00AB3A5B"/>
    <w:rsid w:val="00AB3B94"/>
    <w:rsid w:val="00AC395B"/>
    <w:rsid w:val="00AC6405"/>
    <w:rsid w:val="00AD6154"/>
    <w:rsid w:val="00AD6D8B"/>
    <w:rsid w:val="00AE6941"/>
    <w:rsid w:val="00AF2CD9"/>
    <w:rsid w:val="00B02CA5"/>
    <w:rsid w:val="00B124FE"/>
    <w:rsid w:val="00B16BBE"/>
    <w:rsid w:val="00B2059F"/>
    <w:rsid w:val="00B3063C"/>
    <w:rsid w:val="00B316BE"/>
    <w:rsid w:val="00B3756A"/>
    <w:rsid w:val="00B504ED"/>
    <w:rsid w:val="00B512E6"/>
    <w:rsid w:val="00B54BC7"/>
    <w:rsid w:val="00B54CAD"/>
    <w:rsid w:val="00B55378"/>
    <w:rsid w:val="00B6404E"/>
    <w:rsid w:val="00B72136"/>
    <w:rsid w:val="00B75070"/>
    <w:rsid w:val="00B80EA3"/>
    <w:rsid w:val="00B81F61"/>
    <w:rsid w:val="00B83560"/>
    <w:rsid w:val="00B84417"/>
    <w:rsid w:val="00BA034D"/>
    <w:rsid w:val="00BB5B08"/>
    <w:rsid w:val="00BC31C2"/>
    <w:rsid w:val="00BC5BF3"/>
    <w:rsid w:val="00BD2AA7"/>
    <w:rsid w:val="00BD59D3"/>
    <w:rsid w:val="00BD74DC"/>
    <w:rsid w:val="00BE09A0"/>
    <w:rsid w:val="00BE2570"/>
    <w:rsid w:val="00BE5024"/>
    <w:rsid w:val="00BF0082"/>
    <w:rsid w:val="00BF0DE9"/>
    <w:rsid w:val="00C060F2"/>
    <w:rsid w:val="00C17E95"/>
    <w:rsid w:val="00C24710"/>
    <w:rsid w:val="00C30A73"/>
    <w:rsid w:val="00C439C3"/>
    <w:rsid w:val="00C45520"/>
    <w:rsid w:val="00C51590"/>
    <w:rsid w:val="00C54DE2"/>
    <w:rsid w:val="00C65571"/>
    <w:rsid w:val="00C66786"/>
    <w:rsid w:val="00C72880"/>
    <w:rsid w:val="00C74EF8"/>
    <w:rsid w:val="00C81E07"/>
    <w:rsid w:val="00C843EF"/>
    <w:rsid w:val="00C93879"/>
    <w:rsid w:val="00C97C39"/>
    <w:rsid w:val="00CA0F92"/>
    <w:rsid w:val="00CA5695"/>
    <w:rsid w:val="00CD0930"/>
    <w:rsid w:val="00CD0AA9"/>
    <w:rsid w:val="00CD63C3"/>
    <w:rsid w:val="00CD7CFB"/>
    <w:rsid w:val="00CE0B8A"/>
    <w:rsid w:val="00CE36ED"/>
    <w:rsid w:val="00CE5554"/>
    <w:rsid w:val="00CE7B0C"/>
    <w:rsid w:val="00CF3433"/>
    <w:rsid w:val="00D02619"/>
    <w:rsid w:val="00D045AB"/>
    <w:rsid w:val="00D06B33"/>
    <w:rsid w:val="00D15BC3"/>
    <w:rsid w:val="00D27FCC"/>
    <w:rsid w:val="00D33833"/>
    <w:rsid w:val="00D37405"/>
    <w:rsid w:val="00D40936"/>
    <w:rsid w:val="00D44EA5"/>
    <w:rsid w:val="00D45382"/>
    <w:rsid w:val="00D47C2D"/>
    <w:rsid w:val="00D60A47"/>
    <w:rsid w:val="00D61147"/>
    <w:rsid w:val="00D61EDC"/>
    <w:rsid w:val="00D66203"/>
    <w:rsid w:val="00D66EFF"/>
    <w:rsid w:val="00D731F2"/>
    <w:rsid w:val="00D77125"/>
    <w:rsid w:val="00D92CD7"/>
    <w:rsid w:val="00DB310B"/>
    <w:rsid w:val="00DC09F6"/>
    <w:rsid w:val="00DD2056"/>
    <w:rsid w:val="00DE1936"/>
    <w:rsid w:val="00DE2721"/>
    <w:rsid w:val="00DE5B89"/>
    <w:rsid w:val="00DE74B2"/>
    <w:rsid w:val="00E053EE"/>
    <w:rsid w:val="00E102B9"/>
    <w:rsid w:val="00E12E8E"/>
    <w:rsid w:val="00E13C81"/>
    <w:rsid w:val="00E2111D"/>
    <w:rsid w:val="00E2698A"/>
    <w:rsid w:val="00E359D8"/>
    <w:rsid w:val="00E36A79"/>
    <w:rsid w:val="00E450A6"/>
    <w:rsid w:val="00E5545A"/>
    <w:rsid w:val="00E5578B"/>
    <w:rsid w:val="00E610B3"/>
    <w:rsid w:val="00E73A55"/>
    <w:rsid w:val="00E83984"/>
    <w:rsid w:val="00E85AAD"/>
    <w:rsid w:val="00E862B3"/>
    <w:rsid w:val="00E90AA7"/>
    <w:rsid w:val="00EA0E2B"/>
    <w:rsid w:val="00EA6853"/>
    <w:rsid w:val="00EB336E"/>
    <w:rsid w:val="00EB3636"/>
    <w:rsid w:val="00EC1BD6"/>
    <w:rsid w:val="00EC2135"/>
    <w:rsid w:val="00EC27B2"/>
    <w:rsid w:val="00ED25CE"/>
    <w:rsid w:val="00ED393A"/>
    <w:rsid w:val="00ED7E53"/>
    <w:rsid w:val="00EF0372"/>
    <w:rsid w:val="00EF1EAC"/>
    <w:rsid w:val="00EF37D3"/>
    <w:rsid w:val="00EF5C76"/>
    <w:rsid w:val="00EF63FB"/>
    <w:rsid w:val="00F02B5A"/>
    <w:rsid w:val="00F07EC4"/>
    <w:rsid w:val="00F102B0"/>
    <w:rsid w:val="00F26890"/>
    <w:rsid w:val="00F26C2A"/>
    <w:rsid w:val="00F32D2F"/>
    <w:rsid w:val="00F53905"/>
    <w:rsid w:val="00F55CCE"/>
    <w:rsid w:val="00F6339D"/>
    <w:rsid w:val="00F70948"/>
    <w:rsid w:val="00F709F4"/>
    <w:rsid w:val="00F714E3"/>
    <w:rsid w:val="00F77C09"/>
    <w:rsid w:val="00F841E0"/>
    <w:rsid w:val="00FB0593"/>
    <w:rsid w:val="00FB3618"/>
    <w:rsid w:val="00FD5351"/>
    <w:rsid w:val="00FE04AD"/>
    <w:rsid w:val="00FE3223"/>
    <w:rsid w:val="00FF6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EFCD8"/>
  <w15:docId w15:val="{2C4CD32E-2BC0-44A6-9407-8432EB66D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FA9"/>
    <w:pPr>
      <w:spacing w:after="200" w:line="276" w:lineRule="auto"/>
    </w:pPr>
    <w:rPr>
      <w:sz w:val="22"/>
      <w:szCs w:val="22"/>
    </w:rPr>
  </w:style>
  <w:style w:type="paragraph" w:styleId="Heading1">
    <w:name w:val="heading 1"/>
    <w:basedOn w:val="Normal"/>
    <w:next w:val="Normal"/>
    <w:link w:val="Heading1Char"/>
    <w:qFormat/>
    <w:rsid w:val="00005EA3"/>
    <w:pPr>
      <w:keepNext/>
      <w:numPr>
        <w:numId w:val="2"/>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005EA3"/>
    <w:pPr>
      <w:keepNext/>
      <w:numPr>
        <w:ilvl w:val="1"/>
        <w:numId w:val="2"/>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005EA3"/>
    <w:pPr>
      <w:keepNext/>
      <w:numPr>
        <w:ilvl w:val="2"/>
        <w:numId w:val="2"/>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005EA3"/>
    <w:pPr>
      <w:keepNext/>
      <w:numPr>
        <w:ilvl w:val="3"/>
        <w:numId w:val="2"/>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005EA3"/>
    <w:pPr>
      <w:keepNext/>
      <w:numPr>
        <w:ilvl w:val="4"/>
        <w:numId w:val="2"/>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005EA3"/>
    <w:pPr>
      <w:keepNext/>
      <w:numPr>
        <w:ilvl w:val="5"/>
        <w:numId w:val="2"/>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005EA3"/>
    <w:pPr>
      <w:numPr>
        <w:ilvl w:val="6"/>
        <w:numId w:val="2"/>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005EA3"/>
    <w:pPr>
      <w:numPr>
        <w:ilvl w:val="7"/>
        <w:numId w:val="2"/>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005EA3"/>
    <w:pPr>
      <w:numPr>
        <w:ilvl w:val="8"/>
        <w:numId w:val="2"/>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05EA3"/>
    <w:rPr>
      <w:rFonts w:ascii="Arial" w:eastAsia="Times New Roman" w:hAnsi="Arial"/>
      <w:b/>
      <w:sz w:val="36"/>
    </w:rPr>
  </w:style>
  <w:style w:type="character" w:customStyle="1" w:styleId="Heading2Char">
    <w:name w:val="Heading 2 Char"/>
    <w:aliases w:val="h2 Char,h21 Char,h22 Char"/>
    <w:basedOn w:val="DefaultParagraphFont"/>
    <w:link w:val="Heading2"/>
    <w:rsid w:val="00005EA3"/>
    <w:rPr>
      <w:rFonts w:ascii="Arial" w:eastAsia="Times New Roman" w:hAnsi="Arial"/>
      <w:b/>
      <w:i/>
      <w:sz w:val="22"/>
    </w:rPr>
  </w:style>
  <w:style w:type="character" w:customStyle="1" w:styleId="Heading3Char">
    <w:name w:val="Heading 3 Char"/>
    <w:aliases w:val="h3 Char,h31 Char,h32 Char"/>
    <w:basedOn w:val="DefaultParagraphFont"/>
    <w:link w:val="Heading3"/>
    <w:rsid w:val="00005EA3"/>
    <w:rPr>
      <w:rFonts w:ascii="Arial Black" w:eastAsia="Times New Roman" w:hAnsi="Arial Black"/>
    </w:rPr>
  </w:style>
  <w:style w:type="character" w:customStyle="1" w:styleId="Heading4Char">
    <w:name w:val="Heading 4 Char"/>
    <w:basedOn w:val="DefaultParagraphFont"/>
    <w:link w:val="Heading4"/>
    <w:rsid w:val="00005EA3"/>
    <w:rPr>
      <w:rFonts w:ascii="Arial" w:eastAsia="Times New Roman" w:hAnsi="Arial"/>
      <w:b/>
      <w:i/>
    </w:rPr>
  </w:style>
  <w:style w:type="character" w:customStyle="1" w:styleId="Heading5Char">
    <w:name w:val="Heading 5 Char"/>
    <w:basedOn w:val="DefaultParagraphFont"/>
    <w:link w:val="Heading5"/>
    <w:rsid w:val="00005EA3"/>
    <w:rPr>
      <w:rFonts w:ascii="Arial" w:eastAsia="Times New Roman" w:hAnsi="Arial"/>
      <w:b/>
    </w:rPr>
  </w:style>
  <w:style w:type="character" w:customStyle="1" w:styleId="Heading6Char">
    <w:name w:val="Heading 6 Char"/>
    <w:basedOn w:val="DefaultParagraphFont"/>
    <w:link w:val="Heading6"/>
    <w:rsid w:val="00005EA3"/>
    <w:rPr>
      <w:rFonts w:ascii="Arial" w:eastAsia="Times New Roman" w:hAnsi="Arial"/>
      <w:i/>
    </w:rPr>
  </w:style>
  <w:style w:type="character" w:customStyle="1" w:styleId="Heading7Char">
    <w:name w:val="Heading 7 Char"/>
    <w:basedOn w:val="DefaultParagraphFont"/>
    <w:link w:val="Heading7"/>
    <w:rsid w:val="00005EA3"/>
    <w:rPr>
      <w:rFonts w:ascii="Arial" w:eastAsia="Times New Roman" w:hAnsi="Arial"/>
      <w:i/>
    </w:rPr>
  </w:style>
  <w:style w:type="character" w:customStyle="1" w:styleId="Heading8Char">
    <w:name w:val="Heading 8 Char"/>
    <w:basedOn w:val="DefaultParagraphFont"/>
    <w:link w:val="Heading8"/>
    <w:rsid w:val="00005EA3"/>
    <w:rPr>
      <w:rFonts w:ascii="Arial" w:eastAsia="Times New Roman" w:hAnsi="Arial"/>
      <w:i/>
    </w:rPr>
  </w:style>
  <w:style w:type="character" w:customStyle="1" w:styleId="Heading9Char">
    <w:name w:val="Heading 9 Char"/>
    <w:basedOn w:val="DefaultParagraphFont"/>
    <w:link w:val="Heading9"/>
    <w:rsid w:val="00005EA3"/>
    <w:rPr>
      <w:rFonts w:ascii="Arial" w:eastAsia="Times New Roman" w:hAnsi="Arial"/>
      <w:b/>
      <w:i/>
      <w:sz w:val="18"/>
    </w:rPr>
  </w:style>
  <w:style w:type="paragraph" w:customStyle="1" w:styleId="NormalBullet">
    <w:name w:val="Normal Bullet"/>
    <w:basedOn w:val="Normal"/>
    <w:rsid w:val="00005EA3"/>
    <w:pPr>
      <w:numPr>
        <w:numId w:val="1"/>
      </w:numPr>
      <w:spacing w:before="120" w:after="0" w:line="240" w:lineRule="auto"/>
    </w:pPr>
    <w:rPr>
      <w:rFonts w:ascii="Arial" w:eastAsia="Times New Roman" w:hAnsi="Arial"/>
      <w:sz w:val="20"/>
      <w:szCs w:val="20"/>
    </w:rPr>
  </w:style>
  <w:style w:type="paragraph" w:styleId="ListParagraph">
    <w:name w:val="List Paragraph"/>
    <w:basedOn w:val="Normal"/>
    <w:uiPriority w:val="34"/>
    <w:qFormat/>
    <w:rsid w:val="002014B2"/>
    <w:pPr>
      <w:ind w:left="720"/>
      <w:contextualSpacing/>
    </w:pPr>
  </w:style>
  <w:style w:type="paragraph" w:customStyle="1" w:styleId="BulletDiRoman">
    <w:name w:val="Bullet D (i. Roman)"/>
    <w:basedOn w:val="Normal"/>
    <w:rsid w:val="002014B2"/>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2014B2"/>
    <w:pPr>
      <w:suppressAutoHyphens/>
      <w:spacing w:before="120" w:after="0" w:line="240" w:lineRule="auto"/>
      <w:ind w:left="1080" w:hanging="360"/>
    </w:pPr>
    <w:rPr>
      <w:rFonts w:ascii="Times New Roman" w:eastAsia="Times New Roman" w:hAnsi="Times New Roman"/>
      <w:sz w:val="20"/>
      <w:szCs w:val="20"/>
    </w:rPr>
  </w:style>
  <w:style w:type="table" w:styleId="TableGrid">
    <w:name w:val="Table Grid"/>
    <w:basedOn w:val="TableNormal"/>
    <w:uiPriority w:val="59"/>
    <w:rsid w:val="0014096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nhideWhenUsed/>
    <w:rsid w:val="00B3063C"/>
    <w:pPr>
      <w:tabs>
        <w:tab w:val="center" w:pos="4680"/>
        <w:tab w:val="right" w:pos="9360"/>
      </w:tabs>
    </w:pPr>
  </w:style>
  <w:style w:type="character" w:customStyle="1" w:styleId="HeaderChar">
    <w:name w:val="Header Char"/>
    <w:basedOn w:val="DefaultParagraphFont"/>
    <w:link w:val="Header"/>
    <w:rsid w:val="00B3063C"/>
    <w:rPr>
      <w:sz w:val="22"/>
      <w:szCs w:val="22"/>
    </w:rPr>
  </w:style>
  <w:style w:type="paragraph" w:styleId="Footer">
    <w:name w:val="footer"/>
    <w:basedOn w:val="Normal"/>
    <w:link w:val="FooterChar"/>
    <w:uiPriority w:val="99"/>
    <w:unhideWhenUsed/>
    <w:rsid w:val="00B3063C"/>
    <w:pPr>
      <w:tabs>
        <w:tab w:val="center" w:pos="4680"/>
        <w:tab w:val="right" w:pos="9360"/>
      </w:tabs>
    </w:pPr>
  </w:style>
  <w:style w:type="character" w:customStyle="1" w:styleId="FooterChar">
    <w:name w:val="Footer Char"/>
    <w:basedOn w:val="DefaultParagraphFont"/>
    <w:link w:val="Footer"/>
    <w:uiPriority w:val="99"/>
    <w:rsid w:val="00B3063C"/>
    <w:rPr>
      <w:sz w:val="22"/>
      <w:szCs w:val="22"/>
    </w:rPr>
  </w:style>
  <w:style w:type="paragraph" w:customStyle="1" w:styleId="p2">
    <w:name w:val="p2"/>
    <w:basedOn w:val="Normal"/>
    <w:rsid w:val="002332EE"/>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2332EE"/>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2332EE"/>
    <w:rPr>
      <w:rFonts w:asciiTheme="minorHAnsi" w:eastAsia="Times New Roman" w:hAnsiTheme="minorHAnsi"/>
      <w:i/>
      <w:sz w:val="22"/>
      <w:szCs w:val="22"/>
    </w:rPr>
  </w:style>
  <w:style w:type="paragraph" w:customStyle="1" w:styleId="Style10">
    <w:name w:val="Style10"/>
    <w:basedOn w:val="Normal"/>
    <w:link w:val="Style10Char"/>
    <w:qFormat/>
    <w:rsid w:val="002332EE"/>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2332EE"/>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2332EE"/>
    <w:rPr>
      <w:rFonts w:asciiTheme="minorHAnsi" w:eastAsia="Times New Roman" w:hAnsiTheme="minorHAnsi"/>
      <w:bCs/>
    </w:rPr>
  </w:style>
  <w:style w:type="paragraph" w:customStyle="1" w:styleId="Style12">
    <w:name w:val="Style12"/>
    <w:basedOn w:val="Normal"/>
    <w:link w:val="Style12Char"/>
    <w:qFormat/>
    <w:rsid w:val="002332EE"/>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2332EE"/>
    <w:rPr>
      <w:rFonts w:asciiTheme="minorHAnsi" w:eastAsia="Times New Roman" w:hAnsiTheme="minorHAnsi"/>
      <w:bCs/>
    </w:rPr>
  </w:style>
  <w:style w:type="character" w:customStyle="1" w:styleId="Style12Char">
    <w:name w:val="Style12 Char"/>
    <w:basedOn w:val="DefaultParagraphFont"/>
    <w:link w:val="Style12"/>
    <w:rsid w:val="002332EE"/>
    <w:rPr>
      <w:rFonts w:asciiTheme="minorHAnsi" w:eastAsia="Times New Roman" w:hAnsiTheme="minorHAnsi"/>
      <w:sz w:val="12"/>
      <w:szCs w:val="12"/>
    </w:rPr>
  </w:style>
  <w:style w:type="paragraph" w:customStyle="1" w:styleId="Style14">
    <w:name w:val="Style14"/>
    <w:basedOn w:val="Normal"/>
    <w:link w:val="Style14Char"/>
    <w:qFormat/>
    <w:rsid w:val="002332EE"/>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2332EE"/>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2332EE"/>
    <w:rPr>
      <w:rFonts w:asciiTheme="minorHAnsi" w:eastAsia="Times New Roman" w:hAnsiTheme="minorHAnsi"/>
      <w:bCs/>
    </w:rPr>
  </w:style>
  <w:style w:type="character" w:customStyle="1" w:styleId="Style15Char">
    <w:name w:val="Style15 Char"/>
    <w:basedOn w:val="DefaultParagraphFont"/>
    <w:link w:val="Style15"/>
    <w:rsid w:val="002332EE"/>
    <w:rPr>
      <w:rFonts w:asciiTheme="minorHAnsi" w:eastAsia="Times New Roman" w:hAnsiTheme="minorHAnsi"/>
      <w:bCs/>
    </w:rPr>
  </w:style>
  <w:style w:type="paragraph" w:styleId="BalloonText">
    <w:name w:val="Balloon Text"/>
    <w:basedOn w:val="Normal"/>
    <w:link w:val="BalloonTextChar"/>
    <w:uiPriority w:val="99"/>
    <w:semiHidden/>
    <w:unhideWhenUsed/>
    <w:rsid w:val="00452D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2DFA"/>
    <w:rPr>
      <w:rFonts w:ascii="Tahoma" w:hAnsi="Tahoma" w:cs="Tahoma"/>
      <w:sz w:val="16"/>
      <w:szCs w:val="16"/>
    </w:rPr>
  </w:style>
  <w:style w:type="paragraph" w:styleId="Revision">
    <w:name w:val="Revision"/>
    <w:hidden/>
    <w:uiPriority w:val="99"/>
    <w:semiHidden/>
    <w:rsid w:val="00382877"/>
    <w:rPr>
      <w:sz w:val="22"/>
      <w:szCs w:val="22"/>
    </w:rPr>
  </w:style>
  <w:style w:type="character" w:styleId="CommentReference">
    <w:name w:val="annotation reference"/>
    <w:basedOn w:val="DefaultParagraphFont"/>
    <w:uiPriority w:val="99"/>
    <w:semiHidden/>
    <w:unhideWhenUsed/>
    <w:rsid w:val="003D13DA"/>
    <w:rPr>
      <w:sz w:val="16"/>
      <w:szCs w:val="16"/>
    </w:rPr>
  </w:style>
  <w:style w:type="paragraph" w:styleId="CommentText">
    <w:name w:val="annotation text"/>
    <w:basedOn w:val="Normal"/>
    <w:link w:val="CommentTextChar"/>
    <w:uiPriority w:val="99"/>
    <w:semiHidden/>
    <w:unhideWhenUsed/>
    <w:rsid w:val="003D13DA"/>
    <w:pPr>
      <w:spacing w:line="240" w:lineRule="auto"/>
    </w:pPr>
    <w:rPr>
      <w:sz w:val="20"/>
      <w:szCs w:val="20"/>
    </w:rPr>
  </w:style>
  <w:style w:type="character" w:customStyle="1" w:styleId="CommentTextChar">
    <w:name w:val="Comment Text Char"/>
    <w:basedOn w:val="DefaultParagraphFont"/>
    <w:link w:val="CommentText"/>
    <w:uiPriority w:val="99"/>
    <w:semiHidden/>
    <w:rsid w:val="003D13DA"/>
  </w:style>
  <w:style w:type="paragraph" w:styleId="CommentSubject">
    <w:name w:val="annotation subject"/>
    <w:basedOn w:val="CommentText"/>
    <w:next w:val="CommentText"/>
    <w:link w:val="CommentSubjectChar"/>
    <w:uiPriority w:val="99"/>
    <w:semiHidden/>
    <w:unhideWhenUsed/>
    <w:rsid w:val="001A7F3C"/>
    <w:rPr>
      <w:b/>
      <w:bCs/>
    </w:rPr>
  </w:style>
  <w:style w:type="character" w:customStyle="1" w:styleId="CommentSubjectChar">
    <w:name w:val="Comment Subject Char"/>
    <w:basedOn w:val="CommentTextChar"/>
    <w:link w:val="CommentSubject"/>
    <w:uiPriority w:val="99"/>
    <w:semiHidden/>
    <w:rsid w:val="001A7F3C"/>
    <w:rPr>
      <w:b/>
      <w:bCs/>
    </w:rPr>
  </w:style>
  <w:style w:type="character" w:styleId="UnresolvedMention">
    <w:name w:val="Unresolved Mention"/>
    <w:basedOn w:val="DefaultParagraphFont"/>
    <w:uiPriority w:val="99"/>
    <w:unhideWhenUsed/>
    <w:rsid w:val="001A7F3C"/>
    <w:rPr>
      <w:color w:val="605E5C"/>
      <w:shd w:val="clear" w:color="auto" w:fill="E1DFDD"/>
    </w:rPr>
  </w:style>
  <w:style w:type="character" w:styleId="Mention">
    <w:name w:val="Mention"/>
    <w:basedOn w:val="DefaultParagraphFont"/>
    <w:uiPriority w:val="99"/>
    <w:unhideWhenUsed/>
    <w:rsid w:val="001A7F3C"/>
    <w:rPr>
      <w:color w:val="2B579A"/>
      <w:shd w:val="clear" w:color="auto" w:fill="E1DFDD"/>
    </w:rPr>
  </w:style>
  <w:style w:type="table" w:customStyle="1" w:styleId="TableGrid2">
    <w:name w:val="Table Grid2"/>
    <w:basedOn w:val="TableNormal"/>
    <w:next w:val="TableGrid"/>
    <w:uiPriority w:val="39"/>
    <w:rsid w:val="009F01C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743283">
      <w:bodyDiv w:val="1"/>
      <w:marLeft w:val="0"/>
      <w:marRight w:val="0"/>
      <w:marTop w:val="0"/>
      <w:marBottom w:val="0"/>
      <w:divBdr>
        <w:top w:val="none" w:sz="0" w:space="0" w:color="auto"/>
        <w:left w:val="none" w:sz="0" w:space="0" w:color="auto"/>
        <w:bottom w:val="none" w:sz="0" w:space="0" w:color="auto"/>
        <w:right w:val="none" w:sz="0" w:space="0" w:color="auto"/>
      </w:divBdr>
    </w:div>
    <w:div w:id="426579282">
      <w:bodyDiv w:val="1"/>
      <w:marLeft w:val="0"/>
      <w:marRight w:val="0"/>
      <w:marTop w:val="0"/>
      <w:marBottom w:val="0"/>
      <w:divBdr>
        <w:top w:val="none" w:sz="0" w:space="0" w:color="auto"/>
        <w:left w:val="none" w:sz="0" w:space="0" w:color="auto"/>
        <w:bottom w:val="none" w:sz="0" w:space="0" w:color="auto"/>
        <w:right w:val="none" w:sz="0" w:space="0" w:color="auto"/>
      </w:divBdr>
    </w:div>
    <w:div w:id="1126119442">
      <w:bodyDiv w:val="1"/>
      <w:marLeft w:val="0"/>
      <w:marRight w:val="0"/>
      <w:marTop w:val="0"/>
      <w:marBottom w:val="0"/>
      <w:divBdr>
        <w:top w:val="none" w:sz="0" w:space="0" w:color="auto"/>
        <w:left w:val="none" w:sz="0" w:space="0" w:color="auto"/>
        <w:bottom w:val="none" w:sz="0" w:space="0" w:color="auto"/>
        <w:right w:val="none" w:sz="0" w:space="0" w:color="auto"/>
      </w:divBdr>
    </w:div>
    <w:div w:id="1474250761">
      <w:bodyDiv w:val="1"/>
      <w:marLeft w:val="0"/>
      <w:marRight w:val="0"/>
      <w:marTop w:val="0"/>
      <w:marBottom w:val="0"/>
      <w:divBdr>
        <w:top w:val="none" w:sz="0" w:space="0" w:color="auto"/>
        <w:left w:val="none" w:sz="0" w:space="0" w:color="auto"/>
        <w:bottom w:val="none" w:sz="0" w:space="0" w:color="auto"/>
        <w:right w:val="none" w:sz="0" w:space="0" w:color="auto"/>
      </w:divBdr>
    </w:div>
    <w:div w:id="1561164476">
      <w:bodyDiv w:val="1"/>
      <w:marLeft w:val="0"/>
      <w:marRight w:val="0"/>
      <w:marTop w:val="0"/>
      <w:marBottom w:val="0"/>
      <w:divBdr>
        <w:top w:val="none" w:sz="0" w:space="0" w:color="auto"/>
        <w:left w:val="none" w:sz="0" w:space="0" w:color="auto"/>
        <w:bottom w:val="none" w:sz="0" w:space="0" w:color="auto"/>
        <w:right w:val="none" w:sz="0" w:space="0" w:color="auto"/>
      </w:divBdr>
    </w:div>
    <w:div w:id="1975019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1" ma:contentTypeDescription="Create a new document." ma:contentTypeScope="" ma:versionID="88efdf97b65d09c9d0c7bbf944c2dedf">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ea7966bcb5d37bb36b188e4d473f173a"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6A497A-5F6B-426A-BF6E-E55317EF09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E6FF8F-4797-4E21-87FF-5244D9E33BEB}">
  <ds:schemaRefs>
    <ds:schemaRef ds:uri="http://schemas.openxmlformats.org/officeDocument/2006/bibliography"/>
  </ds:schemaRefs>
</ds:datastoreItem>
</file>

<file path=customXml/itemProps3.xml><?xml version="1.0" encoding="utf-8"?>
<ds:datastoreItem xmlns:ds="http://schemas.openxmlformats.org/officeDocument/2006/customXml" ds:itemID="{CE82BE95-4B6A-49E0-9D19-AC6DFFD0D939}">
  <ds:schemaRefs>
    <ds:schemaRef ds:uri="http://schemas.openxmlformats.org/officeDocument/2006/bibliography"/>
  </ds:schemaRefs>
</ds:datastoreItem>
</file>

<file path=customXml/itemProps4.xml><?xml version="1.0" encoding="utf-8"?>
<ds:datastoreItem xmlns:ds="http://schemas.openxmlformats.org/officeDocument/2006/customXml" ds:itemID="{83BAA9F3-7595-4923-BA9C-91E2431EC8A6}">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5.xml><?xml version="1.0" encoding="utf-8"?>
<ds:datastoreItem xmlns:ds="http://schemas.openxmlformats.org/officeDocument/2006/customXml" ds:itemID="{1E26788C-0CA8-4B5F-AC22-CC504A9540D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679</TotalTime>
  <Pages>13</Pages>
  <Words>3733</Words>
  <Characters>21279</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bsamuels</dc:creator>
  <cp:lastModifiedBy>Alhabibi, Haider@Energy</cp:lastModifiedBy>
  <cp:revision>183</cp:revision>
  <cp:lastPrinted>2013-11-26T22:29:00Z</cp:lastPrinted>
  <dcterms:created xsi:type="dcterms:W3CDTF">2017-04-07T15:34:00Z</dcterms:created>
  <dcterms:modified xsi:type="dcterms:W3CDTF">2023-12-14T04:17:00Z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