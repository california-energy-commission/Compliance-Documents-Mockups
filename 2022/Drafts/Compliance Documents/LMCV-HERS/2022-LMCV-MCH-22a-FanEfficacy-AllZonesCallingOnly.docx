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978CA" w14:textId="14DCBD48" w:rsidR="00E00769" w:rsidRPr="00602E43" w:rsidRDefault="00E00769" w:rsidP="00E00769">
      <w:pPr>
        <w:tabs>
          <w:tab w:val="center" w:pos="5400"/>
        </w:tabs>
        <w:ind w:left="-90"/>
        <w:rPr>
          <w:rFonts w:ascii="Calibri" w:eastAsia="Calibri" w:hAnsi="Calibri" w:cs="Calibri"/>
          <w:b/>
          <w:bCs/>
          <w:color w:val="201F1E"/>
          <w:sz w:val="24"/>
          <w:szCs w:val="24"/>
        </w:rPr>
      </w:pPr>
      <w:r w:rsidRPr="00602E43">
        <w:rPr>
          <w:rFonts w:asciiTheme="minorHAnsi" w:hAnsiTheme="minorHAnsi" w:cstheme="minorBidi"/>
          <w:b/>
          <w:bCs/>
          <w:sz w:val="24"/>
          <w:szCs w:val="24"/>
        </w:rPr>
        <w:t xml:space="preserve">CERTIFICATE OF </w:t>
      </w:r>
      <w:r w:rsidRPr="00602E43">
        <w:rPr>
          <w:rFonts w:ascii="Calibri" w:eastAsia="Calibri" w:hAnsi="Calibri" w:cs="Calibri"/>
          <w:b/>
          <w:bCs/>
          <w:color w:val="201F1E"/>
          <w:sz w:val="24"/>
          <w:szCs w:val="24"/>
        </w:rPr>
        <w:t>VERIFICATION</w:t>
      </w:r>
      <w:r w:rsidRPr="00602E43">
        <w:rPr>
          <w:rFonts w:ascii="Calibri" w:eastAsia="Calibri" w:hAnsi="Calibri" w:cs="Calibri"/>
          <w:b/>
          <w:bCs/>
          <w:color w:val="201F1E"/>
          <w:sz w:val="24"/>
          <w:szCs w:val="24"/>
        </w:rPr>
        <w:tab/>
      </w:r>
    </w:p>
    <w:p w14:paraId="3FEB8266" w14:textId="77777777" w:rsidR="00E00769" w:rsidRPr="00602E43" w:rsidRDefault="00E00769" w:rsidP="00E00769">
      <w:pPr>
        <w:ind w:left="-90"/>
        <w:rPr>
          <w:rFonts w:asciiTheme="minorHAnsi" w:hAnsiTheme="minorHAnsi" w:cstheme="minorHAnsi"/>
          <w:sz w:val="24"/>
          <w:szCs w:val="24"/>
        </w:rPr>
      </w:pPr>
      <w:r w:rsidRPr="00602E43">
        <w:rPr>
          <w:rFonts w:asciiTheme="minorHAnsi" w:hAnsiTheme="minorHAnsi" w:cstheme="minorHAnsi"/>
          <w:b/>
          <w:sz w:val="24"/>
          <w:szCs w:val="24"/>
        </w:rPr>
        <w:t>Note:</w:t>
      </w:r>
      <w:r w:rsidRPr="00602E43">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E00769" w:rsidRPr="00602E43" w14:paraId="57BE78C3" w14:textId="77777777" w:rsidTr="00A358B3">
        <w:trPr>
          <w:trHeight w:val="288"/>
        </w:trPr>
        <w:tc>
          <w:tcPr>
            <w:tcW w:w="5508" w:type="dxa"/>
          </w:tcPr>
          <w:p w14:paraId="48F6528E" w14:textId="77777777" w:rsidR="00E00769" w:rsidRPr="00602E43" w:rsidRDefault="00E00769" w:rsidP="00A358B3">
            <w:pPr>
              <w:ind w:left="-90"/>
              <w:rPr>
                <w:rFonts w:asciiTheme="minorHAnsi" w:hAnsiTheme="minorHAnsi" w:cstheme="minorHAnsi"/>
                <w:sz w:val="24"/>
                <w:szCs w:val="24"/>
              </w:rPr>
            </w:pPr>
            <w:r w:rsidRPr="00602E43">
              <w:rPr>
                <w:rFonts w:asciiTheme="minorHAnsi" w:hAnsiTheme="minorHAnsi" w:cstheme="minorHAnsi"/>
                <w:sz w:val="24"/>
                <w:szCs w:val="24"/>
              </w:rPr>
              <w:t>Project Name:</w:t>
            </w:r>
          </w:p>
        </w:tc>
        <w:tc>
          <w:tcPr>
            <w:tcW w:w="5508" w:type="dxa"/>
          </w:tcPr>
          <w:p w14:paraId="2CC9E0B6" w14:textId="77777777" w:rsidR="00E00769" w:rsidRPr="00602E43" w:rsidRDefault="00E00769" w:rsidP="00A358B3">
            <w:pPr>
              <w:ind w:left="-90"/>
              <w:rPr>
                <w:rFonts w:asciiTheme="minorHAnsi" w:hAnsiTheme="minorHAnsi" w:cstheme="minorHAnsi"/>
                <w:sz w:val="24"/>
                <w:szCs w:val="24"/>
              </w:rPr>
            </w:pPr>
            <w:r w:rsidRPr="00602E43">
              <w:rPr>
                <w:rFonts w:asciiTheme="minorHAnsi" w:hAnsiTheme="minorHAnsi" w:cstheme="minorHAnsi"/>
                <w:sz w:val="24"/>
                <w:szCs w:val="24"/>
              </w:rPr>
              <w:t>Enforcement Agency:</w:t>
            </w:r>
          </w:p>
        </w:tc>
      </w:tr>
      <w:tr w:rsidR="00E00769" w:rsidRPr="00602E43" w14:paraId="172E0FEC" w14:textId="77777777" w:rsidTr="00A358B3">
        <w:trPr>
          <w:trHeight w:val="288"/>
        </w:trPr>
        <w:tc>
          <w:tcPr>
            <w:tcW w:w="5508" w:type="dxa"/>
          </w:tcPr>
          <w:p w14:paraId="412BB817" w14:textId="77777777" w:rsidR="00E00769" w:rsidRPr="00602E43" w:rsidRDefault="00E00769" w:rsidP="00A358B3">
            <w:pPr>
              <w:ind w:left="-90"/>
              <w:rPr>
                <w:rFonts w:asciiTheme="minorHAnsi" w:hAnsiTheme="minorHAnsi" w:cstheme="minorHAnsi"/>
                <w:sz w:val="24"/>
                <w:szCs w:val="24"/>
                <w:vertAlign w:val="superscript"/>
              </w:rPr>
            </w:pPr>
            <w:r w:rsidRPr="00602E43">
              <w:rPr>
                <w:rFonts w:asciiTheme="minorHAnsi" w:hAnsiTheme="minorHAnsi" w:cstheme="minorHAnsi"/>
                <w:sz w:val="24"/>
                <w:szCs w:val="24"/>
              </w:rPr>
              <w:t>Dwelling Address:</w:t>
            </w:r>
          </w:p>
        </w:tc>
        <w:tc>
          <w:tcPr>
            <w:tcW w:w="5508" w:type="dxa"/>
          </w:tcPr>
          <w:p w14:paraId="45422FBC" w14:textId="77777777" w:rsidR="00E00769" w:rsidRPr="00602E43" w:rsidRDefault="00E00769" w:rsidP="00A358B3">
            <w:pPr>
              <w:ind w:left="-90"/>
              <w:rPr>
                <w:rFonts w:asciiTheme="minorHAnsi" w:hAnsiTheme="minorHAnsi" w:cstheme="minorHAnsi"/>
                <w:sz w:val="24"/>
                <w:szCs w:val="24"/>
                <w:vertAlign w:val="superscript"/>
              </w:rPr>
            </w:pPr>
            <w:r w:rsidRPr="00602E43">
              <w:rPr>
                <w:rFonts w:asciiTheme="minorHAnsi" w:hAnsiTheme="minorHAnsi" w:cstheme="minorHAnsi"/>
                <w:sz w:val="24"/>
                <w:szCs w:val="24"/>
              </w:rPr>
              <w:t>Permit Number:</w:t>
            </w:r>
          </w:p>
        </w:tc>
      </w:tr>
      <w:tr w:rsidR="00E00769" w:rsidRPr="00602E43" w14:paraId="13E58859" w14:textId="77777777" w:rsidTr="00A358B3">
        <w:trPr>
          <w:trHeight w:val="288"/>
        </w:trPr>
        <w:tc>
          <w:tcPr>
            <w:tcW w:w="5508" w:type="dxa"/>
          </w:tcPr>
          <w:p w14:paraId="5D25954B" w14:textId="77777777" w:rsidR="00E00769" w:rsidRPr="00602E43" w:rsidRDefault="00E00769" w:rsidP="00A358B3">
            <w:pPr>
              <w:ind w:left="-90"/>
              <w:rPr>
                <w:rFonts w:asciiTheme="minorHAnsi" w:hAnsiTheme="minorHAnsi" w:cstheme="minorHAnsi"/>
                <w:sz w:val="24"/>
                <w:szCs w:val="24"/>
              </w:rPr>
            </w:pPr>
            <w:r w:rsidRPr="00602E43">
              <w:rPr>
                <w:rFonts w:asciiTheme="minorHAnsi" w:hAnsiTheme="minorHAnsi" w:cstheme="minorHAnsi"/>
                <w:sz w:val="24"/>
                <w:szCs w:val="24"/>
              </w:rPr>
              <w:t>City and Zip Code:</w:t>
            </w:r>
          </w:p>
        </w:tc>
        <w:tc>
          <w:tcPr>
            <w:tcW w:w="5508" w:type="dxa"/>
          </w:tcPr>
          <w:p w14:paraId="05DD3FCE" w14:textId="77777777" w:rsidR="00E00769" w:rsidRPr="00602E43" w:rsidRDefault="00E00769" w:rsidP="00A358B3">
            <w:pPr>
              <w:ind w:left="-90"/>
              <w:rPr>
                <w:rFonts w:asciiTheme="minorHAnsi" w:hAnsiTheme="minorHAnsi" w:cstheme="minorBidi"/>
                <w:sz w:val="24"/>
                <w:szCs w:val="24"/>
              </w:rPr>
            </w:pPr>
            <w:r w:rsidRPr="00602E43">
              <w:rPr>
                <w:rFonts w:ascii="Calibri" w:eastAsia="Calibri" w:hAnsi="Calibri" w:cs="Calibri"/>
                <w:color w:val="000000" w:themeColor="text1"/>
                <w:sz w:val="24"/>
                <w:szCs w:val="24"/>
              </w:rPr>
              <w:t>Permit Application Date</w:t>
            </w:r>
            <w:r w:rsidRPr="00602E43">
              <w:rPr>
                <w:rFonts w:asciiTheme="minorHAnsi" w:hAnsiTheme="minorHAnsi" w:cstheme="minorBidi"/>
                <w:sz w:val="24"/>
                <w:szCs w:val="24"/>
              </w:rPr>
              <w:t>:</w:t>
            </w:r>
          </w:p>
        </w:tc>
      </w:tr>
    </w:tbl>
    <w:p w14:paraId="5D8166D9" w14:textId="67AC6EE2" w:rsidR="0002622F" w:rsidRPr="00602E43" w:rsidRDefault="0002622F"/>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952AA6" w:rsidRPr="00602E43" w14:paraId="4BAA81AF" w14:textId="77777777" w:rsidTr="0025378F">
        <w:trPr>
          <w:cantSplit/>
          <w:trHeight w:val="144"/>
        </w:trPr>
        <w:tc>
          <w:tcPr>
            <w:tcW w:w="11030" w:type="dxa"/>
            <w:gridSpan w:val="3"/>
            <w:tcBorders>
              <w:top w:val="single" w:sz="4" w:space="0" w:color="auto"/>
            </w:tcBorders>
            <w:vAlign w:val="center"/>
          </w:tcPr>
          <w:p w14:paraId="4BAA81AE" w14:textId="7BAAAB7A" w:rsidR="00952AA6" w:rsidRPr="00602E43" w:rsidRDefault="00952AA6" w:rsidP="0025378F">
            <w:pPr>
              <w:keepNext/>
              <w:rPr>
                <w:rFonts w:asciiTheme="minorHAnsi" w:hAnsiTheme="minorHAnsi"/>
                <w:b/>
                <w:sz w:val="18"/>
                <w:szCs w:val="18"/>
              </w:rPr>
            </w:pPr>
            <w:r w:rsidRPr="00602E43">
              <w:rPr>
                <w:rFonts w:asciiTheme="minorHAnsi" w:hAnsiTheme="minorHAnsi"/>
                <w:b/>
                <w:szCs w:val="18"/>
              </w:rPr>
              <w:t>A. Ducted Cooling System Information</w:t>
            </w:r>
          </w:p>
        </w:tc>
      </w:tr>
      <w:tr w:rsidR="0025378F" w:rsidRPr="00602E43" w14:paraId="4BAA81B3" w14:textId="77777777" w:rsidTr="0025378F">
        <w:trPr>
          <w:cantSplit/>
          <w:trHeight w:val="144"/>
        </w:trPr>
        <w:tc>
          <w:tcPr>
            <w:tcW w:w="475" w:type="dxa"/>
            <w:vAlign w:val="center"/>
          </w:tcPr>
          <w:p w14:paraId="4BAA81B0" w14:textId="77777777" w:rsidR="0025378F" w:rsidRPr="00602E43" w:rsidRDefault="0025378F" w:rsidP="0025378F">
            <w:pPr>
              <w:pStyle w:val="FootnoteText"/>
              <w:jc w:val="center"/>
              <w:rPr>
                <w:rFonts w:asciiTheme="minorHAnsi" w:hAnsiTheme="minorHAnsi"/>
                <w:sz w:val="18"/>
                <w:szCs w:val="18"/>
              </w:rPr>
            </w:pPr>
            <w:r w:rsidRPr="00602E43">
              <w:rPr>
                <w:rFonts w:asciiTheme="minorHAnsi" w:hAnsiTheme="minorHAnsi"/>
                <w:sz w:val="18"/>
                <w:szCs w:val="18"/>
              </w:rPr>
              <w:t>01</w:t>
            </w:r>
          </w:p>
        </w:tc>
        <w:tc>
          <w:tcPr>
            <w:tcW w:w="4950" w:type="dxa"/>
            <w:vAlign w:val="center"/>
          </w:tcPr>
          <w:p w14:paraId="4BAA81B1" w14:textId="2FDDC9AB" w:rsidR="0025378F" w:rsidRPr="00602E43" w:rsidRDefault="0025378F" w:rsidP="0025378F">
            <w:pPr>
              <w:rPr>
                <w:rFonts w:asciiTheme="minorHAnsi" w:hAnsiTheme="minorHAnsi"/>
                <w:color w:val="000000"/>
                <w:sz w:val="18"/>
                <w:szCs w:val="18"/>
                <w:highlight w:val="yellow"/>
              </w:rPr>
            </w:pPr>
            <w:r w:rsidRPr="00602E43">
              <w:rPr>
                <w:rFonts w:asciiTheme="minorHAnsi" w:hAnsiTheme="minorHAnsi"/>
                <w:sz w:val="18"/>
                <w:szCs w:val="18"/>
              </w:rPr>
              <w:t xml:space="preserve">System Identification or Name </w:t>
            </w:r>
          </w:p>
        </w:tc>
        <w:tc>
          <w:tcPr>
            <w:tcW w:w="5605" w:type="dxa"/>
            <w:vAlign w:val="center"/>
          </w:tcPr>
          <w:p w14:paraId="4BAA81B2" w14:textId="77777777" w:rsidR="0025378F" w:rsidRPr="00602E43" w:rsidRDefault="0025378F" w:rsidP="0025378F">
            <w:pPr>
              <w:rPr>
                <w:rFonts w:asciiTheme="minorHAnsi" w:hAnsiTheme="minorHAnsi"/>
                <w:color w:val="000000"/>
                <w:sz w:val="18"/>
                <w:szCs w:val="18"/>
                <w:highlight w:val="yellow"/>
              </w:rPr>
            </w:pPr>
          </w:p>
        </w:tc>
      </w:tr>
      <w:tr w:rsidR="0025378F" w:rsidRPr="00602E43" w14:paraId="4BAA81B7" w14:textId="77777777" w:rsidTr="0025378F">
        <w:trPr>
          <w:cantSplit/>
          <w:trHeight w:val="144"/>
        </w:trPr>
        <w:tc>
          <w:tcPr>
            <w:tcW w:w="475" w:type="dxa"/>
            <w:vAlign w:val="center"/>
          </w:tcPr>
          <w:p w14:paraId="4BAA81B4" w14:textId="77777777" w:rsidR="0025378F" w:rsidRPr="00602E43" w:rsidRDefault="0025378F" w:rsidP="0025378F">
            <w:pPr>
              <w:pStyle w:val="FootnoteText"/>
              <w:jc w:val="center"/>
              <w:rPr>
                <w:rFonts w:asciiTheme="minorHAnsi" w:hAnsiTheme="minorHAnsi"/>
                <w:sz w:val="18"/>
                <w:szCs w:val="18"/>
              </w:rPr>
            </w:pPr>
            <w:r w:rsidRPr="00602E43">
              <w:rPr>
                <w:rFonts w:asciiTheme="minorHAnsi" w:hAnsiTheme="minorHAnsi"/>
                <w:sz w:val="18"/>
                <w:szCs w:val="18"/>
              </w:rPr>
              <w:t>02</w:t>
            </w:r>
          </w:p>
        </w:tc>
        <w:tc>
          <w:tcPr>
            <w:tcW w:w="4950" w:type="dxa"/>
            <w:vAlign w:val="center"/>
          </w:tcPr>
          <w:p w14:paraId="4BAA81B5" w14:textId="6A8E7943" w:rsidR="0025378F" w:rsidRPr="00602E43" w:rsidRDefault="0025378F" w:rsidP="0025378F">
            <w:pPr>
              <w:rPr>
                <w:rFonts w:asciiTheme="minorHAnsi" w:hAnsiTheme="minorHAnsi"/>
                <w:sz w:val="18"/>
                <w:szCs w:val="18"/>
              </w:rPr>
            </w:pPr>
            <w:r w:rsidRPr="00602E43">
              <w:rPr>
                <w:rFonts w:asciiTheme="minorHAnsi" w:hAnsiTheme="minorHAnsi"/>
                <w:sz w:val="18"/>
                <w:szCs w:val="18"/>
              </w:rPr>
              <w:t xml:space="preserve">System Location or Area Served </w:t>
            </w:r>
          </w:p>
        </w:tc>
        <w:tc>
          <w:tcPr>
            <w:tcW w:w="5605" w:type="dxa"/>
            <w:vAlign w:val="center"/>
          </w:tcPr>
          <w:p w14:paraId="4BAA81B6" w14:textId="77777777" w:rsidR="0025378F" w:rsidRPr="00602E43" w:rsidRDefault="0025378F" w:rsidP="0025378F">
            <w:pPr>
              <w:rPr>
                <w:rFonts w:asciiTheme="minorHAnsi" w:hAnsiTheme="minorHAnsi"/>
                <w:sz w:val="18"/>
                <w:szCs w:val="18"/>
              </w:rPr>
            </w:pPr>
          </w:p>
        </w:tc>
      </w:tr>
      <w:tr w:rsidR="00510842" w:rsidRPr="00602E43" w14:paraId="34C11ED1" w14:textId="77777777" w:rsidTr="00510842">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2AFAE00C" w14:textId="22E7F32E" w:rsidR="00510842" w:rsidRPr="00602E43" w:rsidRDefault="00510842" w:rsidP="00510842">
            <w:pPr>
              <w:pStyle w:val="FootnoteText"/>
              <w:jc w:val="center"/>
              <w:rPr>
                <w:rFonts w:asciiTheme="minorHAnsi" w:hAnsiTheme="minorHAnsi"/>
                <w:sz w:val="18"/>
                <w:szCs w:val="18"/>
              </w:rPr>
            </w:pPr>
            <w:r w:rsidRPr="00602E43">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571FEC7" w14:textId="0EE1DFB2" w:rsidR="00510842" w:rsidRPr="00602E43" w:rsidRDefault="00510842" w:rsidP="00510842">
            <w:pPr>
              <w:rPr>
                <w:rFonts w:asciiTheme="minorHAnsi" w:hAnsiTheme="minorHAnsi"/>
                <w:sz w:val="18"/>
                <w:szCs w:val="18"/>
              </w:rPr>
            </w:pPr>
            <w:r w:rsidRPr="00602E43">
              <w:rPr>
                <w:rFonts w:asciiTheme="minorHAnsi" w:hAnsiTheme="minorHAnsi"/>
                <w:sz w:val="18"/>
              </w:rPr>
              <w:t>Indoor Unit Name</w:t>
            </w:r>
            <w:r w:rsidR="00344ACF" w:rsidRPr="00602E43">
              <w:rPr>
                <w:rFonts w:asciiTheme="minorHAnsi" w:hAnsiTheme="minorHAnsi"/>
                <w:sz w:val="18"/>
              </w:rPr>
              <w:t xml:space="preserve"> </w:t>
            </w:r>
            <w:r w:rsidR="00344ACF" w:rsidRPr="00602E43">
              <w:rPr>
                <w:rFonts w:asciiTheme="minorHAnsi" w:hAnsiTheme="minorHAnsi"/>
                <w:sz w:val="18"/>
                <w:szCs w:val="18"/>
              </w:rPr>
              <w:t>or Description of Area Served</w:t>
            </w:r>
          </w:p>
        </w:tc>
        <w:tc>
          <w:tcPr>
            <w:tcW w:w="5605" w:type="dxa"/>
            <w:vAlign w:val="center"/>
          </w:tcPr>
          <w:p w14:paraId="31481101" w14:textId="77777777" w:rsidR="00510842" w:rsidRPr="00602E43" w:rsidRDefault="00510842" w:rsidP="00510842">
            <w:pPr>
              <w:rPr>
                <w:rFonts w:asciiTheme="minorHAnsi" w:hAnsiTheme="minorHAnsi"/>
                <w:sz w:val="18"/>
                <w:szCs w:val="18"/>
              </w:rPr>
            </w:pPr>
          </w:p>
        </w:tc>
      </w:tr>
      <w:tr w:rsidR="00510842" w:rsidRPr="00602E43" w14:paraId="4BAA81BB" w14:textId="77777777" w:rsidTr="0025378F">
        <w:trPr>
          <w:cantSplit/>
          <w:trHeight w:val="144"/>
        </w:trPr>
        <w:tc>
          <w:tcPr>
            <w:tcW w:w="475" w:type="dxa"/>
            <w:vAlign w:val="center"/>
          </w:tcPr>
          <w:p w14:paraId="4BAA81B8" w14:textId="7814BE13" w:rsidR="00510842" w:rsidRPr="00602E43" w:rsidRDefault="00510842" w:rsidP="00510842">
            <w:pPr>
              <w:pStyle w:val="FootnoteText"/>
              <w:jc w:val="center"/>
              <w:rPr>
                <w:rFonts w:asciiTheme="minorHAnsi" w:hAnsiTheme="minorHAnsi"/>
                <w:sz w:val="18"/>
                <w:szCs w:val="18"/>
              </w:rPr>
            </w:pPr>
            <w:r w:rsidRPr="00602E43">
              <w:rPr>
                <w:rFonts w:asciiTheme="minorHAnsi" w:hAnsiTheme="minorHAnsi"/>
                <w:sz w:val="18"/>
                <w:szCs w:val="18"/>
              </w:rPr>
              <w:t>04</w:t>
            </w:r>
          </w:p>
        </w:tc>
        <w:tc>
          <w:tcPr>
            <w:tcW w:w="4950" w:type="dxa"/>
            <w:vAlign w:val="center"/>
          </w:tcPr>
          <w:p w14:paraId="4BAA81B9" w14:textId="76CEFEDD" w:rsidR="00510842" w:rsidRPr="00602E43" w:rsidRDefault="00510842" w:rsidP="00510842">
            <w:pPr>
              <w:rPr>
                <w:rFonts w:asciiTheme="minorHAnsi" w:hAnsiTheme="minorHAnsi"/>
                <w:sz w:val="18"/>
                <w:szCs w:val="18"/>
              </w:rPr>
            </w:pPr>
            <w:r w:rsidRPr="00602E43">
              <w:rPr>
                <w:rFonts w:asciiTheme="minorHAnsi" w:hAnsiTheme="minorHAnsi"/>
                <w:sz w:val="18"/>
                <w:szCs w:val="18"/>
              </w:rPr>
              <w:t>System Installation Type</w:t>
            </w:r>
          </w:p>
        </w:tc>
        <w:tc>
          <w:tcPr>
            <w:tcW w:w="5605" w:type="dxa"/>
            <w:vAlign w:val="center"/>
          </w:tcPr>
          <w:p w14:paraId="4BAA81BA" w14:textId="77777777" w:rsidR="00510842" w:rsidRPr="00602E43" w:rsidRDefault="00510842" w:rsidP="00510842">
            <w:pPr>
              <w:pStyle w:val="ListParagraph"/>
              <w:ind w:left="0"/>
              <w:rPr>
                <w:rFonts w:asciiTheme="minorHAnsi" w:hAnsiTheme="minorHAnsi"/>
                <w:sz w:val="18"/>
                <w:szCs w:val="18"/>
              </w:rPr>
            </w:pPr>
          </w:p>
        </w:tc>
      </w:tr>
      <w:tr w:rsidR="00510842" w:rsidRPr="00602E43" w14:paraId="4BAA81BF" w14:textId="77777777" w:rsidTr="0025378F">
        <w:trPr>
          <w:cantSplit/>
          <w:trHeight w:val="144"/>
        </w:trPr>
        <w:tc>
          <w:tcPr>
            <w:tcW w:w="475" w:type="dxa"/>
            <w:vAlign w:val="center"/>
          </w:tcPr>
          <w:p w14:paraId="4BAA81BC" w14:textId="4ECCE639" w:rsidR="00510842" w:rsidRPr="00602E43" w:rsidRDefault="00510842" w:rsidP="00510842">
            <w:pPr>
              <w:pStyle w:val="FootnoteText"/>
              <w:jc w:val="center"/>
              <w:rPr>
                <w:rFonts w:asciiTheme="minorHAnsi" w:hAnsiTheme="minorHAnsi"/>
                <w:sz w:val="18"/>
                <w:szCs w:val="18"/>
              </w:rPr>
            </w:pPr>
            <w:r w:rsidRPr="00602E43">
              <w:rPr>
                <w:rFonts w:asciiTheme="minorHAnsi" w:hAnsiTheme="minorHAnsi"/>
                <w:sz w:val="18"/>
                <w:szCs w:val="18"/>
              </w:rPr>
              <w:t>05</w:t>
            </w:r>
          </w:p>
        </w:tc>
        <w:tc>
          <w:tcPr>
            <w:tcW w:w="4950" w:type="dxa"/>
            <w:vAlign w:val="center"/>
          </w:tcPr>
          <w:p w14:paraId="4BAA81BD" w14:textId="7E146A54" w:rsidR="00510842" w:rsidRPr="00602E43" w:rsidRDefault="00510842" w:rsidP="00510842">
            <w:pPr>
              <w:pStyle w:val="Header"/>
              <w:tabs>
                <w:tab w:val="clear" w:pos="4320"/>
                <w:tab w:val="clear" w:pos="8640"/>
              </w:tabs>
              <w:rPr>
                <w:rFonts w:asciiTheme="minorHAnsi" w:hAnsiTheme="minorHAnsi"/>
                <w:sz w:val="18"/>
                <w:szCs w:val="18"/>
              </w:rPr>
            </w:pPr>
            <w:r w:rsidRPr="00602E43">
              <w:rPr>
                <w:rFonts w:asciiTheme="minorHAnsi" w:hAnsiTheme="minorHAnsi"/>
                <w:sz w:val="18"/>
                <w:szCs w:val="18"/>
              </w:rPr>
              <w:t>Nominal Cooling Capacity (tons) of Condenser</w:t>
            </w:r>
          </w:p>
        </w:tc>
        <w:tc>
          <w:tcPr>
            <w:tcW w:w="5605" w:type="dxa"/>
            <w:vAlign w:val="center"/>
          </w:tcPr>
          <w:p w14:paraId="4BAA81BE" w14:textId="77777777" w:rsidR="00510842" w:rsidRPr="00602E43" w:rsidRDefault="00510842" w:rsidP="00510842">
            <w:pPr>
              <w:rPr>
                <w:rFonts w:asciiTheme="minorHAnsi" w:hAnsiTheme="minorHAnsi"/>
                <w:sz w:val="18"/>
                <w:szCs w:val="18"/>
              </w:rPr>
            </w:pPr>
          </w:p>
        </w:tc>
      </w:tr>
      <w:tr w:rsidR="00510842" w:rsidRPr="00602E43" w14:paraId="4BAA81C3" w14:textId="77777777" w:rsidTr="0025378F">
        <w:trPr>
          <w:cantSplit/>
          <w:trHeight w:val="144"/>
        </w:trPr>
        <w:tc>
          <w:tcPr>
            <w:tcW w:w="475" w:type="dxa"/>
            <w:vAlign w:val="center"/>
          </w:tcPr>
          <w:p w14:paraId="4BAA81C0" w14:textId="25A8F459" w:rsidR="00510842" w:rsidRPr="00602E43" w:rsidRDefault="00510842" w:rsidP="00510842">
            <w:pPr>
              <w:pStyle w:val="Header"/>
              <w:tabs>
                <w:tab w:val="clear" w:pos="4320"/>
                <w:tab w:val="clear" w:pos="8640"/>
              </w:tabs>
              <w:rPr>
                <w:rFonts w:asciiTheme="minorHAnsi" w:hAnsiTheme="minorHAnsi"/>
                <w:sz w:val="18"/>
                <w:szCs w:val="18"/>
              </w:rPr>
            </w:pPr>
            <w:r w:rsidRPr="00602E43">
              <w:rPr>
                <w:rFonts w:asciiTheme="minorHAnsi" w:hAnsiTheme="minorHAnsi"/>
                <w:sz w:val="18"/>
                <w:szCs w:val="18"/>
              </w:rPr>
              <w:t>06</w:t>
            </w:r>
          </w:p>
        </w:tc>
        <w:tc>
          <w:tcPr>
            <w:tcW w:w="4950" w:type="dxa"/>
            <w:vAlign w:val="center"/>
          </w:tcPr>
          <w:p w14:paraId="4BAA81C1" w14:textId="70401711" w:rsidR="00510842" w:rsidRPr="00602E43" w:rsidRDefault="00510842" w:rsidP="00510842">
            <w:pPr>
              <w:pStyle w:val="Header"/>
              <w:tabs>
                <w:tab w:val="clear" w:pos="4320"/>
                <w:tab w:val="clear" w:pos="8640"/>
              </w:tabs>
              <w:rPr>
                <w:rFonts w:asciiTheme="minorHAnsi" w:hAnsiTheme="minorHAnsi"/>
                <w:sz w:val="18"/>
                <w:szCs w:val="18"/>
              </w:rPr>
            </w:pPr>
            <w:r w:rsidRPr="00602E43">
              <w:rPr>
                <w:rFonts w:asciiTheme="minorHAnsi" w:hAnsiTheme="minorHAnsi"/>
                <w:sz w:val="18"/>
                <w:szCs w:val="18"/>
              </w:rPr>
              <w:t>Condenser Speed Type</w:t>
            </w:r>
          </w:p>
        </w:tc>
        <w:tc>
          <w:tcPr>
            <w:tcW w:w="5605" w:type="dxa"/>
            <w:vAlign w:val="center"/>
          </w:tcPr>
          <w:p w14:paraId="4BAA81C2" w14:textId="77777777" w:rsidR="00510842" w:rsidRPr="00602E43" w:rsidRDefault="00510842" w:rsidP="00510842">
            <w:pPr>
              <w:rPr>
                <w:rFonts w:asciiTheme="minorHAnsi" w:hAnsiTheme="minorHAnsi"/>
                <w:sz w:val="18"/>
                <w:szCs w:val="18"/>
              </w:rPr>
            </w:pPr>
          </w:p>
        </w:tc>
      </w:tr>
      <w:tr w:rsidR="00510842" w:rsidRPr="00602E43" w14:paraId="4BAA81C7" w14:textId="77777777" w:rsidTr="0025378F">
        <w:trPr>
          <w:cantSplit/>
          <w:trHeight w:val="144"/>
        </w:trPr>
        <w:tc>
          <w:tcPr>
            <w:tcW w:w="475" w:type="dxa"/>
            <w:vAlign w:val="center"/>
          </w:tcPr>
          <w:p w14:paraId="4BAA81C4" w14:textId="5DB2B36D" w:rsidR="00510842" w:rsidRPr="00602E43" w:rsidRDefault="00510842" w:rsidP="00510842">
            <w:pPr>
              <w:pStyle w:val="Header"/>
              <w:tabs>
                <w:tab w:val="clear" w:pos="4320"/>
                <w:tab w:val="clear" w:pos="8640"/>
              </w:tabs>
              <w:rPr>
                <w:rFonts w:asciiTheme="minorHAnsi" w:hAnsiTheme="minorHAnsi"/>
                <w:sz w:val="18"/>
                <w:szCs w:val="18"/>
              </w:rPr>
            </w:pPr>
            <w:r w:rsidRPr="00602E43">
              <w:rPr>
                <w:rFonts w:asciiTheme="minorHAnsi" w:hAnsiTheme="minorHAnsi"/>
                <w:sz w:val="18"/>
                <w:szCs w:val="18"/>
              </w:rPr>
              <w:t>07</w:t>
            </w:r>
          </w:p>
        </w:tc>
        <w:tc>
          <w:tcPr>
            <w:tcW w:w="4950" w:type="dxa"/>
            <w:vAlign w:val="center"/>
          </w:tcPr>
          <w:p w14:paraId="4BAA81C5" w14:textId="65C1DF6F" w:rsidR="00510842" w:rsidRPr="00602E43" w:rsidRDefault="00510842" w:rsidP="00510842">
            <w:pPr>
              <w:pStyle w:val="Header"/>
              <w:tabs>
                <w:tab w:val="clear" w:pos="4320"/>
                <w:tab w:val="clear" w:pos="8640"/>
              </w:tabs>
              <w:rPr>
                <w:rFonts w:asciiTheme="minorHAnsi" w:hAnsiTheme="minorHAnsi"/>
                <w:sz w:val="18"/>
                <w:szCs w:val="18"/>
              </w:rPr>
            </w:pPr>
            <w:r w:rsidRPr="00602E43">
              <w:rPr>
                <w:rFonts w:asciiTheme="minorHAnsi" w:hAnsiTheme="minorHAnsi"/>
                <w:sz w:val="18"/>
                <w:szCs w:val="18"/>
              </w:rPr>
              <w:t>Cooling System Zonal Control Type</w:t>
            </w:r>
          </w:p>
        </w:tc>
        <w:tc>
          <w:tcPr>
            <w:tcW w:w="5605" w:type="dxa"/>
            <w:vAlign w:val="center"/>
          </w:tcPr>
          <w:p w14:paraId="4BAA81C6" w14:textId="77777777" w:rsidR="00510842" w:rsidRPr="00602E43" w:rsidRDefault="00510842" w:rsidP="00510842">
            <w:pPr>
              <w:rPr>
                <w:rFonts w:asciiTheme="minorHAnsi" w:hAnsiTheme="minorHAnsi"/>
                <w:sz w:val="18"/>
                <w:szCs w:val="18"/>
              </w:rPr>
            </w:pPr>
          </w:p>
        </w:tc>
      </w:tr>
      <w:tr w:rsidR="00510842" w:rsidRPr="00602E43" w14:paraId="4BAA81CB" w14:textId="77777777" w:rsidTr="0025378F">
        <w:trPr>
          <w:cantSplit/>
          <w:trHeight w:val="144"/>
        </w:trPr>
        <w:tc>
          <w:tcPr>
            <w:tcW w:w="475" w:type="dxa"/>
            <w:vAlign w:val="center"/>
          </w:tcPr>
          <w:p w14:paraId="4BAA81C8" w14:textId="2B9A462C" w:rsidR="00510842" w:rsidRPr="00602E43" w:rsidRDefault="00510842" w:rsidP="00510842">
            <w:pPr>
              <w:pStyle w:val="FootnoteText"/>
              <w:jc w:val="center"/>
              <w:rPr>
                <w:rFonts w:asciiTheme="minorHAnsi" w:hAnsiTheme="minorHAnsi"/>
                <w:sz w:val="18"/>
                <w:szCs w:val="18"/>
              </w:rPr>
            </w:pPr>
            <w:r w:rsidRPr="00602E43">
              <w:rPr>
                <w:rFonts w:asciiTheme="minorHAnsi" w:hAnsiTheme="minorHAnsi"/>
                <w:sz w:val="18"/>
                <w:szCs w:val="18"/>
              </w:rPr>
              <w:t>08</w:t>
            </w:r>
          </w:p>
        </w:tc>
        <w:tc>
          <w:tcPr>
            <w:tcW w:w="4950" w:type="dxa"/>
            <w:vAlign w:val="center"/>
          </w:tcPr>
          <w:p w14:paraId="4BAA81C9" w14:textId="59A593B1"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Central Fan Integrated (CFI) Ventilation System Status</w:t>
            </w:r>
          </w:p>
        </w:tc>
        <w:tc>
          <w:tcPr>
            <w:tcW w:w="5605" w:type="dxa"/>
            <w:vAlign w:val="center"/>
          </w:tcPr>
          <w:p w14:paraId="4BAA81CA" w14:textId="77777777" w:rsidR="00510842" w:rsidRPr="00602E43" w:rsidRDefault="00510842" w:rsidP="00510842">
            <w:pPr>
              <w:rPr>
                <w:rFonts w:asciiTheme="minorHAnsi" w:hAnsiTheme="minorHAnsi"/>
                <w:sz w:val="18"/>
                <w:szCs w:val="18"/>
              </w:rPr>
            </w:pPr>
          </w:p>
        </w:tc>
      </w:tr>
      <w:tr w:rsidR="00510842" w:rsidRPr="00602E43" w14:paraId="4BAA81CF" w14:textId="77777777" w:rsidTr="0025378F">
        <w:trPr>
          <w:cantSplit/>
          <w:trHeight w:val="144"/>
        </w:trPr>
        <w:tc>
          <w:tcPr>
            <w:tcW w:w="475" w:type="dxa"/>
            <w:vAlign w:val="center"/>
          </w:tcPr>
          <w:p w14:paraId="4BAA81CC" w14:textId="5882DD33" w:rsidR="00510842" w:rsidRPr="00602E43" w:rsidRDefault="00510842" w:rsidP="00510842">
            <w:pPr>
              <w:pStyle w:val="FootnoteText"/>
              <w:jc w:val="center"/>
              <w:rPr>
                <w:rFonts w:asciiTheme="minorHAnsi" w:hAnsiTheme="minorHAnsi"/>
                <w:sz w:val="18"/>
                <w:szCs w:val="18"/>
              </w:rPr>
            </w:pPr>
            <w:r w:rsidRPr="00602E43">
              <w:rPr>
                <w:rFonts w:asciiTheme="minorHAnsi" w:hAnsiTheme="minorHAnsi"/>
                <w:sz w:val="18"/>
                <w:szCs w:val="18"/>
              </w:rPr>
              <w:t>09</w:t>
            </w:r>
          </w:p>
        </w:tc>
        <w:tc>
          <w:tcPr>
            <w:tcW w:w="4950" w:type="dxa"/>
            <w:vAlign w:val="center"/>
          </w:tcPr>
          <w:p w14:paraId="4BAA81CD" w14:textId="401FDC7F"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System Bypass Duct Status</w:t>
            </w:r>
          </w:p>
        </w:tc>
        <w:tc>
          <w:tcPr>
            <w:tcW w:w="5605" w:type="dxa"/>
            <w:vAlign w:val="center"/>
          </w:tcPr>
          <w:p w14:paraId="4BAA81CE" w14:textId="77777777" w:rsidR="00510842" w:rsidRPr="00602E43" w:rsidRDefault="00510842" w:rsidP="00510842">
            <w:pPr>
              <w:pStyle w:val="ListParagraph"/>
              <w:keepNext/>
              <w:ind w:left="0"/>
              <w:rPr>
                <w:rFonts w:asciiTheme="minorHAnsi" w:hAnsiTheme="minorHAnsi"/>
                <w:sz w:val="18"/>
                <w:szCs w:val="18"/>
              </w:rPr>
            </w:pPr>
          </w:p>
        </w:tc>
      </w:tr>
      <w:tr w:rsidR="00510842" w:rsidRPr="00602E43" w14:paraId="4BAA81D3" w14:textId="77777777" w:rsidTr="0025378F">
        <w:trPr>
          <w:cantSplit/>
          <w:trHeight w:val="144"/>
        </w:trPr>
        <w:tc>
          <w:tcPr>
            <w:tcW w:w="475" w:type="dxa"/>
            <w:vAlign w:val="center"/>
          </w:tcPr>
          <w:p w14:paraId="4BAA81D0" w14:textId="2F6CD7DA" w:rsidR="00510842" w:rsidRPr="00602E43" w:rsidRDefault="00510842" w:rsidP="00510842">
            <w:pPr>
              <w:pStyle w:val="FootnoteText"/>
              <w:jc w:val="center"/>
              <w:rPr>
                <w:rFonts w:asciiTheme="minorHAnsi" w:hAnsiTheme="minorHAnsi"/>
                <w:sz w:val="18"/>
                <w:szCs w:val="18"/>
              </w:rPr>
            </w:pPr>
            <w:r w:rsidRPr="00602E43">
              <w:rPr>
                <w:rFonts w:asciiTheme="minorHAnsi" w:hAnsiTheme="minorHAnsi"/>
                <w:sz w:val="18"/>
                <w:szCs w:val="18"/>
              </w:rPr>
              <w:t>10</w:t>
            </w:r>
          </w:p>
        </w:tc>
        <w:tc>
          <w:tcPr>
            <w:tcW w:w="4950" w:type="dxa"/>
            <w:vAlign w:val="center"/>
          </w:tcPr>
          <w:p w14:paraId="4BAA81D1" w14:textId="215ABCE5"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Date of System Airflow Rate Measurement</w:t>
            </w:r>
          </w:p>
        </w:tc>
        <w:tc>
          <w:tcPr>
            <w:tcW w:w="5605" w:type="dxa"/>
            <w:vAlign w:val="center"/>
          </w:tcPr>
          <w:p w14:paraId="4BAA81D2" w14:textId="77777777" w:rsidR="00510842" w:rsidRPr="00602E43" w:rsidRDefault="00510842" w:rsidP="00510842">
            <w:pPr>
              <w:keepNext/>
              <w:rPr>
                <w:rFonts w:asciiTheme="minorHAnsi" w:hAnsiTheme="minorHAnsi"/>
                <w:sz w:val="18"/>
                <w:szCs w:val="18"/>
              </w:rPr>
            </w:pPr>
          </w:p>
        </w:tc>
      </w:tr>
      <w:tr w:rsidR="00510842" w:rsidRPr="00602E43" w14:paraId="4BAA81D7" w14:textId="77777777" w:rsidTr="00502177">
        <w:trPr>
          <w:cantSplit/>
          <w:trHeight w:val="144"/>
        </w:trPr>
        <w:tc>
          <w:tcPr>
            <w:tcW w:w="475" w:type="dxa"/>
            <w:vAlign w:val="center"/>
          </w:tcPr>
          <w:p w14:paraId="4BAA81D4" w14:textId="7DA1965D" w:rsidR="00510842" w:rsidRPr="00602E43" w:rsidDel="006E5AE2" w:rsidRDefault="00510842" w:rsidP="00510842">
            <w:pPr>
              <w:pStyle w:val="FootnoteText"/>
              <w:jc w:val="center"/>
              <w:rPr>
                <w:rFonts w:asciiTheme="minorHAnsi" w:hAnsiTheme="minorHAnsi"/>
                <w:sz w:val="18"/>
                <w:szCs w:val="18"/>
              </w:rPr>
            </w:pPr>
            <w:r w:rsidRPr="00602E43">
              <w:rPr>
                <w:rFonts w:asciiTheme="minorHAnsi" w:hAnsiTheme="minorHAnsi"/>
                <w:sz w:val="18"/>
                <w:szCs w:val="18"/>
              </w:rPr>
              <w:t>11</w:t>
            </w:r>
          </w:p>
        </w:tc>
        <w:tc>
          <w:tcPr>
            <w:tcW w:w="4950" w:type="dxa"/>
            <w:vAlign w:val="center"/>
          </w:tcPr>
          <w:p w14:paraId="4BAA81D5" w14:textId="310D5EFB"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Airflow Rate Protocol Utilized</w:t>
            </w:r>
          </w:p>
        </w:tc>
        <w:tc>
          <w:tcPr>
            <w:tcW w:w="5605" w:type="dxa"/>
            <w:vAlign w:val="center"/>
          </w:tcPr>
          <w:p w14:paraId="4BAA81D6" w14:textId="77777777" w:rsidR="00510842" w:rsidRPr="00602E43" w:rsidRDefault="00510842" w:rsidP="00510842">
            <w:pPr>
              <w:keepNext/>
              <w:rPr>
                <w:rFonts w:asciiTheme="minorHAnsi" w:hAnsiTheme="minorHAnsi"/>
                <w:sz w:val="18"/>
                <w:szCs w:val="18"/>
              </w:rPr>
            </w:pPr>
          </w:p>
        </w:tc>
      </w:tr>
      <w:tr w:rsidR="00510842" w:rsidRPr="00602E43" w:rsidDel="0062018D" w14:paraId="3D8209DB" w14:textId="10764DDD" w:rsidTr="00502177">
        <w:trPr>
          <w:cantSplit/>
          <w:trHeight w:val="144"/>
          <w:del w:id="0" w:author="Alhabibi, Haider@Energy" w:date="2023-11-22T13:09:00Z"/>
        </w:trPr>
        <w:tc>
          <w:tcPr>
            <w:tcW w:w="475" w:type="dxa"/>
            <w:vAlign w:val="center"/>
          </w:tcPr>
          <w:p w14:paraId="2EC95398" w14:textId="7792E32A" w:rsidR="00510842" w:rsidRPr="00602E43" w:rsidDel="0062018D" w:rsidRDefault="00510842" w:rsidP="00510842">
            <w:pPr>
              <w:pStyle w:val="FootnoteText"/>
              <w:jc w:val="center"/>
              <w:rPr>
                <w:del w:id="1" w:author="Alhabibi, Haider@Energy" w:date="2023-11-22T13:09:00Z"/>
                <w:rFonts w:asciiTheme="minorHAnsi" w:hAnsiTheme="minorHAnsi"/>
                <w:sz w:val="18"/>
                <w:szCs w:val="18"/>
              </w:rPr>
            </w:pPr>
            <w:del w:id="2" w:author="Alhabibi, Haider@Energy" w:date="2023-11-22T13:09:00Z">
              <w:r w:rsidRPr="00602E43" w:rsidDel="0062018D">
                <w:rPr>
                  <w:rFonts w:asciiTheme="minorHAnsi" w:hAnsiTheme="minorHAnsi"/>
                  <w:sz w:val="18"/>
                  <w:szCs w:val="18"/>
                </w:rPr>
                <w:delText>12</w:delText>
              </w:r>
            </w:del>
          </w:p>
        </w:tc>
        <w:tc>
          <w:tcPr>
            <w:tcW w:w="4950" w:type="dxa"/>
            <w:vAlign w:val="center"/>
          </w:tcPr>
          <w:p w14:paraId="7C98AB22" w14:textId="7BF4FFA7" w:rsidR="00510842" w:rsidRPr="00602E43" w:rsidDel="0062018D" w:rsidRDefault="00510842" w:rsidP="00510842">
            <w:pPr>
              <w:keepNext/>
              <w:rPr>
                <w:del w:id="3" w:author="Alhabibi, Haider@Energy" w:date="2023-11-22T13:09:00Z"/>
                <w:rFonts w:asciiTheme="minorHAnsi" w:hAnsiTheme="minorHAnsi"/>
                <w:sz w:val="18"/>
                <w:szCs w:val="18"/>
              </w:rPr>
            </w:pPr>
            <w:del w:id="4" w:author="Alhabibi, Haider@Energy" w:date="2023-11-22T13:09:00Z">
              <w:r w:rsidRPr="00602E43" w:rsidDel="0062018D">
                <w:rPr>
                  <w:rFonts w:asciiTheme="minorHAnsi" w:hAnsiTheme="minorHAnsi"/>
                  <w:sz w:val="18"/>
                  <w:szCs w:val="18"/>
                </w:rPr>
                <w:delText>Central Fan Ventilation Cooling System Status</w:delText>
              </w:r>
            </w:del>
          </w:p>
        </w:tc>
        <w:tc>
          <w:tcPr>
            <w:tcW w:w="5605" w:type="dxa"/>
            <w:vAlign w:val="center"/>
          </w:tcPr>
          <w:p w14:paraId="07EA2B0B" w14:textId="0100A2E8" w:rsidR="00510842" w:rsidRPr="00602E43" w:rsidDel="0062018D" w:rsidRDefault="00510842" w:rsidP="00510842">
            <w:pPr>
              <w:keepNext/>
              <w:rPr>
                <w:del w:id="5" w:author="Alhabibi, Haider@Energy" w:date="2023-11-22T13:09:00Z"/>
                <w:rFonts w:asciiTheme="minorHAnsi" w:hAnsiTheme="minorHAnsi"/>
                <w:sz w:val="18"/>
                <w:szCs w:val="18"/>
              </w:rPr>
            </w:pPr>
          </w:p>
        </w:tc>
      </w:tr>
    </w:tbl>
    <w:p w14:paraId="4BAA81D8" w14:textId="77777777" w:rsidR="00EA1EC9" w:rsidRPr="00602E43"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952AA6" w:rsidRPr="00602E43" w14:paraId="4BAA81DB" w14:textId="77777777" w:rsidTr="00952AA6">
        <w:trPr>
          <w:cantSplit/>
          <w:trHeight w:val="144"/>
        </w:trPr>
        <w:tc>
          <w:tcPr>
            <w:tcW w:w="5000" w:type="pct"/>
            <w:gridSpan w:val="3"/>
            <w:vAlign w:val="center"/>
          </w:tcPr>
          <w:p w14:paraId="4BAA81D9" w14:textId="3D429A52" w:rsidR="00952AA6" w:rsidRPr="00602E43" w:rsidRDefault="00952AA6" w:rsidP="00952AA6">
            <w:pPr>
              <w:keepNext/>
              <w:rPr>
                <w:rFonts w:asciiTheme="minorHAnsi" w:hAnsiTheme="minorHAnsi"/>
                <w:b/>
                <w:sz w:val="18"/>
                <w:szCs w:val="18"/>
              </w:rPr>
            </w:pPr>
            <w:r w:rsidRPr="00602E43">
              <w:rPr>
                <w:rFonts w:asciiTheme="minorHAnsi" w:hAnsiTheme="minorHAnsi"/>
                <w:b/>
                <w:szCs w:val="18"/>
              </w:rPr>
              <w:t>B. Fan Watt Measurement Apparatus and Procedure Information</w:t>
            </w:r>
          </w:p>
          <w:p w14:paraId="4BAA81DA" w14:textId="77777777" w:rsidR="00952AA6" w:rsidRPr="00602E43" w:rsidRDefault="00952AA6" w:rsidP="00952AA6">
            <w:pPr>
              <w:keepNext/>
              <w:rPr>
                <w:rFonts w:asciiTheme="minorHAnsi" w:hAnsiTheme="minorHAnsi"/>
                <w:b/>
                <w:sz w:val="18"/>
                <w:szCs w:val="18"/>
              </w:rPr>
            </w:pPr>
            <w:r w:rsidRPr="00602E43">
              <w:rPr>
                <w:rFonts w:asciiTheme="minorHAnsi" w:hAnsiTheme="minorHAnsi"/>
                <w:i/>
                <w:sz w:val="18"/>
                <w:szCs w:val="18"/>
              </w:rPr>
              <w:t>Instrument Specifications are given in RA3.3.1, and system fan watt measurement apparatus information is given in RA3.3.2.2.</w:t>
            </w:r>
          </w:p>
        </w:tc>
      </w:tr>
      <w:tr w:rsidR="00952AA6" w:rsidRPr="00602E43" w14:paraId="4BAA81DF" w14:textId="77777777" w:rsidTr="00B904BC">
        <w:trPr>
          <w:cantSplit/>
          <w:trHeight w:val="144"/>
        </w:trPr>
        <w:tc>
          <w:tcPr>
            <w:tcW w:w="212" w:type="pct"/>
            <w:vAlign w:val="center"/>
          </w:tcPr>
          <w:p w14:paraId="4BAA81DC" w14:textId="77777777" w:rsidR="00952AA6" w:rsidRPr="00602E43" w:rsidRDefault="00952AA6" w:rsidP="0025378F">
            <w:pPr>
              <w:keepNext/>
              <w:jc w:val="center"/>
              <w:rPr>
                <w:rFonts w:asciiTheme="minorHAnsi" w:hAnsiTheme="minorHAnsi"/>
                <w:sz w:val="18"/>
                <w:szCs w:val="18"/>
              </w:rPr>
            </w:pPr>
            <w:r w:rsidRPr="00602E43">
              <w:rPr>
                <w:rFonts w:asciiTheme="minorHAnsi" w:hAnsiTheme="minorHAnsi"/>
                <w:sz w:val="18"/>
                <w:szCs w:val="18"/>
              </w:rPr>
              <w:t>01</w:t>
            </w:r>
          </w:p>
        </w:tc>
        <w:tc>
          <w:tcPr>
            <w:tcW w:w="2248" w:type="pct"/>
            <w:vAlign w:val="center"/>
          </w:tcPr>
          <w:p w14:paraId="4BAA81DD" w14:textId="69018917" w:rsidR="00952AA6" w:rsidRPr="00602E43" w:rsidRDefault="00952AA6" w:rsidP="0025378F">
            <w:pPr>
              <w:keepNext/>
              <w:rPr>
                <w:rFonts w:asciiTheme="minorHAnsi" w:hAnsiTheme="minorHAnsi"/>
                <w:sz w:val="18"/>
                <w:szCs w:val="18"/>
              </w:rPr>
            </w:pPr>
            <w:r w:rsidRPr="00602E43">
              <w:rPr>
                <w:rFonts w:asciiTheme="minorHAnsi" w:hAnsiTheme="minorHAnsi"/>
                <w:sz w:val="18"/>
                <w:szCs w:val="18"/>
              </w:rPr>
              <w:t>Fan Watt Verification Device Used</w:t>
            </w:r>
          </w:p>
        </w:tc>
        <w:tc>
          <w:tcPr>
            <w:tcW w:w="2540" w:type="pct"/>
            <w:vAlign w:val="center"/>
          </w:tcPr>
          <w:p w14:paraId="4BAA81DE" w14:textId="77777777" w:rsidR="00952AA6" w:rsidRPr="00602E43" w:rsidRDefault="00952AA6" w:rsidP="00B904BC">
            <w:pPr>
              <w:pStyle w:val="ListParagraph"/>
              <w:keepNext/>
              <w:ind w:left="0"/>
              <w:rPr>
                <w:rFonts w:asciiTheme="minorHAnsi" w:hAnsiTheme="minorHAnsi"/>
                <w:sz w:val="18"/>
                <w:szCs w:val="18"/>
              </w:rPr>
            </w:pPr>
          </w:p>
        </w:tc>
      </w:tr>
    </w:tbl>
    <w:p w14:paraId="4BAA81E0" w14:textId="77777777" w:rsidR="00952AA6" w:rsidRPr="00602E43" w:rsidRDefault="00952AA6"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52AA6" w:rsidRPr="00602E43" w14:paraId="4BAA81E4" w14:textId="77777777" w:rsidTr="00952AA6">
        <w:trPr>
          <w:cantSplit/>
          <w:trHeight w:val="144"/>
        </w:trPr>
        <w:tc>
          <w:tcPr>
            <w:tcW w:w="5000" w:type="pct"/>
            <w:vAlign w:val="center"/>
          </w:tcPr>
          <w:p w14:paraId="4BAA81E3" w14:textId="4AF49BF2" w:rsidR="00F761B7" w:rsidRPr="00602E43" w:rsidRDefault="00952AA6" w:rsidP="00466286">
            <w:pPr>
              <w:keepNext/>
              <w:rPr>
                <w:rFonts w:asciiTheme="minorHAnsi" w:hAnsiTheme="minorHAnsi"/>
                <w:b/>
                <w:sz w:val="18"/>
                <w:szCs w:val="18"/>
              </w:rPr>
            </w:pPr>
            <w:r w:rsidRPr="00602E43">
              <w:rPr>
                <w:rFonts w:asciiTheme="minorHAnsi" w:hAnsiTheme="minorHAnsi"/>
                <w:b/>
                <w:szCs w:val="18"/>
              </w:rPr>
              <w:t xml:space="preserve">MCH-22a Forced Air System Fan </w:t>
            </w:r>
            <w:r w:rsidR="00616B66" w:rsidRPr="00602E43">
              <w:rPr>
                <w:rFonts w:asciiTheme="minorHAnsi" w:hAnsiTheme="minorHAnsi"/>
                <w:b/>
                <w:szCs w:val="18"/>
              </w:rPr>
              <w:t>Efficacy</w:t>
            </w:r>
            <w:r w:rsidR="00466286" w:rsidRPr="00602E43">
              <w:rPr>
                <w:rFonts w:asciiTheme="minorHAnsi" w:hAnsiTheme="minorHAnsi"/>
                <w:b/>
                <w:szCs w:val="18"/>
              </w:rPr>
              <w:t xml:space="preserve"> </w:t>
            </w:r>
            <w:r w:rsidRPr="00602E43">
              <w:rPr>
                <w:rFonts w:asciiTheme="minorHAnsi" w:hAnsiTheme="minorHAnsi"/>
                <w:b/>
                <w:szCs w:val="18"/>
              </w:rPr>
              <w:t>Measurement – Newly Installed Non-Zoned Systems or Zoned Multi-Speed Compressor</w:t>
            </w:r>
          </w:p>
        </w:tc>
      </w:tr>
    </w:tbl>
    <w:p w14:paraId="4BAA81E5" w14:textId="77777777" w:rsidR="00952AA6" w:rsidRPr="00602E43" w:rsidRDefault="00952AA6"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8"/>
        <w:gridCol w:w="5597"/>
      </w:tblGrid>
      <w:tr w:rsidR="00952AA6" w:rsidRPr="00602E43" w14:paraId="4BAA81E8" w14:textId="77777777" w:rsidTr="00AC34DA">
        <w:trPr>
          <w:trHeight w:val="144"/>
        </w:trPr>
        <w:tc>
          <w:tcPr>
            <w:tcW w:w="5000" w:type="pct"/>
            <w:gridSpan w:val="3"/>
          </w:tcPr>
          <w:p w14:paraId="4BAA81E6" w14:textId="069EF4C7" w:rsidR="00952AA6" w:rsidRPr="00602E43" w:rsidRDefault="00952AA6" w:rsidP="0025378F">
            <w:pPr>
              <w:keepNext/>
              <w:rPr>
                <w:rFonts w:asciiTheme="minorHAnsi" w:hAnsiTheme="minorHAnsi"/>
                <w:b/>
                <w:szCs w:val="18"/>
              </w:rPr>
            </w:pPr>
            <w:r w:rsidRPr="00602E43">
              <w:rPr>
                <w:rFonts w:asciiTheme="minorHAnsi" w:hAnsiTheme="minorHAnsi"/>
                <w:b/>
                <w:szCs w:val="18"/>
              </w:rPr>
              <w:t xml:space="preserve">C. Forced Air System </w:t>
            </w:r>
            <w:r w:rsidR="00D10CB1" w:rsidRPr="00602E43">
              <w:rPr>
                <w:rFonts w:asciiTheme="minorHAnsi" w:hAnsiTheme="minorHAnsi"/>
                <w:b/>
                <w:szCs w:val="18"/>
              </w:rPr>
              <w:t>Fan Efficacy</w:t>
            </w:r>
            <w:r w:rsidRPr="00602E43">
              <w:rPr>
                <w:rFonts w:asciiTheme="minorHAnsi" w:hAnsiTheme="minorHAnsi"/>
                <w:b/>
                <w:szCs w:val="18"/>
              </w:rPr>
              <w:t xml:space="preserve"> Measurement</w:t>
            </w:r>
          </w:p>
          <w:p w14:paraId="4BAA81E7" w14:textId="6D4A143B" w:rsidR="00952AA6" w:rsidRPr="00602E43" w:rsidRDefault="00952AA6" w:rsidP="0025378F">
            <w:pPr>
              <w:keepNext/>
              <w:rPr>
                <w:rFonts w:asciiTheme="minorHAnsi" w:hAnsiTheme="minorHAnsi"/>
                <w:b/>
                <w:sz w:val="18"/>
                <w:szCs w:val="18"/>
              </w:rPr>
            </w:pPr>
            <w:r w:rsidRPr="00602E43">
              <w:rPr>
                <w:rFonts w:asciiTheme="minorHAnsi" w:hAnsiTheme="minorHAnsi"/>
                <w:sz w:val="18"/>
                <w:szCs w:val="18"/>
              </w:rPr>
              <w:t>The procedures for System Fan Watt Verification are specified in Reference Residential Appendix RA3.3.</w:t>
            </w:r>
          </w:p>
        </w:tc>
      </w:tr>
      <w:tr w:rsidR="00952AA6" w:rsidRPr="00602E43" w14:paraId="4BAA81EC" w14:textId="77777777" w:rsidTr="00927E85">
        <w:trPr>
          <w:cantSplit/>
          <w:trHeight w:val="144"/>
        </w:trPr>
        <w:tc>
          <w:tcPr>
            <w:tcW w:w="212" w:type="pct"/>
            <w:vAlign w:val="center"/>
          </w:tcPr>
          <w:p w14:paraId="4BAA81E9" w14:textId="77777777" w:rsidR="00952AA6" w:rsidRPr="00602E43" w:rsidRDefault="00952AA6" w:rsidP="0025378F">
            <w:pPr>
              <w:keepNext/>
              <w:jc w:val="center"/>
              <w:rPr>
                <w:rFonts w:asciiTheme="minorHAnsi" w:hAnsiTheme="minorHAnsi"/>
                <w:sz w:val="18"/>
                <w:szCs w:val="18"/>
              </w:rPr>
            </w:pPr>
            <w:r w:rsidRPr="00602E43">
              <w:rPr>
                <w:rFonts w:asciiTheme="minorHAnsi" w:hAnsiTheme="minorHAnsi"/>
                <w:sz w:val="18"/>
                <w:szCs w:val="18"/>
              </w:rPr>
              <w:t>01</w:t>
            </w:r>
          </w:p>
        </w:tc>
        <w:tc>
          <w:tcPr>
            <w:tcW w:w="2249" w:type="pct"/>
            <w:vAlign w:val="center"/>
          </w:tcPr>
          <w:p w14:paraId="4BAA81EA" w14:textId="7AF52340" w:rsidR="00952AA6" w:rsidRPr="00602E43" w:rsidRDefault="00952AA6" w:rsidP="0025378F">
            <w:pPr>
              <w:keepNext/>
              <w:rPr>
                <w:rFonts w:asciiTheme="minorHAnsi" w:hAnsiTheme="minorHAnsi"/>
                <w:sz w:val="18"/>
                <w:szCs w:val="18"/>
              </w:rPr>
            </w:pPr>
            <w:r w:rsidRPr="00602E43">
              <w:rPr>
                <w:rFonts w:asciiTheme="minorHAnsi" w:hAnsiTheme="minorHAnsi"/>
                <w:sz w:val="18"/>
                <w:szCs w:val="18"/>
              </w:rPr>
              <w:t>Actual Tested Watts</w:t>
            </w:r>
          </w:p>
        </w:tc>
        <w:tc>
          <w:tcPr>
            <w:tcW w:w="2539" w:type="pct"/>
            <w:vAlign w:val="center"/>
          </w:tcPr>
          <w:p w14:paraId="4BAA81EB" w14:textId="77777777" w:rsidR="00952AA6" w:rsidRPr="00602E43" w:rsidRDefault="00952AA6" w:rsidP="0025378F">
            <w:pPr>
              <w:keepNext/>
              <w:rPr>
                <w:rFonts w:asciiTheme="minorHAnsi" w:hAnsiTheme="minorHAnsi"/>
                <w:sz w:val="18"/>
                <w:szCs w:val="18"/>
              </w:rPr>
            </w:pPr>
          </w:p>
        </w:tc>
      </w:tr>
      <w:tr w:rsidR="00952AA6" w:rsidRPr="00602E43" w14:paraId="4BAA81F0" w14:textId="77777777" w:rsidTr="00927E85">
        <w:trPr>
          <w:cantSplit/>
          <w:trHeight w:val="144"/>
        </w:trPr>
        <w:tc>
          <w:tcPr>
            <w:tcW w:w="212" w:type="pct"/>
            <w:vAlign w:val="center"/>
          </w:tcPr>
          <w:p w14:paraId="4BAA81ED" w14:textId="77777777" w:rsidR="00952AA6" w:rsidRPr="00602E43" w:rsidRDefault="00952AA6" w:rsidP="0025378F">
            <w:pPr>
              <w:keepNext/>
              <w:jc w:val="center"/>
              <w:rPr>
                <w:rFonts w:asciiTheme="minorHAnsi" w:hAnsiTheme="minorHAnsi"/>
                <w:sz w:val="18"/>
                <w:szCs w:val="18"/>
              </w:rPr>
            </w:pPr>
            <w:r w:rsidRPr="00602E43">
              <w:rPr>
                <w:rFonts w:asciiTheme="minorHAnsi" w:hAnsiTheme="minorHAnsi"/>
                <w:sz w:val="18"/>
                <w:szCs w:val="18"/>
              </w:rPr>
              <w:t>02</w:t>
            </w:r>
          </w:p>
        </w:tc>
        <w:tc>
          <w:tcPr>
            <w:tcW w:w="2249" w:type="pct"/>
            <w:vAlign w:val="center"/>
          </w:tcPr>
          <w:p w14:paraId="4BAA81EE" w14:textId="29563DAC" w:rsidR="00952AA6" w:rsidRPr="00602E43" w:rsidRDefault="00952AA6" w:rsidP="0025378F">
            <w:pPr>
              <w:keepNext/>
              <w:rPr>
                <w:rFonts w:asciiTheme="minorHAnsi" w:hAnsiTheme="minorHAnsi"/>
                <w:sz w:val="18"/>
                <w:szCs w:val="18"/>
              </w:rPr>
            </w:pPr>
            <w:r w:rsidRPr="00602E43">
              <w:rPr>
                <w:rFonts w:asciiTheme="minorHAnsi" w:hAnsiTheme="minorHAnsi"/>
                <w:sz w:val="18"/>
                <w:szCs w:val="18"/>
              </w:rPr>
              <w:t>Actual Tested Airflow from MCH-23 (cfm)</w:t>
            </w:r>
          </w:p>
        </w:tc>
        <w:tc>
          <w:tcPr>
            <w:tcW w:w="2539" w:type="pct"/>
            <w:vAlign w:val="center"/>
          </w:tcPr>
          <w:p w14:paraId="4BAA81EF" w14:textId="77777777" w:rsidR="00952AA6" w:rsidRPr="00602E43" w:rsidRDefault="00952AA6" w:rsidP="0025378F">
            <w:pPr>
              <w:keepNext/>
              <w:rPr>
                <w:rFonts w:asciiTheme="minorHAnsi" w:hAnsiTheme="minorHAnsi"/>
                <w:sz w:val="18"/>
                <w:szCs w:val="18"/>
              </w:rPr>
            </w:pPr>
          </w:p>
        </w:tc>
      </w:tr>
      <w:tr w:rsidR="00952AA6" w:rsidRPr="00602E43" w14:paraId="4BAA81F4" w14:textId="77777777" w:rsidTr="00927E85">
        <w:trPr>
          <w:cantSplit/>
          <w:trHeight w:val="144"/>
        </w:trPr>
        <w:tc>
          <w:tcPr>
            <w:tcW w:w="212" w:type="pct"/>
            <w:vAlign w:val="center"/>
          </w:tcPr>
          <w:p w14:paraId="4BAA81F1" w14:textId="77777777" w:rsidR="00952AA6" w:rsidRPr="00602E43" w:rsidRDefault="00952AA6" w:rsidP="0025378F">
            <w:pPr>
              <w:keepNext/>
              <w:jc w:val="center"/>
              <w:rPr>
                <w:rFonts w:asciiTheme="minorHAnsi" w:hAnsiTheme="minorHAnsi"/>
                <w:sz w:val="18"/>
                <w:szCs w:val="18"/>
              </w:rPr>
            </w:pPr>
            <w:r w:rsidRPr="00602E43">
              <w:rPr>
                <w:rFonts w:asciiTheme="minorHAnsi" w:hAnsiTheme="minorHAnsi"/>
                <w:sz w:val="18"/>
                <w:szCs w:val="18"/>
              </w:rPr>
              <w:t>03</w:t>
            </w:r>
          </w:p>
        </w:tc>
        <w:tc>
          <w:tcPr>
            <w:tcW w:w="2249" w:type="pct"/>
            <w:vAlign w:val="center"/>
          </w:tcPr>
          <w:p w14:paraId="4BAA81F2" w14:textId="250F7F1D" w:rsidR="00952AA6" w:rsidRPr="00602E43" w:rsidRDefault="00952AA6" w:rsidP="00542FBC">
            <w:pPr>
              <w:keepNext/>
              <w:rPr>
                <w:rFonts w:asciiTheme="minorHAnsi" w:hAnsiTheme="minorHAnsi"/>
                <w:sz w:val="18"/>
                <w:szCs w:val="18"/>
              </w:rPr>
            </w:pPr>
            <w:r w:rsidRPr="00602E43">
              <w:rPr>
                <w:rFonts w:asciiTheme="minorHAnsi" w:hAnsiTheme="minorHAnsi"/>
                <w:sz w:val="18"/>
                <w:szCs w:val="18"/>
              </w:rPr>
              <w:t>Required Fan Efficacy (</w:t>
            </w:r>
            <w:r w:rsidR="00542FBC" w:rsidRPr="00602E43">
              <w:rPr>
                <w:rFonts w:asciiTheme="minorHAnsi" w:hAnsiTheme="minorHAnsi"/>
                <w:sz w:val="18"/>
                <w:szCs w:val="18"/>
              </w:rPr>
              <w:t>w</w:t>
            </w:r>
            <w:r w:rsidRPr="00602E43">
              <w:rPr>
                <w:rFonts w:asciiTheme="minorHAnsi" w:hAnsiTheme="minorHAnsi"/>
                <w:sz w:val="18"/>
                <w:szCs w:val="18"/>
              </w:rPr>
              <w:t>atts/cfm)</w:t>
            </w:r>
          </w:p>
        </w:tc>
        <w:tc>
          <w:tcPr>
            <w:tcW w:w="2539" w:type="pct"/>
            <w:vAlign w:val="center"/>
          </w:tcPr>
          <w:p w14:paraId="4BAA81F3" w14:textId="77777777" w:rsidR="00952AA6" w:rsidRPr="00602E43" w:rsidRDefault="00952AA6" w:rsidP="0025378F">
            <w:pPr>
              <w:keepNext/>
              <w:rPr>
                <w:rFonts w:asciiTheme="minorHAnsi" w:hAnsiTheme="minorHAnsi"/>
                <w:sz w:val="18"/>
                <w:szCs w:val="18"/>
              </w:rPr>
            </w:pPr>
          </w:p>
        </w:tc>
      </w:tr>
      <w:tr w:rsidR="00952AA6" w:rsidRPr="00602E43" w14:paraId="4BAA81F8" w14:textId="77777777" w:rsidTr="00927E85">
        <w:trPr>
          <w:cantSplit/>
          <w:trHeight w:val="144"/>
        </w:trPr>
        <w:tc>
          <w:tcPr>
            <w:tcW w:w="212" w:type="pct"/>
            <w:vAlign w:val="center"/>
          </w:tcPr>
          <w:p w14:paraId="4BAA81F5" w14:textId="77777777" w:rsidR="00952AA6" w:rsidRPr="00602E43" w:rsidRDefault="00952AA6" w:rsidP="0025378F">
            <w:pPr>
              <w:keepNext/>
              <w:jc w:val="center"/>
              <w:rPr>
                <w:rFonts w:asciiTheme="minorHAnsi" w:hAnsiTheme="minorHAnsi"/>
                <w:sz w:val="18"/>
                <w:szCs w:val="18"/>
              </w:rPr>
            </w:pPr>
            <w:r w:rsidRPr="00602E43">
              <w:rPr>
                <w:rFonts w:asciiTheme="minorHAnsi" w:hAnsiTheme="minorHAnsi"/>
                <w:sz w:val="18"/>
                <w:szCs w:val="18"/>
              </w:rPr>
              <w:t>04</w:t>
            </w:r>
          </w:p>
        </w:tc>
        <w:tc>
          <w:tcPr>
            <w:tcW w:w="2249" w:type="pct"/>
            <w:vAlign w:val="center"/>
          </w:tcPr>
          <w:p w14:paraId="4BAA81F6" w14:textId="5E8C3A19" w:rsidR="00952AA6" w:rsidRPr="00602E43" w:rsidRDefault="00952AA6" w:rsidP="00542FBC">
            <w:pPr>
              <w:keepNext/>
              <w:rPr>
                <w:rFonts w:asciiTheme="minorHAnsi" w:hAnsiTheme="minorHAnsi"/>
                <w:sz w:val="18"/>
                <w:szCs w:val="18"/>
              </w:rPr>
            </w:pPr>
            <w:r w:rsidRPr="00602E43">
              <w:rPr>
                <w:rFonts w:asciiTheme="minorHAnsi" w:hAnsiTheme="minorHAnsi"/>
                <w:sz w:val="18"/>
                <w:szCs w:val="18"/>
              </w:rPr>
              <w:t>Actual Fan Efficacy (</w:t>
            </w:r>
            <w:r w:rsidR="00542FBC" w:rsidRPr="00602E43">
              <w:rPr>
                <w:rFonts w:asciiTheme="minorHAnsi" w:hAnsiTheme="minorHAnsi"/>
                <w:sz w:val="18"/>
                <w:szCs w:val="18"/>
              </w:rPr>
              <w:t>w</w:t>
            </w:r>
            <w:r w:rsidRPr="00602E43">
              <w:rPr>
                <w:rFonts w:asciiTheme="minorHAnsi" w:hAnsiTheme="minorHAnsi"/>
                <w:sz w:val="18"/>
                <w:szCs w:val="18"/>
              </w:rPr>
              <w:t>atts/cfm)</w:t>
            </w:r>
          </w:p>
        </w:tc>
        <w:tc>
          <w:tcPr>
            <w:tcW w:w="2539" w:type="pct"/>
            <w:vAlign w:val="center"/>
          </w:tcPr>
          <w:p w14:paraId="4BAA81F7" w14:textId="77777777" w:rsidR="00952AA6" w:rsidRPr="00602E43" w:rsidRDefault="00952AA6" w:rsidP="0025378F">
            <w:pPr>
              <w:keepNext/>
              <w:rPr>
                <w:rFonts w:asciiTheme="minorHAnsi" w:hAnsiTheme="minorHAnsi"/>
                <w:sz w:val="18"/>
                <w:szCs w:val="18"/>
              </w:rPr>
            </w:pPr>
          </w:p>
        </w:tc>
      </w:tr>
      <w:tr w:rsidR="00952AA6" w:rsidRPr="00602E43" w14:paraId="4BAA81FC" w14:textId="77777777" w:rsidTr="00927E85">
        <w:trPr>
          <w:cantSplit/>
          <w:trHeight w:val="144"/>
        </w:trPr>
        <w:tc>
          <w:tcPr>
            <w:tcW w:w="212" w:type="pct"/>
            <w:vAlign w:val="center"/>
          </w:tcPr>
          <w:p w14:paraId="4BAA81F9" w14:textId="77777777" w:rsidR="00952AA6" w:rsidRPr="00602E43" w:rsidRDefault="00952AA6" w:rsidP="0025378F">
            <w:pPr>
              <w:keepNext/>
              <w:jc w:val="center"/>
              <w:rPr>
                <w:rFonts w:asciiTheme="minorHAnsi" w:hAnsiTheme="minorHAnsi"/>
                <w:sz w:val="18"/>
                <w:szCs w:val="18"/>
              </w:rPr>
            </w:pPr>
            <w:r w:rsidRPr="00602E43">
              <w:rPr>
                <w:rFonts w:asciiTheme="minorHAnsi" w:hAnsiTheme="minorHAnsi"/>
                <w:sz w:val="18"/>
                <w:szCs w:val="18"/>
              </w:rPr>
              <w:t>05</w:t>
            </w:r>
          </w:p>
        </w:tc>
        <w:tc>
          <w:tcPr>
            <w:tcW w:w="2249" w:type="pct"/>
            <w:vAlign w:val="center"/>
          </w:tcPr>
          <w:p w14:paraId="4BAA81FA" w14:textId="77777777" w:rsidR="00952AA6" w:rsidRPr="00602E43" w:rsidRDefault="00952AA6" w:rsidP="0025378F">
            <w:pPr>
              <w:keepNext/>
              <w:rPr>
                <w:rFonts w:asciiTheme="minorHAnsi" w:hAnsiTheme="minorHAnsi"/>
                <w:sz w:val="18"/>
                <w:szCs w:val="18"/>
              </w:rPr>
            </w:pPr>
            <w:r w:rsidRPr="00602E43">
              <w:rPr>
                <w:rFonts w:asciiTheme="minorHAnsi" w:hAnsiTheme="minorHAnsi"/>
                <w:sz w:val="18"/>
                <w:szCs w:val="18"/>
              </w:rPr>
              <w:t>Compliance Statement:</w:t>
            </w:r>
          </w:p>
        </w:tc>
        <w:tc>
          <w:tcPr>
            <w:tcW w:w="2539" w:type="pct"/>
            <w:vAlign w:val="center"/>
          </w:tcPr>
          <w:p w14:paraId="4BAA81FB" w14:textId="77777777" w:rsidR="00952AA6" w:rsidRPr="00602E43" w:rsidRDefault="00952AA6" w:rsidP="0025378F">
            <w:pPr>
              <w:keepNext/>
              <w:rPr>
                <w:rFonts w:asciiTheme="minorHAnsi" w:hAnsiTheme="minorHAnsi"/>
                <w:sz w:val="18"/>
                <w:szCs w:val="18"/>
              </w:rPr>
            </w:pPr>
          </w:p>
        </w:tc>
      </w:tr>
    </w:tbl>
    <w:p w14:paraId="1466FC76" w14:textId="77777777" w:rsidR="0041576A" w:rsidRPr="00602E43" w:rsidRDefault="0041576A"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952AA6" w:rsidRPr="00602E43" w14:paraId="4BAA81FF" w14:textId="77777777" w:rsidTr="0025378F">
        <w:trPr>
          <w:trHeight w:val="144"/>
        </w:trPr>
        <w:tc>
          <w:tcPr>
            <w:tcW w:w="10998" w:type="dxa"/>
            <w:gridSpan w:val="3"/>
            <w:vAlign w:val="center"/>
          </w:tcPr>
          <w:p w14:paraId="4BAA81FE" w14:textId="738CE50B" w:rsidR="00952AA6" w:rsidRPr="00602E43" w:rsidRDefault="00466286">
            <w:pPr>
              <w:keepNext/>
              <w:rPr>
                <w:rFonts w:asciiTheme="minorHAnsi" w:hAnsiTheme="minorHAnsi"/>
                <w:sz w:val="18"/>
                <w:szCs w:val="18"/>
              </w:rPr>
            </w:pPr>
            <w:r w:rsidRPr="00602E43">
              <w:rPr>
                <w:rFonts w:asciiTheme="minorHAnsi" w:hAnsiTheme="minorHAnsi"/>
                <w:b/>
                <w:szCs w:val="18"/>
              </w:rPr>
              <w:t>D</w:t>
            </w:r>
            <w:r w:rsidR="00952AA6" w:rsidRPr="00602E43">
              <w:rPr>
                <w:rFonts w:asciiTheme="minorHAnsi" w:hAnsiTheme="minorHAnsi"/>
                <w:b/>
                <w:szCs w:val="18"/>
              </w:rPr>
              <w:t>. Additional Requirements</w:t>
            </w:r>
          </w:p>
        </w:tc>
      </w:tr>
      <w:tr w:rsidR="00952AA6" w:rsidRPr="00602E43" w14:paraId="4BAA8202" w14:textId="77777777" w:rsidTr="0025378F">
        <w:trPr>
          <w:trHeight w:val="144"/>
        </w:trPr>
        <w:tc>
          <w:tcPr>
            <w:tcW w:w="468" w:type="dxa"/>
            <w:vAlign w:val="center"/>
          </w:tcPr>
          <w:p w14:paraId="4BAA8200" w14:textId="77777777" w:rsidR="00952AA6" w:rsidRPr="00602E43" w:rsidRDefault="00952AA6" w:rsidP="0025378F">
            <w:pPr>
              <w:pStyle w:val="FootnoteText"/>
              <w:keepNext/>
              <w:jc w:val="center"/>
              <w:rPr>
                <w:rFonts w:asciiTheme="minorHAnsi" w:hAnsiTheme="minorHAnsi"/>
                <w:sz w:val="18"/>
                <w:szCs w:val="18"/>
              </w:rPr>
            </w:pPr>
            <w:r w:rsidRPr="00602E43">
              <w:rPr>
                <w:rFonts w:asciiTheme="minorHAnsi" w:hAnsiTheme="minorHAnsi"/>
                <w:sz w:val="18"/>
                <w:szCs w:val="18"/>
              </w:rPr>
              <w:t>01</w:t>
            </w:r>
          </w:p>
        </w:tc>
        <w:tc>
          <w:tcPr>
            <w:tcW w:w="10530" w:type="dxa"/>
            <w:gridSpan w:val="2"/>
            <w:vAlign w:val="center"/>
          </w:tcPr>
          <w:p w14:paraId="4BAA8201" w14:textId="77777777" w:rsidR="00952AA6" w:rsidRPr="00602E43" w:rsidRDefault="00952AA6" w:rsidP="0025378F">
            <w:pPr>
              <w:rPr>
                <w:rFonts w:asciiTheme="minorHAnsi" w:hAnsiTheme="minorHAnsi"/>
                <w:sz w:val="18"/>
                <w:szCs w:val="18"/>
              </w:rPr>
            </w:pPr>
            <w:r w:rsidRPr="00602E43">
              <w:rPr>
                <w:rFonts w:asciiTheme="minorHAnsi" w:hAnsiTheme="minorHAnsi"/>
                <w:sz w:val="18"/>
                <w:szCs w:val="18"/>
              </w:rPr>
              <w:t>All registers were fully open during the diagnostic test.</w:t>
            </w:r>
          </w:p>
        </w:tc>
      </w:tr>
      <w:tr w:rsidR="00952AA6" w:rsidRPr="00602E43" w14:paraId="4BAA8205" w14:textId="77777777" w:rsidTr="0025378F">
        <w:trPr>
          <w:trHeight w:val="144"/>
        </w:trPr>
        <w:tc>
          <w:tcPr>
            <w:tcW w:w="468" w:type="dxa"/>
            <w:vAlign w:val="center"/>
          </w:tcPr>
          <w:p w14:paraId="4BAA8203" w14:textId="77777777" w:rsidR="00952AA6" w:rsidRPr="00602E43" w:rsidRDefault="00952AA6" w:rsidP="0025378F">
            <w:pPr>
              <w:pStyle w:val="FootnoteText"/>
              <w:keepNext/>
              <w:jc w:val="center"/>
              <w:rPr>
                <w:rFonts w:asciiTheme="minorHAnsi" w:hAnsiTheme="minorHAnsi"/>
                <w:sz w:val="18"/>
                <w:szCs w:val="18"/>
              </w:rPr>
            </w:pPr>
            <w:r w:rsidRPr="00602E43">
              <w:rPr>
                <w:rFonts w:asciiTheme="minorHAnsi" w:hAnsiTheme="minorHAnsi"/>
                <w:sz w:val="18"/>
                <w:szCs w:val="18"/>
              </w:rPr>
              <w:t>02</w:t>
            </w:r>
          </w:p>
        </w:tc>
        <w:tc>
          <w:tcPr>
            <w:tcW w:w="10530" w:type="dxa"/>
            <w:gridSpan w:val="2"/>
            <w:vAlign w:val="center"/>
          </w:tcPr>
          <w:p w14:paraId="4BAA8204" w14:textId="77777777" w:rsidR="00952AA6" w:rsidRPr="00602E43" w:rsidRDefault="00952AA6" w:rsidP="0025378F">
            <w:pPr>
              <w:rPr>
                <w:rFonts w:asciiTheme="minorHAnsi" w:hAnsiTheme="minorHAnsi"/>
                <w:sz w:val="18"/>
                <w:szCs w:val="18"/>
              </w:rPr>
            </w:pPr>
            <w:r w:rsidRPr="00602E43">
              <w:rPr>
                <w:rFonts w:asciiTheme="minorHAnsi" w:hAnsiTheme="minorHAnsi"/>
                <w:sz w:val="18"/>
                <w:szCs w:val="18"/>
              </w:rPr>
              <w:t>System fan was set at maximum speed during the diagnostic test.</w:t>
            </w:r>
          </w:p>
        </w:tc>
      </w:tr>
      <w:tr w:rsidR="00952AA6" w:rsidRPr="00602E43" w14:paraId="4BAA8208" w14:textId="77777777" w:rsidTr="0025378F">
        <w:trPr>
          <w:trHeight w:val="144"/>
        </w:trPr>
        <w:tc>
          <w:tcPr>
            <w:tcW w:w="468" w:type="dxa"/>
            <w:vAlign w:val="center"/>
          </w:tcPr>
          <w:p w14:paraId="4BAA8206" w14:textId="77777777" w:rsidR="00952AA6" w:rsidRPr="00602E43" w:rsidRDefault="00952AA6" w:rsidP="0025378F">
            <w:pPr>
              <w:pStyle w:val="FootnoteText"/>
              <w:keepNext/>
              <w:jc w:val="center"/>
              <w:rPr>
                <w:rFonts w:asciiTheme="minorHAnsi" w:hAnsiTheme="minorHAnsi"/>
                <w:sz w:val="18"/>
                <w:szCs w:val="18"/>
              </w:rPr>
            </w:pPr>
            <w:r w:rsidRPr="00602E43">
              <w:rPr>
                <w:rFonts w:asciiTheme="minorHAnsi" w:hAnsiTheme="minorHAnsi"/>
                <w:sz w:val="18"/>
                <w:szCs w:val="18"/>
              </w:rPr>
              <w:t>03</w:t>
            </w:r>
          </w:p>
        </w:tc>
        <w:tc>
          <w:tcPr>
            <w:tcW w:w="10530" w:type="dxa"/>
            <w:gridSpan w:val="2"/>
            <w:vAlign w:val="center"/>
          </w:tcPr>
          <w:p w14:paraId="4BAA8207" w14:textId="77777777" w:rsidR="00952AA6" w:rsidRPr="00602E43" w:rsidRDefault="00952AA6" w:rsidP="0025378F">
            <w:pPr>
              <w:rPr>
                <w:rFonts w:asciiTheme="minorHAnsi" w:hAnsiTheme="minorHAnsi"/>
                <w:sz w:val="18"/>
                <w:szCs w:val="18"/>
              </w:rPr>
            </w:pPr>
            <w:r w:rsidRPr="00602E43">
              <w:rPr>
                <w:rFonts w:asciiTheme="minorHAnsi" w:hAnsiTheme="minorHAnsi"/>
                <w:sz w:val="18"/>
                <w:szCs w:val="18"/>
              </w:rPr>
              <w:t>If fresh air duct is part of the HVAC system it was not closed during the diagnostic test.</w:t>
            </w:r>
          </w:p>
        </w:tc>
      </w:tr>
      <w:tr w:rsidR="00952AA6" w:rsidRPr="00602E43" w14:paraId="4BAA820B" w14:textId="77777777" w:rsidTr="0025378F">
        <w:trPr>
          <w:trHeight w:val="144"/>
        </w:trPr>
        <w:tc>
          <w:tcPr>
            <w:tcW w:w="468" w:type="dxa"/>
            <w:vAlign w:val="center"/>
          </w:tcPr>
          <w:p w14:paraId="4BAA8209" w14:textId="77777777" w:rsidR="00952AA6" w:rsidRPr="00602E43" w:rsidRDefault="00952AA6" w:rsidP="0025378F">
            <w:pPr>
              <w:pStyle w:val="FootnoteText"/>
              <w:keepNext/>
              <w:jc w:val="center"/>
              <w:rPr>
                <w:rFonts w:asciiTheme="minorHAnsi" w:hAnsiTheme="minorHAnsi"/>
                <w:sz w:val="18"/>
                <w:szCs w:val="18"/>
              </w:rPr>
            </w:pPr>
            <w:r w:rsidRPr="00602E43">
              <w:rPr>
                <w:rFonts w:asciiTheme="minorHAnsi" w:hAnsiTheme="minorHAnsi"/>
                <w:sz w:val="18"/>
                <w:szCs w:val="18"/>
              </w:rPr>
              <w:t>04</w:t>
            </w:r>
          </w:p>
        </w:tc>
        <w:tc>
          <w:tcPr>
            <w:tcW w:w="10530" w:type="dxa"/>
            <w:gridSpan w:val="2"/>
            <w:vAlign w:val="center"/>
          </w:tcPr>
          <w:p w14:paraId="4BAA820A" w14:textId="77777777" w:rsidR="00952AA6" w:rsidRPr="00602E43" w:rsidRDefault="00952AA6" w:rsidP="0025378F">
            <w:pPr>
              <w:keepNext/>
              <w:rPr>
                <w:rFonts w:asciiTheme="minorHAnsi" w:hAnsiTheme="minorHAnsi"/>
                <w:sz w:val="18"/>
                <w:szCs w:val="18"/>
              </w:rPr>
            </w:pPr>
            <w:r w:rsidRPr="00602E43">
              <w:rPr>
                <w:rFonts w:asciiTheme="minorHAnsi" w:hAnsiTheme="minorHAnsi"/>
                <w:sz w:val="18"/>
                <w:szCs w:val="18"/>
              </w:rPr>
              <w:t>Airflow rate and fan watt draw shall be simultaneous measurements when used to calculate the Fan Efficacy tested value.</w:t>
            </w:r>
          </w:p>
        </w:tc>
      </w:tr>
      <w:tr w:rsidR="00952AA6" w:rsidRPr="00602E43" w14:paraId="4BAA820E" w14:textId="77777777" w:rsidTr="0025378F">
        <w:trPr>
          <w:trHeight w:val="144"/>
        </w:trPr>
        <w:tc>
          <w:tcPr>
            <w:tcW w:w="468" w:type="dxa"/>
            <w:vAlign w:val="center"/>
          </w:tcPr>
          <w:p w14:paraId="4BAA820C" w14:textId="77777777" w:rsidR="00952AA6" w:rsidRPr="00602E43" w:rsidRDefault="00952AA6" w:rsidP="0025378F">
            <w:pPr>
              <w:pStyle w:val="FootnoteText"/>
              <w:keepNext/>
              <w:jc w:val="center"/>
              <w:rPr>
                <w:rFonts w:asciiTheme="minorHAnsi" w:hAnsiTheme="minorHAnsi"/>
                <w:sz w:val="18"/>
                <w:szCs w:val="18"/>
              </w:rPr>
            </w:pPr>
            <w:r w:rsidRPr="00602E43">
              <w:rPr>
                <w:rFonts w:asciiTheme="minorHAnsi" w:hAnsiTheme="minorHAnsi"/>
                <w:sz w:val="18"/>
                <w:szCs w:val="18"/>
              </w:rPr>
              <w:t>05</w:t>
            </w:r>
          </w:p>
        </w:tc>
        <w:tc>
          <w:tcPr>
            <w:tcW w:w="10530" w:type="dxa"/>
            <w:gridSpan w:val="2"/>
            <w:vAlign w:val="center"/>
          </w:tcPr>
          <w:p w14:paraId="4BAA820D" w14:textId="7F3BDCAA" w:rsidR="00952AA6" w:rsidRPr="00602E43" w:rsidRDefault="00952AA6" w:rsidP="00542FBC">
            <w:pPr>
              <w:pStyle w:val="NormalBullet"/>
              <w:tabs>
                <w:tab w:val="clear" w:pos="-2966"/>
              </w:tabs>
              <w:spacing w:before="0"/>
              <w:ind w:left="0" w:firstLine="0"/>
              <w:rPr>
                <w:rFonts w:asciiTheme="minorHAnsi" w:hAnsiTheme="minorHAnsi"/>
                <w:sz w:val="18"/>
                <w:szCs w:val="18"/>
              </w:rPr>
            </w:pPr>
            <w:r w:rsidRPr="00602E43">
              <w:rPr>
                <w:rFonts w:asciiTheme="minorHAnsi" w:hAnsiTheme="minorHAnsi"/>
                <w:sz w:val="18"/>
                <w:szCs w:val="18"/>
              </w:rPr>
              <w:t>Multi-speed compressor space cooling systems or variable speed compressor systems shall verify airflow (cfm/ton) and fan efficacy (</w:t>
            </w:r>
            <w:r w:rsidR="00542FBC" w:rsidRPr="00602E43">
              <w:rPr>
                <w:rFonts w:asciiTheme="minorHAnsi" w:hAnsiTheme="minorHAnsi"/>
                <w:sz w:val="18"/>
                <w:szCs w:val="18"/>
              </w:rPr>
              <w:t>w</w:t>
            </w:r>
            <w:r w:rsidRPr="00602E43">
              <w:rPr>
                <w:rFonts w:asciiTheme="minorHAnsi" w:hAnsiTheme="minorHAnsi"/>
                <w:sz w:val="18"/>
                <w:szCs w:val="18"/>
              </w:rPr>
              <w:t>att</w:t>
            </w:r>
            <w:r w:rsidR="00542FBC" w:rsidRPr="00602E43">
              <w:rPr>
                <w:rFonts w:asciiTheme="minorHAnsi" w:hAnsiTheme="minorHAnsi"/>
                <w:sz w:val="18"/>
                <w:szCs w:val="18"/>
              </w:rPr>
              <w:t>s</w:t>
            </w:r>
            <w:r w:rsidRPr="00602E43">
              <w:rPr>
                <w:rFonts w:asciiTheme="minorHAnsi" w:hAnsiTheme="minorHAnsi"/>
                <w:sz w:val="18"/>
                <w:szCs w:val="18"/>
              </w:rPr>
              <w:t>/cfm) with system operating in cooling mode at the maximum compressor speed and the maximum air handler fan speed.</w:t>
            </w:r>
          </w:p>
        </w:tc>
      </w:tr>
      <w:tr w:rsidR="00952AA6" w:rsidRPr="00602E43" w14:paraId="4BAA8211" w14:textId="77777777" w:rsidTr="0025378F">
        <w:trPr>
          <w:trHeight w:val="144"/>
        </w:trPr>
        <w:tc>
          <w:tcPr>
            <w:tcW w:w="468" w:type="dxa"/>
            <w:vAlign w:val="center"/>
          </w:tcPr>
          <w:p w14:paraId="4BAA820F" w14:textId="77777777" w:rsidR="00952AA6" w:rsidRPr="00602E43" w:rsidRDefault="00952AA6" w:rsidP="0025378F">
            <w:pPr>
              <w:pStyle w:val="FootnoteText"/>
              <w:keepNext/>
              <w:jc w:val="center"/>
              <w:rPr>
                <w:rFonts w:asciiTheme="minorHAnsi" w:hAnsiTheme="minorHAnsi"/>
                <w:sz w:val="18"/>
                <w:szCs w:val="18"/>
              </w:rPr>
            </w:pPr>
            <w:r w:rsidRPr="00602E43">
              <w:rPr>
                <w:rFonts w:asciiTheme="minorHAnsi" w:hAnsiTheme="minorHAnsi"/>
                <w:sz w:val="18"/>
                <w:szCs w:val="18"/>
              </w:rPr>
              <w:t>06</w:t>
            </w:r>
          </w:p>
        </w:tc>
        <w:tc>
          <w:tcPr>
            <w:tcW w:w="10530" w:type="dxa"/>
            <w:gridSpan w:val="2"/>
            <w:vAlign w:val="center"/>
          </w:tcPr>
          <w:p w14:paraId="4BAA8210" w14:textId="368D67C2" w:rsidR="00952AA6" w:rsidRPr="00602E43" w:rsidRDefault="00952AA6" w:rsidP="00542FBC">
            <w:pPr>
              <w:keepNext/>
              <w:rPr>
                <w:rFonts w:asciiTheme="minorHAnsi" w:hAnsiTheme="minorHAnsi"/>
                <w:sz w:val="18"/>
                <w:szCs w:val="18"/>
              </w:rPr>
            </w:pPr>
            <w:r w:rsidRPr="00602E43">
              <w:rPr>
                <w:rFonts w:asciiTheme="minorHAnsi" w:hAnsiTheme="minorHAnsi"/>
                <w:sz w:val="18"/>
                <w:szCs w:val="18"/>
              </w:rPr>
              <w:t>Zoned cooling air distribution systems with single speed compressors shall meet both the airflow (cfm/ton) and fan efficacy (</w:t>
            </w:r>
            <w:r w:rsidR="00542FBC" w:rsidRPr="00602E43">
              <w:rPr>
                <w:rFonts w:asciiTheme="minorHAnsi" w:hAnsiTheme="minorHAnsi"/>
                <w:sz w:val="18"/>
                <w:szCs w:val="18"/>
              </w:rPr>
              <w:t>w</w:t>
            </w:r>
            <w:r w:rsidRPr="00602E43">
              <w:rPr>
                <w:rFonts w:asciiTheme="minorHAnsi" w:hAnsiTheme="minorHAnsi"/>
                <w:sz w:val="18"/>
                <w:szCs w:val="18"/>
              </w:rPr>
              <w:t>att</w:t>
            </w:r>
            <w:r w:rsidR="00542FBC" w:rsidRPr="00602E43">
              <w:rPr>
                <w:rFonts w:asciiTheme="minorHAnsi" w:hAnsiTheme="minorHAnsi"/>
                <w:sz w:val="18"/>
                <w:szCs w:val="18"/>
              </w:rPr>
              <w:t>s</w:t>
            </w:r>
            <w:r w:rsidRPr="00602E43">
              <w:rPr>
                <w:rFonts w:asciiTheme="minorHAnsi" w:hAnsiTheme="minorHAnsi"/>
                <w:sz w:val="18"/>
                <w:szCs w:val="18"/>
              </w:rPr>
              <w:t>/cfm) criteria in every zonal control mode.</w:t>
            </w:r>
          </w:p>
        </w:tc>
      </w:tr>
      <w:tr w:rsidR="00466286" w:rsidRPr="00602E43" w14:paraId="7A82B80B" w14:textId="77777777" w:rsidTr="0025378F">
        <w:trPr>
          <w:trHeight w:val="144"/>
        </w:trPr>
        <w:tc>
          <w:tcPr>
            <w:tcW w:w="468" w:type="dxa"/>
            <w:vAlign w:val="center"/>
          </w:tcPr>
          <w:p w14:paraId="22EBA455" w14:textId="2F3BE0EC" w:rsidR="00466286" w:rsidRPr="00602E43" w:rsidRDefault="00466286" w:rsidP="0025378F">
            <w:pPr>
              <w:pStyle w:val="FootnoteText"/>
              <w:keepNext/>
              <w:jc w:val="center"/>
              <w:rPr>
                <w:rFonts w:asciiTheme="minorHAnsi" w:hAnsiTheme="minorHAnsi"/>
                <w:sz w:val="18"/>
                <w:szCs w:val="18"/>
              </w:rPr>
            </w:pPr>
            <w:r w:rsidRPr="00602E43">
              <w:rPr>
                <w:rFonts w:asciiTheme="minorHAnsi" w:hAnsiTheme="minorHAnsi"/>
                <w:sz w:val="18"/>
                <w:szCs w:val="18"/>
              </w:rPr>
              <w:t>07</w:t>
            </w:r>
          </w:p>
        </w:tc>
        <w:tc>
          <w:tcPr>
            <w:tcW w:w="10530" w:type="dxa"/>
            <w:gridSpan w:val="2"/>
            <w:vAlign w:val="center"/>
          </w:tcPr>
          <w:p w14:paraId="450C0E05" w14:textId="061E9C97" w:rsidR="00466286" w:rsidRPr="00602E43" w:rsidRDefault="00466286" w:rsidP="00542FBC">
            <w:pPr>
              <w:keepNext/>
              <w:rPr>
                <w:rFonts w:asciiTheme="minorHAnsi" w:hAnsiTheme="minorHAnsi"/>
                <w:sz w:val="18"/>
                <w:szCs w:val="18"/>
              </w:rPr>
            </w:pPr>
            <w:r w:rsidRPr="00602E43">
              <w:rPr>
                <w:rFonts w:asciiTheme="minorHAnsi" w:hAnsiTheme="minorHAnsi"/>
                <w:sz w:val="18"/>
                <w:szCs w:val="18"/>
              </w:rPr>
              <w:t>Portable watt meters used for measurements of air handler watt draws shall be true power measurement systems (i.e., sensor plus data acquisition system) having an accuracy of ± 2% of reading or ± 10 watts whichever is greater</w:t>
            </w:r>
          </w:p>
        </w:tc>
      </w:tr>
      <w:tr w:rsidR="004D7721" w:rsidRPr="00602E43" w14:paraId="09D42193" w14:textId="77777777" w:rsidTr="007A7C6D">
        <w:trPr>
          <w:trHeight w:val="144"/>
        </w:trPr>
        <w:tc>
          <w:tcPr>
            <w:tcW w:w="468" w:type="dxa"/>
            <w:vAlign w:val="center"/>
          </w:tcPr>
          <w:p w14:paraId="29CA65A1" w14:textId="44764341" w:rsidR="004D7721" w:rsidRPr="00602E43" w:rsidRDefault="004D7721" w:rsidP="004D7721">
            <w:pPr>
              <w:pStyle w:val="FootnoteText"/>
              <w:keepNext/>
              <w:jc w:val="center"/>
              <w:rPr>
                <w:rFonts w:asciiTheme="minorHAnsi" w:hAnsiTheme="minorHAnsi"/>
                <w:sz w:val="18"/>
                <w:szCs w:val="18"/>
              </w:rPr>
            </w:pPr>
            <w:r w:rsidRPr="00602E43">
              <w:rPr>
                <w:rFonts w:asciiTheme="minorHAnsi" w:hAnsiTheme="minorHAnsi"/>
                <w:sz w:val="18"/>
                <w:szCs w:val="18"/>
              </w:rPr>
              <w:t>08</w:t>
            </w:r>
          </w:p>
        </w:tc>
        <w:tc>
          <w:tcPr>
            <w:tcW w:w="2610" w:type="dxa"/>
            <w:vAlign w:val="center"/>
          </w:tcPr>
          <w:p w14:paraId="736064FB" w14:textId="108A80A3" w:rsidR="004D7721" w:rsidRPr="00602E43" w:rsidRDefault="004D7721" w:rsidP="004D7721">
            <w:pPr>
              <w:keepNext/>
              <w:rPr>
                <w:rFonts w:asciiTheme="minorHAnsi" w:hAnsiTheme="minorHAnsi"/>
                <w:sz w:val="18"/>
                <w:szCs w:val="18"/>
              </w:rPr>
            </w:pPr>
            <w:r w:rsidRPr="00602E43">
              <w:rPr>
                <w:rFonts w:asciiTheme="minorHAnsi" w:hAnsiTheme="minorHAnsi"/>
                <w:sz w:val="18"/>
                <w:szCs w:val="18"/>
              </w:rPr>
              <w:t>Verification Status:</w:t>
            </w:r>
          </w:p>
        </w:tc>
        <w:tc>
          <w:tcPr>
            <w:tcW w:w="7920" w:type="dxa"/>
            <w:vAlign w:val="center"/>
          </w:tcPr>
          <w:p w14:paraId="307BA02F" w14:textId="77777777" w:rsidR="004D7721" w:rsidRPr="00602E43" w:rsidRDefault="004D7721" w:rsidP="004D7721">
            <w:pPr>
              <w:pStyle w:val="ListParagraph"/>
              <w:keepNext/>
              <w:numPr>
                <w:ilvl w:val="0"/>
                <w:numId w:val="41"/>
              </w:numPr>
              <w:tabs>
                <w:tab w:val="left" w:pos="356"/>
              </w:tabs>
              <w:rPr>
                <w:rFonts w:ascii="Calibri" w:hAnsi="Calibri"/>
                <w:sz w:val="18"/>
                <w:szCs w:val="18"/>
              </w:rPr>
            </w:pPr>
            <w:r w:rsidRPr="00602E43">
              <w:rPr>
                <w:rFonts w:ascii="Calibri" w:hAnsi="Calibri"/>
                <w:sz w:val="18"/>
                <w:szCs w:val="18"/>
              </w:rPr>
              <w:t>Pass - all applicable requirements are met; or</w:t>
            </w:r>
          </w:p>
          <w:p w14:paraId="11BCFBED" w14:textId="777CE0D1" w:rsidR="004D7721" w:rsidRPr="00602E43" w:rsidRDefault="004D7721" w:rsidP="004D7721">
            <w:pPr>
              <w:pStyle w:val="ListParagraph"/>
              <w:keepNext/>
              <w:numPr>
                <w:ilvl w:val="0"/>
                <w:numId w:val="41"/>
              </w:numPr>
              <w:tabs>
                <w:tab w:val="left" w:pos="356"/>
              </w:tabs>
              <w:rPr>
                <w:rFonts w:ascii="Calibri" w:hAnsi="Calibri"/>
                <w:sz w:val="18"/>
                <w:szCs w:val="18"/>
              </w:rPr>
            </w:pPr>
            <w:r w:rsidRPr="00602E43">
              <w:rPr>
                <w:rFonts w:ascii="Calibri" w:hAnsi="Calibri"/>
                <w:sz w:val="18"/>
                <w:szCs w:val="18"/>
              </w:rPr>
              <w:t>Fail - one or more applicable requirements are not met. Enter reason for failure in corrections notes field below; or</w:t>
            </w:r>
          </w:p>
          <w:p w14:paraId="54A99C0A" w14:textId="57466B9E" w:rsidR="004D7721" w:rsidRPr="00602E43" w:rsidRDefault="004D7721" w:rsidP="00357B98">
            <w:pPr>
              <w:pStyle w:val="ListParagraph"/>
              <w:keepNext/>
              <w:numPr>
                <w:ilvl w:val="0"/>
                <w:numId w:val="41"/>
              </w:numPr>
              <w:tabs>
                <w:tab w:val="left" w:pos="356"/>
              </w:tabs>
              <w:rPr>
                <w:rFonts w:asciiTheme="minorHAnsi" w:hAnsiTheme="minorHAnsi"/>
                <w:sz w:val="18"/>
                <w:szCs w:val="18"/>
              </w:rPr>
            </w:pPr>
            <w:r w:rsidRPr="00602E43">
              <w:rPr>
                <w:rFonts w:ascii="Calibri" w:hAnsi="Calibri"/>
                <w:sz w:val="18"/>
                <w:szCs w:val="18"/>
              </w:rPr>
              <w:t>All N/A - This entire table is not applicable</w:t>
            </w:r>
          </w:p>
        </w:tc>
      </w:tr>
      <w:tr w:rsidR="004D7721" w:rsidRPr="00602E43" w14:paraId="3D5E48D5" w14:textId="77777777" w:rsidTr="0025378F">
        <w:trPr>
          <w:trHeight w:val="144"/>
        </w:trPr>
        <w:tc>
          <w:tcPr>
            <w:tcW w:w="468" w:type="dxa"/>
            <w:vAlign w:val="center"/>
          </w:tcPr>
          <w:p w14:paraId="751798CE" w14:textId="6AE54AB5" w:rsidR="004D7721" w:rsidRPr="00602E43" w:rsidRDefault="004D7721" w:rsidP="004D7721">
            <w:pPr>
              <w:pStyle w:val="FootnoteText"/>
              <w:keepNext/>
              <w:jc w:val="center"/>
              <w:rPr>
                <w:rFonts w:asciiTheme="minorHAnsi" w:hAnsiTheme="minorHAnsi"/>
                <w:sz w:val="18"/>
                <w:szCs w:val="18"/>
              </w:rPr>
            </w:pPr>
            <w:r w:rsidRPr="00602E43">
              <w:rPr>
                <w:rFonts w:asciiTheme="minorHAnsi" w:hAnsiTheme="minorHAnsi"/>
                <w:sz w:val="18"/>
                <w:szCs w:val="18"/>
              </w:rPr>
              <w:t>09</w:t>
            </w:r>
          </w:p>
        </w:tc>
        <w:tc>
          <w:tcPr>
            <w:tcW w:w="10530" w:type="dxa"/>
            <w:gridSpan w:val="2"/>
            <w:vAlign w:val="center"/>
          </w:tcPr>
          <w:p w14:paraId="254E068E" w14:textId="6224F991" w:rsidR="004D7721" w:rsidRPr="00602E43" w:rsidRDefault="004D7721" w:rsidP="004D7721">
            <w:pPr>
              <w:keepNext/>
              <w:rPr>
                <w:rFonts w:asciiTheme="minorHAnsi" w:hAnsiTheme="minorHAnsi"/>
                <w:sz w:val="18"/>
                <w:szCs w:val="18"/>
              </w:rPr>
            </w:pPr>
            <w:r w:rsidRPr="00602E43">
              <w:rPr>
                <w:rFonts w:ascii="Calibri" w:hAnsi="Calibri"/>
                <w:sz w:val="18"/>
              </w:rPr>
              <w:t>Correction Notes:</w:t>
            </w:r>
          </w:p>
        </w:tc>
      </w:tr>
      <w:tr w:rsidR="004D7721" w:rsidRPr="00602E43" w14:paraId="4BAA8213" w14:textId="77777777" w:rsidTr="007A7C6D">
        <w:trPr>
          <w:trHeight w:val="144"/>
        </w:trPr>
        <w:tc>
          <w:tcPr>
            <w:tcW w:w="10998" w:type="dxa"/>
            <w:gridSpan w:val="3"/>
            <w:vAlign w:val="center"/>
          </w:tcPr>
          <w:p w14:paraId="4BAA8212" w14:textId="46470645" w:rsidR="004D7721" w:rsidRPr="00602E43" w:rsidRDefault="004D7721" w:rsidP="004D7721">
            <w:pPr>
              <w:pStyle w:val="FootnoteText"/>
              <w:keepNext/>
              <w:rPr>
                <w:rFonts w:asciiTheme="minorHAnsi" w:hAnsiTheme="minorHAnsi"/>
                <w:sz w:val="18"/>
                <w:szCs w:val="18"/>
              </w:rPr>
            </w:pPr>
            <w:r w:rsidRPr="00602E43">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BAA8214" w14:textId="4D38D319" w:rsidR="00EA1EC9" w:rsidRPr="00602E43" w:rsidRDefault="00EA1EC9" w:rsidP="00DA2B2D">
      <w:pPr>
        <w:pStyle w:val="CommentText"/>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4D7721" w:rsidRPr="00602E43" w14:paraId="6AB18A25" w14:textId="77777777" w:rsidTr="0044204E">
        <w:trPr>
          <w:cantSplit/>
          <w:trHeight w:val="432"/>
        </w:trPr>
        <w:tc>
          <w:tcPr>
            <w:tcW w:w="5000" w:type="pct"/>
            <w:gridSpan w:val="2"/>
            <w:vAlign w:val="center"/>
          </w:tcPr>
          <w:p w14:paraId="138C970D" w14:textId="77777777" w:rsidR="004D7721" w:rsidRPr="00602E43" w:rsidRDefault="004D7721" w:rsidP="0044204E">
            <w:pPr>
              <w:keepNext/>
              <w:rPr>
                <w:rFonts w:ascii="Calibri" w:hAnsi="Calibri"/>
                <w:b/>
                <w:szCs w:val="18"/>
              </w:rPr>
            </w:pPr>
            <w:r w:rsidRPr="00602E43">
              <w:rPr>
                <w:rFonts w:ascii="Calibri" w:hAnsi="Calibri"/>
                <w:b/>
                <w:szCs w:val="18"/>
              </w:rPr>
              <w:lastRenderedPageBreak/>
              <w:t>E. Determination of HERS Verification Compliance</w:t>
            </w:r>
          </w:p>
          <w:p w14:paraId="138B8672" w14:textId="77777777" w:rsidR="004D7721" w:rsidRPr="00602E43" w:rsidRDefault="004D7721" w:rsidP="0044204E">
            <w:pPr>
              <w:keepNext/>
              <w:rPr>
                <w:rFonts w:ascii="Calibri" w:hAnsi="Calibri"/>
                <w:sz w:val="18"/>
                <w:szCs w:val="18"/>
              </w:rPr>
            </w:pPr>
            <w:r w:rsidRPr="00602E43">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4D7721" w:rsidRPr="00602E43" w14:paraId="0E0F322B" w14:textId="77777777" w:rsidTr="0044204E">
        <w:trPr>
          <w:cantSplit/>
          <w:trHeight w:val="144"/>
        </w:trPr>
        <w:tc>
          <w:tcPr>
            <w:tcW w:w="253" w:type="pct"/>
            <w:vAlign w:val="center"/>
          </w:tcPr>
          <w:p w14:paraId="380D9944" w14:textId="77777777" w:rsidR="004D7721" w:rsidRPr="00602E43" w:rsidDel="00C76C40" w:rsidRDefault="004D7721" w:rsidP="0044204E">
            <w:pPr>
              <w:keepNext/>
              <w:jc w:val="center"/>
              <w:rPr>
                <w:rFonts w:ascii="Calibri" w:hAnsi="Calibri"/>
                <w:sz w:val="18"/>
                <w:szCs w:val="18"/>
              </w:rPr>
            </w:pPr>
            <w:r w:rsidRPr="00602E43">
              <w:rPr>
                <w:rFonts w:ascii="Calibri" w:hAnsi="Calibri"/>
                <w:sz w:val="18"/>
                <w:szCs w:val="18"/>
              </w:rPr>
              <w:t>01</w:t>
            </w:r>
          </w:p>
        </w:tc>
        <w:tc>
          <w:tcPr>
            <w:tcW w:w="4747" w:type="pct"/>
            <w:vAlign w:val="center"/>
          </w:tcPr>
          <w:p w14:paraId="7CBD87C9" w14:textId="77777777" w:rsidR="004D7721" w:rsidRPr="00602E43" w:rsidRDefault="004D7721" w:rsidP="0044204E">
            <w:pPr>
              <w:keepNext/>
              <w:spacing w:after="60"/>
              <w:rPr>
                <w:rFonts w:ascii="Calibri" w:hAnsi="Calibri"/>
                <w:sz w:val="18"/>
                <w:szCs w:val="18"/>
              </w:rPr>
            </w:pPr>
          </w:p>
        </w:tc>
      </w:tr>
    </w:tbl>
    <w:p w14:paraId="4C7FD811" w14:textId="4C54A1AC" w:rsidR="00885D70" w:rsidRPr="00602E43" w:rsidRDefault="00885D70" w:rsidP="00DA2B2D">
      <w:pPr>
        <w:pStyle w:val="CommentText"/>
        <w:rPr>
          <w:rFonts w:asciiTheme="minorHAnsi" w:hAnsiTheme="minorHAnsi"/>
          <w:sz w:val="18"/>
          <w:szCs w:val="18"/>
        </w:rPr>
      </w:pPr>
    </w:p>
    <w:p w14:paraId="433FDEC9" w14:textId="77777777" w:rsidR="00F20CAA" w:rsidRPr="00602E43" w:rsidRDefault="00F20CAA">
      <w:r w:rsidRPr="00602E43">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58"/>
        <w:gridCol w:w="5492"/>
      </w:tblGrid>
      <w:tr w:rsidR="00F92425" w:rsidRPr="00602E43" w14:paraId="5D4B8A92"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29487F62" w14:textId="3D0D5342"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602E43">
              <w:rPr>
                <w:rFonts w:asciiTheme="minorHAnsi" w:eastAsiaTheme="minorEastAsia" w:hAnsiTheme="minorHAnsi" w:cs="Arial"/>
                <w:b/>
                <w:caps/>
                <w:sz w:val="18"/>
                <w:szCs w:val="18"/>
              </w:rPr>
              <w:lastRenderedPageBreak/>
              <w:t>Documentation Author's Declaration Statement</w:t>
            </w:r>
          </w:p>
        </w:tc>
      </w:tr>
      <w:tr w:rsidR="00F92425" w:rsidRPr="00602E43" w14:paraId="1D8A6805"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360FF72E" w14:textId="77777777" w:rsidR="00F92425" w:rsidRPr="00602E43" w:rsidRDefault="00F92425" w:rsidP="00A358B3">
            <w:pPr>
              <w:numPr>
                <w:ilvl w:val="0"/>
                <w:numId w:val="45"/>
              </w:numPr>
              <w:spacing w:after="200" w:line="276" w:lineRule="auto"/>
              <w:ind w:left="271" w:hanging="270"/>
              <w:rPr>
                <w:rFonts w:asciiTheme="minorHAnsi" w:eastAsiaTheme="minorEastAsia" w:hAnsiTheme="minorHAnsi" w:cstheme="minorBidi"/>
              </w:rPr>
            </w:pPr>
            <w:r w:rsidRPr="00602E43">
              <w:rPr>
                <w:rFonts w:asciiTheme="minorHAnsi" w:eastAsiaTheme="minorEastAsia" w:hAnsiTheme="minorHAnsi" w:cstheme="minorBidi"/>
              </w:rPr>
              <w:t>I certify that this Certificate of Verification documentation is accurate and complete.</w:t>
            </w:r>
          </w:p>
        </w:tc>
      </w:tr>
      <w:tr w:rsidR="00F92425" w:rsidRPr="00602E43" w14:paraId="604D73E8"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61C54628"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Documentation Author Name:</w:t>
            </w:r>
          </w:p>
        </w:tc>
        <w:tc>
          <w:tcPr>
            <w:tcW w:w="5516" w:type="dxa"/>
            <w:tcBorders>
              <w:top w:val="single" w:sz="4" w:space="0" w:color="auto"/>
              <w:left w:val="single" w:sz="4" w:space="0" w:color="auto"/>
              <w:bottom w:val="single" w:sz="4" w:space="0" w:color="auto"/>
              <w:right w:val="single" w:sz="4" w:space="0" w:color="auto"/>
            </w:tcBorders>
            <w:hideMark/>
          </w:tcPr>
          <w:p w14:paraId="68214B2A"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Documentation Author Signature:</w:t>
            </w:r>
          </w:p>
        </w:tc>
      </w:tr>
      <w:tr w:rsidR="00F92425" w:rsidRPr="00602E43" w14:paraId="1264D2E0"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16646978"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Company:</w:t>
            </w:r>
          </w:p>
        </w:tc>
        <w:tc>
          <w:tcPr>
            <w:tcW w:w="5516" w:type="dxa"/>
            <w:tcBorders>
              <w:top w:val="single" w:sz="4" w:space="0" w:color="auto"/>
              <w:left w:val="single" w:sz="4" w:space="0" w:color="auto"/>
              <w:bottom w:val="single" w:sz="4" w:space="0" w:color="auto"/>
              <w:right w:val="single" w:sz="4" w:space="0" w:color="auto"/>
            </w:tcBorders>
            <w:hideMark/>
          </w:tcPr>
          <w:p w14:paraId="252EE06F"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Date Signed:</w:t>
            </w:r>
          </w:p>
        </w:tc>
      </w:tr>
      <w:tr w:rsidR="00F92425" w:rsidRPr="00602E43" w14:paraId="53CD7F47"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40FA98F7"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Address:</w:t>
            </w:r>
          </w:p>
        </w:tc>
        <w:tc>
          <w:tcPr>
            <w:tcW w:w="5516" w:type="dxa"/>
            <w:tcBorders>
              <w:top w:val="single" w:sz="4" w:space="0" w:color="auto"/>
              <w:left w:val="single" w:sz="4" w:space="0" w:color="auto"/>
              <w:bottom w:val="single" w:sz="4" w:space="0" w:color="auto"/>
              <w:right w:val="single" w:sz="4" w:space="0" w:color="auto"/>
            </w:tcBorders>
            <w:hideMark/>
          </w:tcPr>
          <w:p w14:paraId="68CB2168"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CEA/HERS Certification Information (if applicable):</w:t>
            </w:r>
          </w:p>
        </w:tc>
      </w:tr>
      <w:tr w:rsidR="00F92425" w:rsidRPr="00602E43" w14:paraId="26539532"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0D98A13C"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City/State/Zip:</w:t>
            </w:r>
          </w:p>
        </w:tc>
        <w:tc>
          <w:tcPr>
            <w:tcW w:w="5516" w:type="dxa"/>
            <w:tcBorders>
              <w:top w:val="single" w:sz="4" w:space="0" w:color="auto"/>
              <w:left w:val="single" w:sz="4" w:space="0" w:color="auto"/>
              <w:bottom w:val="single" w:sz="4" w:space="0" w:color="auto"/>
              <w:right w:val="single" w:sz="4" w:space="0" w:color="auto"/>
            </w:tcBorders>
            <w:hideMark/>
          </w:tcPr>
          <w:p w14:paraId="336E377D" w14:textId="77777777" w:rsidR="00F92425" w:rsidRPr="00602E43" w:rsidRDefault="00F92425" w:rsidP="00A358B3">
            <w:pPr>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Phone:</w:t>
            </w:r>
          </w:p>
        </w:tc>
      </w:tr>
      <w:tr w:rsidR="00F92425" w:rsidRPr="00602E43" w14:paraId="6CD75BE8" w14:textId="77777777" w:rsidTr="00A358B3">
        <w:trPr>
          <w:trHeight w:val="296"/>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F8F7062"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602E43">
              <w:rPr>
                <w:rFonts w:asciiTheme="minorHAnsi" w:eastAsiaTheme="minorEastAsia" w:hAnsiTheme="minorHAnsi" w:cs="Arial"/>
                <w:b/>
                <w:caps/>
                <w:sz w:val="18"/>
                <w:szCs w:val="18"/>
              </w:rPr>
              <w:t xml:space="preserve">Responsible Person's Declaration statement </w:t>
            </w:r>
          </w:p>
        </w:tc>
      </w:tr>
      <w:tr w:rsidR="00F92425" w:rsidRPr="00602E43" w14:paraId="254B7643" w14:textId="77777777" w:rsidTr="00A358B3">
        <w:trPr>
          <w:trHeight w:val="504"/>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CEDBA4F" w14:textId="77777777" w:rsidR="00F92425" w:rsidRPr="00602E43" w:rsidRDefault="00F92425" w:rsidP="00062188">
            <w:pPr>
              <w:spacing w:line="276" w:lineRule="auto"/>
              <w:rPr>
                <w:rFonts w:asciiTheme="minorHAnsi" w:eastAsiaTheme="minorEastAsia" w:hAnsiTheme="minorHAnsi" w:cstheme="minorBidi"/>
              </w:rPr>
            </w:pPr>
            <w:r w:rsidRPr="00602E43">
              <w:rPr>
                <w:rFonts w:asciiTheme="minorHAnsi" w:eastAsiaTheme="minorEastAsia" w:hAnsiTheme="minorHAnsi" w:cstheme="minorBidi"/>
              </w:rPr>
              <w:t xml:space="preserve">I certify the following under penalty of perjury, under the laws of the State of California: </w:t>
            </w:r>
          </w:p>
          <w:p w14:paraId="6711393F" w14:textId="77777777" w:rsidR="00F92425" w:rsidRPr="00602E43" w:rsidRDefault="00F92425" w:rsidP="00062188">
            <w:pPr>
              <w:numPr>
                <w:ilvl w:val="0"/>
                <w:numId w:val="46"/>
              </w:numPr>
              <w:ind w:left="782"/>
              <w:contextualSpacing/>
              <w:rPr>
                <w:rFonts w:asciiTheme="minorHAnsi" w:hAnsiTheme="minorHAnsi" w:cstheme="minorHAnsi"/>
              </w:rPr>
            </w:pPr>
            <w:r w:rsidRPr="00602E43">
              <w:rPr>
                <w:rFonts w:asciiTheme="minorHAnsi" w:hAnsiTheme="minorHAnsi" w:cstheme="minorHAnsi"/>
              </w:rPr>
              <w:t>The information provided on this Certificate of Verification is true and correct.</w:t>
            </w:r>
          </w:p>
          <w:p w14:paraId="1ACE09D8" w14:textId="77777777" w:rsidR="00F92425" w:rsidRPr="00602E43" w:rsidRDefault="00F92425" w:rsidP="00062188">
            <w:pPr>
              <w:numPr>
                <w:ilvl w:val="0"/>
                <w:numId w:val="46"/>
              </w:numPr>
              <w:ind w:left="782"/>
              <w:contextualSpacing/>
              <w:rPr>
                <w:rFonts w:asciiTheme="minorHAnsi" w:hAnsiTheme="minorHAnsi" w:cstheme="minorHAnsi"/>
              </w:rPr>
            </w:pPr>
            <w:r w:rsidRPr="00602E43">
              <w:rPr>
                <w:rFonts w:asciiTheme="minorHAnsi" w:hAnsiTheme="minorHAnsi" w:cstheme="minorHAnsi"/>
              </w:rPr>
              <w:t>I am the certified HERS Rater who performed the verification identified and reported on this Certificate of Verification (responsible rater).</w:t>
            </w:r>
          </w:p>
          <w:p w14:paraId="6D5C62C8" w14:textId="77777777" w:rsidR="00F92425" w:rsidRPr="00602E43" w:rsidRDefault="00F92425" w:rsidP="00062188">
            <w:pPr>
              <w:numPr>
                <w:ilvl w:val="0"/>
                <w:numId w:val="46"/>
              </w:numPr>
              <w:ind w:left="782"/>
              <w:contextualSpacing/>
              <w:rPr>
                <w:rFonts w:asciiTheme="minorHAnsi" w:hAnsiTheme="minorHAnsi" w:cstheme="minorHAnsi"/>
              </w:rPr>
            </w:pPr>
            <w:r w:rsidRPr="00602E43">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C467F28" w14:textId="77777777" w:rsidR="00F92425" w:rsidRPr="00602E43" w:rsidRDefault="00F92425" w:rsidP="00062188">
            <w:pPr>
              <w:numPr>
                <w:ilvl w:val="0"/>
                <w:numId w:val="46"/>
              </w:numPr>
              <w:ind w:left="782"/>
              <w:contextualSpacing/>
              <w:rPr>
                <w:rFonts w:asciiTheme="minorHAnsi" w:hAnsiTheme="minorHAnsi" w:cstheme="minorHAnsi"/>
              </w:rPr>
            </w:pPr>
            <w:r w:rsidRPr="00602E43">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0788D59C" w14:textId="77777777" w:rsidR="00F92425" w:rsidRPr="00602E43" w:rsidRDefault="00F92425" w:rsidP="00062188">
            <w:pPr>
              <w:numPr>
                <w:ilvl w:val="0"/>
                <w:numId w:val="46"/>
              </w:numPr>
              <w:ind w:left="782"/>
              <w:contextualSpacing/>
              <w:rPr>
                <w:rFonts w:asciiTheme="minorHAnsi" w:hAnsiTheme="minorHAnsi" w:cstheme="minorHAnsi"/>
              </w:rPr>
            </w:pPr>
            <w:r w:rsidRPr="00602E43">
              <w:rPr>
                <w:rFonts w:asciiTheme="minorHAnsi" w:hAnsiTheme="minorHAnsi" w:cstheme="minorHAns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27777E5E" w14:textId="77777777" w:rsidR="00F92425" w:rsidRPr="00602E43" w:rsidRDefault="00F92425" w:rsidP="00062188">
            <w:pPr>
              <w:numPr>
                <w:ilvl w:val="0"/>
                <w:numId w:val="46"/>
              </w:numPr>
              <w:ind w:left="782"/>
              <w:contextualSpacing/>
              <w:rPr>
                <w:rFonts w:asciiTheme="minorHAnsi" w:hAnsiTheme="minorHAnsi" w:cstheme="minorHAnsi"/>
              </w:rPr>
            </w:pPr>
            <w:r w:rsidRPr="00602E43">
              <w:rPr>
                <w:rFonts w:asciiTheme="minorHAnsi" w:hAnsiTheme="minorHAnsi" w:cstheme="minorHAnsi"/>
              </w:rPr>
              <w:t>I understand that a registered copy of this Certificate of Verification is required to be included with the documentation the builder provides to the building</w:t>
            </w:r>
            <w:bookmarkStart w:id="6" w:name="_Hlk104562088"/>
            <w:bookmarkStart w:id="7" w:name="_Hlk104572805"/>
            <w:r w:rsidRPr="00602E43">
              <w:rPr>
                <w:rFonts w:asciiTheme="minorHAnsi" w:hAnsiTheme="minorHAnsi" w:cstheme="minorHAnsi"/>
              </w:rPr>
              <w:t>.</w:t>
            </w:r>
          </w:p>
          <w:bookmarkEnd w:id="6"/>
          <w:bookmarkEnd w:id="7"/>
          <w:p w14:paraId="2E379492" w14:textId="77777777" w:rsidR="00F92425" w:rsidRPr="00602E43" w:rsidRDefault="00F92425" w:rsidP="00A358B3">
            <w:pPr>
              <w:spacing w:after="200" w:line="276" w:lineRule="auto"/>
              <w:contextualSpacing/>
              <w:rPr>
                <w:rFonts w:asciiTheme="minorHAnsi" w:eastAsiaTheme="minorEastAsia" w:hAnsiTheme="minorHAnsi" w:cstheme="minorBidi"/>
                <w:sz w:val="18"/>
                <w:szCs w:val="18"/>
              </w:rPr>
            </w:pPr>
          </w:p>
        </w:tc>
      </w:tr>
      <w:tr w:rsidR="00F92425" w:rsidRPr="00602E43" w14:paraId="6004B71B" w14:textId="77777777" w:rsidTr="00A358B3">
        <w:trPr>
          <w:trHeight w:val="278"/>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B04BE48"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602E43">
              <w:rPr>
                <w:rFonts w:asciiTheme="minorHAnsi" w:eastAsiaTheme="minorEastAsia" w:hAnsiTheme="minorHAnsi" w:cs="Arial"/>
                <w:b/>
                <w:caps/>
                <w:sz w:val="18"/>
                <w:szCs w:val="18"/>
              </w:rPr>
              <w:t>BUILDER OR INSTALLER INFORMATION AS SHOWN ON THE CERTIFICATE OF INSTALLATION</w:t>
            </w:r>
          </w:p>
        </w:tc>
      </w:tr>
      <w:tr w:rsidR="00F92425" w:rsidRPr="00602E43" w14:paraId="5D62ABF4"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FF176AE"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Company Name (Installing Subcontractor, General Contractor, or Builder/Owner):</w:t>
            </w:r>
          </w:p>
        </w:tc>
      </w:tr>
      <w:tr w:rsidR="00F92425" w:rsidRPr="00602E43" w14:paraId="76BE56B4" w14:textId="77777777" w:rsidTr="00A358B3">
        <w:trPr>
          <w:trHeight w:hRule="exact" w:val="360"/>
        </w:trPr>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D6B9911" w14:textId="77777777" w:rsidR="00F92425" w:rsidRPr="00602E43" w:rsidRDefault="00F92425"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Responsible Builder or Installer Name:</w:t>
            </w:r>
          </w:p>
        </w:tc>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3DBEA75" w14:textId="77777777" w:rsidR="00F92425" w:rsidRPr="00602E43" w:rsidRDefault="00F92425"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CSLB License:</w:t>
            </w:r>
          </w:p>
        </w:tc>
      </w:tr>
      <w:tr w:rsidR="00F92425" w:rsidRPr="00602E43" w14:paraId="50FF05DE"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F112D2D" w14:textId="77777777" w:rsidR="00F92425" w:rsidRPr="00602E43" w:rsidRDefault="00F92425"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02E43">
              <w:rPr>
                <w:rFonts w:asciiTheme="minorHAnsi" w:eastAsiaTheme="minorEastAsia" w:hAnsiTheme="minorHAnsi" w:cs="Arial"/>
                <w:b/>
                <w:caps/>
                <w:sz w:val="18"/>
                <w:szCs w:val="18"/>
              </w:rPr>
              <w:t>HERS PROVIDER DATA REGISTRY INFORMATION</w:t>
            </w:r>
          </w:p>
        </w:tc>
      </w:tr>
      <w:tr w:rsidR="00F92425" w:rsidRPr="00602E43" w14:paraId="460457DC"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90EC7D"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Sample Group Number (if applicable):</w:t>
            </w:r>
          </w:p>
          <w:p w14:paraId="6CCD6541"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B25365"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Dwelling Test Status in Sample Group (if applicable):</w:t>
            </w:r>
          </w:p>
          <w:p w14:paraId="3A360902" w14:textId="77777777" w:rsidR="00F92425" w:rsidRPr="00602E43" w:rsidRDefault="00F92425"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F92425" w:rsidRPr="00602E43" w14:paraId="5E8F457A"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AB6D5D" w14:textId="77777777" w:rsidR="00F92425" w:rsidRPr="00602E43" w:rsidRDefault="00F92425"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02E43">
              <w:rPr>
                <w:rFonts w:asciiTheme="minorHAnsi" w:eastAsiaTheme="minorEastAsia" w:hAnsiTheme="minorHAnsi" w:cs="Arial"/>
                <w:b/>
                <w:caps/>
                <w:sz w:val="18"/>
                <w:szCs w:val="18"/>
              </w:rPr>
              <w:t>HERS RATER INFORMATION</w:t>
            </w:r>
          </w:p>
        </w:tc>
      </w:tr>
      <w:tr w:rsidR="00F92425" w:rsidRPr="00602E43" w14:paraId="7AF149D9"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69381B" w14:textId="77777777" w:rsidR="00F92425" w:rsidRPr="00602E43" w:rsidRDefault="00F92425"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HERS Rater Company Name:</w:t>
            </w:r>
          </w:p>
          <w:p w14:paraId="149A3509" w14:textId="77777777" w:rsidR="00F92425" w:rsidRPr="00602E43" w:rsidRDefault="00F92425"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F92425" w:rsidRPr="00602E43" w14:paraId="18DDB53A"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AAF0C9" w14:textId="77777777" w:rsidR="00F92425" w:rsidRPr="00602E43" w:rsidRDefault="00F92425"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E418AC" w14:textId="77777777" w:rsidR="00F92425" w:rsidRPr="00602E43" w:rsidRDefault="00F92425"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Responsible Rater Signature:</w:t>
            </w:r>
          </w:p>
          <w:p w14:paraId="1E936D88" w14:textId="77777777" w:rsidR="00F92425" w:rsidRPr="00602E43" w:rsidRDefault="00F92425"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F92425" w:rsidRPr="00602E43" w14:paraId="2ED6E4E3"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7E3C1A" w14:textId="77777777" w:rsidR="00F92425" w:rsidRPr="00602E43" w:rsidRDefault="00F92425"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1D4769A" w14:textId="77777777" w:rsidR="00F92425" w:rsidRPr="00602E43" w:rsidRDefault="00F92425"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602E43">
              <w:rPr>
                <w:rFonts w:asciiTheme="minorHAnsi" w:eastAsiaTheme="minorEastAsia" w:hAnsiTheme="minorHAnsi" w:cstheme="minorBidi"/>
                <w:sz w:val="14"/>
                <w:szCs w:val="14"/>
              </w:rPr>
              <w:t>Date Signed:</w:t>
            </w:r>
          </w:p>
        </w:tc>
      </w:tr>
    </w:tbl>
    <w:p w14:paraId="4BAA823F" w14:textId="77777777" w:rsidR="00EA1EC9" w:rsidRPr="00602E43" w:rsidRDefault="00EA1EC9" w:rsidP="00DA2B2D">
      <w:pPr>
        <w:pStyle w:val="CommentText"/>
        <w:rPr>
          <w:rFonts w:asciiTheme="minorHAnsi" w:hAnsiTheme="minorHAnsi"/>
          <w:sz w:val="18"/>
          <w:szCs w:val="18"/>
        </w:rPr>
      </w:pPr>
    </w:p>
    <w:p w14:paraId="4BAA8240" w14:textId="77777777" w:rsidR="00EA1EC9" w:rsidRPr="00602E43" w:rsidRDefault="00EA1EC9" w:rsidP="00DA2B2D">
      <w:pPr>
        <w:rPr>
          <w:rFonts w:ascii="Calibri" w:hAnsi="Calibri"/>
          <w:b/>
          <w:sz w:val="32"/>
          <w:szCs w:val="32"/>
        </w:rPr>
        <w:sectPr w:rsidR="00EA1EC9" w:rsidRPr="00602E43" w:rsidSect="001750A9">
          <w:headerReference w:type="even" r:id="rId11"/>
          <w:headerReference w:type="default"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4BAA8241" w14:textId="6286949A" w:rsidR="00EA1EC9" w:rsidRPr="00602E43" w:rsidRDefault="00B65186" w:rsidP="00502177">
      <w:pPr>
        <w:jc w:val="center"/>
        <w:rPr>
          <w:rFonts w:ascii="Calibri" w:hAnsi="Calibri"/>
          <w:b/>
        </w:rPr>
      </w:pPr>
      <w:r w:rsidRPr="00602E43">
        <w:rPr>
          <w:rFonts w:ascii="Calibri" w:hAnsi="Calibri"/>
          <w:b/>
        </w:rPr>
        <w:lastRenderedPageBreak/>
        <w:t>LMCV</w:t>
      </w:r>
      <w:r w:rsidR="00D975FF" w:rsidRPr="00602E43">
        <w:rPr>
          <w:rFonts w:ascii="Calibri" w:hAnsi="Calibri"/>
          <w:b/>
        </w:rPr>
        <w:t>-MCH-22a</w:t>
      </w:r>
      <w:r w:rsidR="00502177" w:rsidRPr="00602E43">
        <w:rPr>
          <w:rFonts w:ascii="Calibri" w:hAnsi="Calibri"/>
          <w:b/>
        </w:rPr>
        <w:t>-H User Instructions</w:t>
      </w:r>
    </w:p>
    <w:p w14:paraId="4BAA8242" w14:textId="77777777" w:rsidR="00D975FF" w:rsidRPr="00602E43" w:rsidRDefault="00D975FF" w:rsidP="0009456E">
      <w:pPr>
        <w:rPr>
          <w:rFonts w:ascii="Calibri" w:hAnsi="Calibri"/>
        </w:rPr>
      </w:pPr>
    </w:p>
    <w:p w14:paraId="4BAA8243" w14:textId="77777777" w:rsidR="00D975FF" w:rsidRPr="00602E43" w:rsidRDefault="00D975FF" w:rsidP="00D975FF">
      <w:pPr>
        <w:rPr>
          <w:rFonts w:ascii="Calibri" w:hAnsi="Calibri"/>
          <w:b/>
        </w:rPr>
      </w:pPr>
      <w:r w:rsidRPr="00602E43">
        <w:rPr>
          <w:rFonts w:ascii="Calibri" w:hAnsi="Calibri"/>
          <w:b/>
        </w:rPr>
        <w:t>Section A. Ducted Cooling System Information</w:t>
      </w:r>
    </w:p>
    <w:p w14:paraId="4BAA8244" w14:textId="3329E871" w:rsidR="00D975FF" w:rsidRPr="00602E43" w:rsidRDefault="00D975FF" w:rsidP="00D975FF">
      <w:pPr>
        <w:pStyle w:val="ListParagraph"/>
        <w:numPr>
          <w:ilvl w:val="0"/>
          <w:numId w:val="34"/>
        </w:numPr>
        <w:ind w:left="360" w:hanging="360"/>
        <w:rPr>
          <w:rFonts w:ascii="Calibri" w:hAnsi="Calibri"/>
          <w:i/>
        </w:rPr>
      </w:pPr>
      <w:r w:rsidRPr="00602E43">
        <w:rPr>
          <w:rFonts w:ascii="Calibri" w:hAnsi="Calibri"/>
          <w:i/>
        </w:rPr>
        <w:t xml:space="preserve">System Identification or Name: </w:t>
      </w:r>
      <w:r w:rsidRPr="00602E43">
        <w:rPr>
          <w:rFonts w:ascii="Calibri" w:hAnsi="Calibri"/>
        </w:rPr>
        <w:t xml:space="preserve">This field is filled out automatically. It is referenced from the </w:t>
      </w:r>
      <w:r w:rsidR="00B3400F">
        <w:rPr>
          <w:rFonts w:ascii="Calibri" w:hAnsi="Calibri"/>
        </w:rPr>
        <w:t>LMCV-MCH-23</w:t>
      </w:r>
      <w:r w:rsidRPr="00602E43">
        <w:rPr>
          <w:rFonts w:ascii="Calibri" w:hAnsi="Calibri"/>
        </w:rPr>
        <w:t>, which must be completed prior to this document.</w:t>
      </w:r>
    </w:p>
    <w:p w14:paraId="4BAA8245" w14:textId="120B6D18"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System Location or Area Served:</w:t>
      </w:r>
      <w:r w:rsidRPr="00602E43">
        <w:rPr>
          <w:rFonts w:ascii="Calibri" w:hAnsi="Calibri"/>
        </w:rPr>
        <w:t xml:space="preserve"> This field is filled out automatically. It is referenced from the </w:t>
      </w:r>
      <w:r w:rsidR="00B3400F">
        <w:rPr>
          <w:rFonts w:ascii="Calibri" w:hAnsi="Calibri"/>
        </w:rPr>
        <w:t>LMCV-MCH-23</w:t>
      </w:r>
      <w:r w:rsidRPr="00602E43">
        <w:rPr>
          <w:rFonts w:ascii="Calibri" w:hAnsi="Calibri"/>
        </w:rPr>
        <w:t>, which must be completed prior to this document.</w:t>
      </w:r>
    </w:p>
    <w:p w14:paraId="5CF21C2D" w14:textId="490FBCF5" w:rsidR="00510842" w:rsidRPr="00602E43" w:rsidRDefault="00510842" w:rsidP="00510842">
      <w:pPr>
        <w:numPr>
          <w:ilvl w:val="0"/>
          <w:numId w:val="34"/>
        </w:numPr>
        <w:spacing w:line="276" w:lineRule="auto"/>
        <w:ind w:left="360" w:hanging="360"/>
        <w:rPr>
          <w:rFonts w:ascii="Calibri" w:hAnsi="Calibri"/>
          <w:i/>
        </w:rPr>
      </w:pPr>
      <w:r w:rsidRPr="00602E43">
        <w:rPr>
          <w:rFonts w:asciiTheme="minorHAnsi" w:hAnsiTheme="minorHAnsi"/>
          <w:i/>
        </w:rPr>
        <w:t xml:space="preserve">Indoor Unit Name: </w:t>
      </w:r>
      <w:r w:rsidRPr="00602E43">
        <w:rPr>
          <w:rFonts w:ascii="Calibri" w:hAnsi="Calibri"/>
        </w:rPr>
        <w:t xml:space="preserve">This field is filled out automatically. It is referenced from the </w:t>
      </w:r>
      <w:r w:rsidR="00B3400F">
        <w:rPr>
          <w:rFonts w:ascii="Calibri" w:hAnsi="Calibri"/>
        </w:rPr>
        <w:t>LMCV-MCH-23</w:t>
      </w:r>
      <w:r w:rsidRPr="00602E43">
        <w:rPr>
          <w:rFonts w:ascii="Calibri" w:hAnsi="Calibri"/>
        </w:rPr>
        <w:t>, which must be completed prior to this document.</w:t>
      </w:r>
    </w:p>
    <w:p w14:paraId="4BAA8246" w14:textId="155C2BAA"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System Installation Type:</w:t>
      </w:r>
      <w:r w:rsidRPr="00602E43">
        <w:rPr>
          <w:rFonts w:ascii="Calibri" w:hAnsi="Calibri"/>
        </w:rPr>
        <w:t xml:space="preserve"> This field is filled out automatically. It is referenced from the </w:t>
      </w:r>
      <w:r w:rsidR="00B3400F">
        <w:rPr>
          <w:rFonts w:ascii="Calibri" w:hAnsi="Calibri"/>
        </w:rPr>
        <w:t>LMCV-MCH-23</w:t>
      </w:r>
      <w:r w:rsidRPr="00602E43">
        <w:rPr>
          <w:rFonts w:ascii="Calibri" w:hAnsi="Calibri"/>
        </w:rPr>
        <w:t>, which must be completed prior to this document.</w:t>
      </w:r>
    </w:p>
    <w:p w14:paraId="4BAA8247" w14:textId="0812733B"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Nominal Cooling Capacity (tons) of Condenser:</w:t>
      </w:r>
      <w:r w:rsidRPr="00602E43">
        <w:rPr>
          <w:rFonts w:ascii="Calibri" w:hAnsi="Calibri"/>
        </w:rPr>
        <w:t xml:space="preserve"> This field is filled out automatically. It is referenced from the </w:t>
      </w:r>
      <w:r w:rsidR="00B3400F">
        <w:rPr>
          <w:rFonts w:ascii="Calibri" w:hAnsi="Calibri"/>
        </w:rPr>
        <w:t>LMCV-MCH-23</w:t>
      </w:r>
      <w:r w:rsidRPr="00602E43">
        <w:rPr>
          <w:rFonts w:ascii="Calibri" w:hAnsi="Calibri"/>
        </w:rPr>
        <w:t>, which must be completed prior to this document.</w:t>
      </w:r>
    </w:p>
    <w:p w14:paraId="4BAA8248" w14:textId="69604C9B"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Condenser Speed Type:</w:t>
      </w:r>
      <w:r w:rsidRPr="00602E43">
        <w:rPr>
          <w:rFonts w:ascii="Calibri" w:hAnsi="Calibri"/>
        </w:rPr>
        <w:t xml:space="preserve"> This field is filled out automatically. It is referenced from the </w:t>
      </w:r>
      <w:r w:rsidR="00B3400F">
        <w:rPr>
          <w:rFonts w:ascii="Calibri" w:hAnsi="Calibri"/>
        </w:rPr>
        <w:t>LMCV-MCH-23</w:t>
      </w:r>
      <w:r w:rsidRPr="00602E43">
        <w:rPr>
          <w:rFonts w:ascii="Calibri" w:hAnsi="Calibri"/>
        </w:rPr>
        <w:t>, which must be completed prior to this document.</w:t>
      </w:r>
    </w:p>
    <w:p w14:paraId="4BAA8249" w14:textId="5BAC6A2A"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Cooling System Zonal Control Type:</w:t>
      </w:r>
      <w:r w:rsidRPr="00602E43">
        <w:rPr>
          <w:rFonts w:ascii="Calibri" w:hAnsi="Calibri"/>
        </w:rPr>
        <w:t xml:space="preserve"> This field is filled out automatically. It is referenced from the </w:t>
      </w:r>
      <w:r w:rsidR="00B3400F">
        <w:rPr>
          <w:rFonts w:ascii="Calibri" w:hAnsi="Calibri"/>
        </w:rPr>
        <w:t>LMCV-MCH-23</w:t>
      </w:r>
      <w:r w:rsidRPr="00602E43">
        <w:rPr>
          <w:rFonts w:ascii="Calibri" w:hAnsi="Calibri"/>
        </w:rPr>
        <w:t>, which must be completed prior to this document.</w:t>
      </w:r>
    </w:p>
    <w:p w14:paraId="4BAA824A" w14:textId="2499EAF2"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Central Fan Integrated (CFI) Ventilation System Status:</w:t>
      </w:r>
      <w:r w:rsidRPr="00602E43">
        <w:rPr>
          <w:rFonts w:ascii="Calibri" w:hAnsi="Calibri"/>
        </w:rPr>
        <w:t xml:space="preserve"> This field is filled out automatically. It is referenced from the </w:t>
      </w:r>
      <w:r w:rsidR="00B3400F">
        <w:rPr>
          <w:rFonts w:ascii="Calibri" w:hAnsi="Calibri"/>
        </w:rPr>
        <w:t>LMCV-MCH-23</w:t>
      </w:r>
      <w:r w:rsidRPr="00602E43">
        <w:rPr>
          <w:rFonts w:ascii="Calibri" w:hAnsi="Calibri"/>
        </w:rPr>
        <w:t>, which must be completed prior to this document.</w:t>
      </w:r>
    </w:p>
    <w:p w14:paraId="4BAA824B" w14:textId="354CCCF3"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System Bypass Duct Status:</w:t>
      </w:r>
      <w:r w:rsidRPr="00602E43">
        <w:rPr>
          <w:rFonts w:ascii="Calibri" w:hAnsi="Calibri"/>
        </w:rPr>
        <w:t xml:space="preserve"> This field is filled out automatically. It is referenced from the </w:t>
      </w:r>
      <w:r w:rsidR="00B3400F">
        <w:rPr>
          <w:rFonts w:ascii="Calibri" w:hAnsi="Calibri"/>
        </w:rPr>
        <w:t>LMCV-MCH-23</w:t>
      </w:r>
      <w:r w:rsidRPr="00602E43">
        <w:rPr>
          <w:rFonts w:ascii="Calibri" w:hAnsi="Calibri"/>
        </w:rPr>
        <w:t>, which must be completed prior to this document.</w:t>
      </w:r>
    </w:p>
    <w:p w14:paraId="4BAA824C" w14:textId="0C6D0B45"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Date of System Airflow Rate Measurement:</w:t>
      </w:r>
      <w:r w:rsidRPr="00602E43">
        <w:rPr>
          <w:rFonts w:ascii="Calibri" w:hAnsi="Calibri"/>
        </w:rPr>
        <w:t xml:space="preserve"> This field is filled out automatically. It is referenced from the </w:t>
      </w:r>
      <w:r w:rsidR="00B3400F">
        <w:rPr>
          <w:rFonts w:ascii="Calibri" w:hAnsi="Calibri"/>
        </w:rPr>
        <w:t>LMCV-MCH-23</w:t>
      </w:r>
      <w:r w:rsidRPr="00602E43">
        <w:rPr>
          <w:rFonts w:ascii="Calibri" w:hAnsi="Calibri"/>
        </w:rPr>
        <w:t>, which must be completed prior to this document.</w:t>
      </w:r>
    </w:p>
    <w:p w14:paraId="4BAA824D" w14:textId="59146480" w:rsidR="00D975FF" w:rsidRPr="00602E43" w:rsidRDefault="00D975FF" w:rsidP="00D975FF">
      <w:pPr>
        <w:pStyle w:val="ListParagraph"/>
        <w:numPr>
          <w:ilvl w:val="0"/>
          <w:numId w:val="34"/>
        </w:numPr>
        <w:ind w:left="360" w:hanging="360"/>
        <w:rPr>
          <w:rFonts w:ascii="Calibri" w:hAnsi="Calibri"/>
          <w:i/>
        </w:rPr>
      </w:pPr>
      <w:r w:rsidRPr="00602E43">
        <w:rPr>
          <w:rFonts w:asciiTheme="minorHAnsi" w:hAnsiTheme="minorHAnsi"/>
          <w:i/>
          <w:szCs w:val="18"/>
        </w:rPr>
        <w:t>Airflow Rate Protocol utilized:</w:t>
      </w:r>
      <w:r w:rsidRPr="00602E43">
        <w:rPr>
          <w:rFonts w:ascii="Calibri" w:hAnsi="Calibri"/>
        </w:rPr>
        <w:t xml:space="preserve"> This field is filled out automatically. It is referenced from the </w:t>
      </w:r>
      <w:r w:rsidR="00B3400F">
        <w:rPr>
          <w:rFonts w:ascii="Calibri" w:hAnsi="Calibri"/>
        </w:rPr>
        <w:t>LMCV-MCH-23</w:t>
      </w:r>
      <w:r w:rsidRPr="00602E43">
        <w:rPr>
          <w:rFonts w:ascii="Calibri" w:hAnsi="Calibri"/>
        </w:rPr>
        <w:t>, which must be completed prior to this document.</w:t>
      </w:r>
    </w:p>
    <w:p w14:paraId="748498E5" w14:textId="1A8716EB" w:rsidR="00A3677D" w:rsidRPr="00602E43" w:rsidDel="006726B1" w:rsidRDefault="00A3677D" w:rsidP="00542FBC">
      <w:pPr>
        <w:pStyle w:val="ListParagraph"/>
        <w:numPr>
          <w:ilvl w:val="0"/>
          <w:numId w:val="34"/>
        </w:numPr>
        <w:ind w:left="360" w:hanging="360"/>
        <w:rPr>
          <w:del w:id="8" w:author="Alhabibi, Haider@Energy" w:date="2023-11-22T13:10:00Z"/>
          <w:rFonts w:ascii="Calibri" w:hAnsi="Calibri"/>
          <w:i/>
        </w:rPr>
      </w:pPr>
      <w:del w:id="9" w:author="Alhabibi, Haider@Energy" w:date="2023-11-22T13:10:00Z">
        <w:r w:rsidRPr="00602E43" w:rsidDel="006726B1">
          <w:rPr>
            <w:rFonts w:ascii="Calibri" w:hAnsi="Calibri"/>
          </w:rPr>
          <w:delText xml:space="preserve">Central Fan Ventilation Cooling System (CFVCS) Status: </w:delText>
        </w:r>
        <w:r w:rsidR="00466286" w:rsidRPr="00602E43" w:rsidDel="006726B1">
          <w:rPr>
            <w:rFonts w:ascii="Calibri" w:hAnsi="Calibri"/>
          </w:rPr>
          <w:delText xml:space="preserve">This field is filled out automatically. It is referenced from the </w:delText>
        </w:r>
        <w:r w:rsidR="00B3400F" w:rsidDel="006726B1">
          <w:rPr>
            <w:rFonts w:ascii="Calibri" w:hAnsi="Calibri"/>
          </w:rPr>
          <w:delText>LMCV-MCH-23</w:delText>
        </w:r>
        <w:r w:rsidR="00466286" w:rsidRPr="00602E43" w:rsidDel="006726B1">
          <w:rPr>
            <w:rFonts w:ascii="Calibri" w:hAnsi="Calibri"/>
          </w:rPr>
          <w:delText>, which must be completed prior to this document.</w:delText>
        </w:r>
      </w:del>
    </w:p>
    <w:p w14:paraId="4BAA824E" w14:textId="77777777" w:rsidR="00D975FF" w:rsidRPr="00602E43" w:rsidRDefault="00D975FF" w:rsidP="00D975FF">
      <w:pPr>
        <w:rPr>
          <w:rFonts w:ascii="Calibri" w:hAnsi="Calibri"/>
          <w:i/>
        </w:rPr>
      </w:pPr>
    </w:p>
    <w:p w14:paraId="4BAA824F" w14:textId="17E2CCC7" w:rsidR="00D975FF" w:rsidRPr="00602E43" w:rsidRDefault="00D975FF" w:rsidP="00D975FF">
      <w:pPr>
        <w:keepNext/>
        <w:rPr>
          <w:rFonts w:asciiTheme="minorHAnsi" w:hAnsiTheme="minorHAnsi"/>
          <w:b/>
          <w:szCs w:val="18"/>
        </w:rPr>
      </w:pPr>
      <w:r w:rsidRPr="00602E43">
        <w:rPr>
          <w:rFonts w:asciiTheme="minorHAnsi" w:hAnsiTheme="minorHAnsi"/>
          <w:b/>
          <w:szCs w:val="18"/>
        </w:rPr>
        <w:t>Section B. Fan Watt Measurement Apparatus and Procedure Information</w:t>
      </w:r>
    </w:p>
    <w:p w14:paraId="4BAA8250" w14:textId="0C1063EC" w:rsidR="00D975FF" w:rsidRPr="00602E43" w:rsidRDefault="00D975FF" w:rsidP="00D975FF">
      <w:pPr>
        <w:pStyle w:val="ListParagraph"/>
        <w:numPr>
          <w:ilvl w:val="0"/>
          <w:numId w:val="35"/>
        </w:numPr>
        <w:ind w:left="360" w:hanging="360"/>
        <w:rPr>
          <w:rFonts w:ascii="Calibri" w:hAnsi="Calibri"/>
          <w:i/>
        </w:rPr>
      </w:pPr>
      <w:r w:rsidRPr="00602E43">
        <w:rPr>
          <w:rFonts w:asciiTheme="minorHAnsi" w:hAnsiTheme="minorHAnsi"/>
          <w:i/>
          <w:szCs w:val="18"/>
        </w:rPr>
        <w:t>Fan Watt Verification Device Used</w:t>
      </w:r>
      <w:r w:rsidRPr="00602E43">
        <w:rPr>
          <w:rFonts w:ascii="Calibri" w:hAnsi="Calibri"/>
          <w:i/>
        </w:rPr>
        <w:t xml:space="preserve">: </w:t>
      </w:r>
      <w:r w:rsidRPr="00602E43">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Pr="00602E43" w:rsidRDefault="00D975FF" w:rsidP="00D975FF">
      <w:pPr>
        <w:rPr>
          <w:rFonts w:ascii="Calibri" w:hAnsi="Calibri"/>
          <w:i/>
        </w:rPr>
      </w:pPr>
    </w:p>
    <w:p w14:paraId="4BAA8252" w14:textId="17DFB5BD" w:rsidR="00D975FF" w:rsidRPr="00602E43" w:rsidRDefault="00D975FF" w:rsidP="00D975FF">
      <w:pPr>
        <w:keepNext/>
        <w:rPr>
          <w:rFonts w:asciiTheme="minorHAnsi" w:hAnsiTheme="minorHAnsi"/>
          <w:b/>
          <w:szCs w:val="18"/>
        </w:rPr>
      </w:pPr>
      <w:r w:rsidRPr="00602E43">
        <w:rPr>
          <w:rFonts w:asciiTheme="minorHAnsi" w:hAnsiTheme="minorHAnsi"/>
          <w:b/>
          <w:szCs w:val="18"/>
        </w:rPr>
        <w:t>Section C. Forced Air System Fan Efficacy Measurement</w:t>
      </w:r>
    </w:p>
    <w:p w14:paraId="4BAA8253" w14:textId="6DB36BBC" w:rsidR="00D975FF" w:rsidRPr="00602E43" w:rsidRDefault="00D975FF" w:rsidP="00D975FF">
      <w:pPr>
        <w:pStyle w:val="ListParagraph"/>
        <w:numPr>
          <w:ilvl w:val="0"/>
          <w:numId w:val="36"/>
        </w:numPr>
        <w:ind w:left="360" w:hanging="360"/>
        <w:rPr>
          <w:rFonts w:ascii="Calibri" w:hAnsi="Calibri"/>
        </w:rPr>
      </w:pPr>
      <w:r w:rsidRPr="00602E43">
        <w:rPr>
          <w:rFonts w:asciiTheme="minorHAnsi" w:hAnsiTheme="minorHAnsi"/>
          <w:i/>
          <w:szCs w:val="18"/>
        </w:rPr>
        <w:t>Actual Tested Watts</w:t>
      </w:r>
      <w:r w:rsidRPr="00602E43">
        <w:rPr>
          <w:rFonts w:ascii="Calibri" w:hAnsi="Calibri"/>
          <w:i/>
        </w:rPr>
        <w:t xml:space="preserve">: </w:t>
      </w:r>
      <w:r w:rsidRPr="00602E43">
        <w:rPr>
          <w:rFonts w:ascii="Calibri" w:hAnsi="Calibri"/>
        </w:rPr>
        <w:t>Enter the number of watts tested using the device specified in section B.</w:t>
      </w:r>
    </w:p>
    <w:p w14:paraId="4BAA8254" w14:textId="68F1E395" w:rsidR="00D975FF" w:rsidRPr="00602E43" w:rsidRDefault="00D975FF" w:rsidP="00D975FF">
      <w:pPr>
        <w:pStyle w:val="ListParagraph"/>
        <w:numPr>
          <w:ilvl w:val="0"/>
          <w:numId w:val="36"/>
        </w:numPr>
        <w:ind w:left="360" w:hanging="360"/>
        <w:rPr>
          <w:rFonts w:ascii="Calibri" w:hAnsi="Calibri"/>
          <w:i/>
        </w:rPr>
      </w:pPr>
      <w:r w:rsidRPr="00602E43">
        <w:rPr>
          <w:rFonts w:asciiTheme="minorHAnsi" w:hAnsiTheme="minorHAnsi"/>
          <w:i/>
          <w:szCs w:val="18"/>
        </w:rPr>
        <w:t xml:space="preserve">Actual Tested Airflow from MCH-23 (cfm): </w:t>
      </w:r>
      <w:r w:rsidRPr="00602E43">
        <w:rPr>
          <w:rFonts w:ascii="Calibri" w:hAnsi="Calibri"/>
        </w:rPr>
        <w:t xml:space="preserve">This field is filled out automatically. It is referenced from the </w:t>
      </w:r>
      <w:r w:rsidR="00B3400F">
        <w:rPr>
          <w:rFonts w:ascii="Calibri" w:hAnsi="Calibri"/>
        </w:rPr>
        <w:t>LMCV-MCH-23</w:t>
      </w:r>
      <w:r w:rsidRPr="00602E43">
        <w:rPr>
          <w:rFonts w:ascii="Calibri" w:hAnsi="Calibri"/>
        </w:rPr>
        <w:t>, which must be completed prior to this document.</w:t>
      </w:r>
    </w:p>
    <w:p w14:paraId="58808F3E" w14:textId="7764B21B" w:rsidR="009E55DB" w:rsidRPr="00602E43" w:rsidRDefault="009E55DB" w:rsidP="009E55DB">
      <w:pPr>
        <w:pStyle w:val="ListParagraph"/>
        <w:numPr>
          <w:ilvl w:val="0"/>
          <w:numId w:val="36"/>
        </w:numPr>
        <w:ind w:left="360" w:hanging="360"/>
        <w:rPr>
          <w:rFonts w:ascii="Calibri" w:hAnsi="Calibri"/>
          <w:i/>
        </w:rPr>
      </w:pPr>
      <w:r w:rsidRPr="00602E43">
        <w:rPr>
          <w:rFonts w:asciiTheme="minorHAnsi" w:hAnsiTheme="minorHAnsi"/>
          <w:i/>
          <w:szCs w:val="18"/>
        </w:rPr>
        <w:t xml:space="preserve">Required Fan Efficacy (Watts/cfm): </w:t>
      </w:r>
      <w:r w:rsidRPr="00602E43">
        <w:rPr>
          <w:rFonts w:ascii="Calibri" w:hAnsi="Calibri"/>
        </w:rPr>
        <w:t xml:space="preserve">This field is filled out automatically and referenced from MCH-01. Values below are used unless higher efficacy values are </w:t>
      </w:r>
      <w:r w:rsidR="00466286" w:rsidRPr="00602E43">
        <w:rPr>
          <w:rFonts w:ascii="Calibri" w:hAnsi="Calibri"/>
        </w:rPr>
        <w:t>specified</w:t>
      </w:r>
      <w:r w:rsidRPr="00602E43">
        <w:rPr>
          <w:rFonts w:ascii="Calibri" w:hAnsi="Calibri"/>
        </w:rPr>
        <w:t xml:space="preserve"> on the </w:t>
      </w:r>
      <w:r w:rsidR="00B65186" w:rsidRPr="00602E43">
        <w:rPr>
          <w:rFonts w:ascii="Calibri" w:hAnsi="Calibri"/>
        </w:rPr>
        <w:t>LMCC</w:t>
      </w:r>
      <w:r w:rsidRPr="00602E43">
        <w:rPr>
          <w:rFonts w:ascii="Calibri" w:hAnsi="Calibri"/>
        </w:rPr>
        <w:t xml:space="preserve"> for performance compliance.</w:t>
      </w:r>
    </w:p>
    <w:p w14:paraId="57041CFB" w14:textId="3F47C4A4" w:rsidR="009E55DB" w:rsidRPr="00602E43" w:rsidRDefault="009E55DB" w:rsidP="009E55DB">
      <w:pPr>
        <w:pStyle w:val="ListParagraph"/>
        <w:numPr>
          <w:ilvl w:val="1"/>
          <w:numId w:val="36"/>
        </w:numPr>
        <w:rPr>
          <w:rFonts w:ascii="Calibri" w:hAnsi="Calibri"/>
          <w:i/>
        </w:rPr>
      </w:pPr>
      <w:r w:rsidRPr="00602E43">
        <w:rPr>
          <w:rFonts w:ascii="Calibri" w:hAnsi="Calibri"/>
        </w:rPr>
        <w:t>0.62 watts/cfm for small duct high velocity HP or AC systems</w:t>
      </w:r>
    </w:p>
    <w:p w14:paraId="53D8B2C2" w14:textId="14BCC6B1" w:rsidR="009E55DB" w:rsidRPr="00602E43" w:rsidRDefault="009E55DB" w:rsidP="009E55DB">
      <w:pPr>
        <w:pStyle w:val="ListParagraph"/>
        <w:numPr>
          <w:ilvl w:val="1"/>
          <w:numId w:val="36"/>
        </w:numPr>
        <w:rPr>
          <w:rFonts w:ascii="Calibri" w:hAnsi="Calibri"/>
          <w:i/>
        </w:rPr>
      </w:pPr>
      <w:r w:rsidRPr="00602E43">
        <w:rPr>
          <w:rFonts w:ascii="Calibri" w:hAnsi="Calibri"/>
        </w:rPr>
        <w:t>0.45 watts/cfm for central gas furnace or packaged gas furnace systems</w:t>
      </w:r>
    </w:p>
    <w:p w14:paraId="3B4E93B2" w14:textId="476B0A34" w:rsidR="009E55DB" w:rsidRPr="00602E43" w:rsidRDefault="009E55DB" w:rsidP="009E55DB">
      <w:pPr>
        <w:pStyle w:val="ListParagraph"/>
        <w:numPr>
          <w:ilvl w:val="1"/>
          <w:numId w:val="36"/>
        </w:numPr>
        <w:rPr>
          <w:rFonts w:ascii="Calibri" w:hAnsi="Calibri"/>
          <w:i/>
        </w:rPr>
      </w:pPr>
      <w:r w:rsidRPr="00602E43">
        <w:rPr>
          <w:rFonts w:ascii="Calibri" w:hAnsi="Calibri"/>
        </w:rPr>
        <w:t>0.58 watts/cfm for all other systems</w:t>
      </w:r>
    </w:p>
    <w:p w14:paraId="4BAA8256" w14:textId="56551220" w:rsidR="00D975FF" w:rsidRPr="00602E43" w:rsidRDefault="00D975FF" w:rsidP="00D975FF">
      <w:pPr>
        <w:pStyle w:val="ListParagraph"/>
        <w:numPr>
          <w:ilvl w:val="0"/>
          <w:numId w:val="36"/>
        </w:numPr>
        <w:ind w:left="360" w:hanging="360"/>
        <w:rPr>
          <w:rFonts w:ascii="Calibri" w:hAnsi="Calibri"/>
          <w:i/>
        </w:rPr>
      </w:pPr>
      <w:r w:rsidRPr="00602E43">
        <w:rPr>
          <w:rFonts w:asciiTheme="minorHAnsi" w:hAnsiTheme="minorHAnsi"/>
          <w:i/>
          <w:szCs w:val="18"/>
        </w:rPr>
        <w:t>Actual Fan Efficacy (</w:t>
      </w:r>
      <w:r w:rsidR="00542FBC" w:rsidRPr="00602E43">
        <w:rPr>
          <w:rFonts w:asciiTheme="minorHAnsi" w:hAnsiTheme="minorHAnsi"/>
          <w:i/>
          <w:szCs w:val="18"/>
        </w:rPr>
        <w:t>w</w:t>
      </w:r>
      <w:r w:rsidRPr="00602E43">
        <w:rPr>
          <w:rFonts w:asciiTheme="minorHAnsi" w:hAnsiTheme="minorHAnsi"/>
          <w:i/>
          <w:szCs w:val="18"/>
        </w:rPr>
        <w:t xml:space="preserve">atts/cfm): </w:t>
      </w:r>
      <w:r w:rsidRPr="00602E43">
        <w:rPr>
          <w:rFonts w:ascii="Calibri" w:hAnsi="Calibri"/>
        </w:rPr>
        <w:t>This field is filled out automatically. It is calculated by dividing the actual tested watts by the actual tested airflow.</w:t>
      </w:r>
    </w:p>
    <w:p w14:paraId="4BAA8257" w14:textId="77777777" w:rsidR="00D975FF" w:rsidRPr="00602E43" w:rsidRDefault="00D975FF" w:rsidP="00D975FF">
      <w:pPr>
        <w:pStyle w:val="ListParagraph"/>
        <w:numPr>
          <w:ilvl w:val="0"/>
          <w:numId w:val="36"/>
        </w:numPr>
        <w:ind w:left="360" w:hanging="360"/>
        <w:rPr>
          <w:rFonts w:ascii="Calibri" w:hAnsi="Calibri"/>
          <w:i/>
        </w:rPr>
      </w:pPr>
      <w:r w:rsidRPr="00602E43">
        <w:rPr>
          <w:rFonts w:asciiTheme="minorHAnsi" w:hAnsiTheme="minorHAnsi"/>
          <w:i/>
          <w:szCs w:val="18"/>
        </w:rPr>
        <w:t xml:space="preserve">Compliance Statement: </w:t>
      </w:r>
      <w:r w:rsidRPr="00602E43">
        <w:rPr>
          <w:rFonts w:asciiTheme="minorHAnsi" w:hAnsiTheme="minorHAnsi"/>
          <w:szCs w:val="18"/>
        </w:rPr>
        <w:t>This field is filled out automatically based on whether or not the actual fan efficacy meets the required fan efficacy.</w:t>
      </w:r>
    </w:p>
    <w:p w14:paraId="4BAA8258" w14:textId="77777777" w:rsidR="00D975FF" w:rsidRPr="00602E43" w:rsidRDefault="00D975FF" w:rsidP="00D975FF">
      <w:pPr>
        <w:rPr>
          <w:rFonts w:ascii="Calibri" w:hAnsi="Calibri"/>
          <w:i/>
        </w:rPr>
      </w:pPr>
    </w:p>
    <w:p w14:paraId="4BAA8259" w14:textId="77777777" w:rsidR="00D975FF" w:rsidRPr="00602E43" w:rsidRDefault="00D975FF" w:rsidP="00D975FF">
      <w:pPr>
        <w:rPr>
          <w:rFonts w:ascii="Calibri" w:hAnsi="Calibri"/>
        </w:rPr>
      </w:pPr>
      <w:r w:rsidRPr="00602E43">
        <w:rPr>
          <w:rFonts w:ascii="Calibri" w:hAnsi="Calibri"/>
          <w:b/>
        </w:rPr>
        <w:t>Section D. Additional Requirements</w:t>
      </w:r>
    </w:p>
    <w:p w14:paraId="4BAA825A" w14:textId="77777777" w:rsidR="00D975FF" w:rsidRPr="00602E43" w:rsidRDefault="00D975FF" w:rsidP="00D975FF">
      <w:pPr>
        <w:numPr>
          <w:ilvl w:val="0"/>
          <w:numId w:val="37"/>
        </w:numPr>
        <w:ind w:left="360" w:hanging="360"/>
        <w:rPr>
          <w:rFonts w:asciiTheme="minorHAnsi" w:hAnsiTheme="minorHAnsi"/>
        </w:rPr>
      </w:pPr>
      <w:r w:rsidRPr="00602E43">
        <w:rPr>
          <w:rFonts w:asciiTheme="minorHAnsi" w:hAnsiTheme="minorHAnsi"/>
        </w:rPr>
        <w:t>This field must be a true statement (or not applicable) for the system to comply.</w:t>
      </w:r>
    </w:p>
    <w:p w14:paraId="4BAA825B" w14:textId="77777777" w:rsidR="00D975FF" w:rsidRPr="00602E43" w:rsidRDefault="00D975FF" w:rsidP="00D975FF">
      <w:pPr>
        <w:numPr>
          <w:ilvl w:val="0"/>
          <w:numId w:val="37"/>
        </w:numPr>
        <w:ind w:left="360" w:hanging="360"/>
        <w:rPr>
          <w:rFonts w:asciiTheme="minorHAnsi" w:hAnsiTheme="minorHAnsi"/>
        </w:rPr>
      </w:pPr>
      <w:r w:rsidRPr="00602E43">
        <w:rPr>
          <w:rFonts w:asciiTheme="minorHAnsi" w:hAnsiTheme="minorHAnsi"/>
        </w:rPr>
        <w:t>This field must be a true statement (or not applicable) for the system to comply.</w:t>
      </w:r>
    </w:p>
    <w:p w14:paraId="4BAA825C" w14:textId="77777777" w:rsidR="00D975FF" w:rsidRPr="00602E43" w:rsidRDefault="00D975FF" w:rsidP="00D975FF">
      <w:pPr>
        <w:numPr>
          <w:ilvl w:val="0"/>
          <w:numId w:val="37"/>
        </w:numPr>
        <w:ind w:left="360" w:hanging="360"/>
        <w:rPr>
          <w:rFonts w:asciiTheme="minorHAnsi" w:hAnsiTheme="minorHAnsi"/>
        </w:rPr>
      </w:pPr>
      <w:r w:rsidRPr="00602E43">
        <w:rPr>
          <w:rFonts w:asciiTheme="minorHAnsi" w:hAnsiTheme="minorHAnsi"/>
        </w:rPr>
        <w:t>This field must be a true statement (or not applicable) for the system to comply.</w:t>
      </w:r>
    </w:p>
    <w:p w14:paraId="4BAA825D" w14:textId="77777777" w:rsidR="00D975FF" w:rsidRPr="00602E43" w:rsidRDefault="00D975FF" w:rsidP="00D975FF">
      <w:pPr>
        <w:numPr>
          <w:ilvl w:val="0"/>
          <w:numId w:val="37"/>
        </w:numPr>
        <w:ind w:left="360" w:hanging="360"/>
        <w:rPr>
          <w:rFonts w:asciiTheme="minorHAnsi" w:hAnsiTheme="minorHAnsi"/>
        </w:rPr>
      </w:pPr>
      <w:r w:rsidRPr="00602E43">
        <w:rPr>
          <w:rFonts w:asciiTheme="minorHAnsi" w:hAnsiTheme="minorHAnsi"/>
        </w:rPr>
        <w:t>This field must be a true statement (or not applicable) for the system to comply.</w:t>
      </w:r>
    </w:p>
    <w:p w14:paraId="4BAA825E" w14:textId="77777777" w:rsidR="00D975FF" w:rsidRPr="00602E43" w:rsidRDefault="00D975FF" w:rsidP="00D975FF">
      <w:pPr>
        <w:numPr>
          <w:ilvl w:val="0"/>
          <w:numId w:val="37"/>
        </w:numPr>
        <w:ind w:left="360" w:hanging="360"/>
        <w:rPr>
          <w:rFonts w:asciiTheme="minorHAnsi" w:hAnsiTheme="minorHAnsi"/>
        </w:rPr>
      </w:pPr>
      <w:r w:rsidRPr="00602E43">
        <w:rPr>
          <w:rFonts w:asciiTheme="minorHAnsi" w:hAnsiTheme="minorHAnsi"/>
        </w:rPr>
        <w:t>This field must be a true statement (or not applicable) for the system to comply.</w:t>
      </w:r>
    </w:p>
    <w:p w14:paraId="4BAA825F" w14:textId="6C6A529F" w:rsidR="00D975FF" w:rsidRPr="00602E43" w:rsidRDefault="00D975FF" w:rsidP="00D975FF">
      <w:pPr>
        <w:numPr>
          <w:ilvl w:val="0"/>
          <w:numId w:val="37"/>
        </w:numPr>
        <w:ind w:left="360" w:hanging="360"/>
        <w:rPr>
          <w:rFonts w:asciiTheme="minorHAnsi" w:hAnsiTheme="minorHAnsi"/>
        </w:rPr>
      </w:pPr>
      <w:r w:rsidRPr="00602E43">
        <w:rPr>
          <w:rFonts w:asciiTheme="minorHAnsi" w:hAnsiTheme="minorHAnsi"/>
        </w:rPr>
        <w:t>This field must be a true statement (or not applicable) for the system to comply.</w:t>
      </w:r>
    </w:p>
    <w:p w14:paraId="45F080AB" w14:textId="6C468437" w:rsidR="00466286" w:rsidRPr="00602E43" w:rsidRDefault="00466286" w:rsidP="00D975FF">
      <w:pPr>
        <w:numPr>
          <w:ilvl w:val="0"/>
          <w:numId w:val="37"/>
        </w:numPr>
        <w:ind w:left="360" w:hanging="360"/>
        <w:rPr>
          <w:rFonts w:asciiTheme="minorHAnsi" w:hAnsiTheme="minorHAnsi"/>
        </w:rPr>
      </w:pPr>
      <w:r w:rsidRPr="00602E43">
        <w:rPr>
          <w:rFonts w:asciiTheme="minorHAnsi" w:hAnsiTheme="minorHAnsi"/>
        </w:rPr>
        <w:lastRenderedPageBreak/>
        <w:t>This field must be a true statement (or not applicable) for the system to comply.</w:t>
      </w:r>
    </w:p>
    <w:p w14:paraId="0437C60A" w14:textId="6D11B1F6" w:rsidR="004D7721" w:rsidRPr="00602E43" w:rsidRDefault="004D7721" w:rsidP="004D7721">
      <w:pPr>
        <w:numPr>
          <w:ilvl w:val="0"/>
          <w:numId w:val="37"/>
        </w:numPr>
        <w:ind w:left="360" w:hanging="360"/>
        <w:rPr>
          <w:rFonts w:asciiTheme="minorHAnsi" w:hAnsiTheme="minorHAnsi"/>
        </w:rPr>
      </w:pPr>
      <w:r w:rsidRPr="00602E43">
        <w:rPr>
          <w:rFonts w:asciiTheme="minorHAnsi" w:hAnsiTheme="minorHAnsi"/>
          <w:i/>
        </w:rPr>
        <w:t>Verification Status:</w:t>
      </w:r>
      <w:r w:rsidRPr="00602E43">
        <w:rPr>
          <w:rFonts w:asciiTheme="minorHAnsi" w:hAnsiTheme="minorHAnsi"/>
        </w:rPr>
        <w:t xml:space="preserve"> If this Section does not apply, then select “All N/A”. If the system meets the criteria for </w:t>
      </w:r>
      <w:r w:rsidRPr="00602E43">
        <w:rPr>
          <w:rFonts w:asciiTheme="minorHAnsi" w:hAnsiTheme="minorHAnsi"/>
          <w:i/>
        </w:rPr>
        <w:t>Ducts Located in Conditioned Space</w:t>
      </w:r>
      <w:r w:rsidRPr="00602E43">
        <w:rPr>
          <w:rFonts w:asciiTheme="minorHAnsi" w:hAnsiTheme="minorHAnsi"/>
        </w:rPr>
        <w:t xml:space="preserve"> credit then select “Pass”, otherwise select “Fail”. The latter selection means that the system does not meet the requirements and the </w:t>
      </w:r>
      <w:r w:rsidR="00B65186" w:rsidRPr="00602E43">
        <w:rPr>
          <w:rFonts w:asciiTheme="minorHAnsi" w:hAnsiTheme="minorHAnsi"/>
        </w:rPr>
        <w:t>LMCC</w:t>
      </w:r>
      <w:r w:rsidRPr="00602E43">
        <w:rPr>
          <w:rFonts w:asciiTheme="minorHAnsi" w:hAnsiTheme="minorHAnsi"/>
        </w:rPr>
        <w:t xml:space="preserve"> will have to be revised, or the system will need to be modified to meet the requirements.</w:t>
      </w:r>
    </w:p>
    <w:p w14:paraId="343860B1" w14:textId="77777777" w:rsidR="004D7721" w:rsidRPr="00602E43" w:rsidRDefault="004D7721" w:rsidP="004D7721">
      <w:pPr>
        <w:numPr>
          <w:ilvl w:val="0"/>
          <w:numId w:val="37"/>
        </w:numPr>
        <w:ind w:left="360" w:hanging="360"/>
        <w:rPr>
          <w:rFonts w:asciiTheme="minorHAnsi" w:hAnsiTheme="minorHAnsi"/>
        </w:rPr>
      </w:pPr>
      <w:r w:rsidRPr="00602E43">
        <w:rPr>
          <w:rFonts w:asciiTheme="minorHAnsi" w:hAnsiTheme="minorHAnsi"/>
          <w:i/>
        </w:rPr>
        <w:t>Correction Notes:</w:t>
      </w:r>
      <w:r w:rsidRPr="00602E43">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684B13D6" w14:textId="77777777" w:rsidR="004D7721" w:rsidRPr="00602E43" w:rsidRDefault="004D7721" w:rsidP="007A7C6D">
      <w:pPr>
        <w:ind w:left="360"/>
        <w:rPr>
          <w:rFonts w:asciiTheme="minorHAnsi" w:hAnsiTheme="minorHAnsi"/>
        </w:rPr>
      </w:pPr>
    </w:p>
    <w:p w14:paraId="359491CD" w14:textId="77777777" w:rsidR="0070597F" w:rsidRPr="00602E43" w:rsidRDefault="0070597F" w:rsidP="0070597F">
      <w:pPr>
        <w:rPr>
          <w:rFonts w:ascii="Calibri" w:hAnsi="Calibri"/>
          <w:b/>
        </w:rPr>
      </w:pPr>
      <w:r w:rsidRPr="00602E43">
        <w:rPr>
          <w:rFonts w:ascii="Calibri" w:hAnsi="Calibri"/>
          <w:b/>
        </w:rPr>
        <w:t>Section E. Determination of HERS Verification Compliance</w:t>
      </w:r>
    </w:p>
    <w:p w14:paraId="1FAA34D3" w14:textId="77777777" w:rsidR="0070597F" w:rsidRPr="00602E43" w:rsidRDefault="0070597F" w:rsidP="005524FF">
      <w:pPr>
        <w:pStyle w:val="ListParagraph"/>
        <w:numPr>
          <w:ilvl w:val="0"/>
          <w:numId w:val="44"/>
        </w:numPr>
        <w:ind w:left="360"/>
        <w:rPr>
          <w:rFonts w:ascii="Calibri" w:hAnsi="Calibri"/>
        </w:rPr>
      </w:pPr>
      <w:r w:rsidRPr="00602E43">
        <w:rPr>
          <w:rFonts w:ascii="Calibri" w:hAnsi="Calibri"/>
        </w:rPr>
        <w:t>This field is filled out automatically. Compliance requires that all individual criteria pass.</w:t>
      </w:r>
    </w:p>
    <w:p w14:paraId="4BAA8266" w14:textId="77777777" w:rsidR="00EA1EC9" w:rsidRPr="00602E43" w:rsidRDefault="00EA1EC9" w:rsidP="0009456E">
      <w:pPr>
        <w:rPr>
          <w:rFonts w:ascii="Calibri" w:hAnsi="Calibri"/>
        </w:rPr>
      </w:pPr>
    </w:p>
    <w:p w14:paraId="4BAA8267" w14:textId="77777777" w:rsidR="00EA1EC9" w:rsidRPr="00602E43" w:rsidRDefault="00EA1EC9" w:rsidP="0009456E">
      <w:pPr>
        <w:rPr>
          <w:rFonts w:ascii="Calibri" w:hAnsi="Calibri"/>
        </w:rPr>
      </w:pPr>
    </w:p>
    <w:p w14:paraId="4BAA8268" w14:textId="77777777" w:rsidR="00EA1EC9" w:rsidRPr="00602E43" w:rsidRDefault="00EA1EC9" w:rsidP="0009456E">
      <w:pPr>
        <w:rPr>
          <w:rFonts w:ascii="Calibri" w:hAnsi="Calibri"/>
        </w:rPr>
        <w:sectPr w:rsidR="00EA1EC9" w:rsidRPr="00602E43">
          <w:headerReference w:type="even" r:id="rId16"/>
          <w:headerReference w:type="default" r:id="rId17"/>
          <w:footerReference w:type="default" r:id="rId18"/>
          <w:headerReference w:type="first" r:id="rId19"/>
          <w:footerReference w:type="first" r:id="rId20"/>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602E43"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602E43" w:rsidRDefault="005A5FAD" w:rsidP="00F761B7">
            <w:pPr>
              <w:keepNext/>
              <w:rPr>
                <w:rFonts w:asciiTheme="minorHAnsi" w:hAnsiTheme="minorHAnsi"/>
                <w:b/>
                <w:sz w:val="18"/>
                <w:szCs w:val="18"/>
              </w:rPr>
            </w:pPr>
            <w:r w:rsidRPr="00602E43">
              <w:rPr>
                <w:rFonts w:asciiTheme="minorHAnsi" w:hAnsiTheme="minorHAnsi"/>
                <w:b/>
                <w:szCs w:val="18"/>
              </w:rPr>
              <w:lastRenderedPageBreak/>
              <w:t>A. Ducted Cooling System Information</w:t>
            </w:r>
          </w:p>
        </w:tc>
      </w:tr>
      <w:tr w:rsidR="005A5FAD" w:rsidRPr="00602E43" w14:paraId="4BAA826E" w14:textId="77777777" w:rsidTr="00F761B7">
        <w:trPr>
          <w:cantSplit/>
          <w:trHeight w:val="144"/>
        </w:trPr>
        <w:tc>
          <w:tcPr>
            <w:tcW w:w="475" w:type="dxa"/>
            <w:vAlign w:val="center"/>
          </w:tcPr>
          <w:p w14:paraId="4BAA826B" w14:textId="77777777" w:rsidR="005A5FAD" w:rsidRPr="00602E43" w:rsidRDefault="005A5FAD" w:rsidP="00F761B7">
            <w:pPr>
              <w:jc w:val="center"/>
              <w:rPr>
                <w:rFonts w:asciiTheme="minorHAnsi" w:hAnsiTheme="minorHAnsi"/>
                <w:sz w:val="18"/>
                <w:szCs w:val="18"/>
              </w:rPr>
            </w:pPr>
            <w:r w:rsidRPr="00602E43">
              <w:rPr>
                <w:rFonts w:asciiTheme="minorHAnsi" w:hAnsiTheme="minorHAnsi"/>
                <w:sz w:val="18"/>
                <w:szCs w:val="18"/>
              </w:rPr>
              <w:t>01</w:t>
            </w:r>
          </w:p>
        </w:tc>
        <w:tc>
          <w:tcPr>
            <w:tcW w:w="4950" w:type="dxa"/>
            <w:vAlign w:val="center"/>
          </w:tcPr>
          <w:p w14:paraId="4BAA826C" w14:textId="3743A056" w:rsidR="005A5FAD" w:rsidRPr="00602E43" w:rsidRDefault="005A5FAD" w:rsidP="00F761B7">
            <w:pPr>
              <w:rPr>
                <w:rFonts w:asciiTheme="minorHAnsi" w:hAnsiTheme="minorHAnsi"/>
                <w:color w:val="000000"/>
                <w:sz w:val="18"/>
                <w:szCs w:val="18"/>
                <w:highlight w:val="yellow"/>
              </w:rPr>
            </w:pPr>
            <w:r w:rsidRPr="00602E43">
              <w:rPr>
                <w:rFonts w:asciiTheme="minorHAnsi" w:hAnsiTheme="minorHAnsi"/>
                <w:sz w:val="18"/>
                <w:szCs w:val="18"/>
              </w:rPr>
              <w:t xml:space="preserve">System Identification or Name </w:t>
            </w:r>
          </w:p>
        </w:tc>
        <w:tc>
          <w:tcPr>
            <w:tcW w:w="5605" w:type="dxa"/>
            <w:vAlign w:val="center"/>
          </w:tcPr>
          <w:p w14:paraId="4BAA826D" w14:textId="32618079" w:rsidR="005A5FAD" w:rsidRPr="00602E43" w:rsidRDefault="005A5FAD" w:rsidP="005A5FAD">
            <w:pPr>
              <w:rPr>
                <w:rFonts w:asciiTheme="minorHAnsi" w:hAnsiTheme="minorHAnsi"/>
                <w:color w:val="000000"/>
                <w:sz w:val="18"/>
                <w:szCs w:val="18"/>
                <w:highlight w:val="yellow"/>
              </w:rPr>
            </w:pPr>
            <w:r w:rsidRPr="00602E43">
              <w:rPr>
                <w:rFonts w:asciiTheme="minorHAnsi" w:hAnsiTheme="minorHAnsi"/>
                <w:sz w:val="18"/>
                <w:szCs w:val="18"/>
              </w:rPr>
              <w:t xml:space="preserve">&lt;&lt;auto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A5FAD" w:rsidRPr="00602E43" w14:paraId="4BAA8272" w14:textId="77777777" w:rsidTr="00F761B7">
        <w:trPr>
          <w:cantSplit/>
          <w:trHeight w:val="144"/>
        </w:trPr>
        <w:tc>
          <w:tcPr>
            <w:tcW w:w="475" w:type="dxa"/>
            <w:vAlign w:val="center"/>
          </w:tcPr>
          <w:p w14:paraId="4BAA826F" w14:textId="77777777" w:rsidR="005A5FAD" w:rsidRPr="00602E43" w:rsidRDefault="005A5FAD" w:rsidP="00F761B7">
            <w:pPr>
              <w:jc w:val="center"/>
              <w:rPr>
                <w:rFonts w:asciiTheme="minorHAnsi" w:hAnsiTheme="minorHAnsi"/>
                <w:sz w:val="18"/>
                <w:szCs w:val="18"/>
              </w:rPr>
            </w:pPr>
            <w:r w:rsidRPr="00602E43">
              <w:rPr>
                <w:rFonts w:asciiTheme="minorHAnsi" w:hAnsiTheme="minorHAnsi"/>
                <w:sz w:val="18"/>
                <w:szCs w:val="18"/>
              </w:rPr>
              <w:t>02</w:t>
            </w:r>
          </w:p>
        </w:tc>
        <w:tc>
          <w:tcPr>
            <w:tcW w:w="4950" w:type="dxa"/>
            <w:vAlign w:val="center"/>
          </w:tcPr>
          <w:p w14:paraId="4BAA8270" w14:textId="386AE4F3" w:rsidR="005A5FAD" w:rsidRPr="00602E43" w:rsidRDefault="005A5FAD" w:rsidP="00F761B7">
            <w:pPr>
              <w:rPr>
                <w:rFonts w:asciiTheme="minorHAnsi" w:hAnsiTheme="minorHAnsi"/>
                <w:sz w:val="18"/>
                <w:szCs w:val="18"/>
              </w:rPr>
            </w:pPr>
            <w:r w:rsidRPr="00602E43">
              <w:rPr>
                <w:rFonts w:asciiTheme="minorHAnsi" w:hAnsiTheme="minorHAnsi"/>
                <w:sz w:val="18"/>
                <w:szCs w:val="18"/>
              </w:rPr>
              <w:t xml:space="preserve">System Location or Area Served </w:t>
            </w:r>
          </w:p>
        </w:tc>
        <w:tc>
          <w:tcPr>
            <w:tcW w:w="5605" w:type="dxa"/>
            <w:vAlign w:val="center"/>
          </w:tcPr>
          <w:p w14:paraId="4BAA8271" w14:textId="02A5D07A" w:rsidR="005A5FAD" w:rsidRPr="00602E43" w:rsidRDefault="005A5FAD" w:rsidP="003F633E">
            <w:pPr>
              <w:rPr>
                <w:rFonts w:asciiTheme="minorHAnsi" w:hAnsiTheme="minorHAnsi"/>
                <w:sz w:val="18"/>
                <w:szCs w:val="18"/>
              </w:rPr>
            </w:pPr>
            <w:r w:rsidRPr="00602E43">
              <w:rPr>
                <w:rFonts w:asciiTheme="minorHAnsi" w:hAnsiTheme="minorHAnsi"/>
                <w:sz w:val="18"/>
                <w:szCs w:val="18"/>
              </w:rPr>
              <w:t xml:space="preserve">&lt;&lt;auto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36BF92B1" w14:textId="77777777" w:rsidTr="00510842">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CA5182E" w14:textId="5D4055BB" w:rsidR="00510842" w:rsidRPr="00602E43" w:rsidRDefault="00510842" w:rsidP="00510842">
            <w:pPr>
              <w:jc w:val="center"/>
              <w:rPr>
                <w:rFonts w:asciiTheme="minorHAnsi" w:hAnsiTheme="minorHAnsi"/>
                <w:sz w:val="18"/>
                <w:szCs w:val="18"/>
              </w:rPr>
            </w:pPr>
            <w:r w:rsidRPr="00602E43">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149D8ADC" w14:textId="4CBE8BFD" w:rsidR="00510842" w:rsidRPr="00602E43" w:rsidRDefault="00510842" w:rsidP="00510842">
            <w:pPr>
              <w:rPr>
                <w:rFonts w:asciiTheme="minorHAnsi" w:hAnsiTheme="minorHAnsi"/>
                <w:sz w:val="18"/>
                <w:szCs w:val="18"/>
              </w:rPr>
            </w:pPr>
            <w:r w:rsidRPr="00602E43">
              <w:rPr>
                <w:rFonts w:asciiTheme="minorHAnsi" w:hAnsiTheme="minorHAnsi"/>
                <w:sz w:val="18"/>
              </w:rPr>
              <w:t>Indoor Unit Name</w:t>
            </w:r>
            <w:r w:rsidR="00344ACF" w:rsidRPr="00602E43">
              <w:rPr>
                <w:rFonts w:asciiTheme="minorHAnsi" w:hAnsiTheme="minorHAnsi"/>
                <w:sz w:val="18"/>
              </w:rPr>
              <w:t xml:space="preserve"> </w:t>
            </w:r>
            <w:r w:rsidR="00344ACF" w:rsidRPr="00602E43">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7AE4CDFE" w14:textId="2E3B91DE"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76" w14:textId="77777777" w:rsidTr="00F761B7">
        <w:trPr>
          <w:cantSplit/>
          <w:trHeight w:val="144"/>
        </w:trPr>
        <w:tc>
          <w:tcPr>
            <w:tcW w:w="475" w:type="dxa"/>
            <w:vAlign w:val="center"/>
          </w:tcPr>
          <w:p w14:paraId="4BAA8273" w14:textId="7466529B"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04</w:t>
            </w:r>
          </w:p>
        </w:tc>
        <w:tc>
          <w:tcPr>
            <w:tcW w:w="4950" w:type="dxa"/>
            <w:vAlign w:val="center"/>
          </w:tcPr>
          <w:p w14:paraId="4BAA8274" w14:textId="77DE12B8" w:rsidR="00510842" w:rsidRPr="00602E43" w:rsidRDefault="00510842" w:rsidP="00510842">
            <w:pPr>
              <w:rPr>
                <w:rFonts w:asciiTheme="minorHAnsi" w:hAnsiTheme="minorHAnsi"/>
                <w:sz w:val="18"/>
                <w:szCs w:val="18"/>
              </w:rPr>
            </w:pPr>
            <w:r w:rsidRPr="00602E43">
              <w:rPr>
                <w:rFonts w:asciiTheme="minorHAnsi" w:hAnsiTheme="minorHAnsi"/>
                <w:sz w:val="18"/>
                <w:szCs w:val="18"/>
              </w:rPr>
              <w:t>System Installation Type</w:t>
            </w:r>
          </w:p>
        </w:tc>
        <w:tc>
          <w:tcPr>
            <w:tcW w:w="5605" w:type="dxa"/>
            <w:vAlign w:val="center"/>
          </w:tcPr>
          <w:p w14:paraId="4BAA8275" w14:textId="3E57B84F"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 xml:space="preserve">-MCH23&gt;&gt; </w:t>
            </w:r>
          </w:p>
        </w:tc>
      </w:tr>
      <w:tr w:rsidR="00510842" w:rsidRPr="00602E43" w14:paraId="4BAA827A" w14:textId="77777777" w:rsidTr="00F761B7">
        <w:trPr>
          <w:cantSplit/>
          <w:trHeight w:val="144"/>
        </w:trPr>
        <w:tc>
          <w:tcPr>
            <w:tcW w:w="475" w:type="dxa"/>
            <w:vAlign w:val="center"/>
          </w:tcPr>
          <w:p w14:paraId="4BAA8277" w14:textId="7395350B"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05</w:t>
            </w:r>
          </w:p>
        </w:tc>
        <w:tc>
          <w:tcPr>
            <w:tcW w:w="4950" w:type="dxa"/>
          </w:tcPr>
          <w:p w14:paraId="4BAA8278" w14:textId="1D8111E2" w:rsidR="00510842" w:rsidRPr="00602E43" w:rsidRDefault="00510842" w:rsidP="00510842">
            <w:pPr>
              <w:rPr>
                <w:rFonts w:asciiTheme="minorHAnsi" w:hAnsiTheme="minorHAnsi"/>
                <w:sz w:val="18"/>
                <w:szCs w:val="18"/>
              </w:rPr>
            </w:pPr>
            <w:r w:rsidRPr="00602E43">
              <w:rPr>
                <w:rFonts w:asciiTheme="minorHAnsi" w:hAnsiTheme="minorHAnsi"/>
                <w:sz w:val="18"/>
                <w:szCs w:val="18"/>
              </w:rPr>
              <w:t>Nominal Cooling Capacity (tons) of Condenser</w:t>
            </w:r>
          </w:p>
        </w:tc>
        <w:tc>
          <w:tcPr>
            <w:tcW w:w="5605" w:type="dxa"/>
            <w:vAlign w:val="center"/>
          </w:tcPr>
          <w:p w14:paraId="4BAA8279" w14:textId="46468431"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7E" w14:textId="77777777" w:rsidTr="00F761B7">
        <w:trPr>
          <w:cantSplit/>
          <w:trHeight w:val="144"/>
        </w:trPr>
        <w:tc>
          <w:tcPr>
            <w:tcW w:w="475" w:type="dxa"/>
            <w:vAlign w:val="center"/>
          </w:tcPr>
          <w:p w14:paraId="4BAA827B" w14:textId="0CC5DE8F"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06</w:t>
            </w:r>
          </w:p>
        </w:tc>
        <w:tc>
          <w:tcPr>
            <w:tcW w:w="4950" w:type="dxa"/>
            <w:vAlign w:val="center"/>
          </w:tcPr>
          <w:p w14:paraId="4BAA827C" w14:textId="7B97DA4C" w:rsidR="00510842" w:rsidRPr="00602E43" w:rsidRDefault="00510842" w:rsidP="00510842">
            <w:pPr>
              <w:rPr>
                <w:rFonts w:asciiTheme="minorHAnsi" w:hAnsiTheme="minorHAnsi"/>
                <w:sz w:val="18"/>
                <w:szCs w:val="18"/>
              </w:rPr>
            </w:pPr>
            <w:r w:rsidRPr="00602E43">
              <w:rPr>
                <w:rFonts w:asciiTheme="minorHAnsi" w:hAnsiTheme="minorHAnsi"/>
                <w:sz w:val="18"/>
                <w:szCs w:val="18"/>
              </w:rPr>
              <w:t>Condenser Speed Type</w:t>
            </w:r>
          </w:p>
        </w:tc>
        <w:tc>
          <w:tcPr>
            <w:tcW w:w="5605" w:type="dxa"/>
            <w:vAlign w:val="center"/>
          </w:tcPr>
          <w:p w14:paraId="4BAA827D" w14:textId="1A4A2F4F"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82" w14:textId="77777777" w:rsidTr="00F761B7">
        <w:trPr>
          <w:cantSplit/>
          <w:trHeight w:val="144"/>
        </w:trPr>
        <w:tc>
          <w:tcPr>
            <w:tcW w:w="475" w:type="dxa"/>
            <w:vAlign w:val="center"/>
          </w:tcPr>
          <w:p w14:paraId="4BAA827F" w14:textId="47CF7991"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07</w:t>
            </w:r>
          </w:p>
        </w:tc>
        <w:tc>
          <w:tcPr>
            <w:tcW w:w="4950" w:type="dxa"/>
            <w:vAlign w:val="center"/>
          </w:tcPr>
          <w:p w14:paraId="4BAA8280" w14:textId="0B9E9597" w:rsidR="00510842" w:rsidRPr="00602E43" w:rsidRDefault="00510842" w:rsidP="00510842">
            <w:pPr>
              <w:rPr>
                <w:rFonts w:asciiTheme="minorHAnsi" w:hAnsiTheme="minorHAnsi"/>
                <w:sz w:val="18"/>
                <w:szCs w:val="18"/>
              </w:rPr>
            </w:pPr>
            <w:r w:rsidRPr="00602E43">
              <w:rPr>
                <w:rFonts w:asciiTheme="minorHAnsi" w:hAnsiTheme="minorHAnsi"/>
                <w:sz w:val="18"/>
                <w:szCs w:val="18"/>
              </w:rPr>
              <w:t>Cooling System Zonal Control Type</w:t>
            </w:r>
          </w:p>
        </w:tc>
        <w:tc>
          <w:tcPr>
            <w:tcW w:w="5605" w:type="dxa"/>
            <w:vAlign w:val="center"/>
          </w:tcPr>
          <w:p w14:paraId="4BAA8281" w14:textId="2B05A592"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86" w14:textId="77777777" w:rsidTr="00F761B7">
        <w:trPr>
          <w:cantSplit/>
          <w:trHeight w:val="144"/>
        </w:trPr>
        <w:tc>
          <w:tcPr>
            <w:tcW w:w="475" w:type="dxa"/>
            <w:vAlign w:val="center"/>
          </w:tcPr>
          <w:p w14:paraId="4BAA8283" w14:textId="70981F74"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08</w:t>
            </w:r>
          </w:p>
        </w:tc>
        <w:tc>
          <w:tcPr>
            <w:tcW w:w="4950" w:type="dxa"/>
            <w:vAlign w:val="center"/>
          </w:tcPr>
          <w:p w14:paraId="4BAA8284" w14:textId="5DDD7E9F"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Central Fan Integrated (CFI) Ventilation System Status</w:t>
            </w:r>
          </w:p>
        </w:tc>
        <w:tc>
          <w:tcPr>
            <w:tcW w:w="5605" w:type="dxa"/>
            <w:vAlign w:val="center"/>
          </w:tcPr>
          <w:p w14:paraId="4BAA8285" w14:textId="12AD8A8A"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8A" w14:textId="77777777" w:rsidTr="00F761B7">
        <w:trPr>
          <w:cantSplit/>
          <w:trHeight w:val="144"/>
        </w:trPr>
        <w:tc>
          <w:tcPr>
            <w:tcW w:w="475" w:type="dxa"/>
            <w:vAlign w:val="center"/>
          </w:tcPr>
          <w:p w14:paraId="4BAA8287" w14:textId="4F986BFD"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09</w:t>
            </w:r>
          </w:p>
        </w:tc>
        <w:tc>
          <w:tcPr>
            <w:tcW w:w="4950" w:type="dxa"/>
            <w:vAlign w:val="center"/>
          </w:tcPr>
          <w:p w14:paraId="4BAA8288" w14:textId="154F7F84"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System Bypass Duct Status</w:t>
            </w:r>
          </w:p>
        </w:tc>
        <w:tc>
          <w:tcPr>
            <w:tcW w:w="5605" w:type="dxa"/>
            <w:vAlign w:val="center"/>
          </w:tcPr>
          <w:p w14:paraId="4BAA8289" w14:textId="26A881F6" w:rsidR="00510842" w:rsidRPr="00602E43" w:rsidRDefault="00510842" w:rsidP="00510842">
            <w:pPr>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8E" w14:textId="77777777" w:rsidTr="00F761B7">
        <w:trPr>
          <w:cantSplit/>
          <w:trHeight w:val="144"/>
        </w:trPr>
        <w:tc>
          <w:tcPr>
            <w:tcW w:w="475" w:type="dxa"/>
            <w:vAlign w:val="center"/>
          </w:tcPr>
          <w:p w14:paraId="4BAA828B" w14:textId="6392EAC0" w:rsidR="00510842" w:rsidRPr="00602E43" w:rsidRDefault="00510842" w:rsidP="00510842">
            <w:pPr>
              <w:jc w:val="center"/>
              <w:rPr>
                <w:rFonts w:asciiTheme="minorHAnsi" w:hAnsiTheme="minorHAnsi"/>
                <w:sz w:val="18"/>
                <w:szCs w:val="18"/>
              </w:rPr>
            </w:pPr>
            <w:r w:rsidRPr="00602E43">
              <w:rPr>
                <w:rFonts w:asciiTheme="minorHAnsi" w:hAnsiTheme="minorHAnsi"/>
                <w:sz w:val="18"/>
                <w:szCs w:val="18"/>
              </w:rPr>
              <w:t>10</w:t>
            </w:r>
          </w:p>
        </w:tc>
        <w:tc>
          <w:tcPr>
            <w:tcW w:w="4950" w:type="dxa"/>
            <w:vAlign w:val="center"/>
          </w:tcPr>
          <w:p w14:paraId="4BAA828C" w14:textId="25DBB80E"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Date of System Airflow Rate Measurement</w:t>
            </w:r>
          </w:p>
        </w:tc>
        <w:tc>
          <w:tcPr>
            <w:tcW w:w="5605" w:type="dxa"/>
            <w:vAlign w:val="center"/>
          </w:tcPr>
          <w:p w14:paraId="4BAA828D" w14:textId="298E8C31"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14:paraId="4BAA8292" w14:textId="77777777" w:rsidTr="00F761B7">
        <w:trPr>
          <w:cantSplit/>
          <w:trHeight w:val="144"/>
        </w:trPr>
        <w:tc>
          <w:tcPr>
            <w:tcW w:w="475" w:type="dxa"/>
            <w:vAlign w:val="center"/>
          </w:tcPr>
          <w:p w14:paraId="4BAA828F" w14:textId="66F715FA" w:rsidR="00510842" w:rsidRPr="00602E43" w:rsidDel="006E5AE2" w:rsidRDefault="00510842" w:rsidP="00510842">
            <w:pPr>
              <w:jc w:val="center"/>
              <w:rPr>
                <w:rFonts w:asciiTheme="minorHAnsi" w:hAnsiTheme="minorHAnsi"/>
                <w:sz w:val="18"/>
                <w:szCs w:val="18"/>
              </w:rPr>
            </w:pPr>
            <w:r w:rsidRPr="00602E43">
              <w:rPr>
                <w:rFonts w:asciiTheme="minorHAnsi" w:hAnsiTheme="minorHAnsi"/>
                <w:sz w:val="18"/>
                <w:szCs w:val="18"/>
              </w:rPr>
              <w:t>11</w:t>
            </w:r>
          </w:p>
        </w:tc>
        <w:tc>
          <w:tcPr>
            <w:tcW w:w="4950" w:type="dxa"/>
            <w:vAlign w:val="center"/>
          </w:tcPr>
          <w:p w14:paraId="4BAA8290" w14:textId="7930C766"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Airflow Rate Protocol Utilized</w:t>
            </w:r>
          </w:p>
        </w:tc>
        <w:tc>
          <w:tcPr>
            <w:tcW w:w="5605" w:type="dxa"/>
            <w:vAlign w:val="center"/>
          </w:tcPr>
          <w:p w14:paraId="4BAA8291" w14:textId="5CA4F4C3" w:rsidR="00510842" w:rsidRPr="00602E43" w:rsidRDefault="00510842" w:rsidP="00510842">
            <w:pPr>
              <w:keepNext/>
              <w:rPr>
                <w:rFonts w:asciiTheme="minorHAnsi" w:hAnsiTheme="minorHAnsi"/>
                <w:sz w:val="18"/>
                <w:szCs w:val="18"/>
              </w:rPr>
            </w:pPr>
            <w:r w:rsidRPr="00602E43">
              <w:rPr>
                <w:rFonts w:asciiTheme="minorHAnsi" w:hAnsiTheme="minorHAnsi"/>
                <w:sz w:val="18"/>
                <w:szCs w:val="18"/>
              </w:rPr>
              <w:t xml:space="preserve">&lt;&lt; auto filled text: referenced from </w:t>
            </w:r>
            <w:r w:rsidR="00B65186" w:rsidRPr="00602E43">
              <w:rPr>
                <w:rFonts w:asciiTheme="minorHAnsi" w:hAnsiTheme="minorHAnsi"/>
                <w:sz w:val="18"/>
                <w:szCs w:val="18"/>
              </w:rPr>
              <w:t>LMCV</w:t>
            </w:r>
            <w:r w:rsidRPr="00602E43">
              <w:rPr>
                <w:rFonts w:asciiTheme="minorHAnsi" w:hAnsiTheme="minorHAnsi"/>
                <w:sz w:val="18"/>
                <w:szCs w:val="18"/>
              </w:rPr>
              <w:t>-MCH23&gt;&gt;</w:t>
            </w:r>
          </w:p>
        </w:tc>
      </w:tr>
      <w:tr w:rsidR="00510842" w:rsidRPr="00602E43" w:rsidDel="00752C21" w14:paraId="296A6556" w14:textId="585940B6" w:rsidTr="00F761B7">
        <w:trPr>
          <w:cantSplit/>
          <w:trHeight w:val="144"/>
          <w:del w:id="10" w:author="Alhabibi, Haider@Energy" w:date="2023-11-22T13:10:00Z"/>
        </w:trPr>
        <w:tc>
          <w:tcPr>
            <w:tcW w:w="475" w:type="dxa"/>
            <w:vAlign w:val="center"/>
          </w:tcPr>
          <w:p w14:paraId="7AF0E410" w14:textId="5C69D920" w:rsidR="00510842" w:rsidRPr="00602E43" w:rsidDel="00752C21" w:rsidRDefault="00510842" w:rsidP="00510842">
            <w:pPr>
              <w:jc w:val="center"/>
              <w:rPr>
                <w:del w:id="11" w:author="Alhabibi, Haider@Energy" w:date="2023-11-22T13:10:00Z"/>
                <w:rFonts w:asciiTheme="minorHAnsi" w:hAnsiTheme="minorHAnsi"/>
                <w:sz w:val="18"/>
                <w:szCs w:val="18"/>
              </w:rPr>
            </w:pPr>
            <w:del w:id="12" w:author="Alhabibi, Haider@Energy" w:date="2023-11-22T13:10:00Z">
              <w:r w:rsidRPr="00602E43" w:rsidDel="00752C21">
                <w:rPr>
                  <w:rFonts w:asciiTheme="minorHAnsi" w:hAnsiTheme="minorHAnsi"/>
                  <w:sz w:val="18"/>
                  <w:szCs w:val="18"/>
                </w:rPr>
                <w:delText>12</w:delText>
              </w:r>
            </w:del>
          </w:p>
        </w:tc>
        <w:tc>
          <w:tcPr>
            <w:tcW w:w="4950" w:type="dxa"/>
            <w:vAlign w:val="center"/>
          </w:tcPr>
          <w:p w14:paraId="066A2B68" w14:textId="2BB4A920" w:rsidR="00510842" w:rsidRPr="00602E43" w:rsidDel="00752C21" w:rsidRDefault="00510842" w:rsidP="00510842">
            <w:pPr>
              <w:keepNext/>
              <w:rPr>
                <w:del w:id="13" w:author="Alhabibi, Haider@Energy" w:date="2023-11-22T13:10:00Z"/>
                <w:rFonts w:asciiTheme="minorHAnsi" w:hAnsiTheme="minorHAnsi"/>
                <w:sz w:val="18"/>
                <w:szCs w:val="18"/>
              </w:rPr>
            </w:pPr>
            <w:del w:id="14" w:author="Alhabibi, Haider@Energy" w:date="2023-11-22T13:10:00Z">
              <w:r w:rsidRPr="00602E43" w:rsidDel="00752C21">
                <w:rPr>
                  <w:rFonts w:asciiTheme="minorHAnsi" w:hAnsiTheme="minorHAnsi"/>
                  <w:sz w:val="18"/>
                  <w:szCs w:val="18"/>
                </w:rPr>
                <w:delText>Central Fan Ventilation Cooling System Status</w:delText>
              </w:r>
            </w:del>
          </w:p>
        </w:tc>
        <w:tc>
          <w:tcPr>
            <w:tcW w:w="5605" w:type="dxa"/>
            <w:vAlign w:val="center"/>
          </w:tcPr>
          <w:p w14:paraId="320FF658" w14:textId="54799BC2" w:rsidR="00510842" w:rsidRPr="00602E43" w:rsidDel="00752C21" w:rsidRDefault="00510842" w:rsidP="00510842">
            <w:pPr>
              <w:keepNext/>
              <w:rPr>
                <w:del w:id="15" w:author="Alhabibi, Haider@Energy" w:date="2023-11-22T13:10:00Z"/>
                <w:rFonts w:asciiTheme="minorHAnsi" w:hAnsiTheme="minorHAnsi"/>
                <w:sz w:val="18"/>
                <w:szCs w:val="18"/>
              </w:rPr>
            </w:pPr>
            <w:del w:id="16" w:author="Alhabibi, Haider@Energy" w:date="2023-11-22T13:10:00Z">
              <w:r w:rsidRPr="00602E43" w:rsidDel="00752C21">
                <w:rPr>
                  <w:rFonts w:asciiTheme="minorHAnsi" w:hAnsiTheme="minorHAnsi"/>
                  <w:sz w:val="18"/>
                  <w:szCs w:val="18"/>
                </w:rPr>
                <w:delText xml:space="preserve">&lt;&lt; auto filled text: referenced from </w:delText>
              </w:r>
              <w:r w:rsidR="00B65186" w:rsidRPr="00602E43" w:rsidDel="00752C21">
                <w:rPr>
                  <w:rFonts w:asciiTheme="minorHAnsi" w:hAnsiTheme="minorHAnsi"/>
                  <w:sz w:val="18"/>
                  <w:szCs w:val="18"/>
                </w:rPr>
                <w:delText>LMCV</w:delText>
              </w:r>
              <w:r w:rsidRPr="00602E43" w:rsidDel="00752C21">
                <w:rPr>
                  <w:rFonts w:asciiTheme="minorHAnsi" w:hAnsiTheme="minorHAnsi"/>
                  <w:sz w:val="18"/>
                  <w:szCs w:val="18"/>
                </w:rPr>
                <w:delText>-MCH23&gt;&gt;</w:delText>
              </w:r>
            </w:del>
          </w:p>
        </w:tc>
      </w:tr>
    </w:tbl>
    <w:p w14:paraId="4BAA8293" w14:textId="77777777" w:rsidR="002C21B2" w:rsidRPr="00602E43"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602E43" w14:paraId="4BAA8296" w14:textId="77777777" w:rsidTr="00926D9A">
        <w:trPr>
          <w:cantSplit/>
          <w:trHeight w:val="144"/>
        </w:trPr>
        <w:tc>
          <w:tcPr>
            <w:tcW w:w="5000" w:type="pct"/>
            <w:gridSpan w:val="3"/>
            <w:vAlign w:val="center"/>
          </w:tcPr>
          <w:p w14:paraId="4BAA8294" w14:textId="0C450E09" w:rsidR="00EA1EC9" w:rsidRPr="00602E43" w:rsidRDefault="00EA1EC9" w:rsidP="00693010">
            <w:pPr>
              <w:keepNext/>
              <w:rPr>
                <w:rFonts w:asciiTheme="minorHAnsi" w:hAnsiTheme="minorHAnsi"/>
                <w:b/>
                <w:sz w:val="18"/>
                <w:szCs w:val="18"/>
              </w:rPr>
            </w:pPr>
            <w:r w:rsidRPr="00602E43">
              <w:rPr>
                <w:rFonts w:asciiTheme="minorHAnsi" w:hAnsiTheme="minorHAnsi"/>
                <w:b/>
                <w:szCs w:val="18"/>
              </w:rPr>
              <w:t>B. Fan Watt Measurement Apparatus and Procedure Information</w:t>
            </w:r>
          </w:p>
          <w:p w14:paraId="4BAA8295" w14:textId="3F429C7C" w:rsidR="00EA1EC9" w:rsidRPr="00602E43" w:rsidRDefault="004D6DFC" w:rsidP="00A66549">
            <w:pPr>
              <w:keepNext/>
              <w:rPr>
                <w:rFonts w:asciiTheme="minorHAnsi" w:hAnsiTheme="minorHAnsi"/>
                <w:b/>
                <w:sz w:val="18"/>
                <w:szCs w:val="18"/>
              </w:rPr>
            </w:pPr>
            <w:r w:rsidRPr="00602E43">
              <w:rPr>
                <w:rFonts w:ascii="Calibri" w:hAnsi="Calibri"/>
                <w:sz w:val="18"/>
                <w:szCs w:val="18"/>
              </w:rPr>
              <w:t>&lt;&lt;Static Text - see the top&gt;&gt;</w:t>
            </w:r>
          </w:p>
        </w:tc>
      </w:tr>
      <w:tr w:rsidR="00EA1EC9" w:rsidRPr="00602E43" w14:paraId="4BAA829D" w14:textId="77777777" w:rsidTr="00926D9A">
        <w:trPr>
          <w:cantSplit/>
          <w:trHeight w:val="144"/>
        </w:trPr>
        <w:tc>
          <w:tcPr>
            <w:tcW w:w="212" w:type="pct"/>
            <w:vAlign w:val="center"/>
          </w:tcPr>
          <w:p w14:paraId="4BAA8297" w14:textId="77777777" w:rsidR="00EA1EC9" w:rsidRPr="00602E43" w:rsidRDefault="00EA1EC9" w:rsidP="00693010">
            <w:pPr>
              <w:keepNext/>
              <w:jc w:val="center"/>
              <w:rPr>
                <w:rFonts w:asciiTheme="minorHAnsi" w:hAnsiTheme="minorHAnsi"/>
                <w:sz w:val="18"/>
                <w:szCs w:val="18"/>
              </w:rPr>
            </w:pPr>
            <w:r w:rsidRPr="00602E43">
              <w:rPr>
                <w:rFonts w:asciiTheme="minorHAnsi" w:hAnsiTheme="minorHAnsi"/>
                <w:sz w:val="18"/>
                <w:szCs w:val="18"/>
              </w:rPr>
              <w:t>01</w:t>
            </w:r>
          </w:p>
        </w:tc>
        <w:tc>
          <w:tcPr>
            <w:tcW w:w="2248" w:type="pct"/>
            <w:vAlign w:val="center"/>
          </w:tcPr>
          <w:p w14:paraId="4BAA8298" w14:textId="01C97E3A" w:rsidR="00EA1EC9" w:rsidRPr="00602E43" w:rsidRDefault="00EA1EC9" w:rsidP="00693010">
            <w:pPr>
              <w:keepNext/>
              <w:rPr>
                <w:rFonts w:asciiTheme="minorHAnsi" w:hAnsiTheme="minorHAnsi"/>
                <w:sz w:val="18"/>
                <w:szCs w:val="18"/>
              </w:rPr>
            </w:pPr>
            <w:r w:rsidRPr="00602E43">
              <w:rPr>
                <w:rFonts w:asciiTheme="minorHAnsi" w:hAnsiTheme="minorHAnsi"/>
                <w:sz w:val="18"/>
                <w:szCs w:val="18"/>
              </w:rPr>
              <w:t>Fan Watt Verification Device Used</w:t>
            </w:r>
          </w:p>
        </w:tc>
        <w:tc>
          <w:tcPr>
            <w:tcW w:w="2540" w:type="pct"/>
          </w:tcPr>
          <w:p w14:paraId="4BAA8299" w14:textId="77777777" w:rsidR="00EA1EC9" w:rsidRPr="00602E43" w:rsidRDefault="00EA1EC9" w:rsidP="00693010">
            <w:pPr>
              <w:keepNext/>
              <w:rPr>
                <w:rFonts w:asciiTheme="minorHAnsi" w:hAnsiTheme="minorHAnsi"/>
                <w:sz w:val="18"/>
                <w:szCs w:val="18"/>
              </w:rPr>
            </w:pPr>
            <w:r w:rsidRPr="00602E43">
              <w:rPr>
                <w:rFonts w:asciiTheme="minorHAnsi" w:hAnsiTheme="minorHAnsi"/>
                <w:sz w:val="18"/>
                <w:szCs w:val="18"/>
              </w:rPr>
              <w:t xml:space="preserve">&lt;&lt; user select one from list: </w:t>
            </w:r>
          </w:p>
          <w:p w14:paraId="4BAA829A" w14:textId="77777777" w:rsidR="00EA1EC9" w:rsidRPr="00602E43" w:rsidRDefault="00EA1EC9" w:rsidP="00693010">
            <w:pPr>
              <w:pStyle w:val="ListParagraph"/>
              <w:keepNext/>
              <w:numPr>
                <w:ilvl w:val="0"/>
                <w:numId w:val="25"/>
              </w:numPr>
              <w:rPr>
                <w:rFonts w:asciiTheme="minorHAnsi" w:hAnsiTheme="minorHAnsi"/>
                <w:sz w:val="18"/>
                <w:szCs w:val="18"/>
              </w:rPr>
            </w:pPr>
            <w:r w:rsidRPr="00602E43">
              <w:rPr>
                <w:rFonts w:asciiTheme="minorHAnsi" w:hAnsiTheme="minorHAnsi"/>
                <w:sz w:val="18"/>
                <w:szCs w:val="18"/>
              </w:rPr>
              <w:t>Portable watt meter</w:t>
            </w:r>
          </w:p>
          <w:p w14:paraId="4BAA829B" w14:textId="77777777" w:rsidR="00EA1EC9" w:rsidRPr="00602E43" w:rsidRDefault="00EA1EC9" w:rsidP="00693010">
            <w:pPr>
              <w:pStyle w:val="ListParagraph"/>
              <w:keepNext/>
              <w:numPr>
                <w:ilvl w:val="0"/>
                <w:numId w:val="25"/>
              </w:numPr>
              <w:rPr>
                <w:rFonts w:asciiTheme="minorHAnsi" w:hAnsiTheme="minorHAnsi"/>
                <w:sz w:val="18"/>
                <w:szCs w:val="18"/>
              </w:rPr>
            </w:pPr>
            <w:r w:rsidRPr="00602E43">
              <w:rPr>
                <w:rFonts w:asciiTheme="minorHAnsi" w:hAnsiTheme="minorHAnsi"/>
                <w:sz w:val="18"/>
                <w:szCs w:val="18"/>
              </w:rPr>
              <w:t>Analog Utility Revenue Meter (spinning wheel type)</w:t>
            </w:r>
          </w:p>
          <w:p w14:paraId="4BAA829C" w14:textId="77777777" w:rsidR="00EA1EC9" w:rsidRPr="00602E43" w:rsidRDefault="00EA1EC9" w:rsidP="00693010">
            <w:pPr>
              <w:pStyle w:val="ListParagraph"/>
              <w:keepNext/>
              <w:numPr>
                <w:ilvl w:val="0"/>
                <w:numId w:val="25"/>
              </w:numPr>
              <w:rPr>
                <w:rFonts w:asciiTheme="minorHAnsi" w:hAnsiTheme="minorHAnsi"/>
                <w:sz w:val="18"/>
                <w:szCs w:val="18"/>
              </w:rPr>
            </w:pPr>
            <w:r w:rsidRPr="00602E43">
              <w:rPr>
                <w:rFonts w:asciiTheme="minorHAnsi" w:hAnsiTheme="minorHAnsi"/>
                <w:sz w:val="18"/>
                <w:szCs w:val="18"/>
              </w:rPr>
              <w:t>Digital Utility Revenue Meter&gt;&gt;</w:t>
            </w:r>
          </w:p>
        </w:tc>
      </w:tr>
      <w:tr w:rsidR="00AE3414" w:rsidRPr="00602E43" w14:paraId="4BAA82A2" w14:textId="77777777" w:rsidTr="00926D9A">
        <w:trPr>
          <w:cantSplit/>
          <w:trHeight w:val="144"/>
        </w:trPr>
        <w:tc>
          <w:tcPr>
            <w:tcW w:w="212" w:type="pct"/>
            <w:vAlign w:val="center"/>
          </w:tcPr>
          <w:p w14:paraId="4BAA829E" w14:textId="77777777" w:rsidR="00AE3414" w:rsidRPr="00602E43" w:rsidRDefault="00AE3414" w:rsidP="00AE3414">
            <w:pPr>
              <w:keepNext/>
              <w:jc w:val="center"/>
              <w:rPr>
                <w:rFonts w:asciiTheme="minorHAnsi" w:hAnsiTheme="minorHAnsi"/>
                <w:sz w:val="18"/>
                <w:szCs w:val="18"/>
              </w:rPr>
            </w:pPr>
            <w:r w:rsidRPr="00602E43">
              <w:rPr>
                <w:rFonts w:asciiTheme="minorHAnsi" w:hAnsiTheme="minorHAnsi"/>
                <w:sz w:val="18"/>
                <w:szCs w:val="18"/>
              </w:rPr>
              <w:t>02</w:t>
            </w:r>
          </w:p>
        </w:tc>
        <w:tc>
          <w:tcPr>
            <w:tcW w:w="2248" w:type="pct"/>
            <w:vAlign w:val="center"/>
          </w:tcPr>
          <w:p w14:paraId="4BAA829F" w14:textId="77777777" w:rsidR="00AE3414" w:rsidRPr="00602E43" w:rsidRDefault="00AE3414" w:rsidP="00AE3414">
            <w:pPr>
              <w:keepNext/>
              <w:rPr>
                <w:rFonts w:asciiTheme="minorHAnsi" w:hAnsiTheme="minorHAnsi"/>
                <w:sz w:val="18"/>
                <w:szCs w:val="18"/>
              </w:rPr>
            </w:pPr>
            <w:r w:rsidRPr="00602E43">
              <w:rPr>
                <w:rFonts w:asciiTheme="minorHAnsi" w:hAnsiTheme="minorHAnsi"/>
                <w:sz w:val="18"/>
                <w:szCs w:val="18"/>
              </w:rPr>
              <w:t>Determination of MCH22 type (this field not visible to user)</w:t>
            </w:r>
          </w:p>
        </w:tc>
        <w:tc>
          <w:tcPr>
            <w:tcW w:w="2540" w:type="pct"/>
          </w:tcPr>
          <w:p w14:paraId="5C45DBEB" w14:textId="77777777" w:rsidR="00AE3414" w:rsidRPr="00602E43" w:rsidRDefault="00AE3414" w:rsidP="00AE3414">
            <w:pPr>
              <w:pStyle w:val="ListParagraph"/>
              <w:keepNext/>
              <w:ind w:left="0"/>
              <w:rPr>
                <w:rFonts w:ascii="Calibri" w:hAnsi="Calibri"/>
                <w:sz w:val="18"/>
                <w:szCs w:val="18"/>
              </w:rPr>
            </w:pPr>
            <w:r w:rsidRPr="00602E43">
              <w:rPr>
                <w:rFonts w:asciiTheme="minorHAnsi" w:hAnsiTheme="minorHAnsi"/>
                <w:sz w:val="18"/>
                <w:szCs w:val="18"/>
              </w:rPr>
              <w:t>&lt;&lt;calculated field:</w:t>
            </w:r>
            <w:r w:rsidRPr="00602E43">
              <w:rPr>
                <w:rFonts w:ascii="Calibri" w:hAnsi="Calibri"/>
                <w:sz w:val="18"/>
                <w:szCs w:val="18"/>
              </w:rPr>
              <w:t xml:space="preserve"> </w:t>
            </w:r>
          </w:p>
          <w:p w14:paraId="7F12A706" w14:textId="77777777" w:rsidR="00AE3414" w:rsidRPr="00602E43" w:rsidRDefault="00AE3414" w:rsidP="00AE3414">
            <w:pPr>
              <w:pStyle w:val="ListParagraph"/>
              <w:keepNext/>
              <w:ind w:left="0"/>
              <w:rPr>
                <w:rFonts w:ascii="Calibri" w:hAnsi="Calibri"/>
                <w:sz w:val="18"/>
                <w:szCs w:val="18"/>
              </w:rPr>
            </w:pPr>
            <w:r w:rsidRPr="00602E43">
              <w:rPr>
                <w:rFonts w:ascii="Calibri" w:hAnsi="Calibri"/>
                <w:sz w:val="18"/>
                <w:szCs w:val="18"/>
              </w:rPr>
              <w:t>If MCH-23 variant = MCH-23a, then display version MCH-22a;</w:t>
            </w:r>
          </w:p>
          <w:p w14:paraId="099E9D86" w14:textId="77777777" w:rsidR="00AE3414" w:rsidRPr="00602E43" w:rsidRDefault="00AE3414" w:rsidP="00AE3414">
            <w:pPr>
              <w:pStyle w:val="ListParagraph"/>
              <w:keepNext/>
              <w:ind w:left="0"/>
              <w:rPr>
                <w:rFonts w:ascii="Calibri" w:hAnsi="Calibri"/>
                <w:sz w:val="18"/>
                <w:szCs w:val="18"/>
              </w:rPr>
            </w:pPr>
            <w:r w:rsidRPr="00602E43">
              <w:rPr>
                <w:rFonts w:ascii="Calibri" w:hAnsi="Calibri"/>
                <w:sz w:val="18"/>
                <w:szCs w:val="18"/>
              </w:rPr>
              <w:t>If MCH-23 variant = MCH-23b, then display version MCH-22b;</w:t>
            </w:r>
          </w:p>
          <w:p w14:paraId="250DD966" w14:textId="77777777" w:rsidR="00AE3414" w:rsidRPr="00602E43" w:rsidRDefault="00AE3414" w:rsidP="00AE3414">
            <w:pPr>
              <w:pStyle w:val="ListParagraph"/>
              <w:keepNext/>
              <w:ind w:left="0"/>
              <w:rPr>
                <w:rFonts w:ascii="Calibri" w:hAnsi="Calibri"/>
                <w:sz w:val="18"/>
                <w:szCs w:val="18"/>
              </w:rPr>
            </w:pPr>
            <w:r w:rsidRPr="00602E43">
              <w:rPr>
                <w:rFonts w:ascii="Calibri" w:hAnsi="Calibri"/>
                <w:sz w:val="18"/>
                <w:szCs w:val="18"/>
              </w:rPr>
              <w:t>If MCH-23 variant = MCH-23e, then display version MCH-22c;</w:t>
            </w:r>
          </w:p>
          <w:p w14:paraId="1F59EEFB" w14:textId="77777777" w:rsidR="00AE3414" w:rsidRPr="00602E43" w:rsidRDefault="00AE3414" w:rsidP="00AE3414">
            <w:pPr>
              <w:pStyle w:val="ListParagraph"/>
              <w:keepNext/>
              <w:ind w:left="0"/>
              <w:rPr>
                <w:rFonts w:ascii="Calibri" w:hAnsi="Calibri"/>
                <w:sz w:val="18"/>
                <w:szCs w:val="18"/>
              </w:rPr>
            </w:pPr>
            <w:r w:rsidRPr="00602E43">
              <w:rPr>
                <w:rFonts w:ascii="Calibri" w:hAnsi="Calibri"/>
                <w:sz w:val="18"/>
                <w:szCs w:val="18"/>
              </w:rPr>
              <w:t>If MCH-23 variant = MCH-23f, then display version MCH-22d;</w:t>
            </w:r>
          </w:p>
          <w:p w14:paraId="5831CD40" w14:textId="77777777" w:rsidR="00AE3414" w:rsidRPr="00602E43" w:rsidRDefault="00AE3414" w:rsidP="00AE3414">
            <w:pPr>
              <w:pStyle w:val="ListParagraph"/>
              <w:keepNext/>
              <w:ind w:left="0"/>
              <w:rPr>
                <w:rFonts w:ascii="Calibri" w:hAnsi="Calibri"/>
                <w:sz w:val="18"/>
                <w:szCs w:val="18"/>
              </w:rPr>
            </w:pPr>
          </w:p>
          <w:p w14:paraId="099C07B0" w14:textId="77777777" w:rsidR="00AE3414" w:rsidRPr="00602E43" w:rsidRDefault="00AE3414" w:rsidP="00AE3414">
            <w:pPr>
              <w:pStyle w:val="ListParagraph"/>
              <w:keepNext/>
              <w:ind w:left="0"/>
              <w:rPr>
                <w:rFonts w:ascii="Calibri" w:hAnsi="Calibri"/>
                <w:sz w:val="18"/>
                <w:szCs w:val="18"/>
              </w:rPr>
            </w:pPr>
            <w:r w:rsidRPr="00602E43">
              <w:rPr>
                <w:rFonts w:ascii="Calibri" w:hAnsi="Calibri"/>
                <w:sz w:val="18"/>
                <w:szCs w:val="18"/>
              </w:rPr>
              <w:t>If MCH-23 variant = MCH-23c and A07 = ZonallyControlled and A06 = SingleSpeed, then display MCH-22b; Else display version MCH-22a;</w:t>
            </w:r>
          </w:p>
          <w:p w14:paraId="41DFB2F2" w14:textId="77777777" w:rsidR="00AE3414" w:rsidRPr="00602E43" w:rsidRDefault="00AE3414" w:rsidP="00AE3414">
            <w:pPr>
              <w:pStyle w:val="ListParagraph"/>
              <w:keepNext/>
              <w:ind w:left="0"/>
              <w:rPr>
                <w:rFonts w:ascii="Calibri" w:hAnsi="Calibri"/>
                <w:sz w:val="18"/>
                <w:szCs w:val="18"/>
              </w:rPr>
            </w:pPr>
          </w:p>
          <w:p w14:paraId="3DE0B6BF" w14:textId="5383DCA6" w:rsidR="00AE3414" w:rsidRPr="00602E43" w:rsidRDefault="00AE3414" w:rsidP="00AE3414">
            <w:pPr>
              <w:pStyle w:val="ListParagraph"/>
              <w:keepNext/>
              <w:ind w:left="0"/>
              <w:rPr>
                <w:rFonts w:ascii="Calibri" w:hAnsi="Calibri"/>
                <w:sz w:val="18"/>
                <w:szCs w:val="18"/>
              </w:rPr>
            </w:pPr>
            <w:r w:rsidRPr="00602E43">
              <w:rPr>
                <w:rFonts w:ascii="Calibri" w:hAnsi="Calibri"/>
                <w:sz w:val="18"/>
                <w:szCs w:val="18"/>
              </w:rPr>
              <w:t>If MCH-23 variant = MCH-23d</w:t>
            </w:r>
            <w:del w:id="17" w:author="Alhabibi, Haider@Energy" w:date="2023-11-22T13:11:00Z">
              <w:r w:rsidRPr="00602E43" w:rsidDel="00DB6703">
                <w:rPr>
                  <w:rFonts w:ascii="Calibri" w:hAnsi="Calibri"/>
                  <w:sz w:val="18"/>
                  <w:szCs w:val="18"/>
                </w:rPr>
                <w:delText xml:space="preserve"> and A1</w:delText>
              </w:r>
              <w:r w:rsidR="00510842" w:rsidRPr="00602E43" w:rsidDel="00DB6703">
                <w:rPr>
                  <w:rFonts w:ascii="Calibri" w:hAnsi="Calibri"/>
                  <w:sz w:val="18"/>
                  <w:szCs w:val="18"/>
                </w:rPr>
                <w:delText>2</w:delText>
              </w:r>
              <w:r w:rsidRPr="00602E43" w:rsidDel="00DB6703">
                <w:rPr>
                  <w:rFonts w:ascii="Calibri" w:hAnsi="Calibri"/>
                  <w:sz w:val="18"/>
                  <w:szCs w:val="18"/>
                </w:rPr>
                <w:delText xml:space="preserve"> = ‘</w:delText>
              </w:r>
              <w:r w:rsidRPr="00602E43" w:rsidDel="00DB6703">
                <w:rPr>
                  <w:rFonts w:asciiTheme="minorHAnsi" w:hAnsiTheme="minorHAnsi"/>
                  <w:sz w:val="18"/>
                  <w:szCs w:val="18"/>
                </w:rPr>
                <w:delText>Variable CFVCS’ or ‘Fixed CFVCS’</w:delText>
              </w:r>
            </w:del>
            <w:r w:rsidRPr="00602E43">
              <w:rPr>
                <w:rFonts w:asciiTheme="minorHAnsi" w:hAnsiTheme="minorHAnsi"/>
                <w:sz w:val="18"/>
                <w:szCs w:val="18"/>
              </w:rPr>
              <w:t>, then display version MCH-22c; Else display version MCH-22a</w:t>
            </w:r>
          </w:p>
          <w:p w14:paraId="4BAA82A1" w14:textId="2A349D40" w:rsidR="00AE3414" w:rsidRPr="00602E43" w:rsidRDefault="00AE3414" w:rsidP="00AE3414">
            <w:pPr>
              <w:keepNext/>
              <w:rPr>
                <w:rFonts w:asciiTheme="minorHAnsi" w:hAnsiTheme="minorHAnsi"/>
                <w:sz w:val="18"/>
                <w:szCs w:val="18"/>
              </w:rPr>
            </w:pPr>
            <w:r w:rsidRPr="00602E43">
              <w:rPr>
                <w:rFonts w:ascii="Calibri" w:hAnsi="Calibri"/>
                <w:sz w:val="18"/>
                <w:szCs w:val="18"/>
              </w:rPr>
              <w:t>&gt;&gt;</w:t>
            </w:r>
          </w:p>
        </w:tc>
      </w:tr>
    </w:tbl>
    <w:p w14:paraId="4BAA82A3" w14:textId="77777777" w:rsidR="002C21B2" w:rsidRPr="00602E43"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602E43" w14:paraId="4BAA82A7" w14:textId="77777777" w:rsidTr="00926D9A">
        <w:trPr>
          <w:trHeight w:val="144"/>
        </w:trPr>
        <w:tc>
          <w:tcPr>
            <w:tcW w:w="5000" w:type="pct"/>
          </w:tcPr>
          <w:p w14:paraId="4BAA82A6" w14:textId="7FBCE25D" w:rsidR="00C80440" w:rsidRPr="00602E43" w:rsidRDefault="00EA1EC9" w:rsidP="00D10CB1">
            <w:pPr>
              <w:rPr>
                <w:rFonts w:asciiTheme="minorHAnsi" w:hAnsiTheme="minorHAnsi"/>
                <w:b/>
                <w:szCs w:val="18"/>
              </w:rPr>
            </w:pPr>
            <w:r w:rsidRPr="00602E43">
              <w:rPr>
                <w:rFonts w:asciiTheme="minorHAnsi" w:hAnsiTheme="minorHAnsi"/>
                <w:b/>
                <w:szCs w:val="18"/>
              </w:rPr>
              <w:t xml:space="preserve">MCH-22a Forced Air System Fan </w:t>
            </w:r>
            <w:r w:rsidR="00D10CB1" w:rsidRPr="00602E43">
              <w:rPr>
                <w:rFonts w:asciiTheme="minorHAnsi" w:hAnsiTheme="minorHAnsi"/>
                <w:b/>
                <w:szCs w:val="18"/>
              </w:rPr>
              <w:t xml:space="preserve">Efficacy </w:t>
            </w:r>
            <w:r w:rsidRPr="00602E43">
              <w:rPr>
                <w:rFonts w:asciiTheme="minorHAnsi" w:hAnsiTheme="minorHAnsi"/>
                <w:b/>
                <w:szCs w:val="18"/>
              </w:rPr>
              <w:t xml:space="preserve">Measurement – Newly Installed Non-Zoned Systems or Zoned Multi-Speed Compressor </w:t>
            </w:r>
          </w:p>
        </w:tc>
      </w:tr>
    </w:tbl>
    <w:p w14:paraId="4BAA82A8" w14:textId="77777777" w:rsidR="00926D9A" w:rsidRPr="00602E43"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607"/>
      </w:tblGrid>
      <w:tr w:rsidR="00EA1EC9" w:rsidRPr="00602E43" w14:paraId="4BAA82AB" w14:textId="77777777" w:rsidTr="007A7C6D">
        <w:trPr>
          <w:trHeight w:val="144"/>
        </w:trPr>
        <w:tc>
          <w:tcPr>
            <w:tcW w:w="4995" w:type="pct"/>
            <w:gridSpan w:val="3"/>
          </w:tcPr>
          <w:p w14:paraId="4BAA82A9" w14:textId="503839AC" w:rsidR="00EA1EC9" w:rsidRPr="00602E43" w:rsidRDefault="00EA1EC9" w:rsidP="00693010">
            <w:pPr>
              <w:keepNext/>
              <w:rPr>
                <w:rFonts w:asciiTheme="minorHAnsi" w:hAnsiTheme="minorHAnsi"/>
                <w:b/>
                <w:szCs w:val="18"/>
              </w:rPr>
            </w:pPr>
            <w:r w:rsidRPr="00602E43">
              <w:rPr>
                <w:rFonts w:asciiTheme="minorHAnsi" w:hAnsiTheme="minorHAnsi"/>
                <w:b/>
                <w:szCs w:val="18"/>
              </w:rPr>
              <w:lastRenderedPageBreak/>
              <w:t xml:space="preserve">C. Forced Air System </w:t>
            </w:r>
            <w:r w:rsidR="00D10CB1" w:rsidRPr="00602E43">
              <w:rPr>
                <w:rFonts w:asciiTheme="minorHAnsi" w:hAnsiTheme="minorHAnsi"/>
                <w:b/>
                <w:szCs w:val="18"/>
              </w:rPr>
              <w:t>Fan Efficacy</w:t>
            </w:r>
            <w:r w:rsidRPr="00602E43">
              <w:rPr>
                <w:rFonts w:asciiTheme="minorHAnsi" w:hAnsiTheme="minorHAnsi"/>
                <w:b/>
                <w:szCs w:val="18"/>
              </w:rPr>
              <w:t xml:space="preserve"> Measurement</w:t>
            </w:r>
          </w:p>
          <w:p w14:paraId="4BAA82AA" w14:textId="5D0740E5" w:rsidR="00EA1EC9" w:rsidRPr="00602E43" w:rsidRDefault="004D6DFC" w:rsidP="009249F9">
            <w:pPr>
              <w:keepNext/>
              <w:rPr>
                <w:rFonts w:asciiTheme="minorHAnsi" w:hAnsiTheme="minorHAnsi"/>
                <w:b/>
                <w:i/>
                <w:sz w:val="18"/>
                <w:szCs w:val="18"/>
              </w:rPr>
            </w:pPr>
            <w:r w:rsidRPr="00602E43">
              <w:rPr>
                <w:rFonts w:ascii="Calibri" w:hAnsi="Calibri"/>
                <w:sz w:val="18"/>
                <w:szCs w:val="18"/>
              </w:rPr>
              <w:t>&lt;&lt;Static Text - see the top&gt;&gt;</w:t>
            </w:r>
          </w:p>
        </w:tc>
      </w:tr>
      <w:tr w:rsidR="00952AA6" w:rsidRPr="00602E43" w14:paraId="4BAA82AF" w14:textId="77777777" w:rsidTr="00927E85">
        <w:tblPrEx>
          <w:tblCellMar>
            <w:top w:w="0" w:type="dxa"/>
            <w:left w:w="108" w:type="dxa"/>
            <w:bottom w:w="0" w:type="dxa"/>
            <w:right w:w="108" w:type="dxa"/>
          </w:tblCellMar>
        </w:tblPrEx>
        <w:trPr>
          <w:cantSplit/>
          <w:trHeight w:val="144"/>
        </w:trPr>
        <w:tc>
          <w:tcPr>
            <w:tcW w:w="212" w:type="pct"/>
            <w:vAlign w:val="center"/>
          </w:tcPr>
          <w:p w14:paraId="4BAA82AC" w14:textId="77777777" w:rsidR="00EA1EC9" w:rsidRPr="00602E43" w:rsidRDefault="00EA1EC9" w:rsidP="00952AA6">
            <w:pPr>
              <w:keepNext/>
              <w:jc w:val="center"/>
              <w:rPr>
                <w:rFonts w:asciiTheme="minorHAnsi" w:hAnsiTheme="minorHAnsi"/>
                <w:sz w:val="18"/>
                <w:szCs w:val="18"/>
              </w:rPr>
            </w:pPr>
            <w:r w:rsidRPr="00602E43">
              <w:rPr>
                <w:rFonts w:asciiTheme="minorHAnsi" w:hAnsiTheme="minorHAnsi"/>
                <w:sz w:val="18"/>
                <w:szCs w:val="18"/>
              </w:rPr>
              <w:t>01</w:t>
            </w:r>
          </w:p>
        </w:tc>
        <w:tc>
          <w:tcPr>
            <w:tcW w:w="2247" w:type="pct"/>
            <w:vAlign w:val="center"/>
          </w:tcPr>
          <w:p w14:paraId="4BAA82AD" w14:textId="4BDA692B" w:rsidR="00EA1EC9" w:rsidRPr="00602E43" w:rsidRDefault="00EA1EC9" w:rsidP="00693010">
            <w:pPr>
              <w:keepNext/>
              <w:rPr>
                <w:rFonts w:asciiTheme="minorHAnsi" w:hAnsiTheme="minorHAnsi"/>
                <w:sz w:val="18"/>
                <w:szCs w:val="18"/>
              </w:rPr>
            </w:pPr>
            <w:r w:rsidRPr="00602E43">
              <w:rPr>
                <w:rFonts w:asciiTheme="minorHAnsi" w:hAnsiTheme="minorHAnsi"/>
                <w:sz w:val="18"/>
                <w:szCs w:val="18"/>
              </w:rPr>
              <w:t>Actual Tested Watts</w:t>
            </w:r>
          </w:p>
        </w:tc>
        <w:tc>
          <w:tcPr>
            <w:tcW w:w="2541" w:type="pct"/>
            <w:vAlign w:val="center"/>
          </w:tcPr>
          <w:p w14:paraId="4BAA82AE" w14:textId="77777777" w:rsidR="00EA1EC9" w:rsidRPr="00602E43" w:rsidRDefault="00EA1EC9" w:rsidP="00693010">
            <w:pPr>
              <w:keepNext/>
              <w:rPr>
                <w:rFonts w:asciiTheme="minorHAnsi" w:hAnsiTheme="minorHAnsi"/>
                <w:sz w:val="18"/>
                <w:szCs w:val="18"/>
              </w:rPr>
            </w:pPr>
            <w:r w:rsidRPr="00602E43">
              <w:rPr>
                <w:rFonts w:asciiTheme="minorHAnsi" w:hAnsiTheme="minorHAnsi"/>
                <w:sz w:val="18"/>
                <w:szCs w:val="18"/>
              </w:rPr>
              <w:t>&lt;&lt;user input, numeric value xx.xx&gt;&gt;</w:t>
            </w:r>
          </w:p>
        </w:tc>
      </w:tr>
      <w:tr w:rsidR="00952AA6" w:rsidRPr="00602E43" w14:paraId="4BAA82B3" w14:textId="77777777" w:rsidTr="00927E85">
        <w:tblPrEx>
          <w:tblCellMar>
            <w:top w:w="0" w:type="dxa"/>
            <w:left w:w="108" w:type="dxa"/>
            <w:bottom w:w="0" w:type="dxa"/>
            <w:right w:w="108" w:type="dxa"/>
          </w:tblCellMar>
        </w:tblPrEx>
        <w:trPr>
          <w:cantSplit/>
          <w:trHeight w:val="144"/>
        </w:trPr>
        <w:tc>
          <w:tcPr>
            <w:tcW w:w="212" w:type="pct"/>
            <w:vAlign w:val="center"/>
          </w:tcPr>
          <w:p w14:paraId="4BAA82B0" w14:textId="77777777" w:rsidR="00EA1EC9" w:rsidRPr="00602E43" w:rsidRDefault="00EA1EC9" w:rsidP="00952AA6">
            <w:pPr>
              <w:keepNext/>
              <w:jc w:val="center"/>
              <w:rPr>
                <w:rFonts w:asciiTheme="minorHAnsi" w:hAnsiTheme="minorHAnsi"/>
                <w:sz w:val="18"/>
                <w:szCs w:val="18"/>
              </w:rPr>
            </w:pPr>
            <w:r w:rsidRPr="00602E43">
              <w:rPr>
                <w:rFonts w:asciiTheme="minorHAnsi" w:hAnsiTheme="minorHAnsi"/>
                <w:sz w:val="18"/>
                <w:szCs w:val="18"/>
              </w:rPr>
              <w:t>02</w:t>
            </w:r>
          </w:p>
        </w:tc>
        <w:tc>
          <w:tcPr>
            <w:tcW w:w="2247" w:type="pct"/>
            <w:vAlign w:val="center"/>
          </w:tcPr>
          <w:p w14:paraId="4BAA82B1" w14:textId="15018093" w:rsidR="00EA1EC9" w:rsidRPr="00602E43" w:rsidRDefault="00EA1EC9" w:rsidP="00693010">
            <w:pPr>
              <w:keepNext/>
              <w:rPr>
                <w:rFonts w:asciiTheme="minorHAnsi" w:hAnsiTheme="minorHAnsi"/>
                <w:sz w:val="18"/>
                <w:szCs w:val="18"/>
              </w:rPr>
            </w:pPr>
            <w:r w:rsidRPr="00602E43">
              <w:rPr>
                <w:rFonts w:asciiTheme="minorHAnsi" w:hAnsiTheme="minorHAnsi"/>
                <w:sz w:val="18"/>
                <w:szCs w:val="18"/>
              </w:rPr>
              <w:t>Actual Tested Airflow from MCH-23 (cfm)</w:t>
            </w:r>
          </w:p>
        </w:tc>
        <w:tc>
          <w:tcPr>
            <w:tcW w:w="2541" w:type="pct"/>
            <w:vAlign w:val="center"/>
          </w:tcPr>
          <w:p w14:paraId="4BAA82B2" w14:textId="5371879E" w:rsidR="00EA1EC9" w:rsidRPr="00602E43" w:rsidRDefault="00EA1EC9" w:rsidP="009E31A2">
            <w:pPr>
              <w:keepNext/>
              <w:rPr>
                <w:rFonts w:asciiTheme="minorHAnsi" w:hAnsiTheme="minorHAnsi"/>
                <w:sz w:val="18"/>
                <w:szCs w:val="18"/>
              </w:rPr>
            </w:pPr>
            <w:r w:rsidRPr="00602E43">
              <w:rPr>
                <w:rFonts w:asciiTheme="minorHAnsi" w:hAnsiTheme="minorHAnsi"/>
                <w:sz w:val="18"/>
                <w:szCs w:val="18"/>
              </w:rPr>
              <w:t xml:space="preserve">&lt;&lt;referenced from </w:t>
            </w:r>
            <w:r w:rsidR="00B65186" w:rsidRPr="00602E43">
              <w:rPr>
                <w:rFonts w:asciiTheme="minorHAnsi" w:hAnsiTheme="minorHAnsi"/>
                <w:sz w:val="18"/>
                <w:szCs w:val="18"/>
              </w:rPr>
              <w:t>LMCV</w:t>
            </w:r>
            <w:r w:rsidR="004B3F70" w:rsidRPr="00602E43">
              <w:rPr>
                <w:rFonts w:asciiTheme="minorHAnsi" w:hAnsiTheme="minorHAnsi"/>
                <w:sz w:val="18"/>
                <w:szCs w:val="18"/>
              </w:rPr>
              <w:t>-</w:t>
            </w:r>
            <w:r w:rsidRPr="00602E43">
              <w:rPr>
                <w:rFonts w:asciiTheme="minorHAnsi" w:hAnsiTheme="minorHAnsi"/>
                <w:sz w:val="18"/>
                <w:szCs w:val="18"/>
              </w:rPr>
              <w:t>MCH-23 (make sure to reference tested airflow value and not target airflow value)&gt;&gt;</w:t>
            </w:r>
          </w:p>
        </w:tc>
      </w:tr>
      <w:tr w:rsidR="00952AA6" w:rsidRPr="00602E43" w14:paraId="4BAA82BA" w14:textId="77777777" w:rsidTr="00927E85">
        <w:tblPrEx>
          <w:tblCellMar>
            <w:top w:w="0" w:type="dxa"/>
            <w:left w:w="108" w:type="dxa"/>
            <w:bottom w:w="0" w:type="dxa"/>
            <w:right w:w="108" w:type="dxa"/>
          </w:tblCellMar>
        </w:tblPrEx>
        <w:trPr>
          <w:cantSplit/>
          <w:trHeight w:val="144"/>
        </w:trPr>
        <w:tc>
          <w:tcPr>
            <w:tcW w:w="212" w:type="pct"/>
            <w:vAlign w:val="center"/>
          </w:tcPr>
          <w:p w14:paraId="4BAA82B4" w14:textId="77777777" w:rsidR="00EA1EC9" w:rsidRPr="00602E43" w:rsidRDefault="00EA1EC9" w:rsidP="00952AA6">
            <w:pPr>
              <w:keepNext/>
              <w:jc w:val="center"/>
              <w:rPr>
                <w:rFonts w:asciiTheme="minorHAnsi" w:hAnsiTheme="minorHAnsi"/>
                <w:sz w:val="18"/>
                <w:szCs w:val="18"/>
              </w:rPr>
            </w:pPr>
            <w:r w:rsidRPr="00602E43">
              <w:rPr>
                <w:rFonts w:asciiTheme="minorHAnsi" w:hAnsiTheme="minorHAnsi"/>
                <w:sz w:val="18"/>
                <w:szCs w:val="18"/>
              </w:rPr>
              <w:t>03</w:t>
            </w:r>
          </w:p>
        </w:tc>
        <w:tc>
          <w:tcPr>
            <w:tcW w:w="2247" w:type="pct"/>
            <w:vAlign w:val="center"/>
          </w:tcPr>
          <w:p w14:paraId="4BAA82B5" w14:textId="42BFA712" w:rsidR="00EA1EC9" w:rsidRPr="00602E43" w:rsidRDefault="00EA1EC9" w:rsidP="00542FBC">
            <w:pPr>
              <w:keepNext/>
              <w:rPr>
                <w:rFonts w:asciiTheme="minorHAnsi" w:hAnsiTheme="minorHAnsi"/>
                <w:sz w:val="18"/>
                <w:szCs w:val="18"/>
              </w:rPr>
            </w:pPr>
            <w:r w:rsidRPr="00602E43">
              <w:rPr>
                <w:rFonts w:asciiTheme="minorHAnsi" w:hAnsiTheme="minorHAnsi"/>
                <w:sz w:val="18"/>
                <w:szCs w:val="18"/>
              </w:rPr>
              <w:t>Required Fan Efficacy (</w:t>
            </w:r>
            <w:r w:rsidR="00542FBC" w:rsidRPr="00602E43">
              <w:rPr>
                <w:rFonts w:asciiTheme="minorHAnsi" w:hAnsiTheme="minorHAnsi"/>
                <w:sz w:val="18"/>
                <w:szCs w:val="18"/>
              </w:rPr>
              <w:t>w</w:t>
            </w:r>
            <w:r w:rsidRPr="00602E43">
              <w:rPr>
                <w:rFonts w:asciiTheme="minorHAnsi" w:hAnsiTheme="minorHAnsi"/>
                <w:sz w:val="18"/>
                <w:szCs w:val="18"/>
              </w:rPr>
              <w:t>atts/cfm)</w:t>
            </w:r>
          </w:p>
        </w:tc>
        <w:tc>
          <w:tcPr>
            <w:tcW w:w="2541" w:type="pct"/>
            <w:vAlign w:val="center"/>
          </w:tcPr>
          <w:p w14:paraId="4BAA82B6" w14:textId="77777777" w:rsidR="00E13CCD" w:rsidRPr="00602E43" w:rsidRDefault="00EA1EC9" w:rsidP="00E13CCD">
            <w:pPr>
              <w:keepNext/>
              <w:rPr>
                <w:rFonts w:asciiTheme="minorHAnsi" w:hAnsiTheme="minorHAnsi"/>
                <w:sz w:val="18"/>
                <w:szCs w:val="18"/>
              </w:rPr>
            </w:pPr>
            <w:r w:rsidRPr="00602E43">
              <w:rPr>
                <w:rFonts w:asciiTheme="minorHAnsi" w:hAnsiTheme="minorHAnsi"/>
                <w:sz w:val="18"/>
                <w:szCs w:val="18"/>
              </w:rPr>
              <w:t>&lt;&lt;</w:t>
            </w:r>
            <w:r w:rsidR="00E13CCD" w:rsidRPr="00602E43">
              <w:rPr>
                <w:rFonts w:asciiTheme="minorHAnsi" w:hAnsiTheme="minorHAnsi"/>
                <w:sz w:val="18"/>
                <w:szCs w:val="18"/>
              </w:rPr>
              <w:t>calculated field:</w:t>
            </w:r>
          </w:p>
          <w:p w14:paraId="4BAA82B7" w14:textId="4D792818" w:rsidR="00D60EEA" w:rsidRPr="00602E43" w:rsidRDefault="00D60EEA" w:rsidP="00E13CCD">
            <w:pPr>
              <w:keepNext/>
              <w:rPr>
                <w:rFonts w:asciiTheme="minorHAnsi" w:hAnsiTheme="minorHAnsi"/>
                <w:sz w:val="18"/>
                <w:szCs w:val="18"/>
              </w:rPr>
            </w:pPr>
            <w:r w:rsidRPr="00602E43">
              <w:rPr>
                <w:rFonts w:asciiTheme="minorHAnsi" w:hAnsiTheme="minorHAnsi"/>
                <w:sz w:val="18"/>
                <w:szCs w:val="18"/>
              </w:rPr>
              <w:t>if parent is MCH-01a,</w:t>
            </w:r>
            <w:r w:rsidR="00470B9A" w:rsidRPr="00602E43">
              <w:rPr>
                <w:rFonts w:asciiTheme="minorHAnsi" w:hAnsiTheme="minorHAnsi"/>
                <w:sz w:val="18"/>
                <w:szCs w:val="18"/>
              </w:rPr>
              <w:t xml:space="preserve"> then reference value from MCH-01a Section C Row </w:t>
            </w:r>
            <w:r w:rsidR="00470B9A" w:rsidRPr="00602E43">
              <w:rPr>
                <w:rFonts w:asciiTheme="minorHAnsi" w:hAnsiTheme="minorHAnsi"/>
                <w:i/>
                <w:sz w:val="18"/>
                <w:szCs w:val="18"/>
              </w:rPr>
              <w:t>C09 – MaximumCoolingWperCFM</w:t>
            </w:r>
            <w:r w:rsidRPr="00602E43">
              <w:rPr>
                <w:rFonts w:asciiTheme="minorHAnsi" w:hAnsiTheme="minorHAnsi"/>
                <w:sz w:val="18"/>
                <w:szCs w:val="18"/>
              </w:rPr>
              <w:t>;</w:t>
            </w:r>
          </w:p>
          <w:p w14:paraId="5411D291" w14:textId="77777777" w:rsidR="002E64C4" w:rsidRPr="00602E43" w:rsidRDefault="002E64C4" w:rsidP="00E13CCD">
            <w:pPr>
              <w:keepNext/>
              <w:rPr>
                <w:rFonts w:asciiTheme="minorHAnsi" w:hAnsiTheme="minorHAnsi"/>
                <w:sz w:val="18"/>
                <w:szCs w:val="18"/>
              </w:rPr>
            </w:pPr>
          </w:p>
          <w:p w14:paraId="059CB59B" w14:textId="45AE8ADB" w:rsidR="00A15563" w:rsidRPr="00602E43" w:rsidRDefault="00A15563" w:rsidP="00E13CCD">
            <w:pPr>
              <w:keepNext/>
              <w:rPr>
                <w:rFonts w:asciiTheme="minorHAnsi" w:hAnsiTheme="minorHAnsi"/>
                <w:sz w:val="18"/>
                <w:szCs w:val="18"/>
              </w:rPr>
            </w:pPr>
            <w:r w:rsidRPr="00602E43">
              <w:rPr>
                <w:rFonts w:asciiTheme="minorHAnsi" w:hAnsiTheme="minorHAnsi"/>
                <w:sz w:val="18"/>
                <w:szCs w:val="18"/>
              </w:rPr>
              <w:t>else if parent is MCH-01d, then reference value from MCH-01d Section C</w:t>
            </w:r>
            <w:r w:rsidR="00EB198C" w:rsidRPr="00602E43">
              <w:rPr>
                <w:rFonts w:asciiTheme="minorHAnsi" w:hAnsiTheme="minorHAnsi"/>
                <w:sz w:val="18"/>
                <w:szCs w:val="18"/>
              </w:rPr>
              <w:t xml:space="preserve"> </w:t>
            </w:r>
            <w:r w:rsidR="00EB198C" w:rsidRPr="00602E43">
              <w:rPr>
                <w:rFonts w:asciiTheme="minorHAnsi" w:hAnsiTheme="minorHAnsi"/>
                <w:i/>
                <w:sz w:val="18"/>
                <w:szCs w:val="18"/>
              </w:rPr>
              <w:t>Row C09 – MaximumCoolingWperCFM</w:t>
            </w:r>
            <w:r w:rsidR="00470B9A" w:rsidRPr="00602E43">
              <w:rPr>
                <w:rFonts w:asciiTheme="minorHAnsi" w:hAnsiTheme="minorHAnsi"/>
                <w:sz w:val="18"/>
                <w:szCs w:val="18"/>
              </w:rPr>
              <w:t>;</w:t>
            </w:r>
          </w:p>
          <w:p w14:paraId="7E996648" w14:textId="77777777" w:rsidR="002E64C4" w:rsidRPr="00602E43" w:rsidRDefault="002E64C4" w:rsidP="00A15563">
            <w:pPr>
              <w:keepNext/>
              <w:rPr>
                <w:rFonts w:asciiTheme="minorHAnsi" w:hAnsiTheme="minorHAnsi"/>
                <w:sz w:val="18"/>
                <w:szCs w:val="18"/>
              </w:rPr>
            </w:pPr>
          </w:p>
          <w:p w14:paraId="0593A81E" w14:textId="77777777" w:rsidR="001D4ACF" w:rsidRPr="00602E43" w:rsidRDefault="00414AD8" w:rsidP="001D4ACF">
            <w:pPr>
              <w:keepNext/>
              <w:rPr>
                <w:rFonts w:asciiTheme="minorHAnsi" w:hAnsiTheme="minorHAnsi"/>
                <w:sz w:val="18"/>
                <w:szCs w:val="18"/>
              </w:rPr>
            </w:pPr>
            <w:r w:rsidRPr="00602E43">
              <w:rPr>
                <w:rFonts w:asciiTheme="minorHAnsi" w:hAnsiTheme="minorHAnsi"/>
                <w:sz w:val="18"/>
                <w:szCs w:val="18"/>
              </w:rPr>
              <w:t xml:space="preserve">else </w:t>
            </w:r>
            <w:r w:rsidR="00A15563" w:rsidRPr="00602E43">
              <w:rPr>
                <w:rFonts w:asciiTheme="minorHAnsi" w:hAnsiTheme="minorHAnsi"/>
                <w:sz w:val="18"/>
                <w:szCs w:val="18"/>
              </w:rPr>
              <w:t>if parent is MCH-01b</w:t>
            </w:r>
            <w:r w:rsidR="002E64C4" w:rsidRPr="00602E43">
              <w:rPr>
                <w:rFonts w:asciiTheme="minorHAnsi" w:hAnsiTheme="minorHAnsi"/>
                <w:sz w:val="18"/>
                <w:szCs w:val="18"/>
              </w:rPr>
              <w:t xml:space="preserve"> </w:t>
            </w:r>
            <w:r w:rsidR="00EB198C" w:rsidRPr="00602E43">
              <w:rPr>
                <w:rFonts w:asciiTheme="minorHAnsi" w:hAnsiTheme="minorHAnsi"/>
                <w:sz w:val="18"/>
                <w:szCs w:val="18"/>
              </w:rPr>
              <w:t xml:space="preserve">then </w:t>
            </w:r>
            <w:r w:rsidR="001A2A49" w:rsidRPr="00602E43">
              <w:rPr>
                <w:rFonts w:asciiTheme="minorHAnsi" w:hAnsiTheme="minorHAnsi"/>
                <w:sz w:val="18"/>
                <w:szCs w:val="18"/>
              </w:rPr>
              <w:t>calculate</w:t>
            </w:r>
            <w:r w:rsidR="002E64C4" w:rsidRPr="00602E43">
              <w:rPr>
                <w:rFonts w:asciiTheme="minorHAnsi" w:hAnsiTheme="minorHAnsi"/>
                <w:sz w:val="18"/>
                <w:szCs w:val="18"/>
              </w:rPr>
              <w:t>:</w:t>
            </w:r>
            <w:r w:rsidR="001A2A49" w:rsidRPr="00602E43">
              <w:rPr>
                <w:rFonts w:asciiTheme="minorHAnsi" w:hAnsiTheme="minorHAnsi"/>
                <w:sz w:val="18"/>
                <w:szCs w:val="18"/>
              </w:rPr>
              <w:t xml:space="preserve"> </w:t>
            </w:r>
          </w:p>
          <w:p w14:paraId="72C407A0" w14:textId="39D79B98" w:rsidR="001D4ACF" w:rsidRPr="00602E43" w:rsidRDefault="001D4ACF" w:rsidP="001D4ACF">
            <w:pPr>
              <w:keepNext/>
              <w:rPr>
                <w:rFonts w:asciiTheme="minorHAnsi" w:hAnsiTheme="minorHAnsi"/>
                <w:sz w:val="18"/>
                <w:szCs w:val="18"/>
              </w:rPr>
            </w:pPr>
            <w:r w:rsidRPr="00602E43">
              <w:rPr>
                <w:rFonts w:asciiTheme="minorHAnsi" w:hAnsiTheme="minorHAnsi"/>
                <w:sz w:val="18"/>
                <w:szCs w:val="18"/>
              </w:rPr>
              <w:t xml:space="preserve">if MCH-01b Section C </w:t>
            </w:r>
            <w:r w:rsidRPr="00602E43">
              <w:rPr>
                <w:rFonts w:asciiTheme="minorHAnsi" w:hAnsiTheme="minorHAnsi"/>
                <w:i/>
                <w:sz w:val="18"/>
                <w:szCs w:val="18"/>
              </w:rPr>
              <w:t>Row C06 – ResidentialCoolingSystemType</w:t>
            </w:r>
            <w:r w:rsidRPr="00602E43">
              <w:rPr>
                <w:rFonts w:asciiTheme="minorHAnsi" w:hAnsiTheme="minorHAnsi"/>
                <w:sz w:val="18"/>
                <w:szCs w:val="18"/>
              </w:rPr>
              <w:t xml:space="preserve"> = Small duct high velocity HP or Small duct high velocity AC then use value 0.62,</w:t>
            </w:r>
          </w:p>
          <w:p w14:paraId="608660F2" w14:textId="77777777" w:rsidR="001D4ACF" w:rsidRPr="00602E43" w:rsidRDefault="001D4ACF" w:rsidP="001D4ACF">
            <w:pPr>
              <w:keepNext/>
              <w:rPr>
                <w:rFonts w:asciiTheme="minorHAnsi" w:hAnsiTheme="minorHAnsi"/>
                <w:sz w:val="18"/>
                <w:szCs w:val="18"/>
              </w:rPr>
            </w:pPr>
          </w:p>
          <w:p w14:paraId="2CF6D9F5" w14:textId="496A4390" w:rsidR="00A15563" w:rsidRPr="00602E43" w:rsidRDefault="001D4ACF" w:rsidP="00A15563">
            <w:pPr>
              <w:keepNext/>
              <w:rPr>
                <w:rFonts w:asciiTheme="minorHAnsi" w:hAnsiTheme="minorHAnsi"/>
                <w:sz w:val="18"/>
                <w:szCs w:val="18"/>
              </w:rPr>
            </w:pPr>
            <w:r w:rsidRPr="00602E43">
              <w:rPr>
                <w:rFonts w:asciiTheme="minorHAnsi" w:hAnsiTheme="minorHAnsi"/>
                <w:sz w:val="18"/>
                <w:szCs w:val="18"/>
              </w:rPr>
              <w:t xml:space="preserve">else </w:t>
            </w:r>
            <w:r w:rsidR="001A2A49" w:rsidRPr="00602E43">
              <w:rPr>
                <w:rFonts w:asciiTheme="minorHAnsi" w:hAnsiTheme="minorHAnsi"/>
                <w:sz w:val="18"/>
                <w:szCs w:val="18"/>
              </w:rPr>
              <w:t xml:space="preserve">if </w:t>
            </w:r>
            <w:r w:rsidR="00EB198C" w:rsidRPr="00602E43">
              <w:rPr>
                <w:rFonts w:asciiTheme="minorHAnsi" w:hAnsiTheme="minorHAnsi"/>
                <w:sz w:val="18"/>
                <w:szCs w:val="18"/>
              </w:rPr>
              <w:t>MCH-01</w:t>
            </w:r>
            <w:r w:rsidR="00470B9A" w:rsidRPr="00602E43">
              <w:rPr>
                <w:rFonts w:asciiTheme="minorHAnsi" w:hAnsiTheme="minorHAnsi"/>
                <w:sz w:val="18"/>
                <w:szCs w:val="18"/>
              </w:rPr>
              <w:t>b</w:t>
            </w:r>
            <w:r w:rsidR="00EB198C" w:rsidRPr="00602E43">
              <w:rPr>
                <w:rFonts w:asciiTheme="minorHAnsi" w:hAnsiTheme="minorHAnsi"/>
                <w:sz w:val="18"/>
                <w:szCs w:val="18"/>
              </w:rPr>
              <w:t xml:space="preserve"> Section C </w:t>
            </w:r>
            <w:r w:rsidR="00EB198C" w:rsidRPr="00602E43">
              <w:rPr>
                <w:rFonts w:asciiTheme="minorHAnsi" w:hAnsiTheme="minorHAnsi"/>
                <w:i/>
                <w:sz w:val="18"/>
                <w:szCs w:val="18"/>
              </w:rPr>
              <w:t>Row C0</w:t>
            </w:r>
            <w:r w:rsidR="001A2A49" w:rsidRPr="00602E43">
              <w:rPr>
                <w:rFonts w:asciiTheme="minorHAnsi" w:hAnsiTheme="minorHAnsi"/>
                <w:i/>
                <w:sz w:val="18"/>
                <w:szCs w:val="18"/>
              </w:rPr>
              <w:t>2</w:t>
            </w:r>
            <w:r w:rsidR="00EB198C" w:rsidRPr="00602E43">
              <w:rPr>
                <w:rFonts w:asciiTheme="minorHAnsi" w:hAnsiTheme="minorHAnsi"/>
                <w:i/>
                <w:sz w:val="18"/>
                <w:szCs w:val="18"/>
              </w:rPr>
              <w:t xml:space="preserve"> – </w:t>
            </w:r>
            <w:r w:rsidR="002E64C4" w:rsidRPr="00602E43">
              <w:rPr>
                <w:rFonts w:asciiTheme="minorHAnsi" w:hAnsiTheme="minorHAnsi"/>
                <w:i/>
                <w:sz w:val="18"/>
                <w:szCs w:val="18"/>
              </w:rPr>
              <w:t>ResidentialHeatingSystemType = Central</w:t>
            </w:r>
            <w:r w:rsidR="00B43C70" w:rsidRPr="00602E43">
              <w:rPr>
                <w:rFonts w:asciiTheme="minorHAnsi" w:hAnsiTheme="minorHAnsi"/>
                <w:i/>
                <w:sz w:val="18"/>
                <w:szCs w:val="18"/>
              </w:rPr>
              <w:t xml:space="preserve"> </w:t>
            </w:r>
            <w:r w:rsidR="002E64C4" w:rsidRPr="00602E43">
              <w:rPr>
                <w:rFonts w:asciiTheme="minorHAnsi" w:hAnsiTheme="minorHAnsi"/>
                <w:i/>
                <w:sz w:val="18"/>
                <w:szCs w:val="18"/>
              </w:rPr>
              <w:t>Gas</w:t>
            </w:r>
            <w:r w:rsidR="00B43C70" w:rsidRPr="00602E43">
              <w:rPr>
                <w:rFonts w:asciiTheme="minorHAnsi" w:hAnsiTheme="minorHAnsi"/>
                <w:i/>
                <w:sz w:val="18"/>
                <w:szCs w:val="18"/>
              </w:rPr>
              <w:t xml:space="preserve"> </w:t>
            </w:r>
            <w:r w:rsidR="002E64C4" w:rsidRPr="00602E43">
              <w:rPr>
                <w:rFonts w:asciiTheme="minorHAnsi" w:hAnsiTheme="minorHAnsi"/>
                <w:i/>
                <w:sz w:val="18"/>
                <w:szCs w:val="18"/>
              </w:rPr>
              <w:t>Furnace</w:t>
            </w:r>
            <w:r w:rsidR="00B43C70" w:rsidRPr="00602E43">
              <w:rPr>
                <w:rFonts w:asciiTheme="minorHAnsi" w:hAnsiTheme="minorHAnsi"/>
                <w:i/>
                <w:sz w:val="18"/>
                <w:szCs w:val="18"/>
              </w:rPr>
              <w:t xml:space="preserve"> or Package Gas Furnace </w:t>
            </w:r>
            <w:r w:rsidR="002E64C4" w:rsidRPr="00602E43">
              <w:rPr>
                <w:rFonts w:asciiTheme="minorHAnsi" w:hAnsiTheme="minorHAnsi"/>
                <w:i/>
                <w:sz w:val="18"/>
                <w:szCs w:val="18"/>
              </w:rPr>
              <w:t>then use value 0.45</w:t>
            </w:r>
            <w:r w:rsidR="00B43C70" w:rsidRPr="00602E43">
              <w:rPr>
                <w:rFonts w:asciiTheme="minorHAnsi" w:hAnsiTheme="minorHAnsi"/>
                <w:i/>
                <w:sz w:val="18"/>
                <w:szCs w:val="18"/>
              </w:rPr>
              <w:t>, else use value 0.58</w:t>
            </w:r>
            <w:r w:rsidR="002E64C4" w:rsidRPr="00602E43">
              <w:rPr>
                <w:rFonts w:asciiTheme="minorHAnsi" w:hAnsiTheme="minorHAnsi"/>
                <w:sz w:val="18"/>
                <w:szCs w:val="18"/>
              </w:rPr>
              <w:t>;</w:t>
            </w:r>
          </w:p>
          <w:p w14:paraId="3AAE2E51" w14:textId="77777777" w:rsidR="002E64C4" w:rsidRPr="00602E43" w:rsidRDefault="002E64C4" w:rsidP="00A15563">
            <w:pPr>
              <w:keepNext/>
              <w:rPr>
                <w:rFonts w:asciiTheme="minorHAnsi" w:hAnsiTheme="minorHAnsi"/>
                <w:sz w:val="18"/>
                <w:szCs w:val="18"/>
              </w:rPr>
            </w:pPr>
          </w:p>
          <w:p w14:paraId="5C81245B" w14:textId="77777777" w:rsidR="001D4ACF" w:rsidRPr="00602E43" w:rsidRDefault="00E22559" w:rsidP="001D4ACF">
            <w:pPr>
              <w:keepNext/>
              <w:rPr>
                <w:rFonts w:asciiTheme="minorHAnsi" w:hAnsiTheme="minorHAnsi"/>
                <w:sz w:val="18"/>
                <w:szCs w:val="18"/>
              </w:rPr>
            </w:pPr>
            <w:r w:rsidRPr="00602E43">
              <w:rPr>
                <w:rFonts w:asciiTheme="minorHAnsi" w:hAnsiTheme="minorHAnsi"/>
                <w:sz w:val="18"/>
                <w:szCs w:val="18"/>
              </w:rPr>
              <w:t xml:space="preserve">if parent is MCH-01c then calculate: </w:t>
            </w:r>
          </w:p>
          <w:p w14:paraId="2097E06F" w14:textId="4BDF12F6" w:rsidR="001D4ACF" w:rsidRPr="00602E43" w:rsidRDefault="00CF38D2" w:rsidP="001D4ACF">
            <w:pPr>
              <w:keepNext/>
              <w:rPr>
                <w:rFonts w:asciiTheme="minorHAnsi" w:hAnsiTheme="minorHAnsi"/>
                <w:sz w:val="18"/>
                <w:szCs w:val="18"/>
              </w:rPr>
            </w:pPr>
            <w:r w:rsidRPr="00602E43">
              <w:rPr>
                <w:rFonts w:asciiTheme="minorHAnsi" w:hAnsiTheme="minorHAnsi"/>
                <w:sz w:val="18"/>
                <w:szCs w:val="18"/>
              </w:rPr>
              <w:t>if MCH-01c</w:t>
            </w:r>
            <w:r w:rsidR="001D4ACF" w:rsidRPr="00602E43">
              <w:rPr>
                <w:rFonts w:asciiTheme="minorHAnsi" w:hAnsiTheme="minorHAnsi"/>
                <w:sz w:val="18"/>
                <w:szCs w:val="18"/>
              </w:rPr>
              <w:t xml:space="preserve"> Section </w:t>
            </w:r>
            <w:r w:rsidRPr="00602E43">
              <w:rPr>
                <w:rFonts w:asciiTheme="minorHAnsi" w:hAnsiTheme="minorHAnsi"/>
                <w:sz w:val="18"/>
                <w:szCs w:val="18"/>
              </w:rPr>
              <w:t>B</w:t>
            </w:r>
            <w:r w:rsidR="001D4ACF" w:rsidRPr="00602E43">
              <w:rPr>
                <w:rFonts w:asciiTheme="minorHAnsi" w:hAnsiTheme="minorHAnsi"/>
                <w:sz w:val="18"/>
                <w:szCs w:val="18"/>
              </w:rPr>
              <w:t xml:space="preserve"> </w:t>
            </w:r>
            <w:r w:rsidR="001D4ACF" w:rsidRPr="00602E43">
              <w:rPr>
                <w:rFonts w:asciiTheme="minorHAnsi" w:hAnsiTheme="minorHAnsi"/>
                <w:i/>
                <w:sz w:val="18"/>
                <w:szCs w:val="18"/>
              </w:rPr>
              <w:t xml:space="preserve">Row </w:t>
            </w:r>
            <w:r w:rsidRPr="00602E43">
              <w:rPr>
                <w:rFonts w:asciiTheme="minorHAnsi" w:hAnsiTheme="minorHAnsi"/>
                <w:i/>
                <w:sz w:val="18"/>
                <w:szCs w:val="18"/>
              </w:rPr>
              <w:t>B</w:t>
            </w:r>
            <w:r w:rsidR="001D4ACF" w:rsidRPr="00602E43">
              <w:rPr>
                <w:rFonts w:asciiTheme="minorHAnsi" w:hAnsiTheme="minorHAnsi"/>
                <w:i/>
                <w:sz w:val="18"/>
                <w:szCs w:val="18"/>
              </w:rPr>
              <w:t>0</w:t>
            </w:r>
            <w:r w:rsidRPr="00602E43">
              <w:rPr>
                <w:rFonts w:asciiTheme="minorHAnsi" w:hAnsiTheme="minorHAnsi"/>
                <w:i/>
                <w:sz w:val="18"/>
                <w:szCs w:val="18"/>
              </w:rPr>
              <w:t>5</w:t>
            </w:r>
            <w:r w:rsidR="001D4ACF" w:rsidRPr="00602E43">
              <w:rPr>
                <w:rFonts w:asciiTheme="minorHAnsi" w:hAnsiTheme="minorHAnsi"/>
                <w:i/>
                <w:sz w:val="18"/>
                <w:szCs w:val="18"/>
              </w:rPr>
              <w:t xml:space="preserve"> – ResidentialCoolingSystemType</w:t>
            </w:r>
            <w:r w:rsidR="001D4ACF" w:rsidRPr="00602E43">
              <w:rPr>
                <w:rFonts w:asciiTheme="minorHAnsi" w:hAnsiTheme="minorHAnsi"/>
                <w:sz w:val="18"/>
                <w:szCs w:val="18"/>
              </w:rPr>
              <w:t xml:space="preserve"> = Small duct high velocity HP or Small duct high velocity AC then use value 0.62,</w:t>
            </w:r>
          </w:p>
          <w:p w14:paraId="7D89D02C" w14:textId="77777777" w:rsidR="001D4ACF" w:rsidRPr="00602E43" w:rsidRDefault="001D4ACF" w:rsidP="001D4ACF">
            <w:pPr>
              <w:keepNext/>
              <w:rPr>
                <w:rFonts w:asciiTheme="minorHAnsi" w:hAnsiTheme="minorHAnsi"/>
                <w:sz w:val="18"/>
                <w:szCs w:val="18"/>
              </w:rPr>
            </w:pPr>
          </w:p>
          <w:p w14:paraId="4BAA82B9" w14:textId="6AF4060E" w:rsidR="00EA1EC9" w:rsidRPr="00602E43" w:rsidRDefault="001D4ACF" w:rsidP="005637A5">
            <w:pPr>
              <w:keepNext/>
              <w:rPr>
                <w:rFonts w:asciiTheme="minorHAnsi" w:hAnsiTheme="minorHAnsi"/>
                <w:sz w:val="18"/>
                <w:szCs w:val="18"/>
              </w:rPr>
            </w:pPr>
            <w:r w:rsidRPr="00602E43">
              <w:rPr>
                <w:rFonts w:asciiTheme="minorHAnsi" w:hAnsiTheme="minorHAnsi"/>
                <w:sz w:val="18"/>
                <w:szCs w:val="18"/>
              </w:rPr>
              <w:t>else if MCH-01</w:t>
            </w:r>
            <w:r w:rsidR="00CF38D2" w:rsidRPr="00602E43">
              <w:rPr>
                <w:rFonts w:asciiTheme="minorHAnsi" w:hAnsiTheme="minorHAnsi"/>
                <w:sz w:val="18"/>
                <w:szCs w:val="18"/>
              </w:rPr>
              <w:t>c</w:t>
            </w:r>
            <w:r w:rsidRPr="00602E43">
              <w:rPr>
                <w:rFonts w:asciiTheme="minorHAnsi" w:hAnsiTheme="minorHAnsi"/>
                <w:sz w:val="18"/>
                <w:szCs w:val="18"/>
              </w:rPr>
              <w:t xml:space="preserve"> Section </w:t>
            </w:r>
            <w:r w:rsidR="00CF38D2" w:rsidRPr="00602E43">
              <w:rPr>
                <w:rFonts w:asciiTheme="minorHAnsi" w:hAnsiTheme="minorHAnsi"/>
                <w:sz w:val="18"/>
                <w:szCs w:val="18"/>
              </w:rPr>
              <w:t>B</w:t>
            </w:r>
            <w:r w:rsidRPr="00602E43">
              <w:rPr>
                <w:rFonts w:asciiTheme="minorHAnsi" w:hAnsiTheme="minorHAnsi"/>
                <w:sz w:val="18"/>
                <w:szCs w:val="18"/>
              </w:rPr>
              <w:t xml:space="preserve"> </w:t>
            </w:r>
            <w:r w:rsidRPr="00602E43">
              <w:rPr>
                <w:rFonts w:asciiTheme="minorHAnsi" w:hAnsiTheme="minorHAnsi"/>
                <w:i/>
                <w:sz w:val="18"/>
                <w:szCs w:val="18"/>
              </w:rPr>
              <w:t xml:space="preserve">Row </w:t>
            </w:r>
            <w:r w:rsidR="00CF38D2" w:rsidRPr="00602E43">
              <w:rPr>
                <w:rFonts w:asciiTheme="minorHAnsi" w:hAnsiTheme="minorHAnsi"/>
                <w:i/>
                <w:sz w:val="18"/>
                <w:szCs w:val="18"/>
              </w:rPr>
              <w:t>B</w:t>
            </w:r>
            <w:r w:rsidRPr="00602E43">
              <w:rPr>
                <w:rFonts w:asciiTheme="minorHAnsi" w:hAnsiTheme="minorHAnsi"/>
                <w:i/>
                <w:sz w:val="18"/>
                <w:szCs w:val="18"/>
              </w:rPr>
              <w:t>02 – ResidentialHeatingSystemType = Central Gas Furnace or Package Gas Furnace then use value 0.45, else use value 0.58</w:t>
            </w:r>
            <w:r w:rsidR="004A69B1" w:rsidRPr="00602E43">
              <w:rPr>
                <w:rFonts w:asciiTheme="minorHAnsi" w:hAnsiTheme="minorHAnsi"/>
                <w:i/>
                <w:sz w:val="18"/>
                <w:szCs w:val="18"/>
              </w:rPr>
              <w:t>&gt;&gt;</w:t>
            </w:r>
          </w:p>
        </w:tc>
      </w:tr>
      <w:tr w:rsidR="00952AA6" w:rsidRPr="00602E43" w14:paraId="4BAA82BE" w14:textId="77777777" w:rsidTr="00927E85">
        <w:tblPrEx>
          <w:tblCellMar>
            <w:top w:w="0" w:type="dxa"/>
            <w:left w:w="108" w:type="dxa"/>
            <w:bottom w:w="0" w:type="dxa"/>
            <w:right w:w="108" w:type="dxa"/>
          </w:tblCellMar>
        </w:tblPrEx>
        <w:trPr>
          <w:cantSplit/>
          <w:trHeight w:val="144"/>
        </w:trPr>
        <w:tc>
          <w:tcPr>
            <w:tcW w:w="212" w:type="pct"/>
            <w:vAlign w:val="center"/>
          </w:tcPr>
          <w:p w14:paraId="4BAA82BB" w14:textId="77777777" w:rsidR="00EA1EC9" w:rsidRPr="00602E43" w:rsidRDefault="00EA1EC9" w:rsidP="00952AA6">
            <w:pPr>
              <w:keepNext/>
              <w:jc w:val="center"/>
              <w:rPr>
                <w:rFonts w:asciiTheme="minorHAnsi" w:hAnsiTheme="minorHAnsi"/>
                <w:sz w:val="18"/>
                <w:szCs w:val="18"/>
              </w:rPr>
            </w:pPr>
            <w:r w:rsidRPr="00602E43">
              <w:rPr>
                <w:rFonts w:asciiTheme="minorHAnsi" w:hAnsiTheme="minorHAnsi"/>
                <w:sz w:val="18"/>
                <w:szCs w:val="18"/>
              </w:rPr>
              <w:t>04</w:t>
            </w:r>
          </w:p>
        </w:tc>
        <w:tc>
          <w:tcPr>
            <w:tcW w:w="2247" w:type="pct"/>
            <w:vAlign w:val="center"/>
          </w:tcPr>
          <w:p w14:paraId="4BAA82BC" w14:textId="2E99275F" w:rsidR="00EA1EC9" w:rsidRPr="00602E43" w:rsidRDefault="00EA1EC9" w:rsidP="00542FBC">
            <w:pPr>
              <w:keepNext/>
              <w:rPr>
                <w:rFonts w:asciiTheme="minorHAnsi" w:hAnsiTheme="minorHAnsi"/>
                <w:sz w:val="18"/>
                <w:szCs w:val="18"/>
              </w:rPr>
            </w:pPr>
            <w:r w:rsidRPr="00602E43">
              <w:rPr>
                <w:rFonts w:asciiTheme="minorHAnsi" w:hAnsiTheme="minorHAnsi"/>
                <w:sz w:val="18"/>
                <w:szCs w:val="18"/>
              </w:rPr>
              <w:t>Actual Fan Efficacy (</w:t>
            </w:r>
            <w:r w:rsidR="00542FBC" w:rsidRPr="00602E43">
              <w:rPr>
                <w:rFonts w:asciiTheme="minorHAnsi" w:hAnsiTheme="minorHAnsi"/>
                <w:sz w:val="18"/>
                <w:szCs w:val="18"/>
              </w:rPr>
              <w:t>w</w:t>
            </w:r>
            <w:r w:rsidRPr="00602E43">
              <w:rPr>
                <w:rFonts w:asciiTheme="minorHAnsi" w:hAnsiTheme="minorHAnsi"/>
                <w:sz w:val="18"/>
                <w:szCs w:val="18"/>
              </w:rPr>
              <w:t>atts/cfm)</w:t>
            </w:r>
          </w:p>
        </w:tc>
        <w:tc>
          <w:tcPr>
            <w:tcW w:w="2541" w:type="pct"/>
            <w:vAlign w:val="center"/>
          </w:tcPr>
          <w:p w14:paraId="4BAA82BD" w14:textId="36DBD26D" w:rsidR="00EA1EC9" w:rsidRPr="00602E43" w:rsidRDefault="00EA1EC9" w:rsidP="008225C4">
            <w:pPr>
              <w:keepNext/>
              <w:rPr>
                <w:rFonts w:asciiTheme="minorHAnsi" w:hAnsiTheme="minorHAnsi"/>
                <w:sz w:val="18"/>
                <w:szCs w:val="18"/>
              </w:rPr>
            </w:pPr>
            <w:r w:rsidRPr="00602E43">
              <w:rPr>
                <w:rFonts w:asciiTheme="minorHAnsi" w:hAnsiTheme="minorHAnsi"/>
                <w:sz w:val="18"/>
                <w:szCs w:val="18"/>
              </w:rPr>
              <w:t xml:space="preserve">&lt;&lt;calculated field, </w:t>
            </w:r>
            <w:r w:rsidR="008225C4" w:rsidRPr="00602E43">
              <w:rPr>
                <w:rFonts w:asciiTheme="minorHAnsi" w:hAnsiTheme="minorHAnsi"/>
                <w:i/>
                <w:sz w:val="18"/>
                <w:szCs w:val="18"/>
              </w:rPr>
              <w:t>Table C - Actual Tested Watts</w:t>
            </w:r>
            <w:r w:rsidR="008225C4" w:rsidRPr="00602E43">
              <w:rPr>
                <w:rFonts w:asciiTheme="minorHAnsi" w:hAnsiTheme="minorHAnsi"/>
                <w:sz w:val="18"/>
                <w:szCs w:val="18"/>
              </w:rPr>
              <w:t xml:space="preserve"> </w:t>
            </w:r>
            <w:r w:rsidR="009142F6" w:rsidRPr="00602E43">
              <w:rPr>
                <w:rFonts w:asciiTheme="minorHAnsi" w:hAnsiTheme="minorHAnsi"/>
                <w:sz w:val="18"/>
                <w:szCs w:val="18"/>
              </w:rPr>
              <w:t xml:space="preserve">divided by </w:t>
            </w:r>
            <w:r w:rsidR="008225C4" w:rsidRPr="00602E43">
              <w:rPr>
                <w:rFonts w:asciiTheme="minorHAnsi" w:hAnsiTheme="minorHAnsi"/>
                <w:i/>
                <w:sz w:val="18"/>
                <w:szCs w:val="18"/>
              </w:rPr>
              <w:t>Table C - Actual Tested Airflow from MCH-23 (cfm)</w:t>
            </w:r>
            <w:r w:rsidR="008225C4" w:rsidRPr="00602E43" w:rsidDel="008225C4">
              <w:rPr>
                <w:rFonts w:asciiTheme="minorHAnsi" w:hAnsiTheme="minorHAnsi"/>
                <w:sz w:val="18"/>
                <w:szCs w:val="18"/>
              </w:rPr>
              <w:t xml:space="preserve"> </w:t>
            </w:r>
            <w:r w:rsidRPr="00602E43">
              <w:rPr>
                <w:rFonts w:asciiTheme="minorHAnsi" w:hAnsiTheme="minorHAnsi"/>
                <w:sz w:val="18"/>
                <w:szCs w:val="18"/>
              </w:rPr>
              <w:t>&gt;&gt;</w:t>
            </w:r>
          </w:p>
        </w:tc>
      </w:tr>
      <w:tr w:rsidR="00952AA6" w:rsidRPr="00602E43" w14:paraId="4BAA82C2" w14:textId="77777777" w:rsidTr="00927E85">
        <w:tblPrEx>
          <w:tblCellMar>
            <w:top w:w="0" w:type="dxa"/>
            <w:left w:w="108" w:type="dxa"/>
            <w:bottom w:w="0" w:type="dxa"/>
            <w:right w:w="108" w:type="dxa"/>
          </w:tblCellMar>
        </w:tblPrEx>
        <w:trPr>
          <w:cantSplit/>
          <w:trHeight w:val="144"/>
        </w:trPr>
        <w:tc>
          <w:tcPr>
            <w:tcW w:w="212" w:type="pct"/>
            <w:vAlign w:val="center"/>
          </w:tcPr>
          <w:p w14:paraId="4BAA82BF" w14:textId="77777777" w:rsidR="00952AA6" w:rsidRPr="00602E43" w:rsidRDefault="00952AA6" w:rsidP="00952AA6">
            <w:pPr>
              <w:keepNext/>
              <w:jc w:val="center"/>
              <w:rPr>
                <w:rFonts w:asciiTheme="minorHAnsi" w:hAnsiTheme="minorHAnsi"/>
                <w:sz w:val="18"/>
                <w:szCs w:val="18"/>
              </w:rPr>
            </w:pPr>
            <w:r w:rsidRPr="00602E43">
              <w:rPr>
                <w:rFonts w:asciiTheme="minorHAnsi" w:hAnsiTheme="minorHAnsi"/>
                <w:sz w:val="18"/>
                <w:szCs w:val="18"/>
              </w:rPr>
              <w:t>05</w:t>
            </w:r>
          </w:p>
        </w:tc>
        <w:tc>
          <w:tcPr>
            <w:tcW w:w="2247" w:type="pct"/>
            <w:vAlign w:val="center"/>
          </w:tcPr>
          <w:p w14:paraId="4BAA82C0" w14:textId="77777777" w:rsidR="00952AA6" w:rsidRPr="00602E43" w:rsidRDefault="00952AA6" w:rsidP="00952AA6">
            <w:pPr>
              <w:keepNext/>
              <w:rPr>
                <w:rFonts w:asciiTheme="minorHAnsi" w:hAnsiTheme="minorHAnsi"/>
                <w:sz w:val="18"/>
                <w:szCs w:val="18"/>
              </w:rPr>
            </w:pPr>
            <w:r w:rsidRPr="00602E43">
              <w:rPr>
                <w:rFonts w:asciiTheme="minorHAnsi" w:hAnsiTheme="minorHAnsi"/>
                <w:sz w:val="18"/>
                <w:szCs w:val="18"/>
              </w:rPr>
              <w:t>Compliance Statement:</w:t>
            </w:r>
          </w:p>
        </w:tc>
        <w:tc>
          <w:tcPr>
            <w:tcW w:w="2541" w:type="pct"/>
            <w:vAlign w:val="center"/>
          </w:tcPr>
          <w:p w14:paraId="6ABAA437" w14:textId="0B81DB64" w:rsidR="00F64D82" w:rsidRPr="00602E43" w:rsidRDefault="00952AA6">
            <w:pPr>
              <w:keepNext/>
              <w:rPr>
                <w:rFonts w:asciiTheme="minorHAnsi" w:hAnsiTheme="minorHAnsi"/>
                <w:sz w:val="18"/>
                <w:szCs w:val="18"/>
              </w:rPr>
            </w:pPr>
            <w:r w:rsidRPr="00602E43">
              <w:rPr>
                <w:rFonts w:asciiTheme="minorHAnsi" w:hAnsiTheme="minorHAnsi"/>
                <w:sz w:val="18"/>
                <w:szCs w:val="18"/>
              </w:rPr>
              <w:t xml:space="preserve">&lt;&lt;If </w:t>
            </w:r>
            <w:r w:rsidR="008225C4" w:rsidRPr="00602E43">
              <w:rPr>
                <w:rFonts w:asciiTheme="minorHAnsi" w:hAnsiTheme="minorHAnsi"/>
                <w:i/>
                <w:sz w:val="18"/>
                <w:szCs w:val="18"/>
              </w:rPr>
              <w:t xml:space="preserve">Table C - </w:t>
            </w:r>
            <w:r w:rsidR="00885D70" w:rsidRPr="00602E43">
              <w:rPr>
                <w:rFonts w:asciiTheme="minorHAnsi" w:hAnsiTheme="minorHAnsi"/>
                <w:i/>
                <w:sz w:val="18"/>
                <w:szCs w:val="18"/>
              </w:rPr>
              <w:t>Required</w:t>
            </w:r>
            <w:r w:rsidR="008225C4" w:rsidRPr="00602E43">
              <w:rPr>
                <w:rFonts w:asciiTheme="minorHAnsi" w:hAnsiTheme="minorHAnsi"/>
                <w:i/>
                <w:sz w:val="18"/>
                <w:szCs w:val="18"/>
              </w:rPr>
              <w:t xml:space="preserve"> Fan Efficacy (Watts/cfm)</w:t>
            </w:r>
            <w:r w:rsidR="008225C4" w:rsidRPr="00602E43" w:rsidDel="008225C4">
              <w:rPr>
                <w:rFonts w:asciiTheme="minorHAnsi" w:hAnsiTheme="minorHAnsi"/>
                <w:sz w:val="18"/>
                <w:szCs w:val="18"/>
              </w:rPr>
              <w:t xml:space="preserve"> </w:t>
            </w:r>
            <w:r w:rsidRPr="00602E43">
              <w:rPr>
                <w:rFonts w:asciiTheme="minorHAnsi" w:hAnsiTheme="minorHAnsi"/>
                <w:sz w:val="18"/>
                <w:szCs w:val="18"/>
              </w:rPr>
              <w:t>≥</w:t>
            </w:r>
            <w:r w:rsidR="008225C4" w:rsidRPr="00602E43">
              <w:rPr>
                <w:rFonts w:asciiTheme="minorHAnsi" w:hAnsiTheme="minorHAnsi"/>
                <w:i/>
                <w:sz w:val="18"/>
                <w:szCs w:val="18"/>
              </w:rPr>
              <w:t xml:space="preserve"> Table C - </w:t>
            </w:r>
            <w:r w:rsidR="00885D70" w:rsidRPr="00602E43">
              <w:rPr>
                <w:rFonts w:asciiTheme="minorHAnsi" w:hAnsiTheme="minorHAnsi"/>
                <w:i/>
                <w:sz w:val="18"/>
                <w:szCs w:val="18"/>
              </w:rPr>
              <w:t>Actual</w:t>
            </w:r>
            <w:r w:rsidR="008225C4" w:rsidRPr="00602E43">
              <w:rPr>
                <w:rFonts w:asciiTheme="minorHAnsi" w:hAnsiTheme="minorHAnsi"/>
                <w:i/>
                <w:sz w:val="18"/>
                <w:szCs w:val="18"/>
              </w:rPr>
              <w:t xml:space="preserve"> Fan Efficacy (Watts/cfm)</w:t>
            </w:r>
            <w:r w:rsidRPr="00602E43">
              <w:rPr>
                <w:rFonts w:asciiTheme="minorHAnsi" w:hAnsiTheme="minorHAnsi"/>
                <w:sz w:val="18"/>
                <w:szCs w:val="18"/>
              </w:rPr>
              <w:t>, the display text: system fan efficacy complies</w:t>
            </w:r>
            <w:r w:rsidR="00F64D82" w:rsidRPr="00602E43">
              <w:rPr>
                <w:rFonts w:asciiTheme="minorHAnsi" w:hAnsiTheme="minorHAnsi"/>
                <w:sz w:val="18"/>
                <w:szCs w:val="18"/>
              </w:rPr>
              <w:t>;</w:t>
            </w:r>
            <w:r w:rsidRPr="00602E43">
              <w:rPr>
                <w:rFonts w:asciiTheme="minorHAnsi" w:hAnsiTheme="minorHAnsi"/>
                <w:sz w:val="18"/>
                <w:szCs w:val="18"/>
              </w:rPr>
              <w:t xml:space="preserve"> </w:t>
            </w:r>
          </w:p>
          <w:p w14:paraId="4BAA82C1" w14:textId="633E5E75" w:rsidR="00952AA6" w:rsidRPr="00602E43" w:rsidRDefault="00952AA6">
            <w:pPr>
              <w:keepNext/>
              <w:rPr>
                <w:rFonts w:asciiTheme="minorHAnsi" w:hAnsiTheme="minorHAnsi"/>
                <w:sz w:val="18"/>
                <w:szCs w:val="18"/>
              </w:rPr>
            </w:pPr>
            <w:r w:rsidRPr="00602E43">
              <w:rPr>
                <w:rFonts w:asciiTheme="minorHAnsi" w:hAnsiTheme="minorHAnsi"/>
                <w:sz w:val="18"/>
                <w:szCs w:val="18"/>
              </w:rPr>
              <w:t>else display text: system does not comply with fan efficacy requirement&gt;&gt;</w:t>
            </w:r>
          </w:p>
        </w:tc>
      </w:tr>
    </w:tbl>
    <w:p w14:paraId="78D1DA51" w14:textId="77777777" w:rsidR="008F415A" w:rsidRPr="00602E43" w:rsidRDefault="008F415A">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4D7721" w:rsidRPr="00602E43" w14:paraId="440A1BC2" w14:textId="77777777" w:rsidTr="0044204E">
        <w:trPr>
          <w:trHeight w:val="144"/>
        </w:trPr>
        <w:tc>
          <w:tcPr>
            <w:tcW w:w="10998" w:type="dxa"/>
            <w:gridSpan w:val="3"/>
            <w:vAlign w:val="center"/>
          </w:tcPr>
          <w:p w14:paraId="5425AA7B" w14:textId="77777777" w:rsidR="004D7721" w:rsidRPr="00602E43" w:rsidRDefault="004D7721" w:rsidP="0044204E">
            <w:pPr>
              <w:keepNext/>
              <w:rPr>
                <w:rFonts w:asciiTheme="minorHAnsi" w:hAnsiTheme="minorHAnsi"/>
                <w:sz w:val="18"/>
                <w:szCs w:val="18"/>
              </w:rPr>
            </w:pPr>
            <w:r w:rsidRPr="00602E43">
              <w:rPr>
                <w:rFonts w:asciiTheme="minorHAnsi" w:hAnsiTheme="minorHAnsi"/>
                <w:b/>
                <w:szCs w:val="18"/>
              </w:rPr>
              <w:t>D. Additional Requirements</w:t>
            </w:r>
          </w:p>
        </w:tc>
      </w:tr>
      <w:tr w:rsidR="004D7721" w:rsidRPr="00602E43" w14:paraId="6D9A2EDA" w14:textId="77777777" w:rsidTr="0044204E">
        <w:trPr>
          <w:trHeight w:val="144"/>
        </w:trPr>
        <w:tc>
          <w:tcPr>
            <w:tcW w:w="468" w:type="dxa"/>
            <w:vAlign w:val="center"/>
          </w:tcPr>
          <w:p w14:paraId="52D7AA9B"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01</w:t>
            </w:r>
          </w:p>
        </w:tc>
        <w:tc>
          <w:tcPr>
            <w:tcW w:w="10530" w:type="dxa"/>
            <w:gridSpan w:val="2"/>
            <w:vAlign w:val="center"/>
          </w:tcPr>
          <w:p w14:paraId="36B8E0F0" w14:textId="77777777" w:rsidR="004D7721" w:rsidRPr="00602E43" w:rsidRDefault="004D7721" w:rsidP="0044204E">
            <w:pPr>
              <w:rPr>
                <w:rFonts w:asciiTheme="minorHAnsi" w:hAnsiTheme="minorHAnsi"/>
                <w:sz w:val="18"/>
                <w:szCs w:val="18"/>
              </w:rPr>
            </w:pPr>
            <w:r w:rsidRPr="00602E43">
              <w:rPr>
                <w:rFonts w:asciiTheme="minorHAnsi" w:hAnsiTheme="minorHAnsi"/>
                <w:sz w:val="18"/>
                <w:szCs w:val="18"/>
              </w:rPr>
              <w:t>All registers were fully open during the diagnostic test.</w:t>
            </w:r>
          </w:p>
        </w:tc>
      </w:tr>
      <w:tr w:rsidR="004D7721" w:rsidRPr="00602E43" w14:paraId="4DA072BA" w14:textId="77777777" w:rsidTr="0044204E">
        <w:trPr>
          <w:trHeight w:val="144"/>
        </w:trPr>
        <w:tc>
          <w:tcPr>
            <w:tcW w:w="468" w:type="dxa"/>
            <w:vAlign w:val="center"/>
          </w:tcPr>
          <w:p w14:paraId="4F044EF7"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02</w:t>
            </w:r>
          </w:p>
        </w:tc>
        <w:tc>
          <w:tcPr>
            <w:tcW w:w="10530" w:type="dxa"/>
            <w:gridSpan w:val="2"/>
            <w:vAlign w:val="center"/>
          </w:tcPr>
          <w:p w14:paraId="7356379D" w14:textId="77777777" w:rsidR="004D7721" w:rsidRPr="00602E43" w:rsidRDefault="004D7721" w:rsidP="0044204E">
            <w:pPr>
              <w:rPr>
                <w:rFonts w:asciiTheme="minorHAnsi" w:hAnsiTheme="minorHAnsi"/>
                <w:sz w:val="18"/>
                <w:szCs w:val="18"/>
              </w:rPr>
            </w:pPr>
            <w:r w:rsidRPr="00602E43">
              <w:rPr>
                <w:rFonts w:asciiTheme="minorHAnsi" w:hAnsiTheme="minorHAnsi"/>
                <w:sz w:val="18"/>
                <w:szCs w:val="18"/>
              </w:rPr>
              <w:t>System fan was set at maximum speed during the diagnostic test.</w:t>
            </w:r>
          </w:p>
        </w:tc>
      </w:tr>
      <w:tr w:rsidR="004D7721" w:rsidRPr="00602E43" w14:paraId="49A194D2" w14:textId="77777777" w:rsidTr="0044204E">
        <w:trPr>
          <w:trHeight w:val="144"/>
        </w:trPr>
        <w:tc>
          <w:tcPr>
            <w:tcW w:w="468" w:type="dxa"/>
            <w:vAlign w:val="center"/>
          </w:tcPr>
          <w:p w14:paraId="1F5E2A9B"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03</w:t>
            </w:r>
          </w:p>
        </w:tc>
        <w:tc>
          <w:tcPr>
            <w:tcW w:w="10530" w:type="dxa"/>
            <w:gridSpan w:val="2"/>
            <w:vAlign w:val="center"/>
          </w:tcPr>
          <w:p w14:paraId="7A953866" w14:textId="77777777" w:rsidR="004D7721" w:rsidRPr="00602E43" w:rsidRDefault="004D7721" w:rsidP="0044204E">
            <w:pPr>
              <w:rPr>
                <w:rFonts w:asciiTheme="minorHAnsi" w:hAnsiTheme="minorHAnsi"/>
                <w:sz w:val="18"/>
                <w:szCs w:val="18"/>
              </w:rPr>
            </w:pPr>
            <w:r w:rsidRPr="00602E43">
              <w:rPr>
                <w:rFonts w:asciiTheme="minorHAnsi" w:hAnsiTheme="minorHAnsi"/>
                <w:sz w:val="18"/>
                <w:szCs w:val="18"/>
              </w:rPr>
              <w:t>If fresh air duct is part of the HVAC system it was not closed during the diagnostic test.</w:t>
            </w:r>
          </w:p>
        </w:tc>
      </w:tr>
      <w:tr w:rsidR="004D7721" w:rsidRPr="00602E43" w14:paraId="58815A1F" w14:textId="77777777" w:rsidTr="0044204E">
        <w:trPr>
          <w:trHeight w:val="144"/>
        </w:trPr>
        <w:tc>
          <w:tcPr>
            <w:tcW w:w="468" w:type="dxa"/>
            <w:vAlign w:val="center"/>
          </w:tcPr>
          <w:p w14:paraId="56D70831"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04</w:t>
            </w:r>
          </w:p>
        </w:tc>
        <w:tc>
          <w:tcPr>
            <w:tcW w:w="10530" w:type="dxa"/>
            <w:gridSpan w:val="2"/>
            <w:vAlign w:val="center"/>
          </w:tcPr>
          <w:p w14:paraId="126219B8" w14:textId="77777777" w:rsidR="004D7721" w:rsidRPr="00602E43" w:rsidRDefault="004D7721" w:rsidP="0044204E">
            <w:pPr>
              <w:keepNext/>
              <w:rPr>
                <w:rFonts w:asciiTheme="minorHAnsi" w:hAnsiTheme="minorHAnsi"/>
                <w:sz w:val="18"/>
                <w:szCs w:val="18"/>
              </w:rPr>
            </w:pPr>
            <w:r w:rsidRPr="00602E43">
              <w:rPr>
                <w:rFonts w:asciiTheme="minorHAnsi" w:hAnsiTheme="minorHAnsi"/>
                <w:sz w:val="18"/>
                <w:szCs w:val="18"/>
              </w:rPr>
              <w:t>Airflow rate and fan watt draw shall be simultaneous measurements when used to calculate the Fan Efficacy tested value.</w:t>
            </w:r>
          </w:p>
        </w:tc>
      </w:tr>
      <w:tr w:rsidR="004D7721" w:rsidRPr="00602E43" w14:paraId="07DD1109" w14:textId="77777777" w:rsidTr="0044204E">
        <w:trPr>
          <w:trHeight w:val="144"/>
        </w:trPr>
        <w:tc>
          <w:tcPr>
            <w:tcW w:w="468" w:type="dxa"/>
            <w:vAlign w:val="center"/>
          </w:tcPr>
          <w:p w14:paraId="756B2C87"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05</w:t>
            </w:r>
          </w:p>
        </w:tc>
        <w:tc>
          <w:tcPr>
            <w:tcW w:w="10530" w:type="dxa"/>
            <w:gridSpan w:val="2"/>
            <w:vAlign w:val="center"/>
          </w:tcPr>
          <w:p w14:paraId="2B982C02" w14:textId="77777777" w:rsidR="004D7721" w:rsidRPr="00602E43" w:rsidRDefault="004D7721" w:rsidP="0044204E">
            <w:pPr>
              <w:pStyle w:val="NormalBullet"/>
              <w:tabs>
                <w:tab w:val="clear" w:pos="-2966"/>
              </w:tabs>
              <w:spacing w:before="0"/>
              <w:ind w:left="0" w:firstLine="0"/>
              <w:rPr>
                <w:rFonts w:asciiTheme="minorHAnsi" w:hAnsiTheme="minorHAnsi"/>
                <w:sz w:val="18"/>
                <w:szCs w:val="18"/>
              </w:rPr>
            </w:pPr>
            <w:r w:rsidRPr="00602E43">
              <w:rPr>
                <w:rFonts w:asciiTheme="minorHAnsi" w:hAnsiTheme="minorHAnsi"/>
                <w:sz w:val="18"/>
                <w:szCs w:val="18"/>
              </w:rPr>
              <w:t>Multi-speed compressor space cooling systems or variable speed compressor systems shall verify airflow (cfm/ton) and fan efficacy (watts/cfm) with system operating in cooling mode at the maximum compressor speed and the maximum air handler fan speed.</w:t>
            </w:r>
          </w:p>
        </w:tc>
      </w:tr>
      <w:tr w:rsidR="004D7721" w:rsidRPr="00602E43" w14:paraId="0641E0FD" w14:textId="77777777" w:rsidTr="0044204E">
        <w:trPr>
          <w:trHeight w:val="144"/>
        </w:trPr>
        <w:tc>
          <w:tcPr>
            <w:tcW w:w="468" w:type="dxa"/>
            <w:vAlign w:val="center"/>
          </w:tcPr>
          <w:p w14:paraId="46E3449C"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06</w:t>
            </w:r>
          </w:p>
        </w:tc>
        <w:tc>
          <w:tcPr>
            <w:tcW w:w="10530" w:type="dxa"/>
            <w:gridSpan w:val="2"/>
            <w:vAlign w:val="center"/>
          </w:tcPr>
          <w:p w14:paraId="17CBF34F" w14:textId="77777777" w:rsidR="004D7721" w:rsidRPr="00602E43" w:rsidRDefault="004D7721" w:rsidP="0044204E">
            <w:pPr>
              <w:keepNext/>
              <w:rPr>
                <w:rFonts w:asciiTheme="minorHAnsi" w:hAnsiTheme="minorHAnsi"/>
                <w:sz w:val="18"/>
                <w:szCs w:val="18"/>
              </w:rPr>
            </w:pPr>
            <w:r w:rsidRPr="00602E43">
              <w:rPr>
                <w:rFonts w:asciiTheme="minorHAnsi" w:hAnsiTheme="minorHAnsi"/>
                <w:sz w:val="18"/>
                <w:szCs w:val="18"/>
              </w:rPr>
              <w:t>Zoned cooling air distribution systems with single speed compressors shall meet both the airflow (cfm/ton) and fan efficacy (watts/cfm) criteria in every zonal control mode.</w:t>
            </w:r>
          </w:p>
        </w:tc>
      </w:tr>
      <w:tr w:rsidR="004D7721" w:rsidRPr="00602E43" w14:paraId="1CDE9444" w14:textId="77777777" w:rsidTr="0044204E">
        <w:trPr>
          <w:trHeight w:val="144"/>
        </w:trPr>
        <w:tc>
          <w:tcPr>
            <w:tcW w:w="468" w:type="dxa"/>
            <w:vAlign w:val="center"/>
          </w:tcPr>
          <w:p w14:paraId="286101BC"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07</w:t>
            </w:r>
          </w:p>
        </w:tc>
        <w:tc>
          <w:tcPr>
            <w:tcW w:w="10530" w:type="dxa"/>
            <w:gridSpan w:val="2"/>
            <w:vAlign w:val="center"/>
          </w:tcPr>
          <w:p w14:paraId="2C8C4923" w14:textId="77777777" w:rsidR="004D7721" w:rsidRPr="00602E43" w:rsidRDefault="004D7721" w:rsidP="0044204E">
            <w:pPr>
              <w:keepNext/>
              <w:rPr>
                <w:rFonts w:asciiTheme="minorHAnsi" w:hAnsiTheme="minorHAnsi"/>
                <w:sz w:val="18"/>
                <w:szCs w:val="18"/>
              </w:rPr>
            </w:pPr>
            <w:r w:rsidRPr="00602E43">
              <w:rPr>
                <w:rFonts w:asciiTheme="minorHAnsi" w:hAnsiTheme="minorHAnsi"/>
                <w:sz w:val="18"/>
                <w:szCs w:val="18"/>
              </w:rPr>
              <w:t>Portable watt meters used for measurements of air handler watt draws shall be true power measurement systems (i.e., sensor plus data acquisition system) having an accuracy of ± 2% of reading or ± 10 watts whichever is greater</w:t>
            </w:r>
          </w:p>
        </w:tc>
      </w:tr>
      <w:tr w:rsidR="004D7721" w:rsidRPr="00602E43" w14:paraId="424CB7F6" w14:textId="77777777" w:rsidTr="0044204E">
        <w:trPr>
          <w:trHeight w:val="144"/>
        </w:trPr>
        <w:tc>
          <w:tcPr>
            <w:tcW w:w="468" w:type="dxa"/>
            <w:vAlign w:val="center"/>
          </w:tcPr>
          <w:p w14:paraId="21EAB24C" w14:textId="77777777" w:rsidR="004D7721" w:rsidRPr="00602E43" w:rsidRDefault="004D7721" w:rsidP="004D7721">
            <w:pPr>
              <w:pStyle w:val="FootnoteText"/>
              <w:keepNext/>
              <w:jc w:val="center"/>
              <w:rPr>
                <w:rFonts w:asciiTheme="minorHAnsi" w:hAnsiTheme="minorHAnsi"/>
                <w:sz w:val="18"/>
                <w:szCs w:val="18"/>
              </w:rPr>
            </w:pPr>
            <w:r w:rsidRPr="00602E43">
              <w:rPr>
                <w:rFonts w:asciiTheme="minorHAnsi" w:hAnsiTheme="minorHAnsi"/>
                <w:sz w:val="18"/>
                <w:szCs w:val="18"/>
              </w:rPr>
              <w:t>08</w:t>
            </w:r>
          </w:p>
        </w:tc>
        <w:tc>
          <w:tcPr>
            <w:tcW w:w="2610" w:type="dxa"/>
            <w:vAlign w:val="center"/>
          </w:tcPr>
          <w:p w14:paraId="43C6CCED" w14:textId="77777777" w:rsidR="004D7721" w:rsidRPr="00602E43" w:rsidRDefault="004D7721" w:rsidP="004D7721">
            <w:pPr>
              <w:keepNext/>
              <w:rPr>
                <w:rFonts w:asciiTheme="minorHAnsi" w:hAnsiTheme="minorHAnsi"/>
                <w:sz w:val="18"/>
                <w:szCs w:val="18"/>
              </w:rPr>
            </w:pPr>
            <w:r w:rsidRPr="00602E43">
              <w:rPr>
                <w:rFonts w:asciiTheme="minorHAnsi" w:hAnsiTheme="minorHAnsi"/>
                <w:sz w:val="18"/>
                <w:szCs w:val="18"/>
              </w:rPr>
              <w:t>Verification Status:</w:t>
            </w:r>
          </w:p>
        </w:tc>
        <w:tc>
          <w:tcPr>
            <w:tcW w:w="7920" w:type="dxa"/>
            <w:vAlign w:val="center"/>
          </w:tcPr>
          <w:p w14:paraId="3E89312C" w14:textId="77777777" w:rsidR="004D7721" w:rsidRPr="00602E43" w:rsidRDefault="004D7721" w:rsidP="004D7721">
            <w:pPr>
              <w:rPr>
                <w:sz w:val="24"/>
                <w:szCs w:val="24"/>
              </w:rPr>
            </w:pPr>
            <w:r w:rsidRPr="00602E43">
              <w:rPr>
                <w:rFonts w:ascii="Calibri" w:hAnsi="Calibri"/>
                <w:sz w:val="18"/>
              </w:rPr>
              <w:t>&lt;&lt;user pick from list:</w:t>
            </w:r>
          </w:p>
          <w:p w14:paraId="30304378" w14:textId="77777777" w:rsidR="004D7721" w:rsidRPr="00602E43" w:rsidRDefault="004D7721" w:rsidP="004D7721">
            <w:pPr>
              <w:rPr>
                <w:sz w:val="24"/>
                <w:szCs w:val="24"/>
              </w:rPr>
            </w:pPr>
            <w:r w:rsidRPr="00602E43">
              <w:rPr>
                <w:rFonts w:ascii="Calibri" w:hAnsi="Calibri"/>
                <w:sz w:val="18"/>
              </w:rPr>
              <w:t>*** Pass - all applicable requirements are met; or</w:t>
            </w:r>
          </w:p>
          <w:p w14:paraId="46992E4E" w14:textId="77777777" w:rsidR="004D7721" w:rsidRPr="00602E43" w:rsidRDefault="004D7721" w:rsidP="004D7721">
            <w:pPr>
              <w:ind w:left="340" w:hanging="340"/>
              <w:rPr>
                <w:sz w:val="24"/>
                <w:szCs w:val="24"/>
              </w:rPr>
            </w:pPr>
            <w:r w:rsidRPr="00602E43">
              <w:rPr>
                <w:rFonts w:ascii="Calibri" w:hAnsi="Calibri"/>
                <w:sz w:val="18"/>
              </w:rPr>
              <w:t>*** Fail - one or more applicable requirements are not met. Enter reason for failure in corrections notes field below; or</w:t>
            </w:r>
          </w:p>
          <w:p w14:paraId="2623B112" w14:textId="7D924CC2" w:rsidR="004D7721" w:rsidRPr="00602E43" w:rsidRDefault="004D7721" w:rsidP="007A7C6D">
            <w:pPr>
              <w:keepNext/>
              <w:tabs>
                <w:tab w:val="left" w:pos="356"/>
              </w:tabs>
              <w:rPr>
                <w:rFonts w:asciiTheme="minorHAnsi" w:hAnsiTheme="minorHAnsi"/>
                <w:sz w:val="18"/>
                <w:szCs w:val="18"/>
              </w:rPr>
            </w:pPr>
            <w:r w:rsidRPr="00602E43">
              <w:rPr>
                <w:rFonts w:ascii="Calibri" w:hAnsi="Calibri"/>
                <w:sz w:val="18"/>
              </w:rPr>
              <w:t>*** All n/a - This entire table is not applicable</w:t>
            </w:r>
          </w:p>
        </w:tc>
      </w:tr>
      <w:tr w:rsidR="004D7721" w:rsidRPr="00602E43" w14:paraId="23808810" w14:textId="77777777" w:rsidTr="0044204E">
        <w:trPr>
          <w:trHeight w:val="144"/>
        </w:trPr>
        <w:tc>
          <w:tcPr>
            <w:tcW w:w="468" w:type="dxa"/>
            <w:vAlign w:val="center"/>
          </w:tcPr>
          <w:p w14:paraId="143A2998" w14:textId="77777777" w:rsidR="004D7721" w:rsidRPr="00602E43" w:rsidRDefault="004D7721" w:rsidP="0044204E">
            <w:pPr>
              <w:pStyle w:val="FootnoteText"/>
              <w:keepNext/>
              <w:jc w:val="center"/>
              <w:rPr>
                <w:rFonts w:asciiTheme="minorHAnsi" w:hAnsiTheme="minorHAnsi"/>
                <w:sz w:val="18"/>
                <w:szCs w:val="18"/>
              </w:rPr>
            </w:pPr>
            <w:r w:rsidRPr="00602E43">
              <w:rPr>
                <w:rFonts w:asciiTheme="minorHAnsi" w:hAnsiTheme="minorHAnsi"/>
                <w:sz w:val="18"/>
                <w:szCs w:val="18"/>
              </w:rPr>
              <w:t>09</w:t>
            </w:r>
          </w:p>
        </w:tc>
        <w:tc>
          <w:tcPr>
            <w:tcW w:w="10530" w:type="dxa"/>
            <w:gridSpan w:val="2"/>
            <w:vAlign w:val="center"/>
          </w:tcPr>
          <w:p w14:paraId="165A5BCD" w14:textId="48B543C6" w:rsidR="004D7721" w:rsidRPr="00602E43" w:rsidRDefault="004D7721" w:rsidP="0044204E">
            <w:pPr>
              <w:keepNext/>
              <w:rPr>
                <w:rFonts w:asciiTheme="minorHAnsi" w:hAnsiTheme="minorHAnsi"/>
                <w:sz w:val="18"/>
                <w:szCs w:val="18"/>
              </w:rPr>
            </w:pPr>
            <w:r w:rsidRPr="00602E43">
              <w:rPr>
                <w:rFonts w:ascii="Calibri" w:hAnsi="Calibri"/>
                <w:sz w:val="18"/>
              </w:rPr>
              <w:t>Correction Notes: &lt;&lt;if Verification Status= Fail, then text entry in this Corrections Notes field is required;  user input text&gt;&gt;</w:t>
            </w:r>
          </w:p>
        </w:tc>
      </w:tr>
      <w:tr w:rsidR="004D7721" w:rsidRPr="00602E43" w14:paraId="6CE9DF88" w14:textId="77777777" w:rsidTr="0044204E">
        <w:trPr>
          <w:trHeight w:val="144"/>
        </w:trPr>
        <w:tc>
          <w:tcPr>
            <w:tcW w:w="10998" w:type="dxa"/>
            <w:gridSpan w:val="3"/>
            <w:vAlign w:val="center"/>
          </w:tcPr>
          <w:p w14:paraId="14F09752" w14:textId="77777777" w:rsidR="004D7721" w:rsidRPr="00602E43" w:rsidRDefault="004D7721" w:rsidP="0044204E">
            <w:pPr>
              <w:pStyle w:val="FootnoteText"/>
              <w:keepNext/>
              <w:rPr>
                <w:rFonts w:asciiTheme="minorHAnsi" w:hAnsiTheme="minorHAnsi"/>
                <w:sz w:val="18"/>
                <w:szCs w:val="18"/>
              </w:rPr>
            </w:pPr>
            <w:r w:rsidRPr="00602E43">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BAA82E1" w14:textId="77777777" w:rsidR="00EA1EC9" w:rsidRPr="00602E43" w:rsidRDefault="00EA1EC9"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F0386D" w:rsidRPr="00602E43" w14:paraId="2A106CC8" w14:textId="77777777" w:rsidTr="0044204E">
        <w:trPr>
          <w:cantSplit/>
          <w:trHeight w:val="432"/>
        </w:trPr>
        <w:tc>
          <w:tcPr>
            <w:tcW w:w="5000" w:type="pct"/>
            <w:gridSpan w:val="2"/>
            <w:vAlign w:val="center"/>
          </w:tcPr>
          <w:p w14:paraId="4CF2312E" w14:textId="77777777" w:rsidR="00F0386D" w:rsidRPr="00602E43" w:rsidRDefault="00F0386D" w:rsidP="0044204E">
            <w:pPr>
              <w:keepNext/>
              <w:rPr>
                <w:rFonts w:ascii="Calibri" w:hAnsi="Calibri"/>
                <w:b/>
                <w:szCs w:val="18"/>
              </w:rPr>
            </w:pPr>
            <w:r w:rsidRPr="00602E43">
              <w:rPr>
                <w:rFonts w:ascii="Calibri" w:hAnsi="Calibri"/>
                <w:b/>
                <w:szCs w:val="18"/>
              </w:rPr>
              <w:lastRenderedPageBreak/>
              <w:t>E. Determination of HERS Verification Compliance</w:t>
            </w:r>
          </w:p>
          <w:p w14:paraId="0255A10F" w14:textId="70DFA394" w:rsidR="00F0386D" w:rsidRPr="00602E43" w:rsidRDefault="004D6DFC" w:rsidP="0044204E">
            <w:pPr>
              <w:keepNext/>
              <w:rPr>
                <w:rFonts w:ascii="Calibri" w:hAnsi="Calibri"/>
                <w:sz w:val="18"/>
                <w:szCs w:val="18"/>
              </w:rPr>
            </w:pPr>
            <w:r w:rsidRPr="00602E43">
              <w:rPr>
                <w:rFonts w:ascii="Calibri" w:hAnsi="Calibri"/>
                <w:sz w:val="18"/>
                <w:szCs w:val="18"/>
              </w:rPr>
              <w:t>&lt;&lt;Static Text - see the top&gt;&gt;</w:t>
            </w:r>
          </w:p>
        </w:tc>
      </w:tr>
      <w:tr w:rsidR="00F0386D" w:rsidRPr="00602E43" w14:paraId="5534E302" w14:textId="77777777" w:rsidTr="0044204E">
        <w:trPr>
          <w:cantSplit/>
          <w:trHeight w:val="144"/>
        </w:trPr>
        <w:tc>
          <w:tcPr>
            <w:tcW w:w="253" w:type="pct"/>
            <w:vAlign w:val="center"/>
          </w:tcPr>
          <w:p w14:paraId="5329EE34" w14:textId="77777777" w:rsidR="00F0386D" w:rsidRPr="00602E43" w:rsidDel="00C76C40" w:rsidRDefault="00F0386D" w:rsidP="0044204E">
            <w:pPr>
              <w:keepNext/>
              <w:jc w:val="center"/>
              <w:rPr>
                <w:rFonts w:ascii="Calibri" w:hAnsi="Calibri"/>
                <w:sz w:val="18"/>
                <w:szCs w:val="18"/>
              </w:rPr>
            </w:pPr>
            <w:r w:rsidRPr="00602E43">
              <w:rPr>
                <w:rFonts w:ascii="Calibri" w:hAnsi="Calibri"/>
                <w:sz w:val="18"/>
                <w:szCs w:val="18"/>
              </w:rPr>
              <w:t>01</w:t>
            </w:r>
          </w:p>
        </w:tc>
        <w:tc>
          <w:tcPr>
            <w:tcW w:w="4747" w:type="pct"/>
            <w:vAlign w:val="center"/>
          </w:tcPr>
          <w:p w14:paraId="0AA41E8E" w14:textId="168AB658" w:rsidR="00F0386D" w:rsidRPr="00602E43" w:rsidRDefault="00F0386D">
            <w:pPr>
              <w:keepNext/>
              <w:spacing w:after="60"/>
              <w:rPr>
                <w:rFonts w:ascii="Calibri" w:hAnsi="Calibri"/>
                <w:sz w:val="18"/>
                <w:szCs w:val="18"/>
              </w:rPr>
            </w:pPr>
            <w:r w:rsidRPr="00602E43">
              <w:rPr>
                <w:rFonts w:ascii="Calibri" w:hAnsi="Calibri"/>
                <w:sz w:val="18"/>
                <w:szCs w:val="18"/>
              </w:rPr>
              <w:t>&lt;&lt; If C05 result is “</w:t>
            </w:r>
            <w:r w:rsidRPr="00602E43">
              <w:rPr>
                <w:rFonts w:asciiTheme="minorHAnsi" w:hAnsiTheme="minorHAnsi"/>
                <w:sz w:val="18"/>
                <w:szCs w:val="18"/>
              </w:rPr>
              <w:t>system fan efficacy complies” and D08 result is Pass or All n/a then display: Complies: All specified verification protocol requirements on this document are met; else display: Does not comply: One or more specified verification protocol requirements on this document are not met&gt;&gt;</w:t>
            </w:r>
          </w:p>
        </w:tc>
      </w:tr>
    </w:tbl>
    <w:p w14:paraId="4BAA82E2" w14:textId="77777777" w:rsidR="00EA1EC9" w:rsidRPr="00602E43" w:rsidRDefault="00EA1EC9" w:rsidP="0009456E">
      <w:pPr>
        <w:rPr>
          <w:rFonts w:ascii="Calibri" w:hAnsi="Calibri"/>
        </w:rPr>
      </w:pPr>
    </w:p>
    <w:sectPr w:rsidR="00EA1EC9" w:rsidRPr="00602E43" w:rsidSect="00CB64DD">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131C9" w14:textId="77777777" w:rsidR="00124570" w:rsidRDefault="00124570">
      <w:r>
        <w:separator/>
      </w:r>
    </w:p>
  </w:endnote>
  <w:endnote w:type="continuationSeparator" w:id="0">
    <w:p w14:paraId="508D99E0" w14:textId="77777777" w:rsidR="00124570" w:rsidRDefault="00124570">
      <w:r>
        <w:continuationSeparator/>
      </w:r>
    </w:p>
  </w:endnote>
  <w:endnote w:type="continuationNotice" w:id="1">
    <w:p w14:paraId="4DDF3C32" w14:textId="77777777" w:rsidR="00124570" w:rsidRDefault="001245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183713" w:rsidRPr="00CB64DD" w:rsidRDefault="00183713" w:rsidP="00DF373F">
    <w:pPr>
      <w:pStyle w:val="Footer"/>
    </w:pPr>
    <w:r w:rsidRPr="00CB64DD">
      <w:t xml:space="preserve">Registration Number:                                                           Registration Date/Time:                                           HERS Provider:                       </w:t>
    </w:r>
  </w:p>
  <w:p w14:paraId="4BAA82FE" w14:textId="4501E213" w:rsidR="00183713" w:rsidRPr="00CB64DD" w:rsidRDefault="00183713">
    <w:pPr>
      <w:pStyle w:val="Footer"/>
    </w:pPr>
    <w:r w:rsidRPr="00CB64DD">
      <w:t>CA Building Energy Efficiency Standards - 20</w:t>
    </w:r>
    <w:r w:rsidR="00F503CF">
      <w:t>22</w:t>
    </w:r>
    <w:r w:rsidRPr="00CB64DD">
      <w:t xml:space="preserve"> </w:t>
    </w:r>
    <w:r w:rsidR="00F84BFB">
      <w:t>Low-</w:t>
    </w:r>
    <w:r w:rsidR="005524FF">
      <w:t>R</w:t>
    </w:r>
    <w:r w:rsidR="00F84BFB">
      <w:t>ise</w:t>
    </w:r>
    <w:r w:rsidR="00233D4A">
      <w:t xml:space="preserve"> Multifamily</w:t>
    </w:r>
    <w:r w:rsidR="00F84BFB" w:rsidRPr="00CB64DD">
      <w:t xml:space="preserve"> </w:t>
    </w:r>
    <w:r w:rsidRPr="00CB64DD">
      <w:t>Compliance</w:t>
    </w:r>
    <w:r w:rsidRPr="00CB64DD">
      <w:tab/>
    </w:r>
    <w:r>
      <w:t>January 20</w:t>
    </w:r>
    <w:r w:rsidR="00F503CF">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183713" w:rsidRPr="00CB64DD" w:rsidRDefault="00183713">
    <w:pPr>
      <w:pStyle w:val="Footer"/>
    </w:pPr>
    <w:r w:rsidRPr="00CB64DD">
      <w:t xml:space="preserve">Registration Number:                                                           Registration Date/Time:                                           HERS Provider:                       </w:t>
    </w:r>
  </w:p>
  <w:p w14:paraId="4BAA830F" w14:textId="77777777" w:rsidR="00183713" w:rsidRPr="00CB64DD" w:rsidRDefault="00183713">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8" w14:textId="5119A8BA" w:rsidR="00183713" w:rsidRPr="00CB64DD" w:rsidRDefault="00183713">
    <w:pPr>
      <w:pStyle w:val="Footer"/>
    </w:pPr>
    <w:r w:rsidRPr="00CB64DD">
      <w:t>CA Building Energy Efficiency Standards - 20</w:t>
    </w:r>
    <w:r w:rsidR="00F503CF">
      <w:t>22</w:t>
    </w:r>
    <w:r w:rsidRPr="00CB64DD">
      <w:t xml:space="preserve"> </w:t>
    </w:r>
    <w:r w:rsidR="00AB7BC6">
      <w:t>Low-</w:t>
    </w:r>
    <w:r w:rsidR="005524FF">
      <w:t>R</w:t>
    </w:r>
    <w:r w:rsidR="00AB7BC6">
      <w:t>ise Multifamily</w:t>
    </w:r>
    <w:r w:rsidRPr="00CB64DD">
      <w:t xml:space="preserve"> Compliance</w:t>
    </w:r>
    <w:r w:rsidRPr="00CB64DD">
      <w:tab/>
    </w:r>
    <w:r>
      <w:t>January 20</w:t>
    </w:r>
    <w:r w:rsidR="00F503CF">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0" w14:textId="77777777" w:rsidR="00183713" w:rsidRPr="00CB64DD" w:rsidRDefault="00183713">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57E07" w14:textId="77777777" w:rsidR="00124570" w:rsidRDefault="00124570">
      <w:r>
        <w:separator/>
      </w:r>
    </w:p>
  </w:footnote>
  <w:footnote w:type="continuationSeparator" w:id="0">
    <w:p w14:paraId="72BD61CC" w14:textId="77777777" w:rsidR="00124570" w:rsidRDefault="00124570">
      <w:r>
        <w:continuationSeparator/>
      </w:r>
    </w:p>
  </w:footnote>
  <w:footnote w:type="continuationNotice" w:id="1">
    <w:p w14:paraId="36743291" w14:textId="77777777" w:rsidR="00124570" w:rsidRDefault="001245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77777777" w:rsidR="00183713" w:rsidRDefault="00000000">
    <w:pPr>
      <w:pStyle w:val="Header"/>
    </w:pPr>
    <w:r>
      <w:rPr>
        <w:noProof/>
      </w:rPr>
      <w:pict w14:anchorId="4BAA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9" o:spid="_x0000_s1026" type="#_x0000_t75" style="position:absolute;margin-left:0;margin-top:0;width:10in;height:540pt;z-index:-25166080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2EE10" w14:textId="77777777" w:rsidR="0002622F" w:rsidRPr="00406BFF" w:rsidRDefault="0002622F" w:rsidP="0002622F">
    <w:pPr>
      <w:tabs>
        <w:tab w:val="center" w:pos="4320"/>
        <w:tab w:val="right" w:pos="8640"/>
      </w:tabs>
      <w:ind w:left="360"/>
      <w:jc w:val="center"/>
      <w:rPr>
        <w:rFonts w:ascii="Arial" w:hAnsi="Arial" w:cs="Arial"/>
        <w:sz w:val="24"/>
        <w:szCs w:val="24"/>
      </w:rPr>
    </w:pPr>
    <w:r w:rsidRPr="00406BFF">
      <w:rPr>
        <w:rFonts w:ascii="Calibri" w:hAnsi="Calibri" w:cs="Calibri"/>
        <w:noProof/>
        <w:sz w:val="28"/>
        <w:szCs w:val="28"/>
      </w:rPr>
      <w:drawing>
        <wp:anchor distT="0" distB="0" distL="114300" distR="114300" simplePos="0" relativeHeight="251653632" behindDoc="0" locked="0" layoutInCell="1" allowOverlap="1" wp14:anchorId="5058914A" wp14:editId="70CAA98F">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46F3C3AA" w14:textId="77777777" w:rsidR="0002622F" w:rsidRPr="00406BFF" w:rsidRDefault="0002622F" w:rsidP="0002622F">
    <w:pPr>
      <w:numPr>
        <w:ilvl w:val="0"/>
        <w:numId w:val="16"/>
      </w:numPr>
      <w:tabs>
        <w:tab w:val="clear" w:pos="720"/>
        <w:tab w:val="center" w:pos="4320"/>
        <w:tab w:val="right" w:pos="8640"/>
      </w:tabs>
      <w:ind w:left="360" w:firstLine="0"/>
      <w:rPr>
        <w:rFonts w:ascii="Arial" w:hAnsi="Arial" w:cs="Arial"/>
        <w:sz w:val="24"/>
        <w:szCs w:val="24"/>
      </w:rPr>
    </w:pPr>
    <w:r w:rsidRPr="00406BFF">
      <w:rPr>
        <w:rFonts w:ascii="Arial" w:hAnsi="Arial" w:cs="Arial"/>
        <w:sz w:val="24"/>
        <w:szCs w:val="24"/>
      </w:rPr>
      <w:ptab w:relativeTo="margin" w:alignment="center" w:leader="none"/>
    </w:r>
    <w:r w:rsidRPr="00406BFF">
      <w:rPr>
        <w:rFonts w:ascii="Arial" w:hAnsi="Arial" w:cs="Arial"/>
        <w:sz w:val="24"/>
        <w:szCs w:val="24"/>
      </w:rPr>
      <w:ptab w:relativeTo="margin" w:alignment="right" w:leader="none"/>
    </w:r>
    <w:r w:rsidRPr="00406BFF">
      <w:rPr>
        <w:rFonts w:ascii="Calibri" w:hAnsi="Calibri" w:cs="Calibri"/>
        <w:sz w:val="28"/>
        <w:szCs w:val="28"/>
      </w:rPr>
      <w:t>CEC-</w:t>
    </w:r>
    <w:r>
      <w:rPr>
        <w:rFonts w:ascii="Calibri" w:hAnsi="Calibri" w:cs="Calibri"/>
        <w:sz w:val="28"/>
        <w:szCs w:val="28"/>
      </w:rPr>
      <w:t>LMCV</w:t>
    </w:r>
    <w:r w:rsidRPr="00406BFF">
      <w:rPr>
        <w:rFonts w:ascii="Calibri" w:hAnsi="Calibri" w:cs="Calibri"/>
        <w:sz w:val="28"/>
        <w:szCs w:val="28"/>
      </w:rPr>
      <w:t>-</w:t>
    </w:r>
    <w:r>
      <w:rPr>
        <w:rFonts w:ascii="Calibri" w:hAnsi="Calibri" w:cs="Calibri"/>
        <w:sz w:val="28"/>
        <w:szCs w:val="28"/>
      </w:rPr>
      <w:t>MCH</w:t>
    </w:r>
    <w:r w:rsidRPr="00406BFF">
      <w:rPr>
        <w:rFonts w:ascii="Calibri" w:hAnsi="Calibri" w:cs="Calibri"/>
        <w:sz w:val="28"/>
        <w:szCs w:val="28"/>
      </w:rPr>
      <w:t>-</w:t>
    </w:r>
    <w:r>
      <w:rPr>
        <w:rFonts w:ascii="Calibri" w:hAnsi="Calibri" w:cs="Calibri"/>
        <w:sz w:val="28"/>
        <w:szCs w:val="28"/>
      </w:rPr>
      <w:t>22</w:t>
    </w:r>
    <w:r w:rsidRPr="00406BFF">
      <w:rPr>
        <w:rFonts w:ascii="Calibri" w:hAnsi="Calibri" w:cs="Calibri"/>
        <w:sz w:val="28"/>
        <w:szCs w:val="28"/>
      </w:rPr>
      <w:t>-</w:t>
    </w:r>
    <w:r>
      <w:rPr>
        <w:rFonts w:ascii="Calibri" w:hAnsi="Calibri" w:cs="Calibri"/>
        <w:sz w:val="28"/>
        <w:szCs w:val="28"/>
      </w:rPr>
      <w:t>H</w:t>
    </w:r>
  </w:p>
  <w:p w14:paraId="4BAA82FB" w14:textId="05955E9A" w:rsidR="00183713" w:rsidRPr="00E955BD" w:rsidRDefault="0002622F" w:rsidP="0002622F">
    <w:pPr>
      <w:spacing w:after="160" w:line="259" w:lineRule="auto"/>
      <w:ind w:left="360"/>
    </w:pPr>
    <w:r w:rsidRPr="00406BFF">
      <w:rPr>
        <w:rFonts w:ascii="Arial" w:eastAsia="Calibri" w:hAnsi="Arial" w:cs="Arial"/>
        <w:sz w:val="24"/>
        <w:szCs w:val="22"/>
      </w:rPr>
      <w:ptab w:relativeTo="margin" w:alignment="center" w:leader="none"/>
    </w:r>
    <w:r w:rsidRPr="00406BF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D" w14:textId="77777777" w:rsidR="00183713" w:rsidRDefault="001837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0" w14:textId="77777777" w:rsidR="00183713" w:rsidRDefault="00000000">
    <w:pPr>
      <w:pStyle w:val="Header"/>
    </w:pPr>
    <w:r>
      <w:rPr>
        <w:noProof/>
      </w:rPr>
      <w:pict w14:anchorId="4BAA83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2" o:spid="_x0000_s1029" type="#_x0000_t75" style="position:absolute;margin-left:0;margin-top:0;width:10in;height:540pt;z-index:-25165875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83713" w:rsidRPr="00F85124" w14:paraId="4BAA8313" w14:textId="77777777">
      <w:trPr>
        <w:cantSplit/>
        <w:trHeight w:val="288"/>
      </w:trPr>
      <w:tc>
        <w:tcPr>
          <w:tcW w:w="4016" w:type="pct"/>
          <w:gridSpan w:val="2"/>
          <w:tcBorders>
            <w:right w:val="nil"/>
          </w:tcBorders>
          <w:vAlign w:val="center"/>
        </w:tcPr>
        <w:p w14:paraId="4BAA8311" w14:textId="690634D9" w:rsidR="00183713" w:rsidRPr="00F85124" w:rsidRDefault="00000000" w:rsidP="007924C2">
          <w:pPr>
            <w:pStyle w:val="Heading1"/>
            <w:rPr>
              <w:rFonts w:ascii="Calibri" w:hAnsi="Calibri"/>
              <w:b w:val="0"/>
              <w:bCs/>
              <w:sz w:val="20"/>
            </w:rPr>
          </w:pPr>
          <w:r>
            <w:rPr>
              <w:rFonts w:ascii="Calibri" w:hAnsi="Calibri"/>
              <w:b w:val="0"/>
              <w:bCs/>
              <w:noProof/>
              <w:sz w:val="20"/>
            </w:rPr>
            <w:pict w14:anchorId="4BAA8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3" o:spid="_x0000_s1030" type="#_x0000_t75" style="position:absolute;margin-left:0;margin-top:0;width:10in;height:540pt;z-index:-251657728;mso-position-horizontal:center;mso-position-horizontal-relative:margin;mso-position-vertical:center;mso-position-vertical-relative:margin" o:allowincell="f">
                <v:imagedata r:id="rId1" o:title="Watermark" gain="19661f" blacklevel="22938f"/>
                <w10:wrap anchorx="margin" anchory="margin"/>
              </v:shape>
            </w:pict>
          </w:r>
          <w:r w:rsidR="00183713">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4BAA8312" w14:textId="608817BF" w:rsidR="00183713" w:rsidRPr="00F85124" w:rsidRDefault="00B65186" w:rsidP="007924C2">
          <w:pPr>
            <w:pStyle w:val="Heading1"/>
            <w:jc w:val="right"/>
            <w:rPr>
              <w:rFonts w:ascii="Calibri" w:hAnsi="Calibri"/>
              <w:b w:val="0"/>
              <w:bCs/>
              <w:sz w:val="20"/>
            </w:rPr>
          </w:pPr>
          <w:r>
            <w:rPr>
              <w:rFonts w:ascii="Calibri" w:hAnsi="Calibri"/>
              <w:b w:val="0"/>
              <w:bCs/>
              <w:sz w:val="20"/>
            </w:rPr>
            <w:t>LMCV</w:t>
          </w:r>
          <w:r w:rsidR="00183713">
            <w:rPr>
              <w:rFonts w:ascii="Calibri" w:hAnsi="Calibri"/>
              <w:b w:val="0"/>
              <w:bCs/>
              <w:sz w:val="20"/>
            </w:rPr>
            <w:t>-MCH-22-H</w:t>
          </w:r>
        </w:p>
      </w:tc>
    </w:tr>
    <w:tr w:rsidR="00183713" w:rsidRPr="00F85124" w14:paraId="4BAA8316" w14:textId="77777777">
      <w:trPr>
        <w:cantSplit/>
        <w:trHeight w:val="288"/>
      </w:trPr>
      <w:tc>
        <w:tcPr>
          <w:tcW w:w="2500" w:type="pct"/>
          <w:tcBorders>
            <w:right w:val="nil"/>
          </w:tcBorders>
        </w:tcPr>
        <w:p w14:paraId="4BAA8314" w14:textId="77777777" w:rsidR="00183713" w:rsidRPr="002E105D" w:rsidRDefault="0018371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15" w14:textId="4A5004F5"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183713">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B6703">
            <w:rPr>
              <w:rFonts w:ascii="Calibri" w:hAnsi="Calibri"/>
              <w:bCs/>
              <w:noProof/>
            </w:rPr>
            <w:t>2</w:t>
          </w:r>
          <w:r>
            <w:rPr>
              <w:rFonts w:ascii="Calibri" w:hAnsi="Calibri"/>
              <w:bCs/>
              <w:noProof/>
            </w:rPr>
            <w:fldChar w:fldCharType="end"/>
          </w:r>
          <w:r w:rsidRPr="00F85124">
            <w:rPr>
              <w:rFonts w:ascii="Calibri" w:hAnsi="Calibri"/>
              <w:bCs/>
            </w:rPr>
            <w:t>)</w:t>
          </w:r>
        </w:p>
      </w:tc>
    </w:tr>
  </w:tbl>
  <w:p w14:paraId="4BAA8317" w14:textId="77777777" w:rsidR="00183713" w:rsidRDefault="00183713"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83713" w:rsidRPr="00F85124" w14:paraId="4BAA831B" w14:textId="77777777">
      <w:trPr>
        <w:cantSplit/>
        <w:trHeight w:val="288"/>
      </w:trPr>
      <w:tc>
        <w:tcPr>
          <w:tcW w:w="4016" w:type="pct"/>
          <w:gridSpan w:val="2"/>
          <w:tcBorders>
            <w:right w:val="nil"/>
          </w:tcBorders>
          <w:vAlign w:val="center"/>
        </w:tcPr>
        <w:p w14:paraId="4BAA8319" w14:textId="77777777" w:rsidR="00183713" w:rsidRPr="00F85124" w:rsidRDefault="00000000" w:rsidP="007924C2">
          <w:pPr>
            <w:pStyle w:val="Heading1"/>
            <w:rPr>
              <w:rFonts w:ascii="Calibri" w:hAnsi="Calibri"/>
              <w:b w:val="0"/>
              <w:bCs/>
              <w:sz w:val="20"/>
            </w:rPr>
          </w:pPr>
          <w:r>
            <w:rPr>
              <w:rFonts w:ascii="Calibri" w:hAnsi="Calibri"/>
              <w:b w:val="0"/>
              <w:bCs/>
              <w:noProof/>
              <w:sz w:val="20"/>
            </w:rPr>
            <w:pict w14:anchorId="4BAA8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1" o:spid="_x0000_s1028" type="#_x0000_t75" style="position:absolute;margin-left:0;margin-top:0;width:10in;height:540pt;z-index:-251659776;mso-position-horizontal:center;mso-position-horizontal-relative:margin;mso-position-vertical:center;mso-position-vertical-relative:margin" o:allowincell="f">
                <v:imagedata r:id="rId1" o:title="Watermark" gain="19661f" blacklevel="22938f"/>
                <w10:wrap anchorx="margin" anchory="margin"/>
              </v:shape>
            </w:pict>
          </w:r>
          <w:r w:rsidR="00183713">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A" w14:textId="63A2B007" w:rsidR="00183713" w:rsidRPr="00F85124" w:rsidRDefault="00B65186" w:rsidP="002E105D">
          <w:pPr>
            <w:pStyle w:val="Heading1"/>
            <w:jc w:val="right"/>
            <w:rPr>
              <w:rFonts w:ascii="Calibri" w:hAnsi="Calibri"/>
              <w:b w:val="0"/>
              <w:bCs/>
              <w:sz w:val="20"/>
            </w:rPr>
          </w:pPr>
          <w:r>
            <w:rPr>
              <w:rFonts w:ascii="Calibri" w:hAnsi="Calibri"/>
              <w:b w:val="0"/>
              <w:bCs/>
              <w:sz w:val="20"/>
            </w:rPr>
            <w:t>LMCI</w:t>
          </w:r>
          <w:r w:rsidR="00183713">
            <w:rPr>
              <w:rFonts w:ascii="Calibri" w:hAnsi="Calibri"/>
              <w:b w:val="0"/>
              <w:bCs/>
              <w:sz w:val="20"/>
            </w:rPr>
            <w:t>-MCH-23-H</w:t>
          </w:r>
        </w:p>
      </w:tc>
    </w:tr>
    <w:tr w:rsidR="00183713" w:rsidRPr="00F85124" w14:paraId="4BAA831E" w14:textId="77777777">
      <w:trPr>
        <w:cantSplit/>
        <w:trHeight w:val="288"/>
      </w:trPr>
      <w:tc>
        <w:tcPr>
          <w:tcW w:w="2500" w:type="pct"/>
          <w:tcBorders>
            <w:right w:val="nil"/>
          </w:tcBorders>
        </w:tcPr>
        <w:p w14:paraId="4BAA831C" w14:textId="77777777" w:rsidR="00183713" w:rsidRPr="002E105D" w:rsidRDefault="0018371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1D" w14:textId="77777777"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4BAA831F" w14:textId="77777777" w:rsidR="00183713" w:rsidRDefault="0018371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77777777" w:rsidR="00183713" w:rsidRDefault="00000000">
    <w:pPr>
      <w:pStyle w:val="Header"/>
    </w:pPr>
    <w:r>
      <w:rPr>
        <w:noProof/>
      </w:rPr>
      <w:pict w14:anchorId="4BAA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5" o:spid="_x0000_s1032" type="#_x0000_t75" style="position:absolute;margin-left:0;margin-top:0;width:10in;height:540pt;z-index:-25165568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83713" w:rsidRPr="00F85124" w14:paraId="4BAA8324" w14:textId="77777777">
      <w:trPr>
        <w:cantSplit/>
        <w:trHeight w:val="288"/>
      </w:trPr>
      <w:tc>
        <w:tcPr>
          <w:tcW w:w="4016" w:type="pct"/>
          <w:gridSpan w:val="2"/>
          <w:tcBorders>
            <w:right w:val="nil"/>
          </w:tcBorders>
          <w:vAlign w:val="center"/>
        </w:tcPr>
        <w:p w14:paraId="4BAA8322" w14:textId="5A75EAB1" w:rsidR="00183713" w:rsidRPr="00F85124" w:rsidRDefault="00000000" w:rsidP="00CB64DD">
          <w:pPr>
            <w:pStyle w:val="Heading1"/>
            <w:rPr>
              <w:rFonts w:ascii="Calibri" w:hAnsi="Calibri"/>
              <w:b w:val="0"/>
              <w:bCs/>
              <w:sz w:val="20"/>
            </w:rPr>
          </w:pPr>
          <w:r>
            <w:rPr>
              <w:rFonts w:ascii="Calibri" w:hAnsi="Calibri"/>
              <w:b w:val="0"/>
              <w:bCs/>
              <w:noProof/>
              <w:sz w:val="20"/>
            </w:rPr>
            <w:pict w14:anchorId="4BAA8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6" o:spid="_x0000_s1033" type="#_x0000_t75" style="position:absolute;margin-left:0;margin-top:0;width:10in;height:540pt;z-index:-251654656;mso-position-horizontal:center;mso-position-horizontal-relative:margin;mso-position-vertical:center;mso-position-vertical-relative:margin" o:allowincell="f">
                <v:imagedata r:id="rId1" o:title="Watermark" gain="19661f" blacklevel="22938f"/>
                <w10:wrap anchorx="margin" anchory="margin"/>
              </v:shape>
            </w:pict>
          </w:r>
          <w:r w:rsidR="00183713">
            <w:rPr>
              <w:rFonts w:ascii="Calibri" w:hAnsi="Calibri"/>
              <w:b w:val="0"/>
              <w:bCs/>
              <w:sz w:val="20"/>
            </w:rPr>
            <w:t xml:space="preserve">CERTIFICATE OF VERIFICATION – </w:t>
          </w:r>
          <w:r w:rsidR="00183713"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BAA8323" w14:textId="46BF55CC" w:rsidR="00183713" w:rsidRPr="00F85124" w:rsidRDefault="00B65186" w:rsidP="007924C2">
          <w:pPr>
            <w:pStyle w:val="Heading1"/>
            <w:jc w:val="right"/>
            <w:rPr>
              <w:rFonts w:ascii="Calibri" w:hAnsi="Calibri"/>
              <w:b w:val="0"/>
              <w:bCs/>
              <w:sz w:val="20"/>
            </w:rPr>
          </w:pPr>
          <w:r>
            <w:rPr>
              <w:rFonts w:ascii="Calibri" w:hAnsi="Calibri"/>
              <w:b w:val="0"/>
              <w:bCs/>
              <w:sz w:val="20"/>
            </w:rPr>
            <w:t>LMCV</w:t>
          </w:r>
          <w:r w:rsidR="00183713">
            <w:rPr>
              <w:rFonts w:ascii="Calibri" w:hAnsi="Calibri"/>
              <w:b w:val="0"/>
              <w:bCs/>
              <w:sz w:val="20"/>
            </w:rPr>
            <w:t>-MCH-22-H</w:t>
          </w:r>
        </w:p>
      </w:tc>
    </w:tr>
    <w:tr w:rsidR="00183713" w:rsidRPr="00F85124" w14:paraId="4BAA8327" w14:textId="77777777">
      <w:trPr>
        <w:cantSplit/>
        <w:trHeight w:val="288"/>
      </w:trPr>
      <w:tc>
        <w:tcPr>
          <w:tcW w:w="2500" w:type="pct"/>
          <w:tcBorders>
            <w:right w:val="nil"/>
          </w:tcBorders>
        </w:tcPr>
        <w:p w14:paraId="4BAA8325" w14:textId="77777777" w:rsidR="00183713" w:rsidRPr="002E105D" w:rsidRDefault="00183713"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6C4F72F0" w:rsidR="00183713" w:rsidRPr="00F85124" w:rsidRDefault="00183713"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193BD8" w:rsidRPr="00193BD8">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B6703">
            <w:rPr>
              <w:rFonts w:ascii="Calibri" w:hAnsi="Calibri"/>
              <w:bCs/>
              <w:noProof/>
            </w:rPr>
            <w:t>3</w:t>
          </w:r>
          <w:r>
            <w:rPr>
              <w:rFonts w:ascii="Calibri" w:hAnsi="Calibri"/>
              <w:bCs/>
              <w:noProof/>
            </w:rPr>
            <w:fldChar w:fldCharType="end"/>
          </w:r>
          <w:r w:rsidRPr="00F85124">
            <w:rPr>
              <w:rFonts w:ascii="Calibri" w:hAnsi="Calibri"/>
              <w:bCs/>
            </w:rPr>
            <w:t>)</w:t>
          </w:r>
        </w:p>
      </w:tc>
    </w:tr>
  </w:tbl>
  <w:p w14:paraId="4BAA8328" w14:textId="77777777" w:rsidR="00183713" w:rsidRDefault="00183713"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77777777" w:rsidR="00183713" w:rsidRDefault="00000000">
    <w:pPr>
      <w:pStyle w:val="Header"/>
    </w:pPr>
    <w:r>
      <w:rPr>
        <w:noProof/>
      </w:rPr>
      <w:pict w14:anchorId="4BA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4" o:spid="_x0000_s1031" type="#_x0000_t75" style="position:absolute;margin-left:0;margin-top:0;width:10in;height:540pt;z-index:-25165670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B018F6A4"/>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ED8E2638"/>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7C43ABD"/>
    <w:multiLevelType w:val="hybridMultilevel"/>
    <w:tmpl w:val="4AC6E6C4"/>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55EEF3DC"/>
    <w:lvl w:ilvl="0" w:tplc="D4289014">
      <w:start w:val="1"/>
      <w:numFmt w:val="decimal"/>
      <w:lvlText w:val="%1."/>
      <w:lvlJc w:val="left"/>
      <w:pPr>
        <w:ind w:left="630" w:hanging="360"/>
      </w:pPr>
      <w:rPr>
        <w:sz w:val="18"/>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6"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F3730D4"/>
    <w:multiLevelType w:val="hybridMultilevel"/>
    <w:tmpl w:val="992C9612"/>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5118774">
    <w:abstractNumId w:val="1"/>
  </w:num>
  <w:num w:numId="2" w16cid:durableId="328215993">
    <w:abstractNumId w:val="0"/>
  </w:num>
  <w:num w:numId="3" w16cid:durableId="1335644011">
    <w:abstractNumId w:val="1"/>
  </w:num>
  <w:num w:numId="4" w16cid:durableId="791751225">
    <w:abstractNumId w:val="0"/>
  </w:num>
  <w:num w:numId="5" w16cid:durableId="499542351">
    <w:abstractNumId w:val="1"/>
  </w:num>
  <w:num w:numId="6" w16cid:durableId="1456438923">
    <w:abstractNumId w:val="0"/>
  </w:num>
  <w:num w:numId="7" w16cid:durableId="464784078">
    <w:abstractNumId w:val="1"/>
  </w:num>
  <w:num w:numId="8" w16cid:durableId="931358144">
    <w:abstractNumId w:val="0"/>
  </w:num>
  <w:num w:numId="9" w16cid:durableId="1618487524">
    <w:abstractNumId w:val="1"/>
  </w:num>
  <w:num w:numId="10" w16cid:durableId="1888950744">
    <w:abstractNumId w:val="0"/>
  </w:num>
  <w:num w:numId="11" w16cid:durableId="1680111345">
    <w:abstractNumId w:val="0"/>
  </w:num>
  <w:num w:numId="12" w16cid:durableId="564871803">
    <w:abstractNumId w:val="1"/>
  </w:num>
  <w:num w:numId="13" w16cid:durableId="1064834403">
    <w:abstractNumId w:val="9"/>
  </w:num>
  <w:num w:numId="14" w16cid:durableId="1723554560">
    <w:abstractNumId w:val="9"/>
  </w:num>
  <w:num w:numId="15" w16cid:durableId="756637154">
    <w:abstractNumId w:val="2"/>
  </w:num>
  <w:num w:numId="16" w16cid:durableId="1244417838">
    <w:abstractNumId w:val="18"/>
  </w:num>
  <w:num w:numId="17" w16cid:durableId="1317031878">
    <w:abstractNumId w:val="15"/>
  </w:num>
  <w:num w:numId="18" w16cid:durableId="1007169578">
    <w:abstractNumId w:val="27"/>
  </w:num>
  <w:num w:numId="19" w16cid:durableId="693579792">
    <w:abstractNumId w:val="17"/>
  </w:num>
  <w:num w:numId="20" w16cid:durableId="746612697">
    <w:abstractNumId w:val="23"/>
  </w:num>
  <w:num w:numId="21" w16cid:durableId="806433036">
    <w:abstractNumId w:val="22"/>
  </w:num>
  <w:num w:numId="22" w16cid:durableId="744257596">
    <w:abstractNumId w:val="21"/>
  </w:num>
  <w:num w:numId="23" w16cid:durableId="684130777">
    <w:abstractNumId w:val="6"/>
  </w:num>
  <w:num w:numId="24" w16cid:durableId="186990645">
    <w:abstractNumId w:val="14"/>
  </w:num>
  <w:num w:numId="25" w16cid:durableId="93524396">
    <w:abstractNumId w:val="24"/>
  </w:num>
  <w:num w:numId="26" w16cid:durableId="1967155198">
    <w:abstractNumId w:val="20"/>
  </w:num>
  <w:num w:numId="27" w16cid:durableId="735787650">
    <w:abstractNumId w:val="16"/>
  </w:num>
  <w:num w:numId="28" w16cid:durableId="135687887">
    <w:abstractNumId w:val="12"/>
  </w:num>
  <w:num w:numId="29" w16cid:durableId="126944752">
    <w:abstractNumId w:val="26"/>
  </w:num>
  <w:num w:numId="30" w16cid:durableId="568466955">
    <w:abstractNumId w:val="7"/>
  </w:num>
  <w:num w:numId="31" w16cid:durableId="633221532">
    <w:abstractNumId w:val="13"/>
  </w:num>
  <w:num w:numId="32" w16cid:durableId="6941895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67457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51354101">
    <w:abstractNumId w:val="3"/>
  </w:num>
  <w:num w:numId="35" w16cid:durableId="1890652709">
    <w:abstractNumId w:val="10"/>
  </w:num>
  <w:num w:numId="36" w16cid:durableId="2017422889">
    <w:abstractNumId w:val="29"/>
  </w:num>
  <w:num w:numId="37" w16cid:durableId="1562862596">
    <w:abstractNumId w:val="4"/>
  </w:num>
  <w:num w:numId="38" w16cid:durableId="1467509395">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16cid:durableId="808132492">
    <w:abstractNumId w:val="8"/>
  </w:num>
  <w:num w:numId="40" w16cid:durableId="1658337793">
    <w:abstractNumId w:val="8"/>
  </w:num>
  <w:num w:numId="41" w16cid:durableId="1408309337">
    <w:abstractNumId w:val="28"/>
  </w:num>
  <w:num w:numId="42" w16cid:durableId="1821531998">
    <w:abstractNumId w:val="19"/>
  </w:num>
  <w:num w:numId="43" w16cid:durableId="1467167275">
    <w:abstractNumId w:val="11"/>
  </w:num>
  <w:num w:numId="44" w16cid:durableId="9841225">
    <w:abstractNumId w:val="5"/>
  </w:num>
  <w:num w:numId="45" w16cid:durableId="1917859343">
    <w:abstractNumId w:val="19"/>
    <w:lvlOverride w:ilvl="0">
      <w:startOverride w:val="1"/>
    </w:lvlOverride>
    <w:lvlOverride w:ilvl="1"/>
    <w:lvlOverride w:ilvl="2"/>
    <w:lvlOverride w:ilvl="3"/>
    <w:lvlOverride w:ilvl="4"/>
    <w:lvlOverride w:ilvl="5"/>
    <w:lvlOverride w:ilvl="6"/>
    <w:lvlOverride w:ilvl="7"/>
    <w:lvlOverride w:ilvl="8"/>
  </w:num>
  <w:num w:numId="46" w16cid:durableId="1890216953">
    <w:abstractNumId w:val="25"/>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70E2"/>
    <w:rsid w:val="0001436B"/>
    <w:rsid w:val="000253BC"/>
    <w:rsid w:val="00025422"/>
    <w:rsid w:val="0002622F"/>
    <w:rsid w:val="00026750"/>
    <w:rsid w:val="00035A79"/>
    <w:rsid w:val="00037926"/>
    <w:rsid w:val="00042F52"/>
    <w:rsid w:val="0004396E"/>
    <w:rsid w:val="000462C2"/>
    <w:rsid w:val="000470D7"/>
    <w:rsid w:val="000471F6"/>
    <w:rsid w:val="00051F14"/>
    <w:rsid w:val="00053A0E"/>
    <w:rsid w:val="00056129"/>
    <w:rsid w:val="0006016B"/>
    <w:rsid w:val="00062188"/>
    <w:rsid w:val="000631C6"/>
    <w:rsid w:val="0006337C"/>
    <w:rsid w:val="000644B7"/>
    <w:rsid w:val="0007448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67E7"/>
    <w:rsid w:val="000F754C"/>
    <w:rsid w:val="00104505"/>
    <w:rsid w:val="00104AAF"/>
    <w:rsid w:val="00110FA5"/>
    <w:rsid w:val="00112BF8"/>
    <w:rsid w:val="00112E80"/>
    <w:rsid w:val="001131A2"/>
    <w:rsid w:val="00113982"/>
    <w:rsid w:val="00121AAA"/>
    <w:rsid w:val="00123861"/>
    <w:rsid w:val="00124570"/>
    <w:rsid w:val="00125717"/>
    <w:rsid w:val="00126F26"/>
    <w:rsid w:val="001305CE"/>
    <w:rsid w:val="0013118A"/>
    <w:rsid w:val="001315EE"/>
    <w:rsid w:val="00134757"/>
    <w:rsid w:val="00135763"/>
    <w:rsid w:val="001376A8"/>
    <w:rsid w:val="00137AA4"/>
    <w:rsid w:val="00142394"/>
    <w:rsid w:val="00142FD3"/>
    <w:rsid w:val="0015180E"/>
    <w:rsid w:val="00154354"/>
    <w:rsid w:val="00155ACD"/>
    <w:rsid w:val="00155BF5"/>
    <w:rsid w:val="00156AAF"/>
    <w:rsid w:val="0015741B"/>
    <w:rsid w:val="001577AB"/>
    <w:rsid w:val="001615D7"/>
    <w:rsid w:val="00162081"/>
    <w:rsid w:val="00171597"/>
    <w:rsid w:val="001739A4"/>
    <w:rsid w:val="001739FA"/>
    <w:rsid w:val="00174BD1"/>
    <w:rsid w:val="001750A9"/>
    <w:rsid w:val="00175D42"/>
    <w:rsid w:val="00177A87"/>
    <w:rsid w:val="00177F0D"/>
    <w:rsid w:val="00181190"/>
    <w:rsid w:val="00183713"/>
    <w:rsid w:val="00184D40"/>
    <w:rsid w:val="00185834"/>
    <w:rsid w:val="00187604"/>
    <w:rsid w:val="00193BD8"/>
    <w:rsid w:val="0019624F"/>
    <w:rsid w:val="0019726F"/>
    <w:rsid w:val="001A2A49"/>
    <w:rsid w:val="001A2E6A"/>
    <w:rsid w:val="001A5583"/>
    <w:rsid w:val="001A5A09"/>
    <w:rsid w:val="001B00AC"/>
    <w:rsid w:val="001B3D76"/>
    <w:rsid w:val="001B5BA4"/>
    <w:rsid w:val="001C56C2"/>
    <w:rsid w:val="001C6A01"/>
    <w:rsid w:val="001D4ACF"/>
    <w:rsid w:val="001E3C52"/>
    <w:rsid w:val="001F0E8D"/>
    <w:rsid w:val="001F20EE"/>
    <w:rsid w:val="00200E53"/>
    <w:rsid w:val="0020229C"/>
    <w:rsid w:val="00202608"/>
    <w:rsid w:val="00206039"/>
    <w:rsid w:val="00211AAB"/>
    <w:rsid w:val="00213E8E"/>
    <w:rsid w:val="002155B9"/>
    <w:rsid w:val="00216C55"/>
    <w:rsid w:val="00222F6D"/>
    <w:rsid w:val="002241A5"/>
    <w:rsid w:val="00231FB7"/>
    <w:rsid w:val="00233D4A"/>
    <w:rsid w:val="00236841"/>
    <w:rsid w:val="002379A7"/>
    <w:rsid w:val="00241BE4"/>
    <w:rsid w:val="002420D2"/>
    <w:rsid w:val="00243047"/>
    <w:rsid w:val="00243923"/>
    <w:rsid w:val="00245AF0"/>
    <w:rsid w:val="00251448"/>
    <w:rsid w:val="00251B09"/>
    <w:rsid w:val="002532A8"/>
    <w:rsid w:val="0025378F"/>
    <w:rsid w:val="002562A4"/>
    <w:rsid w:val="002615BC"/>
    <w:rsid w:val="00262721"/>
    <w:rsid w:val="0026342B"/>
    <w:rsid w:val="002641C7"/>
    <w:rsid w:val="00265000"/>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6A1F"/>
    <w:rsid w:val="002B2393"/>
    <w:rsid w:val="002B4F6F"/>
    <w:rsid w:val="002B73D1"/>
    <w:rsid w:val="002C131A"/>
    <w:rsid w:val="002C21B2"/>
    <w:rsid w:val="002C2CD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64C4"/>
    <w:rsid w:val="002E7941"/>
    <w:rsid w:val="002F40A7"/>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34030"/>
    <w:rsid w:val="00335C78"/>
    <w:rsid w:val="00337397"/>
    <w:rsid w:val="00340CE9"/>
    <w:rsid w:val="00344ACF"/>
    <w:rsid w:val="00346A44"/>
    <w:rsid w:val="00347EF5"/>
    <w:rsid w:val="003500C8"/>
    <w:rsid w:val="00350A8C"/>
    <w:rsid w:val="00350A99"/>
    <w:rsid w:val="0035179E"/>
    <w:rsid w:val="00352FF0"/>
    <w:rsid w:val="00353C3B"/>
    <w:rsid w:val="00354DF9"/>
    <w:rsid w:val="00355827"/>
    <w:rsid w:val="00355A81"/>
    <w:rsid w:val="0035603C"/>
    <w:rsid w:val="00357343"/>
    <w:rsid w:val="00357B98"/>
    <w:rsid w:val="00371157"/>
    <w:rsid w:val="00372700"/>
    <w:rsid w:val="003761D5"/>
    <w:rsid w:val="00376EAA"/>
    <w:rsid w:val="003809C0"/>
    <w:rsid w:val="00383ADD"/>
    <w:rsid w:val="003850E9"/>
    <w:rsid w:val="00386209"/>
    <w:rsid w:val="003864EA"/>
    <w:rsid w:val="0038684E"/>
    <w:rsid w:val="00386CC0"/>
    <w:rsid w:val="00386F2B"/>
    <w:rsid w:val="0039142A"/>
    <w:rsid w:val="00394C8C"/>
    <w:rsid w:val="0039615A"/>
    <w:rsid w:val="003A3073"/>
    <w:rsid w:val="003A3E27"/>
    <w:rsid w:val="003A4FE2"/>
    <w:rsid w:val="003A754B"/>
    <w:rsid w:val="003B20F8"/>
    <w:rsid w:val="003B3641"/>
    <w:rsid w:val="003B4815"/>
    <w:rsid w:val="003B5B3C"/>
    <w:rsid w:val="003C1788"/>
    <w:rsid w:val="003C1DF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FB7"/>
    <w:rsid w:val="003F49BD"/>
    <w:rsid w:val="003F633E"/>
    <w:rsid w:val="003F6A76"/>
    <w:rsid w:val="003F7A76"/>
    <w:rsid w:val="00401367"/>
    <w:rsid w:val="00404538"/>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204E"/>
    <w:rsid w:val="004469E1"/>
    <w:rsid w:val="004471E4"/>
    <w:rsid w:val="0045043C"/>
    <w:rsid w:val="004507D3"/>
    <w:rsid w:val="004510F5"/>
    <w:rsid w:val="00451C85"/>
    <w:rsid w:val="00452364"/>
    <w:rsid w:val="00454C3D"/>
    <w:rsid w:val="00462AAE"/>
    <w:rsid w:val="00462AC1"/>
    <w:rsid w:val="00463CA1"/>
    <w:rsid w:val="00463D1E"/>
    <w:rsid w:val="00463EEA"/>
    <w:rsid w:val="004655CC"/>
    <w:rsid w:val="00466286"/>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3E6"/>
    <w:rsid w:val="004A4903"/>
    <w:rsid w:val="004A5C7F"/>
    <w:rsid w:val="004A69B1"/>
    <w:rsid w:val="004A6E7F"/>
    <w:rsid w:val="004A6F15"/>
    <w:rsid w:val="004B056A"/>
    <w:rsid w:val="004B0D6C"/>
    <w:rsid w:val="004B1012"/>
    <w:rsid w:val="004B2092"/>
    <w:rsid w:val="004B276E"/>
    <w:rsid w:val="004B3F70"/>
    <w:rsid w:val="004B4582"/>
    <w:rsid w:val="004B7BD2"/>
    <w:rsid w:val="004C0E48"/>
    <w:rsid w:val="004C23D9"/>
    <w:rsid w:val="004C2C61"/>
    <w:rsid w:val="004C6E7B"/>
    <w:rsid w:val="004D03D6"/>
    <w:rsid w:val="004D1CE3"/>
    <w:rsid w:val="004D287C"/>
    <w:rsid w:val="004D49F5"/>
    <w:rsid w:val="004D6DFC"/>
    <w:rsid w:val="004D7721"/>
    <w:rsid w:val="004E112A"/>
    <w:rsid w:val="004E230B"/>
    <w:rsid w:val="004E4E00"/>
    <w:rsid w:val="004E73D1"/>
    <w:rsid w:val="004F0A7F"/>
    <w:rsid w:val="004F40C1"/>
    <w:rsid w:val="004F66DC"/>
    <w:rsid w:val="00502177"/>
    <w:rsid w:val="005037EA"/>
    <w:rsid w:val="00510842"/>
    <w:rsid w:val="005130DF"/>
    <w:rsid w:val="00513D83"/>
    <w:rsid w:val="00514ADB"/>
    <w:rsid w:val="00514E47"/>
    <w:rsid w:val="00515DC6"/>
    <w:rsid w:val="00517A90"/>
    <w:rsid w:val="00520412"/>
    <w:rsid w:val="005222CB"/>
    <w:rsid w:val="00527ACC"/>
    <w:rsid w:val="005304FA"/>
    <w:rsid w:val="00530F4C"/>
    <w:rsid w:val="00531044"/>
    <w:rsid w:val="005340A2"/>
    <w:rsid w:val="005340BF"/>
    <w:rsid w:val="00535EF7"/>
    <w:rsid w:val="00536AA4"/>
    <w:rsid w:val="00541293"/>
    <w:rsid w:val="00542FBC"/>
    <w:rsid w:val="005432CE"/>
    <w:rsid w:val="005437EB"/>
    <w:rsid w:val="00550783"/>
    <w:rsid w:val="00551599"/>
    <w:rsid w:val="005524FF"/>
    <w:rsid w:val="00552A3E"/>
    <w:rsid w:val="00553650"/>
    <w:rsid w:val="00555139"/>
    <w:rsid w:val="005554F1"/>
    <w:rsid w:val="00555884"/>
    <w:rsid w:val="005607CA"/>
    <w:rsid w:val="00560A10"/>
    <w:rsid w:val="00562BA8"/>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767A"/>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6016EB"/>
    <w:rsid w:val="006019F9"/>
    <w:rsid w:val="00601C19"/>
    <w:rsid w:val="00601CBD"/>
    <w:rsid w:val="00602E43"/>
    <w:rsid w:val="006040F5"/>
    <w:rsid w:val="00605944"/>
    <w:rsid w:val="00605FEF"/>
    <w:rsid w:val="00611910"/>
    <w:rsid w:val="00613F4A"/>
    <w:rsid w:val="00614268"/>
    <w:rsid w:val="00615B73"/>
    <w:rsid w:val="006169F1"/>
    <w:rsid w:val="00616B66"/>
    <w:rsid w:val="00616C4D"/>
    <w:rsid w:val="00617B42"/>
    <w:rsid w:val="00617D03"/>
    <w:rsid w:val="006200D7"/>
    <w:rsid w:val="0062018D"/>
    <w:rsid w:val="006222FF"/>
    <w:rsid w:val="006225F1"/>
    <w:rsid w:val="006227B1"/>
    <w:rsid w:val="00622943"/>
    <w:rsid w:val="00622990"/>
    <w:rsid w:val="00627B13"/>
    <w:rsid w:val="00631115"/>
    <w:rsid w:val="00632F51"/>
    <w:rsid w:val="00632F73"/>
    <w:rsid w:val="0063352F"/>
    <w:rsid w:val="00633F6C"/>
    <w:rsid w:val="006411CF"/>
    <w:rsid w:val="00641C71"/>
    <w:rsid w:val="00641F88"/>
    <w:rsid w:val="0064300C"/>
    <w:rsid w:val="00643BDC"/>
    <w:rsid w:val="00643FF1"/>
    <w:rsid w:val="00646058"/>
    <w:rsid w:val="00647AA9"/>
    <w:rsid w:val="00654BBD"/>
    <w:rsid w:val="00654F37"/>
    <w:rsid w:val="00663AF7"/>
    <w:rsid w:val="00664AA2"/>
    <w:rsid w:val="00666C02"/>
    <w:rsid w:val="00667362"/>
    <w:rsid w:val="00667C91"/>
    <w:rsid w:val="006726B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AE2"/>
    <w:rsid w:val="006F0652"/>
    <w:rsid w:val="006F1BC9"/>
    <w:rsid w:val="006F2C70"/>
    <w:rsid w:val="006F38BB"/>
    <w:rsid w:val="006F702A"/>
    <w:rsid w:val="0070354F"/>
    <w:rsid w:val="00703A31"/>
    <w:rsid w:val="0070597F"/>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077A"/>
    <w:rsid w:val="00723136"/>
    <w:rsid w:val="007261EC"/>
    <w:rsid w:val="00731F6D"/>
    <w:rsid w:val="00740640"/>
    <w:rsid w:val="00740E3B"/>
    <w:rsid w:val="00743217"/>
    <w:rsid w:val="007439DA"/>
    <w:rsid w:val="0074424A"/>
    <w:rsid w:val="00750EA4"/>
    <w:rsid w:val="00751673"/>
    <w:rsid w:val="00752C21"/>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C2"/>
    <w:rsid w:val="007931FB"/>
    <w:rsid w:val="00793E1C"/>
    <w:rsid w:val="007943E1"/>
    <w:rsid w:val="00795EB8"/>
    <w:rsid w:val="00795F70"/>
    <w:rsid w:val="00797224"/>
    <w:rsid w:val="00797290"/>
    <w:rsid w:val="00797860"/>
    <w:rsid w:val="007A2BF2"/>
    <w:rsid w:val="007A4603"/>
    <w:rsid w:val="007A6818"/>
    <w:rsid w:val="007A7C6D"/>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2934"/>
    <w:rsid w:val="007E32B3"/>
    <w:rsid w:val="007E646F"/>
    <w:rsid w:val="007E655F"/>
    <w:rsid w:val="007F3E17"/>
    <w:rsid w:val="007F4A73"/>
    <w:rsid w:val="007F57DC"/>
    <w:rsid w:val="00802596"/>
    <w:rsid w:val="008025DF"/>
    <w:rsid w:val="00802671"/>
    <w:rsid w:val="008035A3"/>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75BCB"/>
    <w:rsid w:val="00880727"/>
    <w:rsid w:val="00882BD7"/>
    <w:rsid w:val="00885D70"/>
    <w:rsid w:val="00886660"/>
    <w:rsid w:val="00890BB7"/>
    <w:rsid w:val="00890DB2"/>
    <w:rsid w:val="0089151A"/>
    <w:rsid w:val="008931CD"/>
    <w:rsid w:val="00894E3E"/>
    <w:rsid w:val="008A2598"/>
    <w:rsid w:val="008A52A6"/>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429B"/>
    <w:rsid w:val="008E42D0"/>
    <w:rsid w:val="008E4542"/>
    <w:rsid w:val="008E7E5C"/>
    <w:rsid w:val="008F1900"/>
    <w:rsid w:val="008F1DA0"/>
    <w:rsid w:val="008F415A"/>
    <w:rsid w:val="008F55C0"/>
    <w:rsid w:val="00900C86"/>
    <w:rsid w:val="0090130C"/>
    <w:rsid w:val="00904139"/>
    <w:rsid w:val="00904D03"/>
    <w:rsid w:val="00910674"/>
    <w:rsid w:val="0091105E"/>
    <w:rsid w:val="009119ED"/>
    <w:rsid w:val="009142F6"/>
    <w:rsid w:val="009142F9"/>
    <w:rsid w:val="00914DEF"/>
    <w:rsid w:val="00915048"/>
    <w:rsid w:val="00915BCF"/>
    <w:rsid w:val="00921FB9"/>
    <w:rsid w:val="009249F9"/>
    <w:rsid w:val="00926D9A"/>
    <w:rsid w:val="00927E85"/>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4B97"/>
    <w:rsid w:val="009A5A68"/>
    <w:rsid w:val="009A698F"/>
    <w:rsid w:val="009A6F10"/>
    <w:rsid w:val="009B6121"/>
    <w:rsid w:val="009B7349"/>
    <w:rsid w:val="009C1C43"/>
    <w:rsid w:val="009C1F4E"/>
    <w:rsid w:val="009C275B"/>
    <w:rsid w:val="009C4B49"/>
    <w:rsid w:val="009C4F9A"/>
    <w:rsid w:val="009C7266"/>
    <w:rsid w:val="009D0F10"/>
    <w:rsid w:val="009D1A2A"/>
    <w:rsid w:val="009D3023"/>
    <w:rsid w:val="009E093F"/>
    <w:rsid w:val="009E0B1A"/>
    <w:rsid w:val="009E15F0"/>
    <w:rsid w:val="009E2E57"/>
    <w:rsid w:val="009E31A2"/>
    <w:rsid w:val="009E3BB5"/>
    <w:rsid w:val="009E5099"/>
    <w:rsid w:val="009E55DB"/>
    <w:rsid w:val="009E6B59"/>
    <w:rsid w:val="009F2090"/>
    <w:rsid w:val="009F3C44"/>
    <w:rsid w:val="009F5E57"/>
    <w:rsid w:val="00A0027A"/>
    <w:rsid w:val="00A00AE7"/>
    <w:rsid w:val="00A02090"/>
    <w:rsid w:val="00A029A2"/>
    <w:rsid w:val="00A034EC"/>
    <w:rsid w:val="00A05D8F"/>
    <w:rsid w:val="00A07D19"/>
    <w:rsid w:val="00A11984"/>
    <w:rsid w:val="00A12015"/>
    <w:rsid w:val="00A15563"/>
    <w:rsid w:val="00A16546"/>
    <w:rsid w:val="00A24BE2"/>
    <w:rsid w:val="00A24F9F"/>
    <w:rsid w:val="00A251BE"/>
    <w:rsid w:val="00A2721A"/>
    <w:rsid w:val="00A279BA"/>
    <w:rsid w:val="00A30A15"/>
    <w:rsid w:val="00A33A50"/>
    <w:rsid w:val="00A3438B"/>
    <w:rsid w:val="00A3677D"/>
    <w:rsid w:val="00A37075"/>
    <w:rsid w:val="00A4021A"/>
    <w:rsid w:val="00A40540"/>
    <w:rsid w:val="00A42C60"/>
    <w:rsid w:val="00A44A18"/>
    <w:rsid w:val="00A4594F"/>
    <w:rsid w:val="00A46AEC"/>
    <w:rsid w:val="00A51851"/>
    <w:rsid w:val="00A55365"/>
    <w:rsid w:val="00A55444"/>
    <w:rsid w:val="00A6585A"/>
    <w:rsid w:val="00A66549"/>
    <w:rsid w:val="00A66D66"/>
    <w:rsid w:val="00A670F8"/>
    <w:rsid w:val="00A677BB"/>
    <w:rsid w:val="00A702F0"/>
    <w:rsid w:val="00A70722"/>
    <w:rsid w:val="00A742B3"/>
    <w:rsid w:val="00A75B9B"/>
    <w:rsid w:val="00A75C00"/>
    <w:rsid w:val="00A81137"/>
    <w:rsid w:val="00A87572"/>
    <w:rsid w:val="00A90ECB"/>
    <w:rsid w:val="00AA01C1"/>
    <w:rsid w:val="00AA18EC"/>
    <w:rsid w:val="00AA34FD"/>
    <w:rsid w:val="00AA464A"/>
    <w:rsid w:val="00AA5929"/>
    <w:rsid w:val="00AA63EF"/>
    <w:rsid w:val="00AA767E"/>
    <w:rsid w:val="00AB07F0"/>
    <w:rsid w:val="00AB1578"/>
    <w:rsid w:val="00AB4166"/>
    <w:rsid w:val="00AB4EB9"/>
    <w:rsid w:val="00AB7BC6"/>
    <w:rsid w:val="00AB7E1D"/>
    <w:rsid w:val="00AC212D"/>
    <w:rsid w:val="00AC2C0E"/>
    <w:rsid w:val="00AC348D"/>
    <w:rsid w:val="00AC34DA"/>
    <w:rsid w:val="00AC4755"/>
    <w:rsid w:val="00AC5DE9"/>
    <w:rsid w:val="00AC65B1"/>
    <w:rsid w:val="00AD4561"/>
    <w:rsid w:val="00AD4991"/>
    <w:rsid w:val="00AD4FAE"/>
    <w:rsid w:val="00AD5A7C"/>
    <w:rsid w:val="00AD67BC"/>
    <w:rsid w:val="00AE3414"/>
    <w:rsid w:val="00AE381B"/>
    <w:rsid w:val="00AE39CC"/>
    <w:rsid w:val="00AF314D"/>
    <w:rsid w:val="00AF4004"/>
    <w:rsid w:val="00B02BCF"/>
    <w:rsid w:val="00B02E79"/>
    <w:rsid w:val="00B03FBA"/>
    <w:rsid w:val="00B04BC3"/>
    <w:rsid w:val="00B132B1"/>
    <w:rsid w:val="00B17F24"/>
    <w:rsid w:val="00B2256E"/>
    <w:rsid w:val="00B23304"/>
    <w:rsid w:val="00B273D8"/>
    <w:rsid w:val="00B27A2A"/>
    <w:rsid w:val="00B30A7D"/>
    <w:rsid w:val="00B33471"/>
    <w:rsid w:val="00B3400F"/>
    <w:rsid w:val="00B34290"/>
    <w:rsid w:val="00B35C45"/>
    <w:rsid w:val="00B401EA"/>
    <w:rsid w:val="00B40F13"/>
    <w:rsid w:val="00B4146E"/>
    <w:rsid w:val="00B4216F"/>
    <w:rsid w:val="00B429F3"/>
    <w:rsid w:val="00B43C70"/>
    <w:rsid w:val="00B4404F"/>
    <w:rsid w:val="00B446FE"/>
    <w:rsid w:val="00B47B99"/>
    <w:rsid w:val="00B51352"/>
    <w:rsid w:val="00B55F60"/>
    <w:rsid w:val="00B61D39"/>
    <w:rsid w:val="00B6238C"/>
    <w:rsid w:val="00B644F7"/>
    <w:rsid w:val="00B65186"/>
    <w:rsid w:val="00B6647D"/>
    <w:rsid w:val="00B67312"/>
    <w:rsid w:val="00B67A1C"/>
    <w:rsid w:val="00B7450E"/>
    <w:rsid w:val="00B767F7"/>
    <w:rsid w:val="00B778B9"/>
    <w:rsid w:val="00B816B4"/>
    <w:rsid w:val="00B82CAC"/>
    <w:rsid w:val="00B82EE3"/>
    <w:rsid w:val="00B82F48"/>
    <w:rsid w:val="00B85CEC"/>
    <w:rsid w:val="00B867D6"/>
    <w:rsid w:val="00B904BC"/>
    <w:rsid w:val="00B90F8F"/>
    <w:rsid w:val="00B940F6"/>
    <w:rsid w:val="00B94F6B"/>
    <w:rsid w:val="00BA0A8C"/>
    <w:rsid w:val="00BA2927"/>
    <w:rsid w:val="00BA3419"/>
    <w:rsid w:val="00BA6FA0"/>
    <w:rsid w:val="00BB5A6F"/>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1F59"/>
    <w:rsid w:val="00C22BC1"/>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440"/>
    <w:rsid w:val="00C80803"/>
    <w:rsid w:val="00C841DC"/>
    <w:rsid w:val="00C874DA"/>
    <w:rsid w:val="00C91D27"/>
    <w:rsid w:val="00C91FFC"/>
    <w:rsid w:val="00CA02D8"/>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4D71"/>
    <w:rsid w:val="00CD6076"/>
    <w:rsid w:val="00CD7D13"/>
    <w:rsid w:val="00CD7DDB"/>
    <w:rsid w:val="00CE03B1"/>
    <w:rsid w:val="00CE03E0"/>
    <w:rsid w:val="00CE104A"/>
    <w:rsid w:val="00CE2183"/>
    <w:rsid w:val="00CE2409"/>
    <w:rsid w:val="00CE33A8"/>
    <w:rsid w:val="00CE4AF0"/>
    <w:rsid w:val="00CE4E99"/>
    <w:rsid w:val="00CE5390"/>
    <w:rsid w:val="00CE6EA5"/>
    <w:rsid w:val="00CF38D2"/>
    <w:rsid w:val="00CF6791"/>
    <w:rsid w:val="00D00777"/>
    <w:rsid w:val="00D01766"/>
    <w:rsid w:val="00D05A28"/>
    <w:rsid w:val="00D06E4B"/>
    <w:rsid w:val="00D0788B"/>
    <w:rsid w:val="00D10CB1"/>
    <w:rsid w:val="00D165AA"/>
    <w:rsid w:val="00D17E5B"/>
    <w:rsid w:val="00D2266C"/>
    <w:rsid w:val="00D2673F"/>
    <w:rsid w:val="00D32BE4"/>
    <w:rsid w:val="00D35026"/>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EEA"/>
    <w:rsid w:val="00D61267"/>
    <w:rsid w:val="00D62DB5"/>
    <w:rsid w:val="00D651D1"/>
    <w:rsid w:val="00D67071"/>
    <w:rsid w:val="00D706B4"/>
    <w:rsid w:val="00D7323D"/>
    <w:rsid w:val="00D767BA"/>
    <w:rsid w:val="00D76FE3"/>
    <w:rsid w:val="00D770B9"/>
    <w:rsid w:val="00D77E2E"/>
    <w:rsid w:val="00D81ED4"/>
    <w:rsid w:val="00D82516"/>
    <w:rsid w:val="00D83CD6"/>
    <w:rsid w:val="00D83E48"/>
    <w:rsid w:val="00D84532"/>
    <w:rsid w:val="00D87559"/>
    <w:rsid w:val="00D916A4"/>
    <w:rsid w:val="00D9183B"/>
    <w:rsid w:val="00D958D1"/>
    <w:rsid w:val="00D975FF"/>
    <w:rsid w:val="00DA23E0"/>
    <w:rsid w:val="00DA2B2D"/>
    <w:rsid w:val="00DA3D14"/>
    <w:rsid w:val="00DA40CB"/>
    <w:rsid w:val="00DA41D8"/>
    <w:rsid w:val="00DA6654"/>
    <w:rsid w:val="00DA7536"/>
    <w:rsid w:val="00DA7914"/>
    <w:rsid w:val="00DB17CA"/>
    <w:rsid w:val="00DB44FE"/>
    <w:rsid w:val="00DB49D1"/>
    <w:rsid w:val="00DB5125"/>
    <w:rsid w:val="00DB6703"/>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453E"/>
    <w:rsid w:val="00DF6ADD"/>
    <w:rsid w:val="00E00769"/>
    <w:rsid w:val="00E00E2C"/>
    <w:rsid w:val="00E00F00"/>
    <w:rsid w:val="00E01B17"/>
    <w:rsid w:val="00E04D18"/>
    <w:rsid w:val="00E074BC"/>
    <w:rsid w:val="00E12FCC"/>
    <w:rsid w:val="00E13CCD"/>
    <w:rsid w:val="00E1414A"/>
    <w:rsid w:val="00E14B72"/>
    <w:rsid w:val="00E224A4"/>
    <w:rsid w:val="00E22559"/>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55BD"/>
    <w:rsid w:val="00E96503"/>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7347"/>
    <w:rsid w:val="00EE77ED"/>
    <w:rsid w:val="00EF00B4"/>
    <w:rsid w:val="00EF1254"/>
    <w:rsid w:val="00EF3E05"/>
    <w:rsid w:val="00EF6790"/>
    <w:rsid w:val="00EF764F"/>
    <w:rsid w:val="00F00493"/>
    <w:rsid w:val="00F00B7C"/>
    <w:rsid w:val="00F0379B"/>
    <w:rsid w:val="00F0386D"/>
    <w:rsid w:val="00F03C64"/>
    <w:rsid w:val="00F105F4"/>
    <w:rsid w:val="00F10646"/>
    <w:rsid w:val="00F14D4B"/>
    <w:rsid w:val="00F20CAA"/>
    <w:rsid w:val="00F230AF"/>
    <w:rsid w:val="00F23B4A"/>
    <w:rsid w:val="00F25D56"/>
    <w:rsid w:val="00F334AF"/>
    <w:rsid w:val="00F36DEC"/>
    <w:rsid w:val="00F426FB"/>
    <w:rsid w:val="00F4326A"/>
    <w:rsid w:val="00F45CAA"/>
    <w:rsid w:val="00F501EC"/>
    <w:rsid w:val="00F503CF"/>
    <w:rsid w:val="00F512AC"/>
    <w:rsid w:val="00F53F9A"/>
    <w:rsid w:val="00F54276"/>
    <w:rsid w:val="00F555CD"/>
    <w:rsid w:val="00F5614E"/>
    <w:rsid w:val="00F6060C"/>
    <w:rsid w:val="00F60828"/>
    <w:rsid w:val="00F630D2"/>
    <w:rsid w:val="00F6376C"/>
    <w:rsid w:val="00F64D82"/>
    <w:rsid w:val="00F707C1"/>
    <w:rsid w:val="00F70ACB"/>
    <w:rsid w:val="00F71AC4"/>
    <w:rsid w:val="00F725F3"/>
    <w:rsid w:val="00F739C8"/>
    <w:rsid w:val="00F74FE8"/>
    <w:rsid w:val="00F761B7"/>
    <w:rsid w:val="00F7769F"/>
    <w:rsid w:val="00F77F99"/>
    <w:rsid w:val="00F81046"/>
    <w:rsid w:val="00F821B1"/>
    <w:rsid w:val="00F84BFB"/>
    <w:rsid w:val="00F85124"/>
    <w:rsid w:val="00F92425"/>
    <w:rsid w:val="00F93566"/>
    <w:rsid w:val="00F94249"/>
    <w:rsid w:val="00F949C8"/>
    <w:rsid w:val="00FA1346"/>
    <w:rsid w:val="00FA2F41"/>
    <w:rsid w:val="00FA35DD"/>
    <w:rsid w:val="00FA473E"/>
    <w:rsid w:val="00FA5BCF"/>
    <w:rsid w:val="00FB2FA7"/>
    <w:rsid w:val="00FB3189"/>
    <w:rsid w:val="00FB3217"/>
    <w:rsid w:val="00FB5046"/>
    <w:rsid w:val="00FC0300"/>
    <w:rsid w:val="00FC0A25"/>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38C8A4-C7D2-44FD-92BC-C256F2857502}">
  <ds:schemaRefs>
    <ds:schemaRef ds:uri="http://schemas.openxmlformats.org/officeDocument/2006/bibliography"/>
  </ds:schemaRefs>
</ds:datastoreItem>
</file>

<file path=customXml/itemProps2.xml><?xml version="1.0" encoding="utf-8"?>
<ds:datastoreItem xmlns:ds="http://schemas.openxmlformats.org/officeDocument/2006/customXml" ds:itemID="{53F0BF63-56E8-4350-ABCC-E08A3F619FC7}">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D1AC2F42-5317-46EE-A094-61442C4AF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7CC101-E5B7-483D-B5AE-F6B86836DD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8</Pages>
  <Words>2405</Words>
  <Characters>13710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Alhabibi, Haider@Energy</cp:lastModifiedBy>
  <cp:revision>47</cp:revision>
  <dcterms:created xsi:type="dcterms:W3CDTF">2018-10-23T22:25:00Z</dcterms:created>
  <dcterms:modified xsi:type="dcterms:W3CDTF">2023-11-22T21:11:00Z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