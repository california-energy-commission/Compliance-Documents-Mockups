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54"/>
        <w:gridCol w:w="2321"/>
        <w:gridCol w:w="7915"/>
      </w:tblGrid>
      <w:tr w:rsidR="00A80D78" w14:paraId="1B56CFAB" w14:textId="77777777" w:rsidTr="00A932D7">
        <w:tc>
          <w:tcPr>
            <w:tcW w:w="10790" w:type="dxa"/>
            <w:gridSpan w:val="3"/>
          </w:tcPr>
          <w:p w14:paraId="57E5861C" w14:textId="27D94159"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3457E9">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2321"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7915" w:type="dxa"/>
          </w:tcPr>
          <w:p w14:paraId="0F4E72E6" w14:textId="1D6DE196" w:rsidR="00A80D78" w:rsidRDefault="00A80D78">
            <w:pPr>
              <w:rPr>
                <w:rFonts w:asciiTheme="minorHAnsi" w:hAnsiTheme="minorHAnsi"/>
                <w:sz w:val="18"/>
                <w:szCs w:val="18"/>
              </w:rPr>
            </w:pPr>
          </w:p>
        </w:tc>
      </w:tr>
      <w:tr w:rsidR="003457E9" w14:paraId="02AD1191" w14:textId="77777777" w:rsidTr="00E44B7C">
        <w:tc>
          <w:tcPr>
            <w:tcW w:w="554" w:type="dxa"/>
            <w:vAlign w:val="center"/>
          </w:tcPr>
          <w:p w14:paraId="041DF808" w14:textId="1FFC1C74" w:rsidR="003457E9" w:rsidRDefault="003457E9" w:rsidP="00A932D7">
            <w:pPr>
              <w:jc w:val="center"/>
              <w:rPr>
                <w:rFonts w:asciiTheme="minorHAnsi" w:hAnsiTheme="minorHAnsi"/>
                <w:sz w:val="18"/>
                <w:szCs w:val="18"/>
              </w:rPr>
            </w:pPr>
            <w:r>
              <w:rPr>
                <w:rFonts w:asciiTheme="minorHAnsi" w:hAnsiTheme="minorHAnsi"/>
                <w:sz w:val="18"/>
                <w:szCs w:val="18"/>
              </w:rPr>
              <w:t>03</w:t>
            </w:r>
          </w:p>
        </w:tc>
        <w:tc>
          <w:tcPr>
            <w:tcW w:w="2321" w:type="dxa"/>
            <w:vAlign w:val="center"/>
          </w:tcPr>
          <w:p w14:paraId="0CC0F399" w14:textId="4C02253A" w:rsidR="003457E9" w:rsidRDefault="003457E9">
            <w:pPr>
              <w:rPr>
                <w:rFonts w:asciiTheme="minorHAnsi" w:hAnsiTheme="minorHAnsi"/>
                <w:sz w:val="18"/>
                <w:szCs w:val="18"/>
              </w:rPr>
            </w:pPr>
            <w:r>
              <w:rPr>
                <w:rFonts w:asciiTheme="minorHAnsi" w:hAnsiTheme="minorHAnsi"/>
                <w:sz w:val="18"/>
                <w:szCs w:val="18"/>
              </w:rPr>
              <w:t>Verification Status</w:t>
            </w:r>
          </w:p>
        </w:tc>
        <w:tc>
          <w:tcPr>
            <w:tcW w:w="7915" w:type="dxa"/>
          </w:tcPr>
          <w:p w14:paraId="39E4E1A0"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CB0880D"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14DD9E5" w14:textId="3B6014CB" w:rsidR="003457E9" w:rsidRPr="00E44B7C" w:rsidRDefault="003457E9" w:rsidP="00E44B7C">
            <w:pPr>
              <w:pStyle w:val="ListParagraph"/>
              <w:numPr>
                <w:ilvl w:val="0"/>
                <w:numId w:val="55"/>
              </w:numPr>
              <w:rPr>
                <w:rFonts w:asciiTheme="minorHAnsi" w:hAnsiTheme="minorHAnsi"/>
                <w:sz w:val="18"/>
                <w:szCs w:val="18"/>
              </w:rPr>
            </w:pPr>
            <w:r w:rsidRPr="00E44B7C">
              <w:rPr>
                <w:rFonts w:ascii="Calibri" w:hAnsi="Calibri"/>
                <w:sz w:val="18"/>
                <w:szCs w:val="18"/>
                <w:u w:val="single"/>
              </w:rPr>
              <w:t>All N/A - This entire table is not applicable.</w:t>
            </w:r>
          </w:p>
        </w:tc>
      </w:tr>
      <w:tr w:rsidR="003457E9" w14:paraId="45475B5A" w14:textId="77777777" w:rsidTr="003457E9">
        <w:tc>
          <w:tcPr>
            <w:tcW w:w="554" w:type="dxa"/>
            <w:vAlign w:val="center"/>
          </w:tcPr>
          <w:p w14:paraId="36D71A6B" w14:textId="4694282B" w:rsidR="003457E9" w:rsidRDefault="003457E9" w:rsidP="00A932D7">
            <w:pPr>
              <w:jc w:val="center"/>
              <w:rPr>
                <w:rFonts w:asciiTheme="minorHAnsi" w:hAnsiTheme="minorHAnsi"/>
                <w:sz w:val="18"/>
                <w:szCs w:val="18"/>
              </w:rPr>
            </w:pPr>
            <w:r>
              <w:rPr>
                <w:rFonts w:asciiTheme="minorHAnsi" w:hAnsiTheme="minorHAnsi"/>
                <w:sz w:val="18"/>
                <w:szCs w:val="18"/>
              </w:rPr>
              <w:t>04</w:t>
            </w:r>
          </w:p>
        </w:tc>
        <w:tc>
          <w:tcPr>
            <w:tcW w:w="2321" w:type="dxa"/>
          </w:tcPr>
          <w:p w14:paraId="751D4605" w14:textId="1934D60E" w:rsidR="003457E9" w:rsidRDefault="003457E9">
            <w:pPr>
              <w:rPr>
                <w:rFonts w:asciiTheme="minorHAnsi" w:hAnsiTheme="minorHAnsi"/>
                <w:sz w:val="18"/>
                <w:szCs w:val="18"/>
              </w:rPr>
            </w:pPr>
            <w:r>
              <w:rPr>
                <w:rFonts w:asciiTheme="minorHAnsi" w:hAnsiTheme="minorHAnsi"/>
                <w:sz w:val="18"/>
                <w:szCs w:val="18"/>
              </w:rPr>
              <w:t>Correction Notes</w:t>
            </w:r>
          </w:p>
        </w:tc>
        <w:tc>
          <w:tcPr>
            <w:tcW w:w="7915" w:type="dxa"/>
          </w:tcPr>
          <w:p w14:paraId="7F143522" w14:textId="77777777" w:rsidR="003457E9" w:rsidRDefault="003457E9">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2E596F" w14:paraId="676BA506" w14:textId="77777777" w:rsidTr="00A932D7">
        <w:tc>
          <w:tcPr>
            <w:tcW w:w="10790" w:type="dxa"/>
            <w:gridSpan w:val="3"/>
          </w:tcPr>
          <w:p w14:paraId="0D113003" w14:textId="64DD6E1D" w:rsidR="002E596F" w:rsidRPr="00E44B7C" w:rsidRDefault="002E596F">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642262" w14:paraId="7ED3249D" w14:textId="77777777" w:rsidTr="00DA0E66">
        <w:tc>
          <w:tcPr>
            <w:tcW w:w="10790" w:type="dxa"/>
            <w:gridSpan w:val="3"/>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151AABA9" w14:textId="588D57B5"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0" w:author="Author" w:date="2021-11-23T07:37:00Z">
              <w:r w:rsidDel="00227EBA">
                <w:rPr>
                  <w:rFonts w:asciiTheme="minorHAnsi" w:hAnsiTheme="minorHAnsi" w:cstheme="minorHAnsi"/>
                  <w:sz w:val="18"/>
                </w:rPr>
                <w:delText>air tight</w:delText>
              </w:r>
            </w:del>
            <w:ins w:id="1"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subfloor air barrier.</w:t>
            </w:r>
          </w:p>
        </w:tc>
      </w:tr>
      <w:tr w:rsidR="003457E9" w14:paraId="21DB5FE4" w14:textId="77777777" w:rsidTr="00E44B7C">
        <w:tc>
          <w:tcPr>
            <w:tcW w:w="554" w:type="dxa"/>
            <w:vAlign w:val="center"/>
          </w:tcPr>
          <w:p w14:paraId="71380139" w14:textId="26EE0439" w:rsidR="003457E9" w:rsidRDefault="003457E9" w:rsidP="00A932D7">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0E10A1AE"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8BBA58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21CB019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C93EC42" w14:textId="0407EE5F"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56FDF9D3" w14:textId="77777777" w:rsidTr="00E44B7C">
        <w:tc>
          <w:tcPr>
            <w:tcW w:w="554" w:type="dxa"/>
            <w:vAlign w:val="center"/>
          </w:tcPr>
          <w:p w14:paraId="662348F6" w14:textId="160179ED" w:rsidR="003457E9" w:rsidRDefault="003457E9" w:rsidP="00A932D7">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6FC83F2"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72B2F8C1" w14:textId="57050779" w:rsidR="003457E9" w:rsidRDefault="003457E9">
            <w:pPr>
              <w:rPr>
                <w:rFonts w:asciiTheme="minorHAnsi" w:hAnsiTheme="minorHAnsi" w:cstheme="minorHAnsi"/>
                <w:sz w:val="18"/>
              </w:rPr>
            </w:pPr>
          </w:p>
        </w:tc>
      </w:tr>
      <w:tr w:rsidR="00604667" w14:paraId="299390B5" w14:textId="77777777" w:rsidTr="00E44B7C">
        <w:tc>
          <w:tcPr>
            <w:tcW w:w="10790" w:type="dxa"/>
            <w:gridSpan w:val="3"/>
          </w:tcPr>
          <w:p w14:paraId="3064E435" w14:textId="001813D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6096B40" w14:textId="58E64B32" w:rsidR="00A943E1" w:rsidRDefault="00A943E1"/>
    <w:p w14:paraId="40A2AAAA" w14:textId="77777777" w:rsidR="00A478C4" w:rsidRDefault="00A478C4">
      <w:r>
        <w:br w:type="page"/>
      </w:r>
    </w:p>
    <w:tbl>
      <w:tblPr>
        <w:tblStyle w:val="TableGrid"/>
        <w:tblW w:w="0" w:type="auto"/>
        <w:tblLook w:val="04A0" w:firstRow="1" w:lastRow="0" w:firstColumn="1" w:lastColumn="0" w:noHBand="0" w:noVBand="1"/>
      </w:tblPr>
      <w:tblGrid>
        <w:gridCol w:w="554"/>
        <w:gridCol w:w="2321"/>
        <w:gridCol w:w="7915"/>
      </w:tblGrid>
      <w:tr w:rsidR="00642262" w14:paraId="2BCE7033" w14:textId="77777777" w:rsidTr="003457E9">
        <w:tc>
          <w:tcPr>
            <w:tcW w:w="10790" w:type="dxa"/>
            <w:gridSpan w:val="3"/>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lastRenderedPageBreak/>
              <w:t>C. Walls Adjacent to Unconditioned Space</w:t>
            </w:r>
          </w:p>
        </w:tc>
      </w:tr>
      <w:tr w:rsidR="00642262" w14:paraId="5D852199" w14:textId="77777777" w:rsidTr="003457E9">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49D723CC" w14:textId="5D195816"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2" w:author="Author" w:date="2021-11-23T07:37:00Z">
              <w:r w:rsidDel="00227EBA">
                <w:rPr>
                  <w:rFonts w:asciiTheme="minorHAnsi" w:hAnsiTheme="minorHAnsi" w:cstheme="minorHAnsi"/>
                  <w:sz w:val="18"/>
                </w:rPr>
                <w:delText>air tight</w:delText>
              </w:r>
            </w:del>
            <w:ins w:id="3"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642262" w14:paraId="2A8381C3" w14:textId="77777777" w:rsidTr="003457E9">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3457E9">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3457E9">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All openings in the top and bottom plate, including all interior and exterior walls, to unconditioned space are sealed; such as holes drilled for electrical and plumbing.</w:t>
            </w:r>
          </w:p>
        </w:tc>
      </w:tr>
      <w:tr w:rsidR="00642262" w14:paraId="4B4C359D" w14:textId="77777777" w:rsidTr="003457E9">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3457E9">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3457E9">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3457E9">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3457E9">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1B144AC5" w14:textId="3A12680C"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ins w:id="4" w:author="Author" w:date="2021-11-23T07:37:00Z">
              <w:r w:rsidR="00227EBA">
                <w:rPr>
                  <w:rFonts w:asciiTheme="minorHAnsi" w:hAnsiTheme="minorHAnsi" w:cstheme="minorHAnsi"/>
                  <w:sz w:val="18"/>
                </w:rPr>
                <w:t>,</w:t>
              </w:r>
            </w:ins>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3457E9" w14:paraId="1FF8F4AD" w14:textId="77777777" w:rsidTr="00E44B7C">
        <w:tc>
          <w:tcPr>
            <w:tcW w:w="554" w:type="dxa"/>
            <w:vAlign w:val="center"/>
          </w:tcPr>
          <w:p w14:paraId="01C8279E" w14:textId="03D5E61F" w:rsidR="003457E9" w:rsidRDefault="003457E9" w:rsidP="00A932D7">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6BFF9380"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5596BB0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290FC1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6A48115" w14:textId="5F23D951"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719448C6" w14:textId="77777777" w:rsidTr="00E44B7C">
        <w:tc>
          <w:tcPr>
            <w:tcW w:w="554" w:type="dxa"/>
            <w:vAlign w:val="center"/>
          </w:tcPr>
          <w:p w14:paraId="03A4B932" w14:textId="7ABDC80E"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tcPr>
          <w:p w14:paraId="6B33F405"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61616CB5" w14:textId="1C7C64CE" w:rsidR="003457E9" w:rsidRDefault="003457E9">
            <w:pPr>
              <w:rPr>
                <w:rFonts w:asciiTheme="minorHAnsi" w:hAnsiTheme="minorHAnsi" w:cstheme="minorHAnsi"/>
                <w:sz w:val="18"/>
              </w:rPr>
            </w:pPr>
          </w:p>
        </w:tc>
      </w:tr>
      <w:tr w:rsidR="00604667" w14:paraId="57F075C8" w14:textId="77777777" w:rsidTr="00E44B7C">
        <w:tc>
          <w:tcPr>
            <w:tcW w:w="10790" w:type="dxa"/>
            <w:gridSpan w:val="3"/>
          </w:tcPr>
          <w:p w14:paraId="455B3AED" w14:textId="4A1627AE"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02466B" w14:textId="575EE9DB" w:rsidR="003457E9" w:rsidRDefault="003457E9"/>
    <w:tbl>
      <w:tblPr>
        <w:tblStyle w:val="TableGrid"/>
        <w:tblW w:w="0" w:type="auto"/>
        <w:tblLook w:val="04A0" w:firstRow="1" w:lastRow="0" w:firstColumn="1" w:lastColumn="0" w:noHBand="0" w:noVBand="1"/>
      </w:tblPr>
      <w:tblGrid>
        <w:gridCol w:w="554"/>
        <w:gridCol w:w="2321"/>
        <w:gridCol w:w="7915"/>
      </w:tblGrid>
      <w:tr w:rsidR="00642262" w14:paraId="21A0DB35" w14:textId="77777777" w:rsidTr="00E44B7C">
        <w:tc>
          <w:tcPr>
            <w:tcW w:w="10790" w:type="dxa"/>
            <w:gridSpan w:val="3"/>
          </w:tcPr>
          <w:p w14:paraId="320FC261" w14:textId="0C69DAF9" w:rsidR="00642262" w:rsidRPr="00A932D7" w:rsidRDefault="005B42B0">
            <w:pPr>
              <w:rPr>
                <w:rFonts w:asciiTheme="minorHAnsi" w:hAnsiTheme="minorHAnsi" w:cstheme="minorHAnsi"/>
                <w:b/>
                <w:sz w:val="18"/>
              </w:rPr>
            </w:pPr>
            <w:r>
              <w:rPr>
                <w:rFonts w:asciiTheme="minorHAnsi" w:hAnsiTheme="minorHAnsi" w:cstheme="minorHAnsi"/>
                <w:b/>
                <w:sz w:val="18"/>
              </w:rPr>
              <w:t>D. Ceiling Air Barrier Adjacent to Unconditioned Space</w:t>
            </w:r>
          </w:p>
        </w:tc>
      </w:tr>
      <w:tr w:rsidR="005B42B0" w14:paraId="5896B37C" w14:textId="77777777" w:rsidTr="00E44B7C">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E44B7C">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E44B7C">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E44B7C">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E44B7C">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30916CF0" w14:textId="7C3F95B5"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 direct contact with insulation.</w:t>
            </w:r>
          </w:p>
        </w:tc>
      </w:tr>
      <w:tr w:rsidR="005B42B0" w14:paraId="1AD036F2" w14:textId="77777777" w:rsidTr="00E44B7C">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E44B7C">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E44B7C">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E44B7C">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E44B7C">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3457E9" w14:paraId="0913C2B7" w14:textId="77777777" w:rsidTr="00E44B7C">
        <w:tc>
          <w:tcPr>
            <w:tcW w:w="554" w:type="dxa"/>
            <w:vAlign w:val="center"/>
          </w:tcPr>
          <w:p w14:paraId="5C2F98D4" w14:textId="0551901C"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0671065"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006524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D904796"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906E88A" w14:textId="031729C0"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0BFC2BBD" w14:textId="77777777" w:rsidTr="00E44B7C">
        <w:tc>
          <w:tcPr>
            <w:tcW w:w="554" w:type="dxa"/>
            <w:vAlign w:val="center"/>
          </w:tcPr>
          <w:p w14:paraId="013E3F66" w14:textId="3DA17FBB" w:rsidR="003457E9" w:rsidRDefault="003457E9" w:rsidP="00A932D7">
            <w:pPr>
              <w:jc w:val="center"/>
              <w:rPr>
                <w:rFonts w:asciiTheme="minorHAnsi" w:hAnsiTheme="minorHAnsi" w:cstheme="minorHAnsi"/>
                <w:sz w:val="18"/>
              </w:rPr>
            </w:pPr>
            <w:r>
              <w:rPr>
                <w:rFonts w:asciiTheme="minorHAnsi" w:hAnsiTheme="minorHAnsi" w:cstheme="minorHAnsi"/>
                <w:sz w:val="18"/>
              </w:rPr>
              <w:t>12</w:t>
            </w:r>
          </w:p>
        </w:tc>
        <w:tc>
          <w:tcPr>
            <w:tcW w:w="2321" w:type="dxa"/>
          </w:tcPr>
          <w:p w14:paraId="40E5F868"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4C12E586" w14:textId="501E9925" w:rsidR="003457E9" w:rsidRDefault="003457E9">
            <w:pPr>
              <w:rPr>
                <w:rFonts w:asciiTheme="minorHAnsi" w:hAnsiTheme="minorHAnsi" w:cstheme="minorHAnsi"/>
                <w:sz w:val="18"/>
              </w:rPr>
            </w:pPr>
          </w:p>
        </w:tc>
      </w:tr>
      <w:tr w:rsidR="00604667" w14:paraId="62BB1859" w14:textId="77777777" w:rsidTr="00E44B7C">
        <w:tc>
          <w:tcPr>
            <w:tcW w:w="10790" w:type="dxa"/>
            <w:gridSpan w:val="3"/>
          </w:tcPr>
          <w:p w14:paraId="6066CC5E" w14:textId="4EF0E78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2F96FB5" w14:textId="7EF55D1C" w:rsidR="00D27F7F" w:rsidRDefault="00D27F7F"/>
    <w:p w14:paraId="7BDCD249" w14:textId="77777777" w:rsidR="00A478C4" w:rsidRDefault="00A478C4">
      <w:r>
        <w:br w:type="page"/>
      </w:r>
    </w:p>
    <w:tbl>
      <w:tblPr>
        <w:tblStyle w:val="TableGrid"/>
        <w:tblW w:w="0" w:type="auto"/>
        <w:tblLook w:val="04A0" w:firstRow="1" w:lastRow="0" w:firstColumn="1" w:lastColumn="0" w:noHBand="0" w:noVBand="1"/>
      </w:tblPr>
      <w:tblGrid>
        <w:gridCol w:w="554"/>
        <w:gridCol w:w="2321"/>
        <w:gridCol w:w="7915"/>
      </w:tblGrid>
      <w:tr w:rsidR="00642262" w14:paraId="784D7596" w14:textId="77777777" w:rsidTr="003457E9">
        <w:tc>
          <w:tcPr>
            <w:tcW w:w="10790" w:type="dxa"/>
            <w:gridSpan w:val="3"/>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lastRenderedPageBreak/>
              <w:t>E. Roof Air Barrier – Unvented Attics Adjacent to Unconditioned Space</w:t>
            </w:r>
          </w:p>
        </w:tc>
      </w:tr>
      <w:tr w:rsidR="00D27F7F" w14:paraId="2991AD59" w14:textId="77777777" w:rsidTr="003457E9">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3457E9">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3457E9">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3457E9" w14:paraId="63F8CBE3" w14:textId="77777777" w:rsidTr="00E44B7C">
        <w:tc>
          <w:tcPr>
            <w:tcW w:w="554" w:type="dxa"/>
            <w:vAlign w:val="center"/>
          </w:tcPr>
          <w:p w14:paraId="74BF015E" w14:textId="3DE1CFC6"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3C25F3AC" w14:textId="77777777" w:rsidR="003457E9" w:rsidRDefault="003457E9">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63A320B2"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042A410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EA46663" w14:textId="640D86C0" w:rsidR="003457E9" w:rsidRPr="00E44B7C" w:rsidRDefault="003457E9" w:rsidP="00E44B7C">
            <w:pPr>
              <w:pStyle w:val="ListParagraph"/>
              <w:numPr>
                <w:ilvl w:val="0"/>
                <w:numId w:val="55"/>
              </w:numPr>
              <w:rPr>
                <w:rFonts w:asciiTheme="minorHAnsi" w:hAnsiTheme="minorHAnsi" w:cstheme="minorHAnsi"/>
                <w:sz w:val="18"/>
                <w:szCs w:val="18"/>
              </w:rPr>
            </w:pPr>
            <w:r w:rsidRPr="00E44B7C">
              <w:rPr>
                <w:rFonts w:ascii="Calibri" w:hAnsi="Calibri"/>
                <w:sz w:val="18"/>
                <w:szCs w:val="18"/>
                <w:u w:val="single"/>
              </w:rPr>
              <w:t>All N/A - This entire table is not applicable.</w:t>
            </w:r>
          </w:p>
        </w:tc>
      </w:tr>
      <w:tr w:rsidR="003457E9" w14:paraId="3FA6FA41" w14:textId="77777777" w:rsidTr="00E44B7C">
        <w:tc>
          <w:tcPr>
            <w:tcW w:w="554" w:type="dxa"/>
            <w:vAlign w:val="center"/>
          </w:tcPr>
          <w:p w14:paraId="53336939" w14:textId="617D376D"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38946598" w14:textId="77777777" w:rsidR="003457E9" w:rsidRDefault="003457E9" w:rsidP="00B20575">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76589708" w14:textId="37F12139" w:rsidR="003457E9" w:rsidRDefault="003457E9" w:rsidP="00B20575">
            <w:pPr>
              <w:rPr>
                <w:rFonts w:asciiTheme="minorHAnsi" w:hAnsiTheme="minorHAnsi" w:cstheme="minorHAnsi"/>
                <w:sz w:val="18"/>
                <w:szCs w:val="18"/>
              </w:rPr>
            </w:pPr>
          </w:p>
        </w:tc>
      </w:tr>
      <w:tr w:rsidR="00604667" w14:paraId="40C157FD" w14:textId="77777777" w:rsidTr="00E44B7C">
        <w:tc>
          <w:tcPr>
            <w:tcW w:w="10790" w:type="dxa"/>
            <w:gridSpan w:val="3"/>
          </w:tcPr>
          <w:p w14:paraId="3187C5F0" w14:textId="1F7A25A7" w:rsidR="00604667" w:rsidRDefault="00604667" w:rsidP="00604667">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2340"/>
        <w:gridCol w:w="7915"/>
      </w:tblGrid>
      <w:tr w:rsidR="00503A62" w14:paraId="2F69B214" w14:textId="77777777" w:rsidTr="00545ECF">
        <w:tc>
          <w:tcPr>
            <w:tcW w:w="10790" w:type="dxa"/>
            <w:gridSpan w:val="3"/>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543EB4B3"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5" w:author="Author" w:date="2021-11-23T07:37:00Z">
              <w:r w:rsidDel="00227EBA">
                <w:rPr>
                  <w:rFonts w:asciiTheme="minorHAnsi" w:hAnsiTheme="minorHAnsi" w:cstheme="minorHAnsi"/>
                  <w:sz w:val="18"/>
                </w:rPr>
                <w:delText>air tight</w:delText>
              </w:r>
            </w:del>
            <w:ins w:id="6"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125148" w14:paraId="0DC91928" w14:textId="77777777" w:rsidTr="00E44B7C">
        <w:tc>
          <w:tcPr>
            <w:tcW w:w="535" w:type="dxa"/>
            <w:vAlign w:val="center"/>
          </w:tcPr>
          <w:p w14:paraId="5A5698F2" w14:textId="5E07067E"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7887F41F"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A38DCB"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49836629"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7366B8F" w14:textId="50F2FC53"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0183CED" w14:textId="77777777" w:rsidTr="00E44B7C">
        <w:tc>
          <w:tcPr>
            <w:tcW w:w="535" w:type="dxa"/>
            <w:vAlign w:val="center"/>
          </w:tcPr>
          <w:p w14:paraId="441DAA86" w14:textId="07DCCF52"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265640F1"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4123A907" w14:textId="5A8B1FF8" w:rsidR="00125148" w:rsidRDefault="00125148">
            <w:pPr>
              <w:rPr>
                <w:rFonts w:asciiTheme="minorHAnsi" w:hAnsiTheme="minorHAnsi" w:cstheme="minorHAnsi"/>
                <w:sz w:val="18"/>
              </w:rPr>
            </w:pPr>
          </w:p>
        </w:tc>
      </w:tr>
      <w:tr w:rsidR="00604667" w14:paraId="35D49F8C" w14:textId="77777777" w:rsidTr="00E44B7C">
        <w:tc>
          <w:tcPr>
            <w:tcW w:w="10790" w:type="dxa"/>
            <w:gridSpan w:val="3"/>
          </w:tcPr>
          <w:p w14:paraId="7922599C" w14:textId="2611DA74"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C9C5E49" w14:textId="6F3E6693" w:rsidR="00125148" w:rsidRDefault="00125148"/>
    <w:tbl>
      <w:tblPr>
        <w:tblStyle w:val="TableGrid"/>
        <w:tblW w:w="0" w:type="auto"/>
        <w:tblLook w:val="04A0" w:firstRow="1" w:lastRow="0" w:firstColumn="1" w:lastColumn="0" w:noHBand="0" w:noVBand="1"/>
      </w:tblPr>
      <w:tblGrid>
        <w:gridCol w:w="535"/>
        <w:gridCol w:w="2340"/>
        <w:gridCol w:w="7915"/>
      </w:tblGrid>
      <w:tr w:rsidR="00DA0E66" w:rsidRPr="00DA0E66" w14:paraId="6072F02F" w14:textId="77777777" w:rsidTr="00545ECF">
        <w:tc>
          <w:tcPr>
            <w:tcW w:w="10790" w:type="dxa"/>
            <w:gridSpan w:val="3"/>
          </w:tcPr>
          <w:p w14:paraId="4655B0F8" w14:textId="377C74DF" w:rsidR="00DA0E66" w:rsidRPr="00DA0E66" w:rsidRDefault="00DA0E66" w:rsidP="00545ECF">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545ECF">
        <w:tc>
          <w:tcPr>
            <w:tcW w:w="535" w:type="dxa"/>
            <w:vAlign w:val="center"/>
          </w:tcPr>
          <w:p w14:paraId="34752FF7"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0EBDD7FF"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Airtight blocking is installed between joists where the wall rim joist would have been located in the absence of a cantilever.</w:t>
            </w:r>
          </w:p>
        </w:tc>
      </w:tr>
      <w:tr w:rsidR="00DA0E66" w:rsidRPr="00DA0E66" w14:paraId="225C82DD" w14:textId="77777777" w:rsidTr="00545ECF">
        <w:tc>
          <w:tcPr>
            <w:tcW w:w="535" w:type="dxa"/>
            <w:vAlign w:val="center"/>
          </w:tcPr>
          <w:p w14:paraId="30488D5F"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6A643BF1"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545ECF">
        <w:tc>
          <w:tcPr>
            <w:tcW w:w="535" w:type="dxa"/>
            <w:vAlign w:val="center"/>
          </w:tcPr>
          <w:p w14:paraId="52152ADB"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1119F3D8" w14:textId="1D86E55B" w:rsidR="00DA0E66" w:rsidRPr="00DA0E66" w:rsidRDefault="00DA0E66" w:rsidP="00545ECF">
            <w:pPr>
              <w:rPr>
                <w:rFonts w:asciiTheme="minorHAnsi" w:hAnsiTheme="minorHAnsi" w:cstheme="minorHAnsi"/>
                <w:sz w:val="18"/>
              </w:rPr>
            </w:pPr>
            <w:r>
              <w:rPr>
                <w:rFonts w:asciiTheme="minorHAnsi" w:hAnsiTheme="minorHAnsi" w:cstheme="minorHAnsi"/>
                <w:sz w:val="18"/>
              </w:rPr>
              <w:t>Any gaps, cracks or penetrations in the air barrier of the cantilever are sealed. Recessed can lights in the cantilever are</w:t>
            </w:r>
            <w:ins w:id="7" w:author="Author" w:date="2021-11-23T07:37:00Z">
              <w:r w:rsidR="00227EBA">
                <w:rPr>
                  <w:rFonts w:asciiTheme="minorHAnsi" w:hAnsiTheme="minorHAnsi" w:cstheme="minorHAnsi"/>
                  <w:sz w:val="18"/>
                </w:rPr>
                <w:t xml:space="preserve"> rated to be Insulation Contact</w:t>
              </w:r>
            </w:ins>
            <w:ins w:id="8" w:author="Author" w:date="2021-11-23T07:38:00Z">
              <w:r w:rsidR="00227EBA">
                <w:rPr>
                  <w:rFonts w:asciiTheme="minorHAnsi" w:hAnsiTheme="minorHAnsi" w:cstheme="minorHAnsi"/>
                  <w:sz w:val="18"/>
                </w:rPr>
                <w:t xml:space="preserve"> and Airtight </w:t>
              </w:r>
            </w:ins>
            <w:del w:id="9" w:author="Author" w:date="2021-11-23T07:38:00Z">
              <w:r w:rsidDel="00227EBA">
                <w:rPr>
                  <w:rFonts w:asciiTheme="minorHAnsi" w:hAnsiTheme="minorHAnsi" w:cstheme="minorHAnsi"/>
                  <w:sz w:val="18"/>
                </w:rPr>
                <w:delText xml:space="preserve"> </w:delText>
              </w:r>
            </w:del>
            <w:ins w:id="10" w:author="Author" w:date="2021-11-23T07:38:00Z">
              <w:r w:rsidR="00227EBA">
                <w:rPr>
                  <w:rFonts w:asciiTheme="minorHAnsi" w:hAnsiTheme="minorHAnsi" w:cstheme="minorHAnsi"/>
                  <w:sz w:val="18"/>
                </w:rPr>
                <w:t>(</w:t>
              </w:r>
            </w:ins>
            <w:r>
              <w:rPr>
                <w:rFonts w:asciiTheme="minorHAnsi" w:hAnsiTheme="minorHAnsi" w:cstheme="minorHAnsi"/>
                <w:sz w:val="18"/>
              </w:rPr>
              <w:t>IC and AT</w:t>
            </w:r>
            <w:ins w:id="11" w:author="Author" w:date="2021-11-23T07:38:00Z">
              <w:r w:rsidR="00227EBA">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125148" w:rsidRPr="00DA0E66" w14:paraId="47BC9BB5" w14:textId="77777777" w:rsidTr="00E44B7C">
        <w:tc>
          <w:tcPr>
            <w:tcW w:w="535" w:type="dxa"/>
            <w:vAlign w:val="center"/>
          </w:tcPr>
          <w:p w14:paraId="0460A7B5" w14:textId="06CAC8A7" w:rsidR="00125148" w:rsidRDefault="00125148"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3F2FA01A"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658005"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CED01D3"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B0E8979" w14:textId="2B6BFCD5"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rsidRPr="00DA0E66" w14:paraId="7B01609D" w14:textId="77777777" w:rsidTr="00E44B7C">
        <w:tc>
          <w:tcPr>
            <w:tcW w:w="535" w:type="dxa"/>
            <w:vAlign w:val="center"/>
          </w:tcPr>
          <w:p w14:paraId="75DA8144" w14:textId="4FDFC4C6" w:rsidR="00125148" w:rsidRDefault="00125148"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55303EA2" w14:textId="77777777" w:rsidR="00125148" w:rsidRDefault="00125148"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5A9E03B7" w14:textId="28AB783B" w:rsidR="00125148" w:rsidRDefault="00125148" w:rsidP="00545ECF">
            <w:pPr>
              <w:rPr>
                <w:rFonts w:asciiTheme="minorHAnsi" w:hAnsiTheme="minorHAnsi" w:cstheme="minorHAnsi"/>
                <w:sz w:val="18"/>
              </w:rPr>
            </w:pPr>
          </w:p>
        </w:tc>
      </w:tr>
      <w:tr w:rsidR="00604667" w:rsidRPr="00DA0E66" w14:paraId="4F08ECBF" w14:textId="77777777" w:rsidTr="00E44B7C">
        <w:tc>
          <w:tcPr>
            <w:tcW w:w="10790" w:type="dxa"/>
            <w:gridSpan w:val="3"/>
          </w:tcPr>
          <w:p w14:paraId="0D96034A" w14:textId="4E1F8CEB"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732BDEF" w14:textId="70A56656" w:rsidR="00503A62" w:rsidRDefault="00503A62"/>
    <w:p w14:paraId="636E9348" w14:textId="77777777" w:rsidR="00A478C4" w:rsidRDefault="00A478C4">
      <w:r>
        <w:br w:type="page"/>
      </w:r>
    </w:p>
    <w:tbl>
      <w:tblPr>
        <w:tblStyle w:val="TableGrid"/>
        <w:tblW w:w="0" w:type="auto"/>
        <w:tblLook w:val="04A0" w:firstRow="1" w:lastRow="0" w:firstColumn="1" w:lastColumn="0" w:noHBand="0" w:noVBand="1"/>
      </w:tblPr>
      <w:tblGrid>
        <w:gridCol w:w="535"/>
        <w:gridCol w:w="2340"/>
        <w:gridCol w:w="7915"/>
      </w:tblGrid>
      <w:tr w:rsidR="00503A62" w14:paraId="06D52CFE" w14:textId="77777777" w:rsidTr="00545ECF">
        <w:tc>
          <w:tcPr>
            <w:tcW w:w="10790" w:type="dxa"/>
            <w:gridSpan w:val="3"/>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lastRenderedPageBreak/>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125148" w14:paraId="6CC8959C" w14:textId="77777777" w:rsidTr="00E44B7C">
        <w:tc>
          <w:tcPr>
            <w:tcW w:w="535" w:type="dxa"/>
            <w:vAlign w:val="center"/>
          </w:tcPr>
          <w:p w14:paraId="334283B2" w14:textId="084CE48B"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206A2FB3"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735070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85C3386"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9C319FC" w14:textId="24315F31"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E34EC19" w14:textId="77777777" w:rsidTr="00E44B7C">
        <w:tc>
          <w:tcPr>
            <w:tcW w:w="535" w:type="dxa"/>
            <w:vAlign w:val="center"/>
          </w:tcPr>
          <w:p w14:paraId="42D94728" w14:textId="3DCA2FDE"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0C71E2C8"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248BB1E9" w14:textId="052F8E47" w:rsidR="00125148" w:rsidRDefault="00125148">
            <w:pPr>
              <w:rPr>
                <w:rFonts w:asciiTheme="minorHAnsi" w:hAnsiTheme="minorHAnsi" w:cstheme="minorHAnsi"/>
                <w:sz w:val="18"/>
              </w:rPr>
            </w:pPr>
          </w:p>
        </w:tc>
      </w:tr>
      <w:tr w:rsidR="00604667" w14:paraId="5471C014" w14:textId="77777777" w:rsidTr="00E44B7C">
        <w:tc>
          <w:tcPr>
            <w:tcW w:w="10790" w:type="dxa"/>
            <w:gridSpan w:val="3"/>
          </w:tcPr>
          <w:p w14:paraId="2A7B3A21" w14:textId="711F9711"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1606C08" w14:textId="77777777" w:rsidR="00FD311D" w:rsidRPr="00AC143E" w:rsidRDefault="00FD311D">
      <w:pPr>
        <w:rPr>
          <w:sz w:val="16"/>
        </w:rPr>
      </w:pPr>
    </w:p>
    <w:tbl>
      <w:tblPr>
        <w:tblStyle w:val="TableGrid"/>
        <w:tblW w:w="0" w:type="auto"/>
        <w:tblLook w:val="04A0" w:firstRow="1" w:lastRow="0" w:firstColumn="1" w:lastColumn="0" w:noHBand="0" w:noVBand="1"/>
      </w:tblPr>
      <w:tblGrid>
        <w:gridCol w:w="554"/>
        <w:gridCol w:w="2321"/>
        <w:gridCol w:w="7915"/>
      </w:tblGrid>
      <w:tr w:rsidR="00642262" w14:paraId="176B2211" w14:textId="393F06FC" w:rsidTr="00B50B36">
        <w:tc>
          <w:tcPr>
            <w:tcW w:w="10790" w:type="dxa"/>
            <w:gridSpan w:val="3"/>
          </w:tcPr>
          <w:p w14:paraId="748E6FFD" w14:textId="5F2C156E" w:rsidR="00642262" w:rsidRPr="00A932D7" w:rsidRDefault="00DA0E66" w:rsidP="00105E07">
            <w:pPr>
              <w:rPr>
                <w:rFonts w:asciiTheme="minorHAnsi" w:hAnsiTheme="minorHAnsi" w:cstheme="minorHAnsi"/>
                <w:b/>
                <w:sz w:val="18"/>
                <w:szCs w:val="18"/>
              </w:rPr>
            </w:pPr>
            <w:r>
              <w:rPr>
                <w:rFonts w:asciiTheme="minorHAnsi" w:hAnsiTheme="minorHAnsi" w:cstheme="minorHAnsi"/>
                <w:b/>
                <w:sz w:val="18"/>
                <w:szCs w:val="18"/>
              </w:rPr>
              <w:t>I</w:t>
            </w:r>
            <w:r w:rsidR="00D27F7F">
              <w:rPr>
                <w:rFonts w:asciiTheme="minorHAnsi" w:hAnsiTheme="minorHAnsi" w:cstheme="minorHAnsi"/>
                <w:b/>
                <w:sz w:val="18"/>
                <w:szCs w:val="18"/>
              </w:rPr>
              <w:t>. Air Barriers in Multifamily Dwellings</w:t>
            </w:r>
          </w:p>
        </w:tc>
      </w:tr>
      <w:tr w:rsidR="00D27F7F" w14:paraId="58CFA955" w14:textId="7C8370A7" w:rsidTr="00B50B36">
        <w:tc>
          <w:tcPr>
            <w:tcW w:w="554" w:type="dxa"/>
            <w:vAlign w:val="center"/>
          </w:tcPr>
          <w:p w14:paraId="0406A20C" w14:textId="73D60536"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2A56A39E" w14:textId="41DDFEC4"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Each dwelling unit must be sealed to stop air movement between dwelling units. Treat adjacent dwelling units as unconditioned space for air sealing.</w:t>
            </w:r>
          </w:p>
        </w:tc>
      </w:tr>
      <w:tr w:rsidR="00D27F7F" w14:paraId="26F8F9DB" w14:textId="0AD8C530" w:rsidTr="00B50B36">
        <w:tc>
          <w:tcPr>
            <w:tcW w:w="554" w:type="dxa"/>
            <w:vAlign w:val="center"/>
          </w:tcPr>
          <w:p w14:paraId="319FFFEA" w14:textId="794400A6"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3FF4A209" w14:textId="12CAD84D"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All penetrations through the floor and ceiling of each dwelling unit are sealed, including electric and gas utilities, water pipes, drain pipes, fire protection service pipes, and communication wiring.</w:t>
            </w:r>
          </w:p>
        </w:tc>
      </w:tr>
      <w:tr w:rsidR="00D27F7F" w14:paraId="5DCE96F0" w14:textId="6F177714" w:rsidTr="00B50B36">
        <w:tc>
          <w:tcPr>
            <w:tcW w:w="554" w:type="dxa"/>
            <w:vAlign w:val="center"/>
          </w:tcPr>
          <w:p w14:paraId="3895FE15" w14:textId="70F34080"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75C9E7CD" w14:textId="6B2E6CF9"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Elevator penthouse, mechanical penthouse, stairwell doors, roof access hatches, and plumbing stacks that separate conditioned and unconditioned space are all sealed.</w:t>
            </w:r>
          </w:p>
        </w:tc>
      </w:tr>
      <w:tr w:rsidR="00D27F7F" w14:paraId="694B0838" w14:textId="55CD02A0" w:rsidTr="00B50B36">
        <w:tc>
          <w:tcPr>
            <w:tcW w:w="554" w:type="dxa"/>
            <w:vAlign w:val="center"/>
          </w:tcPr>
          <w:p w14:paraId="59814B94" w14:textId="220D820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04</w:t>
            </w:r>
          </w:p>
        </w:tc>
        <w:tc>
          <w:tcPr>
            <w:tcW w:w="10236" w:type="dxa"/>
            <w:gridSpan w:val="2"/>
          </w:tcPr>
          <w:p w14:paraId="77E00C76" w14:textId="4237127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Vertical chases for garbage chutes, elevator shafts, HVAC ducting and plumbing </w:t>
            </w:r>
            <w:r w:rsidR="00B20575">
              <w:rPr>
                <w:rFonts w:asciiTheme="minorHAnsi" w:hAnsiTheme="minorHAnsi" w:cstheme="minorHAnsi"/>
                <w:sz w:val="18"/>
                <w:szCs w:val="18"/>
              </w:rPr>
              <w:t xml:space="preserve">shall </w:t>
            </w:r>
            <w:r>
              <w:rPr>
                <w:rFonts w:asciiTheme="minorHAnsi" w:hAnsiTheme="minorHAnsi" w:cstheme="minorHAnsi"/>
                <w:sz w:val="18"/>
                <w:szCs w:val="18"/>
              </w:rPr>
              <w:t>be treated as unconditioned space for sealing.</w:t>
            </w:r>
          </w:p>
        </w:tc>
      </w:tr>
      <w:tr w:rsidR="00D27F7F" w14:paraId="2ED1DBB2" w14:textId="390A84E8" w:rsidTr="00B50B36">
        <w:tc>
          <w:tcPr>
            <w:tcW w:w="554" w:type="dxa"/>
            <w:vAlign w:val="center"/>
          </w:tcPr>
          <w:p w14:paraId="605422BC" w14:textId="27A253E4" w:rsidR="00D27F7F" w:rsidRDefault="00D27F7F" w:rsidP="00A932D7">
            <w:pPr>
              <w:jc w:val="center"/>
              <w:rPr>
                <w:rFonts w:asciiTheme="minorHAnsi" w:hAnsiTheme="minorHAnsi" w:cstheme="minorHAnsi"/>
                <w:sz w:val="18"/>
                <w:szCs w:val="18"/>
              </w:rPr>
            </w:pPr>
            <w:r>
              <w:rPr>
                <w:rFonts w:asciiTheme="minorHAnsi" w:hAnsiTheme="minorHAnsi" w:cstheme="minorHAnsi"/>
                <w:sz w:val="18"/>
                <w:szCs w:val="18"/>
              </w:rPr>
              <w:t>05</w:t>
            </w:r>
          </w:p>
        </w:tc>
        <w:tc>
          <w:tcPr>
            <w:tcW w:w="10236" w:type="dxa"/>
            <w:gridSpan w:val="2"/>
          </w:tcPr>
          <w:p w14:paraId="16C56C21" w14:textId="0F047509" w:rsidR="00D27F7F" w:rsidRPr="00671E4D"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Common hallways </w:t>
            </w:r>
            <w:r w:rsidR="00B20575">
              <w:rPr>
                <w:rFonts w:asciiTheme="minorHAnsi" w:hAnsiTheme="minorHAnsi" w:cstheme="minorHAnsi"/>
                <w:sz w:val="18"/>
                <w:szCs w:val="18"/>
              </w:rPr>
              <w:t xml:space="preserve">shall </w:t>
            </w:r>
            <w:r>
              <w:rPr>
                <w:rFonts w:asciiTheme="minorHAnsi" w:hAnsiTheme="minorHAnsi" w:cstheme="minorHAnsi"/>
                <w:sz w:val="18"/>
                <w:szCs w:val="18"/>
              </w:rPr>
              <w:t>be treated as unconditioned space for sealing.</w:t>
            </w:r>
          </w:p>
        </w:tc>
      </w:tr>
      <w:tr w:rsidR="00125148" w14:paraId="30DE2924" w14:textId="6426EF1B" w:rsidTr="00E44B7C">
        <w:tc>
          <w:tcPr>
            <w:tcW w:w="554" w:type="dxa"/>
            <w:vAlign w:val="center"/>
          </w:tcPr>
          <w:p w14:paraId="68ABD4B8" w14:textId="11D00BBE" w:rsidR="00125148" w:rsidRDefault="00125148" w:rsidP="00A932D7">
            <w:pPr>
              <w:jc w:val="center"/>
              <w:rPr>
                <w:rFonts w:asciiTheme="minorHAnsi" w:hAnsiTheme="minorHAnsi" w:cstheme="minorHAnsi"/>
                <w:sz w:val="18"/>
                <w:szCs w:val="18"/>
              </w:rPr>
            </w:pPr>
            <w:r>
              <w:rPr>
                <w:rFonts w:asciiTheme="minorHAnsi" w:hAnsiTheme="minorHAnsi" w:cstheme="minorHAnsi"/>
                <w:sz w:val="18"/>
                <w:szCs w:val="18"/>
              </w:rPr>
              <w:t>06</w:t>
            </w:r>
          </w:p>
        </w:tc>
        <w:tc>
          <w:tcPr>
            <w:tcW w:w="2321" w:type="dxa"/>
            <w:vAlign w:val="center"/>
          </w:tcPr>
          <w:p w14:paraId="7F04B4A0" w14:textId="62369B17" w:rsidR="00125148" w:rsidRDefault="00125148">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48788166" w14:textId="6DB35D8A"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208F1E2" w14:textId="662875AD"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30C7B2D" w14:textId="36B8A1E0" w:rsidR="00125148" w:rsidRPr="00E44B7C" w:rsidRDefault="00125148" w:rsidP="00E44B7C">
            <w:pPr>
              <w:pStyle w:val="ListParagraph"/>
              <w:numPr>
                <w:ilvl w:val="0"/>
                <w:numId w:val="55"/>
              </w:numPr>
              <w:rPr>
                <w:rFonts w:asciiTheme="minorHAnsi" w:hAnsiTheme="minorHAnsi" w:cstheme="minorHAnsi"/>
                <w:sz w:val="18"/>
                <w:szCs w:val="18"/>
              </w:rPr>
            </w:pPr>
            <w:r w:rsidRPr="00E44B7C">
              <w:rPr>
                <w:rFonts w:ascii="Calibri" w:hAnsi="Calibri"/>
                <w:sz w:val="18"/>
                <w:szCs w:val="18"/>
                <w:u w:val="single"/>
              </w:rPr>
              <w:t>All N/A - This entire table is not applicable.</w:t>
            </w:r>
          </w:p>
        </w:tc>
      </w:tr>
      <w:tr w:rsidR="00125148" w14:paraId="5C9A8918" w14:textId="445473D4" w:rsidTr="00E44B7C">
        <w:tc>
          <w:tcPr>
            <w:tcW w:w="554" w:type="dxa"/>
            <w:vAlign w:val="center"/>
          </w:tcPr>
          <w:p w14:paraId="598E3F77" w14:textId="27288900" w:rsidR="00125148" w:rsidRDefault="00125148" w:rsidP="00A932D7">
            <w:pPr>
              <w:jc w:val="center"/>
              <w:rPr>
                <w:rFonts w:asciiTheme="minorHAnsi" w:hAnsiTheme="minorHAnsi" w:cstheme="minorHAnsi"/>
                <w:sz w:val="18"/>
                <w:szCs w:val="18"/>
              </w:rPr>
            </w:pPr>
            <w:r>
              <w:rPr>
                <w:rFonts w:asciiTheme="minorHAnsi" w:hAnsiTheme="minorHAnsi" w:cstheme="minorHAnsi"/>
                <w:sz w:val="18"/>
                <w:szCs w:val="18"/>
              </w:rPr>
              <w:t>07</w:t>
            </w:r>
          </w:p>
        </w:tc>
        <w:tc>
          <w:tcPr>
            <w:tcW w:w="2321" w:type="dxa"/>
          </w:tcPr>
          <w:p w14:paraId="33771BFD" w14:textId="37B36A8C" w:rsidR="00125148" w:rsidRDefault="00125148" w:rsidP="00B20575">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4125A793" w14:textId="790B5F50" w:rsidR="00125148" w:rsidRDefault="00125148" w:rsidP="00B20575">
            <w:pPr>
              <w:rPr>
                <w:rFonts w:asciiTheme="minorHAnsi" w:hAnsiTheme="minorHAnsi" w:cstheme="minorHAnsi"/>
                <w:sz w:val="18"/>
                <w:szCs w:val="18"/>
              </w:rPr>
            </w:pPr>
          </w:p>
        </w:tc>
      </w:tr>
      <w:tr w:rsidR="00604667" w14:paraId="55A2D98F" w14:textId="62DF4528" w:rsidTr="00E44B7C">
        <w:tc>
          <w:tcPr>
            <w:tcW w:w="10790" w:type="dxa"/>
            <w:gridSpan w:val="3"/>
          </w:tcPr>
          <w:p w14:paraId="4128CF3B" w14:textId="63F5AC48" w:rsidR="00604667" w:rsidRDefault="00604667" w:rsidP="00604667">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3D7C1" w14:textId="2A6D0B2A" w:rsidR="00B50B36" w:rsidRPr="00AC143E" w:rsidRDefault="00B50B36">
      <w:pPr>
        <w:rPr>
          <w:sz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7772A14F" w14:textId="77777777" w:rsidTr="00B50B36">
        <w:tc>
          <w:tcPr>
            <w:tcW w:w="10790" w:type="dxa"/>
            <w:gridSpan w:val="3"/>
          </w:tcPr>
          <w:p w14:paraId="2311A84F" w14:textId="3DA8137D" w:rsidR="00B50B36" w:rsidRPr="00E93981" w:rsidRDefault="00B50B36" w:rsidP="00545ECF">
            <w:pPr>
              <w:rPr>
                <w:rFonts w:ascii="Calibri" w:hAnsi="Calibri"/>
                <w:b/>
                <w:sz w:val="18"/>
                <w:szCs w:val="16"/>
              </w:rPr>
            </w:pPr>
            <w:r>
              <w:rPr>
                <w:rFonts w:ascii="Calibri" w:hAnsi="Calibri"/>
                <w:b/>
                <w:sz w:val="18"/>
                <w:szCs w:val="16"/>
              </w:rPr>
              <w:t>J</w:t>
            </w:r>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28D7191F" w14:textId="5B6EC997" w:rsidR="00B50B36" w:rsidRPr="00E93981" w:rsidRDefault="00B50B36" w:rsidP="00545ECF">
            <w:pPr>
              <w:rPr>
                <w:rFonts w:ascii="Calibri" w:hAnsi="Calibri"/>
                <w:sz w:val="18"/>
                <w:szCs w:val="16"/>
              </w:rPr>
            </w:pPr>
            <w:r w:rsidRPr="00E93981">
              <w:rPr>
                <w:rFonts w:ascii="Calibri" w:hAnsi="Calibri"/>
                <w:sz w:val="18"/>
                <w:szCs w:val="16"/>
              </w:rPr>
              <w:t>SIPs are considered an air barrier when properly sealed at top, bottom, sides</w:t>
            </w:r>
            <w:ins w:id="12" w:author="Author" w:date="2021-11-23T07:38:00Z">
              <w:r w:rsidR="00D2200C">
                <w:rPr>
                  <w:rFonts w:ascii="Calibri" w:hAnsi="Calibri"/>
                  <w:sz w:val="18"/>
                  <w:szCs w:val="16"/>
                </w:rPr>
                <w:t>,</w:t>
              </w:r>
            </w:ins>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E0D1FC3"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125148" w:rsidRPr="00E93981" w14:paraId="68CCFBA5" w14:textId="77777777" w:rsidTr="00E44B7C">
        <w:tc>
          <w:tcPr>
            <w:tcW w:w="554" w:type="dxa"/>
            <w:vAlign w:val="center"/>
          </w:tcPr>
          <w:p w14:paraId="08DFE40A" w14:textId="201421F2"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7308A7DE"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4710699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BB097C8"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03BFFB2" w14:textId="20BBB524"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1200CFA4" w14:textId="77777777" w:rsidTr="00E44B7C">
        <w:tc>
          <w:tcPr>
            <w:tcW w:w="554" w:type="dxa"/>
            <w:vAlign w:val="center"/>
          </w:tcPr>
          <w:p w14:paraId="3FEFF3B6" w14:textId="0BAC40BC"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39865AAD"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7365587E" w14:textId="758990D6" w:rsidR="00125148" w:rsidRPr="00E93981" w:rsidRDefault="00125148" w:rsidP="00545ECF">
            <w:pPr>
              <w:rPr>
                <w:rFonts w:ascii="Calibri" w:hAnsi="Calibri"/>
                <w:sz w:val="18"/>
                <w:szCs w:val="16"/>
              </w:rPr>
            </w:pPr>
          </w:p>
        </w:tc>
      </w:tr>
      <w:tr w:rsidR="00604667" w:rsidRPr="00E93981" w14:paraId="39A07483" w14:textId="77777777" w:rsidTr="00E44B7C">
        <w:tc>
          <w:tcPr>
            <w:tcW w:w="10790" w:type="dxa"/>
            <w:gridSpan w:val="3"/>
          </w:tcPr>
          <w:p w14:paraId="56DB6437" w14:textId="1CBEBD3F"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303F2E93" w14:textId="77777777" w:rsidTr="00125148">
        <w:tc>
          <w:tcPr>
            <w:tcW w:w="10790" w:type="dxa"/>
            <w:gridSpan w:val="3"/>
          </w:tcPr>
          <w:p w14:paraId="3663DDC2" w14:textId="4AD66931" w:rsidR="00B50B36" w:rsidRPr="00E93981" w:rsidRDefault="00B50B36" w:rsidP="00545ECF">
            <w:pPr>
              <w:rPr>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tc>
      </w:tr>
      <w:tr w:rsidR="00B50B36" w:rsidRPr="00E93981" w14:paraId="3DFF5BF0" w14:textId="77777777" w:rsidTr="00125148">
        <w:tc>
          <w:tcPr>
            <w:tcW w:w="554" w:type="dxa"/>
            <w:vAlign w:val="center"/>
          </w:tcPr>
          <w:p w14:paraId="02EA81BE"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797FFC4F" w14:textId="77777777" w:rsidR="00B50B36" w:rsidRPr="00E93981" w:rsidRDefault="00B50B36" w:rsidP="00545ECF">
            <w:pPr>
              <w:rPr>
                <w:rFonts w:ascii="Calibri" w:hAnsi="Calibri"/>
                <w:sz w:val="18"/>
                <w:szCs w:val="16"/>
              </w:rPr>
            </w:pPr>
            <w:r w:rsidRPr="00E93981">
              <w:rPr>
                <w:rFonts w:ascii="Calibri" w:hAnsi="Calibri"/>
                <w:sz w:val="18"/>
                <w:szCs w:val="16"/>
              </w:rPr>
              <w:t>ICF sections are considered an air barrier when properly sealed at top, bottom, sides and all penetrations.</w:t>
            </w:r>
          </w:p>
        </w:tc>
      </w:tr>
      <w:tr w:rsidR="00B50B36" w:rsidRPr="00E93981" w14:paraId="63D1E594" w14:textId="77777777" w:rsidTr="00125148">
        <w:tc>
          <w:tcPr>
            <w:tcW w:w="554" w:type="dxa"/>
            <w:vAlign w:val="center"/>
          </w:tcPr>
          <w:p w14:paraId="0876CCB3"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50979F95"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125148" w:rsidRPr="00E93981" w14:paraId="671CE4F2" w14:textId="77777777" w:rsidTr="00E44B7C">
        <w:tc>
          <w:tcPr>
            <w:tcW w:w="554" w:type="dxa"/>
            <w:vAlign w:val="center"/>
          </w:tcPr>
          <w:p w14:paraId="79EF37A3" w14:textId="576936C5"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5D0CA1B8"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08CB14A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1E4E5D2"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366711" w14:textId="7551933C"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55C618E4" w14:textId="77777777" w:rsidTr="00E44B7C">
        <w:tc>
          <w:tcPr>
            <w:tcW w:w="554" w:type="dxa"/>
            <w:vAlign w:val="center"/>
          </w:tcPr>
          <w:p w14:paraId="74DFDBB4" w14:textId="3C6AEC8B"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6E6D437A"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4AFC8D50" w14:textId="5C100A70" w:rsidR="00125148" w:rsidRPr="00E93981" w:rsidRDefault="00125148" w:rsidP="00545ECF">
            <w:pPr>
              <w:rPr>
                <w:rFonts w:ascii="Calibri" w:hAnsi="Calibri"/>
                <w:sz w:val="18"/>
                <w:szCs w:val="16"/>
              </w:rPr>
            </w:pPr>
          </w:p>
        </w:tc>
      </w:tr>
      <w:tr w:rsidR="00604667" w:rsidRPr="00E93981" w14:paraId="617EFD2A" w14:textId="77777777" w:rsidTr="00E44B7C">
        <w:tc>
          <w:tcPr>
            <w:tcW w:w="10790" w:type="dxa"/>
            <w:gridSpan w:val="3"/>
          </w:tcPr>
          <w:p w14:paraId="51B680FB" w14:textId="1C324A25"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01E34C9" w14:textId="11C41008" w:rsidR="00671E4D" w:rsidRPr="00AC143E" w:rsidRDefault="00671E4D">
      <w:pPr>
        <w:rPr>
          <w:sz w:val="16"/>
        </w:rPr>
      </w:pPr>
    </w:p>
    <w:tbl>
      <w:tblPr>
        <w:tblStyle w:val="TableGrid"/>
        <w:tblW w:w="0" w:type="auto"/>
        <w:tblLook w:val="04A0" w:firstRow="1" w:lastRow="0" w:firstColumn="1" w:lastColumn="0" w:noHBand="0" w:noVBand="1"/>
      </w:tblPr>
      <w:tblGrid>
        <w:gridCol w:w="535"/>
        <w:gridCol w:w="10255"/>
      </w:tblGrid>
      <w:tr w:rsidR="003457E9" w14:paraId="685E89DB" w14:textId="77777777" w:rsidTr="00545ECF">
        <w:tc>
          <w:tcPr>
            <w:tcW w:w="10790" w:type="dxa"/>
            <w:gridSpan w:val="2"/>
          </w:tcPr>
          <w:p w14:paraId="6CDCA979" w14:textId="4FE91767" w:rsidR="003457E9" w:rsidRPr="00E44B7C" w:rsidRDefault="003457E9">
            <w:pPr>
              <w:rPr>
                <w:rFonts w:ascii="Calibri" w:hAnsi="Calibri" w:cs="Calibri"/>
                <w:b/>
                <w:sz w:val="18"/>
              </w:rPr>
            </w:pPr>
            <w:r>
              <w:rPr>
                <w:rFonts w:ascii="Calibri" w:hAnsi="Calibri" w:cs="Calibri"/>
                <w:b/>
                <w:sz w:val="18"/>
              </w:rPr>
              <w:t>L. Determination of HERS Verification Compliance</w:t>
            </w:r>
          </w:p>
        </w:tc>
      </w:tr>
      <w:tr w:rsidR="003457E9" w14:paraId="716A9897" w14:textId="77777777" w:rsidTr="00545ECF">
        <w:tc>
          <w:tcPr>
            <w:tcW w:w="10790" w:type="dxa"/>
            <w:gridSpan w:val="2"/>
          </w:tcPr>
          <w:p w14:paraId="3856B500" w14:textId="0FC00DA3" w:rsidR="003457E9" w:rsidRPr="00E44B7C" w:rsidRDefault="003457E9">
            <w:pPr>
              <w:rPr>
                <w:rFonts w:ascii="Calibri" w:hAnsi="Calibri" w:cs="Calibri"/>
                <w:sz w:val="18"/>
              </w:rPr>
            </w:pPr>
            <w:r>
              <w:rPr>
                <w:rFonts w:ascii="Calibri" w:hAnsi="Calibri" w:cs="Calibri"/>
                <w:sz w:val="18"/>
              </w:rPr>
              <w:t>All applicable sections of this document shall indicate compliance with the specified verification protocol requirements in order for this Certificate of Verification as a whole to be determined to be in compliance.</w:t>
            </w:r>
          </w:p>
        </w:tc>
      </w:tr>
      <w:tr w:rsidR="003457E9" w14:paraId="267DD3B8" w14:textId="77777777" w:rsidTr="00E44B7C">
        <w:tc>
          <w:tcPr>
            <w:tcW w:w="535" w:type="dxa"/>
            <w:vAlign w:val="center"/>
          </w:tcPr>
          <w:p w14:paraId="216CBFA9" w14:textId="43A79427" w:rsidR="003457E9" w:rsidRPr="00E44B7C" w:rsidRDefault="003457E9" w:rsidP="00E44B7C">
            <w:pPr>
              <w:jc w:val="center"/>
              <w:rPr>
                <w:rFonts w:ascii="Calibri" w:hAnsi="Calibri" w:cs="Calibri"/>
                <w:sz w:val="18"/>
              </w:rPr>
            </w:pPr>
            <w:r>
              <w:rPr>
                <w:rFonts w:ascii="Calibri" w:hAnsi="Calibri" w:cs="Calibri"/>
                <w:sz w:val="18"/>
              </w:rPr>
              <w:t>01</w:t>
            </w:r>
          </w:p>
        </w:tc>
        <w:tc>
          <w:tcPr>
            <w:tcW w:w="10255" w:type="dxa"/>
          </w:tcPr>
          <w:p w14:paraId="640171F6" w14:textId="77777777" w:rsidR="003457E9" w:rsidRPr="00E44B7C" w:rsidRDefault="003457E9">
            <w:pPr>
              <w:rPr>
                <w:rFonts w:ascii="Calibri" w:hAnsi="Calibri" w:cs="Calibri"/>
                <w:sz w:val="18"/>
              </w:rPr>
            </w:pPr>
          </w:p>
        </w:tc>
      </w:tr>
    </w:tbl>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52"/>
        <w:gridCol w:w="41"/>
        <w:gridCol w:w="7"/>
        <w:gridCol w:w="5390"/>
      </w:tblGrid>
      <w:tr w:rsidR="00604667" w:rsidRPr="00CF0AFB" w14:paraId="779AA0AC" w14:textId="77777777" w:rsidTr="00E44B7C">
        <w:trPr>
          <w:trHeight w:val="206"/>
        </w:trPr>
        <w:tc>
          <w:tcPr>
            <w:tcW w:w="10790" w:type="dxa"/>
            <w:gridSpan w:val="4"/>
            <w:tcBorders>
              <w:top w:val="single" w:sz="4" w:space="0" w:color="auto"/>
              <w:left w:val="single" w:sz="4" w:space="0" w:color="auto"/>
              <w:bottom w:val="single" w:sz="4" w:space="0" w:color="auto"/>
              <w:right w:val="single" w:sz="4" w:space="0" w:color="auto"/>
            </w:tcBorders>
            <w:vAlign w:val="center"/>
          </w:tcPr>
          <w:p w14:paraId="0CDF8FC1" w14:textId="77777777" w:rsidR="00604667" w:rsidRPr="00604667" w:rsidRDefault="00604667" w:rsidP="00E44B7C">
            <w:pPr>
              <w:ind w:left="677" w:hanging="677"/>
              <w:rPr>
                <w:rFonts w:asciiTheme="minorHAnsi" w:hAnsiTheme="minorHAnsi" w:cs="Arial"/>
                <w:b/>
                <w:caps/>
                <w:sz w:val="18"/>
                <w:szCs w:val="18"/>
              </w:rPr>
            </w:pPr>
            <w:r w:rsidRPr="00CF0AFB">
              <w:rPr>
                <w:rFonts w:asciiTheme="minorHAnsi" w:hAnsiTheme="minorHAnsi" w:cs="Arial"/>
                <w:b/>
                <w:caps/>
                <w:sz w:val="18"/>
                <w:szCs w:val="18"/>
              </w:rPr>
              <w:lastRenderedPageBreak/>
              <w:t>Documentation Author's Declaration Statement</w:t>
            </w:r>
          </w:p>
        </w:tc>
      </w:tr>
      <w:tr w:rsidR="00604667" w:rsidRPr="00CF0AFB" w14:paraId="29C9E407" w14:textId="77777777" w:rsidTr="00E44B7C">
        <w:trPr>
          <w:trHeight w:val="206"/>
        </w:trPr>
        <w:tc>
          <w:tcPr>
            <w:tcW w:w="10790" w:type="dxa"/>
            <w:gridSpan w:val="4"/>
            <w:tcBorders>
              <w:top w:val="single" w:sz="4" w:space="0" w:color="auto"/>
              <w:left w:val="single" w:sz="4" w:space="0" w:color="auto"/>
              <w:bottom w:val="single" w:sz="4" w:space="0" w:color="auto"/>
              <w:right w:val="single" w:sz="4" w:space="0" w:color="auto"/>
            </w:tcBorders>
            <w:vAlign w:val="center"/>
          </w:tcPr>
          <w:p w14:paraId="0212E438" w14:textId="1A7538BA" w:rsidR="00604667" w:rsidRPr="00E44B7C" w:rsidRDefault="00604667" w:rsidP="00604667">
            <w:pPr>
              <w:numPr>
                <w:ilvl w:val="0"/>
                <w:numId w:val="31"/>
              </w:numPr>
              <w:ind w:left="271" w:hanging="270"/>
              <w:rPr>
                <w:rFonts w:asciiTheme="minorHAnsi" w:hAnsiTheme="minorHAnsi" w:cs="Arial"/>
                <w:caps/>
                <w:sz w:val="18"/>
                <w:szCs w:val="18"/>
              </w:rPr>
            </w:pPr>
            <w:r w:rsidRPr="00604667">
              <w:rPr>
                <w:rFonts w:asciiTheme="minorHAnsi" w:hAnsiTheme="minorHAnsi" w:cs="Arial"/>
                <w:sz w:val="18"/>
                <w:szCs w:val="18"/>
              </w:rPr>
              <w:t>I certify that this certificate of verification documentation is accurate and complete.</w:t>
            </w:r>
          </w:p>
        </w:tc>
      </w:tr>
      <w:tr w:rsidR="00604667" w:rsidRPr="0094751C" w14:paraId="49E2C9E9" w14:textId="77777777" w:rsidTr="00E44B7C">
        <w:trPr>
          <w:trHeight w:val="360"/>
        </w:trPr>
        <w:tc>
          <w:tcPr>
            <w:tcW w:w="5352" w:type="dxa"/>
          </w:tcPr>
          <w:p w14:paraId="413DB66A" w14:textId="77777777" w:rsidR="00604667" w:rsidRPr="00604667" w:rsidRDefault="00604667" w:rsidP="00A478C4">
            <w:pPr>
              <w:rPr>
                <w:rFonts w:asciiTheme="minorHAnsi" w:hAnsiTheme="minorHAnsi"/>
                <w:sz w:val="14"/>
                <w:szCs w:val="18"/>
              </w:rPr>
            </w:pPr>
            <w:r w:rsidRPr="00604667">
              <w:rPr>
                <w:rFonts w:asciiTheme="minorHAnsi" w:hAnsiTheme="minorHAnsi"/>
                <w:sz w:val="14"/>
                <w:szCs w:val="18"/>
              </w:rPr>
              <w:t>Documentation Author Name:</w:t>
            </w:r>
          </w:p>
        </w:tc>
        <w:tc>
          <w:tcPr>
            <w:tcW w:w="5438" w:type="dxa"/>
            <w:gridSpan w:val="3"/>
          </w:tcPr>
          <w:p w14:paraId="778BD121"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Documentation Author Signature:</w:t>
            </w:r>
          </w:p>
        </w:tc>
      </w:tr>
      <w:tr w:rsidR="00604667" w:rsidRPr="0094751C" w14:paraId="0CFA4FDE" w14:textId="77777777" w:rsidTr="00E44B7C">
        <w:trPr>
          <w:trHeight w:val="360"/>
        </w:trPr>
        <w:tc>
          <w:tcPr>
            <w:tcW w:w="5352" w:type="dxa"/>
          </w:tcPr>
          <w:p w14:paraId="1C68D147"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Company:</w:t>
            </w:r>
          </w:p>
        </w:tc>
        <w:tc>
          <w:tcPr>
            <w:tcW w:w="5438" w:type="dxa"/>
            <w:gridSpan w:val="3"/>
          </w:tcPr>
          <w:p w14:paraId="7C315E44"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Date Signed:</w:t>
            </w:r>
          </w:p>
        </w:tc>
      </w:tr>
      <w:tr w:rsidR="00604667" w:rsidRPr="0094751C" w14:paraId="646F24F6" w14:textId="77777777" w:rsidTr="00E44B7C">
        <w:trPr>
          <w:trHeight w:val="360"/>
        </w:trPr>
        <w:tc>
          <w:tcPr>
            <w:tcW w:w="5352" w:type="dxa"/>
          </w:tcPr>
          <w:p w14:paraId="79D6A02E"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Address:</w:t>
            </w:r>
          </w:p>
        </w:tc>
        <w:tc>
          <w:tcPr>
            <w:tcW w:w="5438" w:type="dxa"/>
            <w:gridSpan w:val="3"/>
          </w:tcPr>
          <w:p w14:paraId="39CC0F2E"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604667" w:rsidRPr="0094751C" w14:paraId="7431B949" w14:textId="77777777" w:rsidTr="00E44B7C">
        <w:trPr>
          <w:trHeight w:val="360"/>
        </w:trPr>
        <w:tc>
          <w:tcPr>
            <w:tcW w:w="5352" w:type="dxa"/>
          </w:tcPr>
          <w:p w14:paraId="16E9D5A0"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City/State/Zip:</w:t>
            </w:r>
          </w:p>
        </w:tc>
        <w:tc>
          <w:tcPr>
            <w:tcW w:w="5438" w:type="dxa"/>
            <w:gridSpan w:val="3"/>
          </w:tcPr>
          <w:p w14:paraId="23B50FF4"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Phone:</w:t>
            </w:r>
          </w:p>
        </w:tc>
      </w:tr>
      <w:tr w:rsidR="00604667" w:rsidRPr="00CF0AFB" w14:paraId="786A7854" w14:textId="77777777" w:rsidTr="00E44B7C">
        <w:tblPrEx>
          <w:tblCellMar>
            <w:left w:w="115" w:type="dxa"/>
            <w:right w:w="115" w:type="dxa"/>
          </w:tblCellMar>
        </w:tblPrEx>
        <w:trPr>
          <w:trHeight w:val="296"/>
        </w:trPr>
        <w:tc>
          <w:tcPr>
            <w:tcW w:w="10790" w:type="dxa"/>
            <w:gridSpan w:val="4"/>
            <w:vAlign w:val="center"/>
          </w:tcPr>
          <w:p w14:paraId="329E27D2" w14:textId="77777777" w:rsidR="00604667" w:rsidRPr="00CF0AFB"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604667" w:rsidRPr="00CF0AFB" w14:paraId="44438B41" w14:textId="77777777" w:rsidTr="00E44B7C">
        <w:tblPrEx>
          <w:tblCellMar>
            <w:left w:w="115" w:type="dxa"/>
            <w:right w:w="115" w:type="dxa"/>
          </w:tblCellMar>
        </w:tblPrEx>
        <w:trPr>
          <w:trHeight w:val="504"/>
        </w:trPr>
        <w:tc>
          <w:tcPr>
            <w:tcW w:w="10790" w:type="dxa"/>
            <w:gridSpan w:val="4"/>
            <w:shd w:val="clear" w:color="auto" w:fill="auto"/>
          </w:tcPr>
          <w:p w14:paraId="279734F0" w14:textId="77777777" w:rsidR="00604667" w:rsidRPr="00CF0AFB" w:rsidRDefault="00604667" w:rsidP="00A478C4">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6ED6AFEE"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3D282802"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4893B9F4"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651AEB0"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6A7891A"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04667" w:rsidRPr="00CF0AFB" w14:paraId="768CC705" w14:textId="77777777" w:rsidTr="00E44B7C">
        <w:tblPrEx>
          <w:tblCellMar>
            <w:left w:w="115" w:type="dxa"/>
            <w:right w:w="115" w:type="dxa"/>
          </w:tblCellMar>
        </w:tblPrEx>
        <w:trPr>
          <w:trHeight w:val="278"/>
        </w:trPr>
        <w:tc>
          <w:tcPr>
            <w:tcW w:w="10790" w:type="dxa"/>
            <w:gridSpan w:val="4"/>
            <w:vAlign w:val="center"/>
          </w:tcPr>
          <w:p w14:paraId="6E420A29" w14:textId="77777777" w:rsidR="00604667" w:rsidRPr="00CF0AFB"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604667" w:rsidRPr="0094751C" w14:paraId="73C0AA6D" w14:textId="77777777" w:rsidTr="00E44B7C">
        <w:tblPrEx>
          <w:tblCellMar>
            <w:left w:w="115" w:type="dxa"/>
            <w:right w:w="115" w:type="dxa"/>
          </w:tblCellMar>
        </w:tblPrEx>
        <w:trPr>
          <w:trHeight w:hRule="exact" w:val="360"/>
        </w:trPr>
        <w:tc>
          <w:tcPr>
            <w:tcW w:w="10790" w:type="dxa"/>
            <w:gridSpan w:val="4"/>
            <w:vAlign w:val="center"/>
          </w:tcPr>
          <w:p w14:paraId="11BBFC09"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604667" w:rsidRPr="0094751C" w14:paraId="74121EEC" w14:textId="77777777" w:rsidTr="00E44B7C">
        <w:tblPrEx>
          <w:tblCellMar>
            <w:left w:w="115" w:type="dxa"/>
            <w:right w:w="115" w:type="dxa"/>
          </w:tblCellMar>
        </w:tblPrEx>
        <w:trPr>
          <w:trHeight w:hRule="exact" w:val="360"/>
        </w:trPr>
        <w:tc>
          <w:tcPr>
            <w:tcW w:w="5393" w:type="dxa"/>
            <w:gridSpan w:val="2"/>
          </w:tcPr>
          <w:p w14:paraId="41570A8A" w14:textId="77777777" w:rsidR="00604667" w:rsidRPr="0094751C" w:rsidRDefault="00604667" w:rsidP="00A478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397" w:type="dxa"/>
            <w:gridSpan w:val="2"/>
          </w:tcPr>
          <w:p w14:paraId="433C1C2F" w14:textId="77777777" w:rsidR="00604667" w:rsidRPr="0094751C" w:rsidRDefault="00604667" w:rsidP="00A478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604667" w:rsidRPr="00CF0AFB" w14:paraId="0C85F03C" w14:textId="77777777" w:rsidTr="00E44B7C">
        <w:tblPrEx>
          <w:tblCellMar>
            <w:left w:w="108" w:type="dxa"/>
            <w:right w:w="108" w:type="dxa"/>
          </w:tblCellMar>
        </w:tblPrEx>
        <w:trPr>
          <w:trHeight w:hRule="exact" w:val="288"/>
        </w:trPr>
        <w:tc>
          <w:tcPr>
            <w:tcW w:w="10790" w:type="dxa"/>
            <w:gridSpan w:val="4"/>
            <w:vAlign w:val="center"/>
          </w:tcPr>
          <w:p w14:paraId="76393A7E" w14:textId="77777777" w:rsidR="00604667" w:rsidRPr="00CF0AFB"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PROVIDER DATA REGISTRY INFORMATION</w:t>
            </w:r>
          </w:p>
        </w:tc>
      </w:tr>
      <w:tr w:rsidR="00604667" w:rsidRPr="0094751C" w14:paraId="53D30F3C" w14:textId="77777777" w:rsidTr="00E44B7C">
        <w:tblPrEx>
          <w:tblCellMar>
            <w:left w:w="108" w:type="dxa"/>
            <w:right w:w="108" w:type="dxa"/>
          </w:tblCellMar>
        </w:tblPrEx>
        <w:trPr>
          <w:trHeight w:hRule="exact" w:val="360"/>
        </w:trPr>
        <w:tc>
          <w:tcPr>
            <w:tcW w:w="5400" w:type="dxa"/>
            <w:gridSpan w:val="3"/>
          </w:tcPr>
          <w:p w14:paraId="095DD609"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390" w:type="dxa"/>
          </w:tcPr>
          <w:p w14:paraId="6FE8DF7F"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p>
        </w:tc>
      </w:tr>
      <w:tr w:rsidR="00604667" w:rsidRPr="00CF0AFB" w14:paraId="0521115F" w14:textId="77777777" w:rsidTr="00E44B7C">
        <w:tblPrEx>
          <w:tblCellMar>
            <w:left w:w="108" w:type="dxa"/>
            <w:right w:w="108" w:type="dxa"/>
          </w:tblCellMar>
        </w:tblPrEx>
        <w:trPr>
          <w:trHeight w:val="288"/>
        </w:trPr>
        <w:tc>
          <w:tcPr>
            <w:tcW w:w="10790" w:type="dxa"/>
            <w:gridSpan w:val="4"/>
            <w:vAlign w:val="center"/>
          </w:tcPr>
          <w:p w14:paraId="62FC53A0" w14:textId="77777777" w:rsidR="00604667" w:rsidRPr="00CF0AFB"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RATER INFORMATION</w:t>
            </w:r>
          </w:p>
        </w:tc>
      </w:tr>
      <w:tr w:rsidR="00604667" w:rsidRPr="0094751C" w14:paraId="1388A11E" w14:textId="77777777" w:rsidTr="00E44B7C">
        <w:tblPrEx>
          <w:tblCellMar>
            <w:left w:w="108" w:type="dxa"/>
            <w:right w:w="108" w:type="dxa"/>
          </w:tblCellMar>
        </w:tblPrEx>
        <w:trPr>
          <w:trHeight w:hRule="exact" w:val="360"/>
        </w:trPr>
        <w:tc>
          <w:tcPr>
            <w:tcW w:w="10790" w:type="dxa"/>
            <w:gridSpan w:val="4"/>
          </w:tcPr>
          <w:p w14:paraId="60A420BB" w14:textId="77777777" w:rsidR="00604667" w:rsidRPr="0094751C"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604667" w:rsidRPr="0094751C" w14:paraId="2F83D4D9" w14:textId="77777777" w:rsidTr="00E44B7C">
        <w:tblPrEx>
          <w:tblCellMar>
            <w:left w:w="108" w:type="dxa"/>
            <w:right w:w="108" w:type="dxa"/>
          </w:tblCellMar>
        </w:tblPrEx>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Pr>
          <w:p w14:paraId="7B99C70C"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390" w:type="dxa"/>
            <w:tcBorders>
              <w:top w:val="single" w:sz="4" w:space="0" w:color="auto"/>
              <w:left w:val="single" w:sz="4" w:space="0" w:color="auto"/>
              <w:bottom w:val="single" w:sz="4" w:space="0" w:color="auto"/>
              <w:right w:val="single" w:sz="4" w:space="0" w:color="auto"/>
            </w:tcBorders>
          </w:tcPr>
          <w:p w14:paraId="55761EAE"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604667" w:rsidRPr="0094751C" w14:paraId="1F8107CC" w14:textId="77777777" w:rsidTr="00E44B7C">
        <w:tblPrEx>
          <w:tblCellMar>
            <w:left w:w="108" w:type="dxa"/>
            <w:right w:w="108" w:type="dxa"/>
          </w:tblCellMar>
        </w:tblPrEx>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Pr>
          <w:p w14:paraId="6F89684A"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p>
        </w:tc>
        <w:tc>
          <w:tcPr>
            <w:tcW w:w="5390" w:type="dxa"/>
            <w:tcBorders>
              <w:top w:val="single" w:sz="4" w:space="0" w:color="auto"/>
              <w:left w:val="single" w:sz="4" w:space="0" w:color="auto"/>
              <w:bottom w:val="single" w:sz="4" w:space="0" w:color="auto"/>
              <w:right w:val="single" w:sz="4" w:space="0" w:color="auto"/>
            </w:tcBorders>
          </w:tcPr>
          <w:p w14:paraId="0572C876"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3CB14EAA" w14:textId="55805176" w:rsidR="00D507F0" w:rsidRPr="00151E46" w:rsidRDefault="00D507F0" w:rsidP="00D507F0">
      <w:pPr>
        <w:jc w:val="center"/>
        <w:rPr>
          <w:rFonts w:ascii="Calibri" w:hAnsi="Calibri" w:cs="Calibri"/>
          <w:b/>
        </w:rPr>
      </w:pPr>
      <w:r>
        <w:rPr>
          <w:rFonts w:ascii="Calibri" w:hAnsi="Calibri" w:cs="Calibri"/>
          <w:b/>
        </w:rPr>
        <w:lastRenderedPageBreak/>
        <w:t>CF3</w:t>
      </w:r>
      <w:r w:rsidRPr="00151E46">
        <w:rPr>
          <w:rFonts w:ascii="Calibri" w:hAnsi="Calibri" w:cs="Calibri"/>
          <w:b/>
        </w:rPr>
        <w:t>R-ENV-21 User Instructions</w:t>
      </w:r>
    </w:p>
    <w:p w14:paraId="7923A04D" w14:textId="77777777" w:rsidR="00D507F0" w:rsidRDefault="00D507F0" w:rsidP="00D507F0">
      <w:pPr>
        <w:jc w:val="center"/>
        <w:rPr>
          <w:rFonts w:ascii="Calibri" w:hAnsi="Calibri" w:cs="Calibri"/>
        </w:rPr>
      </w:pPr>
    </w:p>
    <w:p w14:paraId="66C9B44A" w14:textId="77777777" w:rsidR="00D507F0" w:rsidRDefault="00D507F0" w:rsidP="00D507F0">
      <w:pPr>
        <w:rPr>
          <w:rFonts w:ascii="Calibri" w:hAnsi="Calibri" w:cs="Calibri"/>
        </w:rPr>
      </w:pPr>
      <w:r>
        <w:rPr>
          <w:rFonts w:ascii="Calibri" w:hAnsi="Calibri" w:cs="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to the new surfaces in the new zone.</w:t>
      </w:r>
    </w:p>
    <w:p w14:paraId="631660B5" w14:textId="77777777" w:rsidR="00D507F0" w:rsidRDefault="00D507F0" w:rsidP="00D507F0">
      <w:pPr>
        <w:jc w:val="center"/>
        <w:rPr>
          <w:rFonts w:ascii="Calibri" w:hAnsi="Calibri" w:cs="Calibri"/>
        </w:rPr>
      </w:pPr>
    </w:p>
    <w:p w14:paraId="6C88FA2F" w14:textId="77777777" w:rsidR="00D507F0" w:rsidRPr="00151E46" w:rsidRDefault="00D507F0" w:rsidP="00D507F0">
      <w:pPr>
        <w:rPr>
          <w:rFonts w:ascii="Calibri" w:hAnsi="Calibri" w:cs="Calibri"/>
          <w:b/>
        </w:rPr>
      </w:pPr>
      <w:r w:rsidRPr="00151E46">
        <w:rPr>
          <w:rFonts w:ascii="Calibri" w:hAnsi="Calibri" w:cs="Calibri"/>
          <w:b/>
        </w:rPr>
        <w:t>A. Air Barrier Materials</w:t>
      </w:r>
    </w:p>
    <w:p w14:paraId="5DF2D5A2" w14:textId="08401908" w:rsidR="00D507F0" w:rsidRDefault="00E971D9" w:rsidP="00D507F0">
      <w:pPr>
        <w:pStyle w:val="ListParagraph"/>
        <w:numPr>
          <w:ilvl w:val="0"/>
          <w:numId w:val="58"/>
        </w:numPr>
        <w:rPr>
          <w:rFonts w:ascii="Calibri" w:hAnsi="Calibri" w:cs="Calibri"/>
        </w:rPr>
      </w:pPr>
      <w:r>
        <w:rPr>
          <w:rFonts w:ascii="Calibri" w:hAnsi="Calibri" w:cs="Calibri"/>
        </w:rPr>
        <w:t xml:space="preserve">Method of Compliance: </w:t>
      </w:r>
      <w:r w:rsidR="00D507F0">
        <w:rPr>
          <w:rFonts w:ascii="Calibri" w:hAnsi="Calibri" w:cs="Calibri"/>
        </w:rPr>
        <w:t>Using the drop down menu, indicate which method is being used to comply with the continuous air barrier requirements [e.g., Method 1 (Individual Materials), Method 2 (Assemblies of Materials), Method 3 (Complete Building)].</w:t>
      </w:r>
    </w:p>
    <w:p w14:paraId="2412F97E" w14:textId="0FE22028" w:rsidR="00E971D9" w:rsidRDefault="00E971D9" w:rsidP="00D507F0">
      <w:pPr>
        <w:pStyle w:val="ListParagraph"/>
        <w:numPr>
          <w:ilvl w:val="0"/>
          <w:numId w:val="58"/>
        </w:numPr>
        <w:rPr>
          <w:rFonts w:ascii="Calibri" w:hAnsi="Calibri" w:cs="Calibri"/>
        </w:rPr>
      </w:pPr>
      <w:r>
        <w:rPr>
          <w:rFonts w:ascii="Calibri" w:hAnsi="Calibri" w:cs="Calibri"/>
        </w:rPr>
        <w:t>Verification Status: HERS Rater to select from list:</w:t>
      </w:r>
    </w:p>
    <w:p w14:paraId="70F8620A" w14:textId="5C5E2B55" w:rsidR="00E971D9" w:rsidRDefault="00E971D9" w:rsidP="00A6090E">
      <w:pPr>
        <w:pStyle w:val="ListParagraph"/>
        <w:numPr>
          <w:ilvl w:val="1"/>
          <w:numId w:val="58"/>
        </w:numPr>
        <w:rPr>
          <w:rFonts w:ascii="Calibri" w:hAnsi="Calibri" w:cs="Calibri"/>
        </w:rPr>
      </w:pPr>
      <w:r>
        <w:rPr>
          <w:rFonts w:ascii="Calibri" w:hAnsi="Calibri" w:cs="Calibri"/>
        </w:rPr>
        <w:t>Pass – all applicable requirements are met.</w:t>
      </w:r>
    </w:p>
    <w:p w14:paraId="23B13A11" w14:textId="7C2B2600" w:rsidR="00E971D9" w:rsidRDefault="00E971D9" w:rsidP="00A6090E">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1E5DB9D3" w14:textId="58B5BEA0" w:rsidR="00E971D9" w:rsidRDefault="00E971D9" w:rsidP="00A6090E">
      <w:pPr>
        <w:pStyle w:val="ListParagraph"/>
        <w:numPr>
          <w:ilvl w:val="1"/>
          <w:numId w:val="58"/>
        </w:numPr>
        <w:rPr>
          <w:rFonts w:ascii="Calibri" w:hAnsi="Calibri" w:cs="Calibri"/>
        </w:rPr>
      </w:pPr>
      <w:r>
        <w:rPr>
          <w:rFonts w:ascii="Calibri" w:hAnsi="Calibri" w:cs="Calibri"/>
        </w:rPr>
        <w:t>All N/A – This entire table is not applicable.</w:t>
      </w:r>
    </w:p>
    <w:p w14:paraId="4F5EDBFD" w14:textId="51C5CCC2" w:rsidR="00E971D9" w:rsidRPr="00151E46" w:rsidRDefault="00E971D9" w:rsidP="00E971D9">
      <w:pPr>
        <w:pStyle w:val="ListParagraph"/>
        <w:numPr>
          <w:ilvl w:val="0"/>
          <w:numId w:val="58"/>
        </w:numPr>
        <w:rPr>
          <w:rFonts w:ascii="Calibri" w:hAnsi="Calibri" w:cs="Calibri"/>
        </w:rPr>
      </w:pPr>
      <w:r>
        <w:rPr>
          <w:rFonts w:ascii="Calibri" w:hAnsi="Calibri" w:cs="Calibri"/>
        </w:rPr>
        <w:t>Correction Notes: Rater must enter the reason for failure.</w:t>
      </w:r>
    </w:p>
    <w:p w14:paraId="47FA8BBB" w14:textId="77777777" w:rsidR="00D507F0" w:rsidRDefault="00D507F0" w:rsidP="00D507F0">
      <w:pPr>
        <w:rPr>
          <w:rFonts w:ascii="Calibri" w:hAnsi="Calibri" w:cs="Calibri"/>
        </w:rPr>
      </w:pPr>
    </w:p>
    <w:p w14:paraId="71CF63A4" w14:textId="77777777" w:rsidR="00D507F0" w:rsidRPr="00151E46" w:rsidRDefault="00D507F0" w:rsidP="00D507F0">
      <w:pPr>
        <w:rPr>
          <w:rFonts w:ascii="Calibri" w:hAnsi="Calibri" w:cs="Calibri"/>
          <w:b/>
        </w:rPr>
      </w:pPr>
      <w:r w:rsidRPr="00151E46">
        <w:rPr>
          <w:rFonts w:ascii="Calibri" w:hAnsi="Calibri" w:cs="Calibri"/>
          <w:b/>
        </w:rPr>
        <w:t>B. Raised Floor Adjacent to Unconditioned Space or Separate Dwelling Unit</w:t>
      </w:r>
    </w:p>
    <w:p w14:paraId="361B4E54" w14:textId="77777777" w:rsidR="00E971D9" w:rsidRDefault="00E971D9" w:rsidP="00A6090E">
      <w:pPr>
        <w:pStyle w:val="ListParagraph"/>
        <w:numPr>
          <w:ilvl w:val="0"/>
          <w:numId w:val="58"/>
        </w:numPr>
        <w:rPr>
          <w:rFonts w:ascii="Calibri" w:hAnsi="Calibri" w:cs="Calibri"/>
        </w:rPr>
      </w:pPr>
      <w:r>
        <w:rPr>
          <w:rFonts w:ascii="Calibri" w:hAnsi="Calibri" w:cs="Calibri"/>
        </w:rPr>
        <w:t>Verification Status: HERS Rater to select from list:</w:t>
      </w:r>
    </w:p>
    <w:p w14:paraId="5098B1AC" w14:textId="77777777" w:rsidR="00E971D9" w:rsidRDefault="00E971D9" w:rsidP="00E971D9">
      <w:pPr>
        <w:pStyle w:val="ListParagraph"/>
        <w:numPr>
          <w:ilvl w:val="1"/>
          <w:numId w:val="59"/>
        </w:numPr>
        <w:rPr>
          <w:rFonts w:ascii="Calibri" w:hAnsi="Calibri" w:cs="Calibri"/>
        </w:rPr>
      </w:pPr>
      <w:r>
        <w:rPr>
          <w:rFonts w:ascii="Calibri" w:hAnsi="Calibri" w:cs="Calibri"/>
        </w:rPr>
        <w:t>Pass – all applicable requirements are met.</w:t>
      </w:r>
    </w:p>
    <w:p w14:paraId="0CE5066E" w14:textId="77777777" w:rsidR="00E971D9" w:rsidRDefault="00E971D9" w:rsidP="00E971D9">
      <w:pPr>
        <w:pStyle w:val="ListParagraph"/>
        <w:numPr>
          <w:ilvl w:val="1"/>
          <w:numId w:val="59"/>
        </w:numPr>
        <w:rPr>
          <w:rFonts w:ascii="Calibri" w:hAnsi="Calibri" w:cs="Calibri"/>
        </w:rPr>
      </w:pPr>
      <w:r>
        <w:rPr>
          <w:rFonts w:ascii="Calibri" w:hAnsi="Calibri" w:cs="Calibri"/>
        </w:rPr>
        <w:t>Fail – one or more applicable requirements are not met. Rater must enter reason for failure in correction notes field below.</w:t>
      </w:r>
    </w:p>
    <w:p w14:paraId="49344F80" w14:textId="77777777" w:rsidR="00E971D9" w:rsidRDefault="00E971D9" w:rsidP="00E971D9">
      <w:pPr>
        <w:pStyle w:val="ListParagraph"/>
        <w:numPr>
          <w:ilvl w:val="1"/>
          <w:numId w:val="59"/>
        </w:numPr>
        <w:rPr>
          <w:rFonts w:ascii="Calibri" w:hAnsi="Calibri" w:cs="Calibri"/>
        </w:rPr>
      </w:pPr>
      <w:r>
        <w:rPr>
          <w:rFonts w:ascii="Calibri" w:hAnsi="Calibri" w:cs="Calibri"/>
        </w:rPr>
        <w:t>All N/A – This entire table is not applicable.</w:t>
      </w:r>
    </w:p>
    <w:p w14:paraId="76DABB69" w14:textId="77777777" w:rsidR="00E971D9" w:rsidRPr="00151E46" w:rsidRDefault="00E971D9" w:rsidP="00A6090E">
      <w:pPr>
        <w:pStyle w:val="ListParagraph"/>
        <w:numPr>
          <w:ilvl w:val="0"/>
          <w:numId w:val="58"/>
        </w:numPr>
        <w:rPr>
          <w:rFonts w:ascii="Calibri" w:hAnsi="Calibri" w:cs="Calibri"/>
        </w:rPr>
      </w:pPr>
      <w:r>
        <w:rPr>
          <w:rFonts w:ascii="Calibri" w:hAnsi="Calibri" w:cs="Calibri"/>
        </w:rPr>
        <w:t>Correction Notes: Rater must enter the reason for failure.</w:t>
      </w:r>
    </w:p>
    <w:p w14:paraId="5E39074D" w14:textId="77777777" w:rsidR="00D507F0" w:rsidRDefault="00D507F0" w:rsidP="00D507F0">
      <w:pPr>
        <w:rPr>
          <w:rFonts w:ascii="Calibri" w:hAnsi="Calibri" w:cs="Calibri"/>
        </w:rPr>
      </w:pPr>
    </w:p>
    <w:p w14:paraId="4CDA0284" w14:textId="77777777" w:rsidR="00D507F0" w:rsidRPr="00151E46" w:rsidRDefault="00D507F0" w:rsidP="00D507F0">
      <w:pPr>
        <w:rPr>
          <w:rFonts w:ascii="Calibri" w:hAnsi="Calibri" w:cs="Calibri"/>
          <w:b/>
        </w:rPr>
      </w:pPr>
      <w:r w:rsidRPr="00151E46">
        <w:rPr>
          <w:rFonts w:ascii="Calibri" w:hAnsi="Calibri" w:cs="Calibri"/>
          <w:b/>
        </w:rPr>
        <w:t>C. Walls Adjacent to Unconditioned Space</w:t>
      </w:r>
    </w:p>
    <w:p w14:paraId="65E6E9E1" w14:textId="77777777" w:rsidR="00E971D9" w:rsidRDefault="00E971D9" w:rsidP="00A6090E">
      <w:pPr>
        <w:pStyle w:val="ListParagraph"/>
        <w:numPr>
          <w:ilvl w:val="0"/>
          <w:numId w:val="61"/>
        </w:numPr>
        <w:rPr>
          <w:rFonts w:ascii="Calibri" w:hAnsi="Calibri" w:cs="Calibri"/>
        </w:rPr>
      </w:pPr>
      <w:r>
        <w:rPr>
          <w:rFonts w:ascii="Calibri" w:hAnsi="Calibri" w:cs="Calibri"/>
        </w:rPr>
        <w:t>Verification Status: HERS Rater to select from list:</w:t>
      </w:r>
    </w:p>
    <w:p w14:paraId="66A73899" w14:textId="77777777" w:rsidR="00E971D9" w:rsidRDefault="00E971D9" w:rsidP="00A6090E">
      <w:pPr>
        <w:pStyle w:val="ListParagraph"/>
        <w:numPr>
          <w:ilvl w:val="1"/>
          <w:numId w:val="61"/>
        </w:numPr>
        <w:rPr>
          <w:rFonts w:ascii="Calibri" w:hAnsi="Calibri" w:cs="Calibri"/>
        </w:rPr>
      </w:pPr>
      <w:r>
        <w:rPr>
          <w:rFonts w:ascii="Calibri" w:hAnsi="Calibri" w:cs="Calibri"/>
        </w:rPr>
        <w:t>Pass – all applicable requirements are met.</w:t>
      </w:r>
    </w:p>
    <w:p w14:paraId="383339F2" w14:textId="77777777" w:rsidR="00E971D9" w:rsidRDefault="00E971D9" w:rsidP="00A6090E">
      <w:pPr>
        <w:pStyle w:val="ListParagraph"/>
        <w:numPr>
          <w:ilvl w:val="1"/>
          <w:numId w:val="61"/>
        </w:numPr>
        <w:rPr>
          <w:rFonts w:ascii="Calibri" w:hAnsi="Calibri" w:cs="Calibri"/>
        </w:rPr>
      </w:pPr>
      <w:r>
        <w:rPr>
          <w:rFonts w:ascii="Calibri" w:hAnsi="Calibri" w:cs="Calibri"/>
        </w:rPr>
        <w:t>Fail – one or more applicable requirements are not met. Rater must enter reason for failure in correction notes field below.</w:t>
      </w:r>
    </w:p>
    <w:p w14:paraId="2042D621" w14:textId="77777777" w:rsidR="00E971D9" w:rsidRDefault="00E971D9" w:rsidP="00A6090E">
      <w:pPr>
        <w:pStyle w:val="ListParagraph"/>
        <w:numPr>
          <w:ilvl w:val="1"/>
          <w:numId w:val="61"/>
        </w:numPr>
        <w:rPr>
          <w:rFonts w:ascii="Calibri" w:hAnsi="Calibri" w:cs="Calibri"/>
        </w:rPr>
      </w:pPr>
      <w:r>
        <w:rPr>
          <w:rFonts w:ascii="Calibri" w:hAnsi="Calibri" w:cs="Calibri"/>
        </w:rPr>
        <w:t>All N/A – This entire table is not applicable.</w:t>
      </w:r>
    </w:p>
    <w:p w14:paraId="3F1D61F7" w14:textId="77777777" w:rsidR="00E971D9" w:rsidRPr="00151E46" w:rsidRDefault="00E971D9" w:rsidP="00A6090E">
      <w:pPr>
        <w:pStyle w:val="ListParagraph"/>
        <w:numPr>
          <w:ilvl w:val="0"/>
          <w:numId w:val="61"/>
        </w:numPr>
        <w:rPr>
          <w:rFonts w:ascii="Calibri" w:hAnsi="Calibri" w:cs="Calibri"/>
        </w:rPr>
      </w:pPr>
      <w:r>
        <w:rPr>
          <w:rFonts w:ascii="Calibri" w:hAnsi="Calibri" w:cs="Calibri"/>
        </w:rPr>
        <w:t>Correction Notes: Rater must enter the reason for failure.</w:t>
      </w:r>
    </w:p>
    <w:p w14:paraId="19C7676F" w14:textId="77777777" w:rsidR="00D507F0" w:rsidRDefault="00D507F0" w:rsidP="00D507F0">
      <w:pPr>
        <w:rPr>
          <w:rFonts w:ascii="Calibri" w:hAnsi="Calibri" w:cs="Calibri"/>
        </w:rPr>
      </w:pPr>
    </w:p>
    <w:p w14:paraId="1861AD2A" w14:textId="3235A6C0" w:rsidR="00E971D9" w:rsidRPr="00151E46" w:rsidRDefault="00D507F0" w:rsidP="00D507F0">
      <w:pPr>
        <w:rPr>
          <w:rFonts w:ascii="Calibri" w:hAnsi="Calibri" w:cs="Calibri"/>
          <w:b/>
        </w:rPr>
      </w:pPr>
      <w:r w:rsidRPr="00151E46">
        <w:rPr>
          <w:rFonts w:ascii="Calibri" w:hAnsi="Calibri" w:cs="Calibri"/>
          <w:b/>
        </w:rPr>
        <w:t>D. Ceiling Air Barrier Adjacent to Unconditioned Space</w:t>
      </w:r>
    </w:p>
    <w:p w14:paraId="61ED2DAE" w14:textId="77777777" w:rsidR="00E971D9" w:rsidRDefault="00E971D9" w:rsidP="00A6090E">
      <w:pPr>
        <w:pStyle w:val="ListParagraph"/>
        <w:numPr>
          <w:ilvl w:val="0"/>
          <w:numId w:val="63"/>
        </w:numPr>
        <w:rPr>
          <w:rFonts w:ascii="Calibri" w:hAnsi="Calibri" w:cs="Calibri"/>
        </w:rPr>
      </w:pPr>
      <w:r>
        <w:rPr>
          <w:rFonts w:ascii="Calibri" w:hAnsi="Calibri" w:cs="Calibri"/>
        </w:rPr>
        <w:t>Verification Status: HERS Rater to select from list:</w:t>
      </w:r>
    </w:p>
    <w:p w14:paraId="62FE6512" w14:textId="77777777" w:rsidR="00E971D9" w:rsidRDefault="00E971D9" w:rsidP="00A6090E">
      <w:pPr>
        <w:pStyle w:val="ListParagraph"/>
        <w:numPr>
          <w:ilvl w:val="1"/>
          <w:numId w:val="63"/>
        </w:numPr>
        <w:rPr>
          <w:rFonts w:ascii="Calibri" w:hAnsi="Calibri" w:cs="Calibri"/>
        </w:rPr>
      </w:pPr>
      <w:r>
        <w:rPr>
          <w:rFonts w:ascii="Calibri" w:hAnsi="Calibri" w:cs="Calibri"/>
        </w:rPr>
        <w:t>Pass – all applicable requirements are met.</w:t>
      </w:r>
    </w:p>
    <w:p w14:paraId="54783CDA" w14:textId="77777777" w:rsidR="00E971D9" w:rsidRDefault="00E971D9" w:rsidP="00A6090E">
      <w:pPr>
        <w:pStyle w:val="ListParagraph"/>
        <w:numPr>
          <w:ilvl w:val="1"/>
          <w:numId w:val="63"/>
        </w:numPr>
        <w:rPr>
          <w:rFonts w:ascii="Calibri" w:hAnsi="Calibri" w:cs="Calibri"/>
        </w:rPr>
      </w:pPr>
      <w:r>
        <w:rPr>
          <w:rFonts w:ascii="Calibri" w:hAnsi="Calibri" w:cs="Calibri"/>
        </w:rPr>
        <w:t>Fail – one or more applicable requirements are not met. Rater must enter reason for failure in correction notes field below.</w:t>
      </w:r>
    </w:p>
    <w:p w14:paraId="23C364D1" w14:textId="77777777" w:rsidR="00E971D9" w:rsidRDefault="00E971D9" w:rsidP="00A6090E">
      <w:pPr>
        <w:pStyle w:val="ListParagraph"/>
        <w:numPr>
          <w:ilvl w:val="1"/>
          <w:numId w:val="63"/>
        </w:numPr>
        <w:rPr>
          <w:rFonts w:ascii="Calibri" w:hAnsi="Calibri" w:cs="Calibri"/>
        </w:rPr>
      </w:pPr>
      <w:r>
        <w:rPr>
          <w:rFonts w:ascii="Calibri" w:hAnsi="Calibri" w:cs="Calibri"/>
        </w:rPr>
        <w:t>All N/A – This entire table is not applicable.</w:t>
      </w:r>
    </w:p>
    <w:p w14:paraId="19FF75CD" w14:textId="77777777" w:rsidR="00E971D9" w:rsidRPr="00151E46" w:rsidRDefault="00E971D9" w:rsidP="00A6090E">
      <w:pPr>
        <w:pStyle w:val="ListParagraph"/>
        <w:numPr>
          <w:ilvl w:val="0"/>
          <w:numId w:val="63"/>
        </w:numPr>
        <w:rPr>
          <w:rFonts w:ascii="Calibri" w:hAnsi="Calibri" w:cs="Calibri"/>
        </w:rPr>
      </w:pPr>
      <w:r>
        <w:rPr>
          <w:rFonts w:ascii="Calibri" w:hAnsi="Calibri" w:cs="Calibri"/>
        </w:rPr>
        <w:t>Correction Notes: Rater must enter the reason for failure.</w:t>
      </w:r>
    </w:p>
    <w:p w14:paraId="10ED87F7" w14:textId="77777777" w:rsidR="00D507F0" w:rsidRDefault="00D507F0" w:rsidP="00D507F0">
      <w:pPr>
        <w:rPr>
          <w:rFonts w:ascii="Calibri" w:hAnsi="Calibri" w:cs="Calibri"/>
        </w:rPr>
      </w:pPr>
    </w:p>
    <w:p w14:paraId="0385C32F" w14:textId="77777777" w:rsidR="00D507F0" w:rsidRPr="00151E46" w:rsidRDefault="00D507F0" w:rsidP="00D507F0">
      <w:pPr>
        <w:rPr>
          <w:rFonts w:ascii="Calibri" w:hAnsi="Calibri" w:cs="Calibri"/>
          <w:b/>
        </w:rPr>
      </w:pPr>
      <w:r w:rsidRPr="00151E46">
        <w:rPr>
          <w:rFonts w:ascii="Calibri" w:hAnsi="Calibri" w:cs="Calibri"/>
          <w:b/>
        </w:rPr>
        <w:t>E. Roof Air Barrier – Unvented Attics Adjacent to Unconditioned Space</w:t>
      </w:r>
    </w:p>
    <w:p w14:paraId="76782692" w14:textId="77777777" w:rsidR="00E971D9" w:rsidRDefault="00E971D9" w:rsidP="00A6090E">
      <w:pPr>
        <w:pStyle w:val="ListParagraph"/>
        <w:numPr>
          <w:ilvl w:val="0"/>
          <w:numId w:val="65"/>
        </w:numPr>
        <w:rPr>
          <w:rFonts w:ascii="Calibri" w:hAnsi="Calibri" w:cs="Calibri"/>
        </w:rPr>
      </w:pPr>
      <w:r>
        <w:rPr>
          <w:rFonts w:ascii="Calibri" w:hAnsi="Calibri" w:cs="Calibri"/>
        </w:rPr>
        <w:t>Verification Status: HERS Rater to select from list:</w:t>
      </w:r>
    </w:p>
    <w:p w14:paraId="7A6CAF2A" w14:textId="77777777" w:rsidR="00E971D9" w:rsidRDefault="00E971D9" w:rsidP="00A6090E">
      <w:pPr>
        <w:pStyle w:val="ListParagraph"/>
        <w:numPr>
          <w:ilvl w:val="1"/>
          <w:numId w:val="65"/>
        </w:numPr>
        <w:rPr>
          <w:rFonts w:ascii="Calibri" w:hAnsi="Calibri" w:cs="Calibri"/>
        </w:rPr>
      </w:pPr>
      <w:r>
        <w:rPr>
          <w:rFonts w:ascii="Calibri" w:hAnsi="Calibri" w:cs="Calibri"/>
        </w:rPr>
        <w:t>Pass – all applicable requirements are met.</w:t>
      </w:r>
    </w:p>
    <w:p w14:paraId="3688CF7A" w14:textId="77777777" w:rsidR="00E971D9" w:rsidRDefault="00E971D9" w:rsidP="00A6090E">
      <w:pPr>
        <w:pStyle w:val="ListParagraph"/>
        <w:numPr>
          <w:ilvl w:val="1"/>
          <w:numId w:val="65"/>
        </w:numPr>
        <w:rPr>
          <w:rFonts w:ascii="Calibri" w:hAnsi="Calibri" w:cs="Calibri"/>
        </w:rPr>
      </w:pPr>
      <w:r>
        <w:rPr>
          <w:rFonts w:ascii="Calibri" w:hAnsi="Calibri" w:cs="Calibri"/>
        </w:rPr>
        <w:t>Fail – one or more applicable requirements are not met. Rater must enter reason for failure in correction notes field below.</w:t>
      </w:r>
    </w:p>
    <w:p w14:paraId="398C407B" w14:textId="77777777" w:rsidR="00E971D9" w:rsidRDefault="00E971D9" w:rsidP="00A6090E">
      <w:pPr>
        <w:pStyle w:val="ListParagraph"/>
        <w:numPr>
          <w:ilvl w:val="1"/>
          <w:numId w:val="65"/>
        </w:numPr>
        <w:rPr>
          <w:rFonts w:ascii="Calibri" w:hAnsi="Calibri" w:cs="Calibri"/>
        </w:rPr>
      </w:pPr>
      <w:r>
        <w:rPr>
          <w:rFonts w:ascii="Calibri" w:hAnsi="Calibri" w:cs="Calibri"/>
        </w:rPr>
        <w:t>All N/A – This entire table is not applicable.</w:t>
      </w:r>
    </w:p>
    <w:p w14:paraId="54927B42" w14:textId="77777777" w:rsidR="00E971D9" w:rsidRPr="00151E46" w:rsidRDefault="00E971D9" w:rsidP="00A6090E">
      <w:pPr>
        <w:pStyle w:val="ListParagraph"/>
        <w:numPr>
          <w:ilvl w:val="0"/>
          <w:numId w:val="65"/>
        </w:numPr>
        <w:rPr>
          <w:rFonts w:ascii="Calibri" w:hAnsi="Calibri" w:cs="Calibri"/>
        </w:rPr>
      </w:pPr>
      <w:r>
        <w:rPr>
          <w:rFonts w:ascii="Calibri" w:hAnsi="Calibri" w:cs="Calibri"/>
        </w:rPr>
        <w:t>Correction Notes: Rater must enter the reason for failure.</w:t>
      </w:r>
    </w:p>
    <w:p w14:paraId="62598A10" w14:textId="77777777" w:rsidR="00D507F0" w:rsidRDefault="00D507F0" w:rsidP="00D507F0">
      <w:pPr>
        <w:rPr>
          <w:rFonts w:ascii="Calibri" w:hAnsi="Calibri" w:cs="Calibri"/>
        </w:rPr>
      </w:pPr>
    </w:p>
    <w:p w14:paraId="20128146" w14:textId="77777777" w:rsidR="00D507F0" w:rsidRPr="00151E46" w:rsidRDefault="00D507F0" w:rsidP="00D507F0">
      <w:pPr>
        <w:rPr>
          <w:rFonts w:ascii="Calibri" w:hAnsi="Calibri" w:cs="Calibri"/>
          <w:b/>
        </w:rPr>
      </w:pPr>
      <w:r w:rsidRPr="00151E46">
        <w:rPr>
          <w:rFonts w:ascii="Calibri" w:hAnsi="Calibri" w:cs="Calibri"/>
          <w:b/>
        </w:rPr>
        <w:t>F. Conditioned Space Above or Adjacent to Garage Air Barrier</w:t>
      </w:r>
    </w:p>
    <w:p w14:paraId="640335AA" w14:textId="77777777" w:rsidR="00E971D9" w:rsidRDefault="00E971D9" w:rsidP="00A6090E">
      <w:pPr>
        <w:pStyle w:val="ListParagraph"/>
        <w:numPr>
          <w:ilvl w:val="0"/>
          <w:numId w:val="67"/>
        </w:numPr>
        <w:rPr>
          <w:rFonts w:ascii="Calibri" w:hAnsi="Calibri" w:cs="Calibri"/>
        </w:rPr>
      </w:pPr>
      <w:r>
        <w:rPr>
          <w:rFonts w:ascii="Calibri" w:hAnsi="Calibri" w:cs="Calibri"/>
        </w:rPr>
        <w:t>Verification Status: HERS Rater to select from list:</w:t>
      </w:r>
    </w:p>
    <w:p w14:paraId="6A2EA96D" w14:textId="77777777" w:rsidR="00E971D9" w:rsidRDefault="00E971D9" w:rsidP="00A6090E">
      <w:pPr>
        <w:pStyle w:val="ListParagraph"/>
        <w:numPr>
          <w:ilvl w:val="1"/>
          <w:numId w:val="67"/>
        </w:numPr>
        <w:rPr>
          <w:rFonts w:ascii="Calibri" w:hAnsi="Calibri" w:cs="Calibri"/>
        </w:rPr>
      </w:pPr>
      <w:r>
        <w:rPr>
          <w:rFonts w:ascii="Calibri" w:hAnsi="Calibri" w:cs="Calibri"/>
        </w:rPr>
        <w:t>Pass – all applicable requirements are met.</w:t>
      </w:r>
    </w:p>
    <w:p w14:paraId="1B269F4E" w14:textId="77777777" w:rsidR="00E971D9" w:rsidRDefault="00E971D9" w:rsidP="00A6090E">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33BA2B9C" w14:textId="77777777" w:rsidR="00E971D9" w:rsidRDefault="00E971D9" w:rsidP="00A6090E">
      <w:pPr>
        <w:pStyle w:val="ListParagraph"/>
        <w:numPr>
          <w:ilvl w:val="1"/>
          <w:numId w:val="67"/>
        </w:numPr>
        <w:rPr>
          <w:rFonts w:ascii="Calibri" w:hAnsi="Calibri" w:cs="Calibri"/>
        </w:rPr>
      </w:pPr>
      <w:r>
        <w:rPr>
          <w:rFonts w:ascii="Calibri" w:hAnsi="Calibri" w:cs="Calibri"/>
        </w:rPr>
        <w:t>All N/A – This entire table is not applicable.</w:t>
      </w:r>
    </w:p>
    <w:p w14:paraId="0827C2F6" w14:textId="77777777" w:rsidR="00E971D9" w:rsidRPr="00151E46" w:rsidRDefault="00E971D9" w:rsidP="00A6090E">
      <w:pPr>
        <w:pStyle w:val="ListParagraph"/>
        <w:numPr>
          <w:ilvl w:val="0"/>
          <w:numId w:val="67"/>
        </w:numPr>
        <w:rPr>
          <w:rFonts w:ascii="Calibri" w:hAnsi="Calibri" w:cs="Calibri"/>
        </w:rPr>
      </w:pPr>
      <w:r>
        <w:rPr>
          <w:rFonts w:ascii="Calibri" w:hAnsi="Calibri" w:cs="Calibri"/>
        </w:rPr>
        <w:t>Correction Notes: Rater must enter the reason for failure.</w:t>
      </w:r>
    </w:p>
    <w:p w14:paraId="7D0711DA" w14:textId="77777777" w:rsidR="00D507F0" w:rsidRDefault="00D507F0" w:rsidP="00D507F0">
      <w:pPr>
        <w:rPr>
          <w:rFonts w:ascii="Calibri" w:hAnsi="Calibri" w:cs="Calibri"/>
        </w:rPr>
      </w:pPr>
    </w:p>
    <w:p w14:paraId="1344D16F" w14:textId="77777777" w:rsidR="00D507F0" w:rsidRPr="00151E46" w:rsidRDefault="00D507F0" w:rsidP="00D507F0">
      <w:pPr>
        <w:rPr>
          <w:rFonts w:ascii="Calibri" w:hAnsi="Calibri" w:cs="Calibri"/>
          <w:b/>
        </w:rPr>
      </w:pPr>
      <w:r w:rsidRPr="00151E46">
        <w:rPr>
          <w:rFonts w:ascii="Calibri" w:hAnsi="Calibri" w:cs="Calibri"/>
          <w:b/>
        </w:rPr>
        <w:lastRenderedPageBreak/>
        <w:t>G. Cantilevered Floor Air Barrier</w:t>
      </w:r>
    </w:p>
    <w:p w14:paraId="182545EA" w14:textId="77777777" w:rsidR="00E971D9" w:rsidRDefault="00E971D9" w:rsidP="00A6090E">
      <w:pPr>
        <w:pStyle w:val="ListParagraph"/>
        <w:numPr>
          <w:ilvl w:val="0"/>
          <w:numId w:val="69"/>
        </w:numPr>
        <w:rPr>
          <w:rFonts w:ascii="Calibri" w:hAnsi="Calibri" w:cs="Calibri"/>
        </w:rPr>
      </w:pPr>
      <w:r>
        <w:rPr>
          <w:rFonts w:ascii="Calibri" w:hAnsi="Calibri" w:cs="Calibri"/>
        </w:rPr>
        <w:t>Verification Status: HERS Rater to select from list:</w:t>
      </w:r>
    </w:p>
    <w:p w14:paraId="68F7D389" w14:textId="77777777" w:rsidR="00E971D9" w:rsidRDefault="00E971D9" w:rsidP="00A6090E">
      <w:pPr>
        <w:pStyle w:val="ListParagraph"/>
        <w:numPr>
          <w:ilvl w:val="1"/>
          <w:numId w:val="69"/>
        </w:numPr>
        <w:rPr>
          <w:rFonts w:ascii="Calibri" w:hAnsi="Calibri" w:cs="Calibri"/>
        </w:rPr>
      </w:pPr>
      <w:r>
        <w:rPr>
          <w:rFonts w:ascii="Calibri" w:hAnsi="Calibri" w:cs="Calibri"/>
        </w:rPr>
        <w:t>Pass – all applicable requirements are met.</w:t>
      </w:r>
    </w:p>
    <w:p w14:paraId="067B0B16" w14:textId="77777777" w:rsidR="00E971D9" w:rsidRDefault="00E971D9" w:rsidP="00A6090E">
      <w:pPr>
        <w:pStyle w:val="ListParagraph"/>
        <w:numPr>
          <w:ilvl w:val="1"/>
          <w:numId w:val="69"/>
        </w:numPr>
        <w:rPr>
          <w:rFonts w:ascii="Calibri" w:hAnsi="Calibri" w:cs="Calibri"/>
        </w:rPr>
      </w:pPr>
      <w:r>
        <w:rPr>
          <w:rFonts w:ascii="Calibri" w:hAnsi="Calibri" w:cs="Calibri"/>
        </w:rPr>
        <w:t>Fail – one or more applicable requirements are not met. Rater must enter reason for failure in correction notes field below.</w:t>
      </w:r>
    </w:p>
    <w:p w14:paraId="3964F614" w14:textId="77777777" w:rsidR="00E971D9" w:rsidRDefault="00E971D9" w:rsidP="00A6090E">
      <w:pPr>
        <w:pStyle w:val="ListParagraph"/>
        <w:numPr>
          <w:ilvl w:val="1"/>
          <w:numId w:val="69"/>
        </w:numPr>
        <w:rPr>
          <w:rFonts w:ascii="Calibri" w:hAnsi="Calibri" w:cs="Calibri"/>
        </w:rPr>
      </w:pPr>
      <w:r>
        <w:rPr>
          <w:rFonts w:ascii="Calibri" w:hAnsi="Calibri" w:cs="Calibri"/>
        </w:rPr>
        <w:t>All N/A – This entire table is not applicable.</w:t>
      </w:r>
    </w:p>
    <w:p w14:paraId="714121BF" w14:textId="77777777" w:rsidR="00E971D9" w:rsidRPr="00151E46" w:rsidRDefault="00E971D9" w:rsidP="00A6090E">
      <w:pPr>
        <w:pStyle w:val="ListParagraph"/>
        <w:numPr>
          <w:ilvl w:val="0"/>
          <w:numId w:val="69"/>
        </w:numPr>
        <w:rPr>
          <w:rFonts w:ascii="Calibri" w:hAnsi="Calibri" w:cs="Calibri"/>
        </w:rPr>
      </w:pPr>
      <w:r>
        <w:rPr>
          <w:rFonts w:ascii="Calibri" w:hAnsi="Calibri" w:cs="Calibri"/>
        </w:rPr>
        <w:t>Correction Notes: Rater must enter the reason for failure.</w:t>
      </w:r>
    </w:p>
    <w:p w14:paraId="2EE5F737" w14:textId="77777777" w:rsidR="00D507F0" w:rsidRDefault="00D507F0" w:rsidP="00D507F0">
      <w:pPr>
        <w:rPr>
          <w:rFonts w:ascii="Calibri" w:hAnsi="Calibri" w:cs="Calibri"/>
        </w:rPr>
      </w:pPr>
    </w:p>
    <w:p w14:paraId="4749B5E6" w14:textId="77777777" w:rsidR="00D507F0" w:rsidRPr="00151E46" w:rsidRDefault="00D507F0" w:rsidP="00D507F0">
      <w:pPr>
        <w:rPr>
          <w:rFonts w:ascii="Calibri" w:hAnsi="Calibri" w:cs="Calibri"/>
          <w:b/>
        </w:rPr>
      </w:pPr>
      <w:r w:rsidRPr="00151E46">
        <w:rPr>
          <w:rFonts w:ascii="Calibri" w:hAnsi="Calibri" w:cs="Calibri"/>
          <w:b/>
        </w:rPr>
        <w:t>H. Walls for Attached Porch, Attic, Double Wall Air Barrier</w:t>
      </w:r>
    </w:p>
    <w:p w14:paraId="09781636" w14:textId="77777777" w:rsidR="00E971D9" w:rsidRDefault="00E971D9" w:rsidP="00A6090E">
      <w:pPr>
        <w:pStyle w:val="ListParagraph"/>
        <w:numPr>
          <w:ilvl w:val="0"/>
          <w:numId w:val="71"/>
        </w:numPr>
        <w:rPr>
          <w:rFonts w:ascii="Calibri" w:hAnsi="Calibri" w:cs="Calibri"/>
        </w:rPr>
      </w:pPr>
      <w:r>
        <w:rPr>
          <w:rFonts w:ascii="Calibri" w:hAnsi="Calibri" w:cs="Calibri"/>
        </w:rPr>
        <w:t>Verification Status: HERS Rater to select from list:</w:t>
      </w:r>
    </w:p>
    <w:p w14:paraId="5EF8C62B" w14:textId="77777777" w:rsidR="00E971D9" w:rsidRDefault="00E971D9" w:rsidP="00A6090E">
      <w:pPr>
        <w:pStyle w:val="ListParagraph"/>
        <w:numPr>
          <w:ilvl w:val="1"/>
          <w:numId w:val="71"/>
        </w:numPr>
        <w:rPr>
          <w:rFonts w:ascii="Calibri" w:hAnsi="Calibri" w:cs="Calibri"/>
        </w:rPr>
      </w:pPr>
      <w:r>
        <w:rPr>
          <w:rFonts w:ascii="Calibri" w:hAnsi="Calibri" w:cs="Calibri"/>
        </w:rPr>
        <w:t>Pass – all applicable requirements are met.</w:t>
      </w:r>
    </w:p>
    <w:p w14:paraId="08D75470" w14:textId="77777777" w:rsidR="00E971D9" w:rsidRDefault="00E971D9" w:rsidP="00A6090E">
      <w:pPr>
        <w:pStyle w:val="ListParagraph"/>
        <w:numPr>
          <w:ilvl w:val="1"/>
          <w:numId w:val="71"/>
        </w:numPr>
        <w:rPr>
          <w:rFonts w:ascii="Calibri" w:hAnsi="Calibri" w:cs="Calibri"/>
        </w:rPr>
      </w:pPr>
      <w:r>
        <w:rPr>
          <w:rFonts w:ascii="Calibri" w:hAnsi="Calibri" w:cs="Calibri"/>
        </w:rPr>
        <w:t>Fail – one or more applicable requirements are not met. Rater must enter reason for failure in correction notes field below.</w:t>
      </w:r>
    </w:p>
    <w:p w14:paraId="47CF06FB" w14:textId="77777777" w:rsidR="00E971D9" w:rsidRDefault="00E971D9" w:rsidP="00A6090E">
      <w:pPr>
        <w:pStyle w:val="ListParagraph"/>
        <w:numPr>
          <w:ilvl w:val="1"/>
          <w:numId w:val="71"/>
        </w:numPr>
        <w:rPr>
          <w:rFonts w:ascii="Calibri" w:hAnsi="Calibri" w:cs="Calibri"/>
        </w:rPr>
      </w:pPr>
      <w:r>
        <w:rPr>
          <w:rFonts w:ascii="Calibri" w:hAnsi="Calibri" w:cs="Calibri"/>
        </w:rPr>
        <w:t>All N/A – This entire table is not applicable.</w:t>
      </w:r>
    </w:p>
    <w:p w14:paraId="6C4BB129" w14:textId="77777777" w:rsidR="00E971D9" w:rsidRPr="00151E46" w:rsidRDefault="00E971D9" w:rsidP="00A6090E">
      <w:pPr>
        <w:pStyle w:val="ListParagraph"/>
        <w:numPr>
          <w:ilvl w:val="0"/>
          <w:numId w:val="71"/>
        </w:numPr>
        <w:rPr>
          <w:rFonts w:ascii="Calibri" w:hAnsi="Calibri" w:cs="Calibri"/>
        </w:rPr>
      </w:pPr>
      <w:r>
        <w:rPr>
          <w:rFonts w:ascii="Calibri" w:hAnsi="Calibri" w:cs="Calibri"/>
        </w:rPr>
        <w:t>Correction Notes: Rater must enter the reason for failure.</w:t>
      </w:r>
    </w:p>
    <w:p w14:paraId="6DF273F5" w14:textId="2AC462F2" w:rsidR="00D507F0" w:rsidDel="00D62D0E" w:rsidRDefault="00D507F0" w:rsidP="00D507F0">
      <w:pPr>
        <w:rPr>
          <w:del w:id="20" w:author="Author" w:date="2021-11-23T07:39:00Z"/>
          <w:rFonts w:ascii="Calibri" w:hAnsi="Calibri" w:cs="Calibri"/>
        </w:rPr>
      </w:pPr>
    </w:p>
    <w:p w14:paraId="09577B83" w14:textId="73AF463B" w:rsidR="00D507F0" w:rsidRPr="00151E46" w:rsidDel="00D62D0E" w:rsidRDefault="00D507F0" w:rsidP="00D507F0">
      <w:pPr>
        <w:rPr>
          <w:rFonts w:ascii="Calibri" w:hAnsi="Calibri" w:cs="Calibri"/>
          <w:b/>
        </w:rPr>
      </w:pPr>
      <w:r w:rsidRPr="00151E46" w:rsidDel="00D62D0E">
        <w:rPr>
          <w:rFonts w:ascii="Calibri" w:hAnsi="Calibri" w:cs="Calibri"/>
          <w:b/>
        </w:rPr>
        <w:t>I. Air Barrier in Multifamily Dwellings</w:t>
      </w:r>
    </w:p>
    <w:p w14:paraId="43DF3A64" w14:textId="01785BC3" w:rsidR="00E971D9" w:rsidDel="00D62D0E" w:rsidRDefault="00E971D9" w:rsidP="00A6090E">
      <w:pPr>
        <w:pStyle w:val="ListParagraph"/>
        <w:numPr>
          <w:ilvl w:val="0"/>
          <w:numId w:val="73"/>
        </w:numPr>
        <w:rPr>
          <w:rFonts w:ascii="Calibri" w:hAnsi="Calibri" w:cs="Calibri"/>
        </w:rPr>
      </w:pPr>
      <w:r w:rsidDel="00D62D0E">
        <w:rPr>
          <w:rFonts w:ascii="Calibri" w:hAnsi="Calibri" w:cs="Calibri"/>
        </w:rPr>
        <w:t>Verification Status: HERS Rater to select from list:</w:t>
      </w:r>
    </w:p>
    <w:p w14:paraId="65CFF487" w14:textId="1C490A3C"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Pass – all applicable requirements are met.</w:t>
      </w:r>
    </w:p>
    <w:p w14:paraId="75E4D5F4" w14:textId="469839E2"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Fail – one or more applicable requirements are not met. Rater must enter reason for failure in correction notes field below.</w:t>
      </w:r>
    </w:p>
    <w:p w14:paraId="66F0D598" w14:textId="5C3CABE2" w:rsidR="00E971D9" w:rsidDel="00D62D0E" w:rsidRDefault="00E971D9" w:rsidP="00A6090E">
      <w:pPr>
        <w:pStyle w:val="ListParagraph"/>
        <w:numPr>
          <w:ilvl w:val="1"/>
          <w:numId w:val="73"/>
        </w:numPr>
        <w:rPr>
          <w:rFonts w:ascii="Calibri" w:hAnsi="Calibri" w:cs="Calibri"/>
        </w:rPr>
      </w:pPr>
      <w:r w:rsidDel="00D62D0E">
        <w:rPr>
          <w:rFonts w:ascii="Calibri" w:hAnsi="Calibri" w:cs="Calibri"/>
        </w:rPr>
        <w:t>All N/A – This entire table is not applicable.</w:t>
      </w:r>
    </w:p>
    <w:p w14:paraId="403F0E0C" w14:textId="36F5190C" w:rsidR="00E971D9" w:rsidRPr="00151E46" w:rsidDel="00D62D0E" w:rsidRDefault="00E971D9" w:rsidP="00A6090E">
      <w:pPr>
        <w:pStyle w:val="ListParagraph"/>
        <w:numPr>
          <w:ilvl w:val="0"/>
          <w:numId w:val="73"/>
        </w:numPr>
        <w:rPr>
          <w:rFonts w:ascii="Calibri" w:hAnsi="Calibri" w:cs="Calibri"/>
        </w:rPr>
      </w:pPr>
      <w:r w:rsidDel="00D62D0E">
        <w:rPr>
          <w:rFonts w:ascii="Calibri" w:hAnsi="Calibri" w:cs="Calibri"/>
        </w:rPr>
        <w:t>Correction Notes: Rater must enter the reason for failure.</w:t>
      </w:r>
    </w:p>
    <w:p w14:paraId="745AC14B" w14:textId="77777777" w:rsidR="00D507F0" w:rsidRDefault="00D507F0" w:rsidP="00D507F0">
      <w:pPr>
        <w:rPr>
          <w:rFonts w:ascii="Calibri" w:hAnsi="Calibri" w:cs="Calibri"/>
        </w:rPr>
      </w:pPr>
    </w:p>
    <w:p w14:paraId="58B63D60" w14:textId="4604C134" w:rsidR="00D507F0" w:rsidRPr="00151E46" w:rsidRDefault="00D507F0" w:rsidP="00D507F0">
      <w:pPr>
        <w:rPr>
          <w:rFonts w:ascii="Calibri" w:hAnsi="Calibri" w:cs="Calibri"/>
          <w:b/>
        </w:rPr>
      </w:pPr>
      <w:r w:rsidRPr="00151E46" w:rsidDel="00D62D0E">
        <w:rPr>
          <w:rFonts w:ascii="Calibri" w:hAnsi="Calibri" w:cs="Calibri"/>
          <w:b/>
        </w:rPr>
        <w:t>J</w:t>
      </w:r>
      <w:r w:rsidRPr="00151E46">
        <w:rPr>
          <w:rFonts w:ascii="Calibri" w:hAnsi="Calibri" w:cs="Calibri"/>
          <w:b/>
        </w:rPr>
        <w:t>. Special Requirements for SIPs</w:t>
      </w:r>
    </w:p>
    <w:p w14:paraId="2A4C0D91" w14:textId="77777777" w:rsidR="00E971D9" w:rsidRDefault="00E971D9" w:rsidP="00A6090E">
      <w:pPr>
        <w:pStyle w:val="ListParagraph"/>
        <w:numPr>
          <w:ilvl w:val="0"/>
          <w:numId w:val="75"/>
        </w:numPr>
        <w:rPr>
          <w:rFonts w:ascii="Calibri" w:hAnsi="Calibri" w:cs="Calibri"/>
        </w:rPr>
      </w:pPr>
      <w:r>
        <w:rPr>
          <w:rFonts w:ascii="Calibri" w:hAnsi="Calibri" w:cs="Calibri"/>
        </w:rPr>
        <w:t>Verification Status: HERS Rater to select from list:</w:t>
      </w:r>
    </w:p>
    <w:p w14:paraId="42B14174" w14:textId="77777777" w:rsidR="00E971D9" w:rsidRDefault="00E971D9" w:rsidP="00A6090E">
      <w:pPr>
        <w:pStyle w:val="ListParagraph"/>
        <w:numPr>
          <w:ilvl w:val="1"/>
          <w:numId w:val="75"/>
        </w:numPr>
        <w:rPr>
          <w:rFonts w:ascii="Calibri" w:hAnsi="Calibri" w:cs="Calibri"/>
        </w:rPr>
      </w:pPr>
      <w:r>
        <w:rPr>
          <w:rFonts w:ascii="Calibri" w:hAnsi="Calibri" w:cs="Calibri"/>
        </w:rPr>
        <w:t>Pass – all applicable requirements are met.</w:t>
      </w:r>
    </w:p>
    <w:p w14:paraId="2528C773" w14:textId="77777777" w:rsidR="00E971D9" w:rsidRDefault="00E971D9" w:rsidP="00A6090E">
      <w:pPr>
        <w:pStyle w:val="ListParagraph"/>
        <w:numPr>
          <w:ilvl w:val="1"/>
          <w:numId w:val="75"/>
        </w:numPr>
        <w:rPr>
          <w:rFonts w:ascii="Calibri" w:hAnsi="Calibri" w:cs="Calibri"/>
        </w:rPr>
      </w:pPr>
      <w:r>
        <w:rPr>
          <w:rFonts w:ascii="Calibri" w:hAnsi="Calibri" w:cs="Calibri"/>
        </w:rPr>
        <w:t>Fail – one or more applicable requirements are not met. Rater must enter reason for failure in correction notes field below.</w:t>
      </w:r>
    </w:p>
    <w:p w14:paraId="2878451F" w14:textId="77777777" w:rsidR="00E971D9" w:rsidRDefault="00E971D9" w:rsidP="00A6090E">
      <w:pPr>
        <w:pStyle w:val="ListParagraph"/>
        <w:numPr>
          <w:ilvl w:val="1"/>
          <w:numId w:val="75"/>
        </w:numPr>
        <w:rPr>
          <w:rFonts w:ascii="Calibri" w:hAnsi="Calibri" w:cs="Calibri"/>
        </w:rPr>
      </w:pPr>
      <w:r>
        <w:rPr>
          <w:rFonts w:ascii="Calibri" w:hAnsi="Calibri" w:cs="Calibri"/>
        </w:rPr>
        <w:t>All N/A – This entire table is not applicable.</w:t>
      </w:r>
    </w:p>
    <w:p w14:paraId="29006E89" w14:textId="77777777" w:rsidR="00E971D9" w:rsidRPr="00151E46" w:rsidRDefault="00E971D9" w:rsidP="00A6090E">
      <w:pPr>
        <w:pStyle w:val="ListParagraph"/>
        <w:numPr>
          <w:ilvl w:val="0"/>
          <w:numId w:val="75"/>
        </w:numPr>
        <w:rPr>
          <w:rFonts w:ascii="Calibri" w:hAnsi="Calibri" w:cs="Calibri"/>
        </w:rPr>
      </w:pPr>
      <w:r>
        <w:rPr>
          <w:rFonts w:ascii="Calibri" w:hAnsi="Calibri" w:cs="Calibri"/>
        </w:rPr>
        <w:t>Correction Notes: Rater must enter the reason for failure.</w:t>
      </w:r>
    </w:p>
    <w:p w14:paraId="35DFDA76" w14:textId="77777777" w:rsidR="00D507F0" w:rsidRDefault="00D507F0" w:rsidP="00D507F0">
      <w:pPr>
        <w:rPr>
          <w:rFonts w:ascii="Calibri" w:hAnsi="Calibri" w:cs="Calibri"/>
        </w:rPr>
      </w:pPr>
    </w:p>
    <w:p w14:paraId="67CCB310" w14:textId="253159F1" w:rsidR="00D507F0" w:rsidRPr="00151E46" w:rsidRDefault="00D507F0" w:rsidP="00D507F0">
      <w:pPr>
        <w:rPr>
          <w:rFonts w:ascii="Calibri" w:hAnsi="Calibri" w:cs="Calibri"/>
          <w:b/>
        </w:rPr>
      </w:pPr>
      <w:r w:rsidRPr="00151E46" w:rsidDel="00D62D0E">
        <w:rPr>
          <w:rFonts w:ascii="Calibri" w:hAnsi="Calibri" w:cs="Calibri"/>
          <w:b/>
        </w:rPr>
        <w:t>K</w:t>
      </w:r>
      <w:r w:rsidRPr="00151E46">
        <w:rPr>
          <w:rFonts w:ascii="Calibri" w:hAnsi="Calibri" w:cs="Calibri"/>
          <w:b/>
        </w:rPr>
        <w:t>. Special Requirements for ICF</w:t>
      </w:r>
    </w:p>
    <w:p w14:paraId="51EC23A6" w14:textId="77777777" w:rsidR="00E971D9" w:rsidRDefault="00E971D9" w:rsidP="00A6090E">
      <w:pPr>
        <w:pStyle w:val="ListParagraph"/>
        <w:numPr>
          <w:ilvl w:val="0"/>
          <w:numId w:val="77"/>
        </w:numPr>
        <w:rPr>
          <w:rFonts w:ascii="Calibri" w:hAnsi="Calibri" w:cs="Calibri"/>
        </w:rPr>
      </w:pPr>
      <w:r>
        <w:rPr>
          <w:rFonts w:ascii="Calibri" w:hAnsi="Calibri" w:cs="Calibri"/>
        </w:rPr>
        <w:t>Verification Status: HERS Rater to select from list:</w:t>
      </w:r>
    </w:p>
    <w:p w14:paraId="6B207C4E" w14:textId="77777777" w:rsidR="00E971D9" w:rsidRDefault="00E971D9" w:rsidP="00A6090E">
      <w:pPr>
        <w:pStyle w:val="ListParagraph"/>
        <w:numPr>
          <w:ilvl w:val="1"/>
          <w:numId w:val="77"/>
        </w:numPr>
        <w:rPr>
          <w:rFonts w:ascii="Calibri" w:hAnsi="Calibri" w:cs="Calibri"/>
        </w:rPr>
      </w:pPr>
      <w:r>
        <w:rPr>
          <w:rFonts w:ascii="Calibri" w:hAnsi="Calibri" w:cs="Calibri"/>
        </w:rPr>
        <w:t>Pass – all applicable requirements are met.</w:t>
      </w:r>
    </w:p>
    <w:p w14:paraId="584DB6D8" w14:textId="77777777" w:rsidR="00E971D9" w:rsidRDefault="00E971D9" w:rsidP="00A6090E">
      <w:pPr>
        <w:pStyle w:val="ListParagraph"/>
        <w:numPr>
          <w:ilvl w:val="1"/>
          <w:numId w:val="77"/>
        </w:numPr>
        <w:rPr>
          <w:rFonts w:ascii="Calibri" w:hAnsi="Calibri" w:cs="Calibri"/>
        </w:rPr>
      </w:pPr>
      <w:r>
        <w:rPr>
          <w:rFonts w:ascii="Calibri" w:hAnsi="Calibri" w:cs="Calibri"/>
        </w:rPr>
        <w:t>Fail – one or more applicable requirements are not met. Rater must enter reason for failure in correction notes field below.</w:t>
      </w:r>
    </w:p>
    <w:p w14:paraId="386C55B6" w14:textId="77777777" w:rsidR="00E971D9" w:rsidRDefault="00E971D9" w:rsidP="00A6090E">
      <w:pPr>
        <w:pStyle w:val="ListParagraph"/>
        <w:numPr>
          <w:ilvl w:val="1"/>
          <w:numId w:val="77"/>
        </w:numPr>
        <w:rPr>
          <w:rFonts w:ascii="Calibri" w:hAnsi="Calibri" w:cs="Calibri"/>
        </w:rPr>
      </w:pPr>
      <w:r>
        <w:rPr>
          <w:rFonts w:ascii="Calibri" w:hAnsi="Calibri" w:cs="Calibri"/>
        </w:rPr>
        <w:t>All N/A – This entire table is not applicable.</w:t>
      </w:r>
    </w:p>
    <w:p w14:paraId="2F20E768" w14:textId="77777777" w:rsidR="00E971D9" w:rsidRPr="00151E46" w:rsidRDefault="00E971D9" w:rsidP="00A6090E">
      <w:pPr>
        <w:pStyle w:val="ListParagraph"/>
        <w:numPr>
          <w:ilvl w:val="0"/>
          <w:numId w:val="77"/>
        </w:numPr>
        <w:rPr>
          <w:rFonts w:ascii="Calibri" w:hAnsi="Calibri" w:cs="Calibri"/>
        </w:rPr>
      </w:pPr>
      <w:r>
        <w:rPr>
          <w:rFonts w:ascii="Calibri" w:hAnsi="Calibri" w:cs="Calibri"/>
        </w:rPr>
        <w:t>Correction Notes: Rater must enter the reason for failure.</w:t>
      </w:r>
    </w:p>
    <w:p w14:paraId="750E17EF" w14:textId="77777777" w:rsidR="00131923" w:rsidRDefault="00131923" w:rsidP="00131923"/>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2321"/>
        <w:gridCol w:w="7915"/>
      </w:tblGrid>
      <w:tr w:rsidR="009C32B3" w14:paraId="1F65335D" w14:textId="77777777" w:rsidTr="00545ECF">
        <w:tc>
          <w:tcPr>
            <w:tcW w:w="10790" w:type="dxa"/>
            <w:gridSpan w:val="3"/>
          </w:tcPr>
          <w:p w14:paraId="26EE4F4E" w14:textId="77777777" w:rsidR="009C32B3" w:rsidRPr="00A932D7" w:rsidRDefault="009C32B3" w:rsidP="00545ECF">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9C32B3" w14:paraId="272D3D68" w14:textId="77777777" w:rsidTr="00545ECF">
        <w:tc>
          <w:tcPr>
            <w:tcW w:w="554" w:type="dxa"/>
            <w:vAlign w:val="center"/>
          </w:tcPr>
          <w:p w14:paraId="087029F7" w14:textId="77777777" w:rsidR="009C32B3" w:rsidRDefault="009C32B3" w:rsidP="00545ECF">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52069E87" w14:textId="73514109" w:rsidR="009C32B3" w:rsidDel="00E03216" w:rsidRDefault="00E03216" w:rsidP="00545ECF">
            <w:pPr>
              <w:rPr>
                <w:del w:id="25" w:author="Author" w:date="2022-03-25T14:46:00Z"/>
                <w:rFonts w:asciiTheme="minorHAnsi" w:hAnsiTheme="minorHAnsi"/>
                <w:sz w:val="18"/>
                <w:szCs w:val="18"/>
              </w:rPr>
            </w:pPr>
            <w:ins w:id="26" w:author="Author" w:date="2022-03-25T14:46:00Z">
              <w:r w:rsidRPr="00856418">
                <w:rPr>
                  <w:rFonts w:asciiTheme="minorHAnsi" w:hAnsiTheme="minorHAnsi"/>
                  <w:bCs/>
                  <w:sz w:val="18"/>
                  <w:szCs w:val="18"/>
                </w:rPr>
                <w:t>&lt;&lt;Static Text - see the top&gt;&gt;</w:t>
              </w:r>
            </w:ins>
            <w:del w:id="27" w:author="Author" w:date="2022-03-25T14:46:00Z">
              <w:r w:rsidR="009C32B3" w:rsidDel="00E03216">
                <w:rPr>
                  <w:rFonts w:asciiTheme="minorHAnsi" w:hAnsiTheme="minorHAnsi"/>
                  <w:sz w:val="18"/>
                  <w:szCs w:val="18"/>
                </w:rPr>
                <w:delText>A continuous sealed exterior air barrier is required in all thermal envelope assemblies to limit air movement between unconditioned/outside spaces and conditioned/inside spaces, and must comply using one of the following methods:</w:delText>
              </w:r>
            </w:del>
          </w:p>
          <w:p w14:paraId="62FC8AEA" w14:textId="4EA0F0BC" w:rsidR="009C32B3" w:rsidDel="00E03216" w:rsidRDefault="009C32B3" w:rsidP="00E44B7C">
            <w:pPr>
              <w:pStyle w:val="ListParagraph"/>
              <w:numPr>
                <w:ilvl w:val="0"/>
                <w:numId w:val="56"/>
              </w:numPr>
              <w:rPr>
                <w:del w:id="28" w:author="Author" w:date="2022-03-25T14:46:00Z"/>
                <w:rFonts w:asciiTheme="minorHAnsi" w:hAnsiTheme="minorHAnsi"/>
                <w:sz w:val="18"/>
                <w:szCs w:val="18"/>
              </w:rPr>
            </w:pPr>
            <w:del w:id="29" w:author="Author" w:date="2022-03-25T14:46:00Z">
              <w:r w:rsidDel="00E03216">
                <w:rPr>
                  <w:rFonts w:asciiTheme="minorHAnsi" w:hAnsiTheme="minorHAnsi"/>
                  <w:sz w:val="18"/>
                  <w:szCs w:val="18"/>
                </w:rPr>
                <w:delText>Using individual materials that have an air permeance not exceeding 0.004 cfm/ft</w:delText>
              </w:r>
              <w:r w:rsidDel="00E03216">
                <w:rPr>
                  <w:rFonts w:asciiTheme="minorHAnsi" w:hAnsiTheme="minorHAnsi"/>
                  <w:sz w:val="18"/>
                  <w:szCs w:val="18"/>
                  <w:vertAlign w:val="superscript"/>
                </w:rPr>
                <w:delText>2</w:delText>
              </w:r>
              <w:r w:rsidDel="00E03216">
                <w:rPr>
                  <w:rFonts w:asciiTheme="minorHAnsi" w:hAnsiTheme="minorHAnsi"/>
                  <w:sz w:val="18"/>
                  <w:szCs w:val="18"/>
                </w:rPr>
                <w:delText xml:space="preserve"> under a pressure differential of 0.3 in. w.g. (1.57 pcf) (0.02 L/s.m</w:delText>
              </w:r>
              <w:r w:rsidDel="00E03216">
                <w:rPr>
                  <w:rFonts w:asciiTheme="minorHAnsi" w:hAnsiTheme="minorHAnsi"/>
                  <w:sz w:val="18"/>
                  <w:szCs w:val="18"/>
                  <w:vertAlign w:val="superscript"/>
                </w:rPr>
                <w:delText>2</w:delText>
              </w:r>
              <w:r w:rsidDel="00E03216">
                <w:rPr>
                  <w:rFonts w:asciiTheme="minorHAnsi" w:hAnsiTheme="minorHAnsi"/>
                  <w:sz w:val="18"/>
                  <w:szCs w:val="18"/>
                </w:rPr>
                <w:delText xml:space="preserve"> at 75 pa) when tested in accordance with ASTM E2178; or</w:delText>
              </w:r>
            </w:del>
          </w:p>
          <w:p w14:paraId="0D6A261A" w14:textId="1597CFE0" w:rsidR="009C32B3" w:rsidDel="00E03216" w:rsidRDefault="009C32B3" w:rsidP="00E44B7C">
            <w:pPr>
              <w:pStyle w:val="ListParagraph"/>
              <w:numPr>
                <w:ilvl w:val="0"/>
                <w:numId w:val="56"/>
              </w:numPr>
              <w:rPr>
                <w:del w:id="30" w:author="Author" w:date="2022-03-25T14:46:00Z"/>
                <w:rFonts w:asciiTheme="minorHAnsi" w:hAnsiTheme="minorHAnsi"/>
                <w:sz w:val="18"/>
                <w:szCs w:val="18"/>
              </w:rPr>
            </w:pPr>
            <w:del w:id="31" w:author="Author" w:date="2022-03-25T14:46:00Z">
              <w:r w:rsidDel="00E03216">
                <w:rPr>
                  <w:rFonts w:asciiTheme="minorHAnsi" w:hAnsiTheme="minorHAnsi"/>
                  <w:sz w:val="18"/>
                  <w:szCs w:val="18"/>
                </w:rPr>
                <w:delText>Using assemblies of materials and components that have an average air leakage not to exceed 0.04 cfm/ft</w:delText>
              </w:r>
              <w:r w:rsidDel="00E03216">
                <w:rPr>
                  <w:rFonts w:asciiTheme="minorHAnsi" w:hAnsiTheme="minorHAnsi"/>
                  <w:sz w:val="18"/>
                  <w:szCs w:val="18"/>
                  <w:vertAlign w:val="superscript"/>
                </w:rPr>
                <w:delText>2</w:delText>
              </w:r>
              <w:r w:rsidDel="00E03216">
                <w:rPr>
                  <w:rFonts w:asciiTheme="minorHAnsi" w:hAnsiTheme="minorHAnsi"/>
                  <w:sz w:val="18"/>
                  <w:szCs w:val="18"/>
                </w:rPr>
                <w:delText xml:space="preserve"> under a pressure differential of 0.3 in. w.g. (1.57 pcf) (0.2 L/s.m</w:delText>
              </w:r>
              <w:r w:rsidDel="00E03216">
                <w:rPr>
                  <w:rFonts w:asciiTheme="minorHAnsi" w:hAnsiTheme="minorHAnsi"/>
                  <w:sz w:val="18"/>
                  <w:szCs w:val="18"/>
                  <w:vertAlign w:val="superscript"/>
                </w:rPr>
                <w:delText>2</w:delText>
              </w:r>
              <w:r w:rsidDel="00E03216">
                <w:rPr>
                  <w:rFonts w:asciiTheme="minorHAnsi" w:hAnsiTheme="minorHAnsi"/>
                  <w:sz w:val="18"/>
                  <w:szCs w:val="18"/>
                </w:rPr>
                <w:delText xml:space="preserve"> at 75 pa) when tested in accordance with ASTM E2357, ASTM E1677, ASTM E1680, or ASTM E283; or</w:delText>
              </w:r>
            </w:del>
          </w:p>
          <w:p w14:paraId="3C4466EC" w14:textId="22ECD918" w:rsidR="009C32B3" w:rsidRPr="00E03216" w:rsidRDefault="009C32B3" w:rsidP="00E03216">
            <w:pPr>
              <w:ind w:left="360"/>
              <w:rPr>
                <w:rFonts w:asciiTheme="minorHAnsi" w:hAnsiTheme="minorHAnsi"/>
                <w:sz w:val="18"/>
                <w:szCs w:val="18"/>
                <w:rPrChange w:id="32" w:author="Author" w:date="2022-03-25T14:46:00Z">
                  <w:rPr/>
                </w:rPrChange>
              </w:rPr>
              <w:pPrChange w:id="33" w:author="Author" w:date="2022-03-25T14:46:00Z">
                <w:pPr>
                  <w:pStyle w:val="ListParagraph"/>
                  <w:numPr>
                    <w:numId w:val="56"/>
                  </w:numPr>
                  <w:ind w:hanging="360"/>
                </w:pPr>
              </w:pPrChange>
            </w:pPr>
            <w:del w:id="34" w:author="Author" w:date="2022-03-25T14:46:00Z">
              <w:r w:rsidRPr="00E03216" w:rsidDel="00E03216">
                <w:rPr>
                  <w:rFonts w:asciiTheme="minorHAnsi" w:hAnsiTheme="minorHAnsi"/>
                  <w:sz w:val="18"/>
                  <w:szCs w:val="18"/>
                  <w:rPrChange w:id="35" w:author="Author" w:date="2022-03-25T14:46:00Z">
                    <w:rPr/>
                  </w:rPrChange>
                </w:rPr>
                <w:delText>Testing the complete building and demonstrating that the air leakage rate of the building envelope does not exceed 0.40 cfm/ft</w:delText>
              </w:r>
              <w:r w:rsidRPr="00E03216" w:rsidDel="00E03216">
                <w:rPr>
                  <w:rFonts w:asciiTheme="minorHAnsi" w:hAnsiTheme="minorHAnsi"/>
                  <w:sz w:val="18"/>
                  <w:szCs w:val="18"/>
                  <w:vertAlign w:val="superscript"/>
                  <w:rPrChange w:id="36" w:author="Author" w:date="2022-03-25T14:46:00Z">
                    <w:rPr>
                      <w:vertAlign w:val="superscript"/>
                    </w:rPr>
                  </w:rPrChange>
                </w:rPr>
                <w:delText>2</w:delText>
              </w:r>
              <w:r w:rsidRPr="00E03216" w:rsidDel="00E03216">
                <w:rPr>
                  <w:rFonts w:asciiTheme="minorHAnsi" w:hAnsiTheme="minorHAnsi"/>
                  <w:sz w:val="18"/>
                  <w:szCs w:val="18"/>
                  <w:rPrChange w:id="37" w:author="Author" w:date="2022-03-25T14:46:00Z">
                    <w:rPr/>
                  </w:rPrChange>
                </w:rPr>
                <w:delText xml:space="preserve"> at a pressure differential of 0.3 in. w.g. (1.57 pcf) (2.0 L/s.m</w:delText>
              </w:r>
              <w:r w:rsidRPr="00E03216" w:rsidDel="00E03216">
                <w:rPr>
                  <w:rFonts w:asciiTheme="minorHAnsi" w:hAnsiTheme="minorHAnsi"/>
                  <w:sz w:val="18"/>
                  <w:szCs w:val="18"/>
                  <w:vertAlign w:val="superscript"/>
                  <w:rPrChange w:id="38" w:author="Author" w:date="2022-03-25T14:46:00Z">
                    <w:rPr>
                      <w:vertAlign w:val="superscript"/>
                    </w:rPr>
                  </w:rPrChange>
                </w:rPr>
                <w:delText>2</w:delText>
              </w:r>
              <w:r w:rsidRPr="00E03216" w:rsidDel="00E03216">
                <w:rPr>
                  <w:rFonts w:asciiTheme="minorHAnsi" w:hAnsiTheme="minorHAnsi"/>
                  <w:sz w:val="18"/>
                  <w:szCs w:val="18"/>
                  <w:rPrChange w:id="39" w:author="Author" w:date="2022-03-25T14:46:00Z">
                    <w:rPr/>
                  </w:rPrChange>
                </w:rPr>
                <w:delText xml:space="preserve"> at 75 pa) in accordance with ASTM E779 or an equivalent approved method.</w:delText>
              </w:r>
            </w:del>
          </w:p>
        </w:tc>
      </w:tr>
      <w:tr w:rsidR="009C32B3" w14:paraId="44AC8D7D" w14:textId="77777777" w:rsidTr="00545ECF">
        <w:tc>
          <w:tcPr>
            <w:tcW w:w="554" w:type="dxa"/>
            <w:vAlign w:val="center"/>
          </w:tcPr>
          <w:p w14:paraId="0D99982D" w14:textId="77777777" w:rsidR="009C32B3" w:rsidRDefault="009C32B3" w:rsidP="00545ECF">
            <w:pPr>
              <w:jc w:val="center"/>
              <w:rPr>
                <w:rFonts w:asciiTheme="minorHAnsi" w:hAnsiTheme="minorHAnsi"/>
                <w:sz w:val="18"/>
                <w:szCs w:val="18"/>
              </w:rPr>
            </w:pPr>
            <w:r>
              <w:rPr>
                <w:rFonts w:asciiTheme="minorHAnsi" w:hAnsiTheme="minorHAnsi"/>
                <w:sz w:val="18"/>
                <w:szCs w:val="18"/>
              </w:rPr>
              <w:t>02</w:t>
            </w:r>
          </w:p>
        </w:tc>
        <w:tc>
          <w:tcPr>
            <w:tcW w:w="2321" w:type="dxa"/>
          </w:tcPr>
          <w:p w14:paraId="586F9E35" w14:textId="77777777" w:rsidR="009C32B3" w:rsidRDefault="009C32B3" w:rsidP="00545ECF">
            <w:pPr>
              <w:rPr>
                <w:rFonts w:asciiTheme="minorHAnsi" w:hAnsiTheme="minorHAnsi"/>
                <w:sz w:val="18"/>
                <w:szCs w:val="18"/>
              </w:rPr>
            </w:pPr>
            <w:r>
              <w:rPr>
                <w:rFonts w:asciiTheme="minorHAnsi" w:hAnsiTheme="minorHAnsi"/>
                <w:sz w:val="18"/>
                <w:szCs w:val="18"/>
              </w:rPr>
              <w:t>Method of Compliance</w:t>
            </w:r>
          </w:p>
        </w:tc>
        <w:tc>
          <w:tcPr>
            <w:tcW w:w="7915" w:type="dxa"/>
          </w:tcPr>
          <w:p w14:paraId="41318CE1" w14:textId="77777777" w:rsidR="00BD2123" w:rsidRDefault="00BD2123" w:rsidP="00BD2123">
            <w:pPr>
              <w:rPr>
                <w:rFonts w:asciiTheme="minorHAnsi" w:hAnsiTheme="minorHAnsi"/>
                <w:sz w:val="18"/>
                <w:szCs w:val="18"/>
              </w:rPr>
            </w:pPr>
            <w:r>
              <w:rPr>
                <w:rFonts w:asciiTheme="minorHAnsi" w:hAnsiTheme="minorHAnsi"/>
                <w:sz w:val="18"/>
                <w:szCs w:val="18"/>
              </w:rPr>
              <w:t>&lt;&lt;user select one from list:</w:t>
            </w:r>
          </w:p>
          <w:p w14:paraId="24F65E5E" w14:textId="77777777" w:rsidR="00BD2123" w:rsidRDefault="00BD2123" w:rsidP="00BD2123">
            <w:pPr>
              <w:rPr>
                <w:rFonts w:asciiTheme="minorHAnsi" w:hAnsiTheme="minorHAnsi"/>
                <w:sz w:val="18"/>
                <w:szCs w:val="18"/>
              </w:rPr>
            </w:pPr>
            <w:r>
              <w:rPr>
                <w:rFonts w:asciiTheme="minorHAnsi" w:hAnsiTheme="minorHAnsi"/>
                <w:sz w:val="18"/>
                <w:szCs w:val="18"/>
              </w:rPr>
              <w:t>*Method 1 (Individual Materials);</w:t>
            </w:r>
          </w:p>
          <w:p w14:paraId="1A8F12B1" w14:textId="77777777" w:rsidR="00BD2123" w:rsidRDefault="00BD2123" w:rsidP="00BD2123">
            <w:pPr>
              <w:rPr>
                <w:rFonts w:asciiTheme="minorHAnsi" w:hAnsiTheme="minorHAnsi"/>
                <w:sz w:val="18"/>
                <w:szCs w:val="18"/>
              </w:rPr>
            </w:pPr>
            <w:r>
              <w:rPr>
                <w:rFonts w:asciiTheme="minorHAnsi" w:hAnsiTheme="minorHAnsi"/>
                <w:sz w:val="18"/>
                <w:szCs w:val="18"/>
              </w:rPr>
              <w:t>*Method 2 (Assemblies of Materials); or</w:t>
            </w:r>
          </w:p>
          <w:p w14:paraId="4D15495F" w14:textId="59152C58" w:rsidR="009C32B3" w:rsidRDefault="00BD2123" w:rsidP="00BD2123">
            <w:pPr>
              <w:rPr>
                <w:rFonts w:asciiTheme="minorHAnsi" w:hAnsiTheme="minorHAnsi"/>
                <w:sz w:val="18"/>
                <w:szCs w:val="18"/>
              </w:rPr>
            </w:pPr>
            <w:r>
              <w:rPr>
                <w:rFonts w:asciiTheme="minorHAnsi" w:hAnsiTheme="minorHAnsi"/>
                <w:sz w:val="18"/>
                <w:szCs w:val="18"/>
              </w:rPr>
              <w:t>*Method 3 (Complete Building)&gt;&gt;</w:t>
            </w:r>
          </w:p>
        </w:tc>
      </w:tr>
      <w:tr w:rsidR="009C32B3" w14:paraId="1AAA7776" w14:textId="77777777" w:rsidTr="00545ECF">
        <w:tc>
          <w:tcPr>
            <w:tcW w:w="554" w:type="dxa"/>
            <w:vAlign w:val="center"/>
          </w:tcPr>
          <w:p w14:paraId="2ABCD54B" w14:textId="77777777" w:rsidR="009C32B3" w:rsidRDefault="009C32B3" w:rsidP="00545ECF">
            <w:pPr>
              <w:jc w:val="center"/>
              <w:rPr>
                <w:rFonts w:asciiTheme="minorHAnsi" w:hAnsiTheme="minorHAnsi"/>
                <w:sz w:val="18"/>
                <w:szCs w:val="18"/>
              </w:rPr>
            </w:pPr>
            <w:r>
              <w:rPr>
                <w:rFonts w:asciiTheme="minorHAnsi" w:hAnsiTheme="minorHAnsi"/>
                <w:sz w:val="18"/>
                <w:szCs w:val="18"/>
              </w:rPr>
              <w:t>03</w:t>
            </w:r>
          </w:p>
        </w:tc>
        <w:tc>
          <w:tcPr>
            <w:tcW w:w="2321" w:type="dxa"/>
            <w:vAlign w:val="center"/>
          </w:tcPr>
          <w:p w14:paraId="294F72C4" w14:textId="685210AD" w:rsidR="009C32B3" w:rsidRDefault="000E67F6" w:rsidP="00545ECF">
            <w:pPr>
              <w:rPr>
                <w:rFonts w:asciiTheme="minorHAnsi" w:hAnsiTheme="minorHAnsi"/>
                <w:sz w:val="18"/>
                <w:szCs w:val="18"/>
              </w:rPr>
            </w:pPr>
            <w:ins w:id="40" w:author="Author" w:date="2022-03-25T14:52:00Z">
              <w:r w:rsidRPr="00856418">
                <w:rPr>
                  <w:rFonts w:asciiTheme="minorHAnsi" w:hAnsiTheme="minorHAnsi"/>
                  <w:bCs/>
                  <w:sz w:val="18"/>
                  <w:szCs w:val="18"/>
                </w:rPr>
                <w:t>&lt;&lt;Static Text - see the top&gt;&gt;</w:t>
              </w:r>
            </w:ins>
            <w:del w:id="41" w:author="Author" w:date="2022-03-25T14:52:00Z">
              <w:r w:rsidR="009C32B3" w:rsidDel="000E67F6">
                <w:rPr>
                  <w:rFonts w:asciiTheme="minorHAnsi" w:hAnsiTheme="minorHAnsi"/>
                  <w:sz w:val="18"/>
                  <w:szCs w:val="18"/>
                </w:rPr>
                <w:delText>Verification Status</w:delText>
              </w:r>
            </w:del>
          </w:p>
        </w:tc>
        <w:tc>
          <w:tcPr>
            <w:tcW w:w="7915" w:type="dxa"/>
          </w:tcPr>
          <w:p w14:paraId="67F29ED8" w14:textId="0CF96B87" w:rsidR="009C32B3" w:rsidRPr="00CC67D9" w:rsidDel="00966C3D" w:rsidRDefault="00966C3D" w:rsidP="00545ECF">
            <w:pPr>
              <w:pStyle w:val="ListParagraph"/>
              <w:keepNext/>
              <w:numPr>
                <w:ilvl w:val="0"/>
                <w:numId w:val="55"/>
              </w:numPr>
              <w:rPr>
                <w:del w:id="42" w:author="Author" w:date="2022-03-25T14:49:00Z"/>
                <w:rFonts w:ascii="Calibri" w:hAnsi="Calibri"/>
                <w:sz w:val="18"/>
                <w:szCs w:val="18"/>
                <w:u w:val="single"/>
              </w:rPr>
            </w:pPr>
            <w:ins w:id="43" w:author="Author" w:date="2022-03-25T14:49:00Z">
              <w:del w:id="44" w:author="Author" w:date="2022-03-25T14:52:00Z">
                <w:r w:rsidRPr="00856418" w:rsidDel="000E67F6">
                  <w:rPr>
                    <w:rFonts w:asciiTheme="minorHAnsi" w:hAnsiTheme="minorHAnsi"/>
                    <w:bCs/>
                    <w:sz w:val="18"/>
                    <w:szCs w:val="18"/>
                  </w:rPr>
                  <w:delText>&lt;&lt;Static Text - see the top&gt;&gt;</w:delText>
                </w:r>
              </w:del>
            </w:ins>
            <w:del w:id="45" w:author="Author" w:date="2022-03-25T14:49:00Z">
              <w:r w:rsidR="009C32B3" w:rsidRPr="00CC67D9" w:rsidDel="00966C3D">
                <w:rPr>
                  <w:rFonts w:ascii="Calibri" w:hAnsi="Calibri"/>
                  <w:sz w:val="18"/>
                  <w:szCs w:val="18"/>
                  <w:u w:val="single"/>
                </w:rPr>
                <w:delText>Pass - all applicable requirements are met; or</w:delText>
              </w:r>
            </w:del>
          </w:p>
          <w:p w14:paraId="61C4B5E9" w14:textId="3AF29C7C" w:rsidR="009C32B3" w:rsidRPr="00CC67D9" w:rsidDel="00966C3D" w:rsidRDefault="009C32B3" w:rsidP="00545ECF">
            <w:pPr>
              <w:pStyle w:val="ListParagraph"/>
              <w:keepNext/>
              <w:numPr>
                <w:ilvl w:val="0"/>
                <w:numId w:val="55"/>
              </w:numPr>
              <w:rPr>
                <w:del w:id="46" w:author="Author" w:date="2022-03-25T14:49:00Z"/>
                <w:rFonts w:ascii="Calibri" w:hAnsi="Calibri"/>
                <w:sz w:val="18"/>
                <w:szCs w:val="18"/>
                <w:u w:val="single"/>
              </w:rPr>
            </w:pPr>
            <w:del w:id="47" w:author="Author" w:date="2022-03-25T14:49:00Z">
              <w:r w:rsidRPr="00CC67D9" w:rsidDel="00966C3D">
                <w:rPr>
                  <w:rFonts w:ascii="Calibri" w:hAnsi="Calibri"/>
                  <w:sz w:val="18"/>
                  <w:szCs w:val="18"/>
                  <w:u w:val="single"/>
                </w:rPr>
                <w:delText>Fail - one or more applicable requirements are not met. Enter reason for failure in corrections notes field below; or</w:delText>
              </w:r>
            </w:del>
          </w:p>
          <w:p w14:paraId="528385A2" w14:textId="689F1342" w:rsidR="009C32B3" w:rsidRPr="00966C3D" w:rsidRDefault="009C32B3" w:rsidP="00966C3D">
            <w:pPr>
              <w:ind w:left="360"/>
              <w:rPr>
                <w:rFonts w:asciiTheme="minorHAnsi" w:hAnsiTheme="minorHAnsi"/>
                <w:sz w:val="18"/>
                <w:szCs w:val="18"/>
                <w:rPrChange w:id="48" w:author="Author" w:date="2022-03-25T14:49:00Z">
                  <w:rPr>
                    <w:rFonts w:asciiTheme="minorHAnsi" w:hAnsiTheme="minorHAnsi"/>
                  </w:rPr>
                </w:rPrChange>
              </w:rPr>
              <w:pPrChange w:id="49" w:author="Author" w:date="2022-03-25T14:49:00Z">
                <w:pPr>
                  <w:pStyle w:val="ListParagraph"/>
                  <w:numPr>
                    <w:numId w:val="55"/>
                  </w:numPr>
                  <w:ind w:hanging="360"/>
                </w:pPr>
              </w:pPrChange>
            </w:pPr>
            <w:del w:id="50" w:author="Author" w:date="2022-03-25T14:49:00Z">
              <w:r w:rsidRPr="00966C3D" w:rsidDel="00966C3D">
                <w:rPr>
                  <w:rFonts w:ascii="Calibri" w:hAnsi="Calibri"/>
                  <w:sz w:val="18"/>
                  <w:szCs w:val="18"/>
                  <w:u w:val="single"/>
                  <w:rPrChange w:id="51" w:author="Author" w:date="2022-03-25T14:49:00Z">
                    <w:rPr/>
                  </w:rPrChange>
                </w:rPr>
                <w:delText>All N/A - This entire table is not applicable.</w:delText>
              </w:r>
            </w:del>
          </w:p>
        </w:tc>
      </w:tr>
      <w:tr w:rsidR="009C32B3" w14:paraId="1E3A1E9E" w14:textId="77777777" w:rsidTr="00545ECF">
        <w:tc>
          <w:tcPr>
            <w:tcW w:w="554" w:type="dxa"/>
            <w:vAlign w:val="center"/>
          </w:tcPr>
          <w:p w14:paraId="18B5BB04" w14:textId="77777777" w:rsidR="009C32B3" w:rsidRDefault="009C32B3" w:rsidP="00545ECF">
            <w:pPr>
              <w:jc w:val="center"/>
              <w:rPr>
                <w:rFonts w:asciiTheme="minorHAnsi" w:hAnsiTheme="minorHAnsi"/>
                <w:sz w:val="18"/>
                <w:szCs w:val="18"/>
              </w:rPr>
            </w:pPr>
            <w:r>
              <w:rPr>
                <w:rFonts w:asciiTheme="minorHAnsi" w:hAnsiTheme="minorHAnsi"/>
                <w:sz w:val="18"/>
                <w:szCs w:val="18"/>
              </w:rPr>
              <w:t>04</w:t>
            </w:r>
          </w:p>
        </w:tc>
        <w:tc>
          <w:tcPr>
            <w:tcW w:w="2321" w:type="dxa"/>
          </w:tcPr>
          <w:p w14:paraId="0ED4576E" w14:textId="77777777" w:rsidR="009C32B3" w:rsidRDefault="009C32B3" w:rsidP="00545ECF">
            <w:pPr>
              <w:rPr>
                <w:rFonts w:asciiTheme="minorHAnsi" w:hAnsiTheme="minorHAnsi"/>
                <w:sz w:val="18"/>
                <w:szCs w:val="18"/>
              </w:rPr>
            </w:pPr>
            <w:r>
              <w:rPr>
                <w:rFonts w:asciiTheme="minorHAnsi" w:hAnsiTheme="minorHAnsi"/>
                <w:sz w:val="18"/>
                <w:szCs w:val="18"/>
              </w:rPr>
              <w:t>Correction Notes</w:t>
            </w:r>
          </w:p>
        </w:tc>
        <w:tc>
          <w:tcPr>
            <w:tcW w:w="7915" w:type="dxa"/>
          </w:tcPr>
          <w:p w14:paraId="032ADBAD" w14:textId="06089094" w:rsidR="009C32B3" w:rsidRDefault="00545ECF" w:rsidP="00545ECF">
            <w:pPr>
              <w:rPr>
                <w:rFonts w:asciiTheme="minorHAnsi" w:hAnsi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9C32B3" w14:paraId="6BAA9B4D" w14:textId="77777777" w:rsidTr="00545ECF">
        <w:tc>
          <w:tcPr>
            <w:tcW w:w="10790" w:type="dxa"/>
            <w:gridSpan w:val="3"/>
          </w:tcPr>
          <w:p w14:paraId="36B551AB" w14:textId="77777777" w:rsidR="009C32B3" w:rsidRDefault="009C32B3" w:rsidP="00545ECF">
            <w:pPr>
              <w:rPr>
                <w:rFonts w:asciiTheme="minorHAnsi" w:hAnsiTheme="minorHAnsi"/>
                <w:sz w:val="18"/>
                <w:szCs w:val="18"/>
              </w:rPr>
            </w:pPr>
            <w:r>
              <w:rPr>
                <w:rFonts w:asciiTheme="minorHAnsi" w:hAnsiTheme="minorHAnsi"/>
                <w:sz w:val="18"/>
                <w:szCs w:val="18"/>
              </w:rPr>
              <w:t>Note:</w:t>
            </w:r>
          </w:p>
          <w:p w14:paraId="650AD56D" w14:textId="5CC86709" w:rsidR="009C32B3" w:rsidRPr="00642262" w:rsidRDefault="005F38D1" w:rsidP="00545ECF">
            <w:pPr>
              <w:ind w:left="180"/>
              <w:rPr>
                <w:rFonts w:asciiTheme="minorHAnsi" w:hAnsiTheme="minorHAnsi"/>
                <w:sz w:val="18"/>
                <w:szCs w:val="18"/>
              </w:rPr>
            </w:pPr>
            <w:ins w:id="52" w:author="Author" w:date="2022-03-25T14:47:00Z">
              <w:r w:rsidRPr="00856418">
                <w:rPr>
                  <w:rFonts w:asciiTheme="minorHAnsi" w:hAnsiTheme="minorHAnsi"/>
                  <w:bCs/>
                  <w:sz w:val="18"/>
                  <w:szCs w:val="18"/>
                </w:rPr>
                <w:t>&lt;&lt;Static Text - see the top&gt;&gt;</w:t>
              </w:r>
            </w:ins>
            <w:del w:id="53" w:author="Author" w:date="2022-03-25T14:47:00Z">
              <w:r w:rsidR="009C32B3" w:rsidDel="005F38D1">
                <w:rPr>
                  <w:rFonts w:asciiTheme="minorHAnsi" w:hAnsiTheme="minorHAnsi"/>
                  <w:sz w:val="18"/>
                  <w:szCs w:val="18"/>
                </w:rPr>
                <w:delText>SPF insulation is an acceptable air barrier and sealant when installed to a minimum thickness of 2 inches for closed cell and 5.5 inches for open cell, except where not allowed by manufacturer (e.g., flues, vents, can lights, etc.).</w:delText>
              </w:r>
            </w:del>
          </w:p>
        </w:tc>
      </w:tr>
      <w:tr w:rsidR="00092BA9" w14:paraId="52A1621A" w14:textId="77777777" w:rsidTr="00545ECF">
        <w:tc>
          <w:tcPr>
            <w:tcW w:w="10790" w:type="dxa"/>
            <w:gridSpan w:val="3"/>
          </w:tcPr>
          <w:p w14:paraId="0DA01DBC" w14:textId="0280D4DA" w:rsidR="00092BA9"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14B79C" w14:textId="77777777" w:rsidR="009C32B3" w:rsidRPr="003D714A" w:rsidRDefault="009C32B3" w:rsidP="009C32B3">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9C32B3" w14:paraId="5BE5DB0F" w14:textId="77777777" w:rsidTr="00545ECF">
        <w:tc>
          <w:tcPr>
            <w:tcW w:w="10790" w:type="dxa"/>
            <w:gridSpan w:val="3"/>
          </w:tcPr>
          <w:p w14:paraId="34D49F09"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9C32B3" w14:paraId="4C67D0F3" w14:textId="77777777" w:rsidTr="00545ECF">
        <w:tc>
          <w:tcPr>
            <w:tcW w:w="554" w:type="dxa"/>
            <w:vAlign w:val="center"/>
          </w:tcPr>
          <w:p w14:paraId="1C11B08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DAE2254" w14:textId="00843233" w:rsidR="009C32B3" w:rsidRPr="00A932D7" w:rsidRDefault="000E67F6" w:rsidP="00545ECF">
            <w:pPr>
              <w:rPr>
                <w:rFonts w:asciiTheme="minorHAnsi" w:hAnsiTheme="minorHAnsi" w:cstheme="minorHAnsi"/>
                <w:sz w:val="18"/>
              </w:rPr>
            </w:pPr>
            <w:ins w:id="54" w:author="Author" w:date="2022-03-25T14:51:00Z">
              <w:r w:rsidRPr="00856418">
                <w:rPr>
                  <w:rFonts w:asciiTheme="minorHAnsi" w:hAnsiTheme="minorHAnsi"/>
                  <w:bCs/>
                  <w:sz w:val="18"/>
                  <w:szCs w:val="18"/>
                </w:rPr>
                <w:t>&lt;&lt;Static Text - see the top&gt;&gt;</w:t>
              </w:r>
            </w:ins>
            <w:del w:id="55" w:author="Author" w:date="2022-03-25T14:51:00Z">
              <w:r w:rsidR="009C32B3" w:rsidDel="000E67F6">
                <w:rPr>
                  <w:rFonts w:asciiTheme="minorHAnsi" w:hAnsiTheme="minorHAnsi" w:cstheme="minorHAnsi"/>
                  <w:sz w:val="18"/>
                </w:rPr>
                <w:delText>All gaps in the raised floor are sealed.</w:delText>
              </w:r>
            </w:del>
          </w:p>
        </w:tc>
      </w:tr>
      <w:tr w:rsidR="009C32B3" w14:paraId="07CE431E" w14:textId="77777777" w:rsidTr="00545ECF">
        <w:tc>
          <w:tcPr>
            <w:tcW w:w="554" w:type="dxa"/>
            <w:vAlign w:val="center"/>
          </w:tcPr>
          <w:p w14:paraId="45C7CB6D"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1CD3E393" w14:textId="26883D62" w:rsidR="009C32B3" w:rsidRPr="00A932D7" w:rsidRDefault="000E67F6" w:rsidP="00545ECF">
            <w:pPr>
              <w:rPr>
                <w:rFonts w:asciiTheme="minorHAnsi" w:hAnsiTheme="minorHAnsi" w:cstheme="minorHAnsi"/>
                <w:sz w:val="18"/>
              </w:rPr>
            </w:pPr>
            <w:ins w:id="56" w:author="Author" w:date="2022-03-25T14:51:00Z">
              <w:r w:rsidRPr="00856418">
                <w:rPr>
                  <w:rFonts w:asciiTheme="minorHAnsi" w:hAnsiTheme="minorHAnsi"/>
                  <w:bCs/>
                  <w:sz w:val="18"/>
                  <w:szCs w:val="18"/>
                </w:rPr>
                <w:t>&lt;&lt;Static Text - see the top&gt;&gt;</w:t>
              </w:r>
            </w:ins>
            <w:del w:id="57" w:author="Author" w:date="2022-03-25T14:51:00Z">
              <w:r w:rsidR="009C32B3" w:rsidDel="000E67F6">
                <w:rPr>
                  <w:rFonts w:asciiTheme="minorHAnsi" w:hAnsiTheme="minorHAnsi" w:cstheme="minorHAnsi"/>
                  <w:sz w:val="18"/>
                </w:rPr>
                <w:delText>All chases are sealed at floor level using a sealed hard cover.</w:delText>
              </w:r>
            </w:del>
          </w:p>
        </w:tc>
      </w:tr>
      <w:tr w:rsidR="009C32B3" w14:paraId="332F0BA2" w14:textId="77777777" w:rsidTr="00545ECF">
        <w:tc>
          <w:tcPr>
            <w:tcW w:w="554" w:type="dxa"/>
            <w:vAlign w:val="center"/>
          </w:tcPr>
          <w:p w14:paraId="0EF178AB"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0AEF663" w14:textId="45C76F6E" w:rsidR="009C32B3" w:rsidRPr="00A932D7" w:rsidRDefault="000E67F6" w:rsidP="00545ECF">
            <w:pPr>
              <w:rPr>
                <w:rFonts w:asciiTheme="minorHAnsi" w:hAnsiTheme="minorHAnsi" w:cstheme="minorHAnsi"/>
                <w:sz w:val="18"/>
              </w:rPr>
            </w:pPr>
            <w:ins w:id="58" w:author="Author" w:date="2022-03-25T14:51:00Z">
              <w:r w:rsidRPr="00856418">
                <w:rPr>
                  <w:rFonts w:asciiTheme="minorHAnsi" w:hAnsiTheme="minorHAnsi"/>
                  <w:bCs/>
                  <w:sz w:val="18"/>
                  <w:szCs w:val="18"/>
                </w:rPr>
                <w:t>&lt;&lt;Static Text - see the top&gt;&gt;</w:t>
              </w:r>
            </w:ins>
            <w:del w:id="59" w:author="Author" w:date="2022-03-25T14:51:00Z">
              <w:r w:rsidR="009C32B3" w:rsidDel="000E67F6">
                <w:rPr>
                  <w:rFonts w:asciiTheme="minorHAnsi" w:hAnsiTheme="minorHAnsi" w:cstheme="minorHAnsi"/>
                  <w:sz w:val="18"/>
                </w:rPr>
                <w:delText>All holes (e.g., for plumbing and electrical wires) that penetrate the floor or bottom plates of walls are sealed.</w:delText>
              </w:r>
            </w:del>
          </w:p>
        </w:tc>
      </w:tr>
      <w:tr w:rsidR="009C32B3" w14:paraId="42065ABE" w14:textId="77777777" w:rsidTr="00545ECF">
        <w:tc>
          <w:tcPr>
            <w:tcW w:w="554" w:type="dxa"/>
            <w:vAlign w:val="center"/>
          </w:tcPr>
          <w:p w14:paraId="2EDE0D4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17AF7ACA" w14:textId="0DA397F3" w:rsidR="009C32B3" w:rsidRPr="00A932D7" w:rsidRDefault="009C32B3" w:rsidP="00545ECF">
            <w:pPr>
              <w:rPr>
                <w:rFonts w:asciiTheme="minorHAnsi" w:hAnsiTheme="minorHAnsi" w:cstheme="minorHAnsi"/>
                <w:sz w:val="18"/>
              </w:rPr>
            </w:pPr>
            <w:del w:id="60" w:author="Author" w:date="2022-03-25T14:51:00Z">
              <w:r w:rsidDel="000E67F6">
                <w:rPr>
                  <w:rFonts w:asciiTheme="minorHAnsi" w:hAnsiTheme="minorHAnsi" w:cstheme="minorHAnsi"/>
                  <w:sz w:val="18"/>
                </w:rPr>
                <w:delText>Subfloor sheathing is glued or sealed at all panel edges to create a continuous air tight</w:delText>
              </w:r>
            </w:del>
            <w:ins w:id="61" w:author="Author" w:date="2021-11-23T07:39:00Z">
              <w:del w:id="62" w:author="Author" w:date="2022-03-25T14:51:00Z">
                <w:r w:rsidR="00D62D0E" w:rsidDel="000E67F6">
                  <w:rPr>
                    <w:rFonts w:asciiTheme="minorHAnsi" w:hAnsiTheme="minorHAnsi" w:cstheme="minorHAnsi"/>
                    <w:sz w:val="18"/>
                  </w:rPr>
                  <w:delText>airtight</w:delText>
                </w:r>
              </w:del>
            </w:ins>
            <w:del w:id="63" w:author="Author" w:date="2022-03-25T14:51:00Z">
              <w:r w:rsidDel="000E67F6">
                <w:rPr>
                  <w:rFonts w:asciiTheme="minorHAnsi" w:hAnsiTheme="minorHAnsi" w:cstheme="minorHAnsi"/>
                  <w:sz w:val="18"/>
                </w:rPr>
                <w:delText xml:space="preserve"> subfloor air barrier.</w:delText>
              </w:r>
            </w:del>
          </w:p>
        </w:tc>
      </w:tr>
      <w:tr w:rsidR="009C32B3" w14:paraId="5CBE38A0" w14:textId="77777777" w:rsidTr="00545ECF">
        <w:tc>
          <w:tcPr>
            <w:tcW w:w="554" w:type="dxa"/>
            <w:vAlign w:val="center"/>
          </w:tcPr>
          <w:p w14:paraId="08D4102E"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4A7D706E" w14:textId="46961C17" w:rsidR="009C32B3" w:rsidRDefault="000E67F6" w:rsidP="00545ECF">
            <w:pPr>
              <w:rPr>
                <w:rFonts w:asciiTheme="minorHAnsi" w:hAnsiTheme="minorHAnsi" w:cstheme="minorHAnsi"/>
                <w:sz w:val="18"/>
              </w:rPr>
            </w:pPr>
            <w:ins w:id="64" w:author="Author" w:date="2022-03-25T14:52:00Z">
              <w:r w:rsidRPr="00856418">
                <w:rPr>
                  <w:rFonts w:asciiTheme="minorHAnsi" w:hAnsiTheme="minorHAnsi"/>
                  <w:bCs/>
                  <w:sz w:val="18"/>
                  <w:szCs w:val="18"/>
                </w:rPr>
                <w:t>&lt;&lt;Static Text - see the top&gt;&gt;</w:t>
              </w:r>
            </w:ins>
            <w:del w:id="65" w:author="Author" w:date="2022-03-25T14:51:00Z">
              <w:r w:rsidR="009C32B3" w:rsidDel="000E67F6">
                <w:rPr>
                  <w:rFonts w:asciiTheme="minorHAnsi" w:hAnsiTheme="minorHAnsi" w:cstheme="minorHAnsi"/>
                  <w:sz w:val="18"/>
                </w:rPr>
                <w:delText>Verification Status</w:delText>
              </w:r>
            </w:del>
          </w:p>
        </w:tc>
        <w:tc>
          <w:tcPr>
            <w:tcW w:w="7915" w:type="dxa"/>
          </w:tcPr>
          <w:p w14:paraId="494EFCE2" w14:textId="6E103531" w:rsidR="009C32B3" w:rsidRPr="00CC67D9" w:rsidDel="000E67F6" w:rsidRDefault="009C32B3" w:rsidP="00545ECF">
            <w:pPr>
              <w:pStyle w:val="ListParagraph"/>
              <w:keepNext/>
              <w:numPr>
                <w:ilvl w:val="0"/>
                <w:numId w:val="55"/>
              </w:numPr>
              <w:rPr>
                <w:del w:id="66" w:author="Author" w:date="2022-03-25T14:51:00Z"/>
                <w:rFonts w:ascii="Calibri" w:hAnsi="Calibri"/>
                <w:sz w:val="18"/>
                <w:szCs w:val="18"/>
                <w:u w:val="single"/>
              </w:rPr>
            </w:pPr>
            <w:del w:id="67" w:author="Author" w:date="2022-03-25T14:51:00Z">
              <w:r w:rsidRPr="00CC67D9" w:rsidDel="000E67F6">
                <w:rPr>
                  <w:rFonts w:ascii="Calibri" w:hAnsi="Calibri"/>
                  <w:sz w:val="18"/>
                  <w:szCs w:val="18"/>
                  <w:u w:val="single"/>
                </w:rPr>
                <w:delText>Pass - all applicable requirements are met; or</w:delText>
              </w:r>
            </w:del>
          </w:p>
          <w:p w14:paraId="76484A88" w14:textId="62E2D28A" w:rsidR="009C32B3" w:rsidRPr="00CC67D9" w:rsidDel="000E67F6" w:rsidRDefault="009C32B3" w:rsidP="00545ECF">
            <w:pPr>
              <w:pStyle w:val="ListParagraph"/>
              <w:keepNext/>
              <w:numPr>
                <w:ilvl w:val="0"/>
                <w:numId w:val="55"/>
              </w:numPr>
              <w:rPr>
                <w:del w:id="68" w:author="Author" w:date="2022-03-25T14:51:00Z"/>
                <w:rFonts w:ascii="Calibri" w:hAnsi="Calibri"/>
                <w:sz w:val="18"/>
                <w:szCs w:val="18"/>
                <w:u w:val="single"/>
              </w:rPr>
            </w:pPr>
            <w:del w:id="69" w:author="Author" w:date="2022-03-25T14:51:00Z">
              <w:r w:rsidRPr="00CC67D9" w:rsidDel="000E67F6">
                <w:rPr>
                  <w:rFonts w:ascii="Calibri" w:hAnsi="Calibri"/>
                  <w:sz w:val="18"/>
                  <w:szCs w:val="18"/>
                  <w:u w:val="single"/>
                </w:rPr>
                <w:delText>Fail - one or more applicable requirements are not met. Enter reason for failure in corrections notes field below; or</w:delText>
              </w:r>
            </w:del>
          </w:p>
          <w:p w14:paraId="4E603AD7" w14:textId="3B7921DE" w:rsidR="009C32B3" w:rsidRPr="000E67F6" w:rsidRDefault="009C32B3" w:rsidP="000E67F6">
            <w:pPr>
              <w:ind w:left="360"/>
              <w:rPr>
                <w:rFonts w:asciiTheme="minorHAnsi" w:hAnsiTheme="minorHAnsi" w:cstheme="minorHAnsi"/>
                <w:sz w:val="18"/>
                <w:rPrChange w:id="70" w:author="Author" w:date="2022-03-25T14:51:00Z">
                  <w:rPr>
                    <w:rFonts w:asciiTheme="minorHAnsi" w:hAnsiTheme="minorHAnsi" w:cstheme="minorHAnsi"/>
                  </w:rPr>
                </w:rPrChange>
              </w:rPr>
              <w:pPrChange w:id="71" w:author="Author" w:date="2022-03-25T14:51:00Z">
                <w:pPr>
                  <w:pStyle w:val="ListParagraph"/>
                  <w:numPr>
                    <w:numId w:val="55"/>
                  </w:numPr>
                  <w:ind w:hanging="360"/>
                </w:pPr>
              </w:pPrChange>
            </w:pPr>
            <w:del w:id="72" w:author="Author" w:date="2022-03-25T14:51:00Z">
              <w:r w:rsidRPr="000E67F6" w:rsidDel="000E67F6">
                <w:rPr>
                  <w:rFonts w:ascii="Calibri" w:hAnsi="Calibri"/>
                  <w:sz w:val="18"/>
                  <w:szCs w:val="18"/>
                  <w:u w:val="single"/>
                  <w:rPrChange w:id="73" w:author="Author" w:date="2022-03-25T14:51:00Z">
                    <w:rPr/>
                  </w:rPrChange>
                </w:rPr>
                <w:delText>All N/A - This entire table is not applicable.</w:delText>
              </w:r>
            </w:del>
          </w:p>
        </w:tc>
      </w:tr>
      <w:tr w:rsidR="009C32B3" w14:paraId="24AE371D" w14:textId="77777777" w:rsidTr="00545ECF">
        <w:tc>
          <w:tcPr>
            <w:tcW w:w="554" w:type="dxa"/>
            <w:vAlign w:val="center"/>
          </w:tcPr>
          <w:p w14:paraId="088F28E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72099B4"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8B5774A" w14:textId="6C56479E"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283EDC4E" w14:textId="77777777" w:rsidTr="00A478C4">
        <w:tc>
          <w:tcPr>
            <w:tcW w:w="10790" w:type="dxa"/>
            <w:gridSpan w:val="3"/>
            <w:vAlign w:val="center"/>
          </w:tcPr>
          <w:p w14:paraId="152ADBCC" w14:textId="2B7580E5"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851639"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4A873D09" w14:textId="77777777" w:rsidTr="00545ECF">
        <w:tc>
          <w:tcPr>
            <w:tcW w:w="10790" w:type="dxa"/>
            <w:gridSpan w:val="3"/>
          </w:tcPr>
          <w:p w14:paraId="6EB25582"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C. Walls Adjacent to Unconditioned Space</w:t>
            </w:r>
          </w:p>
        </w:tc>
      </w:tr>
      <w:tr w:rsidR="009C32B3" w14:paraId="7BCAB4C9" w14:textId="77777777" w:rsidTr="00545ECF">
        <w:tc>
          <w:tcPr>
            <w:tcW w:w="554" w:type="dxa"/>
            <w:vAlign w:val="center"/>
          </w:tcPr>
          <w:p w14:paraId="413D4FD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82C050D" w14:textId="362CEE7F" w:rsidR="009C32B3" w:rsidRPr="00A932D7" w:rsidRDefault="00CC6E09" w:rsidP="00545ECF">
            <w:pPr>
              <w:rPr>
                <w:rFonts w:asciiTheme="minorHAnsi" w:hAnsiTheme="minorHAnsi" w:cstheme="minorHAnsi"/>
                <w:sz w:val="18"/>
              </w:rPr>
            </w:pPr>
            <w:ins w:id="74" w:author="Author" w:date="2022-03-25T14:53:00Z">
              <w:r w:rsidRPr="00856418">
                <w:rPr>
                  <w:rFonts w:asciiTheme="minorHAnsi" w:hAnsiTheme="minorHAnsi"/>
                  <w:bCs/>
                  <w:sz w:val="18"/>
                  <w:szCs w:val="18"/>
                </w:rPr>
                <w:t>&lt;&lt;Static Text - see the top&gt;&gt;</w:t>
              </w:r>
            </w:ins>
            <w:del w:id="75" w:author="Author" w:date="2022-03-25T14:53:00Z">
              <w:r w:rsidR="009C32B3" w:rsidDel="00C23D33">
                <w:rPr>
                  <w:rFonts w:asciiTheme="minorHAnsi" w:hAnsiTheme="minorHAnsi" w:cstheme="minorHAnsi"/>
                  <w:sz w:val="18"/>
                </w:rPr>
                <w:delText>All penetrations through the exterior wall air barrier are sealed to provide an air tight</w:delText>
              </w:r>
            </w:del>
            <w:ins w:id="76" w:author="Author" w:date="2021-11-23T07:39:00Z">
              <w:del w:id="77" w:author="Author" w:date="2022-03-25T14:53:00Z">
                <w:r w:rsidR="00D62D0E" w:rsidDel="00C23D33">
                  <w:rPr>
                    <w:rFonts w:asciiTheme="minorHAnsi" w:hAnsiTheme="minorHAnsi" w:cstheme="minorHAnsi"/>
                    <w:sz w:val="18"/>
                  </w:rPr>
                  <w:delText>airtight</w:delText>
                </w:r>
              </w:del>
            </w:ins>
            <w:del w:id="78" w:author="Author" w:date="2022-03-25T14:53:00Z">
              <w:r w:rsidR="009C32B3" w:rsidDel="00C23D33">
                <w:rPr>
                  <w:rFonts w:asciiTheme="minorHAnsi" w:hAnsiTheme="minorHAnsi" w:cstheme="minorHAnsi"/>
                  <w:sz w:val="18"/>
                </w:rPr>
                <w:delText xml:space="preserve"> envelope to unconditioned spaces such as the outdoors, attic, garage, and crawlspace.</w:delText>
              </w:r>
            </w:del>
          </w:p>
        </w:tc>
      </w:tr>
      <w:tr w:rsidR="009C32B3" w14:paraId="2853EE46" w14:textId="77777777" w:rsidTr="00545ECF">
        <w:tc>
          <w:tcPr>
            <w:tcW w:w="554" w:type="dxa"/>
            <w:vAlign w:val="center"/>
          </w:tcPr>
          <w:p w14:paraId="2A8686E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05F1CD0C" w14:textId="497886DB" w:rsidR="009C32B3" w:rsidRPr="00A932D7" w:rsidRDefault="00CC6E09" w:rsidP="00545ECF">
            <w:pPr>
              <w:rPr>
                <w:rFonts w:asciiTheme="minorHAnsi" w:hAnsiTheme="minorHAnsi" w:cstheme="minorHAnsi"/>
                <w:sz w:val="18"/>
              </w:rPr>
            </w:pPr>
            <w:ins w:id="79" w:author="Author" w:date="2022-03-25T14:53:00Z">
              <w:r w:rsidRPr="00856418">
                <w:rPr>
                  <w:rFonts w:asciiTheme="minorHAnsi" w:hAnsiTheme="minorHAnsi"/>
                  <w:bCs/>
                  <w:sz w:val="18"/>
                  <w:szCs w:val="18"/>
                </w:rPr>
                <w:t>&lt;&lt;Static Text - see the top&gt;&gt;</w:t>
              </w:r>
            </w:ins>
            <w:del w:id="80" w:author="Author" w:date="2022-03-25T14:53:00Z">
              <w:r w:rsidR="009C32B3" w:rsidDel="00C23D33">
                <w:rPr>
                  <w:rFonts w:asciiTheme="minorHAnsi" w:hAnsiTheme="minorHAnsi" w:cstheme="minorHAnsi"/>
                  <w:sz w:val="18"/>
                </w:rPr>
                <w:delText>Exterior wall air barrier is sealed to the top plate and bottom plate in each stud bay.</w:delText>
              </w:r>
            </w:del>
          </w:p>
        </w:tc>
      </w:tr>
      <w:tr w:rsidR="009C32B3" w14:paraId="09921B32" w14:textId="77777777" w:rsidTr="00545ECF">
        <w:tc>
          <w:tcPr>
            <w:tcW w:w="554" w:type="dxa"/>
            <w:vAlign w:val="center"/>
          </w:tcPr>
          <w:p w14:paraId="36E8ADA6"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175A9851" w14:textId="4E708DCE" w:rsidR="009C32B3" w:rsidRPr="00A932D7" w:rsidRDefault="00CC6E09" w:rsidP="00545ECF">
            <w:pPr>
              <w:rPr>
                <w:rFonts w:asciiTheme="minorHAnsi" w:hAnsiTheme="minorHAnsi" w:cstheme="minorHAnsi"/>
                <w:sz w:val="18"/>
              </w:rPr>
            </w:pPr>
            <w:ins w:id="81" w:author="Author" w:date="2022-03-25T14:53:00Z">
              <w:r w:rsidRPr="00856418">
                <w:rPr>
                  <w:rFonts w:asciiTheme="minorHAnsi" w:hAnsiTheme="minorHAnsi"/>
                  <w:bCs/>
                  <w:sz w:val="18"/>
                  <w:szCs w:val="18"/>
                </w:rPr>
                <w:t>&lt;&lt;Static Text - see the top&gt;&gt;</w:t>
              </w:r>
            </w:ins>
            <w:del w:id="82" w:author="Author" w:date="2022-03-25T14:53:00Z">
              <w:r w:rsidR="009C32B3" w:rsidDel="00C23D33">
                <w:rPr>
                  <w:rFonts w:asciiTheme="minorHAnsi" w:hAnsiTheme="minorHAnsi" w:cstheme="minorHAnsi"/>
                  <w:sz w:val="18"/>
                </w:rPr>
                <w:delText>All electrical boxes, including knockouts, that penetrate the air barrier to unconditioned space are sealed.</w:delText>
              </w:r>
            </w:del>
          </w:p>
        </w:tc>
      </w:tr>
      <w:tr w:rsidR="009C32B3" w14:paraId="5AF45F5D" w14:textId="77777777" w:rsidTr="00545ECF">
        <w:tc>
          <w:tcPr>
            <w:tcW w:w="554" w:type="dxa"/>
            <w:vAlign w:val="center"/>
          </w:tcPr>
          <w:p w14:paraId="4529F061"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74F7A150" w14:textId="1E7D4D66" w:rsidR="009C32B3" w:rsidRPr="00A932D7" w:rsidRDefault="00CC6E09" w:rsidP="00545ECF">
            <w:pPr>
              <w:rPr>
                <w:rFonts w:asciiTheme="minorHAnsi" w:hAnsiTheme="minorHAnsi" w:cstheme="minorHAnsi"/>
                <w:sz w:val="18"/>
              </w:rPr>
            </w:pPr>
            <w:ins w:id="83" w:author="Author" w:date="2022-03-25T14:53:00Z">
              <w:r w:rsidRPr="00856418">
                <w:rPr>
                  <w:rFonts w:asciiTheme="minorHAnsi" w:hAnsiTheme="minorHAnsi"/>
                  <w:bCs/>
                  <w:sz w:val="18"/>
                  <w:szCs w:val="18"/>
                </w:rPr>
                <w:t>&lt;&lt;Static Text - see the top&gt;&gt;</w:t>
              </w:r>
            </w:ins>
            <w:del w:id="84" w:author="Author" w:date="2022-03-25T14:53:00Z">
              <w:r w:rsidR="009C32B3" w:rsidDel="00C23D33">
                <w:rPr>
                  <w:rFonts w:asciiTheme="minorHAnsi" w:hAnsiTheme="minorHAnsi" w:cstheme="minorHAnsi"/>
                  <w:sz w:val="18"/>
                </w:rPr>
                <w:delText>All openings in the top and bottom plate, including all interior and exterior walls, to unconditioned space are sealed; such as holes drilled for electrical and plumbing.</w:delText>
              </w:r>
            </w:del>
          </w:p>
        </w:tc>
      </w:tr>
      <w:tr w:rsidR="009C32B3" w14:paraId="72804648" w14:textId="77777777" w:rsidTr="00545ECF">
        <w:tc>
          <w:tcPr>
            <w:tcW w:w="554" w:type="dxa"/>
            <w:vAlign w:val="center"/>
          </w:tcPr>
          <w:p w14:paraId="6BFB62C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260A4185" w14:textId="241681CA" w:rsidR="009C32B3" w:rsidRPr="00671E4D" w:rsidRDefault="00CC6E09" w:rsidP="00545ECF">
            <w:pPr>
              <w:rPr>
                <w:rFonts w:asciiTheme="minorHAnsi" w:hAnsiTheme="minorHAnsi" w:cstheme="minorHAnsi"/>
                <w:sz w:val="18"/>
              </w:rPr>
            </w:pPr>
            <w:ins w:id="85" w:author="Author" w:date="2022-03-25T14:53:00Z">
              <w:r w:rsidRPr="00856418">
                <w:rPr>
                  <w:rFonts w:asciiTheme="minorHAnsi" w:hAnsiTheme="minorHAnsi"/>
                  <w:bCs/>
                  <w:sz w:val="18"/>
                  <w:szCs w:val="18"/>
                </w:rPr>
                <w:t>&lt;&lt;Static Text - see the top&gt;&gt;</w:t>
              </w:r>
            </w:ins>
            <w:del w:id="86" w:author="Author" w:date="2022-03-25T14:53:00Z">
              <w:r w:rsidR="009C32B3" w:rsidDel="00C23D33">
                <w:rPr>
                  <w:rFonts w:asciiTheme="minorHAnsi" w:hAnsiTheme="minorHAnsi" w:cstheme="minorHAnsi"/>
                  <w:sz w:val="18"/>
                </w:rPr>
                <w:delText>Exterior bottom plates (all stories) are sealed to the floor.</w:delText>
              </w:r>
            </w:del>
          </w:p>
        </w:tc>
      </w:tr>
      <w:tr w:rsidR="009C32B3" w14:paraId="52E32195" w14:textId="77777777" w:rsidTr="00545ECF">
        <w:tc>
          <w:tcPr>
            <w:tcW w:w="554" w:type="dxa"/>
            <w:vAlign w:val="center"/>
          </w:tcPr>
          <w:p w14:paraId="3E15367C"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4ED8167A" w14:textId="4DE5F7CE" w:rsidR="009C32B3" w:rsidRPr="00671E4D" w:rsidRDefault="00CC6E09" w:rsidP="00545ECF">
            <w:pPr>
              <w:rPr>
                <w:rFonts w:asciiTheme="minorHAnsi" w:hAnsiTheme="minorHAnsi" w:cstheme="minorHAnsi"/>
                <w:sz w:val="18"/>
              </w:rPr>
            </w:pPr>
            <w:ins w:id="87" w:author="Author" w:date="2022-03-25T14:53:00Z">
              <w:r w:rsidRPr="00856418">
                <w:rPr>
                  <w:rFonts w:asciiTheme="minorHAnsi" w:hAnsiTheme="minorHAnsi"/>
                  <w:bCs/>
                  <w:sz w:val="18"/>
                  <w:szCs w:val="18"/>
                </w:rPr>
                <w:t>&lt;&lt;Static Text - see the top&gt;&gt;</w:t>
              </w:r>
            </w:ins>
            <w:del w:id="88" w:author="Author" w:date="2022-03-25T14:53:00Z">
              <w:r w:rsidR="009C32B3" w:rsidDel="00C23D33">
                <w:rPr>
                  <w:rFonts w:asciiTheme="minorHAnsi" w:hAnsiTheme="minorHAnsi" w:cstheme="minorHAnsi"/>
                  <w:sz w:val="18"/>
                </w:rPr>
                <w:delText>All gaps around windows and doors are sealed. The sealant used follows manufacturer specifications.</w:delText>
              </w:r>
            </w:del>
          </w:p>
        </w:tc>
      </w:tr>
      <w:tr w:rsidR="009C32B3" w14:paraId="1231D842" w14:textId="77777777" w:rsidTr="00545ECF">
        <w:tc>
          <w:tcPr>
            <w:tcW w:w="554" w:type="dxa"/>
            <w:vAlign w:val="center"/>
          </w:tcPr>
          <w:p w14:paraId="6E8C341B"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3B7EDFE" w14:textId="5F00DFD2" w:rsidR="009C32B3" w:rsidRPr="00671E4D" w:rsidRDefault="00CC6E09" w:rsidP="00545ECF">
            <w:pPr>
              <w:rPr>
                <w:rFonts w:asciiTheme="minorHAnsi" w:hAnsiTheme="minorHAnsi" w:cstheme="minorHAnsi"/>
                <w:sz w:val="18"/>
              </w:rPr>
            </w:pPr>
            <w:ins w:id="89" w:author="Author" w:date="2022-03-25T14:53:00Z">
              <w:r w:rsidRPr="00856418">
                <w:rPr>
                  <w:rFonts w:asciiTheme="minorHAnsi" w:hAnsiTheme="minorHAnsi"/>
                  <w:bCs/>
                  <w:sz w:val="18"/>
                  <w:szCs w:val="18"/>
                </w:rPr>
                <w:t>&lt;&lt;Static Text - see the top&gt;&gt;</w:t>
              </w:r>
            </w:ins>
            <w:del w:id="90" w:author="Author" w:date="2022-03-25T14:53:00Z">
              <w:r w:rsidR="009C32B3" w:rsidDel="00C23D33">
                <w:rPr>
                  <w:rFonts w:asciiTheme="minorHAnsi" w:hAnsiTheme="minorHAnsi" w:cstheme="minorHAnsi"/>
                  <w:sz w:val="18"/>
                </w:rPr>
                <w:delText>Rim joist gaps and openings are fully sealed.</w:delText>
              </w:r>
            </w:del>
          </w:p>
        </w:tc>
      </w:tr>
      <w:tr w:rsidR="009C32B3" w14:paraId="51F9BF2F" w14:textId="77777777" w:rsidTr="00545ECF">
        <w:tc>
          <w:tcPr>
            <w:tcW w:w="554" w:type="dxa"/>
            <w:vAlign w:val="center"/>
          </w:tcPr>
          <w:p w14:paraId="1D420B2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09B3CE30" w14:textId="10AEAAA6" w:rsidR="009C32B3" w:rsidRPr="00671E4D" w:rsidRDefault="00CC6E09" w:rsidP="00545ECF">
            <w:pPr>
              <w:rPr>
                <w:rFonts w:asciiTheme="minorHAnsi" w:hAnsiTheme="minorHAnsi" w:cstheme="minorHAnsi"/>
                <w:sz w:val="18"/>
              </w:rPr>
            </w:pPr>
            <w:ins w:id="91" w:author="Author" w:date="2022-03-25T14:53:00Z">
              <w:r w:rsidRPr="00856418">
                <w:rPr>
                  <w:rFonts w:asciiTheme="minorHAnsi" w:hAnsiTheme="minorHAnsi"/>
                  <w:bCs/>
                  <w:sz w:val="18"/>
                  <w:szCs w:val="18"/>
                </w:rPr>
                <w:t>&lt;&lt;Static Text - see the top&gt;&gt;</w:t>
              </w:r>
            </w:ins>
            <w:del w:id="92" w:author="Author" w:date="2022-03-25T14:53:00Z">
              <w:r w:rsidR="009C32B3" w:rsidDel="00C23D33">
                <w:rPr>
                  <w:rFonts w:asciiTheme="minorHAnsi" w:hAnsiTheme="minorHAnsi" w:cstheme="minorHAnsi"/>
                  <w:sz w:val="18"/>
                </w:rPr>
                <w:delText>Fan exhaust duct outlet/damper at the exterior wall are sealed.</w:delText>
              </w:r>
            </w:del>
          </w:p>
        </w:tc>
      </w:tr>
      <w:tr w:rsidR="009C32B3" w14:paraId="4CF08DE1" w14:textId="77777777" w:rsidTr="00545ECF">
        <w:tc>
          <w:tcPr>
            <w:tcW w:w="554" w:type="dxa"/>
            <w:vAlign w:val="center"/>
          </w:tcPr>
          <w:p w14:paraId="75284D4E"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62AA45F" w14:textId="6BC3E060" w:rsidR="009C32B3" w:rsidRPr="00671E4D" w:rsidRDefault="00CC6E09" w:rsidP="00545ECF">
            <w:pPr>
              <w:rPr>
                <w:rFonts w:asciiTheme="minorHAnsi" w:hAnsiTheme="minorHAnsi" w:cstheme="minorHAnsi"/>
                <w:sz w:val="18"/>
              </w:rPr>
            </w:pPr>
            <w:ins w:id="93" w:author="Author" w:date="2022-03-25T14:53:00Z">
              <w:r w:rsidRPr="00856418">
                <w:rPr>
                  <w:rFonts w:asciiTheme="minorHAnsi" w:hAnsiTheme="minorHAnsi"/>
                  <w:bCs/>
                  <w:sz w:val="18"/>
                  <w:szCs w:val="18"/>
                </w:rPr>
                <w:t>&lt;&lt;Static Text - see the top&gt;&gt;</w:t>
              </w:r>
            </w:ins>
            <w:del w:id="94" w:author="Author" w:date="2022-03-25T14:53:00Z">
              <w:r w:rsidR="009C32B3" w:rsidDel="00C23D33">
                <w:rPr>
                  <w:rFonts w:asciiTheme="minorHAnsi" w:hAnsiTheme="minorHAnsi" w:cstheme="minorHAnsi"/>
                  <w:sz w:val="18"/>
                </w:rPr>
                <w:delText>Knee walls have solid and sealed blocking at the bottom, top, left</w:delText>
              </w:r>
            </w:del>
            <w:ins w:id="95" w:author="Author" w:date="2021-11-23T07:39:00Z">
              <w:del w:id="96" w:author="Author" w:date="2022-03-25T14:53:00Z">
                <w:r w:rsidR="00D62D0E" w:rsidDel="00C23D33">
                  <w:rPr>
                    <w:rFonts w:asciiTheme="minorHAnsi" w:hAnsiTheme="minorHAnsi" w:cstheme="minorHAnsi"/>
                    <w:sz w:val="18"/>
                  </w:rPr>
                  <w:delText>,</w:delText>
                </w:r>
              </w:del>
            </w:ins>
            <w:del w:id="97" w:author="Author" w:date="2022-03-25T14:53:00Z">
              <w:r w:rsidR="009C32B3" w:rsidDel="00C23D33">
                <w:rPr>
                  <w:rFonts w:asciiTheme="minorHAnsi" w:hAnsiTheme="minorHAnsi" w:cstheme="minorHAnsi"/>
                  <w:sz w:val="18"/>
                </w:rPr>
                <w:delText xml:space="preserve"> and right sides to prevent air movement into insulation.</w:delText>
              </w:r>
            </w:del>
          </w:p>
        </w:tc>
      </w:tr>
      <w:tr w:rsidR="009C32B3" w14:paraId="3FB19057" w14:textId="77777777" w:rsidTr="00545ECF">
        <w:tc>
          <w:tcPr>
            <w:tcW w:w="554" w:type="dxa"/>
            <w:vAlign w:val="center"/>
          </w:tcPr>
          <w:p w14:paraId="437FC18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172F9117" w14:textId="3F4DFC08" w:rsidR="009C32B3" w:rsidRDefault="00F41764" w:rsidP="00545ECF">
            <w:pPr>
              <w:rPr>
                <w:rFonts w:asciiTheme="minorHAnsi" w:hAnsiTheme="minorHAnsi" w:cstheme="minorHAnsi"/>
                <w:sz w:val="18"/>
              </w:rPr>
            </w:pPr>
            <w:ins w:id="98" w:author="Author" w:date="2022-03-25T14:57:00Z">
              <w:r w:rsidRPr="00856418">
                <w:rPr>
                  <w:rFonts w:asciiTheme="minorHAnsi" w:hAnsiTheme="minorHAnsi"/>
                  <w:bCs/>
                  <w:sz w:val="18"/>
                  <w:szCs w:val="18"/>
                </w:rPr>
                <w:t>&lt;&lt;Static Text - see the top&gt;&gt;</w:t>
              </w:r>
            </w:ins>
            <w:del w:id="99" w:author="Author" w:date="2022-03-25T14:57:00Z">
              <w:r w:rsidR="009C32B3" w:rsidDel="00F41764">
                <w:rPr>
                  <w:rFonts w:asciiTheme="minorHAnsi" w:hAnsiTheme="minorHAnsi" w:cstheme="minorHAnsi"/>
                  <w:sz w:val="18"/>
                </w:rPr>
                <w:delText>Verification Status</w:delText>
              </w:r>
            </w:del>
          </w:p>
        </w:tc>
        <w:tc>
          <w:tcPr>
            <w:tcW w:w="7915" w:type="dxa"/>
          </w:tcPr>
          <w:p w14:paraId="16DDD24F" w14:textId="490A5ED7" w:rsidR="009C32B3" w:rsidRPr="00CC67D9" w:rsidDel="00F41764" w:rsidRDefault="009C32B3" w:rsidP="00545ECF">
            <w:pPr>
              <w:pStyle w:val="ListParagraph"/>
              <w:keepNext/>
              <w:numPr>
                <w:ilvl w:val="0"/>
                <w:numId w:val="55"/>
              </w:numPr>
              <w:rPr>
                <w:del w:id="100" w:author="Author" w:date="2022-03-25T14:57:00Z"/>
                <w:rFonts w:ascii="Calibri" w:hAnsi="Calibri"/>
                <w:sz w:val="18"/>
                <w:szCs w:val="18"/>
                <w:u w:val="single"/>
              </w:rPr>
            </w:pPr>
            <w:del w:id="101" w:author="Author" w:date="2022-03-25T14:57:00Z">
              <w:r w:rsidRPr="00CC67D9" w:rsidDel="00F41764">
                <w:rPr>
                  <w:rFonts w:ascii="Calibri" w:hAnsi="Calibri"/>
                  <w:sz w:val="18"/>
                  <w:szCs w:val="18"/>
                  <w:u w:val="single"/>
                </w:rPr>
                <w:delText>Pass - all applicable requirements are met; or</w:delText>
              </w:r>
            </w:del>
          </w:p>
          <w:p w14:paraId="56D9E7F4" w14:textId="571307E4" w:rsidR="009C32B3" w:rsidRPr="00CC67D9" w:rsidDel="00F41764" w:rsidRDefault="009C32B3" w:rsidP="00545ECF">
            <w:pPr>
              <w:pStyle w:val="ListParagraph"/>
              <w:keepNext/>
              <w:numPr>
                <w:ilvl w:val="0"/>
                <w:numId w:val="55"/>
              </w:numPr>
              <w:rPr>
                <w:del w:id="102" w:author="Author" w:date="2022-03-25T14:57:00Z"/>
                <w:rFonts w:ascii="Calibri" w:hAnsi="Calibri"/>
                <w:sz w:val="18"/>
                <w:szCs w:val="18"/>
                <w:u w:val="single"/>
              </w:rPr>
            </w:pPr>
            <w:del w:id="103" w:author="Author" w:date="2022-03-25T14:57:00Z">
              <w:r w:rsidRPr="00CC67D9" w:rsidDel="00F41764">
                <w:rPr>
                  <w:rFonts w:ascii="Calibri" w:hAnsi="Calibri"/>
                  <w:sz w:val="18"/>
                  <w:szCs w:val="18"/>
                  <w:u w:val="single"/>
                </w:rPr>
                <w:delText>Fail - one or more applicable requirements are not met. Enter reason for failure in corrections notes field below; or</w:delText>
              </w:r>
            </w:del>
          </w:p>
          <w:p w14:paraId="00A471E2" w14:textId="1022973D" w:rsidR="009C32B3" w:rsidRPr="002A0987" w:rsidRDefault="009C32B3" w:rsidP="00545ECF">
            <w:pPr>
              <w:pStyle w:val="ListParagraph"/>
              <w:numPr>
                <w:ilvl w:val="0"/>
                <w:numId w:val="55"/>
              </w:numPr>
              <w:rPr>
                <w:rFonts w:asciiTheme="minorHAnsi" w:hAnsiTheme="minorHAnsi" w:cstheme="minorHAnsi"/>
                <w:sz w:val="18"/>
              </w:rPr>
            </w:pPr>
            <w:del w:id="104" w:author="Author" w:date="2022-03-25T14:57:00Z">
              <w:r w:rsidRPr="002A0987" w:rsidDel="00F41764">
                <w:rPr>
                  <w:rFonts w:ascii="Calibri" w:hAnsi="Calibri"/>
                  <w:sz w:val="18"/>
                  <w:szCs w:val="18"/>
                  <w:u w:val="single"/>
                </w:rPr>
                <w:delText>All N/A - This entire table is not applicable.</w:delText>
              </w:r>
            </w:del>
          </w:p>
        </w:tc>
      </w:tr>
      <w:tr w:rsidR="009C32B3" w14:paraId="1059C2B1" w14:textId="77777777" w:rsidTr="00545ECF">
        <w:tc>
          <w:tcPr>
            <w:tcW w:w="554" w:type="dxa"/>
            <w:vAlign w:val="center"/>
          </w:tcPr>
          <w:p w14:paraId="19FB3E0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tcPr>
          <w:p w14:paraId="5686C75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0B993A2F" w14:textId="459B423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01EC837F" w14:textId="77777777" w:rsidTr="00A478C4">
        <w:tc>
          <w:tcPr>
            <w:tcW w:w="10790" w:type="dxa"/>
            <w:gridSpan w:val="3"/>
            <w:vAlign w:val="center"/>
          </w:tcPr>
          <w:p w14:paraId="730E2D4B" w14:textId="673E12B9"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E8EBAD1" w14:textId="77777777" w:rsidR="009C32B3" w:rsidRDefault="009C32B3" w:rsidP="009C32B3"/>
    <w:p w14:paraId="24A1DECF" w14:textId="77777777" w:rsidR="009C32B3" w:rsidRDefault="009C32B3" w:rsidP="009C32B3">
      <w:r>
        <w:lastRenderedPageBreak/>
        <w:br w:type="page"/>
      </w:r>
    </w:p>
    <w:tbl>
      <w:tblPr>
        <w:tblStyle w:val="TableGrid"/>
        <w:tblW w:w="0" w:type="auto"/>
        <w:tblLook w:val="04A0" w:firstRow="1" w:lastRow="0" w:firstColumn="1" w:lastColumn="0" w:noHBand="0" w:noVBand="1"/>
      </w:tblPr>
      <w:tblGrid>
        <w:gridCol w:w="554"/>
        <w:gridCol w:w="2321"/>
        <w:gridCol w:w="7915"/>
      </w:tblGrid>
      <w:tr w:rsidR="009C32B3" w14:paraId="6274A98C" w14:textId="77777777" w:rsidTr="00545ECF">
        <w:tc>
          <w:tcPr>
            <w:tcW w:w="10790" w:type="dxa"/>
            <w:gridSpan w:val="3"/>
          </w:tcPr>
          <w:p w14:paraId="70ED80D7"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9C32B3" w14:paraId="6262A8FA" w14:textId="77777777" w:rsidTr="00545ECF">
        <w:tc>
          <w:tcPr>
            <w:tcW w:w="554" w:type="dxa"/>
            <w:vAlign w:val="center"/>
          </w:tcPr>
          <w:p w14:paraId="30993A00"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0152D930" w14:textId="13AAB914" w:rsidR="009C32B3" w:rsidRPr="00A932D7" w:rsidRDefault="00F41764" w:rsidP="00545ECF">
            <w:pPr>
              <w:rPr>
                <w:rFonts w:asciiTheme="minorHAnsi" w:hAnsiTheme="minorHAnsi" w:cstheme="minorHAnsi"/>
                <w:sz w:val="18"/>
              </w:rPr>
            </w:pPr>
            <w:ins w:id="105" w:author="Author" w:date="2022-03-25T14:54:00Z">
              <w:r w:rsidRPr="00856418">
                <w:rPr>
                  <w:rFonts w:asciiTheme="minorHAnsi" w:hAnsiTheme="minorHAnsi"/>
                  <w:bCs/>
                  <w:sz w:val="18"/>
                  <w:szCs w:val="18"/>
                </w:rPr>
                <w:t>&lt;&lt;Static Text - see the top&gt;&gt;</w:t>
              </w:r>
            </w:ins>
            <w:del w:id="106" w:author="Author" w:date="2022-03-25T14:54:00Z">
              <w:r w:rsidR="009C32B3" w:rsidDel="00093CE8">
                <w:rPr>
                  <w:rFonts w:asciiTheme="minorHAnsi" w:hAnsiTheme="minorHAnsi" w:cstheme="minorHAnsi"/>
                  <w:sz w:val="18"/>
                </w:rPr>
                <w:delText xml:space="preserve">There is a continuous air barrier at the ceiling level. All openings into walls, drops, chases </w:delText>
              </w:r>
              <w:r w:rsidR="009C32B3" w:rsidRPr="00DA0E66" w:rsidDel="00093CE8">
                <w:rPr>
                  <w:rFonts w:asciiTheme="minorHAnsi" w:hAnsiTheme="minorHAnsi" w:cstheme="minorHAnsi"/>
                  <w:sz w:val="18"/>
                </w:rPr>
                <w:delText>or double walls</w:delText>
              </w:r>
              <w:r w:rsidR="009C32B3" w:rsidDel="00093CE8">
                <w:rPr>
                  <w:rFonts w:asciiTheme="minorHAnsi" w:hAnsiTheme="minorHAnsi" w:cstheme="minorHAnsi"/>
                  <w:sz w:val="18"/>
                </w:rPr>
                <w:delText xml:space="preserve"> are sealed.</w:delText>
              </w:r>
            </w:del>
          </w:p>
        </w:tc>
      </w:tr>
      <w:tr w:rsidR="009C32B3" w14:paraId="2F90AB8F" w14:textId="77777777" w:rsidTr="00545ECF">
        <w:tc>
          <w:tcPr>
            <w:tcW w:w="554" w:type="dxa"/>
            <w:vAlign w:val="center"/>
          </w:tcPr>
          <w:p w14:paraId="7DF974E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6606D7C6" w14:textId="4988CFDE" w:rsidR="009C32B3" w:rsidRPr="00A932D7" w:rsidRDefault="00F41764" w:rsidP="00545ECF">
            <w:pPr>
              <w:rPr>
                <w:rFonts w:asciiTheme="minorHAnsi" w:hAnsiTheme="minorHAnsi" w:cstheme="minorHAnsi"/>
                <w:sz w:val="18"/>
              </w:rPr>
            </w:pPr>
            <w:ins w:id="107" w:author="Author" w:date="2022-03-25T14:54:00Z">
              <w:r w:rsidRPr="00856418">
                <w:rPr>
                  <w:rFonts w:asciiTheme="minorHAnsi" w:hAnsiTheme="minorHAnsi"/>
                  <w:bCs/>
                  <w:sz w:val="18"/>
                  <w:szCs w:val="18"/>
                </w:rPr>
                <w:t>&lt;&lt;Static Text - see the top&gt;&gt;</w:t>
              </w:r>
            </w:ins>
            <w:del w:id="108" w:author="Author" w:date="2022-03-25T14:54:00Z">
              <w:r w:rsidR="009C32B3" w:rsidDel="00093CE8">
                <w:rPr>
                  <w:rFonts w:asciiTheme="minorHAnsi" w:hAnsiTheme="minorHAnsi" w:cstheme="minorHAnsi"/>
                  <w:sz w:val="18"/>
                </w:rPr>
                <w:delText>All penetrations through the top plate of interior and exterior walls are sealed.</w:delText>
              </w:r>
            </w:del>
          </w:p>
        </w:tc>
      </w:tr>
      <w:tr w:rsidR="009C32B3" w14:paraId="5AE664A5" w14:textId="77777777" w:rsidTr="00545ECF">
        <w:tc>
          <w:tcPr>
            <w:tcW w:w="554" w:type="dxa"/>
            <w:vAlign w:val="center"/>
          </w:tcPr>
          <w:p w14:paraId="5C12649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48AAC8CE" w14:textId="1BF2404E" w:rsidR="009C32B3" w:rsidRPr="00671E4D" w:rsidRDefault="00F41764" w:rsidP="00545ECF">
            <w:pPr>
              <w:rPr>
                <w:rFonts w:asciiTheme="minorHAnsi" w:hAnsiTheme="minorHAnsi" w:cstheme="minorHAnsi"/>
                <w:sz w:val="18"/>
              </w:rPr>
            </w:pPr>
            <w:ins w:id="109" w:author="Author" w:date="2022-03-25T14:54:00Z">
              <w:r w:rsidRPr="00856418">
                <w:rPr>
                  <w:rFonts w:asciiTheme="minorHAnsi" w:hAnsiTheme="minorHAnsi"/>
                  <w:bCs/>
                  <w:sz w:val="18"/>
                  <w:szCs w:val="18"/>
                </w:rPr>
                <w:t>&lt;&lt;Static Text - see the top&gt;&gt;</w:t>
              </w:r>
            </w:ins>
            <w:del w:id="110" w:author="Author" w:date="2022-03-25T14:54:00Z">
              <w:r w:rsidR="009C32B3" w:rsidDel="00093CE8">
                <w:rPr>
                  <w:rFonts w:asciiTheme="minorHAnsi" w:hAnsiTheme="minorHAnsi" w:cstheme="minorHAnsi"/>
                  <w:sz w:val="18"/>
                </w:rPr>
                <w:delText xml:space="preserve">Fire sprinklers penetrating a ceiling air barrier shall be sealed to prevent air movement according to the manufacturer’s instructions. </w:delText>
              </w:r>
            </w:del>
          </w:p>
        </w:tc>
      </w:tr>
      <w:tr w:rsidR="009C32B3" w14:paraId="1197E1BB" w14:textId="77777777" w:rsidTr="00545ECF">
        <w:tc>
          <w:tcPr>
            <w:tcW w:w="554" w:type="dxa"/>
            <w:vAlign w:val="center"/>
          </w:tcPr>
          <w:p w14:paraId="53AFF7AA"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20BD19EA" w14:textId="6BED38D0" w:rsidR="009C32B3" w:rsidRPr="00671E4D" w:rsidRDefault="00F41764" w:rsidP="00545ECF">
            <w:pPr>
              <w:rPr>
                <w:rFonts w:asciiTheme="minorHAnsi" w:hAnsiTheme="minorHAnsi" w:cstheme="minorHAnsi"/>
                <w:sz w:val="18"/>
              </w:rPr>
            </w:pPr>
            <w:ins w:id="111" w:author="Author" w:date="2022-03-25T14:54:00Z">
              <w:r w:rsidRPr="00856418">
                <w:rPr>
                  <w:rFonts w:asciiTheme="minorHAnsi" w:hAnsiTheme="minorHAnsi"/>
                  <w:bCs/>
                  <w:sz w:val="18"/>
                  <w:szCs w:val="18"/>
                </w:rPr>
                <w:t>&lt;&lt;Static Text - see the top&gt;&gt;</w:t>
              </w:r>
            </w:ins>
            <w:del w:id="112" w:author="Author" w:date="2022-03-25T14:54:00Z">
              <w:r w:rsidR="009C32B3" w:rsidDel="00093CE8">
                <w:rPr>
                  <w:rFonts w:asciiTheme="minorHAnsi" w:hAnsiTheme="minorHAnsi" w:cstheme="minorHAnsi"/>
                  <w:sz w:val="18"/>
                </w:rPr>
                <w:delTex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delText>
              </w:r>
            </w:del>
          </w:p>
        </w:tc>
      </w:tr>
      <w:tr w:rsidR="009C32B3" w14:paraId="4C0BD153" w14:textId="77777777" w:rsidTr="00545ECF">
        <w:tc>
          <w:tcPr>
            <w:tcW w:w="554" w:type="dxa"/>
            <w:vAlign w:val="center"/>
          </w:tcPr>
          <w:p w14:paraId="0ABB6D7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53645B35" w14:textId="255938C4" w:rsidR="009C32B3" w:rsidRPr="00671E4D" w:rsidRDefault="00F41764" w:rsidP="00545ECF">
            <w:pPr>
              <w:rPr>
                <w:rFonts w:asciiTheme="minorHAnsi" w:hAnsiTheme="minorHAnsi" w:cstheme="minorHAnsi"/>
                <w:sz w:val="18"/>
              </w:rPr>
            </w:pPr>
            <w:ins w:id="113" w:author="Author" w:date="2022-03-25T14:54:00Z">
              <w:r w:rsidRPr="00856418">
                <w:rPr>
                  <w:rFonts w:asciiTheme="minorHAnsi" w:hAnsiTheme="minorHAnsi"/>
                  <w:bCs/>
                  <w:sz w:val="18"/>
                  <w:szCs w:val="18"/>
                </w:rPr>
                <w:t>&lt;&lt;Static Text - see the top&gt;&gt;</w:t>
              </w:r>
            </w:ins>
            <w:del w:id="114" w:author="Author" w:date="2022-03-25T14:54:00Z">
              <w:r w:rsidR="009C32B3" w:rsidDel="00093CE8">
                <w:rPr>
                  <w:rFonts w:asciiTheme="minorHAnsi" w:hAnsiTheme="minorHAnsi" w:cstheme="minorHAnsi"/>
                  <w:sz w:val="18"/>
                </w:rPr>
                <w:delText>All installed recessed lighting fixtures that penetrate the ceiling to unconditioned space are rated to be Insulation Contact and Airtight (IC and AT) which allow direct contact with insulation.</w:delText>
              </w:r>
            </w:del>
          </w:p>
        </w:tc>
      </w:tr>
      <w:tr w:rsidR="009C32B3" w14:paraId="74B29658" w14:textId="77777777" w:rsidTr="00545ECF">
        <w:tc>
          <w:tcPr>
            <w:tcW w:w="554" w:type="dxa"/>
            <w:vAlign w:val="center"/>
          </w:tcPr>
          <w:p w14:paraId="7C6A4B8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4E01C83" w14:textId="7F979C8F" w:rsidR="009C32B3" w:rsidRPr="00A932D7" w:rsidRDefault="00F41764" w:rsidP="00545ECF">
            <w:pPr>
              <w:rPr>
                <w:rFonts w:asciiTheme="minorHAnsi" w:hAnsiTheme="minorHAnsi" w:cstheme="minorHAnsi"/>
                <w:sz w:val="18"/>
              </w:rPr>
            </w:pPr>
            <w:ins w:id="115" w:author="Author" w:date="2022-03-25T14:54:00Z">
              <w:r w:rsidRPr="00856418">
                <w:rPr>
                  <w:rFonts w:asciiTheme="minorHAnsi" w:hAnsiTheme="minorHAnsi"/>
                  <w:bCs/>
                  <w:sz w:val="18"/>
                  <w:szCs w:val="18"/>
                </w:rPr>
                <w:t>&lt;&lt;Static Text - see the top&gt;&gt;</w:t>
              </w:r>
            </w:ins>
            <w:del w:id="116" w:author="Author" w:date="2022-03-25T14:54:00Z">
              <w:r w:rsidR="009C32B3" w:rsidDel="00093CE8">
                <w:rPr>
                  <w:rFonts w:asciiTheme="minorHAnsi" w:hAnsiTheme="minorHAnsi" w:cstheme="minorHAnsi"/>
                  <w:sz w:val="18"/>
                </w:rPr>
                <w:delText xml:space="preserve">All dropped ceiling areas are covered with hard covers that are sealed to the framing, or else the bottom and sides of dropped ceiling areas are all insulated and sealed as ceilings and </w:delText>
              </w:r>
              <w:r w:rsidR="009C32B3" w:rsidRPr="00FD311D" w:rsidDel="00093CE8">
                <w:rPr>
                  <w:rFonts w:asciiTheme="minorHAnsi" w:hAnsiTheme="minorHAnsi" w:cstheme="minorHAnsi"/>
                  <w:sz w:val="18"/>
                </w:rPr>
                <w:delText xml:space="preserve">walls </w:delText>
              </w:r>
              <w:r w:rsidR="009C32B3" w:rsidRPr="00DA0E66" w:rsidDel="00093CE8">
                <w:rPr>
                  <w:rFonts w:asciiTheme="minorHAnsi" w:hAnsiTheme="minorHAnsi" w:cstheme="minorHAnsi"/>
                  <w:sz w:val="18"/>
                </w:rPr>
                <w:delText xml:space="preserve">as required </w:delText>
              </w:r>
              <w:r w:rsidR="009C32B3" w:rsidRPr="00FD311D" w:rsidDel="00093CE8">
                <w:rPr>
                  <w:rFonts w:asciiTheme="minorHAnsi" w:hAnsiTheme="minorHAnsi" w:cstheme="minorHAnsi"/>
                  <w:sz w:val="18"/>
                </w:rPr>
                <w:delText>on the Certificate of Compliance.</w:delText>
              </w:r>
            </w:del>
          </w:p>
        </w:tc>
      </w:tr>
      <w:tr w:rsidR="009C32B3" w14:paraId="6830C242" w14:textId="77777777" w:rsidTr="00545ECF">
        <w:tc>
          <w:tcPr>
            <w:tcW w:w="554" w:type="dxa"/>
            <w:vAlign w:val="center"/>
          </w:tcPr>
          <w:p w14:paraId="023E9620"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3611E952" w14:textId="267864CB" w:rsidR="009C32B3" w:rsidRPr="00671E4D" w:rsidRDefault="00F41764" w:rsidP="00545ECF">
            <w:pPr>
              <w:rPr>
                <w:rFonts w:asciiTheme="minorHAnsi" w:hAnsiTheme="minorHAnsi" w:cstheme="minorHAnsi"/>
                <w:sz w:val="18"/>
              </w:rPr>
            </w:pPr>
            <w:ins w:id="117" w:author="Author" w:date="2022-03-25T14:54:00Z">
              <w:r w:rsidRPr="00856418">
                <w:rPr>
                  <w:rFonts w:asciiTheme="minorHAnsi" w:hAnsiTheme="minorHAnsi"/>
                  <w:bCs/>
                  <w:sz w:val="18"/>
                  <w:szCs w:val="18"/>
                </w:rPr>
                <w:t>&lt;&lt;Static Text - see the top&gt;&gt;</w:t>
              </w:r>
            </w:ins>
            <w:del w:id="118" w:author="Author" w:date="2022-03-25T14:54:00Z">
              <w:r w:rsidR="009C32B3" w:rsidDel="00093CE8">
                <w:rPr>
                  <w:rFonts w:asciiTheme="minorHAnsi" w:hAnsiTheme="minorHAnsi" w:cstheme="minorHAnsi"/>
                  <w:sz w:val="18"/>
                </w:rPr>
                <w:delText>All vertical chases (e.g., HVAC ducts and plumbing) and soffits are sealed at the ceiling level.</w:delText>
              </w:r>
            </w:del>
          </w:p>
        </w:tc>
      </w:tr>
      <w:tr w:rsidR="009C32B3" w14:paraId="0AAC49F2" w14:textId="77777777" w:rsidTr="00545ECF">
        <w:tc>
          <w:tcPr>
            <w:tcW w:w="554" w:type="dxa"/>
            <w:vAlign w:val="center"/>
          </w:tcPr>
          <w:p w14:paraId="31995C28"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63713FDF" w14:textId="7F86704C" w:rsidR="009C32B3" w:rsidRPr="00671E4D" w:rsidRDefault="00F41764" w:rsidP="00545ECF">
            <w:pPr>
              <w:rPr>
                <w:rFonts w:asciiTheme="minorHAnsi" w:hAnsiTheme="minorHAnsi" w:cstheme="minorHAnsi"/>
                <w:sz w:val="18"/>
              </w:rPr>
            </w:pPr>
            <w:ins w:id="119" w:author="Author" w:date="2022-03-25T14:54:00Z">
              <w:r w:rsidRPr="00856418">
                <w:rPr>
                  <w:rFonts w:asciiTheme="minorHAnsi" w:hAnsiTheme="minorHAnsi"/>
                  <w:bCs/>
                  <w:sz w:val="18"/>
                  <w:szCs w:val="18"/>
                </w:rPr>
                <w:t>&lt;&lt;Static Text - see the top&gt;&gt;</w:t>
              </w:r>
            </w:ins>
            <w:del w:id="120" w:author="Author" w:date="2022-03-25T14:54:00Z">
              <w:r w:rsidR="009C32B3" w:rsidDel="00093CE8">
                <w:rPr>
                  <w:rFonts w:asciiTheme="minorHAnsi" w:hAnsiTheme="minorHAnsi" w:cstheme="minorHAnsi"/>
                  <w:sz w:val="18"/>
                </w:rPr>
                <w:delText>Chimneys and flues require sheet metal flashing at the ceiling level. The flashing shall be sealed to the chimney/flue with fire rated caulk. The flashing shall be sealed to the surrounding framing.</w:delText>
              </w:r>
            </w:del>
          </w:p>
        </w:tc>
      </w:tr>
      <w:tr w:rsidR="009C32B3" w14:paraId="77FCDF1D" w14:textId="77777777" w:rsidTr="00545ECF">
        <w:tc>
          <w:tcPr>
            <w:tcW w:w="554" w:type="dxa"/>
            <w:vAlign w:val="center"/>
          </w:tcPr>
          <w:p w14:paraId="0E9D8D07"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4D37FD4A" w14:textId="59387009" w:rsidR="009C32B3" w:rsidRPr="00A932D7" w:rsidRDefault="00F41764" w:rsidP="00545ECF">
            <w:pPr>
              <w:rPr>
                <w:rFonts w:asciiTheme="minorHAnsi" w:hAnsiTheme="minorHAnsi" w:cstheme="minorHAnsi"/>
                <w:sz w:val="18"/>
              </w:rPr>
            </w:pPr>
            <w:ins w:id="121" w:author="Author" w:date="2022-03-25T14:54:00Z">
              <w:r w:rsidRPr="00856418">
                <w:rPr>
                  <w:rFonts w:asciiTheme="minorHAnsi" w:hAnsiTheme="minorHAnsi"/>
                  <w:bCs/>
                  <w:sz w:val="18"/>
                  <w:szCs w:val="18"/>
                </w:rPr>
                <w:t>&lt;&lt;Static Text - see the top&gt;&gt;</w:t>
              </w:r>
            </w:ins>
            <w:del w:id="122" w:author="Author" w:date="2022-03-25T14:54:00Z">
              <w:r w:rsidR="009C32B3" w:rsidDel="00093CE8">
                <w:rPr>
                  <w:rFonts w:asciiTheme="minorHAnsi" w:hAnsiTheme="minorHAnsi" w:cstheme="minorHAnsi"/>
                  <w:sz w:val="18"/>
                </w:rPr>
                <w:delText xml:space="preserve">Framing locations where air may move down into the walls from the attic (e.g., </w:delText>
              </w:r>
              <w:r w:rsidR="009C32B3" w:rsidRPr="00DA0E66" w:rsidDel="00093CE8">
                <w:rPr>
                  <w:rFonts w:asciiTheme="minorHAnsi" w:hAnsiTheme="minorHAnsi" w:cstheme="minorHAnsi"/>
                  <w:sz w:val="18"/>
                </w:rPr>
                <w:delText>double walls</w:delText>
              </w:r>
              <w:r w:rsidR="009C32B3" w:rsidDel="00093CE8">
                <w:rPr>
                  <w:rFonts w:asciiTheme="minorHAnsi" w:hAnsiTheme="minorHAnsi" w:cstheme="minorHAnsi"/>
                  <w:sz w:val="18"/>
                </w:rPr>
                <w:delText>, pocket doors, architectural bump-outs, etc.) have a sealed hard cover to prevent air movement.</w:delText>
              </w:r>
            </w:del>
          </w:p>
        </w:tc>
      </w:tr>
      <w:tr w:rsidR="009C32B3" w14:paraId="452D528E" w14:textId="77777777" w:rsidTr="00545ECF">
        <w:tc>
          <w:tcPr>
            <w:tcW w:w="554" w:type="dxa"/>
            <w:vAlign w:val="center"/>
          </w:tcPr>
          <w:p w14:paraId="3B085691"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49EDDC68" w14:textId="4EEE79FB" w:rsidR="009C32B3" w:rsidRPr="00671E4D" w:rsidRDefault="00F41764" w:rsidP="00545ECF">
            <w:pPr>
              <w:rPr>
                <w:rFonts w:asciiTheme="minorHAnsi" w:hAnsiTheme="minorHAnsi" w:cstheme="minorHAnsi"/>
                <w:sz w:val="18"/>
              </w:rPr>
            </w:pPr>
            <w:ins w:id="123" w:author="Author" w:date="2022-03-25T14:54:00Z">
              <w:r w:rsidRPr="00856418">
                <w:rPr>
                  <w:rFonts w:asciiTheme="minorHAnsi" w:hAnsiTheme="minorHAnsi"/>
                  <w:bCs/>
                  <w:sz w:val="18"/>
                  <w:szCs w:val="18"/>
                </w:rPr>
                <w:t>&lt;&lt;Static Text - see the top&gt;&gt;</w:t>
              </w:r>
            </w:ins>
            <w:del w:id="124" w:author="Author" w:date="2022-03-25T14:54:00Z">
              <w:r w:rsidR="009C32B3" w:rsidDel="00093CE8">
                <w:rPr>
                  <w:rFonts w:asciiTheme="minorHAnsi" w:hAnsiTheme="minorHAnsi" w:cstheme="minorHAnsi"/>
                  <w:sz w:val="18"/>
                </w:rPr>
                <w:delText>Attic access forms an airtight seal between the conditioned space and unconditioned space. Vertical attic access requires mechanical compression using screws or latches.</w:delText>
              </w:r>
            </w:del>
          </w:p>
        </w:tc>
      </w:tr>
      <w:tr w:rsidR="009C32B3" w14:paraId="56C4C1F9" w14:textId="77777777" w:rsidTr="00545ECF">
        <w:tc>
          <w:tcPr>
            <w:tcW w:w="554" w:type="dxa"/>
            <w:vAlign w:val="center"/>
          </w:tcPr>
          <w:p w14:paraId="76C4E414"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A6ED2F1" w14:textId="601B412E" w:rsidR="009C32B3" w:rsidRDefault="00F41764" w:rsidP="00545ECF">
            <w:pPr>
              <w:rPr>
                <w:rFonts w:asciiTheme="minorHAnsi" w:hAnsiTheme="minorHAnsi" w:cstheme="minorHAnsi"/>
                <w:sz w:val="18"/>
              </w:rPr>
            </w:pPr>
            <w:ins w:id="125" w:author="Author" w:date="2022-03-25T14:57:00Z">
              <w:r w:rsidRPr="00856418">
                <w:rPr>
                  <w:rFonts w:asciiTheme="minorHAnsi" w:hAnsiTheme="minorHAnsi"/>
                  <w:bCs/>
                  <w:sz w:val="18"/>
                  <w:szCs w:val="18"/>
                </w:rPr>
                <w:t>&lt;&lt;Static Text - see the top&gt;&gt;</w:t>
              </w:r>
            </w:ins>
            <w:del w:id="126" w:author="Author" w:date="2022-03-25T14:57:00Z">
              <w:r w:rsidR="009C32B3" w:rsidDel="00F41764">
                <w:rPr>
                  <w:rFonts w:asciiTheme="minorHAnsi" w:hAnsiTheme="minorHAnsi" w:cstheme="minorHAnsi"/>
                  <w:sz w:val="18"/>
                </w:rPr>
                <w:delText>Verification Status</w:delText>
              </w:r>
            </w:del>
          </w:p>
        </w:tc>
        <w:tc>
          <w:tcPr>
            <w:tcW w:w="7915" w:type="dxa"/>
          </w:tcPr>
          <w:p w14:paraId="089F552D" w14:textId="1146F324" w:rsidR="009C32B3" w:rsidRPr="00CC67D9" w:rsidDel="00F41764" w:rsidRDefault="009C32B3" w:rsidP="00545ECF">
            <w:pPr>
              <w:pStyle w:val="ListParagraph"/>
              <w:keepNext/>
              <w:numPr>
                <w:ilvl w:val="0"/>
                <w:numId w:val="55"/>
              </w:numPr>
              <w:rPr>
                <w:del w:id="127" w:author="Author" w:date="2022-03-25T14:57:00Z"/>
                <w:rFonts w:ascii="Calibri" w:hAnsi="Calibri"/>
                <w:sz w:val="18"/>
                <w:szCs w:val="18"/>
                <w:u w:val="single"/>
              </w:rPr>
            </w:pPr>
            <w:del w:id="128" w:author="Author" w:date="2022-03-25T14:57:00Z">
              <w:r w:rsidRPr="00CC67D9" w:rsidDel="00F41764">
                <w:rPr>
                  <w:rFonts w:ascii="Calibri" w:hAnsi="Calibri"/>
                  <w:sz w:val="18"/>
                  <w:szCs w:val="18"/>
                  <w:u w:val="single"/>
                </w:rPr>
                <w:delText>Pass - all applicable requirements are met; or</w:delText>
              </w:r>
            </w:del>
          </w:p>
          <w:p w14:paraId="639348EE" w14:textId="6F2F90F4" w:rsidR="009C32B3" w:rsidRPr="00CC67D9" w:rsidDel="00F41764" w:rsidRDefault="009C32B3" w:rsidP="00545ECF">
            <w:pPr>
              <w:pStyle w:val="ListParagraph"/>
              <w:keepNext/>
              <w:numPr>
                <w:ilvl w:val="0"/>
                <w:numId w:val="55"/>
              </w:numPr>
              <w:rPr>
                <w:del w:id="129" w:author="Author" w:date="2022-03-25T14:57:00Z"/>
                <w:rFonts w:ascii="Calibri" w:hAnsi="Calibri"/>
                <w:sz w:val="18"/>
                <w:szCs w:val="18"/>
                <w:u w:val="single"/>
              </w:rPr>
            </w:pPr>
            <w:del w:id="130" w:author="Author" w:date="2022-03-25T14:57:00Z">
              <w:r w:rsidRPr="00CC67D9" w:rsidDel="00F41764">
                <w:rPr>
                  <w:rFonts w:ascii="Calibri" w:hAnsi="Calibri"/>
                  <w:sz w:val="18"/>
                  <w:szCs w:val="18"/>
                  <w:u w:val="single"/>
                </w:rPr>
                <w:delText>Fail - one or more applicable requirements are not met. Enter reason for failure in corrections notes field below; or</w:delText>
              </w:r>
            </w:del>
          </w:p>
          <w:p w14:paraId="2461CB66" w14:textId="0ED8D3E2" w:rsidR="009C32B3" w:rsidRPr="002A0987" w:rsidRDefault="009C32B3" w:rsidP="00545ECF">
            <w:pPr>
              <w:pStyle w:val="ListParagraph"/>
              <w:numPr>
                <w:ilvl w:val="0"/>
                <w:numId w:val="55"/>
              </w:numPr>
              <w:rPr>
                <w:rFonts w:asciiTheme="minorHAnsi" w:hAnsiTheme="minorHAnsi" w:cstheme="minorHAnsi"/>
                <w:sz w:val="18"/>
              </w:rPr>
            </w:pPr>
            <w:del w:id="131" w:author="Author" w:date="2022-03-25T14:57:00Z">
              <w:r w:rsidRPr="002A0987" w:rsidDel="00F41764">
                <w:rPr>
                  <w:rFonts w:ascii="Calibri" w:hAnsi="Calibri"/>
                  <w:sz w:val="18"/>
                  <w:szCs w:val="18"/>
                  <w:u w:val="single"/>
                </w:rPr>
                <w:delText>All N/A - This entire table is not applicable.</w:delText>
              </w:r>
            </w:del>
          </w:p>
        </w:tc>
      </w:tr>
      <w:tr w:rsidR="009C32B3" w14:paraId="4D6D7A76" w14:textId="77777777" w:rsidTr="00545ECF">
        <w:tc>
          <w:tcPr>
            <w:tcW w:w="554" w:type="dxa"/>
            <w:vAlign w:val="center"/>
          </w:tcPr>
          <w:p w14:paraId="555256F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12</w:t>
            </w:r>
          </w:p>
        </w:tc>
        <w:tc>
          <w:tcPr>
            <w:tcW w:w="2321" w:type="dxa"/>
          </w:tcPr>
          <w:p w14:paraId="52DEC54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474216B2" w14:textId="7A611981"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14B3C2AF" w14:textId="77777777" w:rsidTr="00A478C4">
        <w:tc>
          <w:tcPr>
            <w:tcW w:w="10790" w:type="dxa"/>
            <w:gridSpan w:val="3"/>
            <w:vAlign w:val="center"/>
          </w:tcPr>
          <w:p w14:paraId="141F6D60" w14:textId="378EECF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BFFEBDD"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71369F05" w14:textId="77777777" w:rsidTr="00545ECF">
        <w:tc>
          <w:tcPr>
            <w:tcW w:w="10790" w:type="dxa"/>
            <w:gridSpan w:val="3"/>
          </w:tcPr>
          <w:p w14:paraId="240865D0" w14:textId="77777777" w:rsidR="009C32B3" w:rsidRPr="00A932D7" w:rsidRDefault="009C32B3" w:rsidP="00545EC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9C32B3" w14:paraId="70A84416" w14:textId="77777777" w:rsidTr="00545ECF">
        <w:tc>
          <w:tcPr>
            <w:tcW w:w="554" w:type="dxa"/>
            <w:vAlign w:val="center"/>
          </w:tcPr>
          <w:p w14:paraId="577F8770"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527BC102" w14:textId="0C52E9F5" w:rsidR="009C32B3" w:rsidRPr="00A932D7" w:rsidRDefault="00F41764" w:rsidP="00545ECF">
            <w:pPr>
              <w:rPr>
                <w:rFonts w:asciiTheme="minorHAnsi" w:hAnsiTheme="minorHAnsi" w:cstheme="minorHAnsi"/>
                <w:sz w:val="18"/>
                <w:szCs w:val="18"/>
              </w:rPr>
            </w:pPr>
            <w:ins w:id="132" w:author="Author" w:date="2022-03-25T14:55:00Z">
              <w:r w:rsidRPr="00856418">
                <w:rPr>
                  <w:rFonts w:asciiTheme="minorHAnsi" w:hAnsiTheme="minorHAnsi"/>
                  <w:bCs/>
                  <w:sz w:val="18"/>
                  <w:szCs w:val="18"/>
                </w:rPr>
                <w:t>&lt;&lt;Static Text - see the top&gt;&gt;</w:t>
              </w:r>
            </w:ins>
            <w:del w:id="133" w:author="Author" w:date="2022-03-25T14:54:00Z">
              <w:r w:rsidR="009C32B3" w:rsidDel="00F41764">
                <w:rPr>
                  <w:rFonts w:asciiTheme="minorHAnsi" w:hAnsiTheme="minorHAnsi" w:cstheme="minorHAnsi"/>
                  <w:sz w:val="18"/>
                  <w:szCs w:val="18"/>
                </w:rPr>
                <w:delText>There is a continuous air barrier at the roof deck and gable ends.</w:delText>
              </w:r>
            </w:del>
          </w:p>
        </w:tc>
      </w:tr>
      <w:tr w:rsidR="009C32B3" w14:paraId="11DBE6BA" w14:textId="77777777" w:rsidTr="00545ECF">
        <w:tc>
          <w:tcPr>
            <w:tcW w:w="554" w:type="dxa"/>
            <w:vAlign w:val="center"/>
          </w:tcPr>
          <w:p w14:paraId="02490272"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45EF8C08" w14:textId="57C96613" w:rsidR="009C32B3" w:rsidRPr="00A932D7" w:rsidRDefault="00F41764" w:rsidP="00545ECF">
            <w:pPr>
              <w:rPr>
                <w:rFonts w:asciiTheme="minorHAnsi" w:hAnsiTheme="minorHAnsi" w:cstheme="minorHAnsi"/>
                <w:sz w:val="18"/>
                <w:szCs w:val="18"/>
              </w:rPr>
            </w:pPr>
            <w:ins w:id="134" w:author="Author" w:date="2022-03-25T14:55:00Z">
              <w:r w:rsidRPr="00856418">
                <w:rPr>
                  <w:rFonts w:asciiTheme="minorHAnsi" w:hAnsiTheme="minorHAnsi"/>
                  <w:bCs/>
                  <w:sz w:val="18"/>
                  <w:szCs w:val="18"/>
                </w:rPr>
                <w:t>&lt;&lt;Static Text - see the top&gt;&gt;</w:t>
              </w:r>
            </w:ins>
            <w:del w:id="135" w:author="Author" w:date="2022-03-25T14:54:00Z">
              <w:r w:rsidR="009C32B3" w:rsidDel="00F41764">
                <w:rPr>
                  <w:rFonts w:asciiTheme="minorHAnsi" w:hAnsiTheme="minorHAnsi" w:cstheme="minorHAnsi"/>
                  <w:sz w:val="18"/>
                  <w:szCs w:val="18"/>
                </w:rPr>
                <w:delText>Chimneys and flues require sheet metal flashing at the roof deck. The flashing is sealed to the chimney/flue with fire rated caulk. The flashing is sealed to the surrounding framing.</w:delText>
              </w:r>
            </w:del>
          </w:p>
        </w:tc>
      </w:tr>
      <w:tr w:rsidR="009C32B3" w14:paraId="2C1F864B" w14:textId="77777777" w:rsidTr="00545ECF">
        <w:tc>
          <w:tcPr>
            <w:tcW w:w="554" w:type="dxa"/>
            <w:vAlign w:val="center"/>
          </w:tcPr>
          <w:p w14:paraId="3C2F338E"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79D99B16" w14:textId="77777777" w:rsidR="009C32B3" w:rsidRPr="00A932D7" w:rsidRDefault="009C32B3" w:rsidP="00545ECF">
            <w:pPr>
              <w:rPr>
                <w:rFonts w:asciiTheme="minorHAnsi" w:hAnsiTheme="minorHAnsi" w:cstheme="minorHAnsi"/>
                <w:sz w:val="18"/>
                <w:szCs w:val="18"/>
              </w:rPr>
            </w:pPr>
            <w:r>
              <w:rPr>
                <w:rFonts w:asciiTheme="minorHAnsi" w:hAnsiTheme="minorHAnsi" w:cstheme="minorHAnsi"/>
                <w:sz w:val="18"/>
                <w:szCs w:val="18"/>
              </w:rPr>
              <w:t>All penetrations in the roof deck and gable ends for plumbing, electrical, etc. are sealed.</w:t>
            </w:r>
          </w:p>
        </w:tc>
      </w:tr>
      <w:tr w:rsidR="009C32B3" w14:paraId="7E5E6508" w14:textId="77777777" w:rsidTr="00545ECF">
        <w:tc>
          <w:tcPr>
            <w:tcW w:w="554" w:type="dxa"/>
            <w:vAlign w:val="center"/>
          </w:tcPr>
          <w:p w14:paraId="506FA2EB"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65C9E9A2" w14:textId="5FF26FB4" w:rsidR="009C32B3" w:rsidRDefault="00F41764" w:rsidP="00545ECF">
            <w:pPr>
              <w:rPr>
                <w:rFonts w:asciiTheme="minorHAnsi" w:hAnsiTheme="minorHAnsi" w:cstheme="minorHAnsi"/>
                <w:sz w:val="18"/>
                <w:szCs w:val="18"/>
              </w:rPr>
            </w:pPr>
            <w:ins w:id="136" w:author="Author" w:date="2022-03-25T14:57:00Z">
              <w:r w:rsidRPr="00856418">
                <w:rPr>
                  <w:rFonts w:asciiTheme="minorHAnsi" w:hAnsiTheme="minorHAnsi"/>
                  <w:bCs/>
                  <w:sz w:val="18"/>
                  <w:szCs w:val="18"/>
                </w:rPr>
                <w:t>&lt;&lt;Static Text - see the top&gt;&gt;</w:t>
              </w:r>
            </w:ins>
            <w:del w:id="137" w:author="Author" w:date="2022-03-25T14:57:00Z">
              <w:r w:rsidR="009C32B3" w:rsidDel="00F41764">
                <w:rPr>
                  <w:rFonts w:asciiTheme="minorHAnsi" w:hAnsiTheme="minorHAnsi" w:cstheme="minorHAnsi"/>
                  <w:sz w:val="18"/>
                  <w:szCs w:val="18"/>
                </w:rPr>
                <w:delText>Verification Status</w:delText>
              </w:r>
            </w:del>
          </w:p>
        </w:tc>
        <w:tc>
          <w:tcPr>
            <w:tcW w:w="7915" w:type="dxa"/>
          </w:tcPr>
          <w:p w14:paraId="0E14EB02" w14:textId="45F93F53" w:rsidR="009C32B3" w:rsidRPr="00CC67D9" w:rsidDel="00F41764" w:rsidRDefault="009C32B3" w:rsidP="00545ECF">
            <w:pPr>
              <w:pStyle w:val="ListParagraph"/>
              <w:keepNext/>
              <w:numPr>
                <w:ilvl w:val="0"/>
                <w:numId w:val="55"/>
              </w:numPr>
              <w:rPr>
                <w:del w:id="138" w:author="Author" w:date="2022-03-25T14:57:00Z"/>
                <w:rFonts w:ascii="Calibri" w:hAnsi="Calibri"/>
                <w:sz w:val="18"/>
                <w:szCs w:val="18"/>
                <w:u w:val="single"/>
              </w:rPr>
            </w:pPr>
            <w:del w:id="139" w:author="Author" w:date="2022-03-25T14:57:00Z">
              <w:r w:rsidRPr="00CC67D9" w:rsidDel="00F41764">
                <w:rPr>
                  <w:rFonts w:ascii="Calibri" w:hAnsi="Calibri"/>
                  <w:sz w:val="18"/>
                  <w:szCs w:val="18"/>
                  <w:u w:val="single"/>
                </w:rPr>
                <w:delText>Pass - all applicable requirements are met; or</w:delText>
              </w:r>
            </w:del>
          </w:p>
          <w:p w14:paraId="53886891" w14:textId="5DB25D0B" w:rsidR="009C32B3" w:rsidRPr="00CC67D9" w:rsidDel="00F41764" w:rsidRDefault="009C32B3" w:rsidP="00545ECF">
            <w:pPr>
              <w:pStyle w:val="ListParagraph"/>
              <w:keepNext/>
              <w:numPr>
                <w:ilvl w:val="0"/>
                <w:numId w:val="55"/>
              </w:numPr>
              <w:rPr>
                <w:del w:id="140" w:author="Author" w:date="2022-03-25T14:57:00Z"/>
                <w:rFonts w:ascii="Calibri" w:hAnsi="Calibri"/>
                <w:sz w:val="18"/>
                <w:szCs w:val="18"/>
                <w:u w:val="single"/>
              </w:rPr>
            </w:pPr>
            <w:del w:id="141" w:author="Author" w:date="2022-03-25T14:57:00Z">
              <w:r w:rsidRPr="00CC67D9" w:rsidDel="00F41764">
                <w:rPr>
                  <w:rFonts w:ascii="Calibri" w:hAnsi="Calibri"/>
                  <w:sz w:val="18"/>
                  <w:szCs w:val="18"/>
                  <w:u w:val="single"/>
                </w:rPr>
                <w:delText>Fail - one or more applicable requirements are not met. Enter reason for failure in corrections notes field below; or</w:delText>
              </w:r>
            </w:del>
          </w:p>
          <w:p w14:paraId="33206F66" w14:textId="1EA86263" w:rsidR="009C32B3" w:rsidRPr="002A0987" w:rsidRDefault="009C32B3" w:rsidP="00545ECF">
            <w:pPr>
              <w:pStyle w:val="ListParagraph"/>
              <w:numPr>
                <w:ilvl w:val="0"/>
                <w:numId w:val="55"/>
              </w:numPr>
              <w:rPr>
                <w:rFonts w:asciiTheme="minorHAnsi" w:hAnsiTheme="minorHAnsi" w:cstheme="minorHAnsi"/>
                <w:sz w:val="18"/>
                <w:szCs w:val="18"/>
              </w:rPr>
            </w:pPr>
            <w:del w:id="142" w:author="Author" w:date="2022-03-25T14:57:00Z">
              <w:r w:rsidRPr="002A0987" w:rsidDel="00F41764">
                <w:rPr>
                  <w:rFonts w:ascii="Calibri" w:hAnsi="Calibri"/>
                  <w:sz w:val="18"/>
                  <w:szCs w:val="18"/>
                  <w:u w:val="single"/>
                </w:rPr>
                <w:delText>All N/A - This entire table is not applicable.</w:delText>
              </w:r>
            </w:del>
          </w:p>
        </w:tc>
      </w:tr>
      <w:tr w:rsidR="009C32B3" w14:paraId="0EEAD186" w14:textId="77777777" w:rsidTr="00545ECF">
        <w:tc>
          <w:tcPr>
            <w:tcW w:w="554" w:type="dxa"/>
            <w:vAlign w:val="center"/>
          </w:tcPr>
          <w:p w14:paraId="0656E0F7"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4E011D5A" w14:textId="77777777" w:rsidR="009C32B3" w:rsidRDefault="009C32B3" w:rsidP="00545ECF">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1BCFD353" w14:textId="14DA9B14" w:rsidR="009C32B3" w:rsidRDefault="00545ECF" w:rsidP="00545ECF">
            <w:pPr>
              <w:rPr>
                <w:rFonts w:asciiTheme="minorHAnsi" w:hAnsiTheme="minorHAnsi" w:cs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4237367C" w14:textId="77777777" w:rsidTr="00A478C4">
        <w:tc>
          <w:tcPr>
            <w:tcW w:w="10790" w:type="dxa"/>
            <w:gridSpan w:val="3"/>
            <w:vAlign w:val="center"/>
          </w:tcPr>
          <w:p w14:paraId="4532A02A" w14:textId="36A8B143"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174C843"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4D30CB66" w14:textId="77777777" w:rsidTr="00545ECF">
        <w:tc>
          <w:tcPr>
            <w:tcW w:w="10790" w:type="dxa"/>
            <w:gridSpan w:val="3"/>
          </w:tcPr>
          <w:p w14:paraId="58339039" w14:textId="77777777" w:rsidR="009C32B3" w:rsidRPr="00DA0E66" w:rsidRDefault="009C32B3" w:rsidP="00545ECF">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9C32B3" w14:paraId="327DB02E" w14:textId="77777777" w:rsidTr="00545ECF">
        <w:tc>
          <w:tcPr>
            <w:tcW w:w="535" w:type="dxa"/>
            <w:vAlign w:val="center"/>
          </w:tcPr>
          <w:p w14:paraId="63F7E91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38B5D373" w14:textId="45732DDE" w:rsidR="009C32B3" w:rsidRDefault="00F41764" w:rsidP="00545ECF">
            <w:pPr>
              <w:rPr>
                <w:rFonts w:asciiTheme="minorHAnsi" w:hAnsiTheme="minorHAnsi" w:cstheme="minorHAnsi"/>
                <w:sz w:val="18"/>
              </w:rPr>
            </w:pPr>
            <w:ins w:id="143" w:author="Author" w:date="2022-03-25T14:55:00Z">
              <w:r w:rsidRPr="00856418">
                <w:rPr>
                  <w:rFonts w:asciiTheme="minorHAnsi" w:hAnsiTheme="minorHAnsi"/>
                  <w:bCs/>
                  <w:sz w:val="18"/>
                  <w:szCs w:val="18"/>
                </w:rPr>
                <w:t>&lt;&lt;Static Text - see the top&gt;&gt;</w:t>
              </w:r>
            </w:ins>
            <w:del w:id="144" w:author="Author" w:date="2022-03-25T14:55:00Z">
              <w:r w:rsidR="009C32B3" w:rsidDel="00F41764">
                <w:rPr>
                  <w:rFonts w:asciiTheme="minorHAnsi" w:hAnsiTheme="minorHAnsi" w:cstheme="minorHAnsi"/>
                  <w:sz w:val="18"/>
                </w:rPr>
                <w:delText>All penetrations in the subfloor above the garage into conditioned space must follow the raised floor air barrier requirements.</w:delText>
              </w:r>
            </w:del>
          </w:p>
        </w:tc>
      </w:tr>
      <w:tr w:rsidR="009C32B3" w14:paraId="515C38CF" w14:textId="77777777" w:rsidTr="00545ECF">
        <w:tc>
          <w:tcPr>
            <w:tcW w:w="535" w:type="dxa"/>
            <w:vAlign w:val="center"/>
          </w:tcPr>
          <w:p w14:paraId="1ADCA08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1D07A115" w14:textId="1B2C5CE8" w:rsidR="009C32B3" w:rsidDel="00F41764" w:rsidRDefault="00F41764" w:rsidP="00545ECF">
            <w:pPr>
              <w:rPr>
                <w:del w:id="145" w:author="Author" w:date="2022-03-25T14:55:00Z"/>
                <w:rFonts w:asciiTheme="minorHAnsi" w:hAnsiTheme="minorHAnsi" w:cstheme="minorHAnsi"/>
                <w:sz w:val="18"/>
              </w:rPr>
            </w:pPr>
            <w:ins w:id="146" w:author="Author" w:date="2022-03-25T14:55:00Z">
              <w:r w:rsidRPr="00856418">
                <w:rPr>
                  <w:rFonts w:asciiTheme="minorHAnsi" w:hAnsiTheme="minorHAnsi"/>
                  <w:bCs/>
                  <w:sz w:val="18"/>
                  <w:szCs w:val="18"/>
                </w:rPr>
                <w:t>&lt;&lt;Static Text - see the top&gt;&gt;</w:t>
              </w:r>
            </w:ins>
            <w:del w:id="147" w:author="Author" w:date="2022-03-25T14:55:00Z">
              <w:r w:rsidR="009C32B3" w:rsidDel="00F41764">
                <w:rPr>
                  <w:rFonts w:asciiTheme="minorHAnsi" w:hAnsiTheme="minorHAnsi" w:cstheme="minorHAnsi"/>
                  <w:sz w:val="18"/>
                </w:rPr>
                <w:delText>Infiltration between the space above the garage and the subfloor is prevented by one of the following methods:</w:delText>
              </w:r>
            </w:del>
          </w:p>
          <w:p w14:paraId="48BB5907" w14:textId="473F4630" w:rsidR="009C32B3" w:rsidDel="00F41764" w:rsidRDefault="009C32B3" w:rsidP="00545ECF">
            <w:pPr>
              <w:pStyle w:val="ListParagraph"/>
              <w:numPr>
                <w:ilvl w:val="0"/>
                <w:numId w:val="53"/>
              </w:numPr>
              <w:rPr>
                <w:del w:id="148" w:author="Author" w:date="2022-03-25T14:55:00Z"/>
                <w:rFonts w:asciiTheme="minorHAnsi" w:hAnsiTheme="minorHAnsi" w:cstheme="minorHAnsi"/>
                <w:sz w:val="18"/>
              </w:rPr>
            </w:pPr>
            <w:del w:id="149" w:author="Author" w:date="2022-03-25T14:55:00Z">
              <w:r w:rsidDel="00F41764">
                <w:rPr>
                  <w:rFonts w:asciiTheme="minorHAnsi" w:hAnsiTheme="minorHAnsi" w:cstheme="minorHAnsi"/>
                  <w:sz w:val="18"/>
                </w:rPr>
                <w:delText>Seal all edges of the garage ceiling (typically drywall) at the perimeter of the garage to create a continuous air tight</w:delText>
              </w:r>
            </w:del>
            <w:ins w:id="150" w:author="Author" w:date="2021-11-23T07:39:00Z">
              <w:del w:id="151" w:author="Author" w:date="2022-03-25T14:55:00Z">
                <w:r w:rsidR="00D64A1E" w:rsidDel="00F41764">
                  <w:rPr>
                    <w:rFonts w:asciiTheme="minorHAnsi" w:hAnsiTheme="minorHAnsi" w:cstheme="minorHAnsi"/>
                    <w:sz w:val="18"/>
                  </w:rPr>
                  <w:delText>airtight</w:delText>
                </w:r>
              </w:del>
            </w:ins>
            <w:del w:id="152" w:author="Author" w:date="2022-03-25T14:55:00Z">
              <w:r w:rsidDel="00F41764">
                <w:rPr>
                  <w:rFonts w:asciiTheme="minorHAnsi" w:hAnsiTheme="minorHAnsi" w:cstheme="minorHAnsi"/>
                  <w:sz w:val="18"/>
                </w:rPr>
                <w:delTex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delText>
              </w:r>
            </w:del>
          </w:p>
          <w:p w14:paraId="56533670" w14:textId="4BC51152" w:rsidR="009C32B3" w:rsidRPr="00DA0E66" w:rsidRDefault="009C32B3" w:rsidP="00545ECF">
            <w:pPr>
              <w:pStyle w:val="ListParagraph"/>
              <w:numPr>
                <w:ilvl w:val="0"/>
                <w:numId w:val="53"/>
              </w:numPr>
              <w:rPr>
                <w:rFonts w:asciiTheme="minorHAnsi" w:hAnsiTheme="minorHAnsi" w:cstheme="minorHAnsi"/>
                <w:sz w:val="18"/>
              </w:rPr>
            </w:pPr>
            <w:del w:id="153" w:author="Author" w:date="2022-03-25T14:55:00Z">
              <w:r w:rsidDel="00F41764">
                <w:rPr>
                  <w:rFonts w:asciiTheme="minorHAnsi" w:hAnsiTheme="minorHAnsi" w:cstheme="minorHAnsi"/>
                  <w:sz w:val="18"/>
                </w:rPr>
                <w:delText>Seal the band joist above the wall at the garage to conditioned space transition. Seal all subfloor seams and penetrations between the garage and adjacent conditioned space. Insulation must be placed in contact with the subfloor below the conditioned space.</w:delText>
              </w:r>
            </w:del>
          </w:p>
        </w:tc>
      </w:tr>
      <w:tr w:rsidR="009C32B3" w14:paraId="270CB599" w14:textId="77777777" w:rsidTr="00545ECF">
        <w:tc>
          <w:tcPr>
            <w:tcW w:w="535" w:type="dxa"/>
            <w:vAlign w:val="center"/>
          </w:tcPr>
          <w:p w14:paraId="59FC3A0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3C4B4722" w14:textId="580F29F1" w:rsidR="009C32B3" w:rsidRDefault="00F41764" w:rsidP="00545ECF">
            <w:pPr>
              <w:rPr>
                <w:rFonts w:asciiTheme="minorHAnsi" w:hAnsiTheme="minorHAnsi" w:cstheme="minorHAnsi"/>
                <w:sz w:val="18"/>
              </w:rPr>
            </w:pPr>
            <w:ins w:id="154" w:author="Author" w:date="2022-03-25T14:57:00Z">
              <w:r w:rsidRPr="00856418">
                <w:rPr>
                  <w:rFonts w:asciiTheme="minorHAnsi" w:hAnsiTheme="minorHAnsi"/>
                  <w:bCs/>
                  <w:sz w:val="18"/>
                  <w:szCs w:val="18"/>
                </w:rPr>
                <w:t>&lt;&lt;Static Text - see the top&gt;&gt;</w:t>
              </w:r>
            </w:ins>
            <w:del w:id="155" w:author="Author" w:date="2022-03-25T14:57:00Z">
              <w:r w:rsidR="009C32B3" w:rsidDel="00F41764">
                <w:rPr>
                  <w:rFonts w:asciiTheme="minorHAnsi" w:hAnsiTheme="minorHAnsi" w:cstheme="minorHAnsi"/>
                  <w:sz w:val="18"/>
                </w:rPr>
                <w:delText>Verification Status</w:delText>
              </w:r>
            </w:del>
          </w:p>
        </w:tc>
        <w:tc>
          <w:tcPr>
            <w:tcW w:w="7915" w:type="dxa"/>
          </w:tcPr>
          <w:p w14:paraId="2EF4B15A" w14:textId="132A1491" w:rsidR="009C32B3" w:rsidRPr="00CC67D9" w:rsidDel="00F41764" w:rsidRDefault="009C32B3" w:rsidP="00545ECF">
            <w:pPr>
              <w:pStyle w:val="ListParagraph"/>
              <w:keepNext/>
              <w:numPr>
                <w:ilvl w:val="0"/>
                <w:numId w:val="55"/>
              </w:numPr>
              <w:rPr>
                <w:del w:id="156" w:author="Author" w:date="2022-03-25T14:57:00Z"/>
                <w:rFonts w:ascii="Calibri" w:hAnsi="Calibri"/>
                <w:sz w:val="18"/>
                <w:szCs w:val="18"/>
                <w:u w:val="single"/>
              </w:rPr>
            </w:pPr>
            <w:del w:id="157" w:author="Author" w:date="2022-03-25T14:57:00Z">
              <w:r w:rsidRPr="00CC67D9" w:rsidDel="00F41764">
                <w:rPr>
                  <w:rFonts w:ascii="Calibri" w:hAnsi="Calibri"/>
                  <w:sz w:val="18"/>
                  <w:szCs w:val="18"/>
                  <w:u w:val="single"/>
                </w:rPr>
                <w:delText>Pass - all applicable requirements are met; or</w:delText>
              </w:r>
            </w:del>
          </w:p>
          <w:p w14:paraId="7C44A6E7" w14:textId="1E7C53E6" w:rsidR="009C32B3" w:rsidRPr="00CC67D9" w:rsidDel="00F41764" w:rsidRDefault="009C32B3" w:rsidP="00545ECF">
            <w:pPr>
              <w:pStyle w:val="ListParagraph"/>
              <w:keepNext/>
              <w:numPr>
                <w:ilvl w:val="0"/>
                <w:numId w:val="55"/>
              </w:numPr>
              <w:rPr>
                <w:del w:id="158" w:author="Author" w:date="2022-03-25T14:57:00Z"/>
                <w:rFonts w:ascii="Calibri" w:hAnsi="Calibri"/>
                <w:sz w:val="18"/>
                <w:szCs w:val="18"/>
                <w:u w:val="single"/>
              </w:rPr>
            </w:pPr>
            <w:del w:id="159" w:author="Author" w:date="2022-03-25T14:57:00Z">
              <w:r w:rsidRPr="00CC67D9" w:rsidDel="00F41764">
                <w:rPr>
                  <w:rFonts w:ascii="Calibri" w:hAnsi="Calibri"/>
                  <w:sz w:val="18"/>
                  <w:szCs w:val="18"/>
                  <w:u w:val="single"/>
                </w:rPr>
                <w:delText>Fail - one or more applicable requirements are not met. Enter reason for failure in corrections notes field below; or</w:delText>
              </w:r>
            </w:del>
          </w:p>
          <w:p w14:paraId="70C3EA9E" w14:textId="22AB637E" w:rsidR="009C32B3" w:rsidRPr="002A0987" w:rsidRDefault="009C32B3" w:rsidP="00545ECF">
            <w:pPr>
              <w:pStyle w:val="ListParagraph"/>
              <w:numPr>
                <w:ilvl w:val="0"/>
                <w:numId w:val="55"/>
              </w:numPr>
              <w:rPr>
                <w:rFonts w:asciiTheme="minorHAnsi" w:hAnsiTheme="minorHAnsi" w:cstheme="minorHAnsi"/>
                <w:sz w:val="18"/>
              </w:rPr>
            </w:pPr>
            <w:del w:id="160" w:author="Author" w:date="2022-03-25T14:57:00Z">
              <w:r w:rsidRPr="002A0987" w:rsidDel="00F41764">
                <w:rPr>
                  <w:rFonts w:ascii="Calibri" w:hAnsi="Calibri"/>
                  <w:sz w:val="18"/>
                  <w:szCs w:val="18"/>
                  <w:u w:val="single"/>
                </w:rPr>
                <w:delText>All N/A - This entire table is not applicable.</w:delText>
              </w:r>
            </w:del>
          </w:p>
        </w:tc>
      </w:tr>
      <w:tr w:rsidR="009C32B3" w14:paraId="62263F25" w14:textId="77777777" w:rsidTr="00545ECF">
        <w:tc>
          <w:tcPr>
            <w:tcW w:w="535" w:type="dxa"/>
            <w:vAlign w:val="center"/>
          </w:tcPr>
          <w:p w14:paraId="2D9F6E5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585915E9"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6CAA73B8" w14:textId="352E6FA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78102072" w14:textId="77777777" w:rsidTr="00A478C4">
        <w:tc>
          <w:tcPr>
            <w:tcW w:w="10790" w:type="dxa"/>
            <w:gridSpan w:val="3"/>
            <w:vAlign w:val="center"/>
          </w:tcPr>
          <w:p w14:paraId="2B33AA11" w14:textId="052A4BE4"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0515E75" w14:textId="77777777" w:rsidR="009C32B3" w:rsidRDefault="009C32B3" w:rsidP="009C32B3"/>
    <w:p w14:paraId="7CA19D8B" w14:textId="77777777" w:rsidR="009C32B3" w:rsidRDefault="009C32B3" w:rsidP="009C32B3">
      <w:r>
        <w:lastRenderedPageBreak/>
        <w:br w:type="page"/>
      </w:r>
    </w:p>
    <w:tbl>
      <w:tblPr>
        <w:tblStyle w:val="TableGrid"/>
        <w:tblW w:w="0" w:type="auto"/>
        <w:tblLook w:val="04A0" w:firstRow="1" w:lastRow="0" w:firstColumn="1" w:lastColumn="0" w:noHBand="0" w:noVBand="1"/>
      </w:tblPr>
      <w:tblGrid>
        <w:gridCol w:w="535"/>
        <w:gridCol w:w="2340"/>
        <w:gridCol w:w="7915"/>
      </w:tblGrid>
      <w:tr w:rsidR="009C32B3" w:rsidRPr="00DA0E66" w14:paraId="4BD660D7" w14:textId="77777777" w:rsidTr="00545ECF">
        <w:tc>
          <w:tcPr>
            <w:tcW w:w="10790" w:type="dxa"/>
            <w:gridSpan w:val="3"/>
          </w:tcPr>
          <w:p w14:paraId="5F25E53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lastRenderedPageBreak/>
              <w:t>G. Cantilevered Floor Air Barrier</w:t>
            </w:r>
          </w:p>
        </w:tc>
      </w:tr>
      <w:tr w:rsidR="009C32B3" w:rsidRPr="00DA0E66" w14:paraId="7C71C402" w14:textId="77777777" w:rsidTr="00545ECF">
        <w:tc>
          <w:tcPr>
            <w:tcW w:w="535" w:type="dxa"/>
            <w:vAlign w:val="center"/>
          </w:tcPr>
          <w:p w14:paraId="7A4E025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DBD2644" w14:textId="03305E29" w:rsidR="009C32B3" w:rsidRPr="00DA0E66" w:rsidRDefault="00F41764" w:rsidP="00545ECF">
            <w:pPr>
              <w:rPr>
                <w:rFonts w:asciiTheme="minorHAnsi" w:hAnsiTheme="minorHAnsi" w:cstheme="minorHAnsi"/>
                <w:sz w:val="18"/>
              </w:rPr>
            </w:pPr>
            <w:ins w:id="161" w:author="Author" w:date="2022-03-25T14:55:00Z">
              <w:r w:rsidRPr="00856418">
                <w:rPr>
                  <w:rFonts w:asciiTheme="minorHAnsi" w:hAnsiTheme="minorHAnsi"/>
                  <w:bCs/>
                  <w:sz w:val="18"/>
                  <w:szCs w:val="18"/>
                </w:rPr>
                <w:t>&lt;&lt;Static Text - see the top&gt;&gt;</w:t>
              </w:r>
            </w:ins>
            <w:del w:id="162" w:author="Author" w:date="2022-03-25T14:55:00Z">
              <w:r w:rsidR="009C32B3" w:rsidDel="00F41764">
                <w:rPr>
                  <w:rFonts w:asciiTheme="minorHAnsi" w:hAnsiTheme="minorHAnsi" w:cstheme="minorHAnsi"/>
                  <w:sz w:val="18"/>
                </w:rPr>
                <w:delText>Airtight blocking is installed between joists where the wall rim joist would have been located in the absence of a cantilever.</w:delText>
              </w:r>
            </w:del>
          </w:p>
        </w:tc>
      </w:tr>
      <w:tr w:rsidR="009C32B3" w:rsidRPr="00DA0E66" w14:paraId="2C7636C2" w14:textId="77777777" w:rsidTr="00545ECF">
        <w:tc>
          <w:tcPr>
            <w:tcW w:w="535" w:type="dxa"/>
            <w:vAlign w:val="center"/>
          </w:tcPr>
          <w:p w14:paraId="3379819B"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76DDAF8" w14:textId="639495E2" w:rsidR="009C32B3" w:rsidRPr="00DA0E66" w:rsidRDefault="00F41764" w:rsidP="00545ECF">
            <w:pPr>
              <w:rPr>
                <w:rFonts w:asciiTheme="minorHAnsi" w:hAnsiTheme="minorHAnsi" w:cstheme="minorHAnsi"/>
                <w:sz w:val="18"/>
              </w:rPr>
            </w:pPr>
            <w:ins w:id="163" w:author="Author" w:date="2022-03-25T14:55:00Z">
              <w:r w:rsidRPr="00856418">
                <w:rPr>
                  <w:rFonts w:asciiTheme="minorHAnsi" w:hAnsiTheme="minorHAnsi"/>
                  <w:bCs/>
                  <w:sz w:val="18"/>
                  <w:szCs w:val="18"/>
                </w:rPr>
                <w:t>&lt;&lt;Static Text - see the top&gt;&gt;</w:t>
              </w:r>
            </w:ins>
            <w:del w:id="164" w:author="Author" w:date="2022-03-25T14:55:00Z">
              <w:r w:rsidR="009C32B3" w:rsidDel="00F41764">
                <w:rPr>
                  <w:rFonts w:asciiTheme="minorHAnsi" w:hAnsiTheme="minorHAnsi" w:cstheme="minorHAnsi"/>
                  <w:sz w:val="18"/>
                </w:rPr>
                <w:delText>Exterior sheathing is installed to the bottom of the cantilever so that there is a continuous air and weather barrier for the cantilever. The cantilevered joist must be insulated to the same R-value as would be required for the subfloor prior to closing.</w:delText>
              </w:r>
            </w:del>
          </w:p>
        </w:tc>
      </w:tr>
      <w:tr w:rsidR="009C32B3" w:rsidRPr="00DA0E66" w14:paraId="5AE3737F" w14:textId="77777777" w:rsidTr="00545ECF">
        <w:tc>
          <w:tcPr>
            <w:tcW w:w="535" w:type="dxa"/>
            <w:vAlign w:val="center"/>
          </w:tcPr>
          <w:p w14:paraId="4E1F8213"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29CDE553" w14:textId="3C706B73" w:rsidR="009C32B3" w:rsidRPr="00DA0E66" w:rsidRDefault="00F41764" w:rsidP="00545ECF">
            <w:pPr>
              <w:rPr>
                <w:rFonts w:asciiTheme="minorHAnsi" w:hAnsiTheme="minorHAnsi" w:cstheme="minorHAnsi"/>
                <w:sz w:val="18"/>
              </w:rPr>
            </w:pPr>
            <w:ins w:id="165" w:author="Author" w:date="2022-03-25T14:55:00Z">
              <w:r w:rsidRPr="00856418">
                <w:rPr>
                  <w:rFonts w:asciiTheme="minorHAnsi" w:hAnsiTheme="minorHAnsi"/>
                  <w:bCs/>
                  <w:sz w:val="18"/>
                  <w:szCs w:val="18"/>
                </w:rPr>
                <w:t>&lt;&lt;Static Text - see the top&gt;&gt;</w:t>
              </w:r>
            </w:ins>
            <w:del w:id="166" w:author="Author" w:date="2022-03-25T14:55:00Z">
              <w:r w:rsidR="009C32B3" w:rsidDel="00F41764">
                <w:rPr>
                  <w:rFonts w:asciiTheme="minorHAnsi" w:hAnsiTheme="minorHAnsi" w:cstheme="minorHAnsi"/>
                  <w:sz w:val="18"/>
                </w:rPr>
                <w:delText xml:space="preserve">Any gaps, cracks or penetrations in the air barrier of the cantilever are sealed. Recessed can lights in the cantilever are </w:delText>
              </w:r>
            </w:del>
            <w:ins w:id="167" w:author="Author" w:date="2021-11-23T07:39:00Z">
              <w:del w:id="168" w:author="Author" w:date="2022-03-25T14:55:00Z">
                <w:r w:rsidR="007A6F1C" w:rsidDel="00F41764">
                  <w:rPr>
                    <w:rFonts w:asciiTheme="minorHAnsi" w:hAnsiTheme="minorHAnsi" w:cstheme="minorHAnsi"/>
                    <w:sz w:val="18"/>
                  </w:rPr>
                  <w:delText>rated to be Insulation Con</w:delText>
                </w:r>
              </w:del>
            </w:ins>
            <w:ins w:id="169" w:author="Author" w:date="2021-11-23T07:40:00Z">
              <w:del w:id="170" w:author="Author" w:date="2022-03-25T14:55:00Z">
                <w:r w:rsidR="007A6F1C" w:rsidDel="00F41764">
                  <w:rPr>
                    <w:rFonts w:asciiTheme="minorHAnsi" w:hAnsiTheme="minorHAnsi" w:cstheme="minorHAnsi"/>
                    <w:sz w:val="18"/>
                  </w:rPr>
                  <w:delText>tact and Airtight (</w:delText>
                </w:r>
              </w:del>
            </w:ins>
            <w:del w:id="171" w:author="Author" w:date="2022-03-25T14:55:00Z">
              <w:r w:rsidR="009C32B3" w:rsidDel="00F41764">
                <w:rPr>
                  <w:rFonts w:asciiTheme="minorHAnsi" w:hAnsiTheme="minorHAnsi" w:cstheme="minorHAnsi"/>
                  <w:sz w:val="18"/>
                </w:rPr>
                <w:delText>IC and AT</w:delText>
              </w:r>
            </w:del>
            <w:ins w:id="172" w:author="Author" w:date="2021-11-23T07:40:00Z">
              <w:del w:id="173" w:author="Author" w:date="2022-03-25T14:55:00Z">
                <w:r w:rsidR="007A6F1C" w:rsidDel="00F41764">
                  <w:rPr>
                    <w:rFonts w:asciiTheme="minorHAnsi" w:hAnsiTheme="minorHAnsi" w:cstheme="minorHAnsi"/>
                    <w:sz w:val="18"/>
                  </w:rPr>
                  <w:delText>)</w:delText>
                </w:r>
              </w:del>
            </w:ins>
            <w:del w:id="174" w:author="Author" w:date="2022-03-25T14:55:00Z">
              <w:r w:rsidR="009C32B3" w:rsidDel="00F41764">
                <w:rPr>
                  <w:rFonts w:asciiTheme="minorHAnsi" w:hAnsiTheme="minorHAnsi" w:cstheme="minorHAnsi"/>
                  <w:sz w:val="18"/>
                </w:rPr>
                <w:delText xml:space="preserve"> and properly sealed to the sheathing.</w:delText>
              </w:r>
            </w:del>
          </w:p>
        </w:tc>
      </w:tr>
      <w:tr w:rsidR="009C32B3" w:rsidRPr="00DA0E66" w14:paraId="19D35BC2" w14:textId="77777777" w:rsidTr="00545ECF">
        <w:tc>
          <w:tcPr>
            <w:tcW w:w="535" w:type="dxa"/>
            <w:vAlign w:val="center"/>
          </w:tcPr>
          <w:p w14:paraId="62D2C0E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4A3E473D" w14:textId="2C6D45CE" w:rsidR="009C32B3" w:rsidRDefault="00F41764" w:rsidP="00545ECF">
            <w:pPr>
              <w:rPr>
                <w:rFonts w:asciiTheme="minorHAnsi" w:hAnsiTheme="minorHAnsi" w:cstheme="minorHAnsi"/>
                <w:sz w:val="18"/>
              </w:rPr>
            </w:pPr>
            <w:ins w:id="175" w:author="Author" w:date="2022-03-25T14:56:00Z">
              <w:r w:rsidRPr="00856418">
                <w:rPr>
                  <w:rFonts w:asciiTheme="minorHAnsi" w:hAnsiTheme="minorHAnsi"/>
                  <w:bCs/>
                  <w:sz w:val="18"/>
                  <w:szCs w:val="18"/>
                </w:rPr>
                <w:t>&lt;&lt;Static Text - see the top&gt;&gt;</w:t>
              </w:r>
            </w:ins>
            <w:del w:id="176" w:author="Author" w:date="2022-03-25T14:56:00Z">
              <w:r w:rsidR="009C32B3" w:rsidDel="00F41764">
                <w:rPr>
                  <w:rFonts w:asciiTheme="minorHAnsi" w:hAnsiTheme="minorHAnsi" w:cstheme="minorHAnsi"/>
                  <w:sz w:val="18"/>
                </w:rPr>
                <w:delText>Verification Status</w:delText>
              </w:r>
            </w:del>
          </w:p>
        </w:tc>
        <w:tc>
          <w:tcPr>
            <w:tcW w:w="7915" w:type="dxa"/>
          </w:tcPr>
          <w:p w14:paraId="523FBE49" w14:textId="72314C55" w:rsidR="009C32B3" w:rsidRPr="00CC67D9" w:rsidDel="00F41764" w:rsidRDefault="009C32B3" w:rsidP="00545ECF">
            <w:pPr>
              <w:pStyle w:val="ListParagraph"/>
              <w:keepNext/>
              <w:numPr>
                <w:ilvl w:val="0"/>
                <w:numId w:val="55"/>
              </w:numPr>
              <w:rPr>
                <w:del w:id="177" w:author="Author" w:date="2022-03-25T14:56:00Z"/>
                <w:rFonts w:ascii="Calibri" w:hAnsi="Calibri"/>
                <w:sz w:val="18"/>
                <w:szCs w:val="18"/>
                <w:u w:val="single"/>
              </w:rPr>
            </w:pPr>
            <w:del w:id="178" w:author="Author" w:date="2022-03-25T14:56:00Z">
              <w:r w:rsidRPr="00CC67D9" w:rsidDel="00F41764">
                <w:rPr>
                  <w:rFonts w:ascii="Calibri" w:hAnsi="Calibri"/>
                  <w:sz w:val="18"/>
                  <w:szCs w:val="18"/>
                  <w:u w:val="single"/>
                </w:rPr>
                <w:delText>Pass - all applicable requirements are met; or</w:delText>
              </w:r>
            </w:del>
          </w:p>
          <w:p w14:paraId="7273C92A" w14:textId="0590803E" w:rsidR="009C32B3" w:rsidRPr="00CC67D9" w:rsidDel="00F41764" w:rsidRDefault="009C32B3" w:rsidP="00545ECF">
            <w:pPr>
              <w:pStyle w:val="ListParagraph"/>
              <w:keepNext/>
              <w:numPr>
                <w:ilvl w:val="0"/>
                <w:numId w:val="55"/>
              </w:numPr>
              <w:rPr>
                <w:del w:id="179" w:author="Author" w:date="2022-03-25T14:56:00Z"/>
                <w:rFonts w:ascii="Calibri" w:hAnsi="Calibri"/>
                <w:sz w:val="18"/>
                <w:szCs w:val="18"/>
                <w:u w:val="single"/>
              </w:rPr>
            </w:pPr>
            <w:del w:id="180" w:author="Author" w:date="2022-03-25T14:56:00Z">
              <w:r w:rsidRPr="00CC67D9" w:rsidDel="00F41764">
                <w:rPr>
                  <w:rFonts w:ascii="Calibri" w:hAnsi="Calibri"/>
                  <w:sz w:val="18"/>
                  <w:szCs w:val="18"/>
                  <w:u w:val="single"/>
                </w:rPr>
                <w:delText>Fail - one or more applicable requirements are not met. Enter reason for failure in corrections notes field below; or</w:delText>
              </w:r>
            </w:del>
          </w:p>
          <w:p w14:paraId="5EF93782" w14:textId="139475D6" w:rsidR="009C32B3" w:rsidRPr="00F41764" w:rsidRDefault="009C32B3" w:rsidP="00F41764">
            <w:pPr>
              <w:ind w:left="360"/>
              <w:rPr>
                <w:rFonts w:asciiTheme="minorHAnsi" w:hAnsiTheme="minorHAnsi" w:cstheme="minorHAnsi"/>
                <w:sz w:val="18"/>
                <w:rPrChange w:id="181" w:author="Author" w:date="2022-03-25T14:57:00Z">
                  <w:rPr>
                    <w:rFonts w:asciiTheme="minorHAnsi" w:hAnsiTheme="minorHAnsi" w:cstheme="minorHAnsi"/>
                  </w:rPr>
                </w:rPrChange>
              </w:rPr>
              <w:pPrChange w:id="182" w:author="Author" w:date="2022-03-25T14:57:00Z">
                <w:pPr>
                  <w:pStyle w:val="ListParagraph"/>
                  <w:numPr>
                    <w:numId w:val="55"/>
                  </w:numPr>
                  <w:ind w:hanging="360"/>
                </w:pPr>
              </w:pPrChange>
            </w:pPr>
            <w:del w:id="183" w:author="Author" w:date="2022-03-25T14:56:00Z">
              <w:r w:rsidRPr="00F41764" w:rsidDel="00F41764">
                <w:rPr>
                  <w:rFonts w:ascii="Calibri" w:hAnsi="Calibri"/>
                  <w:sz w:val="18"/>
                  <w:szCs w:val="18"/>
                  <w:u w:val="single"/>
                  <w:rPrChange w:id="184" w:author="Author" w:date="2022-03-25T14:57:00Z">
                    <w:rPr/>
                  </w:rPrChange>
                </w:rPr>
                <w:delText>All N/A - This entire table is not applicable.</w:delText>
              </w:r>
            </w:del>
          </w:p>
        </w:tc>
      </w:tr>
      <w:tr w:rsidR="009C32B3" w:rsidRPr="00DA0E66" w14:paraId="67B2C123" w14:textId="77777777" w:rsidTr="00545ECF">
        <w:tc>
          <w:tcPr>
            <w:tcW w:w="535" w:type="dxa"/>
            <w:vAlign w:val="center"/>
          </w:tcPr>
          <w:p w14:paraId="5C73D9AC"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63727E2A"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A5EF390" w14:textId="5B1D77EC"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DA0E66" w14:paraId="1F8F9A57" w14:textId="77777777" w:rsidTr="00A478C4">
        <w:tc>
          <w:tcPr>
            <w:tcW w:w="10790" w:type="dxa"/>
            <w:gridSpan w:val="3"/>
            <w:vAlign w:val="center"/>
          </w:tcPr>
          <w:p w14:paraId="24139D8B" w14:textId="39FC761A"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A85626"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2D085DCE" w14:textId="77777777" w:rsidTr="00545ECF">
        <w:tc>
          <w:tcPr>
            <w:tcW w:w="10790" w:type="dxa"/>
            <w:gridSpan w:val="3"/>
          </w:tcPr>
          <w:p w14:paraId="07FDC20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t>H. Walls for Attached Porch, Attic, Double Wall Air Barrier</w:t>
            </w:r>
          </w:p>
        </w:tc>
      </w:tr>
      <w:tr w:rsidR="009C32B3" w14:paraId="1DB181C5" w14:textId="77777777" w:rsidTr="00545ECF">
        <w:tc>
          <w:tcPr>
            <w:tcW w:w="535" w:type="dxa"/>
            <w:vAlign w:val="center"/>
          </w:tcPr>
          <w:p w14:paraId="35037F94"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62421F24" w14:textId="427856CD" w:rsidR="009C32B3" w:rsidRPr="00DA0E66" w:rsidRDefault="00F41764" w:rsidP="00545ECF">
            <w:pPr>
              <w:rPr>
                <w:rFonts w:asciiTheme="minorHAnsi" w:hAnsiTheme="minorHAnsi" w:cstheme="minorHAnsi"/>
                <w:sz w:val="18"/>
              </w:rPr>
            </w:pPr>
            <w:ins w:id="185" w:author="Author" w:date="2022-03-25T14:55:00Z">
              <w:r w:rsidRPr="00856418">
                <w:rPr>
                  <w:rFonts w:asciiTheme="minorHAnsi" w:hAnsiTheme="minorHAnsi"/>
                  <w:bCs/>
                  <w:sz w:val="18"/>
                  <w:szCs w:val="18"/>
                </w:rPr>
                <w:t>&lt;&lt;Static Text - see the top&gt;&gt;</w:t>
              </w:r>
            </w:ins>
            <w:del w:id="186" w:author="Author" w:date="2022-03-25T14:55:00Z">
              <w:r w:rsidR="009C32B3" w:rsidDel="00F41764">
                <w:rPr>
                  <w:rFonts w:asciiTheme="minorHAnsi" w:hAnsiTheme="minorHAnsi" w:cstheme="minorHAnsi"/>
                  <w:sz w:val="18"/>
                </w:rPr>
                <w:delText>An exterior wall air barrier is required at the intersection of the porch and exterior wall when there is conditioned space on the other side. The exterior wall includes an air barrier where the attic attaches to the conditioned space.</w:delText>
              </w:r>
            </w:del>
          </w:p>
        </w:tc>
      </w:tr>
      <w:tr w:rsidR="009C32B3" w14:paraId="2A3CBCC9" w14:textId="77777777" w:rsidTr="00545ECF">
        <w:tc>
          <w:tcPr>
            <w:tcW w:w="535" w:type="dxa"/>
            <w:vAlign w:val="center"/>
          </w:tcPr>
          <w:p w14:paraId="3DCC264D"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BE6399A" w14:textId="400E11E7" w:rsidR="009C32B3" w:rsidRPr="00DA0E66" w:rsidRDefault="00F41764" w:rsidP="00545ECF">
            <w:pPr>
              <w:rPr>
                <w:rFonts w:asciiTheme="minorHAnsi" w:hAnsiTheme="minorHAnsi" w:cstheme="minorHAnsi"/>
                <w:sz w:val="18"/>
              </w:rPr>
            </w:pPr>
            <w:ins w:id="187" w:author="Author" w:date="2022-03-25T14:55:00Z">
              <w:r w:rsidRPr="00856418">
                <w:rPr>
                  <w:rFonts w:asciiTheme="minorHAnsi" w:hAnsiTheme="minorHAnsi"/>
                  <w:bCs/>
                  <w:sz w:val="18"/>
                  <w:szCs w:val="18"/>
                </w:rPr>
                <w:t>&lt;&lt;Static Text - see the top&gt;&gt;</w:t>
              </w:r>
            </w:ins>
            <w:del w:id="188" w:author="Author" w:date="2022-03-25T14:55:00Z">
              <w:r w:rsidR="009C32B3" w:rsidDel="00F41764">
                <w:rPr>
                  <w:rFonts w:asciiTheme="minorHAnsi" w:hAnsiTheme="minorHAnsi" w:cstheme="minorHAnsi"/>
                  <w:sz w:val="18"/>
                </w:rPr>
                <w:delText>Truss framing blocking is used at the top and bottom of each wall/roof section.</w:delText>
              </w:r>
            </w:del>
          </w:p>
        </w:tc>
      </w:tr>
      <w:tr w:rsidR="009C32B3" w14:paraId="238FB379" w14:textId="77777777" w:rsidTr="00545ECF">
        <w:tc>
          <w:tcPr>
            <w:tcW w:w="535" w:type="dxa"/>
            <w:vAlign w:val="center"/>
          </w:tcPr>
          <w:p w14:paraId="77233DD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1E0749C1" w14:textId="15BCD801" w:rsidR="009C32B3" w:rsidRDefault="00F41764" w:rsidP="00545ECF">
            <w:pPr>
              <w:rPr>
                <w:rFonts w:asciiTheme="minorHAnsi" w:hAnsiTheme="minorHAnsi" w:cstheme="minorHAnsi"/>
                <w:sz w:val="18"/>
              </w:rPr>
            </w:pPr>
            <w:ins w:id="189" w:author="Author" w:date="2022-03-25T14:56:00Z">
              <w:r w:rsidRPr="00856418">
                <w:rPr>
                  <w:rFonts w:asciiTheme="minorHAnsi" w:hAnsiTheme="minorHAnsi"/>
                  <w:bCs/>
                  <w:sz w:val="18"/>
                  <w:szCs w:val="18"/>
                </w:rPr>
                <w:t>&lt;&lt;Static Text - see the top&gt;&gt;</w:t>
              </w:r>
            </w:ins>
            <w:del w:id="190" w:author="Author" w:date="2022-03-25T14:56:00Z">
              <w:r w:rsidR="009C32B3" w:rsidDel="00F41764">
                <w:rPr>
                  <w:rFonts w:asciiTheme="minorHAnsi" w:hAnsiTheme="minorHAnsi" w:cstheme="minorHAnsi"/>
                  <w:sz w:val="18"/>
                </w:rPr>
                <w:delText>Verification Status</w:delText>
              </w:r>
            </w:del>
          </w:p>
        </w:tc>
        <w:tc>
          <w:tcPr>
            <w:tcW w:w="7915" w:type="dxa"/>
          </w:tcPr>
          <w:p w14:paraId="18A527E3" w14:textId="04347267" w:rsidR="009C32B3" w:rsidRPr="00CC67D9" w:rsidDel="00F41764" w:rsidRDefault="009C32B3" w:rsidP="00545ECF">
            <w:pPr>
              <w:pStyle w:val="ListParagraph"/>
              <w:keepNext/>
              <w:numPr>
                <w:ilvl w:val="0"/>
                <w:numId w:val="55"/>
              </w:numPr>
              <w:rPr>
                <w:del w:id="191" w:author="Author" w:date="2022-03-25T14:56:00Z"/>
                <w:rFonts w:ascii="Calibri" w:hAnsi="Calibri"/>
                <w:sz w:val="18"/>
                <w:szCs w:val="18"/>
                <w:u w:val="single"/>
              </w:rPr>
            </w:pPr>
            <w:del w:id="192" w:author="Author" w:date="2022-03-25T14:56:00Z">
              <w:r w:rsidRPr="00CC67D9" w:rsidDel="00F41764">
                <w:rPr>
                  <w:rFonts w:ascii="Calibri" w:hAnsi="Calibri"/>
                  <w:sz w:val="18"/>
                  <w:szCs w:val="18"/>
                  <w:u w:val="single"/>
                </w:rPr>
                <w:delText>Pass - all applicable requirements are met; or</w:delText>
              </w:r>
            </w:del>
          </w:p>
          <w:p w14:paraId="12F800D7" w14:textId="76860AA2" w:rsidR="009C32B3" w:rsidRPr="00CC67D9" w:rsidDel="00F41764" w:rsidRDefault="009C32B3" w:rsidP="00545ECF">
            <w:pPr>
              <w:pStyle w:val="ListParagraph"/>
              <w:keepNext/>
              <w:numPr>
                <w:ilvl w:val="0"/>
                <w:numId w:val="55"/>
              </w:numPr>
              <w:rPr>
                <w:del w:id="193" w:author="Author" w:date="2022-03-25T14:56:00Z"/>
                <w:rFonts w:ascii="Calibri" w:hAnsi="Calibri"/>
                <w:sz w:val="18"/>
                <w:szCs w:val="18"/>
                <w:u w:val="single"/>
              </w:rPr>
            </w:pPr>
            <w:del w:id="194" w:author="Author" w:date="2022-03-25T14:56:00Z">
              <w:r w:rsidRPr="00CC67D9" w:rsidDel="00F41764">
                <w:rPr>
                  <w:rFonts w:ascii="Calibri" w:hAnsi="Calibri"/>
                  <w:sz w:val="18"/>
                  <w:szCs w:val="18"/>
                  <w:u w:val="single"/>
                </w:rPr>
                <w:delText>Fail - one or more applicable requirements are not met. Enter reason for failure in corrections notes field below; or</w:delText>
              </w:r>
            </w:del>
          </w:p>
          <w:p w14:paraId="4F44F59F" w14:textId="0F52DAE5" w:rsidR="009C32B3" w:rsidRPr="00F41764" w:rsidRDefault="009C32B3" w:rsidP="00F41764">
            <w:pPr>
              <w:ind w:left="360"/>
              <w:rPr>
                <w:rFonts w:asciiTheme="minorHAnsi" w:hAnsiTheme="minorHAnsi" w:cstheme="minorHAnsi"/>
                <w:sz w:val="18"/>
                <w:rPrChange w:id="195" w:author="Author" w:date="2022-03-25T14:57:00Z">
                  <w:rPr>
                    <w:rFonts w:asciiTheme="minorHAnsi" w:hAnsiTheme="minorHAnsi" w:cstheme="minorHAnsi"/>
                  </w:rPr>
                </w:rPrChange>
              </w:rPr>
              <w:pPrChange w:id="196" w:author="Author" w:date="2022-03-25T14:57:00Z">
                <w:pPr>
                  <w:pStyle w:val="ListParagraph"/>
                  <w:numPr>
                    <w:numId w:val="55"/>
                  </w:numPr>
                  <w:ind w:hanging="360"/>
                </w:pPr>
              </w:pPrChange>
            </w:pPr>
            <w:del w:id="197" w:author="Author" w:date="2022-03-25T14:56:00Z">
              <w:r w:rsidRPr="00F41764" w:rsidDel="00F41764">
                <w:rPr>
                  <w:rFonts w:ascii="Calibri" w:hAnsi="Calibri"/>
                  <w:sz w:val="18"/>
                  <w:szCs w:val="18"/>
                  <w:u w:val="single"/>
                  <w:rPrChange w:id="198" w:author="Author" w:date="2022-03-25T14:57:00Z">
                    <w:rPr/>
                  </w:rPrChange>
                </w:rPr>
                <w:delText>All N/A - This entire table is not applicable.</w:delText>
              </w:r>
            </w:del>
          </w:p>
        </w:tc>
      </w:tr>
      <w:tr w:rsidR="009C32B3" w14:paraId="36F87F69" w14:textId="77777777" w:rsidTr="00545ECF">
        <w:tc>
          <w:tcPr>
            <w:tcW w:w="535" w:type="dxa"/>
            <w:vAlign w:val="center"/>
          </w:tcPr>
          <w:p w14:paraId="5AE4F33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1C5338AF"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FB251CA" w14:textId="7ACF1CD5"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56486712" w14:textId="77777777" w:rsidTr="00A478C4">
        <w:tc>
          <w:tcPr>
            <w:tcW w:w="10790" w:type="dxa"/>
            <w:gridSpan w:val="3"/>
            <w:vAlign w:val="center"/>
          </w:tcPr>
          <w:p w14:paraId="008DAD92" w14:textId="1C086268"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63CAE7E"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2195EE31" w14:textId="16A443E2" w:rsidTr="00545ECF">
        <w:tc>
          <w:tcPr>
            <w:tcW w:w="10790" w:type="dxa"/>
            <w:gridSpan w:val="3"/>
          </w:tcPr>
          <w:p w14:paraId="10FEFF54" w14:textId="720A77D6" w:rsidR="009C32B3" w:rsidRPr="00A932D7" w:rsidRDefault="009C32B3" w:rsidP="00545ECF">
            <w:pPr>
              <w:rPr>
                <w:rFonts w:asciiTheme="minorHAnsi" w:hAnsiTheme="minorHAnsi" w:cstheme="minorHAnsi"/>
                <w:b/>
                <w:sz w:val="18"/>
                <w:szCs w:val="18"/>
              </w:rPr>
            </w:pPr>
            <w:r>
              <w:rPr>
                <w:rFonts w:asciiTheme="minorHAnsi" w:hAnsiTheme="minorHAnsi" w:cstheme="minorHAnsi"/>
                <w:b/>
                <w:sz w:val="18"/>
                <w:szCs w:val="18"/>
              </w:rPr>
              <w:t>I. Air Barriers in Multifamily Dwellings</w:t>
            </w:r>
          </w:p>
        </w:tc>
      </w:tr>
      <w:tr w:rsidR="009C32B3" w14:paraId="11604FCF" w14:textId="046148E6" w:rsidTr="00545ECF">
        <w:tc>
          <w:tcPr>
            <w:tcW w:w="554" w:type="dxa"/>
            <w:vAlign w:val="center"/>
          </w:tcPr>
          <w:p w14:paraId="0FDF9BE1" w14:textId="6CEF53DA"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106BC48F" w14:textId="519E2862" w:rsidR="009C32B3" w:rsidRPr="00A932D7" w:rsidRDefault="00F41764" w:rsidP="00545ECF">
            <w:pPr>
              <w:rPr>
                <w:rFonts w:asciiTheme="minorHAnsi" w:hAnsiTheme="minorHAnsi" w:cstheme="minorHAnsi"/>
                <w:sz w:val="18"/>
                <w:szCs w:val="18"/>
              </w:rPr>
            </w:pPr>
            <w:ins w:id="199" w:author="Author" w:date="2022-03-25T14:55:00Z">
              <w:r w:rsidRPr="00856418">
                <w:rPr>
                  <w:rFonts w:asciiTheme="minorHAnsi" w:hAnsiTheme="minorHAnsi"/>
                  <w:bCs/>
                  <w:sz w:val="18"/>
                  <w:szCs w:val="18"/>
                </w:rPr>
                <w:t>&lt;&lt;Static Text - see the top&gt;&gt;</w:t>
              </w:r>
            </w:ins>
            <w:del w:id="200" w:author="Author" w:date="2022-03-25T14:55:00Z">
              <w:r w:rsidR="009C32B3" w:rsidDel="00F41764">
                <w:rPr>
                  <w:rFonts w:asciiTheme="minorHAnsi" w:hAnsiTheme="minorHAnsi" w:cstheme="minorHAnsi"/>
                  <w:sz w:val="18"/>
                  <w:szCs w:val="18"/>
                </w:rPr>
                <w:delText>Each dwelling unit must be sealed to stop air movement between dwelling units. Treat adjacent dwelling units as unconditioned space for air sealing.</w:delText>
              </w:r>
            </w:del>
          </w:p>
        </w:tc>
      </w:tr>
      <w:tr w:rsidR="009C32B3" w14:paraId="7D478F85" w14:textId="46009415" w:rsidTr="00545ECF">
        <w:tc>
          <w:tcPr>
            <w:tcW w:w="554" w:type="dxa"/>
            <w:vAlign w:val="center"/>
          </w:tcPr>
          <w:p w14:paraId="36E271F8" w14:textId="7344EC4B"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283B12A8" w14:textId="60FAF9B9" w:rsidR="009C32B3" w:rsidRPr="00A932D7" w:rsidRDefault="00F41764" w:rsidP="00545ECF">
            <w:pPr>
              <w:rPr>
                <w:rFonts w:asciiTheme="minorHAnsi" w:hAnsiTheme="minorHAnsi" w:cstheme="minorHAnsi"/>
                <w:sz w:val="18"/>
                <w:szCs w:val="18"/>
              </w:rPr>
            </w:pPr>
            <w:ins w:id="201" w:author="Author" w:date="2022-03-25T14:55:00Z">
              <w:r w:rsidRPr="00856418">
                <w:rPr>
                  <w:rFonts w:asciiTheme="minorHAnsi" w:hAnsiTheme="minorHAnsi"/>
                  <w:bCs/>
                  <w:sz w:val="18"/>
                  <w:szCs w:val="18"/>
                </w:rPr>
                <w:t>&lt;&lt;Static Text - see the top&gt;&gt;</w:t>
              </w:r>
            </w:ins>
            <w:del w:id="202" w:author="Author" w:date="2022-03-25T14:55:00Z">
              <w:r w:rsidR="009C32B3" w:rsidDel="00F41764">
                <w:rPr>
                  <w:rFonts w:asciiTheme="minorHAnsi" w:hAnsiTheme="minorHAnsi" w:cstheme="minorHAnsi"/>
                  <w:sz w:val="18"/>
                  <w:szCs w:val="18"/>
                </w:rPr>
                <w:delText>All penetrations through the floor and ceiling of each dwelling unit are sealed, including electric and gas utilities, water pipes, drain pipes, fire protection service pipes, and communication wiring.</w:delText>
              </w:r>
            </w:del>
          </w:p>
        </w:tc>
      </w:tr>
      <w:tr w:rsidR="009C32B3" w14:paraId="5230A44E" w14:textId="25BCFA91" w:rsidTr="00545ECF">
        <w:tc>
          <w:tcPr>
            <w:tcW w:w="554" w:type="dxa"/>
            <w:vAlign w:val="center"/>
          </w:tcPr>
          <w:p w14:paraId="3D59CF03" w14:textId="1E868F85"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39677CEF" w14:textId="0390DF33" w:rsidR="009C32B3" w:rsidRPr="00A932D7" w:rsidRDefault="00F41764" w:rsidP="00545ECF">
            <w:pPr>
              <w:rPr>
                <w:rFonts w:asciiTheme="minorHAnsi" w:hAnsiTheme="minorHAnsi" w:cstheme="minorHAnsi"/>
                <w:sz w:val="18"/>
                <w:szCs w:val="18"/>
              </w:rPr>
            </w:pPr>
            <w:ins w:id="203" w:author="Author" w:date="2022-03-25T14:56:00Z">
              <w:r w:rsidRPr="00856418">
                <w:rPr>
                  <w:rFonts w:asciiTheme="minorHAnsi" w:hAnsiTheme="minorHAnsi"/>
                  <w:bCs/>
                  <w:sz w:val="18"/>
                  <w:szCs w:val="18"/>
                </w:rPr>
                <w:t>&lt;&lt;Static Text - see the top&gt;&gt;</w:t>
              </w:r>
            </w:ins>
            <w:del w:id="204" w:author="Author" w:date="2022-03-25T14:55:00Z">
              <w:r w:rsidR="009C32B3" w:rsidDel="00F41764">
                <w:rPr>
                  <w:rFonts w:asciiTheme="minorHAnsi" w:hAnsiTheme="minorHAnsi" w:cstheme="minorHAnsi"/>
                  <w:sz w:val="18"/>
                  <w:szCs w:val="18"/>
                </w:rPr>
                <w:delText>Elevator penthouse, mechanical penthouse, stairwell doors, roof access hatches, and plumbing stacks that separate conditioned and unconditioned space are all sealed.</w:delText>
              </w:r>
            </w:del>
          </w:p>
        </w:tc>
      </w:tr>
      <w:tr w:rsidR="009C32B3" w14:paraId="5DEADB3E" w14:textId="52501F85" w:rsidTr="00545ECF">
        <w:tc>
          <w:tcPr>
            <w:tcW w:w="554" w:type="dxa"/>
            <w:vAlign w:val="center"/>
          </w:tcPr>
          <w:p w14:paraId="2F1C291E" w14:textId="40F7518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04</w:t>
            </w:r>
          </w:p>
        </w:tc>
        <w:tc>
          <w:tcPr>
            <w:tcW w:w="10236" w:type="dxa"/>
            <w:gridSpan w:val="2"/>
          </w:tcPr>
          <w:p w14:paraId="66622323" w14:textId="77B505EF" w:rsidR="009C32B3" w:rsidRPr="00A932D7" w:rsidRDefault="00F41764" w:rsidP="00545ECF">
            <w:pPr>
              <w:rPr>
                <w:rFonts w:asciiTheme="minorHAnsi" w:hAnsiTheme="minorHAnsi" w:cstheme="minorHAnsi"/>
                <w:sz w:val="18"/>
                <w:szCs w:val="18"/>
              </w:rPr>
            </w:pPr>
            <w:ins w:id="205" w:author="Author" w:date="2022-03-25T14:56:00Z">
              <w:r w:rsidRPr="00856418">
                <w:rPr>
                  <w:rFonts w:asciiTheme="minorHAnsi" w:hAnsiTheme="minorHAnsi"/>
                  <w:bCs/>
                  <w:sz w:val="18"/>
                  <w:szCs w:val="18"/>
                </w:rPr>
                <w:t>&lt;&lt;Static Text - see the top&gt;&gt;</w:t>
              </w:r>
            </w:ins>
            <w:del w:id="206" w:author="Author" w:date="2022-03-25T14:55:00Z">
              <w:r w:rsidR="009C32B3" w:rsidDel="00F41764">
                <w:rPr>
                  <w:rFonts w:asciiTheme="minorHAnsi" w:hAnsiTheme="minorHAnsi" w:cstheme="minorHAnsi"/>
                  <w:sz w:val="18"/>
                  <w:szCs w:val="18"/>
                </w:rPr>
                <w:delText>Vertical chases for garbage chutes, elevator shafts, HVAC ducting and plumbing shall be treated as unconditioned space for sealing.</w:delText>
              </w:r>
            </w:del>
          </w:p>
        </w:tc>
      </w:tr>
      <w:tr w:rsidR="009C32B3" w14:paraId="5A751901" w14:textId="3D6CFCFD" w:rsidTr="00545ECF">
        <w:tc>
          <w:tcPr>
            <w:tcW w:w="554" w:type="dxa"/>
            <w:vAlign w:val="center"/>
          </w:tcPr>
          <w:p w14:paraId="15E9B816" w14:textId="3E8D7726"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05</w:t>
            </w:r>
          </w:p>
        </w:tc>
        <w:tc>
          <w:tcPr>
            <w:tcW w:w="10236" w:type="dxa"/>
            <w:gridSpan w:val="2"/>
          </w:tcPr>
          <w:p w14:paraId="4247E04F" w14:textId="65EDCEBB" w:rsidR="009C32B3" w:rsidRPr="00671E4D" w:rsidRDefault="00F41764" w:rsidP="00545ECF">
            <w:pPr>
              <w:rPr>
                <w:rFonts w:asciiTheme="minorHAnsi" w:hAnsiTheme="minorHAnsi" w:cstheme="minorHAnsi"/>
                <w:sz w:val="18"/>
                <w:szCs w:val="18"/>
              </w:rPr>
            </w:pPr>
            <w:ins w:id="207" w:author="Author" w:date="2022-03-25T14:56:00Z">
              <w:r w:rsidRPr="00856418">
                <w:rPr>
                  <w:rFonts w:asciiTheme="minorHAnsi" w:hAnsiTheme="minorHAnsi"/>
                  <w:bCs/>
                  <w:sz w:val="18"/>
                  <w:szCs w:val="18"/>
                </w:rPr>
                <w:t>&lt;&lt;Static Text - see the top&gt;&gt;</w:t>
              </w:r>
            </w:ins>
            <w:del w:id="208" w:author="Author" w:date="2022-03-25T14:55:00Z">
              <w:r w:rsidR="009C32B3" w:rsidDel="00F41764">
                <w:rPr>
                  <w:rFonts w:asciiTheme="minorHAnsi" w:hAnsiTheme="minorHAnsi" w:cstheme="minorHAnsi"/>
                  <w:sz w:val="18"/>
                  <w:szCs w:val="18"/>
                </w:rPr>
                <w:delText>Common hallways shall be treated as unconditioned space for sealing.</w:delText>
              </w:r>
            </w:del>
          </w:p>
        </w:tc>
      </w:tr>
      <w:tr w:rsidR="009C32B3" w14:paraId="70D30110" w14:textId="61E550C1" w:rsidTr="00545ECF">
        <w:tc>
          <w:tcPr>
            <w:tcW w:w="554" w:type="dxa"/>
            <w:vAlign w:val="center"/>
          </w:tcPr>
          <w:p w14:paraId="594D2131" w14:textId="38A63BE2"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06</w:t>
            </w:r>
          </w:p>
        </w:tc>
        <w:tc>
          <w:tcPr>
            <w:tcW w:w="2321" w:type="dxa"/>
            <w:vAlign w:val="center"/>
          </w:tcPr>
          <w:p w14:paraId="7EFF28DE" w14:textId="3F0EE37D" w:rsidR="009C32B3" w:rsidRDefault="00F41764" w:rsidP="00545ECF">
            <w:pPr>
              <w:rPr>
                <w:rFonts w:asciiTheme="minorHAnsi" w:hAnsiTheme="minorHAnsi" w:cstheme="minorHAnsi"/>
                <w:sz w:val="18"/>
                <w:szCs w:val="18"/>
              </w:rPr>
            </w:pPr>
            <w:ins w:id="209" w:author="Author" w:date="2022-03-25T14:58:00Z">
              <w:r w:rsidRPr="00856418">
                <w:rPr>
                  <w:rFonts w:asciiTheme="minorHAnsi" w:hAnsiTheme="minorHAnsi"/>
                  <w:bCs/>
                  <w:sz w:val="18"/>
                  <w:szCs w:val="18"/>
                </w:rPr>
                <w:t>&lt;&lt;Static Text - see the top&gt;&gt;</w:t>
              </w:r>
            </w:ins>
            <w:del w:id="210" w:author="Author" w:date="2022-03-25T14:58:00Z">
              <w:r w:rsidR="009C32B3" w:rsidDel="00F41764">
                <w:rPr>
                  <w:rFonts w:asciiTheme="minorHAnsi" w:hAnsiTheme="minorHAnsi" w:cstheme="minorHAnsi"/>
                  <w:sz w:val="18"/>
                  <w:szCs w:val="18"/>
                </w:rPr>
                <w:delText>Verification Status</w:delText>
              </w:r>
            </w:del>
          </w:p>
        </w:tc>
        <w:tc>
          <w:tcPr>
            <w:tcW w:w="7915" w:type="dxa"/>
          </w:tcPr>
          <w:p w14:paraId="1DCFC536" w14:textId="3710BA6E" w:rsidR="009C32B3" w:rsidRPr="00CC67D9" w:rsidDel="00F41764" w:rsidRDefault="009C32B3" w:rsidP="00545ECF">
            <w:pPr>
              <w:pStyle w:val="ListParagraph"/>
              <w:keepNext/>
              <w:numPr>
                <w:ilvl w:val="0"/>
                <w:numId w:val="55"/>
              </w:numPr>
              <w:rPr>
                <w:del w:id="211" w:author="Author" w:date="2022-03-25T14:58:00Z"/>
                <w:rFonts w:ascii="Calibri" w:hAnsi="Calibri"/>
                <w:sz w:val="18"/>
                <w:szCs w:val="18"/>
                <w:u w:val="single"/>
              </w:rPr>
            </w:pPr>
            <w:del w:id="212" w:author="Author" w:date="2022-03-25T14:58:00Z">
              <w:r w:rsidRPr="00CC67D9" w:rsidDel="00F41764">
                <w:rPr>
                  <w:rFonts w:ascii="Calibri" w:hAnsi="Calibri"/>
                  <w:sz w:val="18"/>
                  <w:szCs w:val="18"/>
                  <w:u w:val="single"/>
                </w:rPr>
                <w:delText>Pass - all applicable requirements are met; or</w:delText>
              </w:r>
            </w:del>
          </w:p>
          <w:p w14:paraId="46CD6622" w14:textId="29222973" w:rsidR="009C32B3" w:rsidRPr="00CC67D9" w:rsidDel="00F41764" w:rsidRDefault="009C32B3" w:rsidP="00545ECF">
            <w:pPr>
              <w:pStyle w:val="ListParagraph"/>
              <w:keepNext/>
              <w:numPr>
                <w:ilvl w:val="0"/>
                <w:numId w:val="55"/>
              </w:numPr>
              <w:rPr>
                <w:del w:id="213" w:author="Author" w:date="2022-03-25T14:58:00Z"/>
                <w:rFonts w:ascii="Calibri" w:hAnsi="Calibri"/>
                <w:sz w:val="18"/>
                <w:szCs w:val="18"/>
                <w:u w:val="single"/>
              </w:rPr>
            </w:pPr>
            <w:del w:id="214" w:author="Author" w:date="2022-03-25T14:58:00Z">
              <w:r w:rsidRPr="00CC67D9" w:rsidDel="00F41764">
                <w:rPr>
                  <w:rFonts w:ascii="Calibri" w:hAnsi="Calibri"/>
                  <w:sz w:val="18"/>
                  <w:szCs w:val="18"/>
                  <w:u w:val="single"/>
                </w:rPr>
                <w:delText>Fail - one or more applicable requirements are not met. Enter reason for failure in corrections notes field below; or</w:delText>
              </w:r>
            </w:del>
          </w:p>
          <w:p w14:paraId="50D4050F" w14:textId="066FBAC6" w:rsidR="009C32B3" w:rsidRPr="00476D1F" w:rsidRDefault="009C32B3" w:rsidP="00476D1F">
            <w:pPr>
              <w:ind w:left="360"/>
              <w:rPr>
                <w:rFonts w:asciiTheme="minorHAnsi" w:hAnsiTheme="minorHAnsi" w:cstheme="minorHAnsi"/>
                <w:sz w:val="18"/>
                <w:szCs w:val="18"/>
                <w:rPrChange w:id="215" w:author="Author" w:date="2022-03-25T14:58:00Z">
                  <w:rPr>
                    <w:rFonts w:asciiTheme="minorHAnsi" w:hAnsiTheme="minorHAnsi" w:cstheme="minorHAnsi"/>
                  </w:rPr>
                </w:rPrChange>
              </w:rPr>
              <w:pPrChange w:id="216" w:author="Author" w:date="2022-03-25T14:58:00Z">
                <w:pPr>
                  <w:pStyle w:val="ListParagraph"/>
                  <w:numPr>
                    <w:numId w:val="55"/>
                  </w:numPr>
                  <w:ind w:hanging="360"/>
                </w:pPr>
              </w:pPrChange>
            </w:pPr>
            <w:del w:id="217" w:author="Author" w:date="2022-03-25T14:58:00Z">
              <w:r w:rsidRPr="00476D1F" w:rsidDel="00F41764">
                <w:rPr>
                  <w:rFonts w:ascii="Calibri" w:hAnsi="Calibri"/>
                  <w:sz w:val="18"/>
                  <w:szCs w:val="18"/>
                  <w:u w:val="single"/>
                  <w:rPrChange w:id="218" w:author="Author" w:date="2022-03-25T14:58:00Z">
                    <w:rPr/>
                  </w:rPrChange>
                </w:rPr>
                <w:delText>All N/A - This entire table is not applicable.</w:delText>
              </w:r>
            </w:del>
          </w:p>
        </w:tc>
      </w:tr>
      <w:tr w:rsidR="009C32B3" w14:paraId="3295EF12" w14:textId="4B472491" w:rsidTr="00545ECF">
        <w:tc>
          <w:tcPr>
            <w:tcW w:w="554" w:type="dxa"/>
            <w:vAlign w:val="center"/>
          </w:tcPr>
          <w:p w14:paraId="69DCC33D" w14:textId="0AE207D3"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07</w:t>
            </w:r>
          </w:p>
        </w:tc>
        <w:tc>
          <w:tcPr>
            <w:tcW w:w="2321" w:type="dxa"/>
          </w:tcPr>
          <w:p w14:paraId="553AE1E3" w14:textId="354726A4" w:rsidR="009C32B3" w:rsidRDefault="009C32B3" w:rsidP="00545ECF">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4EF89C6D" w14:textId="050C7DEA" w:rsidR="009C32B3" w:rsidRDefault="00545ECF" w:rsidP="00545ECF">
            <w:pPr>
              <w:rPr>
                <w:rFonts w:asciiTheme="minorHAnsi" w:hAnsiTheme="minorHAnsi" w:cs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4661F84B" w14:textId="31794F07" w:rsidTr="00A478C4">
        <w:tc>
          <w:tcPr>
            <w:tcW w:w="10790" w:type="dxa"/>
            <w:gridSpan w:val="3"/>
            <w:vAlign w:val="center"/>
          </w:tcPr>
          <w:p w14:paraId="38DB0BD7" w14:textId="2ED4B6E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D01477A" w14:textId="15D97F3C"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rsidRPr="00E93981" w14:paraId="63F419E9" w14:textId="77777777" w:rsidTr="00545ECF">
        <w:tc>
          <w:tcPr>
            <w:tcW w:w="10790" w:type="dxa"/>
            <w:gridSpan w:val="3"/>
          </w:tcPr>
          <w:p w14:paraId="751FE72A" w14:textId="69397F21" w:rsidR="009C32B3" w:rsidRPr="00E93981" w:rsidRDefault="009C32B3" w:rsidP="00545ECF">
            <w:pPr>
              <w:rPr>
                <w:rFonts w:ascii="Calibri" w:hAnsi="Calibri"/>
                <w:b/>
                <w:sz w:val="18"/>
                <w:szCs w:val="18"/>
              </w:rPr>
            </w:pPr>
            <w:r w:rsidRPr="669E7677">
              <w:rPr>
                <w:rFonts w:ascii="Calibri" w:hAnsi="Calibri"/>
                <w:b/>
                <w:sz w:val="18"/>
                <w:szCs w:val="18"/>
              </w:rPr>
              <w:t>J. Special Requirements for SIPs</w:t>
            </w:r>
          </w:p>
        </w:tc>
      </w:tr>
      <w:tr w:rsidR="009C32B3" w:rsidRPr="00E93981" w14:paraId="73B9F26E" w14:textId="77777777" w:rsidTr="00545ECF">
        <w:tc>
          <w:tcPr>
            <w:tcW w:w="554" w:type="dxa"/>
            <w:vAlign w:val="center"/>
          </w:tcPr>
          <w:p w14:paraId="2692EFF7"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6E0C94EB" w14:textId="5F20AEE9" w:rsidR="009C32B3" w:rsidRPr="00E93981" w:rsidRDefault="00F41764" w:rsidP="00545ECF">
            <w:pPr>
              <w:rPr>
                <w:rFonts w:ascii="Calibri" w:hAnsi="Calibri"/>
                <w:sz w:val="18"/>
                <w:szCs w:val="16"/>
              </w:rPr>
            </w:pPr>
            <w:ins w:id="219" w:author="Author" w:date="2022-03-25T14:56:00Z">
              <w:r w:rsidRPr="00856418">
                <w:rPr>
                  <w:rFonts w:asciiTheme="minorHAnsi" w:hAnsiTheme="minorHAnsi"/>
                  <w:bCs/>
                  <w:sz w:val="18"/>
                  <w:szCs w:val="18"/>
                </w:rPr>
                <w:t>&lt;&lt;Static Text - see the top&gt;&gt;</w:t>
              </w:r>
            </w:ins>
            <w:del w:id="220" w:author="Author" w:date="2022-03-25T14:56:00Z">
              <w:r w:rsidR="009C32B3" w:rsidRPr="00E93981" w:rsidDel="00F41764">
                <w:rPr>
                  <w:rFonts w:ascii="Calibri" w:hAnsi="Calibri"/>
                  <w:sz w:val="18"/>
                  <w:szCs w:val="16"/>
                </w:rPr>
                <w:delText>SIPs are considered an air barrier when properly sealed at top, bottom, sides and all penetrations.</w:delText>
              </w:r>
            </w:del>
          </w:p>
        </w:tc>
      </w:tr>
      <w:tr w:rsidR="009C32B3" w:rsidRPr="00E93981" w14:paraId="7F6E0E7E" w14:textId="77777777" w:rsidTr="00545ECF">
        <w:tc>
          <w:tcPr>
            <w:tcW w:w="554" w:type="dxa"/>
            <w:vAlign w:val="center"/>
          </w:tcPr>
          <w:p w14:paraId="3F9657ED"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05B80395" w14:textId="354D9925" w:rsidR="009C32B3" w:rsidRPr="00E93981" w:rsidRDefault="00F41764" w:rsidP="00545ECF">
            <w:pPr>
              <w:rPr>
                <w:rFonts w:ascii="Calibri" w:hAnsi="Calibri"/>
                <w:sz w:val="18"/>
                <w:szCs w:val="16"/>
              </w:rPr>
            </w:pPr>
            <w:ins w:id="221" w:author="Author" w:date="2022-03-25T14:56:00Z">
              <w:r w:rsidRPr="00856418">
                <w:rPr>
                  <w:rFonts w:asciiTheme="minorHAnsi" w:hAnsiTheme="minorHAnsi"/>
                  <w:bCs/>
                  <w:sz w:val="18"/>
                  <w:szCs w:val="18"/>
                </w:rPr>
                <w:t>&lt;&lt;Static Text - see the top&gt;&gt;</w:t>
              </w:r>
            </w:ins>
            <w:del w:id="222" w:author="Author" w:date="2022-03-25T14:56:00Z">
              <w:r w:rsidR="009C32B3" w:rsidRPr="00E93981" w:rsidDel="00F41764">
                <w:rPr>
                  <w:rFonts w:ascii="Calibri" w:hAnsi="Calibri"/>
                  <w:sz w:val="18"/>
                  <w:szCs w:val="16"/>
                </w:rPr>
                <w:delText>Air barrier is continuous across all surfaces, including between SIPs and non-SIP sections.</w:delText>
              </w:r>
            </w:del>
          </w:p>
        </w:tc>
      </w:tr>
      <w:tr w:rsidR="009C32B3" w:rsidRPr="00E93981" w14:paraId="05B93F7A" w14:textId="77777777" w:rsidTr="00545ECF">
        <w:tc>
          <w:tcPr>
            <w:tcW w:w="554" w:type="dxa"/>
            <w:vAlign w:val="center"/>
          </w:tcPr>
          <w:p w14:paraId="3C2EEDC9"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6F651527" w14:textId="43363428" w:rsidR="009C32B3" w:rsidRPr="00E93981" w:rsidRDefault="00476D1F" w:rsidP="00545ECF">
            <w:pPr>
              <w:rPr>
                <w:rFonts w:ascii="Calibri" w:hAnsi="Calibri"/>
                <w:sz w:val="18"/>
                <w:szCs w:val="16"/>
              </w:rPr>
            </w:pPr>
            <w:ins w:id="223" w:author="Author" w:date="2022-03-25T14:58:00Z">
              <w:r w:rsidRPr="00856418">
                <w:rPr>
                  <w:rFonts w:asciiTheme="minorHAnsi" w:hAnsiTheme="minorHAnsi"/>
                  <w:bCs/>
                  <w:sz w:val="18"/>
                  <w:szCs w:val="18"/>
                </w:rPr>
                <w:t>&lt;&lt;Static Text - see the top&gt;&gt;</w:t>
              </w:r>
            </w:ins>
            <w:del w:id="224" w:author="Author" w:date="2022-03-25T14:58:00Z">
              <w:r w:rsidR="009C32B3" w:rsidDel="00476D1F">
                <w:rPr>
                  <w:rFonts w:ascii="Calibri" w:hAnsi="Calibri"/>
                  <w:sz w:val="18"/>
                  <w:szCs w:val="16"/>
                </w:rPr>
                <w:delText>Verification Status</w:delText>
              </w:r>
            </w:del>
          </w:p>
        </w:tc>
        <w:tc>
          <w:tcPr>
            <w:tcW w:w="7915" w:type="dxa"/>
          </w:tcPr>
          <w:p w14:paraId="13E970E8" w14:textId="4070931A" w:rsidR="009C32B3" w:rsidRPr="00CC67D9" w:rsidDel="00476D1F" w:rsidRDefault="009C32B3" w:rsidP="00545ECF">
            <w:pPr>
              <w:pStyle w:val="ListParagraph"/>
              <w:keepNext/>
              <w:numPr>
                <w:ilvl w:val="0"/>
                <w:numId w:val="55"/>
              </w:numPr>
              <w:rPr>
                <w:del w:id="225" w:author="Author" w:date="2022-03-25T14:58:00Z"/>
                <w:rFonts w:ascii="Calibri" w:hAnsi="Calibri"/>
                <w:sz w:val="18"/>
                <w:szCs w:val="18"/>
                <w:u w:val="single"/>
              </w:rPr>
            </w:pPr>
            <w:del w:id="226" w:author="Author" w:date="2022-03-25T14:58:00Z">
              <w:r w:rsidRPr="00CC67D9" w:rsidDel="00476D1F">
                <w:rPr>
                  <w:rFonts w:ascii="Calibri" w:hAnsi="Calibri"/>
                  <w:sz w:val="18"/>
                  <w:szCs w:val="18"/>
                  <w:u w:val="single"/>
                </w:rPr>
                <w:delText>Pass - all applicable requirements are met; or</w:delText>
              </w:r>
            </w:del>
          </w:p>
          <w:p w14:paraId="7D9D31F2" w14:textId="3E82BDB1" w:rsidR="009C32B3" w:rsidRPr="00CC67D9" w:rsidDel="00476D1F" w:rsidRDefault="009C32B3" w:rsidP="00545ECF">
            <w:pPr>
              <w:pStyle w:val="ListParagraph"/>
              <w:keepNext/>
              <w:numPr>
                <w:ilvl w:val="0"/>
                <w:numId w:val="55"/>
              </w:numPr>
              <w:rPr>
                <w:del w:id="227" w:author="Author" w:date="2022-03-25T14:58:00Z"/>
                <w:rFonts w:ascii="Calibri" w:hAnsi="Calibri"/>
                <w:sz w:val="18"/>
                <w:szCs w:val="18"/>
                <w:u w:val="single"/>
              </w:rPr>
            </w:pPr>
            <w:del w:id="228" w:author="Author" w:date="2022-03-25T14:58:00Z">
              <w:r w:rsidRPr="00CC67D9" w:rsidDel="00476D1F">
                <w:rPr>
                  <w:rFonts w:ascii="Calibri" w:hAnsi="Calibri"/>
                  <w:sz w:val="18"/>
                  <w:szCs w:val="18"/>
                  <w:u w:val="single"/>
                </w:rPr>
                <w:delText>Fail - one or more applicable requirements are not met. Enter reason for failure in corrections notes field below; or</w:delText>
              </w:r>
            </w:del>
          </w:p>
          <w:p w14:paraId="1291FD90" w14:textId="38B40984" w:rsidR="009C32B3" w:rsidRPr="002A0987" w:rsidRDefault="009C32B3" w:rsidP="00476D1F">
            <w:pPr>
              <w:pStyle w:val="ListParagraph"/>
              <w:rPr>
                <w:rFonts w:ascii="Calibri" w:hAnsi="Calibri"/>
                <w:sz w:val="18"/>
                <w:szCs w:val="16"/>
              </w:rPr>
              <w:pPrChange w:id="229" w:author="Author" w:date="2022-03-25T14:58:00Z">
                <w:pPr>
                  <w:pStyle w:val="ListParagraph"/>
                  <w:numPr>
                    <w:numId w:val="55"/>
                  </w:numPr>
                  <w:ind w:hanging="360"/>
                </w:pPr>
              </w:pPrChange>
            </w:pPr>
            <w:del w:id="230" w:author="Author" w:date="2022-03-25T14:58:00Z">
              <w:r w:rsidRPr="002A0987" w:rsidDel="00476D1F">
                <w:rPr>
                  <w:rFonts w:ascii="Calibri" w:hAnsi="Calibri"/>
                  <w:sz w:val="18"/>
                  <w:szCs w:val="18"/>
                  <w:u w:val="single"/>
                </w:rPr>
                <w:delText>All N/A - This entire table is not applicable.</w:delText>
              </w:r>
            </w:del>
          </w:p>
        </w:tc>
      </w:tr>
      <w:tr w:rsidR="009C32B3" w:rsidRPr="00E93981" w14:paraId="508B4DEF" w14:textId="77777777" w:rsidTr="00545ECF">
        <w:tc>
          <w:tcPr>
            <w:tcW w:w="554" w:type="dxa"/>
            <w:vAlign w:val="center"/>
          </w:tcPr>
          <w:p w14:paraId="2EC4EDB5"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53E0100B"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55D46749" w14:textId="181C19D1"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3F6B7B90" w14:textId="77777777" w:rsidTr="00A478C4">
        <w:tc>
          <w:tcPr>
            <w:tcW w:w="10790" w:type="dxa"/>
            <w:gridSpan w:val="3"/>
            <w:vAlign w:val="center"/>
          </w:tcPr>
          <w:p w14:paraId="6A6F004D" w14:textId="48DA2ABE"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39B1AE" w14:textId="77777777" w:rsidR="009C32B3" w:rsidRPr="00E93981" w:rsidRDefault="009C32B3" w:rsidP="009C32B3">
      <w:pPr>
        <w:rPr>
          <w:rFonts w:ascii="Calibri" w:hAnsi="Calibri"/>
          <w:sz w:val="16"/>
          <w:szCs w:val="16"/>
        </w:rPr>
      </w:pPr>
    </w:p>
    <w:p w14:paraId="17BF82F5" w14:textId="77777777" w:rsidR="00141D4C" w:rsidRDefault="00141D4C">
      <w:r>
        <w:br w:type="page"/>
      </w:r>
    </w:p>
    <w:tbl>
      <w:tblPr>
        <w:tblStyle w:val="TableGrid"/>
        <w:tblW w:w="0" w:type="auto"/>
        <w:tblLook w:val="04A0" w:firstRow="1" w:lastRow="0" w:firstColumn="1" w:lastColumn="0" w:noHBand="0" w:noVBand="1"/>
      </w:tblPr>
      <w:tblGrid>
        <w:gridCol w:w="554"/>
        <w:gridCol w:w="2321"/>
        <w:gridCol w:w="7915"/>
      </w:tblGrid>
      <w:tr w:rsidR="009C32B3" w:rsidRPr="00E93981" w14:paraId="2F2FE8E8" w14:textId="77777777" w:rsidTr="00545ECF">
        <w:tc>
          <w:tcPr>
            <w:tcW w:w="10790" w:type="dxa"/>
            <w:gridSpan w:val="3"/>
          </w:tcPr>
          <w:p w14:paraId="3F620A3F" w14:textId="1AE55E00" w:rsidR="009C32B3" w:rsidRPr="00E93981" w:rsidRDefault="009C32B3" w:rsidP="00545ECF">
            <w:pPr>
              <w:rPr>
                <w:rFonts w:ascii="Calibri" w:hAnsi="Calibri"/>
                <w:b/>
                <w:sz w:val="18"/>
                <w:szCs w:val="18"/>
              </w:rPr>
            </w:pPr>
            <w:r w:rsidRPr="669E7677" w:rsidDel="007A6F1C">
              <w:rPr>
                <w:rFonts w:ascii="Calibri" w:hAnsi="Calibri"/>
                <w:b/>
                <w:sz w:val="18"/>
                <w:szCs w:val="18"/>
              </w:rPr>
              <w:lastRenderedPageBreak/>
              <w:t>K</w:t>
            </w:r>
            <w:r w:rsidRPr="669E7677">
              <w:rPr>
                <w:rFonts w:ascii="Calibri" w:hAnsi="Calibri"/>
                <w:b/>
                <w:sz w:val="18"/>
                <w:szCs w:val="18"/>
              </w:rPr>
              <w:t>. Special Requirements for ICF</w:t>
            </w:r>
          </w:p>
        </w:tc>
      </w:tr>
      <w:tr w:rsidR="009C32B3" w:rsidRPr="00E93981" w14:paraId="602830E4" w14:textId="77777777" w:rsidTr="00545ECF">
        <w:tc>
          <w:tcPr>
            <w:tcW w:w="554" w:type="dxa"/>
            <w:vAlign w:val="center"/>
          </w:tcPr>
          <w:p w14:paraId="5C06D3D6"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0CF9A47E" w14:textId="7E26A86F" w:rsidR="009C32B3" w:rsidRPr="00E93981" w:rsidRDefault="00F41764" w:rsidP="00545ECF">
            <w:pPr>
              <w:rPr>
                <w:rFonts w:ascii="Calibri" w:hAnsi="Calibri"/>
                <w:sz w:val="18"/>
                <w:szCs w:val="16"/>
              </w:rPr>
            </w:pPr>
            <w:ins w:id="231" w:author="Author" w:date="2022-03-25T14:56:00Z">
              <w:r w:rsidRPr="00856418">
                <w:rPr>
                  <w:rFonts w:asciiTheme="minorHAnsi" w:hAnsiTheme="minorHAnsi"/>
                  <w:bCs/>
                  <w:sz w:val="18"/>
                  <w:szCs w:val="18"/>
                </w:rPr>
                <w:t>&lt;&lt;Static Text - see the top&gt;&gt;</w:t>
              </w:r>
            </w:ins>
            <w:del w:id="232" w:author="Author" w:date="2022-03-25T14:56:00Z">
              <w:r w:rsidR="009C32B3" w:rsidRPr="00E93981" w:rsidDel="00F41764">
                <w:rPr>
                  <w:rFonts w:ascii="Calibri" w:hAnsi="Calibri"/>
                  <w:sz w:val="18"/>
                  <w:szCs w:val="16"/>
                </w:rPr>
                <w:delText>ICF sections are considered an air barrier when properly sealed at top, bottom, sides and all penetrations.</w:delText>
              </w:r>
            </w:del>
          </w:p>
        </w:tc>
      </w:tr>
      <w:tr w:rsidR="009C32B3" w:rsidRPr="00E93981" w14:paraId="6757FE88" w14:textId="77777777" w:rsidTr="00545ECF">
        <w:tc>
          <w:tcPr>
            <w:tcW w:w="554" w:type="dxa"/>
            <w:vAlign w:val="center"/>
          </w:tcPr>
          <w:p w14:paraId="00E880BC"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29F60F8" w14:textId="5C28A2D9" w:rsidR="009C32B3" w:rsidRPr="00E93981" w:rsidRDefault="00F41764" w:rsidP="00545ECF">
            <w:pPr>
              <w:rPr>
                <w:rFonts w:ascii="Calibri" w:hAnsi="Calibri"/>
                <w:sz w:val="18"/>
                <w:szCs w:val="16"/>
              </w:rPr>
            </w:pPr>
            <w:ins w:id="233" w:author="Author" w:date="2022-03-25T14:56:00Z">
              <w:r w:rsidRPr="00856418">
                <w:rPr>
                  <w:rFonts w:asciiTheme="minorHAnsi" w:hAnsiTheme="minorHAnsi"/>
                  <w:bCs/>
                  <w:sz w:val="18"/>
                  <w:szCs w:val="18"/>
                </w:rPr>
                <w:t>&lt;&lt;Static Text - see the top&gt;&gt;</w:t>
              </w:r>
            </w:ins>
            <w:del w:id="234" w:author="Author" w:date="2022-03-25T14:56:00Z">
              <w:r w:rsidR="009C32B3" w:rsidRPr="00E93981" w:rsidDel="00F41764">
                <w:rPr>
                  <w:rFonts w:ascii="Calibri" w:hAnsi="Calibri"/>
                  <w:sz w:val="18"/>
                  <w:szCs w:val="16"/>
                </w:rPr>
                <w:delText>Air barrier is continuous across all surfaces, including between ICF and non-ICF sections.</w:delText>
              </w:r>
            </w:del>
          </w:p>
        </w:tc>
      </w:tr>
      <w:tr w:rsidR="009C32B3" w:rsidRPr="00E93981" w14:paraId="47103F65" w14:textId="77777777" w:rsidTr="00545ECF">
        <w:tc>
          <w:tcPr>
            <w:tcW w:w="554" w:type="dxa"/>
            <w:vAlign w:val="center"/>
          </w:tcPr>
          <w:p w14:paraId="35CC9720"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04CE79CD" w14:textId="1ABC2D52" w:rsidR="009C32B3" w:rsidRPr="00E93981" w:rsidRDefault="00476D1F" w:rsidP="00545ECF">
            <w:pPr>
              <w:rPr>
                <w:rFonts w:ascii="Calibri" w:hAnsi="Calibri"/>
                <w:sz w:val="18"/>
                <w:szCs w:val="16"/>
              </w:rPr>
            </w:pPr>
            <w:ins w:id="235" w:author="Author" w:date="2022-03-25T14:58:00Z">
              <w:r w:rsidRPr="00856418">
                <w:rPr>
                  <w:rFonts w:asciiTheme="minorHAnsi" w:hAnsiTheme="minorHAnsi"/>
                  <w:bCs/>
                  <w:sz w:val="18"/>
                  <w:szCs w:val="18"/>
                </w:rPr>
                <w:t>&lt;&lt;Static Text - see the top&gt;&gt;</w:t>
              </w:r>
            </w:ins>
            <w:del w:id="236" w:author="Author" w:date="2022-03-25T14:58:00Z">
              <w:r w:rsidR="009C32B3" w:rsidDel="00476D1F">
                <w:rPr>
                  <w:rFonts w:ascii="Calibri" w:hAnsi="Calibri"/>
                  <w:sz w:val="18"/>
                  <w:szCs w:val="16"/>
                </w:rPr>
                <w:delText>Verification Status</w:delText>
              </w:r>
            </w:del>
          </w:p>
        </w:tc>
        <w:tc>
          <w:tcPr>
            <w:tcW w:w="7915" w:type="dxa"/>
          </w:tcPr>
          <w:p w14:paraId="0023526B" w14:textId="438996DC" w:rsidR="009C32B3" w:rsidRPr="00CC67D9" w:rsidDel="00476D1F" w:rsidRDefault="009C32B3" w:rsidP="00545ECF">
            <w:pPr>
              <w:pStyle w:val="ListParagraph"/>
              <w:keepNext/>
              <w:numPr>
                <w:ilvl w:val="0"/>
                <w:numId w:val="55"/>
              </w:numPr>
              <w:rPr>
                <w:del w:id="237" w:author="Author" w:date="2022-03-25T14:58:00Z"/>
                <w:rFonts w:ascii="Calibri" w:hAnsi="Calibri"/>
                <w:sz w:val="18"/>
                <w:szCs w:val="18"/>
                <w:u w:val="single"/>
              </w:rPr>
            </w:pPr>
            <w:del w:id="238" w:author="Author" w:date="2022-03-25T14:58:00Z">
              <w:r w:rsidRPr="00CC67D9" w:rsidDel="00476D1F">
                <w:rPr>
                  <w:rFonts w:ascii="Calibri" w:hAnsi="Calibri"/>
                  <w:sz w:val="18"/>
                  <w:szCs w:val="18"/>
                  <w:u w:val="single"/>
                </w:rPr>
                <w:delText>Pass - all applicable requirements are met; or</w:delText>
              </w:r>
            </w:del>
          </w:p>
          <w:p w14:paraId="661D7509" w14:textId="4C911DE6" w:rsidR="009C32B3" w:rsidRPr="00CC67D9" w:rsidDel="00476D1F" w:rsidRDefault="009C32B3" w:rsidP="00545ECF">
            <w:pPr>
              <w:pStyle w:val="ListParagraph"/>
              <w:keepNext/>
              <w:numPr>
                <w:ilvl w:val="0"/>
                <w:numId w:val="55"/>
              </w:numPr>
              <w:rPr>
                <w:del w:id="239" w:author="Author" w:date="2022-03-25T14:58:00Z"/>
                <w:rFonts w:ascii="Calibri" w:hAnsi="Calibri"/>
                <w:sz w:val="18"/>
                <w:szCs w:val="18"/>
                <w:u w:val="single"/>
              </w:rPr>
            </w:pPr>
            <w:del w:id="240" w:author="Author" w:date="2022-03-25T14:58:00Z">
              <w:r w:rsidRPr="00CC67D9" w:rsidDel="00476D1F">
                <w:rPr>
                  <w:rFonts w:ascii="Calibri" w:hAnsi="Calibri"/>
                  <w:sz w:val="18"/>
                  <w:szCs w:val="18"/>
                  <w:u w:val="single"/>
                </w:rPr>
                <w:delText>Fail - one or more applicable requirements are not met. Enter reason for failure in corrections notes field below; or</w:delText>
              </w:r>
            </w:del>
          </w:p>
          <w:p w14:paraId="131FD3E2" w14:textId="7634E64E" w:rsidR="009C32B3" w:rsidRPr="002A0987" w:rsidRDefault="009C32B3" w:rsidP="00476D1F">
            <w:pPr>
              <w:pStyle w:val="ListParagraph"/>
              <w:rPr>
                <w:rFonts w:ascii="Calibri" w:hAnsi="Calibri"/>
                <w:sz w:val="18"/>
                <w:szCs w:val="16"/>
              </w:rPr>
              <w:pPrChange w:id="241" w:author="Author" w:date="2022-03-25T14:58:00Z">
                <w:pPr>
                  <w:pStyle w:val="ListParagraph"/>
                  <w:numPr>
                    <w:numId w:val="55"/>
                  </w:numPr>
                  <w:ind w:hanging="360"/>
                </w:pPr>
              </w:pPrChange>
            </w:pPr>
            <w:del w:id="242" w:author="Author" w:date="2022-03-25T14:58:00Z">
              <w:r w:rsidRPr="002A0987" w:rsidDel="00476D1F">
                <w:rPr>
                  <w:rFonts w:ascii="Calibri" w:hAnsi="Calibri"/>
                  <w:sz w:val="18"/>
                  <w:szCs w:val="18"/>
                  <w:u w:val="single"/>
                </w:rPr>
                <w:delText>All N/A - This entire table is not applicable.</w:delText>
              </w:r>
            </w:del>
          </w:p>
        </w:tc>
      </w:tr>
      <w:tr w:rsidR="009C32B3" w:rsidRPr="00E93981" w14:paraId="43029A1B" w14:textId="77777777" w:rsidTr="00545ECF">
        <w:tc>
          <w:tcPr>
            <w:tcW w:w="554" w:type="dxa"/>
            <w:vAlign w:val="center"/>
          </w:tcPr>
          <w:p w14:paraId="555CEBAB"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68C9E120"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23CE78F2" w14:textId="7ECE033E"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142EB15C" w14:textId="77777777" w:rsidTr="00A478C4">
        <w:tc>
          <w:tcPr>
            <w:tcW w:w="10790" w:type="dxa"/>
            <w:gridSpan w:val="3"/>
            <w:vAlign w:val="center"/>
          </w:tcPr>
          <w:p w14:paraId="329834CF" w14:textId="7258A64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5DECE81" w14:textId="77777777" w:rsidR="009C32B3" w:rsidRDefault="009C32B3" w:rsidP="009C32B3"/>
    <w:tbl>
      <w:tblPr>
        <w:tblStyle w:val="TableGrid"/>
        <w:tblW w:w="0" w:type="auto"/>
        <w:tblLook w:val="04A0" w:firstRow="1" w:lastRow="0" w:firstColumn="1" w:lastColumn="0" w:noHBand="0" w:noVBand="1"/>
      </w:tblPr>
      <w:tblGrid>
        <w:gridCol w:w="535"/>
        <w:gridCol w:w="10255"/>
      </w:tblGrid>
      <w:tr w:rsidR="009C32B3" w14:paraId="5C4CF58C" w14:textId="77777777" w:rsidTr="00545ECF">
        <w:tc>
          <w:tcPr>
            <w:tcW w:w="10790" w:type="dxa"/>
            <w:gridSpan w:val="2"/>
          </w:tcPr>
          <w:p w14:paraId="5FA51CC1" w14:textId="0D5557D6" w:rsidR="009C32B3" w:rsidRPr="002A0987" w:rsidRDefault="009C32B3" w:rsidP="00545ECF">
            <w:pPr>
              <w:rPr>
                <w:rFonts w:ascii="Calibri" w:hAnsi="Calibri" w:cs="Calibri"/>
                <w:b/>
                <w:sz w:val="18"/>
                <w:szCs w:val="18"/>
              </w:rPr>
            </w:pPr>
            <w:r w:rsidRPr="669E7677" w:rsidDel="007A6F1C">
              <w:rPr>
                <w:rFonts w:ascii="Calibri" w:hAnsi="Calibri" w:cs="Calibri"/>
                <w:b/>
                <w:sz w:val="18"/>
                <w:szCs w:val="18"/>
              </w:rPr>
              <w:t>L</w:t>
            </w:r>
            <w:r w:rsidRPr="669E7677">
              <w:rPr>
                <w:rFonts w:ascii="Calibri" w:hAnsi="Calibri" w:cs="Calibri"/>
                <w:b/>
                <w:sz w:val="18"/>
                <w:szCs w:val="18"/>
              </w:rPr>
              <w:t>. Determination of HERS Verification Compliance</w:t>
            </w:r>
          </w:p>
        </w:tc>
      </w:tr>
      <w:tr w:rsidR="009C32B3" w14:paraId="131F8435" w14:textId="77777777" w:rsidTr="00545ECF">
        <w:tc>
          <w:tcPr>
            <w:tcW w:w="10790" w:type="dxa"/>
            <w:gridSpan w:val="2"/>
          </w:tcPr>
          <w:p w14:paraId="0F74E91C" w14:textId="2B2A6158" w:rsidR="009C32B3" w:rsidRPr="002A0987" w:rsidRDefault="00D03095" w:rsidP="00545ECF">
            <w:pPr>
              <w:rPr>
                <w:rFonts w:ascii="Calibri" w:hAnsi="Calibri" w:cs="Calibri"/>
                <w:sz w:val="18"/>
              </w:rPr>
            </w:pPr>
            <w:ins w:id="243" w:author="Author" w:date="2022-03-25T14:59:00Z">
              <w:r w:rsidRPr="00856418">
                <w:rPr>
                  <w:rFonts w:asciiTheme="minorHAnsi" w:hAnsiTheme="minorHAnsi"/>
                  <w:bCs/>
                  <w:sz w:val="18"/>
                  <w:szCs w:val="18"/>
                </w:rPr>
                <w:t>&lt;&lt;Static Text - see the top&gt;&gt;</w:t>
              </w:r>
            </w:ins>
            <w:del w:id="244" w:author="Author" w:date="2022-03-25T14:59:00Z">
              <w:r w:rsidR="009C32B3" w:rsidDel="00D03095">
                <w:rPr>
                  <w:rFonts w:ascii="Calibri" w:hAnsi="Calibri" w:cs="Calibri"/>
                  <w:sz w:val="18"/>
                </w:rPr>
                <w:delText>All applicable sections of this document shall indicate compliance with the specified verification protocol requirements in order for this Certificate of Verification as a whole to be determined to be in compliance.</w:delText>
              </w:r>
            </w:del>
          </w:p>
        </w:tc>
      </w:tr>
      <w:tr w:rsidR="009C32B3" w14:paraId="4D4BAF67" w14:textId="77777777" w:rsidTr="00545ECF">
        <w:tc>
          <w:tcPr>
            <w:tcW w:w="535" w:type="dxa"/>
            <w:vAlign w:val="center"/>
          </w:tcPr>
          <w:p w14:paraId="3B1F9F19" w14:textId="77777777" w:rsidR="009C32B3" w:rsidRPr="002A0987" w:rsidRDefault="009C32B3" w:rsidP="00545ECF">
            <w:pPr>
              <w:jc w:val="center"/>
              <w:rPr>
                <w:rFonts w:ascii="Calibri" w:hAnsi="Calibri" w:cs="Calibri"/>
                <w:sz w:val="18"/>
              </w:rPr>
            </w:pPr>
            <w:r>
              <w:rPr>
                <w:rFonts w:ascii="Calibri" w:hAnsi="Calibri" w:cs="Calibri"/>
                <w:sz w:val="18"/>
              </w:rPr>
              <w:t>01</w:t>
            </w:r>
          </w:p>
        </w:tc>
        <w:tc>
          <w:tcPr>
            <w:tcW w:w="10255" w:type="dxa"/>
          </w:tcPr>
          <w:p w14:paraId="4727649D" w14:textId="119F367D" w:rsidR="009C32B3" w:rsidRPr="002A0987" w:rsidRDefault="00930E9A" w:rsidP="00545ECF">
            <w:pPr>
              <w:rPr>
                <w:rFonts w:ascii="Calibri" w:hAnsi="Calibri" w:cs="Calibri"/>
                <w:sz w:val="18"/>
              </w:rPr>
            </w:pPr>
            <w:r>
              <w:rPr>
                <w:rFonts w:asciiTheme="minorHAnsi" w:hAnsiTheme="minorHAnsi"/>
                <w:sz w:val="18"/>
                <w:szCs w:val="18"/>
              </w:rPr>
              <w:t>&lt;&lt;if A03, B05, C10, D11, E04, F03, G04, H03, I06, J03 or K03</w:t>
            </w:r>
            <w:r w:rsidR="00545ECF">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5F52B84D" w14:textId="77777777" w:rsidR="00447C24" w:rsidRPr="003D714A" w:rsidRDefault="00447C24" w:rsidP="00E44B7C"/>
    <w:sectPr w:rsidR="00447C24" w:rsidRPr="003D714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3EE2F" w14:textId="77777777" w:rsidR="00E41D24" w:rsidRDefault="00E41D24" w:rsidP="000C31FB">
      <w:pPr>
        <w:pStyle w:val="FootnoteText"/>
      </w:pPr>
      <w:r>
        <w:separator/>
      </w:r>
    </w:p>
  </w:endnote>
  <w:endnote w:type="continuationSeparator" w:id="0">
    <w:p w14:paraId="0EEC46CE" w14:textId="77777777" w:rsidR="00E41D24" w:rsidRDefault="00E41D24" w:rsidP="000C31FB">
      <w:pPr>
        <w:pStyle w:val="FootnoteText"/>
      </w:pPr>
      <w:r>
        <w:continuationSeparator/>
      </w:r>
    </w:p>
  </w:endnote>
  <w:endnote w:type="continuationNotice" w:id="1">
    <w:p w14:paraId="53F4C149" w14:textId="77777777" w:rsidR="00E41D24" w:rsidRDefault="00E41D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7E3360" w:rsidRPr="009D5B35" w:rsidRDefault="007E3360" w:rsidP="009F5631">
    <w:pPr>
      <w:pStyle w:val="Style7"/>
    </w:pPr>
    <w:r w:rsidRPr="009D5B35">
      <w:t xml:space="preserve">Registration Number:                                                           Registration Date/Time:                                           HERS Provider:                       </w:t>
    </w:r>
  </w:p>
  <w:p w14:paraId="5F52B865" w14:textId="407A7F63" w:rsidR="007E3360" w:rsidRPr="009F5631" w:rsidRDefault="007E3360" w:rsidP="009F5631">
    <w:pPr>
      <w:pStyle w:val="Style7"/>
    </w:pPr>
    <w:r w:rsidRPr="009D5B35">
      <w:t xml:space="preserve">CA Building Energy Efficiency Standards - </w:t>
    </w:r>
    <w:r>
      <w:t>20</w:t>
    </w:r>
    <w:ins w:id="16" w:author="Author" w:date="2021-08-25T12:41:00Z">
      <w:r w:rsidR="00EB1D33">
        <w:t>22</w:t>
      </w:r>
    </w:ins>
    <w:del w:id="17" w:author="Author" w:date="2021-08-25T12:41:00Z">
      <w:r w:rsidDel="00EB1D33">
        <w:delText>19</w:delText>
      </w:r>
    </w:del>
    <w:r w:rsidRPr="009D5B35">
      <w:t xml:space="preserve"> Residential Compliance</w:t>
    </w:r>
    <w:r w:rsidRPr="009D5B35">
      <w:tab/>
    </w:r>
    <w:r>
      <w:t>January 20</w:t>
    </w:r>
    <w:ins w:id="18" w:author="Author" w:date="2021-08-25T12:41:00Z">
      <w:r w:rsidR="00EB1D33">
        <w:t>22</w:t>
      </w:r>
    </w:ins>
    <w:del w:id="19" w:author="Author" w:date="2021-08-25T12:41:00Z">
      <w:r w:rsidDel="00EB1D33">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28820C3A" w:rsidR="007E3360" w:rsidRPr="009F5631" w:rsidRDefault="007E3360" w:rsidP="009F5631">
    <w:pPr>
      <w:pStyle w:val="Style7"/>
    </w:pPr>
    <w:r w:rsidRPr="009D5B35">
      <w:t xml:space="preserve">CA Building Energy Efficiency Standards - </w:t>
    </w:r>
    <w:r>
      <w:t>20</w:t>
    </w:r>
    <w:ins w:id="21" w:author="Author" w:date="2021-08-25T12:41:00Z">
      <w:r w:rsidR="00EB1D33">
        <w:t>22</w:t>
      </w:r>
    </w:ins>
    <w:del w:id="22" w:author="Author" w:date="2021-08-25T12:41:00Z">
      <w:r w:rsidDel="00EB1D33">
        <w:delText>19</w:delText>
      </w:r>
    </w:del>
    <w:r w:rsidRPr="009D5B35">
      <w:t xml:space="preserve"> Residential Compliance</w:t>
    </w:r>
    <w:r w:rsidRPr="009D5B35">
      <w:tab/>
    </w:r>
    <w:r>
      <w:t>January 20</w:t>
    </w:r>
    <w:ins w:id="23" w:author="Author" w:date="2021-08-25T12:41:00Z">
      <w:r w:rsidR="00EB1D33">
        <w:t>22</w:t>
      </w:r>
    </w:ins>
    <w:del w:id="24" w:author="Author" w:date="2021-08-25T12:41:00Z">
      <w:r w:rsidDel="00EB1D33">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F510B" w14:textId="77777777" w:rsidR="00E41D24" w:rsidRDefault="00E41D24" w:rsidP="000C31FB">
      <w:pPr>
        <w:pStyle w:val="FootnoteText"/>
      </w:pPr>
      <w:r>
        <w:separator/>
      </w:r>
    </w:p>
  </w:footnote>
  <w:footnote w:type="continuationSeparator" w:id="0">
    <w:p w14:paraId="7FA3D85F" w14:textId="77777777" w:rsidR="00E41D24" w:rsidRDefault="00E41D24" w:rsidP="000C31FB">
      <w:pPr>
        <w:pStyle w:val="FootnoteText"/>
      </w:pPr>
      <w:r>
        <w:continuationSeparator/>
      </w:r>
    </w:p>
  </w:footnote>
  <w:footnote w:type="continuationNotice" w:id="1">
    <w:p w14:paraId="537694A5" w14:textId="77777777" w:rsidR="00E41D24" w:rsidRDefault="00E41D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7E3360" w:rsidRDefault="00E41D24">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2050"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3" w14:textId="353ED6C7" w:rsidR="007E3360" w:rsidRPr="007770C5" w:rsidRDefault="007E3360" w:rsidP="00D4644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3" behindDoc="0" locked="0" layoutInCell="1" allowOverlap="1" wp14:anchorId="5F52B875" wp14:editId="557E02C0">
          <wp:simplePos x="0" y="0"/>
          <wp:positionH relativeFrom="margin">
            <wp:posOffset>6633210</wp:posOffset>
          </wp:positionH>
          <wp:positionV relativeFrom="margin">
            <wp:posOffset>-1248410</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5F52B854" w14:textId="723C6840" w:rsidR="007E3360" w:rsidRPr="007770C5" w:rsidRDefault="007E3360" w:rsidP="00D46447">
    <w:pPr>
      <w:suppressAutoHyphens/>
      <w:ind w:left="-90"/>
      <w:rPr>
        <w:rFonts w:ascii="Arial" w:hAnsi="Arial" w:cs="Arial"/>
        <w:b/>
        <w:sz w:val="24"/>
        <w:szCs w:val="24"/>
      </w:rPr>
    </w:pPr>
    <w:r>
      <w:rPr>
        <w:rFonts w:ascii="Arial" w:hAnsi="Arial" w:cs="Arial"/>
        <w:b/>
        <w:sz w:val="24"/>
        <w:szCs w:val="24"/>
      </w:rPr>
      <w:t>QII - AIR INFILTRATION SEALING – FRAMING STAGE</w:t>
    </w:r>
  </w:p>
  <w:p w14:paraId="5F52B855" w14:textId="0C0BAB75" w:rsidR="007E3360" w:rsidRPr="007770C5" w:rsidRDefault="007E3360" w:rsidP="00D46447">
    <w:pPr>
      <w:suppressAutoHyphens/>
      <w:ind w:left="-90"/>
      <w:rPr>
        <w:rFonts w:ascii="Arial" w:hAnsi="Arial" w:cs="Arial"/>
        <w:sz w:val="14"/>
        <w:szCs w:val="14"/>
      </w:rPr>
    </w:pPr>
    <w:r>
      <w:rPr>
        <w:rFonts w:ascii="Arial" w:hAnsi="Arial" w:cs="Arial"/>
        <w:sz w:val="14"/>
        <w:szCs w:val="14"/>
      </w:rPr>
      <w:t>CEC-CF3R-ENV-21-H</w:t>
    </w:r>
    <w:r w:rsidRPr="007770C5">
      <w:rPr>
        <w:rFonts w:ascii="Arial" w:hAnsi="Arial" w:cs="Arial"/>
        <w:sz w:val="14"/>
        <w:szCs w:val="14"/>
      </w:rPr>
      <w:t xml:space="preserve"> (Revised </w:t>
    </w:r>
    <w:r>
      <w:rPr>
        <w:rFonts w:ascii="Arial" w:hAnsi="Arial" w:cs="Arial"/>
        <w:sz w:val="14"/>
        <w:szCs w:val="14"/>
      </w:rPr>
      <w:t>01/</w:t>
    </w:r>
    <w:ins w:id="13" w:author="Author" w:date="2021-08-25T12:41:00Z">
      <w:r w:rsidR="00EB1D33">
        <w:rPr>
          <w:rFonts w:ascii="Arial" w:hAnsi="Arial" w:cs="Arial"/>
          <w:sz w:val="14"/>
          <w:szCs w:val="14"/>
        </w:rPr>
        <w:t>22</w:t>
      </w:r>
    </w:ins>
    <w:del w:id="14" w:author="Author" w:date="2021-08-25T12:41:00Z">
      <w:r w:rsidDel="00EB1D33">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7E3360" w:rsidRPr="00F85124" w14:paraId="5F52B858" w14:textId="77777777" w:rsidTr="00981D8D">
      <w:trPr>
        <w:cantSplit/>
        <w:trHeight w:val="288"/>
      </w:trPr>
      <w:tc>
        <w:tcPr>
          <w:tcW w:w="3738" w:type="pct"/>
          <w:gridSpan w:val="2"/>
          <w:tcBorders>
            <w:bottom w:val="single" w:sz="4" w:space="0" w:color="auto"/>
            <w:right w:val="nil"/>
          </w:tcBorders>
          <w:vAlign w:val="center"/>
        </w:tcPr>
        <w:p w14:paraId="5F52B856" w14:textId="4DAFF0E6" w:rsidR="007E3360" w:rsidRPr="00F85124" w:rsidRDefault="007E3360">
          <w:pPr>
            <w:pStyle w:val="Style17"/>
            <w:rPr>
              <w:b/>
            </w:rPr>
          </w:pPr>
          <w:r>
            <w:t xml:space="preserve">CERTIFICATE OF VERIFICATION </w:t>
          </w:r>
        </w:p>
      </w:tc>
      <w:tc>
        <w:tcPr>
          <w:tcW w:w="1262" w:type="pct"/>
          <w:tcBorders>
            <w:left w:val="nil"/>
            <w:bottom w:val="single" w:sz="4" w:space="0" w:color="auto"/>
          </w:tcBorders>
          <w:tcMar>
            <w:left w:w="115" w:type="dxa"/>
            <w:right w:w="115" w:type="dxa"/>
          </w:tcMar>
          <w:vAlign w:val="center"/>
        </w:tcPr>
        <w:p w14:paraId="5F52B857" w14:textId="71B99001" w:rsidR="007E3360" w:rsidRPr="00F85124" w:rsidRDefault="007E3360" w:rsidP="00981D8D">
          <w:pPr>
            <w:pStyle w:val="Style18"/>
            <w:rPr>
              <w:b/>
            </w:rPr>
          </w:pPr>
          <w:r>
            <w:t>CF3R-ENV-21-H</w:t>
          </w:r>
        </w:p>
      </w:tc>
    </w:tr>
    <w:tr w:rsidR="007E3360" w:rsidRPr="00F85124" w14:paraId="5F52B85A" w14:textId="77777777" w:rsidTr="00981D8D">
      <w:trPr>
        <w:cantSplit/>
        <w:trHeight w:val="288"/>
      </w:trPr>
      <w:tc>
        <w:tcPr>
          <w:tcW w:w="5000" w:type="pct"/>
          <w:gridSpan w:val="3"/>
        </w:tcPr>
        <w:p w14:paraId="5F52B859" w14:textId="703DA67A" w:rsidR="007E3360" w:rsidRPr="00F85124" w:rsidRDefault="007E3360" w:rsidP="00A932D7">
          <w:pPr>
            <w:pStyle w:val="Style19"/>
            <w:tabs>
              <w:tab w:val="clear" w:pos="10543"/>
              <w:tab w:val="right" w:pos="10809"/>
            </w:tabs>
            <w:rPr>
              <w:sz w:val="12"/>
              <w:szCs w:val="12"/>
            </w:rPr>
          </w:pPr>
          <w:bookmarkStart w:id="15" w:name="OLE_LINK2"/>
          <w:r w:rsidRPr="0081650A">
            <w:t xml:space="preserve">Quality Insulation Installation (QII) </w:t>
          </w:r>
          <w:r>
            <w:t>–Air Infiltration Sealing - Framing Stage</w:t>
          </w:r>
          <w:bookmarkEnd w:id="15"/>
          <w:r>
            <w:tab/>
          </w:r>
          <w:r w:rsidRPr="00F85124">
            <w:t xml:space="preserve">(Page </w:t>
          </w:r>
          <w:r>
            <w:fldChar w:fldCharType="begin"/>
          </w:r>
          <w:r>
            <w:instrText xml:space="preserve"> PAGE   \* MERGEFORMAT </w:instrText>
          </w:r>
          <w:r>
            <w:fldChar w:fldCharType="separate"/>
          </w:r>
          <w:r w:rsidR="00672013" w:rsidRPr="00672013">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D03095">
            <w:rPr>
              <w:noProof/>
            </w:rPr>
            <w:t>5</w:t>
          </w:r>
          <w:r>
            <w:rPr>
              <w:noProof/>
            </w:rPr>
            <w:fldChar w:fldCharType="end"/>
          </w:r>
          <w:r w:rsidRPr="00F85124">
            <w:t>)</w:t>
          </w:r>
        </w:p>
      </w:tc>
    </w:tr>
    <w:tr w:rsidR="007E3360" w:rsidRPr="00F85124" w14:paraId="5F52B85E" w14:textId="77777777" w:rsidTr="00981D8D">
      <w:trPr>
        <w:cantSplit/>
        <w:trHeight w:val="288"/>
      </w:trPr>
      <w:tc>
        <w:tcPr>
          <w:tcW w:w="0" w:type="auto"/>
        </w:tcPr>
        <w:p w14:paraId="5F52B85B" w14:textId="77777777" w:rsidR="007E3360" w:rsidRPr="00F85124" w:rsidRDefault="007E3360" w:rsidP="00981D8D">
          <w:pPr>
            <w:pStyle w:val="Style20"/>
          </w:pPr>
          <w:r w:rsidRPr="00F85124">
            <w:t>Project Name:</w:t>
          </w:r>
        </w:p>
      </w:tc>
      <w:tc>
        <w:tcPr>
          <w:tcW w:w="1377" w:type="pct"/>
        </w:tcPr>
        <w:p w14:paraId="5F52B85C" w14:textId="77777777" w:rsidR="007E3360" w:rsidRPr="00F85124" w:rsidRDefault="007E3360" w:rsidP="00981D8D">
          <w:pPr>
            <w:pStyle w:val="Style20"/>
          </w:pPr>
          <w:r w:rsidRPr="00F85124">
            <w:t>Enforcement Agency:</w:t>
          </w:r>
        </w:p>
      </w:tc>
      <w:tc>
        <w:tcPr>
          <w:tcW w:w="1262" w:type="pct"/>
        </w:tcPr>
        <w:p w14:paraId="5F52B85D" w14:textId="77777777" w:rsidR="007E3360" w:rsidRPr="00F85124" w:rsidRDefault="007E3360" w:rsidP="00981D8D">
          <w:pPr>
            <w:pStyle w:val="Style20"/>
          </w:pPr>
          <w:r w:rsidRPr="00F85124">
            <w:t>Permit Number:</w:t>
          </w:r>
        </w:p>
      </w:tc>
    </w:tr>
    <w:tr w:rsidR="007E3360" w:rsidRPr="00F85124" w14:paraId="5F52B862" w14:textId="77777777" w:rsidTr="00981D8D">
      <w:trPr>
        <w:cantSplit/>
        <w:trHeight w:val="288"/>
      </w:trPr>
      <w:tc>
        <w:tcPr>
          <w:tcW w:w="0" w:type="auto"/>
        </w:tcPr>
        <w:p w14:paraId="5F52B85F" w14:textId="77777777" w:rsidR="007E3360" w:rsidRPr="00F85124" w:rsidRDefault="007E3360" w:rsidP="00981D8D">
          <w:pPr>
            <w:pStyle w:val="Style20"/>
            <w:rPr>
              <w:vertAlign w:val="superscript"/>
            </w:rPr>
          </w:pPr>
          <w:r w:rsidRPr="00F85124">
            <w:t>Dwelling Address:</w:t>
          </w:r>
        </w:p>
      </w:tc>
      <w:tc>
        <w:tcPr>
          <w:tcW w:w="1377" w:type="pct"/>
        </w:tcPr>
        <w:p w14:paraId="5F52B860" w14:textId="77777777" w:rsidR="007E3360" w:rsidRPr="00F85124" w:rsidRDefault="007E3360" w:rsidP="00981D8D">
          <w:pPr>
            <w:pStyle w:val="Style20"/>
            <w:rPr>
              <w:vertAlign w:val="superscript"/>
            </w:rPr>
          </w:pPr>
          <w:r w:rsidRPr="00F85124">
            <w:t>City</w:t>
          </w:r>
        </w:p>
      </w:tc>
      <w:tc>
        <w:tcPr>
          <w:tcW w:w="1262" w:type="pct"/>
        </w:tcPr>
        <w:p w14:paraId="5F52B861" w14:textId="77777777" w:rsidR="007E3360" w:rsidRPr="00F85124" w:rsidRDefault="007E3360" w:rsidP="00981D8D">
          <w:pPr>
            <w:pStyle w:val="Style20"/>
            <w:rPr>
              <w:vertAlign w:val="superscript"/>
            </w:rPr>
          </w:pPr>
          <w:r w:rsidRPr="00F85124">
            <w:t>Zip Code</w:t>
          </w:r>
        </w:p>
      </w:tc>
    </w:tr>
  </w:tbl>
  <w:p w14:paraId="5F52B863" w14:textId="305B9DF6" w:rsidR="007E3360" w:rsidRDefault="00E41D24" w:rsidP="003E0D24">
    <w:pPr>
      <w:pStyle w:val="Header"/>
    </w:pPr>
    <w:r>
      <w:rPr>
        <w:noProof/>
      </w:rPr>
      <w:pict w14:anchorId="5F52B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3" o:spid="_x0000_s2052" type="#_x0000_t75" style="position:absolute;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7E3360" w:rsidRDefault="00E41D24">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2049"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69" w14:textId="77777777" w:rsidTr="007C038F">
      <w:trPr>
        <w:cantSplit/>
        <w:trHeight w:val="288"/>
      </w:trPr>
      <w:tc>
        <w:tcPr>
          <w:tcW w:w="3738" w:type="pct"/>
          <w:tcBorders>
            <w:bottom w:val="single" w:sz="4" w:space="0" w:color="auto"/>
            <w:right w:val="nil"/>
          </w:tcBorders>
          <w:vAlign w:val="center"/>
        </w:tcPr>
        <w:p w14:paraId="5F52B867" w14:textId="76D65824"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 USER INSTRUCTIONS</w:t>
          </w:r>
        </w:p>
      </w:tc>
      <w:tc>
        <w:tcPr>
          <w:tcW w:w="1262" w:type="pct"/>
          <w:tcBorders>
            <w:left w:val="nil"/>
            <w:bottom w:val="single" w:sz="4" w:space="0" w:color="auto"/>
          </w:tcBorders>
          <w:tcMar>
            <w:left w:w="115" w:type="dxa"/>
            <w:right w:w="115" w:type="dxa"/>
          </w:tcMar>
          <w:vAlign w:val="center"/>
        </w:tcPr>
        <w:p w14:paraId="5F52B868" w14:textId="18005EE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6B" w14:textId="77777777" w:rsidTr="009F5631">
      <w:trPr>
        <w:cantSplit/>
        <w:trHeight w:val="288"/>
      </w:trPr>
      <w:tc>
        <w:tcPr>
          <w:tcW w:w="5000" w:type="pct"/>
          <w:gridSpan w:val="2"/>
        </w:tcPr>
        <w:p w14:paraId="5F52B86A" w14:textId="185FC1A3"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sidR="00672013">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03095">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6C" w14:textId="77777777" w:rsidR="007E3360" w:rsidRDefault="007E3360"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70" w14:textId="77777777" w:rsidTr="007C038F">
      <w:trPr>
        <w:cantSplit/>
        <w:trHeight w:val="288"/>
      </w:trPr>
      <w:tc>
        <w:tcPr>
          <w:tcW w:w="3738" w:type="pct"/>
          <w:tcBorders>
            <w:bottom w:val="single" w:sz="4" w:space="0" w:color="auto"/>
            <w:right w:val="nil"/>
          </w:tcBorders>
          <w:vAlign w:val="center"/>
        </w:tcPr>
        <w:p w14:paraId="5F52B86E" w14:textId="6146A20E"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6DC3EBD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72" w14:textId="77777777" w:rsidTr="007C038F">
      <w:trPr>
        <w:cantSplit/>
        <w:trHeight w:val="288"/>
      </w:trPr>
      <w:tc>
        <w:tcPr>
          <w:tcW w:w="5000" w:type="pct"/>
          <w:gridSpan w:val="2"/>
        </w:tcPr>
        <w:p w14:paraId="5F52B871" w14:textId="4325FE05"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4</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03095">
            <w:rPr>
              <w:rFonts w:asciiTheme="minorHAnsi" w:hAnsiTheme="minorHAnsi"/>
              <w:bCs/>
              <w:noProof/>
            </w:rPr>
            <w:t>6</w:t>
          </w:r>
          <w:r>
            <w:rPr>
              <w:rFonts w:asciiTheme="minorHAnsi" w:hAnsiTheme="minorHAnsi"/>
              <w:bCs/>
              <w:noProof/>
            </w:rPr>
            <w:fldChar w:fldCharType="end"/>
          </w:r>
          <w:r w:rsidRPr="009F5631">
            <w:rPr>
              <w:rFonts w:asciiTheme="minorHAnsi" w:hAnsiTheme="minorHAnsi"/>
              <w:bCs/>
            </w:rPr>
            <w:t>)</w:t>
          </w:r>
        </w:p>
      </w:tc>
    </w:tr>
  </w:tbl>
  <w:p w14:paraId="5F52B873" w14:textId="77777777" w:rsidR="007E3360" w:rsidRDefault="007E3360"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4203C0"/>
    <w:multiLevelType w:val="hybridMultilevel"/>
    <w:tmpl w:val="3DE03D16"/>
    <w:lvl w:ilvl="0" w:tplc="CD62AF4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BE7AC0"/>
    <w:multiLevelType w:val="hybridMultilevel"/>
    <w:tmpl w:val="BAD89B58"/>
    <w:lvl w:ilvl="0" w:tplc="724C4EF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AD25D8D"/>
    <w:multiLevelType w:val="hybridMultilevel"/>
    <w:tmpl w:val="1F1A9762"/>
    <w:lvl w:ilvl="0" w:tplc="21F2B21C">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0" w15:restartNumberingAfterBreak="0">
    <w:nsid w:val="109D7BD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F26F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103D0"/>
    <w:multiLevelType w:val="hybridMultilevel"/>
    <w:tmpl w:val="CCC2B5F0"/>
    <w:lvl w:ilvl="0" w:tplc="7B107DE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A5072"/>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97E2C"/>
    <w:multiLevelType w:val="hybridMultilevel"/>
    <w:tmpl w:val="7CBA6164"/>
    <w:lvl w:ilvl="0" w:tplc="6C50954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22"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D73C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DC230B"/>
    <w:multiLevelType w:val="hybridMultilevel"/>
    <w:tmpl w:val="3AE0329C"/>
    <w:lvl w:ilvl="0" w:tplc="8266130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A93A4A"/>
    <w:multiLevelType w:val="hybridMultilevel"/>
    <w:tmpl w:val="EE8641E2"/>
    <w:lvl w:ilvl="0" w:tplc="5748C7AA">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31"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5"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7" w15:restartNumberingAfterBreak="0">
    <w:nsid w:val="4E0A0C0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25277F"/>
    <w:multiLevelType w:val="hybridMultilevel"/>
    <w:tmpl w:val="D7D8F5F6"/>
    <w:lvl w:ilvl="0" w:tplc="68D2C9C2">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B3090A"/>
    <w:multiLevelType w:val="hybridMultilevel"/>
    <w:tmpl w:val="0BE4717E"/>
    <w:lvl w:ilvl="0" w:tplc="548CEEB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43019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B7477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2"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71AD540E"/>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D21971"/>
    <w:multiLevelType w:val="hybridMultilevel"/>
    <w:tmpl w:val="6BB68A18"/>
    <w:lvl w:ilvl="0" w:tplc="3298481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8"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EA2B8C"/>
    <w:multiLevelType w:val="hybridMultilevel"/>
    <w:tmpl w:val="A282FB7A"/>
    <w:lvl w:ilvl="0" w:tplc="937ED89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563D6A"/>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6E57A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F5B1166"/>
    <w:multiLevelType w:val="hybridMultilevel"/>
    <w:tmpl w:val="5CFEFA8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 w:numId="5">
    <w:abstractNumId w:val="6"/>
  </w:num>
  <w:num w:numId="6">
    <w:abstractNumId w:val="21"/>
  </w:num>
  <w:num w:numId="7">
    <w:abstractNumId w:val="21"/>
  </w:num>
  <w:num w:numId="8">
    <w:abstractNumId w:val="21"/>
  </w:num>
  <w:num w:numId="9">
    <w:abstractNumId w:val="6"/>
  </w:num>
  <w:num w:numId="10">
    <w:abstractNumId w:val="6"/>
  </w:num>
  <w:num w:numId="11">
    <w:abstractNumId w:val="6"/>
  </w:num>
  <w:num w:numId="12">
    <w:abstractNumId w:val="30"/>
  </w:num>
  <w:num w:numId="13">
    <w:abstractNumId w:val="40"/>
  </w:num>
  <w:num w:numId="14">
    <w:abstractNumId w:val="40"/>
  </w:num>
  <w:num w:numId="15">
    <w:abstractNumId w:val="30"/>
  </w:num>
  <w:num w:numId="16">
    <w:abstractNumId w:val="30"/>
  </w:num>
  <w:num w:numId="17">
    <w:abstractNumId w:val="0"/>
  </w:num>
  <w:num w:numId="18">
    <w:abstractNumId w:val="1"/>
  </w:num>
  <w:num w:numId="19">
    <w:abstractNumId w:val="51"/>
  </w:num>
  <w:num w:numId="20">
    <w:abstractNumId w:val="18"/>
  </w:num>
  <w:num w:numId="21">
    <w:abstractNumId w:val="35"/>
  </w:num>
  <w:num w:numId="22">
    <w:abstractNumId w:val="29"/>
  </w:num>
  <w:num w:numId="23">
    <w:abstractNumId w:val="17"/>
  </w:num>
  <w:num w:numId="24">
    <w:abstractNumId w:val="50"/>
  </w:num>
  <w:num w:numId="25">
    <w:abstractNumId w:val="24"/>
  </w:num>
  <w:num w:numId="26">
    <w:abstractNumId w:val="62"/>
  </w:num>
  <w:num w:numId="27">
    <w:abstractNumId w:val="52"/>
  </w:num>
  <w:num w:numId="28">
    <w:abstractNumId w:val="34"/>
  </w:num>
  <w:num w:numId="29">
    <w:abstractNumId w:val="36"/>
  </w:num>
  <w:num w:numId="30">
    <w:abstractNumId w:val="19"/>
  </w:num>
  <w:num w:numId="31">
    <w:abstractNumId w:val="41"/>
  </w:num>
  <w:num w:numId="32">
    <w:abstractNumId w:val="42"/>
  </w:num>
  <w:num w:numId="33">
    <w:abstractNumId w:val="63"/>
  </w:num>
  <w:num w:numId="34">
    <w:abstractNumId w:val="56"/>
  </w:num>
  <w:num w:numId="35">
    <w:abstractNumId w:val="9"/>
  </w:num>
  <w:num w:numId="36">
    <w:abstractNumId w:val="32"/>
  </w:num>
  <w:num w:numId="37">
    <w:abstractNumId w:val="31"/>
  </w:num>
  <w:num w:numId="38">
    <w:abstractNumId w:val="47"/>
  </w:num>
  <w:num w:numId="39">
    <w:abstractNumId w:val="4"/>
  </w:num>
  <w:num w:numId="40">
    <w:abstractNumId w:val="54"/>
  </w:num>
  <w:num w:numId="41">
    <w:abstractNumId w:val="3"/>
  </w:num>
  <w:num w:numId="42">
    <w:abstractNumId w:val="8"/>
  </w:num>
  <w:num w:numId="43">
    <w:abstractNumId w:val="13"/>
  </w:num>
  <w:num w:numId="44">
    <w:abstractNumId w:val="44"/>
  </w:num>
  <w:num w:numId="45">
    <w:abstractNumId w:val="39"/>
  </w:num>
  <w:num w:numId="46">
    <w:abstractNumId w:val="43"/>
  </w:num>
  <w:num w:numId="47">
    <w:abstractNumId w:val="57"/>
  </w:num>
  <w:num w:numId="48">
    <w:abstractNumId w:val="20"/>
  </w:num>
  <w:num w:numId="49">
    <w:abstractNumId w:val="58"/>
  </w:num>
  <w:num w:numId="50">
    <w:abstractNumId w:val="16"/>
  </w:num>
  <w:num w:numId="51">
    <w:abstractNumId w:val="46"/>
  </w:num>
  <w:num w:numId="52">
    <w:abstractNumId w:val="22"/>
  </w:num>
  <w:num w:numId="53">
    <w:abstractNumId w:val="26"/>
  </w:num>
  <w:num w:numId="54">
    <w:abstractNumId w:val="45"/>
  </w:num>
  <w:num w:numId="55">
    <w:abstractNumId w:val="64"/>
  </w:num>
  <w:num w:numId="56">
    <w:abstractNumId w:val="53"/>
  </w:num>
  <w:num w:numId="57">
    <w:abstractNumId w:val="23"/>
  </w:num>
  <w:num w:numId="58">
    <w:abstractNumId w:val="33"/>
  </w:num>
  <w:num w:numId="59">
    <w:abstractNumId w:val="7"/>
  </w:num>
  <w:num w:numId="60">
    <w:abstractNumId w:val="48"/>
  </w:num>
  <w:num w:numId="61">
    <w:abstractNumId w:val="38"/>
  </w:num>
  <w:num w:numId="62">
    <w:abstractNumId w:val="60"/>
  </w:num>
  <w:num w:numId="63">
    <w:abstractNumId w:val="28"/>
  </w:num>
  <w:num w:numId="64">
    <w:abstractNumId w:val="11"/>
  </w:num>
  <w:num w:numId="65">
    <w:abstractNumId w:val="2"/>
  </w:num>
  <w:num w:numId="66">
    <w:abstractNumId w:val="61"/>
  </w:num>
  <w:num w:numId="67">
    <w:abstractNumId w:val="55"/>
  </w:num>
  <w:num w:numId="68">
    <w:abstractNumId w:val="49"/>
  </w:num>
  <w:num w:numId="69">
    <w:abstractNumId w:val="59"/>
  </w:num>
  <w:num w:numId="70">
    <w:abstractNumId w:val="25"/>
  </w:num>
  <w:num w:numId="71">
    <w:abstractNumId w:val="27"/>
  </w:num>
  <w:num w:numId="72">
    <w:abstractNumId w:val="37"/>
  </w:num>
  <w:num w:numId="73">
    <w:abstractNumId w:val="15"/>
  </w:num>
  <w:num w:numId="74">
    <w:abstractNumId w:val="10"/>
  </w:num>
  <w:num w:numId="75">
    <w:abstractNumId w:val="5"/>
  </w:num>
  <w:num w:numId="76">
    <w:abstractNumId w:val="14"/>
  </w:num>
  <w:num w:numId="77">
    <w:abstractNumId w:val="1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25D7"/>
    <w:rsid w:val="00005948"/>
    <w:rsid w:val="00005AC0"/>
    <w:rsid w:val="0001185D"/>
    <w:rsid w:val="00011F7D"/>
    <w:rsid w:val="00020148"/>
    <w:rsid w:val="00026C33"/>
    <w:rsid w:val="00026E5B"/>
    <w:rsid w:val="00034CAB"/>
    <w:rsid w:val="00041DE3"/>
    <w:rsid w:val="00051A12"/>
    <w:rsid w:val="000660B9"/>
    <w:rsid w:val="000662B5"/>
    <w:rsid w:val="000665E7"/>
    <w:rsid w:val="00071814"/>
    <w:rsid w:val="000736F5"/>
    <w:rsid w:val="000764EA"/>
    <w:rsid w:val="00076986"/>
    <w:rsid w:val="000842FA"/>
    <w:rsid w:val="00084F41"/>
    <w:rsid w:val="0008620E"/>
    <w:rsid w:val="00086BE9"/>
    <w:rsid w:val="000905D3"/>
    <w:rsid w:val="00092BA9"/>
    <w:rsid w:val="00093CE8"/>
    <w:rsid w:val="000947BB"/>
    <w:rsid w:val="00094E45"/>
    <w:rsid w:val="000966DA"/>
    <w:rsid w:val="000A0105"/>
    <w:rsid w:val="000A065F"/>
    <w:rsid w:val="000A0AF8"/>
    <w:rsid w:val="000A1F02"/>
    <w:rsid w:val="000A5896"/>
    <w:rsid w:val="000A7683"/>
    <w:rsid w:val="000C1CC7"/>
    <w:rsid w:val="000C31FB"/>
    <w:rsid w:val="000C3AF6"/>
    <w:rsid w:val="000C46BB"/>
    <w:rsid w:val="000C59D0"/>
    <w:rsid w:val="000D1370"/>
    <w:rsid w:val="000D385C"/>
    <w:rsid w:val="000D49A2"/>
    <w:rsid w:val="000D75C3"/>
    <w:rsid w:val="000D7866"/>
    <w:rsid w:val="000E0760"/>
    <w:rsid w:val="000E1A7B"/>
    <w:rsid w:val="000E67F6"/>
    <w:rsid w:val="000E72AB"/>
    <w:rsid w:val="000E7420"/>
    <w:rsid w:val="000F014C"/>
    <w:rsid w:val="000F0BEA"/>
    <w:rsid w:val="000F2DE1"/>
    <w:rsid w:val="000F3F77"/>
    <w:rsid w:val="00102AFD"/>
    <w:rsid w:val="00102D5B"/>
    <w:rsid w:val="00104458"/>
    <w:rsid w:val="00104D18"/>
    <w:rsid w:val="001050AC"/>
    <w:rsid w:val="00105E07"/>
    <w:rsid w:val="00107879"/>
    <w:rsid w:val="001078C2"/>
    <w:rsid w:val="00114CA6"/>
    <w:rsid w:val="00117A2E"/>
    <w:rsid w:val="001221EB"/>
    <w:rsid w:val="00123C66"/>
    <w:rsid w:val="00125148"/>
    <w:rsid w:val="001276C2"/>
    <w:rsid w:val="00127AE3"/>
    <w:rsid w:val="00131923"/>
    <w:rsid w:val="001323B0"/>
    <w:rsid w:val="00132D06"/>
    <w:rsid w:val="001355F8"/>
    <w:rsid w:val="00136442"/>
    <w:rsid w:val="00136832"/>
    <w:rsid w:val="00141D4C"/>
    <w:rsid w:val="0014456F"/>
    <w:rsid w:val="00146030"/>
    <w:rsid w:val="0014789B"/>
    <w:rsid w:val="001551DF"/>
    <w:rsid w:val="00161F23"/>
    <w:rsid w:val="0016687B"/>
    <w:rsid w:val="001675BB"/>
    <w:rsid w:val="0016780F"/>
    <w:rsid w:val="001700EE"/>
    <w:rsid w:val="001721D9"/>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FDC"/>
    <w:rsid w:val="00216A20"/>
    <w:rsid w:val="00221150"/>
    <w:rsid w:val="0022476D"/>
    <w:rsid w:val="00225776"/>
    <w:rsid w:val="002274B2"/>
    <w:rsid w:val="00227B1F"/>
    <w:rsid w:val="00227EBA"/>
    <w:rsid w:val="00237D35"/>
    <w:rsid w:val="00237F8B"/>
    <w:rsid w:val="00244ED1"/>
    <w:rsid w:val="002464FB"/>
    <w:rsid w:val="002511BE"/>
    <w:rsid w:val="00252439"/>
    <w:rsid w:val="00252999"/>
    <w:rsid w:val="00253B8A"/>
    <w:rsid w:val="0025574F"/>
    <w:rsid w:val="002610EF"/>
    <w:rsid w:val="00265C61"/>
    <w:rsid w:val="002664B7"/>
    <w:rsid w:val="0027235F"/>
    <w:rsid w:val="002725BF"/>
    <w:rsid w:val="00274D69"/>
    <w:rsid w:val="00277489"/>
    <w:rsid w:val="00277872"/>
    <w:rsid w:val="002821A5"/>
    <w:rsid w:val="00284A3D"/>
    <w:rsid w:val="002A2C32"/>
    <w:rsid w:val="002A50A1"/>
    <w:rsid w:val="002A6691"/>
    <w:rsid w:val="002B0B83"/>
    <w:rsid w:val="002B47EE"/>
    <w:rsid w:val="002B5609"/>
    <w:rsid w:val="002B66B2"/>
    <w:rsid w:val="002B7CCE"/>
    <w:rsid w:val="002C6C15"/>
    <w:rsid w:val="002C753C"/>
    <w:rsid w:val="002C7973"/>
    <w:rsid w:val="002D11C9"/>
    <w:rsid w:val="002D7E7C"/>
    <w:rsid w:val="002E0AF1"/>
    <w:rsid w:val="002E1951"/>
    <w:rsid w:val="002E596F"/>
    <w:rsid w:val="002E685F"/>
    <w:rsid w:val="002F2BFC"/>
    <w:rsid w:val="002F659B"/>
    <w:rsid w:val="00301937"/>
    <w:rsid w:val="003117ED"/>
    <w:rsid w:val="003150BB"/>
    <w:rsid w:val="00317E09"/>
    <w:rsid w:val="003239C0"/>
    <w:rsid w:val="00326D20"/>
    <w:rsid w:val="003301B6"/>
    <w:rsid w:val="00333BE1"/>
    <w:rsid w:val="003419A5"/>
    <w:rsid w:val="003457E9"/>
    <w:rsid w:val="00345EA7"/>
    <w:rsid w:val="00347A58"/>
    <w:rsid w:val="00347E25"/>
    <w:rsid w:val="0035122F"/>
    <w:rsid w:val="003529C5"/>
    <w:rsid w:val="003530DF"/>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569E"/>
    <w:rsid w:val="00425E58"/>
    <w:rsid w:val="004351BB"/>
    <w:rsid w:val="00437B6C"/>
    <w:rsid w:val="00447427"/>
    <w:rsid w:val="00447C24"/>
    <w:rsid w:val="00456581"/>
    <w:rsid w:val="00460C96"/>
    <w:rsid w:val="004661F8"/>
    <w:rsid w:val="00467C43"/>
    <w:rsid w:val="00467D3C"/>
    <w:rsid w:val="00470223"/>
    <w:rsid w:val="00473C99"/>
    <w:rsid w:val="00473FEE"/>
    <w:rsid w:val="00474189"/>
    <w:rsid w:val="00474580"/>
    <w:rsid w:val="00475A71"/>
    <w:rsid w:val="00476D1F"/>
    <w:rsid w:val="00477D31"/>
    <w:rsid w:val="00480BC8"/>
    <w:rsid w:val="00481BCC"/>
    <w:rsid w:val="00483B0E"/>
    <w:rsid w:val="00486C5C"/>
    <w:rsid w:val="00493030"/>
    <w:rsid w:val="004931E1"/>
    <w:rsid w:val="00495299"/>
    <w:rsid w:val="0049575F"/>
    <w:rsid w:val="0049685A"/>
    <w:rsid w:val="004A0512"/>
    <w:rsid w:val="004A13D2"/>
    <w:rsid w:val="004A202C"/>
    <w:rsid w:val="004B0433"/>
    <w:rsid w:val="004B0B8A"/>
    <w:rsid w:val="004B1FF1"/>
    <w:rsid w:val="004C206F"/>
    <w:rsid w:val="004C289C"/>
    <w:rsid w:val="004D0706"/>
    <w:rsid w:val="004D2923"/>
    <w:rsid w:val="004D3606"/>
    <w:rsid w:val="004D6EEA"/>
    <w:rsid w:val="004D70E0"/>
    <w:rsid w:val="004E0BDA"/>
    <w:rsid w:val="004F1DBB"/>
    <w:rsid w:val="004F4BAB"/>
    <w:rsid w:val="004F5F16"/>
    <w:rsid w:val="00501973"/>
    <w:rsid w:val="005020E0"/>
    <w:rsid w:val="00503A62"/>
    <w:rsid w:val="00503CFD"/>
    <w:rsid w:val="00512D29"/>
    <w:rsid w:val="00514A91"/>
    <w:rsid w:val="00523976"/>
    <w:rsid w:val="00534562"/>
    <w:rsid w:val="0054088E"/>
    <w:rsid w:val="0054344D"/>
    <w:rsid w:val="00545779"/>
    <w:rsid w:val="00545ECF"/>
    <w:rsid w:val="00547BCB"/>
    <w:rsid w:val="0055079A"/>
    <w:rsid w:val="005607D9"/>
    <w:rsid w:val="00561ADF"/>
    <w:rsid w:val="00565DA4"/>
    <w:rsid w:val="005714C0"/>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38D1"/>
    <w:rsid w:val="005F5F60"/>
    <w:rsid w:val="005F667E"/>
    <w:rsid w:val="005F7A9E"/>
    <w:rsid w:val="006039CC"/>
    <w:rsid w:val="00604622"/>
    <w:rsid w:val="00604667"/>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2013"/>
    <w:rsid w:val="0067374E"/>
    <w:rsid w:val="00675F1C"/>
    <w:rsid w:val="00677C94"/>
    <w:rsid w:val="00684D12"/>
    <w:rsid w:val="0068558B"/>
    <w:rsid w:val="006921D3"/>
    <w:rsid w:val="006966C9"/>
    <w:rsid w:val="006A29C9"/>
    <w:rsid w:val="006A559E"/>
    <w:rsid w:val="006B090D"/>
    <w:rsid w:val="006B256C"/>
    <w:rsid w:val="006B2624"/>
    <w:rsid w:val="006B5925"/>
    <w:rsid w:val="006B63FD"/>
    <w:rsid w:val="006B69A3"/>
    <w:rsid w:val="006B6E93"/>
    <w:rsid w:val="006C07FF"/>
    <w:rsid w:val="006C5986"/>
    <w:rsid w:val="006C797A"/>
    <w:rsid w:val="006D46D2"/>
    <w:rsid w:val="006D612D"/>
    <w:rsid w:val="006D6508"/>
    <w:rsid w:val="006E0B0D"/>
    <w:rsid w:val="006E3968"/>
    <w:rsid w:val="006E792D"/>
    <w:rsid w:val="006F1521"/>
    <w:rsid w:val="006F2B2B"/>
    <w:rsid w:val="006F3706"/>
    <w:rsid w:val="006F7A6E"/>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3B16"/>
    <w:rsid w:val="007A3F3B"/>
    <w:rsid w:val="007A533F"/>
    <w:rsid w:val="007A6F1C"/>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360"/>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2DBA"/>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60835"/>
    <w:rsid w:val="00864739"/>
    <w:rsid w:val="00873261"/>
    <w:rsid w:val="0087677E"/>
    <w:rsid w:val="00880C50"/>
    <w:rsid w:val="008820D2"/>
    <w:rsid w:val="008848E7"/>
    <w:rsid w:val="00896AA1"/>
    <w:rsid w:val="00897216"/>
    <w:rsid w:val="00897AC5"/>
    <w:rsid w:val="008A0DF5"/>
    <w:rsid w:val="008A1438"/>
    <w:rsid w:val="008A2903"/>
    <w:rsid w:val="008A5A82"/>
    <w:rsid w:val="008B12B7"/>
    <w:rsid w:val="008C0C8A"/>
    <w:rsid w:val="008C1E17"/>
    <w:rsid w:val="008D17F5"/>
    <w:rsid w:val="008D30E4"/>
    <w:rsid w:val="008D37BE"/>
    <w:rsid w:val="008D57FB"/>
    <w:rsid w:val="008E0684"/>
    <w:rsid w:val="008E3C23"/>
    <w:rsid w:val="008E4D94"/>
    <w:rsid w:val="008E6C57"/>
    <w:rsid w:val="008F1644"/>
    <w:rsid w:val="0090152A"/>
    <w:rsid w:val="00901F00"/>
    <w:rsid w:val="00902360"/>
    <w:rsid w:val="00903468"/>
    <w:rsid w:val="009078FC"/>
    <w:rsid w:val="00913B38"/>
    <w:rsid w:val="0091692F"/>
    <w:rsid w:val="0092024C"/>
    <w:rsid w:val="009209BA"/>
    <w:rsid w:val="00920D4C"/>
    <w:rsid w:val="00924A63"/>
    <w:rsid w:val="009250DE"/>
    <w:rsid w:val="00930E9A"/>
    <w:rsid w:val="009347D7"/>
    <w:rsid w:val="009351D2"/>
    <w:rsid w:val="0094543F"/>
    <w:rsid w:val="00950E09"/>
    <w:rsid w:val="00954F03"/>
    <w:rsid w:val="0095503F"/>
    <w:rsid w:val="009600B4"/>
    <w:rsid w:val="00966C3D"/>
    <w:rsid w:val="00975296"/>
    <w:rsid w:val="00976AD7"/>
    <w:rsid w:val="00981D8D"/>
    <w:rsid w:val="00986557"/>
    <w:rsid w:val="00990864"/>
    <w:rsid w:val="009944D9"/>
    <w:rsid w:val="00995B77"/>
    <w:rsid w:val="00996AF1"/>
    <w:rsid w:val="009A0526"/>
    <w:rsid w:val="009A0FAA"/>
    <w:rsid w:val="009A5784"/>
    <w:rsid w:val="009B3224"/>
    <w:rsid w:val="009B3813"/>
    <w:rsid w:val="009B3F53"/>
    <w:rsid w:val="009B449F"/>
    <w:rsid w:val="009B53A9"/>
    <w:rsid w:val="009B5530"/>
    <w:rsid w:val="009B5813"/>
    <w:rsid w:val="009B638F"/>
    <w:rsid w:val="009B6FC8"/>
    <w:rsid w:val="009B7DC3"/>
    <w:rsid w:val="009C0556"/>
    <w:rsid w:val="009C145C"/>
    <w:rsid w:val="009C32B3"/>
    <w:rsid w:val="009C6C5A"/>
    <w:rsid w:val="009D1D10"/>
    <w:rsid w:val="009D24DC"/>
    <w:rsid w:val="009D2DD6"/>
    <w:rsid w:val="009D505B"/>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6FD8"/>
    <w:rsid w:val="00A270E6"/>
    <w:rsid w:val="00A31513"/>
    <w:rsid w:val="00A31842"/>
    <w:rsid w:val="00A40F83"/>
    <w:rsid w:val="00A4137E"/>
    <w:rsid w:val="00A43AFF"/>
    <w:rsid w:val="00A44E2C"/>
    <w:rsid w:val="00A478C4"/>
    <w:rsid w:val="00A539BE"/>
    <w:rsid w:val="00A541A6"/>
    <w:rsid w:val="00A6090E"/>
    <w:rsid w:val="00A64661"/>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5A53"/>
    <w:rsid w:val="00AB027B"/>
    <w:rsid w:val="00AB2724"/>
    <w:rsid w:val="00AC143E"/>
    <w:rsid w:val="00AC33DD"/>
    <w:rsid w:val="00AC4734"/>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3D5B"/>
    <w:rsid w:val="00BA78B0"/>
    <w:rsid w:val="00BB7BC2"/>
    <w:rsid w:val="00BC277F"/>
    <w:rsid w:val="00BC4E02"/>
    <w:rsid w:val="00BC7FBB"/>
    <w:rsid w:val="00BD2123"/>
    <w:rsid w:val="00BD237B"/>
    <w:rsid w:val="00BD308F"/>
    <w:rsid w:val="00BD58AE"/>
    <w:rsid w:val="00BE1134"/>
    <w:rsid w:val="00BE45D4"/>
    <w:rsid w:val="00BF1C64"/>
    <w:rsid w:val="00BF31DC"/>
    <w:rsid w:val="00BF4F96"/>
    <w:rsid w:val="00BF54FA"/>
    <w:rsid w:val="00BF7BE5"/>
    <w:rsid w:val="00C023B1"/>
    <w:rsid w:val="00C041A1"/>
    <w:rsid w:val="00C055D4"/>
    <w:rsid w:val="00C07D0C"/>
    <w:rsid w:val="00C10D96"/>
    <w:rsid w:val="00C213E4"/>
    <w:rsid w:val="00C23D33"/>
    <w:rsid w:val="00C23E63"/>
    <w:rsid w:val="00C25739"/>
    <w:rsid w:val="00C27F83"/>
    <w:rsid w:val="00C31A99"/>
    <w:rsid w:val="00C31DF4"/>
    <w:rsid w:val="00C3468A"/>
    <w:rsid w:val="00C46525"/>
    <w:rsid w:val="00C604D1"/>
    <w:rsid w:val="00C60686"/>
    <w:rsid w:val="00C60872"/>
    <w:rsid w:val="00C61D78"/>
    <w:rsid w:val="00C633AE"/>
    <w:rsid w:val="00C73EF1"/>
    <w:rsid w:val="00C74B7F"/>
    <w:rsid w:val="00C75C88"/>
    <w:rsid w:val="00C77EC0"/>
    <w:rsid w:val="00C85A60"/>
    <w:rsid w:val="00C87110"/>
    <w:rsid w:val="00C93CAB"/>
    <w:rsid w:val="00C96D84"/>
    <w:rsid w:val="00C97BF2"/>
    <w:rsid w:val="00CA6E89"/>
    <w:rsid w:val="00CB03B8"/>
    <w:rsid w:val="00CB0A11"/>
    <w:rsid w:val="00CB7853"/>
    <w:rsid w:val="00CC4276"/>
    <w:rsid w:val="00CC66D9"/>
    <w:rsid w:val="00CC6E09"/>
    <w:rsid w:val="00CC7723"/>
    <w:rsid w:val="00CD0B0A"/>
    <w:rsid w:val="00CD1750"/>
    <w:rsid w:val="00CD181C"/>
    <w:rsid w:val="00CD4981"/>
    <w:rsid w:val="00CE072D"/>
    <w:rsid w:val="00CE689B"/>
    <w:rsid w:val="00CF4A1D"/>
    <w:rsid w:val="00D00E0D"/>
    <w:rsid w:val="00D0154C"/>
    <w:rsid w:val="00D02292"/>
    <w:rsid w:val="00D03095"/>
    <w:rsid w:val="00D03B01"/>
    <w:rsid w:val="00D04290"/>
    <w:rsid w:val="00D07664"/>
    <w:rsid w:val="00D12E0E"/>
    <w:rsid w:val="00D175B1"/>
    <w:rsid w:val="00D17A34"/>
    <w:rsid w:val="00D17D06"/>
    <w:rsid w:val="00D20CA0"/>
    <w:rsid w:val="00D21D1A"/>
    <w:rsid w:val="00D2200C"/>
    <w:rsid w:val="00D22906"/>
    <w:rsid w:val="00D2370D"/>
    <w:rsid w:val="00D27AF1"/>
    <w:rsid w:val="00D27F7F"/>
    <w:rsid w:val="00D3037D"/>
    <w:rsid w:val="00D30965"/>
    <w:rsid w:val="00D34B6C"/>
    <w:rsid w:val="00D404C4"/>
    <w:rsid w:val="00D405BF"/>
    <w:rsid w:val="00D45DF1"/>
    <w:rsid w:val="00D46447"/>
    <w:rsid w:val="00D46449"/>
    <w:rsid w:val="00D506D1"/>
    <w:rsid w:val="00D507F0"/>
    <w:rsid w:val="00D52494"/>
    <w:rsid w:val="00D55F4E"/>
    <w:rsid w:val="00D62D0E"/>
    <w:rsid w:val="00D63361"/>
    <w:rsid w:val="00D64A1E"/>
    <w:rsid w:val="00D71462"/>
    <w:rsid w:val="00D806DD"/>
    <w:rsid w:val="00D8455C"/>
    <w:rsid w:val="00D96F77"/>
    <w:rsid w:val="00DA0E66"/>
    <w:rsid w:val="00DA32F6"/>
    <w:rsid w:val="00DA71A3"/>
    <w:rsid w:val="00DB1048"/>
    <w:rsid w:val="00DB5084"/>
    <w:rsid w:val="00DC1D9C"/>
    <w:rsid w:val="00DC2170"/>
    <w:rsid w:val="00DC2A1F"/>
    <w:rsid w:val="00DC520A"/>
    <w:rsid w:val="00DD4C83"/>
    <w:rsid w:val="00DD6B31"/>
    <w:rsid w:val="00DE2053"/>
    <w:rsid w:val="00DF0E2B"/>
    <w:rsid w:val="00DF16DE"/>
    <w:rsid w:val="00E00F5A"/>
    <w:rsid w:val="00E01F11"/>
    <w:rsid w:val="00E021EE"/>
    <w:rsid w:val="00E03216"/>
    <w:rsid w:val="00E04B87"/>
    <w:rsid w:val="00E07890"/>
    <w:rsid w:val="00E107C9"/>
    <w:rsid w:val="00E136A4"/>
    <w:rsid w:val="00E13F58"/>
    <w:rsid w:val="00E15E4D"/>
    <w:rsid w:val="00E2401B"/>
    <w:rsid w:val="00E248AE"/>
    <w:rsid w:val="00E248D9"/>
    <w:rsid w:val="00E2624E"/>
    <w:rsid w:val="00E274C9"/>
    <w:rsid w:val="00E32776"/>
    <w:rsid w:val="00E402DC"/>
    <w:rsid w:val="00E41D24"/>
    <w:rsid w:val="00E41F89"/>
    <w:rsid w:val="00E44733"/>
    <w:rsid w:val="00E44B7C"/>
    <w:rsid w:val="00E5132F"/>
    <w:rsid w:val="00E531B6"/>
    <w:rsid w:val="00E55F8A"/>
    <w:rsid w:val="00E56732"/>
    <w:rsid w:val="00E5765E"/>
    <w:rsid w:val="00E64CE2"/>
    <w:rsid w:val="00E70E16"/>
    <w:rsid w:val="00E75FB8"/>
    <w:rsid w:val="00E819D4"/>
    <w:rsid w:val="00E8234D"/>
    <w:rsid w:val="00E8552E"/>
    <w:rsid w:val="00E8785A"/>
    <w:rsid w:val="00E90AC9"/>
    <w:rsid w:val="00E90B36"/>
    <w:rsid w:val="00E94442"/>
    <w:rsid w:val="00E9655F"/>
    <w:rsid w:val="00E96684"/>
    <w:rsid w:val="00E971D9"/>
    <w:rsid w:val="00EA49C9"/>
    <w:rsid w:val="00EA7224"/>
    <w:rsid w:val="00EB1D33"/>
    <w:rsid w:val="00EB2A55"/>
    <w:rsid w:val="00EB2FA5"/>
    <w:rsid w:val="00EC248E"/>
    <w:rsid w:val="00EC3E92"/>
    <w:rsid w:val="00EC5BE0"/>
    <w:rsid w:val="00EC7C50"/>
    <w:rsid w:val="00ED64B7"/>
    <w:rsid w:val="00EE3C92"/>
    <w:rsid w:val="00EE5181"/>
    <w:rsid w:val="00EE708A"/>
    <w:rsid w:val="00EE7CC6"/>
    <w:rsid w:val="00EF1D2D"/>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2401"/>
    <w:rsid w:val="00F23484"/>
    <w:rsid w:val="00F239C8"/>
    <w:rsid w:val="00F23B30"/>
    <w:rsid w:val="00F245A1"/>
    <w:rsid w:val="00F330F2"/>
    <w:rsid w:val="00F35372"/>
    <w:rsid w:val="00F362AF"/>
    <w:rsid w:val="00F41764"/>
    <w:rsid w:val="00F43B9A"/>
    <w:rsid w:val="00F461D7"/>
    <w:rsid w:val="00F47B3C"/>
    <w:rsid w:val="00F529E8"/>
    <w:rsid w:val="00F541D5"/>
    <w:rsid w:val="00F54A3B"/>
    <w:rsid w:val="00F558A4"/>
    <w:rsid w:val="00F5775D"/>
    <w:rsid w:val="00F60CA9"/>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71CE"/>
    <w:rsid w:val="00FD7A7F"/>
    <w:rsid w:val="00FE1C0E"/>
    <w:rsid w:val="00FF0DC8"/>
    <w:rsid w:val="00FF6D24"/>
    <w:rsid w:val="30BBB4DF"/>
    <w:rsid w:val="3B39E4D7"/>
    <w:rsid w:val="3CFE9976"/>
    <w:rsid w:val="44603C2C"/>
    <w:rsid w:val="669E7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5483">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40C307-AA2D-4943-8786-7B0359CE45B0}">
  <ds:schemaRefs>
    <ds:schemaRef ds:uri="http://schemas.microsoft.com/sharepoint/v3/contenttype/forms"/>
  </ds:schemaRefs>
</ds:datastoreItem>
</file>

<file path=customXml/itemProps2.xml><?xml version="1.0" encoding="utf-8"?>
<ds:datastoreItem xmlns:ds="http://schemas.openxmlformats.org/officeDocument/2006/customXml" ds:itemID="{CFB26AF1-B9AF-4259-BF6D-3D517C626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FF79E6-741A-4347-A94A-4A2E2429C030}">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965E419F-032B-4391-8148-DAFCB5114041}">
  <ds:schemaRefs>
    <ds:schemaRef ds:uri="http://schemas.openxmlformats.org/officeDocument/2006/bibliography"/>
  </ds:schemaRefs>
</ds:datastoreItem>
</file>

<file path=customXml/itemProps5.xml><?xml version="1.0" encoding="utf-8"?>
<ds:datastoreItem xmlns:ds="http://schemas.openxmlformats.org/officeDocument/2006/customXml" ds:itemID="{93006A3F-BACF-45AD-BDB6-250831E1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5634</Words>
  <Characters>32118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2018-10-30T23:08:00Z</dcterms:created>
  <dcterms:modified xsi:type="dcterms:W3CDTF">2022-03-25T21:59:00Z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