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098"/>
        <w:gridCol w:w="5104"/>
      </w:tblGrid>
      <w:tr w:rsidR="00D03609" w:rsidRPr="00A42BCC" w14:paraId="72704992" w14:textId="77777777" w:rsidTr="00D03609">
        <w:tc>
          <w:tcPr>
            <w:tcW w:w="10790" w:type="dxa"/>
            <w:gridSpan w:val="3"/>
            <w:vAlign w:val="center"/>
          </w:tcPr>
          <w:p w14:paraId="7EE00016"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34225D">
        <w:tc>
          <w:tcPr>
            <w:tcW w:w="588" w:type="dxa"/>
            <w:vAlign w:val="center"/>
          </w:tcPr>
          <w:p w14:paraId="58C3505C"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01</w:t>
            </w:r>
          </w:p>
        </w:tc>
        <w:tc>
          <w:tcPr>
            <w:tcW w:w="5098" w:type="dxa"/>
            <w:vAlign w:val="center"/>
          </w:tcPr>
          <w:p w14:paraId="57EED008" w14:textId="513EA9C6" w:rsidR="00D03609" w:rsidRPr="00A42BCC" w:rsidRDefault="004A2663" w:rsidP="0007727D">
            <w:pPr>
              <w:rPr>
                <w:rFonts w:asciiTheme="minorHAnsi" w:hAnsiTheme="minorHAnsi"/>
                <w:sz w:val="18"/>
                <w:szCs w:val="18"/>
              </w:rPr>
            </w:pPr>
            <w:r w:rsidRPr="004A2663">
              <w:rPr>
                <w:rFonts w:asciiTheme="minorHAnsi" w:hAnsiTheme="minorHAnsi"/>
                <w:sz w:val="18"/>
                <w:szCs w:val="18"/>
              </w:rPr>
              <w:t>Is HERS verification of building enclosure air leakage to outside required by MCH-27?</w:t>
            </w:r>
          </w:p>
        </w:tc>
        <w:tc>
          <w:tcPr>
            <w:tcW w:w="5104" w:type="dxa"/>
            <w:vAlign w:val="center"/>
          </w:tcPr>
          <w:p w14:paraId="7FAFB159" w14:textId="64113DFD" w:rsidR="00D03609" w:rsidRPr="00A42BCC" w:rsidRDefault="00D03609" w:rsidP="0007727D">
            <w:pPr>
              <w:rPr>
                <w:rFonts w:asciiTheme="minorHAnsi" w:hAnsiTheme="minorHAnsi"/>
                <w:sz w:val="18"/>
                <w:szCs w:val="18"/>
              </w:rPr>
            </w:pPr>
          </w:p>
        </w:tc>
      </w:tr>
      <w:tr w:rsidR="00D03609" w:rsidRPr="00A42BCC" w14:paraId="5C04854D" w14:textId="77777777" w:rsidTr="0034225D">
        <w:tc>
          <w:tcPr>
            <w:tcW w:w="588" w:type="dxa"/>
            <w:vAlign w:val="center"/>
          </w:tcPr>
          <w:p w14:paraId="609461D8" w14:textId="77777777" w:rsidR="00D03609" w:rsidRPr="00A42BCC" w:rsidRDefault="00D03609" w:rsidP="0007727D">
            <w:pPr>
              <w:jc w:val="center"/>
              <w:rPr>
                <w:rFonts w:asciiTheme="minorHAnsi" w:hAnsiTheme="minorHAnsi"/>
                <w:sz w:val="18"/>
                <w:szCs w:val="18"/>
              </w:rPr>
            </w:pPr>
            <w:r>
              <w:rPr>
                <w:rFonts w:asciiTheme="minorHAnsi" w:hAnsiTheme="minorHAnsi"/>
                <w:sz w:val="18"/>
                <w:szCs w:val="18"/>
              </w:rPr>
              <w:t>02</w:t>
            </w:r>
          </w:p>
        </w:tc>
        <w:tc>
          <w:tcPr>
            <w:tcW w:w="5098" w:type="dxa"/>
            <w:vAlign w:val="center"/>
          </w:tcPr>
          <w:p w14:paraId="377A8AF7" w14:textId="61EC1069" w:rsidR="00D03609" w:rsidRDefault="00D03609" w:rsidP="0007727D">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w:t>
            </w:r>
            <w:r w:rsidR="00FF4B80">
              <w:rPr>
                <w:rFonts w:asciiTheme="minorHAnsi" w:hAnsiTheme="minorHAnsi"/>
                <w:sz w:val="18"/>
                <w:szCs w:val="18"/>
              </w:rPr>
              <w:t xml:space="preserve"> enclosure area required by MCH-27</w:t>
            </w:r>
            <w:r>
              <w:rPr>
                <w:rFonts w:asciiTheme="minorHAnsi" w:hAnsiTheme="minorHAnsi"/>
                <w:sz w:val="18"/>
                <w:szCs w:val="18"/>
              </w:rPr>
              <w:t xml:space="preserve">? </w:t>
            </w:r>
          </w:p>
        </w:tc>
        <w:tc>
          <w:tcPr>
            <w:tcW w:w="5104" w:type="dxa"/>
            <w:vAlign w:val="center"/>
          </w:tcPr>
          <w:p w14:paraId="7331E3FE" w14:textId="0483F2D3" w:rsidR="00D03609" w:rsidRDefault="00D03609" w:rsidP="0007727D">
            <w:pPr>
              <w:rPr>
                <w:rFonts w:asciiTheme="minorHAnsi" w:hAnsiTheme="minorHAnsi"/>
                <w:sz w:val="18"/>
                <w:szCs w:val="18"/>
              </w:rPr>
            </w:pPr>
          </w:p>
        </w:tc>
      </w:tr>
      <w:tr w:rsidR="00D03609" w:rsidRPr="00A42BCC" w14:paraId="75293A00" w14:textId="77777777" w:rsidTr="0034225D">
        <w:tc>
          <w:tcPr>
            <w:tcW w:w="588" w:type="dxa"/>
            <w:vAlign w:val="center"/>
          </w:tcPr>
          <w:p w14:paraId="347AC8E5"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098" w:type="dxa"/>
          </w:tcPr>
          <w:p w14:paraId="6579BE93" w14:textId="67C7B84B" w:rsidR="00D03609" w:rsidRPr="00A42BCC" w:rsidRDefault="004A2663">
            <w:pPr>
              <w:rPr>
                <w:rFonts w:asciiTheme="minorHAnsi" w:hAnsiTheme="minorHAnsi"/>
                <w:sz w:val="18"/>
                <w:szCs w:val="18"/>
              </w:rPr>
            </w:pPr>
            <w:r>
              <w:rPr>
                <w:rFonts w:asciiTheme="minorHAnsi" w:hAnsiTheme="minorHAnsi"/>
                <w:sz w:val="18"/>
                <w:szCs w:val="18"/>
              </w:rPr>
              <w:t>Default</w:t>
            </w:r>
            <w:r w:rsidR="00D03609">
              <w:rPr>
                <w:rFonts w:asciiTheme="minorHAnsi" w:hAnsiTheme="minorHAnsi"/>
                <w:sz w:val="18"/>
                <w:szCs w:val="18"/>
              </w:rPr>
              <w:t xml:space="preserve"> </w:t>
            </w:r>
            <w:r w:rsidR="003F62A0">
              <w:rPr>
                <w:rFonts w:asciiTheme="minorHAnsi" w:hAnsiTheme="minorHAnsi"/>
                <w:sz w:val="18"/>
                <w:szCs w:val="18"/>
              </w:rPr>
              <w:t>Enclosure</w:t>
            </w:r>
            <w:r>
              <w:rPr>
                <w:rFonts w:asciiTheme="minorHAnsi" w:hAnsiTheme="minorHAnsi"/>
                <w:sz w:val="18"/>
                <w:szCs w:val="18"/>
              </w:rPr>
              <w:t xml:space="preserve"> Air Leakage</w:t>
            </w:r>
          </w:p>
        </w:tc>
        <w:tc>
          <w:tcPr>
            <w:tcW w:w="5104" w:type="dxa"/>
            <w:vAlign w:val="center"/>
          </w:tcPr>
          <w:p w14:paraId="0A90EEE3" w14:textId="3E61F395" w:rsidR="00D03609" w:rsidRPr="00A42BCC" w:rsidRDefault="00D03609" w:rsidP="0007727D">
            <w:pPr>
              <w:rPr>
                <w:rFonts w:asciiTheme="minorHAnsi" w:hAnsiTheme="minorHAnsi"/>
                <w:sz w:val="18"/>
                <w:szCs w:val="18"/>
              </w:rPr>
            </w:pPr>
          </w:p>
        </w:tc>
      </w:tr>
      <w:tr w:rsidR="00D03609" w:rsidRPr="00A42BCC" w14:paraId="407CA3C0" w14:textId="77777777" w:rsidTr="0034225D">
        <w:tc>
          <w:tcPr>
            <w:tcW w:w="588" w:type="dxa"/>
            <w:vAlign w:val="center"/>
          </w:tcPr>
          <w:p w14:paraId="49A31367"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098" w:type="dxa"/>
          </w:tcPr>
          <w:p w14:paraId="102C249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0883B9D4" w14:textId="115AD84F" w:rsidR="00D03609" w:rsidRPr="00A42BCC" w:rsidRDefault="00D03609" w:rsidP="0007727D">
            <w:pPr>
              <w:tabs>
                <w:tab w:val="left" w:pos="2189"/>
              </w:tabs>
              <w:rPr>
                <w:rFonts w:asciiTheme="minorHAnsi" w:hAnsiTheme="minorHAnsi"/>
                <w:sz w:val="18"/>
                <w:szCs w:val="18"/>
              </w:rPr>
            </w:pPr>
          </w:p>
        </w:tc>
      </w:tr>
      <w:tr w:rsidR="00D03609" w:rsidRPr="00A42BCC" w14:paraId="50FE46BF" w14:textId="77777777" w:rsidTr="0034225D">
        <w:tc>
          <w:tcPr>
            <w:tcW w:w="588" w:type="dxa"/>
            <w:vAlign w:val="center"/>
          </w:tcPr>
          <w:p w14:paraId="08A2DD43"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098" w:type="dxa"/>
          </w:tcPr>
          <w:p w14:paraId="6B0F0504"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3A4054B4" w14:textId="6A51DCE6" w:rsidR="00D03609" w:rsidRPr="00A42BCC" w:rsidRDefault="00D03609" w:rsidP="0007727D">
            <w:pPr>
              <w:rPr>
                <w:rFonts w:asciiTheme="minorHAnsi" w:hAnsiTheme="minorHAnsi"/>
                <w:sz w:val="18"/>
                <w:szCs w:val="18"/>
              </w:rPr>
            </w:pPr>
          </w:p>
        </w:tc>
      </w:tr>
      <w:tr w:rsidR="00D03609" w:rsidRPr="00A42BCC" w14:paraId="6FB92DAF" w14:textId="77777777" w:rsidTr="0034225D">
        <w:tc>
          <w:tcPr>
            <w:tcW w:w="588" w:type="dxa"/>
            <w:vAlign w:val="center"/>
          </w:tcPr>
          <w:p w14:paraId="45ECE08F"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098" w:type="dxa"/>
          </w:tcPr>
          <w:p w14:paraId="2B6F9941"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73571B24" w14:textId="12FDAF96" w:rsidR="00D03609" w:rsidRPr="00A42BCC" w:rsidRDefault="00D03609" w:rsidP="0007727D">
            <w:pPr>
              <w:rPr>
                <w:rFonts w:asciiTheme="minorHAnsi" w:hAnsiTheme="minorHAnsi"/>
                <w:sz w:val="18"/>
                <w:szCs w:val="18"/>
              </w:rPr>
            </w:pPr>
          </w:p>
        </w:tc>
      </w:tr>
      <w:tr w:rsidR="00D03609" w:rsidRPr="00A42BCC" w14:paraId="71D9A719" w14:textId="77777777" w:rsidTr="0034225D">
        <w:tc>
          <w:tcPr>
            <w:tcW w:w="588" w:type="dxa"/>
            <w:vAlign w:val="center"/>
          </w:tcPr>
          <w:p w14:paraId="2E1A8B49"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098" w:type="dxa"/>
          </w:tcPr>
          <w:p w14:paraId="4B5E3AF9" w14:textId="77777777" w:rsidR="00D03609" w:rsidRPr="00A42BCC" w:rsidDel="00752910" w:rsidRDefault="00D03609" w:rsidP="0007727D">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790938EC" w14:textId="7097E1C7" w:rsidR="00D03609" w:rsidRPr="00A42BCC" w:rsidDel="00752910" w:rsidRDefault="00D03609" w:rsidP="0007727D">
            <w:pPr>
              <w:rPr>
                <w:rFonts w:asciiTheme="minorHAnsi" w:hAnsiTheme="minorHAnsi"/>
                <w:sz w:val="18"/>
                <w:szCs w:val="18"/>
              </w:rPr>
            </w:pPr>
          </w:p>
        </w:tc>
      </w:tr>
      <w:tr w:rsidR="00D03609" w:rsidRPr="00A42BCC" w:rsidDel="008A5A59" w14:paraId="32718EAB" w14:textId="77777777" w:rsidTr="0034225D">
        <w:tc>
          <w:tcPr>
            <w:tcW w:w="588" w:type="dxa"/>
            <w:vAlign w:val="center"/>
          </w:tcPr>
          <w:p w14:paraId="45EC638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08</w:t>
            </w:r>
          </w:p>
        </w:tc>
        <w:tc>
          <w:tcPr>
            <w:tcW w:w="5098" w:type="dxa"/>
            <w:vAlign w:val="center"/>
          </w:tcPr>
          <w:p w14:paraId="18B38FE9"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BA48AE7" w14:textId="43B786B6" w:rsidR="00D03609" w:rsidRPr="00A42BCC" w:rsidDel="008A5A59" w:rsidRDefault="00D03609" w:rsidP="0007727D">
            <w:pPr>
              <w:rPr>
                <w:rFonts w:asciiTheme="minorHAnsi" w:hAnsiTheme="minorHAnsi"/>
                <w:sz w:val="18"/>
                <w:szCs w:val="18"/>
              </w:rPr>
            </w:pPr>
          </w:p>
        </w:tc>
      </w:tr>
      <w:tr w:rsidR="00D03609" w:rsidRPr="00A42BCC" w:rsidDel="008A5A59" w14:paraId="78336177" w14:textId="77777777" w:rsidTr="0034225D">
        <w:tc>
          <w:tcPr>
            <w:tcW w:w="588" w:type="dxa"/>
            <w:vAlign w:val="center"/>
          </w:tcPr>
          <w:p w14:paraId="497B0C4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09</w:t>
            </w:r>
          </w:p>
        </w:tc>
        <w:tc>
          <w:tcPr>
            <w:tcW w:w="5098" w:type="dxa"/>
            <w:vAlign w:val="center"/>
          </w:tcPr>
          <w:p w14:paraId="10934861"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D4C6E60" w14:textId="05E0B29B" w:rsidR="00D03609" w:rsidRPr="00A42BCC" w:rsidDel="008A5A59" w:rsidRDefault="00D03609" w:rsidP="0007727D">
            <w:pPr>
              <w:rPr>
                <w:rFonts w:asciiTheme="minorHAnsi" w:hAnsiTheme="minorHAnsi"/>
                <w:sz w:val="18"/>
                <w:szCs w:val="18"/>
              </w:rPr>
            </w:pPr>
          </w:p>
        </w:tc>
      </w:tr>
      <w:tr w:rsidR="00D03609" w:rsidRPr="00A42BCC" w:rsidDel="008A5A59" w14:paraId="4F880772" w14:textId="77777777" w:rsidTr="0034225D">
        <w:tc>
          <w:tcPr>
            <w:tcW w:w="588" w:type="dxa"/>
            <w:vAlign w:val="center"/>
          </w:tcPr>
          <w:p w14:paraId="662F1787"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10</w:t>
            </w:r>
          </w:p>
        </w:tc>
        <w:tc>
          <w:tcPr>
            <w:tcW w:w="5098" w:type="dxa"/>
            <w:vAlign w:val="center"/>
          </w:tcPr>
          <w:p w14:paraId="37A6754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EDF977" w14:textId="4F07F864" w:rsidR="00D03609" w:rsidRPr="00A42BCC" w:rsidDel="008A5A59" w:rsidRDefault="00D03609" w:rsidP="0007727D">
            <w:pPr>
              <w:rPr>
                <w:rFonts w:asciiTheme="minorHAnsi" w:hAnsiTheme="minorHAnsi"/>
                <w:sz w:val="18"/>
                <w:szCs w:val="18"/>
              </w:rPr>
            </w:pPr>
          </w:p>
        </w:tc>
      </w:tr>
      <w:tr w:rsidR="00D03609" w:rsidRPr="00A42BCC" w:rsidDel="008A5A59" w14:paraId="2C3BA071" w14:textId="77777777" w:rsidTr="0034225D">
        <w:tc>
          <w:tcPr>
            <w:tcW w:w="588" w:type="dxa"/>
            <w:vAlign w:val="center"/>
          </w:tcPr>
          <w:p w14:paraId="3092899D"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11</w:t>
            </w:r>
          </w:p>
        </w:tc>
        <w:tc>
          <w:tcPr>
            <w:tcW w:w="5098" w:type="dxa"/>
            <w:vAlign w:val="center"/>
          </w:tcPr>
          <w:p w14:paraId="00B626C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6FA527E" w14:textId="39FF0873" w:rsidR="00D03609" w:rsidRPr="00A42BCC" w:rsidDel="008A5A59" w:rsidRDefault="00D03609" w:rsidP="0007727D">
            <w:pPr>
              <w:rPr>
                <w:rFonts w:asciiTheme="minorHAnsi" w:hAnsiTheme="minorHAnsi"/>
                <w:sz w:val="18"/>
                <w:szCs w:val="18"/>
              </w:rPr>
            </w:pPr>
          </w:p>
        </w:tc>
      </w:tr>
      <w:tr w:rsidR="00D03609" w:rsidRPr="00A42BCC" w14:paraId="2757AC13" w14:textId="77777777" w:rsidTr="0034225D">
        <w:tc>
          <w:tcPr>
            <w:tcW w:w="588" w:type="dxa"/>
            <w:vAlign w:val="center"/>
          </w:tcPr>
          <w:p w14:paraId="0686C6E0" w14:textId="77777777" w:rsidR="00D03609" w:rsidRPr="00A42BCC" w:rsidDel="00E42B9A" w:rsidRDefault="00D03609" w:rsidP="0007727D">
            <w:pPr>
              <w:jc w:val="center"/>
              <w:rPr>
                <w:rFonts w:asciiTheme="minorHAnsi" w:hAnsiTheme="minorHAnsi"/>
                <w:sz w:val="18"/>
                <w:szCs w:val="18"/>
              </w:rPr>
            </w:pPr>
            <w:r>
              <w:rPr>
                <w:rFonts w:asciiTheme="minorHAnsi" w:hAnsiTheme="minorHAnsi"/>
                <w:sz w:val="18"/>
                <w:szCs w:val="18"/>
              </w:rPr>
              <w:t>12</w:t>
            </w:r>
          </w:p>
        </w:tc>
        <w:tc>
          <w:tcPr>
            <w:tcW w:w="5098" w:type="dxa"/>
            <w:vAlign w:val="center"/>
          </w:tcPr>
          <w:p w14:paraId="7B883F36" w14:textId="77777777" w:rsidR="00D03609" w:rsidRPr="00197C55" w:rsidRDefault="00D03609" w:rsidP="0007727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4EDF188" w14:textId="31D2AD63" w:rsidR="00D03609" w:rsidRPr="00A42BCC" w:rsidRDefault="00D03609" w:rsidP="0007727D">
            <w:pPr>
              <w:rPr>
                <w:rFonts w:asciiTheme="minorHAnsi" w:hAnsiTheme="minorHAnsi"/>
                <w:sz w:val="18"/>
                <w:szCs w:val="18"/>
              </w:rPr>
            </w:pPr>
          </w:p>
        </w:tc>
      </w:tr>
      <w:tr w:rsidR="003574C3" w:rsidRPr="00A42BCC" w14:paraId="45D08186" w14:textId="77777777" w:rsidTr="0034225D">
        <w:tc>
          <w:tcPr>
            <w:tcW w:w="588" w:type="dxa"/>
            <w:vAlign w:val="center"/>
          </w:tcPr>
          <w:p w14:paraId="4E7A3680" w14:textId="076465BB" w:rsidR="003574C3" w:rsidRDefault="003574C3" w:rsidP="003574C3">
            <w:pPr>
              <w:jc w:val="center"/>
              <w:rPr>
                <w:rFonts w:asciiTheme="minorHAnsi" w:hAnsiTheme="minorHAnsi"/>
                <w:sz w:val="18"/>
                <w:szCs w:val="18"/>
              </w:rPr>
            </w:pPr>
            <w:r>
              <w:rPr>
                <w:rFonts w:asciiTheme="minorHAnsi" w:hAnsiTheme="minorHAnsi"/>
                <w:sz w:val="18"/>
                <w:szCs w:val="18"/>
              </w:rPr>
              <w:t>13</w:t>
            </w:r>
          </w:p>
        </w:tc>
        <w:tc>
          <w:tcPr>
            <w:tcW w:w="5098" w:type="dxa"/>
            <w:vAlign w:val="center"/>
          </w:tcPr>
          <w:p w14:paraId="4189BE17" w14:textId="319F58A7" w:rsidR="003574C3" w:rsidRDefault="003574C3" w:rsidP="003574C3">
            <w:pPr>
              <w:rPr>
                <w:rFonts w:asciiTheme="minorHAnsi" w:hAnsiTheme="minorHAnsi"/>
                <w:sz w:val="18"/>
                <w:szCs w:val="18"/>
              </w:rPr>
            </w:pPr>
            <w:r>
              <w:rPr>
                <w:rFonts w:asciiTheme="minorHAnsi" w:hAnsiTheme="minorHAnsi"/>
                <w:sz w:val="18"/>
                <w:szCs w:val="18"/>
              </w:rPr>
              <w:t>Building volume</w:t>
            </w:r>
          </w:p>
        </w:tc>
        <w:tc>
          <w:tcPr>
            <w:tcW w:w="5104" w:type="dxa"/>
            <w:vAlign w:val="center"/>
          </w:tcPr>
          <w:p w14:paraId="5C4E6048" w14:textId="77777777" w:rsidR="003574C3" w:rsidRPr="00A42BCC" w:rsidRDefault="003574C3" w:rsidP="003574C3">
            <w:pPr>
              <w:rPr>
                <w:rFonts w:asciiTheme="minorHAnsi" w:hAnsiTheme="minorHAnsi"/>
                <w:sz w:val="18"/>
                <w:szCs w:val="18"/>
              </w:rPr>
            </w:pPr>
          </w:p>
        </w:tc>
      </w:tr>
      <w:tr w:rsidR="003574C3" w14:paraId="63B3D063" w14:textId="77777777" w:rsidTr="0034225D">
        <w:tc>
          <w:tcPr>
            <w:tcW w:w="588" w:type="dxa"/>
            <w:vAlign w:val="center"/>
          </w:tcPr>
          <w:p w14:paraId="69711B2F" w14:textId="0B40AF38" w:rsidR="003574C3" w:rsidRDefault="003574C3" w:rsidP="003574C3">
            <w:pPr>
              <w:jc w:val="center"/>
              <w:rPr>
                <w:rFonts w:asciiTheme="minorHAnsi" w:hAnsiTheme="minorHAnsi"/>
                <w:sz w:val="18"/>
                <w:szCs w:val="18"/>
              </w:rPr>
            </w:pPr>
            <w:r>
              <w:rPr>
                <w:rFonts w:asciiTheme="minorHAnsi" w:hAnsiTheme="minorHAnsi"/>
                <w:sz w:val="18"/>
                <w:szCs w:val="18"/>
              </w:rPr>
              <w:t>14</w:t>
            </w:r>
          </w:p>
        </w:tc>
        <w:tc>
          <w:tcPr>
            <w:tcW w:w="5098" w:type="dxa"/>
            <w:vAlign w:val="center"/>
          </w:tcPr>
          <w:p w14:paraId="332CC273" w14:textId="77777777" w:rsidR="003574C3" w:rsidRPr="00037CA8" w:rsidRDefault="003574C3" w:rsidP="003574C3">
            <w:pPr>
              <w:rPr>
                <w:rFonts w:asciiTheme="minorHAnsi" w:hAnsiTheme="minorHAnsi"/>
                <w:sz w:val="18"/>
                <w:szCs w:val="18"/>
              </w:rPr>
            </w:pPr>
            <w:r>
              <w:rPr>
                <w:rFonts w:asciiTheme="minorHAnsi" w:hAnsiTheme="minorHAnsi"/>
                <w:sz w:val="18"/>
                <w:szCs w:val="18"/>
              </w:rPr>
              <w:t xml:space="preserve">Target dwelling unit compartmentalization leakage </w:t>
            </w:r>
            <w:r>
              <w:rPr>
                <w:rFonts w:asciiTheme="minorHAnsi" w:hAnsiTheme="minorHAnsi"/>
                <w:sz w:val="18"/>
                <w:szCs w:val="18"/>
                <w:vertAlign w:val="superscript"/>
              </w:rPr>
              <w:t xml:space="preserve"> </w:t>
            </w:r>
            <w:r>
              <w:rPr>
                <w:rFonts w:asciiTheme="minorHAnsi" w:hAnsiTheme="minorHAnsi"/>
                <w:sz w:val="18"/>
                <w:szCs w:val="18"/>
              </w:rPr>
              <w:t>(CFM50)</w:t>
            </w:r>
          </w:p>
        </w:tc>
        <w:tc>
          <w:tcPr>
            <w:tcW w:w="5104" w:type="dxa"/>
            <w:vAlign w:val="center"/>
          </w:tcPr>
          <w:p w14:paraId="572C9097" w14:textId="5CE3CE31" w:rsidR="003574C3" w:rsidRDefault="003574C3" w:rsidP="003574C3">
            <w:pPr>
              <w:rPr>
                <w:rFonts w:asciiTheme="minorHAnsi" w:hAnsiTheme="minorHAnsi"/>
                <w:sz w:val="18"/>
                <w:szCs w:val="18"/>
              </w:rPr>
            </w:pPr>
          </w:p>
        </w:tc>
      </w:tr>
      <w:tr w:rsidR="003574C3" w:rsidRPr="00A42BCC" w14:paraId="33AA5810" w14:textId="77777777" w:rsidTr="0034225D">
        <w:tc>
          <w:tcPr>
            <w:tcW w:w="588" w:type="dxa"/>
            <w:vAlign w:val="center"/>
          </w:tcPr>
          <w:p w14:paraId="044E5683" w14:textId="4B8EA8A5" w:rsidR="003574C3" w:rsidRPr="00A42BCC" w:rsidDel="0053362D" w:rsidRDefault="003574C3" w:rsidP="003574C3">
            <w:pPr>
              <w:jc w:val="center"/>
              <w:rPr>
                <w:rFonts w:asciiTheme="minorHAnsi" w:hAnsiTheme="minorHAnsi"/>
                <w:sz w:val="18"/>
                <w:szCs w:val="18"/>
              </w:rPr>
            </w:pPr>
            <w:r>
              <w:rPr>
                <w:rFonts w:asciiTheme="minorHAnsi" w:hAnsiTheme="minorHAnsi"/>
                <w:sz w:val="18"/>
                <w:szCs w:val="18"/>
              </w:rPr>
              <w:t>15</w:t>
            </w:r>
          </w:p>
        </w:tc>
        <w:tc>
          <w:tcPr>
            <w:tcW w:w="5098" w:type="dxa"/>
          </w:tcPr>
          <w:p w14:paraId="4C598C52" w14:textId="77777777" w:rsidR="003574C3" w:rsidRPr="00A42BCC" w:rsidRDefault="003574C3" w:rsidP="003574C3">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2269107D" w14:textId="2A6A0C4A" w:rsidR="003574C3" w:rsidRPr="00A42BCC" w:rsidRDefault="003574C3" w:rsidP="003574C3">
            <w:pPr>
              <w:rPr>
                <w:rFonts w:asciiTheme="minorHAnsi" w:hAnsiTheme="minorHAnsi"/>
                <w:sz w:val="18"/>
                <w:szCs w:val="18"/>
              </w:rPr>
            </w:pPr>
          </w:p>
        </w:tc>
      </w:tr>
      <w:tr w:rsidR="003574C3" w:rsidRPr="00A42BCC" w14:paraId="25B6D050" w14:textId="77777777" w:rsidTr="0034225D">
        <w:tc>
          <w:tcPr>
            <w:tcW w:w="588" w:type="dxa"/>
            <w:vAlign w:val="center"/>
          </w:tcPr>
          <w:p w14:paraId="290130AF" w14:textId="3AE8AFB6" w:rsidR="003574C3" w:rsidDel="00820D66" w:rsidRDefault="003574C3" w:rsidP="003574C3">
            <w:pPr>
              <w:jc w:val="center"/>
              <w:rPr>
                <w:rFonts w:asciiTheme="minorHAnsi" w:hAnsiTheme="minorHAnsi"/>
                <w:sz w:val="18"/>
                <w:szCs w:val="18"/>
              </w:rPr>
            </w:pPr>
            <w:r>
              <w:rPr>
                <w:rFonts w:asciiTheme="minorHAnsi" w:hAnsiTheme="minorHAnsi"/>
                <w:sz w:val="18"/>
                <w:szCs w:val="18"/>
              </w:rPr>
              <w:t>16</w:t>
            </w:r>
          </w:p>
        </w:tc>
        <w:tc>
          <w:tcPr>
            <w:tcW w:w="5098" w:type="dxa"/>
            <w:vAlign w:val="center"/>
          </w:tcPr>
          <w:p w14:paraId="2DB57F5E" w14:textId="77777777" w:rsidR="003574C3" w:rsidRPr="00A42BCC" w:rsidRDefault="003574C3" w:rsidP="003574C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1FA8B1B9" w14:textId="503FF250" w:rsidR="003574C3" w:rsidRPr="00A42BCC" w:rsidRDefault="003574C3" w:rsidP="003574C3">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34225D">
        <w:tc>
          <w:tcPr>
            <w:tcW w:w="10795" w:type="dxa"/>
            <w:gridSpan w:val="10"/>
          </w:tcPr>
          <w:p w14:paraId="236613D7"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34225D">
        <w:tc>
          <w:tcPr>
            <w:tcW w:w="590" w:type="dxa"/>
            <w:vAlign w:val="center"/>
          </w:tcPr>
          <w:p w14:paraId="7D8D413D"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4DDB799B" w:rsidR="00D03609" w:rsidRPr="00A42BCC" w:rsidRDefault="00D03609">
            <w:pPr>
              <w:keepNext/>
              <w:rPr>
                <w:rFonts w:asciiTheme="minorHAnsi" w:hAnsiTheme="minorHAnsi"/>
                <w:sz w:val="18"/>
                <w:szCs w:val="18"/>
              </w:rPr>
            </w:pPr>
          </w:p>
        </w:tc>
      </w:tr>
      <w:tr w:rsidR="00D03609" w:rsidRPr="00A42BCC" w14:paraId="6F43FA61" w14:textId="77777777" w:rsidTr="0034225D">
        <w:tc>
          <w:tcPr>
            <w:tcW w:w="2203" w:type="dxa"/>
            <w:gridSpan w:val="2"/>
            <w:vAlign w:val="center"/>
          </w:tcPr>
          <w:p w14:paraId="78B5D52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34225D">
        <w:tc>
          <w:tcPr>
            <w:tcW w:w="2203" w:type="dxa"/>
            <w:gridSpan w:val="2"/>
            <w:vAlign w:val="bottom"/>
          </w:tcPr>
          <w:p w14:paraId="1DE940D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34225D">
        <w:tc>
          <w:tcPr>
            <w:tcW w:w="2203" w:type="dxa"/>
            <w:gridSpan w:val="2"/>
            <w:vAlign w:val="center"/>
          </w:tcPr>
          <w:p w14:paraId="11D74F87" w14:textId="69FAAA38"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07727D">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07727D">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07727D">
            <w:pPr>
              <w:keepNext/>
              <w:jc w:val="center"/>
              <w:rPr>
                <w:rFonts w:asciiTheme="minorHAnsi" w:hAnsiTheme="minorHAnsi"/>
                <w:sz w:val="18"/>
                <w:szCs w:val="18"/>
              </w:rPr>
            </w:pPr>
          </w:p>
        </w:tc>
      </w:tr>
      <w:tr w:rsidR="00D03609" w:rsidRPr="00A42BCC" w14:paraId="18C2BF56" w14:textId="77777777" w:rsidTr="0034225D">
        <w:tc>
          <w:tcPr>
            <w:tcW w:w="2203" w:type="dxa"/>
            <w:gridSpan w:val="2"/>
            <w:tcBorders>
              <w:bottom w:val="single" w:sz="12" w:space="0" w:color="000000"/>
            </w:tcBorders>
            <w:vAlign w:val="center"/>
          </w:tcPr>
          <w:p w14:paraId="3B06CEFA"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07727D">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07727D">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07727D">
            <w:pPr>
              <w:keepNext/>
              <w:jc w:val="center"/>
              <w:rPr>
                <w:rFonts w:asciiTheme="minorHAnsi" w:hAnsiTheme="minorHAnsi"/>
                <w:sz w:val="18"/>
                <w:szCs w:val="18"/>
              </w:rPr>
            </w:pPr>
          </w:p>
        </w:tc>
      </w:tr>
      <w:tr w:rsidR="00D03609" w:rsidRPr="00A42BCC" w14:paraId="307A728E" w14:textId="77777777" w:rsidTr="0034225D">
        <w:tc>
          <w:tcPr>
            <w:tcW w:w="590" w:type="dxa"/>
            <w:tcBorders>
              <w:top w:val="single" w:sz="12" w:space="0" w:color="000000"/>
            </w:tcBorders>
            <w:vAlign w:val="center"/>
          </w:tcPr>
          <w:p w14:paraId="02331705"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4E6291BD" w:rsidR="00D03609" w:rsidRPr="00A42BCC" w:rsidRDefault="00D03609">
            <w:pPr>
              <w:keepNext/>
              <w:rPr>
                <w:rFonts w:asciiTheme="minorHAnsi" w:hAnsiTheme="minorHAnsi"/>
                <w:sz w:val="18"/>
                <w:szCs w:val="18"/>
              </w:rPr>
            </w:pPr>
          </w:p>
        </w:tc>
      </w:tr>
      <w:tr w:rsidR="00D03609" w:rsidRPr="00A42BCC" w14:paraId="3CB08B47" w14:textId="77777777" w:rsidTr="0034225D">
        <w:tc>
          <w:tcPr>
            <w:tcW w:w="2765" w:type="dxa"/>
            <w:gridSpan w:val="3"/>
            <w:vAlign w:val="center"/>
          </w:tcPr>
          <w:p w14:paraId="64897F5C"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34225D">
        <w:tc>
          <w:tcPr>
            <w:tcW w:w="2765" w:type="dxa"/>
            <w:gridSpan w:val="3"/>
            <w:vAlign w:val="center"/>
          </w:tcPr>
          <w:p w14:paraId="5BDC00F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34225D">
        <w:tc>
          <w:tcPr>
            <w:tcW w:w="2765" w:type="dxa"/>
            <w:gridSpan w:val="3"/>
            <w:vAlign w:val="center"/>
          </w:tcPr>
          <w:p w14:paraId="34D30E8F" w14:textId="66CB602A" w:rsidR="00D03609" w:rsidRPr="00A42BCC" w:rsidRDefault="00D03609" w:rsidP="0007727D">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07727D">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07727D">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07727D">
            <w:pPr>
              <w:keepNext/>
              <w:jc w:val="center"/>
              <w:rPr>
                <w:rFonts w:asciiTheme="minorHAnsi" w:hAnsiTheme="minorHAnsi"/>
                <w:sz w:val="18"/>
                <w:szCs w:val="18"/>
              </w:rPr>
            </w:pPr>
          </w:p>
        </w:tc>
      </w:tr>
      <w:tr w:rsidR="00D03609" w:rsidRPr="00A42BCC" w14:paraId="4AC2C14F" w14:textId="77777777" w:rsidTr="0034225D">
        <w:tc>
          <w:tcPr>
            <w:tcW w:w="2765" w:type="dxa"/>
            <w:gridSpan w:val="3"/>
            <w:vAlign w:val="center"/>
          </w:tcPr>
          <w:p w14:paraId="5D2015EA" w14:textId="77777777" w:rsidR="00D03609" w:rsidRPr="00A42BCC" w:rsidRDefault="00D03609" w:rsidP="0007727D">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07727D">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07727D">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07727D">
            <w:pPr>
              <w:jc w:val="center"/>
              <w:rPr>
                <w:rFonts w:asciiTheme="minorHAnsi" w:hAnsiTheme="minorHAnsi"/>
                <w:sz w:val="18"/>
                <w:szCs w:val="18"/>
              </w:rPr>
            </w:pPr>
          </w:p>
        </w:tc>
      </w:tr>
    </w:tbl>
    <w:p w14:paraId="278162DE" w14:textId="77777777"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34225D">
        <w:tc>
          <w:tcPr>
            <w:tcW w:w="10795" w:type="dxa"/>
          </w:tcPr>
          <w:p w14:paraId="537F6E7A" w14:textId="4FB00728" w:rsidR="00D03609" w:rsidRPr="005A593D" w:rsidRDefault="00672313" w:rsidP="0007727D">
            <w:pPr>
              <w:rPr>
                <w:rFonts w:asciiTheme="minorHAnsi" w:hAnsiTheme="minorHAnsi"/>
                <w:b/>
                <w:szCs w:val="18"/>
              </w:rPr>
            </w:pPr>
            <w:r>
              <w:rPr>
                <w:rFonts w:asciiTheme="minorHAnsi" w:hAnsiTheme="minorHAnsi"/>
                <w:b/>
                <w:szCs w:val="18"/>
              </w:rPr>
              <w:t>MCH24a</w:t>
            </w:r>
            <w:r w:rsidR="00D03609" w:rsidRPr="005A593D">
              <w:rPr>
                <w:rFonts w:asciiTheme="minorHAnsi" w:hAnsiTheme="minorHAnsi"/>
                <w:b/>
                <w:szCs w:val="18"/>
              </w:rPr>
              <w:t xml:space="preserve"> - Single Point Air Tightness Test With Manual 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70"/>
        <w:gridCol w:w="5637"/>
      </w:tblGrid>
      <w:tr w:rsidR="00D03609" w:rsidRPr="00A42BCC" w14:paraId="31BF6E92" w14:textId="77777777" w:rsidTr="0034225D">
        <w:tc>
          <w:tcPr>
            <w:tcW w:w="10792" w:type="dxa"/>
            <w:gridSpan w:val="3"/>
          </w:tcPr>
          <w:p w14:paraId="7D333D31"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D03609" w:rsidRPr="00A42BCC" w14:paraId="27F162F2" w14:textId="77777777" w:rsidTr="0034225D">
        <w:tc>
          <w:tcPr>
            <w:tcW w:w="585" w:type="dxa"/>
            <w:vAlign w:val="center"/>
          </w:tcPr>
          <w:p w14:paraId="1801B4E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70" w:type="dxa"/>
            <w:vAlign w:val="center"/>
          </w:tcPr>
          <w:p w14:paraId="1486B26E"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637" w:type="dxa"/>
            <w:vAlign w:val="center"/>
          </w:tcPr>
          <w:p w14:paraId="0E77E0A2" w14:textId="3C0868F0"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552D32E1" w14:textId="77777777" w:rsidTr="0034225D">
        <w:tc>
          <w:tcPr>
            <w:tcW w:w="585" w:type="dxa"/>
            <w:vAlign w:val="center"/>
          </w:tcPr>
          <w:p w14:paraId="726DAB5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70" w:type="dxa"/>
            <w:vAlign w:val="center"/>
          </w:tcPr>
          <w:p w14:paraId="74520E4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37" w:type="dxa"/>
            <w:vAlign w:val="center"/>
          </w:tcPr>
          <w:p w14:paraId="267798CA" w14:textId="6B2C76C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C67AF06" w14:textId="77777777" w:rsidTr="0034225D">
        <w:tc>
          <w:tcPr>
            <w:tcW w:w="585" w:type="dxa"/>
            <w:vAlign w:val="center"/>
          </w:tcPr>
          <w:p w14:paraId="4205D61A"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70" w:type="dxa"/>
            <w:vAlign w:val="center"/>
          </w:tcPr>
          <w:p w14:paraId="74F380A7"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3C9B855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637" w:type="dxa"/>
            <w:vAlign w:val="center"/>
          </w:tcPr>
          <w:p w14:paraId="35586D59" w14:textId="6C4D3A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53AA3D7" w14:textId="77777777" w:rsidTr="0034225D">
        <w:tc>
          <w:tcPr>
            <w:tcW w:w="585" w:type="dxa"/>
            <w:vAlign w:val="center"/>
          </w:tcPr>
          <w:p w14:paraId="50B23BCA"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70" w:type="dxa"/>
            <w:vAlign w:val="center"/>
          </w:tcPr>
          <w:p w14:paraId="60ACA094"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Pr>
                <w:rFonts w:asciiTheme="minorHAnsi" w:hAnsiTheme="minorHAnsi"/>
                <w:sz w:val="18"/>
                <w:szCs w:val="18"/>
              </w:rPr>
              <w:t>Enclosure</w:t>
            </w:r>
            <w:r w:rsidRPr="00A42BCC">
              <w:rPr>
                <w:rFonts w:asciiTheme="minorHAnsi" w:hAnsiTheme="minorHAnsi"/>
                <w:sz w:val="18"/>
                <w:szCs w:val="18"/>
              </w:rPr>
              <w:t xml:space="preserve"> Pressure Target</w:t>
            </w:r>
            <w:r>
              <w:rPr>
                <w:rFonts w:asciiTheme="minorHAnsi" w:hAnsiTheme="minorHAnsi"/>
                <w:sz w:val="18"/>
                <w:szCs w:val="18"/>
              </w:rPr>
              <w:t xml:space="preserve"> (Pa)</w:t>
            </w:r>
          </w:p>
        </w:tc>
        <w:tc>
          <w:tcPr>
            <w:tcW w:w="5637" w:type="dxa"/>
            <w:vAlign w:val="center"/>
          </w:tcPr>
          <w:p w14:paraId="599932B1" w14:textId="7198255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B7BED3F" w14:textId="77777777" w:rsidTr="0034225D">
        <w:tc>
          <w:tcPr>
            <w:tcW w:w="585" w:type="dxa"/>
            <w:vAlign w:val="center"/>
          </w:tcPr>
          <w:p w14:paraId="15AC4C65"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70" w:type="dxa"/>
            <w:vAlign w:val="center"/>
          </w:tcPr>
          <w:p w14:paraId="0DFB77A4"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Pr>
                <w:rFonts w:asciiTheme="minorHAnsi" w:hAnsiTheme="minorHAnsi"/>
                <w:sz w:val="18"/>
                <w:szCs w:val="18"/>
              </w:rPr>
              <w:t xml:space="preserve"> Enclosure </w:t>
            </w:r>
            <w:r w:rsidRPr="00A42BCC">
              <w:rPr>
                <w:rFonts w:asciiTheme="minorHAnsi" w:hAnsiTheme="minorHAnsi"/>
                <w:sz w:val="18"/>
                <w:szCs w:val="18"/>
              </w:rPr>
              <w:t>Pressure Measured</w:t>
            </w:r>
            <w:r>
              <w:rPr>
                <w:rFonts w:asciiTheme="minorHAnsi" w:hAnsiTheme="minorHAnsi"/>
                <w:sz w:val="18"/>
                <w:szCs w:val="18"/>
              </w:rPr>
              <w:t xml:space="preserve"> (Pa)</w:t>
            </w:r>
          </w:p>
          <w:p w14:paraId="032983D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(Pressurization is positive;  Depressurization is negative)</w:t>
            </w:r>
          </w:p>
        </w:tc>
        <w:tc>
          <w:tcPr>
            <w:tcW w:w="5637" w:type="dxa"/>
            <w:vAlign w:val="center"/>
          </w:tcPr>
          <w:p w14:paraId="6AB421A7" w14:textId="5580652E"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7BAFC722" w14:textId="77777777" w:rsidTr="0034225D">
        <w:tc>
          <w:tcPr>
            <w:tcW w:w="585" w:type="dxa"/>
            <w:vAlign w:val="center"/>
          </w:tcPr>
          <w:p w14:paraId="7C4951BD"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70" w:type="dxa"/>
            <w:vAlign w:val="center"/>
          </w:tcPr>
          <w:p w14:paraId="23D1C748"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Difference (Pa)</w:t>
            </w:r>
          </w:p>
          <w:p w14:paraId="41D6E64E"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C4E0D4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637" w:type="dxa"/>
            <w:vAlign w:val="center"/>
          </w:tcPr>
          <w:p w14:paraId="09617AC7" w14:textId="47E97EFC"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E58F5C3" w14:textId="77777777" w:rsidTr="0034225D">
        <w:tc>
          <w:tcPr>
            <w:tcW w:w="585" w:type="dxa"/>
            <w:vAlign w:val="center"/>
          </w:tcPr>
          <w:p w14:paraId="21774EF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70" w:type="dxa"/>
            <w:vAlign w:val="center"/>
          </w:tcPr>
          <w:p w14:paraId="791C93D2"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637" w:type="dxa"/>
            <w:vAlign w:val="center"/>
          </w:tcPr>
          <w:p w14:paraId="585FCD6F" w14:textId="44821DA2"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3D6BEAB8" w14:textId="77777777" w:rsidTr="0034225D">
        <w:tc>
          <w:tcPr>
            <w:tcW w:w="585" w:type="dxa"/>
            <w:vAlign w:val="center"/>
          </w:tcPr>
          <w:p w14:paraId="65D91CE5"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70" w:type="dxa"/>
            <w:vAlign w:val="center"/>
          </w:tcPr>
          <w:p w14:paraId="55365C2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Pr="00A42BCC">
              <w:rPr>
                <w:rFonts w:asciiTheme="minorHAnsi" w:hAnsiTheme="minorHAnsi"/>
                <w:sz w:val="18"/>
                <w:szCs w:val="18"/>
              </w:rPr>
              <w:t xml:space="preserve">Nominal Fan </w:t>
            </w:r>
            <w:r>
              <w:rPr>
                <w:rFonts w:asciiTheme="minorHAnsi" w:hAnsiTheme="minorHAnsi"/>
                <w:sz w:val="18"/>
                <w:szCs w:val="18"/>
              </w:rPr>
              <w:t>F</w:t>
            </w:r>
            <w:r w:rsidRPr="00A42BCC">
              <w:rPr>
                <w:rFonts w:asciiTheme="minorHAnsi" w:hAnsiTheme="minorHAnsi"/>
                <w:sz w:val="18"/>
                <w:szCs w:val="18"/>
              </w:rPr>
              <w:t xml:space="preserve">low at </w:t>
            </w:r>
            <w:r>
              <w:rPr>
                <w:rFonts w:asciiTheme="minorHAnsi" w:hAnsiTheme="minorHAnsi"/>
                <w:sz w:val="18"/>
                <w:szCs w:val="18"/>
              </w:rPr>
              <w:t>A</w:t>
            </w:r>
            <w:r w:rsidRPr="00A42BCC">
              <w:rPr>
                <w:rFonts w:asciiTheme="minorHAnsi" w:hAnsiTheme="minorHAnsi"/>
                <w:sz w:val="18"/>
                <w:szCs w:val="18"/>
              </w:rPr>
              <w:t xml:space="preserve">bove </w:t>
            </w:r>
            <w:r>
              <w:rPr>
                <w:rFonts w:asciiTheme="minorHAnsi" w:hAnsiTheme="minorHAnsi"/>
                <w:sz w:val="18"/>
                <w:szCs w:val="18"/>
              </w:rPr>
              <w:t>F</w:t>
            </w:r>
            <w:r w:rsidRPr="00A42BCC">
              <w:rPr>
                <w:rFonts w:asciiTheme="minorHAnsi" w:hAnsiTheme="minorHAnsi"/>
                <w:sz w:val="18"/>
                <w:szCs w:val="18"/>
              </w:rPr>
              <w:t xml:space="preserve">an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(cfm) at the Induced Enclosure Pressure Difference (in C06 above)</w:t>
            </w:r>
          </w:p>
        </w:tc>
        <w:tc>
          <w:tcPr>
            <w:tcW w:w="5637" w:type="dxa"/>
            <w:vAlign w:val="center"/>
          </w:tcPr>
          <w:p w14:paraId="217916C9" w14:textId="0692449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D85F279" w14:textId="77777777" w:rsidTr="0034225D">
        <w:tc>
          <w:tcPr>
            <w:tcW w:w="585" w:type="dxa"/>
            <w:vAlign w:val="center"/>
          </w:tcPr>
          <w:p w14:paraId="70187C8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lastRenderedPageBreak/>
              <w:t>09</w:t>
            </w:r>
          </w:p>
        </w:tc>
        <w:tc>
          <w:tcPr>
            <w:tcW w:w="4570" w:type="dxa"/>
            <w:vAlign w:val="center"/>
          </w:tcPr>
          <w:p w14:paraId="766EC951"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Pr="00A42BCC">
              <w:rPr>
                <w:rFonts w:asciiTheme="minorHAnsi" w:hAnsiTheme="minorHAnsi"/>
                <w:sz w:val="18"/>
                <w:szCs w:val="18"/>
              </w:rPr>
              <w:t>Nominal CFM50</w:t>
            </w:r>
          </w:p>
        </w:tc>
        <w:tc>
          <w:tcPr>
            <w:tcW w:w="5637" w:type="dxa"/>
            <w:vAlign w:val="center"/>
          </w:tcPr>
          <w:p w14:paraId="132E2D20" w14:textId="38E7CC58"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34225D">
        <w:tc>
          <w:tcPr>
            <w:tcW w:w="10794" w:type="dxa"/>
            <w:gridSpan w:val="3"/>
          </w:tcPr>
          <w:p w14:paraId="02AE04F5"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34225D">
        <w:tc>
          <w:tcPr>
            <w:tcW w:w="585" w:type="dxa"/>
            <w:vAlign w:val="center"/>
          </w:tcPr>
          <w:p w14:paraId="43EB4F53" w14:textId="77777777" w:rsidR="00D03609" w:rsidRPr="00A42BCC" w:rsidDel="00E67F64"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34225D">
        <w:tc>
          <w:tcPr>
            <w:tcW w:w="585" w:type="dxa"/>
            <w:vAlign w:val="center"/>
          </w:tcPr>
          <w:p w14:paraId="22C37DBC"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07727D">
        <w:tc>
          <w:tcPr>
            <w:tcW w:w="11018" w:type="dxa"/>
            <w:gridSpan w:val="3"/>
          </w:tcPr>
          <w:p w14:paraId="5B464F63"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07727D">
        <w:tc>
          <w:tcPr>
            <w:tcW w:w="590" w:type="dxa"/>
            <w:vAlign w:val="center"/>
          </w:tcPr>
          <w:p w14:paraId="153C792E"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5"/>
        <w:gridCol w:w="10198"/>
      </w:tblGrid>
      <w:tr w:rsidR="00D03609" w:rsidRPr="00A42BCC" w14:paraId="6CD0C7E3" w14:textId="77777777" w:rsidTr="0034225D">
        <w:trPr>
          <w:trHeight w:val="57"/>
        </w:trPr>
        <w:tc>
          <w:tcPr>
            <w:tcW w:w="10804" w:type="dxa"/>
            <w:gridSpan w:val="2"/>
          </w:tcPr>
          <w:p w14:paraId="6A6982EE" w14:textId="3A7E2A88"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419F0">
              <w:rPr>
                <w:rFonts w:asciiTheme="minorHAnsi" w:hAnsiTheme="minorHAnsi"/>
                <w:b/>
                <w:szCs w:val="18"/>
              </w:rPr>
              <w:t>Measured Enclosure Air Leakage Rate</w:t>
            </w:r>
          </w:p>
        </w:tc>
      </w:tr>
      <w:tr w:rsidR="00D03609" w:rsidRPr="00A42BCC" w14:paraId="045D8521" w14:textId="77777777" w:rsidTr="0034225D">
        <w:trPr>
          <w:trHeight w:val="479"/>
        </w:trPr>
        <w:tc>
          <w:tcPr>
            <w:tcW w:w="605" w:type="dxa"/>
            <w:vAlign w:val="center"/>
          </w:tcPr>
          <w:p w14:paraId="20915118"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99" w:type="dxa"/>
            <w:vAlign w:val="center"/>
          </w:tcPr>
          <w:p w14:paraId="3BE96892" w14:textId="2F2773F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D03609" w:rsidRPr="00A42BCC" w14:paraId="7BCDEC75" w14:textId="77777777" w:rsidTr="0007727D">
        <w:tc>
          <w:tcPr>
            <w:tcW w:w="10794" w:type="dxa"/>
            <w:gridSpan w:val="2"/>
          </w:tcPr>
          <w:p w14:paraId="48A4F814" w14:textId="59FD3A5E"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G. Additional Requirements for</w:t>
            </w:r>
            <w:r w:rsidR="00FF4B80">
              <w:rPr>
                <w:rFonts w:asciiTheme="minorHAnsi" w:hAnsiTheme="minorHAnsi"/>
                <w:b/>
                <w:szCs w:val="18"/>
              </w:rPr>
              <w:t xml:space="preserve"> Worksheet</w:t>
            </w:r>
            <w:r w:rsidRPr="005A593D">
              <w:rPr>
                <w:rFonts w:asciiTheme="minorHAnsi" w:hAnsiTheme="minorHAnsi"/>
                <w:b/>
                <w:szCs w:val="18"/>
              </w:rPr>
              <w:t xml:space="preserve"> Compliance</w:t>
            </w:r>
          </w:p>
        </w:tc>
      </w:tr>
      <w:tr w:rsidR="00D03609" w:rsidRPr="00A42BCC" w14:paraId="56559C8E" w14:textId="77777777" w:rsidTr="0007727D">
        <w:tc>
          <w:tcPr>
            <w:tcW w:w="585" w:type="dxa"/>
            <w:vAlign w:val="center"/>
          </w:tcPr>
          <w:p w14:paraId="25F5328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4A9F24DA" w14:textId="77777777" w:rsidR="00D03609" w:rsidRPr="00A42BCC" w:rsidDel="005F2ADF" w:rsidRDefault="00D03609" w:rsidP="0007727D">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D03609" w:rsidRPr="00A42BCC" w14:paraId="0ED5FA4F" w14:textId="77777777" w:rsidTr="0007727D">
        <w:tc>
          <w:tcPr>
            <w:tcW w:w="585" w:type="dxa"/>
            <w:vAlign w:val="center"/>
          </w:tcPr>
          <w:p w14:paraId="2D63D9D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6AA9CACD" w14:textId="77777777"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D03609" w:rsidRPr="00A42BCC" w14:paraId="6D029162" w14:textId="77777777" w:rsidTr="0007727D">
        <w:tc>
          <w:tcPr>
            <w:tcW w:w="585" w:type="dxa"/>
            <w:vAlign w:val="center"/>
          </w:tcPr>
          <w:p w14:paraId="41F0686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EE186F1" w14:textId="77777777"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D03609" w:rsidRPr="00A42BCC" w14:paraId="1947D04A" w14:textId="77777777" w:rsidTr="0007727D">
        <w:tc>
          <w:tcPr>
            <w:tcW w:w="585" w:type="dxa"/>
            <w:vAlign w:val="center"/>
          </w:tcPr>
          <w:p w14:paraId="16904188"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372ECBA8" w14:textId="77777777" w:rsidR="00D03609" w:rsidRPr="00C55ED3" w:rsidRDefault="00D03609" w:rsidP="0007727D">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4A3A5AE2" w14:textId="0DD90256" w:rsidR="00670799" w:rsidRDefault="00670799" w:rsidP="009762F6">
      <w:pPr>
        <w:rPr>
          <w:rFonts w:ascii="Calibri" w:hAnsi="Calibri"/>
          <w:b/>
        </w:rPr>
      </w:pPr>
    </w:p>
    <w:p w14:paraId="593B4D7F" w14:textId="77777777" w:rsidR="00670799" w:rsidRDefault="00670799">
      <w:pPr>
        <w:rPr>
          <w:rFonts w:ascii="Calibri" w:hAnsi="Calibri"/>
          <w:b/>
        </w:rPr>
      </w:pPr>
      <w:r>
        <w:rPr>
          <w:rFonts w:ascii="Calibri" w:hAnsi="Calibri"/>
          <w:b/>
        </w:rPr>
        <w:br w:type="page"/>
      </w:r>
    </w:p>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CD200B" w:rsidRPr="009351D2" w14:paraId="4F25E846" w14:textId="77777777" w:rsidTr="00651EE2">
        <w:trPr>
          <w:trHeight w:val="288"/>
        </w:trPr>
        <w:tc>
          <w:tcPr>
            <w:tcW w:w="10768" w:type="dxa"/>
            <w:gridSpan w:val="4"/>
            <w:vAlign w:val="center"/>
          </w:tcPr>
          <w:p w14:paraId="7024CEFE" w14:textId="77777777" w:rsidR="00CD200B" w:rsidRPr="009351D2" w:rsidRDefault="00CD200B" w:rsidP="00651EE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t>Documentation Author's Declaration Statement</w:t>
            </w:r>
          </w:p>
        </w:tc>
      </w:tr>
      <w:tr w:rsidR="00CD200B" w:rsidRPr="00E136A4" w14:paraId="236161E9" w14:textId="77777777" w:rsidTr="00651EE2">
        <w:trPr>
          <w:trHeight w:val="278"/>
        </w:trPr>
        <w:tc>
          <w:tcPr>
            <w:tcW w:w="10768" w:type="dxa"/>
            <w:gridSpan w:val="4"/>
            <w:vAlign w:val="center"/>
          </w:tcPr>
          <w:p w14:paraId="7C4CA4F6" w14:textId="77777777" w:rsidR="00CD200B" w:rsidRPr="00E136A4" w:rsidRDefault="00CD200B" w:rsidP="00651EE2">
            <w:pPr>
              <w:numPr>
                <w:ilvl w:val="0"/>
                <w:numId w:val="14"/>
              </w:numPr>
              <w:ind w:left="360" w:hanging="270"/>
              <w:rPr>
                <w:rFonts w:ascii="Calibri" w:hAnsi="Calibri"/>
                <w:sz w:val="18"/>
                <w:szCs w:val="18"/>
              </w:rPr>
            </w:pPr>
            <w:r>
              <w:rPr>
                <w:rFonts w:ascii="Calibri" w:hAnsi="Calibri"/>
                <w:sz w:val="18"/>
                <w:szCs w:val="18"/>
              </w:rPr>
              <w:t xml:space="preserve">I </w:t>
            </w:r>
            <w:r w:rsidRPr="00E136A4">
              <w:rPr>
                <w:rFonts w:ascii="Calibri" w:hAnsi="Calibri"/>
                <w:sz w:val="18"/>
                <w:szCs w:val="18"/>
              </w:rPr>
              <w:t xml:space="preserve">certify that this Certificate of </w:t>
            </w:r>
            <w:r>
              <w:rPr>
                <w:rFonts w:ascii="Calibri" w:hAnsi="Calibri"/>
                <w:sz w:val="18"/>
                <w:szCs w:val="18"/>
              </w:rPr>
              <w:t xml:space="preserve">Verification </w:t>
            </w:r>
            <w:r w:rsidRPr="00E136A4">
              <w:rPr>
                <w:rFonts w:ascii="Calibri" w:hAnsi="Calibri"/>
                <w:sz w:val="18"/>
                <w:szCs w:val="18"/>
              </w:rPr>
              <w:t>documentation is accurate and complete.</w:t>
            </w:r>
          </w:p>
        </w:tc>
      </w:tr>
      <w:tr w:rsidR="00CD200B" w:rsidRPr="0047600B" w14:paraId="4663DCDB" w14:textId="77777777" w:rsidTr="00651EE2">
        <w:trPr>
          <w:trHeight w:val="360"/>
        </w:trPr>
        <w:tc>
          <w:tcPr>
            <w:tcW w:w="5344" w:type="dxa"/>
          </w:tcPr>
          <w:p w14:paraId="69F5FAE3" w14:textId="77777777" w:rsidR="00CD200B" w:rsidRPr="0047600B" w:rsidRDefault="00CD200B" w:rsidP="00651EE2">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Name:</w:t>
            </w:r>
          </w:p>
        </w:tc>
        <w:tc>
          <w:tcPr>
            <w:tcW w:w="5424" w:type="dxa"/>
            <w:gridSpan w:val="3"/>
          </w:tcPr>
          <w:p w14:paraId="1CA6CF1A" w14:textId="77777777" w:rsidR="00CD200B" w:rsidRPr="0047600B" w:rsidRDefault="00CD200B" w:rsidP="00651EE2">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Signature:</w:t>
            </w:r>
          </w:p>
        </w:tc>
      </w:tr>
      <w:tr w:rsidR="00CD200B" w:rsidRPr="0047600B" w14:paraId="3A536509" w14:textId="77777777" w:rsidTr="00651EE2">
        <w:trPr>
          <w:trHeight w:val="360"/>
        </w:trPr>
        <w:tc>
          <w:tcPr>
            <w:tcW w:w="5344" w:type="dxa"/>
          </w:tcPr>
          <w:p w14:paraId="001C912F" w14:textId="77777777" w:rsidR="00CD200B" w:rsidRPr="0047600B" w:rsidRDefault="00CD200B" w:rsidP="00651EE2">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424" w:type="dxa"/>
            <w:gridSpan w:val="3"/>
          </w:tcPr>
          <w:p w14:paraId="62FA6075" w14:textId="77777777" w:rsidR="00CD200B" w:rsidRPr="0047600B" w:rsidRDefault="00CD200B" w:rsidP="00651EE2">
            <w:pPr>
              <w:rPr>
                <w:rFonts w:ascii="Calibri" w:hAnsi="Calibri"/>
                <w:sz w:val="14"/>
                <w:szCs w:val="14"/>
              </w:rPr>
            </w:pPr>
            <w:r w:rsidRPr="0047600B">
              <w:rPr>
                <w:rFonts w:ascii="Calibri" w:hAnsi="Calibri"/>
                <w:sz w:val="14"/>
                <w:szCs w:val="14"/>
              </w:rPr>
              <w:t>Date</w:t>
            </w:r>
            <w:r>
              <w:rPr>
                <w:rFonts w:ascii="Calibri" w:hAnsi="Calibri"/>
                <w:sz w:val="14"/>
                <w:szCs w:val="14"/>
              </w:rPr>
              <w:t xml:space="preserve"> Signed</w:t>
            </w:r>
            <w:r w:rsidRPr="0047600B">
              <w:rPr>
                <w:rFonts w:ascii="Calibri" w:hAnsi="Calibri"/>
                <w:sz w:val="14"/>
                <w:szCs w:val="14"/>
              </w:rPr>
              <w:t>:</w:t>
            </w:r>
          </w:p>
        </w:tc>
      </w:tr>
      <w:tr w:rsidR="00CD200B" w:rsidRPr="0047600B" w14:paraId="7FFEC034" w14:textId="77777777" w:rsidTr="00651EE2">
        <w:trPr>
          <w:trHeight w:val="360"/>
        </w:trPr>
        <w:tc>
          <w:tcPr>
            <w:tcW w:w="5344" w:type="dxa"/>
          </w:tcPr>
          <w:p w14:paraId="2C57EE27" w14:textId="77777777" w:rsidR="00CD200B" w:rsidRPr="0047600B" w:rsidRDefault="00CD200B" w:rsidP="00651EE2">
            <w:pPr>
              <w:rPr>
                <w:rFonts w:ascii="Calibri" w:hAnsi="Calibri"/>
                <w:sz w:val="14"/>
                <w:szCs w:val="14"/>
              </w:rPr>
            </w:pPr>
            <w:r w:rsidRPr="0047600B">
              <w:rPr>
                <w:rFonts w:ascii="Calibri" w:hAnsi="Calibri"/>
                <w:sz w:val="14"/>
                <w:szCs w:val="14"/>
              </w:rPr>
              <w:t>Address:</w:t>
            </w:r>
          </w:p>
        </w:tc>
        <w:tc>
          <w:tcPr>
            <w:tcW w:w="5424" w:type="dxa"/>
            <w:gridSpan w:val="3"/>
          </w:tcPr>
          <w:p w14:paraId="44580684" w14:textId="77777777" w:rsidR="00CD200B" w:rsidRPr="0047600B" w:rsidRDefault="00CD200B" w:rsidP="00651EE2">
            <w:pPr>
              <w:rPr>
                <w:rFonts w:ascii="Calibri" w:hAnsi="Calibri"/>
                <w:sz w:val="14"/>
                <w:szCs w:val="14"/>
              </w:rPr>
            </w:pPr>
            <w:r>
              <w:rPr>
                <w:rFonts w:ascii="Calibri" w:hAnsi="Calibri"/>
                <w:sz w:val="14"/>
                <w:szCs w:val="14"/>
              </w:rPr>
              <w:t>CEA/HERS Certification Information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CD200B" w:rsidRPr="0047600B" w14:paraId="02D37836" w14:textId="77777777" w:rsidTr="00651EE2">
        <w:trPr>
          <w:trHeight w:val="360"/>
        </w:trPr>
        <w:tc>
          <w:tcPr>
            <w:tcW w:w="5344" w:type="dxa"/>
          </w:tcPr>
          <w:p w14:paraId="6B208B51" w14:textId="77777777" w:rsidR="00CD200B" w:rsidRPr="0047600B" w:rsidRDefault="00CD200B" w:rsidP="00651EE2">
            <w:pPr>
              <w:rPr>
                <w:rFonts w:ascii="Calibri" w:hAnsi="Calibri"/>
                <w:sz w:val="14"/>
                <w:szCs w:val="14"/>
              </w:rPr>
            </w:pPr>
            <w:r w:rsidRPr="0047600B">
              <w:rPr>
                <w:rFonts w:ascii="Calibri" w:hAnsi="Calibri"/>
                <w:sz w:val="14"/>
                <w:szCs w:val="14"/>
              </w:rPr>
              <w:t>City/State/Zip:</w:t>
            </w:r>
          </w:p>
        </w:tc>
        <w:tc>
          <w:tcPr>
            <w:tcW w:w="5424" w:type="dxa"/>
            <w:gridSpan w:val="3"/>
          </w:tcPr>
          <w:p w14:paraId="5A8D8927" w14:textId="77777777" w:rsidR="00CD200B" w:rsidRPr="0047600B" w:rsidRDefault="00CD200B" w:rsidP="00651EE2">
            <w:pPr>
              <w:rPr>
                <w:rFonts w:ascii="Calibri" w:hAnsi="Calibri"/>
                <w:sz w:val="14"/>
                <w:szCs w:val="14"/>
              </w:rPr>
            </w:pPr>
            <w:r w:rsidRPr="0047600B">
              <w:rPr>
                <w:rFonts w:ascii="Calibri" w:hAnsi="Calibri"/>
                <w:sz w:val="14"/>
                <w:szCs w:val="14"/>
              </w:rPr>
              <w:t>Phone:</w:t>
            </w:r>
          </w:p>
        </w:tc>
      </w:tr>
      <w:tr w:rsidR="00CD200B" w14:paraId="659E15B2" w14:textId="77777777" w:rsidTr="00651EE2">
        <w:tblPrEx>
          <w:tblCellMar>
            <w:left w:w="115" w:type="dxa"/>
            <w:right w:w="115" w:type="dxa"/>
          </w:tblCellMar>
        </w:tblPrEx>
        <w:trPr>
          <w:trHeight w:val="296"/>
        </w:trPr>
        <w:tc>
          <w:tcPr>
            <w:tcW w:w="10768" w:type="dxa"/>
            <w:gridSpan w:val="4"/>
            <w:vAlign w:val="center"/>
          </w:tcPr>
          <w:p w14:paraId="05B75755" w14:textId="77777777" w:rsidR="00CD200B" w:rsidRDefault="00CD200B" w:rsidP="00651EE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CD200B" w:rsidRPr="00BA699E" w14:paraId="476791BD" w14:textId="77777777" w:rsidTr="00651EE2">
        <w:tblPrEx>
          <w:tblCellMar>
            <w:left w:w="115" w:type="dxa"/>
            <w:right w:w="115" w:type="dxa"/>
          </w:tblCellMar>
        </w:tblPrEx>
        <w:trPr>
          <w:trHeight w:val="504"/>
        </w:trPr>
        <w:tc>
          <w:tcPr>
            <w:tcW w:w="10768" w:type="dxa"/>
            <w:gridSpan w:val="4"/>
          </w:tcPr>
          <w:p w14:paraId="7CB338E0" w14:textId="77777777" w:rsidR="00CD200B" w:rsidRPr="00B706BB" w:rsidRDefault="00CD200B" w:rsidP="00651EE2">
            <w:pPr>
              <w:pStyle w:val="p2"/>
              <w:keepNext/>
              <w:tabs>
                <w:tab w:val="clear" w:pos="357"/>
              </w:tabs>
              <w:spacing w:line="240" w:lineRule="auto"/>
              <w:ind w:left="0" w:right="90" w:firstLine="0"/>
              <w:rPr>
                <w:rFonts w:ascii="Calibri" w:hAnsi="Calibri"/>
                <w:sz w:val="18"/>
                <w:szCs w:val="18"/>
              </w:rPr>
            </w:pPr>
            <w:r w:rsidRPr="00B706BB">
              <w:rPr>
                <w:rFonts w:ascii="Calibri" w:hAnsi="Calibri"/>
                <w:sz w:val="18"/>
                <w:szCs w:val="18"/>
              </w:rPr>
              <w:t xml:space="preserve">I certify the following under penalty of perjury, under the laws of the State of California: </w:t>
            </w:r>
          </w:p>
          <w:p w14:paraId="0299D786" w14:textId="77777777" w:rsidR="00CD200B" w:rsidRPr="00B706BB" w:rsidRDefault="00CD200B" w:rsidP="00CD200B">
            <w:pPr>
              <w:pStyle w:val="p2"/>
              <w:keepNext/>
              <w:numPr>
                <w:ilvl w:val="0"/>
                <w:numId w:val="26"/>
              </w:numPr>
              <w:tabs>
                <w:tab w:val="clear" w:pos="357"/>
              </w:tabs>
              <w:spacing w:line="240" w:lineRule="auto"/>
              <w:ind w:right="90"/>
              <w:rPr>
                <w:rFonts w:ascii="Calibri" w:hAnsi="Calibri"/>
                <w:sz w:val="18"/>
                <w:szCs w:val="18"/>
              </w:rPr>
            </w:pPr>
            <w:r>
              <w:rPr>
                <w:rFonts w:ascii="Calibri" w:hAnsi="Calibri"/>
                <w:sz w:val="18"/>
                <w:szCs w:val="18"/>
              </w:rPr>
              <w:t xml:space="preserve">The </w:t>
            </w:r>
            <w:r w:rsidRPr="008E6C57">
              <w:rPr>
                <w:rFonts w:ascii="Calibri" w:hAnsi="Calibri"/>
                <w:sz w:val="18"/>
                <w:szCs w:val="18"/>
              </w:rPr>
              <w:t xml:space="preserve">information provided on this </w:t>
            </w:r>
            <w:r>
              <w:rPr>
                <w:rFonts w:ascii="Calibri" w:hAnsi="Calibri"/>
                <w:sz w:val="18"/>
                <w:szCs w:val="18"/>
              </w:rPr>
              <w:t>Certificate of Verification</w:t>
            </w:r>
            <w:r w:rsidRPr="008E6C57">
              <w:rPr>
                <w:rFonts w:ascii="Calibri" w:hAnsi="Calibri"/>
                <w:sz w:val="18"/>
                <w:szCs w:val="18"/>
              </w:rPr>
              <w:t xml:space="preserve"> is true and correct.</w:t>
            </w:r>
          </w:p>
          <w:p w14:paraId="62EDE3C1" w14:textId="77777777" w:rsidR="00CD200B" w:rsidRPr="00907289" w:rsidRDefault="00CD200B" w:rsidP="00CD200B">
            <w:pPr>
              <w:pStyle w:val="p2"/>
              <w:keepNext/>
              <w:numPr>
                <w:ilvl w:val="0"/>
                <w:numId w:val="26"/>
              </w:numPr>
              <w:tabs>
                <w:tab w:val="clear" w:pos="357"/>
              </w:tabs>
              <w:spacing w:line="240" w:lineRule="auto"/>
              <w:ind w:right="90"/>
              <w:rPr>
                <w:rFonts w:ascii="Calibri" w:hAnsi="Calibri"/>
                <w:sz w:val="18"/>
                <w:szCs w:val="18"/>
              </w:rPr>
            </w:pPr>
            <w:r>
              <w:rPr>
                <w:rFonts w:ascii="Calibri" w:hAnsi="Calibri"/>
                <w:sz w:val="18"/>
                <w:szCs w:val="18"/>
              </w:rPr>
              <w:t>I am the certified HERS R</w:t>
            </w:r>
            <w:r w:rsidRPr="00907289">
              <w:rPr>
                <w:rFonts w:ascii="Calibri" w:hAnsi="Calibri"/>
                <w:sz w:val="18"/>
                <w:szCs w:val="18"/>
              </w:rPr>
              <w:t xml:space="preserve">ater who performed the verification </w:t>
            </w:r>
            <w:r>
              <w:rPr>
                <w:rFonts w:ascii="Calibri" w:hAnsi="Calibri"/>
                <w:sz w:val="18"/>
                <w:szCs w:val="18"/>
              </w:rPr>
              <w:t>identified and reported on this C</w:t>
            </w:r>
            <w:r w:rsidRPr="00907289">
              <w:rPr>
                <w:rFonts w:ascii="Calibri" w:hAnsi="Calibri"/>
                <w:sz w:val="18"/>
                <w:szCs w:val="18"/>
              </w:rPr>
              <w:t>ertificate</w:t>
            </w:r>
            <w:r>
              <w:rPr>
                <w:rFonts w:ascii="Calibri" w:hAnsi="Calibri"/>
                <w:sz w:val="18"/>
                <w:szCs w:val="18"/>
              </w:rPr>
              <w:t xml:space="preserve"> of Verification (responsible rater)</w:t>
            </w:r>
            <w:r w:rsidRPr="00907289">
              <w:rPr>
                <w:rFonts w:ascii="Calibri" w:hAnsi="Calibri"/>
                <w:sz w:val="18"/>
                <w:szCs w:val="18"/>
              </w:rPr>
              <w:t>.</w:t>
            </w:r>
          </w:p>
          <w:p w14:paraId="5B47462B" w14:textId="77777777" w:rsidR="00CD200B" w:rsidRDefault="00CD200B" w:rsidP="00CD200B">
            <w:pPr>
              <w:pStyle w:val="p2"/>
              <w:keepNext/>
              <w:numPr>
                <w:ilvl w:val="0"/>
                <w:numId w:val="26"/>
              </w:numPr>
              <w:tabs>
                <w:tab w:val="clear" w:pos="357"/>
              </w:tabs>
              <w:spacing w:line="240" w:lineRule="auto"/>
              <w:ind w:right="90"/>
              <w:rPr>
                <w:rFonts w:ascii="Calibri" w:hAnsi="Calibri"/>
                <w:sz w:val="18"/>
                <w:szCs w:val="18"/>
              </w:rPr>
            </w:pPr>
            <w:r>
              <w:rPr>
                <w:rFonts w:ascii="Calibri" w:hAnsi="Calibri"/>
                <w:sz w:val="18"/>
                <w:szCs w:val="18"/>
              </w:rPr>
              <w:t xml:space="preserve">The </w:t>
            </w:r>
            <w:r w:rsidRPr="00B706BB">
              <w:rPr>
                <w:rFonts w:ascii="Calibri" w:hAnsi="Calibri"/>
                <w:sz w:val="18"/>
                <w:szCs w:val="18"/>
              </w:rPr>
              <w:t>installed features, materials, components, manufactured devices, or system performance diagnostic results that require HERS verification</w:t>
            </w:r>
            <w:r>
              <w:rPr>
                <w:rFonts w:ascii="Calibri" w:hAnsi="Calibri"/>
                <w:sz w:val="18"/>
                <w:szCs w:val="18"/>
              </w:rPr>
              <w:t xml:space="preserve"> identified on this Certificate of Verification comply</w:t>
            </w:r>
            <w:r w:rsidRPr="00907289">
              <w:rPr>
                <w:rFonts w:ascii="Calibri" w:hAnsi="Calibri"/>
                <w:sz w:val="18"/>
                <w:szCs w:val="18"/>
              </w:rPr>
              <w:t xml:space="preserve"> with the applicable requirements in Reference Appendices </w:t>
            </w:r>
            <w:r w:rsidRPr="00057A11">
              <w:rPr>
                <w:rFonts w:ascii="Calibri" w:hAnsi="Calibri"/>
                <w:sz w:val="18"/>
                <w:szCs w:val="18"/>
              </w:rPr>
              <w:t>RA2</w:t>
            </w:r>
            <w:r>
              <w:rPr>
                <w:rFonts w:ascii="Calibri" w:hAnsi="Calibri"/>
                <w:sz w:val="18"/>
                <w:szCs w:val="18"/>
              </w:rPr>
              <w:t>,</w:t>
            </w:r>
            <w:r w:rsidRPr="00907289">
              <w:rPr>
                <w:rFonts w:ascii="Calibri" w:hAnsi="Calibri"/>
                <w:sz w:val="18"/>
                <w:szCs w:val="18"/>
              </w:rPr>
              <w:t xml:space="preserve"> </w:t>
            </w:r>
            <w:r w:rsidRPr="00057A11">
              <w:rPr>
                <w:rFonts w:ascii="Calibri" w:hAnsi="Calibri"/>
                <w:sz w:val="18"/>
                <w:szCs w:val="18"/>
              </w:rPr>
              <w:t>RA3</w:t>
            </w:r>
            <w:r>
              <w:rPr>
                <w:rFonts w:ascii="Calibri" w:hAnsi="Calibri"/>
                <w:sz w:val="18"/>
                <w:szCs w:val="18"/>
              </w:rPr>
              <w:t xml:space="preserve">, and </w:t>
            </w:r>
            <w:r w:rsidRPr="00907289">
              <w:rPr>
                <w:rFonts w:ascii="Calibri" w:hAnsi="Calibri"/>
                <w:sz w:val="18"/>
                <w:szCs w:val="18"/>
              </w:rPr>
              <w:t xml:space="preserve">the </w:t>
            </w:r>
            <w:r>
              <w:rPr>
                <w:rFonts w:ascii="Calibri" w:hAnsi="Calibri"/>
                <w:sz w:val="18"/>
                <w:szCs w:val="18"/>
              </w:rPr>
              <w:t xml:space="preserve">requirements specified on the </w:t>
            </w:r>
            <w:r w:rsidRPr="00907289">
              <w:rPr>
                <w:rFonts w:ascii="Calibri" w:hAnsi="Calibri"/>
                <w:sz w:val="18"/>
                <w:szCs w:val="18"/>
              </w:rPr>
              <w:t>Certifica</w:t>
            </w:r>
            <w:r>
              <w:rPr>
                <w:rFonts w:ascii="Calibri" w:hAnsi="Calibri"/>
                <w:sz w:val="18"/>
                <w:szCs w:val="18"/>
              </w:rPr>
              <w:t>te of Compliance</w:t>
            </w:r>
            <w:r w:rsidRPr="00907289">
              <w:rPr>
                <w:rFonts w:ascii="Calibri" w:hAnsi="Calibri"/>
                <w:sz w:val="18"/>
                <w:szCs w:val="18"/>
              </w:rPr>
              <w:t xml:space="preserve"> </w:t>
            </w:r>
            <w:r>
              <w:rPr>
                <w:rFonts w:ascii="Calibri" w:hAnsi="Calibri"/>
                <w:sz w:val="18"/>
                <w:szCs w:val="18"/>
              </w:rPr>
              <w:t xml:space="preserve">for the building </w:t>
            </w:r>
            <w:r w:rsidRPr="00907289">
              <w:rPr>
                <w:rFonts w:ascii="Calibri" w:hAnsi="Calibri"/>
                <w:sz w:val="18"/>
                <w:szCs w:val="18"/>
              </w:rPr>
              <w:t>appro</w:t>
            </w:r>
            <w:r>
              <w:rPr>
                <w:rFonts w:ascii="Calibri" w:hAnsi="Calibri"/>
                <w:sz w:val="18"/>
                <w:szCs w:val="18"/>
              </w:rPr>
              <w:t>ved by the enforcement agency.</w:t>
            </w:r>
          </w:p>
          <w:p w14:paraId="585BD568" w14:textId="69DD108F" w:rsidR="00CD200B" w:rsidRDefault="00CD200B" w:rsidP="00CD200B">
            <w:pPr>
              <w:pStyle w:val="p2"/>
              <w:keepNext/>
              <w:numPr>
                <w:ilvl w:val="0"/>
                <w:numId w:val="26"/>
              </w:numPr>
              <w:tabs>
                <w:tab w:val="clear" w:pos="357"/>
              </w:tabs>
              <w:spacing w:line="240" w:lineRule="auto"/>
              <w:ind w:right="90"/>
              <w:rPr>
                <w:rFonts w:ascii="Calibri" w:hAnsi="Calibri"/>
                <w:sz w:val="18"/>
                <w:szCs w:val="18"/>
              </w:rPr>
            </w:pPr>
            <w:r>
              <w:rPr>
                <w:rFonts w:ascii="Calibri" w:hAnsi="Calibri"/>
                <w:sz w:val="18"/>
                <w:szCs w:val="18"/>
              </w:rPr>
              <w:t xml:space="preserve"> The </w:t>
            </w:r>
            <w:r w:rsidRPr="00907289">
              <w:rPr>
                <w:rFonts w:ascii="Calibri" w:hAnsi="Calibri"/>
                <w:sz w:val="18"/>
                <w:szCs w:val="18"/>
              </w:rPr>
              <w:t xml:space="preserve">information reported on applicable sections of </w:t>
            </w:r>
            <w:r>
              <w:rPr>
                <w:rFonts w:ascii="Calibri" w:hAnsi="Calibri"/>
                <w:sz w:val="18"/>
                <w:szCs w:val="18"/>
              </w:rPr>
              <w:t>the</w:t>
            </w:r>
            <w:r w:rsidRPr="00BA699E">
              <w:rPr>
                <w:rFonts w:ascii="Calibri" w:hAnsi="Calibri"/>
                <w:sz w:val="18"/>
                <w:szCs w:val="18"/>
              </w:rPr>
              <w:t xml:space="preserve"> Certificate(s) of Installation </w:t>
            </w:r>
            <w:r>
              <w:rPr>
                <w:rFonts w:ascii="Calibri" w:hAnsi="Calibri"/>
                <w:sz w:val="18"/>
                <w:szCs w:val="18"/>
              </w:rPr>
              <w:t>(</w:t>
            </w:r>
            <w:del w:id="0" w:author="Alhabibi, Haider@Energy" w:date="2022-02-22T15:32:00Z">
              <w:r w:rsidDel="006024C6">
                <w:rPr>
                  <w:rFonts w:ascii="Calibri" w:hAnsi="Calibri"/>
                  <w:sz w:val="18"/>
                  <w:szCs w:val="18"/>
                </w:rPr>
                <w:delText>CF2R</w:delText>
              </w:r>
            </w:del>
            <w:ins w:id="1" w:author="Alhabibi, Haider@Energy" w:date="2022-02-22T15:32:00Z">
              <w:r w:rsidR="006024C6">
                <w:rPr>
                  <w:rFonts w:ascii="Calibri" w:hAnsi="Calibri"/>
                  <w:sz w:val="18"/>
                  <w:szCs w:val="18"/>
                </w:rPr>
                <w:t>LMCI</w:t>
              </w:r>
            </w:ins>
            <w:r>
              <w:rPr>
                <w:rFonts w:ascii="Calibri" w:hAnsi="Calibri"/>
                <w:sz w:val="18"/>
                <w:szCs w:val="18"/>
              </w:rPr>
              <w:t xml:space="preserve">) </w:t>
            </w:r>
            <w:r w:rsidRPr="00BA699E">
              <w:rPr>
                <w:rFonts w:ascii="Calibri" w:hAnsi="Calibri"/>
                <w:sz w:val="18"/>
                <w:szCs w:val="18"/>
              </w:rPr>
              <w:t>signed and submitted by the person(s) responsible for the construction or installation</w:t>
            </w:r>
            <w:r w:rsidRPr="00907289">
              <w:rPr>
                <w:rFonts w:ascii="Calibri" w:hAnsi="Calibri"/>
                <w:sz w:val="18"/>
                <w:szCs w:val="18"/>
              </w:rPr>
              <w:t xml:space="preserve"> conforms to the requirements specified on the Certificate(s) of Compliance (</w:t>
            </w:r>
            <w:del w:id="2" w:author="Alhabibi, Haider@Energy" w:date="2022-02-22T15:32:00Z">
              <w:r w:rsidDel="006024C6">
                <w:rPr>
                  <w:rFonts w:ascii="Calibri" w:hAnsi="Calibri"/>
                  <w:sz w:val="18"/>
                  <w:szCs w:val="18"/>
                </w:rPr>
                <w:delText>CF1R</w:delText>
              </w:r>
            </w:del>
            <w:ins w:id="3" w:author="Alhabibi, Haider@Energy" w:date="2022-02-22T15:32:00Z">
              <w:r w:rsidR="006024C6">
                <w:rPr>
                  <w:rFonts w:ascii="Calibri" w:hAnsi="Calibri"/>
                  <w:sz w:val="18"/>
                  <w:szCs w:val="18"/>
                </w:rPr>
                <w:t>LMCC</w:t>
              </w:r>
            </w:ins>
            <w:r w:rsidRPr="00907289">
              <w:rPr>
                <w:rFonts w:ascii="Calibri" w:hAnsi="Calibri"/>
                <w:sz w:val="18"/>
                <w:szCs w:val="18"/>
              </w:rPr>
              <w:t>) approved by the enforcement agency.</w:t>
            </w:r>
          </w:p>
          <w:p w14:paraId="5616E54D" w14:textId="77777777" w:rsidR="00CD200B" w:rsidRPr="00BA699E" w:rsidRDefault="00CD200B" w:rsidP="00CD200B">
            <w:pPr>
              <w:pStyle w:val="p2"/>
              <w:keepNext/>
              <w:numPr>
                <w:ilvl w:val="0"/>
                <w:numId w:val="26"/>
              </w:numPr>
              <w:tabs>
                <w:tab w:val="clear" w:pos="357"/>
              </w:tabs>
              <w:spacing w:line="240" w:lineRule="auto"/>
              <w:ind w:right="90"/>
              <w:rPr>
                <w:rFonts w:ascii="Calibri" w:hAnsi="Calibri"/>
                <w:sz w:val="18"/>
                <w:szCs w:val="18"/>
              </w:rPr>
            </w:pPr>
            <w:r w:rsidRPr="00760262">
              <w:rPr>
                <w:rFonts w:ascii="Calibri" w:hAnsi="Calibri"/>
                <w:sz w:val="18"/>
                <w:szCs w:val="18"/>
              </w:rPr>
              <w:t xml:space="preserve">I will ensure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shall be posted, or made available with the building permit(s) issued for the building, and made available to the enforcement agency f</w:t>
            </w:r>
            <w:r>
              <w:rPr>
                <w:rFonts w:ascii="Calibri" w:hAnsi="Calibri"/>
                <w:sz w:val="18"/>
                <w:szCs w:val="18"/>
              </w:rPr>
              <w:t xml:space="preserve">or all applicable inspections. </w:t>
            </w:r>
            <w:r w:rsidRPr="00760262">
              <w:rPr>
                <w:rFonts w:ascii="Calibri" w:hAnsi="Calibri"/>
                <w:sz w:val="18"/>
                <w:szCs w:val="18"/>
              </w:rPr>
              <w:t xml:space="preserve">I understand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is required to be included with the documentation the builder provides to the building owner at occupancy.</w:t>
            </w:r>
            <w:r w:rsidRPr="008E6C57">
              <w:rPr>
                <w:rFonts w:ascii="Calibri" w:hAnsi="Calibri"/>
                <w:sz w:val="18"/>
                <w:szCs w:val="18"/>
              </w:rPr>
              <w:t xml:space="preserve">  </w:t>
            </w:r>
          </w:p>
        </w:tc>
      </w:tr>
      <w:tr w:rsidR="00CD200B" w:rsidRPr="00026C7B" w14:paraId="4CEEFEAB" w14:textId="77777777" w:rsidTr="00651EE2">
        <w:tblPrEx>
          <w:tblCellMar>
            <w:left w:w="115" w:type="dxa"/>
            <w:right w:w="115" w:type="dxa"/>
          </w:tblCellMar>
        </w:tblPrEx>
        <w:trPr>
          <w:trHeight w:val="278"/>
        </w:trPr>
        <w:tc>
          <w:tcPr>
            <w:tcW w:w="10768" w:type="dxa"/>
            <w:gridSpan w:val="4"/>
            <w:vAlign w:val="center"/>
          </w:tcPr>
          <w:p w14:paraId="6B4EE689" w14:textId="77777777" w:rsidR="00CD200B" w:rsidRPr="00026C7B" w:rsidRDefault="00CD200B" w:rsidP="00651EE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026C7B">
              <w:rPr>
                <w:rFonts w:ascii="Calibri" w:hAnsi="Calibri" w:cs="Arial"/>
                <w:b/>
                <w:caps/>
                <w:sz w:val="18"/>
                <w:szCs w:val="18"/>
              </w:rPr>
              <w:t>BUILDER OR INSTALLER INFORMATION AS SHOWN ON THE CERTIFICATE</w:t>
            </w:r>
            <w:r>
              <w:rPr>
                <w:rFonts w:ascii="Calibri" w:hAnsi="Calibri" w:cs="Arial"/>
                <w:b/>
                <w:caps/>
                <w:sz w:val="18"/>
                <w:szCs w:val="18"/>
              </w:rPr>
              <w:t xml:space="preserve"> OF INSTALLATION</w:t>
            </w:r>
          </w:p>
        </w:tc>
      </w:tr>
      <w:tr w:rsidR="00CD200B" w:rsidRPr="008223A4" w14:paraId="0B01FE63" w14:textId="77777777" w:rsidTr="00651EE2">
        <w:tblPrEx>
          <w:tblCellMar>
            <w:left w:w="115" w:type="dxa"/>
            <w:right w:w="115" w:type="dxa"/>
          </w:tblCellMar>
        </w:tblPrEx>
        <w:trPr>
          <w:trHeight w:hRule="exact" w:val="360"/>
        </w:trPr>
        <w:tc>
          <w:tcPr>
            <w:tcW w:w="10768" w:type="dxa"/>
            <w:gridSpan w:val="4"/>
            <w:vAlign w:val="center"/>
          </w:tcPr>
          <w:p w14:paraId="07ACCB5A" w14:textId="77777777" w:rsidR="00CD200B" w:rsidRPr="008223A4" w:rsidRDefault="00CD200B" w:rsidP="00651EE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Company N</w:t>
            </w:r>
            <w:r>
              <w:rPr>
                <w:rFonts w:ascii="Calibri" w:hAnsi="Calibri"/>
                <w:sz w:val="14"/>
                <w:szCs w:val="14"/>
              </w:rPr>
              <w:t>ame (Installing Subcontractor,</w:t>
            </w:r>
            <w:r w:rsidRPr="008223A4">
              <w:rPr>
                <w:rFonts w:ascii="Calibri" w:hAnsi="Calibri"/>
                <w:sz w:val="14"/>
                <w:szCs w:val="14"/>
              </w:rPr>
              <w:t xml:space="preserve"> General Contractor</w:t>
            </w:r>
            <w:r>
              <w:rPr>
                <w:rFonts w:ascii="Calibri" w:hAnsi="Calibri"/>
                <w:sz w:val="14"/>
                <w:szCs w:val="14"/>
              </w:rPr>
              <w:t>,</w:t>
            </w:r>
            <w:r w:rsidRPr="008223A4">
              <w:rPr>
                <w:rFonts w:ascii="Calibri" w:hAnsi="Calibri"/>
                <w:sz w:val="14"/>
                <w:szCs w:val="14"/>
              </w:rPr>
              <w:t xml:space="preserve"> or Builder/Owner):</w:t>
            </w:r>
          </w:p>
        </w:tc>
      </w:tr>
      <w:tr w:rsidR="00CD200B" w:rsidRPr="008223A4" w14:paraId="5ED8E09F" w14:textId="77777777" w:rsidTr="00651EE2">
        <w:tblPrEx>
          <w:tblCellMar>
            <w:left w:w="115" w:type="dxa"/>
            <w:right w:w="115" w:type="dxa"/>
          </w:tblCellMar>
        </w:tblPrEx>
        <w:trPr>
          <w:trHeight w:hRule="exact" w:val="360"/>
        </w:trPr>
        <w:tc>
          <w:tcPr>
            <w:tcW w:w="5384" w:type="dxa"/>
            <w:gridSpan w:val="2"/>
          </w:tcPr>
          <w:p w14:paraId="6688C267" w14:textId="77777777" w:rsidR="00CD200B" w:rsidRPr="008223A4" w:rsidRDefault="00CD200B" w:rsidP="00651EE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 xml:space="preserve">Responsible </w:t>
            </w:r>
            <w:r>
              <w:rPr>
                <w:rFonts w:ascii="Calibri" w:hAnsi="Calibri"/>
                <w:sz w:val="14"/>
                <w:szCs w:val="14"/>
              </w:rPr>
              <w:t>Builder or Installer</w:t>
            </w:r>
            <w:r w:rsidRPr="008223A4">
              <w:rPr>
                <w:rFonts w:ascii="Calibri" w:hAnsi="Calibri"/>
                <w:sz w:val="14"/>
                <w:szCs w:val="14"/>
              </w:rPr>
              <w:t xml:space="preserve"> Name:</w:t>
            </w:r>
          </w:p>
        </w:tc>
        <w:tc>
          <w:tcPr>
            <w:tcW w:w="5384" w:type="dxa"/>
            <w:gridSpan w:val="2"/>
          </w:tcPr>
          <w:p w14:paraId="2796CA3A" w14:textId="77777777" w:rsidR="00CD200B" w:rsidRPr="008223A4" w:rsidRDefault="00CD200B" w:rsidP="00651EE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8223A4">
              <w:rPr>
                <w:rFonts w:ascii="Calibri" w:hAnsi="Calibri"/>
                <w:sz w:val="14"/>
                <w:szCs w:val="14"/>
              </w:rPr>
              <w:t>CSLB License:</w:t>
            </w:r>
          </w:p>
        </w:tc>
      </w:tr>
      <w:tr w:rsidR="00CD200B" w:rsidRPr="001B6B55" w14:paraId="1EC9BEC0" w14:textId="77777777" w:rsidTr="00651EE2">
        <w:tblPrEx>
          <w:tblCellMar>
            <w:left w:w="108" w:type="dxa"/>
            <w:right w:w="108" w:type="dxa"/>
          </w:tblCellMar>
        </w:tblPrEx>
        <w:trPr>
          <w:trHeight w:hRule="exact" w:val="288"/>
        </w:trPr>
        <w:tc>
          <w:tcPr>
            <w:tcW w:w="10768" w:type="dxa"/>
            <w:gridSpan w:val="4"/>
            <w:vAlign w:val="center"/>
          </w:tcPr>
          <w:p w14:paraId="412E0D87" w14:textId="77777777" w:rsidR="00CD200B" w:rsidRPr="001B6B55" w:rsidRDefault="00CD200B" w:rsidP="00651EE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cs="Arial"/>
                <w:b/>
                <w:caps/>
                <w:sz w:val="18"/>
                <w:szCs w:val="18"/>
              </w:rPr>
              <w:t>HERS PROVIDER DATA REGISTRY INFORMATION</w:t>
            </w:r>
          </w:p>
        </w:tc>
      </w:tr>
      <w:tr w:rsidR="00CD200B" w:rsidRPr="008223A4" w14:paraId="4805880E" w14:textId="77777777" w:rsidTr="00651EE2">
        <w:tblPrEx>
          <w:tblCellMar>
            <w:left w:w="108" w:type="dxa"/>
            <w:right w:w="108" w:type="dxa"/>
          </w:tblCellMar>
        </w:tblPrEx>
        <w:trPr>
          <w:trHeight w:hRule="exact" w:val="360"/>
        </w:trPr>
        <w:tc>
          <w:tcPr>
            <w:tcW w:w="5391" w:type="dxa"/>
            <w:gridSpan w:val="3"/>
          </w:tcPr>
          <w:p w14:paraId="3CA782E6" w14:textId="77777777" w:rsidR="00CD200B" w:rsidRPr="008223A4" w:rsidRDefault="00CD200B" w:rsidP="00651EE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Pr>
                <w:rFonts w:ascii="Calibri" w:hAnsi="Calibri"/>
                <w:sz w:val="14"/>
                <w:szCs w:val="14"/>
              </w:rPr>
              <w:t>Sample Group Number</w:t>
            </w:r>
            <w:r w:rsidRPr="008223A4">
              <w:rPr>
                <w:rFonts w:ascii="Calibri" w:hAnsi="Calibri"/>
                <w:sz w:val="14"/>
                <w:szCs w:val="14"/>
              </w:rPr>
              <w:t xml:space="preserve"> (if applicable):</w:t>
            </w:r>
          </w:p>
        </w:tc>
        <w:tc>
          <w:tcPr>
            <w:tcW w:w="5377" w:type="dxa"/>
          </w:tcPr>
          <w:p w14:paraId="01557F69" w14:textId="77777777" w:rsidR="00CD200B" w:rsidRPr="008223A4" w:rsidRDefault="00CD200B" w:rsidP="00651EE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C637A7">
              <w:rPr>
                <w:rFonts w:ascii="Calibri" w:hAnsi="Calibri"/>
                <w:sz w:val="14"/>
                <w:szCs w:val="14"/>
              </w:rPr>
              <w:t>Dwelling Test Status in Sample Group (if applicable)</w:t>
            </w:r>
          </w:p>
        </w:tc>
      </w:tr>
      <w:tr w:rsidR="00CD200B" w:rsidRPr="001B6B55" w14:paraId="424CC798" w14:textId="77777777" w:rsidTr="00651EE2">
        <w:tblPrEx>
          <w:tblCellMar>
            <w:left w:w="108" w:type="dxa"/>
            <w:right w:w="108" w:type="dxa"/>
          </w:tblCellMar>
        </w:tblPrEx>
        <w:trPr>
          <w:trHeight w:val="288"/>
        </w:trPr>
        <w:tc>
          <w:tcPr>
            <w:tcW w:w="10768" w:type="dxa"/>
            <w:gridSpan w:val="4"/>
            <w:vAlign w:val="center"/>
          </w:tcPr>
          <w:p w14:paraId="174161AC" w14:textId="77777777" w:rsidR="00CD200B" w:rsidRPr="001B6B55" w:rsidRDefault="00CD200B" w:rsidP="00651EE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cs="Arial"/>
                <w:b/>
                <w:caps/>
                <w:sz w:val="18"/>
                <w:szCs w:val="18"/>
              </w:rPr>
              <w:t>HERS RATER INFORMATION</w:t>
            </w:r>
          </w:p>
        </w:tc>
      </w:tr>
      <w:tr w:rsidR="00CD200B" w:rsidRPr="008223A4" w14:paraId="77BDA5BF" w14:textId="77777777" w:rsidTr="00651EE2">
        <w:tblPrEx>
          <w:tblCellMar>
            <w:left w:w="108" w:type="dxa"/>
            <w:right w:w="108" w:type="dxa"/>
          </w:tblCellMar>
        </w:tblPrEx>
        <w:trPr>
          <w:trHeight w:hRule="exact" w:val="360"/>
        </w:trPr>
        <w:tc>
          <w:tcPr>
            <w:tcW w:w="10768" w:type="dxa"/>
            <w:gridSpan w:val="4"/>
          </w:tcPr>
          <w:p w14:paraId="1691F055" w14:textId="77777777" w:rsidR="00CD200B" w:rsidRPr="008223A4" w:rsidRDefault="00CD200B" w:rsidP="00651EE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HERS Rater Company Name:</w:t>
            </w:r>
          </w:p>
        </w:tc>
      </w:tr>
      <w:tr w:rsidR="00CD200B" w:rsidRPr="008223A4" w14:paraId="2EA5C3B8" w14:textId="77777777" w:rsidTr="00651EE2">
        <w:tblPrEx>
          <w:tblCellMar>
            <w:left w:w="108" w:type="dxa"/>
            <w:right w:w="108" w:type="dxa"/>
          </w:tblCellMar>
        </w:tblPrEx>
        <w:trPr>
          <w:trHeight w:hRule="exact" w:val="360"/>
        </w:trPr>
        <w:tc>
          <w:tcPr>
            <w:tcW w:w="5391" w:type="dxa"/>
            <w:gridSpan w:val="3"/>
          </w:tcPr>
          <w:p w14:paraId="418C8B6B" w14:textId="77777777" w:rsidR="00CD200B" w:rsidRPr="008223A4" w:rsidRDefault="00CD200B" w:rsidP="00651EE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 xml:space="preserve">Responsible </w:t>
            </w:r>
            <w:r>
              <w:rPr>
                <w:rFonts w:ascii="Calibri" w:hAnsi="Calibri"/>
                <w:sz w:val="14"/>
                <w:szCs w:val="14"/>
              </w:rPr>
              <w:t>Rater</w:t>
            </w:r>
            <w:r w:rsidRPr="008223A4">
              <w:rPr>
                <w:rFonts w:ascii="Calibri" w:hAnsi="Calibri"/>
                <w:sz w:val="14"/>
                <w:szCs w:val="14"/>
              </w:rPr>
              <w:t xml:space="preserve"> Name:</w:t>
            </w:r>
          </w:p>
        </w:tc>
        <w:tc>
          <w:tcPr>
            <w:tcW w:w="5377" w:type="dxa"/>
          </w:tcPr>
          <w:p w14:paraId="47CD6B9A" w14:textId="77777777" w:rsidR="00CD200B" w:rsidRPr="008223A4" w:rsidRDefault="00CD200B" w:rsidP="00651EE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Responsible Rater Signature:</w:t>
            </w:r>
          </w:p>
        </w:tc>
      </w:tr>
      <w:tr w:rsidR="00CD200B" w:rsidRPr="008223A4" w14:paraId="6E005AFD" w14:textId="77777777" w:rsidTr="00651EE2">
        <w:tblPrEx>
          <w:tblCellMar>
            <w:left w:w="108" w:type="dxa"/>
            <w:right w:w="108" w:type="dxa"/>
          </w:tblCellMar>
        </w:tblPrEx>
        <w:trPr>
          <w:trHeight w:hRule="exact" w:val="360"/>
        </w:trPr>
        <w:tc>
          <w:tcPr>
            <w:tcW w:w="5391" w:type="dxa"/>
            <w:gridSpan w:val="3"/>
          </w:tcPr>
          <w:p w14:paraId="28523C57" w14:textId="77777777" w:rsidR="00CD200B" w:rsidRPr="008223A4" w:rsidRDefault="00CD200B" w:rsidP="00651EE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Rater</w:t>
            </w:r>
            <w:r w:rsidRPr="008223A4">
              <w:rPr>
                <w:rFonts w:ascii="Calibri" w:hAnsi="Calibri"/>
                <w:sz w:val="14"/>
                <w:szCs w:val="14"/>
              </w:rPr>
              <w:t xml:space="preserve"> Certification Number w/ this HERS Provider</w:t>
            </w:r>
            <w:r>
              <w:rPr>
                <w:rFonts w:ascii="Calibri" w:hAnsi="Calibri"/>
                <w:sz w:val="14"/>
                <w:szCs w:val="14"/>
              </w:rPr>
              <w:t>:</w:t>
            </w:r>
          </w:p>
        </w:tc>
        <w:tc>
          <w:tcPr>
            <w:tcW w:w="5377" w:type="dxa"/>
          </w:tcPr>
          <w:p w14:paraId="75E1AEEB" w14:textId="77777777" w:rsidR="00CD200B" w:rsidRPr="008223A4" w:rsidRDefault="00CD200B" w:rsidP="00651EE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Date Signed:</w:t>
            </w:r>
          </w:p>
        </w:tc>
      </w:tr>
    </w:tbl>
    <w:p w14:paraId="64A68589" w14:textId="77777777" w:rsidR="00CD200B" w:rsidRDefault="00CD200B" w:rsidP="009B5C14">
      <w:pPr>
        <w:jc w:val="center"/>
        <w:rPr>
          <w:rFonts w:ascii="Calibri" w:hAnsi="Calibri"/>
          <w:b/>
          <w:szCs w:val="18"/>
        </w:rPr>
      </w:pPr>
    </w:p>
    <w:p w14:paraId="7B589089" w14:textId="77777777" w:rsidR="00CD200B" w:rsidRDefault="00CD200B" w:rsidP="009B5C14">
      <w:pPr>
        <w:jc w:val="center"/>
        <w:rPr>
          <w:rFonts w:ascii="Calibri" w:hAnsi="Calibri"/>
          <w:b/>
          <w:szCs w:val="18"/>
        </w:rPr>
      </w:pPr>
    </w:p>
    <w:p w14:paraId="7A17F8CC" w14:textId="77777777" w:rsidR="00CD200B" w:rsidRDefault="00CD200B" w:rsidP="009B5C14">
      <w:pPr>
        <w:jc w:val="center"/>
        <w:rPr>
          <w:rFonts w:ascii="Calibri" w:hAnsi="Calibri"/>
          <w:b/>
          <w:szCs w:val="18"/>
        </w:rPr>
      </w:pPr>
    </w:p>
    <w:p w14:paraId="3B716EF2" w14:textId="77777777" w:rsidR="00CD200B" w:rsidRDefault="00CD200B" w:rsidP="009B5C14">
      <w:pPr>
        <w:jc w:val="center"/>
        <w:rPr>
          <w:rFonts w:ascii="Calibri" w:hAnsi="Calibri"/>
          <w:b/>
          <w:szCs w:val="18"/>
        </w:rPr>
      </w:pPr>
    </w:p>
    <w:p w14:paraId="0C79FDF3" w14:textId="77777777" w:rsidR="00CD200B" w:rsidRDefault="00CD200B" w:rsidP="009B5C14">
      <w:pPr>
        <w:jc w:val="center"/>
        <w:rPr>
          <w:rFonts w:ascii="Calibri" w:hAnsi="Calibri"/>
          <w:b/>
          <w:szCs w:val="18"/>
        </w:rPr>
      </w:pPr>
    </w:p>
    <w:p w14:paraId="4701D30E" w14:textId="77777777" w:rsidR="00CD200B" w:rsidRDefault="00CD200B" w:rsidP="009B5C14">
      <w:pPr>
        <w:jc w:val="center"/>
        <w:rPr>
          <w:rFonts w:ascii="Calibri" w:hAnsi="Calibri"/>
          <w:b/>
          <w:szCs w:val="18"/>
        </w:rPr>
      </w:pPr>
    </w:p>
    <w:p w14:paraId="619E07B6" w14:textId="77777777" w:rsidR="00CD200B" w:rsidRDefault="00CD200B" w:rsidP="009B5C14">
      <w:pPr>
        <w:jc w:val="center"/>
        <w:rPr>
          <w:rFonts w:ascii="Calibri" w:hAnsi="Calibri"/>
          <w:b/>
          <w:szCs w:val="18"/>
        </w:rPr>
      </w:pPr>
    </w:p>
    <w:p w14:paraId="0F33B360" w14:textId="77777777" w:rsidR="00670799" w:rsidRDefault="00670799" w:rsidP="009B5C14">
      <w:pPr>
        <w:jc w:val="center"/>
        <w:rPr>
          <w:rFonts w:ascii="Calibri" w:hAnsi="Calibri"/>
          <w:b/>
          <w:szCs w:val="18"/>
        </w:rPr>
        <w:sectPr w:rsidR="00670799" w:rsidSect="00670799">
          <w:headerReference w:type="even" r:id="rId11"/>
          <w:headerReference w:type="default" r:id="rId12"/>
          <w:footerReference w:type="default" r:id="rId13"/>
          <w:headerReference w:type="first" r:id="rId14"/>
          <w:pgSz w:w="12240" w:h="15840" w:code="1"/>
          <w:pgMar w:top="375" w:right="720" w:bottom="720" w:left="720" w:header="360" w:footer="576" w:gutter="0"/>
          <w:pgNumType w:start="1"/>
          <w:cols w:space="720"/>
          <w:docGrid w:linePitch="272"/>
        </w:sectPr>
      </w:pPr>
    </w:p>
    <w:p w14:paraId="4A3A5B11" w14:textId="56CCB2CB" w:rsidR="00EA01F0" w:rsidRPr="002F4374" w:rsidRDefault="009B5C14" w:rsidP="009B5C14">
      <w:pPr>
        <w:jc w:val="center"/>
        <w:rPr>
          <w:rFonts w:ascii="Calibri" w:hAnsi="Calibri"/>
          <w:b/>
          <w:szCs w:val="18"/>
        </w:rPr>
      </w:pPr>
      <w:del w:id="17" w:author="Alhabibi, Haider@Energy" w:date="2022-02-22T15:32:00Z">
        <w:r w:rsidRPr="002F4374" w:rsidDel="006024C6">
          <w:rPr>
            <w:rFonts w:ascii="Calibri" w:hAnsi="Calibri"/>
            <w:b/>
            <w:szCs w:val="18"/>
          </w:rPr>
          <w:lastRenderedPageBreak/>
          <w:delText>CF</w:delText>
        </w:r>
        <w:r w:rsidR="00CD200B" w:rsidDel="006024C6">
          <w:rPr>
            <w:rFonts w:ascii="Calibri" w:hAnsi="Calibri"/>
            <w:b/>
            <w:szCs w:val="18"/>
          </w:rPr>
          <w:delText>3</w:delText>
        </w:r>
        <w:r w:rsidRPr="002F4374" w:rsidDel="006024C6">
          <w:rPr>
            <w:rFonts w:ascii="Calibri" w:hAnsi="Calibri"/>
            <w:b/>
            <w:szCs w:val="18"/>
          </w:rPr>
          <w:delText>R</w:delText>
        </w:r>
      </w:del>
      <w:ins w:id="18" w:author="Alhabibi, Haider@Energy" w:date="2022-02-22T15:32:00Z">
        <w:r w:rsidR="006024C6">
          <w:rPr>
            <w:rFonts w:ascii="Calibri" w:hAnsi="Calibri"/>
            <w:b/>
            <w:szCs w:val="18"/>
          </w:rPr>
          <w:t>LMCV</w:t>
        </w:r>
      </w:ins>
      <w:r w:rsidRPr="002F4374">
        <w:rPr>
          <w:rFonts w:ascii="Calibri" w:hAnsi="Calibri"/>
          <w:b/>
          <w:szCs w:val="18"/>
        </w:rPr>
        <w:t>-</w:t>
      </w:r>
      <w:r w:rsidR="00672313">
        <w:rPr>
          <w:rFonts w:ascii="Calibri" w:hAnsi="Calibri"/>
          <w:b/>
          <w:szCs w:val="18"/>
        </w:rPr>
        <w:t>MCH-24a</w:t>
      </w:r>
      <w:r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716493A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43F738F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filled from the </w:t>
      </w:r>
      <w:r w:rsidR="005419F0">
        <w:rPr>
          <w:rFonts w:ascii="Calibri" w:hAnsi="Calibri"/>
          <w:sz w:val="18"/>
          <w:szCs w:val="18"/>
        </w:rPr>
        <w:t>MCH-27</w:t>
      </w:r>
      <w:r>
        <w:rPr>
          <w:rFonts w:ascii="Calibri" w:hAnsi="Calibri"/>
          <w:sz w:val="18"/>
          <w:szCs w:val="18"/>
        </w:rPr>
        <w:t xml:space="preserve">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5419F0">
        <w:rPr>
          <w:rFonts w:ascii="Calibri" w:hAnsi="Calibri"/>
          <w:sz w:val="18"/>
          <w:szCs w:val="18"/>
        </w:rPr>
        <w:t>2ACH</w:t>
      </w:r>
      <w:r w:rsidR="005419F0" w:rsidRPr="00236E77">
        <w:rPr>
          <w:rFonts w:ascii="Calibri" w:hAnsi="Calibri"/>
          <w:sz w:val="18"/>
          <w:szCs w:val="18"/>
          <w:vertAlign w:val="subscript"/>
        </w:rPr>
        <w:t>50</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772E421E" w14:textId="4795384D" w:rsidR="00EC07D1" w:rsidRDefault="00EC07D1" w:rsidP="00EC07D1">
      <w:pPr>
        <w:pStyle w:val="ListParagraph"/>
        <w:numPr>
          <w:ilvl w:val="0"/>
          <w:numId w:val="15"/>
        </w:numPr>
        <w:rPr>
          <w:rFonts w:ascii="Calibri" w:hAnsi="Calibri"/>
          <w:sz w:val="18"/>
          <w:szCs w:val="18"/>
        </w:rPr>
      </w:pPr>
      <w:r>
        <w:rPr>
          <w:rFonts w:ascii="Calibri" w:hAnsi="Calibri"/>
          <w:sz w:val="18"/>
          <w:szCs w:val="18"/>
        </w:rPr>
        <w:t>This field is au</w:t>
      </w:r>
      <w:r w:rsidR="005419F0">
        <w:rPr>
          <w:rFonts w:ascii="Calibri" w:hAnsi="Calibri"/>
          <w:sz w:val="18"/>
          <w:szCs w:val="18"/>
        </w:rPr>
        <w:t>tomatically filled from the MCH-27</w:t>
      </w:r>
      <w:r>
        <w:rPr>
          <w:rFonts w:ascii="Calibri" w:hAnsi="Calibri"/>
          <w:sz w:val="18"/>
          <w:szCs w:val="18"/>
        </w:rPr>
        <w:t xml:space="preserve"> w</w:t>
      </w:r>
      <w:r w:rsidR="005A57F7">
        <w:rPr>
          <w:rFonts w:ascii="Calibri" w:hAnsi="Calibri"/>
          <w:sz w:val="18"/>
          <w:szCs w:val="18"/>
        </w:rPr>
        <w:t xml:space="preserve">hich determines </w:t>
      </w:r>
      <w:r w:rsidR="00C65A7D">
        <w:rPr>
          <w:rFonts w:ascii="Calibri" w:hAnsi="Calibri"/>
          <w:sz w:val="18"/>
          <w:szCs w:val="18"/>
        </w:rPr>
        <w:t xml:space="preserve">if </w:t>
      </w:r>
      <w:r w:rsidR="002E7F09">
        <w:rPr>
          <w:rFonts w:ascii="Calibri" w:hAnsi="Calibri"/>
          <w:sz w:val="18"/>
          <w:szCs w:val="18"/>
        </w:rPr>
        <w:t>a 0.3CFM/ft</w:t>
      </w:r>
      <w:r w:rsidR="002E7F09" w:rsidRPr="00236E77">
        <w:rPr>
          <w:rFonts w:ascii="Calibri" w:hAnsi="Calibri"/>
          <w:sz w:val="18"/>
          <w:szCs w:val="18"/>
          <w:vertAlign w:val="superscript"/>
        </w:rPr>
        <w:t>2</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44AB8158" w14:textId="1FB53AEC"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w:t>
      </w:r>
      <w:r w:rsidR="004A2663">
        <w:rPr>
          <w:rFonts w:ascii="Calibri" w:hAnsi="Calibri"/>
          <w:sz w:val="18"/>
          <w:szCs w:val="18"/>
        </w:rPr>
        <w:t>displays</w:t>
      </w:r>
      <w:r>
        <w:rPr>
          <w:rFonts w:ascii="Calibri" w:hAnsi="Calibri"/>
          <w:sz w:val="18"/>
          <w:szCs w:val="18"/>
        </w:rPr>
        <w:t xml:space="preserve"> the </w:t>
      </w:r>
      <w:r w:rsidR="004A2663">
        <w:rPr>
          <w:rFonts w:ascii="Calibri" w:hAnsi="Calibri"/>
          <w:sz w:val="18"/>
          <w:szCs w:val="18"/>
        </w:rPr>
        <w:t>2ACH</w:t>
      </w:r>
      <w:r w:rsidR="004A2663" w:rsidRPr="00236E77">
        <w:rPr>
          <w:rFonts w:ascii="Calibri" w:hAnsi="Calibri"/>
          <w:sz w:val="18"/>
          <w:szCs w:val="18"/>
          <w:vertAlign w:val="subscript"/>
        </w:rPr>
        <w:t>50</w:t>
      </w:r>
      <w:r>
        <w:rPr>
          <w:rFonts w:ascii="Calibri" w:hAnsi="Calibri"/>
          <w:sz w:val="18"/>
          <w:szCs w:val="18"/>
        </w:rPr>
        <w:t xml:space="preserve"> </w:t>
      </w:r>
      <w:r w:rsidR="004A2663">
        <w:rPr>
          <w:rFonts w:ascii="Calibri" w:hAnsi="Calibri"/>
          <w:sz w:val="18"/>
          <w:szCs w:val="18"/>
        </w:rPr>
        <w:t>default</w:t>
      </w:r>
      <w:r>
        <w:rPr>
          <w:rFonts w:ascii="Calibri" w:hAnsi="Calibri"/>
          <w:sz w:val="18"/>
          <w:szCs w:val="18"/>
        </w:rPr>
        <w:t xml:space="preserve"> </w:t>
      </w:r>
      <w:r w:rsidR="00B02DA6">
        <w:rPr>
          <w:rFonts w:ascii="Calibri" w:hAnsi="Calibri"/>
          <w:sz w:val="18"/>
          <w:szCs w:val="18"/>
        </w:rPr>
        <w:t>enclosure</w:t>
      </w:r>
      <w:r w:rsidR="004A2663">
        <w:rPr>
          <w:rFonts w:ascii="Calibri" w:hAnsi="Calibri"/>
          <w:sz w:val="18"/>
          <w:szCs w:val="18"/>
        </w:rPr>
        <w:t xml:space="preserv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766BF993"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07247995" w14:textId="316CEDA0" w:rsidR="003574C3" w:rsidRPr="003574C3" w:rsidRDefault="003574C3" w:rsidP="003574C3">
      <w:pPr>
        <w:pStyle w:val="ListParagraph"/>
        <w:numPr>
          <w:ilvl w:val="0"/>
          <w:numId w:val="15"/>
        </w:numPr>
        <w:rPr>
          <w:rFonts w:ascii="Calibri" w:hAnsi="Calibri"/>
          <w:sz w:val="18"/>
          <w:szCs w:val="18"/>
        </w:rPr>
      </w:pPr>
      <w:r w:rsidRPr="003574C3">
        <w:rPr>
          <w:rFonts w:ascii="Calibri" w:hAnsi="Calibri"/>
          <w:sz w:val="18"/>
          <w:szCs w:val="18"/>
        </w:rPr>
        <w:t xml:space="preserve">This field is automatically calculated unless the </w:t>
      </w:r>
      <w:del w:id="19" w:author="Alhabibi, Haider@Energy" w:date="2022-02-22T15:32:00Z">
        <w:r w:rsidRPr="003574C3" w:rsidDel="006024C6">
          <w:rPr>
            <w:rFonts w:ascii="Calibri" w:hAnsi="Calibri"/>
            <w:sz w:val="18"/>
            <w:szCs w:val="18"/>
          </w:rPr>
          <w:delText>CF1R</w:delText>
        </w:r>
      </w:del>
      <w:ins w:id="20" w:author="Alhabibi, Haider@Energy" w:date="2022-02-22T15:32:00Z">
        <w:r w:rsidR="006024C6">
          <w:rPr>
            <w:rFonts w:ascii="Calibri" w:hAnsi="Calibri"/>
            <w:sz w:val="18"/>
            <w:szCs w:val="18"/>
          </w:rPr>
          <w:t>LMCC</w:t>
        </w:r>
      </w:ins>
      <w:r w:rsidRPr="003574C3">
        <w:rPr>
          <w:rFonts w:ascii="Calibri" w:hAnsi="Calibri"/>
          <w:sz w:val="18"/>
          <w:szCs w:val="18"/>
        </w:rPr>
        <w:t xml:space="preserve">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66A6DFA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2AE0103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7A94132C"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DB07AFE"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8BA8F8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6EB5A86C"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A0B290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2932AE44"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185438AD"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47756A7E"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672313">
        <w:rPr>
          <w:rFonts w:ascii="Calibri" w:hAnsi="Calibri"/>
          <w:b/>
          <w:sz w:val="18"/>
          <w:szCs w:val="18"/>
        </w:rPr>
        <w:t>MCH24a</w:t>
      </w:r>
      <w:r w:rsidRPr="00621003">
        <w:rPr>
          <w:rFonts w:ascii="Calibri" w:hAnsi="Calibri"/>
          <w:b/>
          <w:sz w:val="18"/>
          <w:szCs w:val="18"/>
        </w:rPr>
        <w:t>)</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09FC9770"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746344A9"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This is the reading on the manual manometer with no fans turned on.</w:t>
      </w:r>
    </w:p>
    <w:p w14:paraId="4A3A5B32" w14:textId="4B53EFAE"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w:t>
      </w:r>
      <w:r w:rsidR="00C70CDD">
        <w:rPr>
          <w:rFonts w:ascii="Calibri" w:hAnsi="Calibri"/>
          <w:sz w:val="18"/>
          <w:szCs w:val="18"/>
        </w:rPr>
        <w:t xml:space="preserve">. This is the enclosure pressure target value the </w:t>
      </w:r>
      <w:r w:rsidR="00B02DA6">
        <w:rPr>
          <w:rFonts w:ascii="Calibri" w:hAnsi="Calibri"/>
          <w:sz w:val="18"/>
          <w:szCs w:val="18"/>
        </w:rPr>
        <w:t>enclosure</w:t>
      </w:r>
      <w:r w:rsidR="00C70CDD">
        <w:rPr>
          <w:rFonts w:ascii="Calibri" w:hAnsi="Calibri"/>
          <w:sz w:val="18"/>
          <w:szCs w:val="18"/>
        </w:rPr>
        <w:t xml:space="preserve"> needs to achieve</w:t>
      </w:r>
      <w:r w:rsidR="006A4DFF">
        <w:rPr>
          <w:rFonts w:ascii="Calibri" w:hAnsi="Calibri"/>
          <w:sz w:val="18"/>
          <w:szCs w:val="18"/>
        </w:rPr>
        <w:t xml:space="preserve"> during the test</w:t>
      </w:r>
      <w:r w:rsidR="00C70CDD">
        <w:rPr>
          <w:rFonts w:ascii="Calibri" w:hAnsi="Calibri"/>
          <w:sz w:val="18"/>
          <w:szCs w:val="18"/>
        </w:rPr>
        <w:t>.</w:t>
      </w:r>
    </w:p>
    <w:p w14:paraId="16535BC0" w14:textId="182383ED" w:rsidR="00C70CDD" w:rsidRDefault="00C70CDD" w:rsidP="0009311F">
      <w:pPr>
        <w:pStyle w:val="ListParagraph"/>
        <w:numPr>
          <w:ilvl w:val="0"/>
          <w:numId w:val="17"/>
        </w:numPr>
        <w:rPr>
          <w:rFonts w:ascii="Calibri" w:hAnsi="Calibri"/>
          <w:sz w:val="18"/>
          <w:szCs w:val="18"/>
        </w:rPr>
      </w:pPr>
      <w:r>
        <w:rPr>
          <w:rFonts w:ascii="Calibri" w:hAnsi="Calibri"/>
          <w:sz w:val="18"/>
          <w:szCs w:val="18"/>
        </w:rPr>
        <w:t>Enter the unadjusted enclosure pressure measured. This value is read from the manual manometer during the test.</w:t>
      </w:r>
    </w:p>
    <w:p w14:paraId="000AA53E" w14:textId="5CC482E9" w:rsidR="00C70CDD" w:rsidRDefault="00C70CDD" w:rsidP="0009311F">
      <w:pPr>
        <w:pStyle w:val="ListParagraph"/>
        <w:numPr>
          <w:ilvl w:val="0"/>
          <w:numId w:val="17"/>
        </w:numPr>
        <w:rPr>
          <w:rFonts w:ascii="Calibri" w:hAnsi="Calibri"/>
          <w:sz w:val="18"/>
          <w:szCs w:val="18"/>
        </w:rPr>
      </w:pPr>
      <w:r>
        <w:rPr>
          <w:rFonts w:ascii="Calibri" w:hAnsi="Calibri"/>
          <w:sz w:val="18"/>
          <w:szCs w:val="18"/>
        </w:rPr>
        <w:t>This field is automatically calculated. This value is the difference of the unadjusted enclosure pressure measured and the pre-test baseline enclosure pressure.</w:t>
      </w:r>
      <w:r w:rsidR="006A4DFF">
        <w:rPr>
          <w:rFonts w:ascii="Calibri" w:hAnsi="Calibri"/>
          <w:sz w:val="18"/>
          <w:szCs w:val="18"/>
        </w:rPr>
        <w:t xml:space="preserve"> 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3C9939B7"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 xml:space="preserve">measured nominal </w:t>
      </w:r>
      <w:r>
        <w:rPr>
          <w:rFonts w:ascii="Calibri" w:hAnsi="Calibri"/>
          <w:sz w:val="18"/>
          <w:szCs w:val="18"/>
        </w:rPr>
        <w:t xml:space="preserve">fan flow </w:t>
      </w:r>
      <w:r w:rsidR="00C70CDD">
        <w:rPr>
          <w:rFonts w:ascii="Calibri" w:hAnsi="Calibri"/>
          <w:sz w:val="18"/>
          <w:szCs w:val="18"/>
        </w:rPr>
        <w:t xml:space="preserve">at above fan pressure </w:t>
      </w:r>
      <w:r>
        <w:rPr>
          <w:rFonts w:ascii="Calibri" w:hAnsi="Calibri"/>
          <w:sz w:val="18"/>
          <w:szCs w:val="18"/>
        </w:rPr>
        <w:t xml:space="preserve">from the manometer that corresponds to the </w:t>
      </w:r>
      <w:r w:rsidR="00C70CDD">
        <w:rPr>
          <w:rFonts w:ascii="Calibri" w:hAnsi="Calibri"/>
          <w:sz w:val="18"/>
          <w:szCs w:val="18"/>
        </w:rPr>
        <w:t>induced enclosure pressure difference.</w:t>
      </w:r>
    </w:p>
    <w:p w14:paraId="4A3A5B3A" w14:textId="7A7B0B74"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w:t>
      </w:r>
      <w:r w:rsidR="00A8014F">
        <w:rPr>
          <w:rFonts w:ascii="Calibri" w:hAnsi="Calibri"/>
          <w:sz w:val="18"/>
          <w:szCs w:val="18"/>
        </w:rPr>
        <w:t>The induced enclosure pressure difference is converted to a nominal airflow at 50 Pa.</w:t>
      </w: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5D7355E1"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lastRenderedPageBreak/>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E779-10</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134F64B9"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16005245" w:rsidR="00E223BF" w:rsidRDefault="0009311F" w:rsidP="00236E77">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380-2016.</w:t>
      </w:r>
    </w:p>
    <w:p w14:paraId="1ADEEE94" w14:textId="77777777" w:rsidR="00E223BF" w:rsidRDefault="00E223BF" w:rsidP="0009311F">
      <w:pPr>
        <w:rPr>
          <w:rFonts w:ascii="Calibri" w:hAnsi="Calibri"/>
          <w:b/>
          <w:sz w:val="18"/>
          <w:szCs w:val="18"/>
        </w:rPr>
      </w:pPr>
    </w:p>
    <w:p w14:paraId="4A3A5DF8" w14:textId="4E531466"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419F0">
        <w:rPr>
          <w:rFonts w:ascii="Calibri" w:hAnsi="Calibri"/>
          <w:b/>
          <w:sz w:val="18"/>
          <w:szCs w:val="18"/>
        </w:rPr>
        <w:t>Measured Enclosure Air Leakage Rate</w:t>
      </w:r>
    </w:p>
    <w:p w14:paraId="4A3A5DF9" w14:textId="2B4987D6"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w:t>
      </w:r>
      <w:r w:rsidR="005419F0">
        <w:rPr>
          <w:rFonts w:ascii="Calibri" w:hAnsi="Calibri"/>
          <w:sz w:val="18"/>
          <w:szCs w:val="18"/>
        </w:rPr>
        <w:t>.</w:t>
      </w:r>
    </w:p>
    <w:p w14:paraId="4A3A5DFA" w14:textId="77777777" w:rsidR="0009311F" w:rsidRDefault="0009311F" w:rsidP="0009311F">
      <w:pPr>
        <w:pStyle w:val="ListParagraph"/>
      </w:pPr>
    </w:p>
    <w:p w14:paraId="4A3A5DFB" w14:textId="002D96F8"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5419F0">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20B74697" w:rsidR="0009311F" w:rsidRPr="00782762" w:rsidRDefault="0009311F" w:rsidP="00236E77">
      <w:pPr>
        <w:pStyle w:val="ListParagraph"/>
        <w:rPr>
          <w:rFonts w:ascii="Calibri" w:hAnsi="Calibri"/>
          <w:sz w:val="18"/>
          <w:szCs w:val="18"/>
        </w:rPr>
      </w:pPr>
    </w:p>
    <w:p w14:paraId="4A3A5E02" w14:textId="77777777" w:rsidR="00EA01F0" w:rsidRDefault="00EA01F0">
      <w:pPr>
        <w:sectPr w:rsidR="00EA01F0" w:rsidSect="00670799">
          <w:headerReference w:type="default" r:id="rId15"/>
          <w:pgSz w:w="12240" w:h="15840" w:code="1"/>
          <w:pgMar w:top="375" w:right="720" w:bottom="720" w:left="720" w:header="36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3574C3">
        <w:tc>
          <w:tcPr>
            <w:tcW w:w="10790" w:type="dxa"/>
            <w:gridSpan w:val="3"/>
            <w:vAlign w:val="center"/>
          </w:tcPr>
          <w:p w14:paraId="4A3A5E03" w14:textId="321BE446"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3574C3">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73112DF7" w:rsidR="005B6312" w:rsidRPr="00A42BCC" w:rsidRDefault="005B6312" w:rsidP="004A2663">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066F15">
              <w:rPr>
                <w:rFonts w:asciiTheme="minorHAnsi" w:hAnsiTheme="minorHAnsi"/>
                <w:sz w:val="18"/>
                <w:szCs w:val="18"/>
              </w:rPr>
              <w:t>MCH-27</w:t>
            </w:r>
            <w:r>
              <w:rPr>
                <w:rFonts w:asciiTheme="minorHAnsi" w:hAnsiTheme="minorHAnsi"/>
                <w:sz w:val="18"/>
                <w:szCs w:val="18"/>
              </w:rPr>
              <w:t>?</w:t>
            </w:r>
          </w:p>
        </w:tc>
        <w:tc>
          <w:tcPr>
            <w:tcW w:w="5104" w:type="dxa"/>
            <w:vAlign w:val="center"/>
          </w:tcPr>
          <w:p w14:paraId="4A3A5E08" w14:textId="751D4314"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w:t>
            </w:r>
            <w:r w:rsidR="00066F15">
              <w:rPr>
                <w:rFonts w:asciiTheme="minorHAnsi" w:hAnsiTheme="minorHAnsi"/>
                <w:sz w:val="18"/>
                <w:szCs w:val="18"/>
              </w:rPr>
              <w:t>MCH-27</w:t>
            </w:r>
            <w:r>
              <w:rPr>
                <w:rFonts w:asciiTheme="minorHAnsi" w:hAnsiTheme="minorHAnsi"/>
                <w:sz w:val="18"/>
                <w:szCs w:val="18"/>
              </w:rPr>
              <w:t xml:space="preserve">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3574C3">
        <w:tc>
          <w:tcPr>
            <w:tcW w:w="582"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104" w:type="dxa"/>
            <w:vAlign w:val="center"/>
          </w:tcPr>
          <w:p w14:paraId="014B530B" w14:textId="7EA35B43" w:rsidR="005B6312" w:rsidRDefault="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066F15">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41BD8D6F" w14:textId="5BF10310" w:rsidR="005B6312" w:rsidRDefault="005B6312">
            <w:pPr>
              <w:rPr>
                <w:rFonts w:asciiTheme="minorHAnsi" w:hAnsiTheme="minorHAnsi"/>
                <w:sz w:val="18"/>
                <w:szCs w:val="18"/>
              </w:rPr>
            </w:pPr>
            <w:r>
              <w:rPr>
                <w:rFonts w:asciiTheme="minorHAnsi" w:hAnsiTheme="minorHAnsi"/>
                <w:sz w:val="18"/>
                <w:szCs w:val="18"/>
              </w:rPr>
              <w:t xml:space="preserve">&lt;&lt;calculated field: If </w:t>
            </w:r>
            <w:r w:rsidR="00066F15">
              <w:rPr>
                <w:rFonts w:asciiTheme="minorHAnsi" w:hAnsiTheme="minorHAnsi"/>
                <w:sz w:val="18"/>
                <w:szCs w:val="18"/>
              </w:rPr>
              <w:t>MCH-27</w:t>
            </w:r>
            <w:r>
              <w:rPr>
                <w:rFonts w:asciiTheme="minorHAnsi" w:hAnsiTheme="minorHAnsi"/>
                <w:sz w:val="18"/>
                <w:szCs w:val="18"/>
              </w:rPr>
              <w:t xml:space="preserve"> requires HERS verification of compartmentalization leakage, then value = Required, else value = N/A&gt;&gt;</w:t>
            </w:r>
          </w:p>
        </w:tc>
      </w:tr>
      <w:tr w:rsidR="005B6312" w:rsidRPr="00A42BCC" w14:paraId="4A3A5E0D" w14:textId="77777777" w:rsidTr="003574C3">
        <w:tc>
          <w:tcPr>
            <w:tcW w:w="582"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104" w:type="dxa"/>
          </w:tcPr>
          <w:p w14:paraId="4A3A5E0B" w14:textId="206B8B77" w:rsidR="005B6312" w:rsidRPr="00A42BCC" w:rsidRDefault="004A2663">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104" w:type="dxa"/>
            <w:vAlign w:val="center"/>
          </w:tcPr>
          <w:p w14:paraId="4A3A5E0C" w14:textId="0450ECEE" w:rsidR="005B6312" w:rsidRPr="00A42BCC" w:rsidRDefault="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 xml:space="preserve">if A01=required, then value = </w:t>
            </w:r>
            <w:r w:rsidR="00066F15">
              <w:rPr>
                <w:rFonts w:asciiTheme="minorHAnsi" w:hAnsiTheme="minorHAnsi"/>
                <w:sz w:val="18"/>
                <w:szCs w:val="18"/>
              </w:rPr>
              <w:t>2 ACH</w:t>
            </w:r>
            <w:r w:rsidR="00066F15" w:rsidRPr="00236E77">
              <w:rPr>
                <w:rFonts w:asciiTheme="minorHAnsi" w:hAnsiTheme="minorHAnsi"/>
                <w:sz w:val="18"/>
                <w:szCs w:val="18"/>
                <w:vertAlign w:val="subscript"/>
              </w:rPr>
              <w:t>50</w:t>
            </w:r>
            <w:r w:rsidR="00066F15">
              <w:rPr>
                <w:rFonts w:asciiTheme="minorHAnsi" w:hAnsiTheme="minorHAnsi"/>
                <w:sz w:val="18"/>
                <w:szCs w:val="18"/>
              </w:rPr>
              <w:t xml:space="preserve"> </w:t>
            </w:r>
            <w:r>
              <w:rPr>
                <w:rFonts w:asciiTheme="minorHAnsi" w:hAnsiTheme="minorHAnsi"/>
                <w:sz w:val="18"/>
                <w:szCs w:val="18"/>
              </w:rPr>
              <w:t>; else value = N/A</w:t>
            </w:r>
            <w:r w:rsidRPr="00A42BCC">
              <w:rPr>
                <w:rFonts w:asciiTheme="minorHAnsi" w:hAnsiTheme="minorHAnsi"/>
                <w:sz w:val="18"/>
                <w:szCs w:val="18"/>
              </w:rPr>
              <w:t>&gt;&gt;</w:t>
            </w:r>
          </w:p>
        </w:tc>
      </w:tr>
      <w:tr w:rsidR="005B6312" w:rsidRPr="00A42BCC" w14:paraId="4A3A5E11" w14:textId="77777777" w:rsidTr="003574C3">
        <w:tc>
          <w:tcPr>
            <w:tcW w:w="582"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3574C3">
        <w:tc>
          <w:tcPr>
            <w:tcW w:w="582"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3574C3">
        <w:tc>
          <w:tcPr>
            <w:tcW w:w="582"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3574C3">
        <w:tc>
          <w:tcPr>
            <w:tcW w:w="582"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2F9E0BDA"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rsidDel="008A5A59" w14:paraId="1C20919B" w14:textId="77777777" w:rsidTr="003574C3">
        <w:tc>
          <w:tcPr>
            <w:tcW w:w="582" w:type="dxa"/>
            <w:vAlign w:val="center"/>
          </w:tcPr>
          <w:p w14:paraId="02FF2CA6" w14:textId="1949CE24" w:rsidR="005B6312" w:rsidDel="008A5A59" w:rsidRDefault="00011BC3" w:rsidP="008D3313">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12609F1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506BBE" w14:textId="77777777" w:rsidR="0032219C" w:rsidRDefault="0032219C" w:rsidP="00EE34BD">
            <w:pPr>
              <w:rPr>
                <w:rFonts w:asciiTheme="minorHAnsi" w:hAnsiTheme="minorHAnsi"/>
                <w:sz w:val="18"/>
                <w:szCs w:val="18"/>
              </w:rPr>
            </w:pPr>
            <w:r w:rsidRPr="0032219C">
              <w:rPr>
                <w:rFonts w:asciiTheme="minorHAnsi" w:hAnsiTheme="minorHAnsi"/>
                <w:sz w:val="18"/>
                <w:szCs w:val="18"/>
              </w:rPr>
              <w:t xml:space="preserve">&lt;&lt;if A02≠"required", then value = N/A; </w:t>
            </w:r>
          </w:p>
          <w:p w14:paraId="7EF906E3" w14:textId="7DE798F1" w:rsidR="0032219C" w:rsidRDefault="0032219C" w:rsidP="00EE34BD">
            <w:pPr>
              <w:rPr>
                <w:rFonts w:asciiTheme="minorHAnsi" w:hAnsiTheme="minorHAnsi"/>
                <w:sz w:val="18"/>
                <w:szCs w:val="18"/>
              </w:rPr>
            </w:pPr>
            <w:r w:rsidRPr="0032219C">
              <w:rPr>
                <w:rFonts w:asciiTheme="minorHAnsi" w:hAnsiTheme="minorHAnsi"/>
                <w:sz w:val="18"/>
                <w:szCs w:val="18"/>
              </w:rPr>
              <w:t xml:space="preserve">Else if value available from </w:t>
            </w:r>
            <w:del w:id="23" w:author="Alhabibi, Haider@Energy" w:date="2022-02-22T15:32:00Z">
              <w:r w:rsidRPr="0032219C" w:rsidDel="006024C6">
                <w:rPr>
                  <w:rFonts w:asciiTheme="minorHAnsi" w:hAnsiTheme="minorHAnsi"/>
                  <w:sz w:val="18"/>
                  <w:szCs w:val="18"/>
                </w:rPr>
                <w:delText>CF1R</w:delText>
              </w:r>
            </w:del>
            <w:ins w:id="24" w:author="Alhabibi, Haider@Energy" w:date="2022-02-22T15:32:00Z">
              <w:r w:rsidR="006024C6">
                <w:rPr>
                  <w:rFonts w:asciiTheme="minorHAnsi" w:hAnsiTheme="minorHAnsi"/>
                  <w:sz w:val="18"/>
                  <w:szCs w:val="18"/>
                </w:rPr>
                <w:t>LMCC</w:t>
              </w:r>
            </w:ins>
            <w:r w:rsidRPr="0032219C">
              <w:rPr>
                <w:rFonts w:asciiTheme="minorHAnsi" w:hAnsiTheme="minorHAnsi"/>
                <w:sz w:val="18"/>
                <w:szCs w:val="18"/>
              </w:rPr>
              <w:t xml:space="preserve">, use </w:t>
            </w:r>
            <w:proofErr w:type="gramStart"/>
            <w:r w:rsidRPr="0032219C">
              <w:rPr>
                <w:rFonts w:asciiTheme="minorHAnsi" w:hAnsiTheme="minorHAnsi"/>
                <w:sz w:val="18"/>
                <w:szCs w:val="18"/>
              </w:rPr>
              <w:t>value;</w:t>
            </w:r>
            <w:proofErr w:type="gramEnd"/>
            <w:r w:rsidRPr="0032219C">
              <w:rPr>
                <w:rFonts w:asciiTheme="minorHAnsi" w:hAnsiTheme="minorHAnsi"/>
                <w:sz w:val="18"/>
                <w:szCs w:val="18"/>
              </w:rPr>
              <w:t xml:space="preserve"> </w:t>
            </w:r>
          </w:p>
          <w:p w14:paraId="1FC322F3" w14:textId="0F34A53F" w:rsidR="005B6312" w:rsidRPr="00A42BCC" w:rsidDel="008A5A59" w:rsidRDefault="0032219C" w:rsidP="00EE34BD">
            <w:pPr>
              <w:rPr>
                <w:rFonts w:asciiTheme="minorHAnsi" w:hAnsiTheme="minorHAnsi"/>
                <w:sz w:val="18"/>
                <w:szCs w:val="18"/>
              </w:rPr>
            </w:pPr>
            <w:r w:rsidRPr="0032219C">
              <w:rPr>
                <w:rFonts w:asciiTheme="minorHAnsi" w:hAnsiTheme="minorHAnsi"/>
                <w:sz w:val="18"/>
                <w:szCs w:val="18"/>
              </w:rPr>
              <w:t xml:space="preserve">Else user input numeric value, </w:t>
            </w:r>
            <w:proofErr w:type="spellStart"/>
            <w:r w:rsidRPr="0032219C">
              <w:rPr>
                <w:rFonts w:asciiTheme="minorHAnsi" w:hAnsiTheme="minorHAnsi"/>
                <w:sz w:val="18"/>
                <w:szCs w:val="18"/>
              </w:rPr>
              <w:t>xxxxx.x</w:t>
            </w:r>
            <w:proofErr w:type="spellEnd"/>
            <w:r w:rsidRPr="0032219C">
              <w:rPr>
                <w:rFonts w:asciiTheme="minorHAnsi" w:hAnsiTheme="minorHAnsi"/>
                <w:sz w:val="18"/>
                <w:szCs w:val="18"/>
              </w:rPr>
              <w:t xml:space="preserve"> &gt;&gt;</w:t>
            </w:r>
          </w:p>
        </w:tc>
      </w:tr>
      <w:tr w:rsidR="005B6312" w:rsidRPr="00A42BCC" w:rsidDel="008A5A59" w14:paraId="0666F892" w14:textId="77777777" w:rsidTr="003574C3">
        <w:tc>
          <w:tcPr>
            <w:tcW w:w="582" w:type="dxa"/>
            <w:vAlign w:val="center"/>
          </w:tcPr>
          <w:p w14:paraId="287EAC2B" w14:textId="74B8E243" w:rsidR="005B6312" w:rsidDel="008A5A59" w:rsidRDefault="00011BC3" w:rsidP="008D3313">
            <w:pPr>
              <w:jc w:val="center"/>
              <w:rPr>
                <w:rFonts w:asciiTheme="minorHAnsi" w:hAnsiTheme="minorHAnsi"/>
                <w:sz w:val="18"/>
                <w:szCs w:val="18"/>
              </w:rPr>
            </w:pPr>
            <w:r>
              <w:rPr>
                <w:rFonts w:asciiTheme="minorHAnsi" w:hAnsiTheme="minorHAnsi"/>
                <w:sz w:val="18"/>
                <w:szCs w:val="18"/>
              </w:rPr>
              <w:t>09</w:t>
            </w:r>
          </w:p>
        </w:tc>
        <w:tc>
          <w:tcPr>
            <w:tcW w:w="5104" w:type="dxa"/>
            <w:vAlign w:val="center"/>
          </w:tcPr>
          <w:p w14:paraId="1E9FC4B1"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653B3DA" w14:textId="77777777"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&lt;&lt;if A02≠"required", then value = N/A; </w:t>
            </w:r>
          </w:p>
          <w:p w14:paraId="54275FAD" w14:textId="1A8EBA54"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Else if value available from </w:t>
            </w:r>
            <w:del w:id="25" w:author="Alhabibi, Haider@Energy" w:date="2022-02-22T15:32:00Z">
              <w:r w:rsidRPr="0032219C" w:rsidDel="006024C6">
                <w:rPr>
                  <w:rFonts w:asciiTheme="minorHAnsi" w:hAnsiTheme="minorHAnsi"/>
                  <w:sz w:val="18"/>
                  <w:szCs w:val="18"/>
                </w:rPr>
                <w:delText>CF1R</w:delText>
              </w:r>
            </w:del>
            <w:ins w:id="26" w:author="Alhabibi, Haider@Energy" w:date="2022-02-22T15:32:00Z">
              <w:r w:rsidR="006024C6">
                <w:rPr>
                  <w:rFonts w:asciiTheme="minorHAnsi" w:hAnsiTheme="minorHAnsi"/>
                  <w:sz w:val="18"/>
                  <w:szCs w:val="18"/>
                </w:rPr>
                <w:t>LMCC</w:t>
              </w:r>
            </w:ins>
            <w:r w:rsidRPr="0032219C">
              <w:rPr>
                <w:rFonts w:asciiTheme="minorHAnsi" w:hAnsiTheme="minorHAnsi"/>
                <w:sz w:val="18"/>
                <w:szCs w:val="18"/>
              </w:rPr>
              <w:t xml:space="preserve">, use </w:t>
            </w:r>
            <w:proofErr w:type="gramStart"/>
            <w:r w:rsidRPr="0032219C">
              <w:rPr>
                <w:rFonts w:asciiTheme="minorHAnsi" w:hAnsiTheme="minorHAnsi"/>
                <w:sz w:val="18"/>
                <w:szCs w:val="18"/>
              </w:rPr>
              <w:t>value;</w:t>
            </w:r>
            <w:proofErr w:type="gramEnd"/>
            <w:r w:rsidRPr="0032219C">
              <w:rPr>
                <w:rFonts w:asciiTheme="minorHAnsi" w:hAnsiTheme="minorHAnsi"/>
                <w:sz w:val="18"/>
                <w:szCs w:val="18"/>
              </w:rPr>
              <w:t xml:space="preserve"> </w:t>
            </w:r>
          </w:p>
          <w:p w14:paraId="72497052" w14:textId="17897405" w:rsidR="005B6312" w:rsidRPr="00A42BCC" w:rsidDel="008A5A59" w:rsidRDefault="0032219C" w:rsidP="00EE34BD">
            <w:pPr>
              <w:rPr>
                <w:rFonts w:asciiTheme="minorHAnsi" w:hAnsiTheme="minorHAnsi"/>
                <w:sz w:val="18"/>
                <w:szCs w:val="18"/>
              </w:rPr>
            </w:pPr>
            <w:r w:rsidRPr="0032219C">
              <w:rPr>
                <w:rFonts w:asciiTheme="minorHAnsi" w:hAnsiTheme="minorHAnsi"/>
                <w:sz w:val="18"/>
                <w:szCs w:val="18"/>
              </w:rPr>
              <w:t xml:space="preserve">Else user input numeric value, </w:t>
            </w:r>
            <w:proofErr w:type="spellStart"/>
            <w:r w:rsidRPr="0032219C">
              <w:rPr>
                <w:rFonts w:asciiTheme="minorHAnsi" w:hAnsiTheme="minorHAnsi"/>
                <w:sz w:val="18"/>
                <w:szCs w:val="18"/>
              </w:rPr>
              <w:t>xxxxx.x</w:t>
            </w:r>
            <w:proofErr w:type="spellEnd"/>
            <w:r w:rsidRPr="0032219C">
              <w:rPr>
                <w:rFonts w:asciiTheme="minorHAnsi" w:hAnsiTheme="minorHAnsi"/>
                <w:sz w:val="18"/>
                <w:szCs w:val="18"/>
              </w:rPr>
              <w:t xml:space="preserve"> &gt;&gt;</w:t>
            </w:r>
          </w:p>
        </w:tc>
      </w:tr>
      <w:tr w:rsidR="005B6312" w:rsidRPr="00A42BCC" w:rsidDel="008A5A59" w14:paraId="59CB9D0E" w14:textId="77777777" w:rsidTr="003574C3">
        <w:tc>
          <w:tcPr>
            <w:tcW w:w="582" w:type="dxa"/>
            <w:vAlign w:val="center"/>
          </w:tcPr>
          <w:p w14:paraId="375AB967" w14:textId="03BD0B32" w:rsidR="005B6312" w:rsidDel="008A5A59" w:rsidRDefault="00011BC3" w:rsidP="00865606">
            <w:pPr>
              <w:jc w:val="center"/>
              <w:rPr>
                <w:rFonts w:asciiTheme="minorHAnsi" w:hAnsiTheme="minorHAnsi"/>
                <w:sz w:val="18"/>
                <w:szCs w:val="18"/>
              </w:rPr>
            </w:pPr>
            <w:r>
              <w:rPr>
                <w:rFonts w:asciiTheme="minorHAnsi" w:hAnsiTheme="minorHAnsi"/>
                <w:sz w:val="18"/>
                <w:szCs w:val="18"/>
              </w:rPr>
              <w:t>10</w:t>
            </w:r>
          </w:p>
        </w:tc>
        <w:tc>
          <w:tcPr>
            <w:tcW w:w="5104" w:type="dxa"/>
            <w:vAlign w:val="center"/>
          </w:tcPr>
          <w:p w14:paraId="2E877F6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2DEBF2F" w14:textId="77777777"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&lt;&lt;if A02≠"required", then value = N/A; </w:t>
            </w:r>
          </w:p>
          <w:p w14:paraId="16594DC3" w14:textId="0C2DF77D"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Else if value available from </w:t>
            </w:r>
            <w:del w:id="27" w:author="Alhabibi, Haider@Energy" w:date="2022-02-22T15:32:00Z">
              <w:r w:rsidRPr="0032219C" w:rsidDel="006024C6">
                <w:rPr>
                  <w:rFonts w:asciiTheme="minorHAnsi" w:hAnsiTheme="minorHAnsi"/>
                  <w:sz w:val="18"/>
                  <w:szCs w:val="18"/>
                </w:rPr>
                <w:delText>CF1R</w:delText>
              </w:r>
            </w:del>
            <w:ins w:id="28" w:author="Alhabibi, Haider@Energy" w:date="2022-02-22T15:32:00Z">
              <w:r w:rsidR="006024C6">
                <w:rPr>
                  <w:rFonts w:asciiTheme="minorHAnsi" w:hAnsiTheme="minorHAnsi"/>
                  <w:sz w:val="18"/>
                  <w:szCs w:val="18"/>
                </w:rPr>
                <w:t>LMCC</w:t>
              </w:r>
            </w:ins>
            <w:r w:rsidRPr="0032219C">
              <w:rPr>
                <w:rFonts w:asciiTheme="minorHAnsi" w:hAnsiTheme="minorHAnsi"/>
                <w:sz w:val="18"/>
                <w:szCs w:val="18"/>
              </w:rPr>
              <w:t xml:space="preserve">, use </w:t>
            </w:r>
            <w:proofErr w:type="gramStart"/>
            <w:r w:rsidRPr="0032219C">
              <w:rPr>
                <w:rFonts w:asciiTheme="minorHAnsi" w:hAnsiTheme="minorHAnsi"/>
                <w:sz w:val="18"/>
                <w:szCs w:val="18"/>
              </w:rPr>
              <w:t>value;</w:t>
            </w:r>
            <w:proofErr w:type="gramEnd"/>
            <w:r w:rsidRPr="0032219C">
              <w:rPr>
                <w:rFonts w:asciiTheme="minorHAnsi" w:hAnsiTheme="minorHAnsi"/>
                <w:sz w:val="18"/>
                <w:szCs w:val="18"/>
              </w:rPr>
              <w:t xml:space="preserve"> </w:t>
            </w:r>
          </w:p>
          <w:p w14:paraId="1F2E99B6" w14:textId="67B72ECE" w:rsidR="005B6312" w:rsidRPr="00A42BCC" w:rsidDel="008A5A59" w:rsidRDefault="0032219C" w:rsidP="00EE34BD">
            <w:pPr>
              <w:rPr>
                <w:rFonts w:asciiTheme="minorHAnsi" w:hAnsiTheme="minorHAnsi"/>
                <w:sz w:val="18"/>
                <w:szCs w:val="18"/>
              </w:rPr>
            </w:pPr>
            <w:r w:rsidRPr="0032219C">
              <w:rPr>
                <w:rFonts w:asciiTheme="minorHAnsi" w:hAnsiTheme="minorHAnsi"/>
                <w:sz w:val="18"/>
                <w:szCs w:val="18"/>
              </w:rPr>
              <w:t xml:space="preserve">Else user input numeric value, </w:t>
            </w:r>
            <w:proofErr w:type="spellStart"/>
            <w:r w:rsidRPr="0032219C">
              <w:rPr>
                <w:rFonts w:asciiTheme="minorHAnsi" w:hAnsiTheme="minorHAnsi"/>
                <w:sz w:val="18"/>
                <w:szCs w:val="18"/>
              </w:rPr>
              <w:t>xxxxx.x</w:t>
            </w:r>
            <w:proofErr w:type="spellEnd"/>
            <w:r w:rsidRPr="0032219C">
              <w:rPr>
                <w:rFonts w:asciiTheme="minorHAnsi" w:hAnsiTheme="minorHAnsi"/>
                <w:sz w:val="18"/>
                <w:szCs w:val="18"/>
              </w:rPr>
              <w:t xml:space="preserve"> &gt;&gt;</w:t>
            </w:r>
          </w:p>
        </w:tc>
      </w:tr>
      <w:tr w:rsidR="005B6312" w:rsidRPr="00A42BCC" w:rsidDel="008A5A59" w14:paraId="342AFEC0" w14:textId="77777777" w:rsidTr="003574C3">
        <w:tc>
          <w:tcPr>
            <w:tcW w:w="582" w:type="dxa"/>
            <w:vAlign w:val="center"/>
          </w:tcPr>
          <w:p w14:paraId="7354F5EE" w14:textId="0DB6907D" w:rsidR="005B6312" w:rsidDel="008A5A59" w:rsidRDefault="00011BC3" w:rsidP="008D3313">
            <w:pPr>
              <w:jc w:val="center"/>
              <w:rPr>
                <w:rFonts w:asciiTheme="minorHAnsi" w:hAnsiTheme="minorHAnsi"/>
                <w:sz w:val="18"/>
                <w:szCs w:val="18"/>
              </w:rPr>
            </w:pPr>
            <w:r>
              <w:rPr>
                <w:rFonts w:asciiTheme="minorHAnsi" w:hAnsiTheme="minorHAnsi"/>
                <w:sz w:val="18"/>
                <w:szCs w:val="18"/>
              </w:rPr>
              <w:t>11</w:t>
            </w:r>
          </w:p>
        </w:tc>
        <w:tc>
          <w:tcPr>
            <w:tcW w:w="5104" w:type="dxa"/>
            <w:vAlign w:val="center"/>
          </w:tcPr>
          <w:p w14:paraId="1D6B8F1E"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A204C89" w14:textId="77777777"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&lt;&lt;if A02≠"required", then value = N/A; </w:t>
            </w:r>
          </w:p>
          <w:p w14:paraId="0424F838" w14:textId="4BA559C3"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Else if value available from </w:t>
            </w:r>
            <w:del w:id="29" w:author="Alhabibi, Haider@Energy" w:date="2022-02-22T15:32:00Z">
              <w:r w:rsidRPr="0032219C" w:rsidDel="006024C6">
                <w:rPr>
                  <w:rFonts w:asciiTheme="minorHAnsi" w:hAnsiTheme="minorHAnsi"/>
                  <w:sz w:val="18"/>
                  <w:szCs w:val="18"/>
                </w:rPr>
                <w:delText>CF1R</w:delText>
              </w:r>
            </w:del>
            <w:ins w:id="30" w:author="Alhabibi, Haider@Energy" w:date="2022-02-22T15:32:00Z">
              <w:r w:rsidR="006024C6">
                <w:rPr>
                  <w:rFonts w:asciiTheme="minorHAnsi" w:hAnsiTheme="minorHAnsi"/>
                  <w:sz w:val="18"/>
                  <w:szCs w:val="18"/>
                </w:rPr>
                <w:t>LMCC</w:t>
              </w:r>
            </w:ins>
            <w:r w:rsidRPr="0032219C">
              <w:rPr>
                <w:rFonts w:asciiTheme="minorHAnsi" w:hAnsiTheme="minorHAnsi"/>
                <w:sz w:val="18"/>
                <w:szCs w:val="18"/>
              </w:rPr>
              <w:t xml:space="preserve">, use </w:t>
            </w:r>
            <w:proofErr w:type="gramStart"/>
            <w:r w:rsidRPr="0032219C">
              <w:rPr>
                <w:rFonts w:asciiTheme="minorHAnsi" w:hAnsiTheme="minorHAnsi"/>
                <w:sz w:val="18"/>
                <w:szCs w:val="18"/>
              </w:rPr>
              <w:t>value;</w:t>
            </w:r>
            <w:proofErr w:type="gramEnd"/>
            <w:r w:rsidRPr="0032219C">
              <w:rPr>
                <w:rFonts w:asciiTheme="minorHAnsi" w:hAnsiTheme="minorHAnsi"/>
                <w:sz w:val="18"/>
                <w:szCs w:val="18"/>
              </w:rPr>
              <w:t xml:space="preserve"> </w:t>
            </w:r>
          </w:p>
          <w:p w14:paraId="425E3BDA" w14:textId="7BA960E6" w:rsidR="005B6312" w:rsidRPr="00A42BCC" w:rsidDel="008A5A59" w:rsidRDefault="0032219C" w:rsidP="00EE34BD">
            <w:pPr>
              <w:rPr>
                <w:rFonts w:asciiTheme="minorHAnsi" w:hAnsiTheme="minorHAnsi"/>
                <w:sz w:val="18"/>
                <w:szCs w:val="18"/>
              </w:rPr>
            </w:pPr>
            <w:r w:rsidRPr="0032219C">
              <w:rPr>
                <w:rFonts w:asciiTheme="minorHAnsi" w:hAnsiTheme="minorHAnsi"/>
                <w:sz w:val="18"/>
                <w:szCs w:val="18"/>
              </w:rPr>
              <w:t xml:space="preserve">Else user input numeric value, </w:t>
            </w:r>
            <w:proofErr w:type="spellStart"/>
            <w:r w:rsidRPr="0032219C">
              <w:rPr>
                <w:rFonts w:asciiTheme="minorHAnsi" w:hAnsiTheme="minorHAnsi"/>
                <w:sz w:val="18"/>
                <w:szCs w:val="18"/>
              </w:rPr>
              <w:t>xxxxx.x</w:t>
            </w:r>
            <w:proofErr w:type="spellEnd"/>
            <w:r w:rsidRPr="0032219C">
              <w:rPr>
                <w:rFonts w:asciiTheme="minorHAnsi" w:hAnsiTheme="minorHAnsi"/>
                <w:sz w:val="18"/>
                <w:szCs w:val="18"/>
              </w:rPr>
              <w:t xml:space="preserve"> &gt;&gt;</w:t>
            </w:r>
          </w:p>
        </w:tc>
      </w:tr>
      <w:tr w:rsidR="005B6312" w:rsidRPr="00A42BCC" w14:paraId="110D76D1" w14:textId="77777777" w:rsidTr="003574C3">
        <w:tc>
          <w:tcPr>
            <w:tcW w:w="582" w:type="dxa"/>
            <w:vAlign w:val="center"/>
          </w:tcPr>
          <w:p w14:paraId="707BDC72" w14:textId="4F3B0DF1" w:rsidR="005B6312" w:rsidRPr="00A42BCC" w:rsidDel="00E42B9A" w:rsidRDefault="00011BC3" w:rsidP="008D3313">
            <w:pPr>
              <w:jc w:val="center"/>
              <w:rPr>
                <w:rFonts w:asciiTheme="minorHAnsi" w:hAnsiTheme="minorHAnsi"/>
                <w:sz w:val="18"/>
                <w:szCs w:val="18"/>
              </w:rPr>
            </w:pPr>
            <w:r>
              <w:rPr>
                <w:rFonts w:asciiTheme="minorHAnsi" w:hAnsiTheme="minorHAnsi"/>
                <w:sz w:val="18"/>
                <w:szCs w:val="18"/>
              </w:rPr>
              <w:t>12</w:t>
            </w:r>
          </w:p>
        </w:tc>
        <w:tc>
          <w:tcPr>
            <w:tcW w:w="5104" w:type="dxa"/>
            <w:vAlign w:val="center"/>
          </w:tcPr>
          <w:p w14:paraId="5AC4F34E" w14:textId="77777777" w:rsidR="005B6312" w:rsidRPr="00197C55" w:rsidRDefault="005B6312" w:rsidP="008D3313">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4205D252" w14:textId="77777777" w:rsidR="0032219C" w:rsidRDefault="0032219C" w:rsidP="00EE34BD">
            <w:pPr>
              <w:rPr>
                <w:rFonts w:asciiTheme="minorHAnsi" w:hAnsiTheme="minorHAnsi"/>
                <w:sz w:val="18"/>
                <w:szCs w:val="18"/>
              </w:rPr>
            </w:pPr>
            <w:r w:rsidRPr="0032219C">
              <w:rPr>
                <w:rFonts w:asciiTheme="minorHAnsi" w:hAnsiTheme="minorHAnsi"/>
                <w:sz w:val="18"/>
                <w:szCs w:val="18"/>
              </w:rPr>
              <w:t xml:space="preserve">&lt;&lt; if A02≠"required", then value = N/A; </w:t>
            </w:r>
          </w:p>
          <w:p w14:paraId="45A1D40F" w14:textId="16FD3451" w:rsidR="0032219C" w:rsidRDefault="0032219C" w:rsidP="00EE34BD">
            <w:pPr>
              <w:rPr>
                <w:rFonts w:asciiTheme="minorHAnsi" w:hAnsiTheme="minorHAnsi"/>
                <w:sz w:val="18"/>
                <w:szCs w:val="18"/>
              </w:rPr>
            </w:pPr>
            <w:r w:rsidRPr="0032219C">
              <w:rPr>
                <w:rFonts w:asciiTheme="minorHAnsi" w:hAnsiTheme="minorHAnsi"/>
                <w:sz w:val="18"/>
                <w:szCs w:val="18"/>
              </w:rPr>
              <w:t xml:space="preserve">Else if value available from </w:t>
            </w:r>
            <w:del w:id="31" w:author="Alhabibi, Haider@Energy" w:date="2022-02-22T15:32:00Z">
              <w:r w:rsidRPr="0032219C" w:rsidDel="006024C6">
                <w:rPr>
                  <w:rFonts w:asciiTheme="minorHAnsi" w:hAnsiTheme="minorHAnsi"/>
                  <w:sz w:val="18"/>
                  <w:szCs w:val="18"/>
                </w:rPr>
                <w:delText>CF1R</w:delText>
              </w:r>
            </w:del>
            <w:ins w:id="32" w:author="Alhabibi, Haider@Energy" w:date="2022-02-22T15:32:00Z">
              <w:r w:rsidR="006024C6">
                <w:rPr>
                  <w:rFonts w:asciiTheme="minorHAnsi" w:hAnsiTheme="minorHAnsi"/>
                  <w:sz w:val="18"/>
                  <w:szCs w:val="18"/>
                </w:rPr>
                <w:t>LMCC</w:t>
              </w:r>
            </w:ins>
            <w:r w:rsidRPr="0032219C">
              <w:rPr>
                <w:rFonts w:asciiTheme="minorHAnsi" w:hAnsiTheme="minorHAnsi"/>
                <w:sz w:val="18"/>
                <w:szCs w:val="18"/>
              </w:rPr>
              <w:t xml:space="preserve">, use </w:t>
            </w:r>
            <w:proofErr w:type="gramStart"/>
            <w:r w:rsidRPr="0032219C">
              <w:rPr>
                <w:rFonts w:asciiTheme="minorHAnsi" w:hAnsiTheme="minorHAnsi"/>
                <w:sz w:val="18"/>
                <w:szCs w:val="18"/>
              </w:rPr>
              <w:t>value;</w:t>
            </w:r>
            <w:proofErr w:type="gramEnd"/>
            <w:r w:rsidRPr="0032219C">
              <w:rPr>
                <w:rFonts w:asciiTheme="minorHAnsi" w:hAnsiTheme="minorHAnsi"/>
                <w:sz w:val="18"/>
                <w:szCs w:val="18"/>
              </w:rPr>
              <w:t xml:space="preserve"> </w:t>
            </w:r>
          </w:p>
          <w:p w14:paraId="50B6D4C5" w14:textId="729A885F" w:rsidR="005B6312" w:rsidRPr="00A42BCC" w:rsidRDefault="0032219C" w:rsidP="00EE34BD">
            <w:pPr>
              <w:rPr>
                <w:rFonts w:asciiTheme="minorHAnsi" w:hAnsiTheme="minorHAnsi"/>
                <w:sz w:val="18"/>
                <w:szCs w:val="18"/>
              </w:rPr>
            </w:pPr>
            <w:r w:rsidRPr="0032219C">
              <w:rPr>
                <w:rFonts w:asciiTheme="minorHAnsi" w:hAnsiTheme="minorHAnsi"/>
                <w:sz w:val="18"/>
                <w:szCs w:val="18"/>
              </w:rPr>
              <w:t>Else value = sum of (A08+A09+A10+A11) &gt;&gt;</w:t>
            </w:r>
          </w:p>
        </w:tc>
      </w:tr>
      <w:tr w:rsidR="003574C3" w:rsidRPr="00A42BCC" w14:paraId="4EBEA864" w14:textId="77777777" w:rsidTr="003574C3">
        <w:tc>
          <w:tcPr>
            <w:tcW w:w="582" w:type="dxa"/>
            <w:vAlign w:val="center"/>
          </w:tcPr>
          <w:p w14:paraId="50F316DE" w14:textId="1111461E" w:rsidR="003574C3" w:rsidRDefault="003574C3" w:rsidP="003574C3">
            <w:pPr>
              <w:jc w:val="center"/>
              <w:rPr>
                <w:rFonts w:asciiTheme="minorHAnsi" w:hAnsiTheme="minorHAnsi"/>
                <w:sz w:val="18"/>
                <w:szCs w:val="18"/>
              </w:rPr>
            </w:pPr>
            <w:r>
              <w:rPr>
                <w:rFonts w:asciiTheme="minorHAnsi" w:hAnsiTheme="minorHAnsi"/>
                <w:sz w:val="18"/>
                <w:szCs w:val="18"/>
              </w:rPr>
              <w:t>13</w:t>
            </w:r>
          </w:p>
        </w:tc>
        <w:tc>
          <w:tcPr>
            <w:tcW w:w="5104" w:type="dxa"/>
            <w:vAlign w:val="center"/>
          </w:tcPr>
          <w:p w14:paraId="18C1197E" w14:textId="5EBB97C2" w:rsidR="003574C3" w:rsidRDefault="003574C3" w:rsidP="003574C3">
            <w:pPr>
              <w:rPr>
                <w:rFonts w:asciiTheme="minorHAnsi" w:hAnsiTheme="minorHAnsi"/>
                <w:sz w:val="18"/>
                <w:szCs w:val="18"/>
              </w:rPr>
            </w:pPr>
            <w:r>
              <w:rPr>
                <w:rFonts w:asciiTheme="minorHAnsi" w:hAnsiTheme="minorHAnsi"/>
                <w:sz w:val="18"/>
                <w:szCs w:val="18"/>
              </w:rPr>
              <w:t>Building volume</w:t>
            </w:r>
          </w:p>
        </w:tc>
        <w:tc>
          <w:tcPr>
            <w:tcW w:w="5104" w:type="dxa"/>
            <w:vAlign w:val="center"/>
          </w:tcPr>
          <w:p w14:paraId="42FBBE41" w14:textId="265EB184" w:rsidR="003574C3" w:rsidRDefault="003574C3" w:rsidP="003574C3">
            <w:pPr>
              <w:rPr>
                <w:rFonts w:asciiTheme="minorHAnsi" w:hAnsiTheme="minorHAnsi"/>
                <w:sz w:val="18"/>
                <w:szCs w:val="18"/>
              </w:rPr>
            </w:pPr>
            <w:r w:rsidRPr="00B33ADB">
              <w:rPr>
                <w:rFonts w:asciiTheme="minorHAnsi" w:hAnsiTheme="minorHAnsi"/>
                <w:sz w:val="18"/>
                <w:szCs w:val="18"/>
              </w:rPr>
              <w:t xml:space="preserve">&lt;&lt;if performance, reference from </w:t>
            </w:r>
            <w:del w:id="33" w:author="Alhabibi, Haider@Energy" w:date="2022-02-22T15:32:00Z">
              <w:r w:rsidRPr="00B33ADB" w:rsidDel="006024C6">
                <w:rPr>
                  <w:rFonts w:asciiTheme="minorHAnsi" w:hAnsiTheme="minorHAnsi"/>
                  <w:sz w:val="18"/>
                  <w:szCs w:val="18"/>
                </w:rPr>
                <w:delText>CF1R</w:delText>
              </w:r>
            </w:del>
            <w:ins w:id="34" w:author="Alhabibi, Haider@Energy" w:date="2022-02-22T15:32:00Z">
              <w:r w:rsidR="006024C6">
                <w:rPr>
                  <w:rFonts w:asciiTheme="minorHAnsi" w:hAnsiTheme="minorHAnsi"/>
                  <w:sz w:val="18"/>
                  <w:szCs w:val="18"/>
                </w:rPr>
                <w:t>LMCC</w:t>
              </w:r>
            </w:ins>
            <w:r w:rsidRPr="00B33ADB">
              <w:rPr>
                <w:rFonts w:asciiTheme="minorHAnsi" w:hAnsiTheme="minorHAnsi"/>
                <w:sz w:val="18"/>
                <w:szCs w:val="18"/>
              </w:rPr>
              <w:t>; Elseif prescriptive, user input&gt;&gt;</w:t>
            </w:r>
          </w:p>
        </w:tc>
      </w:tr>
      <w:tr w:rsidR="003574C3" w14:paraId="04FB332E" w14:textId="77777777" w:rsidTr="003574C3">
        <w:tc>
          <w:tcPr>
            <w:tcW w:w="582" w:type="dxa"/>
            <w:vAlign w:val="center"/>
          </w:tcPr>
          <w:p w14:paraId="4C93DCF5" w14:textId="2D6E8D7D" w:rsidR="003574C3" w:rsidRDefault="003574C3" w:rsidP="003574C3">
            <w:pPr>
              <w:jc w:val="center"/>
              <w:rPr>
                <w:rFonts w:asciiTheme="minorHAnsi" w:hAnsiTheme="minorHAnsi"/>
                <w:sz w:val="18"/>
                <w:szCs w:val="18"/>
              </w:rPr>
            </w:pPr>
            <w:r>
              <w:rPr>
                <w:rFonts w:asciiTheme="minorHAnsi" w:hAnsiTheme="minorHAnsi"/>
                <w:sz w:val="18"/>
                <w:szCs w:val="18"/>
              </w:rPr>
              <w:t>14</w:t>
            </w:r>
          </w:p>
        </w:tc>
        <w:tc>
          <w:tcPr>
            <w:tcW w:w="5104" w:type="dxa"/>
            <w:vAlign w:val="center"/>
          </w:tcPr>
          <w:p w14:paraId="5F908336" w14:textId="714CB520" w:rsidR="003574C3" w:rsidRPr="00037CA8" w:rsidRDefault="003574C3" w:rsidP="003574C3">
            <w:pPr>
              <w:rPr>
                <w:rFonts w:asciiTheme="minorHAnsi" w:hAnsiTheme="minorHAnsi"/>
                <w:sz w:val="18"/>
                <w:szCs w:val="18"/>
              </w:rPr>
            </w:pPr>
            <w:r>
              <w:rPr>
                <w:rFonts w:asciiTheme="minorHAnsi" w:hAnsiTheme="minorHAnsi"/>
                <w:sz w:val="18"/>
                <w:szCs w:val="18"/>
              </w:rPr>
              <w:t xml:space="preserve">Target dwelling unit compartmentalization leakage </w:t>
            </w:r>
            <w:r>
              <w:rPr>
                <w:rFonts w:asciiTheme="minorHAnsi" w:hAnsiTheme="minorHAnsi"/>
                <w:sz w:val="18"/>
                <w:szCs w:val="18"/>
                <w:vertAlign w:val="superscript"/>
              </w:rPr>
              <w:t xml:space="preserve"> </w:t>
            </w:r>
            <w:r>
              <w:rPr>
                <w:rFonts w:asciiTheme="minorHAnsi" w:hAnsiTheme="minorHAnsi"/>
                <w:sz w:val="18"/>
                <w:szCs w:val="18"/>
              </w:rPr>
              <w:t>(CFM50)</w:t>
            </w:r>
          </w:p>
        </w:tc>
        <w:tc>
          <w:tcPr>
            <w:tcW w:w="5104" w:type="dxa"/>
            <w:vAlign w:val="center"/>
          </w:tcPr>
          <w:p w14:paraId="13D923D4" w14:textId="335078D7" w:rsidR="003574C3" w:rsidRDefault="003574C3" w:rsidP="003574C3">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Pr>
                <w:rFonts w:asciiTheme="minorHAnsi" w:hAnsiTheme="minorHAnsi"/>
                <w:sz w:val="18"/>
                <w:szCs w:val="18"/>
              </w:rPr>
              <w:t xml:space="preserve"> value = A12*0.3; </w:t>
            </w:r>
          </w:p>
          <w:p w14:paraId="46069126" w14:textId="69E8678B" w:rsidR="003574C3" w:rsidRDefault="003574C3" w:rsidP="003574C3">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3574C3" w:rsidRPr="00A42BCC" w14:paraId="4A3A5E25" w14:textId="77777777" w:rsidTr="003574C3">
        <w:tc>
          <w:tcPr>
            <w:tcW w:w="582" w:type="dxa"/>
            <w:vAlign w:val="center"/>
          </w:tcPr>
          <w:p w14:paraId="4A3A5E22" w14:textId="0536BA52" w:rsidR="003574C3" w:rsidRPr="00A42BCC" w:rsidDel="0053362D" w:rsidRDefault="003574C3" w:rsidP="003574C3">
            <w:pPr>
              <w:jc w:val="center"/>
              <w:rPr>
                <w:rFonts w:asciiTheme="minorHAnsi" w:hAnsiTheme="minorHAnsi"/>
                <w:sz w:val="18"/>
                <w:szCs w:val="18"/>
              </w:rPr>
            </w:pPr>
            <w:r>
              <w:rPr>
                <w:rFonts w:asciiTheme="minorHAnsi" w:hAnsiTheme="minorHAnsi"/>
                <w:sz w:val="18"/>
                <w:szCs w:val="18"/>
              </w:rPr>
              <w:t>15</w:t>
            </w:r>
          </w:p>
        </w:tc>
        <w:tc>
          <w:tcPr>
            <w:tcW w:w="5104" w:type="dxa"/>
          </w:tcPr>
          <w:p w14:paraId="4A3A5E23" w14:textId="1312D8F7" w:rsidR="003574C3" w:rsidRPr="00A42BCC" w:rsidRDefault="003574C3" w:rsidP="003574C3">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3574C3" w:rsidRPr="00A42BCC" w:rsidRDefault="003574C3" w:rsidP="003574C3">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3574C3" w:rsidRPr="00A42BCC" w14:paraId="1F222A09" w14:textId="77777777" w:rsidTr="003574C3">
        <w:tc>
          <w:tcPr>
            <w:tcW w:w="582" w:type="dxa"/>
            <w:vAlign w:val="center"/>
          </w:tcPr>
          <w:p w14:paraId="2E709D13" w14:textId="1F96A153" w:rsidR="003574C3" w:rsidDel="00820D66" w:rsidRDefault="003574C3" w:rsidP="003574C3">
            <w:pPr>
              <w:jc w:val="center"/>
              <w:rPr>
                <w:rFonts w:asciiTheme="minorHAnsi" w:hAnsiTheme="minorHAnsi"/>
                <w:sz w:val="18"/>
                <w:szCs w:val="18"/>
              </w:rPr>
            </w:pPr>
            <w:r>
              <w:rPr>
                <w:rFonts w:asciiTheme="minorHAnsi" w:hAnsiTheme="minorHAnsi"/>
                <w:sz w:val="18"/>
                <w:szCs w:val="18"/>
              </w:rPr>
              <w:t>16</w:t>
            </w:r>
          </w:p>
        </w:tc>
        <w:tc>
          <w:tcPr>
            <w:tcW w:w="5104" w:type="dxa"/>
            <w:vAlign w:val="center"/>
          </w:tcPr>
          <w:p w14:paraId="3146BC31" w14:textId="77777777" w:rsidR="003574C3" w:rsidRPr="00A42BCC" w:rsidRDefault="003574C3" w:rsidP="003574C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3574C3" w:rsidRDefault="003574C3" w:rsidP="003574C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3574C3" w:rsidRDefault="003574C3" w:rsidP="003574C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3574C3" w:rsidRPr="00A42BCC" w:rsidRDefault="003574C3" w:rsidP="003574C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3574C3" w14:paraId="7120AB5C" w14:textId="77777777" w:rsidTr="003574C3">
        <w:tc>
          <w:tcPr>
            <w:tcW w:w="582" w:type="dxa"/>
            <w:vAlign w:val="center"/>
          </w:tcPr>
          <w:p w14:paraId="7CB355A3" w14:textId="77777777" w:rsidR="003574C3" w:rsidDel="00820D66" w:rsidRDefault="003574C3" w:rsidP="003574C3">
            <w:pPr>
              <w:jc w:val="center"/>
              <w:rPr>
                <w:rFonts w:asciiTheme="minorHAnsi" w:hAnsiTheme="minorHAnsi"/>
                <w:sz w:val="18"/>
                <w:szCs w:val="18"/>
              </w:rPr>
            </w:pPr>
          </w:p>
        </w:tc>
        <w:tc>
          <w:tcPr>
            <w:tcW w:w="5104" w:type="dxa"/>
            <w:vAlign w:val="center"/>
          </w:tcPr>
          <w:p w14:paraId="06E93B2A" w14:textId="77777777" w:rsidR="003574C3" w:rsidRDefault="003574C3" w:rsidP="003574C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70B7B634" w:rsidR="003574C3" w:rsidRPr="006954EE" w:rsidRDefault="003574C3" w:rsidP="003574C3">
            <w:pPr>
              <w:rPr>
                <w:rFonts w:asciiTheme="minorHAnsi" w:hAnsiTheme="minorHAnsi"/>
                <w:sz w:val="18"/>
                <w:szCs w:val="18"/>
              </w:rPr>
            </w:pPr>
            <w:r>
              <w:rPr>
                <w:rFonts w:asciiTheme="minorHAnsi" w:hAnsiTheme="minorHAnsi"/>
                <w:sz w:val="18"/>
                <w:szCs w:val="18"/>
              </w:rPr>
              <w:t xml:space="preserve">&lt;&lt; if A16=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Pr>
                <w:rFonts w:asciiTheme="minorHAnsi" w:hAnsiTheme="minorHAnsi"/>
                <w:sz w:val="18"/>
                <w:szCs w:val="18"/>
              </w:rPr>
              <w:t>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 xml:space="preserve">a; </w:t>
            </w:r>
          </w:p>
          <w:p w14:paraId="66128FB9" w14:textId="52D5ECEA" w:rsidR="003574C3" w:rsidRDefault="003574C3" w:rsidP="003574C3">
            <w:pPr>
              <w:rPr>
                <w:rFonts w:asciiTheme="minorHAnsi" w:hAnsiTheme="minorHAnsi"/>
                <w:sz w:val="18"/>
                <w:szCs w:val="18"/>
              </w:rPr>
            </w:pPr>
            <w:r>
              <w:rPr>
                <w:rFonts w:asciiTheme="minorHAnsi" w:hAnsiTheme="minorHAnsi"/>
                <w:sz w:val="18"/>
                <w:szCs w:val="18"/>
              </w:rPr>
              <w:t>Else if A16=</w:t>
            </w:r>
            <w:r w:rsidRPr="006954EE">
              <w:rPr>
                <w:rFonts w:asciiTheme="minorHAnsi" w:hAnsiTheme="minorHAnsi"/>
                <w:sz w:val="18"/>
                <w:szCs w:val="18"/>
              </w:rPr>
              <w:t>Single-Point Test with Automatic Meter</w:t>
            </w:r>
            <w:r>
              <w:rPr>
                <w:rFonts w:asciiTheme="minorHAnsi" w:hAnsiTheme="minorHAnsi"/>
                <w:sz w:val="18"/>
                <w:szCs w:val="18"/>
              </w:rPr>
              <w:t>,</w:t>
            </w:r>
            <w:r w:rsidRPr="006954EE">
              <w:rPr>
                <w:rFonts w:asciiTheme="minorHAnsi" w:hAnsiTheme="minorHAnsi"/>
                <w:sz w:val="18"/>
                <w:szCs w:val="18"/>
              </w:rPr>
              <w:t xml:space="preserve"> </w:t>
            </w:r>
            <w:r>
              <w:rPr>
                <w:rFonts w:asciiTheme="minorHAnsi" w:hAnsiTheme="minorHAnsi"/>
                <w:sz w:val="18"/>
                <w:szCs w:val="18"/>
              </w:rPr>
              <w:t>then use</w:t>
            </w:r>
            <w:r w:rsidRPr="006954EE">
              <w:rPr>
                <w:rFonts w:asciiTheme="minorHAnsi" w:hAnsiTheme="minorHAnsi"/>
                <w:sz w:val="18"/>
                <w:szCs w:val="18"/>
              </w:rPr>
              <w:t xml:space="preserve"> </w:t>
            </w:r>
            <w:r>
              <w:rPr>
                <w:rFonts w:asciiTheme="minorHAnsi" w:hAnsiTheme="minorHAnsi"/>
                <w:sz w:val="18"/>
                <w:szCs w:val="18"/>
              </w:rPr>
              <w:t>variant 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b</w:t>
            </w:r>
            <w:r>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34225D">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34225D">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34225D">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34225D">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34225D">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6153B8FA"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 xml:space="preserve">Leakage </w:t>
            </w:r>
            <w:r w:rsidR="00CA3D62">
              <w:rPr>
                <w:rFonts w:asciiTheme="minorHAnsi" w:hAnsiTheme="minorHAnsi"/>
                <w:sz w:val="18"/>
                <w:szCs w:val="18"/>
              </w:rPr>
              <w:t>worksheet</w:t>
            </w:r>
            <w:r w:rsidRPr="00A42BCC">
              <w:rPr>
                <w:rFonts w:asciiTheme="minorHAnsi" w:hAnsiTheme="minorHAnsi"/>
                <w:sz w:val="18"/>
                <w:szCs w:val="18"/>
              </w:rPr>
              <w:t>"&gt;&gt;</w:t>
            </w:r>
          </w:p>
        </w:tc>
      </w:tr>
      <w:tr w:rsidR="00EA01F0" w:rsidRPr="00A42BCC" w14:paraId="4A3A5E44" w14:textId="77777777" w:rsidTr="0034225D">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34225D">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34225D">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34225D">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34225D">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34225D">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34225D">
        <w:tc>
          <w:tcPr>
            <w:tcW w:w="10795" w:type="dxa"/>
          </w:tcPr>
          <w:p w14:paraId="4A3A5E5F" w14:textId="63EC3565" w:rsidR="007C670E" w:rsidRPr="005A593D" w:rsidRDefault="00672313" w:rsidP="0028362C">
            <w:pPr>
              <w:rPr>
                <w:rFonts w:asciiTheme="minorHAnsi" w:hAnsiTheme="minorHAnsi"/>
                <w:b/>
                <w:szCs w:val="18"/>
              </w:rPr>
            </w:pPr>
            <w:r>
              <w:rPr>
                <w:rFonts w:asciiTheme="minorHAnsi" w:hAnsiTheme="minorHAnsi"/>
                <w:b/>
                <w:szCs w:val="18"/>
              </w:rPr>
              <w:t>MCH24a</w:t>
            </w:r>
            <w:r w:rsidR="007C670E" w:rsidRPr="005A593D">
              <w:rPr>
                <w:rFonts w:asciiTheme="minorHAnsi" w:hAnsiTheme="minorHAnsi"/>
                <w:b/>
                <w:szCs w:val="18"/>
              </w:rPr>
              <w:t xml:space="preserve"> - Single Point Air Tightness Test With Manual 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550"/>
        <w:gridCol w:w="5653"/>
      </w:tblGrid>
      <w:tr w:rsidR="00EA01F0" w:rsidRPr="00A42BCC" w14:paraId="4A3A5E64" w14:textId="77777777" w:rsidTr="00EE34BD">
        <w:tc>
          <w:tcPr>
            <w:tcW w:w="10792" w:type="dxa"/>
            <w:gridSpan w:val="3"/>
          </w:tcPr>
          <w:p w14:paraId="4A3A5E63" w14:textId="77C95714"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EE34BD">
        <w:tc>
          <w:tcPr>
            <w:tcW w:w="58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50"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653" w:type="dxa"/>
            <w:vAlign w:val="center"/>
          </w:tcPr>
          <w:p w14:paraId="4A3A5E67" w14:textId="5AE6A473"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EE34BD">
        <w:tc>
          <w:tcPr>
            <w:tcW w:w="58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50"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53" w:type="dxa"/>
            <w:vAlign w:val="center"/>
          </w:tcPr>
          <w:p w14:paraId="4A3A5E6B" w14:textId="5D3FB381"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EE34BD">
        <w:tc>
          <w:tcPr>
            <w:tcW w:w="58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50" w:type="dxa"/>
            <w:vAlign w:val="center"/>
          </w:tcPr>
          <w:p w14:paraId="75D832AA" w14:textId="0C3AF980"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653" w:type="dxa"/>
            <w:vAlign w:val="center"/>
          </w:tcPr>
          <w:p w14:paraId="4A3A5E90" w14:textId="1C40EDD2"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EA01F0" w:rsidRPr="00A42BCC" w14:paraId="4A3A5E95" w14:textId="77777777" w:rsidTr="00EE34BD">
        <w:tc>
          <w:tcPr>
            <w:tcW w:w="589" w:type="dxa"/>
            <w:vAlign w:val="center"/>
          </w:tcPr>
          <w:p w14:paraId="4A3A5E92" w14:textId="7CFCBBB9"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50" w:type="dxa"/>
            <w:vAlign w:val="center"/>
          </w:tcPr>
          <w:p w14:paraId="4A3A5E93" w14:textId="06BA9AB4" w:rsidR="00EA01F0" w:rsidRPr="00A42BCC" w:rsidRDefault="00EA01F0" w:rsidP="00F477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sidR="00F47707">
              <w:rPr>
                <w:rFonts w:asciiTheme="minorHAnsi" w:hAnsiTheme="minorHAnsi"/>
                <w:sz w:val="18"/>
                <w:szCs w:val="18"/>
              </w:rPr>
              <w:t>Enclosure</w:t>
            </w:r>
            <w:r w:rsidR="00F47707" w:rsidRPr="00A42BCC">
              <w:rPr>
                <w:rFonts w:asciiTheme="minorHAnsi" w:hAnsiTheme="minorHAnsi"/>
                <w:sz w:val="18"/>
                <w:szCs w:val="18"/>
              </w:rPr>
              <w:t xml:space="preserve"> </w:t>
            </w:r>
            <w:r w:rsidRPr="00A42BCC">
              <w:rPr>
                <w:rFonts w:asciiTheme="minorHAnsi" w:hAnsiTheme="minorHAnsi"/>
                <w:sz w:val="18"/>
                <w:szCs w:val="18"/>
              </w:rPr>
              <w:t>Pressure Target</w:t>
            </w:r>
            <w:r w:rsidR="00C006FF">
              <w:rPr>
                <w:rFonts w:asciiTheme="minorHAnsi" w:hAnsiTheme="minorHAnsi"/>
                <w:sz w:val="18"/>
                <w:szCs w:val="18"/>
              </w:rPr>
              <w:t xml:space="preserve"> (Pa)</w:t>
            </w:r>
          </w:p>
        </w:tc>
        <w:tc>
          <w:tcPr>
            <w:tcW w:w="5653" w:type="dxa"/>
            <w:vAlign w:val="center"/>
          </w:tcPr>
          <w:p w14:paraId="4A3A5E94" w14:textId="3C6C8104"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 C</w:t>
            </w:r>
            <w:r w:rsidR="00CA3A31">
              <w:rPr>
                <w:rFonts w:asciiTheme="minorHAnsi" w:hAnsiTheme="minorHAnsi"/>
                <w:sz w:val="18"/>
                <w:szCs w:val="18"/>
              </w:rPr>
              <w:t>0</w:t>
            </w:r>
            <w:r w:rsidRPr="00A42BCC">
              <w:rPr>
                <w:rFonts w:asciiTheme="minorHAnsi" w:hAnsiTheme="minorHAnsi"/>
                <w:sz w:val="18"/>
                <w:szCs w:val="18"/>
              </w:rPr>
              <w:t xml:space="preserve">2 </w:t>
            </w:r>
            <w:r w:rsidR="00CA3A31">
              <w:rPr>
                <w:rFonts w:asciiTheme="minorHAnsi" w:hAnsiTheme="minorHAnsi"/>
                <w:sz w:val="18"/>
                <w:szCs w:val="18"/>
              </w:rPr>
              <w:t>=</w:t>
            </w:r>
            <w:r w:rsidR="00CA3A31" w:rsidRPr="00A42BCC">
              <w:rPr>
                <w:rFonts w:asciiTheme="minorHAnsi" w:hAnsiTheme="minorHAnsi"/>
                <w:sz w:val="18"/>
                <w:szCs w:val="18"/>
              </w:rPr>
              <w:t xml:space="preserve"> </w:t>
            </w:r>
            <w:r w:rsidRPr="00A42BCC">
              <w:rPr>
                <w:rFonts w:asciiTheme="minorHAnsi" w:hAnsiTheme="minorHAnsi"/>
                <w:sz w:val="18"/>
                <w:szCs w:val="18"/>
              </w:rPr>
              <w:t>Pressurization</w:t>
            </w:r>
            <w:r w:rsidR="00CA3A31">
              <w:rPr>
                <w:rFonts w:asciiTheme="minorHAnsi" w:hAnsiTheme="minorHAnsi"/>
                <w:sz w:val="18"/>
                <w:szCs w:val="18"/>
              </w:rPr>
              <w:t>, then value =</w:t>
            </w:r>
            <w:r w:rsidRPr="00A42BCC">
              <w:rPr>
                <w:rFonts w:asciiTheme="minorHAnsi" w:hAnsiTheme="minorHAnsi"/>
                <w:sz w:val="18"/>
                <w:szCs w:val="18"/>
              </w:rPr>
              <w:t>50 +C</w:t>
            </w:r>
            <w:r w:rsidR="00917497">
              <w:rPr>
                <w:rFonts w:asciiTheme="minorHAnsi" w:hAnsiTheme="minorHAnsi"/>
                <w:sz w:val="18"/>
                <w:szCs w:val="18"/>
              </w:rPr>
              <w:t>0</w:t>
            </w:r>
            <w:r w:rsidR="00CA3A31">
              <w:rPr>
                <w:rFonts w:asciiTheme="minorHAnsi" w:hAnsiTheme="minorHAnsi"/>
                <w:sz w:val="18"/>
                <w:szCs w:val="18"/>
              </w:rPr>
              <w:t>3</w:t>
            </w:r>
            <w:r w:rsidRPr="00A42BCC">
              <w:rPr>
                <w:rFonts w:asciiTheme="minorHAnsi" w:hAnsiTheme="minorHAnsi"/>
                <w:sz w:val="18"/>
                <w:szCs w:val="18"/>
              </w:rPr>
              <w:t xml:space="preserve">; </w:t>
            </w:r>
            <w:r w:rsidR="00FF42BC">
              <w:rPr>
                <w:rFonts w:asciiTheme="minorHAnsi" w:hAnsiTheme="minorHAnsi"/>
                <w:sz w:val="18"/>
                <w:szCs w:val="18"/>
              </w:rPr>
              <w:t>elseif</w:t>
            </w:r>
            <w:r w:rsidR="00CA3A31">
              <w:rPr>
                <w:rFonts w:asciiTheme="minorHAnsi" w:hAnsiTheme="minorHAnsi"/>
                <w:sz w:val="18"/>
                <w:szCs w:val="18"/>
              </w:rPr>
              <w:br/>
            </w:r>
            <w:r w:rsidRPr="00A42BCC">
              <w:rPr>
                <w:rFonts w:asciiTheme="minorHAnsi" w:hAnsiTheme="minorHAnsi"/>
                <w:sz w:val="18"/>
                <w:szCs w:val="18"/>
              </w:rPr>
              <w:t xml:space="preserve"> C</w:t>
            </w:r>
            <w:r w:rsidR="00CA3A31">
              <w:rPr>
                <w:rFonts w:asciiTheme="minorHAnsi" w:hAnsiTheme="minorHAnsi"/>
                <w:sz w:val="18"/>
                <w:szCs w:val="18"/>
              </w:rPr>
              <w:t>0</w:t>
            </w:r>
            <w:r w:rsidRPr="00A42BCC">
              <w:rPr>
                <w:rFonts w:asciiTheme="minorHAnsi" w:hAnsiTheme="minorHAnsi"/>
                <w:sz w:val="18"/>
                <w:szCs w:val="18"/>
              </w:rPr>
              <w:t>2</w:t>
            </w:r>
            <w:r w:rsidR="00CA3A31">
              <w:rPr>
                <w:rFonts w:asciiTheme="minorHAnsi" w:hAnsiTheme="minorHAnsi"/>
                <w:sz w:val="18"/>
                <w:szCs w:val="18"/>
              </w:rPr>
              <w:t>=</w:t>
            </w:r>
            <w:r w:rsidRPr="00A42BCC">
              <w:rPr>
                <w:rFonts w:asciiTheme="minorHAnsi" w:hAnsiTheme="minorHAnsi"/>
                <w:sz w:val="18"/>
                <w:szCs w:val="18"/>
              </w:rPr>
              <w:t xml:space="preserve">Depressurization </w:t>
            </w:r>
            <w:r w:rsidR="00CA3A31">
              <w:rPr>
                <w:rFonts w:asciiTheme="minorHAnsi" w:hAnsiTheme="minorHAnsi"/>
                <w:sz w:val="18"/>
                <w:szCs w:val="18"/>
              </w:rPr>
              <w:t>then value=(</w:t>
            </w:r>
            <w:r w:rsidRPr="00A42BCC">
              <w:rPr>
                <w:rFonts w:asciiTheme="minorHAnsi" w:hAnsiTheme="minorHAnsi"/>
                <w:sz w:val="18"/>
                <w:szCs w:val="18"/>
              </w:rPr>
              <w:t>-50</w:t>
            </w:r>
            <w:r w:rsidR="00CA3A31">
              <w:rPr>
                <w:rFonts w:asciiTheme="minorHAnsi" w:hAnsiTheme="minorHAnsi"/>
                <w:sz w:val="18"/>
                <w:szCs w:val="18"/>
              </w:rPr>
              <w:t>)</w:t>
            </w:r>
            <w:r w:rsidRPr="00A42BCC">
              <w:rPr>
                <w:rFonts w:asciiTheme="minorHAnsi" w:hAnsiTheme="minorHAnsi"/>
                <w:sz w:val="18"/>
                <w:szCs w:val="18"/>
              </w:rPr>
              <w:t xml:space="preserve"> + C</w:t>
            </w:r>
            <w:r w:rsidR="00CA3A31">
              <w:rPr>
                <w:rFonts w:asciiTheme="minorHAnsi" w:hAnsiTheme="minorHAnsi"/>
                <w:sz w:val="18"/>
                <w:szCs w:val="18"/>
              </w:rPr>
              <w:t>0</w:t>
            </w:r>
            <w:r w:rsidR="00917497">
              <w:rPr>
                <w:rFonts w:asciiTheme="minorHAnsi" w:hAnsiTheme="minorHAnsi"/>
                <w:sz w:val="18"/>
                <w:szCs w:val="18"/>
              </w:rPr>
              <w:t>3</w:t>
            </w:r>
            <w:r w:rsidRPr="00A42BCC">
              <w:rPr>
                <w:rFonts w:asciiTheme="minorHAnsi" w:hAnsiTheme="minorHAnsi"/>
                <w:sz w:val="18"/>
                <w:szCs w:val="18"/>
              </w:rPr>
              <w:t>&gt;&gt; (Resolution of 0.1)</w:t>
            </w:r>
          </w:p>
        </w:tc>
      </w:tr>
      <w:tr w:rsidR="00EA01F0" w:rsidRPr="00A42BCC" w14:paraId="4A3A5E99" w14:textId="77777777" w:rsidTr="00EE34BD">
        <w:tc>
          <w:tcPr>
            <w:tcW w:w="589" w:type="dxa"/>
            <w:vAlign w:val="center"/>
          </w:tcPr>
          <w:p w14:paraId="4A3A5E96" w14:textId="76FBDA58"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50" w:type="dxa"/>
            <w:vAlign w:val="center"/>
          </w:tcPr>
          <w:p w14:paraId="4D6CE9D9" w14:textId="299E3CD0" w:rsidR="00EA01F0"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sidR="00CA3A31">
              <w:rPr>
                <w:rFonts w:asciiTheme="minorHAnsi" w:hAnsiTheme="minorHAnsi"/>
                <w:sz w:val="18"/>
                <w:szCs w:val="18"/>
              </w:rPr>
              <w:t xml:space="preserve"> Enclosure </w:t>
            </w:r>
            <w:r w:rsidRPr="00A42BCC">
              <w:rPr>
                <w:rFonts w:asciiTheme="minorHAnsi" w:hAnsiTheme="minorHAnsi"/>
                <w:sz w:val="18"/>
                <w:szCs w:val="18"/>
              </w:rPr>
              <w:t>Pressure Measured</w:t>
            </w:r>
            <w:r w:rsidR="00C006FF">
              <w:rPr>
                <w:rFonts w:asciiTheme="minorHAnsi" w:hAnsiTheme="minorHAnsi"/>
                <w:sz w:val="18"/>
                <w:szCs w:val="18"/>
              </w:rPr>
              <w:t xml:space="preserve"> (Pa)</w:t>
            </w:r>
          </w:p>
          <w:p w14:paraId="4A3A5E97" w14:textId="0EAE0593" w:rsidR="001E5EB4" w:rsidRPr="00A42BCC" w:rsidRDefault="001E5EB4" w:rsidP="001E5EB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(Pressurization is positive;  Depressurization is negative)</w:t>
            </w:r>
          </w:p>
        </w:tc>
        <w:tc>
          <w:tcPr>
            <w:tcW w:w="5653" w:type="dxa"/>
            <w:vAlign w:val="center"/>
          </w:tcPr>
          <w:p w14:paraId="4A3A5E98" w14:textId="48674CFD"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sidR="0029261F">
              <w:rPr>
                <w:rFonts w:asciiTheme="minorHAnsi" w:hAnsiTheme="minorHAnsi"/>
                <w:sz w:val="18"/>
                <w:szCs w:val="18"/>
              </w:rPr>
              <w:t xml:space="preserve">numeric </w:t>
            </w:r>
            <w:proofErr w:type="spellStart"/>
            <w:r w:rsidR="0029261F">
              <w:rPr>
                <w:rFonts w:asciiTheme="minorHAnsi" w:hAnsiTheme="minorHAnsi"/>
                <w:sz w:val="18"/>
                <w:szCs w:val="18"/>
              </w:rPr>
              <w:t>xx.x</w:t>
            </w:r>
            <w:proofErr w:type="spellEnd"/>
            <w:r w:rsidR="0029261F">
              <w:rPr>
                <w:rFonts w:asciiTheme="minorHAnsi" w:hAnsiTheme="minorHAnsi"/>
                <w:sz w:val="18"/>
                <w:szCs w:val="18"/>
              </w:rPr>
              <w:t xml:space="preserve">:  -75.0 </w:t>
            </w:r>
            <w:r w:rsidR="0029261F">
              <w:rPr>
                <w:rFonts w:asciiTheme="minorHAnsi" w:hAnsiTheme="minorHAnsi" w:cstheme="minorHAnsi"/>
                <w:sz w:val="18"/>
                <w:szCs w:val="18"/>
              </w:rPr>
              <w:t>≥</w:t>
            </w:r>
            <w:r w:rsidR="0029261F">
              <w:rPr>
                <w:rFonts w:asciiTheme="minorHAnsi" w:hAnsiTheme="minorHAnsi"/>
                <w:sz w:val="18"/>
                <w:szCs w:val="18"/>
              </w:rPr>
              <w:t xml:space="preserve"> </w:t>
            </w:r>
            <w:r w:rsidRPr="00A42BCC">
              <w:rPr>
                <w:rFonts w:asciiTheme="minorHAnsi" w:hAnsiTheme="minorHAnsi"/>
                <w:sz w:val="18"/>
                <w:szCs w:val="18"/>
              </w:rPr>
              <w:t>value</w:t>
            </w:r>
            <w:r w:rsidR="0029261F">
              <w:rPr>
                <w:rFonts w:asciiTheme="minorHAnsi" w:hAnsiTheme="minorHAnsi"/>
                <w:sz w:val="18"/>
                <w:szCs w:val="18"/>
              </w:rPr>
              <w:t xml:space="preserve"> </w:t>
            </w:r>
            <w:r w:rsidR="0029261F">
              <w:rPr>
                <w:rFonts w:asciiTheme="minorHAnsi" w:hAnsiTheme="minorHAnsi" w:cstheme="minorHAnsi"/>
                <w:sz w:val="18"/>
                <w:szCs w:val="18"/>
              </w:rPr>
              <w:t>≤</w:t>
            </w:r>
            <w:r w:rsidR="0029261F">
              <w:rPr>
                <w:rFonts w:asciiTheme="minorHAnsi" w:hAnsiTheme="minorHAnsi"/>
                <w:sz w:val="18"/>
                <w:szCs w:val="18"/>
              </w:rPr>
              <w:t xml:space="preserve"> 75</w:t>
            </w:r>
            <w:r w:rsidRPr="00A42BCC">
              <w:rPr>
                <w:rFonts w:asciiTheme="minorHAnsi" w:hAnsiTheme="minorHAnsi"/>
                <w:sz w:val="18"/>
                <w:szCs w:val="18"/>
              </w:rPr>
              <w:t>&gt;&gt;</w:t>
            </w:r>
          </w:p>
        </w:tc>
      </w:tr>
      <w:tr w:rsidR="003C5E86" w:rsidRPr="00A42BCC" w14:paraId="31801980" w14:textId="77777777" w:rsidTr="00EE34BD">
        <w:tc>
          <w:tcPr>
            <w:tcW w:w="589" w:type="dxa"/>
            <w:vAlign w:val="center"/>
          </w:tcPr>
          <w:p w14:paraId="678284EB" w14:textId="75405321"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50" w:type="dxa"/>
            <w:vAlign w:val="center"/>
          </w:tcPr>
          <w:p w14:paraId="022545CA" w14:textId="6F6CAC29"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2D6F47">
              <w:rPr>
                <w:rFonts w:asciiTheme="minorHAnsi" w:hAnsiTheme="minorHAnsi"/>
                <w:sz w:val="18"/>
                <w:szCs w:val="18"/>
              </w:rPr>
              <w:t>Difference</w:t>
            </w:r>
            <w:r w:rsidR="00AD6BA1">
              <w:rPr>
                <w:rFonts w:asciiTheme="minorHAnsi" w:hAnsiTheme="minorHAnsi"/>
                <w:sz w:val="18"/>
                <w:szCs w:val="18"/>
              </w:rPr>
              <w:t xml:space="preserve"> (Pa)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653" w:type="dxa"/>
            <w:vAlign w:val="center"/>
          </w:tcPr>
          <w:p w14:paraId="3D20E1B8" w14:textId="4754FDD0" w:rsidR="003C5E86" w:rsidRDefault="00E81D5E"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w:t>
            </w:r>
            <w:r w:rsidR="0017724F">
              <w:rPr>
                <w:rFonts w:asciiTheme="minorHAnsi" w:hAnsiTheme="minorHAnsi"/>
                <w:sz w:val="18"/>
                <w:szCs w:val="18"/>
              </w:rPr>
              <w:t xml:space="preserve"> numeric</w:t>
            </w:r>
            <w:r>
              <w:rPr>
                <w:rFonts w:asciiTheme="minorHAnsi" w:hAnsiTheme="minorHAnsi"/>
                <w:sz w:val="18"/>
                <w:szCs w:val="18"/>
              </w:rPr>
              <w:t xml:space="preserve"> value </w:t>
            </w:r>
            <w:proofErr w:type="spellStart"/>
            <w:r>
              <w:rPr>
                <w:rFonts w:asciiTheme="minorHAnsi" w:hAnsiTheme="minorHAnsi"/>
                <w:sz w:val="18"/>
                <w:szCs w:val="18"/>
              </w:rPr>
              <w:t>xx.x</w:t>
            </w:r>
            <w:proofErr w:type="spellEnd"/>
            <w:r>
              <w:rPr>
                <w:rFonts w:asciiTheme="minorHAnsi" w:hAnsiTheme="minorHAnsi"/>
                <w:sz w:val="18"/>
                <w:szCs w:val="18"/>
              </w:rPr>
              <w:t xml:space="preserve"> =</w:t>
            </w:r>
            <w:r w:rsidR="001E5EB4">
              <w:rPr>
                <w:rFonts w:asciiTheme="minorHAnsi" w:hAnsiTheme="minorHAnsi"/>
                <w:sz w:val="18"/>
                <w:szCs w:val="18"/>
              </w:rPr>
              <w:t xml:space="preserve"> </w:t>
            </w:r>
            <w:r>
              <w:rPr>
                <w:rFonts w:asciiTheme="minorHAnsi" w:hAnsiTheme="minorHAnsi"/>
                <w:sz w:val="18"/>
                <w:szCs w:val="18"/>
              </w:rPr>
              <w:t>C05-C03&gt;&gt;</w:t>
            </w:r>
          </w:p>
        </w:tc>
      </w:tr>
      <w:tr w:rsidR="00EA01F0" w:rsidRPr="00A42BCC" w14:paraId="4A3A5E9D" w14:textId="77777777" w:rsidTr="00EE34BD">
        <w:tc>
          <w:tcPr>
            <w:tcW w:w="589" w:type="dxa"/>
            <w:vAlign w:val="center"/>
          </w:tcPr>
          <w:p w14:paraId="4A3A5E9A" w14:textId="3E016AC4"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50"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653" w:type="dxa"/>
            <w:vAlign w:val="center"/>
          </w:tcPr>
          <w:p w14:paraId="4A3A5E9C" w14:textId="735565B0" w:rsidR="00EA01F0" w:rsidRPr="00A42BCC" w:rsidRDefault="00C006FF"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Pr>
                <w:rFonts w:asciiTheme="minorHAnsi" w:hAnsiTheme="minorHAnsi"/>
                <w:sz w:val="18"/>
                <w:szCs w:val="18"/>
              </w:rPr>
              <w:t>(</w:t>
            </w:r>
            <w:r>
              <w:rPr>
                <w:sz w:val="18"/>
                <w:szCs w:val="18"/>
              </w:rPr>
              <w:t xml:space="preserve"> </w:t>
            </w:r>
            <w:r w:rsidR="00E81D5E">
              <w:rPr>
                <w:sz w:val="18"/>
                <w:szCs w:val="18"/>
              </w:rPr>
              <w:t xml:space="preserve">C06)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1" w14:textId="77777777" w:rsidTr="00EE34BD">
        <w:tc>
          <w:tcPr>
            <w:tcW w:w="589" w:type="dxa"/>
            <w:vAlign w:val="center"/>
          </w:tcPr>
          <w:p w14:paraId="4A3A5E9E" w14:textId="2E2B0527"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50" w:type="dxa"/>
            <w:vAlign w:val="center"/>
          </w:tcPr>
          <w:p w14:paraId="4A3A5E9F" w14:textId="10ECE95A" w:rsidR="00EA01F0" w:rsidRPr="00A42BCC" w:rsidRDefault="006C1E71" w:rsidP="00EF226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00EA01F0" w:rsidRPr="00A42BCC">
              <w:rPr>
                <w:rFonts w:asciiTheme="minorHAnsi" w:hAnsiTheme="minorHAnsi"/>
                <w:sz w:val="18"/>
                <w:szCs w:val="18"/>
              </w:rPr>
              <w:t xml:space="preserve">Nominal Fan </w:t>
            </w:r>
            <w:r w:rsidR="00525832">
              <w:rPr>
                <w:rFonts w:asciiTheme="minorHAnsi" w:hAnsiTheme="minorHAnsi"/>
                <w:sz w:val="18"/>
                <w:szCs w:val="18"/>
              </w:rPr>
              <w:t>F</w:t>
            </w:r>
            <w:r w:rsidR="00EA01F0" w:rsidRPr="00A42BCC">
              <w:rPr>
                <w:rFonts w:asciiTheme="minorHAnsi" w:hAnsiTheme="minorHAnsi"/>
                <w:sz w:val="18"/>
                <w:szCs w:val="18"/>
              </w:rPr>
              <w:t xml:space="preserve">low at </w:t>
            </w:r>
            <w:r w:rsidR="00525832">
              <w:rPr>
                <w:rFonts w:asciiTheme="minorHAnsi" w:hAnsiTheme="minorHAnsi"/>
                <w:sz w:val="18"/>
                <w:szCs w:val="18"/>
              </w:rPr>
              <w:t>A</w:t>
            </w:r>
            <w:r w:rsidR="00EA01F0" w:rsidRPr="00A42BCC">
              <w:rPr>
                <w:rFonts w:asciiTheme="minorHAnsi" w:hAnsiTheme="minorHAnsi"/>
                <w:sz w:val="18"/>
                <w:szCs w:val="18"/>
              </w:rPr>
              <w:t xml:space="preserve">bove </w:t>
            </w:r>
            <w:r w:rsidR="00525832">
              <w:rPr>
                <w:rFonts w:asciiTheme="minorHAnsi" w:hAnsiTheme="minorHAnsi"/>
                <w:sz w:val="18"/>
                <w:szCs w:val="18"/>
              </w:rPr>
              <w:t>F</w:t>
            </w:r>
            <w:r w:rsidR="00EA01F0" w:rsidRPr="00A42BCC">
              <w:rPr>
                <w:rFonts w:asciiTheme="minorHAnsi" w:hAnsiTheme="minorHAnsi"/>
                <w:sz w:val="18"/>
                <w:szCs w:val="18"/>
              </w:rPr>
              <w:t xml:space="preserve">an </w:t>
            </w:r>
            <w:r w:rsidR="00525832">
              <w:rPr>
                <w:rFonts w:asciiTheme="minorHAnsi" w:hAnsiTheme="minorHAnsi"/>
                <w:sz w:val="18"/>
                <w:szCs w:val="18"/>
              </w:rPr>
              <w:t>P</w:t>
            </w:r>
            <w:r w:rsidR="00EA01F0" w:rsidRPr="00A42BCC">
              <w:rPr>
                <w:rFonts w:asciiTheme="minorHAnsi" w:hAnsiTheme="minorHAnsi"/>
                <w:sz w:val="18"/>
                <w:szCs w:val="18"/>
              </w:rPr>
              <w:t>ressure</w:t>
            </w:r>
            <w:r w:rsidR="00C006FF">
              <w:rPr>
                <w:rFonts w:asciiTheme="minorHAnsi" w:hAnsiTheme="minorHAnsi"/>
                <w:sz w:val="18"/>
                <w:szCs w:val="18"/>
              </w:rPr>
              <w:t xml:space="preserve"> (cfm)</w:t>
            </w:r>
            <w:r w:rsidR="00B450BD">
              <w:rPr>
                <w:rFonts w:asciiTheme="minorHAnsi" w:hAnsiTheme="minorHAnsi"/>
                <w:sz w:val="18"/>
                <w:szCs w:val="18"/>
              </w:rPr>
              <w:t xml:space="preserve"> at </w:t>
            </w:r>
            <w:r w:rsidR="00EF2268">
              <w:rPr>
                <w:rFonts w:asciiTheme="minorHAnsi" w:hAnsiTheme="minorHAnsi"/>
                <w:sz w:val="18"/>
                <w:szCs w:val="18"/>
              </w:rPr>
              <w:t xml:space="preserve">the </w:t>
            </w:r>
            <w:r w:rsidR="00B450BD">
              <w:rPr>
                <w:rFonts w:asciiTheme="minorHAnsi" w:hAnsiTheme="minorHAnsi"/>
                <w:sz w:val="18"/>
                <w:szCs w:val="18"/>
              </w:rPr>
              <w:t>Induced Enclosure Pressure Difference (</w:t>
            </w:r>
            <w:r w:rsidR="00EF2268">
              <w:rPr>
                <w:rFonts w:asciiTheme="minorHAnsi" w:hAnsiTheme="minorHAnsi"/>
                <w:sz w:val="18"/>
                <w:szCs w:val="18"/>
              </w:rPr>
              <w:t xml:space="preserve">in </w:t>
            </w:r>
            <w:r w:rsidR="00B450BD">
              <w:rPr>
                <w:rFonts w:asciiTheme="minorHAnsi" w:hAnsiTheme="minorHAnsi"/>
                <w:sz w:val="18"/>
                <w:szCs w:val="18"/>
              </w:rPr>
              <w:t>C06 above)</w:t>
            </w:r>
          </w:p>
        </w:tc>
        <w:tc>
          <w:tcPr>
            <w:tcW w:w="5653" w:type="dxa"/>
            <w:vAlign w:val="center"/>
          </w:tcPr>
          <w:p w14:paraId="4A3A5EA0" w14:textId="73294780" w:rsidR="00EA01F0" w:rsidRPr="00A42BCC" w:rsidRDefault="00EA01F0" w:rsidP="00B450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450BD">
              <w:rPr>
                <w:rFonts w:asciiTheme="minorHAnsi" w:hAnsiTheme="minorHAnsi"/>
                <w:sz w:val="18"/>
                <w:szCs w:val="18"/>
              </w:rPr>
              <w:t>enter integer</w:t>
            </w:r>
            <w:r w:rsidR="00B450BD" w:rsidRPr="00A42BCC">
              <w:rPr>
                <w:rFonts w:asciiTheme="minorHAnsi" w:hAnsiTheme="minorHAnsi"/>
                <w:sz w:val="18"/>
                <w:szCs w:val="18"/>
              </w:rPr>
              <w:t xml:space="preserve"> </w:t>
            </w:r>
            <w:r w:rsidRPr="00A42BCC">
              <w:rPr>
                <w:rFonts w:asciiTheme="minorHAnsi" w:hAnsiTheme="minorHAnsi"/>
                <w:sz w:val="18"/>
                <w:szCs w:val="18"/>
              </w:rPr>
              <w:t>value, &gt;&gt; (Resolution of 1 CFM)</w:t>
            </w:r>
          </w:p>
        </w:tc>
      </w:tr>
      <w:tr w:rsidR="00EA01F0" w:rsidRPr="00A42BCC" w14:paraId="4A3A5EA5" w14:textId="77777777" w:rsidTr="00EE34BD">
        <w:tc>
          <w:tcPr>
            <w:tcW w:w="589" w:type="dxa"/>
            <w:vAlign w:val="center"/>
          </w:tcPr>
          <w:p w14:paraId="4A3A5EA2" w14:textId="11A8FAC1"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50" w:type="dxa"/>
            <w:vAlign w:val="center"/>
          </w:tcPr>
          <w:p w14:paraId="4A3A5EA3" w14:textId="01130C55" w:rsidR="00EA01F0" w:rsidRPr="00A42BCC" w:rsidRDefault="001C4335"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00EA01F0" w:rsidRPr="00A42BCC">
              <w:rPr>
                <w:rFonts w:asciiTheme="minorHAnsi" w:hAnsiTheme="minorHAnsi"/>
                <w:sz w:val="18"/>
                <w:szCs w:val="18"/>
              </w:rPr>
              <w:t>Nominal CFM50</w:t>
            </w:r>
          </w:p>
        </w:tc>
        <w:tc>
          <w:tcPr>
            <w:tcW w:w="5653" w:type="dxa"/>
            <w:vAlign w:val="center"/>
          </w:tcPr>
          <w:p w14:paraId="4A3A5EA4" w14:textId="0D5D88D9" w:rsidR="00EA01F0" w:rsidRPr="00A42BCC" w:rsidRDefault="00EA01F0" w:rsidP="0060014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w:t>
            </w:r>
            <w:r w:rsidR="00917497">
              <w:rPr>
                <w:rFonts w:asciiTheme="minorHAnsi" w:hAnsiTheme="minorHAnsi"/>
                <w:sz w:val="18"/>
                <w:szCs w:val="18"/>
              </w:rPr>
              <w:t>value =</w:t>
            </w:r>
            <w:r w:rsidR="0060014C">
              <w:rPr>
                <w:rFonts w:asciiTheme="minorHAnsi" w:hAnsiTheme="minorHAnsi"/>
                <w:sz w:val="18"/>
                <w:szCs w:val="18"/>
              </w:rPr>
              <w:t xml:space="preserve"> C08 *</w:t>
            </w:r>
            <w:r w:rsidR="0060014C" w:rsidRPr="00A42BCC">
              <w:rPr>
                <w:rFonts w:asciiTheme="minorHAnsi" w:hAnsiTheme="minorHAnsi"/>
                <w:sz w:val="18"/>
                <w:szCs w:val="18"/>
              </w:rPr>
              <w:t xml:space="preserve"> </w:t>
            </w:r>
            <w:r w:rsidR="00917497" w:rsidRPr="00A42BCC">
              <w:rPr>
                <w:rFonts w:asciiTheme="minorHAnsi" w:hAnsiTheme="minorHAnsi"/>
                <w:sz w:val="18"/>
                <w:szCs w:val="18"/>
              </w:rPr>
              <w:t>(50/[absolute value (</w:t>
            </w:r>
            <w:r w:rsidR="00917497">
              <w:rPr>
                <w:rFonts w:asciiTheme="minorHAnsi" w:hAnsiTheme="minorHAnsi"/>
                <w:sz w:val="18"/>
                <w:szCs w:val="18"/>
              </w:rPr>
              <w:t>C05 – C03</w:t>
            </w:r>
            <w:r w:rsidR="00917497" w:rsidRPr="00A42BCC">
              <w:rPr>
                <w:rFonts w:asciiTheme="minorHAnsi" w:hAnsiTheme="minorHAnsi"/>
                <w:sz w:val="18"/>
                <w:szCs w:val="18"/>
              </w:rPr>
              <w:t>)]</w:t>
            </w:r>
            <w:r w:rsidR="0060014C">
              <w:rPr>
                <w:rFonts w:asciiTheme="minorHAnsi" w:hAnsiTheme="minorHAnsi"/>
                <w:sz w:val="18"/>
                <w:szCs w:val="18"/>
              </w:rPr>
              <w:t>)</w:t>
            </w:r>
            <w:r w:rsidR="00917497" w:rsidRPr="006F3AAC">
              <w:rPr>
                <w:rFonts w:asciiTheme="minorHAnsi" w:hAnsiTheme="minorHAnsi"/>
                <w:sz w:val="18"/>
                <w:szCs w:val="18"/>
                <w:vertAlign w:val="superscript"/>
              </w:rPr>
              <w:t xml:space="preserve">0.65 </w:t>
            </w:r>
            <w:r w:rsidR="00917497">
              <w:rPr>
                <w:rFonts w:asciiTheme="minorHAnsi" w:hAnsiTheme="minorHAnsi"/>
                <w:sz w:val="18"/>
                <w:szCs w:val="18"/>
              </w:rPr>
              <w:t>*</w:t>
            </w:r>
            <w:r w:rsidRPr="00A42BCC">
              <w:rPr>
                <w:rFonts w:asciiTheme="minorHAnsi" w:hAnsiTheme="minorHAnsi"/>
                <w:sz w:val="18"/>
                <w:szCs w:val="18"/>
              </w:rPr>
              <w:t>&gt;&gt;</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4515"/>
        <w:gridCol w:w="5697"/>
      </w:tblGrid>
      <w:tr w:rsidR="00EA01F0" w:rsidRPr="00A42BCC" w14:paraId="4A3A5EA8" w14:textId="77777777" w:rsidTr="00231CFA">
        <w:tc>
          <w:tcPr>
            <w:tcW w:w="11020"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77777777" w:rsidTr="0017724F">
        <w:tc>
          <w:tcPr>
            <w:tcW w:w="590" w:type="dxa"/>
            <w:vAlign w:val="center"/>
          </w:tcPr>
          <w:p w14:paraId="4A3A5EA9" w14:textId="408E1574"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651" w:type="dxa"/>
            <w:vAlign w:val="center"/>
          </w:tcPr>
          <w:p w14:paraId="3C57E5C6" w14:textId="77777777"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515B730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4A3A5EAD" w14:textId="36BBD0B5" w:rsidR="00840617" w:rsidRPr="00A42BCC" w:rsidRDefault="00840617" w:rsidP="00EE34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EE34BD">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77777777" w:rsidTr="0017724F">
        <w:tc>
          <w:tcPr>
            <w:tcW w:w="590" w:type="dxa"/>
            <w:vAlign w:val="center"/>
          </w:tcPr>
          <w:p w14:paraId="5EB38912" w14:textId="163BEA70" w:rsidR="006C1E71" w:rsidRPr="00A42BCC" w:rsidDel="00E67F64"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651" w:type="dxa"/>
            <w:vAlign w:val="center"/>
          </w:tcPr>
          <w:p w14:paraId="289E59C6" w14:textId="49513C3B"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9176998" w14:textId="46C2BB03"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w:t>
            </w:r>
            <w:r w:rsidR="00AC751B">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sidR="00AC751B">
              <w:rPr>
                <w:rFonts w:asciiTheme="minorHAnsi" w:hAnsiTheme="minorHAnsi"/>
                <w:sz w:val="18"/>
                <w:szCs w:val="18"/>
              </w:rPr>
              <w:t>)</w:t>
            </w:r>
            <w:r>
              <w:rPr>
                <w:rFonts w:asciiTheme="minorHAnsi" w:hAnsiTheme="minorHAnsi"/>
                <w:sz w:val="18"/>
                <w:szCs w:val="18"/>
              </w:rPr>
              <w:t>)]</w:t>
            </w:r>
            <w:r w:rsidR="008F0CB1">
              <w:rPr>
                <w:rFonts w:asciiTheme="minorHAnsi" w:hAnsiTheme="minorHAnsi"/>
                <w:sz w:val="18"/>
                <w:szCs w:val="18"/>
              </w:rPr>
              <w:t>;</w:t>
            </w:r>
          </w:p>
          <w:p w14:paraId="5DE6B96D" w14:textId="5E426FE4" w:rsidR="006C1E71" w:rsidRDefault="008F0CB1" w:rsidP="00EE34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EE34BD">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77777777" w:rsidTr="0017724F">
        <w:tc>
          <w:tcPr>
            <w:tcW w:w="590" w:type="dxa"/>
            <w:vAlign w:val="center"/>
          </w:tcPr>
          <w:p w14:paraId="4A3A5EAF" w14:textId="1EE584ED"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651" w:type="dxa"/>
            <w:vAlign w:val="center"/>
          </w:tcPr>
          <w:p w14:paraId="6D34FD08" w14:textId="77777777"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0C03147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15ABA38F" w14:textId="35CB6A40"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r>
              <w:rPr>
                <w:rFonts w:asciiTheme="minorHAnsi" w:hAnsiTheme="minorHAnsi"/>
                <w:sz w:val="18"/>
                <w:szCs w:val="18"/>
              </w:rPr>
              <w:t>;</w:t>
            </w:r>
          </w:p>
          <w:p w14:paraId="4A3A5EB1" w14:textId="57B7ECB8" w:rsidR="00840617" w:rsidRPr="00A42BCC" w:rsidRDefault="00840617" w:rsidP="00EE34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EE34BD">
              <w:rPr>
                <w:rFonts w:asciiTheme="minorHAnsi" w:hAnsiTheme="minorHAnsi"/>
                <w:sz w:val="18"/>
                <w:szCs w:val="18"/>
              </w:rPr>
              <w:t>A</w:t>
            </w:r>
            <w:r>
              <w:rPr>
                <w:rFonts w:asciiTheme="minorHAnsi" w:hAnsiTheme="minorHAnsi"/>
                <w:sz w:val="18"/>
                <w:szCs w:val="18"/>
              </w:rPr>
              <w:t>”&gt;&gt;</w:t>
            </w:r>
          </w:p>
        </w:tc>
      </w:tr>
      <w:tr w:rsidR="00840617" w:rsidRPr="00A42BCC" w14:paraId="4A3A5EB6" w14:textId="77777777" w:rsidTr="0017724F">
        <w:tc>
          <w:tcPr>
            <w:tcW w:w="590" w:type="dxa"/>
            <w:vAlign w:val="center"/>
          </w:tcPr>
          <w:p w14:paraId="4A3A5EB3" w14:textId="260F961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651" w:type="dxa"/>
            <w:vAlign w:val="center"/>
          </w:tcPr>
          <w:p w14:paraId="4A3A5EB4" w14:textId="3EFDC3E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A3A5EB5" w14:textId="37823C3A" w:rsidR="00840617" w:rsidRPr="00A42BCC" w:rsidRDefault="00840617" w:rsidP="00EE34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EE34BD">
              <w:rPr>
                <w:rFonts w:asciiTheme="minorHAnsi" w:hAnsiTheme="minorHAnsi"/>
                <w:sz w:val="18"/>
                <w:szCs w:val="18"/>
              </w:rPr>
              <w:t>A</w:t>
            </w:r>
            <w:r>
              <w:rPr>
                <w:rFonts w:asciiTheme="minorHAnsi" w:hAnsiTheme="minorHAnsi"/>
                <w:sz w:val="18"/>
                <w:szCs w:val="18"/>
              </w:rPr>
              <w:t>”&gt;&gt;</w:t>
            </w:r>
          </w:p>
        </w:tc>
      </w:tr>
      <w:tr w:rsidR="006C1E71" w:rsidRPr="00A42BCC" w14:paraId="294EA820" w14:textId="77777777" w:rsidTr="0017724F">
        <w:tc>
          <w:tcPr>
            <w:tcW w:w="590" w:type="dxa"/>
            <w:vAlign w:val="center"/>
          </w:tcPr>
          <w:p w14:paraId="247E66CC" w14:textId="66D1D8AA" w:rsidR="006C1E71" w:rsidRPr="00A42BCC" w:rsidDel="00E67F64"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651" w:type="dxa"/>
            <w:vAlign w:val="center"/>
          </w:tcPr>
          <w:p w14:paraId="203A5E3A" w14:textId="365A9ACA"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779" w:type="dxa"/>
          </w:tcPr>
          <w:p w14:paraId="1DB34370" w14:textId="02996ABF"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1A4D51D1"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17724F">
        <w:tc>
          <w:tcPr>
            <w:tcW w:w="590" w:type="dxa"/>
            <w:vAlign w:val="center"/>
          </w:tcPr>
          <w:p w14:paraId="369D442E" w14:textId="064D4F2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651"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779" w:type="dxa"/>
          </w:tcPr>
          <w:p w14:paraId="152B1FB0" w14:textId="735BA85C"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C09</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200"/>
      </w:tblGrid>
      <w:tr w:rsidR="00EA01F0" w:rsidRPr="00A42BCC" w14:paraId="4A3A5EC7" w14:textId="77777777" w:rsidTr="0034225D">
        <w:trPr>
          <w:trHeight w:val="75"/>
        </w:trPr>
        <w:tc>
          <w:tcPr>
            <w:tcW w:w="10804" w:type="dxa"/>
            <w:gridSpan w:val="2"/>
          </w:tcPr>
          <w:p w14:paraId="4A3A5EC6" w14:textId="1E56CCD5"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CA3D62">
              <w:rPr>
                <w:rFonts w:asciiTheme="minorHAnsi" w:hAnsiTheme="minorHAnsi"/>
                <w:b/>
                <w:szCs w:val="18"/>
              </w:rPr>
              <w:t xml:space="preserve">Measured </w:t>
            </w:r>
            <w:r w:rsidR="005419F0">
              <w:rPr>
                <w:rFonts w:asciiTheme="minorHAnsi" w:hAnsiTheme="minorHAnsi"/>
                <w:b/>
                <w:szCs w:val="18"/>
              </w:rPr>
              <w:t xml:space="preserve">Enclosure </w:t>
            </w:r>
            <w:r w:rsidR="00CA3D62">
              <w:rPr>
                <w:rFonts w:asciiTheme="minorHAnsi" w:hAnsiTheme="minorHAnsi"/>
                <w:b/>
                <w:szCs w:val="18"/>
              </w:rPr>
              <w:t>Air Leakage Rate</w:t>
            </w:r>
          </w:p>
        </w:tc>
      </w:tr>
      <w:tr w:rsidR="00EA01F0" w:rsidRPr="00A42BCC" w14:paraId="4A3A5ECA" w14:textId="77777777" w:rsidTr="0034225D">
        <w:trPr>
          <w:trHeight w:val="626"/>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1" w:type="dxa"/>
            <w:vAlign w:val="center"/>
          </w:tcPr>
          <w:p w14:paraId="7B336204" w14:textId="73EEA8F1"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066F15">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A1</w:t>
            </w:r>
            <w:r w:rsidR="003574C3">
              <w:rPr>
                <w:rFonts w:asciiTheme="minorHAnsi" w:hAnsiTheme="minorHAnsi"/>
                <w:sz w:val="18"/>
                <w:szCs w:val="18"/>
              </w:rPr>
              <w:t>5</w:t>
            </w:r>
            <w:r w:rsidR="00885D25">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w:t>
            </w:r>
            <w:r w:rsidR="00CA3D62">
              <w:rPr>
                <w:rFonts w:asciiTheme="minorHAnsi" w:hAnsiTheme="minorHAnsi"/>
                <w:sz w:val="18"/>
                <w:szCs w:val="18"/>
              </w:rPr>
              <w:t>A manometer with current calibration is required in order to comply with this</w:t>
            </w:r>
            <w:r w:rsidR="000B64C1" w:rsidRPr="000B64C1">
              <w:rPr>
                <w:rFonts w:asciiTheme="minorHAnsi" w:hAnsiTheme="minorHAnsi"/>
                <w:sz w:val="18"/>
                <w:szCs w:val="18"/>
              </w:rPr>
              <w:t xml:space="preserve">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 xml:space="preserve">Leakage </w:t>
            </w:r>
            <w:r w:rsidR="00CA3D62">
              <w:rPr>
                <w:rFonts w:asciiTheme="minorHAnsi" w:hAnsiTheme="minorHAnsi"/>
                <w:sz w:val="18"/>
                <w:szCs w:val="18"/>
              </w:rPr>
              <w:t>worksheet</w:t>
            </w:r>
            <w:r w:rsidR="000B64C1">
              <w:rPr>
                <w:rFonts w:asciiTheme="minorHAnsi" w:hAnsiTheme="minorHAnsi"/>
                <w:sz w:val="18"/>
                <w:szCs w:val="18"/>
              </w:rPr>
              <w:t>";</w:t>
            </w:r>
          </w:p>
          <w:p w14:paraId="143B74DB" w14:textId="55FE5757"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sidR="00EA1044">
              <w:rPr>
                <w:rFonts w:asciiTheme="minorHAnsi" w:hAnsiTheme="minorHAnsi"/>
                <w:sz w:val="18"/>
                <w:szCs w:val="18"/>
              </w:rPr>
              <w:t xml:space="preserve"> then </w:t>
            </w:r>
            <w:r w:rsidR="005419F0">
              <w:rPr>
                <w:rFonts w:asciiTheme="minorHAnsi" w:hAnsiTheme="minorHAnsi"/>
                <w:sz w:val="18"/>
                <w:szCs w:val="18"/>
              </w:rPr>
              <w:t>(</w:t>
            </w:r>
            <w:r w:rsidR="00EA1044">
              <w:rPr>
                <w:rFonts w:asciiTheme="minorHAnsi" w:hAnsiTheme="minorHAnsi"/>
                <w:sz w:val="18"/>
                <w:szCs w:val="18"/>
              </w:rPr>
              <w:t>value</w:t>
            </w:r>
            <w:r w:rsidR="005419F0">
              <w:rPr>
                <w:rFonts w:asciiTheme="minorHAnsi" w:hAnsiTheme="minorHAnsi"/>
                <w:sz w:val="18"/>
                <w:szCs w:val="18"/>
              </w:rPr>
              <w:t>)</w:t>
            </w:r>
            <w:r w:rsidR="00EA1044">
              <w:rPr>
                <w:rFonts w:asciiTheme="minorHAnsi" w:hAnsiTheme="minorHAnsi"/>
                <w:sz w:val="18"/>
                <w:szCs w:val="18"/>
              </w:rPr>
              <w:t xml:space="preserve"> =</w:t>
            </w:r>
            <w:r w:rsidRPr="000B64C1">
              <w:rPr>
                <w:rFonts w:asciiTheme="minorHAnsi" w:hAnsiTheme="minorHAnsi"/>
                <w:sz w:val="18"/>
                <w:szCs w:val="18"/>
              </w:rPr>
              <w:t>E01</w:t>
            </w:r>
            <w:r w:rsidR="00CA3D62">
              <w:rPr>
                <w:rFonts w:asciiTheme="minorHAnsi" w:hAnsiTheme="minorHAnsi"/>
                <w:sz w:val="18"/>
                <w:szCs w:val="18"/>
              </w:rPr>
              <w:t>*60/(</w:t>
            </w:r>
            <w:r w:rsidR="00651EE2">
              <w:rPr>
                <w:rFonts w:asciiTheme="minorHAnsi" w:hAnsiTheme="minorHAnsi"/>
                <w:sz w:val="18"/>
                <w:szCs w:val="18"/>
              </w:rPr>
              <w:t xml:space="preserve">Building </w:t>
            </w:r>
            <w:r w:rsidR="00CA3D62">
              <w:rPr>
                <w:rFonts w:asciiTheme="minorHAnsi" w:hAnsiTheme="minorHAnsi"/>
                <w:sz w:val="18"/>
                <w:szCs w:val="18"/>
              </w:rPr>
              <w:t xml:space="preserve">Volume from </w:t>
            </w:r>
            <w:r w:rsidR="003574C3">
              <w:rPr>
                <w:rFonts w:asciiTheme="minorHAnsi" w:hAnsiTheme="minorHAnsi"/>
                <w:sz w:val="18"/>
                <w:szCs w:val="18"/>
              </w:rPr>
              <w:t>A13</w:t>
            </w:r>
            <w:r w:rsidR="00CA3D62">
              <w:rPr>
                <w:rFonts w:asciiTheme="minorHAnsi" w:hAnsiTheme="minorHAnsi"/>
                <w:sz w:val="18"/>
                <w:szCs w:val="18"/>
              </w:rPr>
              <w:t>)</w:t>
            </w:r>
            <w:r>
              <w:rPr>
                <w:rFonts w:asciiTheme="minorHAnsi" w:hAnsiTheme="minorHAnsi"/>
                <w:sz w:val="18"/>
                <w:szCs w:val="18"/>
              </w:rPr>
              <w:t xml:space="preserve"> </w:t>
            </w:r>
            <w:r w:rsidR="00EA1044">
              <w:rPr>
                <w:rFonts w:asciiTheme="minorHAnsi" w:hAnsiTheme="minorHAnsi"/>
                <w:sz w:val="18"/>
                <w:szCs w:val="18"/>
              </w:rPr>
              <w:t xml:space="preserve"> and</w:t>
            </w:r>
            <w:r w:rsidRPr="000B64C1">
              <w:rPr>
                <w:rFonts w:asciiTheme="minorHAnsi" w:hAnsiTheme="minorHAnsi"/>
                <w:sz w:val="18"/>
                <w:szCs w:val="18"/>
              </w:rPr>
              <w:t xml:space="preserve"> display</w:t>
            </w:r>
            <w:r w:rsidR="005419F0">
              <w:rPr>
                <w:rFonts w:asciiTheme="minorHAnsi" w:hAnsiTheme="minorHAnsi"/>
                <w:sz w:val="18"/>
                <w:szCs w:val="18"/>
              </w:rPr>
              <w:t xml:space="preserve"> text:</w:t>
            </w:r>
            <w:r>
              <w:rPr>
                <w:rFonts w:asciiTheme="minorHAnsi" w:hAnsiTheme="minorHAnsi"/>
                <w:sz w:val="18"/>
                <w:szCs w:val="18"/>
              </w:rPr>
              <w:t xml:space="preserve"> </w:t>
            </w:r>
            <w:r w:rsidR="00EA1044">
              <w:rPr>
                <w:rFonts w:asciiTheme="minorHAnsi" w:hAnsiTheme="minorHAnsi"/>
                <w:sz w:val="18"/>
                <w:szCs w:val="18"/>
              </w:rPr>
              <w:t>“Enclosure Air Leakage Rate is (value) ACH</w:t>
            </w:r>
            <w:r w:rsidR="00EA1044" w:rsidRPr="00236E77">
              <w:rPr>
                <w:rFonts w:asciiTheme="minorHAnsi" w:hAnsiTheme="minorHAnsi"/>
                <w:sz w:val="18"/>
                <w:szCs w:val="18"/>
                <w:vertAlign w:val="subscript"/>
              </w:rPr>
              <w:t>50</w:t>
            </w:r>
            <w:r>
              <w:rPr>
                <w:rFonts w:asciiTheme="minorHAnsi" w:hAnsiTheme="minorHAnsi"/>
                <w:sz w:val="18"/>
                <w:szCs w:val="18"/>
              </w:rPr>
              <w:t>;</w:t>
            </w:r>
          </w:p>
          <w:p w14:paraId="4A3A5EC9" w14:textId="2E81D53E" w:rsidR="00EA01F0" w:rsidRPr="00A42BCC" w:rsidRDefault="00EF2268"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000B64C1" w:rsidRPr="000B64C1">
              <w:rPr>
                <w:rFonts w:asciiTheme="minorHAnsi" w:hAnsiTheme="minorHAnsi"/>
                <w:sz w:val="18"/>
                <w:szCs w:val="18"/>
              </w:rPr>
              <w:t>if A02 = required,</w:t>
            </w:r>
            <w:r w:rsidR="005419F0">
              <w:rPr>
                <w:rFonts w:asciiTheme="minorHAnsi" w:hAnsiTheme="minorHAnsi"/>
                <w:sz w:val="18"/>
                <w:szCs w:val="18"/>
              </w:rPr>
              <w:t xml:space="preserve"> then</w:t>
            </w:r>
            <w:r w:rsidR="000B64C1" w:rsidRPr="000B64C1">
              <w:rPr>
                <w:rFonts w:asciiTheme="minorHAnsi" w:hAnsiTheme="minorHAnsi"/>
                <w:sz w:val="18"/>
                <w:szCs w:val="18"/>
              </w:rPr>
              <w:t xml:space="preserve"> display </w:t>
            </w:r>
            <w:r>
              <w:rPr>
                <w:rFonts w:asciiTheme="minorHAnsi" w:hAnsiTheme="minorHAnsi"/>
                <w:sz w:val="18"/>
                <w:szCs w:val="18"/>
              </w:rPr>
              <w:t xml:space="preserve">text: </w:t>
            </w:r>
            <w:r w:rsidR="000B64C1" w:rsidRPr="000B64C1">
              <w:rPr>
                <w:rFonts w:asciiTheme="minorHAnsi" w:hAnsiTheme="minorHAnsi"/>
                <w:sz w:val="18"/>
                <w:szCs w:val="18"/>
              </w:rPr>
              <w:t>“</w:t>
            </w:r>
            <w:r w:rsidR="005419F0">
              <w:rPr>
                <w:rFonts w:asciiTheme="minorHAnsi" w:hAnsiTheme="minorHAnsi"/>
                <w:sz w:val="18"/>
                <w:szCs w:val="18"/>
              </w:rPr>
              <w:t>Enclosure Air Leakage Rate is (E01)</w:t>
            </w:r>
            <w:r w:rsidR="001748B5">
              <w:rPr>
                <w:rFonts w:asciiTheme="minorHAnsi" w:hAnsiTheme="minorHAnsi"/>
                <w:sz w:val="18"/>
                <w:szCs w:val="18"/>
              </w:rPr>
              <w:t xml:space="preserve"> CFM50</w:t>
            </w:r>
            <w:r w:rsidR="000B64C1">
              <w:rPr>
                <w:rFonts w:asciiTheme="minorHAnsi" w:hAnsiTheme="minorHAnsi"/>
                <w:sz w:val="18"/>
                <w:szCs w:val="18"/>
              </w:rPr>
              <w:t>”</w:t>
            </w:r>
            <w:r w:rsidR="000B64C1" w:rsidRPr="000B64C1">
              <w:rPr>
                <w:rFonts w:asciiTheme="minorHAnsi" w:hAnsiTheme="minorHAnsi"/>
                <w:sz w:val="18"/>
                <w:szCs w:val="18"/>
              </w:rPr>
              <w:t>&gt;&gt;</w:t>
            </w:r>
          </w:p>
        </w:tc>
      </w:tr>
    </w:tbl>
    <w:p w14:paraId="4A3A5ECB"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EA01F0" w:rsidRPr="00A42BCC" w14:paraId="4A3A5ECE" w14:textId="77777777" w:rsidTr="0034225D">
        <w:tc>
          <w:tcPr>
            <w:tcW w:w="10794" w:type="dxa"/>
            <w:gridSpan w:val="2"/>
          </w:tcPr>
          <w:p w14:paraId="736F4A4B" w14:textId="77777777" w:rsidR="00EA01F0"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35" w:author="Alhabibi, Haider@Energy" w:date="2022-03-09T06:35:00Z"/>
                <w:rFonts w:asciiTheme="minorHAnsi" w:hAnsiTheme="minorHAnsi"/>
                <w:b/>
                <w:szCs w:val="18"/>
              </w:rPr>
            </w:pPr>
            <w:r w:rsidRPr="005A593D">
              <w:rPr>
                <w:rFonts w:asciiTheme="minorHAnsi" w:hAnsiTheme="minorHAnsi"/>
                <w:b/>
                <w:szCs w:val="18"/>
              </w:rPr>
              <w:t xml:space="preserve">G. Additional Requirements </w:t>
            </w:r>
            <w:r w:rsidR="005A593D" w:rsidRPr="005A593D">
              <w:rPr>
                <w:rFonts w:asciiTheme="minorHAnsi" w:hAnsiTheme="minorHAnsi"/>
                <w:b/>
                <w:szCs w:val="18"/>
              </w:rPr>
              <w:t>f</w:t>
            </w:r>
            <w:r w:rsidRPr="005A593D">
              <w:rPr>
                <w:rFonts w:asciiTheme="minorHAnsi" w:hAnsiTheme="minorHAnsi"/>
                <w:b/>
                <w:szCs w:val="18"/>
              </w:rPr>
              <w:t xml:space="preserve">or </w:t>
            </w:r>
            <w:r w:rsidR="005419F0">
              <w:rPr>
                <w:rFonts w:asciiTheme="minorHAnsi" w:hAnsiTheme="minorHAnsi"/>
                <w:b/>
                <w:szCs w:val="18"/>
              </w:rPr>
              <w:t xml:space="preserve">Worksheet </w:t>
            </w:r>
            <w:r w:rsidRPr="005A593D">
              <w:rPr>
                <w:rFonts w:asciiTheme="minorHAnsi" w:hAnsiTheme="minorHAnsi"/>
                <w:b/>
                <w:szCs w:val="18"/>
              </w:rPr>
              <w:t>Compliance</w:t>
            </w:r>
          </w:p>
          <w:p w14:paraId="4A3A5ECD" w14:textId="74351DCC" w:rsidR="004C447A" w:rsidRPr="005A593D" w:rsidRDefault="004C447A"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ins w:id="36" w:author="Alhabibi, Haider@Energy" w:date="2022-03-09T06:35:00Z">
              <w:r>
                <w:rPr>
                  <w:rFonts w:ascii="Calibri" w:hAnsi="Calibri"/>
                  <w:sz w:val="18"/>
                  <w:szCs w:val="18"/>
                </w:rPr>
                <w:t>&lt;&lt;Static Text - see the top&gt;&gt;</w:t>
              </w:r>
            </w:ins>
          </w:p>
        </w:tc>
      </w:tr>
      <w:tr w:rsidR="00875D94" w:rsidRPr="00A42BCC" w:rsidDel="004C447A" w14:paraId="1FBCD0E4" w14:textId="169E5FDD" w:rsidTr="0034225D">
        <w:trPr>
          <w:del w:id="37" w:author="Alhabibi, Haider@Energy" w:date="2022-03-09T06:35:00Z"/>
        </w:trPr>
        <w:tc>
          <w:tcPr>
            <w:tcW w:w="585" w:type="dxa"/>
            <w:vAlign w:val="center"/>
          </w:tcPr>
          <w:p w14:paraId="34649C58" w14:textId="5E2C508E" w:rsidR="00875D94" w:rsidRPr="00A42BCC" w:rsidDel="004C447A"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8" w:author="Alhabibi, Haider@Energy" w:date="2022-03-09T06:35:00Z"/>
                <w:rFonts w:asciiTheme="minorHAnsi" w:hAnsiTheme="minorHAnsi"/>
                <w:sz w:val="18"/>
                <w:szCs w:val="18"/>
              </w:rPr>
            </w:pPr>
            <w:del w:id="39" w:author="Alhabibi, Haider@Energy" w:date="2022-03-09T06:35:00Z">
              <w:r w:rsidRPr="00A42BCC" w:rsidDel="004C447A">
                <w:rPr>
                  <w:rFonts w:asciiTheme="minorHAnsi" w:hAnsiTheme="minorHAnsi"/>
                  <w:sz w:val="18"/>
                  <w:szCs w:val="18"/>
                </w:rPr>
                <w:delText>01</w:delText>
              </w:r>
            </w:del>
          </w:p>
        </w:tc>
        <w:tc>
          <w:tcPr>
            <w:tcW w:w="10209" w:type="dxa"/>
            <w:vAlign w:val="center"/>
          </w:tcPr>
          <w:p w14:paraId="12CEB9DB" w14:textId="74DB281A" w:rsidR="00875D94" w:rsidRPr="00A42BCC" w:rsidDel="004C447A" w:rsidRDefault="00875D94" w:rsidP="00875D94">
            <w:pPr>
              <w:shd w:val="clear" w:color="auto" w:fill="FFFFFF"/>
              <w:rPr>
                <w:del w:id="40" w:author="Alhabibi, Haider@Energy" w:date="2022-03-09T06:35:00Z"/>
                <w:rFonts w:asciiTheme="minorHAnsi" w:hAnsiTheme="minorHAnsi"/>
                <w:sz w:val="18"/>
                <w:szCs w:val="18"/>
              </w:rPr>
            </w:pPr>
            <w:del w:id="41" w:author="Alhabibi, Haider@Energy" w:date="2022-03-09T06:35:00Z">
              <w:r w:rsidDel="004C447A">
                <w:rPr>
                  <w:rFonts w:asciiTheme="minorHAnsi" w:hAnsiTheme="minorHAnsi"/>
                  <w:sz w:val="18"/>
                  <w:szCs w:val="18"/>
                </w:rPr>
                <w:delText>The p</w:delText>
              </w:r>
              <w:r w:rsidRPr="00C55ED3" w:rsidDel="004C447A">
                <w:rPr>
                  <w:rFonts w:asciiTheme="minorHAnsi" w:hAnsiTheme="minorHAnsi"/>
                  <w:sz w:val="18"/>
                  <w:szCs w:val="18"/>
                </w:rPr>
                <w:delText xml:space="preserve">rocedure </w:delText>
              </w:r>
              <w:r w:rsidDel="004C447A">
                <w:rPr>
                  <w:rFonts w:asciiTheme="minorHAnsi" w:hAnsiTheme="minorHAnsi"/>
                  <w:sz w:val="18"/>
                  <w:szCs w:val="18"/>
                </w:rPr>
                <w:delText>for</w:delText>
              </w:r>
              <w:r w:rsidRPr="00C55ED3" w:rsidDel="004C447A">
                <w:rPr>
                  <w:rFonts w:asciiTheme="minorHAnsi" w:hAnsiTheme="minorHAnsi"/>
                  <w:sz w:val="18"/>
                  <w:szCs w:val="18"/>
                </w:rPr>
                <w:delText xml:space="preserve"> </w:delText>
              </w:r>
              <w:r w:rsidDel="004C447A">
                <w:rPr>
                  <w:rFonts w:asciiTheme="minorHAnsi" w:hAnsiTheme="minorHAnsi"/>
                  <w:sz w:val="18"/>
                  <w:szCs w:val="18"/>
                </w:rPr>
                <w:delText>preparing</w:delText>
              </w:r>
              <w:r w:rsidRPr="00C55ED3" w:rsidDel="004C447A">
                <w:rPr>
                  <w:rFonts w:asciiTheme="minorHAnsi" w:hAnsiTheme="minorHAnsi"/>
                  <w:sz w:val="18"/>
                  <w:szCs w:val="18"/>
                </w:rPr>
                <w:delText xml:space="preserve"> </w:delText>
              </w:r>
              <w:r w:rsidDel="004C447A">
                <w:rPr>
                  <w:rFonts w:asciiTheme="minorHAnsi" w:hAnsiTheme="minorHAnsi"/>
                  <w:sz w:val="18"/>
                  <w:szCs w:val="18"/>
                </w:rPr>
                <w:delText xml:space="preserve">the </w:delText>
              </w:r>
              <w:r w:rsidRPr="00C55ED3" w:rsidDel="004C447A">
                <w:rPr>
                  <w:rFonts w:asciiTheme="minorHAnsi" w:hAnsiTheme="minorHAnsi"/>
                  <w:sz w:val="18"/>
                  <w:szCs w:val="18"/>
                </w:rPr>
                <w:delText>enclosure for testing is detailed in RESNET 380-2016 Section 3.2.</w:delText>
              </w:r>
            </w:del>
          </w:p>
        </w:tc>
      </w:tr>
      <w:tr w:rsidR="00875D94" w:rsidRPr="00A42BCC" w:rsidDel="004C447A" w14:paraId="53DA5AB9" w14:textId="6BA8E7B5" w:rsidTr="0034225D">
        <w:trPr>
          <w:del w:id="42" w:author="Alhabibi, Haider@Energy" w:date="2022-03-09T06:35:00Z"/>
        </w:trPr>
        <w:tc>
          <w:tcPr>
            <w:tcW w:w="585" w:type="dxa"/>
            <w:vAlign w:val="center"/>
          </w:tcPr>
          <w:p w14:paraId="05B5730C" w14:textId="596CF632" w:rsidR="00875D94" w:rsidRPr="00A42BCC" w:rsidDel="004C447A"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43" w:author="Alhabibi, Haider@Energy" w:date="2022-03-09T06:35:00Z"/>
                <w:rFonts w:asciiTheme="minorHAnsi" w:hAnsiTheme="minorHAnsi"/>
                <w:sz w:val="18"/>
                <w:szCs w:val="18"/>
              </w:rPr>
            </w:pPr>
            <w:del w:id="44" w:author="Alhabibi, Haider@Energy" w:date="2022-03-09T06:35:00Z">
              <w:r w:rsidRPr="00A42BCC" w:rsidDel="004C447A">
                <w:rPr>
                  <w:rFonts w:asciiTheme="minorHAnsi" w:hAnsiTheme="minorHAnsi"/>
                  <w:sz w:val="18"/>
                  <w:szCs w:val="18"/>
                </w:rPr>
                <w:delText>02</w:delText>
              </w:r>
            </w:del>
          </w:p>
        </w:tc>
        <w:tc>
          <w:tcPr>
            <w:tcW w:w="10209" w:type="dxa"/>
            <w:vAlign w:val="center"/>
          </w:tcPr>
          <w:p w14:paraId="1D0B4171" w14:textId="1D4E9B4F" w:rsidR="00875D94" w:rsidRPr="00A42BCC" w:rsidDel="004C447A" w:rsidRDefault="00875D94" w:rsidP="00875D94">
            <w:pPr>
              <w:shd w:val="clear" w:color="auto" w:fill="FFFFFF"/>
              <w:rPr>
                <w:del w:id="45" w:author="Alhabibi, Haider@Energy" w:date="2022-03-09T06:35:00Z"/>
                <w:rFonts w:asciiTheme="minorHAnsi" w:hAnsiTheme="minorHAnsi"/>
                <w:sz w:val="18"/>
                <w:szCs w:val="18"/>
              </w:rPr>
            </w:pPr>
            <w:del w:id="46" w:author="Alhabibi, Haider@Energy" w:date="2022-03-09T06:35:00Z">
              <w:r w:rsidRPr="00C55ED3" w:rsidDel="004C447A">
                <w:rPr>
                  <w:rFonts w:asciiTheme="minorHAnsi" w:hAnsiTheme="minorHAnsi"/>
                  <w:sz w:val="18"/>
                  <w:szCs w:val="18"/>
                </w:rPr>
                <w:delText xml:space="preserve">When </w:delText>
              </w:r>
              <w:r w:rsidDel="004C447A">
                <w:rPr>
                  <w:rFonts w:asciiTheme="minorHAnsi" w:hAnsiTheme="minorHAnsi"/>
                  <w:sz w:val="18"/>
                  <w:szCs w:val="18"/>
                </w:rPr>
                <w:delText>multifamily attached dwelling units must comply</w:delText>
              </w:r>
              <w:r w:rsidRPr="00C55ED3" w:rsidDel="004C447A">
                <w:rPr>
                  <w:rFonts w:asciiTheme="minorHAnsi" w:hAnsiTheme="minorHAnsi"/>
                  <w:sz w:val="18"/>
                  <w:szCs w:val="18"/>
                </w:rPr>
                <w:delText xml:space="preserve"> with </w:delText>
              </w:r>
              <w:r w:rsidDel="004C447A">
                <w:rPr>
                  <w:rFonts w:asciiTheme="minorHAnsi" w:hAnsiTheme="minorHAnsi"/>
                  <w:sz w:val="18"/>
                  <w:szCs w:val="18"/>
                </w:rPr>
                <w:delText>the</w:delText>
              </w:r>
              <w:r w:rsidRPr="00C55ED3" w:rsidDel="004C447A">
                <w:rPr>
                  <w:rFonts w:asciiTheme="minorHAnsi" w:hAnsiTheme="minorHAnsi"/>
                  <w:sz w:val="18"/>
                  <w:szCs w:val="18"/>
                </w:rPr>
                <w:delText xml:space="preserve"> maximum dwelling unit enclosure</w:delText>
              </w:r>
              <w:r w:rsidR="00D721FF" w:rsidDel="004C447A">
                <w:rPr>
                  <w:rFonts w:asciiTheme="minorHAnsi" w:hAnsiTheme="minorHAnsi"/>
                  <w:sz w:val="18"/>
                  <w:szCs w:val="18"/>
                </w:rPr>
                <w:delText xml:space="preserve"> air</w:delText>
              </w:r>
              <w:r w:rsidRPr="00C55ED3" w:rsidDel="004C447A">
                <w:rPr>
                  <w:rFonts w:asciiTheme="minorHAnsi" w:hAnsiTheme="minorHAnsi"/>
                  <w:sz w:val="18"/>
                  <w:szCs w:val="18"/>
                </w:rPr>
                <w:delText xml:space="preserve"> leakage </w:delText>
              </w:r>
              <w:r w:rsidDel="004C447A">
                <w:rPr>
                  <w:rFonts w:asciiTheme="minorHAnsi" w:hAnsiTheme="minorHAnsi"/>
                  <w:sz w:val="18"/>
                  <w:szCs w:val="18"/>
                </w:rPr>
                <w:delText>specified in</w:delText>
              </w:r>
              <w:r w:rsidRPr="00C55ED3" w:rsidDel="004C447A">
                <w:rPr>
                  <w:rFonts w:asciiTheme="minorHAnsi" w:hAnsiTheme="minorHAnsi"/>
                  <w:sz w:val="18"/>
                  <w:szCs w:val="18"/>
                </w:rPr>
                <w:delText xml:space="preserve"> Standards Section 150.0(o)1Eii, the test shall be conducted with the dwelling unit as if it were exposed to the outdoor air on all sides, top and bottom by opening doors and windows of adjacent dwelling units</w:delText>
              </w:r>
              <w:r w:rsidDel="004C447A">
                <w:rPr>
                  <w:rFonts w:asciiTheme="minorHAnsi" w:hAnsiTheme="minorHAnsi"/>
                  <w:sz w:val="18"/>
                  <w:szCs w:val="18"/>
                </w:rPr>
                <w:delText xml:space="preserve"> as specified by RA3.8.3.1</w:delText>
              </w:r>
              <w:r w:rsidRPr="00C55ED3" w:rsidDel="004C447A">
                <w:rPr>
                  <w:rFonts w:asciiTheme="minorHAnsi" w:hAnsiTheme="minorHAnsi"/>
                  <w:sz w:val="18"/>
                  <w:szCs w:val="18"/>
                </w:rPr>
                <w:delText>.</w:delText>
              </w:r>
            </w:del>
          </w:p>
        </w:tc>
      </w:tr>
      <w:tr w:rsidR="00875D94" w:rsidRPr="00A42BCC" w:rsidDel="004C447A" w14:paraId="581AC800" w14:textId="72024FB1" w:rsidTr="0034225D">
        <w:trPr>
          <w:del w:id="47" w:author="Alhabibi, Haider@Energy" w:date="2022-03-09T06:35:00Z"/>
        </w:trPr>
        <w:tc>
          <w:tcPr>
            <w:tcW w:w="585" w:type="dxa"/>
            <w:vAlign w:val="center"/>
          </w:tcPr>
          <w:p w14:paraId="42E3D196" w14:textId="00AC8900" w:rsidR="00875D94" w:rsidRPr="00A42BCC" w:rsidDel="004C447A"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48" w:author="Alhabibi, Haider@Energy" w:date="2022-03-09T06:35:00Z"/>
                <w:rFonts w:asciiTheme="minorHAnsi" w:hAnsiTheme="minorHAnsi"/>
                <w:sz w:val="18"/>
                <w:szCs w:val="18"/>
              </w:rPr>
            </w:pPr>
            <w:del w:id="49" w:author="Alhabibi, Haider@Energy" w:date="2022-03-09T06:35:00Z">
              <w:r w:rsidRPr="00A42BCC" w:rsidDel="004C447A">
                <w:rPr>
                  <w:rFonts w:asciiTheme="minorHAnsi" w:hAnsiTheme="minorHAnsi"/>
                  <w:sz w:val="18"/>
                  <w:szCs w:val="18"/>
                </w:rPr>
                <w:delText>03</w:delText>
              </w:r>
            </w:del>
          </w:p>
        </w:tc>
        <w:tc>
          <w:tcPr>
            <w:tcW w:w="10209" w:type="dxa"/>
            <w:vAlign w:val="center"/>
          </w:tcPr>
          <w:p w14:paraId="38EC30D9" w14:textId="3BD4E92E" w:rsidR="00875D94" w:rsidRPr="00A42BCC" w:rsidDel="004C447A" w:rsidRDefault="00875D94" w:rsidP="00875D94">
            <w:pPr>
              <w:shd w:val="clear" w:color="auto" w:fill="FFFFFF"/>
              <w:rPr>
                <w:del w:id="50" w:author="Alhabibi, Haider@Energy" w:date="2022-03-09T06:35:00Z"/>
                <w:rFonts w:asciiTheme="minorHAnsi" w:hAnsiTheme="minorHAnsi"/>
                <w:sz w:val="18"/>
                <w:szCs w:val="18"/>
              </w:rPr>
            </w:pPr>
            <w:del w:id="51" w:author="Alhabibi, Haider@Energy" w:date="2022-03-09T06:35:00Z">
              <w:r w:rsidRPr="00C55ED3" w:rsidDel="004C447A">
                <w:rPr>
                  <w:rFonts w:asciiTheme="minorHAnsi" w:hAnsiTheme="minorHAnsi"/>
                  <w:sz w:val="18"/>
                  <w:szCs w:val="18"/>
                </w:rPr>
                <w:delText>The procedure for installation of the test apparatus, and preparations for measurement shall conform to RESNET 380</w:delText>
              </w:r>
              <w:r w:rsidDel="004C447A">
                <w:rPr>
                  <w:rFonts w:asciiTheme="minorHAnsi" w:hAnsiTheme="minorHAnsi"/>
                  <w:sz w:val="18"/>
                  <w:szCs w:val="18"/>
                </w:rPr>
                <w:delText>-2016</w:delText>
              </w:r>
              <w:r w:rsidRPr="00C55ED3" w:rsidDel="004C447A">
                <w:rPr>
                  <w:rFonts w:asciiTheme="minorHAnsi" w:hAnsiTheme="minorHAnsi"/>
                  <w:sz w:val="18"/>
                  <w:szCs w:val="18"/>
                </w:rPr>
                <w:delText xml:space="preserve"> Section 3.3</w:delText>
              </w:r>
            </w:del>
          </w:p>
        </w:tc>
      </w:tr>
      <w:tr w:rsidR="00875D94" w:rsidRPr="00A42BCC" w:rsidDel="004C447A" w14:paraId="39CE57C2" w14:textId="4F0AB9D7" w:rsidTr="0034225D">
        <w:trPr>
          <w:del w:id="52" w:author="Alhabibi, Haider@Energy" w:date="2022-03-09T06:35:00Z"/>
        </w:trPr>
        <w:tc>
          <w:tcPr>
            <w:tcW w:w="585" w:type="dxa"/>
            <w:vAlign w:val="center"/>
          </w:tcPr>
          <w:p w14:paraId="49FF5FEF" w14:textId="7D8332A0" w:rsidR="00875D94" w:rsidRPr="00A42BCC" w:rsidDel="004C447A"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53" w:author="Alhabibi, Haider@Energy" w:date="2022-03-09T06:35:00Z"/>
                <w:rFonts w:asciiTheme="minorHAnsi" w:hAnsiTheme="minorHAnsi"/>
                <w:sz w:val="18"/>
                <w:szCs w:val="18"/>
              </w:rPr>
            </w:pPr>
            <w:del w:id="54" w:author="Alhabibi, Haider@Energy" w:date="2022-03-09T06:35:00Z">
              <w:r w:rsidRPr="00A42BCC" w:rsidDel="004C447A">
                <w:rPr>
                  <w:rFonts w:asciiTheme="minorHAnsi" w:hAnsiTheme="minorHAnsi"/>
                  <w:sz w:val="18"/>
                  <w:szCs w:val="18"/>
                </w:rPr>
                <w:delText>04</w:delText>
              </w:r>
            </w:del>
          </w:p>
        </w:tc>
        <w:tc>
          <w:tcPr>
            <w:tcW w:w="10209" w:type="dxa"/>
            <w:vAlign w:val="center"/>
          </w:tcPr>
          <w:p w14:paraId="65103501" w14:textId="46BCAB76" w:rsidR="00875D94" w:rsidRPr="00C55ED3" w:rsidDel="004C447A" w:rsidRDefault="00875D94" w:rsidP="00875D94">
            <w:pPr>
              <w:shd w:val="clear" w:color="auto" w:fill="FFFFFF"/>
              <w:rPr>
                <w:del w:id="55" w:author="Alhabibi, Haider@Energy" w:date="2022-03-09T06:35:00Z"/>
                <w:rFonts w:asciiTheme="minorHAnsi" w:hAnsiTheme="minorHAnsi"/>
                <w:sz w:val="18"/>
                <w:szCs w:val="18"/>
              </w:rPr>
            </w:pPr>
            <w:del w:id="56" w:author="Alhabibi, Haider@Energy" w:date="2022-03-09T06:35:00Z">
              <w:r w:rsidRPr="00875D94" w:rsidDel="004C447A">
                <w:rPr>
                  <w:rFonts w:asciiTheme="minorHAnsi" w:hAnsiTheme="minorHAnsi"/>
                  <w:sz w:val="18"/>
                  <w:szCs w:val="18"/>
                </w:rPr>
                <w:delText xml:space="preserve">The procedure for the conduct of the enclosure </w:delText>
              </w:r>
              <w:r w:rsidR="00D721FF" w:rsidDel="004C447A">
                <w:rPr>
                  <w:rFonts w:asciiTheme="minorHAnsi" w:hAnsiTheme="minorHAnsi"/>
                  <w:sz w:val="18"/>
                  <w:szCs w:val="18"/>
                </w:rPr>
                <w:delText xml:space="preserve">air </w:delText>
              </w:r>
              <w:r w:rsidRPr="00875D94" w:rsidDel="004C447A">
                <w:rPr>
                  <w:rFonts w:asciiTheme="minorHAnsi" w:hAnsiTheme="minorHAnsi"/>
                  <w:sz w:val="18"/>
                  <w:szCs w:val="18"/>
                </w:rPr>
                <w:delText>leakage test shall conform to the One-Point Airtightness Test specified in RESNET 380</w:delText>
              </w:r>
              <w:r w:rsidDel="004C447A">
                <w:rPr>
                  <w:rFonts w:asciiTheme="minorHAnsi" w:hAnsiTheme="minorHAnsi"/>
                  <w:sz w:val="18"/>
                  <w:szCs w:val="18"/>
                </w:rPr>
                <w:delText>-2016</w:delText>
              </w:r>
              <w:r w:rsidRPr="00875D94" w:rsidDel="004C447A">
                <w:rPr>
                  <w:rFonts w:asciiTheme="minorHAnsi" w:hAnsiTheme="minorHAnsi"/>
                  <w:sz w:val="18"/>
                  <w:szCs w:val="18"/>
                </w:rPr>
                <w:delText xml:space="preserve"> Section 3.4.1</w:delText>
              </w:r>
            </w:del>
          </w:p>
        </w:tc>
      </w:tr>
    </w:tbl>
    <w:p w14:paraId="4A3A5EE0"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7E1CA9">
      <w:headerReference w:type="even" r:id="rId16"/>
      <w:headerReference w:type="default" r:id="rId17"/>
      <w:headerReference w:type="first" r:id="rId18"/>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EE6EF" w14:textId="77777777" w:rsidR="00F33668" w:rsidRDefault="00F33668">
      <w:r>
        <w:separator/>
      </w:r>
    </w:p>
  </w:endnote>
  <w:endnote w:type="continuationSeparator" w:id="0">
    <w:p w14:paraId="01508EA1" w14:textId="77777777" w:rsidR="00F33668" w:rsidRDefault="00F33668">
      <w:r>
        <w:continuationSeparator/>
      </w:r>
    </w:p>
  </w:endnote>
  <w:endnote w:type="continuationNotice" w:id="1">
    <w:p w14:paraId="61369A31" w14:textId="77777777" w:rsidR="00F33668" w:rsidRDefault="00F336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16EE2219" w:rsidR="00321636" w:rsidRPr="00EB61D5" w:rsidRDefault="00321636" w:rsidP="00EB61D5">
    <w:pPr>
      <w:pStyle w:val="Footer"/>
    </w:pPr>
    <w:r w:rsidRPr="00EB61D5">
      <w:t>CA Building Energy Efficiency Standards - 20</w:t>
    </w:r>
    <w:ins w:id="10" w:author="Alhabibi, Haider@Energy" w:date="2021-08-30T19:45:00Z">
      <w:r w:rsidR="00AE40F4">
        <w:t>22</w:t>
      </w:r>
    </w:ins>
    <w:del w:id="11" w:author="Alhabibi, Haider@Energy" w:date="2021-08-30T19:45:00Z">
      <w:r w:rsidRPr="00EB61D5" w:rsidDel="00AE40F4">
        <w:delText>1</w:delText>
      </w:r>
      <w:r w:rsidDel="00AE40F4">
        <w:delText>9</w:delText>
      </w:r>
    </w:del>
    <w:r w:rsidRPr="00EB61D5">
      <w:t xml:space="preserve"> </w:t>
    </w:r>
    <w:ins w:id="12" w:author="Alhabibi, Haider@Energy" w:date="2022-02-22T15:33:00Z">
      <w:r w:rsidR="00C14223" w:rsidRPr="00C14223">
        <w:t>Low-rise Multifamily</w:t>
      </w:r>
    </w:ins>
    <w:del w:id="13" w:author="Alhabibi, Haider@Energy" w:date="2022-02-22T15:33:00Z">
      <w:r w:rsidRPr="00EB61D5" w:rsidDel="00C14223">
        <w:delText xml:space="preserve">Residential </w:delText>
      </w:r>
    </w:del>
    <w:ins w:id="14" w:author="Alhabibi, Haider@Energy" w:date="2022-03-29T10:51:00Z">
      <w:r w:rsidR="00870030">
        <w:t xml:space="preserve"> </w:t>
      </w:r>
    </w:ins>
    <w:r w:rsidRPr="00EB61D5">
      <w:t>Compliance</w:t>
    </w:r>
    <w:r w:rsidRPr="00EB61D5">
      <w:tab/>
    </w:r>
    <w:r>
      <w:t>January 20</w:t>
    </w:r>
    <w:ins w:id="15" w:author="Alhabibi, Haider@Energy" w:date="2021-08-30T19:45:00Z">
      <w:r w:rsidR="00AE40F4">
        <w:t>22</w:t>
      </w:r>
    </w:ins>
    <w:del w:id="16" w:author="Alhabibi, Haider@Energy" w:date="2021-08-30T19:45:00Z">
      <w:r w:rsidDel="00AE40F4">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145CB" w14:textId="77777777" w:rsidR="00F33668" w:rsidRDefault="00F33668">
      <w:r>
        <w:separator/>
      </w:r>
    </w:p>
  </w:footnote>
  <w:footnote w:type="continuationSeparator" w:id="0">
    <w:p w14:paraId="094AA85C" w14:textId="77777777" w:rsidR="00F33668" w:rsidRDefault="00F33668">
      <w:r>
        <w:continuationSeparator/>
      </w:r>
    </w:p>
  </w:footnote>
  <w:footnote w:type="continuationNotice" w:id="1">
    <w:p w14:paraId="24047B6B" w14:textId="77777777" w:rsidR="00F33668" w:rsidRDefault="00F336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321636" w:rsidRDefault="00870030">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2053"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0FF93" w14:textId="6B10C5D9" w:rsidR="00321636" w:rsidRPr="007770C5" w:rsidRDefault="00321636" w:rsidP="00670799">
    <w:pPr>
      <w:suppressAutoHyphens/>
      <w:rPr>
        <w:rFonts w:ascii="Arial" w:hAnsi="Arial" w:cs="Arial"/>
        <w:sz w:val="14"/>
        <w:szCs w:val="14"/>
      </w:rPr>
    </w:pPr>
    <w:r>
      <w:rPr>
        <w:noProof/>
      </w:rPr>
      <w:drawing>
        <wp:anchor distT="0" distB="0" distL="114300" distR="114300" simplePos="0" relativeHeight="251658246" behindDoc="0" locked="0" layoutInCell="1" allowOverlap="1" wp14:anchorId="2D2E8ABE" wp14:editId="6D8D7263">
          <wp:simplePos x="0" y="0"/>
          <wp:positionH relativeFrom="margin">
            <wp:posOffset>6632575</wp:posOffset>
          </wp:positionH>
          <wp:positionV relativeFrom="margin">
            <wp:posOffset>-1209675</wp:posOffset>
          </wp:positionV>
          <wp:extent cx="312420" cy="27432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2420" cy="27432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05897DCD" w14:textId="29471877" w:rsidR="00321636" w:rsidRPr="007770C5" w:rsidRDefault="00321636" w:rsidP="00670799">
    <w:pPr>
      <w:suppressAutoHyphens/>
      <w:ind w:left="-90"/>
      <w:rPr>
        <w:rFonts w:ascii="Arial" w:hAnsi="Arial" w:cs="Arial"/>
        <w:b/>
        <w:sz w:val="24"/>
        <w:szCs w:val="24"/>
      </w:rPr>
    </w:pPr>
    <w:r>
      <w:rPr>
        <w:rFonts w:ascii="Arial" w:hAnsi="Arial" w:cs="Arial"/>
        <w:b/>
        <w:sz w:val="24"/>
        <w:szCs w:val="24"/>
      </w:rPr>
      <w:t>BUILDING AIR LEAKAGE DIAGNOSTIC TEST WORKSHEET – BUILDING ENCLOSURES AND DWELLING UNIT ENCLOSURES</w:t>
    </w:r>
  </w:p>
  <w:p w14:paraId="06ABDB52" w14:textId="1F5048DB" w:rsidR="00321636" w:rsidRPr="007770C5" w:rsidRDefault="00321636" w:rsidP="00670799">
    <w:pPr>
      <w:suppressAutoHyphens/>
      <w:ind w:left="-90"/>
      <w:rPr>
        <w:rFonts w:ascii="Arial" w:hAnsi="Arial" w:cs="Arial"/>
        <w:sz w:val="14"/>
        <w:szCs w:val="14"/>
      </w:rPr>
    </w:pPr>
    <w:r>
      <w:rPr>
        <w:rFonts w:ascii="Arial" w:hAnsi="Arial" w:cs="Arial"/>
        <w:sz w:val="14"/>
        <w:szCs w:val="14"/>
      </w:rPr>
      <w:t>CEC-</w:t>
    </w:r>
    <w:del w:id="4" w:author="Alhabibi, Haider@Energy" w:date="2022-02-22T15:32:00Z">
      <w:r w:rsidDel="006024C6">
        <w:rPr>
          <w:rFonts w:ascii="Arial" w:hAnsi="Arial" w:cs="Arial"/>
          <w:sz w:val="14"/>
          <w:szCs w:val="14"/>
        </w:rPr>
        <w:delText>CF3R</w:delText>
      </w:r>
    </w:del>
    <w:ins w:id="5" w:author="Alhabibi, Haider@Energy" w:date="2022-02-22T15:32:00Z">
      <w:r w:rsidR="006024C6">
        <w:rPr>
          <w:rFonts w:ascii="Arial" w:hAnsi="Arial" w:cs="Arial"/>
          <w:sz w:val="14"/>
          <w:szCs w:val="14"/>
        </w:rPr>
        <w:t>LMCV</w:t>
      </w:r>
    </w:ins>
    <w:r>
      <w:rPr>
        <w:rFonts w:ascii="Arial" w:hAnsi="Arial" w:cs="Arial"/>
        <w:sz w:val="14"/>
        <w:szCs w:val="14"/>
      </w:rPr>
      <w:t>-MCH-24-H</w:t>
    </w:r>
    <w:r w:rsidRPr="007770C5">
      <w:rPr>
        <w:rFonts w:ascii="Arial" w:hAnsi="Arial" w:cs="Arial"/>
        <w:sz w:val="14"/>
        <w:szCs w:val="14"/>
      </w:rPr>
      <w:t xml:space="preserve"> (Revised </w:t>
    </w:r>
    <w:r>
      <w:rPr>
        <w:rFonts w:ascii="Arial" w:hAnsi="Arial" w:cs="Arial"/>
        <w:sz w:val="14"/>
        <w:szCs w:val="14"/>
      </w:rPr>
      <w:t>01/</w:t>
    </w:r>
    <w:ins w:id="6" w:author="Alhabibi, Haider@Energy" w:date="2021-08-30T19:44:00Z">
      <w:r w:rsidR="00AE40F4">
        <w:rPr>
          <w:rFonts w:ascii="Arial" w:hAnsi="Arial" w:cs="Arial"/>
          <w:sz w:val="14"/>
          <w:szCs w:val="14"/>
        </w:rPr>
        <w:t>22</w:t>
      </w:r>
    </w:ins>
    <w:del w:id="7" w:author="Alhabibi, Haider@Energy" w:date="2021-08-30T19:44:00Z">
      <w:r w:rsidDel="00AE40F4">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318"/>
      <w:gridCol w:w="2878"/>
      <w:gridCol w:w="1079"/>
      <w:gridCol w:w="721"/>
      <w:gridCol w:w="1798"/>
    </w:tblGrid>
    <w:tr w:rsidR="00321636" w:rsidRPr="00F85124" w14:paraId="3685DD95" w14:textId="77777777" w:rsidTr="00870030">
      <w:trPr>
        <w:cantSplit/>
        <w:trHeight w:val="288"/>
      </w:trPr>
      <w:tc>
        <w:tcPr>
          <w:tcW w:w="4167" w:type="pct"/>
          <w:gridSpan w:val="4"/>
          <w:tcBorders>
            <w:right w:val="nil"/>
          </w:tcBorders>
          <w:vAlign w:val="center"/>
        </w:tcPr>
        <w:p w14:paraId="0A0994F6" w14:textId="3DDF4D59" w:rsidR="00321636" w:rsidRPr="00F502B3" w:rsidRDefault="00321636" w:rsidP="00670799">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p>
      </w:tc>
      <w:tc>
        <w:tcPr>
          <w:tcW w:w="833" w:type="pct"/>
          <w:tcBorders>
            <w:left w:val="nil"/>
          </w:tcBorders>
          <w:tcMar>
            <w:left w:w="115" w:type="dxa"/>
            <w:right w:w="115" w:type="dxa"/>
          </w:tcMar>
          <w:vAlign w:val="center"/>
        </w:tcPr>
        <w:p w14:paraId="2CA44F60" w14:textId="03788E7E" w:rsidR="00321636" w:rsidRPr="00F502B3" w:rsidRDefault="00321636" w:rsidP="00670799">
          <w:pPr>
            <w:pStyle w:val="Heading1"/>
            <w:jc w:val="right"/>
            <w:rPr>
              <w:rFonts w:ascii="Calibri" w:hAnsi="Calibri"/>
              <w:b w:val="0"/>
              <w:bCs/>
              <w:sz w:val="20"/>
            </w:rPr>
          </w:pPr>
          <w:del w:id="8" w:author="Alhabibi, Haider@Energy" w:date="2022-02-22T15:32:00Z">
            <w:r w:rsidRPr="00F502B3" w:rsidDel="006024C6">
              <w:rPr>
                <w:rFonts w:ascii="Calibri" w:hAnsi="Calibri"/>
                <w:b w:val="0"/>
                <w:bCs/>
                <w:sz w:val="20"/>
              </w:rPr>
              <w:delText>CF</w:delText>
            </w:r>
            <w:r w:rsidDel="006024C6">
              <w:rPr>
                <w:rFonts w:ascii="Calibri" w:hAnsi="Calibri"/>
                <w:b w:val="0"/>
                <w:bCs/>
                <w:sz w:val="20"/>
              </w:rPr>
              <w:delText>3</w:delText>
            </w:r>
            <w:r w:rsidRPr="00F502B3" w:rsidDel="006024C6">
              <w:rPr>
                <w:rFonts w:ascii="Calibri" w:hAnsi="Calibri"/>
                <w:b w:val="0"/>
                <w:bCs/>
                <w:sz w:val="20"/>
              </w:rPr>
              <w:delText>R</w:delText>
            </w:r>
          </w:del>
          <w:ins w:id="9" w:author="Alhabibi, Haider@Energy" w:date="2022-02-22T15:32:00Z">
            <w:r w:rsidR="006024C6">
              <w:rPr>
                <w:rFonts w:ascii="Calibri" w:hAnsi="Calibri"/>
                <w:b w:val="0"/>
                <w:bCs/>
                <w:sz w:val="20"/>
              </w:rPr>
              <w:t>LMCV</w:t>
            </w:r>
          </w:ins>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321636" w:rsidRPr="00F85124" w14:paraId="13C3111C" w14:textId="77777777" w:rsidTr="00771B03">
      <w:trPr>
        <w:cantSplit/>
        <w:trHeight w:val="288"/>
      </w:trPr>
      <w:tc>
        <w:tcPr>
          <w:tcW w:w="3833" w:type="pct"/>
          <w:gridSpan w:val="3"/>
          <w:tcBorders>
            <w:right w:val="nil"/>
          </w:tcBorders>
        </w:tcPr>
        <w:p w14:paraId="48927073" w14:textId="0D9FC26D" w:rsidR="00321636" w:rsidRPr="00F85124" w:rsidRDefault="00321636" w:rsidP="00670799">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167" w:type="pct"/>
          <w:gridSpan w:val="2"/>
          <w:tcBorders>
            <w:left w:val="nil"/>
          </w:tcBorders>
        </w:tcPr>
        <w:p w14:paraId="34F0C505" w14:textId="1295C053" w:rsidR="00321636" w:rsidRPr="00F85124" w:rsidRDefault="00321636" w:rsidP="00670799">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70030">
            <w:rPr>
              <w:rFonts w:ascii="Calibri" w:hAnsi="Calibri"/>
              <w:bCs/>
              <w:noProof/>
            </w:rPr>
            <w:t>3</w:t>
          </w:r>
          <w:r>
            <w:rPr>
              <w:rFonts w:ascii="Calibri" w:hAnsi="Calibri"/>
              <w:bCs/>
              <w:noProof/>
            </w:rPr>
            <w:fldChar w:fldCharType="end"/>
          </w:r>
          <w:r w:rsidRPr="00F85124">
            <w:rPr>
              <w:rFonts w:ascii="Calibri" w:hAnsi="Calibri"/>
              <w:bCs/>
            </w:rPr>
            <w:t>)</w:t>
          </w:r>
        </w:p>
      </w:tc>
    </w:tr>
    <w:tr w:rsidR="00321636" w:rsidRPr="00F85124" w14:paraId="5D94D906" w14:textId="77777777" w:rsidTr="00771B03">
      <w:trPr>
        <w:cantSplit/>
        <w:trHeight w:val="288"/>
      </w:trPr>
      <w:tc>
        <w:tcPr>
          <w:tcW w:w="2000" w:type="pct"/>
        </w:tcPr>
        <w:p w14:paraId="3D740CCE" w14:textId="77777777" w:rsidR="00321636" w:rsidRPr="00F85124" w:rsidRDefault="00321636" w:rsidP="00670799">
          <w:pPr>
            <w:rPr>
              <w:rFonts w:ascii="Calibri" w:hAnsi="Calibri"/>
              <w:sz w:val="12"/>
              <w:szCs w:val="12"/>
            </w:rPr>
          </w:pPr>
          <w:r w:rsidRPr="00F85124">
            <w:rPr>
              <w:rFonts w:ascii="Calibri" w:hAnsi="Calibri"/>
              <w:sz w:val="12"/>
              <w:szCs w:val="12"/>
            </w:rPr>
            <w:t>Project Name:</w:t>
          </w:r>
        </w:p>
      </w:tc>
      <w:tc>
        <w:tcPr>
          <w:tcW w:w="1333" w:type="pct"/>
        </w:tcPr>
        <w:p w14:paraId="281C0611" w14:textId="77777777" w:rsidR="00321636" w:rsidRPr="00F85124" w:rsidRDefault="00321636" w:rsidP="00670799">
          <w:pPr>
            <w:rPr>
              <w:rFonts w:ascii="Calibri" w:hAnsi="Calibri"/>
              <w:sz w:val="12"/>
              <w:szCs w:val="12"/>
            </w:rPr>
          </w:pPr>
          <w:r w:rsidRPr="00F85124">
            <w:rPr>
              <w:rFonts w:ascii="Calibri" w:hAnsi="Calibri"/>
              <w:sz w:val="12"/>
              <w:szCs w:val="12"/>
            </w:rPr>
            <w:t>Enforcement Agency:</w:t>
          </w:r>
        </w:p>
      </w:tc>
      <w:tc>
        <w:tcPr>
          <w:tcW w:w="1667" w:type="pct"/>
          <w:gridSpan w:val="3"/>
        </w:tcPr>
        <w:p w14:paraId="56217BBD" w14:textId="77777777" w:rsidR="00321636" w:rsidRPr="00F85124" w:rsidRDefault="00321636" w:rsidP="00670799">
          <w:pPr>
            <w:rPr>
              <w:rFonts w:ascii="Calibri" w:hAnsi="Calibri"/>
              <w:sz w:val="12"/>
              <w:szCs w:val="12"/>
            </w:rPr>
          </w:pPr>
          <w:r w:rsidRPr="00F85124">
            <w:rPr>
              <w:rFonts w:ascii="Calibri" w:hAnsi="Calibri"/>
              <w:sz w:val="12"/>
              <w:szCs w:val="12"/>
            </w:rPr>
            <w:t>Permit Number:</w:t>
          </w:r>
        </w:p>
      </w:tc>
    </w:tr>
    <w:tr w:rsidR="00321636" w:rsidRPr="00F85124" w14:paraId="40703F05" w14:textId="77777777" w:rsidTr="00771B03">
      <w:trPr>
        <w:cantSplit/>
        <w:trHeight w:val="288"/>
      </w:trPr>
      <w:tc>
        <w:tcPr>
          <w:tcW w:w="2000" w:type="pct"/>
        </w:tcPr>
        <w:p w14:paraId="3256B371" w14:textId="77777777" w:rsidR="00321636" w:rsidRPr="00F85124" w:rsidRDefault="00321636" w:rsidP="00670799">
          <w:pPr>
            <w:rPr>
              <w:rFonts w:ascii="Calibri" w:hAnsi="Calibri"/>
              <w:sz w:val="12"/>
              <w:szCs w:val="12"/>
              <w:vertAlign w:val="superscript"/>
            </w:rPr>
          </w:pPr>
          <w:r w:rsidRPr="00F85124">
            <w:rPr>
              <w:rFonts w:ascii="Calibri" w:hAnsi="Calibri"/>
              <w:sz w:val="12"/>
              <w:szCs w:val="12"/>
            </w:rPr>
            <w:t>Dwelling Address:</w:t>
          </w:r>
        </w:p>
      </w:tc>
      <w:tc>
        <w:tcPr>
          <w:tcW w:w="1333" w:type="pct"/>
        </w:tcPr>
        <w:p w14:paraId="432EBDFB" w14:textId="77777777" w:rsidR="00321636" w:rsidRPr="00F85124" w:rsidRDefault="00321636" w:rsidP="00670799">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667" w:type="pct"/>
          <w:gridSpan w:val="3"/>
        </w:tcPr>
        <w:p w14:paraId="733B2E68" w14:textId="77777777" w:rsidR="00321636" w:rsidRPr="00F85124" w:rsidRDefault="00321636" w:rsidP="00670799">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A3A5F02" w14:textId="668747B9" w:rsidR="00321636" w:rsidRPr="003E419E" w:rsidRDefault="00870030"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2060" type="#_x0000_t75" style="position:absolute;margin-left:0;margin-top:0;width:10in;height:540pt;z-index:-251658235;mso-position-horizontal:center;mso-position-horizontal-relative:margin;mso-position-vertical:center;mso-position-vertical-relative:margin" o:allowincell="f">
          <v:imagedata r:id="rId2" o:titl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321636" w:rsidRDefault="00870030">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2055"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44D95" w14:textId="77777777" w:rsidR="00321636" w:rsidRDefault="00321636" w:rsidP="003E419E">
    <w:pPr>
      <w:pStyle w:val="Header"/>
    </w:pP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76"/>
      <w:gridCol w:w="998"/>
      <w:gridCol w:w="2425"/>
    </w:tblGrid>
    <w:tr w:rsidR="00321636" w:rsidRPr="00F85124" w14:paraId="46872C5E" w14:textId="77777777" w:rsidTr="00EE34BD">
      <w:trPr>
        <w:cantSplit/>
        <w:trHeight w:val="288"/>
      </w:trPr>
      <w:tc>
        <w:tcPr>
          <w:tcW w:w="3877" w:type="pct"/>
          <w:gridSpan w:val="2"/>
          <w:tcBorders>
            <w:right w:val="nil"/>
          </w:tcBorders>
          <w:vAlign w:val="center"/>
        </w:tcPr>
        <w:p w14:paraId="2DF9ED9C" w14:textId="77777777" w:rsidR="00321636" w:rsidRPr="00F502B3" w:rsidRDefault="00321636" w:rsidP="00670799">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681D4905" w14:textId="7CD26BBF" w:rsidR="00321636" w:rsidRPr="00F502B3" w:rsidRDefault="00321636" w:rsidP="00670799">
          <w:pPr>
            <w:pStyle w:val="Heading1"/>
            <w:jc w:val="right"/>
            <w:rPr>
              <w:rFonts w:ascii="Calibri" w:hAnsi="Calibri"/>
              <w:b w:val="0"/>
              <w:bCs/>
              <w:sz w:val="20"/>
            </w:rPr>
          </w:pPr>
          <w:del w:id="21" w:author="Alhabibi, Haider@Energy" w:date="2022-02-22T15:32:00Z">
            <w:r w:rsidRPr="00F502B3" w:rsidDel="006024C6">
              <w:rPr>
                <w:rFonts w:ascii="Calibri" w:hAnsi="Calibri"/>
                <w:b w:val="0"/>
                <w:bCs/>
                <w:sz w:val="20"/>
              </w:rPr>
              <w:delText>CF</w:delText>
            </w:r>
            <w:r w:rsidDel="006024C6">
              <w:rPr>
                <w:rFonts w:ascii="Calibri" w:hAnsi="Calibri"/>
                <w:b w:val="0"/>
                <w:bCs/>
                <w:sz w:val="20"/>
              </w:rPr>
              <w:delText>3</w:delText>
            </w:r>
            <w:r w:rsidRPr="00F502B3" w:rsidDel="006024C6">
              <w:rPr>
                <w:rFonts w:ascii="Calibri" w:hAnsi="Calibri"/>
                <w:b w:val="0"/>
                <w:bCs/>
                <w:sz w:val="20"/>
              </w:rPr>
              <w:delText>R</w:delText>
            </w:r>
          </w:del>
          <w:ins w:id="22" w:author="Alhabibi, Haider@Energy" w:date="2022-02-22T15:32:00Z">
            <w:r w:rsidR="006024C6">
              <w:rPr>
                <w:rFonts w:ascii="Calibri" w:hAnsi="Calibri"/>
                <w:b w:val="0"/>
                <w:bCs/>
                <w:sz w:val="20"/>
              </w:rPr>
              <w:t>LMCV</w:t>
            </w:r>
          </w:ins>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321636" w:rsidRPr="00F85124" w14:paraId="46C969FD" w14:textId="77777777" w:rsidTr="00771B03">
      <w:trPr>
        <w:cantSplit/>
        <w:trHeight w:val="288"/>
      </w:trPr>
      <w:tc>
        <w:tcPr>
          <w:tcW w:w="3415" w:type="pct"/>
          <w:tcBorders>
            <w:right w:val="nil"/>
          </w:tcBorders>
        </w:tcPr>
        <w:p w14:paraId="4ABDED09" w14:textId="6947D8EF" w:rsidR="00321636" w:rsidRPr="00F85124" w:rsidRDefault="00321636" w:rsidP="00670799">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585" w:type="pct"/>
          <w:gridSpan w:val="2"/>
          <w:tcBorders>
            <w:left w:val="nil"/>
          </w:tcBorders>
        </w:tcPr>
        <w:p w14:paraId="733B58C5" w14:textId="635E1A61" w:rsidR="00321636" w:rsidRPr="00382CD6" w:rsidRDefault="00321636" w:rsidP="00670799">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70030">
            <w:rPr>
              <w:rFonts w:ascii="Calibri" w:hAnsi="Calibri"/>
              <w:bCs/>
              <w:noProof/>
            </w:rPr>
            <w:t>2</w:t>
          </w:r>
          <w:r>
            <w:rPr>
              <w:rFonts w:ascii="Calibri" w:hAnsi="Calibri"/>
              <w:bCs/>
              <w:noProof/>
            </w:rPr>
            <w:fldChar w:fldCharType="end"/>
          </w:r>
          <w:r w:rsidRPr="00F85124">
            <w:rPr>
              <w:rFonts w:ascii="Calibri" w:hAnsi="Calibri"/>
              <w:bCs/>
            </w:rPr>
            <w:t>)</w:t>
          </w:r>
        </w:p>
      </w:tc>
    </w:tr>
  </w:tbl>
  <w:p w14:paraId="20D2B585" w14:textId="47528C7C" w:rsidR="00321636" w:rsidRPr="003E419E" w:rsidRDefault="00870030" w:rsidP="003E419E">
    <w:pPr>
      <w:pStyle w:val="Header"/>
    </w:pPr>
    <w:r>
      <w:rPr>
        <w:b/>
        <w:noProof/>
        <w:sz w:val="30"/>
      </w:rPr>
      <w:pict w14:anchorId="155383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2"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321636" w:rsidRDefault="00870030">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2056"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321636" w:rsidRPr="00F85124" w14:paraId="4A3A5F08" w14:textId="77777777" w:rsidTr="003E419E">
      <w:trPr>
        <w:cantSplit/>
        <w:trHeight w:val="288"/>
      </w:trPr>
      <w:tc>
        <w:tcPr>
          <w:tcW w:w="3877" w:type="pct"/>
          <w:tcBorders>
            <w:right w:val="nil"/>
          </w:tcBorders>
          <w:vAlign w:val="center"/>
        </w:tcPr>
        <w:p w14:paraId="4A3A5F06" w14:textId="045A47AF" w:rsidR="00321636" w:rsidRPr="00F502B3" w:rsidRDefault="00321636">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7C75FD53" w:rsidR="00321636" w:rsidRPr="00F502B3" w:rsidRDefault="00321636">
          <w:pPr>
            <w:pStyle w:val="Heading1"/>
            <w:jc w:val="right"/>
            <w:rPr>
              <w:rFonts w:ascii="Calibri" w:hAnsi="Calibri"/>
              <w:b w:val="0"/>
              <w:bCs/>
              <w:sz w:val="20"/>
            </w:rPr>
          </w:pPr>
          <w:del w:id="57" w:author="Alhabibi, Haider@Energy" w:date="2022-02-22T15:32:00Z">
            <w:r w:rsidRPr="00F502B3" w:rsidDel="006024C6">
              <w:rPr>
                <w:rFonts w:ascii="Calibri" w:hAnsi="Calibri"/>
                <w:b w:val="0"/>
                <w:bCs/>
                <w:sz w:val="20"/>
              </w:rPr>
              <w:delText>CF</w:delText>
            </w:r>
            <w:r w:rsidDel="006024C6">
              <w:rPr>
                <w:rFonts w:ascii="Calibri" w:hAnsi="Calibri"/>
                <w:b w:val="0"/>
                <w:bCs/>
                <w:sz w:val="20"/>
              </w:rPr>
              <w:delText>3</w:delText>
            </w:r>
            <w:r w:rsidRPr="00F502B3" w:rsidDel="006024C6">
              <w:rPr>
                <w:rFonts w:ascii="Calibri" w:hAnsi="Calibri"/>
                <w:b w:val="0"/>
                <w:bCs/>
                <w:sz w:val="20"/>
              </w:rPr>
              <w:delText>R</w:delText>
            </w:r>
          </w:del>
          <w:ins w:id="58" w:author="Alhabibi, Haider@Energy" w:date="2022-02-22T15:32:00Z">
            <w:r w:rsidR="006024C6">
              <w:rPr>
                <w:rFonts w:ascii="Calibri" w:hAnsi="Calibri"/>
                <w:b w:val="0"/>
                <w:bCs/>
                <w:sz w:val="20"/>
              </w:rPr>
              <w:t>LMCV</w:t>
            </w:r>
          </w:ins>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321636" w:rsidRPr="00F85124" w14:paraId="4A3A5F0B" w14:textId="77777777" w:rsidTr="00EF2268">
      <w:trPr>
        <w:cantSplit/>
        <w:trHeight w:val="288"/>
      </w:trPr>
      <w:tc>
        <w:tcPr>
          <w:tcW w:w="4373" w:type="pct"/>
          <w:gridSpan w:val="2"/>
          <w:tcBorders>
            <w:right w:val="nil"/>
          </w:tcBorders>
        </w:tcPr>
        <w:p w14:paraId="4A3A5F09" w14:textId="51275726" w:rsidR="00321636" w:rsidRPr="00F85124" w:rsidRDefault="00321636"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MCH-24a</w:t>
          </w:r>
        </w:p>
      </w:tc>
      <w:tc>
        <w:tcPr>
          <w:tcW w:w="627" w:type="pct"/>
          <w:tcBorders>
            <w:left w:val="nil"/>
          </w:tcBorders>
        </w:tcPr>
        <w:p w14:paraId="4A3A5F0A" w14:textId="7B504572" w:rsidR="00321636" w:rsidRPr="00F85124" w:rsidRDefault="00321636"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70030">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321636" w:rsidRPr="003E419E" w:rsidRDefault="00870030"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2059"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321636" w:rsidRDefault="00870030">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2058"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9"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1"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6"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0"/>
  </w:num>
  <w:num w:numId="10">
    <w:abstractNumId w:val="2"/>
  </w:num>
  <w:num w:numId="11">
    <w:abstractNumId w:val="15"/>
  </w:num>
  <w:num w:numId="12">
    <w:abstractNumId w:val="9"/>
  </w:num>
  <w:num w:numId="13">
    <w:abstractNumId w:val="6"/>
  </w:num>
  <w:num w:numId="14">
    <w:abstractNumId w:val="11"/>
  </w:num>
  <w:num w:numId="15">
    <w:abstractNumId w:val="13"/>
  </w:num>
  <w:num w:numId="16">
    <w:abstractNumId w:val="14"/>
  </w:num>
  <w:num w:numId="17">
    <w:abstractNumId w:val="5"/>
  </w:num>
  <w:num w:numId="18">
    <w:abstractNumId w:val="4"/>
  </w:num>
  <w:num w:numId="19">
    <w:abstractNumId w:val="16"/>
  </w:num>
  <w:num w:numId="20">
    <w:abstractNumId w:val="10"/>
  </w:num>
  <w:num w:numId="21">
    <w:abstractNumId w:val="8"/>
  </w:num>
  <w:num w:numId="22">
    <w:abstractNumId w:val="12"/>
  </w:num>
  <w:num w:numId="23">
    <w:abstractNumId w:val="3"/>
  </w:num>
  <w:num w:numId="24">
    <w:abstractNumId w:val="6"/>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20D4A"/>
    <w:rsid w:val="00023ECE"/>
    <w:rsid w:val="00032684"/>
    <w:rsid w:val="000367BC"/>
    <w:rsid w:val="00056B9D"/>
    <w:rsid w:val="00066F15"/>
    <w:rsid w:val="0007727D"/>
    <w:rsid w:val="00081774"/>
    <w:rsid w:val="0009311F"/>
    <w:rsid w:val="000A5169"/>
    <w:rsid w:val="000B05C9"/>
    <w:rsid w:val="000B64C1"/>
    <w:rsid w:val="000C5AC9"/>
    <w:rsid w:val="000D1CB5"/>
    <w:rsid w:val="000E084F"/>
    <w:rsid w:val="000F3409"/>
    <w:rsid w:val="000F3C9E"/>
    <w:rsid w:val="001046D3"/>
    <w:rsid w:val="00107CC3"/>
    <w:rsid w:val="00122B26"/>
    <w:rsid w:val="00123BD6"/>
    <w:rsid w:val="001531F1"/>
    <w:rsid w:val="00157308"/>
    <w:rsid w:val="00163079"/>
    <w:rsid w:val="0016315C"/>
    <w:rsid w:val="00165FD3"/>
    <w:rsid w:val="00170A61"/>
    <w:rsid w:val="00171BD5"/>
    <w:rsid w:val="00172D21"/>
    <w:rsid w:val="00173043"/>
    <w:rsid w:val="001748B5"/>
    <w:rsid w:val="0017724F"/>
    <w:rsid w:val="00177998"/>
    <w:rsid w:val="00181B3E"/>
    <w:rsid w:val="001835DF"/>
    <w:rsid w:val="0019189F"/>
    <w:rsid w:val="00195B7D"/>
    <w:rsid w:val="00197CD7"/>
    <w:rsid w:val="001A5445"/>
    <w:rsid w:val="001A794A"/>
    <w:rsid w:val="001B0B2D"/>
    <w:rsid w:val="001B14D6"/>
    <w:rsid w:val="001B4FAD"/>
    <w:rsid w:val="001B6B55"/>
    <w:rsid w:val="001B7920"/>
    <w:rsid w:val="001C4084"/>
    <w:rsid w:val="001C4335"/>
    <w:rsid w:val="001C5250"/>
    <w:rsid w:val="001D4EC1"/>
    <w:rsid w:val="001E5CD5"/>
    <w:rsid w:val="001E5EB4"/>
    <w:rsid w:val="001E7C38"/>
    <w:rsid w:val="001F1EB8"/>
    <w:rsid w:val="002057B8"/>
    <w:rsid w:val="00217730"/>
    <w:rsid w:val="0022167C"/>
    <w:rsid w:val="00223EF9"/>
    <w:rsid w:val="00231102"/>
    <w:rsid w:val="00231CFA"/>
    <w:rsid w:val="00236E77"/>
    <w:rsid w:val="00240435"/>
    <w:rsid w:val="002478EC"/>
    <w:rsid w:val="0025389B"/>
    <w:rsid w:val="00255406"/>
    <w:rsid w:val="0027204B"/>
    <w:rsid w:val="00282299"/>
    <w:rsid w:val="0028362C"/>
    <w:rsid w:val="0029155F"/>
    <w:rsid w:val="0029261F"/>
    <w:rsid w:val="002A6FF6"/>
    <w:rsid w:val="002B4718"/>
    <w:rsid w:val="002B5597"/>
    <w:rsid w:val="002B78D5"/>
    <w:rsid w:val="002C1AD1"/>
    <w:rsid w:val="002C7854"/>
    <w:rsid w:val="002D0607"/>
    <w:rsid w:val="002D43DB"/>
    <w:rsid w:val="002D4ABD"/>
    <w:rsid w:val="002D6F47"/>
    <w:rsid w:val="002D72F5"/>
    <w:rsid w:val="002E1B82"/>
    <w:rsid w:val="002E227D"/>
    <w:rsid w:val="002E299F"/>
    <w:rsid w:val="002E7F09"/>
    <w:rsid w:val="002F4374"/>
    <w:rsid w:val="00305DBA"/>
    <w:rsid w:val="0031464C"/>
    <w:rsid w:val="003166AF"/>
    <w:rsid w:val="00317238"/>
    <w:rsid w:val="00321636"/>
    <w:rsid w:val="0032219C"/>
    <w:rsid w:val="00325C06"/>
    <w:rsid w:val="0033231D"/>
    <w:rsid w:val="00333ED8"/>
    <w:rsid w:val="0033443A"/>
    <w:rsid w:val="0034225D"/>
    <w:rsid w:val="00354879"/>
    <w:rsid w:val="003574C3"/>
    <w:rsid w:val="00360334"/>
    <w:rsid w:val="00366476"/>
    <w:rsid w:val="00367B59"/>
    <w:rsid w:val="003701BD"/>
    <w:rsid w:val="00381466"/>
    <w:rsid w:val="003821BA"/>
    <w:rsid w:val="00382CD6"/>
    <w:rsid w:val="00391724"/>
    <w:rsid w:val="003A047B"/>
    <w:rsid w:val="003A3634"/>
    <w:rsid w:val="003C1E23"/>
    <w:rsid w:val="003C2745"/>
    <w:rsid w:val="003C5860"/>
    <w:rsid w:val="003C5E86"/>
    <w:rsid w:val="003E21BB"/>
    <w:rsid w:val="003E419E"/>
    <w:rsid w:val="003E71E0"/>
    <w:rsid w:val="003F00EC"/>
    <w:rsid w:val="003F23E6"/>
    <w:rsid w:val="003F398B"/>
    <w:rsid w:val="003F62A0"/>
    <w:rsid w:val="00400BDB"/>
    <w:rsid w:val="00410903"/>
    <w:rsid w:val="004130B2"/>
    <w:rsid w:val="0041739F"/>
    <w:rsid w:val="00421E7D"/>
    <w:rsid w:val="00421FA8"/>
    <w:rsid w:val="0042272B"/>
    <w:rsid w:val="00425C89"/>
    <w:rsid w:val="00427DFA"/>
    <w:rsid w:val="004348D8"/>
    <w:rsid w:val="00454E36"/>
    <w:rsid w:val="00457345"/>
    <w:rsid w:val="00460319"/>
    <w:rsid w:val="00467478"/>
    <w:rsid w:val="004713DE"/>
    <w:rsid w:val="0047600B"/>
    <w:rsid w:val="004803D4"/>
    <w:rsid w:val="00480F53"/>
    <w:rsid w:val="00497DDD"/>
    <w:rsid w:val="00497E2F"/>
    <w:rsid w:val="004A0673"/>
    <w:rsid w:val="004A1BB8"/>
    <w:rsid w:val="004A2663"/>
    <w:rsid w:val="004B1299"/>
    <w:rsid w:val="004C3F14"/>
    <w:rsid w:val="004C447A"/>
    <w:rsid w:val="004C4607"/>
    <w:rsid w:val="004C4B9D"/>
    <w:rsid w:val="004C6C23"/>
    <w:rsid w:val="004D24AC"/>
    <w:rsid w:val="004E37E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419F0"/>
    <w:rsid w:val="00553651"/>
    <w:rsid w:val="005617C5"/>
    <w:rsid w:val="005646A2"/>
    <w:rsid w:val="00566D9F"/>
    <w:rsid w:val="005700F0"/>
    <w:rsid w:val="00570FEA"/>
    <w:rsid w:val="00571D0B"/>
    <w:rsid w:val="00572C7B"/>
    <w:rsid w:val="005774A9"/>
    <w:rsid w:val="00583C81"/>
    <w:rsid w:val="00585B39"/>
    <w:rsid w:val="00595EC9"/>
    <w:rsid w:val="005976BC"/>
    <w:rsid w:val="005A57F7"/>
    <w:rsid w:val="005A593D"/>
    <w:rsid w:val="005B48AA"/>
    <w:rsid w:val="005B6312"/>
    <w:rsid w:val="005C0059"/>
    <w:rsid w:val="005C73C5"/>
    <w:rsid w:val="005E19CD"/>
    <w:rsid w:val="005E1C15"/>
    <w:rsid w:val="005F1465"/>
    <w:rsid w:val="005F2ADF"/>
    <w:rsid w:val="005F4748"/>
    <w:rsid w:val="0060014C"/>
    <w:rsid w:val="006024C6"/>
    <w:rsid w:val="006045D5"/>
    <w:rsid w:val="006124DF"/>
    <w:rsid w:val="00621003"/>
    <w:rsid w:val="00630960"/>
    <w:rsid w:val="00642F49"/>
    <w:rsid w:val="00651EE2"/>
    <w:rsid w:val="00657706"/>
    <w:rsid w:val="006614CE"/>
    <w:rsid w:val="00662988"/>
    <w:rsid w:val="00662D8F"/>
    <w:rsid w:val="00670386"/>
    <w:rsid w:val="00670799"/>
    <w:rsid w:val="00672313"/>
    <w:rsid w:val="006803FF"/>
    <w:rsid w:val="00681DC7"/>
    <w:rsid w:val="00685389"/>
    <w:rsid w:val="00691DE3"/>
    <w:rsid w:val="00693159"/>
    <w:rsid w:val="006950F5"/>
    <w:rsid w:val="00696A1D"/>
    <w:rsid w:val="006A4DFF"/>
    <w:rsid w:val="006A545B"/>
    <w:rsid w:val="006B7ACC"/>
    <w:rsid w:val="006B7E71"/>
    <w:rsid w:val="006C1E71"/>
    <w:rsid w:val="006C20D7"/>
    <w:rsid w:val="006C5CC0"/>
    <w:rsid w:val="006D1864"/>
    <w:rsid w:val="006D3965"/>
    <w:rsid w:val="006E236F"/>
    <w:rsid w:val="006E561D"/>
    <w:rsid w:val="0070083F"/>
    <w:rsid w:val="00703E08"/>
    <w:rsid w:val="00715475"/>
    <w:rsid w:val="00721F39"/>
    <w:rsid w:val="00733ECB"/>
    <w:rsid w:val="00735772"/>
    <w:rsid w:val="0074637C"/>
    <w:rsid w:val="00752910"/>
    <w:rsid w:val="00760262"/>
    <w:rsid w:val="00766464"/>
    <w:rsid w:val="00767127"/>
    <w:rsid w:val="00767C38"/>
    <w:rsid w:val="00771B03"/>
    <w:rsid w:val="007722D6"/>
    <w:rsid w:val="00773125"/>
    <w:rsid w:val="00773243"/>
    <w:rsid w:val="00775AFE"/>
    <w:rsid w:val="00776634"/>
    <w:rsid w:val="00776CB9"/>
    <w:rsid w:val="007770C5"/>
    <w:rsid w:val="00777B2F"/>
    <w:rsid w:val="00785C1B"/>
    <w:rsid w:val="00796556"/>
    <w:rsid w:val="007B7538"/>
    <w:rsid w:val="007B77D7"/>
    <w:rsid w:val="007C0F62"/>
    <w:rsid w:val="007C670E"/>
    <w:rsid w:val="007D46C5"/>
    <w:rsid w:val="007E1B54"/>
    <w:rsid w:val="007E1CA9"/>
    <w:rsid w:val="007F583F"/>
    <w:rsid w:val="0080000B"/>
    <w:rsid w:val="00800F1C"/>
    <w:rsid w:val="008103E6"/>
    <w:rsid w:val="00813B11"/>
    <w:rsid w:val="00840617"/>
    <w:rsid w:val="00840901"/>
    <w:rsid w:val="008433C6"/>
    <w:rsid w:val="00850A0C"/>
    <w:rsid w:val="008550A7"/>
    <w:rsid w:val="0085535C"/>
    <w:rsid w:val="00865606"/>
    <w:rsid w:val="00867FF0"/>
    <w:rsid w:val="00870030"/>
    <w:rsid w:val="00871549"/>
    <w:rsid w:val="00871BD4"/>
    <w:rsid w:val="00875D94"/>
    <w:rsid w:val="00885D25"/>
    <w:rsid w:val="00885FDA"/>
    <w:rsid w:val="00886F2C"/>
    <w:rsid w:val="00890110"/>
    <w:rsid w:val="008955BB"/>
    <w:rsid w:val="008956DB"/>
    <w:rsid w:val="008B0F77"/>
    <w:rsid w:val="008C0596"/>
    <w:rsid w:val="008C070F"/>
    <w:rsid w:val="008D3313"/>
    <w:rsid w:val="008D38B9"/>
    <w:rsid w:val="008D7360"/>
    <w:rsid w:val="008E625B"/>
    <w:rsid w:val="008E6C57"/>
    <w:rsid w:val="008F0CB1"/>
    <w:rsid w:val="008F386E"/>
    <w:rsid w:val="00900AFB"/>
    <w:rsid w:val="00904BD2"/>
    <w:rsid w:val="00910794"/>
    <w:rsid w:val="00911655"/>
    <w:rsid w:val="0091667B"/>
    <w:rsid w:val="00917497"/>
    <w:rsid w:val="0092223B"/>
    <w:rsid w:val="0092568A"/>
    <w:rsid w:val="009313CC"/>
    <w:rsid w:val="009351D2"/>
    <w:rsid w:val="00942418"/>
    <w:rsid w:val="0094704E"/>
    <w:rsid w:val="0096073A"/>
    <w:rsid w:val="009670BD"/>
    <w:rsid w:val="00972A7E"/>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C6C13"/>
    <w:rsid w:val="009D2623"/>
    <w:rsid w:val="009E2C1C"/>
    <w:rsid w:val="009E535A"/>
    <w:rsid w:val="009F1B8A"/>
    <w:rsid w:val="009F4793"/>
    <w:rsid w:val="00A041F9"/>
    <w:rsid w:val="00A066EB"/>
    <w:rsid w:val="00A07333"/>
    <w:rsid w:val="00A16554"/>
    <w:rsid w:val="00A2186D"/>
    <w:rsid w:val="00A25D9D"/>
    <w:rsid w:val="00A30EA0"/>
    <w:rsid w:val="00A36284"/>
    <w:rsid w:val="00A42BCC"/>
    <w:rsid w:val="00A43DE1"/>
    <w:rsid w:val="00A45016"/>
    <w:rsid w:val="00A55A8D"/>
    <w:rsid w:val="00A71449"/>
    <w:rsid w:val="00A7427E"/>
    <w:rsid w:val="00A8014F"/>
    <w:rsid w:val="00A95262"/>
    <w:rsid w:val="00A97500"/>
    <w:rsid w:val="00AA0537"/>
    <w:rsid w:val="00AA1D22"/>
    <w:rsid w:val="00AA1F5A"/>
    <w:rsid w:val="00AA2A10"/>
    <w:rsid w:val="00AA7D5B"/>
    <w:rsid w:val="00AB4C89"/>
    <w:rsid w:val="00AB7F27"/>
    <w:rsid w:val="00AC751B"/>
    <w:rsid w:val="00AD0E7D"/>
    <w:rsid w:val="00AD6BA1"/>
    <w:rsid w:val="00AE09B1"/>
    <w:rsid w:val="00AE1F34"/>
    <w:rsid w:val="00AE40F4"/>
    <w:rsid w:val="00AE4835"/>
    <w:rsid w:val="00B02DA6"/>
    <w:rsid w:val="00B035B2"/>
    <w:rsid w:val="00B05774"/>
    <w:rsid w:val="00B07ED0"/>
    <w:rsid w:val="00B20F45"/>
    <w:rsid w:val="00B272DC"/>
    <w:rsid w:val="00B30FAD"/>
    <w:rsid w:val="00B360A2"/>
    <w:rsid w:val="00B40977"/>
    <w:rsid w:val="00B450BD"/>
    <w:rsid w:val="00B50144"/>
    <w:rsid w:val="00B52123"/>
    <w:rsid w:val="00B549F3"/>
    <w:rsid w:val="00B572A0"/>
    <w:rsid w:val="00B62A8D"/>
    <w:rsid w:val="00B70215"/>
    <w:rsid w:val="00B7609F"/>
    <w:rsid w:val="00B76A80"/>
    <w:rsid w:val="00B86E8A"/>
    <w:rsid w:val="00B93D02"/>
    <w:rsid w:val="00B94879"/>
    <w:rsid w:val="00B95F54"/>
    <w:rsid w:val="00BA18B8"/>
    <w:rsid w:val="00BA47A4"/>
    <w:rsid w:val="00BA77C1"/>
    <w:rsid w:val="00BB1C9A"/>
    <w:rsid w:val="00BB73AE"/>
    <w:rsid w:val="00BB7FEB"/>
    <w:rsid w:val="00BC0866"/>
    <w:rsid w:val="00BC0CC6"/>
    <w:rsid w:val="00BE101B"/>
    <w:rsid w:val="00BE4084"/>
    <w:rsid w:val="00BE705B"/>
    <w:rsid w:val="00BF1ADA"/>
    <w:rsid w:val="00BF2620"/>
    <w:rsid w:val="00BF492D"/>
    <w:rsid w:val="00BF69B9"/>
    <w:rsid w:val="00C003FC"/>
    <w:rsid w:val="00C006FF"/>
    <w:rsid w:val="00C13C13"/>
    <w:rsid w:val="00C14223"/>
    <w:rsid w:val="00C2000B"/>
    <w:rsid w:val="00C2071A"/>
    <w:rsid w:val="00C26C77"/>
    <w:rsid w:val="00C33FD0"/>
    <w:rsid w:val="00C34ADC"/>
    <w:rsid w:val="00C3527F"/>
    <w:rsid w:val="00C45D3C"/>
    <w:rsid w:val="00C4700A"/>
    <w:rsid w:val="00C511E6"/>
    <w:rsid w:val="00C55ED3"/>
    <w:rsid w:val="00C62026"/>
    <w:rsid w:val="00C65A7D"/>
    <w:rsid w:val="00C70CDD"/>
    <w:rsid w:val="00C77D58"/>
    <w:rsid w:val="00C82B7C"/>
    <w:rsid w:val="00C83E2B"/>
    <w:rsid w:val="00C93EDD"/>
    <w:rsid w:val="00CA0E61"/>
    <w:rsid w:val="00CA2650"/>
    <w:rsid w:val="00CA3A31"/>
    <w:rsid w:val="00CA3D62"/>
    <w:rsid w:val="00CB305B"/>
    <w:rsid w:val="00CB4F4A"/>
    <w:rsid w:val="00CB7D40"/>
    <w:rsid w:val="00CD200B"/>
    <w:rsid w:val="00CE0524"/>
    <w:rsid w:val="00CF6E33"/>
    <w:rsid w:val="00D03609"/>
    <w:rsid w:val="00D06BAD"/>
    <w:rsid w:val="00D25121"/>
    <w:rsid w:val="00D43810"/>
    <w:rsid w:val="00D71E52"/>
    <w:rsid w:val="00D71E8F"/>
    <w:rsid w:val="00D721FF"/>
    <w:rsid w:val="00D74324"/>
    <w:rsid w:val="00D77F0F"/>
    <w:rsid w:val="00D814DE"/>
    <w:rsid w:val="00D86638"/>
    <w:rsid w:val="00D901B0"/>
    <w:rsid w:val="00D974B6"/>
    <w:rsid w:val="00DA1818"/>
    <w:rsid w:val="00DA6E23"/>
    <w:rsid w:val="00DB5A43"/>
    <w:rsid w:val="00DC0A4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50F7D"/>
    <w:rsid w:val="00E56510"/>
    <w:rsid w:val="00E67669"/>
    <w:rsid w:val="00E74533"/>
    <w:rsid w:val="00E74C2E"/>
    <w:rsid w:val="00E817F3"/>
    <w:rsid w:val="00E81D5E"/>
    <w:rsid w:val="00E938AC"/>
    <w:rsid w:val="00E962EF"/>
    <w:rsid w:val="00EA01F0"/>
    <w:rsid w:val="00EA1044"/>
    <w:rsid w:val="00EA4B2F"/>
    <w:rsid w:val="00EA5E99"/>
    <w:rsid w:val="00EA7549"/>
    <w:rsid w:val="00EB0599"/>
    <w:rsid w:val="00EB2491"/>
    <w:rsid w:val="00EB61D5"/>
    <w:rsid w:val="00EB7663"/>
    <w:rsid w:val="00EC07D1"/>
    <w:rsid w:val="00EC187A"/>
    <w:rsid w:val="00EC2C94"/>
    <w:rsid w:val="00EC4D34"/>
    <w:rsid w:val="00EC7325"/>
    <w:rsid w:val="00EE34BD"/>
    <w:rsid w:val="00EE5B36"/>
    <w:rsid w:val="00EF0AEF"/>
    <w:rsid w:val="00EF1553"/>
    <w:rsid w:val="00EF1BC9"/>
    <w:rsid w:val="00EF2268"/>
    <w:rsid w:val="00EF5BE6"/>
    <w:rsid w:val="00F06509"/>
    <w:rsid w:val="00F108EE"/>
    <w:rsid w:val="00F11DB2"/>
    <w:rsid w:val="00F12D07"/>
    <w:rsid w:val="00F22EB6"/>
    <w:rsid w:val="00F27E5D"/>
    <w:rsid w:val="00F325C0"/>
    <w:rsid w:val="00F33668"/>
    <w:rsid w:val="00F35C04"/>
    <w:rsid w:val="00F47523"/>
    <w:rsid w:val="00F47707"/>
    <w:rsid w:val="00F502B3"/>
    <w:rsid w:val="00F55109"/>
    <w:rsid w:val="00F56603"/>
    <w:rsid w:val="00F62D88"/>
    <w:rsid w:val="00F7154F"/>
    <w:rsid w:val="00F75684"/>
    <w:rsid w:val="00F75F46"/>
    <w:rsid w:val="00F77597"/>
    <w:rsid w:val="00F85124"/>
    <w:rsid w:val="00F9036A"/>
    <w:rsid w:val="00F938B0"/>
    <w:rsid w:val="00FA1A01"/>
    <w:rsid w:val="00FA4A2D"/>
    <w:rsid w:val="00FB41F0"/>
    <w:rsid w:val="00FB5664"/>
    <w:rsid w:val="00FC1332"/>
    <w:rsid w:val="00FC2080"/>
    <w:rsid w:val="00FC4B01"/>
    <w:rsid w:val="00FD05D0"/>
    <w:rsid w:val="00FD1577"/>
    <w:rsid w:val="00FD238C"/>
    <w:rsid w:val="00FD549A"/>
    <w:rsid w:val="00FD6322"/>
    <w:rsid w:val="00FE02FA"/>
    <w:rsid w:val="00FE1C05"/>
    <w:rsid w:val="00FE36E7"/>
    <w:rsid w:val="00FE415B"/>
    <w:rsid w:val="00FF42BC"/>
    <w:rsid w:val="00FF4B80"/>
    <w:rsid w:val="00FF4E35"/>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o:shapelayout v:ext="edit">
      <o:idmap v:ext="edit" data="1"/>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5B1968F1-8CEB-4CAA-9230-980BEEE1CE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5AA918-5401-443B-8885-699D66C42E97}">
  <ds:schemaRefs>
    <ds:schemaRef ds:uri="http://schemas.microsoft.com/sharepoint/v3/contenttype/forms"/>
  </ds:schemaRefs>
</ds:datastoreItem>
</file>

<file path=customXml/itemProps3.xml><?xml version="1.0" encoding="utf-8"?>
<ds:datastoreItem xmlns:ds="http://schemas.openxmlformats.org/officeDocument/2006/customXml" ds:itemID="{2DD191CD-056B-4E68-8739-BA6BDFFB692C}">
  <ds:schemaRefs>
    <ds:schemaRef ds:uri="http://schemas.openxmlformats.org/officeDocument/2006/bibliography"/>
  </ds:schemaRefs>
</ds:datastoreItem>
</file>

<file path=customXml/itemProps4.xml><?xml version="1.0" encoding="utf-8"?>
<ds:datastoreItem xmlns:ds="http://schemas.openxmlformats.org/officeDocument/2006/customXml" ds:itemID="{E148BFC6-8629-4CB9-A8AA-C403453E67E8}">
  <ds:schemaRefs>
    <ds:schemaRef ds:uri="http://www.w3.org/XML/1998/namespace"/>
    <ds:schemaRef ds:uri="http://schemas.microsoft.com/office/2006/documentManagement/types"/>
    <ds:schemaRef ds:uri="http://schemas.microsoft.com/office/infopath/2007/PartnerControls"/>
    <ds:schemaRef ds:uri="http://purl.org/dc/elements/1.1/"/>
    <ds:schemaRef ds:uri="785685f2-c2e1-4352-89aa-3faca8eaba52"/>
    <ds:schemaRef ds:uri="http://purl.org/dc/dcmitype/"/>
    <ds:schemaRef ds:uri="5067c814-4b34-462c-a21d-c185ff6548d2"/>
    <ds:schemaRef ds:uri="http://schemas.openxmlformats.org/package/2006/metadata/core-propertie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8</Pages>
  <Words>2790</Words>
  <Characters>16895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64</cp:revision>
  <cp:lastPrinted>2013-09-13T16:00:00Z</cp:lastPrinted>
  <dcterms:created xsi:type="dcterms:W3CDTF">2018-11-06T16:44:00Z</dcterms:created>
  <dcterms:modified xsi:type="dcterms:W3CDTF">2022-03-29T17:52:00Z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