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6660"/>
        <w:gridCol w:w="3900"/>
      </w:tblGrid>
      <w:tr w:rsidR="00C40EC8" w:rsidRPr="000E62ED" w14:paraId="3C5E478A" w14:textId="77777777" w:rsidTr="004D555D">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789" w14:textId="4D8952B1" w:rsidR="00C40EC8" w:rsidRPr="000E62ED" w:rsidRDefault="00C40EC8" w:rsidP="00C05873">
            <w:pPr>
              <w:rPr>
                <w:rFonts w:asciiTheme="minorHAnsi" w:hAnsiTheme="minorHAnsi"/>
                <w:i/>
                <w:sz w:val="18"/>
                <w:szCs w:val="18"/>
              </w:rPr>
            </w:pPr>
            <w:r w:rsidRPr="00247AA0">
              <w:rPr>
                <w:rFonts w:asciiTheme="minorHAnsi" w:hAnsiTheme="minorHAnsi"/>
                <w:b/>
                <w:szCs w:val="18"/>
              </w:rPr>
              <w:t>A. System Information</w:t>
            </w:r>
          </w:p>
        </w:tc>
      </w:tr>
      <w:tr w:rsidR="00C40EC8" w:rsidRPr="000E62ED" w14:paraId="3C5E478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B"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01</w:t>
            </w:r>
          </w:p>
        </w:tc>
        <w:tc>
          <w:tcPr>
            <w:tcW w:w="3019" w:type="pct"/>
            <w:tcBorders>
              <w:top w:val="single" w:sz="4" w:space="0" w:color="auto"/>
              <w:left w:val="single" w:sz="4" w:space="0" w:color="auto"/>
              <w:bottom w:val="single" w:sz="4" w:space="0" w:color="auto"/>
              <w:right w:val="single" w:sz="4" w:space="0" w:color="auto"/>
            </w:tcBorders>
            <w:vAlign w:val="center"/>
          </w:tcPr>
          <w:p w14:paraId="3C5E478C" w14:textId="3808C8FF"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Identification or Name</w:t>
            </w:r>
          </w:p>
        </w:tc>
        <w:tc>
          <w:tcPr>
            <w:tcW w:w="1768" w:type="pct"/>
            <w:tcBorders>
              <w:top w:val="single" w:sz="4" w:space="0" w:color="auto"/>
              <w:left w:val="single" w:sz="4" w:space="0" w:color="auto"/>
              <w:bottom w:val="single" w:sz="4" w:space="0" w:color="auto"/>
              <w:right w:val="single" w:sz="4" w:space="0" w:color="auto"/>
            </w:tcBorders>
            <w:vAlign w:val="center"/>
          </w:tcPr>
          <w:p w14:paraId="3C5E478D" w14:textId="77777777" w:rsidR="00C40EC8" w:rsidRPr="000E62ED" w:rsidRDefault="00C40EC8" w:rsidP="00C05873">
            <w:pPr>
              <w:rPr>
                <w:rFonts w:asciiTheme="minorHAnsi" w:hAnsiTheme="minorHAnsi"/>
                <w:sz w:val="18"/>
                <w:szCs w:val="18"/>
              </w:rPr>
            </w:pPr>
          </w:p>
        </w:tc>
      </w:tr>
      <w:tr w:rsidR="00C40EC8" w:rsidRPr="000E62ED" w14:paraId="3C5E479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F"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02</w:t>
            </w:r>
          </w:p>
        </w:tc>
        <w:tc>
          <w:tcPr>
            <w:tcW w:w="3019" w:type="pct"/>
            <w:tcBorders>
              <w:top w:val="single" w:sz="4" w:space="0" w:color="auto"/>
              <w:left w:val="single" w:sz="4" w:space="0" w:color="auto"/>
              <w:bottom w:val="single" w:sz="4" w:space="0" w:color="auto"/>
              <w:right w:val="single" w:sz="4" w:space="0" w:color="auto"/>
            </w:tcBorders>
            <w:vAlign w:val="center"/>
          </w:tcPr>
          <w:p w14:paraId="3C5E4790" w14:textId="4413BE18"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Location or Area Served</w:t>
            </w:r>
          </w:p>
        </w:tc>
        <w:tc>
          <w:tcPr>
            <w:tcW w:w="1768" w:type="pct"/>
            <w:tcBorders>
              <w:top w:val="single" w:sz="4" w:space="0" w:color="auto"/>
              <w:left w:val="single" w:sz="4" w:space="0" w:color="auto"/>
              <w:bottom w:val="single" w:sz="4" w:space="0" w:color="auto"/>
              <w:right w:val="single" w:sz="4" w:space="0" w:color="auto"/>
            </w:tcBorders>
          </w:tcPr>
          <w:p w14:paraId="3C5E4791" w14:textId="77777777" w:rsidR="00C40EC8" w:rsidRPr="000E62ED" w:rsidRDefault="00C40EC8" w:rsidP="00C05873">
            <w:pPr>
              <w:rPr>
                <w:rFonts w:asciiTheme="minorHAnsi" w:hAnsiTheme="minorHAnsi"/>
                <w:sz w:val="18"/>
                <w:szCs w:val="18"/>
              </w:rPr>
            </w:pPr>
          </w:p>
        </w:tc>
      </w:tr>
      <w:tr w:rsidR="005F79D7" w:rsidRPr="000E62ED" w14:paraId="42213449"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EEC979D" w14:textId="69DF0699" w:rsidR="005F79D7" w:rsidRPr="000E62ED" w:rsidRDefault="005F79D7" w:rsidP="00C05873">
            <w:pPr>
              <w:jc w:val="center"/>
              <w:rPr>
                <w:rFonts w:asciiTheme="minorHAnsi" w:hAnsiTheme="minorHAnsi"/>
                <w:sz w:val="18"/>
                <w:szCs w:val="18"/>
              </w:rPr>
            </w:pPr>
            <w:r>
              <w:rPr>
                <w:rFonts w:asciiTheme="minorHAnsi" w:hAnsiTheme="minorHAnsi"/>
                <w:sz w:val="18"/>
                <w:szCs w:val="18"/>
              </w:rPr>
              <w:t>03</w:t>
            </w:r>
          </w:p>
        </w:tc>
        <w:tc>
          <w:tcPr>
            <w:tcW w:w="3019" w:type="pct"/>
            <w:tcBorders>
              <w:top w:val="single" w:sz="4" w:space="0" w:color="auto"/>
              <w:left w:val="single" w:sz="4" w:space="0" w:color="auto"/>
              <w:bottom w:val="single" w:sz="4" w:space="0" w:color="auto"/>
              <w:right w:val="single" w:sz="4" w:space="0" w:color="auto"/>
            </w:tcBorders>
            <w:vAlign w:val="center"/>
          </w:tcPr>
          <w:p w14:paraId="05816085" w14:textId="27DE24F5" w:rsidR="005F79D7" w:rsidRDefault="005F79D7" w:rsidP="00C05873">
            <w:pPr>
              <w:rPr>
                <w:rFonts w:asciiTheme="minorHAnsi" w:hAnsiTheme="minorHAnsi"/>
                <w:sz w:val="18"/>
                <w:szCs w:val="18"/>
              </w:rPr>
            </w:pPr>
            <w:r w:rsidRPr="00D07817">
              <w:rPr>
                <w:rFonts w:asciiTheme="minorHAnsi" w:hAnsiTheme="minorHAnsi"/>
                <w:szCs w:val="18"/>
              </w:rPr>
              <w:t>Indoor Unit Name</w:t>
            </w:r>
            <w:r w:rsidR="00096765">
              <w:rPr>
                <w:rFonts w:asciiTheme="minorHAnsi" w:hAnsiTheme="minorHAnsi"/>
                <w:szCs w:val="18"/>
              </w:rPr>
              <w:t xml:space="preserve"> </w:t>
            </w:r>
            <w:r w:rsidR="00096765">
              <w:rPr>
                <w:rFonts w:asciiTheme="minorHAnsi" w:hAnsiTheme="minorHAnsi"/>
              </w:rPr>
              <w:t>or Description of Area Served</w:t>
            </w:r>
          </w:p>
        </w:tc>
        <w:tc>
          <w:tcPr>
            <w:tcW w:w="1768" w:type="pct"/>
            <w:tcBorders>
              <w:top w:val="single" w:sz="4" w:space="0" w:color="auto"/>
              <w:left w:val="single" w:sz="4" w:space="0" w:color="auto"/>
              <w:bottom w:val="single" w:sz="4" w:space="0" w:color="auto"/>
              <w:right w:val="single" w:sz="4" w:space="0" w:color="auto"/>
            </w:tcBorders>
          </w:tcPr>
          <w:p w14:paraId="4F6072CE" w14:textId="77777777" w:rsidR="005F79D7" w:rsidRPr="000E62ED" w:rsidRDefault="005F79D7" w:rsidP="00C05873">
            <w:pPr>
              <w:rPr>
                <w:rFonts w:asciiTheme="minorHAnsi" w:hAnsiTheme="minorHAnsi"/>
                <w:sz w:val="18"/>
                <w:szCs w:val="18"/>
              </w:rPr>
            </w:pPr>
          </w:p>
        </w:tc>
      </w:tr>
      <w:tr w:rsidR="00C40EC8" w:rsidRPr="000E62ED" w14:paraId="3C5E4796"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3" w14:textId="137E7C55" w:rsidR="00C40EC8" w:rsidRPr="000E62ED" w:rsidRDefault="00C40EC8" w:rsidP="005F79D7">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4</w:t>
            </w:r>
          </w:p>
        </w:tc>
        <w:tc>
          <w:tcPr>
            <w:tcW w:w="3019" w:type="pct"/>
            <w:tcBorders>
              <w:top w:val="single" w:sz="4" w:space="0" w:color="auto"/>
              <w:left w:val="single" w:sz="4" w:space="0" w:color="auto"/>
              <w:bottom w:val="single" w:sz="4" w:space="0" w:color="auto"/>
              <w:right w:val="single" w:sz="4" w:space="0" w:color="auto"/>
            </w:tcBorders>
            <w:vAlign w:val="center"/>
          </w:tcPr>
          <w:p w14:paraId="3C5E4794" w14:textId="4DE5DEC3" w:rsidR="00C40EC8" w:rsidRPr="000E62ED" w:rsidRDefault="00C40EC8" w:rsidP="00C05873">
            <w:pPr>
              <w:rPr>
                <w:rFonts w:asciiTheme="minorHAnsi" w:hAnsiTheme="minorHAnsi"/>
                <w:sz w:val="18"/>
                <w:szCs w:val="18"/>
              </w:rPr>
            </w:pPr>
            <w:r w:rsidRPr="000E62ED">
              <w:rPr>
                <w:rFonts w:asciiTheme="minorHAnsi" w:hAnsiTheme="minorHAnsi"/>
                <w:sz w:val="18"/>
                <w:szCs w:val="18"/>
              </w:rPr>
              <w:t xml:space="preserve">Building Type from </w:t>
            </w:r>
            <w:del w:id="0" w:author="Alhabibi, Haider@Energy" w:date="2022-02-22T13:27:00Z">
              <w:r w:rsidRPr="000E62ED" w:rsidDel="00B62994">
                <w:rPr>
                  <w:rFonts w:asciiTheme="minorHAnsi" w:hAnsiTheme="minorHAnsi"/>
                  <w:sz w:val="18"/>
                  <w:szCs w:val="18"/>
                </w:rPr>
                <w:delText>CF1R</w:delText>
              </w:r>
            </w:del>
            <w:ins w:id="1" w:author="Alhabibi, Haider@Energy" w:date="2022-02-22T13:27:00Z">
              <w:r w:rsidR="00B62994">
                <w:rPr>
                  <w:rFonts w:asciiTheme="minorHAnsi" w:hAnsiTheme="minorHAnsi"/>
                  <w:sz w:val="18"/>
                  <w:szCs w:val="18"/>
                </w:rPr>
                <w:t>LMCC</w:t>
              </w:r>
            </w:ins>
          </w:p>
        </w:tc>
        <w:tc>
          <w:tcPr>
            <w:tcW w:w="1768" w:type="pct"/>
            <w:tcBorders>
              <w:top w:val="single" w:sz="4" w:space="0" w:color="auto"/>
              <w:left w:val="single" w:sz="4" w:space="0" w:color="auto"/>
              <w:bottom w:val="single" w:sz="4" w:space="0" w:color="auto"/>
              <w:right w:val="single" w:sz="4" w:space="0" w:color="auto"/>
            </w:tcBorders>
          </w:tcPr>
          <w:p w14:paraId="3C5E4795" w14:textId="77777777" w:rsidR="00C40EC8" w:rsidRPr="000E62ED" w:rsidRDefault="00C40EC8" w:rsidP="00C05873">
            <w:pPr>
              <w:rPr>
                <w:rFonts w:asciiTheme="minorHAnsi" w:hAnsiTheme="minorHAnsi"/>
                <w:sz w:val="18"/>
                <w:szCs w:val="18"/>
              </w:rPr>
            </w:pPr>
          </w:p>
        </w:tc>
      </w:tr>
      <w:tr w:rsidR="00C40EC8" w:rsidRPr="000E62ED" w14:paraId="3C5E479A"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7" w14:textId="767477C8"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5</w:t>
            </w:r>
          </w:p>
        </w:tc>
        <w:tc>
          <w:tcPr>
            <w:tcW w:w="3019" w:type="pct"/>
            <w:tcBorders>
              <w:top w:val="single" w:sz="4" w:space="0" w:color="auto"/>
              <w:left w:val="single" w:sz="4" w:space="0" w:color="auto"/>
              <w:bottom w:val="single" w:sz="4" w:space="0" w:color="auto"/>
              <w:right w:val="single" w:sz="4" w:space="0" w:color="auto"/>
            </w:tcBorders>
            <w:vAlign w:val="center"/>
          </w:tcPr>
          <w:p w14:paraId="3C5E4798" w14:textId="48DEAC22"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Ducts in Conditioned Space (VLLDCS)</w:t>
            </w:r>
            <w:r w:rsidR="00496603" w:rsidRPr="003F2ABE">
              <w:rPr>
                <w:rFonts w:asciiTheme="minorHAnsi" w:hAnsiTheme="minorHAnsi"/>
                <w:sz w:val="18"/>
                <w:szCs w:val="18"/>
              </w:rPr>
              <w:t xml:space="preserve"> Credit from </w:t>
            </w:r>
            <w:del w:id="2" w:author="Alhabibi, Haider@Energy" w:date="2022-02-22T13:27:00Z">
              <w:r w:rsidR="00496603" w:rsidDel="00B62994">
                <w:rPr>
                  <w:rFonts w:asciiTheme="minorHAnsi" w:hAnsiTheme="minorHAnsi"/>
                  <w:sz w:val="18"/>
                  <w:szCs w:val="18"/>
                </w:rPr>
                <w:delText>CF1R</w:delText>
              </w:r>
            </w:del>
            <w:ins w:id="3" w:author="Alhabibi, Haider@Energy" w:date="2022-02-22T13:27:00Z">
              <w:r w:rsidR="00B62994">
                <w:rPr>
                  <w:rFonts w:asciiTheme="minorHAnsi" w:hAnsiTheme="minorHAnsi"/>
                  <w:sz w:val="18"/>
                  <w:szCs w:val="18"/>
                </w:rPr>
                <w:t>LMCC</w:t>
              </w:r>
            </w:ins>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9" w14:textId="77777777" w:rsidR="00C40EC8" w:rsidRPr="000E62ED" w:rsidRDefault="00C40EC8" w:rsidP="00C05873">
            <w:pPr>
              <w:rPr>
                <w:rFonts w:asciiTheme="minorHAnsi" w:hAnsiTheme="minorHAnsi"/>
                <w:sz w:val="18"/>
                <w:szCs w:val="18"/>
              </w:rPr>
            </w:pPr>
          </w:p>
        </w:tc>
      </w:tr>
      <w:tr w:rsidR="00C40EC8" w:rsidRPr="000E62ED" w14:paraId="3C5E479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B" w14:textId="6D24289E"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6</w:t>
            </w:r>
          </w:p>
        </w:tc>
        <w:tc>
          <w:tcPr>
            <w:tcW w:w="3019" w:type="pct"/>
            <w:tcBorders>
              <w:top w:val="single" w:sz="4" w:space="0" w:color="auto"/>
              <w:left w:val="single" w:sz="4" w:space="0" w:color="auto"/>
              <w:bottom w:val="single" w:sz="4" w:space="0" w:color="auto"/>
              <w:right w:val="single" w:sz="4" w:space="0" w:color="auto"/>
            </w:tcBorders>
            <w:vAlign w:val="center"/>
          </w:tcPr>
          <w:p w14:paraId="3C5E479C" w14:textId="1FAE227F"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Air-handling Unit</w:t>
            </w:r>
            <w:r w:rsidR="00496603" w:rsidRPr="003F2ABE">
              <w:rPr>
                <w:rFonts w:asciiTheme="minorHAnsi" w:hAnsiTheme="minorHAnsi"/>
                <w:sz w:val="18"/>
                <w:szCs w:val="18"/>
              </w:rPr>
              <w:t xml:space="preserve"> Credit from </w:t>
            </w:r>
            <w:del w:id="4" w:author="Alhabibi, Haider@Energy" w:date="2022-02-22T13:27:00Z">
              <w:r w:rsidR="00496603" w:rsidDel="00B62994">
                <w:rPr>
                  <w:rFonts w:asciiTheme="minorHAnsi" w:hAnsiTheme="minorHAnsi"/>
                  <w:sz w:val="18"/>
                  <w:szCs w:val="18"/>
                </w:rPr>
                <w:delText>CF1R</w:delText>
              </w:r>
            </w:del>
            <w:ins w:id="5" w:author="Alhabibi, Haider@Energy" w:date="2022-02-22T13:27:00Z">
              <w:r w:rsidR="00B62994">
                <w:rPr>
                  <w:rFonts w:asciiTheme="minorHAnsi" w:hAnsiTheme="minorHAnsi"/>
                  <w:sz w:val="18"/>
                  <w:szCs w:val="18"/>
                </w:rPr>
                <w:t>LMCC</w:t>
              </w:r>
            </w:ins>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D" w14:textId="77777777" w:rsidR="00C40EC8" w:rsidRPr="000E62ED" w:rsidRDefault="00C40EC8" w:rsidP="00C05873">
            <w:pPr>
              <w:rPr>
                <w:rFonts w:asciiTheme="minorHAnsi" w:hAnsiTheme="minorHAnsi"/>
                <w:sz w:val="18"/>
                <w:szCs w:val="18"/>
              </w:rPr>
            </w:pPr>
          </w:p>
        </w:tc>
      </w:tr>
      <w:tr w:rsidR="00C40EC8" w:rsidRPr="000E62ED" w14:paraId="3C5E47A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F" w14:textId="1F372412"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w:t>
            </w:r>
            <w:r w:rsidR="005F79D7">
              <w:rPr>
                <w:rFonts w:asciiTheme="minorHAnsi" w:hAnsiTheme="minorHAnsi"/>
                <w:sz w:val="18"/>
                <w:szCs w:val="18"/>
              </w:rPr>
              <w:t>7</w:t>
            </w:r>
          </w:p>
        </w:tc>
        <w:tc>
          <w:tcPr>
            <w:tcW w:w="3019" w:type="pct"/>
            <w:tcBorders>
              <w:top w:val="single" w:sz="4" w:space="0" w:color="auto"/>
              <w:left w:val="single" w:sz="4" w:space="0" w:color="auto"/>
              <w:bottom w:val="single" w:sz="4" w:space="0" w:color="auto"/>
              <w:right w:val="single" w:sz="4" w:space="0" w:color="auto"/>
            </w:tcBorders>
            <w:vAlign w:val="center"/>
          </w:tcPr>
          <w:p w14:paraId="3C5E47A0" w14:textId="4470884B" w:rsidR="00C40EC8" w:rsidRPr="000E62ED" w:rsidRDefault="00C40EC8" w:rsidP="00C05873">
            <w:pPr>
              <w:rPr>
                <w:rFonts w:asciiTheme="minorHAnsi" w:hAnsiTheme="minorHAnsi"/>
                <w:sz w:val="18"/>
                <w:szCs w:val="18"/>
              </w:rPr>
            </w:pPr>
            <w:r w:rsidRPr="000E62ED">
              <w:rPr>
                <w:rFonts w:asciiTheme="minorHAnsi" w:hAnsiTheme="minorHAnsi"/>
                <w:sz w:val="18"/>
                <w:szCs w:val="18"/>
              </w:rPr>
              <w:t>Duct System Compliance Category</w:t>
            </w:r>
          </w:p>
        </w:tc>
        <w:tc>
          <w:tcPr>
            <w:tcW w:w="1768" w:type="pct"/>
            <w:tcBorders>
              <w:top w:val="single" w:sz="4" w:space="0" w:color="auto"/>
              <w:left w:val="single" w:sz="4" w:space="0" w:color="auto"/>
              <w:bottom w:val="single" w:sz="4" w:space="0" w:color="auto"/>
              <w:right w:val="single" w:sz="4" w:space="0" w:color="auto"/>
            </w:tcBorders>
            <w:vAlign w:val="center"/>
          </w:tcPr>
          <w:p w14:paraId="3C5E47A1" w14:textId="77777777" w:rsidR="00C40EC8" w:rsidRPr="000E62ED" w:rsidRDefault="00C40EC8" w:rsidP="00C05873">
            <w:pPr>
              <w:rPr>
                <w:rFonts w:asciiTheme="minorHAnsi" w:hAnsiTheme="minorHAnsi"/>
                <w:sz w:val="18"/>
                <w:szCs w:val="18"/>
              </w:rPr>
            </w:pPr>
          </w:p>
        </w:tc>
      </w:tr>
      <w:tr w:rsidR="005F79D7" w:rsidRPr="000E62ED" w14:paraId="1E3258D4"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E1092C7" w14:textId="797CA907" w:rsidR="005F79D7" w:rsidRPr="000E62ED" w:rsidRDefault="005F79D7" w:rsidP="00C05873">
            <w:pPr>
              <w:jc w:val="center"/>
              <w:rPr>
                <w:rFonts w:asciiTheme="minorHAnsi" w:hAnsiTheme="minorHAnsi"/>
                <w:sz w:val="18"/>
                <w:szCs w:val="18"/>
              </w:rPr>
            </w:pPr>
            <w:r>
              <w:rPr>
                <w:rFonts w:asciiTheme="minorHAnsi" w:hAnsiTheme="minorHAnsi"/>
                <w:sz w:val="18"/>
                <w:szCs w:val="18"/>
              </w:rPr>
              <w:t>08</w:t>
            </w:r>
          </w:p>
        </w:tc>
        <w:tc>
          <w:tcPr>
            <w:tcW w:w="3019" w:type="pct"/>
            <w:tcBorders>
              <w:top w:val="single" w:sz="4" w:space="0" w:color="auto"/>
              <w:left w:val="single" w:sz="4" w:space="0" w:color="auto"/>
              <w:bottom w:val="single" w:sz="4" w:space="0" w:color="auto"/>
              <w:right w:val="single" w:sz="4" w:space="0" w:color="auto"/>
            </w:tcBorders>
            <w:vAlign w:val="center"/>
          </w:tcPr>
          <w:p w14:paraId="5CDBCB1C" w14:textId="5CF1E01B" w:rsidR="005F79D7" w:rsidRPr="000E62ED" w:rsidRDefault="005F79D7" w:rsidP="00C05873">
            <w:pPr>
              <w:rPr>
                <w:rFonts w:asciiTheme="minorHAnsi" w:hAnsiTheme="minorHAnsi"/>
                <w:sz w:val="18"/>
                <w:szCs w:val="18"/>
              </w:rPr>
            </w:pPr>
            <w:r w:rsidRPr="00D07817">
              <w:rPr>
                <w:rFonts w:asciiTheme="minorHAnsi" w:hAnsiTheme="minorHAnsi"/>
                <w:szCs w:val="18"/>
              </w:rPr>
              <w:t>Any portions of Duct Located in Garage?</w:t>
            </w:r>
          </w:p>
        </w:tc>
        <w:tc>
          <w:tcPr>
            <w:tcW w:w="1768" w:type="pct"/>
            <w:tcBorders>
              <w:top w:val="single" w:sz="4" w:space="0" w:color="auto"/>
              <w:left w:val="single" w:sz="4" w:space="0" w:color="auto"/>
              <w:bottom w:val="single" w:sz="4" w:space="0" w:color="auto"/>
              <w:right w:val="single" w:sz="4" w:space="0" w:color="auto"/>
            </w:tcBorders>
            <w:vAlign w:val="center"/>
          </w:tcPr>
          <w:p w14:paraId="770BE3E2" w14:textId="77777777" w:rsidR="005F79D7" w:rsidRPr="000E62ED" w:rsidRDefault="005F79D7" w:rsidP="00C05873">
            <w:pPr>
              <w:rPr>
                <w:rFonts w:asciiTheme="minorHAnsi" w:hAnsiTheme="minorHAnsi"/>
                <w:sz w:val="18"/>
                <w:szCs w:val="18"/>
              </w:rPr>
            </w:pPr>
          </w:p>
        </w:tc>
      </w:tr>
      <w:tr w:rsidR="00096765" w:rsidRPr="000E62ED" w14:paraId="7F676A99"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600DA4D" w14:textId="29344F9C" w:rsidR="00096765" w:rsidRDefault="00096765" w:rsidP="00096765">
            <w:pPr>
              <w:jc w:val="center"/>
              <w:rPr>
                <w:rFonts w:asciiTheme="minorHAnsi" w:hAnsiTheme="minorHAnsi"/>
                <w:sz w:val="18"/>
                <w:szCs w:val="18"/>
              </w:rPr>
            </w:pPr>
            <w:r>
              <w:rPr>
                <w:rFonts w:asciiTheme="minorHAnsi" w:hAnsiTheme="minorHAnsi"/>
              </w:rPr>
              <w:t>09</w:t>
            </w:r>
          </w:p>
        </w:tc>
        <w:tc>
          <w:tcPr>
            <w:tcW w:w="3019" w:type="pct"/>
            <w:tcBorders>
              <w:top w:val="single" w:sz="4" w:space="0" w:color="auto"/>
              <w:left w:val="single" w:sz="4" w:space="0" w:color="auto"/>
              <w:bottom w:val="single" w:sz="4" w:space="0" w:color="auto"/>
              <w:right w:val="single" w:sz="4" w:space="0" w:color="auto"/>
            </w:tcBorders>
            <w:vAlign w:val="center"/>
          </w:tcPr>
          <w:p w14:paraId="09C38B40" w14:textId="56DED708" w:rsidR="00096765" w:rsidRPr="00D07817" w:rsidRDefault="00096765" w:rsidP="00096765">
            <w:pPr>
              <w:rPr>
                <w:rFonts w:asciiTheme="minorHAnsi" w:hAnsiTheme="minorHAnsi"/>
                <w:szCs w:val="18"/>
              </w:rPr>
            </w:pPr>
            <w:proofErr w:type="gramStart"/>
            <w:r>
              <w:rPr>
                <w:rFonts w:asciiTheme="minorHAnsi" w:hAnsiTheme="minorHAnsi"/>
              </w:rPr>
              <w:t>Is</w:t>
            </w:r>
            <w:proofErr w:type="gramEnd"/>
            <w:r>
              <w:rPr>
                <w:rFonts w:asciiTheme="minorHAnsi" w:hAnsiTheme="minorHAnsi"/>
              </w:rPr>
              <w:t xml:space="preserve"> the system type Small Duct High Velocity (SDHV)?</w:t>
            </w:r>
          </w:p>
        </w:tc>
        <w:tc>
          <w:tcPr>
            <w:tcW w:w="1768" w:type="pct"/>
            <w:tcBorders>
              <w:top w:val="single" w:sz="4" w:space="0" w:color="auto"/>
              <w:left w:val="single" w:sz="4" w:space="0" w:color="auto"/>
              <w:bottom w:val="single" w:sz="4" w:space="0" w:color="auto"/>
              <w:right w:val="single" w:sz="4" w:space="0" w:color="auto"/>
            </w:tcBorders>
            <w:vAlign w:val="center"/>
          </w:tcPr>
          <w:p w14:paraId="2DC1D079" w14:textId="77777777" w:rsidR="00096765" w:rsidRPr="000E62ED" w:rsidRDefault="00096765" w:rsidP="00096765">
            <w:pPr>
              <w:rPr>
                <w:rFonts w:asciiTheme="minorHAnsi" w:hAnsiTheme="minorHAnsi"/>
                <w:sz w:val="18"/>
                <w:szCs w:val="18"/>
              </w:rPr>
            </w:pPr>
          </w:p>
        </w:tc>
      </w:tr>
    </w:tbl>
    <w:p w14:paraId="3C5E47A3" w14:textId="77777777" w:rsidR="00C40EC8" w:rsidRPr="00247AA0" w:rsidRDefault="00C40EC8"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81CE3" w:rsidRPr="000E62ED" w14:paraId="3C5E47A7" w14:textId="77777777" w:rsidTr="004D555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7A6" w14:textId="7DE3E16B" w:rsidR="00581CE3" w:rsidRPr="000E62ED" w:rsidRDefault="00581CE3"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7A8" w14:textId="77777777" w:rsidR="00581CE3" w:rsidRDefault="00581CE3"/>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4"/>
        <w:gridCol w:w="9"/>
        <w:gridCol w:w="2697"/>
        <w:gridCol w:w="3962"/>
        <w:gridCol w:w="3867"/>
      </w:tblGrid>
      <w:tr w:rsidR="00C40EC8" w:rsidRPr="000E62ED" w14:paraId="3C5E47AA" w14:textId="77777777" w:rsidTr="006A2037">
        <w:trPr>
          <w:trHeight w:val="288"/>
        </w:trPr>
        <w:tc>
          <w:tcPr>
            <w:tcW w:w="5000" w:type="pct"/>
            <w:gridSpan w:val="5"/>
            <w:tcBorders>
              <w:top w:val="single" w:sz="4" w:space="0" w:color="auto"/>
              <w:left w:val="single" w:sz="4" w:space="0" w:color="auto"/>
              <w:bottom w:val="single" w:sz="4" w:space="0" w:color="auto"/>
              <w:right w:val="single" w:sz="4" w:space="0" w:color="auto"/>
            </w:tcBorders>
            <w:vAlign w:val="center"/>
          </w:tcPr>
          <w:p w14:paraId="3C5E47A9" w14:textId="77777777" w:rsidR="00C40EC8" w:rsidRPr="000E62ED" w:rsidRDefault="00C40EC8" w:rsidP="00581CE3">
            <w:pPr>
              <w:keepNext/>
              <w:rPr>
                <w:rFonts w:asciiTheme="minorHAnsi" w:hAnsiTheme="minorHAnsi"/>
                <w:b/>
                <w:sz w:val="18"/>
                <w:szCs w:val="18"/>
              </w:rPr>
            </w:pPr>
            <w:r w:rsidRPr="00247AA0">
              <w:rPr>
                <w:rFonts w:asciiTheme="minorHAnsi" w:hAnsiTheme="minorHAnsi"/>
                <w:b/>
                <w:szCs w:val="18"/>
              </w:rPr>
              <w:t>B. Duct Leakage Diagnostic Test</w:t>
            </w:r>
          </w:p>
        </w:tc>
      </w:tr>
      <w:tr w:rsidR="006A2037" w:rsidRPr="000E62ED" w14:paraId="328BA098" w14:textId="0AE1E54B"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7016B787" w14:textId="1A2D1E69" w:rsidR="006A2037" w:rsidRPr="00824011" w:rsidRDefault="006A2037" w:rsidP="006A2037">
            <w:pPr>
              <w:keepNext/>
              <w:rPr>
                <w:rFonts w:asciiTheme="minorHAnsi" w:hAnsiTheme="minorHAnsi"/>
                <w:sz w:val="18"/>
                <w:szCs w:val="18"/>
              </w:rPr>
            </w:pPr>
            <w:r w:rsidRPr="00824011">
              <w:rPr>
                <w:rFonts w:asciiTheme="minorHAnsi" w:hAnsiTheme="minorHAnsi"/>
                <w:sz w:val="18"/>
                <w:szCs w:val="18"/>
              </w:rPr>
              <w:t>01</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374222CD" w14:textId="1DBEAF3A" w:rsidR="006A2037" w:rsidRPr="00824011" w:rsidRDefault="006A2037" w:rsidP="006A2037">
            <w:pPr>
              <w:keepNext/>
              <w:rPr>
                <w:rFonts w:asciiTheme="minorHAnsi" w:hAnsiTheme="minorHAnsi"/>
                <w:b/>
                <w:sz w:val="18"/>
                <w:szCs w:val="18"/>
              </w:rPr>
            </w:pPr>
            <w:r w:rsidRPr="00824011">
              <w:rPr>
                <w:rFonts w:asciiTheme="minorHAnsi" w:hAnsiTheme="minorHAnsi"/>
                <w:sz w:val="18"/>
                <w:szCs w:val="18"/>
              </w:rPr>
              <w:t>Air-Handling Unit Airflow (AHU Airflow) Determination Method</w:t>
            </w:r>
          </w:p>
        </w:tc>
        <w:tc>
          <w:tcPr>
            <w:tcW w:w="1758" w:type="pct"/>
            <w:tcBorders>
              <w:top w:val="single" w:sz="4" w:space="0" w:color="auto"/>
              <w:left w:val="single" w:sz="4" w:space="0" w:color="auto"/>
              <w:bottom w:val="single" w:sz="4" w:space="0" w:color="auto"/>
              <w:right w:val="single" w:sz="4" w:space="0" w:color="auto"/>
            </w:tcBorders>
            <w:vAlign w:val="center"/>
          </w:tcPr>
          <w:p w14:paraId="17261AD5" w14:textId="454305CB" w:rsidR="006A2037" w:rsidRPr="00824011" w:rsidRDefault="006A2037" w:rsidP="006A2037">
            <w:pPr>
              <w:keepNext/>
              <w:rPr>
                <w:rFonts w:asciiTheme="minorHAnsi" w:hAnsiTheme="minorHAnsi"/>
                <w:b/>
                <w:sz w:val="18"/>
                <w:szCs w:val="18"/>
              </w:rPr>
            </w:pPr>
          </w:p>
        </w:tc>
      </w:tr>
      <w:tr w:rsidR="006A2037" w:rsidRPr="000E62ED" w14:paraId="3C5E47AE" w14:textId="77777777"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3C5E47AB" w14:textId="216F84F5"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2</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3C5E47AC" w14:textId="105C9EFA"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Condenser Nominal Cooling Capacity (ton)</w:t>
            </w:r>
          </w:p>
        </w:tc>
        <w:tc>
          <w:tcPr>
            <w:tcW w:w="1758" w:type="pct"/>
            <w:tcBorders>
              <w:top w:val="single" w:sz="4" w:space="0" w:color="auto"/>
              <w:left w:val="single" w:sz="4" w:space="0" w:color="auto"/>
              <w:bottom w:val="single" w:sz="4" w:space="0" w:color="auto"/>
              <w:right w:val="single" w:sz="4" w:space="0" w:color="auto"/>
            </w:tcBorders>
            <w:vAlign w:val="center"/>
          </w:tcPr>
          <w:p w14:paraId="3C5E47AD" w14:textId="77777777" w:rsidR="006A2037" w:rsidRPr="00842DDD" w:rsidRDefault="006A2037" w:rsidP="006A2037">
            <w:pPr>
              <w:keepNext/>
              <w:rPr>
                <w:rFonts w:asciiTheme="minorHAnsi" w:hAnsiTheme="minorHAnsi"/>
                <w:sz w:val="18"/>
                <w:szCs w:val="18"/>
              </w:rPr>
            </w:pPr>
          </w:p>
        </w:tc>
      </w:tr>
      <w:tr w:rsidR="006A2037" w:rsidRPr="000E62ED" w14:paraId="43FE128F" w14:textId="77777777" w:rsidTr="006A2037">
        <w:trPr>
          <w:trHeight w:val="288"/>
        </w:trPr>
        <w:tc>
          <w:tcPr>
            <w:tcW w:w="211" w:type="pct"/>
            <w:tcBorders>
              <w:top w:val="single" w:sz="4" w:space="0" w:color="auto"/>
              <w:left w:val="single" w:sz="4" w:space="0" w:color="auto"/>
              <w:bottom w:val="single" w:sz="4" w:space="0" w:color="auto"/>
              <w:right w:val="single" w:sz="4" w:space="0" w:color="auto"/>
            </w:tcBorders>
            <w:vAlign w:val="center"/>
          </w:tcPr>
          <w:p w14:paraId="6D0180A7" w14:textId="2381745A" w:rsidR="006A2037" w:rsidRPr="00842DDD" w:rsidRDefault="00D67912" w:rsidP="006A2037">
            <w:pPr>
              <w:keepNext/>
              <w:jc w:val="center"/>
              <w:rPr>
                <w:rFonts w:asciiTheme="minorHAnsi" w:hAnsiTheme="minorHAnsi"/>
                <w:sz w:val="18"/>
                <w:szCs w:val="18"/>
              </w:rPr>
            </w:pPr>
            <w:r w:rsidRPr="00842DDD">
              <w:rPr>
                <w:rFonts w:asciiTheme="minorHAnsi" w:hAnsiTheme="minorHAnsi"/>
                <w:sz w:val="18"/>
                <w:szCs w:val="18"/>
              </w:rPr>
              <w:t>03</w:t>
            </w:r>
          </w:p>
        </w:tc>
        <w:tc>
          <w:tcPr>
            <w:tcW w:w="3031" w:type="pct"/>
            <w:gridSpan w:val="3"/>
            <w:tcBorders>
              <w:top w:val="single" w:sz="4" w:space="0" w:color="auto"/>
              <w:left w:val="single" w:sz="4" w:space="0" w:color="auto"/>
              <w:bottom w:val="single" w:sz="4" w:space="0" w:color="auto"/>
              <w:right w:val="single" w:sz="4" w:space="0" w:color="auto"/>
            </w:tcBorders>
            <w:vAlign w:val="center"/>
          </w:tcPr>
          <w:p w14:paraId="6DB16620" w14:textId="3332489B" w:rsidR="006A2037" w:rsidRPr="00842DDD" w:rsidRDefault="006A2037" w:rsidP="006A2037">
            <w:pPr>
              <w:keepNext/>
              <w:rPr>
                <w:rFonts w:asciiTheme="minorHAnsi" w:hAnsiTheme="minorHAnsi"/>
                <w:sz w:val="18"/>
                <w:szCs w:val="18"/>
              </w:rPr>
            </w:pPr>
            <w:r w:rsidRPr="00824011">
              <w:rPr>
                <w:rFonts w:asciiTheme="minorHAnsi" w:hAnsiTheme="minorHAnsi"/>
                <w:sz w:val="18"/>
                <w:szCs w:val="18"/>
              </w:rPr>
              <w:t>Indoor Unit Nominal Cooling Capacity</w:t>
            </w:r>
          </w:p>
        </w:tc>
        <w:tc>
          <w:tcPr>
            <w:tcW w:w="1758" w:type="pct"/>
            <w:tcBorders>
              <w:top w:val="single" w:sz="4" w:space="0" w:color="auto"/>
              <w:left w:val="single" w:sz="4" w:space="0" w:color="auto"/>
              <w:bottom w:val="single" w:sz="4" w:space="0" w:color="auto"/>
              <w:right w:val="single" w:sz="4" w:space="0" w:color="auto"/>
            </w:tcBorders>
            <w:vAlign w:val="center"/>
          </w:tcPr>
          <w:p w14:paraId="49A7C359" w14:textId="77777777" w:rsidR="006A2037" w:rsidRPr="00842DDD" w:rsidRDefault="006A2037" w:rsidP="006A2037">
            <w:pPr>
              <w:keepNext/>
              <w:rPr>
                <w:rFonts w:asciiTheme="minorHAnsi" w:hAnsiTheme="minorHAnsi"/>
                <w:sz w:val="18"/>
                <w:szCs w:val="18"/>
              </w:rPr>
            </w:pPr>
          </w:p>
        </w:tc>
      </w:tr>
      <w:tr w:rsidR="006A2037" w:rsidRPr="000E62ED" w14:paraId="3C5E47B2"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AF" w14:textId="4E4C6A3E"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4</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0" w14:textId="2C789C18"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Heating Capacity (</w:t>
            </w:r>
            <w:proofErr w:type="spellStart"/>
            <w:r w:rsidRPr="00842DDD">
              <w:rPr>
                <w:rFonts w:asciiTheme="minorHAnsi" w:hAnsiTheme="minorHAnsi"/>
                <w:sz w:val="18"/>
                <w:szCs w:val="18"/>
              </w:rPr>
              <w:t>kBtu</w:t>
            </w:r>
            <w:proofErr w:type="spellEnd"/>
            <w:r w:rsidRPr="00842DDD">
              <w:rPr>
                <w:rFonts w:asciiTheme="minorHAnsi" w:hAnsiTheme="minorHAnsi"/>
                <w:sz w:val="18"/>
                <w:szCs w:val="18"/>
              </w:rPr>
              <w:t>/h)</w:t>
            </w:r>
          </w:p>
        </w:tc>
        <w:tc>
          <w:tcPr>
            <w:tcW w:w="1758" w:type="pct"/>
            <w:tcBorders>
              <w:top w:val="single" w:sz="4" w:space="0" w:color="auto"/>
              <w:left w:val="single" w:sz="4" w:space="0" w:color="auto"/>
              <w:bottom w:val="single" w:sz="4" w:space="0" w:color="auto"/>
              <w:right w:val="single" w:sz="4" w:space="0" w:color="auto"/>
            </w:tcBorders>
            <w:vAlign w:val="center"/>
          </w:tcPr>
          <w:p w14:paraId="3C5E47B1" w14:textId="77777777" w:rsidR="006A2037" w:rsidRPr="00842DDD" w:rsidRDefault="006A2037" w:rsidP="006A2037">
            <w:pPr>
              <w:keepNext/>
              <w:rPr>
                <w:rFonts w:asciiTheme="minorHAnsi" w:hAnsiTheme="minorHAnsi"/>
                <w:sz w:val="18"/>
                <w:szCs w:val="18"/>
              </w:rPr>
            </w:pPr>
          </w:p>
        </w:tc>
      </w:tr>
      <w:tr w:rsidR="006A2037" w:rsidRPr="000E62ED" w14:paraId="3C5E47B6"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3" w14:textId="6494B20D"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5</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4" w14:textId="2A090ED3"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Conditioned Floor Area Served by this HVAC System (ft</w:t>
            </w:r>
            <w:r w:rsidRPr="00842DDD">
              <w:rPr>
                <w:rFonts w:asciiTheme="minorHAnsi" w:hAnsiTheme="minorHAnsi"/>
                <w:sz w:val="18"/>
                <w:szCs w:val="18"/>
                <w:vertAlign w:val="superscript"/>
              </w:rPr>
              <w:t>2</w:t>
            </w:r>
            <w:r w:rsidRPr="00842DDD">
              <w:rPr>
                <w:rFonts w:asciiTheme="minorHAnsi" w:hAnsiTheme="minorHAnsi"/>
                <w:sz w:val="18"/>
                <w:szCs w:val="18"/>
              </w:rPr>
              <w:t>)</w:t>
            </w:r>
          </w:p>
        </w:tc>
        <w:tc>
          <w:tcPr>
            <w:tcW w:w="1758" w:type="pct"/>
            <w:tcBorders>
              <w:top w:val="single" w:sz="4" w:space="0" w:color="auto"/>
              <w:left w:val="single" w:sz="4" w:space="0" w:color="auto"/>
              <w:bottom w:val="single" w:sz="4" w:space="0" w:color="auto"/>
              <w:right w:val="single" w:sz="4" w:space="0" w:color="auto"/>
            </w:tcBorders>
            <w:vAlign w:val="center"/>
          </w:tcPr>
          <w:p w14:paraId="3C5E47B5" w14:textId="77777777" w:rsidR="006A2037" w:rsidRPr="00842DDD" w:rsidRDefault="006A2037" w:rsidP="006A2037">
            <w:pPr>
              <w:keepNext/>
              <w:rPr>
                <w:rFonts w:asciiTheme="minorHAnsi" w:hAnsiTheme="minorHAnsi"/>
                <w:sz w:val="18"/>
                <w:szCs w:val="18"/>
              </w:rPr>
            </w:pPr>
          </w:p>
        </w:tc>
      </w:tr>
      <w:tr w:rsidR="006A2037" w:rsidRPr="000E62ED" w14:paraId="74BF0BB0"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17900703" w14:textId="02766564" w:rsidR="006A2037" w:rsidRPr="00842DDD" w:rsidRDefault="00D67912" w:rsidP="006A2037">
            <w:pPr>
              <w:keepNext/>
              <w:jc w:val="center"/>
              <w:rPr>
                <w:rFonts w:asciiTheme="minorHAnsi" w:hAnsiTheme="minorHAnsi"/>
                <w:sz w:val="18"/>
                <w:szCs w:val="18"/>
              </w:rPr>
            </w:pPr>
            <w:r w:rsidRPr="00842DDD">
              <w:rPr>
                <w:rFonts w:asciiTheme="minorHAnsi" w:hAnsiTheme="minorHAnsi"/>
                <w:sz w:val="18"/>
                <w:szCs w:val="18"/>
              </w:rPr>
              <w:t>06</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0B69B504" w14:textId="58DDA623" w:rsidR="006A2037" w:rsidRPr="00842DDD" w:rsidRDefault="006A2037" w:rsidP="006A2037">
            <w:pPr>
              <w:keepNext/>
              <w:rPr>
                <w:rFonts w:asciiTheme="minorHAnsi" w:hAnsiTheme="minorHAnsi"/>
                <w:sz w:val="18"/>
                <w:szCs w:val="18"/>
              </w:rPr>
            </w:pPr>
            <w:r w:rsidRPr="00824011">
              <w:rPr>
                <w:rFonts w:asciiTheme="minorHAnsi" w:hAnsiTheme="minorHAnsi"/>
                <w:sz w:val="18"/>
                <w:szCs w:val="18"/>
              </w:rPr>
              <w:t>Measured AHU Airflow (cfm)</w:t>
            </w:r>
          </w:p>
        </w:tc>
        <w:tc>
          <w:tcPr>
            <w:tcW w:w="1758" w:type="pct"/>
            <w:tcBorders>
              <w:top w:val="single" w:sz="4" w:space="0" w:color="auto"/>
              <w:left w:val="single" w:sz="4" w:space="0" w:color="auto"/>
              <w:bottom w:val="single" w:sz="4" w:space="0" w:color="auto"/>
              <w:right w:val="single" w:sz="4" w:space="0" w:color="auto"/>
            </w:tcBorders>
            <w:vAlign w:val="center"/>
          </w:tcPr>
          <w:p w14:paraId="71521365" w14:textId="77777777" w:rsidR="006A2037" w:rsidRPr="00842DDD" w:rsidRDefault="006A2037" w:rsidP="006A2037">
            <w:pPr>
              <w:keepNext/>
              <w:rPr>
                <w:rFonts w:asciiTheme="minorHAnsi" w:hAnsiTheme="minorHAnsi"/>
                <w:sz w:val="18"/>
                <w:szCs w:val="18"/>
              </w:rPr>
            </w:pPr>
          </w:p>
        </w:tc>
      </w:tr>
      <w:tr w:rsidR="006A2037" w:rsidRPr="000E62ED" w14:paraId="3C5E47BA"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7" w14:textId="377F7B48"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7</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8" w14:textId="388A80C8"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Duct Leakage Test Conditions</w:t>
            </w:r>
          </w:p>
        </w:tc>
        <w:tc>
          <w:tcPr>
            <w:tcW w:w="1758" w:type="pct"/>
            <w:tcBorders>
              <w:top w:val="single" w:sz="4" w:space="0" w:color="auto"/>
              <w:left w:val="single" w:sz="4" w:space="0" w:color="auto"/>
              <w:bottom w:val="single" w:sz="4" w:space="0" w:color="auto"/>
              <w:right w:val="single" w:sz="4" w:space="0" w:color="auto"/>
            </w:tcBorders>
            <w:vAlign w:val="center"/>
          </w:tcPr>
          <w:p w14:paraId="3C5E47B9" w14:textId="77777777" w:rsidR="006A2037" w:rsidRPr="00842DDD" w:rsidRDefault="006A2037" w:rsidP="006A2037">
            <w:pPr>
              <w:keepNext/>
              <w:rPr>
                <w:rFonts w:asciiTheme="minorHAnsi" w:hAnsiTheme="minorHAnsi"/>
                <w:sz w:val="18"/>
                <w:szCs w:val="18"/>
              </w:rPr>
            </w:pPr>
          </w:p>
        </w:tc>
      </w:tr>
      <w:tr w:rsidR="006A2037" w:rsidRPr="000E62ED" w14:paraId="3C5E47BE"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B" w14:textId="30A95BD7" w:rsidR="006A2037" w:rsidRPr="00842DDD" w:rsidRDefault="006A2037" w:rsidP="00D67912">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8</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BC" w14:textId="2C297C77"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Duct Leakage Test Method</w:t>
            </w:r>
          </w:p>
        </w:tc>
        <w:tc>
          <w:tcPr>
            <w:tcW w:w="1758" w:type="pct"/>
            <w:tcBorders>
              <w:top w:val="single" w:sz="4" w:space="0" w:color="auto"/>
              <w:left w:val="single" w:sz="4" w:space="0" w:color="auto"/>
              <w:bottom w:val="single" w:sz="4" w:space="0" w:color="auto"/>
              <w:right w:val="single" w:sz="4" w:space="0" w:color="auto"/>
            </w:tcBorders>
            <w:vAlign w:val="center"/>
          </w:tcPr>
          <w:p w14:paraId="3C5E47BD" w14:textId="77777777" w:rsidR="006A2037" w:rsidRPr="00842DDD" w:rsidRDefault="006A2037" w:rsidP="006A2037">
            <w:pPr>
              <w:keepNext/>
              <w:rPr>
                <w:rFonts w:asciiTheme="minorHAnsi" w:hAnsiTheme="minorHAnsi"/>
                <w:sz w:val="18"/>
                <w:szCs w:val="18"/>
              </w:rPr>
            </w:pPr>
          </w:p>
        </w:tc>
      </w:tr>
      <w:tr w:rsidR="006A2037" w:rsidRPr="000E62ED" w14:paraId="3C5E47C2"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BF" w14:textId="6C35030C" w:rsidR="006A2037" w:rsidRPr="00842DDD" w:rsidRDefault="006A2037" w:rsidP="006A2037">
            <w:pPr>
              <w:keepNext/>
              <w:jc w:val="center"/>
              <w:rPr>
                <w:rFonts w:asciiTheme="minorHAnsi" w:hAnsiTheme="minorHAnsi"/>
                <w:sz w:val="18"/>
                <w:szCs w:val="18"/>
              </w:rPr>
            </w:pPr>
            <w:r w:rsidRPr="00842DDD">
              <w:rPr>
                <w:rFonts w:asciiTheme="minorHAnsi" w:hAnsiTheme="minorHAnsi"/>
                <w:sz w:val="18"/>
                <w:szCs w:val="18"/>
              </w:rPr>
              <w:t>0</w:t>
            </w:r>
            <w:r w:rsidR="00D67912" w:rsidRPr="00842DDD">
              <w:rPr>
                <w:rFonts w:asciiTheme="minorHAnsi" w:hAnsiTheme="minorHAnsi"/>
                <w:sz w:val="18"/>
                <w:szCs w:val="18"/>
              </w:rPr>
              <w:t>9</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C0" w14:textId="777DC1CF"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 xml:space="preserve">Leakage Factor </w:t>
            </w:r>
          </w:p>
        </w:tc>
        <w:tc>
          <w:tcPr>
            <w:tcW w:w="1758" w:type="pct"/>
            <w:tcBorders>
              <w:top w:val="single" w:sz="4" w:space="0" w:color="auto"/>
              <w:left w:val="single" w:sz="4" w:space="0" w:color="auto"/>
              <w:bottom w:val="single" w:sz="4" w:space="0" w:color="auto"/>
              <w:right w:val="single" w:sz="4" w:space="0" w:color="auto"/>
            </w:tcBorders>
            <w:vAlign w:val="center"/>
          </w:tcPr>
          <w:p w14:paraId="3C5E47C1" w14:textId="77777777" w:rsidR="006A2037" w:rsidRPr="00842DDD" w:rsidRDefault="006A2037" w:rsidP="006A2037">
            <w:pPr>
              <w:keepNext/>
              <w:rPr>
                <w:rFonts w:asciiTheme="minorHAnsi" w:hAnsiTheme="minorHAnsi"/>
                <w:sz w:val="18"/>
                <w:szCs w:val="18"/>
              </w:rPr>
            </w:pPr>
          </w:p>
        </w:tc>
      </w:tr>
      <w:tr w:rsidR="006A2037" w:rsidRPr="000E62ED" w14:paraId="3C5E47CE"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CB" w14:textId="48C2C930" w:rsidR="006A2037" w:rsidRPr="00842DDD" w:rsidRDefault="00D67912" w:rsidP="006A2037">
            <w:pPr>
              <w:keepNext/>
              <w:spacing w:line="240" w:lineRule="exact"/>
              <w:ind w:left="-14" w:firstLine="14"/>
              <w:jc w:val="center"/>
              <w:rPr>
                <w:rFonts w:asciiTheme="minorHAnsi" w:hAnsiTheme="minorHAnsi"/>
                <w:sz w:val="18"/>
                <w:szCs w:val="18"/>
              </w:rPr>
            </w:pPr>
            <w:r w:rsidRPr="00842DDD">
              <w:rPr>
                <w:rFonts w:asciiTheme="minorHAnsi" w:hAnsiTheme="minorHAnsi"/>
                <w:sz w:val="18"/>
                <w:szCs w:val="18"/>
              </w:rPr>
              <w:t>10</w:t>
            </w:r>
          </w:p>
        </w:tc>
        <w:tc>
          <w:tcPr>
            <w:tcW w:w="3027" w:type="pct"/>
            <w:gridSpan w:val="2"/>
            <w:tcBorders>
              <w:top w:val="single" w:sz="4" w:space="0" w:color="auto"/>
              <w:left w:val="single" w:sz="4" w:space="0" w:color="auto"/>
              <w:bottom w:val="single" w:sz="4" w:space="0" w:color="auto"/>
              <w:right w:val="single" w:sz="4" w:space="0" w:color="auto"/>
            </w:tcBorders>
            <w:vAlign w:val="center"/>
          </w:tcPr>
          <w:p w14:paraId="3C5E47CC" w14:textId="0CD373A6"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Calculated Target Allowable Duct Leakage Rate (cfm)</w:t>
            </w:r>
          </w:p>
        </w:tc>
        <w:tc>
          <w:tcPr>
            <w:tcW w:w="1758" w:type="pct"/>
            <w:tcBorders>
              <w:top w:val="single" w:sz="4" w:space="0" w:color="auto"/>
              <w:left w:val="single" w:sz="4" w:space="0" w:color="auto"/>
              <w:bottom w:val="single" w:sz="4" w:space="0" w:color="auto"/>
              <w:right w:val="single" w:sz="4" w:space="0" w:color="auto"/>
            </w:tcBorders>
            <w:vAlign w:val="center"/>
          </w:tcPr>
          <w:p w14:paraId="3C5E47CD" w14:textId="77777777" w:rsidR="006A2037" w:rsidRPr="00842DDD" w:rsidRDefault="006A2037" w:rsidP="006A2037">
            <w:pPr>
              <w:keepNext/>
              <w:rPr>
                <w:rFonts w:asciiTheme="minorHAnsi" w:hAnsiTheme="minorHAnsi"/>
                <w:sz w:val="18"/>
                <w:szCs w:val="18"/>
              </w:rPr>
            </w:pPr>
          </w:p>
        </w:tc>
      </w:tr>
      <w:tr w:rsidR="006A2037" w:rsidRPr="000E62ED" w14:paraId="3C5E47D2" w14:textId="77777777" w:rsidTr="006A2037">
        <w:trPr>
          <w:trHeight w:val="288"/>
        </w:trPr>
        <w:tc>
          <w:tcPr>
            <w:tcW w:w="215" w:type="pct"/>
            <w:gridSpan w:val="2"/>
            <w:tcBorders>
              <w:bottom w:val="single" w:sz="4" w:space="0" w:color="auto"/>
            </w:tcBorders>
            <w:vAlign w:val="center"/>
          </w:tcPr>
          <w:p w14:paraId="3C5E47CF" w14:textId="73AD0A94" w:rsidR="006A2037" w:rsidRPr="00842DDD" w:rsidRDefault="006A2037" w:rsidP="00D67912">
            <w:pPr>
              <w:keepNext/>
              <w:spacing w:line="240" w:lineRule="exact"/>
              <w:ind w:left="-14" w:firstLine="14"/>
              <w:jc w:val="center"/>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1</w:t>
            </w:r>
          </w:p>
        </w:tc>
        <w:tc>
          <w:tcPr>
            <w:tcW w:w="3027" w:type="pct"/>
            <w:gridSpan w:val="2"/>
            <w:tcBorders>
              <w:bottom w:val="single" w:sz="4" w:space="0" w:color="auto"/>
            </w:tcBorders>
            <w:shd w:val="clear" w:color="auto" w:fill="auto"/>
            <w:vAlign w:val="center"/>
          </w:tcPr>
          <w:p w14:paraId="3C5E47D0" w14:textId="2708602D" w:rsidR="006A2037" w:rsidRPr="00842DDD" w:rsidRDefault="006A2037" w:rsidP="006A2037">
            <w:pPr>
              <w:keepNext/>
              <w:rPr>
                <w:rFonts w:asciiTheme="minorHAnsi" w:hAnsiTheme="minorHAnsi"/>
                <w:b/>
                <w:sz w:val="18"/>
                <w:szCs w:val="18"/>
              </w:rPr>
            </w:pPr>
            <w:r w:rsidRPr="00842DDD">
              <w:rPr>
                <w:rFonts w:asciiTheme="minorHAnsi" w:hAnsiTheme="minorHAnsi"/>
                <w:sz w:val="18"/>
                <w:szCs w:val="18"/>
              </w:rPr>
              <w:t>Actual Duct Leakage Rate from Leakage Test Measurement (cfm)</w:t>
            </w:r>
          </w:p>
        </w:tc>
        <w:tc>
          <w:tcPr>
            <w:tcW w:w="1758" w:type="pct"/>
            <w:tcBorders>
              <w:bottom w:val="single" w:sz="4" w:space="0" w:color="auto"/>
            </w:tcBorders>
            <w:shd w:val="clear" w:color="auto" w:fill="auto"/>
          </w:tcPr>
          <w:p w14:paraId="3C5E47D1" w14:textId="77777777" w:rsidR="006A2037" w:rsidRPr="00842DDD" w:rsidRDefault="006A2037" w:rsidP="006A2037">
            <w:pPr>
              <w:keepNext/>
              <w:rPr>
                <w:rFonts w:asciiTheme="minorHAnsi" w:hAnsiTheme="minorHAnsi"/>
                <w:b/>
                <w:sz w:val="18"/>
                <w:szCs w:val="18"/>
              </w:rPr>
            </w:pPr>
          </w:p>
        </w:tc>
      </w:tr>
      <w:tr w:rsidR="006A2037" w:rsidRPr="000E62ED" w14:paraId="3C5E47D5" w14:textId="77777777" w:rsidTr="006A2037">
        <w:trPr>
          <w:trHeight w:val="288"/>
        </w:trPr>
        <w:tc>
          <w:tcPr>
            <w:tcW w:w="215" w:type="pct"/>
            <w:gridSpan w:val="2"/>
            <w:tcBorders>
              <w:top w:val="single" w:sz="4" w:space="0" w:color="auto"/>
              <w:left w:val="single" w:sz="4" w:space="0" w:color="auto"/>
              <w:bottom w:val="single" w:sz="4" w:space="0" w:color="auto"/>
              <w:right w:val="single" w:sz="4" w:space="0" w:color="auto"/>
            </w:tcBorders>
            <w:vAlign w:val="center"/>
          </w:tcPr>
          <w:p w14:paraId="3C5E47D3" w14:textId="507BCF4B"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2</w:t>
            </w:r>
          </w:p>
        </w:tc>
        <w:tc>
          <w:tcPr>
            <w:tcW w:w="1226" w:type="pct"/>
            <w:tcBorders>
              <w:top w:val="single" w:sz="4" w:space="0" w:color="auto"/>
              <w:left w:val="single" w:sz="4" w:space="0" w:color="auto"/>
              <w:bottom w:val="single" w:sz="4" w:space="0" w:color="auto"/>
              <w:right w:val="single" w:sz="4" w:space="0" w:color="auto"/>
            </w:tcBorders>
            <w:vAlign w:val="center"/>
          </w:tcPr>
          <w:p w14:paraId="7604F0BC" w14:textId="77777777"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Compliance Statement:</w:t>
            </w:r>
          </w:p>
        </w:tc>
        <w:tc>
          <w:tcPr>
            <w:tcW w:w="3559" w:type="pct"/>
            <w:gridSpan w:val="2"/>
            <w:tcBorders>
              <w:top w:val="single" w:sz="4" w:space="0" w:color="auto"/>
              <w:left w:val="single" w:sz="4" w:space="0" w:color="auto"/>
              <w:bottom w:val="single" w:sz="4" w:space="0" w:color="auto"/>
              <w:right w:val="single" w:sz="4" w:space="0" w:color="auto"/>
            </w:tcBorders>
            <w:vAlign w:val="center"/>
          </w:tcPr>
          <w:p w14:paraId="3C5E47D4" w14:textId="20263D28" w:rsidR="006A2037" w:rsidRPr="00842DDD" w:rsidRDefault="006A2037" w:rsidP="006A2037">
            <w:pPr>
              <w:keepNext/>
              <w:rPr>
                <w:rFonts w:asciiTheme="minorHAnsi" w:hAnsiTheme="minorHAnsi"/>
                <w:sz w:val="18"/>
                <w:szCs w:val="18"/>
              </w:rPr>
            </w:pPr>
          </w:p>
        </w:tc>
      </w:tr>
      <w:tr w:rsidR="006A2037" w:rsidRPr="000E62ED" w14:paraId="3C5E47D8" w14:textId="77777777" w:rsidTr="006A2037">
        <w:trPr>
          <w:trHeight w:val="288"/>
        </w:trPr>
        <w:tc>
          <w:tcPr>
            <w:tcW w:w="215" w:type="pct"/>
            <w:gridSpan w:val="2"/>
            <w:tcBorders>
              <w:top w:val="single" w:sz="4" w:space="0" w:color="auto"/>
              <w:left w:val="single" w:sz="4" w:space="0" w:color="auto"/>
              <w:right w:val="single" w:sz="4" w:space="0" w:color="auto"/>
            </w:tcBorders>
            <w:vAlign w:val="center"/>
          </w:tcPr>
          <w:p w14:paraId="3C5E47D6" w14:textId="38CC5015"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1</w:t>
            </w:r>
            <w:r w:rsidR="00D67912" w:rsidRPr="00842DDD">
              <w:rPr>
                <w:rFonts w:asciiTheme="minorHAnsi" w:hAnsiTheme="minorHAnsi"/>
                <w:sz w:val="18"/>
                <w:szCs w:val="18"/>
              </w:rPr>
              <w:t>3</w:t>
            </w:r>
          </w:p>
        </w:tc>
        <w:tc>
          <w:tcPr>
            <w:tcW w:w="4785" w:type="pct"/>
            <w:gridSpan w:val="3"/>
            <w:tcBorders>
              <w:top w:val="single" w:sz="4" w:space="0" w:color="auto"/>
              <w:left w:val="single" w:sz="4" w:space="0" w:color="auto"/>
              <w:right w:val="single" w:sz="4" w:space="0" w:color="auto"/>
            </w:tcBorders>
            <w:vAlign w:val="center"/>
          </w:tcPr>
          <w:p w14:paraId="3C5E47D7" w14:textId="703BCDE5" w:rsidR="006A2037" w:rsidRPr="00842DDD" w:rsidRDefault="006A2037" w:rsidP="006A2037">
            <w:pPr>
              <w:keepNext/>
              <w:rPr>
                <w:rFonts w:asciiTheme="minorHAnsi" w:hAnsiTheme="minorHAnsi"/>
                <w:sz w:val="18"/>
                <w:szCs w:val="18"/>
              </w:rPr>
            </w:pPr>
            <w:r w:rsidRPr="00842DDD">
              <w:rPr>
                <w:rFonts w:asciiTheme="minorHAnsi" w:hAnsiTheme="minorHAnsi"/>
                <w:sz w:val="18"/>
                <w:szCs w:val="18"/>
              </w:rPr>
              <w:t>Notes:</w:t>
            </w:r>
          </w:p>
        </w:tc>
      </w:tr>
    </w:tbl>
    <w:p w14:paraId="3C5E47D9" w14:textId="77777777" w:rsidR="00D51984" w:rsidRDefault="00D51984" w:rsidP="00C05873">
      <w:pPr>
        <w:rPr>
          <w:rFonts w:asciiTheme="minorHAnsi" w:hAnsiTheme="minorHAnsi"/>
          <w:sz w:val="18"/>
          <w:szCs w:val="18"/>
        </w:rPr>
      </w:pPr>
    </w:p>
    <w:p w14:paraId="74F14B4B" w14:textId="77777777" w:rsidR="00280C76" w:rsidRDefault="00280C76">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786"/>
        <w:gridCol w:w="7772"/>
      </w:tblGrid>
      <w:tr w:rsidR="009153CC" w:rsidRPr="000E62ED" w14:paraId="3C5E47DB" w14:textId="77777777" w:rsidTr="005A487E">
        <w:trPr>
          <w:trHeight w:val="288"/>
        </w:trPr>
        <w:tc>
          <w:tcPr>
            <w:tcW w:w="5000" w:type="pct"/>
            <w:gridSpan w:val="3"/>
            <w:vAlign w:val="center"/>
          </w:tcPr>
          <w:p w14:paraId="3C5E47DA" w14:textId="267BC2EA" w:rsidR="009153CC" w:rsidRPr="000E62ED" w:rsidRDefault="009153CC" w:rsidP="00087336">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lastRenderedPageBreak/>
              <w:t xml:space="preserve">C. </w:t>
            </w:r>
            <w:r w:rsidR="00087336" w:rsidRPr="00247AA0">
              <w:rPr>
                <w:rFonts w:asciiTheme="minorHAnsi" w:hAnsiTheme="minorHAnsi"/>
                <w:b/>
                <w:sz w:val="20"/>
                <w:szCs w:val="18"/>
              </w:rPr>
              <w:t>Additional Requirements for Compliance</w:t>
            </w:r>
          </w:p>
        </w:tc>
      </w:tr>
      <w:tr w:rsidR="009153CC" w:rsidRPr="000E62ED" w14:paraId="3C5E47DE" w14:textId="77777777" w:rsidTr="005A487E">
        <w:trPr>
          <w:trHeight w:val="288"/>
        </w:trPr>
        <w:tc>
          <w:tcPr>
            <w:tcW w:w="214" w:type="pct"/>
            <w:vAlign w:val="center"/>
          </w:tcPr>
          <w:p w14:paraId="3C5E47D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01</w:t>
            </w:r>
          </w:p>
        </w:tc>
        <w:tc>
          <w:tcPr>
            <w:tcW w:w="4786" w:type="pct"/>
            <w:gridSpan w:val="2"/>
            <w:vAlign w:val="center"/>
          </w:tcPr>
          <w:p w14:paraId="3C5E47DD"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9153CC" w:rsidRPr="000E62ED" w14:paraId="3C5E47E1" w14:textId="77777777" w:rsidTr="005A487E">
        <w:trPr>
          <w:trHeight w:val="288"/>
        </w:trPr>
        <w:tc>
          <w:tcPr>
            <w:tcW w:w="214" w:type="pct"/>
            <w:vAlign w:val="center"/>
          </w:tcPr>
          <w:p w14:paraId="3C5E47DF"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02</w:t>
            </w:r>
          </w:p>
        </w:tc>
        <w:tc>
          <w:tcPr>
            <w:tcW w:w="4786" w:type="pct"/>
            <w:gridSpan w:val="2"/>
            <w:vAlign w:val="center"/>
          </w:tcPr>
          <w:p w14:paraId="3C5E47E0" w14:textId="4093B9F0" w:rsidR="009153CC" w:rsidRPr="000E62ED" w:rsidRDefault="00800127" w:rsidP="005A487E">
            <w:pPr>
              <w:rPr>
                <w:rFonts w:asciiTheme="minorHAnsi" w:hAnsiTheme="minorHAnsi"/>
                <w:sz w:val="18"/>
                <w:szCs w:val="18"/>
              </w:rPr>
            </w:pPr>
            <w:r w:rsidRPr="00590861">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w:t>
            </w:r>
            <w:r w:rsidRPr="005F79D7">
              <w:rPr>
                <w:rFonts w:asciiTheme="minorHAnsi" w:hAnsiTheme="minorHAnsi"/>
                <w:sz w:val="18"/>
              </w:rPr>
              <w:t>ing Systems, that utilize dampers that open only when OA is required and automatically close when OA is not required, may configure the OA damper to the closed position during duct leakage testing.</w:t>
            </w:r>
          </w:p>
        </w:tc>
      </w:tr>
      <w:tr w:rsidR="009153CC" w:rsidRPr="000E62ED" w14:paraId="3C5E47E4" w14:textId="77777777" w:rsidTr="005A487E">
        <w:trPr>
          <w:trHeight w:val="288"/>
        </w:trPr>
        <w:tc>
          <w:tcPr>
            <w:tcW w:w="214" w:type="pct"/>
            <w:vAlign w:val="center"/>
          </w:tcPr>
          <w:p w14:paraId="3C5E47E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03</w:t>
            </w:r>
          </w:p>
        </w:tc>
        <w:tc>
          <w:tcPr>
            <w:tcW w:w="4786" w:type="pct"/>
            <w:gridSpan w:val="2"/>
            <w:vAlign w:val="center"/>
          </w:tcPr>
          <w:p w14:paraId="3C5E47E3" w14:textId="77777777" w:rsidR="009153CC" w:rsidRPr="000E62ED" w:rsidRDefault="009153CC" w:rsidP="005A487E">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9153CC" w:rsidRPr="000E62ED" w14:paraId="3C5E47E7" w14:textId="77777777" w:rsidTr="005A487E">
        <w:trPr>
          <w:trHeight w:val="288"/>
        </w:trPr>
        <w:tc>
          <w:tcPr>
            <w:tcW w:w="214" w:type="pct"/>
            <w:vAlign w:val="center"/>
          </w:tcPr>
          <w:p w14:paraId="3C5E47E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04</w:t>
            </w:r>
          </w:p>
        </w:tc>
        <w:tc>
          <w:tcPr>
            <w:tcW w:w="4786" w:type="pct"/>
            <w:gridSpan w:val="2"/>
            <w:vAlign w:val="center"/>
          </w:tcPr>
          <w:p w14:paraId="3C5E47E6"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9153CC" w:rsidRPr="000E62ED" w14:paraId="3C5E47EA" w14:textId="77777777" w:rsidTr="005A487E">
        <w:trPr>
          <w:trHeight w:val="288"/>
        </w:trPr>
        <w:tc>
          <w:tcPr>
            <w:tcW w:w="214" w:type="pct"/>
            <w:vAlign w:val="center"/>
          </w:tcPr>
          <w:p w14:paraId="3C5E47E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05</w:t>
            </w:r>
          </w:p>
        </w:tc>
        <w:tc>
          <w:tcPr>
            <w:tcW w:w="4786" w:type="pct"/>
            <w:gridSpan w:val="2"/>
            <w:vAlign w:val="center"/>
          </w:tcPr>
          <w:p w14:paraId="3C5E47E9"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9153CC" w:rsidRPr="000E62ED" w14:paraId="3C5E47ED" w14:textId="77777777" w:rsidTr="005A487E">
        <w:trPr>
          <w:trHeight w:val="288"/>
        </w:trPr>
        <w:tc>
          <w:tcPr>
            <w:tcW w:w="214" w:type="pct"/>
            <w:vAlign w:val="center"/>
          </w:tcPr>
          <w:p w14:paraId="3C5E47EB"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06</w:t>
            </w:r>
          </w:p>
        </w:tc>
        <w:tc>
          <w:tcPr>
            <w:tcW w:w="4786" w:type="pct"/>
            <w:gridSpan w:val="2"/>
            <w:vAlign w:val="center"/>
          </w:tcPr>
          <w:p w14:paraId="3C5E47E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9153CC" w:rsidRPr="000E62ED" w14:paraId="3C5E47F0" w14:textId="77777777" w:rsidTr="005A487E">
        <w:trPr>
          <w:trHeight w:val="288"/>
        </w:trPr>
        <w:tc>
          <w:tcPr>
            <w:tcW w:w="5000" w:type="pct"/>
            <w:gridSpan w:val="3"/>
            <w:vAlign w:val="center"/>
          </w:tcPr>
          <w:p w14:paraId="3C5E47EE" w14:textId="77777777" w:rsidR="009153CC" w:rsidRPr="000E62ED" w:rsidRDefault="009153CC" w:rsidP="005A487E">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7EF" w14:textId="77777777" w:rsidR="009153CC" w:rsidRPr="000E62ED" w:rsidRDefault="009153CC" w:rsidP="005A487E">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9153CC" w:rsidRPr="000E62ED" w14:paraId="3C5E47F3" w14:textId="77777777" w:rsidTr="005A487E">
        <w:trPr>
          <w:trHeight w:val="288"/>
        </w:trPr>
        <w:tc>
          <w:tcPr>
            <w:tcW w:w="214" w:type="pct"/>
            <w:vAlign w:val="center"/>
          </w:tcPr>
          <w:p w14:paraId="3C5E47F1"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07</w:t>
            </w:r>
          </w:p>
        </w:tc>
        <w:tc>
          <w:tcPr>
            <w:tcW w:w="4786" w:type="pct"/>
            <w:gridSpan w:val="2"/>
            <w:vAlign w:val="center"/>
          </w:tcPr>
          <w:p w14:paraId="3C5E47F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9153CC" w:rsidRPr="000E62ED" w14:paraId="3C5E47F6" w14:textId="77777777" w:rsidTr="005A487E">
        <w:trPr>
          <w:trHeight w:val="288"/>
        </w:trPr>
        <w:tc>
          <w:tcPr>
            <w:tcW w:w="214" w:type="pct"/>
            <w:vAlign w:val="center"/>
          </w:tcPr>
          <w:p w14:paraId="3C5E47F4"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08</w:t>
            </w:r>
          </w:p>
        </w:tc>
        <w:tc>
          <w:tcPr>
            <w:tcW w:w="4786" w:type="pct"/>
            <w:gridSpan w:val="2"/>
            <w:vAlign w:val="center"/>
          </w:tcPr>
          <w:p w14:paraId="3C5E47F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9153CC" w:rsidRPr="000E62ED" w14:paraId="3C5E47F9" w14:textId="77777777" w:rsidTr="005A487E">
        <w:trPr>
          <w:trHeight w:val="288"/>
        </w:trPr>
        <w:tc>
          <w:tcPr>
            <w:tcW w:w="214" w:type="pct"/>
            <w:vAlign w:val="center"/>
          </w:tcPr>
          <w:p w14:paraId="3C5E47F7"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09</w:t>
            </w:r>
          </w:p>
        </w:tc>
        <w:tc>
          <w:tcPr>
            <w:tcW w:w="4786" w:type="pct"/>
            <w:gridSpan w:val="2"/>
            <w:vAlign w:val="center"/>
          </w:tcPr>
          <w:p w14:paraId="3C5E47F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9153CC" w:rsidRPr="000E62ED" w14:paraId="3C5E47FD" w14:textId="77777777" w:rsidTr="00D14EA7">
        <w:trPr>
          <w:trHeight w:val="288"/>
        </w:trPr>
        <w:tc>
          <w:tcPr>
            <w:tcW w:w="214" w:type="pct"/>
            <w:vAlign w:val="center"/>
          </w:tcPr>
          <w:p w14:paraId="3C5E47FA" w14:textId="77777777" w:rsidR="009153CC" w:rsidRPr="000E62ED" w:rsidRDefault="009153CC" w:rsidP="005A487E">
            <w:pPr>
              <w:rPr>
                <w:rFonts w:asciiTheme="minorHAnsi" w:hAnsiTheme="minorHAnsi"/>
                <w:sz w:val="18"/>
                <w:szCs w:val="18"/>
              </w:rPr>
            </w:pPr>
            <w:r>
              <w:rPr>
                <w:rFonts w:asciiTheme="minorHAnsi" w:hAnsiTheme="minorHAnsi"/>
                <w:sz w:val="18"/>
                <w:szCs w:val="18"/>
              </w:rPr>
              <w:t>10</w:t>
            </w:r>
          </w:p>
        </w:tc>
        <w:tc>
          <w:tcPr>
            <w:tcW w:w="1263" w:type="pct"/>
            <w:vAlign w:val="center"/>
          </w:tcPr>
          <w:p w14:paraId="3C5E47FB" w14:textId="77777777" w:rsidR="009153CC" w:rsidRPr="000E62ED" w:rsidRDefault="009153CC" w:rsidP="005A487E">
            <w:pPr>
              <w:rPr>
                <w:rFonts w:asciiTheme="minorHAnsi" w:hAnsiTheme="minorHAnsi"/>
                <w:sz w:val="18"/>
                <w:szCs w:val="18"/>
              </w:rPr>
            </w:pPr>
            <w:r w:rsidRPr="00041961">
              <w:rPr>
                <w:rFonts w:ascii="Calibri" w:hAnsi="Calibri"/>
                <w:sz w:val="18"/>
              </w:rPr>
              <w:t>Verification Status:</w:t>
            </w:r>
          </w:p>
        </w:tc>
        <w:tc>
          <w:tcPr>
            <w:tcW w:w="3523" w:type="pct"/>
            <w:vAlign w:val="center"/>
          </w:tcPr>
          <w:p w14:paraId="747E70D4"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31BB5D18"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3C5E47FC" w14:textId="7BEF20BB" w:rsidR="009153CC" w:rsidRPr="00280C76" w:rsidRDefault="00280C76" w:rsidP="00280C76">
            <w:pPr>
              <w:pStyle w:val="ListParagraph"/>
              <w:numPr>
                <w:ilvl w:val="0"/>
                <w:numId w:val="40"/>
              </w:numPr>
              <w:rPr>
                <w:rFonts w:asciiTheme="minorHAnsi" w:hAnsiTheme="minorHAnsi"/>
                <w:sz w:val="18"/>
                <w:szCs w:val="18"/>
              </w:rPr>
            </w:pPr>
            <w:r w:rsidRPr="00280C76">
              <w:rPr>
                <w:rFonts w:ascii="Calibri" w:hAnsi="Calibri"/>
                <w:sz w:val="18"/>
                <w:szCs w:val="18"/>
                <w:u w:val="single"/>
              </w:rPr>
              <w:t>All N/A</w:t>
            </w:r>
            <w:r w:rsidRPr="00280C76">
              <w:rPr>
                <w:rFonts w:ascii="Calibri" w:hAnsi="Calibri"/>
                <w:sz w:val="18"/>
                <w:szCs w:val="18"/>
              </w:rPr>
              <w:t xml:space="preserve"> - This entire table is not applicable</w:t>
            </w:r>
          </w:p>
        </w:tc>
      </w:tr>
      <w:tr w:rsidR="00280C76" w:rsidRPr="000E62ED" w14:paraId="3C5E4801" w14:textId="77777777" w:rsidTr="00280C76">
        <w:trPr>
          <w:trHeight w:val="288"/>
        </w:trPr>
        <w:tc>
          <w:tcPr>
            <w:tcW w:w="214" w:type="pct"/>
            <w:vAlign w:val="center"/>
          </w:tcPr>
          <w:p w14:paraId="3C5E47FE" w14:textId="77777777" w:rsidR="00280C76" w:rsidRPr="000E62ED" w:rsidRDefault="00280C76" w:rsidP="005A487E">
            <w:pPr>
              <w:rPr>
                <w:rFonts w:asciiTheme="minorHAnsi" w:hAnsiTheme="minorHAnsi"/>
                <w:sz w:val="18"/>
                <w:szCs w:val="18"/>
              </w:rPr>
            </w:pPr>
            <w:r>
              <w:rPr>
                <w:rFonts w:asciiTheme="minorHAnsi" w:hAnsiTheme="minorHAnsi"/>
                <w:sz w:val="18"/>
                <w:szCs w:val="18"/>
              </w:rPr>
              <w:t>11</w:t>
            </w:r>
          </w:p>
        </w:tc>
        <w:tc>
          <w:tcPr>
            <w:tcW w:w="4786" w:type="pct"/>
            <w:gridSpan w:val="2"/>
            <w:vAlign w:val="center"/>
          </w:tcPr>
          <w:p w14:paraId="3C5E4800" w14:textId="1C8B9693" w:rsidR="00280C76" w:rsidRPr="000E62ED" w:rsidRDefault="00280C76" w:rsidP="005A487E">
            <w:pPr>
              <w:rPr>
                <w:rFonts w:asciiTheme="minorHAnsi" w:hAnsiTheme="minorHAnsi"/>
                <w:sz w:val="18"/>
                <w:szCs w:val="18"/>
              </w:rPr>
            </w:pPr>
            <w:r w:rsidRPr="00041961">
              <w:rPr>
                <w:rFonts w:ascii="Calibri" w:hAnsi="Calibri"/>
                <w:sz w:val="18"/>
              </w:rPr>
              <w:t>Correction Notes:</w:t>
            </w:r>
          </w:p>
        </w:tc>
      </w:tr>
      <w:tr w:rsidR="009153CC" w:rsidRPr="000E62ED" w14:paraId="3C5E4803" w14:textId="77777777" w:rsidTr="005A487E">
        <w:trPr>
          <w:trHeight w:val="288"/>
        </w:trPr>
        <w:tc>
          <w:tcPr>
            <w:tcW w:w="5000" w:type="pct"/>
            <w:gridSpan w:val="3"/>
            <w:vAlign w:val="center"/>
          </w:tcPr>
          <w:p w14:paraId="3C5E4802" w14:textId="77777777" w:rsidR="009153CC" w:rsidRPr="000E62ED" w:rsidRDefault="009153CC" w:rsidP="005A487E">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67E2769A" w14:textId="77777777" w:rsidR="00280C76" w:rsidRDefault="00280C76"/>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1"/>
      </w:tblGrid>
      <w:tr w:rsidR="00581CE3" w:rsidRPr="0061067E" w14:paraId="3C5E4807" w14:textId="77777777" w:rsidTr="00280C76">
        <w:trPr>
          <w:cantSplit/>
          <w:trHeight w:val="432"/>
        </w:trPr>
        <w:tc>
          <w:tcPr>
            <w:tcW w:w="5000" w:type="pct"/>
            <w:gridSpan w:val="2"/>
            <w:vAlign w:val="center"/>
          </w:tcPr>
          <w:p w14:paraId="3C5E4805" w14:textId="1117D3EB" w:rsidR="00581CE3" w:rsidRPr="00247AA0" w:rsidRDefault="00581CE3" w:rsidP="00247AA0">
            <w:pPr>
              <w:keepNext/>
              <w:rPr>
                <w:rFonts w:asciiTheme="minorHAnsi" w:hAnsiTheme="minorHAnsi"/>
                <w:b/>
                <w:szCs w:val="18"/>
              </w:rPr>
            </w:pPr>
            <w:r w:rsidRPr="00247AA0">
              <w:rPr>
                <w:rFonts w:asciiTheme="minorHAnsi" w:hAnsiTheme="minorHAnsi"/>
                <w:b/>
                <w:szCs w:val="18"/>
              </w:rPr>
              <w:t>D. Determination of HERS Verification Compliance</w:t>
            </w:r>
          </w:p>
          <w:p w14:paraId="3C5E4806" w14:textId="77777777" w:rsidR="00581CE3" w:rsidRPr="0061067E" w:rsidRDefault="00581CE3"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w:t>
            </w:r>
            <w:proofErr w:type="gramStart"/>
            <w:r w:rsidRPr="0061067E">
              <w:rPr>
                <w:rFonts w:asciiTheme="minorHAnsi" w:hAnsiTheme="minorHAnsi"/>
                <w:sz w:val="18"/>
                <w:szCs w:val="18"/>
              </w:rPr>
              <w:t>in order for</w:t>
            </w:r>
            <w:proofErr w:type="gramEnd"/>
            <w:r w:rsidRPr="0061067E">
              <w:rPr>
                <w:rFonts w:asciiTheme="minorHAnsi" w:hAnsiTheme="minorHAnsi"/>
                <w:sz w:val="18"/>
                <w:szCs w:val="18"/>
              </w:rPr>
              <w:t xml:space="preserve"> this Certificate of Verification as a whole to be determined to be in compliance. </w:t>
            </w:r>
          </w:p>
        </w:tc>
      </w:tr>
      <w:tr w:rsidR="00581CE3" w:rsidRPr="0061067E" w14:paraId="3C5E480A" w14:textId="77777777" w:rsidTr="00280C76">
        <w:trPr>
          <w:cantSplit/>
          <w:trHeight w:val="323"/>
        </w:trPr>
        <w:tc>
          <w:tcPr>
            <w:tcW w:w="253" w:type="pct"/>
            <w:vAlign w:val="center"/>
          </w:tcPr>
          <w:p w14:paraId="3C5E4808" w14:textId="77777777" w:rsidR="00581CE3" w:rsidRPr="0061067E" w:rsidDel="00C76C40" w:rsidRDefault="00581CE3" w:rsidP="00247AA0">
            <w:pPr>
              <w:keepNext/>
              <w:jc w:val="center"/>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809" w14:textId="77777777" w:rsidR="00581CE3" w:rsidRPr="0061067E" w:rsidRDefault="00581CE3" w:rsidP="00581CE3">
            <w:pPr>
              <w:keepNext/>
              <w:spacing w:after="60"/>
              <w:rPr>
                <w:rFonts w:asciiTheme="minorHAnsi" w:hAnsiTheme="minorHAnsi"/>
                <w:sz w:val="18"/>
                <w:szCs w:val="18"/>
              </w:rPr>
            </w:pPr>
          </w:p>
        </w:tc>
      </w:tr>
    </w:tbl>
    <w:p w14:paraId="3C5E480B" w14:textId="77777777" w:rsidR="009153CC" w:rsidRPr="000E62ED" w:rsidRDefault="009153CC" w:rsidP="00C05873">
      <w:pPr>
        <w:rPr>
          <w:rFonts w:asciiTheme="minorHAnsi" w:hAnsiTheme="minorHAnsi"/>
          <w:sz w:val="18"/>
          <w:szCs w:val="18"/>
        </w:rPr>
      </w:pPr>
    </w:p>
    <w:p w14:paraId="3C5E480C" w14:textId="77777777" w:rsidR="008D393A" w:rsidRPr="000E62ED" w:rsidRDefault="008D393A" w:rsidP="00C05873">
      <w:pPr>
        <w:rPr>
          <w:rFonts w:asciiTheme="minorHAnsi" w:hAnsiTheme="minorHAnsi"/>
          <w:sz w:val="18"/>
          <w:szCs w:val="18"/>
        </w:rPr>
      </w:pPr>
    </w:p>
    <w:p w14:paraId="3C5E480D" w14:textId="77777777" w:rsidR="008D393A" w:rsidRPr="000E62ED" w:rsidRDefault="008D393A" w:rsidP="00C05873">
      <w:pPr>
        <w:rPr>
          <w:rFonts w:asciiTheme="minorHAnsi" w:hAnsiTheme="minorHAnsi"/>
          <w:sz w:val="18"/>
          <w:szCs w:val="18"/>
        </w:rPr>
      </w:pPr>
      <w:r w:rsidRPr="000E62ED">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D63647" w:rsidRPr="000E62ED" w14:paraId="3C5E4810" w14:textId="77777777" w:rsidTr="008242BC">
        <w:trPr>
          <w:trHeight w:val="288"/>
        </w:trPr>
        <w:tc>
          <w:tcPr>
            <w:tcW w:w="10950" w:type="dxa"/>
            <w:gridSpan w:val="4"/>
            <w:vAlign w:val="center"/>
          </w:tcPr>
          <w:p w14:paraId="3C5E480F"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0E62ED">
              <w:rPr>
                <w:rFonts w:asciiTheme="minorHAnsi" w:hAnsiTheme="minorHAnsi" w:cs="Arial"/>
                <w:b/>
                <w:caps/>
                <w:sz w:val="18"/>
                <w:szCs w:val="18"/>
              </w:rPr>
              <w:lastRenderedPageBreak/>
              <w:t>Documentation Author's Declaration Statement</w:t>
            </w:r>
          </w:p>
        </w:tc>
      </w:tr>
      <w:tr w:rsidR="00D63647" w:rsidRPr="000E62ED" w14:paraId="3C5E4812" w14:textId="77777777" w:rsidTr="00247AA0">
        <w:trPr>
          <w:trHeight w:val="233"/>
        </w:trPr>
        <w:tc>
          <w:tcPr>
            <w:tcW w:w="10950" w:type="dxa"/>
            <w:gridSpan w:val="4"/>
            <w:vAlign w:val="center"/>
          </w:tcPr>
          <w:p w14:paraId="3C5E4811" w14:textId="77777777" w:rsidR="00D63647" w:rsidRPr="000E62ED" w:rsidRDefault="00D63647" w:rsidP="00247AA0">
            <w:pPr>
              <w:numPr>
                <w:ilvl w:val="0"/>
                <w:numId w:val="24"/>
              </w:numPr>
              <w:ind w:left="271" w:hanging="270"/>
              <w:rPr>
                <w:rFonts w:asciiTheme="minorHAnsi" w:hAnsiTheme="minorHAnsi"/>
                <w:sz w:val="18"/>
                <w:szCs w:val="18"/>
              </w:rPr>
            </w:pPr>
            <w:r w:rsidRPr="000E62ED">
              <w:rPr>
                <w:rFonts w:asciiTheme="minorHAnsi" w:hAnsiTheme="minorHAnsi"/>
                <w:sz w:val="18"/>
                <w:szCs w:val="18"/>
              </w:rPr>
              <w:t>I certify that this Certificate of Verification documentation is accurate and complete.</w:t>
            </w:r>
          </w:p>
        </w:tc>
      </w:tr>
      <w:tr w:rsidR="00D63647" w:rsidRPr="000E62ED" w14:paraId="3C5E4815" w14:textId="77777777" w:rsidTr="008242BC">
        <w:trPr>
          <w:trHeight w:val="360"/>
        </w:trPr>
        <w:tc>
          <w:tcPr>
            <w:tcW w:w="5434" w:type="dxa"/>
          </w:tcPr>
          <w:p w14:paraId="3C5E4813"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Documentation Author Name:</w:t>
            </w:r>
          </w:p>
        </w:tc>
        <w:tc>
          <w:tcPr>
            <w:tcW w:w="5516" w:type="dxa"/>
            <w:gridSpan w:val="3"/>
          </w:tcPr>
          <w:p w14:paraId="3C5E4814"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Documentation Author Signature:</w:t>
            </w:r>
          </w:p>
        </w:tc>
      </w:tr>
      <w:tr w:rsidR="00D63647" w:rsidRPr="000E62ED" w14:paraId="3C5E4818" w14:textId="77777777" w:rsidTr="008242BC">
        <w:trPr>
          <w:trHeight w:val="360"/>
        </w:trPr>
        <w:tc>
          <w:tcPr>
            <w:tcW w:w="5434" w:type="dxa"/>
          </w:tcPr>
          <w:p w14:paraId="3C5E4816"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Company:</w:t>
            </w:r>
          </w:p>
        </w:tc>
        <w:tc>
          <w:tcPr>
            <w:tcW w:w="5516" w:type="dxa"/>
            <w:gridSpan w:val="3"/>
          </w:tcPr>
          <w:p w14:paraId="3C5E4817"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Date Signed:</w:t>
            </w:r>
          </w:p>
        </w:tc>
      </w:tr>
      <w:tr w:rsidR="00D63647" w:rsidRPr="000E62ED" w14:paraId="3C5E481B" w14:textId="77777777" w:rsidTr="008242BC">
        <w:trPr>
          <w:trHeight w:val="360"/>
        </w:trPr>
        <w:tc>
          <w:tcPr>
            <w:tcW w:w="5434" w:type="dxa"/>
          </w:tcPr>
          <w:p w14:paraId="3C5E4819"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Address:</w:t>
            </w:r>
          </w:p>
        </w:tc>
        <w:tc>
          <w:tcPr>
            <w:tcW w:w="5516" w:type="dxa"/>
            <w:gridSpan w:val="3"/>
          </w:tcPr>
          <w:p w14:paraId="3C5E481A"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CEA/HERS Certification Information (if applicable):</w:t>
            </w:r>
          </w:p>
        </w:tc>
      </w:tr>
      <w:tr w:rsidR="00D63647" w:rsidRPr="000E62ED" w14:paraId="3C5E481E" w14:textId="77777777" w:rsidTr="008242BC">
        <w:trPr>
          <w:trHeight w:val="360"/>
        </w:trPr>
        <w:tc>
          <w:tcPr>
            <w:tcW w:w="5434" w:type="dxa"/>
          </w:tcPr>
          <w:p w14:paraId="3C5E481C"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City/State/Zip:</w:t>
            </w:r>
          </w:p>
        </w:tc>
        <w:tc>
          <w:tcPr>
            <w:tcW w:w="5516" w:type="dxa"/>
            <w:gridSpan w:val="3"/>
          </w:tcPr>
          <w:p w14:paraId="3C5E481D"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Phone:</w:t>
            </w:r>
          </w:p>
        </w:tc>
      </w:tr>
      <w:tr w:rsidR="00D63647" w:rsidRPr="000E62ED" w14:paraId="3C5E4820" w14:textId="77777777" w:rsidTr="008242BC">
        <w:tblPrEx>
          <w:tblCellMar>
            <w:left w:w="115" w:type="dxa"/>
            <w:right w:w="115" w:type="dxa"/>
          </w:tblCellMar>
        </w:tblPrEx>
        <w:trPr>
          <w:trHeight w:val="296"/>
        </w:trPr>
        <w:tc>
          <w:tcPr>
            <w:tcW w:w="10950" w:type="dxa"/>
            <w:gridSpan w:val="4"/>
            <w:vAlign w:val="center"/>
          </w:tcPr>
          <w:p w14:paraId="3C5E481F"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E62ED">
              <w:rPr>
                <w:rFonts w:asciiTheme="minorHAnsi" w:hAnsiTheme="minorHAnsi" w:cs="Arial"/>
                <w:b/>
                <w:caps/>
                <w:sz w:val="18"/>
                <w:szCs w:val="18"/>
              </w:rPr>
              <w:t xml:space="preserve">Responsible Person's Declaration statement </w:t>
            </w:r>
          </w:p>
        </w:tc>
      </w:tr>
      <w:tr w:rsidR="00D63647" w:rsidRPr="000E62ED" w14:paraId="3C5E4827" w14:textId="77777777" w:rsidTr="008242BC">
        <w:tblPrEx>
          <w:tblCellMar>
            <w:left w:w="115" w:type="dxa"/>
            <w:right w:w="115" w:type="dxa"/>
          </w:tblCellMar>
        </w:tblPrEx>
        <w:trPr>
          <w:trHeight w:val="504"/>
        </w:trPr>
        <w:tc>
          <w:tcPr>
            <w:tcW w:w="10950" w:type="dxa"/>
            <w:gridSpan w:val="4"/>
            <w:shd w:val="clear" w:color="auto" w:fill="auto"/>
          </w:tcPr>
          <w:p w14:paraId="3C5E4821" w14:textId="77777777" w:rsidR="00D63647" w:rsidRPr="000E62ED" w:rsidRDefault="00D63647" w:rsidP="00247AA0">
            <w:pPr>
              <w:pStyle w:val="p2"/>
              <w:keepNext/>
              <w:tabs>
                <w:tab w:val="clear" w:pos="357"/>
              </w:tabs>
              <w:spacing w:line="240" w:lineRule="auto"/>
              <w:ind w:left="0" w:right="90" w:firstLine="0"/>
              <w:rPr>
                <w:rFonts w:asciiTheme="minorHAnsi" w:hAnsiTheme="minorHAnsi"/>
                <w:sz w:val="18"/>
                <w:szCs w:val="18"/>
              </w:rPr>
            </w:pPr>
            <w:r w:rsidRPr="000E62ED">
              <w:rPr>
                <w:rFonts w:asciiTheme="minorHAnsi" w:hAnsiTheme="minorHAnsi"/>
                <w:sz w:val="18"/>
                <w:szCs w:val="18"/>
              </w:rPr>
              <w:t xml:space="preserve">I certify the following under penalty of perjury, under the laws of the State of California: </w:t>
            </w:r>
          </w:p>
          <w:p w14:paraId="3C5E4822"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The information provided on this Certificate of Verification is true and correct.</w:t>
            </w:r>
          </w:p>
          <w:p w14:paraId="3C5E4823"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I am the certified HERS Rater who performed the verification identified and reported on this Certificate of Verification (responsible rater).</w:t>
            </w:r>
          </w:p>
          <w:p w14:paraId="3C5E4824"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C5E4825" w14:textId="49FE2AF4"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 xml:space="preserve"> The information reported on applicable sections of the Certificate(s) of Installation (</w:t>
            </w:r>
            <w:del w:id="6" w:author="Alhabibi, Haider@Energy" w:date="2022-02-11T17:40:00Z">
              <w:r w:rsidRPr="000E62ED" w:rsidDel="008F5F94">
                <w:rPr>
                  <w:rFonts w:asciiTheme="minorHAnsi" w:hAnsiTheme="minorHAnsi"/>
                  <w:sz w:val="18"/>
                  <w:szCs w:val="18"/>
                </w:rPr>
                <w:delText>CF2R</w:delText>
              </w:r>
            </w:del>
            <w:ins w:id="7" w:author="Alhabibi, Haider@Energy" w:date="2022-02-11T17:40:00Z">
              <w:r w:rsidR="008F5F94">
                <w:rPr>
                  <w:rFonts w:asciiTheme="minorHAnsi" w:hAnsiTheme="minorHAnsi"/>
                  <w:sz w:val="18"/>
                  <w:szCs w:val="18"/>
                </w:rPr>
                <w:t>LMCI</w:t>
              </w:r>
            </w:ins>
            <w:r w:rsidRPr="000E62ED">
              <w:rPr>
                <w:rFonts w:asciiTheme="minorHAnsi" w:hAnsiTheme="minorHAnsi"/>
                <w:sz w:val="18"/>
                <w:szCs w:val="18"/>
              </w:rPr>
              <w:t>) signed and submitted by the person(s) responsible for the construction or installation conforms to the requirements specified on the Certificate(s) of Compliance (</w:t>
            </w:r>
            <w:del w:id="8" w:author="Alhabibi, Haider@Energy" w:date="2022-02-22T13:27:00Z">
              <w:r w:rsidRPr="000E62ED" w:rsidDel="00B62994">
                <w:rPr>
                  <w:rFonts w:asciiTheme="minorHAnsi" w:hAnsiTheme="minorHAnsi"/>
                  <w:sz w:val="18"/>
                  <w:szCs w:val="18"/>
                </w:rPr>
                <w:delText>CF1R</w:delText>
              </w:r>
            </w:del>
            <w:ins w:id="9" w:author="Alhabibi, Haider@Energy" w:date="2022-02-22T13:27:00Z">
              <w:r w:rsidR="00B62994">
                <w:rPr>
                  <w:rFonts w:asciiTheme="minorHAnsi" w:hAnsiTheme="minorHAnsi"/>
                  <w:sz w:val="18"/>
                  <w:szCs w:val="18"/>
                </w:rPr>
                <w:t>LMCC</w:t>
              </w:r>
            </w:ins>
            <w:r w:rsidRPr="000E62ED">
              <w:rPr>
                <w:rFonts w:asciiTheme="minorHAnsi" w:hAnsiTheme="minorHAnsi"/>
                <w:sz w:val="18"/>
                <w:szCs w:val="18"/>
              </w:rPr>
              <w:t>) approved by the enforcement agency.</w:t>
            </w:r>
          </w:p>
          <w:p w14:paraId="3C5E4826"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 xml:space="preserve">I will ensure that a registered copy of this Certificate of Verification shall be </w:t>
            </w:r>
            <w:proofErr w:type="gramStart"/>
            <w:r w:rsidRPr="000E62ED">
              <w:rPr>
                <w:rFonts w:asciiTheme="minorHAnsi" w:hAnsiTheme="minorHAnsi"/>
                <w:sz w:val="18"/>
                <w:szCs w:val="18"/>
              </w:rPr>
              <w:t>posted, or</w:t>
            </w:r>
            <w:proofErr w:type="gramEnd"/>
            <w:r w:rsidRPr="000E62E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D63647" w:rsidRPr="000E62ED" w14:paraId="3C5E4829" w14:textId="77777777" w:rsidTr="008242BC">
        <w:tblPrEx>
          <w:tblCellMar>
            <w:left w:w="115" w:type="dxa"/>
            <w:right w:w="115" w:type="dxa"/>
          </w:tblCellMar>
        </w:tblPrEx>
        <w:trPr>
          <w:trHeight w:val="278"/>
        </w:trPr>
        <w:tc>
          <w:tcPr>
            <w:tcW w:w="10950" w:type="dxa"/>
            <w:gridSpan w:val="4"/>
            <w:vAlign w:val="center"/>
          </w:tcPr>
          <w:p w14:paraId="3C5E4828"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E62ED">
              <w:rPr>
                <w:rFonts w:asciiTheme="minorHAnsi" w:hAnsiTheme="minorHAnsi" w:cs="Arial"/>
                <w:b/>
                <w:caps/>
                <w:sz w:val="18"/>
                <w:szCs w:val="18"/>
              </w:rPr>
              <w:t>BUILDER OR INSTALLER INFORMATION AS SHOWN ON THE CERTIFICATE OF INSTALLATION</w:t>
            </w:r>
          </w:p>
        </w:tc>
      </w:tr>
      <w:tr w:rsidR="00D63647" w:rsidRPr="000E62ED" w14:paraId="3C5E482B" w14:textId="77777777" w:rsidTr="00247AA0">
        <w:tblPrEx>
          <w:tblCellMar>
            <w:left w:w="115" w:type="dxa"/>
            <w:right w:w="115" w:type="dxa"/>
          </w:tblCellMar>
        </w:tblPrEx>
        <w:trPr>
          <w:trHeight w:hRule="exact" w:val="360"/>
        </w:trPr>
        <w:tc>
          <w:tcPr>
            <w:tcW w:w="10950" w:type="dxa"/>
            <w:gridSpan w:val="4"/>
          </w:tcPr>
          <w:p w14:paraId="3C5E482A" w14:textId="77777777" w:rsidR="00D63647" w:rsidRPr="00247AA0" w:rsidRDefault="00D63647" w:rsidP="0008733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Company Name (Installing Subcontractor, General Contractor, or Builder/Owner):</w:t>
            </w:r>
          </w:p>
        </w:tc>
      </w:tr>
      <w:tr w:rsidR="00D63647" w:rsidRPr="000E62ED" w14:paraId="3C5E482E" w14:textId="77777777" w:rsidTr="00247AA0">
        <w:tblPrEx>
          <w:tblCellMar>
            <w:left w:w="115" w:type="dxa"/>
            <w:right w:w="115" w:type="dxa"/>
          </w:tblCellMar>
        </w:tblPrEx>
        <w:trPr>
          <w:trHeight w:hRule="exact" w:val="360"/>
        </w:trPr>
        <w:tc>
          <w:tcPr>
            <w:tcW w:w="5475" w:type="dxa"/>
            <w:gridSpan w:val="2"/>
          </w:tcPr>
          <w:p w14:paraId="3C5E482C" w14:textId="77777777" w:rsidR="00D63647" w:rsidRPr="00247AA0" w:rsidRDefault="00D63647" w:rsidP="0008733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Responsible Builder or Installer Name:</w:t>
            </w:r>
          </w:p>
        </w:tc>
        <w:tc>
          <w:tcPr>
            <w:tcW w:w="5475" w:type="dxa"/>
            <w:gridSpan w:val="2"/>
          </w:tcPr>
          <w:p w14:paraId="3C5E482D" w14:textId="77777777" w:rsidR="00D63647" w:rsidRPr="00247AA0" w:rsidRDefault="00D63647" w:rsidP="00247AA0">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CSLB License:</w:t>
            </w:r>
          </w:p>
        </w:tc>
      </w:tr>
      <w:tr w:rsidR="00D63647" w:rsidRPr="000E62ED" w14:paraId="3C5E4830" w14:textId="77777777" w:rsidTr="008242BC">
        <w:tblPrEx>
          <w:tblCellMar>
            <w:left w:w="108" w:type="dxa"/>
            <w:right w:w="108" w:type="dxa"/>
          </w:tblCellMar>
        </w:tblPrEx>
        <w:trPr>
          <w:trHeight w:hRule="exact" w:val="288"/>
        </w:trPr>
        <w:tc>
          <w:tcPr>
            <w:tcW w:w="10950" w:type="dxa"/>
            <w:gridSpan w:val="4"/>
            <w:vAlign w:val="center"/>
          </w:tcPr>
          <w:p w14:paraId="3C5E482F" w14:textId="77777777" w:rsidR="00D63647" w:rsidRPr="000E62ED"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0E62ED">
              <w:rPr>
                <w:rFonts w:asciiTheme="minorHAnsi" w:hAnsiTheme="minorHAnsi" w:cs="Arial"/>
                <w:b/>
                <w:caps/>
                <w:sz w:val="18"/>
                <w:szCs w:val="18"/>
              </w:rPr>
              <w:t>HERS</w:t>
            </w:r>
            <w:proofErr w:type="gramEnd"/>
            <w:r w:rsidRPr="000E62ED">
              <w:rPr>
                <w:rFonts w:asciiTheme="minorHAnsi" w:hAnsiTheme="minorHAnsi" w:cs="Arial"/>
                <w:b/>
                <w:caps/>
                <w:sz w:val="18"/>
                <w:szCs w:val="18"/>
              </w:rPr>
              <w:t xml:space="preserve"> PROVIDER DATA REGISTRY INFORMATION</w:t>
            </w:r>
          </w:p>
        </w:tc>
      </w:tr>
      <w:tr w:rsidR="00D63647" w:rsidRPr="000E62ED" w14:paraId="3C5E4833" w14:textId="77777777" w:rsidTr="008242BC">
        <w:tblPrEx>
          <w:tblCellMar>
            <w:left w:w="108" w:type="dxa"/>
            <w:right w:w="108" w:type="dxa"/>
          </w:tblCellMar>
        </w:tblPrEx>
        <w:trPr>
          <w:trHeight w:hRule="exact" w:val="360"/>
        </w:trPr>
        <w:tc>
          <w:tcPr>
            <w:tcW w:w="5482" w:type="dxa"/>
            <w:gridSpan w:val="3"/>
          </w:tcPr>
          <w:p w14:paraId="3C5E4831" w14:textId="77777777" w:rsidR="00D63647" w:rsidRPr="00247AA0"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Sample Group Number (if applicable):</w:t>
            </w:r>
          </w:p>
        </w:tc>
        <w:tc>
          <w:tcPr>
            <w:tcW w:w="5468" w:type="dxa"/>
          </w:tcPr>
          <w:p w14:paraId="3C5E4832" w14:textId="7C0A9B89" w:rsidR="00D63647" w:rsidRPr="00247AA0"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Dwelling Test Status in Sample Group (if applicable)</w:t>
            </w:r>
            <w:r w:rsidR="00087336">
              <w:rPr>
                <w:rFonts w:asciiTheme="minorHAnsi" w:hAnsiTheme="minorHAnsi"/>
                <w:sz w:val="14"/>
                <w:szCs w:val="18"/>
              </w:rPr>
              <w:t>:</w:t>
            </w:r>
          </w:p>
        </w:tc>
      </w:tr>
      <w:tr w:rsidR="00D63647" w:rsidRPr="000E62ED" w14:paraId="3C5E4835" w14:textId="77777777" w:rsidTr="008242BC">
        <w:tblPrEx>
          <w:tblCellMar>
            <w:left w:w="108" w:type="dxa"/>
            <w:right w:w="108" w:type="dxa"/>
          </w:tblCellMar>
        </w:tblPrEx>
        <w:trPr>
          <w:trHeight w:val="288"/>
        </w:trPr>
        <w:tc>
          <w:tcPr>
            <w:tcW w:w="10950" w:type="dxa"/>
            <w:gridSpan w:val="4"/>
            <w:vAlign w:val="center"/>
          </w:tcPr>
          <w:p w14:paraId="3C5E4834" w14:textId="77777777" w:rsidR="00D63647" w:rsidRPr="000E62ED"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0E62ED">
              <w:rPr>
                <w:rFonts w:asciiTheme="minorHAnsi" w:hAnsiTheme="minorHAnsi" w:cs="Arial"/>
                <w:b/>
                <w:caps/>
                <w:sz w:val="18"/>
                <w:szCs w:val="18"/>
              </w:rPr>
              <w:t>HERS</w:t>
            </w:r>
            <w:proofErr w:type="gramEnd"/>
            <w:r w:rsidRPr="000E62ED">
              <w:rPr>
                <w:rFonts w:asciiTheme="minorHAnsi" w:hAnsiTheme="minorHAnsi" w:cs="Arial"/>
                <w:b/>
                <w:caps/>
                <w:sz w:val="18"/>
                <w:szCs w:val="18"/>
              </w:rPr>
              <w:t xml:space="preserve"> RATER INFORMATION</w:t>
            </w:r>
          </w:p>
        </w:tc>
      </w:tr>
      <w:tr w:rsidR="00D63647" w:rsidRPr="000E62ED" w14:paraId="3C5E4837" w14:textId="77777777" w:rsidTr="008242BC">
        <w:tblPrEx>
          <w:tblCellMar>
            <w:left w:w="108" w:type="dxa"/>
            <w:right w:w="108" w:type="dxa"/>
          </w:tblCellMar>
        </w:tblPrEx>
        <w:trPr>
          <w:trHeight w:hRule="exact" w:val="360"/>
        </w:trPr>
        <w:tc>
          <w:tcPr>
            <w:tcW w:w="10950" w:type="dxa"/>
            <w:gridSpan w:val="4"/>
          </w:tcPr>
          <w:p w14:paraId="3C5E4836" w14:textId="77777777" w:rsidR="00D63647" w:rsidRPr="00247AA0"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HERS Rater Company Name:</w:t>
            </w:r>
          </w:p>
        </w:tc>
      </w:tr>
      <w:tr w:rsidR="00D63647" w:rsidRPr="000E62ED" w14:paraId="3C5E483A" w14:textId="77777777" w:rsidTr="008242B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5E4838"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C5E4839"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Signature:</w:t>
            </w:r>
          </w:p>
        </w:tc>
      </w:tr>
      <w:tr w:rsidR="00D63647" w:rsidRPr="000E62ED" w14:paraId="3C5E483D" w14:textId="77777777" w:rsidTr="008242B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5E483B" w14:textId="0CBE4FDD"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Certification Number w/ this HERS Provider</w:t>
            </w:r>
            <w:r w:rsidR="00087336" w:rsidRPr="00247AA0">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3C5E483C"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Date Signed:</w:t>
            </w:r>
          </w:p>
        </w:tc>
      </w:tr>
    </w:tbl>
    <w:p w14:paraId="3C5E483E" w14:textId="77777777" w:rsidR="008D393A" w:rsidRPr="000E62ED" w:rsidRDefault="008D393A" w:rsidP="00C05873">
      <w:pPr>
        <w:rPr>
          <w:rFonts w:asciiTheme="minorHAnsi" w:hAnsiTheme="minorHAnsi"/>
          <w:sz w:val="18"/>
          <w:szCs w:val="18"/>
        </w:rPr>
      </w:pPr>
    </w:p>
    <w:p w14:paraId="3C5E483F" w14:textId="77777777" w:rsidR="008D393A" w:rsidRPr="000E62ED" w:rsidRDefault="008D393A" w:rsidP="00C05873">
      <w:pPr>
        <w:rPr>
          <w:rFonts w:asciiTheme="minorHAnsi" w:hAnsiTheme="minorHAnsi"/>
          <w:sz w:val="18"/>
          <w:szCs w:val="18"/>
        </w:rPr>
      </w:pPr>
    </w:p>
    <w:p w14:paraId="3C5E4840" w14:textId="77777777" w:rsidR="008D393A" w:rsidRPr="000E62ED" w:rsidRDefault="008D393A" w:rsidP="00C05873">
      <w:pPr>
        <w:rPr>
          <w:rFonts w:asciiTheme="minorHAnsi" w:hAnsiTheme="minorHAnsi"/>
          <w:sz w:val="18"/>
          <w:szCs w:val="18"/>
        </w:rPr>
      </w:pPr>
    </w:p>
    <w:p w14:paraId="3C5E4841" w14:textId="77777777" w:rsidR="008D393A" w:rsidRPr="000E62ED" w:rsidRDefault="008D393A" w:rsidP="00C05873">
      <w:pPr>
        <w:rPr>
          <w:rFonts w:asciiTheme="minorHAnsi" w:hAnsiTheme="minorHAnsi"/>
          <w:sz w:val="18"/>
          <w:szCs w:val="18"/>
        </w:rPr>
      </w:pPr>
    </w:p>
    <w:p w14:paraId="3C5E4842" w14:textId="77777777" w:rsidR="00844CD2" w:rsidRPr="000E62ED" w:rsidRDefault="00844CD2" w:rsidP="00C05873">
      <w:pPr>
        <w:rPr>
          <w:rFonts w:asciiTheme="minorHAnsi" w:hAnsiTheme="minorHAnsi"/>
          <w:sz w:val="18"/>
          <w:szCs w:val="18"/>
        </w:rPr>
      </w:pPr>
    </w:p>
    <w:p w14:paraId="3C5E4843" w14:textId="77777777" w:rsidR="00844CD2" w:rsidRPr="000E62ED" w:rsidRDefault="00844CD2" w:rsidP="00C05873">
      <w:pPr>
        <w:ind w:hanging="677"/>
        <w:rPr>
          <w:rFonts w:asciiTheme="minorHAnsi" w:hAnsiTheme="minorHAnsi"/>
          <w:sz w:val="18"/>
          <w:szCs w:val="18"/>
        </w:rPr>
      </w:pPr>
    </w:p>
    <w:p w14:paraId="3C5E4844" w14:textId="77777777" w:rsidR="006A3095" w:rsidRPr="000E62ED" w:rsidRDefault="006A3095" w:rsidP="00C05873">
      <w:pPr>
        <w:rPr>
          <w:rFonts w:asciiTheme="minorHAnsi" w:hAnsiTheme="minorHAnsi"/>
          <w:sz w:val="18"/>
          <w:szCs w:val="18"/>
        </w:rPr>
      </w:pPr>
    </w:p>
    <w:p w14:paraId="3C5E4845" w14:textId="77777777" w:rsidR="008D393A" w:rsidRPr="000E62ED" w:rsidRDefault="008D393A" w:rsidP="00C05873">
      <w:pPr>
        <w:rPr>
          <w:rFonts w:asciiTheme="minorHAnsi" w:hAnsiTheme="minorHAnsi"/>
          <w:sz w:val="18"/>
          <w:szCs w:val="18"/>
        </w:rPr>
      </w:pPr>
    </w:p>
    <w:p w14:paraId="3C5E4846" w14:textId="77777777" w:rsidR="008D393A" w:rsidRPr="000E62ED" w:rsidRDefault="008D393A" w:rsidP="00C05873">
      <w:pPr>
        <w:rPr>
          <w:rFonts w:asciiTheme="minorHAnsi" w:hAnsiTheme="minorHAnsi"/>
          <w:sz w:val="18"/>
          <w:szCs w:val="18"/>
        </w:rPr>
      </w:pPr>
    </w:p>
    <w:p w14:paraId="3C5E4847" w14:textId="77777777" w:rsidR="00E46253" w:rsidRPr="00B13B94" w:rsidRDefault="00E46253" w:rsidP="00C05873">
      <w:pPr>
        <w:rPr>
          <w:rFonts w:asciiTheme="minorHAnsi" w:hAnsiTheme="minorHAnsi"/>
          <w:b/>
          <w:sz w:val="18"/>
        </w:rPr>
        <w:sectPr w:rsidR="00E46253" w:rsidRPr="00B13B94" w:rsidSect="00901D51">
          <w:headerReference w:type="even" r:id="rId12"/>
          <w:headerReference w:type="default" r:id="rId13"/>
          <w:footerReference w:type="default" r:id="rId14"/>
          <w:headerReference w:type="first" r:id="rId15"/>
          <w:pgSz w:w="12240" w:h="15840" w:code="1"/>
          <w:pgMar w:top="720" w:right="720" w:bottom="720" w:left="720" w:header="432" w:footer="432" w:gutter="0"/>
          <w:pgNumType w:start="1"/>
          <w:cols w:space="720"/>
          <w:docGrid w:linePitch="272"/>
        </w:sectPr>
      </w:pPr>
    </w:p>
    <w:p w14:paraId="3C5E4849" w14:textId="48BC48C8" w:rsidR="008933EC" w:rsidRPr="00247AA0" w:rsidRDefault="008933EC" w:rsidP="00247AA0">
      <w:pPr>
        <w:jc w:val="center"/>
        <w:rPr>
          <w:rFonts w:asciiTheme="minorHAnsi" w:hAnsiTheme="minorHAnsi"/>
          <w:b/>
          <w:sz w:val="18"/>
          <w:szCs w:val="18"/>
        </w:rPr>
      </w:pPr>
      <w:r w:rsidRPr="00247AA0">
        <w:rPr>
          <w:rFonts w:asciiTheme="minorHAnsi" w:hAnsiTheme="minorHAnsi"/>
          <w:b/>
          <w:szCs w:val="18"/>
        </w:rPr>
        <w:lastRenderedPageBreak/>
        <w:t>CF3R-MCH-20a</w:t>
      </w:r>
      <w:r w:rsidR="00087336">
        <w:rPr>
          <w:rFonts w:asciiTheme="minorHAnsi" w:hAnsiTheme="minorHAnsi"/>
          <w:b/>
          <w:szCs w:val="18"/>
        </w:rPr>
        <w:t>-H User Instructions</w:t>
      </w:r>
    </w:p>
    <w:p w14:paraId="3C5E484A" w14:textId="77777777" w:rsidR="008933EC" w:rsidRDefault="008933EC" w:rsidP="00C05873">
      <w:pPr>
        <w:rPr>
          <w:rFonts w:asciiTheme="minorHAnsi" w:hAnsiTheme="minorHAnsi"/>
          <w:b/>
          <w:sz w:val="18"/>
          <w:szCs w:val="18"/>
        </w:rPr>
      </w:pPr>
    </w:p>
    <w:p w14:paraId="3C5E484B"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A. System Information</w:t>
      </w:r>
    </w:p>
    <w:p w14:paraId="3C5E484C" w14:textId="2870D637" w:rsidR="008933EC" w:rsidRPr="00F0066C" w:rsidRDefault="008933EC" w:rsidP="008933EC">
      <w:pPr>
        <w:pStyle w:val="ListParagraph"/>
        <w:numPr>
          <w:ilvl w:val="0"/>
          <w:numId w:val="37"/>
        </w:numPr>
        <w:ind w:left="360" w:hanging="360"/>
        <w:rPr>
          <w:rFonts w:ascii="Calibri" w:hAnsi="Calibri"/>
          <w:sz w:val="18"/>
          <w:szCs w:val="18"/>
        </w:rPr>
      </w:pPr>
      <w:r w:rsidRPr="009D315F">
        <w:rPr>
          <w:rFonts w:asciiTheme="minorHAnsi" w:hAnsiTheme="minorHAnsi"/>
          <w:i/>
          <w:sz w:val="18"/>
        </w:rPr>
        <w:t>HVAC System Identification or Name</w:t>
      </w:r>
      <w:r w:rsidRPr="009D315F">
        <w:rPr>
          <w:rFonts w:asciiTheme="minorHAnsi" w:hAnsiTheme="minorHAnsi"/>
          <w:sz w:val="18"/>
        </w:rPr>
        <w:t xml:space="preserve">: </w:t>
      </w:r>
      <w:r w:rsidRPr="009D315F">
        <w:rPr>
          <w:rFonts w:ascii="Calibri" w:hAnsi="Calibri"/>
          <w:sz w:val="18"/>
          <w:szCs w:val="18"/>
        </w:rPr>
        <w:t xml:space="preserve">This field is filled out automatically. It is referenced from the </w:t>
      </w:r>
      <w:del w:id="21" w:author="Alhabibi, Haider@Energy" w:date="2022-02-11T17:40:00Z">
        <w:r w:rsidRPr="009D315F" w:rsidDel="00F0441F">
          <w:rPr>
            <w:rFonts w:ascii="Calibri" w:hAnsi="Calibri"/>
            <w:sz w:val="18"/>
            <w:szCs w:val="18"/>
          </w:rPr>
          <w:delText>CF2R</w:delText>
        </w:r>
      </w:del>
      <w:ins w:id="22" w:author="Alhabibi, Haider@Energy" w:date="2022-02-11T17:40:00Z">
        <w:r w:rsidR="00F0441F">
          <w:rPr>
            <w:rFonts w:ascii="Calibri" w:hAnsi="Calibri"/>
            <w:sz w:val="18"/>
            <w:szCs w:val="18"/>
          </w:rPr>
          <w:t>LMCI</w:t>
        </w:r>
      </w:ins>
      <w:r w:rsidRPr="009D315F">
        <w:rPr>
          <w:rFonts w:ascii="Calibri" w:hAnsi="Calibri"/>
          <w:sz w:val="18"/>
          <w:szCs w:val="18"/>
        </w:rPr>
        <w:t>-MCH-20.</w:t>
      </w:r>
    </w:p>
    <w:p w14:paraId="3C5E484D" w14:textId="2F334973" w:rsidR="008933EC" w:rsidRPr="00824011"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HVAC System Location or Area Served</w:t>
      </w:r>
      <w:r w:rsidRPr="009D315F">
        <w:rPr>
          <w:rFonts w:asciiTheme="minorHAnsi" w:hAnsiTheme="minorHAnsi"/>
          <w:sz w:val="18"/>
        </w:rPr>
        <w:t xml:space="preserve">: </w:t>
      </w:r>
      <w:r w:rsidRPr="009D315F">
        <w:rPr>
          <w:rFonts w:ascii="Calibri" w:hAnsi="Calibri"/>
          <w:sz w:val="18"/>
          <w:szCs w:val="18"/>
        </w:rPr>
        <w:t xml:space="preserve">This field is filled out automatically. It is referenced from the </w:t>
      </w:r>
      <w:del w:id="23" w:author="Alhabibi, Haider@Energy" w:date="2022-02-11T17:40:00Z">
        <w:r w:rsidRPr="009D315F" w:rsidDel="00F0441F">
          <w:rPr>
            <w:rFonts w:ascii="Calibri" w:hAnsi="Calibri"/>
            <w:sz w:val="18"/>
            <w:szCs w:val="18"/>
          </w:rPr>
          <w:delText>CF2R</w:delText>
        </w:r>
      </w:del>
      <w:ins w:id="24" w:author="Alhabibi, Haider@Energy" w:date="2022-02-11T17:40:00Z">
        <w:r w:rsidR="00F0441F">
          <w:rPr>
            <w:rFonts w:ascii="Calibri" w:hAnsi="Calibri"/>
            <w:sz w:val="18"/>
            <w:szCs w:val="18"/>
          </w:rPr>
          <w:t>LMCI</w:t>
        </w:r>
      </w:ins>
      <w:r w:rsidRPr="009D315F">
        <w:rPr>
          <w:rFonts w:ascii="Calibri" w:hAnsi="Calibri"/>
          <w:sz w:val="18"/>
          <w:szCs w:val="18"/>
        </w:rPr>
        <w:t>-MCH-20.</w:t>
      </w:r>
    </w:p>
    <w:p w14:paraId="3AFBE5B1" w14:textId="09DBC30D" w:rsidR="008C5300" w:rsidRPr="00824011" w:rsidRDefault="008C5300" w:rsidP="008C5300">
      <w:pPr>
        <w:numPr>
          <w:ilvl w:val="0"/>
          <w:numId w:val="8"/>
        </w:numPr>
        <w:spacing w:line="276" w:lineRule="auto"/>
        <w:ind w:left="360"/>
        <w:rPr>
          <w:rFonts w:asciiTheme="minorHAnsi" w:hAnsiTheme="minorHAnsi"/>
          <w:sz w:val="18"/>
          <w:szCs w:val="18"/>
        </w:rPr>
      </w:pPr>
      <w:r w:rsidRPr="00824011">
        <w:rPr>
          <w:rFonts w:asciiTheme="minorHAnsi" w:hAnsiTheme="minorHAnsi"/>
          <w:i/>
          <w:sz w:val="18"/>
          <w:szCs w:val="18"/>
        </w:rPr>
        <w:t xml:space="preserve">Indoor Unit Name: </w:t>
      </w:r>
      <w:r w:rsidRPr="00824011">
        <w:rPr>
          <w:rFonts w:ascii="Calibri" w:hAnsi="Calibri"/>
          <w:sz w:val="18"/>
          <w:szCs w:val="18"/>
        </w:rPr>
        <w:t>This field is filled out automatically. It i</w:t>
      </w:r>
      <w:r w:rsidR="001A3B4D" w:rsidRPr="001A3B4D">
        <w:rPr>
          <w:rFonts w:ascii="Calibri" w:hAnsi="Calibri"/>
          <w:sz w:val="18"/>
          <w:szCs w:val="18"/>
        </w:rPr>
        <w:t xml:space="preserve">s referenced from the </w:t>
      </w:r>
      <w:del w:id="25" w:author="Alhabibi, Haider@Energy" w:date="2022-02-11T17:40:00Z">
        <w:r w:rsidR="001A3B4D" w:rsidRPr="001A3B4D" w:rsidDel="00F0441F">
          <w:rPr>
            <w:rFonts w:ascii="Calibri" w:hAnsi="Calibri"/>
            <w:sz w:val="18"/>
            <w:szCs w:val="18"/>
          </w:rPr>
          <w:delText>CF2R</w:delText>
        </w:r>
      </w:del>
      <w:ins w:id="26" w:author="Alhabibi, Haider@Energy" w:date="2022-02-11T17:40:00Z">
        <w:r w:rsidR="00F0441F">
          <w:rPr>
            <w:rFonts w:ascii="Calibri" w:hAnsi="Calibri"/>
            <w:sz w:val="18"/>
            <w:szCs w:val="18"/>
          </w:rPr>
          <w:t>LMCI</w:t>
        </w:r>
      </w:ins>
      <w:r w:rsidR="001A3B4D" w:rsidRPr="001A3B4D">
        <w:rPr>
          <w:rFonts w:ascii="Calibri" w:hAnsi="Calibri"/>
          <w:sz w:val="18"/>
          <w:szCs w:val="18"/>
        </w:rPr>
        <w:t>-MCH-</w:t>
      </w:r>
      <w:r w:rsidR="001A3B4D">
        <w:rPr>
          <w:rFonts w:ascii="Calibri" w:hAnsi="Calibri"/>
          <w:sz w:val="18"/>
          <w:szCs w:val="18"/>
        </w:rPr>
        <w:t>20</w:t>
      </w:r>
      <w:r w:rsidRPr="00824011">
        <w:rPr>
          <w:rFonts w:ascii="Calibri" w:hAnsi="Calibri"/>
          <w:sz w:val="18"/>
          <w:szCs w:val="18"/>
        </w:rPr>
        <w:t>, which must be completed prior to this document.</w:t>
      </w:r>
    </w:p>
    <w:p w14:paraId="3C5E484E" w14:textId="5711AA10"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Building Type</w:t>
      </w:r>
      <w:r w:rsidRPr="009D315F">
        <w:rPr>
          <w:rFonts w:asciiTheme="minorHAnsi" w:hAnsiTheme="minorHAnsi"/>
          <w:sz w:val="18"/>
        </w:rPr>
        <w:t xml:space="preserve">: </w:t>
      </w:r>
      <w:r w:rsidRPr="009D315F">
        <w:rPr>
          <w:rFonts w:ascii="Calibri" w:hAnsi="Calibri"/>
          <w:sz w:val="18"/>
          <w:szCs w:val="18"/>
        </w:rPr>
        <w:t xml:space="preserve">This field is filled out automatically. It is referenced from the </w:t>
      </w:r>
      <w:del w:id="27" w:author="Alhabibi, Haider@Energy" w:date="2022-02-11T17:40:00Z">
        <w:r w:rsidRPr="009D315F" w:rsidDel="00F0441F">
          <w:rPr>
            <w:rFonts w:ascii="Calibri" w:hAnsi="Calibri"/>
            <w:sz w:val="18"/>
            <w:szCs w:val="18"/>
          </w:rPr>
          <w:delText>CF2R</w:delText>
        </w:r>
      </w:del>
      <w:ins w:id="28" w:author="Alhabibi, Haider@Energy" w:date="2022-02-11T17:40:00Z">
        <w:r w:rsidR="00F0441F">
          <w:rPr>
            <w:rFonts w:ascii="Calibri" w:hAnsi="Calibri"/>
            <w:sz w:val="18"/>
            <w:szCs w:val="18"/>
          </w:rPr>
          <w:t>LMCI</w:t>
        </w:r>
      </w:ins>
      <w:r w:rsidRPr="009D315F">
        <w:rPr>
          <w:rFonts w:ascii="Calibri" w:hAnsi="Calibri"/>
          <w:sz w:val="18"/>
          <w:szCs w:val="18"/>
        </w:rPr>
        <w:t>-MCH-20.</w:t>
      </w:r>
    </w:p>
    <w:p w14:paraId="3C5E484F" w14:textId="7516EE36"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Ducts in Conditioned Space (VLLDCS)</w:t>
      </w:r>
      <w:r w:rsidRPr="009D315F">
        <w:rPr>
          <w:rFonts w:asciiTheme="minorHAnsi" w:hAnsiTheme="minorHAnsi"/>
          <w:sz w:val="18"/>
        </w:rPr>
        <w:t xml:space="preserve">: </w:t>
      </w:r>
      <w:r w:rsidRPr="009D315F">
        <w:rPr>
          <w:rFonts w:ascii="Calibri" w:hAnsi="Calibri"/>
          <w:sz w:val="18"/>
          <w:szCs w:val="18"/>
        </w:rPr>
        <w:t xml:space="preserve">This field is filled out automatically. It is referenced from the </w:t>
      </w:r>
      <w:del w:id="29" w:author="Alhabibi, Haider@Energy" w:date="2022-02-11T17:40:00Z">
        <w:r w:rsidRPr="009D315F" w:rsidDel="00F0441F">
          <w:rPr>
            <w:rFonts w:ascii="Calibri" w:hAnsi="Calibri"/>
            <w:sz w:val="18"/>
            <w:szCs w:val="18"/>
          </w:rPr>
          <w:delText>CF2R</w:delText>
        </w:r>
      </w:del>
      <w:ins w:id="30" w:author="Alhabibi, Haider@Energy" w:date="2022-02-11T17:40:00Z">
        <w:r w:rsidR="00F0441F">
          <w:rPr>
            <w:rFonts w:ascii="Calibri" w:hAnsi="Calibri"/>
            <w:sz w:val="18"/>
            <w:szCs w:val="18"/>
          </w:rPr>
          <w:t>LMCI</w:t>
        </w:r>
      </w:ins>
      <w:r w:rsidRPr="009D315F">
        <w:rPr>
          <w:rFonts w:ascii="Calibri" w:hAnsi="Calibri"/>
          <w:sz w:val="18"/>
          <w:szCs w:val="18"/>
        </w:rPr>
        <w:t>-MCH-20.</w:t>
      </w:r>
    </w:p>
    <w:p w14:paraId="3C5E4850" w14:textId="32E33AA9"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Air-handling Unit (VLLAHU) Credit:</w:t>
      </w:r>
      <w:r w:rsidRPr="009D315F">
        <w:rPr>
          <w:rFonts w:ascii="Calibri" w:hAnsi="Calibri"/>
          <w:sz w:val="18"/>
          <w:szCs w:val="18"/>
        </w:rPr>
        <w:t xml:space="preserve"> This field is filled out automatically. It is referenced from the </w:t>
      </w:r>
      <w:del w:id="31" w:author="Alhabibi, Haider@Energy" w:date="2022-02-11T17:40:00Z">
        <w:r w:rsidRPr="009D315F" w:rsidDel="00F0441F">
          <w:rPr>
            <w:rFonts w:ascii="Calibri" w:hAnsi="Calibri"/>
            <w:sz w:val="18"/>
            <w:szCs w:val="18"/>
          </w:rPr>
          <w:delText>CF2R</w:delText>
        </w:r>
      </w:del>
      <w:ins w:id="32" w:author="Alhabibi, Haider@Energy" w:date="2022-02-11T17:40:00Z">
        <w:r w:rsidR="00F0441F">
          <w:rPr>
            <w:rFonts w:ascii="Calibri" w:hAnsi="Calibri"/>
            <w:sz w:val="18"/>
            <w:szCs w:val="18"/>
          </w:rPr>
          <w:t>LMCI</w:t>
        </w:r>
      </w:ins>
      <w:r w:rsidRPr="009D315F">
        <w:rPr>
          <w:rFonts w:ascii="Calibri" w:hAnsi="Calibri"/>
          <w:sz w:val="18"/>
          <w:szCs w:val="18"/>
        </w:rPr>
        <w:t>-MCH-20.</w:t>
      </w:r>
    </w:p>
    <w:p w14:paraId="3C5E4851" w14:textId="7FAC4392" w:rsidR="008933EC" w:rsidRDefault="008933EC" w:rsidP="00824011">
      <w:pPr>
        <w:pStyle w:val="ListParagraph"/>
        <w:numPr>
          <w:ilvl w:val="0"/>
          <w:numId w:val="8"/>
        </w:numPr>
        <w:spacing w:line="276" w:lineRule="auto"/>
        <w:ind w:left="360"/>
        <w:rPr>
          <w:rFonts w:ascii="Calibri" w:hAnsi="Calibri"/>
          <w:sz w:val="18"/>
          <w:szCs w:val="18"/>
        </w:rPr>
      </w:pPr>
      <w:r w:rsidRPr="00824011">
        <w:rPr>
          <w:rFonts w:asciiTheme="minorHAnsi" w:hAnsiTheme="minorHAnsi"/>
          <w:i/>
          <w:sz w:val="18"/>
        </w:rPr>
        <w:t>Duct System Compliance Category</w:t>
      </w:r>
      <w:r w:rsidRPr="00824011">
        <w:rPr>
          <w:rFonts w:asciiTheme="minorHAnsi" w:hAnsiTheme="minorHAnsi"/>
          <w:sz w:val="18"/>
        </w:rPr>
        <w:t xml:space="preserve">: </w:t>
      </w:r>
      <w:r w:rsidRPr="00824011">
        <w:rPr>
          <w:rFonts w:ascii="Calibri" w:hAnsi="Calibri"/>
          <w:sz w:val="18"/>
          <w:szCs w:val="18"/>
        </w:rPr>
        <w:t xml:space="preserve">This field is filled out automatically. It is referenced from the </w:t>
      </w:r>
      <w:del w:id="33" w:author="Alhabibi, Haider@Energy" w:date="2022-02-11T17:41:00Z">
        <w:r w:rsidRPr="00824011" w:rsidDel="00F0441F">
          <w:rPr>
            <w:rFonts w:ascii="Calibri" w:hAnsi="Calibri"/>
            <w:sz w:val="18"/>
            <w:szCs w:val="18"/>
          </w:rPr>
          <w:delText>CF2R</w:delText>
        </w:r>
      </w:del>
      <w:ins w:id="34" w:author="Alhabibi, Haider@Energy" w:date="2022-02-11T17:41:00Z">
        <w:r w:rsidR="00F0441F">
          <w:rPr>
            <w:rFonts w:ascii="Calibri" w:hAnsi="Calibri"/>
            <w:sz w:val="18"/>
            <w:szCs w:val="18"/>
          </w:rPr>
          <w:t>LMCI</w:t>
        </w:r>
      </w:ins>
      <w:r w:rsidRPr="00824011">
        <w:rPr>
          <w:rFonts w:ascii="Calibri" w:hAnsi="Calibri"/>
          <w:sz w:val="18"/>
          <w:szCs w:val="18"/>
        </w:rPr>
        <w:t>-MCH-20.</w:t>
      </w:r>
    </w:p>
    <w:p w14:paraId="48E256CA" w14:textId="100774A0" w:rsidR="008C5300" w:rsidRDefault="008C5300" w:rsidP="008C5300">
      <w:pPr>
        <w:pStyle w:val="ListParagraph"/>
        <w:numPr>
          <w:ilvl w:val="0"/>
          <w:numId w:val="8"/>
        </w:numPr>
        <w:spacing w:line="276" w:lineRule="auto"/>
        <w:ind w:left="360"/>
        <w:rPr>
          <w:rFonts w:ascii="Calibri" w:hAnsi="Calibri"/>
          <w:sz w:val="18"/>
          <w:szCs w:val="18"/>
        </w:rPr>
      </w:pPr>
      <w:r w:rsidRPr="00824011">
        <w:rPr>
          <w:rFonts w:asciiTheme="minorHAnsi" w:hAnsiTheme="minorHAnsi"/>
          <w:i/>
          <w:sz w:val="18"/>
          <w:szCs w:val="18"/>
        </w:rPr>
        <w:t>Any portions of Duct Located in Garage</w:t>
      </w:r>
      <w:r w:rsidRPr="00824011">
        <w:rPr>
          <w:rFonts w:asciiTheme="minorHAnsi" w:hAnsiTheme="minorHAnsi"/>
          <w:sz w:val="18"/>
          <w:szCs w:val="18"/>
        </w:rPr>
        <w:t xml:space="preserve">: </w:t>
      </w:r>
      <w:r w:rsidRPr="00EE0A75">
        <w:rPr>
          <w:rFonts w:ascii="Calibri" w:hAnsi="Calibri"/>
          <w:sz w:val="18"/>
          <w:szCs w:val="18"/>
        </w:rPr>
        <w:t xml:space="preserve">This field is filled out automatically. It is referenced from the </w:t>
      </w:r>
      <w:del w:id="35" w:author="Alhabibi, Haider@Energy" w:date="2022-02-11T17:41:00Z">
        <w:r w:rsidRPr="00EE0A75" w:rsidDel="00F0441F">
          <w:rPr>
            <w:rFonts w:ascii="Calibri" w:hAnsi="Calibri"/>
            <w:sz w:val="18"/>
            <w:szCs w:val="18"/>
          </w:rPr>
          <w:delText>CF2R</w:delText>
        </w:r>
      </w:del>
      <w:ins w:id="36" w:author="Alhabibi, Haider@Energy" w:date="2022-02-11T17:41:00Z">
        <w:r w:rsidR="00F0441F">
          <w:rPr>
            <w:rFonts w:ascii="Calibri" w:hAnsi="Calibri"/>
            <w:sz w:val="18"/>
            <w:szCs w:val="18"/>
          </w:rPr>
          <w:t>LMCI</w:t>
        </w:r>
      </w:ins>
      <w:r w:rsidRPr="00EE0A75">
        <w:rPr>
          <w:rFonts w:ascii="Calibri" w:hAnsi="Calibri"/>
          <w:sz w:val="18"/>
          <w:szCs w:val="18"/>
        </w:rPr>
        <w:t>-MCH-20.</w:t>
      </w:r>
    </w:p>
    <w:p w14:paraId="3C5E4852" w14:textId="77777777" w:rsidR="008933EC" w:rsidRPr="00F0066C" w:rsidRDefault="008933EC" w:rsidP="008933EC">
      <w:pPr>
        <w:spacing w:line="276" w:lineRule="auto"/>
        <w:ind w:left="360"/>
        <w:rPr>
          <w:rFonts w:asciiTheme="minorHAnsi" w:hAnsiTheme="minorHAnsi"/>
          <w:sz w:val="18"/>
          <w:szCs w:val="18"/>
        </w:rPr>
      </w:pPr>
    </w:p>
    <w:p w14:paraId="3C5E4853"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B. Duct Leakage Diagnostic Test - MCH-20a - Completely New Duct System</w:t>
      </w:r>
    </w:p>
    <w:p w14:paraId="5E2E645F" w14:textId="77777777" w:rsidR="002A2E99" w:rsidRPr="00F0066C" w:rsidRDefault="001A1C60" w:rsidP="002A2E99">
      <w:pPr>
        <w:pStyle w:val="ListParagraph"/>
        <w:numPr>
          <w:ilvl w:val="0"/>
          <w:numId w:val="16"/>
        </w:numPr>
        <w:spacing w:line="276" w:lineRule="auto"/>
        <w:ind w:left="360"/>
        <w:rPr>
          <w:rFonts w:asciiTheme="minorHAnsi" w:hAnsiTheme="minorHAnsi"/>
          <w:sz w:val="18"/>
        </w:rPr>
      </w:pPr>
      <w:r w:rsidRPr="00824011">
        <w:rPr>
          <w:rFonts w:asciiTheme="minorHAnsi" w:hAnsiTheme="minorHAnsi"/>
          <w:i/>
          <w:sz w:val="18"/>
        </w:rPr>
        <w:t>Air-Handling Unit Airflow (AHU Airflow) Determination Method</w:t>
      </w:r>
      <w:r w:rsidRPr="00824011">
        <w:rPr>
          <w:rFonts w:asciiTheme="minorHAnsi" w:hAnsiTheme="minorHAnsi"/>
          <w:sz w:val="18"/>
        </w:rPr>
        <w:t>:</w:t>
      </w:r>
      <w:r>
        <w:rPr>
          <w:rFonts w:asciiTheme="minorHAnsi" w:hAnsiTheme="minorHAnsi"/>
          <w:sz w:val="18"/>
        </w:rPr>
        <w:t xml:space="preserve"> </w:t>
      </w:r>
      <w:r w:rsidR="002A2E99" w:rsidRPr="009D315F">
        <w:rPr>
          <w:rFonts w:asciiTheme="minorHAnsi" w:hAnsiTheme="minorHAnsi"/>
          <w:sz w:val="18"/>
        </w:rPr>
        <w:t>User will select from the following options:</w:t>
      </w:r>
    </w:p>
    <w:p w14:paraId="34CD851A" w14:textId="0AEDE71D" w:rsidR="002A2E99" w:rsidRPr="00F0066C"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Default Airflow Method:</w:t>
      </w:r>
      <w:r w:rsidRPr="009D315F">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del w:id="37" w:author="Alhabibi, Haider@Energy" w:date="2022-02-11T17:38:00Z">
        <w:r w:rsidDel="009B58B7">
          <w:rPr>
            <w:rFonts w:asciiTheme="minorHAnsi" w:hAnsiTheme="minorHAnsi"/>
            <w:sz w:val="18"/>
          </w:rPr>
          <w:delText>201</w:delText>
        </w:r>
        <w:r w:rsidR="00932F4E" w:rsidDel="009B58B7">
          <w:rPr>
            <w:rFonts w:asciiTheme="minorHAnsi" w:hAnsiTheme="minorHAnsi"/>
            <w:sz w:val="18"/>
          </w:rPr>
          <w:delText>9</w:delText>
        </w:r>
        <w:r w:rsidRPr="009D315F" w:rsidDel="009B58B7">
          <w:rPr>
            <w:rFonts w:asciiTheme="minorHAnsi" w:hAnsiTheme="minorHAnsi"/>
            <w:sz w:val="18"/>
          </w:rPr>
          <w:delText xml:space="preserve"> </w:delText>
        </w:r>
      </w:del>
      <w:ins w:id="38" w:author="Alhabibi, Haider@Energy" w:date="2022-02-11T17:38:00Z">
        <w:r w:rsidR="009B58B7">
          <w:rPr>
            <w:rFonts w:asciiTheme="minorHAnsi" w:hAnsiTheme="minorHAnsi"/>
            <w:sz w:val="18"/>
          </w:rPr>
          <w:t>2022</w:t>
        </w:r>
        <w:r w:rsidR="009B58B7" w:rsidRPr="009D315F">
          <w:rPr>
            <w:rFonts w:asciiTheme="minorHAnsi" w:hAnsiTheme="minorHAnsi"/>
            <w:sz w:val="18"/>
          </w:rPr>
          <w:t xml:space="preserve"> </w:t>
        </w:r>
      </w:ins>
      <w:r w:rsidRPr="009D315F">
        <w:rPr>
          <w:rFonts w:asciiTheme="minorHAnsi" w:hAnsiTheme="minorHAnsi"/>
          <w:sz w:val="18"/>
        </w:rPr>
        <w:t>Reference Appendices).</w:t>
      </w:r>
    </w:p>
    <w:p w14:paraId="4B780233" w14:textId="569B6FEC" w:rsidR="002A2E99" w:rsidRPr="00F0066C"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Cooling System Method:</w:t>
      </w:r>
      <w:r w:rsidRPr="009D315F">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del w:id="39" w:author="Alhabibi, Haider@Energy" w:date="2022-02-11T17:36:00Z">
        <w:r w:rsidR="00932F4E" w:rsidDel="001E46A4">
          <w:rPr>
            <w:rFonts w:asciiTheme="minorHAnsi" w:hAnsiTheme="minorHAnsi"/>
            <w:sz w:val="18"/>
          </w:rPr>
          <w:delText>2019</w:delText>
        </w:r>
        <w:r w:rsidRPr="009D315F" w:rsidDel="001E46A4">
          <w:rPr>
            <w:rFonts w:asciiTheme="minorHAnsi" w:hAnsiTheme="minorHAnsi"/>
            <w:sz w:val="18"/>
          </w:rPr>
          <w:delText xml:space="preserve"> </w:delText>
        </w:r>
      </w:del>
      <w:ins w:id="40" w:author="Alhabibi, Haider@Energy" w:date="2022-02-11T17:36:00Z">
        <w:r w:rsidR="001E46A4">
          <w:rPr>
            <w:rFonts w:asciiTheme="minorHAnsi" w:hAnsiTheme="minorHAnsi"/>
            <w:sz w:val="18"/>
          </w:rPr>
          <w:t>2022</w:t>
        </w:r>
        <w:r w:rsidR="001E46A4" w:rsidRPr="009D315F">
          <w:rPr>
            <w:rFonts w:asciiTheme="minorHAnsi" w:hAnsiTheme="minorHAnsi"/>
            <w:sz w:val="18"/>
          </w:rPr>
          <w:t xml:space="preserve"> </w:t>
        </w:r>
      </w:ins>
      <w:r w:rsidRPr="009D315F">
        <w:rPr>
          <w:rFonts w:asciiTheme="minorHAnsi" w:hAnsiTheme="minorHAnsi"/>
          <w:sz w:val="18"/>
        </w:rPr>
        <w:t>Reference Appendices).</w:t>
      </w:r>
    </w:p>
    <w:p w14:paraId="55F92A81" w14:textId="77777777" w:rsidR="002A2E99" w:rsidRPr="00F0066C" w:rsidRDefault="002A2E99" w:rsidP="002A2E99">
      <w:pPr>
        <w:pStyle w:val="ListParagraph"/>
        <w:numPr>
          <w:ilvl w:val="1"/>
          <w:numId w:val="16"/>
        </w:numPr>
        <w:spacing w:line="276" w:lineRule="auto"/>
        <w:ind w:left="720"/>
        <w:jc w:val="both"/>
        <w:rPr>
          <w:rFonts w:asciiTheme="minorHAnsi" w:hAnsiTheme="minorHAnsi"/>
          <w:sz w:val="18"/>
        </w:rPr>
      </w:pPr>
      <w:r w:rsidRPr="009D315F">
        <w:rPr>
          <w:rFonts w:asciiTheme="minorHAnsi" w:hAnsiTheme="minorHAnsi"/>
          <w:sz w:val="18"/>
          <w:u w:val="single"/>
        </w:rPr>
        <w:t>Heating System Method:</w:t>
      </w:r>
      <w:r w:rsidRPr="009D315F">
        <w:rPr>
          <w:rFonts w:asciiTheme="minorHAnsi" w:hAnsiTheme="minorHAnsi"/>
          <w:sz w:val="18"/>
        </w:rPr>
        <w:t xml:space="preserve"> For heating only systems the nominal air handler airflow shall be 21.7 CFM per </w:t>
      </w:r>
      <w:proofErr w:type="spellStart"/>
      <w:r w:rsidRPr="009D315F">
        <w:rPr>
          <w:rFonts w:asciiTheme="minorHAnsi" w:hAnsiTheme="minorHAnsi"/>
          <w:sz w:val="18"/>
        </w:rPr>
        <w:t>kBtu</w:t>
      </w:r>
      <w:proofErr w:type="spellEnd"/>
      <w:r w:rsidRPr="009D315F">
        <w:rPr>
          <w:rFonts w:asciiTheme="minorHAnsi" w:hAnsiTheme="minorHAnsi"/>
          <w:sz w:val="18"/>
        </w:rPr>
        <w:t>/</w:t>
      </w:r>
      <w:proofErr w:type="spellStart"/>
      <w:r w:rsidRPr="009D315F">
        <w:rPr>
          <w:rFonts w:asciiTheme="minorHAnsi" w:hAnsiTheme="minorHAnsi"/>
          <w:sz w:val="18"/>
        </w:rPr>
        <w:t>hr</w:t>
      </w:r>
      <w:proofErr w:type="spellEnd"/>
      <w:r w:rsidRPr="009D315F">
        <w:rPr>
          <w:rFonts w:asciiTheme="minorHAnsi" w:hAnsiTheme="minorHAnsi"/>
          <w:sz w:val="18"/>
        </w:rPr>
        <w:t xml:space="preserve"> of rated heating output capacity.</w:t>
      </w:r>
    </w:p>
    <w:p w14:paraId="52E077BF" w14:textId="1EEC36CA" w:rsidR="002A2E99" w:rsidRDefault="002A2E99" w:rsidP="002A2E99">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Measured Airflow Method:</w:t>
      </w:r>
      <w:r w:rsidRPr="009D315F">
        <w:rPr>
          <w:rFonts w:asciiTheme="minorHAnsi" w:hAnsiTheme="minorHAnsi"/>
          <w:sz w:val="18"/>
        </w:rPr>
        <w:t xml:space="preserve"> The measured system airflow can be used as the air handler airflow for the purpose of establishing duct leakage percentage (See Section RA3.1.4.2.3 of the </w:t>
      </w:r>
      <w:del w:id="41" w:author="Alhabibi, Haider@Energy" w:date="2022-02-11T17:38:00Z">
        <w:r w:rsidR="00932F4E" w:rsidDel="009B58B7">
          <w:rPr>
            <w:rFonts w:asciiTheme="minorHAnsi" w:hAnsiTheme="minorHAnsi"/>
            <w:sz w:val="18"/>
          </w:rPr>
          <w:delText>2019</w:delText>
        </w:r>
        <w:r w:rsidRPr="009D315F" w:rsidDel="009B58B7">
          <w:rPr>
            <w:rFonts w:asciiTheme="minorHAnsi" w:hAnsiTheme="minorHAnsi"/>
            <w:sz w:val="18"/>
          </w:rPr>
          <w:delText xml:space="preserve"> </w:delText>
        </w:r>
      </w:del>
      <w:ins w:id="42" w:author="Alhabibi, Haider@Energy" w:date="2022-02-11T17:38:00Z">
        <w:r w:rsidR="009B58B7">
          <w:rPr>
            <w:rFonts w:asciiTheme="minorHAnsi" w:hAnsiTheme="minorHAnsi"/>
            <w:sz w:val="18"/>
          </w:rPr>
          <w:t>2022</w:t>
        </w:r>
        <w:r w:rsidR="009B58B7" w:rsidRPr="009D315F">
          <w:rPr>
            <w:rFonts w:asciiTheme="minorHAnsi" w:hAnsiTheme="minorHAnsi"/>
            <w:sz w:val="18"/>
          </w:rPr>
          <w:t xml:space="preserve"> </w:t>
        </w:r>
      </w:ins>
      <w:r w:rsidRPr="009D315F">
        <w:rPr>
          <w:rFonts w:asciiTheme="minorHAnsi" w:hAnsiTheme="minorHAnsi"/>
          <w:sz w:val="18"/>
        </w:rPr>
        <w:t>Reference Appendices).</w:t>
      </w:r>
    </w:p>
    <w:p w14:paraId="2B167D33" w14:textId="645D7003" w:rsidR="004F2907" w:rsidRPr="00F0066C" w:rsidRDefault="004F2907" w:rsidP="002A2E99">
      <w:pPr>
        <w:pStyle w:val="ListParagraph"/>
        <w:numPr>
          <w:ilvl w:val="1"/>
          <w:numId w:val="16"/>
        </w:numPr>
        <w:spacing w:line="276" w:lineRule="auto"/>
        <w:ind w:left="720"/>
        <w:rPr>
          <w:rFonts w:asciiTheme="minorHAnsi" w:hAnsiTheme="minorHAnsi"/>
          <w:sz w:val="18"/>
        </w:rPr>
      </w:pPr>
      <w:r>
        <w:rPr>
          <w:rFonts w:asciiTheme="minorHAnsi" w:hAnsiTheme="minorHAnsi"/>
          <w:sz w:val="18"/>
        </w:rPr>
        <w:t>Indoor Unit Method:</w:t>
      </w:r>
    </w:p>
    <w:p w14:paraId="3C5E4854" w14:textId="408E3904" w:rsidR="008933E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Condenser Nominal Cooling Capacity (ton)</w:t>
      </w:r>
      <w:r w:rsidRPr="009D315F">
        <w:rPr>
          <w:rFonts w:asciiTheme="minorHAnsi" w:hAnsiTheme="minorHAnsi"/>
          <w:sz w:val="18"/>
        </w:rPr>
        <w:t xml:space="preserve">: Same data given on MCH-01. Should be consistent with </w:t>
      </w:r>
      <w:del w:id="43" w:author="Alhabibi, Haider@Energy" w:date="2022-02-11T17:38:00Z">
        <w:r w:rsidRPr="009D315F" w:rsidDel="009B58B7">
          <w:rPr>
            <w:rFonts w:asciiTheme="minorHAnsi" w:hAnsiTheme="minorHAnsi"/>
            <w:sz w:val="18"/>
          </w:rPr>
          <w:delText>CF2R</w:delText>
        </w:r>
      </w:del>
      <w:ins w:id="44" w:author="Alhabibi, Haider@Energy" w:date="2022-02-11T17:38:00Z">
        <w:r w:rsidR="009B58B7">
          <w:rPr>
            <w:rFonts w:asciiTheme="minorHAnsi" w:hAnsiTheme="minorHAnsi"/>
            <w:sz w:val="18"/>
          </w:rPr>
          <w:t>LMCI</w:t>
        </w:r>
      </w:ins>
      <w:r w:rsidRPr="009D315F">
        <w:rPr>
          <w:rFonts w:asciiTheme="minorHAnsi" w:hAnsiTheme="minorHAnsi"/>
          <w:sz w:val="18"/>
        </w:rPr>
        <w:t>-MCH-20 for this system.</w:t>
      </w:r>
    </w:p>
    <w:p w14:paraId="129E52D2" w14:textId="2499817C" w:rsidR="002A2E99" w:rsidRPr="002A2E99" w:rsidRDefault="002A2E99">
      <w:pPr>
        <w:pStyle w:val="ListParagraph"/>
        <w:numPr>
          <w:ilvl w:val="0"/>
          <w:numId w:val="16"/>
        </w:numPr>
        <w:spacing w:line="276" w:lineRule="auto"/>
        <w:ind w:left="360"/>
        <w:rPr>
          <w:rFonts w:asciiTheme="minorHAnsi" w:hAnsiTheme="minorHAnsi"/>
          <w:sz w:val="18"/>
        </w:rPr>
      </w:pPr>
      <w:r w:rsidRPr="002A2E99">
        <w:rPr>
          <w:rFonts w:asciiTheme="minorHAnsi" w:hAnsiTheme="minorHAnsi"/>
          <w:i/>
        </w:rPr>
        <w:t xml:space="preserve">Indoor Unit Nominal Cooling Capacity: </w:t>
      </w:r>
      <w:r w:rsidRPr="002A2E99">
        <w:rPr>
          <w:rFonts w:asciiTheme="minorHAnsi" w:hAnsiTheme="minorHAnsi"/>
          <w:sz w:val="18"/>
        </w:rPr>
        <w:t xml:space="preserve">Same data given on MCH-01. Should be consistent with </w:t>
      </w:r>
      <w:del w:id="45" w:author="Alhabibi, Haider@Energy" w:date="2022-02-11T17:38:00Z">
        <w:r w:rsidRPr="002A2E99" w:rsidDel="009B58B7">
          <w:rPr>
            <w:rFonts w:asciiTheme="minorHAnsi" w:hAnsiTheme="minorHAnsi"/>
            <w:sz w:val="18"/>
          </w:rPr>
          <w:delText>CF2R</w:delText>
        </w:r>
      </w:del>
      <w:ins w:id="46" w:author="Alhabibi, Haider@Energy" w:date="2022-02-11T17:38:00Z">
        <w:r w:rsidR="009B58B7">
          <w:rPr>
            <w:rFonts w:asciiTheme="minorHAnsi" w:hAnsiTheme="minorHAnsi"/>
            <w:sz w:val="18"/>
          </w:rPr>
          <w:t>LMCI</w:t>
        </w:r>
      </w:ins>
      <w:r w:rsidRPr="002A2E99">
        <w:rPr>
          <w:rFonts w:asciiTheme="minorHAnsi" w:hAnsiTheme="minorHAnsi"/>
          <w:sz w:val="18"/>
        </w:rPr>
        <w:t>-MCH-20 for this system.</w:t>
      </w:r>
    </w:p>
    <w:p w14:paraId="3C5E4855" w14:textId="00387488"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Heating Capacity (</w:t>
      </w:r>
      <w:proofErr w:type="spellStart"/>
      <w:r w:rsidRPr="009D315F">
        <w:rPr>
          <w:rFonts w:asciiTheme="minorHAnsi" w:hAnsiTheme="minorHAnsi"/>
          <w:i/>
          <w:sz w:val="18"/>
        </w:rPr>
        <w:t>kBtu</w:t>
      </w:r>
      <w:proofErr w:type="spellEnd"/>
      <w:r w:rsidRPr="009D315F">
        <w:rPr>
          <w:rFonts w:asciiTheme="minorHAnsi" w:hAnsiTheme="minorHAnsi"/>
          <w:i/>
          <w:sz w:val="18"/>
        </w:rPr>
        <w:t>/h)</w:t>
      </w:r>
      <w:r w:rsidRPr="009D315F">
        <w:rPr>
          <w:rFonts w:asciiTheme="minorHAnsi" w:hAnsiTheme="minorHAnsi"/>
          <w:sz w:val="18"/>
        </w:rPr>
        <w:t xml:space="preserve">: Same data given on MCH-01. Should be consistent with </w:t>
      </w:r>
      <w:del w:id="47" w:author="Alhabibi, Haider@Energy" w:date="2022-02-11T17:41:00Z">
        <w:r w:rsidRPr="009D315F" w:rsidDel="00677B50">
          <w:rPr>
            <w:rFonts w:asciiTheme="minorHAnsi" w:hAnsiTheme="minorHAnsi"/>
            <w:sz w:val="18"/>
          </w:rPr>
          <w:delText>CF2R</w:delText>
        </w:r>
      </w:del>
      <w:ins w:id="48" w:author="Alhabibi, Haider@Energy" w:date="2022-02-11T17:41:00Z">
        <w:r w:rsidR="00677B50">
          <w:rPr>
            <w:rFonts w:asciiTheme="minorHAnsi" w:hAnsiTheme="minorHAnsi"/>
            <w:sz w:val="18"/>
          </w:rPr>
          <w:t>LMCI</w:t>
        </w:r>
      </w:ins>
      <w:r w:rsidRPr="009D315F">
        <w:rPr>
          <w:rFonts w:asciiTheme="minorHAnsi" w:hAnsiTheme="minorHAnsi"/>
          <w:sz w:val="18"/>
        </w:rPr>
        <w:t>-MCH-20 for this system.</w:t>
      </w:r>
    </w:p>
    <w:p w14:paraId="3C5E4856" w14:textId="22749D75" w:rsidR="008933E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Conditioned Floor Area Served by this HVAC System</w:t>
      </w:r>
      <w:r w:rsidR="00E24975">
        <w:rPr>
          <w:rFonts w:asciiTheme="minorHAnsi" w:hAnsiTheme="minorHAnsi"/>
          <w:i/>
          <w:sz w:val="18"/>
        </w:rPr>
        <w:t xml:space="preserve"> </w:t>
      </w:r>
      <w:r w:rsidRPr="009D315F">
        <w:rPr>
          <w:rFonts w:asciiTheme="minorHAnsi" w:hAnsiTheme="minorHAnsi"/>
          <w:i/>
          <w:sz w:val="18"/>
        </w:rPr>
        <w:t>(ft</w:t>
      </w:r>
      <w:r w:rsidRPr="009D315F">
        <w:rPr>
          <w:rFonts w:asciiTheme="minorHAnsi" w:hAnsiTheme="minorHAnsi"/>
          <w:i/>
          <w:sz w:val="18"/>
          <w:vertAlign w:val="superscript"/>
        </w:rPr>
        <w:t>2</w:t>
      </w:r>
      <w:r w:rsidRPr="009D315F">
        <w:rPr>
          <w:rFonts w:asciiTheme="minorHAnsi" w:hAnsiTheme="minorHAnsi"/>
          <w:i/>
          <w:sz w:val="18"/>
        </w:rPr>
        <w:t>)</w:t>
      </w:r>
      <w:r w:rsidRPr="009D315F">
        <w:rPr>
          <w:rFonts w:asciiTheme="minorHAnsi" w:hAnsiTheme="minorHAnsi"/>
          <w:sz w:val="18"/>
        </w:rPr>
        <w:t xml:space="preserve">: User must input CFA for the space. Should be consistent with </w:t>
      </w:r>
      <w:del w:id="49" w:author="Alhabibi, Haider@Energy" w:date="2022-02-11T17:38:00Z">
        <w:r w:rsidRPr="009D315F" w:rsidDel="00443835">
          <w:rPr>
            <w:rFonts w:asciiTheme="minorHAnsi" w:hAnsiTheme="minorHAnsi"/>
            <w:sz w:val="18"/>
          </w:rPr>
          <w:delText>CF2R</w:delText>
        </w:r>
      </w:del>
      <w:ins w:id="50" w:author="Alhabibi, Haider@Energy" w:date="2022-02-11T17:38:00Z">
        <w:r w:rsidR="00443835">
          <w:rPr>
            <w:rFonts w:asciiTheme="minorHAnsi" w:hAnsiTheme="minorHAnsi"/>
            <w:sz w:val="18"/>
          </w:rPr>
          <w:t>LMCI</w:t>
        </w:r>
      </w:ins>
      <w:r w:rsidRPr="009D315F">
        <w:rPr>
          <w:rFonts w:asciiTheme="minorHAnsi" w:hAnsiTheme="minorHAnsi"/>
          <w:sz w:val="18"/>
        </w:rPr>
        <w:t>-MCH-20 for this system.</w:t>
      </w:r>
    </w:p>
    <w:p w14:paraId="3C5E4857" w14:textId="6B580D66" w:rsidR="008933EC" w:rsidRPr="002A2E99" w:rsidRDefault="002A2E99" w:rsidP="002A2E99">
      <w:pPr>
        <w:pStyle w:val="ListParagraph"/>
        <w:numPr>
          <w:ilvl w:val="0"/>
          <w:numId w:val="16"/>
        </w:numPr>
        <w:spacing w:line="276" w:lineRule="auto"/>
        <w:ind w:left="360"/>
        <w:rPr>
          <w:rFonts w:asciiTheme="minorHAnsi" w:hAnsiTheme="minorHAnsi"/>
          <w:sz w:val="18"/>
        </w:rPr>
      </w:pPr>
      <w:r w:rsidRPr="002A2E99">
        <w:rPr>
          <w:rFonts w:asciiTheme="minorHAnsi" w:hAnsiTheme="minorHAnsi"/>
          <w:i/>
          <w:sz w:val="18"/>
        </w:rPr>
        <w:t>Measured AHU Airflow (CFM)</w:t>
      </w:r>
      <w:r w:rsidRPr="002A2E99">
        <w:rPr>
          <w:rFonts w:asciiTheme="minorHAnsi" w:hAnsiTheme="minorHAnsi"/>
          <w:sz w:val="18"/>
        </w:rPr>
        <w:t xml:space="preserve">: </w:t>
      </w:r>
      <w:r w:rsidRPr="009D315F">
        <w:rPr>
          <w:rFonts w:asciiTheme="minorHAnsi" w:hAnsiTheme="minorHAnsi"/>
          <w:sz w:val="18"/>
        </w:rPr>
        <w:t xml:space="preserve">If “Measured Airflow Method” is selected as the </w:t>
      </w:r>
      <w:r w:rsidRPr="009D315F">
        <w:rPr>
          <w:rFonts w:asciiTheme="minorHAnsi" w:hAnsiTheme="minorHAnsi"/>
          <w:i/>
          <w:sz w:val="18"/>
        </w:rPr>
        <w:t>Air-Handling Unit Airflow (AHU</w:t>
      </w:r>
      <w:r>
        <w:rPr>
          <w:rFonts w:asciiTheme="minorHAnsi" w:hAnsiTheme="minorHAnsi"/>
          <w:i/>
          <w:sz w:val="18"/>
        </w:rPr>
        <w:t xml:space="preserve"> </w:t>
      </w:r>
      <w:r w:rsidRPr="009D315F">
        <w:rPr>
          <w:rFonts w:asciiTheme="minorHAnsi" w:hAnsiTheme="minorHAnsi"/>
          <w:i/>
          <w:sz w:val="18"/>
        </w:rPr>
        <w:t>Airflow) Determination Method</w:t>
      </w:r>
      <w:r w:rsidRPr="009D315F">
        <w:rPr>
          <w:rFonts w:asciiTheme="minorHAnsi" w:hAnsiTheme="minorHAnsi"/>
          <w:sz w:val="18"/>
        </w:rPr>
        <w:t xml:space="preserve">, user must input measured </w:t>
      </w:r>
      <w:proofErr w:type="spellStart"/>
      <w:proofErr w:type="gramStart"/>
      <w:r w:rsidRPr="009D315F">
        <w:rPr>
          <w:rFonts w:asciiTheme="minorHAnsi" w:hAnsiTheme="minorHAnsi"/>
          <w:sz w:val="18"/>
        </w:rPr>
        <w:t>airflow.</w:t>
      </w:r>
      <w:r w:rsidR="008933EC" w:rsidRPr="002A2E99">
        <w:rPr>
          <w:rFonts w:asciiTheme="minorHAnsi" w:hAnsiTheme="minorHAnsi"/>
          <w:i/>
          <w:sz w:val="18"/>
        </w:rPr>
        <w:t>Duct</w:t>
      </w:r>
      <w:proofErr w:type="spellEnd"/>
      <w:proofErr w:type="gramEnd"/>
      <w:r w:rsidR="008933EC" w:rsidRPr="002A2E99">
        <w:rPr>
          <w:rFonts w:asciiTheme="minorHAnsi" w:hAnsiTheme="minorHAnsi"/>
          <w:i/>
          <w:sz w:val="18"/>
        </w:rPr>
        <w:t xml:space="preserve"> Leakage Test Conditions</w:t>
      </w:r>
      <w:r w:rsidR="008933EC" w:rsidRPr="002A2E99">
        <w:rPr>
          <w:rFonts w:asciiTheme="minorHAnsi" w:hAnsiTheme="minorHAnsi"/>
          <w:sz w:val="18"/>
        </w:rPr>
        <w:t xml:space="preserve">: </w:t>
      </w:r>
      <w:r w:rsidR="008933EC" w:rsidRPr="002A2E99">
        <w:rPr>
          <w:rFonts w:asciiTheme="minorHAnsi" w:hAnsiTheme="minorHAnsi"/>
          <w:i/>
          <w:sz w:val="18"/>
        </w:rPr>
        <w:t>Test Final</w:t>
      </w:r>
      <w:r w:rsidR="008933EC" w:rsidRPr="002A2E99">
        <w:rPr>
          <w:rFonts w:asciiTheme="minorHAnsi" w:hAnsiTheme="minorHAnsi"/>
          <w:sz w:val="18"/>
        </w:rPr>
        <w:t xml:space="preserve"> is the only option for raters.</w:t>
      </w:r>
    </w:p>
    <w:p w14:paraId="3C5E4858"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Duct Leakage Test Method</w:t>
      </w:r>
      <w:r w:rsidRPr="009D315F">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3C5E4859"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Leakage Factor</w:t>
      </w:r>
      <w:r w:rsidRPr="009D315F">
        <w:rPr>
          <w:rFonts w:asciiTheme="minorHAnsi" w:hAnsiTheme="minorHAnsi"/>
          <w:sz w:val="18"/>
        </w:rPr>
        <w:t>: This field is automatically filled out based on choices in previous fields.</w:t>
      </w:r>
    </w:p>
    <w:p w14:paraId="3C5E4860"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Calculated Target Allowable Duct Leakage Rate (cfm)</w:t>
      </w:r>
      <w:r w:rsidRPr="009D315F">
        <w:rPr>
          <w:rFonts w:asciiTheme="minorHAnsi" w:hAnsiTheme="minorHAnsi"/>
          <w:sz w:val="18"/>
        </w:rPr>
        <w:t>: This value will be automatically calculated based on values entered in previous fields.</w:t>
      </w:r>
    </w:p>
    <w:p w14:paraId="3C5E4861"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Actual Duct Leakage Rate from Leakage Test Measurement (cfm)</w:t>
      </w:r>
      <w:r w:rsidRPr="009D315F">
        <w:rPr>
          <w:rFonts w:asciiTheme="minorHAnsi" w:hAnsiTheme="minorHAnsi"/>
          <w:sz w:val="18"/>
        </w:rPr>
        <w:t>: Input the duct leakage rate taken from actual test measurements.</w:t>
      </w:r>
    </w:p>
    <w:p w14:paraId="3C5E4862" w14:textId="2AC6C822"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Compliance Statement</w:t>
      </w:r>
      <w:r w:rsidRPr="009D315F">
        <w:rPr>
          <w:rFonts w:asciiTheme="minorHAnsi" w:hAnsiTheme="minorHAnsi"/>
          <w:sz w:val="18"/>
        </w:rPr>
        <w:t>: If Actual Duct Leakage Rate from leakage test is less than or equal to Calculated Target Allowable Duct Leakage Rate, “System passes leakage test” will automatically populate. If not, “System fails leakage test” will automatically populate.</w:t>
      </w:r>
    </w:p>
    <w:p w14:paraId="3C5E4863" w14:textId="766B81AC"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Notes</w:t>
      </w:r>
      <w:r w:rsidRPr="009D315F">
        <w:rPr>
          <w:rFonts w:asciiTheme="minorHAnsi" w:hAnsiTheme="minorHAnsi"/>
          <w:sz w:val="18"/>
        </w:rPr>
        <w:t>: This field is automatically filled out. The values in B0</w:t>
      </w:r>
      <w:r w:rsidR="002A2E99">
        <w:rPr>
          <w:rFonts w:asciiTheme="minorHAnsi" w:hAnsiTheme="minorHAnsi"/>
          <w:sz w:val="18"/>
        </w:rPr>
        <w:t>2</w:t>
      </w:r>
      <w:r w:rsidRPr="009D315F">
        <w:rPr>
          <w:rFonts w:asciiTheme="minorHAnsi" w:hAnsiTheme="minorHAnsi"/>
          <w:sz w:val="18"/>
        </w:rPr>
        <w:t xml:space="preserve">, </w:t>
      </w:r>
      <w:r w:rsidR="002A2E99">
        <w:rPr>
          <w:rFonts w:asciiTheme="minorHAnsi" w:hAnsiTheme="minorHAnsi"/>
          <w:sz w:val="18"/>
        </w:rPr>
        <w:t xml:space="preserve">B03, </w:t>
      </w:r>
      <w:r w:rsidRPr="009D315F">
        <w:rPr>
          <w:rFonts w:asciiTheme="minorHAnsi" w:hAnsiTheme="minorHAnsi"/>
          <w:sz w:val="18"/>
        </w:rPr>
        <w:t>B0</w:t>
      </w:r>
      <w:r w:rsidR="002A2E99">
        <w:rPr>
          <w:rFonts w:asciiTheme="minorHAnsi" w:hAnsiTheme="minorHAnsi"/>
          <w:sz w:val="18"/>
        </w:rPr>
        <w:t>4</w:t>
      </w:r>
      <w:r w:rsidRPr="009D315F">
        <w:rPr>
          <w:rFonts w:asciiTheme="minorHAnsi" w:hAnsiTheme="minorHAnsi"/>
          <w:sz w:val="18"/>
        </w:rPr>
        <w:t xml:space="preserve"> and B0</w:t>
      </w:r>
      <w:r w:rsidR="002A2E99">
        <w:rPr>
          <w:rFonts w:asciiTheme="minorHAnsi" w:hAnsiTheme="minorHAnsi"/>
          <w:sz w:val="18"/>
        </w:rPr>
        <w:t>5</w:t>
      </w:r>
      <w:r w:rsidRPr="009D315F">
        <w:rPr>
          <w:rFonts w:asciiTheme="minorHAnsi" w:hAnsiTheme="minorHAnsi"/>
          <w:sz w:val="18"/>
        </w:rPr>
        <w:t xml:space="preserve"> are checked against the values in the same rows of the </w:t>
      </w:r>
      <w:del w:id="51" w:author="Alhabibi, Haider@Energy" w:date="2022-02-11T17:38:00Z">
        <w:r w:rsidRPr="009D315F" w:rsidDel="00443835">
          <w:rPr>
            <w:rFonts w:asciiTheme="minorHAnsi" w:hAnsiTheme="minorHAnsi"/>
            <w:sz w:val="18"/>
          </w:rPr>
          <w:delText>CF2R</w:delText>
        </w:r>
      </w:del>
      <w:ins w:id="52" w:author="Alhabibi, Haider@Energy" w:date="2022-02-11T17:38:00Z">
        <w:r w:rsidR="00443835">
          <w:rPr>
            <w:rFonts w:asciiTheme="minorHAnsi" w:hAnsiTheme="minorHAnsi"/>
            <w:sz w:val="18"/>
          </w:rPr>
          <w:t>LMCI</w:t>
        </w:r>
      </w:ins>
      <w:r w:rsidRPr="009D315F">
        <w:rPr>
          <w:rFonts w:asciiTheme="minorHAnsi" w:hAnsiTheme="minorHAnsi"/>
          <w:sz w:val="18"/>
        </w:rPr>
        <w:t>-MCH-20 for this system. If they do not match</w:t>
      </w:r>
      <w:r w:rsidR="002A2E99">
        <w:rPr>
          <w:rFonts w:asciiTheme="minorHAnsi" w:hAnsiTheme="minorHAnsi"/>
          <w:sz w:val="18"/>
        </w:rPr>
        <w:t>,</w:t>
      </w:r>
      <w:r w:rsidRPr="009D315F">
        <w:rPr>
          <w:rFonts w:asciiTheme="minorHAnsi" w:hAnsiTheme="minorHAnsi"/>
          <w:sz w:val="18"/>
        </w:rPr>
        <w:t xml:space="preserve"> an error message will appear here.</w:t>
      </w:r>
    </w:p>
    <w:p w14:paraId="3C5E4864" w14:textId="77777777" w:rsidR="008933EC" w:rsidRPr="00F0066C" w:rsidRDefault="008933EC" w:rsidP="008933EC">
      <w:pPr>
        <w:spacing w:line="276" w:lineRule="auto"/>
        <w:rPr>
          <w:rFonts w:asciiTheme="minorHAnsi" w:hAnsiTheme="minorHAnsi"/>
          <w:sz w:val="18"/>
          <w:szCs w:val="18"/>
        </w:rPr>
      </w:pPr>
    </w:p>
    <w:p w14:paraId="3C5E4865" w14:textId="0AE65FD0" w:rsidR="008933EC" w:rsidRPr="00F0066C" w:rsidRDefault="008933EC" w:rsidP="008933EC">
      <w:pPr>
        <w:pStyle w:val="BulletB1Number"/>
        <w:spacing w:before="0"/>
        <w:ind w:left="0" w:firstLine="0"/>
        <w:rPr>
          <w:rFonts w:asciiTheme="minorHAnsi" w:hAnsiTheme="minorHAnsi"/>
          <w:sz w:val="18"/>
          <w:szCs w:val="18"/>
        </w:rPr>
      </w:pPr>
      <w:r w:rsidRPr="009D315F">
        <w:rPr>
          <w:rFonts w:asciiTheme="minorHAnsi" w:hAnsiTheme="minorHAnsi"/>
          <w:b/>
          <w:sz w:val="18"/>
          <w:szCs w:val="18"/>
        </w:rPr>
        <w:t xml:space="preserve">Section C Additional Requirements </w:t>
      </w:r>
      <w:r w:rsidR="00087336">
        <w:rPr>
          <w:rFonts w:asciiTheme="minorHAnsi" w:hAnsiTheme="minorHAnsi"/>
          <w:b/>
          <w:sz w:val="18"/>
          <w:szCs w:val="18"/>
        </w:rPr>
        <w:t>f</w:t>
      </w:r>
      <w:r w:rsidRPr="009D315F">
        <w:rPr>
          <w:rFonts w:asciiTheme="minorHAnsi" w:hAnsiTheme="minorHAnsi"/>
          <w:b/>
          <w:sz w:val="18"/>
          <w:szCs w:val="18"/>
        </w:rPr>
        <w:t>or Compliance</w:t>
      </w:r>
    </w:p>
    <w:p w14:paraId="3C5E4866"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7"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8"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9"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A"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 xml:space="preserve">This field must be a true statement (or not applicable) for the system to comply </w:t>
      </w:r>
    </w:p>
    <w:p w14:paraId="3C5E486B" w14:textId="77777777" w:rsidR="008933E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C"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D" w14:textId="21D4A1E1"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t>Verification Status:</w:t>
      </w:r>
      <w:r w:rsidRPr="009D315F">
        <w:rPr>
          <w:rFonts w:asciiTheme="minorHAnsi" w:hAnsiTheme="minorHAnsi"/>
          <w:sz w:val="18"/>
        </w:rPr>
        <w:t xml:space="preserve"> If this Section does not apply, then select “All </w:t>
      </w:r>
      <w:r w:rsidR="00472750">
        <w:rPr>
          <w:rFonts w:asciiTheme="minorHAnsi" w:hAnsiTheme="minorHAnsi"/>
          <w:sz w:val="18"/>
        </w:rPr>
        <w:t>N/A</w:t>
      </w:r>
      <w:r w:rsidRPr="009D315F">
        <w:rPr>
          <w:rFonts w:asciiTheme="minorHAnsi" w:hAnsiTheme="minorHAnsi"/>
          <w:sz w:val="18"/>
        </w:rPr>
        <w:t xml:space="preserve">”. If the system meets all of the additional requirements for </w:t>
      </w:r>
      <w:proofErr w:type="gramStart"/>
      <w:r w:rsidRPr="009D315F">
        <w:rPr>
          <w:rFonts w:asciiTheme="minorHAnsi" w:hAnsiTheme="minorHAnsi"/>
          <w:sz w:val="18"/>
        </w:rPr>
        <w:t>compliance</w:t>
      </w:r>
      <w:proofErr w:type="gramEnd"/>
      <w:r w:rsidRPr="009D315F">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3C5E486E" w14:textId="09B46B5F"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lastRenderedPageBreak/>
        <w:t>Correction Notes:</w:t>
      </w:r>
      <w:r w:rsidRPr="009D315F">
        <w:rPr>
          <w:rFonts w:asciiTheme="minorHAnsi" w:hAnsiTheme="minorHAnsi"/>
          <w:sz w:val="18"/>
        </w:rPr>
        <w:t xml:space="preserve"> If one or more applicable requirements are not met “Fail” will appear in the row above. When this </w:t>
      </w:r>
      <w:proofErr w:type="gramStart"/>
      <w:r w:rsidRPr="009D315F">
        <w:rPr>
          <w:rFonts w:asciiTheme="minorHAnsi" w:hAnsiTheme="minorHAnsi"/>
          <w:sz w:val="18"/>
        </w:rPr>
        <w:t>occurs</w:t>
      </w:r>
      <w:proofErr w:type="gramEnd"/>
      <w:r w:rsidRPr="009D315F">
        <w:rPr>
          <w:rFonts w:asciiTheme="minorHAnsi" w:hAnsiTheme="minorHAnsi"/>
          <w:sz w:val="18"/>
        </w:rPr>
        <w:t xml:space="preserve"> the rater is required to enter detailed notes here that describe</w:t>
      </w:r>
      <w:r w:rsidR="00472750">
        <w:rPr>
          <w:rFonts w:asciiTheme="minorHAnsi" w:hAnsiTheme="minorHAnsi"/>
          <w:sz w:val="18"/>
        </w:rPr>
        <w:t>s</w:t>
      </w:r>
      <w:r w:rsidRPr="009D315F">
        <w:rPr>
          <w:rFonts w:asciiTheme="minorHAnsi" w:hAnsiTheme="minorHAnsi"/>
          <w:sz w:val="18"/>
        </w:rPr>
        <w:t xml:space="preserve"> what failed and why. </w:t>
      </w:r>
    </w:p>
    <w:p w14:paraId="3C5E486F" w14:textId="77777777" w:rsidR="008933EC" w:rsidRPr="00F0066C" w:rsidRDefault="008933EC" w:rsidP="008933EC">
      <w:pPr>
        <w:rPr>
          <w:rFonts w:asciiTheme="minorHAnsi" w:hAnsiTheme="minorHAnsi"/>
          <w:b/>
          <w:sz w:val="18"/>
          <w:szCs w:val="18"/>
        </w:rPr>
      </w:pPr>
    </w:p>
    <w:p w14:paraId="3C5E4870" w14:textId="42F66F13" w:rsidR="008933EC" w:rsidRPr="00F0066C" w:rsidRDefault="008933EC" w:rsidP="008933EC">
      <w:pPr>
        <w:rPr>
          <w:rFonts w:ascii="Calibri" w:hAnsi="Calibri"/>
          <w:b/>
          <w:sz w:val="18"/>
          <w:szCs w:val="18"/>
        </w:rPr>
      </w:pPr>
      <w:r w:rsidRPr="009D315F">
        <w:rPr>
          <w:rFonts w:ascii="Calibri" w:hAnsi="Calibri"/>
          <w:b/>
          <w:sz w:val="18"/>
        </w:rPr>
        <w:t xml:space="preserve">Section </w:t>
      </w:r>
      <w:r w:rsidRPr="009D315F">
        <w:rPr>
          <w:rFonts w:ascii="Calibri" w:hAnsi="Calibri"/>
          <w:b/>
          <w:sz w:val="18"/>
          <w:szCs w:val="18"/>
        </w:rPr>
        <w:t>D. Determination of HERS Verification Compliance</w:t>
      </w:r>
    </w:p>
    <w:p w14:paraId="3C5E4871" w14:textId="77777777" w:rsidR="008933EC" w:rsidRPr="00F0066C" w:rsidRDefault="008933EC" w:rsidP="008933EC">
      <w:pPr>
        <w:pStyle w:val="ListParagraph"/>
        <w:numPr>
          <w:ilvl w:val="0"/>
          <w:numId w:val="39"/>
        </w:numPr>
        <w:rPr>
          <w:rFonts w:ascii="Calibri" w:hAnsi="Calibri"/>
          <w:sz w:val="18"/>
        </w:rPr>
      </w:pPr>
      <w:r w:rsidRPr="009D315F">
        <w:rPr>
          <w:rFonts w:ascii="Calibri" w:hAnsi="Calibri"/>
          <w:sz w:val="18"/>
        </w:rPr>
        <w:t>This field is filled out automatically.  Compliance requires that all individual criteria pass.</w:t>
      </w:r>
    </w:p>
    <w:p w14:paraId="3C5E488F" w14:textId="77777777" w:rsidR="003D12CF" w:rsidRPr="000E62ED" w:rsidRDefault="003D12CF" w:rsidP="00C05873">
      <w:pPr>
        <w:spacing w:line="276" w:lineRule="auto"/>
        <w:rPr>
          <w:rFonts w:asciiTheme="minorHAnsi" w:hAnsiTheme="minorHAnsi"/>
          <w:sz w:val="18"/>
          <w:szCs w:val="18"/>
        </w:rPr>
      </w:pPr>
    </w:p>
    <w:p w14:paraId="3C5E4890" w14:textId="77777777" w:rsidR="00AF5BB7" w:rsidRPr="00B13B94" w:rsidRDefault="00AF5BB7" w:rsidP="00C05873">
      <w:pPr>
        <w:spacing w:line="276" w:lineRule="auto"/>
        <w:rPr>
          <w:rFonts w:asciiTheme="minorHAnsi" w:hAnsiTheme="minorHAnsi"/>
          <w:sz w:val="18"/>
        </w:rPr>
        <w:sectPr w:rsidR="00AF5BB7" w:rsidRPr="00B13B94" w:rsidSect="004C132B">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C40EC8" w:rsidRPr="000E62ED" w14:paraId="3C5E4892" w14:textId="77777777" w:rsidTr="00C40EC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91" w14:textId="77777777" w:rsidR="00C40EC8" w:rsidRPr="000E62ED" w:rsidRDefault="00C40EC8" w:rsidP="00C05873">
            <w:pPr>
              <w:rPr>
                <w:rFonts w:asciiTheme="minorHAnsi" w:hAnsiTheme="minorHAnsi"/>
                <w:i/>
                <w:sz w:val="18"/>
                <w:szCs w:val="18"/>
              </w:rPr>
            </w:pPr>
            <w:r w:rsidRPr="00247AA0">
              <w:rPr>
                <w:rFonts w:asciiTheme="minorHAnsi" w:hAnsiTheme="minorHAnsi"/>
                <w:b/>
                <w:szCs w:val="18"/>
              </w:rPr>
              <w:lastRenderedPageBreak/>
              <w:t>A. System Information</w:t>
            </w:r>
          </w:p>
        </w:tc>
      </w:tr>
      <w:tr w:rsidR="006C7319" w:rsidRPr="000E62ED" w14:paraId="3C5E489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3"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1</w:t>
            </w:r>
          </w:p>
        </w:tc>
        <w:tc>
          <w:tcPr>
            <w:tcW w:w="1898" w:type="pct"/>
            <w:tcBorders>
              <w:top w:val="single" w:sz="4" w:space="0" w:color="auto"/>
              <w:left w:val="single" w:sz="4" w:space="0" w:color="auto"/>
              <w:bottom w:val="single" w:sz="4" w:space="0" w:color="auto"/>
              <w:right w:val="single" w:sz="4" w:space="0" w:color="auto"/>
            </w:tcBorders>
            <w:vAlign w:val="center"/>
          </w:tcPr>
          <w:p w14:paraId="3C5E4894" w14:textId="6987C6BE" w:rsidR="006C7319"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1D2E44" w:rsidRPr="000E62ED">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3C5E4895" w14:textId="1630FB6B"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&lt;&lt;text (data from </w:t>
            </w:r>
            <w:del w:id="59" w:author="Alhabibi, Haider@Energy" w:date="2022-02-11T17:39:00Z">
              <w:r w:rsidR="00B55591" w:rsidRPr="000E62ED" w:rsidDel="00443835">
                <w:rPr>
                  <w:rFonts w:asciiTheme="minorHAnsi" w:hAnsiTheme="minorHAnsi"/>
                  <w:sz w:val="18"/>
                  <w:szCs w:val="18"/>
                </w:rPr>
                <w:delText>CF2R</w:delText>
              </w:r>
            </w:del>
            <w:ins w:id="60" w:author="Alhabibi, Haider@Energy" w:date="2022-02-11T17:39:00Z">
              <w:r w:rsidR="00443835">
                <w:rPr>
                  <w:rFonts w:asciiTheme="minorHAnsi" w:hAnsiTheme="minorHAnsi"/>
                  <w:sz w:val="18"/>
                  <w:szCs w:val="18"/>
                </w:rPr>
                <w:t>LMCI</w:t>
              </w:r>
            </w:ins>
            <w:r w:rsidR="00B55591" w:rsidRPr="000E62ED">
              <w:rPr>
                <w:rFonts w:asciiTheme="minorHAnsi" w:hAnsiTheme="minorHAnsi"/>
                <w:sz w:val="18"/>
                <w:szCs w:val="18"/>
              </w:rPr>
              <w:t>-MCH-20</w:t>
            </w:r>
            <w:r w:rsidRPr="000E62ED">
              <w:rPr>
                <w:rFonts w:asciiTheme="minorHAnsi" w:hAnsiTheme="minorHAnsi"/>
                <w:sz w:val="18"/>
                <w:szCs w:val="18"/>
              </w:rPr>
              <w:t>)&gt;&gt;</w:t>
            </w:r>
          </w:p>
        </w:tc>
      </w:tr>
      <w:tr w:rsidR="00B55591" w:rsidRPr="000E62ED" w14:paraId="3C5E489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7" w14:textId="77777777" w:rsidR="00B55591" w:rsidRPr="000E62ED" w:rsidRDefault="00B55591" w:rsidP="00C05873">
            <w:pPr>
              <w:jc w:val="center"/>
              <w:rPr>
                <w:rFonts w:asciiTheme="minorHAnsi" w:hAnsiTheme="minorHAnsi"/>
                <w:sz w:val="18"/>
                <w:szCs w:val="18"/>
              </w:rPr>
            </w:pPr>
            <w:r w:rsidRPr="000E62ED">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3C5E4898" w14:textId="18E05FD0" w:rsidR="00B55591"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B55591" w:rsidRPr="000E62ED">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3C5E4899" w14:textId="6C165BAF" w:rsidR="00B55591" w:rsidRPr="000E62ED" w:rsidRDefault="00B55591" w:rsidP="00C05873">
            <w:pPr>
              <w:rPr>
                <w:rFonts w:asciiTheme="minorHAnsi" w:hAnsiTheme="minorHAnsi"/>
                <w:sz w:val="18"/>
                <w:szCs w:val="18"/>
              </w:rPr>
            </w:pPr>
            <w:r w:rsidRPr="000E62ED">
              <w:rPr>
                <w:rFonts w:asciiTheme="minorHAnsi" w:hAnsiTheme="minorHAnsi"/>
                <w:sz w:val="18"/>
                <w:szCs w:val="18"/>
              </w:rPr>
              <w:t xml:space="preserve">&lt;&lt;text (data from </w:t>
            </w:r>
            <w:del w:id="61" w:author="Alhabibi, Haider@Energy" w:date="2022-02-11T17:39:00Z">
              <w:r w:rsidRPr="000E62ED" w:rsidDel="00443835">
                <w:rPr>
                  <w:rFonts w:asciiTheme="minorHAnsi" w:hAnsiTheme="minorHAnsi"/>
                  <w:sz w:val="18"/>
                  <w:szCs w:val="18"/>
                </w:rPr>
                <w:delText>CF2R</w:delText>
              </w:r>
            </w:del>
            <w:ins w:id="62" w:author="Alhabibi, Haider@Energy" w:date="2022-02-11T17:39:00Z">
              <w:r w:rsidR="00443835">
                <w:rPr>
                  <w:rFonts w:asciiTheme="minorHAnsi" w:hAnsiTheme="minorHAnsi"/>
                  <w:sz w:val="18"/>
                  <w:szCs w:val="18"/>
                </w:rPr>
                <w:t>LMCI</w:t>
              </w:r>
            </w:ins>
            <w:r w:rsidRPr="000E62ED">
              <w:rPr>
                <w:rFonts w:asciiTheme="minorHAnsi" w:hAnsiTheme="minorHAnsi"/>
                <w:sz w:val="18"/>
                <w:szCs w:val="18"/>
              </w:rPr>
              <w:t>-MCH-20)&gt;&gt;</w:t>
            </w:r>
          </w:p>
        </w:tc>
      </w:tr>
      <w:tr w:rsidR="001207B2" w:rsidRPr="000E62ED" w14:paraId="63D0CB24"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D168EA4" w14:textId="5C11D019" w:rsidR="001207B2" w:rsidRPr="000E62ED" w:rsidRDefault="001207B2" w:rsidP="001207B2">
            <w:pPr>
              <w:jc w:val="center"/>
              <w:rPr>
                <w:rFonts w:asciiTheme="minorHAnsi" w:hAnsiTheme="minorHAnsi"/>
                <w:sz w:val="18"/>
                <w:szCs w:val="18"/>
              </w:rPr>
            </w:pPr>
            <w:r>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256B0E35" w14:textId="77254CD5" w:rsidR="001207B2" w:rsidRPr="00096765" w:rsidRDefault="001207B2" w:rsidP="001207B2">
            <w:pPr>
              <w:rPr>
                <w:rFonts w:asciiTheme="minorHAnsi" w:hAnsiTheme="minorHAnsi"/>
                <w:sz w:val="18"/>
                <w:szCs w:val="18"/>
              </w:rPr>
            </w:pPr>
            <w:r w:rsidRPr="00096765">
              <w:rPr>
                <w:rFonts w:asciiTheme="minorHAnsi" w:hAnsiTheme="minorHAnsi"/>
                <w:sz w:val="18"/>
              </w:rPr>
              <w:t>Indoor Unit Name</w:t>
            </w:r>
            <w:r w:rsidR="00096765" w:rsidRPr="00096765">
              <w:rPr>
                <w:rFonts w:asciiTheme="minorHAnsi" w:hAnsiTheme="minorHAnsi"/>
                <w:sz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170CDEEC" w14:textId="34E3E69E" w:rsidR="001207B2" w:rsidRPr="000E62ED" w:rsidRDefault="001207B2" w:rsidP="001207B2">
            <w:pPr>
              <w:rPr>
                <w:rFonts w:asciiTheme="minorHAnsi" w:hAnsiTheme="minorHAnsi"/>
                <w:sz w:val="18"/>
                <w:szCs w:val="18"/>
              </w:rPr>
            </w:pPr>
            <w:r w:rsidRPr="000E62ED">
              <w:rPr>
                <w:rFonts w:asciiTheme="minorHAnsi" w:hAnsiTheme="minorHAnsi"/>
                <w:sz w:val="18"/>
                <w:szCs w:val="18"/>
              </w:rPr>
              <w:t xml:space="preserve">&lt;&lt;text (data from </w:t>
            </w:r>
            <w:del w:id="63" w:author="Alhabibi, Haider@Energy" w:date="2022-02-11T17:39:00Z">
              <w:r w:rsidRPr="000E62ED" w:rsidDel="00443835">
                <w:rPr>
                  <w:rFonts w:asciiTheme="minorHAnsi" w:hAnsiTheme="minorHAnsi"/>
                  <w:sz w:val="18"/>
                  <w:szCs w:val="18"/>
                </w:rPr>
                <w:delText>CF2R</w:delText>
              </w:r>
            </w:del>
            <w:ins w:id="64" w:author="Alhabibi, Haider@Energy" w:date="2022-02-11T17:39:00Z">
              <w:r w:rsidR="00443835">
                <w:rPr>
                  <w:rFonts w:asciiTheme="minorHAnsi" w:hAnsiTheme="minorHAnsi"/>
                  <w:sz w:val="18"/>
                  <w:szCs w:val="18"/>
                </w:rPr>
                <w:t>LMCI</w:t>
              </w:r>
            </w:ins>
            <w:r w:rsidRPr="000E62ED">
              <w:rPr>
                <w:rFonts w:asciiTheme="minorHAnsi" w:hAnsiTheme="minorHAnsi"/>
                <w:sz w:val="18"/>
                <w:szCs w:val="18"/>
              </w:rPr>
              <w:t>-MCH-20)&gt;&gt;</w:t>
            </w:r>
          </w:p>
        </w:tc>
      </w:tr>
      <w:tr w:rsidR="001207B2" w:rsidRPr="000E62ED" w14:paraId="3C5E489E"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B" w14:textId="01C89B9D" w:rsidR="001207B2" w:rsidRPr="000E62ED" w:rsidRDefault="001207B2" w:rsidP="0035745A">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3C5E489C" w14:textId="1FC4FCA8" w:rsidR="001207B2" w:rsidRPr="00350306" w:rsidRDefault="001207B2" w:rsidP="001207B2">
            <w:pPr>
              <w:rPr>
                <w:rFonts w:asciiTheme="minorHAnsi" w:hAnsiTheme="minorHAnsi"/>
                <w:sz w:val="18"/>
                <w:szCs w:val="18"/>
              </w:rPr>
            </w:pPr>
            <w:r w:rsidRPr="00350306">
              <w:rPr>
                <w:rFonts w:asciiTheme="minorHAnsi" w:hAnsiTheme="minorHAnsi"/>
                <w:sz w:val="18"/>
                <w:szCs w:val="18"/>
              </w:rPr>
              <w:t xml:space="preserve">Building Type from </w:t>
            </w:r>
            <w:del w:id="65" w:author="Alhabibi, Haider@Energy" w:date="2022-02-22T13:27:00Z">
              <w:r w:rsidRPr="00350306" w:rsidDel="00B62994">
                <w:rPr>
                  <w:rFonts w:asciiTheme="minorHAnsi" w:hAnsiTheme="minorHAnsi"/>
                  <w:sz w:val="18"/>
                  <w:szCs w:val="18"/>
                </w:rPr>
                <w:delText>CF1R</w:delText>
              </w:r>
            </w:del>
            <w:ins w:id="66" w:author="Alhabibi, Haider@Energy" w:date="2022-02-22T13:27:00Z">
              <w:r w:rsidR="00B62994">
                <w:rPr>
                  <w:rFonts w:asciiTheme="minorHAnsi" w:hAnsiTheme="minorHAnsi"/>
                  <w:sz w:val="18"/>
                  <w:szCs w:val="18"/>
                </w:rPr>
                <w:t>LMCC</w:t>
              </w:r>
            </w:ins>
          </w:p>
        </w:tc>
        <w:tc>
          <w:tcPr>
            <w:tcW w:w="2889" w:type="pct"/>
            <w:tcBorders>
              <w:top w:val="single" w:sz="4" w:space="0" w:color="auto"/>
              <w:left w:val="single" w:sz="4" w:space="0" w:color="auto"/>
              <w:bottom w:val="single" w:sz="4" w:space="0" w:color="auto"/>
              <w:right w:val="single" w:sz="4" w:space="0" w:color="auto"/>
            </w:tcBorders>
          </w:tcPr>
          <w:p w14:paraId="3C5E489D" w14:textId="595C856E" w:rsidR="001207B2" w:rsidRPr="00350306" w:rsidRDefault="001207B2" w:rsidP="001207B2">
            <w:pPr>
              <w:rPr>
                <w:rFonts w:asciiTheme="minorHAnsi" w:hAnsiTheme="minorHAnsi"/>
                <w:sz w:val="18"/>
                <w:szCs w:val="18"/>
              </w:rPr>
            </w:pPr>
            <w:r w:rsidRPr="00350306">
              <w:rPr>
                <w:rFonts w:asciiTheme="minorHAnsi" w:hAnsiTheme="minorHAnsi"/>
                <w:sz w:val="18"/>
                <w:szCs w:val="18"/>
              </w:rPr>
              <w:t xml:space="preserve">&lt;&lt;text (data from </w:t>
            </w:r>
            <w:del w:id="67" w:author="Alhabibi, Haider@Energy" w:date="2022-02-11T17:39:00Z">
              <w:r w:rsidRPr="00350306" w:rsidDel="00443835">
                <w:rPr>
                  <w:rFonts w:asciiTheme="minorHAnsi" w:hAnsiTheme="minorHAnsi"/>
                  <w:sz w:val="18"/>
                  <w:szCs w:val="18"/>
                </w:rPr>
                <w:delText>CF2R</w:delText>
              </w:r>
            </w:del>
            <w:ins w:id="68" w:author="Alhabibi, Haider@Energy" w:date="2022-02-11T17:39:00Z">
              <w:r w:rsidR="00443835">
                <w:rPr>
                  <w:rFonts w:asciiTheme="minorHAnsi" w:hAnsiTheme="minorHAnsi"/>
                  <w:sz w:val="18"/>
                  <w:szCs w:val="18"/>
                </w:rPr>
                <w:t>LMCI</w:t>
              </w:r>
            </w:ins>
            <w:r w:rsidRPr="00350306">
              <w:rPr>
                <w:rFonts w:asciiTheme="minorHAnsi" w:hAnsiTheme="minorHAnsi"/>
                <w:sz w:val="18"/>
                <w:szCs w:val="18"/>
              </w:rPr>
              <w:t>-MCH-20)&gt;&gt;</w:t>
            </w:r>
          </w:p>
        </w:tc>
      </w:tr>
      <w:tr w:rsidR="001207B2" w:rsidRPr="000E62ED" w14:paraId="3C5E48A2"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F" w14:textId="080679C8"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3C5E48A0" w14:textId="480A83B8" w:rsidR="001207B2" w:rsidRPr="00247AA0" w:rsidRDefault="001207B2" w:rsidP="001207B2">
            <w:pPr>
              <w:rPr>
                <w:rFonts w:asciiTheme="minorHAnsi" w:hAnsiTheme="minorHAnsi"/>
                <w:sz w:val="18"/>
                <w:szCs w:val="18"/>
              </w:rPr>
            </w:pPr>
            <w:r w:rsidRPr="00247AA0">
              <w:rPr>
                <w:rFonts w:asciiTheme="minorHAnsi" w:hAnsiTheme="minorHAnsi"/>
                <w:sz w:val="18"/>
                <w:szCs w:val="18"/>
              </w:rPr>
              <w:t xml:space="preserve">Verified Low Leakage Ducts in Conditioned Space (VLLDCS) Credit from </w:t>
            </w:r>
            <w:del w:id="69" w:author="Alhabibi, Haider@Energy" w:date="2022-02-22T13:27:00Z">
              <w:r w:rsidRPr="00247AA0" w:rsidDel="00B62994">
                <w:rPr>
                  <w:rFonts w:asciiTheme="minorHAnsi" w:hAnsiTheme="minorHAnsi"/>
                  <w:sz w:val="18"/>
                  <w:szCs w:val="18"/>
                </w:rPr>
                <w:delText>CF1R</w:delText>
              </w:r>
            </w:del>
            <w:ins w:id="70" w:author="Alhabibi, Haider@Energy" w:date="2022-02-22T13:27:00Z">
              <w:r w:rsidR="00B62994">
                <w:rPr>
                  <w:rFonts w:asciiTheme="minorHAnsi" w:hAnsiTheme="minorHAnsi"/>
                  <w:sz w:val="18"/>
                  <w:szCs w:val="18"/>
                </w:rPr>
                <w:t>LMCC</w:t>
              </w:r>
            </w:ins>
            <w:r w:rsidRPr="00247AA0">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3C5E48A1" w14:textId="2C15E26D" w:rsidR="001207B2" w:rsidRPr="000E62ED" w:rsidRDefault="001207B2" w:rsidP="001207B2">
            <w:pPr>
              <w:rPr>
                <w:rFonts w:asciiTheme="minorHAnsi" w:hAnsiTheme="minorHAnsi"/>
                <w:sz w:val="18"/>
                <w:szCs w:val="18"/>
              </w:rPr>
            </w:pPr>
            <w:r w:rsidRPr="000E62ED">
              <w:rPr>
                <w:rFonts w:asciiTheme="minorHAnsi" w:hAnsiTheme="minorHAnsi"/>
                <w:sz w:val="18"/>
                <w:szCs w:val="18"/>
              </w:rPr>
              <w:t xml:space="preserve">&lt;&lt;text (data from </w:t>
            </w:r>
            <w:del w:id="71" w:author="Alhabibi, Haider@Energy" w:date="2022-02-11T17:39:00Z">
              <w:r w:rsidRPr="000E62ED" w:rsidDel="00443835">
                <w:rPr>
                  <w:rFonts w:asciiTheme="minorHAnsi" w:hAnsiTheme="minorHAnsi"/>
                  <w:sz w:val="18"/>
                  <w:szCs w:val="18"/>
                </w:rPr>
                <w:delText>CF2R</w:delText>
              </w:r>
            </w:del>
            <w:ins w:id="72" w:author="Alhabibi, Haider@Energy" w:date="2022-02-11T17:39:00Z">
              <w:r w:rsidR="00443835">
                <w:rPr>
                  <w:rFonts w:asciiTheme="minorHAnsi" w:hAnsiTheme="minorHAnsi"/>
                  <w:sz w:val="18"/>
                  <w:szCs w:val="18"/>
                </w:rPr>
                <w:t>LMCI</w:t>
              </w:r>
            </w:ins>
            <w:r w:rsidRPr="000E62ED">
              <w:rPr>
                <w:rFonts w:asciiTheme="minorHAnsi" w:hAnsiTheme="minorHAnsi"/>
                <w:sz w:val="18"/>
                <w:szCs w:val="18"/>
              </w:rPr>
              <w:t>-MCH-20)&gt;&gt;</w:t>
            </w:r>
          </w:p>
        </w:tc>
      </w:tr>
      <w:tr w:rsidR="001207B2" w:rsidRPr="000E62ED" w14:paraId="3C5E48A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3" w14:textId="7B7A936B"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3C5E48A4" w14:textId="19174364" w:rsidR="001207B2" w:rsidRPr="000E62ED" w:rsidRDefault="001207B2" w:rsidP="001207B2">
            <w:pPr>
              <w:rPr>
                <w:rFonts w:asciiTheme="minorHAnsi" w:hAnsiTheme="minorHAnsi"/>
                <w:sz w:val="18"/>
                <w:szCs w:val="18"/>
              </w:rPr>
            </w:pPr>
            <w:r w:rsidRPr="000E62ED">
              <w:rPr>
                <w:rFonts w:asciiTheme="minorHAnsi" w:hAnsiTheme="minorHAnsi"/>
                <w:sz w:val="18"/>
                <w:szCs w:val="18"/>
              </w:rPr>
              <w:t>Verified Low Leakage Air-handling Unit</w:t>
            </w:r>
            <w:r w:rsidRPr="001D2E44">
              <w:rPr>
                <w:rFonts w:asciiTheme="minorHAnsi" w:hAnsiTheme="minorHAnsi"/>
              </w:rPr>
              <w:t xml:space="preserve"> </w:t>
            </w:r>
            <w:r w:rsidRPr="00247AA0">
              <w:rPr>
                <w:rFonts w:asciiTheme="minorHAnsi" w:hAnsiTheme="minorHAnsi"/>
                <w:sz w:val="18"/>
              </w:rPr>
              <w:t xml:space="preserve">Credit from </w:t>
            </w:r>
            <w:del w:id="73" w:author="Alhabibi, Haider@Energy" w:date="2022-02-22T13:27:00Z">
              <w:r w:rsidRPr="00247AA0" w:rsidDel="00B62994">
                <w:rPr>
                  <w:rFonts w:asciiTheme="minorHAnsi" w:hAnsiTheme="minorHAnsi"/>
                  <w:sz w:val="18"/>
                </w:rPr>
                <w:delText>CF1R</w:delText>
              </w:r>
            </w:del>
            <w:ins w:id="74" w:author="Alhabibi, Haider@Energy" w:date="2022-02-22T13:27:00Z">
              <w:r w:rsidR="00B62994">
                <w:rPr>
                  <w:rFonts w:asciiTheme="minorHAnsi" w:hAnsiTheme="minorHAnsi"/>
                  <w:sz w:val="18"/>
                </w:rPr>
                <w:t>LMCC</w:t>
              </w:r>
            </w:ins>
            <w:r w:rsidRPr="00247AA0">
              <w:rPr>
                <w:rFonts w:asciiTheme="minorHAnsi" w:hAnsiTheme="minorHAnsi"/>
                <w:sz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3C5E48A5" w14:textId="6E920992" w:rsidR="001207B2" w:rsidRPr="000E62ED" w:rsidRDefault="001207B2" w:rsidP="001207B2">
            <w:pPr>
              <w:rPr>
                <w:rFonts w:asciiTheme="minorHAnsi" w:hAnsiTheme="minorHAnsi"/>
                <w:sz w:val="18"/>
                <w:szCs w:val="18"/>
              </w:rPr>
            </w:pPr>
            <w:r w:rsidRPr="000E62ED">
              <w:rPr>
                <w:rFonts w:asciiTheme="minorHAnsi" w:hAnsiTheme="minorHAnsi"/>
                <w:sz w:val="18"/>
                <w:szCs w:val="18"/>
              </w:rPr>
              <w:t xml:space="preserve">&lt;&lt;text (data from </w:t>
            </w:r>
            <w:del w:id="75" w:author="Alhabibi, Haider@Energy" w:date="2022-02-11T17:39:00Z">
              <w:r w:rsidRPr="000E62ED" w:rsidDel="00443835">
                <w:rPr>
                  <w:rFonts w:asciiTheme="minorHAnsi" w:hAnsiTheme="minorHAnsi"/>
                  <w:sz w:val="18"/>
                  <w:szCs w:val="18"/>
                </w:rPr>
                <w:delText>CF2R</w:delText>
              </w:r>
            </w:del>
            <w:ins w:id="76" w:author="Alhabibi, Haider@Energy" w:date="2022-02-11T17:39:00Z">
              <w:r w:rsidR="00443835">
                <w:rPr>
                  <w:rFonts w:asciiTheme="minorHAnsi" w:hAnsiTheme="minorHAnsi"/>
                  <w:sz w:val="18"/>
                  <w:szCs w:val="18"/>
                </w:rPr>
                <w:t>LMCI</w:t>
              </w:r>
            </w:ins>
            <w:r w:rsidRPr="000E62ED">
              <w:rPr>
                <w:rFonts w:asciiTheme="minorHAnsi" w:hAnsiTheme="minorHAnsi"/>
                <w:sz w:val="18"/>
                <w:szCs w:val="18"/>
              </w:rPr>
              <w:t>-MCH-20)&gt;&gt;</w:t>
            </w:r>
          </w:p>
        </w:tc>
      </w:tr>
      <w:tr w:rsidR="001207B2" w:rsidRPr="000E62ED" w14:paraId="3C5E48A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7" w14:textId="287675AF" w:rsidR="001207B2" w:rsidRPr="000E62ED" w:rsidRDefault="001207B2" w:rsidP="001207B2">
            <w:pPr>
              <w:jc w:val="center"/>
              <w:rPr>
                <w:rFonts w:asciiTheme="minorHAnsi" w:hAnsiTheme="minorHAnsi"/>
                <w:sz w:val="18"/>
                <w:szCs w:val="18"/>
              </w:rPr>
            </w:pPr>
            <w:r w:rsidRPr="000E62ED">
              <w:rPr>
                <w:rFonts w:asciiTheme="minorHAnsi" w:hAnsiTheme="minorHAnsi"/>
                <w:sz w:val="18"/>
                <w:szCs w:val="18"/>
              </w:rPr>
              <w:t>0</w:t>
            </w:r>
            <w:r w:rsidR="0035745A">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3C5E48A8" w14:textId="72C85A8B" w:rsidR="001207B2" w:rsidRPr="000E62ED" w:rsidRDefault="001207B2" w:rsidP="001207B2">
            <w:pPr>
              <w:rPr>
                <w:rFonts w:asciiTheme="minorHAnsi" w:hAnsiTheme="minorHAnsi"/>
                <w:sz w:val="18"/>
                <w:szCs w:val="18"/>
              </w:rPr>
            </w:pPr>
            <w:r w:rsidRPr="000E62ED">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3C5E48A9" w14:textId="28474C46" w:rsidR="001207B2" w:rsidRPr="000E62ED" w:rsidRDefault="001207B2" w:rsidP="001207B2">
            <w:pPr>
              <w:rPr>
                <w:rFonts w:asciiTheme="minorHAnsi" w:hAnsiTheme="minorHAnsi"/>
                <w:sz w:val="18"/>
                <w:szCs w:val="18"/>
              </w:rPr>
            </w:pPr>
            <w:r w:rsidRPr="000E62ED">
              <w:rPr>
                <w:rFonts w:asciiTheme="minorHAnsi" w:hAnsiTheme="minorHAnsi"/>
                <w:sz w:val="18"/>
                <w:szCs w:val="18"/>
              </w:rPr>
              <w:t xml:space="preserve">&lt;&lt;text (data from </w:t>
            </w:r>
            <w:del w:id="77" w:author="Alhabibi, Haider@Energy" w:date="2022-02-11T17:39:00Z">
              <w:r w:rsidRPr="000E62ED" w:rsidDel="00443835">
                <w:rPr>
                  <w:rFonts w:asciiTheme="minorHAnsi" w:hAnsiTheme="minorHAnsi"/>
                  <w:sz w:val="18"/>
                  <w:szCs w:val="18"/>
                </w:rPr>
                <w:delText>CF2R</w:delText>
              </w:r>
            </w:del>
            <w:ins w:id="78" w:author="Alhabibi, Haider@Energy" w:date="2022-02-11T17:39:00Z">
              <w:r w:rsidR="00443835">
                <w:rPr>
                  <w:rFonts w:asciiTheme="minorHAnsi" w:hAnsiTheme="minorHAnsi"/>
                  <w:sz w:val="18"/>
                  <w:szCs w:val="18"/>
                </w:rPr>
                <w:t>LMCI</w:t>
              </w:r>
            </w:ins>
            <w:r w:rsidRPr="000E62ED">
              <w:rPr>
                <w:rFonts w:asciiTheme="minorHAnsi" w:hAnsiTheme="minorHAnsi"/>
                <w:sz w:val="18"/>
                <w:szCs w:val="18"/>
              </w:rPr>
              <w:t>-MCH-20)&gt;&gt;</w:t>
            </w:r>
          </w:p>
        </w:tc>
      </w:tr>
      <w:tr w:rsidR="00082023" w:rsidRPr="000E62ED" w14:paraId="602F9D78"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258F6A4" w14:textId="3D7D97E3" w:rsidR="00082023" w:rsidRPr="000E62ED" w:rsidRDefault="00082023" w:rsidP="001207B2">
            <w:pPr>
              <w:jc w:val="center"/>
              <w:rPr>
                <w:rFonts w:asciiTheme="minorHAnsi" w:hAnsiTheme="minorHAnsi"/>
                <w:sz w:val="18"/>
                <w:szCs w:val="18"/>
              </w:rPr>
            </w:pPr>
            <w:r>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29FAB04B" w14:textId="4FAB7BEA" w:rsidR="00082023" w:rsidRPr="000E62ED" w:rsidRDefault="00082023" w:rsidP="001207B2">
            <w:pPr>
              <w:rPr>
                <w:rFonts w:asciiTheme="minorHAnsi" w:hAnsiTheme="minorHAnsi"/>
                <w:sz w:val="18"/>
                <w:szCs w:val="18"/>
              </w:rPr>
            </w:pPr>
            <w:r w:rsidRPr="00AD6DA2">
              <w:rPr>
                <w:rFonts w:asciiTheme="minorHAnsi" w:hAnsiTheme="minorHAnsi"/>
              </w:rPr>
              <w:t>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114A085D" w14:textId="136CE685" w:rsidR="00082023" w:rsidRPr="000E62ED" w:rsidRDefault="00082023" w:rsidP="001207B2">
            <w:pPr>
              <w:rPr>
                <w:rFonts w:asciiTheme="minorHAnsi" w:hAnsiTheme="minorHAnsi"/>
                <w:sz w:val="18"/>
                <w:szCs w:val="18"/>
              </w:rPr>
            </w:pPr>
            <w:r w:rsidRPr="000E62ED">
              <w:rPr>
                <w:rFonts w:asciiTheme="minorHAnsi" w:hAnsiTheme="minorHAnsi"/>
                <w:sz w:val="18"/>
                <w:szCs w:val="18"/>
              </w:rPr>
              <w:t xml:space="preserve">&lt;&lt;text (data from </w:t>
            </w:r>
            <w:del w:id="79" w:author="Alhabibi, Haider@Energy" w:date="2022-02-11T17:39:00Z">
              <w:r w:rsidRPr="000E62ED" w:rsidDel="00443835">
                <w:rPr>
                  <w:rFonts w:asciiTheme="minorHAnsi" w:hAnsiTheme="minorHAnsi"/>
                  <w:sz w:val="18"/>
                  <w:szCs w:val="18"/>
                </w:rPr>
                <w:delText>CF2R</w:delText>
              </w:r>
            </w:del>
            <w:ins w:id="80" w:author="Alhabibi, Haider@Energy" w:date="2022-02-11T17:39:00Z">
              <w:r w:rsidR="00443835">
                <w:rPr>
                  <w:rFonts w:asciiTheme="minorHAnsi" w:hAnsiTheme="minorHAnsi"/>
                  <w:sz w:val="18"/>
                  <w:szCs w:val="18"/>
                </w:rPr>
                <w:t>LMCI</w:t>
              </w:r>
            </w:ins>
            <w:r w:rsidRPr="000E62ED">
              <w:rPr>
                <w:rFonts w:asciiTheme="minorHAnsi" w:hAnsiTheme="minorHAnsi"/>
                <w:sz w:val="18"/>
                <w:szCs w:val="18"/>
              </w:rPr>
              <w:t>-MCH-20)&gt;&gt;</w:t>
            </w:r>
          </w:p>
        </w:tc>
      </w:tr>
      <w:tr w:rsidR="00096765" w:rsidRPr="000E62ED" w14:paraId="27FC98C5"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4F68DB7" w14:textId="3F5C1984" w:rsidR="00096765" w:rsidRDefault="00096765" w:rsidP="00096765">
            <w:pPr>
              <w:jc w:val="center"/>
              <w:rPr>
                <w:rFonts w:asciiTheme="minorHAnsi" w:hAnsiTheme="minorHAnsi"/>
                <w:sz w:val="18"/>
                <w:szCs w:val="18"/>
              </w:rPr>
            </w:pPr>
            <w:r>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51A77401" w14:textId="4B4BACC0" w:rsidR="00096765" w:rsidRPr="00AD6DA2" w:rsidRDefault="00096765" w:rsidP="00096765">
            <w:pPr>
              <w:rPr>
                <w:rFonts w:asciiTheme="minorHAnsi" w:hAnsiTheme="minorHAnsi"/>
              </w:rPr>
            </w:pPr>
            <w:proofErr w:type="gramStart"/>
            <w:r w:rsidRPr="00096765">
              <w:rPr>
                <w:rFonts w:asciiTheme="minorHAnsi" w:hAnsiTheme="minorHAnsi"/>
                <w:sz w:val="18"/>
              </w:rPr>
              <w:t>Is</w:t>
            </w:r>
            <w:proofErr w:type="gramEnd"/>
            <w:r w:rsidRPr="00096765">
              <w:rPr>
                <w:rFonts w:asciiTheme="minorHAnsi" w:hAnsiTheme="minorHAnsi"/>
                <w:sz w:val="18"/>
              </w:rPr>
              <w:t xml:space="preserve">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236C3EE"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&lt;&lt;if the system type on the MCH-01= one of the following two:</w:t>
            </w:r>
          </w:p>
          <w:p w14:paraId="7A074C50"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w:t>
            </w:r>
            <w:proofErr w:type="gramStart"/>
            <w:r w:rsidRPr="00096765">
              <w:rPr>
                <w:rFonts w:asciiTheme="minorHAnsi" w:hAnsiTheme="minorHAnsi"/>
                <w:sz w:val="18"/>
                <w:szCs w:val="18"/>
              </w:rPr>
              <w:t>small</w:t>
            </w:r>
            <w:proofErr w:type="gramEnd"/>
            <w:r w:rsidRPr="00096765">
              <w:rPr>
                <w:rFonts w:asciiTheme="minorHAnsi" w:hAnsiTheme="minorHAnsi"/>
                <w:sz w:val="18"/>
                <w:szCs w:val="18"/>
              </w:rPr>
              <w:t xml:space="preserve"> duct high velocity AC</w:t>
            </w:r>
          </w:p>
          <w:p w14:paraId="05078483"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w:t>
            </w:r>
            <w:proofErr w:type="gramStart"/>
            <w:r w:rsidRPr="00096765">
              <w:rPr>
                <w:rFonts w:asciiTheme="minorHAnsi" w:hAnsiTheme="minorHAnsi"/>
                <w:sz w:val="18"/>
                <w:szCs w:val="18"/>
              </w:rPr>
              <w:t>small</w:t>
            </w:r>
            <w:proofErr w:type="gramEnd"/>
            <w:r w:rsidRPr="00096765">
              <w:rPr>
                <w:rFonts w:asciiTheme="minorHAnsi" w:hAnsiTheme="minorHAnsi"/>
                <w:sz w:val="18"/>
                <w:szCs w:val="18"/>
              </w:rPr>
              <w:t xml:space="preserve"> duct high velocity HP</w:t>
            </w:r>
          </w:p>
          <w:p w14:paraId="0C735B5A" w14:textId="77777777" w:rsidR="00096765" w:rsidRPr="00096765" w:rsidRDefault="00096765" w:rsidP="00096765">
            <w:pPr>
              <w:rPr>
                <w:rFonts w:asciiTheme="minorHAnsi" w:hAnsiTheme="minorHAnsi"/>
                <w:sz w:val="18"/>
                <w:szCs w:val="18"/>
              </w:rPr>
            </w:pPr>
            <w:r w:rsidRPr="00096765">
              <w:rPr>
                <w:rFonts w:asciiTheme="minorHAnsi" w:hAnsiTheme="minorHAnsi"/>
                <w:sz w:val="18"/>
                <w:szCs w:val="18"/>
              </w:rPr>
              <w:t>then value=</w:t>
            </w:r>
            <w:proofErr w:type="gramStart"/>
            <w:r w:rsidRPr="00096765">
              <w:rPr>
                <w:rFonts w:asciiTheme="minorHAnsi" w:hAnsiTheme="minorHAnsi"/>
                <w:sz w:val="18"/>
                <w:szCs w:val="18"/>
              </w:rPr>
              <w:t>yes;</w:t>
            </w:r>
            <w:proofErr w:type="gramEnd"/>
          </w:p>
          <w:p w14:paraId="201A31FE" w14:textId="05F60AEA" w:rsidR="00096765" w:rsidRPr="000E62ED" w:rsidRDefault="00096765" w:rsidP="00096765">
            <w:pPr>
              <w:rPr>
                <w:rFonts w:asciiTheme="minorHAnsi" w:hAnsiTheme="minorHAnsi"/>
                <w:sz w:val="18"/>
                <w:szCs w:val="18"/>
              </w:rPr>
            </w:pPr>
            <w:r w:rsidRPr="00096765">
              <w:rPr>
                <w:rFonts w:asciiTheme="minorHAnsi" w:hAnsiTheme="minorHAnsi"/>
                <w:sz w:val="18"/>
                <w:szCs w:val="18"/>
              </w:rPr>
              <w:t>else value=no</w:t>
            </w:r>
            <w:r>
              <w:rPr>
                <w:rFonts w:asciiTheme="minorHAnsi" w:hAnsiTheme="minorHAnsi"/>
                <w:sz w:val="18"/>
                <w:szCs w:val="18"/>
              </w:rPr>
              <w:t>&gt;&gt;</w:t>
            </w:r>
          </w:p>
        </w:tc>
      </w:tr>
      <w:tr w:rsidR="00096765" w:rsidRPr="000E62ED" w14:paraId="3C5E48B9" w14:textId="77777777" w:rsidTr="00B55591">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3C5E48AB" w14:textId="763F786D" w:rsidR="00096765" w:rsidRPr="000E62ED" w:rsidRDefault="002C01B2" w:rsidP="00096765">
            <w:pPr>
              <w:rPr>
                <w:rFonts w:asciiTheme="minorHAnsi" w:hAnsiTheme="minorHAnsi"/>
                <w:sz w:val="18"/>
                <w:szCs w:val="18"/>
              </w:rPr>
            </w:pPr>
            <w:r>
              <w:rPr>
                <w:rFonts w:asciiTheme="minorHAnsi" w:hAnsiTheme="minorHAnsi"/>
                <w:sz w:val="18"/>
                <w:szCs w:val="18"/>
              </w:rPr>
              <w:t>10</w:t>
            </w:r>
            <w:r w:rsidR="00096765" w:rsidRPr="000E62ED">
              <w:rPr>
                <w:rFonts w:asciiTheme="minorHAnsi" w:hAnsiTheme="minorHAnsi"/>
                <w:sz w:val="18"/>
                <w:szCs w:val="18"/>
              </w:rPr>
              <w:t xml:space="preserve">. </w:t>
            </w:r>
            <w:r w:rsidR="00096765">
              <w:rPr>
                <w:rFonts w:asciiTheme="minorHAnsi" w:hAnsiTheme="minorHAnsi"/>
                <w:sz w:val="18"/>
                <w:szCs w:val="18"/>
              </w:rPr>
              <w:t>D</w:t>
            </w:r>
            <w:r w:rsidR="00096765" w:rsidRPr="000E62ED">
              <w:rPr>
                <w:rFonts w:asciiTheme="minorHAnsi" w:hAnsiTheme="minorHAnsi"/>
                <w:sz w:val="18"/>
                <w:szCs w:val="18"/>
              </w:rPr>
              <w:t xml:space="preserve">etermine compliance method for this </w:t>
            </w:r>
            <w:proofErr w:type="gramStart"/>
            <w:r w:rsidR="00096765" w:rsidRPr="000E62ED">
              <w:rPr>
                <w:rFonts w:asciiTheme="minorHAnsi" w:hAnsiTheme="minorHAnsi"/>
                <w:sz w:val="18"/>
                <w:szCs w:val="18"/>
              </w:rPr>
              <w:t>document;  display</w:t>
            </w:r>
            <w:proofErr w:type="gramEnd"/>
            <w:r w:rsidR="00096765" w:rsidRPr="000E62ED">
              <w:rPr>
                <w:rFonts w:asciiTheme="minorHAnsi" w:hAnsiTheme="minorHAnsi"/>
                <w:sz w:val="18"/>
                <w:szCs w:val="18"/>
              </w:rPr>
              <w:t xml:space="preserve"> applicable tables below;</w:t>
            </w:r>
          </w:p>
          <w:p w14:paraId="3C5E48AC" w14:textId="77777777" w:rsidR="00096765" w:rsidRPr="000E62ED" w:rsidRDefault="00096765" w:rsidP="00096765">
            <w:pPr>
              <w:rPr>
                <w:rFonts w:asciiTheme="minorHAnsi" w:hAnsiTheme="minorHAnsi"/>
                <w:sz w:val="18"/>
                <w:szCs w:val="18"/>
              </w:rPr>
            </w:pPr>
            <w:r w:rsidRPr="000E62ED">
              <w:rPr>
                <w:rFonts w:asciiTheme="minorHAnsi" w:hAnsiTheme="minorHAnsi"/>
                <w:sz w:val="18"/>
                <w:szCs w:val="18"/>
              </w:rPr>
              <w:t>(</w:t>
            </w:r>
            <w:proofErr w:type="gramStart"/>
            <w:r w:rsidRPr="000E62ED">
              <w:rPr>
                <w:rFonts w:asciiTheme="minorHAnsi" w:hAnsiTheme="minorHAnsi"/>
                <w:sz w:val="18"/>
                <w:szCs w:val="18"/>
              </w:rPr>
              <w:t>this</w:t>
            </w:r>
            <w:proofErr w:type="gramEnd"/>
            <w:r w:rsidRPr="000E62ED">
              <w:rPr>
                <w:rFonts w:asciiTheme="minorHAnsi" w:hAnsiTheme="minorHAnsi"/>
                <w:sz w:val="18"/>
                <w:szCs w:val="18"/>
              </w:rPr>
              <w:t xml:space="preserve">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3C5E48AD" w14:textId="77777777"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&lt;&lt;Calculated Result:  </w:t>
            </w:r>
          </w:p>
          <w:p w14:paraId="3C5E48AE" w14:textId="49A4734B" w:rsidR="00096765" w:rsidRPr="000E62ED" w:rsidRDefault="00096765" w:rsidP="00096765">
            <w:pPr>
              <w:rPr>
                <w:rFonts w:asciiTheme="minorHAnsi" w:hAnsiTheme="minorHAnsi"/>
                <w:sz w:val="18"/>
                <w:szCs w:val="18"/>
                <w:u w:val="single"/>
              </w:rPr>
            </w:pPr>
            <w:r w:rsidRPr="000E62ED">
              <w:rPr>
                <w:rFonts w:asciiTheme="minorHAnsi" w:hAnsiTheme="minorHAnsi"/>
                <w:sz w:val="18"/>
                <w:szCs w:val="18"/>
              </w:rPr>
              <w:t>if A</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 Replacement using Smoke Test</w:t>
            </w:r>
            <w:r w:rsidRPr="000E62ED">
              <w:rPr>
                <w:rFonts w:asciiTheme="minorHAnsi" w:hAnsiTheme="minorHAnsi"/>
                <w:sz w:val="18"/>
                <w:szCs w:val="18"/>
              </w:rPr>
              <w:t xml:space="preserve"> or </w:t>
            </w:r>
            <w:r w:rsidRPr="000E62ED">
              <w:rPr>
                <w:rFonts w:asciiTheme="minorHAnsi" w:hAnsiTheme="minorHAnsi"/>
                <w:sz w:val="18"/>
                <w:szCs w:val="18"/>
                <w:u w:val="single"/>
              </w:rPr>
              <w:t xml:space="preserve">Alteration using Smoke </w:t>
            </w:r>
            <w:proofErr w:type="gramStart"/>
            <w:r w:rsidRPr="000E62ED">
              <w:rPr>
                <w:rFonts w:asciiTheme="minorHAnsi" w:hAnsiTheme="minorHAnsi"/>
                <w:sz w:val="18"/>
                <w:szCs w:val="18"/>
                <w:u w:val="single"/>
              </w:rPr>
              <w:t>Test</w:t>
            </w:r>
            <w:r w:rsidRPr="000E62ED">
              <w:rPr>
                <w:rFonts w:asciiTheme="minorHAnsi" w:hAnsiTheme="minorHAnsi"/>
                <w:sz w:val="18"/>
                <w:szCs w:val="18"/>
              </w:rPr>
              <w:t>;  then</w:t>
            </w:r>
            <w:proofErr w:type="gramEnd"/>
            <w:r w:rsidRPr="000E62ED">
              <w:rPr>
                <w:rFonts w:asciiTheme="minorHAnsi" w:hAnsiTheme="minorHAnsi"/>
                <w:sz w:val="18"/>
                <w:szCs w:val="18"/>
              </w:rPr>
              <w:t xml:space="preserve"> display method:</w:t>
            </w:r>
          </w:p>
          <w:p w14:paraId="3C5E48AF"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20e. Altered or Replacement Duct System using Smoke Test</w:t>
            </w:r>
          </w:p>
          <w:p w14:paraId="3C5E48B0" w14:textId="44E7DA30"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 Replacement </w:t>
            </w:r>
            <w:r w:rsidRPr="000E62ED">
              <w:rPr>
                <w:rFonts w:asciiTheme="minorHAnsi" w:hAnsiTheme="minorHAnsi"/>
                <w:sz w:val="18"/>
                <w:szCs w:val="18"/>
              </w:rPr>
              <w:t xml:space="preserve">or </w:t>
            </w:r>
            <w:r w:rsidRPr="000E62ED">
              <w:rPr>
                <w:rFonts w:asciiTheme="minorHAnsi" w:hAnsiTheme="minorHAnsi"/>
                <w:sz w:val="18"/>
                <w:szCs w:val="18"/>
                <w:u w:val="single"/>
              </w:rPr>
              <w:t>Alteration</w:t>
            </w:r>
            <w:r w:rsidRPr="000E62ED">
              <w:rPr>
                <w:rFonts w:asciiTheme="minorHAnsi" w:hAnsiTheme="minorHAnsi"/>
                <w:sz w:val="18"/>
                <w:szCs w:val="18"/>
              </w:rPr>
              <w:t>; then display method:</w:t>
            </w:r>
          </w:p>
          <w:p w14:paraId="3C5E48B1"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20d. Altered or Replacement Duct System</w:t>
            </w:r>
          </w:p>
          <w:p w14:paraId="3C5E48B2" w14:textId="58F4A7D5"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New</w:t>
            </w:r>
            <w:r w:rsidRPr="000E62ED">
              <w:rPr>
                <w:rFonts w:asciiTheme="minorHAnsi" w:hAnsiTheme="minorHAnsi"/>
                <w:sz w:val="18"/>
                <w:szCs w:val="18"/>
              </w:rPr>
              <w:t xml:space="preserve"> and </w:t>
            </w:r>
            <w:r>
              <w:rPr>
                <w:rFonts w:asciiTheme="minorHAnsi" w:hAnsiTheme="minorHAnsi"/>
                <w:sz w:val="18"/>
                <w:szCs w:val="18"/>
              </w:rPr>
              <w:t>05</w:t>
            </w:r>
            <w:r w:rsidRPr="000E62ED">
              <w:rPr>
                <w:rFonts w:asciiTheme="minorHAnsi" w:hAnsiTheme="minorHAnsi"/>
                <w:sz w:val="18"/>
                <w:szCs w:val="18"/>
              </w:rPr>
              <w:t>=</w:t>
            </w:r>
            <w:r w:rsidRPr="000E62ED">
              <w:rPr>
                <w:rFonts w:asciiTheme="minorHAnsi" w:hAnsiTheme="minorHAnsi"/>
                <w:sz w:val="18"/>
                <w:szCs w:val="18"/>
                <w:u w:val="single"/>
              </w:rPr>
              <w:t>VLLDCS (true)</w:t>
            </w:r>
            <w:r w:rsidRPr="000E62ED">
              <w:rPr>
                <w:rFonts w:asciiTheme="minorHAnsi" w:hAnsiTheme="minorHAnsi"/>
                <w:sz w:val="18"/>
                <w:szCs w:val="18"/>
              </w:rPr>
              <w:t>; then display method:</w:t>
            </w:r>
          </w:p>
          <w:p w14:paraId="3C5E48B3"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20b. Low Leakage Ducts in Conditioned Space</w:t>
            </w:r>
          </w:p>
          <w:p w14:paraId="3C5E48B4" w14:textId="310FB979"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New</w:t>
            </w:r>
            <w:r w:rsidRPr="000E62ED">
              <w:rPr>
                <w:rFonts w:asciiTheme="minorHAnsi" w:hAnsiTheme="minorHAnsi"/>
                <w:sz w:val="18"/>
                <w:szCs w:val="18"/>
              </w:rPr>
              <w:t xml:space="preserve"> and </w:t>
            </w:r>
            <w:r>
              <w:rPr>
                <w:rFonts w:asciiTheme="minorHAnsi" w:hAnsiTheme="minorHAnsi"/>
                <w:sz w:val="18"/>
                <w:szCs w:val="18"/>
              </w:rPr>
              <w:t>06</w:t>
            </w:r>
            <w:r w:rsidRPr="000E62ED">
              <w:rPr>
                <w:rFonts w:asciiTheme="minorHAnsi" w:hAnsiTheme="minorHAnsi"/>
                <w:sz w:val="18"/>
                <w:szCs w:val="18"/>
              </w:rPr>
              <w:t>=</w:t>
            </w:r>
            <w:r w:rsidRPr="000E62ED">
              <w:rPr>
                <w:rFonts w:asciiTheme="minorHAnsi" w:hAnsiTheme="minorHAnsi"/>
                <w:sz w:val="18"/>
                <w:szCs w:val="18"/>
                <w:u w:val="single"/>
              </w:rPr>
              <w:t>VLLAHU (true)</w:t>
            </w:r>
            <w:r w:rsidRPr="000E62ED">
              <w:rPr>
                <w:rFonts w:asciiTheme="minorHAnsi" w:hAnsiTheme="minorHAnsi"/>
                <w:sz w:val="18"/>
                <w:szCs w:val="18"/>
              </w:rPr>
              <w:t>; then display method:</w:t>
            </w:r>
          </w:p>
          <w:p w14:paraId="3C5E48B5"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20c. Low Leakage Air-Handling Unit</w:t>
            </w:r>
          </w:p>
          <w:p w14:paraId="3C5E48B6" w14:textId="434B203D" w:rsidR="00096765" w:rsidRPr="000E62ED" w:rsidRDefault="00096765" w:rsidP="00096765">
            <w:pPr>
              <w:rPr>
                <w:rFonts w:asciiTheme="minorHAnsi" w:hAnsiTheme="minorHAnsi"/>
                <w:sz w:val="18"/>
                <w:szCs w:val="18"/>
              </w:rPr>
            </w:pPr>
            <w:r w:rsidRPr="000E62ED">
              <w:rPr>
                <w:rFonts w:asciiTheme="minorHAnsi" w:hAnsiTheme="minorHAnsi"/>
                <w:sz w:val="18"/>
                <w:szCs w:val="18"/>
              </w:rPr>
              <w:t xml:space="preserve">elseif </w:t>
            </w:r>
            <w:r>
              <w:rPr>
                <w:rFonts w:asciiTheme="minorHAnsi" w:hAnsiTheme="minorHAnsi"/>
                <w:sz w:val="18"/>
                <w:szCs w:val="18"/>
              </w:rPr>
              <w:t>07</w:t>
            </w:r>
            <w:r w:rsidRPr="000E62ED">
              <w:rPr>
                <w:rFonts w:asciiTheme="minorHAnsi" w:hAnsiTheme="minorHAnsi"/>
                <w:sz w:val="18"/>
                <w:szCs w:val="18"/>
              </w:rPr>
              <w:t>=</w:t>
            </w:r>
            <w:r w:rsidRPr="000E62ED">
              <w:rPr>
                <w:rFonts w:asciiTheme="minorHAnsi" w:hAnsiTheme="minorHAnsi"/>
                <w:sz w:val="18"/>
                <w:szCs w:val="18"/>
                <w:u w:val="single"/>
              </w:rPr>
              <w:t xml:space="preserve">New then </w:t>
            </w:r>
            <w:r w:rsidRPr="000E62ED">
              <w:rPr>
                <w:rFonts w:asciiTheme="minorHAnsi" w:hAnsiTheme="minorHAnsi"/>
                <w:sz w:val="18"/>
                <w:szCs w:val="18"/>
              </w:rPr>
              <w:t xml:space="preserve">display method: </w:t>
            </w:r>
          </w:p>
          <w:p w14:paraId="3C5E48B7" w14:textId="77777777" w:rsidR="00096765" w:rsidRPr="000E62ED" w:rsidRDefault="00096765" w:rsidP="00096765">
            <w:pPr>
              <w:rPr>
                <w:rFonts w:asciiTheme="minorHAnsi" w:hAnsiTheme="minorHAnsi"/>
                <w:b/>
                <w:sz w:val="18"/>
                <w:szCs w:val="18"/>
              </w:rPr>
            </w:pPr>
            <w:r w:rsidRPr="000E62ED">
              <w:rPr>
                <w:rFonts w:asciiTheme="minorHAnsi" w:hAnsiTheme="minorHAnsi"/>
                <w:b/>
                <w:sz w:val="18"/>
                <w:szCs w:val="18"/>
              </w:rPr>
              <w:t>20a. Completely New Duct System</w:t>
            </w:r>
          </w:p>
          <w:p w14:paraId="3C5E48B8" w14:textId="77777777" w:rsidR="00096765" w:rsidRPr="000E62ED" w:rsidRDefault="00096765" w:rsidP="00096765">
            <w:pPr>
              <w:rPr>
                <w:rFonts w:asciiTheme="minorHAnsi" w:hAnsiTheme="minorHAnsi"/>
                <w:sz w:val="18"/>
                <w:szCs w:val="18"/>
                <w:u w:val="single"/>
              </w:rPr>
            </w:pPr>
            <w:r w:rsidRPr="000E62ED">
              <w:rPr>
                <w:rFonts w:asciiTheme="minorHAnsi" w:hAnsiTheme="minorHAnsi"/>
                <w:sz w:val="18"/>
                <w:szCs w:val="18"/>
              </w:rPr>
              <w:t>&gt;&gt;</w:t>
            </w:r>
          </w:p>
        </w:tc>
      </w:tr>
    </w:tbl>
    <w:p w14:paraId="3C5E48BA" w14:textId="77777777" w:rsidR="00AF5BB7" w:rsidRPr="00247AA0" w:rsidRDefault="00AF5BB7"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A487E" w:rsidRPr="000E62ED" w14:paraId="3C5E48BE"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8BD" w14:textId="031014CE" w:rsidR="005A487E" w:rsidRPr="000E62ED" w:rsidRDefault="005A487E"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8BF" w14:textId="77777777" w:rsidR="005A487E" w:rsidRDefault="005A487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136"/>
        <w:gridCol w:w="6424"/>
      </w:tblGrid>
      <w:tr w:rsidR="006C7319" w:rsidRPr="000E62ED" w14:paraId="3C5E48C1"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C0" w14:textId="77777777" w:rsidR="006C7319" w:rsidRPr="000E62ED" w:rsidRDefault="001D2E44" w:rsidP="005A487E">
            <w:pPr>
              <w:keepNext/>
              <w:rPr>
                <w:rFonts w:asciiTheme="minorHAnsi" w:hAnsiTheme="minorHAnsi"/>
                <w:b/>
                <w:sz w:val="18"/>
                <w:szCs w:val="18"/>
              </w:rPr>
            </w:pPr>
            <w:r w:rsidRPr="00247AA0">
              <w:rPr>
                <w:rFonts w:asciiTheme="minorHAnsi" w:hAnsiTheme="minorHAnsi"/>
                <w:b/>
                <w:szCs w:val="18"/>
              </w:rPr>
              <w:lastRenderedPageBreak/>
              <w:t>B. Duct Leakage Diagnostic Test</w:t>
            </w:r>
          </w:p>
        </w:tc>
      </w:tr>
      <w:tr w:rsidR="0035745A" w:rsidRPr="000E62ED" w14:paraId="4A21A03A" w14:textId="6C34E3CC"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1B6BA9B" w14:textId="55890803" w:rsidR="0035745A" w:rsidRPr="00824011" w:rsidRDefault="00E10CD7" w:rsidP="005A487E">
            <w:pPr>
              <w:keepNext/>
              <w:rPr>
                <w:rFonts w:asciiTheme="minorHAnsi" w:hAnsiTheme="minorHAnsi"/>
                <w:sz w:val="18"/>
                <w:szCs w:val="18"/>
              </w:rPr>
            </w:pPr>
            <w:r w:rsidRPr="00824011">
              <w:rPr>
                <w:rFonts w:asciiTheme="minorHAnsi" w:hAnsiTheme="minorHAnsi"/>
                <w:sz w:val="18"/>
                <w:szCs w:val="18"/>
              </w:rPr>
              <w:t>01</w:t>
            </w:r>
          </w:p>
        </w:tc>
        <w:tc>
          <w:tcPr>
            <w:tcW w:w="1875" w:type="pct"/>
            <w:tcBorders>
              <w:top w:val="single" w:sz="4" w:space="0" w:color="auto"/>
              <w:left w:val="single" w:sz="4" w:space="0" w:color="auto"/>
              <w:bottom w:val="single" w:sz="4" w:space="0" w:color="auto"/>
              <w:right w:val="single" w:sz="4" w:space="0" w:color="auto"/>
            </w:tcBorders>
            <w:vAlign w:val="center"/>
          </w:tcPr>
          <w:p w14:paraId="228F385B" w14:textId="14370F71" w:rsidR="0035745A" w:rsidRPr="00824011" w:rsidRDefault="00E10CD7" w:rsidP="005A487E">
            <w:pPr>
              <w:keepNext/>
              <w:rPr>
                <w:rFonts w:asciiTheme="minorHAnsi" w:hAnsiTheme="minorHAnsi"/>
                <w:b/>
                <w:sz w:val="18"/>
                <w:szCs w:val="18"/>
              </w:rPr>
            </w:pPr>
            <w:r w:rsidRPr="00824011">
              <w:rPr>
                <w:rFonts w:asciiTheme="minorHAnsi" w:hAnsiTheme="minorHAnsi"/>
                <w:sz w:val="18"/>
                <w:szCs w:val="18"/>
              </w:rPr>
              <w:t>Air-Handling Unit Airflow (AHU Airflow) Determination Method</w:t>
            </w:r>
          </w:p>
        </w:tc>
        <w:tc>
          <w:tcPr>
            <w:tcW w:w="2912" w:type="pct"/>
            <w:tcBorders>
              <w:top w:val="single" w:sz="4" w:space="0" w:color="auto"/>
              <w:left w:val="single" w:sz="4" w:space="0" w:color="auto"/>
              <w:bottom w:val="single" w:sz="4" w:space="0" w:color="auto"/>
              <w:right w:val="single" w:sz="4" w:space="0" w:color="auto"/>
            </w:tcBorders>
            <w:vAlign w:val="center"/>
          </w:tcPr>
          <w:p w14:paraId="44140797" w14:textId="014C904D" w:rsidR="0035745A" w:rsidRPr="00824011" w:rsidRDefault="00C65A7C">
            <w:pPr>
              <w:keepNext/>
              <w:rPr>
                <w:rFonts w:asciiTheme="minorHAnsi" w:hAnsiTheme="minorHAnsi"/>
                <w:b/>
                <w:sz w:val="18"/>
                <w:szCs w:val="18"/>
              </w:rPr>
            </w:pPr>
            <w:r w:rsidRPr="00824011">
              <w:rPr>
                <w:rFonts w:asciiTheme="minorHAnsi" w:hAnsiTheme="minorHAnsi"/>
                <w:sz w:val="18"/>
                <w:szCs w:val="18"/>
              </w:rPr>
              <w:t xml:space="preserve">&lt;&lt;pick one from list:  </w:t>
            </w:r>
            <w:proofErr w:type="spellStart"/>
            <w:r w:rsidR="00080CBD">
              <w:rPr>
                <w:rFonts w:asciiTheme="minorHAnsi" w:hAnsiTheme="minorHAnsi"/>
                <w:sz w:val="18"/>
                <w:szCs w:val="18"/>
              </w:rPr>
              <w:t>DefaultAirflowMethod</w:t>
            </w:r>
            <w:proofErr w:type="spellEnd"/>
            <w:r w:rsidR="00080CBD">
              <w:rPr>
                <w:rFonts w:asciiTheme="minorHAnsi" w:hAnsiTheme="minorHAnsi"/>
                <w:sz w:val="18"/>
                <w:szCs w:val="18"/>
              </w:rPr>
              <w:t xml:space="preserve">; </w:t>
            </w:r>
            <w:proofErr w:type="spellStart"/>
            <w:proofErr w:type="gramStart"/>
            <w:r w:rsidRPr="00824011">
              <w:rPr>
                <w:rFonts w:asciiTheme="minorHAnsi" w:hAnsiTheme="minorHAnsi"/>
                <w:sz w:val="18"/>
                <w:szCs w:val="18"/>
                <w:u w:val="single"/>
              </w:rPr>
              <w:t>CoolingSystemMethod</w:t>
            </w:r>
            <w:proofErr w:type="spellEnd"/>
            <w:r w:rsidRPr="00824011">
              <w:rPr>
                <w:rFonts w:asciiTheme="minorHAnsi" w:hAnsiTheme="minorHAnsi"/>
                <w:sz w:val="18"/>
                <w:szCs w:val="18"/>
              </w:rPr>
              <w:t xml:space="preserve">;  </w:t>
            </w:r>
            <w:proofErr w:type="spellStart"/>
            <w:r w:rsidRPr="00824011">
              <w:rPr>
                <w:rFonts w:asciiTheme="minorHAnsi" w:hAnsiTheme="minorHAnsi"/>
                <w:sz w:val="18"/>
                <w:szCs w:val="18"/>
                <w:u w:val="single"/>
              </w:rPr>
              <w:t>HeatingSystemMethod</w:t>
            </w:r>
            <w:proofErr w:type="spellEnd"/>
            <w:proofErr w:type="gramEnd"/>
            <w:r w:rsidRPr="00824011">
              <w:rPr>
                <w:rFonts w:asciiTheme="minorHAnsi" w:hAnsiTheme="minorHAnsi"/>
                <w:sz w:val="18"/>
                <w:szCs w:val="18"/>
              </w:rPr>
              <w:t xml:space="preserve">; </w:t>
            </w:r>
            <w:proofErr w:type="spellStart"/>
            <w:r w:rsidRPr="00824011">
              <w:rPr>
                <w:rFonts w:asciiTheme="minorHAnsi" w:hAnsiTheme="minorHAnsi"/>
                <w:sz w:val="18"/>
                <w:szCs w:val="18"/>
                <w:u w:val="single"/>
              </w:rPr>
              <w:t>MeasuredAirflowMethod</w:t>
            </w:r>
            <w:proofErr w:type="spellEnd"/>
            <w:r w:rsidRPr="00824011">
              <w:rPr>
                <w:rFonts w:asciiTheme="minorHAnsi" w:hAnsiTheme="minorHAnsi"/>
                <w:sz w:val="18"/>
                <w:szCs w:val="18"/>
                <w:u w:val="single"/>
              </w:rPr>
              <w:t xml:space="preserve">; </w:t>
            </w:r>
            <w:proofErr w:type="spellStart"/>
            <w:r w:rsidRPr="00824011">
              <w:rPr>
                <w:rFonts w:asciiTheme="minorHAnsi" w:hAnsiTheme="minorHAnsi"/>
                <w:sz w:val="18"/>
                <w:szCs w:val="18"/>
                <w:u w:val="single"/>
              </w:rPr>
              <w:t>IndoorUnitMethod</w:t>
            </w:r>
            <w:proofErr w:type="spellEnd"/>
            <w:r w:rsidRPr="00824011">
              <w:rPr>
                <w:rFonts w:asciiTheme="minorHAnsi" w:hAnsiTheme="minorHAnsi"/>
                <w:sz w:val="18"/>
                <w:szCs w:val="18"/>
              </w:rPr>
              <w:t>&gt;&gt;</w:t>
            </w:r>
          </w:p>
        </w:tc>
      </w:tr>
      <w:tr w:rsidR="001C1F9C" w:rsidRPr="000E62ED" w14:paraId="3C5E48C5"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2" w14:textId="3420905D" w:rsidR="001C1F9C" w:rsidRPr="00C65A7C" w:rsidRDefault="001C1F9C" w:rsidP="00C05873">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2</w:t>
            </w:r>
          </w:p>
        </w:tc>
        <w:tc>
          <w:tcPr>
            <w:tcW w:w="1875" w:type="pct"/>
            <w:tcBorders>
              <w:top w:val="single" w:sz="4" w:space="0" w:color="auto"/>
              <w:left w:val="single" w:sz="4" w:space="0" w:color="auto"/>
              <w:bottom w:val="single" w:sz="4" w:space="0" w:color="auto"/>
              <w:right w:val="single" w:sz="4" w:space="0" w:color="auto"/>
            </w:tcBorders>
            <w:vAlign w:val="center"/>
          </w:tcPr>
          <w:p w14:paraId="3C5E48C3" w14:textId="4D6F4408" w:rsidR="001C1F9C" w:rsidRPr="00C65A7C" w:rsidRDefault="001C1F9C" w:rsidP="00C05873">
            <w:pPr>
              <w:keepNext/>
              <w:rPr>
                <w:rFonts w:asciiTheme="minorHAnsi" w:hAnsiTheme="minorHAnsi"/>
                <w:sz w:val="18"/>
                <w:szCs w:val="18"/>
              </w:rPr>
            </w:pPr>
            <w:r w:rsidRPr="00C65A7C">
              <w:rPr>
                <w:rFonts w:asciiTheme="minorHAnsi" w:hAnsiTheme="minorHAnsi"/>
                <w:sz w:val="18"/>
                <w:szCs w:val="18"/>
              </w:rPr>
              <w:t>Condenser Nominal Cooling Capacity (ton)</w:t>
            </w:r>
          </w:p>
        </w:tc>
        <w:tc>
          <w:tcPr>
            <w:tcW w:w="2912" w:type="pct"/>
            <w:tcBorders>
              <w:top w:val="single" w:sz="4" w:space="0" w:color="auto"/>
              <w:left w:val="single" w:sz="4" w:space="0" w:color="auto"/>
              <w:bottom w:val="single" w:sz="4" w:space="0" w:color="auto"/>
              <w:right w:val="single" w:sz="4" w:space="0" w:color="auto"/>
            </w:tcBorders>
            <w:vAlign w:val="center"/>
          </w:tcPr>
          <w:p w14:paraId="3C5E48C4" w14:textId="37FF4CB3" w:rsidR="001C1F9C" w:rsidRPr="00C65A7C" w:rsidRDefault="001C1F9C">
            <w:pPr>
              <w:keepNext/>
              <w:rPr>
                <w:rFonts w:asciiTheme="minorHAnsi" w:hAnsiTheme="minorHAnsi"/>
                <w:sz w:val="18"/>
                <w:szCs w:val="18"/>
              </w:rPr>
            </w:pPr>
            <w:r w:rsidRPr="00824011">
              <w:rPr>
                <w:rFonts w:asciiTheme="minorHAnsi" w:hAnsiTheme="minorHAnsi"/>
                <w:sz w:val="18"/>
                <w:szCs w:val="18"/>
              </w:rPr>
              <w:t>&lt;&lt;</w:t>
            </w:r>
            <w:r w:rsidR="00C65A7C" w:rsidRPr="00824011">
              <w:rPr>
                <w:rFonts w:asciiTheme="minorHAnsi" w:hAnsiTheme="minorHAnsi"/>
                <w:sz w:val="18"/>
                <w:szCs w:val="18"/>
              </w:rPr>
              <w:t xml:space="preserve"> if B01 = </w:t>
            </w:r>
            <w:proofErr w:type="spellStart"/>
            <w:r w:rsidR="00C65A7C" w:rsidRPr="00824011">
              <w:rPr>
                <w:rFonts w:asciiTheme="minorHAnsi" w:hAnsiTheme="minorHAnsi"/>
                <w:sz w:val="18"/>
                <w:szCs w:val="18"/>
              </w:rPr>
              <w:t>CoolingSystemMethod</w:t>
            </w:r>
            <w:proofErr w:type="spellEnd"/>
            <w:r w:rsidR="00C65A7C" w:rsidRPr="00824011">
              <w:rPr>
                <w:rFonts w:asciiTheme="minorHAnsi" w:hAnsiTheme="minorHAnsi"/>
                <w:sz w:val="18"/>
                <w:szCs w:val="18"/>
              </w:rPr>
              <w:t xml:space="preserve">, then user input is numeric </w:t>
            </w:r>
            <w:proofErr w:type="spellStart"/>
            <w:r w:rsidR="00C65A7C" w:rsidRPr="00824011">
              <w:rPr>
                <w:rFonts w:asciiTheme="minorHAnsi" w:hAnsiTheme="minorHAnsi"/>
                <w:sz w:val="18"/>
                <w:szCs w:val="18"/>
              </w:rPr>
              <w:t>x.xx</w:t>
            </w:r>
            <w:proofErr w:type="spellEnd"/>
            <w:r w:rsidR="00C65A7C" w:rsidRPr="00824011">
              <w:rPr>
                <w:rFonts w:asciiTheme="minorHAnsi" w:hAnsiTheme="minorHAnsi"/>
                <w:sz w:val="18"/>
                <w:szCs w:val="18"/>
              </w:rPr>
              <w:t xml:space="preserve">; else =N/A </w:t>
            </w:r>
            <w:r w:rsidRPr="00824011">
              <w:rPr>
                <w:rFonts w:asciiTheme="minorHAnsi" w:hAnsiTheme="minorHAnsi"/>
                <w:sz w:val="18"/>
                <w:szCs w:val="18"/>
              </w:rPr>
              <w:t>&gt;&gt;</w:t>
            </w:r>
          </w:p>
        </w:tc>
      </w:tr>
      <w:tr w:rsidR="00E10CD7" w:rsidRPr="000E62ED" w14:paraId="4DC063AC" w14:textId="77777777" w:rsidTr="0035745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20FA41E" w14:textId="4D94CE1F" w:rsidR="00E10CD7" w:rsidRPr="00C65A7C" w:rsidRDefault="00E10CD7" w:rsidP="00E10CD7">
            <w:pPr>
              <w:keepNext/>
              <w:jc w:val="center"/>
              <w:rPr>
                <w:rFonts w:asciiTheme="minorHAnsi" w:hAnsiTheme="minorHAnsi"/>
                <w:sz w:val="18"/>
                <w:szCs w:val="18"/>
              </w:rPr>
            </w:pPr>
            <w:r w:rsidRPr="00824011">
              <w:rPr>
                <w:rFonts w:asciiTheme="minorHAnsi" w:hAnsiTheme="minorHAnsi"/>
                <w:sz w:val="18"/>
                <w:szCs w:val="18"/>
              </w:rPr>
              <w:t>03</w:t>
            </w:r>
          </w:p>
        </w:tc>
        <w:tc>
          <w:tcPr>
            <w:tcW w:w="1875" w:type="pct"/>
            <w:tcBorders>
              <w:top w:val="single" w:sz="4" w:space="0" w:color="auto"/>
              <w:left w:val="single" w:sz="4" w:space="0" w:color="auto"/>
              <w:bottom w:val="single" w:sz="4" w:space="0" w:color="auto"/>
              <w:right w:val="single" w:sz="4" w:space="0" w:color="auto"/>
            </w:tcBorders>
            <w:vAlign w:val="center"/>
          </w:tcPr>
          <w:p w14:paraId="4D17E64B" w14:textId="78CC7F10"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Indoor Unit Nominal Cooling Capacity</w:t>
            </w:r>
            <w:r w:rsidR="00080CBD">
              <w:rPr>
                <w:rFonts w:asciiTheme="minorHAnsi" w:hAnsiTheme="minorHAnsi"/>
                <w:sz w:val="18"/>
                <w:szCs w:val="18"/>
              </w:rPr>
              <w:t xml:space="preserve"> (ton)</w:t>
            </w:r>
          </w:p>
        </w:tc>
        <w:tc>
          <w:tcPr>
            <w:tcW w:w="2912" w:type="pct"/>
            <w:tcBorders>
              <w:top w:val="single" w:sz="4" w:space="0" w:color="auto"/>
              <w:left w:val="single" w:sz="4" w:space="0" w:color="auto"/>
              <w:bottom w:val="single" w:sz="4" w:space="0" w:color="auto"/>
              <w:right w:val="single" w:sz="4" w:space="0" w:color="auto"/>
            </w:tcBorders>
            <w:vAlign w:val="center"/>
          </w:tcPr>
          <w:p w14:paraId="28EAAB75" w14:textId="55410D79" w:rsidR="00E10CD7" w:rsidRPr="00824011" w:rsidRDefault="00C65A7C" w:rsidP="00E10CD7">
            <w:pPr>
              <w:keepNext/>
              <w:rPr>
                <w:rFonts w:asciiTheme="minorHAnsi" w:hAnsiTheme="minorHAnsi"/>
                <w:sz w:val="18"/>
                <w:szCs w:val="18"/>
              </w:rPr>
            </w:pPr>
            <w:r w:rsidRPr="00824011">
              <w:rPr>
                <w:rFonts w:asciiTheme="minorHAnsi" w:hAnsiTheme="minorHAnsi"/>
                <w:sz w:val="18"/>
                <w:szCs w:val="18"/>
              </w:rPr>
              <w:t xml:space="preserve">&lt;&lt; if B01 = </w:t>
            </w:r>
            <w:proofErr w:type="spellStart"/>
            <w:r w:rsidRPr="00824011">
              <w:rPr>
                <w:rFonts w:asciiTheme="minorHAnsi" w:hAnsiTheme="minorHAnsi"/>
                <w:sz w:val="18"/>
                <w:szCs w:val="18"/>
              </w:rPr>
              <w:t>IndoorUnitMethod</w:t>
            </w:r>
            <w:proofErr w:type="spellEnd"/>
            <w:r w:rsidRPr="00824011">
              <w:rPr>
                <w:rFonts w:asciiTheme="minorHAnsi" w:hAnsiTheme="minorHAnsi"/>
                <w:sz w:val="18"/>
                <w:szCs w:val="18"/>
              </w:rPr>
              <w:t xml:space="preserve">, then user input is either numeric </w:t>
            </w:r>
            <w:proofErr w:type="spellStart"/>
            <w:r w:rsidRPr="00824011">
              <w:rPr>
                <w:rFonts w:asciiTheme="minorHAnsi" w:hAnsiTheme="minorHAnsi"/>
                <w:sz w:val="18"/>
                <w:szCs w:val="18"/>
              </w:rPr>
              <w:t>x.xx</w:t>
            </w:r>
            <w:proofErr w:type="spellEnd"/>
            <w:r w:rsidRPr="00824011">
              <w:rPr>
                <w:rFonts w:asciiTheme="minorHAnsi" w:hAnsiTheme="minorHAnsi"/>
                <w:sz w:val="18"/>
                <w:szCs w:val="18"/>
              </w:rPr>
              <w:t>, else =N/A&gt;&gt;</w:t>
            </w:r>
          </w:p>
        </w:tc>
      </w:tr>
      <w:tr w:rsidR="00E10CD7" w:rsidRPr="000E62ED" w14:paraId="3C5E48C9"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6" w14:textId="582E2F8A"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4</w:t>
            </w:r>
          </w:p>
        </w:tc>
        <w:tc>
          <w:tcPr>
            <w:tcW w:w="1875" w:type="pct"/>
            <w:tcBorders>
              <w:top w:val="single" w:sz="4" w:space="0" w:color="auto"/>
              <w:left w:val="single" w:sz="4" w:space="0" w:color="auto"/>
              <w:bottom w:val="single" w:sz="4" w:space="0" w:color="auto"/>
              <w:right w:val="single" w:sz="4" w:space="0" w:color="auto"/>
            </w:tcBorders>
            <w:vAlign w:val="center"/>
          </w:tcPr>
          <w:p w14:paraId="3C5E48C7" w14:textId="4091D01B"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Heating Capacity (</w:t>
            </w:r>
            <w:proofErr w:type="spellStart"/>
            <w:r w:rsidRPr="00C65A7C">
              <w:rPr>
                <w:rFonts w:asciiTheme="minorHAnsi" w:hAnsiTheme="minorHAnsi"/>
                <w:sz w:val="18"/>
                <w:szCs w:val="18"/>
              </w:rPr>
              <w:t>kBtu</w:t>
            </w:r>
            <w:proofErr w:type="spellEnd"/>
            <w:r w:rsidRPr="00C65A7C">
              <w:rPr>
                <w:rFonts w:asciiTheme="minorHAnsi" w:hAnsiTheme="minorHAnsi"/>
                <w:sz w:val="18"/>
                <w:szCs w:val="18"/>
              </w:rPr>
              <w:t>/h)</w:t>
            </w:r>
          </w:p>
        </w:tc>
        <w:tc>
          <w:tcPr>
            <w:tcW w:w="2912" w:type="pct"/>
            <w:tcBorders>
              <w:top w:val="single" w:sz="4" w:space="0" w:color="auto"/>
              <w:left w:val="single" w:sz="4" w:space="0" w:color="auto"/>
              <w:bottom w:val="single" w:sz="4" w:space="0" w:color="auto"/>
              <w:right w:val="single" w:sz="4" w:space="0" w:color="auto"/>
            </w:tcBorders>
            <w:vAlign w:val="center"/>
          </w:tcPr>
          <w:p w14:paraId="3C5E48C8" w14:textId="57D5A317"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&lt;&lt;</w:t>
            </w:r>
            <w:r w:rsidR="00C65A7C" w:rsidRPr="00824011">
              <w:rPr>
                <w:rFonts w:asciiTheme="minorHAnsi" w:hAnsiTheme="minorHAnsi"/>
                <w:sz w:val="18"/>
                <w:szCs w:val="18"/>
              </w:rPr>
              <w:t xml:space="preserve">if B01 = </w:t>
            </w:r>
            <w:proofErr w:type="spellStart"/>
            <w:r w:rsidR="00C65A7C" w:rsidRPr="00824011">
              <w:rPr>
                <w:rFonts w:asciiTheme="minorHAnsi" w:hAnsiTheme="minorHAnsi"/>
                <w:sz w:val="18"/>
                <w:szCs w:val="18"/>
              </w:rPr>
              <w:t>HeatingSystemMethod</w:t>
            </w:r>
            <w:proofErr w:type="spellEnd"/>
            <w:r w:rsidR="00C65A7C" w:rsidRPr="00824011">
              <w:rPr>
                <w:rFonts w:asciiTheme="minorHAnsi" w:hAnsiTheme="minorHAnsi"/>
                <w:sz w:val="18"/>
                <w:szCs w:val="18"/>
              </w:rPr>
              <w:t xml:space="preserve">, then user input is numeric </w:t>
            </w:r>
            <w:proofErr w:type="spellStart"/>
            <w:r w:rsidR="00C65A7C" w:rsidRPr="00824011">
              <w:rPr>
                <w:rFonts w:asciiTheme="minorHAnsi" w:hAnsiTheme="minorHAnsi"/>
                <w:sz w:val="18"/>
                <w:szCs w:val="18"/>
              </w:rPr>
              <w:t>xxx.x</w:t>
            </w:r>
            <w:proofErr w:type="spellEnd"/>
            <w:r w:rsidR="00C65A7C" w:rsidRPr="00824011">
              <w:rPr>
                <w:rFonts w:asciiTheme="minorHAnsi" w:hAnsiTheme="minorHAnsi"/>
                <w:sz w:val="18"/>
                <w:szCs w:val="18"/>
              </w:rPr>
              <w:t>; else =N/A</w:t>
            </w:r>
            <w:r w:rsidR="00C65A7C" w:rsidRPr="00824011" w:rsidDel="000C7A1E">
              <w:rPr>
                <w:rFonts w:asciiTheme="minorHAnsi" w:hAnsiTheme="minorHAnsi"/>
                <w:sz w:val="18"/>
                <w:szCs w:val="18"/>
              </w:rPr>
              <w:t xml:space="preserve"> </w:t>
            </w:r>
            <w:r w:rsidRPr="00824011">
              <w:rPr>
                <w:rFonts w:asciiTheme="minorHAnsi" w:hAnsiTheme="minorHAnsi"/>
                <w:sz w:val="18"/>
                <w:szCs w:val="18"/>
              </w:rPr>
              <w:t>&gt;&gt;</w:t>
            </w:r>
          </w:p>
        </w:tc>
      </w:tr>
      <w:tr w:rsidR="00E10CD7" w:rsidRPr="000E62ED" w14:paraId="3C5E48CD"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A" w14:textId="39DE860B"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5</w:t>
            </w:r>
          </w:p>
        </w:tc>
        <w:tc>
          <w:tcPr>
            <w:tcW w:w="1875" w:type="pct"/>
            <w:tcBorders>
              <w:top w:val="single" w:sz="4" w:space="0" w:color="auto"/>
              <w:left w:val="single" w:sz="4" w:space="0" w:color="auto"/>
              <w:bottom w:val="single" w:sz="4" w:space="0" w:color="auto"/>
              <w:right w:val="single" w:sz="4" w:space="0" w:color="auto"/>
            </w:tcBorders>
            <w:vAlign w:val="center"/>
          </w:tcPr>
          <w:p w14:paraId="3C5E48CB" w14:textId="34E9768C"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Conditioned Floor Area Served by this HVAC System (ft</w:t>
            </w:r>
            <w:r w:rsidRPr="00C65A7C">
              <w:rPr>
                <w:rFonts w:asciiTheme="minorHAnsi" w:hAnsiTheme="minorHAnsi"/>
                <w:sz w:val="18"/>
                <w:szCs w:val="18"/>
                <w:vertAlign w:val="superscript"/>
              </w:rPr>
              <w:t>2</w:t>
            </w:r>
            <w:r w:rsidRPr="00C65A7C">
              <w:rPr>
                <w:rFonts w:asciiTheme="minorHAnsi" w:hAnsiTheme="minorHAnsi"/>
                <w:sz w:val="18"/>
                <w:szCs w:val="18"/>
              </w:rPr>
              <w:t>)</w:t>
            </w:r>
          </w:p>
        </w:tc>
        <w:tc>
          <w:tcPr>
            <w:tcW w:w="2912" w:type="pct"/>
            <w:tcBorders>
              <w:top w:val="single" w:sz="4" w:space="0" w:color="auto"/>
              <w:left w:val="single" w:sz="4" w:space="0" w:color="auto"/>
              <w:bottom w:val="single" w:sz="4" w:space="0" w:color="auto"/>
              <w:right w:val="single" w:sz="4" w:space="0" w:color="auto"/>
            </w:tcBorders>
            <w:vAlign w:val="center"/>
          </w:tcPr>
          <w:p w14:paraId="3C5E48CC" w14:textId="681D267C"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w:t>
            </w:r>
            <w:r w:rsidR="00C65A7C" w:rsidRPr="00824011">
              <w:rPr>
                <w:rFonts w:asciiTheme="minorHAnsi" w:hAnsiTheme="minorHAnsi"/>
                <w:sz w:val="18"/>
                <w:szCs w:val="18"/>
              </w:rPr>
              <w:t xml:space="preserve"> if B01 = </w:t>
            </w:r>
            <w:proofErr w:type="spellStart"/>
            <w:r w:rsidR="00C65A7C" w:rsidRPr="00824011">
              <w:rPr>
                <w:rFonts w:asciiTheme="minorHAnsi" w:hAnsiTheme="minorHAnsi"/>
                <w:sz w:val="18"/>
                <w:szCs w:val="18"/>
              </w:rPr>
              <w:t>DefaultAirflowMethod</w:t>
            </w:r>
            <w:proofErr w:type="spellEnd"/>
            <w:r w:rsidR="00C65A7C" w:rsidRPr="00824011">
              <w:rPr>
                <w:rFonts w:asciiTheme="minorHAnsi" w:hAnsiTheme="minorHAnsi"/>
                <w:sz w:val="18"/>
                <w:szCs w:val="18"/>
              </w:rPr>
              <w:t xml:space="preserve">, user input is numeric </w:t>
            </w:r>
            <w:proofErr w:type="spellStart"/>
            <w:proofErr w:type="gramStart"/>
            <w:r w:rsidR="00C65A7C" w:rsidRPr="00824011">
              <w:rPr>
                <w:rFonts w:asciiTheme="minorHAnsi" w:hAnsiTheme="minorHAnsi"/>
                <w:sz w:val="18"/>
                <w:szCs w:val="18"/>
              </w:rPr>
              <w:t>xx,xxx</w:t>
            </w:r>
            <w:proofErr w:type="spellEnd"/>
            <w:proofErr w:type="gramEnd"/>
            <w:r w:rsidR="00C65A7C" w:rsidRPr="00824011">
              <w:rPr>
                <w:rFonts w:asciiTheme="minorHAnsi" w:hAnsiTheme="minorHAnsi"/>
                <w:sz w:val="18"/>
                <w:szCs w:val="18"/>
              </w:rPr>
              <w:t>; else = N/A</w:t>
            </w:r>
            <w:r w:rsidR="00C65A7C" w:rsidRPr="00C65A7C" w:rsidDel="00C65A7C">
              <w:rPr>
                <w:rFonts w:asciiTheme="minorHAnsi" w:hAnsiTheme="minorHAnsi"/>
                <w:sz w:val="18"/>
                <w:szCs w:val="18"/>
              </w:rPr>
              <w:t xml:space="preserve"> </w:t>
            </w:r>
            <w:r w:rsidRPr="00C65A7C">
              <w:rPr>
                <w:rFonts w:asciiTheme="minorHAnsi" w:hAnsiTheme="minorHAnsi"/>
                <w:sz w:val="18"/>
                <w:szCs w:val="18"/>
              </w:rPr>
              <w:t xml:space="preserve">(should be consistent with </w:t>
            </w:r>
            <w:del w:id="81" w:author="Alhabibi, Haider@Energy" w:date="2022-02-11T17:40:00Z">
              <w:r w:rsidRPr="00C65A7C" w:rsidDel="008F5F94">
                <w:rPr>
                  <w:rFonts w:asciiTheme="minorHAnsi" w:hAnsiTheme="minorHAnsi"/>
                  <w:sz w:val="18"/>
                  <w:szCs w:val="18"/>
                </w:rPr>
                <w:delText>CF2R</w:delText>
              </w:r>
            </w:del>
            <w:ins w:id="82" w:author="Alhabibi, Haider@Energy" w:date="2022-02-11T17:40:00Z">
              <w:r w:rsidR="008F5F94">
                <w:rPr>
                  <w:rFonts w:asciiTheme="minorHAnsi" w:hAnsiTheme="minorHAnsi"/>
                  <w:sz w:val="18"/>
                  <w:szCs w:val="18"/>
                </w:rPr>
                <w:t>LMCI</w:t>
              </w:r>
            </w:ins>
            <w:r w:rsidRPr="00C65A7C">
              <w:rPr>
                <w:rFonts w:asciiTheme="minorHAnsi" w:hAnsiTheme="minorHAnsi"/>
                <w:sz w:val="18"/>
                <w:szCs w:val="18"/>
              </w:rPr>
              <w:t>-MCH-20</w:t>
            </w:r>
            <w:r w:rsidR="005C7357">
              <w:rPr>
                <w:rFonts w:asciiTheme="minorHAnsi" w:hAnsiTheme="minorHAnsi"/>
                <w:sz w:val="18"/>
                <w:szCs w:val="18"/>
              </w:rPr>
              <w:t>)</w:t>
            </w:r>
            <w:r w:rsidRPr="00C65A7C">
              <w:rPr>
                <w:rFonts w:asciiTheme="minorHAnsi" w:hAnsiTheme="minorHAnsi"/>
                <w:sz w:val="18"/>
                <w:szCs w:val="18"/>
              </w:rPr>
              <w:t>&gt;&gt;</w:t>
            </w:r>
          </w:p>
        </w:tc>
      </w:tr>
      <w:tr w:rsidR="00E10CD7" w:rsidRPr="000E62ED" w14:paraId="58F7B2CF" w14:textId="77777777" w:rsidTr="0035745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E79F998" w14:textId="717F5D90" w:rsidR="00E10CD7" w:rsidRPr="00C65A7C" w:rsidRDefault="00E10CD7" w:rsidP="00E10CD7">
            <w:pPr>
              <w:keepNext/>
              <w:jc w:val="center"/>
              <w:rPr>
                <w:rFonts w:asciiTheme="minorHAnsi" w:hAnsiTheme="minorHAnsi"/>
                <w:sz w:val="18"/>
                <w:szCs w:val="18"/>
              </w:rPr>
            </w:pPr>
            <w:r w:rsidRPr="00824011">
              <w:rPr>
                <w:rFonts w:asciiTheme="minorHAnsi" w:hAnsiTheme="minorHAnsi"/>
                <w:sz w:val="18"/>
                <w:szCs w:val="18"/>
              </w:rPr>
              <w:t>06</w:t>
            </w:r>
          </w:p>
        </w:tc>
        <w:tc>
          <w:tcPr>
            <w:tcW w:w="1875" w:type="pct"/>
            <w:tcBorders>
              <w:top w:val="single" w:sz="4" w:space="0" w:color="auto"/>
              <w:left w:val="single" w:sz="4" w:space="0" w:color="auto"/>
              <w:bottom w:val="single" w:sz="4" w:space="0" w:color="auto"/>
              <w:right w:val="single" w:sz="4" w:space="0" w:color="auto"/>
            </w:tcBorders>
            <w:vAlign w:val="center"/>
          </w:tcPr>
          <w:p w14:paraId="68691801" w14:textId="3E3553B3"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Measured AHU Airflow (cfm)</w:t>
            </w:r>
          </w:p>
        </w:tc>
        <w:tc>
          <w:tcPr>
            <w:tcW w:w="2912" w:type="pct"/>
            <w:tcBorders>
              <w:top w:val="single" w:sz="4" w:space="0" w:color="auto"/>
              <w:left w:val="single" w:sz="4" w:space="0" w:color="auto"/>
              <w:bottom w:val="single" w:sz="4" w:space="0" w:color="auto"/>
              <w:right w:val="single" w:sz="4" w:space="0" w:color="auto"/>
            </w:tcBorders>
            <w:vAlign w:val="center"/>
          </w:tcPr>
          <w:p w14:paraId="22CACBC3" w14:textId="4F5B2319" w:rsidR="00E10CD7" w:rsidRPr="00C65A7C" w:rsidRDefault="00C65A7C" w:rsidP="00E10CD7">
            <w:pPr>
              <w:keepNext/>
              <w:rPr>
                <w:rFonts w:asciiTheme="minorHAnsi" w:hAnsiTheme="minorHAnsi"/>
                <w:sz w:val="18"/>
                <w:szCs w:val="18"/>
              </w:rPr>
            </w:pPr>
            <w:r w:rsidRPr="00824011">
              <w:rPr>
                <w:rFonts w:asciiTheme="minorHAnsi" w:hAnsiTheme="minorHAnsi"/>
                <w:sz w:val="18"/>
                <w:szCs w:val="18"/>
              </w:rPr>
              <w:t xml:space="preserve">&lt;&lt; if B01 = </w:t>
            </w:r>
            <w:proofErr w:type="spellStart"/>
            <w:r w:rsidRPr="00824011">
              <w:rPr>
                <w:rFonts w:asciiTheme="minorHAnsi" w:hAnsiTheme="minorHAnsi"/>
                <w:sz w:val="18"/>
                <w:szCs w:val="18"/>
              </w:rPr>
              <w:t>MeasuredAirflowMethod</w:t>
            </w:r>
            <w:proofErr w:type="spellEnd"/>
            <w:r w:rsidRPr="00824011">
              <w:rPr>
                <w:rFonts w:asciiTheme="minorHAnsi" w:hAnsiTheme="minorHAnsi"/>
                <w:sz w:val="18"/>
                <w:szCs w:val="18"/>
              </w:rPr>
              <w:t xml:space="preserve">, then user enter numeric </w:t>
            </w:r>
            <w:proofErr w:type="spellStart"/>
            <w:proofErr w:type="gramStart"/>
            <w:r w:rsidRPr="00824011">
              <w:rPr>
                <w:rFonts w:asciiTheme="minorHAnsi" w:hAnsiTheme="minorHAnsi"/>
                <w:sz w:val="18"/>
                <w:szCs w:val="18"/>
              </w:rPr>
              <w:t>x,xxx</w:t>
            </w:r>
            <w:proofErr w:type="spellEnd"/>
            <w:proofErr w:type="gramEnd"/>
            <w:r w:rsidRPr="00824011">
              <w:rPr>
                <w:rFonts w:asciiTheme="minorHAnsi" w:hAnsiTheme="minorHAnsi"/>
                <w:sz w:val="18"/>
                <w:szCs w:val="18"/>
              </w:rPr>
              <w:t>, else =N/A&gt;&gt;</w:t>
            </w:r>
          </w:p>
        </w:tc>
      </w:tr>
      <w:tr w:rsidR="00E10CD7" w:rsidRPr="000E62ED" w14:paraId="3C5E48D1"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CE" w14:textId="458EC348"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7</w:t>
            </w:r>
          </w:p>
        </w:tc>
        <w:tc>
          <w:tcPr>
            <w:tcW w:w="1875" w:type="pct"/>
            <w:tcBorders>
              <w:top w:val="single" w:sz="4" w:space="0" w:color="auto"/>
              <w:left w:val="single" w:sz="4" w:space="0" w:color="auto"/>
              <w:bottom w:val="single" w:sz="4" w:space="0" w:color="auto"/>
              <w:right w:val="single" w:sz="4" w:space="0" w:color="auto"/>
            </w:tcBorders>
            <w:vAlign w:val="center"/>
          </w:tcPr>
          <w:p w14:paraId="3C5E48CF" w14:textId="7B75B16C"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Duct Leakage Test Conditions</w:t>
            </w:r>
          </w:p>
        </w:tc>
        <w:tc>
          <w:tcPr>
            <w:tcW w:w="2912" w:type="pct"/>
            <w:tcBorders>
              <w:top w:val="single" w:sz="4" w:space="0" w:color="auto"/>
              <w:left w:val="single" w:sz="4" w:space="0" w:color="auto"/>
              <w:bottom w:val="single" w:sz="4" w:space="0" w:color="auto"/>
              <w:right w:val="single" w:sz="4" w:space="0" w:color="auto"/>
            </w:tcBorders>
            <w:vAlign w:val="center"/>
          </w:tcPr>
          <w:p w14:paraId="3C5E48D0" w14:textId="596E0456" w:rsidR="00E10CD7" w:rsidRPr="00C65A7C" w:rsidRDefault="00E10CD7">
            <w:pPr>
              <w:keepNext/>
              <w:rPr>
                <w:rFonts w:asciiTheme="minorHAnsi" w:hAnsiTheme="minorHAnsi"/>
                <w:sz w:val="18"/>
                <w:szCs w:val="18"/>
              </w:rPr>
            </w:pPr>
            <w:r w:rsidRPr="00C65A7C">
              <w:rPr>
                <w:rFonts w:asciiTheme="minorHAnsi" w:hAnsiTheme="minorHAnsi"/>
                <w:sz w:val="18"/>
                <w:szCs w:val="18"/>
              </w:rPr>
              <w:t>&lt;&lt;</w:t>
            </w:r>
            <w:r w:rsidRPr="00824011">
              <w:rPr>
                <w:rFonts w:asciiTheme="minorHAnsi" w:hAnsiTheme="minorHAnsi"/>
                <w:sz w:val="18"/>
                <w:szCs w:val="18"/>
              </w:rPr>
              <w:t xml:space="preserve">only allowed value = </w:t>
            </w:r>
            <w:proofErr w:type="spellStart"/>
            <w:r w:rsidRPr="00824011">
              <w:rPr>
                <w:rFonts w:asciiTheme="minorHAnsi" w:hAnsiTheme="minorHAnsi"/>
                <w:sz w:val="18"/>
                <w:szCs w:val="18"/>
              </w:rPr>
              <w:t>TestFinal</w:t>
            </w:r>
            <w:proofErr w:type="spellEnd"/>
            <w:r w:rsidRPr="00824011">
              <w:rPr>
                <w:rFonts w:asciiTheme="minorHAnsi" w:hAnsiTheme="minorHAnsi"/>
                <w:sz w:val="18"/>
                <w:szCs w:val="18"/>
              </w:rPr>
              <w:t xml:space="preserve"> (note </w:t>
            </w:r>
            <w:del w:id="83" w:author="Alhabibi, Haider@Energy" w:date="2022-02-11T17:40:00Z">
              <w:r w:rsidRPr="00824011" w:rsidDel="008F5F94">
                <w:rPr>
                  <w:rFonts w:asciiTheme="minorHAnsi" w:hAnsiTheme="minorHAnsi"/>
                  <w:sz w:val="18"/>
                  <w:szCs w:val="18"/>
                </w:rPr>
                <w:delText xml:space="preserve">CF2R </w:delText>
              </w:r>
            </w:del>
            <w:ins w:id="84" w:author="Alhabibi, Haider@Energy" w:date="2022-02-11T17:40:00Z">
              <w:r w:rsidR="008F5F94">
                <w:rPr>
                  <w:rFonts w:asciiTheme="minorHAnsi" w:hAnsiTheme="minorHAnsi"/>
                  <w:sz w:val="18"/>
                  <w:szCs w:val="18"/>
                </w:rPr>
                <w:t>LMCI</w:t>
              </w:r>
              <w:r w:rsidR="008F5F94" w:rsidRPr="00824011">
                <w:rPr>
                  <w:rFonts w:asciiTheme="minorHAnsi" w:hAnsiTheme="minorHAnsi"/>
                  <w:sz w:val="18"/>
                  <w:szCs w:val="18"/>
                </w:rPr>
                <w:t xml:space="preserve"> </w:t>
              </w:r>
            </w:ins>
            <w:r w:rsidRPr="00824011">
              <w:rPr>
                <w:rFonts w:asciiTheme="minorHAnsi" w:hAnsiTheme="minorHAnsi"/>
                <w:sz w:val="18"/>
                <w:szCs w:val="18"/>
              </w:rPr>
              <w:t>B0</w:t>
            </w:r>
            <w:r w:rsidR="00B759A4">
              <w:rPr>
                <w:rFonts w:asciiTheme="minorHAnsi" w:hAnsiTheme="minorHAnsi"/>
                <w:sz w:val="18"/>
                <w:szCs w:val="18"/>
              </w:rPr>
              <w:t>7</w:t>
            </w:r>
            <w:r w:rsidRPr="00824011">
              <w:rPr>
                <w:rFonts w:asciiTheme="minorHAnsi" w:hAnsiTheme="minorHAnsi"/>
                <w:sz w:val="18"/>
                <w:szCs w:val="18"/>
              </w:rPr>
              <w:t xml:space="preserve"> field allows values=</w:t>
            </w:r>
            <w:proofErr w:type="spellStart"/>
            <w:r w:rsidRPr="00824011">
              <w:rPr>
                <w:rFonts w:asciiTheme="minorHAnsi" w:hAnsiTheme="minorHAnsi"/>
                <w:sz w:val="18"/>
                <w:szCs w:val="18"/>
              </w:rPr>
              <w:t>TestRough-inAHU</w:t>
            </w:r>
            <w:proofErr w:type="spellEnd"/>
            <w:r w:rsidRPr="00824011">
              <w:rPr>
                <w:rFonts w:asciiTheme="minorHAnsi" w:hAnsiTheme="minorHAnsi"/>
                <w:sz w:val="18"/>
                <w:szCs w:val="18"/>
              </w:rPr>
              <w:t xml:space="preserve">; </w:t>
            </w:r>
            <w:proofErr w:type="spellStart"/>
            <w:r w:rsidRPr="00824011">
              <w:rPr>
                <w:rFonts w:asciiTheme="minorHAnsi" w:hAnsiTheme="minorHAnsi"/>
                <w:sz w:val="18"/>
                <w:szCs w:val="18"/>
              </w:rPr>
              <w:t>TestRough</w:t>
            </w:r>
            <w:proofErr w:type="spellEnd"/>
            <w:r w:rsidRPr="00824011">
              <w:rPr>
                <w:rFonts w:asciiTheme="minorHAnsi" w:hAnsiTheme="minorHAnsi"/>
                <w:sz w:val="18"/>
                <w:szCs w:val="18"/>
              </w:rPr>
              <w:t xml:space="preserve">-in </w:t>
            </w:r>
            <w:proofErr w:type="spellStart"/>
            <w:r w:rsidRPr="00824011">
              <w:rPr>
                <w:rFonts w:asciiTheme="minorHAnsi" w:hAnsiTheme="minorHAnsi"/>
                <w:sz w:val="18"/>
                <w:szCs w:val="18"/>
              </w:rPr>
              <w:t>NoAH</w:t>
            </w:r>
            <w:proofErr w:type="spellEnd"/>
            <w:r w:rsidRPr="00824011">
              <w:rPr>
                <w:rFonts w:asciiTheme="minorHAnsi" w:hAnsiTheme="minorHAnsi"/>
                <w:sz w:val="18"/>
                <w:szCs w:val="18"/>
              </w:rPr>
              <w:t xml:space="preserve">; </w:t>
            </w:r>
            <w:proofErr w:type="spellStart"/>
            <w:r w:rsidRPr="00824011">
              <w:rPr>
                <w:rFonts w:asciiTheme="minorHAnsi" w:hAnsiTheme="minorHAnsi"/>
                <w:sz w:val="18"/>
                <w:szCs w:val="18"/>
              </w:rPr>
              <w:t>TestFinal</w:t>
            </w:r>
            <w:proofErr w:type="spellEnd"/>
            <w:r w:rsidRPr="00824011">
              <w:rPr>
                <w:rFonts w:asciiTheme="minorHAnsi" w:hAnsiTheme="minorHAnsi"/>
                <w:sz w:val="18"/>
                <w:szCs w:val="18"/>
              </w:rPr>
              <w:t>)&gt;&gt;</w:t>
            </w:r>
          </w:p>
        </w:tc>
      </w:tr>
      <w:tr w:rsidR="00E10CD7" w:rsidRPr="000E62ED" w14:paraId="3C5E48D5"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D2" w14:textId="6334FDFF"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8</w:t>
            </w:r>
          </w:p>
        </w:tc>
        <w:tc>
          <w:tcPr>
            <w:tcW w:w="1875" w:type="pct"/>
            <w:tcBorders>
              <w:top w:val="single" w:sz="4" w:space="0" w:color="auto"/>
              <w:left w:val="single" w:sz="4" w:space="0" w:color="auto"/>
              <w:bottom w:val="single" w:sz="4" w:space="0" w:color="auto"/>
              <w:right w:val="single" w:sz="4" w:space="0" w:color="auto"/>
            </w:tcBorders>
            <w:vAlign w:val="center"/>
          </w:tcPr>
          <w:p w14:paraId="3C5E48D3" w14:textId="0B46783E"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Duct Leakage Test Method</w:t>
            </w:r>
          </w:p>
        </w:tc>
        <w:tc>
          <w:tcPr>
            <w:tcW w:w="2912" w:type="pct"/>
            <w:tcBorders>
              <w:top w:val="single" w:sz="4" w:space="0" w:color="auto"/>
              <w:left w:val="single" w:sz="4" w:space="0" w:color="auto"/>
              <w:bottom w:val="single" w:sz="4" w:space="0" w:color="auto"/>
              <w:right w:val="single" w:sz="4" w:space="0" w:color="auto"/>
            </w:tcBorders>
            <w:vAlign w:val="center"/>
          </w:tcPr>
          <w:p w14:paraId="3C5E48D4" w14:textId="030109AA"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w:t>
            </w:r>
            <w:proofErr w:type="gramStart"/>
            <w:r w:rsidRPr="00824011">
              <w:rPr>
                <w:rFonts w:asciiTheme="minorHAnsi" w:hAnsiTheme="minorHAnsi"/>
                <w:sz w:val="18"/>
                <w:szCs w:val="18"/>
              </w:rPr>
              <w:t>user</w:t>
            </w:r>
            <w:proofErr w:type="gramEnd"/>
            <w:r w:rsidRPr="00824011">
              <w:rPr>
                <w:rFonts w:asciiTheme="minorHAnsi" w:hAnsiTheme="minorHAnsi"/>
                <w:sz w:val="18"/>
                <w:szCs w:val="18"/>
              </w:rPr>
              <w:t xml:space="preserve"> pick one from list: </w:t>
            </w:r>
            <w:proofErr w:type="spellStart"/>
            <w:r w:rsidRPr="00824011">
              <w:rPr>
                <w:rFonts w:asciiTheme="minorHAnsi" w:hAnsiTheme="minorHAnsi"/>
                <w:sz w:val="18"/>
                <w:szCs w:val="18"/>
              </w:rPr>
              <w:t>LeakageToOutside</w:t>
            </w:r>
            <w:proofErr w:type="spellEnd"/>
            <w:r w:rsidRPr="00824011">
              <w:rPr>
                <w:rFonts w:asciiTheme="minorHAnsi" w:hAnsiTheme="minorHAnsi"/>
                <w:sz w:val="18"/>
                <w:szCs w:val="18"/>
              </w:rPr>
              <w:t xml:space="preserve">; </w:t>
            </w:r>
            <w:proofErr w:type="spellStart"/>
            <w:r w:rsidRPr="00824011">
              <w:rPr>
                <w:rFonts w:asciiTheme="minorHAnsi" w:hAnsiTheme="minorHAnsi"/>
                <w:sz w:val="18"/>
                <w:szCs w:val="18"/>
              </w:rPr>
              <w:t>TotalLeakage</w:t>
            </w:r>
            <w:proofErr w:type="spellEnd"/>
            <w:r w:rsidRPr="00824011">
              <w:rPr>
                <w:rFonts w:asciiTheme="minorHAnsi" w:hAnsiTheme="minorHAnsi"/>
                <w:sz w:val="18"/>
                <w:szCs w:val="18"/>
              </w:rPr>
              <w:t>&gt;&gt;</w:t>
            </w:r>
          </w:p>
        </w:tc>
      </w:tr>
      <w:tr w:rsidR="00E10CD7" w:rsidRPr="000E62ED" w14:paraId="3C5E48DF"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D6" w14:textId="59DC730E" w:rsidR="00E10CD7" w:rsidRPr="00C65A7C" w:rsidRDefault="00E10CD7" w:rsidP="00E10CD7">
            <w:pPr>
              <w:keepNext/>
              <w:jc w:val="center"/>
              <w:rPr>
                <w:rFonts w:asciiTheme="minorHAnsi" w:hAnsiTheme="minorHAnsi"/>
                <w:sz w:val="18"/>
                <w:szCs w:val="18"/>
              </w:rPr>
            </w:pPr>
            <w:r w:rsidRPr="00C65A7C">
              <w:rPr>
                <w:rFonts w:asciiTheme="minorHAnsi" w:hAnsiTheme="minorHAnsi"/>
                <w:sz w:val="18"/>
                <w:szCs w:val="18"/>
              </w:rPr>
              <w:t>0</w:t>
            </w:r>
            <w:r w:rsidR="00EE152C" w:rsidRPr="00C65A7C">
              <w:rPr>
                <w:rFonts w:asciiTheme="minorHAnsi" w:hAnsiTheme="minorHAnsi"/>
                <w:sz w:val="18"/>
                <w:szCs w:val="18"/>
              </w:rPr>
              <w:t>9</w:t>
            </w:r>
          </w:p>
        </w:tc>
        <w:tc>
          <w:tcPr>
            <w:tcW w:w="1875" w:type="pct"/>
            <w:tcBorders>
              <w:top w:val="single" w:sz="4" w:space="0" w:color="auto"/>
              <w:left w:val="single" w:sz="4" w:space="0" w:color="auto"/>
              <w:bottom w:val="single" w:sz="4" w:space="0" w:color="auto"/>
              <w:right w:val="single" w:sz="4" w:space="0" w:color="auto"/>
            </w:tcBorders>
            <w:vAlign w:val="center"/>
          </w:tcPr>
          <w:p w14:paraId="3C5E48D7" w14:textId="297F8BA9"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Leakage Factor</w:t>
            </w:r>
          </w:p>
        </w:tc>
        <w:tc>
          <w:tcPr>
            <w:tcW w:w="2912" w:type="pct"/>
            <w:tcBorders>
              <w:top w:val="single" w:sz="4" w:space="0" w:color="auto"/>
              <w:left w:val="single" w:sz="4" w:space="0" w:color="auto"/>
              <w:bottom w:val="single" w:sz="4" w:space="0" w:color="auto"/>
              <w:right w:val="single" w:sz="4" w:space="0" w:color="auto"/>
            </w:tcBorders>
            <w:vAlign w:val="center"/>
          </w:tcPr>
          <w:p w14:paraId="3C5E48D8" w14:textId="77777777" w:rsidR="00E10CD7" w:rsidRPr="00824011" w:rsidRDefault="00E10CD7" w:rsidP="00E10CD7">
            <w:pPr>
              <w:keepNext/>
              <w:rPr>
                <w:rFonts w:asciiTheme="minorHAnsi" w:hAnsiTheme="minorHAnsi"/>
                <w:sz w:val="18"/>
                <w:szCs w:val="18"/>
              </w:rPr>
            </w:pPr>
            <w:r w:rsidRPr="00C65A7C">
              <w:rPr>
                <w:rFonts w:asciiTheme="minorHAnsi" w:hAnsiTheme="minorHAnsi"/>
                <w:sz w:val="18"/>
                <w:szCs w:val="18"/>
              </w:rPr>
              <w:t>&lt;&lt;</w:t>
            </w:r>
            <w:r w:rsidRPr="00824011">
              <w:rPr>
                <w:rFonts w:asciiTheme="minorHAnsi" w:hAnsiTheme="minorHAnsi"/>
                <w:sz w:val="18"/>
                <w:szCs w:val="18"/>
              </w:rPr>
              <w:t>calculated field:</w:t>
            </w:r>
          </w:p>
          <w:p w14:paraId="3C5E48D9" w14:textId="1F2082DE" w:rsidR="00E10CD7" w:rsidRPr="00824011" w:rsidDel="003767CC" w:rsidRDefault="00E10CD7" w:rsidP="00E10CD7">
            <w:pPr>
              <w:keepNext/>
              <w:rPr>
                <w:del w:id="85" w:author="Alhabibi, Haider@Energy" w:date="2022-02-18T16:39:00Z"/>
                <w:rFonts w:asciiTheme="minorHAnsi" w:hAnsiTheme="minorHAnsi"/>
                <w:sz w:val="18"/>
                <w:szCs w:val="18"/>
              </w:rPr>
            </w:pPr>
            <w:del w:id="86" w:author="Alhabibi, Haider@Energy" w:date="2022-02-18T16:39:00Z">
              <w:r w:rsidRPr="00824011" w:rsidDel="003767CC">
                <w:rPr>
                  <w:rFonts w:asciiTheme="minorHAnsi" w:hAnsiTheme="minorHAnsi"/>
                  <w:sz w:val="18"/>
                  <w:szCs w:val="18"/>
                </w:rPr>
                <w:delText xml:space="preserve">if TotalLeakage </w:delText>
              </w:r>
              <w:r w:rsidRPr="00E33921" w:rsidDel="003767CC">
                <w:rPr>
                  <w:rFonts w:asciiTheme="minorHAnsi" w:hAnsiTheme="minorHAnsi"/>
                  <w:sz w:val="18"/>
                  <w:szCs w:val="18"/>
                </w:rPr>
                <w:delText>and SingleFamily</w:delText>
              </w:r>
              <w:r w:rsidRPr="00824011" w:rsidDel="003767CC">
                <w:rPr>
                  <w:rFonts w:asciiTheme="minorHAnsi" w:hAnsiTheme="minorHAnsi"/>
                  <w:sz w:val="18"/>
                  <w:szCs w:val="18"/>
                </w:rPr>
                <w:delText xml:space="preserve"> and TestRough-in NoAHU then LeakageFactor=</w:delText>
              </w:r>
              <w:r w:rsidRPr="00824011" w:rsidDel="003767CC">
                <w:rPr>
                  <w:rFonts w:asciiTheme="minorHAnsi" w:hAnsiTheme="minorHAnsi"/>
                  <w:sz w:val="18"/>
                  <w:szCs w:val="18"/>
                  <w:u w:val="single"/>
                </w:rPr>
                <w:delText>0.04</w:delText>
              </w:r>
              <w:r w:rsidRPr="00824011" w:rsidDel="003767CC">
                <w:rPr>
                  <w:rFonts w:asciiTheme="minorHAnsi" w:hAnsiTheme="minorHAnsi"/>
                  <w:sz w:val="18"/>
                  <w:szCs w:val="18"/>
                </w:rPr>
                <w:delText xml:space="preserve">;  </w:delText>
              </w:r>
            </w:del>
          </w:p>
          <w:p w14:paraId="2202CB18" w14:textId="77777777" w:rsidR="00C65A7C" w:rsidRPr="00824011" w:rsidRDefault="00C65A7C" w:rsidP="00E10CD7">
            <w:pPr>
              <w:keepNext/>
              <w:rPr>
                <w:rFonts w:asciiTheme="minorHAnsi" w:hAnsiTheme="minorHAnsi"/>
                <w:sz w:val="18"/>
                <w:szCs w:val="18"/>
              </w:rPr>
            </w:pPr>
          </w:p>
          <w:p w14:paraId="3C5E48DA" w14:textId="4FC78FB1" w:rsidR="00E10CD7" w:rsidRPr="00824011" w:rsidDel="003767CC" w:rsidRDefault="00E10CD7" w:rsidP="00E10CD7">
            <w:pPr>
              <w:keepNext/>
              <w:rPr>
                <w:del w:id="87" w:author="Alhabibi, Haider@Energy" w:date="2022-02-18T16:39:00Z"/>
                <w:rFonts w:asciiTheme="minorHAnsi" w:hAnsiTheme="minorHAnsi"/>
                <w:sz w:val="18"/>
                <w:szCs w:val="18"/>
              </w:rPr>
            </w:pPr>
            <w:del w:id="88" w:author="Alhabibi, Haider@Energy" w:date="2022-02-18T16:39:00Z">
              <w:r w:rsidRPr="00824011" w:rsidDel="003767CC">
                <w:rPr>
                  <w:rFonts w:asciiTheme="minorHAnsi" w:hAnsiTheme="minorHAnsi"/>
                  <w:sz w:val="18"/>
                  <w:szCs w:val="18"/>
                </w:rPr>
                <w:delText xml:space="preserve">elseif TotalLeakage </w:delText>
              </w:r>
              <w:r w:rsidRPr="00E33921" w:rsidDel="003767CC">
                <w:rPr>
                  <w:rFonts w:asciiTheme="minorHAnsi" w:hAnsiTheme="minorHAnsi"/>
                  <w:sz w:val="18"/>
                  <w:szCs w:val="18"/>
                </w:rPr>
                <w:delText>and SingleFamily</w:delText>
              </w:r>
              <w:r w:rsidRPr="00824011" w:rsidDel="003767CC">
                <w:rPr>
                  <w:rFonts w:asciiTheme="minorHAnsi" w:hAnsiTheme="minorHAnsi"/>
                  <w:sz w:val="18"/>
                  <w:szCs w:val="18"/>
                </w:rPr>
                <w:delText xml:space="preserve"> and TestRough-inAHU then LeakageFactor=</w:delText>
              </w:r>
              <w:r w:rsidRPr="00824011" w:rsidDel="003767CC">
                <w:rPr>
                  <w:rFonts w:asciiTheme="minorHAnsi" w:hAnsiTheme="minorHAnsi"/>
                  <w:sz w:val="18"/>
                  <w:szCs w:val="18"/>
                  <w:u w:val="single"/>
                </w:rPr>
                <w:delText>0.05</w:delText>
              </w:r>
              <w:r w:rsidRPr="00824011" w:rsidDel="003767CC">
                <w:rPr>
                  <w:rFonts w:asciiTheme="minorHAnsi" w:hAnsiTheme="minorHAnsi"/>
                  <w:sz w:val="18"/>
                  <w:szCs w:val="18"/>
                </w:rPr>
                <w:delText xml:space="preserve">; </w:delText>
              </w:r>
            </w:del>
          </w:p>
          <w:p w14:paraId="6558304F" w14:textId="77777777" w:rsidR="00C65A7C" w:rsidRPr="00824011" w:rsidRDefault="00C65A7C" w:rsidP="00E10CD7">
            <w:pPr>
              <w:keepNext/>
              <w:rPr>
                <w:rFonts w:asciiTheme="minorHAnsi" w:hAnsiTheme="minorHAnsi"/>
                <w:sz w:val="18"/>
                <w:szCs w:val="18"/>
              </w:rPr>
            </w:pPr>
          </w:p>
          <w:p w14:paraId="3C5E48DB" w14:textId="28F558EF" w:rsidR="00E10CD7" w:rsidRPr="00824011" w:rsidDel="003767CC" w:rsidRDefault="00E10CD7" w:rsidP="00E10CD7">
            <w:pPr>
              <w:keepNext/>
              <w:rPr>
                <w:del w:id="89" w:author="Alhabibi, Haider@Energy" w:date="2022-02-18T16:39:00Z"/>
                <w:rFonts w:asciiTheme="minorHAnsi" w:hAnsiTheme="minorHAnsi"/>
                <w:sz w:val="18"/>
                <w:szCs w:val="18"/>
              </w:rPr>
            </w:pPr>
            <w:del w:id="90" w:author="Alhabibi, Haider@Energy" w:date="2022-02-18T16:39:00Z">
              <w:r w:rsidRPr="00824011" w:rsidDel="003767CC">
                <w:rPr>
                  <w:rFonts w:asciiTheme="minorHAnsi" w:hAnsiTheme="minorHAnsi"/>
                  <w:sz w:val="18"/>
                  <w:szCs w:val="18"/>
                </w:rPr>
                <w:delText xml:space="preserve">elseif TotalLeakage </w:delText>
              </w:r>
              <w:r w:rsidRPr="00E33921" w:rsidDel="003767CC">
                <w:rPr>
                  <w:rFonts w:asciiTheme="minorHAnsi" w:hAnsiTheme="minorHAnsi"/>
                  <w:sz w:val="18"/>
                  <w:szCs w:val="18"/>
                </w:rPr>
                <w:delText>and SingleFamily</w:delText>
              </w:r>
              <w:r w:rsidRPr="00824011" w:rsidDel="003767CC">
                <w:rPr>
                  <w:rFonts w:asciiTheme="minorHAnsi" w:hAnsiTheme="minorHAnsi"/>
                  <w:sz w:val="18"/>
                  <w:szCs w:val="18"/>
                </w:rPr>
                <w:delText xml:space="preserve"> and TestFinal then LeakageFactor=</w:delText>
              </w:r>
              <w:r w:rsidRPr="00824011" w:rsidDel="003767CC">
                <w:rPr>
                  <w:rFonts w:asciiTheme="minorHAnsi" w:hAnsiTheme="minorHAnsi"/>
                  <w:sz w:val="18"/>
                  <w:szCs w:val="18"/>
                  <w:u w:val="single"/>
                </w:rPr>
                <w:delText>0.05</w:delText>
              </w:r>
              <w:r w:rsidRPr="00824011" w:rsidDel="003767CC">
                <w:rPr>
                  <w:rFonts w:asciiTheme="minorHAnsi" w:hAnsiTheme="minorHAnsi"/>
                  <w:sz w:val="18"/>
                  <w:szCs w:val="18"/>
                </w:rPr>
                <w:delText xml:space="preserve">; </w:delText>
              </w:r>
            </w:del>
          </w:p>
          <w:p w14:paraId="72C54EAB" w14:textId="77777777" w:rsidR="00C65A7C" w:rsidRPr="00824011" w:rsidRDefault="00C65A7C" w:rsidP="00E10CD7">
            <w:pPr>
              <w:keepNext/>
              <w:rPr>
                <w:rFonts w:asciiTheme="minorHAnsi" w:hAnsiTheme="minorHAnsi"/>
                <w:sz w:val="18"/>
                <w:szCs w:val="18"/>
              </w:rPr>
            </w:pPr>
          </w:p>
          <w:p w14:paraId="6FC43C18" w14:textId="34AFB57E" w:rsidR="00C65A7C" w:rsidRPr="00E13611" w:rsidRDefault="00E10CD7" w:rsidP="00E10CD7">
            <w:pPr>
              <w:keepNext/>
              <w:rPr>
                <w:rFonts w:asciiTheme="minorHAnsi" w:hAnsiTheme="minorHAnsi"/>
                <w:sz w:val="18"/>
                <w:szCs w:val="18"/>
                <w:rPrChange w:id="91" w:author="Alhabibi, Haider@Energy" w:date="2022-02-18T16:16:00Z">
                  <w:rPr>
                    <w:rFonts w:asciiTheme="minorHAnsi" w:hAnsiTheme="minorHAnsi"/>
                    <w:sz w:val="18"/>
                    <w:szCs w:val="18"/>
                    <w:highlight w:val="yellow"/>
                  </w:rPr>
                </w:rPrChange>
              </w:rPr>
            </w:pPr>
            <w:del w:id="92" w:author="Alhabibi, Haider@Energy" w:date="2022-02-18T16:39:00Z">
              <w:r w:rsidRPr="00E13611" w:rsidDel="003767CC">
                <w:rPr>
                  <w:rFonts w:asciiTheme="minorHAnsi" w:hAnsiTheme="minorHAnsi"/>
                  <w:sz w:val="18"/>
                  <w:szCs w:val="18"/>
                  <w:rPrChange w:id="93" w:author="Alhabibi, Haider@Energy" w:date="2022-02-18T16:16:00Z">
                    <w:rPr>
                      <w:rFonts w:asciiTheme="minorHAnsi" w:hAnsiTheme="minorHAnsi"/>
                      <w:sz w:val="18"/>
                      <w:szCs w:val="18"/>
                      <w:highlight w:val="yellow"/>
                    </w:rPr>
                  </w:rPrChange>
                </w:rPr>
                <w:delText>else</w:delText>
              </w:r>
            </w:del>
            <w:r w:rsidRPr="00E13611">
              <w:rPr>
                <w:rFonts w:asciiTheme="minorHAnsi" w:hAnsiTheme="minorHAnsi"/>
                <w:sz w:val="18"/>
                <w:szCs w:val="18"/>
                <w:rPrChange w:id="94" w:author="Alhabibi, Haider@Energy" w:date="2022-02-18T16:16:00Z">
                  <w:rPr>
                    <w:rFonts w:asciiTheme="minorHAnsi" w:hAnsiTheme="minorHAnsi"/>
                    <w:sz w:val="18"/>
                    <w:szCs w:val="18"/>
                    <w:highlight w:val="yellow"/>
                  </w:rPr>
                </w:rPrChange>
              </w:rPr>
              <w:t xml:space="preserve">if </w:t>
            </w:r>
            <w:proofErr w:type="spellStart"/>
            <w:r w:rsidRPr="00E13611">
              <w:rPr>
                <w:rFonts w:asciiTheme="minorHAnsi" w:hAnsiTheme="minorHAnsi"/>
                <w:sz w:val="18"/>
                <w:szCs w:val="18"/>
                <w:rPrChange w:id="95" w:author="Alhabibi, Haider@Energy" w:date="2022-02-18T16:16:00Z">
                  <w:rPr>
                    <w:rFonts w:asciiTheme="minorHAnsi" w:hAnsiTheme="minorHAnsi"/>
                    <w:sz w:val="18"/>
                    <w:szCs w:val="18"/>
                    <w:highlight w:val="yellow"/>
                  </w:rPr>
                </w:rPrChange>
              </w:rPr>
              <w:t>TotalLeakage</w:t>
            </w:r>
            <w:proofErr w:type="spellEnd"/>
            <w:r w:rsidRPr="00E13611">
              <w:rPr>
                <w:rFonts w:asciiTheme="minorHAnsi" w:hAnsiTheme="minorHAnsi"/>
                <w:sz w:val="18"/>
                <w:szCs w:val="18"/>
                <w:rPrChange w:id="96" w:author="Alhabibi, Haider@Energy" w:date="2022-02-18T16:16:00Z">
                  <w:rPr>
                    <w:rFonts w:asciiTheme="minorHAnsi" w:hAnsiTheme="minorHAnsi"/>
                    <w:sz w:val="18"/>
                    <w:szCs w:val="18"/>
                    <w:highlight w:val="yellow"/>
                  </w:rPr>
                </w:rPrChange>
              </w:rPr>
              <w:t xml:space="preserve"> and </w:t>
            </w:r>
            <w:proofErr w:type="spellStart"/>
            <w:r w:rsidRPr="00E13611">
              <w:rPr>
                <w:rFonts w:asciiTheme="minorHAnsi" w:hAnsiTheme="minorHAnsi"/>
                <w:sz w:val="18"/>
                <w:szCs w:val="18"/>
                <w:rPrChange w:id="97" w:author="Alhabibi, Haider@Energy" w:date="2022-02-18T16:16:00Z">
                  <w:rPr>
                    <w:rFonts w:asciiTheme="minorHAnsi" w:hAnsiTheme="minorHAnsi"/>
                    <w:sz w:val="18"/>
                    <w:szCs w:val="18"/>
                    <w:highlight w:val="yellow"/>
                  </w:rPr>
                </w:rPrChange>
              </w:rPr>
              <w:t>MultiFamily</w:t>
            </w:r>
            <w:proofErr w:type="spellEnd"/>
            <w:r w:rsidRPr="00E13611">
              <w:rPr>
                <w:rFonts w:asciiTheme="minorHAnsi" w:hAnsiTheme="minorHAnsi"/>
                <w:sz w:val="18"/>
                <w:szCs w:val="18"/>
                <w:rPrChange w:id="98" w:author="Alhabibi, Haider@Energy" w:date="2022-02-18T16:16:00Z">
                  <w:rPr>
                    <w:rFonts w:asciiTheme="minorHAnsi" w:hAnsiTheme="minorHAnsi"/>
                    <w:sz w:val="18"/>
                    <w:szCs w:val="18"/>
                    <w:highlight w:val="yellow"/>
                  </w:rPr>
                </w:rPrChange>
              </w:rPr>
              <w:t xml:space="preserve"> and </w:t>
            </w:r>
            <w:proofErr w:type="spellStart"/>
            <w:r w:rsidRPr="00E13611">
              <w:rPr>
                <w:rFonts w:asciiTheme="minorHAnsi" w:hAnsiTheme="minorHAnsi"/>
                <w:sz w:val="18"/>
                <w:szCs w:val="18"/>
                <w:rPrChange w:id="99" w:author="Alhabibi, Haider@Energy" w:date="2022-02-18T16:16:00Z">
                  <w:rPr>
                    <w:rFonts w:asciiTheme="minorHAnsi" w:hAnsiTheme="minorHAnsi"/>
                    <w:sz w:val="18"/>
                    <w:szCs w:val="18"/>
                    <w:highlight w:val="yellow"/>
                  </w:rPr>
                </w:rPrChange>
              </w:rPr>
              <w:t>TestFinal</w:t>
            </w:r>
            <w:proofErr w:type="spellEnd"/>
            <w:r w:rsidRPr="00E13611">
              <w:rPr>
                <w:rFonts w:asciiTheme="minorHAnsi" w:hAnsiTheme="minorHAnsi"/>
                <w:sz w:val="18"/>
                <w:szCs w:val="18"/>
                <w:rPrChange w:id="100" w:author="Alhabibi, Haider@Energy" w:date="2022-02-18T16:16:00Z">
                  <w:rPr>
                    <w:rFonts w:asciiTheme="minorHAnsi" w:hAnsiTheme="minorHAnsi"/>
                    <w:sz w:val="18"/>
                    <w:szCs w:val="18"/>
                    <w:highlight w:val="yellow"/>
                  </w:rPr>
                </w:rPrChange>
              </w:rPr>
              <w:t xml:space="preserve"> then </w:t>
            </w:r>
            <w:proofErr w:type="spellStart"/>
            <w:r w:rsidRPr="00E13611">
              <w:rPr>
                <w:rFonts w:asciiTheme="minorHAnsi" w:hAnsiTheme="minorHAnsi"/>
                <w:sz w:val="18"/>
                <w:szCs w:val="18"/>
                <w:rPrChange w:id="101" w:author="Alhabibi, Haider@Energy" w:date="2022-02-18T16:16:00Z">
                  <w:rPr>
                    <w:rFonts w:asciiTheme="minorHAnsi" w:hAnsiTheme="minorHAnsi"/>
                    <w:sz w:val="18"/>
                    <w:szCs w:val="18"/>
                    <w:highlight w:val="yellow"/>
                  </w:rPr>
                </w:rPrChange>
              </w:rPr>
              <w:t>LeakageFactor</w:t>
            </w:r>
            <w:proofErr w:type="spellEnd"/>
            <w:r w:rsidRPr="00E13611">
              <w:rPr>
                <w:rFonts w:asciiTheme="minorHAnsi" w:hAnsiTheme="minorHAnsi"/>
                <w:sz w:val="18"/>
                <w:szCs w:val="18"/>
                <w:rPrChange w:id="102" w:author="Alhabibi, Haider@Energy" w:date="2022-02-18T16:16:00Z">
                  <w:rPr>
                    <w:rFonts w:asciiTheme="minorHAnsi" w:hAnsiTheme="minorHAnsi"/>
                    <w:sz w:val="18"/>
                    <w:szCs w:val="18"/>
                    <w:highlight w:val="yellow"/>
                  </w:rPr>
                </w:rPrChange>
              </w:rPr>
              <w:t>=</w:t>
            </w:r>
            <w:proofErr w:type="gramStart"/>
            <w:r w:rsidRPr="00E13611">
              <w:rPr>
                <w:rFonts w:asciiTheme="minorHAnsi" w:hAnsiTheme="minorHAnsi"/>
                <w:sz w:val="18"/>
                <w:szCs w:val="18"/>
                <w:u w:val="single"/>
                <w:rPrChange w:id="103" w:author="Alhabibi, Haider@Energy" w:date="2022-02-18T16:16:00Z">
                  <w:rPr>
                    <w:rFonts w:asciiTheme="minorHAnsi" w:hAnsiTheme="minorHAnsi"/>
                    <w:sz w:val="18"/>
                    <w:szCs w:val="18"/>
                    <w:highlight w:val="yellow"/>
                    <w:u w:val="single"/>
                  </w:rPr>
                </w:rPrChange>
              </w:rPr>
              <w:t>0.12</w:t>
            </w:r>
            <w:r w:rsidRPr="00E13611">
              <w:rPr>
                <w:rFonts w:asciiTheme="minorHAnsi" w:hAnsiTheme="minorHAnsi"/>
                <w:sz w:val="18"/>
                <w:szCs w:val="18"/>
                <w:rPrChange w:id="104" w:author="Alhabibi, Haider@Energy" w:date="2022-02-18T16:16:00Z">
                  <w:rPr>
                    <w:rFonts w:asciiTheme="minorHAnsi" w:hAnsiTheme="minorHAnsi"/>
                    <w:sz w:val="18"/>
                    <w:szCs w:val="18"/>
                    <w:highlight w:val="yellow"/>
                  </w:rPr>
                </w:rPrChange>
              </w:rPr>
              <w:t>;</w:t>
            </w:r>
            <w:proofErr w:type="gramEnd"/>
          </w:p>
          <w:p w14:paraId="3C5E48DC" w14:textId="60F3A8F5" w:rsidR="00E10CD7" w:rsidRPr="00E13611" w:rsidRDefault="00E10CD7" w:rsidP="00E10CD7">
            <w:pPr>
              <w:keepNext/>
              <w:rPr>
                <w:rFonts w:asciiTheme="minorHAnsi" w:hAnsiTheme="minorHAnsi"/>
                <w:sz w:val="18"/>
                <w:szCs w:val="18"/>
                <w:rPrChange w:id="105" w:author="Alhabibi, Haider@Energy" w:date="2022-02-18T16:16:00Z">
                  <w:rPr>
                    <w:rFonts w:asciiTheme="minorHAnsi" w:hAnsiTheme="minorHAnsi"/>
                    <w:sz w:val="18"/>
                    <w:szCs w:val="18"/>
                    <w:highlight w:val="yellow"/>
                  </w:rPr>
                </w:rPrChange>
              </w:rPr>
            </w:pPr>
            <w:r w:rsidRPr="00E13611">
              <w:rPr>
                <w:rFonts w:asciiTheme="minorHAnsi" w:hAnsiTheme="minorHAnsi"/>
                <w:sz w:val="18"/>
                <w:szCs w:val="18"/>
                <w:rPrChange w:id="106" w:author="Alhabibi, Haider@Energy" w:date="2022-02-18T16:16:00Z">
                  <w:rPr>
                    <w:rFonts w:asciiTheme="minorHAnsi" w:hAnsiTheme="minorHAnsi"/>
                    <w:sz w:val="18"/>
                    <w:szCs w:val="18"/>
                    <w:highlight w:val="yellow"/>
                  </w:rPr>
                </w:rPrChange>
              </w:rPr>
              <w:t xml:space="preserve">  </w:t>
            </w:r>
          </w:p>
          <w:p w14:paraId="3C5E48DD" w14:textId="5E5C27F7" w:rsidR="00E10CD7" w:rsidRPr="00824011" w:rsidRDefault="00E10CD7" w:rsidP="00E10CD7">
            <w:pPr>
              <w:keepNext/>
              <w:rPr>
                <w:rFonts w:asciiTheme="minorHAnsi" w:hAnsiTheme="minorHAnsi"/>
                <w:sz w:val="18"/>
                <w:szCs w:val="18"/>
              </w:rPr>
            </w:pPr>
            <w:r w:rsidRPr="00E13611">
              <w:rPr>
                <w:rFonts w:asciiTheme="minorHAnsi" w:hAnsiTheme="minorHAnsi"/>
                <w:sz w:val="18"/>
                <w:szCs w:val="18"/>
                <w:rPrChange w:id="107" w:author="Alhabibi, Haider@Energy" w:date="2022-02-18T16:16:00Z">
                  <w:rPr>
                    <w:rFonts w:asciiTheme="minorHAnsi" w:hAnsiTheme="minorHAnsi"/>
                    <w:sz w:val="18"/>
                    <w:szCs w:val="18"/>
                    <w:highlight w:val="yellow"/>
                  </w:rPr>
                </w:rPrChange>
              </w:rPr>
              <w:t xml:space="preserve">elseif </w:t>
            </w:r>
            <w:proofErr w:type="spellStart"/>
            <w:r w:rsidRPr="00E13611">
              <w:rPr>
                <w:rFonts w:asciiTheme="minorHAnsi" w:hAnsiTheme="minorHAnsi"/>
                <w:sz w:val="18"/>
                <w:szCs w:val="18"/>
                <w:rPrChange w:id="108" w:author="Alhabibi, Haider@Energy" w:date="2022-02-18T16:16:00Z">
                  <w:rPr>
                    <w:rFonts w:asciiTheme="minorHAnsi" w:hAnsiTheme="minorHAnsi"/>
                    <w:sz w:val="18"/>
                    <w:szCs w:val="18"/>
                    <w:highlight w:val="yellow"/>
                  </w:rPr>
                </w:rPrChange>
              </w:rPr>
              <w:t>LeakageToOutside</w:t>
            </w:r>
            <w:proofErr w:type="spellEnd"/>
            <w:r w:rsidRPr="00E13611">
              <w:rPr>
                <w:rFonts w:asciiTheme="minorHAnsi" w:hAnsiTheme="minorHAnsi"/>
                <w:sz w:val="18"/>
                <w:szCs w:val="18"/>
                <w:rPrChange w:id="109" w:author="Alhabibi, Haider@Energy" w:date="2022-02-18T16:16:00Z">
                  <w:rPr>
                    <w:rFonts w:asciiTheme="minorHAnsi" w:hAnsiTheme="minorHAnsi"/>
                    <w:sz w:val="18"/>
                    <w:szCs w:val="18"/>
                    <w:highlight w:val="yellow"/>
                  </w:rPr>
                </w:rPrChange>
              </w:rPr>
              <w:t xml:space="preserve"> and </w:t>
            </w:r>
            <w:proofErr w:type="spellStart"/>
            <w:r w:rsidRPr="00E13611">
              <w:rPr>
                <w:rFonts w:asciiTheme="minorHAnsi" w:hAnsiTheme="minorHAnsi"/>
                <w:sz w:val="18"/>
                <w:szCs w:val="18"/>
                <w:rPrChange w:id="110" w:author="Alhabibi, Haider@Energy" w:date="2022-02-18T16:16:00Z">
                  <w:rPr>
                    <w:rFonts w:asciiTheme="minorHAnsi" w:hAnsiTheme="minorHAnsi"/>
                    <w:sz w:val="18"/>
                    <w:szCs w:val="18"/>
                    <w:highlight w:val="yellow"/>
                  </w:rPr>
                </w:rPrChange>
              </w:rPr>
              <w:t>MultiFamily</w:t>
            </w:r>
            <w:proofErr w:type="spellEnd"/>
            <w:r w:rsidRPr="00E13611">
              <w:rPr>
                <w:rFonts w:asciiTheme="minorHAnsi" w:hAnsiTheme="minorHAnsi"/>
                <w:sz w:val="18"/>
                <w:szCs w:val="18"/>
                <w:rPrChange w:id="111" w:author="Alhabibi, Haider@Energy" w:date="2022-02-18T16:16:00Z">
                  <w:rPr>
                    <w:rFonts w:asciiTheme="minorHAnsi" w:hAnsiTheme="minorHAnsi"/>
                    <w:sz w:val="18"/>
                    <w:szCs w:val="18"/>
                    <w:highlight w:val="yellow"/>
                  </w:rPr>
                </w:rPrChange>
              </w:rPr>
              <w:t xml:space="preserve"> and </w:t>
            </w:r>
            <w:proofErr w:type="spellStart"/>
            <w:r w:rsidRPr="00E13611">
              <w:rPr>
                <w:rFonts w:asciiTheme="minorHAnsi" w:hAnsiTheme="minorHAnsi"/>
                <w:sz w:val="18"/>
                <w:szCs w:val="18"/>
                <w:rPrChange w:id="112" w:author="Alhabibi, Haider@Energy" w:date="2022-02-18T16:16:00Z">
                  <w:rPr>
                    <w:rFonts w:asciiTheme="minorHAnsi" w:hAnsiTheme="minorHAnsi"/>
                    <w:sz w:val="18"/>
                    <w:szCs w:val="18"/>
                    <w:highlight w:val="yellow"/>
                  </w:rPr>
                </w:rPrChange>
              </w:rPr>
              <w:t>TestFinal</w:t>
            </w:r>
            <w:proofErr w:type="spellEnd"/>
            <w:r w:rsidRPr="00E13611">
              <w:rPr>
                <w:rFonts w:asciiTheme="minorHAnsi" w:hAnsiTheme="minorHAnsi"/>
                <w:sz w:val="18"/>
                <w:szCs w:val="18"/>
                <w:rPrChange w:id="113" w:author="Alhabibi, Haider@Energy" w:date="2022-02-18T16:16:00Z">
                  <w:rPr>
                    <w:rFonts w:asciiTheme="minorHAnsi" w:hAnsiTheme="minorHAnsi"/>
                    <w:sz w:val="18"/>
                    <w:szCs w:val="18"/>
                    <w:highlight w:val="yellow"/>
                  </w:rPr>
                </w:rPrChange>
              </w:rPr>
              <w:t xml:space="preserve"> then </w:t>
            </w:r>
            <w:proofErr w:type="spellStart"/>
            <w:r w:rsidRPr="00E13611">
              <w:rPr>
                <w:rFonts w:asciiTheme="minorHAnsi" w:hAnsiTheme="minorHAnsi"/>
                <w:sz w:val="18"/>
                <w:szCs w:val="18"/>
                <w:rPrChange w:id="114" w:author="Alhabibi, Haider@Energy" w:date="2022-02-18T16:16:00Z">
                  <w:rPr>
                    <w:rFonts w:asciiTheme="minorHAnsi" w:hAnsiTheme="minorHAnsi"/>
                    <w:sz w:val="18"/>
                    <w:szCs w:val="18"/>
                    <w:highlight w:val="yellow"/>
                  </w:rPr>
                </w:rPrChange>
              </w:rPr>
              <w:t>LeakageFactor</w:t>
            </w:r>
            <w:proofErr w:type="spellEnd"/>
            <w:r w:rsidRPr="00E13611">
              <w:rPr>
                <w:rFonts w:asciiTheme="minorHAnsi" w:hAnsiTheme="minorHAnsi"/>
                <w:sz w:val="18"/>
                <w:szCs w:val="18"/>
                <w:rPrChange w:id="115" w:author="Alhabibi, Haider@Energy" w:date="2022-02-18T16:16:00Z">
                  <w:rPr>
                    <w:rFonts w:asciiTheme="minorHAnsi" w:hAnsiTheme="minorHAnsi"/>
                    <w:sz w:val="18"/>
                    <w:szCs w:val="18"/>
                    <w:highlight w:val="yellow"/>
                  </w:rPr>
                </w:rPrChange>
              </w:rPr>
              <w:t>=</w:t>
            </w:r>
            <w:proofErr w:type="gramStart"/>
            <w:r w:rsidRPr="00E13611">
              <w:rPr>
                <w:rFonts w:asciiTheme="minorHAnsi" w:hAnsiTheme="minorHAnsi"/>
                <w:sz w:val="18"/>
                <w:szCs w:val="18"/>
                <w:u w:val="single"/>
                <w:rPrChange w:id="116" w:author="Alhabibi, Haider@Energy" w:date="2022-02-18T16:16:00Z">
                  <w:rPr>
                    <w:rFonts w:asciiTheme="minorHAnsi" w:hAnsiTheme="minorHAnsi"/>
                    <w:sz w:val="18"/>
                    <w:szCs w:val="18"/>
                    <w:highlight w:val="yellow"/>
                    <w:u w:val="single"/>
                  </w:rPr>
                </w:rPrChange>
              </w:rPr>
              <w:t>0.0</w:t>
            </w:r>
            <w:r w:rsidR="00C65A7C" w:rsidRPr="00E13611">
              <w:rPr>
                <w:rFonts w:asciiTheme="minorHAnsi" w:hAnsiTheme="minorHAnsi"/>
                <w:sz w:val="18"/>
                <w:szCs w:val="18"/>
                <w:u w:val="single"/>
                <w:rPrChange w:id="117" w:author="Alhabibi, Haider@Energy" w:date="2022-02-18T16:16:00Z">
                  <w:rPr>
                    <w:rFonts w:asciiTheme="minorHAnsi" w:hAnsiTheme="minorHAnsi"/>
                    <w:sz w:val="18"/>
                    <w:szCs w:val="18"/>
                    <w:highlight w:val="yellow"/>
                    <w:u w:val="single"/>
                  </w:rPr>
                </w:rPrChange>
              </w:rPr>
              <w:t>6</w:t>
            </w:r>
            <w:r w:rsidRPr="00E13611">
              <w:rPr>
                <w:rFonts w:asciiTheme="minorHAnsi" w:hAnsiTheme="minorHAnsi"/>
                <w:sz w:val="18"/>
                <w:szCs w:val="18"/>
                <w:rPrChange w:id="118" w:author="Alhabibi, Haider@Energy" w:date="2022-02-18T16:16:00Z">
                  <w:rPr>
                    <w:rFonts w:asciiTheme="minorHAnsi" w:hAnsiTheme="minorHAnsi"/>
                    <w:sz w:val="18"/>
                    <w:szCs w:val="18"/>
                    <w:highlight w:val="yellow"/>
                  </w:rPr>
                </w:rPrChange>
              </w:rPr>
              <w:t>;</w:t>
            </w:r>
            <w:proofErr w:type="gramEnd"/>
            <w:r w:rsidRPr="00824011">
              <w:rPr>
                <w:rFonts w:asciiTheme="minorHAnsi" w:hAnsiTheme="minorHAnsi"/>
                <w:sz w:val="18"/>
                <w:szCs w:val="18"/>
              </w:rPr>
              <w:t xml:space="preserve">  </w:t>
            </w:r>
          </w:p>
          <w:p w14:paraId="0B338457" w14:textId="77777777" w:rsidR="00C65A7C" w:rsidRPr="00824011" w:rsidRDefault="00C65A7C" w:rsidP="00E10CD7">
            <w:pPr>
              <w:keepNext/>
              <w:rPr>
                <w:rFonts w:asciiTheme="minorHAnsi" w:hAnsiTheme="minorHAnsi"/>
                <w:sz w:val="18"/>
                <w:szCs w:val="18"/>
              </w:rPr>
            </w:pPr>
          </w:p>
          <w:p w14:paraId="3C5E48DE" w14:textId="77777777" w:rsidR="00E10CD7" w:rsidRPr="00C65A7C" w:rsidRDefault="00E10CD7" w:rsidP="00E10CD7">
            <w:pPr>
              <w:keepNext/>
              <w:rPr>
                <w:rFonts w:asciiTheme="minorHAnsi" w:hAnsiTheme="minorHAnsi"/>
                <w:sz w:val="18"/>
                <w:szCs w:val="18"/>
              </w:rPr>
            </w:pPr>
            <w:r w:rsidRPr="00824011">
              <w:rPr>
                <w:rFonts w:asciiTheme="minorHAnsi" w:hAnsiTheme="minorHAnsi"/>
                <w:sz w:val="18"/>
                <w:szCs w:val="18"/>
              </w:rPr>
              <w:t xml:space="preserve">else </w:t>
            </w:r>
            <w:r w:rsidRPr="00824011">
              <w:rPr>
                <w:rFonts w:asciiTheme="minorHAnsi" w:hAnsiTheme="minorHAnsi"/>
                <w:sz w:val="18"/>
                <w:szCs w:val="18"/>
                <w:u w:val="single"/>
              </w:rPr>
              <w:t>error message</w:t>
            </w:r>
            <w:r w:rsidRPr="00824011">
              <w:rPr>
                <w:rFonts w:asciiTheme="minorHAnsi" w:hAnsiTheme="minorHAnsi"/>
                <w:sz w:val="18"/>
                <w:szCs w:val="18"/>
              </w:rPr>
              <w:t xml:space="preserve"> if invalid entries for arguments&gt;&gt;</w:t>
            </w:r>
          </w:p>
        </w:tc>
      </w:tr>
      <w:tr w:rsidR="00E10CD7" w:rsidRPr="000E62ED" w14:paraId="3C5E48F3" w14:textId="77777777" w:rsidTr="0082401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E8" w14:textId="480B2DC9" w:rsidR="00E10CD7" w:rsidRPr="00C65A7C" w:rsidRDefault="00EE152C" w:rsidP="00E10CD7">
            <w:pPr>
              <w:keepNext/>
              <w:spacing w:line="240" w:lineRule="exact"/>
              <w:ind w:left="-14" w:firstLine="14"/>
              <w:jc w:val="center"/>
              <w:rPr>
                <w:rFonts w:asciiTheme="minorHAnsi" w:hAnsiTheme="minorHAnsi"/>
                <w:sz w:val="18"/>
                <w:szCs w:val="18"/>
              </w:rPr>
            </w:pPr>
            <w:r w:rsidRPr="00C65A7C">
              <w:rPr>
                <w:rFonts w:asciiTheme="minorHAnsi" w:hAnsiTheme="minorHAnsi"/>
                <w:sz w:val="18"/>
                <w:szCs w:val="18"/>
              </w:rPr>
              <w:t>10</w:t>
            </w:r>
          </w:p>
        </w:tc>
        <w:tc>
          <w:tcPr>
            <w:tcW w:w="1875" w:type="pct"/>
            <w:tcBorders>
              <w:top w:val="single" w:sz="4" w:space="0" w:color="auto"/>
              <w:left w:val="single" w:sz="4" w:space="0" w:color="auto"/>
              <w:bottom w:val="single" w:sz="4" w:space="0" w:color="auto"/>
              <w:right w:val="single" w:sz="4" w:space="0" w:color="auto"/>
            </w:tcBorders>
            <w:vAlign w:val="center"/>
          </w:tcPr>
          <w:p w14:paraId="3C5E48E9" w14:textId="24002168"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Calculated Target Allowable Duct Leakage Rate (cfm)</w:t>
            </w:r>
          </w:p>
        </w:tc>
        <w:tc>
          <w:tcPr>
            <w:tcW w:w="2912" w:type="pct"/>
            <w:tcBorders>
              <w:top w:val="single" w:sz="4" w:space="0" w:color="auto"/>
              <w:left w:val="single" w:sz="4" w:space="0" w:color="auto"/>
              <w:bottom w:val="single" w:sz="4" w:space="0" w:color="auto"/>
              <w:right w:val="single" w:sz="4" w:space="0" w:color="auto"/>
            </w:tcBorders>
            <w:vAlign w:val="center"/>
          </w:tcPr>
          <w:p w14:paraId="3C5E48EA"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&lt;&lt;calculated field: numeric xxx:</w:t>
            </w:r>
          </w:p>
          <w:p w14:paraId="2405E8C4" w14:textId="77777777" w:rsidR="00096765" w:rsidRPr="00096765"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 xml:space="preserve">if </w:t>
            </w:r>
            <w:proofErr w:type="spellStart"/>
            <w:r w:rsidRPr="00096765">
              <w:rPr>
                <w:rFonts w:asciiTheme="minorHAnsi" w:hAnsiTheme="minorHAnsi"/>
                <w:sz w:val="18"/>
                <w:szCs w:val="18"/>
                <w:u w:val="single"/>
              </w:rPr>
              <w:t>DefaultAirflowMethod</w:t>
            </w:r>
            <w:proofErr w:type="spellEnd"/>
            <w:r w:rsidRPr="00096765">
              <w:rPr>
                <w:rFonts w:asciiTheme="minorHAnsi" w:hAnsiTheme="minorHAnsi"/>
                <w:sz w:val="18"/>
                <w:szCs w:val="18"/>
                <w:u w:val="single"/>
              </w:rPr>
              <w:t xml:space="preserve"> then </w:t>
            </w:r>
          </w:p>
          <w:p w14:paraId="68D94CE9" w14:textId="11BF695E" w:rsidR="00096765" w:rsidRDefault="00096765" w:rsidP="00096765">
            <w:pPr>
              <w:keepNext/>
              <w:rPr>
                <w:rFonts w:asciiTheme="minorHAnsi" w:hAnsiTheme="minorHAnsi"/>
                <w:sz w:val="18"/>
                <w:szCs w:val="18"/>
                <w:u w:val="single"/>
              </w:rPr>
            </w:pPr>
            <w:proofErr w:type="spellStart"/>
            <w:r w:rsidRPr="00096765">
              <w:rPr>
                <w:rFonts w:asciiTheme="minorHAnsi" w:hAnsiTheme="minorHAnsi"/>
                <w:sz w:val="18"/>
                <w:szCs w:val="18"/>
                <w:u w:val="single"/>
              </w:rPr>
              <w:t>AHUAirflow</w:t>
            </w:r>
            <w:proofErr w:type="spellEnd"/>
            <w:r w:rsidRPr="00096765">
              <w:rPr>
                <w:rFonts w:asciiTheme="minorHAnsi" w:hAnsiTheme="minorHAnsi"/>
                <w:sz w:val="18"/>
                <w:szCs w:val="18"/>
                <w:u w:val="single"/>
              </w:rPr>
              <w:t>=</w:t>
            </w:r>
            <w:proofErr w:type="spellStart"/>
            <w:r w:rsidRPr="00096765">
              <w:rPr>
                <w:rFonts w:asciiTheme="minorHAnsi" w:hAnsiTheme="minorHAnsi"/>
                <w:sz w:val="18"/>
                <w:szCs w:val="18"/>
                <w:u w:val="single"/>
              </w:rPr>
              <w:t>ZonedCondFloorArea</w:t>
            </w:r>
            <w:proofErr w:type="spellEnd"/>
            <w:r w:rsidRPr="00096765">
              <w:rPr>
                <w:rFonts w:asciiTheme="minorHAnsi" w:hAnsiTheme="minorHAnsi"/>
                <w:sz w:val="18"/>
                <w:szCs w:val="18"/>
                <w:u w:val="single"/>
              </w:rPr>
              <w:t xml:space="preserve">*0.5* </w:t>
            </w:r>
            <w:proofErr w:type="spellStart"/>
            <w:proofErr w:type="gramStart"/>
            <w:r w:rsidRPr="00096765">
              <w:rPr>
                <w:rFonts w:asciiTheme="minorHAnsi" w:hAnsiTheme="minorHAnsi"/>
                <w:sz w:val="18"/>
                <w:szCs w:val="18"/>
                <w:u w:val="single"/>
              </w:rPr>
              <w:t>LeakageFactor</w:t>
            </w:r>
            <w:proofErr w:type="spellEnd"/>
            <w:r w:rsidRPr="00096765">
              <w:rPr>
                <w:rFonts w:asciiTheme="minorHAnsi" w:hAnsiTheme="minorHAnsi"/>
                <w:sz w:val="18"/>
                <w:szCs w:val="18"/>
                <w:u w:val="single"/>
              </w:rPr>
              <w:t>;</w:t>
            </w:r>
            <w:proofErr w:type="gramEnd"/>
          </w:p>
          <w:p w14:paraId="335CE3DD" w14:textId="77777777" w:rsidR="00096765" w:rsidRDefault="00096765" w:rsidP="00E10CD7">
            <w:pPr>
              <w:keepNext/>
              <w:rPr>
                <w:rFonts w:asciiTheme="minorHAnsi" w:hAnsiTheme="minorHAnsi"/>
                <w:sz w:val="18"/>
                <w:szCs w:val="18"/>
                <w:u w:val="single"/>
              </w:rPr>
            </w:pPr>
          </w:p>
          <w:p w14:paraId="0C9E2DCC" w14:textId="0804988C" w:rsidR="00096765"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if </w:t>
            </w:r>
            <w:proofErr w:type="spellStart"/>
            <w:r w:rsidRPr="00C65A7C">
              <w:rPr>
                <w:rFonts w:asciiTheme="minorHAnsi" w:hAnsiTheme="minorHAnsi"/>
                <w:sz w:val="18"/>
                <w:szCs w:val="18"/>
                <w:u w:val="single"/>
              </w:rPr>
              <w:t>AHUAirflowMethod</w:t>
            </w:r>
            <w:proofErr w:type="spellEnd"/>
            <w:r w:rsidRPr="00C65A7C">
              <w:rPr>
                <w:rFonts w:asciiTheme="minorHAnsi" w:hAnsiTheme="minorHAnsi"/>
                <w:sz w:val="18"/>
                <w:szCs w:val="18"/>
                <w:u w:val="single"/>
              </w:rPr>
              <w:t xml:space="preserve">= </w:t>
            </w:r>
            <w:proofErr w:type="spellStart"/>
            <w:r w:rsidRPr="00C65A7C">
              <w:rPr>
                <w:rFonts w:asciiTheme="minorHAnsi" w:hAnsiTheme="minorHAnsi"/>
                <w:sz w:val="18"/>
                <w:szCs w:val="18"/>
                <w:u w:val="single"/>
              </w:rPr>
              <w:t>CoolingSystemMethod</w:t>
            </w:r>
            <w:proofErr w:type="spellEnd"/>
            <w:r w:rsidRPr="00C65A7C">
              <w:rPr>
                <w:rFonts w:asciiTheme="minorHAnsi" w:hAnsiTheme="minorHAnsi"/>
                <w:sz w:val="18"/>
                <w:szCs w:val="18"/>
                <w:u w:val="single"/>
              </w:rPr>
              <w:t xml:space="preserve"> </w:t>
            </w:r>
            <w:r w:rsidR="00096765">
              <w:rPr>
                <w:rFonts w:asciiTheme="minorHAnsi" w:hAnsiTheme="minorHAnsi"/>
                <w:sz w:val="18"/>
                <w:szCs w:val="18"/>
                <w:u w:val="single"/>
              </w:rPr>
              <w:t>and A09 = no,</w:t>
            </w:r>
          </w:p>
          <w:p w14:paraId="3C5E48EE" w14:textId="2E427937" w:rsidR="00E10CD7"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then </w:t>
            </w:r>
            <w:proofErr w:type="spellStart"/>
            <w:r w:rsidRPr="00C65A7C">
              <w:rPr>
                <w:rFonts w:asciiTheme="minorHAnsi" w:hAnsiTheme="minorHAnsi"/>
                <w:sz w:val="18"/>
                <w:szCs w:val="18"/>
                <w:u w:val="single"/>
              </w:rPr>
              <w:t>AHUAirflow</w:t>
            </w:r>
            <w:proofErr w:type="spellEnd"/>
            <w:r w:rsidRPr="00C65A7C">
              <w:rPr>
                <w:rFonts w:asciiTheme="minorHAnsi" w:hAnsiTheme="minorHAnsi"/>
                <w:sz w:val="18"/>
                <w:szCs w:val="18"/>
                <w:u w:val="single"/>
              </w:rPr>
              <w:t>=</w:t>
            </w:r>
            <w:proofErr w:type="spellStart"/>
            <w:r w:rsidRPr="00C65A7C">
              <w:rPr>
                <w:rFonts w:asciiTheme="minorHAnsi" w:hAnsiTheme="minorHAnsi"/>
                <w:sz w:val="18"/>
                <w:szCs w:val="18"/>
                <w:u w:val="single"/>
              </w:rPr>
              <w:t>CondenserNomCoolCapacityTon</w:t>
            </w:r>
            <w:proofErr w:type="spellEnd"/>
            <w:r w:rsidRPr="00C65A7C">
              <w:rPr>
                <w:rFonts w:asciiTheme="minorHAnsi" w:hAnsiTheme="minorHAnsi"/>
                <w:sz w:val="18"/>
                <w:szCs w:val="18"/>
                <w:u w:val="single"/>
              </w:rPr>
              <w:t>*400*</w:t>
            </w:r>
            <w:r w:rsidRPr="00C65A7C">
              <w:rPr>
                <w:rFonts w:asciiTheme="minorHAnsi" w:hAnsiTheme="minorHAnsi"/>
                <w:sz w:val="18"/>
                <w:szCs w:val="18"/>
              </w:rPr>
              <w:t xml:space="preserve"> </w:t>
            </w:r>
            <w:proofErr w:type="spellStart"/>
            <w:proofErr w:type="gramStart"/>
            <w:r w:rsidRPr="00C65A7C">
              <w:rPr>
                <w:rFonts w:asciiTheme="minorHAnsi" w:hAnsiTheme="minorHAnsi"/>
                <w:sz w:val="18"/>
                <w:szCs w:val="18"/>
              </w:rPr>
              <w:t>LeakageFactor</w:t>
            </w:r>
            <w:proofErr w:type="spellEnd"/>
            <w:r w:rsidRPr="00C65A7C">
              <w:rPr>
                <w:rFonts w:asciiTheme="minorHAnsi" w:hAnsiTheme="minorHAnsi"/>
                <w:sz w:val="18"/>
                <w:szCs w:val="18"/>
                <w:u w:val="single"/>
              </w:rPr>
              <w:t>;</w:t>
            </w:r>
            <w:proofErr w:type="gramEnd"/>
          </w:p>
          <w:p w14:paraId="4730F9F0" w14:textId="4FE973F2" w:rsidR="00096765" w:rsidRDefault="00096765" w:rsidP="00E10CD7">
            <w:pPr>
              <w:keepNext/>
              <w:rPr>
                <w:rFonts w:asciiTheme="minorHAnsi" w:hAnsiTheme="minorHAnsi"/>
                <w:sz w:val="18"/>
                <w:szCs w:val="18"/>
                <w:u w:val="single"/>
              </w:rPr>
            </w:pPr>
          </w:p>
          <w:p w14:paraId="53D0AD51" w14:textId="77777777" w:rsidR="00096765" w:rsidRPr="00096765"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 xml:space="preserve">elseif </w:t>
            </w:r>
            <w:proofErr w:type="spellStart"/>
            <w:r w:rsidRPr="00096765">
              <w:rPr>
                <w:rFonts w:asciiTheme="minorHAnsi" w:hAnsiTheme="minorHAnsi"/>
                <w:sz w:val="18"/>
                <w:szCs w:val="18"/>
                <w:u w:val="single"/>
              </w:rPr>
              <w:t>AHUAirflowMethod</w:t>
            </w:r>
            <w:proofErr w:type="spellEnd"/>
            <w:r w:rsidRPr="00096765">
              <w:rPr>
                <w:rFonts w:asciiTheme="minorHAnsi" w:hAnsiTheme="minorHAnsi"/>
                <w:sz w:val="18"/>
                <w:szCs w:val="18"/>
                <w:u w:val="single"/>
              </w:rPr>
              <w:t xml:space="preserve"> = </w:t>
            </w:r>
            <w:proofErr w:type="spellStart"/>
            <w:r w:rsidRPr="00096765">
              <w:rPr>
                <w:rFonts w:asciiTheme="minorHAnsi" w:hAnsiTheme="minorHAnsi"/>
                <w:sz w:val="18"/>
                <w:szCs w:val="18"/>
                <w:u w:val="single"/>
              </w:rPr>
              <w:t>CoolingSystemMethod</w:t>
            </w:r>
            <w:proofErr w:type="spellEnd"/>
            <w:r w:rsidRPr="00096765">
              <w:rPr>
                <w:rFonts w:asciiTheme="minorHAnsi" w:hAnsiTheme="minorHAnsi"/>
                <w:sz w:val="18"/>
                <w:szCs w:val="18"/>
                <w:u w:val="single"/>
              </w:rPr>
              <w:t xml:space="preserve"> and A09=yes, </w:t>
            </w:r>
          </w:p>
          <w:p w14:paraId="4A11F8C2" w14:textId="0795CEB3" w:rsidR="00096765" w:rsidRPr="00C65A7C" w:rsidRDefault="00096765" w:rsidP="00096765">
            <w:pPr>
              <w:keepNext/>
              <w:rPr>
                <w:rFonts w:asciiTheme="minorHAnsi" w:hAnsiTheme="minorHAnsi"/>
                <w:sz w:val="18"/>
                <w:szCs w:val="18"/>
                <w:u w:val="single"/>
              </w:rPr>
            </w:pPr>
            <w:r w:rsidRPr="00096765">
              <w:rPr>
                <w:rFonts w:asciiTheme="minorHAnsi" w:hAnsiTheme="minorHAnsi"/>
                <w:sz w:val="18"/>
                <w:szCs w:val="18"/>
                <w:u w:val="single"/>
              </w:rPr>
              <w:t>then value=</w:t>
            </w:r>
            <w:proofErr w:type="spellStart"/>
            <w:r w:rsidRPr="00096765">
              <w:rPr>
                <w:rFonts w:asciiTheme="minorHAnsi" w:hAnsiTheme="minorHAnsi"/>
                <w:sz w:val="18"/>
                <w:szCs w:val="18"/>
                <w:u w:val="single"/>
              </w:rPr>
              <w:t>CondenserNomCoolCapacityTon</w:t>
            </w:r>
            <w:proofErr w:type="spellEnd"/>
            <w:r w:rsidRPr="00096765">
              <w:rPr>
                <w:rFonts w:asciiTheme="minorHAnsi" w:hAnsiTheme="minorHAnsi"/>
                <w:sz w:val="18"/>
                <w:szCs w:val="18"/>
                <w:u w:val="single"/>
              </w:rPr>
              <w:t xml:space="preserve"> *250*</w:t>
            </w:r>
            <w:proofErr w:type="spellStart"/>
            <w:proofErr w:type="gramStart"/>
            <w:r w:rsidRPr="00096765">
              <w:rPr>
                <w:rFonts w:asciiTheme="minorHAnsi" w:hAnsiTheme="minorHAnsi"/>
                <w:sz w:val="18"/>
                <w:szCs w:val="18"/>
                <w:u w:val="single"/>
              </w:rPr>
              <w:t>LeakageFactor</w:t>
            </w:r>
            <w:proofErr w:type="spellEnd"/>
            <w:r w:rsidRPr="00096765">
              <w:rPr>
                <w:rFonts w:asciiTheme="minorHAnsi" w:hAnsiTheme="minorHAnsi"/>
                <w:sz w:val="18"/>
                <w:szCs w:val="18"/>
                <w:u w:val="single"/>
              </w:rPr>
              <w:t>;</w:t>
            </w:r>
            <w:proofErr w:type="gramEnd"/>
          </w:p>
          <w:p w14:paraId="7E1CDC40" w14:textId="77777777" w:rsidR="00EE152C" w:rsidRPr="00C65A7C" w:rsidRDefault="00EE152C" w:rsidP="00E10CD7">
            <w:pPr>
              <w:keepNext/>
              <w:rPr>
                <w:rFonts w:asciiTheme="minorHAnsi" w:hAnsiTheme="minorHAnsi"/>
                <w:sz w:val="18"/>
                <w:szCs w:val="18"/>
                <w:u w:val="single"/>
              </w:rPr>
            </w:pPr>
          </w:p>
          <w:p w14:paraId="3C5E48EF" w14:textId="77777777" w:rsidR="00E10CD7" w:rsidRPr="00C65A7C"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elseif </w:t>
            </w:r>
            <w:proofErr w:type="spellStart"/>
            <w:r w:rsidRPr="00C65A7C">
              <w:rPr>
                <w:rFonts w:asciiTheme="minorHAnsi" w:hAnsiTheme="minorHAnsi"/>
                <w:sz w:val="18"/>
                <w:szCs w:val="18"/>
                <w:u w:val="single"/>
              </w:rPr>
              <w:t>AHUAirflowMethod</w:t>
            </w:r>
            <w:proofErr w:type="spellEnd"/>
            <w:r w:rsidRPr="00C65A7C">
              <w:rPr>
                <w:rFonts w:asciiTheme="minorHAnsi" w:hAnsiTheme="minorHAnsi"/>
                <w:sz w:val="18"/>
                <w:szCs w:val="18"/>
                <w:u w:val="single"/>
              </w:rPr>
              <w:t xml:space="preserve">= </w:t>
            </w:r>
            <w:proofErr w:type="spellStart"/>
            <w:r w:rsidRPr="00C65A7C">
              <w:rPr>
                <w:rFonts w:asciiTheme="minorHAnsi" w:hAnsiTheme="minorHAnsi"/>
                <w:sz w:val="18"/>
                <w:szCs w:val="18"/>
                <w:u w:val="single"/>
              </w:rPr>
              <w:t>HeatingSystemMethod</w:t>
            </w:r>
            <w:proofErr w:type="spellEnd"/>
          </w:p>
          <w:p w14:paraId="3C5E48F0" w14:textId="3CF0E3F3" w:rsidR="00E10CD7" w:rsidRPr="00C65A7C" w:rsidRDefault="00E10CD7" w:rsidP="00E10CD7">
            <w:pPr>
              <w:keepNext/>
              <w:rPr>
                <w:rFonts w:asciiTheme="minorHAnsi" w:hAnsiTheme="minorHAnsi"/>
                <w:sz w:val="18"/>
                <w:szCs w:val="18"/>
                <w:u w:val="single"/>
              </w:rPr>
            </w:pPr>
            <w:r w:rsidRPr="00C65A7C">
              <w:rPr>
                <w:rFonts w:asciiTheme="minorHAnsi" w:hAnsiTheme="minorHAnsi"/>
                <w:sz w:val="18"/>
                <w:szCs w:val="18"/>
                <w:u w:val="single"/>
              </w:rPr>
              <w:t xml:space="preserve">then </w:t>
            </w:r>
            <w:proofErr w:type="spellStart"/>
            <w:r w:rsidRPr="00C65A7C">
              <w:rPr>
                <w:rFonts w:asciiTheme="minorHAnsi" w:hAnsiTheme="minorHAnsi"/>
                <w:sz w:val="18"/>
                <w:szCs w:val="18"/>
                <w:u w:val="single"/>
              </w:rPr>
              <w:t>AHUAirflow</w:t>
            </w:r>
            <w:proofErr w:type="spellEnd"/>
            <w:r w:rsidRPr="00C65A7C">
              <w:rPr>
                <w:rFonts w:asciiTheme="minorHAnsi" w:hAnsiTheme="minorHAnsi"/>
                <w:sz w:val="18"/>
                <w:szCs w:val="18"/>
                <w:u w:val="single"/>
              </w:rPr>
              <w:t>=</w:t>
            </w:r>
            <w:proofErr w:type="spellStart"/>
            <w:r w:rsidRPr="00C65A7C">
              <w:rPr>
                <w:rFonts w:asciiTheme="minorHAnsi" w:hAnsiTheme="minorHAnsi"/>
                <w:sz w:val="18"/>
                <w:szCs w:val="18"/>
                <w:u w:val="single"/>
              </w:rPr>
              <w:t>HeatingCapacityKbtuh</w:t>
            </w:r>
            <w:proofErr w:type="spellEnd"/>
            <w:r w:rsidRPr="00C65A7C">
              <w:rPr>
                <w:rFonts w:asciiTheme="minorHAnsi" w:hAnsiTheme="minorHAnsi"/>
                <w:sz w:val="18"/>
                <w:szCs w:val="18"/>
                <w:u w:val="single"/>
              </w:rPr>
              <w:t>*21.7*</w:t>
            </w:r>
            <w:r w:rsidRPr="00C65A7C">
              <w:rPr>
                <w:rFonts w:asciiTheme="minorHAnsi" w:hAnsiTheme="minorHAnsi"/>
                <w:sz w:val="18"/>
                <w:szCs w:val="18"/>
              </w:rPr>
              <w:t xml:space="preserve"> </w:t>
            </w:r>
            <w:proofErr w:type="spellStart"/>
            <w:proofErr w:type="gramStart"/>
            <w:r w:rsidRPr="00C65A7C">
              <w:rPr>
                <w:rFonts w:asciiTheme="minorHAnsi" w:hAnsiTheme="minorHAnsi"/>
                <w:sz w:val="18"/>
                <w:szCs w:val="18"/>
              </w:rPr>
              <w:t>LeakageFactor</w:t>
            </w:r>
            <w:proofErr w:type="spellEnd"/>
            <w:r w:rsidRPr="00C65A7C">
              <w:rPr>
                <w:rFonts w:asciiTheme="minorHAnsi" w:hAnsiTheme="minorHAnsi"/>
                <w:sz w:val="18"/>
                <w:szCs w:val="18"/>
                <w:u w:val="single"/>
              </w:rPr>
              <w:t>;</w:t>
            </w:r>
            <w:proofErr w:type="gramEnd"/>
          </w:p>
          <w:p w14:paraId="0065C8C2" w14:textId="77777777" w:rsidR="00EE152C" w:rsidRPr="00C65A7C" w:rsidRDefault="00EE152C" w:rsidP="00E10CD7">
            <w:pPr>
              <w:keepNext/>
              <w:rPr>
                <w:rFonts w:asciiTheme="minorHAnsi" w:hAnsiTheme="minorHAnsi"/>
                <w:sz w:val="18"/>
                <w:szCs w:val="18"/>
                <w:u w:val="single"/>
              </w:rPr>
            </w:pPr>
          </w:p>
          <w:p w14:paraId="3C5E48F1"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u w:val="single"/>
              </w:rPr>
              <w:t xml:space="preserve">elseif </w:t>
            </w:r>
            <w:proofErr w:type="spellStart"/>
            <w:r w:rsidRPr="00C65A7C">
              <w:rPr>
                <w:rFonts w:asciiTheme="minorHAnsi" w:hAnsiTheme="minorHAnsi"/>
                <w:sz w:val="18"/>
                <w:szCs w:val="18"/>
                <w:u w:val="single"/>
              </w:rPr>
              <w:t>AHUAirflowMethod</w:t>
            </w:r>
            <w:proofErr w:type="spellEnd"/>
            <w:r w:rsidRPr="00C65A7C">
              <w:rPr>
                <w:rFonts w:asciiTheme="minorHAnsi" w:hAnsiTheme="minorHAnsi"/>
                <w:sz w:val="18"/>
                <w:szCs w:val="18"/>
                <w:u w:val="single"/>
              </w:rPr>
              <w:t xml:space="preserve">= </w:t>
            </w:r>
            <w:proofErr w:type="spellStart"/>
            <w:r w:rsidRPr="00C65A7C">
              <w:rPr>
                <w:rFonts w:asciiTheme="minorHAnsi" w:hAnsiTheme="minorHAnsi"/>
                <w:sz w:val="18"/>
                <w:szCs w:val="18"/>
                <w:u w:val="single"/>
              </w:rPr>
              <w:t>MeasuredAirflowMethod</w:t>
            </w:r>
            <w:proofErr w:type="spellEnd"/>
            <w:r w:rsidRPr="00C65A7C">
              <w:rPr>
                <w:rFonts w:asciiTheme="minorHAnsi" w:hAnsiTheme="minorHAnsi"/>
                <w:sz w:val="18"/>
                <w:szCs w:val="18"/>
              </w:rPr>
              <w:t xml:space="preserve"> then</w:t>
            </w:r>
          </w:p>
          <w:p w14:paraId="039A98AF" w14:textId="77777777" w:rsidR="00C65A7C" w:rsidRDefault="00E10CD7" w:rsidP="00E10CD7">
            <w:pPr>
              <w:keepNext/>
              <w:rPr>
                <w:rFonts w:asciiTheme="minorHAnsi" w:hAnsiTheme="minorHAnsi"/>
                <w:sz w:val="18"/>
                <w:szCs w:val="18"/>
              </w:rPr>
            </w:pPr>
            <w:proofErr w:type="spellStart"/>
            <w:r w:rsidRPr="00C65A7C">
              <w:rPr>
                <w:rFonts w:asciiTheme="minorHAnsi" w:hAnsiTheme="minorHAnsi"/>
                <w:sz w:val="18"/>
                <w:szCs w:val="18"/>
                <w:u w:val="single"/>
              </w:rPr>
              <w:t>AHUAirflow</w:t>
            </w:r>
            <w:proofErr w:type="spellEnd"/>
            <w:r w:rsidRPr="00C65A7C">
              <w:rPr>
                <w:rFonts w:asciiTheme="minorHAnsi" w:hAnsiTheme="minorHAnsi"/>
                <w:sz w:val="18"/>
                <w:szCs w:val="18"/>
                <w:u w:val="single"/>
              </w:rPr>
              <w:t>=</w:t>
            </w:r>
            <w:r w:rsidRPr="00C65A7C">
              <w:rPr>
                <w:rFonts w:asciiTheme="minorHAnsi" w:hAnsiTheme="minorHAnsi"/>
                <w:sz w:val="18"/>
                <w:szCs w:val="18"/>
              </w:rPr>
              <w:t xml:space="preserve"> Measured </w:t>
            </w:r>
            <w:proofErr w:type="spellStart"/>
            <w:r w:rsidRPr="00C65A7C">
              <w:rPr>
                <w:rFonts w:asciiTheme="minorHAnsi" w:hAnsiTheme="minorHAnsi"/>
                <w:sz w:val="18"/>
                <w:szCs w:val="18"/>
              </w:rPr>
              <w:t>AHUAirflow</w:t>
            </w:r>
            <w:proofErr w:type="spellEnd"/>
            <w:r w:rsidRPr="00C65A7C">
              <w:rPr>
                <w:rFonts w:asciiTheme="minorHAnsi" w:hAnsiTheme="minorHAnsi"/>
                <w:sz w:val="18"/>
                <w:szCs w:val="18"/>
              </w:rPr>
              <w:t xml:space="preserve"> * </w:t>
            </w:r>
            <w:proofErr w:type="spellStart"/>
            <w:proofErr w:type="gramStart"/>
            <w:r w:rsidRPr="00C65A7C">
              <w:rPr>
                <w:rFonts w:asciiTheme="minorHAnsi" w:hAnsiTheme="minorHAnsi"/>
                <w:sz w:val="18"/>
                <w:szCs w:val="18"/>
              </w:rPr>
              <w:t>LeakageFactor</w:t>
            </w:r>
            <w:proofErr w:type="spellEnd"/>
            <w:r w:rsidR="00C65A7C">
              <w:rPr>
                <w:rFonts w:asciiTheme="minorHAnsi" w:hAnsiTheme="minorHAnsi"/>
                <w:sz w:val="18"/>
                <w:szCs w:val="18"/>
              </w:rPr>
              <w:t>;</w:t>
            </w:r>
            <w:proofErr w:type="gramEnd"/>
          </w:p>
          <w:p w14:paraId="4DB89E7E" w14:textId="77777777" w:rsidR="00C65A7C" w:rsidRDefault="00C65A7C" w:rsidP="00E10CD7">
            <w:pPr>
              <w:keepNext/>
              <w:rPr>
                <w:rFonts w:asciiTheme="minorHAnsi" w:hAnsiTheme="minorHAnsi"/>
                <w:sz w:val="18"/>
                <w:szCs w:val="18"/>
              </w:rPr>
            </w:pPr>
          </w:p>
          <w:p w14:paraId="1C53C419" w14:textId="77777777" w:rsidR="00C65A7C" w:rsidRPr="008A4A25" w:rsidRDefault="00C65A7C" w:rsidP="00C65A7C">
            <w:pPr>
              <w:keepNext/>
              <w:rPr>
                <w:rFonts w:asciiTheme="minorHAnsi" w:hAnsiTheme="minorHAnsi"/>
                <w:u w:val="single"/>
              </w:rPr>
            </w:pPr>
            <w:r w:rsidRPr="008A4A25">
              <w:rPr>
                <w:rFonts w:asciiTheme="minorHAnsi" w:hAnsiTheme="minorHAnsi"/>
                <w:u w:val="single"/>
              </w:rPr>
              <w:t xml:space="preserve">elseif </w:t>
            </w:r>
            <w:proofErr w:type="spellStart"/>
            <w:r w:rsidRPr="008A4A25">
              <w:rPr>
                <w:rFonts w:asciiTheme="minorHAnsi" w:hAnsiTheme="minorHAnsi"/>
                <w:u w:val="single"/>
              </w:rPr>
              <w:t>AHUAirflowMethod</w:t>
            </w:r>
            <w:proofErr w:type="spellEnd"/>
            <w:r w:rsidRPr="008A4A25">
              <w:rPr>
                <w:rFonts w:asciiTheme="minorHAnsi" w:hAnsiTheme="minorHAnsi"/>
                <w:u w:val="single"/>
              </w:rPr>
              <w:t xml:space="preserve">= </w:t>
            </w:r>
            <w:proofErr w:type="spellStart"/>
            <w:r w:rsidRPr="008A4A25">
              <w:rPr>
                <w:rFonts w:asciiTheme="minorHAnsi" w:hAnsiTheme="minorHAnsi"/>
                <w:u w:val="single"/>
              </w:rPr>
              <w:t>IndoorUnitMethod</w:t>
            </w:r>
            <w:proofErr w:type="spellEnd"/>
            <w:r w:rsidRPr="008A4A25">
              <w:rPr>
                <w:rFonts w:asciiTheme="minorHAnsi" w:hAnsiTheme="minorHAnsi"/>
                <w:u w:val="single"/>
              </w:rPr>
              <w:t xml:space="preserve"> then</w:t>
            </w:r>
          </w:p>
          <w:p w14:paraId="3C5E48F2" w14:textId="5054FD2D" w:rsidR="00E10CD7" w:rsidRPr="00C65A7C" w:rsidRDefault="00C65A7C" w:rsidP="00C65A7C">
            <w:pPr>
              <w:keepNext/>
              <w:rPr>
                <w:rFonts w:asciiTheme="minorHAnsi" w:hAnsiTheme="minorHAnsi"/>
                <w:sz w:val="18"/>
                <w:szCs w:val="18"/>
              </w:rPr>
            </w:pPr>
            <w:proofErr w:type="spellStart"/>
            <w:r w:rsidRPr="008A4A25">
              <w:rPr>
                <w:rFonts w:asciiTheme="minorHAnsi" w:hAnsiTheme="minorHAnsi"/>
                <w:u w:val="single"/>
              </w:rPr>
              <w:t>AHUAirflow</w:t>
            </w:r>
            <w:proofErr w:type="spellEnd"/>
            <w:r w:rsidRPr="008A4A25">
              <w:rPr>
                <w:rFonts w:asciiTheme="minorHAnsi" w:hAnsiTheme="minorHAnsi"/>
                <w:u w:val="single"/>
              </w:rPr>
              <w:t>=</w:t>
            </w:r>
            <w:proofErr w:type="spellStart"/>
            <w:r w:rsidRPr="008A4A25">
              <w:rPr>
                <w:rFonts w:asciiTheme="minorHAnsi" w:hAnsiTheme="minorHAnsi"/>
                <w:u w:val="single"/>
              </w:rPr>
              <w:t>IndoorAirUnitCoolingCapacityton</w:t>
            </w:r>
            <w:proofErr w:type="spellEnd"/>
            <w:r w:rsidRPr="008A4A25">
              <w:rPr>
                <w:rFonts w:asciiTheme="minorHAnsi" w:hAnsiTheme="minorHAnsi"/>
                <w:u w:val="single"/>
              </w:rPr>
              <w:t>*</w:t>
            </w:r>
            <w:del w:id="119" w:author="Markstrum, Alexis@Energy" w:date="2021-10-26T11:13:00Z">
              <w:r w:rsidRPr="008A4A25" w:rsidDel="001D7870">
                <w:rPr>
                  <w:rFonts w:asciiTheme="minorHAnsi" w:hAnsiTheme="minorHAnsi"/>
                  <w:u w:val="single"/>
                </w:rPr>
                <w:delText>400</w:delText>
              </w:r>
            </w:del>
            <w:ins w:id="120" w:author="Markstrum, Alexis@Energy" w:date="2021-10-26T11:13:00Z">
              <w:r w:rsidR="001D7870">
                <w:rPr>
                  <w:rFonts w:asciiTheme="minorHAnsi" w:hAnsiTheme="minorHAnsi"/>
                  <w:u w:val="single"/>
                </w:rPr>
                <w:t>350</w:t>
              </w:r>
            </w:ins>
            <w:r w:rsidRPr="008A4A25">
              <w:rPr>
                <w:rFonts w:asciiTheme="minorHAnsi" w:hAnsiTheme="minorHAnsi"/>
                <w:u w:val="single"/>
              </w:rPr>
              <w:t>*</w:t>
            </w:r>
            <w:proofErr w:type="spellStart"/>
            <w:r w:rsidRPr="008A4A25">
              <w:rPr>
                <w:rFonts w:asciiTheme="minorHAnsi" w:hAnsiTheme="minorHAnsi"/>
                <w:u w:val="single"/>
              </w:rPr>
              <w:t>LeakageFactor</w:t>
            </w:r>
            <w:proofErr w:type="spellEnd"/>
            <w:r w:rsidRPr="00C65A7C">
              <w:rPr>
                <w:rFonts w:asciiTheme="minorHAnsi" w:hAnsiTheme="minorHAnsi"/>
                <w:sz w:val="18"/>
                <w:szCs w:val="18"/>
                <w:u w:val="single"/>
              </w:rPr>
              <w:t xml:space="preserve"> </w:t>
            </w:r>
            <w:r w:rsidR="00E10CD7" w:rsidRPr="00C65A7C">
              <w:rPr>
                <w:rFonts w:asciiTheme="minorHAnsi" w:hAnsiTheme="minorHAnsi"/>
                <w:sz w:val="18"/>
                <w:szCs w:val="18"/>
                <w:u w:val="single"/>
              </w:rPr>
              <w:t>&gt;&gt;</w:t>
            </w:r>
          </w:p>
        </w:tc>
      </w:tr>
      <w:tr w:rsidR="00E10CD7" w:rsidRPr="000E62ED" w14:paraId="3C5E48F7" w14:textId="77777777" w:rsidTr="00824011">
        <w:trPr>
          <w:trHeight w:val="288"/>
        </w:trPr>
        <w:tc>
          <w:tcPr>
            <w:tcW w:w="213" w:type="pct"/>
            <w:tcBorders>
              <w:bottom w:val="single" w:sz="4" w:space="0" w:color="auto"/>
            </w:tcBorders>
            <w:vAlign w:val="center"/>
          </w:tcPr>
          <w:p w14:paraId="3C5E48F4" w14:textId="7AC1335B" w:rsidR="00E10CD7" w:rsidRPr="00C65A7C" w:rsidRDefault="00E10CD7" w:rsidP="00EE152C">
            <w:pPr>
              <w:keepNext/>
              <w:spacing w:line="240" w:lineRule="exact"/>
              <w:ind w:left="-14" w:firstLine="14"/>
              <w:jc w:val="center"/>
              <w:rPr>
                <w:rFonts w:asciiTheme="minorHAnsi" w:hAnsiTheme="minorHAnsi"/>
                <w:sz w:val="18"/>
                <w:szCs w:val="18"/>
              </w:rPr>
            </w:pPr>
            <w:r w:rsidRPr="00C65A7C">
              <w:rPr>
                <w:rFonts w:asciiTheme="minorHAnsi" w:hAnsiTheme="minorHAnsi"/>
                <w:sz w:val="18"/>
                <w:szCs w:val="18"/>
              </w:rPr>
              <w:t>1</w:t>
            </w:r>
            <w:r w:rsidR="00EE152C" w:rsidRPr="00C65A7C">
              <w:rPr>
                <w:rFonts w:asciiTheme="minorHAnsi" w:hAnsiTheme="minorHAnsi"/>
                <w:sz w:val="18"/>
                <w:szCs w:val="18"/>
              </w:rPr>
              <w:t>1</w:t>
            </w:r>
          </w:p>
        </w:tc>
        <w:tc>
          <w:tcPr>
            <w:tcW w:w="1875" w:type="pct"/>
            <w:tcBorders>
              <w:bottom w:val="single" w:sz="4" w:space="0" w:color="auto"/>
            </w:tcBorders>
            <w:shd w:val="clear" w:color="auto" w:fill="auto"/>
            <w:vAlign w:val="center"/>
          </w:tcPr>
          <w:p w14:paraId="3C5E48F5" w14:textId="340E50AC" w:rsidR="00E10CD7" w:rsidRPr="00C65A7C" w:rsidRDefault="00E10CD7" w:rsidP="00E10CD7">
            <w:pPr>
              <w:keepNext/>
              <w:rPr>
                <w:rFonts w:asciiTheme="minorHAnsi" w:hAnsiTheme="minorHAnsi"/>
                <w:b/>
                <w:sz w:val="18"/>
                <w:szCs w:val="18"/>
              </w:rPr>
            </w:pPr>
            <w:r w:rsidRPr="00C65A7C">
              <w:rPr>
                <w:rFonts w:asciiTheme="minorHAnsi" w:hAnsiTheme="minorHAnsi"/>
                <w:sz w:val="18"/>
                <w:szCs w:val="18"/>
              </w:rPr>
              <w:t>Actual Duct Leakage Rate from Leakage Test Measurement (cfm)</w:t>
            </w:r>
          </w:p>
        </w:tc>
        <w:tc>
          <w:tcPr>
            <w:tcW w:w="2912" w:type="pct"/>
            <w:tcBorders>
              <w:bottom w:val="single" w:sz="4" w:space="0" w:color="auto"/>
            </w:tcBorders>
            <w:shd w:val="clear" w:color="auto" w:fill="auto"/>
          </w:tcPr>
          <w:p w14:paraId="3C5E48F6" w14:textId="77777777" w:rsidR="00E10CD7" w:rsidRPr="00C65A7C" w:rsidRDefault="00E10CD7" w:rsidP="00E10CD7">
            <w:pPr>
              <w:keepNext/>
              <w:rPr>
                <w:rFonts w:asciiTheme="minorHAnsi" w:hAnsiTheme="minorHAnsi"/>
                <w:sz w:val="18"/>
                <w:szCs w:val="18"/>
              </w:rPr>
            </w:pPr>
            <w:r w:rsidRPr="00C65A7C">
              <w:rPr>
                <w:rFonts w:asciiTheme="minorHAnsi" w:hAnsiTheme="minorHAnsi"/>
                <w:sz w:val="18"/>
                <w:szCs w:val="18"/>
              </w:rPr>
              <w:t xml:space="preserve">&lt;&lt;user input: numeric </w:t>
            </w:r>
            <w:proofErr w:type="spellStart"/>
            <w:r w:rsidRPr="00C65A7C">
              <w:rPr>
                <w:rFonts w:asciiTheme="minorHAnsi" w:hAnsiTheme="minorHAnsi"/>
                <w:sz w:val="18"/>
                <w:szCs w:val="18"/>
              </w:rPr>
              <w:t>xxx.x</w:t>
            </w:r>
            <w:proofErr w:type="spellEnd"/>
            <w:r w:rsidRPr="00C65A7C">
              <w:rPr>
                <w:rFonts w:asciiTheme="minorHAnsi" w:hAnsiTheme="minorHAnsi"/>
                <w:sz w:val="18"/>
                <w:szCs w:val="18"/>
              </w:rPr>
              <w:t>&gt;&gt;</w:t>
            </w:r>
          </w:p>
        </w:tc>
      </w:tr>
      <w:tr w:rsidR="00E10CD7" w:rsidRPr="000E62ED" w14:paraId="3C5E48FA" w14:textId="77777777" w:rsidTr="00824011">
        <w:trPr>
          <w:trHeight w:val="288"/>
        </w:trPr>
        <w:tc>
          <w:tcPr>
            <w:tcW w:w="213" w:type="pct"/>
            <w:tcBorders>
              <w:top w:val="single" w:sz="4" w:space="0" w:color="auto"/>
              <w:left w:val="single" w:sz="4" w:space="0" w:color="auto"/>
              <w:bottom w:val="nil"/>
              <w:right w:val="nil"/>
            </w:tcBorders>
            <w:vAlign w:val="center"/>
          </w:tcPr>
          <w:p w14:paraId="3C5E48F8" w14:textId="60DC1D12" w:rsidR="00E10CD7" w:rsidRPr="000E62ED" w:rsidRDefault="00E10CD7" w:rsidP="00E10CD7">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w:t>
            </w:r>
            <w:r w:rsidR="00EE152C">
              <w:rPr>
                <w:rFonts w:asciiTheme="minorHAnsi" w:hAnsiTheme="minorHAnsi"/>
                <w:sz w:val="18"/>
                <w:szCs w:val="18"/>
              </w:rPr>
              <w:t>2</w:t>
            </w:r>
          </w:p>
        </w:tc>
        <w:tc>
          <w:tcPr>
            <w:tcW w:w="4787" w:type="pct"/>
            <w:gridSpan w:val="2"/>
            <w:tcBorders>
              <w:top w:val="single" w:sz="4" w:space="0" w:color="auto"/>
              <w:left w:val="nil"/>
              <w:bottom w:val="nil"/>
              <w:right w:val="single" w:sz="4" w:space="0" w:color="auto"/>
            </w:tcBorders>
            <w:shd w:val="clear" w:color="auto" w:fill="auto"/>
            <w:vAlign w:val="center"/>
          </w:tcPr>
          <w:p w14:paraId="3C5E48F9" w14:textId="77777777"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Compliance statement:</w:t>
            </w:r>
          </w:p>
        </w:tc>
      </w:tr>
      <w:tr w:rsidR="00E10CD7" w:rsidRPr="000E62ED" w14:paraId="3C5E48FC" w14:textId="77777777" w:rsidTr="0061067E">
        <w:trPr>
          <w:trHeight w:val="288"/>
        </w:trPr>
        <w:tc>
          <w:tcPr>
            <w:tcW w:w="5000" w:type="pct"/>
            <w:gridSpan w:val="3"/>
            <w:tcBorders>
              <w:top w:val="nil"/>
              <w:left w:val="single" w:sz="4" w:space="0" w:color="auto"/>
              <w:bottom w:val="single" w:sz="4" w:space="0" w:color="auto"/>
              <w:right w:val="single" w:sz="4" w:space="0" w:color="auto"/>
            </w:tcBorders>
            <w:vAlign w:val="center"/>
          </w:tcPr>
          <w:p w14:paraId="3C5E48FB" w14:textId="34220A16"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 xml:space="preserve">&lt;&lt;if measured leakage is </w:t>
            </w:r>
            <w:r w:rsidR="00912340">
              <w:rPr>
                <w:rFonts w:asciiTheme="minorHAnsi" w:hAnsiTheme="minorHAnsi"/>
                <w:sz w:val="18"/>
                <w:szCs w:val="18"/>
              </w:rPr>
              <w:t xml:space="preserve">≤ </w:t>
            </w:r>
            <w:r w:rsidRPr="000E62ED">
              <w:rPr>
                <w:rFonts w:asciiTheme="minorHAnsi" w:hAnsiTheme="minorHAnsi"/>
                <w:sz w:val="18"/>
                <w:szCs w:val="18"/>
              </w:rPr>
              <w:t>to target allowed: "system passes leakage test"; else if measured leakage is &gt; target allowed:  "system fails leakage test"&gt;&gt;</w:t>
            </w:r>
          </w:p>
        </w:tc>
      </w:tr>
      <w:tr w:rsidR="00E10CD7" w:rsidRPr="000E62ED" w14:paraId="3C5E48FF" w14:textId="77777777" w:rsidTr="00824011">
        <w:trPr>
          <w:trHeight w:val="288"/>
        </w:trPr>
        <w:tc>
          <w:tcPr>
            <w:tcW w:w="213" w:type="pct"/>
            <w:tcBorders>
              <w:top w:val="single" w:sz="4" w:space="0" w:color="auto"/>
              <w:left w:val="single" w:sz="4" w:space="0" w:color="auto"/>
              <w:bottom w:val="nil"/>
              <w:right w:val="nil"/>
            </w:tcBorders>
            <w:vAlign w:val="center"/>
          </w:tcPr>
          <w:p w14:paraId="3C5E48FD" w14:textId="5E86AD43"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1</w:t>
            </w:r>
            <w:r w:rsidR="00EE152C">
              <w:rPr>
                <w:rFonts w:asciiTheme="minorHAnsi" w:hAnsiTheme="minorHAnsi"/>
                <w:sz w:val="18"/>
                <w:szCs w:val="18"/>
              </w:rPr>
              <w:t>3</w:t>
            </w:r>
          </w:p>
        </w:tc>
        <w:tc>
          <w:tcPr>
            <w:tcW w:w="4787" w:type="pct"/>
            <w:gridSpan w:val="2"/>
            <w:tcBorders>
              <w:top w:val="single" w:sz="4" w:space="0" w:color="auto"/>
              <w:left w:val="nil"/>
              <w:bottom w:val="nil"/>
              <w:right w:val="single" w:sz="4" w:space="0" w:color="auto"/>
            </w:tcBorders>
            <w:vAlign w:val="center"/>
          </w:tcPr>
          <w:p w14:paraId="3C5E48FE" w14:textId="77777777" w:rsidR="00E10CD7" w:rsidRPr="000E62ED" w:rsidRDefault="00E10CD7" w:rsidP="00E10CD7">
            <w:pPr>
              <w:keepNext/>
              <w:rPr>
                <w:rFonts w:asciiTheme="minorHAnsi" w:hAnsiTheme="minorHAnsi"/>
                <w:sz w:val="18"/>
                <w:szCs w:val="18"/>
              </w:rPr>
            </w:pPr>
            <w:r w:rsidRPr="000E62ED">
              <w:rPr>
                <w:rFonts w:asciiTheme="minorHAnsi" w:hAnsiTheme="minorHAnsi"/>
                <w:sz w:val="18"/>
                <w:szCs w:val="18"/>
              </w:rPr>
              <w:t>Notes:</w:t>
            </w:r>
          </w:p>
        </w:tc>
      </w:tr>
      <w:tr w:rsidR="00E10CD7" w:rsidRPr="000E62ED" w14:paraId="3C5E4901" w14:textId="77777777" w:rsidTr="008242BC">
        <w:trPr>
          <w:trHeight w:val="288"/>
        </w:trPr>
        <w:tc>
          <w:tcPr>
            <w:tcW w:w="5000" w:type="pct"/>
            <w:gridSpan w:val="3"/>
            <w:tcBorders>
              <w:top w:val="nil"/>
              <w:left w:val="single" w:sz="4" w:space="0" w:color="auto"/>
              <w:bottom w:val="single" w:sz="4" w:space="0" w:color="auto"/>
              <w:right w:val="single" w:sz="4" w:space="0" w:color="auto"/>
            </w:tcBorders>
            <w:vAlign w:val="center"/>
          </w:tcPr>
          <w:p w14:paraId="3C5E4900" w14:textId="589432EA" w:rsidR="00E10CD7" w:rsidRPr="000E62ED" w:rsidRDefault="00E10CD7">
            <w:pPr>
              <w:keepNext/>
              <w:rPr>
                <w:rFonts w:asciiTheme="minorHAnsi" w:hAnsiTheme="minorHAnsi"/>
                <w:sz w:val="18"/>
                <w:szCs w:val="18"/>
              </w:rPr>
            </w:pPr>
            <w:r w:rsidRPr="000E62ED">
              <w:rPr>
                <w:rFonts w:asciiTheme="minorHAnsi" w:hAnsiTheme="minorHAnsi"/>
                <w:sz w:val="18"/>
                <w:szCs w:val="18"/>
              </w:rPr>
              <w:t xml:space="preserve">&lt;&lt;if </w:t>
            </w:r>
            <w:del w:id="121" w:author="Alhabibi, Haider@Energy" w:date="2022-02-11T17:40:00Z">
              <w:r w:rsidRPr="000E62ED" w:rsidDel="008F5F94">
                <w:rPr>
                  <w:rFonts w:asciiTheme="minorHAnsi" w:hAnsiTheme="minorHAnsi"/>
                  <w:sz w:val="18"/>
                  <w:szCs w:val="18"/>
                </w:rPr>
                <w:delText>CF2R</w:delText>
              </w:r>
            </w:del>
            <w:ins w:id="122" w:author="Alhabibi, Haider@Energy" w:date="2022-02-11T17:40:00Z">
              <w:r w:rsidR="008F5F94">
                <w:rPr>
                  <w:rFonts w:asciiTheme="minorHAnsi" w:hAnsiTheme="minorHAnsi"/>
                  <w:sz w:val="18"/>
                  <w:szCs w:val="18"/>
                </w:rPr>
                <w:t>LMCI</w:t>
              </w:r>
            </w:ins>
            <w:r w:rsidRPr="000E62ED">
              <w:rPr>
                <w:rFonts w:asciiTheme="minorHAnsi" w:hAnsiTheme="minorHAnsi"/>
                <w:sz w:val="18"/>
                <w:szCs w:val="18"/>
              </w:rPr>
              <w:t>-MCH-20 row B0</w:t>
            </w:r>
            <w:r w:rsidR="002A2E99">
              <w:rPr>
                <w:rFonts w:asciiTheme="minorHAnsi" w:hAnsiTheme="minorHAnsi"/>
                <w:sz w:val="18"/>
                <w:szCs w:val="18"/>
              </w:rPr>
              <w:t>2</w:t>
            </w:r>
            <w:r w:rsidRPr="000E62ED">
              <w:rPr>
                <w:rFonts w:asciiTheme="minorHAnsi" w:hAnsiTheme="minorHAnsi"/>
                <w:sz w:val="18"/>
                <w:szCs w:val="18"/>
              </w:rPr>
              <w:t>,</w:t>
            </w:r>
            <w:r w:rsidR="002A2E99">
              <w:rPr>
                <w:rFonts w:asciiTheme="minorHAnsi" w:hAnsiTheme="minorHAnsi"/>
                <w:sz w:val="18"/>
                <w:szCs w:val="18"/>
              </w:rPr>
              <w:t xml:space="preserve"> B03,</w:t>
            </w:r>
            <w:r w:rsidRPr="000E62ED">
              <w:rPr>
                <w:rFonts w:asciiTheme="minorHAnsi" w:hAnsiTheme="minorHAnsi"/>
                <w:sz w:val="18"/>
                <w:szCs w:val="18"/>
              </w:rPr>
              <w:t xml:space="preserve"> 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 CF3R-MCH-20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then display “The installed cooling capacity, heating capacity or CFA served does not match the Installation Certificate”, elseif </w:t>
            </w:r>
            <w:del w:id="123" w:author="Alhabibi, Haider@Energy" w:date="2022-02-11T17:40:00Z">
              <w:r w:rsidRPr="000E62ED" w:rsidDel="008F5F94">
                <w:rPr>
                  <w:rFonts w:asciiTheme="minorHAnsi" w:hAnsiTheme="minorHAnsi"/>
                  <w:sz w:val="18"/>
                  <w:szCs w:val="18"/>
                </w:rPr>
                <w:delText>CF2R</w:delText>
              </w:r>
            </w:del>
            <w:ins w:id="124" w:author="Alhabibi, Haider@Energy" w:date="2022-02-11T17:40:00Z">
              <w:r w:rsidR="008F5F94">
                <w:rPr>
                  <w:rFonts w:asciiTheme="minorHAnsi" w:hAnsiTheme="minorHAnsi"/>
                  <w:sz w:val="18"/>
                  <w:szCs w:val="18"/>
                </w:rPr>
                <w:t>LMCI</w:t>
              </w:r>
            </w:ins>
            <w:r w:rsidRPr="000E62ED">
              <w:rPr>
                <w:rFonts w:asciiTheme="minorHAnsi" w:hAnsiTheme="minorHAnsi"/>
                <w:sz w:val="18"/>
                <w:szCs w:val="18"/>
              </w:rPr>
              <w:t>-MCH-20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 CF3R-MCH-20 row B0</w:t>
            </w:r>
            <w:r w:rsidR="002A2E99">
              <w:rPr>
                <w:rFonts w:asciiTheme="minorHAnsi" w:hAnsiTheme="minorHAnsi"/>
                <w:sz w:val="18"/>
                <w:szCs w:val="18"/>
              </w:rPr>
              <w:t>2</w:t>
            </w:r>
            <w:r w:rsidRPr="000E62ED">
              <w:rPr>
                <w:rFonts w:asciiTheme="minorHAnsi" w:hAnsiTheme="minorHAnsi"/>
                <w:sz w:val="18"/>
                <w:szCs w:val="18"/>
              </w:rPr>
              <w:t xml:space="preserve">, </w:t>
            </w:r>
            <w:r w:rsidR="002A2E99">
              <w:rPr>
                <w:rFonts w:asciiTheme="minorHAnsi" w:hAnsiTheme="minorHAnsi"/>
                <w:sz w:val="18"/>
                <w:szCs w:val="18"/>
              </w:rPr>
              <w:t xml:space="preserve">B03, </w:t>
            </w:r>
            <w:r w:rsidRPr="000E62ED">
              <w:rPr>
                <w:rFonts w:asciiTheme="minorHAnsi" w:hAnsiTheme="minorHAnsi"/>
                <w:sz w:val="18"/>
                <w:szCs w:val="18"/>
              </w:rPr>
              <w:t>B0</w:t>
            </w:r>
            <w:r w:rsidR="002A2E99">
              <w:rPr>
                <w:rFonts w:asciiTheme="minorHAnsi" w:hAnsiTheme="minorHAnsi"/>
                <w:sz w:val="18"/>
                <w:szCs w:val="18"/>
              </w:rPr>
              <w:t>4</w:t>
            </w:r>
            <w:r w:rsidRPr="000E62ED">
              <w:rPr>
                <w:rFonts w:asciiTheme="minorHAnsi" w:hAnsiTheme="minorHAnsi"/>
                <w:sz w:val="18"/>
                <w:szCs w:val="18"/>
              </w:rPr>
              <w:t xml:space="preserve"> and B0</w:t>
            </w:r>
            <w:r w:rsidR="002A2E99">
              <w:rPr>
                <w:rFonts w:asciiTheme="minorHAnsi" w:hAnsiTheme="minorHAnsi"/>
                <w:sz w:val="18"/>
                <w:szCs w:val="18"/>
              </w:rPr>
              <w:t>5</w:t>
            </w:r>
            <w:r w:rsidRPr="000E62ED">
              <w:rPr>
                <w:rFonts w:asciiTheme="minorHAnsi" w:hAnsiTheme="minorHAnsi"/>
                <w:sz w:val="18"/>
                <w:szCs w:val="18"/>
              </w:rPr>
              <w:t xml:space="preserve">, then display </w:t>
            </w:r>
            <w:proofErr w:type="gramStart"/>
            <w:r w:rsidRPr="000E62ED">
              <w:rPr>
                <w:rFonts w:asciiTheme="minorHAnsi" w:hAnsiTheme="minorHAnsi"/>
                <w:sz w:val="18"/>
                <w:szCs w:val="18"/>
              </w:rPr>
              <w:t>“ “</w:t>
            </w:r>
            <w:proofErr w:type="gramEnd"/>
            <w:r w:rsidRPr="000E62ED">
              <w:rPr>
                <w:rFonts w:asciiTheme="minorHAnsi" w:hAnsiTheme="minorHAnsi"/>
                <w:sz w:val="18"/>
                <w:szCs w:val="18"/>
              </w:rPr>
              <w:t>&gt;&gt;</w:t>
            </w:r>
          </w:p>
        </w:tc>
      </w:tr>
    </w:tbl>
    <w:p w14:paraId="3C5E4902" w14:textId="2DBF0783" w:rsidR="006C7319" w:rsidRPr="000E62ED" w:rsidRDefault="006C7319" w:rsidP="00C0587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2"/>
        <w:gridCol w:w="2698"/>
        <w:gridCol w:w="7860"/>
      </w:tblGrid>
      <w:tr w:rsidR="006C7319" w:rsidRPr="000E62ED" w14:paraId="3C5E4904" w14:textId="77777777" w:rsidTr="00632736">
        <w:trPr>
          <w:trHeight w:val="288"/>
        </w:trPr>
        <w:tc>
          <w:tcPr>
            <w:tcW w:w="5000" w:type="pct"/>
            <w:gridSpan w:val="3"/>
            <w:vAlign w:val="center"/>
          </w:tcPr>
          <w:p w14:paraId="3C5E4903" w14:textId="27E6B4C6" w:rsidR="006C7319" w:rsidRPr="000E62ED" w:rsidRDefault="0011635C" w:rsidP="00247AA0">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t xml:space="preserve">C. </w:t>
            </w:r>
            <w:r w:rsidR="00247AA0" w:rsidRPr="00247AA0">
              <w:rPr>
                <w:rFonts w:asciiTheme="minorHAnsi" w:hAnsiTheme="minorHAnsi"/>
                <w:b/>
                <w:sz w:val="20"/>
                <w:szCs w:val="18"/>
              </w:rPr>
              <w:t>Additional Requirements for Compliance</w:t>
            </w:r>
          </w:p>
        </w:tc>
      </w:tr>
      <w:tr w:rsidR="008A2A71" w:rsidRPr="000E62ED" w14:paraId="3C5E4907" w14:textId="77777777" w:rsidTr="00632736">
        <w:trPr>
          <w:trHeight w:val="288"/>
        </w:trPr>
        <w:tc>
          <w:tcPr>
            <w:tcW w:w="214" w:type="pct"/>
            <w:vAlign w:val="center"/>
          </w:tcPr>
          <w:p w14:paraId="3C5E4905"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1</w:t>
            </w:r>
          </w:p>
        </w:tc>
        <w:tc>
          <w:tcPr>
            <w:tcW w:w="4786" w:type="pct"/>
            <w:gridSpan w:val="2"/>
            <w:vAlign w:val="center"/>
          </w:tcPr>
          <w:p w14:paraId="3C5E4906"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8A2A71" w:rsidRPr="000E62ED" w14:paraId="3C5E490A" w14:textId="77777777" w:rsidTr="00632736">
        <w:trPr>
          <w:trHeight w:val="288"/>
        </w:trPr>
        <w:tc>
          <w:tcPr>
            <w:tcW w:w="214" w:type="pct"/>
            <w:vAlign w:val="center"/>
          </w:tcPr>
          <w:p w14:paraId="3C5E4908"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D9091E" w:rsidRPr="000E62ED">
              <w:rPr>
                <w:rFonts w:asciiTheme="minorHAnsi" w:hAnsiTheme="minorHAnsi"/>
                <w:sz w:val="18"/>
                <w:szCs w:val="18"/>
              </w:rPr>
              <w:t>2</w:t>
            </w:r>
          </w:p>
        </w:tc>
        <w:tc>
          <w:tcPr>
            <w:tcW w:w="4786" w:type="pct"/>
            <w:gridSpan w:val="2"/>
            <w:vAlign w:val="center"/>
          </w:tcPr>
          <w:p w14:paraId="3C5E4909" w14:textId="00741AB3" w:rsidR="008A2A71" w:rsidRPr="000E62ED" w:rsidRDefault="00800127" w:rsidP="00C05873">
            <w:pPr>
              <w:rPr>
                <w:rFonts w:asciiTheme="minorHAnsi" w:hAnsiTheme="minorHAnsi"/>
                <w:sz w:val="18"/>
                <w:szCs w:val="18"/>
              </w:rPr>
            </w:pPr>
            <w:r w:rsidRPr="005F79D7">
              <w:rPr>
                <w:rFonts w:asciiTheme="minorHAnsi" w:hAnsiTheme="minorHAnsi"/>
                <w:sz w:val="18"/>
              </w:rPr>
              <w:t xml:space="preserve">Outside air (OA) duct connections to the central forced air duct system shall not be sealed/taped off during duct leakage testing. OA ducts </w:t>
            </w:r>
            <w:r w:rsidRPr="005F79D7">
              <w:rPr>
                <w:rFonts w:asciiTheme="minorHAnsi" w:hAnsiTheme="minorHAnsi"/>
                <w:sz w:val="18"/>
              </w:rPr>
              <w:lastRenderedPageBreak/>
              <w:t>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8A2A71" w:rsidRPr="000E62ED" w14:paraId="3C5E490D" w14:textId="77777777" w:rsidTr="00632736">
        <w:trPr>
          <w:trHeight w:val="288"/>
        </w:trPr>
        <w:tc>
          <w:tcPr>
            <w:tcW w:w="214" w:type="pct"/>
            <w:vAlign w:val="center"/>
          </w:tcPr>
          <w:p w14:paraId="3C5E490B"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lastRenderedPageBreak/>
              <w:t>0</w:t>
            </w:r>
            <w:r w:rsidR="0011635C" w:rsidRPr="000E62ED">
              <w:rPr>
                <w:rFonts w:asciiTheme="minorHAnsi" w:hAnsiTheme="minorHAnsi"/>
                <w:sz w:val="18"/>
                <w:szCs w:val="18"/>
              </w:rPr>
              <w:t>3</w:t>
            </w:r>
          </w:p>
        </w:tc>
        <w:tc>
          <w:tcPr>
            <w:tcW w:w="4786" w:type="pct"/>
            <w:gridSpan w:val="2"/>
            <w:vAlign w:val="center"/>
          </w:tcPr>
          <w:p w14:paraId="3C5E490C" w14:textId="77777777" w:rsidR="008A2A71" w:rsidRPr="000E62ED" w:rsidRDefault="0011635C" w:rsidP="00C05873">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8A2A71" w:rsidRPr="000E62ED" w14:paraId="3C5E4910" w14:textId="77777777" w:rsidTr="00632736">
        <w:trPr>
          <w:trHeight w:val="288"/>
        </w:trPr>
        <w:tc>
          <w:tcPr>
            <w:tcW w:w="214" w:type="pct"/>
            <w:vAlign w:val="center"/>
          </w:tcPr>
          <w:p w14:paraId="3C5E490E"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4</w:t>
            </w:r>
          </w:p>
        </w:tc>
        <w:tc>
          <w:tcPr>
            <w:tcW w:w="4786" w:type="pct"/>
            <w:gridSpan w:val="2"/>
            <w:vAlign w:val="center"/>
          </w:tcPr>
          <w:p w14:paraId="3C5E490F" w14:textId="77777777" w:rsidR="008A2A71" w:rsidRPr="000E62ED" w:rsidRDefault="0011635C" w:rsidP="00247AA0">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8A2A71" w:rsidRPr="000E62ED" w14:paraId="3C5E4913" w14:textId="77777777" w:rsidTr="00632736">
        <w:trPr>
          <w:trHeight w:val="288"/>
        </w:trPr>
        <w:tc>
          <w:tcPr>
            <w:tcW w:w="214" w:type="pct"/>
            <w:vAlign w:val="center"/>
          </w:tcPr>
          <w:p w14:paraId="3C5E4911"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5</w:t>
            </w:r>
          </w:p>
        </w:tc>
        <w:tc>
          <w:tcPr>
            <w:tcW w:w="4786" w:type="pct"/>
            <w:gridSpan w:val="2"/>
            <w:vAlign w:val="center"/>
          </w:tcPr>
          <w:p w14:paraId="3C5E4912"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8A2A71" w:rsidRPr="000E62ED" w14:paraId="3C5E4916" w14:textId="77777777" w:rsidTr="00632736">
        <w:trPr>
          <w:trHeight w:val="288"/>
        </w:trPr>
        <w:tc>
          <w:tcPr>
            <w:tcW w:w="214" w:type="pct"/>
            <w:vAlign w:val="center"/>
          </w:tcPr>
          <w:p w14:paraId="3C5E4914"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6</w:t>
            </w:r>
          </w:p>
        </w:tc>
        <w:tc>
          <w:tcPr>
            <w:tcW w:w="4786" w:type="pct"/>
            <w:gridSpan w:val="2"/>
            <w:vAlign w:val="center"/>
          </w:tcPr>
          <w:p w14:paraId="3C5E4915"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8A2A71" w:rsidRPr="000E62ED" w14:paraId="3C5E4919" w14:textId="77777777" w:rsidTr="00632736">
        <w:trPr>
          <w:trHeight w:val="288"/>
        </w:trPr>
        <w:tc>
          <w:tcPr>
            <w:tcW w:w="5000" w:type="pct"/>
            <w:gridSpan w:val="3"/>
            <w:vAlign w:val="center"/>
          </w:tcPr>
          <w:p w14:paraId="3C5E4917" w14:textId="77777777" w:rsidR="00D9091E" w:rsidRPr="000E62ED" w:rsidRDefault="0011635C" w:rsidP="00C05873">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918" w14:textId="77777777" w:rsidR="00D9091E" w:rsidRPr="000E62ED" w:rsidRDefault="0011635C" w:rsidP="00C05873">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8A2A71" w:rsidRPr="000E62ED" w14:paraId="3C5E491C" w14:textId="77777777" w:rsidTr="00632736">
        <w:trPr>
          <w:trHeight w:val="288"/>
        </w:trPr>
        <w:tc>
          <w:tcPr>
            <w:tcW w:w="214" w:type="pct"/>
            <w:vAlign w:val="center"/>
          </w:tcPr>
          <w:p w14:paraId="3C5E491A"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7</w:t>
            </w:r>
          </w:p>
        </w:tc>
        <w:tc>
          <w:tcPr>
            <w:tcW w:w="4786" w:type="pct"/>
            <w:gridSpan w:val="2"/>
            <w:vAlign w:val="center"/>
          </w:tcPr>
          <w:p w14:paraId="3C5E491B"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8A2A71" w:rsidRPr="000E62ED" w14:paraId="3C5E491F" w14:textId="77777777" w:rsidTr="00632736">
        <w:trPr>
          <w:trHeight w:val="288"/>
        </w:trPr>
        <w:tc>
          <w:tcPr>
            <w:tcW w:w="214" w:type="pct"/>
            <w:vAlign w:val="center"/>
          </w:tcPr>
          <w:p w14:paraId="3C5E491D"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8</w:t>
            </w:r>
          </w:p>
        </w:tc>
        <w:tc>
          <w:tcPr>
            <w:tcW w:w="4786" w:type="pct"/>
            <w:gridSpan w:val="2"/>
            <w:vAlign w:val="center"/>
          </w:tcPr>
          <w:p w14:paraId="3C5E491E"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0E62ED" w14:paraId="3C5E4922" w14:textId="77777777" w:rsidTr="00632736">
        <w:trPr>
          <w:trHeight w:val="288"/>
        </w:trPr>
        <w:tc>
          <w:tcPr>
            <w:tcW w:w="214" w:type="pct"/>
            <w:vAlign w:val="center"/>
          </w:tcPr>
          <w:p w14:paraId="3C5E4920"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9</w:t>
            </w:r>
          </w:p>
        </w:tc>
        <w:tc>
          <w:tcPr>
            <w:tcW w:w="4786" w:type="pct"/>
            <w:gridSpan w:val="2"/>
            <w:vAlign w:val="center"/>
          </w:tcPr>
          <w:p w14:paraId="3C5E4921"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041961" w:rsidRPr="000E62ED" w14:paraId="3C5E4929" w14:textId="77777777" w:rsidTr="00D14EA7">
        <w:trPr>
          <w:trHeight w:val="288"/>
        </w:trPr>
        <w:tc>
          <w:tcPr>
            <w:tcW w:w="214" w:type="pct"/>
            <w:vAlign w:val="center"/>
          </w:tcPr>
          <w:p w14:paraId="3C5E4923" w14:textId="77777777" w:rsidR="00041961" w:rsidRPr="000E62ED" w:rsidRDefault="00041961" w:rsidP="00C05873">
            <w:pPr>
              <w:rPr>
                <w:rFonts w:asciiTheme="minorHAnsi" w:hAnsiTheme="minorHAnsi"/>
                <w:sz w:val="18"/>
                <w:szCs w:val="18"/>
              </w:rPr>
            </w:pPr>
            <w:r>
              <w:rPr>
                <w:rFonts w:asciiTheme="minorHAnsi" w:hAnsiTheme="minorHAnsi"/>
                <w:sz w:val="18"/>
                <w:szCs w:val="18"/>
              </w:rPr>
              <w:t>10</w:t>
            </w:r>
          </w:p>
        </w:tc>
        <w:tc>
          <w:tcPr>
            <w:tcW w:w="1223" w:type="pct"/>
            <w:vAlign w:val="center"/>
          </w:tcPr>
          <w:p w14:paraId="3C5E4924" w14:textId="77777777" w:rsidR="00041961" w:rsidRPr="000E62ED" w:rsidRDefault="00041961" w:rsidP="00041961">
            <w:pPr>
              <w:rPr>
                <w:rFonts w:asciiTheme="minorHAnsi" w:hAnsiTheme="minorHAnsi"/>
                <w:sz w:val="18"/>
                <w:szCs w:val="18"/>
              </w:rPr>
            </w:pPr>
            <w:r w:rsidRPr="00041961">
              <w:rPr>
                <w:rFonts w:ascii="Calibri" w:hAnsi="Calibri"/>
                <w:sz w:val="18"/>
              </w:rPr>
              <w:t>Verification Status:</w:t>
            </w:r>
          </w:p>
        </w:tc>
        <w:tc>
          <w:tcPr>
            <w:tcW w:w="3563" w:type="pct"/>
            <w:vAlign w:val="center"/>
          </w:tcPr>
          <w:p w14:paraId="3C5E4925" w14:textId="77777777" w:rsidR="00041961" w:rsidRPr="00041961" w:rsidRDefault="00041961" w:rsidP="00041961">
            <w:pPr>
              <w:rPr>
                <w:sz w:val="24"/>
                <w:szCs w:val="24"/>
              </w:rPr>
            </w:pPr>
            <w:r w:rsidRPr="00041961">
              <w:rPr>
                <w:rFonts w:ascii="Calibri" w:hAnsi="Calibri"/>
                <w:sz w:val="18"/>
              </w:rPr>
              <w:t>&lt;&lt;user pick from list:</w:t>
            </w:r>
          </w:p>
          <w:p w14:paraId="3C5E4926" w14:textId="77777777" w:rsidR="00041961" w:rsidRPr="00041961" w:rsidRDefault="00041961" w:rsidP="00041961">
            <w:pPr>
              <w:rPr>
                <w:sz w:val="24"/>
                <w:szCs w:val="24"/>
              </w:rPr>
            </w:pPr>
            <w:r w:rsidRPr="00041961">
              <w:rPr>
                <w:rFonts w:ascii="Calibri" w:hAnsi="Calibri"/>
                <w:sz w:val="18"/>
              </w:rPr>
              <w:t xml:space="preserve">*** </w:t>
            </w:r>
            <w:r w:rsidRPr="00041961">
              <w:rPr>
                <w:rFonts w:ascii="Calibri" w:hAnsi="Calibri"/>
                <w:sz w:val="18"/>
                <w:u w:val="single"/>
              </w:rPr>
              <w:t>Pass</w:t>
            </w:r>
            <w:r w:rsidRPr="00041961">
              <w:rPr>
                <w:rFonts w:ascii="Calibri" w:hAnsi="Calibri"/>
                <w:sz w:val="18"/>
              </w:rPr>
              <w:t xml:space="preserve"> - all applicable requirements are met; or</w:t>
            </w:r>
          </w:p>
          <w:p w14:paraId="3C5E4927" w14:textId="77777777" w:rsidR="00041961" w:rsidRPr="00041961" w:rsidRDefault="00041961" w:rsidP="00041961">
            <w:pPr>
              <w:ind w:left="340" w:hanging="340"/>
              <w:rPr>
                <w:sz w:val="24"/>
                <w:szCs w:val="24"/>
              </w:rPr>
            </w:pP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xml:space="preserve"> - one or more applicable requirements are not met. Enter reason for failure in corrections notes field below; or</w:t>
            </w:r>
          </w:p>
          <w:p w14:paraId="3C5E4928" w14:textId="2770524C" w:rsidR="00041961" w:rsidRPr="000E62ED" w:rsidRDefault="00041961" w:rsidP="00041961">
            <w:pPr>
              <w:rPr>
                <w:rFonts w:asciiTheme="minorHAnsi" w:hAnsiTheme="minorHAnsi"/>
                <w:sz w:val="18"/>
                <w:szCs w:val="18"/>
              </w:rPr>
            </w:pPr>
            <w:r w:rsidRPr="00041961">
              <w:rPr>
                <w:rFonts w:ascii="Calibri" w:hAnsi="Calibri"/>
                <w:sz w:val="18"/>
              </w:rPr>
              <w:t xml:space="preserve">*** </w:t>
            </w:r>
            <w:r w:rsidRPr="00041961">
              <w:rPr>
                <w:rFonts w:ascii="Calibri" w:hAnsi="Calibri"/>
                <w:sz w:val="18"/>
                <w:u w:val="single"/>
              </w:rPr>
              <w:t>All n/a</w:t>
            </w:r>
            <w:r w:rsidRPr="00041961">
              <w:rPr>
                <w:rFonts w:ascii="Calibri" w:hAnsi="Calibri"/>
                <w:sz w:val="18"/>
              </w:rPr>
              <w:t xml:space="preserve"> - This entire table is not applicable</w:t>
            </w:r>
            <w:r w:rsidR="004D282D">
              <w:rPr>
                <w:rFonts w:ascii="Calibri" w:hAnsi="Calibri"/>
                <w:sz w:val="18"/>
              </w:rPr>
              <w:t>&gt;&gt;</w:t>
            </w:r>
          </w:p>
        </w:tc>
      </w:tr>
      <w:tr w:rsidR="00041961" w:rsidRPr="000E62ED" w14:paraId="3C5E492D" w14:textId="77777777" w:rsidTr="00D14EA7">
        <w:trPr>
          <w:trHeight w:val="288"/>
        </w:trPr>
        <w:tc>
          <w:tcPr>
            <w:tcW w:w="214" w:type="pct"/>
            <w:vAlign w:val="center"/>
          </w:tcPr>
          <w:p w14:paraId="3C5E492A" w14:textId="77777777" w:rsidR="00041961" w:rsidRPr="000E62ED" w:rsidRDefault="00041961" w:rsidP="00C05873">
            <w:pPr>
              <w:rPr>
                <w:rFonts w:asciiTheme="minorHAnsi" w:hAnsiTheme="minorHAnsi"/>
                <w:sz w:val="18"/>
                <w:szCs w:val="18"/>
              </w:rPr>
            </w:pPr>
            <w:r>
              <w:rPr>
                <w:rFonts w:asciiTheme="minorHAnsi" w:hAnsiTheme="minorHAnsi"/>
                <w:sz w:val="18"/>
                <w:szCs w:val="18"/>
              </w:rPr>
              <w:t>11</w:t>
            </w:r>
          </w:p>
        </w:tc>
        <w:tc>
          <w:tcPr>
            <w:tcW w:w="1223" w:type="pct"/>
            <w:vAlign w:val="center"/>
          </w:tcPr>
          <w:p w14:paraId="3C5E492B" w14:textId="77777777" w:rsidR="00041961" w:rsidRPr="000E62ED" w:rsidRDefault="00041961" w:rsidP="00041961">
            <w:pPr>
              <w:rPr>
                <w:rFonts w:asciiTheme="minorHAnsi" w:hAnsiTheme="minorHAnsi"/>
                <w:sz w:val="18"/>
                <w:szCs w:val="18"/>
              </w:rPr>
            </w:pPr>
            <w:r w:rsidRPr="00041961">
              <w:rPr>
                <w:rFonts w:ascii="Calibri" w:hAnsi="Calibri"/>
                <w:sz w:val="18"/>
              </w:rPr>
              <w:t>Correction Notes:</w:t>
            </w:r>
          </w:p>
        </w:tc>
        <w:tc>
          <w:tcPr>
            <w:tcW w:w="3563" w:type="pct"/>
            <w:vAlign w:val="center"/>
          </w:tcPr>
          <w:p w14:paraId="3C5E492C" w14:textId="77777777" w:rsidR="00041961" w:rsidRPr="000E62ED" w:rsidRDefault="00041961" w:rsidP="00041961">
            <w:pPr>
              <w:rPr>
                <w:rFonts w:asciiTheme="minorHAnsi" w:hAnsiTheme="minorHAnsi"/>
                <w:sz w:val="18"/>
                <w:szCs w:val="18"/>
              </w:rPr>
            </w:pPr>
            <w:r w:rsidRPr="00041961">
              <w:rPr>
                <w:rFonts w:ascii="Calibri" w:hAnsi="Calibri"/>
                <w:sz w:val="18"/>
              </w:rPr>
              <w:t xml:space="preserve">&lt;&lt;if </w:t>
            </w:r>
            <w:r w:rsidRPr="00041961">
              <w:rPr>
                <w:rFonts w:ascii="Calibri" w:hAnsi="Calibri"/>
                <w:sz w:val="18"/>
                <w:u w:val="single"/>
              </w:rPr>
              <w:t>Verification Status</w:t>
            </w: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xml:space="preserve">, then text entry in this Corrections Notes field is </w:t>
            </w:r>
            <w:proofErr w:type="gramStart"/>
            <w:r w:rsidRPr="00041961">
              <w:rPr>
                <w:rFonts w:ascii="Calibri" w:hAnsi="Calibri"/>
                <w:sz w:val="18"/>
              </w:rPr>
              <w:t>required;  user</w:t>
            </w:r>
            <w:proofErr w:type="gramEnd"/>
            <w:r w:rsidRPr="00041961">
              <w:rPr>
                <w:rFonts w:ascii="Calibri" w:hAnsi="Calibri"/>
                <w:sz w:val="18"/>
              </w:rPr>
              <w:t xml:space="preserve"> input text&gt;&gt;</w:t>
            </w:r>
          </w:p>
        </w:tc>
      </w:tr>
      <w:tr w:rsidR="00B97A0A" w:rsidRPr="000E62ED" w14:paraId="3C5E492F" w14:textId="77777777" w:rsidTr="00632736">
        <w:trPr>
          <w:trHeight w:val="288"/>
        </w:trPr>
        <w:tc>
          <w:tcPr>
            <w:tcW w:w="5000" w:type="pct"/>
            <w:gridSpan w:val="3"/>
            <w:vAlign w:val="center"/>
          </w:tcPr>
          <w:p w14:paraId="3C5E492E" w14:textId="77777777" w:rsidR="00B97A0A" w:rsidRPr="000E62ED" w:rsidRDefault="00041961" w:rsidP="00041961">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3C5E4931" w14:textId="77777777" w:rsidR="0061067E" w:rsidRDefault="0061067E" w:rsidP="00C0587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61067E" w:rsidRPr="0061067E" w14:paraId="3C5E4934" w14:textId="77777777" w:rsidTr="0061067E">
        <w:trPr>
          <w:cantSplit/>
          <w:trHeight w:val="432"/>
        </w:trPr>
        <w:tc>
          <w:tcPr>
            <w:tcW w:w="5000" w:type="pct"/>
            <w:gridSpan w:val="2"/>
            <w:vAlign w:val="center"/>
          </w:tcPr>
          <w:p w14:paraId="3C5E4932" w14:textId="58B1DED4" w:rsidR="0061067E" w:rsidRPr="0061067E" w:rsidRDefault="0061067E" w:rsidP="00247AA0">
            <w:pPr>
              <w:keepNext/>
              <w:rPr>
                <w:rFonts w:asciiTheme="minorHAnsi" w:hAnsiTheme="minorHAnsi"/>
                <w:b/>
                <w:sz w:val="18"/>
                <w:szCs w:val="18"/>
              </w:rPr>
            </w:pPr>
            <w:r w:rsidRPr="00247AA0">
              <w:rPr>
                <w:rFonts w:asciiTheme="minorHAnsi" w:hAnsiTheme="minorHAnsi"/>
                <w:b/>
                <w:szCs w:val="18"/>
              </w:rPr>
              <w:t>D. Determination of HERS Verification Compliance</w:t>
            </w:r>
          </w:p>
          <w:p w14:paraId="3C5E4933" w14:textId="77777777" w:rsidR="0061067E" w:rsidRPr="0061067E" w:rsidRDefault="0061067E"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w:t>
            </w:r>
            <w:proofErr w:type="gramStart"/>
            <w:r w:rsidRPr="0061067E">
              <w:rPr>
                <w:rFonts w:asciiTheme="minorHAnsi" w:hAnsiTheme="minorHAnsi"/>
                <w:sz w:val="18"/>
                <w:szCs w:val="18"/>
              </w:rPr>
              <w:t>in order for</w:t>
            </w:r>
            <w:proofErr w:type="gramEnd"/>
            <w:r w:rsidRPr="0061067E">
              <w:rPr>
                <w:rFonts w:asciiTheme="minorHAnsi" w:hAnsiTheme="minorHAnsi"/>
                <w:sz w:val="18"/>
                <w:szCs w:val="18"/>
              </w:rPr>
              <w:t xml:space="preserve"> this Certificate of Verification as a whole to be determined to be in compliance. </w:t>
            </w:r>
          </w:p>
        </w:tc>
      </w:tr>
      <w:tr w:rsidR="0061067E" w:rsidRPr="0061067E" w14:paraId="3C5E4937" w14:textId="77777777" w:rsidTr="0061067E">
        <w:trPr>
          <w:cantSplit/>
          <w:trHeight w:val="432"/>
        </w:trPr>
        <w:tc>
          <w:tcPr>
            <w:tcW w:w="253" w:type="pct"/>
            <w:vAlign w:val="center"/>
          </w:tcPr>
          <w:p w14:paraId="3C5E4935" w14:textId="77777777" w:rsidR="0061067E" w:rsidRPr="0061067E" w:rsidDel="00C76C40" w:rsidRDefault="0061067E" w:rsidP="0061067E">
            <w:pPr>
              <w:keepNext/>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936" w14:textId="0835EE65" w:rsidR="0061067E" w:rsidRPr="0061067E" w:rsidRDefault="0061067E" w:rsidP="0061067E">
            <w:pPr>
              <w:keepNext/>
              <w:spacing w:after="60"/>
              <w:rPr>
                <w:rFonts w:asciiTheme="minorHAnsi" w:hAnsiTheme="minorHAnsi"/>
                <w:sz w:val="18"/>
                <w:szCs w:val="18"/>
              </w:rPr>
            </w:pPr>
            <w:r w:rsidRPr="0061067E">
              <w:rPr>
                <w:rFonts w:asciiTheme="minorHAnsi" w:hAnsiTheme="minorHAnsi"/>
                <w:sz w:val="18"/>
                <w:szCs w:val="18"/>
              </w:rPr>
              <w:t>&lt;&lt;</w:t>
            </w:r>
            <w:r>
              <w:rPr>
                <w:rFonts w:asciiTheme="minorHAnsi" w:hAnsiTheme="minorHAnsi"/>
                <w:sz w:val="18"/>
                <w:szCs w:val="18"/>
              </w:rPr>
              <w:t>if B1</w:t>
            </w:r>
            <w:r w:rsidR="004D282D">
              <w:rPr>
                <w:rFonts w:asciiTheme="minorHAnsi" w:hAnsiTheme="minorHAnsi"/>
                <w:sz w:val="18"/>
                <w:szCs w:val="18"/>
              </w:rPr>
              <w:t>2</w:t>
            </w:r>
            <w:r>
              <w:rPr>
                <w:rFonts w:asciiTheme="minorHAnsi" w:hAnsiTheme="minorHAnsi"/>
                <w:sz w:val="18"/>
                <w:szCs w:val="18"/>
              </w:rPr>
              <w:t>=</w:t>
            </w:r>
            <w:r w:rsidRPr="000E62ED">
              <w:rPr>
                <w:rFonts w:asciiTheme="minorHAnsi" w:hAnsiTheme="minorHAnsi"/>
                <w:sz w:val="18"/>
                <w:szCs w:val="18"/>
              </w:rPr>
              <w:t xml:space="preserve"> system passes leakage test</w:t>
            </w:r>
            <w:r>
              <w:rPr>
                <w:rFonts w:asciiTheme="minorHAnsi" w:hAnsiTheme="minorHAnsi"/>
                <w:sz w:val="18"/>
                <w:szCs w:val="18"/>
              </w:rPr>
              <w:t xml:space="preserve">, and </w:t>
            </w:r>
            <w:r w:rsidR="00581CE3">
              <w:rPr>
                <w:rFonts w:asciiTheme="minorHAnsi" w:hAnsiTheme="minorHAnsi"/>
                <w:sz w:val="18"/>
                <w:szCs w:val="18"/>
              </w:rPr>
              <w:t>C10 ≠</w:t>
            </w:r>
            <w:r>
              <w:rPr>
                <w:rFonts w:asciiTheme="minorHAnsi" w:hAnsiTheme="minorHAnsi"/>
                <w:sz w:val="18"/>
                <w:szCs w:val="18"/>
              </w:rPr>
              <w:t xml:space="preserve"> </w:t>
            </w:r>
            <w:r w:rsidR="00581CE3">
              <w:rPr>
                <w:rFonts w:asciiTheme="minorHAnsi" w:hAnsiTheme="minorHAnsi"/>
                <w:sz w:val="18"/>
                <w:szCs w:val="18"/>
              </w:rPr>
              <w:t>Fail</w:t>
            </w:r>
            <w:r w:rsidRPr="0061067E">
              <w:rPr>
                <w:rFonts w:asciiTheme="minorHAnsi" w:hAnsiTheme="minorHAnsi"/>
                <w:sz w:val="18"/>
                <w:szCs w:val="18"/>
              </w:rPr>
              <w:t>, then display</w:t>
            </w:r>
            <w:proofErr w:type="gramStart"/>
            <w:r w:rsidRPr="0061067E">
              <w:rPr>
                <w:rFonts w:asciiTheme="minorHAnsi" w:hAnsiTheme="minorHAnsi"/>
                <w:sz w:val="18"/>
                <w:szCs w:val="18"/>
              </w:rPr>
              <w:t xml:space="preserve">:  </w:t>
            </w:r>
            <w:r w:rsidR="004D282D">
              <w:rPr>
                <w:rFonts w:asciiTheme="minorHAnsi" w:hAnsiTheme="minorHAnsi"/>
                <w:sz w:val="18"/>
                <w:szCs w:val="18"/>
              </w:rPr>
              <w:t>“</w:t>
            </w:r>
            <w:proofErr w:type="gramEnd"/>
            <w:r w:rsidRPr="0061067E">
              <w:rPr>
                <w:rFonts w:asciiTheme="minorHAnsi" w:hAnsiTheme="minorHAnsi"/>
                <w:sz w:val="18"/>
                <w:szCs w:val="18"/>
              </w:rPr>
              <w:t>Complies: All specified verification protocol requirements on this document are met</w:t>
            </w:r>
            <w:r w:rsidR="004D282D">
              <w:rPr>
                <w:rFonts w:asciiTheme="minorHAnsi" w:hAnsiTheme="minorHAnsi"/>
                <w:sz w:val="18"/>
                <w:szCs w:val="18"/>
              </w:rPr>
              <w:t>”</w:t>
            </w:r>
            <w:r w:rsidRPr="0061067E">
              <w:rPr>
                <w:rFonts w:asciiTheme="minorHAnsi" w:hAnsiTheme="minorHAnsi"/>
                <w:sz w:val="18"/>
                <w:szCs w:val="18"/>
              </w:rPr>
              <w:t xml:space="preserve">;  else display: </w:t>
            </w:r>
            <w:r w:rsidR="004D282D">
              <w:rPr>
                <w:rFonts w:asciiTheme="minorHAnsi" w:hAnsiTheme="minorHAnsi"/>
                <w:sz w:val="18"/>
                <w:szCs w:val="18"/>
              </w:rPr>
              <w:t>“</w:t>
            </w:r>
            <w:r w:rsidRPr="0061067E">
              <w:rPr>
                <w:rFonts w:asciiTheme="minorHAnsi" w:hAnsiTheme="minorHAnsi"/>
                <w:sz w:val="18"/>
                <w:szCs w:val="18"/>
              </w:rPr>
              <w:t>Does not comply: One or more specified verification protocol requirements on this document are not met</w:t>
            </w:r>
            <w:r w:rsidR="004D282D">
              <w:rPr>
                <w:rFonts w:asciiTheme="minorHAnsi" w:hAnsiTheme="minorHAnsi"/>
                <w:sz w:val="18"/>
                <w:szCs w:val="18"/>
              </w:rPr>
              <w:t>”</w:t>
            </w:r>
            <w:r w:rsidRPr="0061067E">
              <w:rPr>
                <w:rFonts w:asciiTheme="minorHAnsi" w:hAnsiTheme="minorHAnsi"/>
                <w:sz w:val="18"/>
                <w:szCs w:val="18"/>
              </w:rPr>
              <w:t>&gt;&gt;</w:t>
            </w:r>
          </w:p>
        </w:tc>
      </w:tr>
    </w:tbl>
    <w:p w14:paraId="3C5E4938" w14:textId="77777777" w:rsidR="0061067E" w:rsidRPr="000E62ED" w:rsidRDefault="0061067E" w:rsidP="00C05873">
      <w:pPr>
        <w:rPr>
          <w:rFonts w:asciiTheme="minorHAnsi" w:hAnsiTheme="minorHAnsi"/>
          <w:sz w:val="18"/>
          <w:szCs w:val="18"/>
        </w:rPr>
      </w:pPr>
    </w:p>
    <w:sectPr w:rsidR="0061067E" w:rsidRPr="000E62ED" w:rsidSect="00C56F6B">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8F27D" w14:textId="77777777" w:rsidR="002162E3" w:rsidRDefault="002162E3">
      <w:r>
        <w:separator/>
      </w:r>
    </w:p>
  </w:endnote>
  <w:endnote w:type="continuationSeparator" w:id="0">
    <w:p w14:paraId="5950A1B4" w14:textId="77777777" w:rsidR="002162E3" w:rsidRDefault="002162E3">
      <w:r>
        <w:continuationSeparator/>
      </w:r>
    </w:p>
  </w:endnote>
  <w:endnote w:type="continuationNotice" w:id="1">
    <w:p w14:paraId="2AED77DF" w14:textId="77777777" w:rsidR="002162E3" w:rsidRDefault="002162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0" w14:textId="77777777" w:rsidR="00B41D1D" w:rsidRPr="00844CD2" w:rsidRDefault="00B41D1D"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3C5E4951" w14:textId="247BFB52" w:rsidR="00B41D1D" w:rsidRPr="00844CD2" w:rsidRDefault="00B41D1D">
    <w:pPr>
      <w:pStyle w:val="Footer"/>
      <w:tabs>
        <w:tab w:val="clear" w:pos="10620"/>
        <w:tab w:val="right" w:pos="10800"/>
      </w:tabs>
      <w:rPr>
        <w:i w:val="0"/>
      </w:rPr>
    </w:pPr>
    <w:r w:rsidRPr="00844CD2">
      <w:rPr>
        <w:rFonts w:asciiTheme="minorHAnsi" w:hAnsiTheme="minorHAnsi"/>
        <w:i w:val="0"/>
      </w:rPr>
      <w:t>CA Building Energy Efficiency Standards - 20</w:t>
    </w:r>
    <w:ins w:id="14" w:author="Alhabibi, Haider@Energy" w:date="2021-08-25T12:45:00Z">
      <w:r w:rsidR="002A489D">
        <w:rPr>
          <w:rFonts w:asciiTheme="minorHAnsi" w:hAnsiTheme="minorHAnsi"/>
          <w:i w:val="0"/>
        </w:rPr>
        <w:t>22</w:t>
      </w:r>
    </w:ins>
    <w:del w:id="15" w:author="Alhabibi, Haider@Energy" w:date="2021-08-25T12:45:00Z">
      <w:r w:rsidRPr="00844CD2" w:rsidDel="002A489D">
        <w:rPr>
          <w:rFonts w:asciiTheme="minorHAnsi" w:hAnsiTheme="minorHAnsi"/>
          <w:i w:val="0"/>
        </w:rPr>
        <w:delText>1</w:delText>
      </w:r>
      <w:r w:rsidDel="002A489D">
        <w:rPr>
          <w:rFonts w:asciiTheme="minorHAnsi" w:hAnsiTheme="minorHAnsi"/>
          <w:i w:val="0"/>
        </w:rPr>
        <w:delText>9</w:delText>
      </w:r>
    </w:del>
    <w:r w:rsidRPr="00844CD2">
      <w:rPr>
        <w:rFonts w:asciiTheme="minorHAnsi" w:hAnsiTheme="minorHAnsi"/>
        <w:i w:val="0"/>
      </w:rPr>
      <w:t xml:space="preserve"> </w:t>
    </w:r>
    <w:del w:id="16" w:author="Alhabibi, Haider@Energy" w:date="2022-02-18T16:14:00Z">
      <w:r w:rsidRPr="00844CD2" w:rsidDel="00076D0A">
        <w:rPr>
          <w:rFonts w:asciiTheme="minorHAnsi" w:hAnsiTheme="minorHAnsi"/>
          <w:i w:val="0"/>
        </w:rPr>
        <w:delText>Residential</w:delText>
      </w:r>
    </w:del>
    <w:ins w:id="17" w:author="Alhabibi, Haider@Energy" w:date="2022-02-18T16:14:00Z">
      <w:r w:rsidR="00076D0A">
        <w:rPr>
          <w:rFonts w:asciiTheme="minorHAnsi" w:hAnsiTheme="minorHAnsi"/>
          <w:i w:val="0"/>
        </w:rPr>
        <w:t xml:space="preserve">Low-rise </w:t>
      </w:r>
    </w:ins>
    <w:ins w:id="18" w:author="Alhabibi, Haider@Energy" w:date="2022-02-18T16:15:00Z">
      <w:r w:rsidR="00F46CF9">
        <w:rPr>
          <w:rFonts w:asciiTheme="minorHAnsi" w:hAnsiTheme="minorHAnsi"/>
          <w:i w:val="0"/>
        </w:rPr>
        <w:t>Multifamily</w:t>
      </w:r>
    </w:ins>
    <w:r w:rsidRPr="00844CD2">
      <w:rPr>
        <w:rFonts w:asciiTheme="minorHAnsi" w:hAnsiTheme="minorHAnsi"/>
        <w:i w:val="0"/>
      </w:rPr>
      <w:t xml:space="preserve"> Compliance</w:t>
    </w:r>
    <w:r w:rsidRPr="00844CD2">
      <w:rPr>
        <w:rFonts w:asciiTheme="minorHAnsi" w:hAnsiTheme="minorHAnsi"/>
        <w:i w:val="0"/>
      </w:rPr>
      <w:tab/>
    </w:r>
    <w:r>
      <w:rPr>
        <w:rFonts w:asciiTheme="minorHAnsi" w:hAnsiTheme="minorHAnsi"/>
        <w:i w:val="0"/>
      </w:rPr>
      <w:t>January 20</w:t>
    </w:r>
    <w:ins w:id="19" w:author="Alhabibi, Haider@Energy" w:date="2021-08-25T12:45:00Z">
      <w:r w:rsidR="002A489D">
        <w:rPr>
          <w:rFonts w:asciiTheme="minorHAnsi" w:hAnsiTheme="minorHAnsi"/>
          <w:i w:val="0"/>
        </w:rPr>
        <w:t>22</w:t>
      </w:r>
    </w:ins>
    <w:del w:id="20" w:author="Alhabibi, Haider@Energy" w:date="2021-08-25T12:45:00Z">
      <w:r w:rsidDel="002A489D">
        <w:rPr>
          <w:rFonts w:asciiTheme="minorHAnsi" w:hAnsiTheme="minorHAnsi"/>
          <w:i w:val="0"/>
        </w:rPr>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B" w14:textId="3ACC02AB" w:rsidR="00B41D1D" w:rsidRPr="0011635C" w:rsidRDefault="00B41D1D"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w:t>
    </w:r>
    <w:ins w:id="53" w:author="Alhabibi, Haider@Energy" w:date="2021-08-25T12:46:00Z">
      <w:r w:rsidR="002A489D">
        <w:rPr>
          <w:rFonts w:asciiTheme="minorHAnsi" w:hAnsiTheme="minorHAnsi"/>
          <w:i w:val="0"/>
        </w:rPr>
        <w:t>22</w:t>
      </w:r>
    </w:ins>
    <w:del w:id="54" w:author="Alhabibi, Haider@Energy" w:date="2021-08-25T12:46:00Z">
      <w:r w:rsidDel="002A489D">
        <w:rPr>
          <w:rFonts w:asciiTheme="minorHAnsi" w:hAnsiTheme="minorHAnsi"/>
          <w:i w:val="0"/>
        </w:rPr>
        <w:delText>19</w:delText>
      </w:r>
    </w:del>
    <w:r>
      <w:rPr>
        <w:rFonts w:asciiTheme="minorHAnsi" w:hAnsiTheme="minorHAnsi"/>
        <w:i w:val="0"/>
      </w:rPr>
      <w:t xml:space="preserve"> </w:t>
    </w:r>
    <w:del w:id="55" w:author="Alhabibi, Haider@Energy" w:date="2022-02-18T16:17:00Z">
      <w:r w:rsidDel="002652D5">
        <w:rPr>
          <w:rFonts w:asciiTheme="minorHAnsi" w:hAnsiTheme="minorHAnsi"/>
          <w:i w:val="0"/>
        </w:rPr>
        <w:delText xml:space="preserve">Residential </w:delText>
      </w:r>
    </w:del>
    <w:ins w:id="56" w:author="Alhabibi, Haider@Energy" w:date="2022-02-18T16:17:00Z">
      <w:r w:rsidR="002652D5">
        <w:rPr>
          <w:rFonts w:asciiTheme="minorHAnsi" w:hAnsiTheme="minorHAnsi"/>
          <w:i w:val="0"/>
        </w:rPr>
        <w:t>Low-rise Multifamily</w:t>
      </w:r>
      <w:r w:rsidR="002652D5" w:rsidRPr="00844CD2">
        <w:rPr>
          <w:rFonts w:asciiTheme="minorHAnsi" w:hAnsiTheme="minorHAnsi"/>
          <w:i w:val="0"/>
        </w:rPr>
        <w:t xml:space="preserve"> </w:t>
      </w:r>
    </w:ins>
    <w:r>
      <w:rPr>
        <w:rFonts w:asciiTheme="minorHAnsi" w:hAnsiTheme="minorHAnsi"/>
        <w:i w:val="0"/>
      </w:rPr>
      <w:t>Compliance</w:t>
    </w:r>
    <w:r>
      <w:rPr>
        <w:rFonts w:asciiTheme="minorHAnsi" w:hAnsiTheme="minorHAnsi"/>
        <w:i w:val="0"/>
      </w:rPr>
      <w:tab/>
      <w:t>January 20</w:t>
    </w:r>
    <w:ins w:id="57" w:author="Alhabibi, Haider@Energy" w:date="2021-08-25T12:45:00Z">
      <w:r w:rsidR="002A489D">
        <w:rPr>
          <w:rFonts w:asciiTheme="minorHAnsi" w:hAnsiTheme="minorHAnsi"/>
          <w:i w:val="0"/>
        </w:rPr>
        <w:t>22</w:t>
      </w:r>
    </w:ins>
    <w:del w:id="58" w:author="Alhabibi, Haider@Energy" w:date="2021-08-25T12:45:00Z">
      <w:r w:rsidDel="002A489D">
        <w:rPr>
          <w:rFonts w:asciiTheme="minorHAnsi" w:hAnsiTheme="minorHAnsi"/>
          <w:i w:val="0"/>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BB32C" w14:textId="77777777" w:rsidR="002162E3" w:rsidRDefault="002162E3">
      <w:r>
        <w:separator/>
      </w:r>
    </w:p>
  </w:footnote>
  <w:footnote w:type="continuationSeparator" w:id="0">
    <w:p w14:paraId="2224BDB9" w14:textId="77777777" w:rsidR="002162E3" w:rsidRDefault="002162E3">
      <w:r>
        <w:continuationSeparator/>
      </w:r>
    </w:p>
  </w:footnote>
  <w:footnote w:type="continuationNotice" w:id="1">
    <w:p w14:paraId="6B482059" w14:textId="77777777" w:rsidR="002162E3" w:rsidRDefault="002162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3D" w14:textId="77777777" w:rsidR="00B41D1D" w:rsidRDefault="00B62994">
    <w:pPr>
      <w:pStyle w:val="Header"/>
    </w:pPr>
    <w:r>
      <w:rPr>
        <w:noProof/>
      </w:rPr>
      <w:pict w14:anchorId="3C5E4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3E" w14:textId="23002289" w:rsidR="00B41D1D" w:rsidRPr="007770C5" w:rsidRDefault="00B41D1D" w:rsidP="00FD1718">
    <w:pPr>
      <w:suppressAutoHyphens/>
      <w:ind w:left="-90"/>
      <w:rPr>
        <w:rFonts w:ascii="Arial" w:hAnsi="Arial" w:cs="Arial"/>
        <w:sz w:val="14"/>
        <w:szCs w:val="14"/>
      </w:rPr>
    </w:pPr>
    <w:r w:rsidRPr="00B13B94">
      <w:rPr>
        <w:rFonts w:ascii="Arial" w:hAnsi="Arial"/>
        <w:noProof/>
        <w:sz w:val="14"/>
      </w:rPr>
      <w:drawing>
        <wp:anchor distT="0" distB="0" distL="114300" distR="114300" simplePos="0" relativeHeight="251658249" behindDoc="0" locked="0" layoutInCell="1" allowOverlap="1" wp14:anchorId="3C5E4967" wp14:editId="09E913D8">
          <wp:simplePos x="0" y="0"/>
          <wp:positionH relativeFrom="margin">
            <wp:posOffset>6600190</wp:posOffset>
          </wp:positionH>
          <wp:positionV relativeFrom="margin">
            <wp:posOffset>-1214755</wp:posOffset>
          </wp:positionV>
          <wp:extent cx="314960" cy="276225"/>
          <wp:effectExtent l="0" t="0" r="0" b="0"/>
          <wp:wrapSquare wrapText="bothSides"/>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3C5E493F" w14:textId="1D7B6C8D" w:rsidR="00B41D1D" w:rsidRPr="007770C5" w:rsidRDefault="00B41D1D" w:rsidP="00FD1718">
    <w:pPr>
      <w:suppressAutoHyphens/>
      <w:ind w:left="-90"/>
      <w:rPr>
        <w:rFonts w:ascii="Arial" w:hAnsi="Arial" w:cs="Arial"/>
        <w:b/>
        <w:sz w:val="24"/>
        <w:szCs w:val="24"/>
      </w:rPr>
    </w:pPr>
    <w:r>
      <w:rPr>
        <w:rFonts w:ascii="Arial" w:hAnsi="Arial" w:cs="Arial"/>
        <w:b/>
        <w:sz w:val="24"/>
        <w:szCs w:val="24"/>
      </w:rPr>
      <w:t>DUCT LEAKAGE DIAGNOSTIC TEST</w:t>
    </w:r>
  </w:p>
  <w:p w14:paraId="3C5E4940" w14:textId="06652C56" w:rsidR="00B41D1D" w:rsidRPr="007770C5" w:rsidRDefault="00B41D1D" w:rsidP="00FD1718">
    <w:pPr>
      <w:suppressAutoHyphens/>
      <w:ind w:left="-90"/>
      <w:rPr>
        <w:rFonts w:ascii="Arial" w:hAnsi="Arial" w:cs="Arial"/>
        <w:sz w:val="14"/>
        <w:szCs w:val="14"/>
      </w:rPr>
    </w:pPr>
    <w:r>
      <w:rPr>
        <w:rFonts w:ascii="Arial" w:hAnsi="Arial" w:cs="Arial"/>
        <w:sz w:val="14"/>
        <w:szCs w:val="14"/>
      </w:rPr>
      <w:t>CEC-</w:t>
    </w:r>
    <w:del w:id="10" w:author="Alhabibi, Haider@Energy" w:date="2022-02-11T17:35:00Z">
      <w:r w:rsidDel="008C08E3">
        <w:rPr>
          <w:rFonts w:ascii="Arial" w:hAnsi="Arial" w:cs="Arial"/>
          <w:sz w:val="14"/>
          <w:szCs w:val="14"/>
        </w:rPr>
        <w:delText>CF3R</w:delText>
      </w:r>
    </w:del>
    <w:ins w:id="11" w:author="Alhabibi, Haider@Energy" w:date="2022-02-11T17:35:00Z">
      <w:r w:rsidR="008C08E3">
        <w:rPr>
          <w:rFonts w:ascii="Arial" w:hAnsi="Arial" w:cs="Arial"/>
          <w:sz w:val="14"/>
          <w:szCs w:val="14"/>
        </w:rPr>
        <w:t>LMCV</w:t>
      </w:r>
    </w:ins>
    <w:r>
      <w:rPr>
        <w:rFonts w:ascii="Arial" w:hAnsi="Arial" w:cs="Arial"/>
        <w:sz w:val="14"/>
        <w:szCs w:val="14"/>
      </w:rPr>
      <w:t>-MCH-20-H</w:t>
    </w:r>
    <w:r w:rsidRPr="007770C5">
      <w:rPr>
        <w:rFonts w:ascii="Arial" w:hAnsi="Arial" w:cs="Arial"/>
        <w:sz w:val="14"/>
        <w:szCs w:val="14"/>
      </w:rPr>
      <w:t xml:space="preserve"> (Revised </w:t>
    </w:r>
    <w:r>
      <w:rPr>
        <w:rFonts w:ascii="Arial" w:hAnsi="Arial" w:cs="Arial"/>
        <w:sz w:val="14"/>
        <w:szCs w:val="14"/>
      </w:rPr>
      <w:t>01/</w:t>
    </w:r>
    <w:ins w:id="12" w:author="Alhabibi, Haider@Energy" w:date="2021-08-25T12:45:00Z">
      <w:r w:rsidR="002A489D">
        <w:rPr>
          <w:rFonts w:ascii="Arial" w:hAnsi="Arial" w:cs="Arial"/>
          <w:sz w:val="14"/>
          <w:szCs w:val="14"/>
        </w:rPr>
        <w:t>22</w:t>
      </w:r>
    </w:ins>
    <w:del w:id="13" w:author="Alhabibi, Haider@Energy" w:date="2021-08-25T12:45:00Z">
      <w:r w:rsidDel="002A489D">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08"/>
      <w:gridCol w:w="307"/>
      <w:gridCol w:w="3651"/>
      <w:gridCol w:w="1864"/>
    </w:tblGrid>
    <w:tr w:rsidR="00B41D1D" w:rsidRPr="00F85124" w14:paraId="3C5E4943" w14:textId="77777777" w:rsidTr="00FD1718">
      <w:trPr>
        <w:cantSplit/>
        <w:trHeight w:val="288"/>
      </w:trPr>
      <w:tc>
        <w:tcPr>
          <w:tcW w:w="4016" w:type="pct"/>
          <w:gridSpan w:val="3"/>
          <w:tcBorders>
            <w:bottom w:val="single" w:sz="4" w:space="0" w:color="auto"/>
            <w:right w:val="nil"/>
          </w:tcBorders>
          <w:vAlign w:val="center"/>
        </w:tcPr>
        <w:p w14:paraId="3C5E4941" w14:textId="77777777" w:rsidR="00B41D1D" w:rsidRPr="00F85124" w:rsidRDefault="00B62994" w:rsidP="00D63647">
          <w:pPr>
            <w:pStyle w:val="Heading1"/>
            <w:rPr>
              <w:rFonts w:asciiTheme="minorHAnsi" w:hAnsiTheme="minorHAnsi"/>
              <w:b w:val="0"/>
              <w:bCs/>
              <w:sz w:val="20"/>
            </w:rPr>
          </w:pPr>
          <w:r>
            <w:rPr>
              <w:rFonts w:asciiTheme="minorHAnsi" w:hAnsiTheme="minorHAnsi"/>
              <w:b w:val="0"/>
              <w:bCs/>
              <w:noProof/>
              <w:sz w:val="20"/>
            </w:rPr>
            <w:pict w14:anchorId="3C5E49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9" o:spid="_x0000_s2051"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00B41D1D">
            <w:rPr>
              <w:rFonts w:asciiTheme="minorHAnsi" w:hAnsiTheme="minorHAnsi"/>
              <w:b w:val="0"/>
              <w:bCs/>
              <w:sz w:val="20"/>
            </w:rPr>
            <w:t>CERTIFICATE OF VERIFICATION</w:t>
          </w:r>
        </w:p>
      </w:tc>
      <w:tc>
        <w:tcPr>
          <w:tcW w:w="984" w:type="pct"/>
          <w:tcBorders>
            <w:left w:val="nil"/>
            <w:bottom w:val="single" w:sz="4" w:space="0" w:color="auto"/>
          </w:tcBorders>
          <w:tcMar>
            <w:left w:w="115" w:type="dxa"/>
            <w:right w:w="115" w:type="dxa"/>
          </w:tcMar>
          <w:vAlign w:val="center"/>
        </w:tcPr>
        <w:p w14:paraId="3C5E4942" w14:textId="77777777" w:rsidR="00B41D1D" w:rsidRDefault="00B41D1D" w:rsidP="00D63647">
          <w:pPr>
            <w:pStyle w:val="Heading1"/>
            <w:jc w:val="right"/>
            <w:rPr>
              <w:rFonts w:asciiTheme="minorHAnsi" w:hAnsiTheme="minorHAnsi"/>
              <w:b w:val="0"/>
              <w:bCs/>
              <w:sz w:val="20"/>
            </w:rPr>
          </w:pPr>
          <w:r>
            <w:rPr>
              <w:rFonts w:asciiTheme="minorHAnsi" w:hAnsiTheme="minorHAnsi"/>
              <w:b w:val="0"/>
              <w:bCs/>
              <w:sz w:val="20"/>
            </w:rPr>
            <w:t>CF3R-MCH-20-H</w:t>
          </w:r>
        </w:p>
      </w:tc>
    </w:tr>
    <w:tr w:rsidR="00B41D1D" w:rsidRPr="00F85124" w14:paraId="3C5E4946" w14:textId="77777777" w:rsidTr="0057121B">
      <w:trPr>
        <w:cantSplit/>
        <w:trHeight w:val="288"/>
      </w:trPr>
      <w:tc>
        <w:tcPr>
          <w:tcW w:w="2500" w:type="pct"/>
          <w:gridSpan w:val="2"/>
          <w:tcBorders>
            <w:right w:val="nil"/>
          </w:tcBorders>
        </w:tcPr>
        <w:p w14:paraId="3C5E4944" w14:textId="77777777" w:rsidR="00B41D1D" w:rsidRPr="00F85124" w:rsidRDefault="00B41D1D" w:rsidP="00FD4B29">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3C5E4945" w14:textId="4BCFBAD7" w:rsidR="00B41D1D" w:rsidRPr="00F85124" w:rsidRDefault="00B41D1D" w:rsidP="00FD4B29">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1F5E37">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62994">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B41D1D" w:rsidRPr="00F85124" w14:paraId="3C5E494A" w14:textId="77777777" w:rsidTr="00FD1718">
      <w:trPr>
        <w:cantSplit/>
        <w:trHeight w:val="288"/>
      </w:trPr>
      <w:tc>
        <w:tcPr>
          <w:tcW w:w="0" w:type="auto"/>
        </w:tcPr>
        <w:p w14:paraId="3C5E4947" w14:textId="77777777" w:rsidR="00B41D1D" w:rsidRPr="00F85124" w:rsidRDefault="00B41D1D" w:rsidP="00FD4B29">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3C5E4948" w14:textId="77777777" w:rsidR="00B41D1D" w:rsidRPr="00F85124" w:rsidRDefault="00B41D1D" w:rsidP="00FD4B29">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3C5E4949" w14:textId="77777777" w:rsidR="00B41D1D" w:rsidRPr="00F85124" w:rsidRDefault="00B41D1D" w:rsidP="00FD4B29">
          <w:pPr>
            <w:rPr>
              <w:rFonts w:asciiTheme="minorHAnsi" w:hAnsiTheme="minorHAnsi"/>
              <w:sz w:val="12"/>
              <w:szCs w:val="12"/>
            </w:rPr>
          </w:pPr>
          <w:r w:rsidRPr="00F85124">
            <w:rPr>
              <w:rFonts w:asciiTheme="minorHAnsi" w:hAnsiTheme="minorHAnsi"/>
              <w:sz w:val="12"/>
              <w:szCs w:val="12"/>
            </w:rPr>
            <w:t>Permit Number:</w:t>
          </w:r>
        </w:p>
      </w:tc>
    </w:tr>
    <w:tr w:rsidR="00B41D1D" w:rsidRPr="00F85124" w14:paraId="3C5E494E" w14:textId="77777777" w:rsidTr="00FD1718">
      <w:trPr>
        <w:cantSplit/>
        <w:trHeight w:val="288"/>
      </w:trPr>
      <w:tc>
        <w:tcPr>
          <w:tcW w:w="0" w:type="auto"/>
        </w:tcPr>
        <w:p w14:paraId="3C5E494B" w14:textId="77777777" w:rsidR="00B41D1D" w:rsidRPr="00F85124" w:rsidRDefault="00B41D1D" w:rsidP="00FD4B2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3C5E494C" w14:textId="5EF5D3CF" w:rsidR="00B41D1D" w:rsidRPr="00F85124" w:rsidRDefault="00B41D1D" w:rsidP="00FD4B29">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3C5E494D" w14:textId="17CB83F1" w:rsidR="00B41D1D" w:rsidRPr="00F85124" w:rsidRDefault="00B41D1D" w:rsidP="00FD4B29">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3C5E494F" w14:textId="77777777" w:rsidR="00B41D1D" w:rsidRPr="00247AA0" w:rsidRDefault="00B41D1D" w:rsidP="000713DC">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2" w14:textId="77777777" w:rsidR="00B41D1D" w:rsidRDefault="00B62994">
    <w:pPr>
      <w:pStyle w:val="Header"/>
    </w:pPr>
    <w:r>
      <w:rPr>
        <w:noProof/>
      </w:rPr>
      <w:pict w14:anchorId="3C5E4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3" w14:textId="77777777" w:rsidR="00B41D1D" w:rsidRDefault="00B62994">
    <w:pPr>
      <w:pStyle w:val="Header"/>
    </w:pPr>
    <w:r>
      <w:rPr>
        <w:noProof/>
      </w:rPr>
      <w:pict w14:anchorId="3C5E4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41D1D" w:rsidRPr="0057121B" w14:paraId="3C5E4956" w14:textId="77777777" w:rsidTr="0057121B">
      <w:trPr>
        <w:cantSplit/>
        <w:trHeight w:val="288"/>
      </w:trPr>
      <w:tc>
        <w:tcPr>
          <w:tcW w:w="3644" w:type="pct"/>
          <w:tcBorders>
            <w:bottom w:val="single" w:sz="4" w:space="0" w:color="auto"/>
          </w:tcBorders>
        </w:tcPr>
        <w:p w14:paraId="3C5E4954" w14:textId="77777777" w:rsidR="00B41D1D" w:rsidRPr="0057121B" w:rsidRDefault="00B62994" w:rsidP="00D63647">
          <w:pPr>
            <w:pStyle w:val="Heading1"/>
            <w:rPr>
              <w:rFonts w:asciiTheme="minorHAnsi" w:hAnsiTheme="minorHAnsi"/>
              <w:b w:val="0"/>
              <w:bCs/>
              <w:sz w:val="20"/>
            </w:rPr>
          </w:pPr>
          <w:r>
            <w:rPr>
              <w:rFonts w:asciiTheme="minorHAnsi" w:hAnsiTheme="minorHAnsi"/>
              <w:b w:val="0"/>
              <w:bCs/>
              <w:noProof/>
              <w:sz w:val="20"/>
            </w:rPr>
            <w:pict w14:anchorId="3C5E4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D1D" w:rsidRPr="00167924">
            <w:rPr>
              <w:rFonts w:asciiTheme="minorHAnsi" w:hAnsiTheme="minorHAnsi"/>
              <w:b w:val="0"/>
              <w:bCs/>
              <w:sz w:val="20"/>
            </w:rPr>
            <w:t xml:space="preserve">CERTIFICATE OF </w:t>
          </w:r>
          <w:r w:rsidR="00B41D1D">
            <w:rPr>
              <w:rFonts w:asciiTheme="minorHAnsi" w:hAnsiTheme="minorHAnsi"/>
              <w:b w:val="0"/>
              <w:bCs/>
              <w:sz w:val="20"/>
            </w:rPr>
            <w:t xml:space="preserve">VERIFICATION - </w:t>
          </w:r>
          <w:r w:rsidR="00B41D1D"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3C5E4955" w14:textId="77777777" w:rsidR="00B41D1D" w:rsidRDefault="00B41D1D" w:rsidP="00D63647">
          <w:pPr>
            <w:pStyle w:val="Heading1"/>
            <w:jc w:val="right"/>
            <w:rPr>
              <w:rFonts w:asciiTheme="minorHAnsi" w:hAnsiTheme="minorHAnsi"/>
              <w:b w:val="0"/>
              <w:bCs/>
              <w:sz w:val="20"/>
            </w:rPr>
          </w:pPr>
          <w:r w:rsidRPr="00167924">
            <w:rPr>
              <w:rFonts w:asciiTheme="minorHAnsi" w:hAnsiTheme="minorHAnsi"/>
              <w:b w:val="0"/>
              <w:bCs/>
              <w:sz w:val="20"/>
            </w:rPr>
            <w:t>CF</w:t>
          </w:r>
          <w:r>
            <w:rPr>
              <w:rFonts w:asciiTheme="minorHAnsi" w:hAnsiTheme="minorHAnsi"/>
              <w:b w:val="0"/>
              <w:bCs/>
              <w:sz w:val="20"/>
            </w:rPr>
            <w:t>3</w:t>
          </w:r>
          <w:r w:rsidRPr="00167924">
            <w:rPr>
              <w:rFonts w:asciiTheme="minorHAnsi" w:hAnsiTheme="minorHAnsi"/>
              <w:b w:val="0"/>
              <w:bCs/>
              <w:sz w:val="20"/>
            </w:rPr>
            <w:t>R</w:t>
          </w:r>
          <w:r w:rsidRPr="00167924">
            <w:rPr>
              <w:rFonts w:asciiTheme="minorHAnsi" w:hAnsiTheme="minorHAnsi"/>
              <w:b w:val="0"/>
              <w:sz w:val="20"/>
            </w:rPr>
            <w:t>-MCH-20-H</w:t>
          </w:r>
        </w:p>
      </w:tc>
    </w:tr>
    <w:tr w:rsidR="00B41D1D" w:rsidRPr="0057121B" w14:paraId="3C5E4959" w14:textId="77777777" w:rsidTr="00183263">
      <w:trPr>
        <w:cantSplit/>
        <w:trHeight w:val="288"/>
      </w:trPr>
      <w:tc>
        <w:tcPr>
          <w:tcW w:w="3772" w:type="pct"/>
          <w:gridSpan w:val="2"/>
          <w:tcBorders>
            <w:top w:val="single" w:sz="4" w:space="0" w:color="auto"/>
            <w:bottom w:val="single" w:sz="4" w:space="0" w:color="auto"/>
          </w:tcBorders>
        </w:tcPr>
        <w:p w14:paraId="3C5E4957" w14:textId="77777777" w:rsidR="00B41D1D" w:rsidRPr="00F85124" w:rsidRDefault="00B41D1D"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58" w14:textId="7E6A2A63" w:rsidR="00B41D1D" w:rsidRPr="0057121B" w:rsidRDefault="00B41D1D"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Pr>
              <w:rFonts w:asciiTheme="minorHAnsi" w:hAnsiTheme="minorHAnsi"/>
              <w:bCs/>
              <w:noProof/>
            </w:rPr>
            <w:t>2</w:t>
          </w:r>
          <w:r w:rsidRPr="00167924">
            <w:rPr>
              <w:rFonts w:asciiTheme="minorHAnsi" w:hAnsiTheme="minorHAnsi"/>
              <w:bCs/>
            </w:rPr>
            <w:fldChar w:fldCharType="end"/>
          </w:r>
          <w:r>
            <w:rPr>
              <w:rFonts w:asciiTheme="minorHAnsi" w:hAnsiTheme="minorHAnsi"/>
              <w:bCs/>
            </w:rPr>
            <w:t xml:space="preserve"> </w:t>
          </w:r>
          <w:r w:rsidRPr="001679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62994">
            <w:rPr>
              <w:rFonts w:asciiTheme="minorHAnsi" w:hAnsiTheme="minorHAnsi"/>
              <w:bCs/>
              <w:noProof/>
            </w:rPr>
            <w:t>2</w:t>
          </w:r>
          <w:r>
            <w:rPr>
              <w:rFonts w:asciiTheme="minorHAnsi" w:hAnsiTheme="minorHAnsi"/>
              <w:bCs/>
              <w:noProof/>
            </w:rPr>
            <w:fldChar w:fldCharType="end"/>
          </w:r>
          <w:r>
            <w:rPr>
              <w:rFonts w:asciiTheme="minorHAnsi" w:hAnsiTheme="minorHAnsi"/>
              <w:bCs/>
              <w:noProof/>
            </w:rPr>
            <w:t>)</w:t>
          </w:r>
        </w:p>
      </w:tc>
    </w:tr>
  </w:tbl>
  <w:p w14:paraId="3C5E495A" w14:textId="77777777" w:rsidR="00B41D1D" w:rsidRPr="00247AA0" w:rsidRDefault="00B41D1D" w:rsidP="000713DC">
    <w:pPr>
      <w:pStyle w:val="Header"/>
      <w:rPr>
        <w:rFonts w:asciiTheme="minorHAnsi" w:hAnsiTheme="minorHAnsi"/>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C" w14:textId="77777777" w:rsidR="00B41D1D" w:rsidRDefault="00B62994">
    <w:pPr>
      <w:pStyle w:val="Header"/>
    </w:pPr>
    <w:r>
      <w:rPr>
        <w:noProof/>
      </w:rPr>
      <w:pict w14:anchorId="3C5E4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5D" w14:textId="77777777" w:rsidR="00B41D1D" w:rsidRDefault="00B62994">
    <w:pPr>
      <w:pStyle w:val="Header"/>
    </w:pPr>
    <w:r>
      <w:rPr>
        <w:noProof/>
      </w:rPr>
      <w:pict w14:anchorId="3C5E4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B41D1D" w:rsidRPr="0057121B" w14:paraId="3C5E4960" w14:textId="77777777" w:rsidTr="0057121B">
      <w:trPr>
        <w:cantSplit/>
        <w:trHeight w:val="288"/>
      </w:trPr>
      <w:tc>
        <w:tcPr>
          <w:tcW w:w="3644" w:type="pct"/>
          <w:tcBorders>
            <w:bottom w:val="single" w:sz="4" w:space="0" w:color="auto"/>
          </w:tcBorders>
          <w:vAlign w:val="center"/>
        </w:tcPr>
        <w:p w14:paraId="3C5E495E" w14:textId="77777777" w:rsidR="00B41D1D" w:rsidRPr="002D34BF" w:rsidRDefault="00B62994" w:rsidP="00D63647">
          <w:pPr>
            <w:pStyle w:val="Heading1"/>
            <w:rPr>
              <w:rFonts w:asciiTheme="minorHAnsi" w:hAnsiTheme="minorHAnsi"/>
              <w:b w:val="0"/>
              <w:bCs/>
              <w:sz w:val="20"/>
            </w:rPr>
          </w:pPr>
          <w:r>
            <w:rPr>
              <w:rFonts w:asciiTheme="minorHAnsi" w:hAnsiTheme="minorHAnsi"/>
              <w:b w:val="0"/>
              <w:bCs/>
              <w:noProof/>
              <w:sz w:val="20"/>
            </w:rPr>
            <w:pict w14:anchorId="3C5E49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2057"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D1D" w:rsidRPr="0011635C">
            <w:rPr>
              <w:rFonts w:asciiTheme="minorHAnsi" w:hAnsiTheme="minorHAnsi"/>
              <w:b w:val="0"/>
              <w:bCs/>
              <w:sz w:val="20"/>
            </w:rPr>
            <w:t xml:space="preserve">CERTIFICATE OF </w:t>
          </w:r>
          <w:r w:rsidR="00B41D1D">
            <w:rPr>
              <w:rFonts w:asciiTheme="minorHAnsi" w:hAnsiTheme="minorHAnsi"/>
              <w:b w:val="0"/>
              <w:bCs/>
              <w:sz w:val="20"/>
            </w:rPr>
            <w:t xml:space="preserve">VERIFICATION - </w:t>
          </w:r>
          <w:r w:rsidR="00B41D1D"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3C5E495F" w14:textId="77777777" w:rsidR="00B41D1D" w:rsidRPr="002D34BF" w:rsidRDefault="00B41D1D" w:rsidP="00D63647">
          <w:pPr>
            <w:pStyle w:val="Heading1"/>
            <w:jc w:val="right"/>
            <w:rPr>
              <w:rFonts w:asciiTheme="minorHAnsi" w:hAnsiTheme="minorHAnsi"/>
              <w:b w:val="0"/>
              <w:bCs/>
              <w:sz w:val="20"/>
            </w:rPr>
          </w:pPr>
          <w:r w:rsidRPr="0011635C">
            <w:rPr>
              <w:rFonts w:asciiTheme="minorHAnsi" w:hAnsiTheme="minorHAnsi"/>
              <w:b w:val="0"/>
              <w:bCs/>
              <w:sz w:val="20"/>
            </w:rPr>
            <w:t>CF</w:t>
          </w:r>
          <w:r>
            <w:rPr>
              <w:rFonts w:asciiTheme="minorHAnsi" w:hAnsiTheme="minorHAnsi"/>
              <w:b w:val="0"/>
              <w:bCs/>
              <w:sz w:val="20"/>
            </w:rPr>
            <w:t>3</w:t>
          </w:r>
          <w:r w:rsidRPr="0011635C">
            <w:rPr>
              <w:rFonts w:asciiTheme="minorHAnsi" w:hAnsiTheme="minorHAnsi"/>
              <w:b w:val="0"/>
              <w:bCs/>
              <w:sz w:val="20"/>
            </w:rPr>
            <w:t>R</w:t>
          </w:r>
          <w:r w:rsidRPr="0011635C">
            <w:rPr>
              <w:rFonts w:asciiTheme="minorHAnsi" w:hAnsiTheme="minorHAnsi"/>
              <w:b w:val="0"/>
              <w:sz w:val="20"/>
            </w:rPr>
            <w:t>-MCH-20-H</w:t>
          </w:r>
        </w:p>
      </w:tc>
    </w:tr>
    <w:tr w:rsidR="00B41D1D" w:rsidRPr="0057121B" w14:paraId="3C5E4963" w14:textId="77777777" w:rsidTr="0057121B">
      <w:trPr>
        <w:cantSplit/>
        <w:trHeight w:val="288"/>
      </w:trPr>
      <w:tc>
        <w:tcPr>
          <w:tcW w:w="3772" w:type="pct"/>
          <w:gridSpan w:val="2"/>
          <w:tcBorders>
            <w:top w:val="single" w:sz="4" w:space="0" w:color="auto"/>
            <w:bottom w:val="single" w:sz="4" w:space="0" w:color="auto"/>
          </w:tcBorders>
          <w:vAlign w:val="center"/>
        </w:tcPr>
        <w:p w14:paraId="3C5E4961" w14:textId="77777777" w:rsidR="00B41D1D" w:rsidRPr="0011635C" w:rsidRDefault="00B41D1D"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62" w14:textId="6FAEF8B1" w:rsidR="00B41D1D" w:rsidRPr="0057121B" w:rsidRDefault="00B41D1D"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sidR="001F5E37">
            <w:rPr>
              <w:rFonts w:asciiTheme="minorHAnsi" w:hAnsiTheme="minorHAnsi"/>
              <w:bCs/>
              <w:noProof/>
            </w:rPr>
            <w:t>3</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62994">
            <w:rPr>
              <w:rFonts w:asciiTheme="minorHAnsi" w:hAnsiTheme="minorHAnsi"/>
              <w:bCs/>
              <w:noProof/>
            </w:rPr>
            <w:t>3</w:t>
          </w:r>
          <w:r>
            <w:rPr>
              <w:rFonts w:asciiTheme="minorHAnsi" w:hAnsiTheme="minorHAnsi"/>
              <w:bCs/>
              <w:noProof/>
            </w:rPr>
            <w:fldChar w:fldCharType="end"/>
          </w:r>
          <w:r>
            <w:rPr>
              <w:rFonts w:asciiTheme="minorHAnsi" w:hAnsiTheme="minorHAnsi"/>
              <w:bCs/>
              <w:noProof/>
            </w:rPr>
            <w:t>)</w:t>
          </w:r>
        </w:p>
      </w:tc>
    </w:tr>
  </w:tbl>
  <w:p w14:paraId="3C5E4964" w14:textId="77777777" w:rsidR="00B41D1D" w:rsidRPr="00247AA0" w:rsidRDefault="00B41D1D" w:rsidP="000713DC">
    <w:pPr>
      <w:pStyle w:val="Header"/>
      <w:rPr>
        <w:rFonts w:asciiTheme="minorHAnsi" w:hAnsiTheme="minorHAnsi"/>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E4965" w14:textId="77777777" w:rsidR="00B41D1D" w:rsidRDefault="00B62994">
    <w:pPr>
      <w:pStyle w:val="Header"/>
    </w:pPr>
    <w:r>
      <w:rPr>
        <w:noProof/>
      </w:rPr>
      <w:pict w14:anchorId="3C5E4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75196"/>
    <w:multiLevelType w:val="hybridMultilevel"/>
    <w:tmpl w:val="777C644C"/>
    <w:lvl w:ilvl="0" w:tplc="9664EB64">
      <w:start w:val="8"/>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C6D6BB1C"/>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6168C5"/>
    <w:multiLevelType w:val="hybridMultilevel"/>
    <w:tmpl w:val="3CCA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7291C"/>
    <w:multiLevelType w:val="hybridMultilevel"/>
    <w:tmpl w:val="8A1A886E"/>
    <w:lvl w:ilvl="0" w:tplc="F800B7BC">
      <w:start w:val="6"/>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21F1DCB"/>
    <w:multiLevelType w:val="hybridMultilevel"/>
    <w:tmpl w:val="4B207998"/>
    <w:lvl w:ilvl="0" w:tplc="FE22E6AE">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21"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3090A"/>
    <w:multiLevelType w:val="hybridMultilevel"/>
    <w:tmpl w:val="71345030"/>
    <w:lvl w:ilvl="0" w:tplc="C0A62B8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1"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8" w15:restartNumberingAfterBreak="0">
    <w:nsid w:val="7DB736A8"/>
    <w:multiLevelType w:val="hybridMultilevel"/>
    <w:tmpl w:val="AD4E15F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25"/>
  </w:num>
  <w:num w:numId="4">
    <w:abstractNumId w:val="1"/>
  </w:num>
  <w:num w:numId="5">
    <w:abstractNumId w:val="0"/>
  </w:num>
  <w:num w:numId="6">
    <w:abstractNumId w:val="18"/>
  </w:num>
  <w:num w:numId="7">
    <w:abstractNumId w:val="37"/>
  </w:num>
  <w:num w:numId="8">
    <w:abstractNumId w:val="5"/>
  </w:num>
  <w:num w:numId="9">
    <w:abstractNumId w:val="20"/>
  </w:num>
  <w:num w:numId="10">
    <w:abstractNumId w:val="24"/>
  </w:num>
  <w:num w:numId="11">
    <w:abstractNumId w:val="14"/>
  </w:num>
  <w:num w:numId="12">
    <w:abstractNumId w:val="6"/>
  </w:num>
  <w:num w:numId="13">
    <w:abstractNumId w:val="19"/>
  </w:num>
  <w:num w:numId="14">
    <w:abstractNumId w:val="27"/>
  </w:num>
  <w:num w:numId="15">
    <w:abstractNumId w:val="35"/>
  </w:num>
  <w:num w:numId="16">
    <w:abstractNumId w:val="22"/>
  </w:num>
  <w:num w:numId="17">
    <w:abstractNumId w:val="33"/>
  </w:num>
  <w:num w:numId="18">
    <w:abstractNumId w:val="2"/>
  </w:num>
  <w:num w:numId="19">
    <w:abstractNumId w:val="32"/>
  </w:num>
  <w:num w:numId="20">
    <w:abstractNumId w:val="36"/>
  </w:num>
  <w:num w:numId="21">
    <w:abstractNumId w:val="21"/>
  </w:num>
  <w:num w:numId="22">
    <w:abstractNumId w:val="28"/>
  </w:num>
  <w:num w:numId="23">
    <w:abstractNumId w:val="10"/>
  </w:num>
  <w:num w:numId="24">
    <w:abstractNumId w:val="26"/>
  </w:num>
  <w:num w:numId="25">
    <w:abstractNumId w:val="13"/>
  </w:num>
  <w:num w:numId="26">
    <w:abstractNumId w:val="29"/>
  </w:num>
  <w:num w:numId="27">
    <w:abstractNumId w:val="17"/>
  </w:num>
  <w:num w:numId="28">
    <w:abstractNumId w:val="16"/>
  </w:num>
  <w:num w:numId="29">
    <w:abstractNumId w:val="23"/>
  </w:num>
  <w:num w:numId="30">
    <w:abstractNumId w:val="7"/>
  </w:num>
  <w:num w:numId="31">
    <w:abstractNumId w:val="31"/>
  </w:num>
  <w:num w:numId="32">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num>
  <w:num w:numId="35">
    <w:abstractNumId w:val="3"/>
  </w:num>
  <w:num w:numId="36">
    <w:abstractNumId w:val="9"/>
  </w:num>
  <w:num w:numId="37">
    <w:abstractNumId w:val="12"/>
  </w:num>
  <w:num w:numId="38">
    <w:abstractNumId w:val="30"/>
  </w:num>
  <w:num w:numId="39">
    <w:abstractNumId w:val="8"/>
  </w:num>
  <w:num w:numId="40">
    <w:abstractNumId w:val="3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264A"/>
    <w:rsid w:val="00003076"/>
    <w:rsid w:val="000036FF"/>
    <w:rsid w:val="00012549"/>
    <w:rsid w:val="00021214"/>
    <w:rsid w:val="00024B83"/>
    <w:rsid w:val="00024D03"/>
    <w:rsid w:val="000252CC"/>
    <w:rsid w:val="00026750"/>
    <w:rsid w:val="0003438F"/>
    <w:rsid w:val="00034F28"/>
    <w:rsid w:val="00035468"/>
    <w:rsid w:val="000356B2"/>
    <w:rsid w:val="00035A79"/>
    <w:rsid w:val="00035FA3"/>
    <w:rsid w:val="00037926"/>
    <w:rsid w:val="00041961"/>
    <w:rsid w:val="000456B2"/>
    <w:rsid w:val="000470D7"/>
    <w:rsid w:val="000471F6"/>
    <w:rsid w:val="00047685"/>
    <w:rsid w:val="0005009A"/>
    <w:rsid w:val="00051F14"/>
    <w:rsid w:val="00053A0E"/>
    <w:rsid w:val="0006016B"/>
    <w:rsid w:val="000631C6"/>
    <w:rsid w:val="000644B7"/>
    <w:rsid w:val="00071136"/>
    <w:rsid w:val="000713DC"/>
    <w:rsid w:val="00072AE7"/>
    <w:rsid w:val="00076D0A"/>
    <w:rsid w:val="00076F08"/>
    <w:rsid w:val="0007786A"/>
    <w:rsid w:val="00080A37"/>
    <w:rsid w:val="00080CBD"/>
    <w:rsid w:val="00080E55"/>
    <w:rsid w:val="00080EEE"/>
    <w:rsid w:val="00082023"/>
    <w:rsid w:val="000861F1"/>
    <w:rsid w:val="00087336"/>
    <w:rsid w:val="00091941"/>
    <w:rsid w:val="00091D81"/>
    <w:rsid w:val="00094E31"/>
    <w:rsid w:val="00094EF2"/>
    <w:rsid w:val="00096765"/>
    <w:rsid w:val="000A0D18"/>
    <w:rsid w:val="000A105B"/>
    <w:rsid w:val="000A1F02"/>
    <w:rsid w:val="000A22A1"/>
    <w:rsid w:val="000A35C7"/>
    <w:rsid w:val="000A361B"/>
    <w:rsid w:val="000A37E1"/>
    <w:rsid w:val="000A44F4"/>
    <w:rsid w:val="000A4A99"/>
    <w:rsid w:val="000A4AE0"/>
    <w:rsid w:val="000A583E"/>
    <w:rsid w:val="000B3479"/>
    <w:rsid w:val="000B42AA"/>
    <w:rsid w:val="000B4491"/>
    <w:rsid w:val="000B6E5C"/>
    <w:rsid w:val="000B737F"/>
    <w:rsid w:val="000B7F1D"/>
    <w:rsid w:val="000C1A4A"/>
    <w:rsid w:val="000C4C97"/>
    <w:rsid w:val="000C6426"/>
    <w:rsid w:val="000C6B8F"/>
    <w:rsid w:val="000C7320"/>
    <w:rsid w:val="000D1DBE"/>
    <w:rsid w:val="000D25DB"/>
    <w:rsid w:val="000D7DA8"/>
    <w:rsid w:val="000E0BE1"/>
    <w:rsid w:val="000E0CAE"/>
    <w:rsid w:val="000E2EB0"/>
    <w:rsid w:val="000E53E9"/>
    <w:rsid w:val="000E5FE0"/>
    <w:rsid w:val="000E62ED"/>
    <w:rsid w:val="000E6F0F"/>
    <w:rsid w:val="000E7ABD"/>
    <w:rsid w:val="000F070F"/>
    <w:rsid w:val="000F0BA7"/>
    <w:rsid w:val="000F4BD2"/>
    <w:rsid w:val="000F4E02"/>
    <w:rsid w:val="000F67E7"/>
    <w:rsid w:val="000F732B"/>
    <w:rsid w:val="000F754C"/>
    <w:rsid w:val="000F7B12"/>
    <w:rsid w:val="0010692F"/>
    <w:rsid w:val="00110C30"/>
    <w:rsid w:val="0011319B"/>
    <w:rsid w:val="001131A2"/>
    <w:rsid w:val="00115923"/>
    <w:rsid w:val="0011635C"/>
    <w:rsid w:val="001207B2"/>
    <w:rsid w:val="00125089"/>
    <w:rsid w:val="00126F26"/>
    <w:rsid w:val="00127ACC"/>
    <w:rsid w:val="00130056"/>
    <w:rsid w:val="001305CE"/>
    <w:rsid w:val="001315EE"/>
    <w:rsid w:val="00135763"/>
    <w:rsid w:val="00137AA4"/>
    <w:rsid w:val="00140611"/>
    <w:rsid w:val="00141834"/>
    <w:rsid w:val="00142FD3"/>
    <w:rsid w:val="00144690"/>
    <w:rsid w:val="00146716"/>
    <w:rsid w:val="00146B84"/>
    <w:rsid w:val="00151323"/>
    <w:rsid w:val="0015283A"/>
    <w:rsid w:val="0015402D"/>
    <w:rsid w:val="00155ACD"/>
    <w:rsid w:val="001566BB"/>
    <w:rsid w:val="00156D64"/>
    <w:rsid w:val="001577AB"/>
    <w:rsid w:val="001615D7"/>
    <w:rsid w:val="00162081"/>
    <w:rsid w:val="001623F3"/>
    <w:rsid w:val="00162BD8"/>
    <w:rsid w:val="001658FF"/>
    <w:rsid w:val="00167924"/>
    <w:rsid w:val="00171597"/>
    <w:rsid w:val="001739FA"/>
    <w:rsid w:val="00174BD1"/>
    <w:rsid w:val="00175D42"/>
    <w:rsid w:val="00175E69"/>
    <w:rsid w:val="00181190"/>
    <w:rsid w:val="00183263"/>
    <w:rsid w:val="00187390"/>
    <w:rsid w:val="00190389"/>
    <w:rsid w:val="001923BF"/>
    <w:rsid w:val="0019624F"/>
    <w:rsid w:val="001A1C60"/>
    <w:rsid w:val="001A3B4D"/>
    <w:rsid w:val="001A5583"/>
    <w:rsid w:val="001B21F5"/>
    <w:rsid w:val="001B5BA4"/>
    <w:rsid w:val="001C1F9C"/>
    <w:rsid w:val="001D10CC"/>
    <w:rsid w:val="001D1A80"/>
    <w:rsid w:val="001D1A9A"/>
    <w:rsid w:val="001D2E44"/>
    <w:rsid w:val="001D3A0A"/>
    <w:rsid w:val="001D5C0F"/>
    <w:rsid w:val="001D7870"/>
    <w:rsid w:val="001E35C4"/>
    <w:rsid w:val="001E3724"/>
    <w:rsid w:val="001E3C52"/>
    <w:rsid w:val="001E46A4"/>
    <w:rsid w:val="001E6728"/>
    <w:rsid w:val="001E6F45"/>
    <w:rsid w:val="001F0E8D"/>
    <w:rsid w:val="001F20EE"/>
    <w:rsid w:val="001F26D9"/>
    <w:rsid w:val="001F5597"/>
    <w:rsid w:val="001F5E37"/>
    <w:rsid w:val="00200E53"/>
    <w:rsid w:val="0020199D"/>
    <w:rsid w:val="0020213B"/>
    <w:rsid w:val="00202608"/>
    <w:rsid w:val="00206039"/>
    <w:rsid w:val="00211E22"/>
    <w:rsid w:val="00213E8E"/>
    <w:rsid w:val="002162E3"/>
    <w:rsid w:val="00216C55"/>
    <w:rsid w:val="00222C64"/>
    <w:rsid w:val="00222F6D"/>
    <w:rsid w:val="002241A5"/>
    <w:rsid w:val="00234D45"/>
    <w:rsid w:val="00237567"/>
    <w:rsid w:val="0024187D"/>
    <w:rsid w:val="0024197A"/>
    <w:rsid w:val="002420D2"/>
    <w:rsid w:val="00243047"/>
    <w:rsid w:val="00243611"/>
    <w:rsid w:val="00244548"/>
    <w:rsid w:val="002455DC"/>
    <w:rsid w:val="00245AF0"/>
    <w:rsid w:val="002461A5"/>
    <w:rsid w:val="002471BC"/>
    <w:rsid w:val="00247AA0"/>
    <w:rsid w:val="00251019"/>
    <w:rsid w:val="002514A1"/>
    <w:rsid w:val="00251869"/>
    <w:rsid w:val="00251B09"/>
    <w:rsid w:val="00252638"/>
    <w:rsid w:val="00252A9D"/>
    <w:rsid w:val="002532A8"/>
    <w:rsid w:val="00254AAE"/>
    <w:rsid w:val="00254F08"/>
    <w:rsid w:val="002552EE"/>
    <w:rsid w:val="00255F5A"/>
    <w:rsid w:val="002562A4"/>
    <w:rsid w:val="002566EA"/>
    <w:rsid w:val="002615BC"/>
    <w:rsid w:val="00262438"/>
    <w:rsid w:val="00262721"/>
    <w:rsid w:val="00262765"/>
    <w:rsid w:val="002641C7"/>
    <w:rsid w:val="002652D5"/>
    <w:rsid w:val="002672B2"/>
    <w:rsid w:val="002701EE"/>
    <w:rsid w:val="002710BB"/>
    <w:rsid w:val="002712AE"/>
    <w:rsid w:val="002719D2"/>
    <w:rsid w:val="00271E1D"/>
    <w:rsid w:val="00274618"/>
    <w:rsid w:val="00275110"/>
    <w:rsid w:val="002762D4"/>
    <w:rsid w:val="00277212"/>
    <w:rsid w:val="00280C76"/>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1004"/>
    <w:rsid w:val="002A199B"/>
    <w:rsid w:val="002A2D66"/>
    <w:rsid w:val="002A2E99"/>
    <w:rsid w:val="002A31C6"/>
    <w:rsid w:val="002A3F41"/>
    <w:rsid w:val="002A489D"/>
    <w:rsid w:val="002A51EE"/>
    <w:rsid w:val="002A6399"/>
    <w:rsid w:val="002A6A1F"/>
    <w:rsid w:val="002A6C51"/>
    <w:rsid w:val="002A76CC"/>
    <w:rsid w:val="002B2393"/>
    <w:rsid w:val="002B3A7D"/>
    <w:rsid w:val="002B4924"/>
    <w:rsid w:val="002B4F6F"/>
    <w:rsid w:val="002B642C"/>
    <w:rsid w:val="002B7C0B"/>
    <w:rsid w:val="002C01B2"/>
    <w:rsid w:val="002C131A"/>
    <w:rsid w:val="002C586B"/>
    <w:rsid w:val="002D1475"/>
    <w:rsid w:val="002D34BF"/>
    <w:rsid w:val="002D3BA6"/>
    <w:rsid w:val="002D4E1C"/>
    <w:rsid w:val="002D5A85"/>
    <w:rsid w:val="002D680A"/>
    <w:rsid w:val="002D7DB8"/>
    <w:rsid w:val="002D7DC5"/>
    <w:rsid w:val="002E1C34"/>
    <w:rsid w:val="002E3676"/>
    <w:rsid w:val="002E7941"/>
    <w:rsid w:val="002F0B2F"/>
    <w:rsid w:val="002F19A0"/>
    <w:rsid w:val="002F40A7"/>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1730"/>
    <w:rsid w:val="003354A4"/>
    <w:rsid w:val="00337397"/>
    <w:rsid w:val="00340CE9"/>
    <w:rsid w:val="003422FE"/>
    <w:rsid w:val="00346303"/>
    <w:rsid w:val="003500C8"/>
    <w:rsid w:val="00350306"/>
    <w:rsid w:val="00350478"/>
    <w:rsid w:val="00350A8C"/>
    <w:rsid w:val="00353C3B"/>
    <w:rsid w:val="0035603C"/>
    <w:rsid w:val="00357343"/>
    <w:rsid w:val="0035745A"/>
    <w:rsid w:val="00367CE0"/>
    <w:rsid w:val="00371157"/>
    <w:rsid w:val="0037209F"/>
    <w:rsid w:val="00372700"/>
    <w:rsid w:val="0037357B"/>
    <w:rsid w:val="003767CC"/>
    <w:rsid w:val="00376EAA"/>
    <w:rsid w:val="003809C0"/>
    <w:rsid w:val="003813FE"/>
    <w:rsid w:val="00383558"/>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7B7A"/>
    <w:rsid w:val="003C7CCF"/>
    <w:rsid w:val="003D12CF"/>
    <w:rsid w:val="003D349A"/>
    <w:rsid w:val="003D3D29"/>
    <w:rsid w:val="003D5183"/>
    <w:rsid w:val="003D5345"/>
    <w:rsid w:val="003D5350"/>
    <w:rsid w:val="003D7CAC"/>
    <w:rsid w:val="003E0651"/>
    <w:rsid w:val="003E1E09"/>
    <w:rsid w:val="003E22AB"/>
    <w:rsid w:val="003E3AA5"/>
    <w:rsid w:val="003E3BFD"/>
    <w:rsid w:val="003F064C"/>
    <w:rsid w:val="003F1C6F"/>
    <w:rsid w:val="003F23F8"/>
    <w:rsid w:val="003F3015"/>
    <w:rsid w:val="003F49BD"/>
    <w:rsid w:val="003F6A76"/>
    <w:rsid w:val="003F711C"/>
    <w:rsid w:val="00400942"/>
    <w:rsid w:val="00405CD9"/>
    <w:rsid w:val="0040770C"/>
    <w:rsid w:val="00413DE1"/>
    <w:rsid w:val="00415F3A"/>
    <w:rsid w:val="00415FD0"/>
    <w:rsid w:val="00420F56"/>
    <w:rsid w:val="0042394E"/>
    <w:rsid w:val="00423B07"/>
    <w:rsid w:val="0042664B"/>
    <w:rsid w:val="00430CEA"/>
    <w:rsid w:val="00432098"/>
    <w:rsid w:val="0043390E"/>
    <w:rsid w:val="0043422C"/>
    <w:rsid w:val="00434A60"/>
    <w:rsid w:val="00434AB0"/>
    <w:rsid w:val="00435279"/>
    <w:rsid w:val="00440841"/>
    <w:rsid w:val="00440B86"/>
    <w:rsid w:val="00443835"/>
    <w:rsid w:val="0044439E"/>
    <w:rsid w:val="00450729"/>
    <w:rsid w:val="004507D3"/>
    <w:rsid w:val="004510F5"/>
    <w:rsid w:val="00454C3D"/>
    <w:rsid w:val="00457A32"/>
    <w:rsid w:val="0046141F"/>
    <w:rsid w:val="00462AC1"/>
    <w:rsid w:val="0046705B"/>
    <w:rsid w:val="00470951"/>
    <w:rsid w:val="00472750"/>
    <w:rsid w:val="004737C4"/>
    <w:rsid w:val="00473E9F"/>
    <w:rsid w:val="00474509"/>
    <w:rsid w:val="00474A7A"/>
    <w:rsid w:val="00475987"/>
    <w:rsid w:val="00475E37"/>
    <w:rsid w:val="00477D56"/>
    <w:rsid w:val="0048031E"/>
    <w:rsid w:val="004809EE"/>
    <w:rsid w:val="00481D18"/>
    <w:rsid w:val="00484764"/>
    <w:rsid w:val="00486B92"/>
    <w:rsid w:val="00486F0B"/>
    <w:rsid w:val="00487F1C"/>
    <w:rsid w:val="004944D6"/>
    <w:rsid w:val="004948E2"/>
    <w:rsid w:val="00496603"/>
    <w:rsid w:val="00497469"/>
    <w:rsid w:val="004A032F"/>
    <w:rsid w:val="004A174B"/>
    <w:rsid w:val="004A1BEB"/>
    <w:rsid w:val="004A264A"/>
    <w:rsid w:val="004A458A"/>
    <w:rsid w:val="004A5C7F"/>
    <w:rsid w:val="004A6847"/>
    <w:rsid w:val="004A6E7F"/>
    <w:rsid w:val="004B1012"/>
    <w:rsid w:val="004B30F5"/>
    <w:rsid w:val="004B4582"/>
    <w:rsid w:val="004B71AC"/>
    <w:rsid w:val="004B7BD2"/>
    <w:rsid w:val="004C132B"/>
    <w:rsid w:val="004C23D9"/>
    <w:rsid w:val="004C2A96"/>
    <w:rsid w:val="004C2C61"/>
    <w:rsid w:val="004C5F07"/>
    <w:rsid w:val="004D17C3"/>
    <w:rsid w:val="004D1CE3"/>
    <w:rsid w:val="004D282D"/>
    <w:rsid w:val="004D287C"/>
    <w:rsid w:val="004D555D"/>
    <w:rsid w:val="004D6630"/>
    <w:rsid w:val="004E112A"/>
    <w:rsid w:val="004E230B"/>
    <w:rsid w:val="004E5CB5"/>
    <w:rsid w:val="004F0A7F"/>
    <w:rsid w:val="004F2907"/>
    <w:rsid w:val="004F385A"/>
    <w:rsid w:val="004F40C1"/>
    <w:rsid w:val="00504242"/>
    <w:rsid w:val="00504771"/>
    <w:rsid w:val="0050571A"/>
    <w:rsid w:val="005077F3"/>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33D6"/>
    <w:rsid w:val="00533765"/>
    <w:rsid w:val="0053409C"/>
    <w:rsid w:val="005340A2"/>
    <w:rsid w:val="00536AA4"/>
    <w:rsid w:val="00541293"/>
    <w:rsid w:val="0054195B"/>
    <w:rsid w:val="005437EB"/>
    <w:rsid w:val="00543CB4"/>
    <w:rsid w:val="005449AF"/>
    <w:rsid w:val="00547D60"/>
    <w:rsid w:val="00551599"/>
    <w:rsid w:val="00551712"/>
    <w:rsid w:val="00552A3E"/>
    <w:rsid w:val="00555884"/>
    <w:rsid w:val="00562461"/>
    <w:rsid w:val="00562BA8"/>
    <w:rsid w:val="00564177"/>
    <w:rsid w:val="005678C7"/>
    <w:rsid w:val="005706AC"/>
    <w:rsid w:val="0057121B"/>
    <w:rsid w:val="00572B72"/>
    <w:rsid w:val="00572D5D"/>
    <w:rsid w:val="00573417"/>
    <w:rsid w:val="0057425A"/>
    <w:rsid w:val="0057429F"/>
    <w:rsid w:val="00574E6A"/>
    <w:rsid w:val="00575E09"/>
    <w:rsid w:val="005813CE"/>
    <w:rsid w:val="00581CE3"/>
    <w:rsid w:val="005821CB"/>
    <w:rsid w:val="005877FC"/>
    <w:rsid w:val="0059070E"/>
    <w:rsid w:val="00590861"/>
    <w:rsid w:val="00594C36"/>
    <w:rsid w:val="005A0B55"/>
    <w:rsid w:val="005A0CC1"/>
    <w:rsid w:val="005A2233"/>
    <w:rsid w:val="005A4070"/>
    <w:rsid w:val="005A487E"/>
    <w:rsid w:val="005A7B40"/>
    <w:rsid w:val="005B0BAD"/>
    <w:rsid w:val="005C4233"/>
    <w:rsid w:val="005C5038"/>
    <w:rsid w:val="005C7357"/>
    <w:rsid w:val="005C73C7"/>
    <w:rsid w:val="005C7CB4"/>
    <w:rsid w:val="005D0C2E"/>
    <w:rsid w:val="005D0E28"/>
    <w:rsid w:val="005D2752"/>
    <w:rsid w:val="005D27FD"/>
    <w:rsid w:val="005D30D4"/>
    <w:rsid w:val="005D335A"/>
    <w:rsid w:val="005D3D7C"/>
    <w:rsid w:val="005D55BB"/>
    <w:rsid w:val="005D688A"/>
    <w:rsid w:val="005D7B43"/>
    <w:rsid w:val="005D7D0C"/>
    <w:rsid w:val="005E083C"/>
    <w:rsid w:val="005E1D9E"/>
    <w:rsid w:val="005E23CD"/>
    <w:rsid w:val="005E2724"/>
    <w:rsid w:val="005E3AEB"/>
    <w:rsid w:val="005E3E55"/>
    <w:rsid w:val="005E68FF"/>
    <w:rsid w:val="005F178B"/>
    <w:rsid w:val="005F3569"/>
    <w:rsid w:val="005F4CDC"/>
    <w:rsid w:val="005F4F0C"/>
    <w:rsid w:val="005F72BA"/>
    <w:rsid w:val="005F79D7"/>
    <w:rsid w:val="006004F5"/>
    <w:rsid w:val="006016EB"/>
    <w:rsid w:val="006019F9"/>
    <w:rsid w:val="00601C19"/>
    <w:rsid w:val="006048BD"/>
    <w:rsid w:val="00605944"/>
    <w:rsid w:val="006105E5"/>
    <w:rsid w:val="0061067E"/>
    <w:rsid w:val="00611781"/>
    <w:rsid w:val="00611910"/>
    <w:rsid w:val="00613F4A"/>
    <w:rsid w:val="00614268"/>
    <w:rsid w:val="00615FFB"/>
    <w:rsid w:val="00616C4D"/>
    <w:rsid w:val="00617B42"/>
    <w:rsid w:val="006200D7"/>
    <w:rsid w:val="006227B1"/>
    <w:rsid w:val="00622990"/>
    <w:rsid w:val="006229A6"/>
    <w:rsid w:val="00623566"/>
    <w:rsid w:val="00623DB1"/>
    <w:rsid w:val="00630E04"/>
    <w:rsid w:val="00631115"/>
    <w:rsid w:val="006317DB"/>
    <w:rsid w:val="0063250A"/>
    <w:rsid w:val="00632736"/>
    <w:rsid w:val="0063291D"/>
    <w:rsid w:val="00632F51"/>
    <w:rsid w:val="00632F73"/>
    <w:rsid w:val="00635F2F"/>
    <w:rsid w:val="00637775"/>
    <w:rsid w:val="00640279"/>
    <w:rsid w:val="006411CF"/>
    <w:rsid w:val="00641C71"/>
    <w:rsid w:val="0064300C"/>
    <w:rsid w:val="0064347F"/>
    <w:rsid w:val="00643B45"/>
    <w:rsid w:val="00644585"/>
    <w:rsid w:val="00650508"/>
    <w:rsid w:val="00654F37"/>
    <w:rsid w:val="0066058F"/>
    <w:rsid w:val="00660EAB"/>
    <w:rsid w:val="00663AF7"/>
    <w:rsid w:val="00666501"/>
    <w:rsid w:val="00667362"/>
    <w:rsid w:val="00667D83"/>
    <w:rsid w:val="00673D5A"/>
    <w:rsid w:val="00674FED"/>
    <w:rsid w:val="00677B50"/>
    <w:rsid w:val="0068136A"/>
    <w:rsid w:val="0068226F"/>
    <w:rsid w:val="00682CBA"/>
    <w:rsid w:val="00682F28"/>
    <w:rsid w:val="00684934"/>
    <w:rsid w:val="00685D72"/>
    <w:rsid w:val="00686B8B"/>
    <w:rsid w:val="00690C34"/>
    <w:rsid w:val="00692A28"/>
    <w:rsid w:val="00692EDF"/>
    <w:rsid w:val="006930E5"/>
    <w:rsid w:val="00697E29"/>
    <w:rsid w:val="006A07EB"/>
    <w:rsid w:val="006A156C"/>
    <w:rsid w:val="006A2037"/>
    <w:rsid w:val="006A3095"/>
    <w:rsid w:val="006A57F1"/>
    <w:rsid w:val="006A722E"/>
    <w:rsid w:val="006A7B5A"/>
    <w:rsid w:val="006B2166"/>
    <w:rsid w:val="006B4081"/>
    <w:rsid w:val="006B748B"/>
    <w:rsid w:val="006C0044"/>
    <w:rsid w:val="006C0E98"/>
    <w:rsid w:val="006C50CD"/>
    <w:rsid w:val="006C528B"/>
    <w:rsid w:val="006C7319"/>
    <w:rsid w:val="006C7335"/>
    <w:rsid w:val="006C7406"/>
    <w:rsid w:val="006D054B"/>
    <w:rsid w:val="006D1A7E"/>
    <w:rsid w:val="006D21DC"/>
    <w:rsid w:val="006D47F8"/>
    <w:rsid w:val="006D4D01"/>
    <w:rsid w:val="006D7492"/>
    <w:rsid w:val="006D7B92"/>
    <w:rsid w:val="006E1FC1"/>
    <w:rsid w:val="006E24F2"/>
    <w:rsid w:val="006E6C5C"/>
    <w:rsid w:val="006E7733"/>
    <w:rsid w:val="006F0652"/>
    <w:rsid w:val="006F0F36"/>
    <w:rsid w:val="006F1BAF"/>
    <w:rsid w:val="006F2C70"/>
    <w:rsid w:val="006F6081"/>
    <w:rsid w:val="006F7A85"/>
    <w:rsid w:val="00702161"/>
    <w:rsid w:val="0070354F"/>
    <w:rsid w:val="0070366D"/>
    <w:rsid w:val="00706B5A"/>
    <w:rsid w:val="007108CC"/>
    <w:rsid w:val="0071395F"/>
    <w:rsid w:val="00714442"/>
    <w:rsid w:val="00714721"/>
    <w:rsid w:val="00714CBC"/>
    <w:rsid w:val="00714DAD"/>
    <w:rsid w:val="0071544A"/>
    <w:rsid w:val="0071761E"/>
    <w:rsid w:val="00717DEA"/>
    <w:rsid w:val="00720306"/>
    <w:rsid w:val="00722A18"/>
    <w:rsid w:val="00723136"/>
    <w:rsid w:val="007239DF"/>
    <w:rsid w:val="00724C26"/>
    <w:rsid w:val="007253A7"/>
    <w:rsid w:val="00726041"/>
    <w:rsid w:val="00727E2E"/>
    <w:rsid w:val="00730161"/>
    <w:rsid w:val="00735269"/>
    <w:rsid w:val="0073586D"/>
    <w:rsid w:val="0073667B"/>
    <w:rsid w:val="007415CD"/>
    <w:rsid w:val="00741697"/>
    <w:rsid w:val="00743217"/>
    <w:rsid w:val="0074424A"/>
    <w:rsid w:val="00746528"/>
    <w:rsid w:val="00751673"/>
    <w:rsid w:val="00751B6C"/>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3A98"/>
    <w:rsid w:val="007A4603"/>
    <w:rsid w:val="007B3F36"/>
    <w:rsid w:val="007B4BEA"/>
    <w:rsid w:val="007B645E"/>
    <w:rsid w:val="007B76DC"/>
    <w:rsid w:val="007B7FAA"/>
    <w:rsid w:val="007C12FC"/>
    <w:rsid w:val="007C24A3"/>
    <w:rsid w:val="007C27CB"/>
    <w:rsid w:val="007D060B"/>
    <w:rsid w:val="007D0D8F"/>
    <w:rsid w:val="007D19B2"/>
    <w:rsid w:val="007D22C7"/>
    <w:rsid w:val="007D2402"/>
    <w:rsid w:val="007D2DD3"/>
    <w:rsid w:val="007D726A"/>
    <w:rsid w:val="007E26E9"/>
    <w:rsid w:val="007E32B3"/>
    <w:rsid w:val="007E3498"/>
    <w:rsid w:val="007E448A"/>
    <w:rsid w:val="007E5437"/>
    <w:rsid w:val="007E5608"/>
    <w:rsid w:val="007F3A88"/>
    <w:rsid w:val="007F3E17"/>
    <w:rsid w:val="007F4611"/>
    <w:rsid w:val="007F56F7"/>
    <w:rsid w:val="007F57DC"/>
    <w:rsid w:val="007F668E"/>
    <w:rsid w:val="00800083"/>
    <w:rsid w:val="00800127"/>
    <w:rsid w:val="00801E0E"/>
    <w:rsid w:val="00804C36"/>
    <w:rsid w:val="00807045"/>
    <w:rsid w:val="0080748A"/>
    <w:rsid w:val="00811221"/>
    <w:rsid w:val="00812D30"/>
    <w:rsid w:val="00815AA1"/>
    <w:rsid w:val="0081628C"/>
    <w:rsid w:val="008163F4"/>
    <w:rsid w:val="00821F42"/>
    <w:rsid w:val="00824011"/>
    <w:rsid w:val="00824040"/>
    <w:rsid w:val="008242BC"/>
    <w:rsid w:val="0082448D"/>
    <w:rsid w:val="00825BAB"/>
    <w:rsid w:val="008353B6"/>
    <w:rsid w:val="00841186"/>
    <w:rsid w:val="008418AE"/>
    <w:rsid w:val="00842DDD"/>
    <w:rsid w:val="00844CD2"/>
    <w:rsid w:val="008459F6"/>
    <w:rsid w:val="00847607"/>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3680"/>
    <w:rsid w:val="00864215"/>
    <w:rsid w:val="00864A66"/>
    <w:rsid w:val="00865861"/>
    <w:rsid w:val="0086686B"/>
    <w:rsid w:val="00871197"/>
    <w:rsid w:val="00872784"/>
    <w:rsid w:val="00872B8B"/>
    <w:rsid w:val="00873A16"/>
    <w:rsid w:val="0087450C"/>
    <w:rsid w:val="008767D7"/>
    <w:rsid w:val="00877C0E"/>
    <w:rsid w:val="0088147F"/>
    <w:rsid w:val="0088221D"/>
    <w:rsid w:val="00884954"/>
    <w:rsid w:val="0088564F"/>
    <w:rsid w:val="00886660"/>
    <w:rsid w:val="00886D7A"/>
    <w:rsid w:val="00887159"/>
    <w:rsid w:val="00890DB2"/>
    <w:rsid w:val="0089169A"/>
    <w:rsid w:val="00891A59"/>
    <w:rsid w:val="008933EC"/>
    <w:rsid w:val="00894E3E"/>
    <w:rsid w:val="008964DF"/>
    <w:rsid w:val="008A044C"/>
    <w:rsid w:val="008A12DF"/>
    <w:rsid w:val="008A2A71"/>
    <w:rsid w:val="008A421F"/>
    <w:rsid w:val="008A5B91"/>
    <w:rsid w:val="008A77A3"/>
    <w:rsid w:val="008A7891"/>
    <w:rsid w:val="008A7F5C"/>
    <w:rsid w:val="008B05CC"/>
    <w:rsid w:val="008B6CA6"/>
    <w:rsid w:val="008C08E3"/>
    <w:rsid w:val="008C10F1"/>
    <w:rsid w:val="008C23D7"/>
    <w:rsid w:val="008C4272"/>
    <w:rsid w:val="008C5300"/>
    <w:rsid w:val="008D0B8D"/>
    <w:rsid w:val="008D3743"/>
    <w:rsid w:val="008D3813"/>
    <w:rsid w:val="008D393A"/>
    <w:rsid w:val="008D545B"/>
    <w:rsid w:val="008E429B"/>
    <w:rsid w:val="008E4542"/>
    <w:rsid w:val="008E6C02"/>
    <w:rsid w:val="008E76CD"/>
    <w:rsid w:val="008F1900"/>
    <w:rsid w:val="008F38F3"/>
    <w:rsid w:val="008F5F94"/>
    <w:rsid w:val="008F68CE"/>
    <w:rsid w:val="008F7A7A"/>
    <w:rsid w:val="00900C86"/>
    <w:rsid w:val="00901D51"/>
    <w:rsid w:val="0090281A"/>
    <w:rsid w:val="00903B63"/>
    <w:rsid w:val="00903F60"/>
    <w:rsid w:val="00910674"/>
    <w:rsid w:val="009119ED"/>
    <w:rsid w:val="00912340"/>
    <w:rsid w:val="0091281C"/>
    <w:rsid w:val="00914C02"/>
    <w:rsid w:val="009153CC"/>
    <w:rsid w:val="00915BCF"/>
    <w:rsid w:val="00920C7E"/>
    <w:rsid w:val="00921299"/>
    <w:rsid w:val="009225F8"/>
    <w:rsid w:val="00922848"/>
    <w:rsid w:val="00922DCB"/>
    <w:rsid w:val="00926340"/>
    <w:rsid w:val="00927712"/>
    <w:rsid w:val="00927A9F"/>
    <w:rsid w:val="00932F4E"/>
    <w:rsid w:val="009379DB"/>
    <w:rsid w:val="009405A5"/>
    <w:rsid w:val="00941530"/>
    <w:rsid w:val="00941E17"/>
    <w:rsid w:val="009437C6"/>
    <w:rsid w:val="00946688"/>
    <w:rsid w:val="009534FB"/>
    <w:rsid w:val="00955A9A"/>
    <w:rsid w:val="009564C7"/>
    <w:rsid w:val="00960678"/>
    <w:rsid w:val="00962003"/>
    <w:rsid w:val="00970745"/>
    <w:rsid w:val="00972766"/>
    <w:rsid w:val="009727B8"/>
    <w:rsid w:val="00973A48"/>
    <w:rsid w:val="00974521"/>
    <w:rsid w:val="00975037"/>
    <w:rsid w:val="0097558E"/>
    <w:rsid w:val="009764A9"/>
    <w:rsid w:val="00976594"/>
    <w:rsid w:val="00976637"/>
    <w:rsid w:val="0097679E"/>
    <w:rsid w:val="009774B4"/>
    <w:rsid w:val="00977E58"/>
    <w:rsid w:val="00980FB6"/>
    <w:rsid w:val="00982535"/>
    <w:rsid w:val="00982584"/>
    <w:rsid w:val="0098293E"/>
    <w:rsid w:val="00984D3A"/>
    <w:rsid w:val="00986EC8"/>
    <w:rsid w:val="00990414"/>
    <w:rsid w:val="00992035"/>
    <w:rsid w:val="009925F4"/>
    <w:rsid w:val="00992EF8"/>
    <w:rsid w:val="0099381F"/>
    <w:rsid w:val="00994689"/>
    <w:rsid w:val="009A027C"/>
    <w:rsid w:val="009A059F"/>
    <w:rsid w:val="009A1F14"/>
    <w:rsid w:val="009A3318"/>
    <w:rsid w:val="009A3FB0"/>
    <w:rsid w:val="009A40A4"/>
    <w:rsid w:val="009A441C"/>
    <w:rsid w:val="009A4B00"/>
    <w:rsid w:val="009A698F"/>
    <w:rsid w:val="009A6F10"/>
    <w:rsid w:val="009B58B7"/>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9F4771"/>
    <w:rsid w:val="00A0027A"/>
    <w:rsid w:val="00A00AE7"/>
    <w:rsid w:val="00A02090"/>
    <w:rsid w:val="00A039CE"/>
    <w:rsid w:val="00A04BF7"/>
    <w:rsid w:val="00A05591"/>
    <w:rsid w:val="00A055FD"/>
    <w:rsid w:val="00A05D8F"/>
    <w:rsid w:val="00A07D19"/>
    <w:rsid w:val="00A12015"/>
    <w:rsid w:val="00A1507A"/>
    <w:rsid w:val="00A16546"/>
    <w:rsid w:val="00A21ECB"/>
    <w:rsid w:val="00A23007"/>
    <w:rsid w:val="00A2340D"/>
    <w:rsid w:val="00A243B7"/>
    <w:rsid w:val="00A24BE2"/>
    <w:rsid w:val="00A24F9F"/>
    <w:rsid w:val="00A25AB2"/>
    <w:rsid w:val="00A267BD"/>
    <w:rsid w:val="00A27B88"/>
    <w:rsid w:val="00A32B49"/>
    <w:rsid w:val="00A32D77"/>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1E91"/>
    <w:rsid w:val="00A82362"/>
    <w:rsid w:val="00A8355F"/>
    <w:rsid w:val="00A86E45"/>
    <w:rsid w:val="00A87572"/>
    <w:rsid w:val="00A92550"/>
    <w:rsid w:val="00A970DE"/>
    <w:rsid w:val="00AA01C1"/>
    <w:rsid w:val="00AA18EC"/>
    <w:rsid w:val="00AA54DA"/>
    <w:rsid w:val="00AA5C65"/>
    <w:rsid w:val="00AA767E"/>
    <w:rsid w:val="00AB11CC"/>
    <w:rsid w:val="00AB1578"/>
    <w:rsid w:val="00AB24D0"/>
    <w:rsid w:val="00AB3A7E"/>
    <w:rsid w:val="00AB3DB0"/>
    <w:rsid w:val="00AB4166"/>
    <w:rsid w:val="00AB44D4"/>
    <w:rsid w:val="00AB4912"/>
    <w:rsid w:val="00AB4CFD"/>
    <w:rsid w:val="00AB7DDD"/>
    <w:rsid w:val="00AC0E85"/>
    <w:rsid w:val="00AC116A"/>
    <w:rsid w:val="00AC1E5C"/>
    <w:rsid w:val="00AC2C0E"/>
    <w:rsid w:val="00AC348D"/>
    <w:rsid w:val="00AC4755"/>
    <w:rsid w:val="00AC5DAC"/>
    <w:rsid w:val="00AC5DE9"/>
    <w:rsid w:val="00AC65B1"/>
    <w:rsid w:val="00AC6C09"/>
    <w:rsid w:val="00AD2247"/>
    <w:rsid w:val="00AD4FAE"/>
    <w:rsid w:val="00AD5A7C"/>
    <w:rsid w:val="00AD6018"/>
    <w:rsid w:val="00AD67BC"/>
    <w:rsid w:val="00AD7D68"/>
    <w:rsid w:val="00AE39CC"/>
    <w:rsid w:val="00AE59CC"/>
    <w:rsid w:val="00AF4004"/>
    <w:rsid w:val="00AF4294"/>
    <w:rsid w:val="00AF5BB7"/>
    <w:rsid w:val="00B002FE"/>
    <w:rsid w:val="00B025F7"/>
    <w:rsid w:val="00B02E79"/>
    <w:rsid w:val="00B034BF"/>
    <w:rsid w:val="00B034C5"/>
    <w:rsid w:val="00B04AA4"/>
    <w:rsid w:val="00B078C6"/>
    <w:rsid w:val="00B105D9"/>
    <w:rsid w:val="00B11C50"/>
    <w:rsid w:val="00B1252A"/>
    <w:rsid w:val="00B1334D"/>
    <w:rsid w:val="00B13B94"/>
    <w:rsid w:val="00B17F24"/>
    <w:rsid w:val="00B20BD4"/>
    <w:rsid w:val="00B23304"/>
    <w:rsid w:val="00B23C60"/>
    <w:rsid w:val="00B24434"/>
    <w:rsid w:val="00B273D8"/>
    <w:rsid w:val="00B27891"/>
    <w:rsid w:val="00B27A2A"/>
    <w:rsid w:val="00B322B3"/>
    <w:rsid w:val="00B33471"/>
    <w:rsid w:val="00B34290"/>
    <w:rsid w:val="00B34D49"/>
    <w:rsid w:val="00B35C45"/>
    <w:rsid w:val="00B37EEE"/>
    <w:rsid w:val="00B401EA"/>
    <w:rsid w:val="00B4146E"/>
    <w:rsid w:val="00B41D1D"/>
    <w:rsid w:val="00B4216F"/>
    <w:rsid w:val="00B429F3"/>
    <w:rsid w:val="00B446FE"/>
    <w:rsid w:val="00B46C1B"/>
    <w:rsid w:val="00B47B99"/>
    <w:rsid w:val="00B50BBF"/>
    <w:rsid w:val="00B51352"/>
    <w:rsid w:val="00B524FA"/>
    <w:rsid w:val="00B55591"/>
    <w:rsid w:val="00B55F60"/>
    <w:rsid w:val="00B56CBA"/>
    <w:rsid w:val="00B6238C"/>
    <w:rsid w:val="00B62994"/>
    <w:rsid w:val="00B639F6"/>
    <w:rsid w:val="00B63B27"/>
    <w:rsid w:val="00B64C3A"/>
    <w:rsid w:val="00B6647D"/>
    <w:rsid w:val="00B6666C"/>
    <w:rsid w:val="00B759A4"/>
    <w:rsid w:val="00B77604"/>
    <w:rsid w:val="00B778B9"/>
    <w:rsid w:val="00B81A45"/>
    <w:rsid w:val="00B82CAC"/>
    <w:rsid w:val="00B82F48"/>
    <w:rsid w:val="00B83530"/>
    <w:rsid w:val="00B867D6"/>
    <w:rsid w:val="00B9005D"/>
    <w:rsid w:val="00B92531"/>
    <w:rsid w:val="00B9258B"/>
    <w:rsid w:val="00B93829"/>
    <w:rsid w:val="00B948AD"/>
    <w:rsid w:val="00B97365"/>
    <w:rsid w:val="00B97A0A"/>
    <w:rsid w:val="00BA0B87"/>
    <w:rsid w:val="00BA161A"/>
    <w:rsid w:val="00BA2927"/>
    <w:rsid w:val="00BA3419"/>
    <w:rsid w:val="00BA6FA0"/>
    <w:rsid w:val="00BA7A7F"/>
    <w:rsid w:val="00BB4A90"/>
    <w:rsid w:val="00BB70D1"/>
    <w:rsid w:val="00BC0714"/>
    <w:rsid w:val="00BC199A"/>
    <w:rsid w:val="00BC1A6B"/>
    <w:rsid w:val="00BC6F83"/>
    <w:rsid w:val="00BD3582"/>
    <w:rsid w:val="00BD5345"/>
    <w:rsid w:val="00BD66AD"/>
    <w:rsid w:val="00BD71C5"/>
    <w:rsid w:val="00BD7DA4"/>
    <w:rsid w:val="00BE1447"/>
    <w:rsid w:val="00BE183B"/>
    <w:rsid w:val="00BE607D"/>
    <w:rsid w:val="00BE61EC"/>
    <w:rsid w:val="00BE798B"/>
    <w:rsid w:val="00BE7F99"/>
    <w:rsid w:val="00BF2635"/>
    <w:rsid w:val="00BF530C"/>
    <w:rsid w:val="00BF7EC0"/>
    <w:rsid w:val="00C0082F"/>
    <w:rsid w:val="00C044EB"/>
    <w:rsid w:val="00C04A66"/>
    <w:rsid w:val="00C04EA8"/>
    <w:rsid w:val="00C05873"/>
    <w:rsid w:val="00C06085"/>
    <w:rsid w:val="00C060F0"/>
    <w:rsid w:val="00C06AE0"/>
    <w:rsid w:val="00C072DB"/>
    <w:rsid w:val="00C107D2"/>
    <w:rsid w:val="00C13757"/>
    <w:rsid w:val="00C14210"/>
    <w:rsid w:val="00C173DB"/>
    <w:rsid w:val="00C211FD"/>
    <w:rsid w:val="00C2497D"/>
    <w:rsid w:val="00C30FB6"/>
    <w:rsid w:val="00C30FDD"/>
    <w:rsid w:val="00C348D5"/>
    <w:rsid w:val="00C35471"/>
    <w:rsid w:val="00C367B7"/>
    <w:rsid w:val="00C36879"/>
    <w:rsid w:val="00C40EC8"/>
    <w:rsid w:val="00C41857"/>
    <w:rsid w:val="00C425A5"/>
    <w:rsid w:val="00C449D5"/>
    <w:rsid w:val="00C477A7"/>
    <w:rsid w:val="00C47BF8"/>
    <w:rsid w:val="00C50E08"/>
    <w:rsid w:val="00C51448"/>
    <w:rsid w:val="00C51617"/>
    <w:rsid w:val="00C5369A"/>
    <w:rsid w:val="00C53F2A"/>
    <w:rsid w:val="00C56F6B"/>
    <w:rsid w:val="00C5702B"/>
    <w:rsid w:val="00C60365"/>
    <w:rsid w:val="00C6068F"/>
    <w:rsid w:val="00C632B8"/>
    <w:rsid w:val="00C633C8"/>
    <w:rsid w:val="00C65399"/>
    <w:rsid w:val="00C65957"/>
    <w:rsid w:val="00C65A7C"/>
    <w:rsid w:val="00C67305"/>
    <w:rsid w:val="00C7039D"/>
    <w:rsid w:val="00C71EA2"/>
    <w:rsid w:val="00C724D3"/>
    <w:rsid w:val="00C73E32"/>
    <w:rsid w:val="00C80CB3"/>
    <w:rsid w:val="00C8641C"/>
    <w:rsid w:val="00C874DA"/>
    <w:rsid w:val="00C902DD"/>
    <w:rsid w:val="00C9111E"/>
    <w:rsid w:val="00C92741"/>
    <w:rsid w:val="00C929C6"/>
    <w:rsid w:val="00C947CD"/>
    <w:rsid w:val="00C95B9C"/>
    <w:rsid w:val="00C96EE0"/>
    <w:rsid w:val="00C972BD"/>
    <w:rsid w:val="00CA129C"/>
    <w:rsid w:val="00CA1A3D"/>
    <w:rsid w:val="00CA1FA3"/>
    <w:rsid w:val="00CA2CCA"/>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AF0"/>
    <w:rsid w:val="00CE4CC6"/>
    <w:rsid w:val="00CE5A1C"/>
    <w:rsid w:val="00CE6EA5"/>
    <w:rsid w:val="00CF08C1"/>
    <w:rsid w:val="00CF3A03"/>
    <w:rsid w:val="00CF6791"/>
    <w:rsid w:val="00D011BC"/>
    <w:rsid w:val="00D01766"/>
    <w:rsid w:val="00D02CEF"/>
    <w:rsid w:val="00D032CB"/>
    <w:rsid w:val="00D044FC"/>
    <w:rsid w:val="00D0545C"/>
    <w:rsid w:val="00D05A28"/>
    <w:rsid w:val="00D06E4B"/>
    <w:rsid w:val="00D10C5B"/>
    <w:rsid w:val="00D112CF"/>
    <w:rsid w:val="00D115A2"/>
    <w:rsid w:val="00D13D86"/>
    <w:rsid w:val="00D13DAC"/>
    <w:rsid w:val="00D14EA7"/>
    <w:rsid w:val="00D165AA"/>
    <w:rsid w:val="00D16FA8"/>
    <w:rsid w:val="00D17E5B"/>
    <w:rsid w:val="00D25F72"/>
    <w:rsid w:val="00D2673F"/>
    <w:rsid w:val="00D270F0"/>
    <w:rsid w:val="00D31DD9"/>
    <w:rsid w:val="00D32BE4"/>
    <w:rsid w:val="00D35026"/>
    <w:rsid w:val="00D36494"/>
    <w:rsid w:val="00D36E80"/>
    <w:rsid w:val="00D400A6"/>
    <w:rsid w:val="00D408E6"/>
    <w:rsid w:val="00D430F6"/>
    <w:rsid w:val="00D437F2"/>
    <w:rsid w:val="00D44E23"/>
    <w:rsid w:val="00D462C2"/>
    <w:rsid w:val="00D47F2D"/>
    <w:rsid w:val="00D50B07"/>
    <w:rsid w:val="00D51984"/>
    <w:rsid w:val="00D53733"/>
    <w:rsid w:val="00D560A3"/>
    <w:rsid w:val="00D56CD8"/>
    <w:rsid w:val="00D62DB5"/>
    <w:rsid w:val="00D63647"/>
    <w:rsid w:val="00D65431"/>
    <w:rsid w:val="00D6634A"/>
    <w:rsid w:val="00D66A4E"/>
    <w:rsid w:val="00D66B0C"/>
    <w:rsid w:val="00D66BDC"/>
    <w:rsid w:val="00D67071"/>
    <w:rsid w:val="00D67912"/>
    <w:rsid w:val="00D70A70"/>
    <w:rsid w:val="00D71DEF"/>
    <w:rsid w:val="00D72F9B"/>
    <w:rsid w:val="00D73725"/>
    <w:rsid w:val="00D739B3"/>
    <w:rsid w:val="00D74628"/>
    <w:rsid w:val="00D75246"/>
    <w:rsid w:val="00D76CC4"/>
    <w:rsid w:val="00D77E2E"/>
    <w:rsid w:val="00D8165C"/>
    <w:rsid w:val="00D81ED4"/>
    <w:rsid w:val="00D82516"/>
    <w:rsid w:val="00D8275A"/>
    <w:rsid w:val="00D83CC5"/>
    <w:rsid w:val="00D83CD6"/>
    <w:rsid w:val="00D84532"/>
    <w:rsid w:val="00D84BC2"/>
    <w:rsid w:val="00D87559"/>
    <w:rsid w:val="00D9091E"/>
    <w:rsid w:val="00D916A4"/>
    <w:rsid w:val="00D93D99"/>
    <w:rsid w:val="00D95CBC"/>
    <w:rsid w:val="00D96E6F"/>
    <w:rsid w:val="00D97053"/>
    <w:rsid w:val="00DA0D48"/>
    <w:rsid w:val="00DA0D9F"/>
    <w:rsid w:val="00DA14A0"/>
    <w:rsid w:val="00DA23E0"/>
    <w:rsid w:val="00DA2407"/>
    <w:rsid w:val="00DA3D14"/>
    <w:rsid w:val="00DA41D8"/>
    <w:rsid w:val="00DA7914"/>
    <w:rsid w:val="00DB17CA"/>
    <w:rsid w:val="00DB44FE"/>
    <w:rsid w:val="00DB49D1"/>
    <w:rsid w:val="00DB4E0E"/>
    <w:rsid w:val="00DB5125"/>
    <w:rsid w:val="00DB5953"/>
    <w:rsid w:val="00DC0505"/>
    <w:rsid w:val="00DC20F2"/>
    <w:rsid w:val="00DC242D"/>
    <w:rsid w:val="00DC57B2"/>
    <w:rsid w:val="00DC5826"/>
    <w:rsid w:val="00DC6C43"/>
    <w:rsid w:val="00DC7484"/>
    <w:rsid w:val="00DC7A32"/>
    <w:rsid w:val="00DD08FE"/>
    <w:rsid w:val="00DD2B0C"/>
    <w:rsid w:val="00DE0768"/>
    <w:rsid w:val="00DE0AD3"/>
    <w:rsid w:val="00DE0D49"/>
    <w:rsid w:val="00DE286B"/>
    <w:rsid w:val="00DE4647"/>
    <w:rsid w:val="00DE63DD"/>
    <w:rsid w:val="00DF0984"/>
    <w:rsid w:val="00DF1740"/>
    <w:rsid w:val="00DF32BE"/>
    <w:rsid w:val="00DF6ADD"/>
    <w:rsid w:val="00E00AC8"/>
    <w:rsid w:val="00E00E2C"/>
    <w:rsid w:val="00E00F00"/>
    <w:rsid w:val="00E03F1F"/>
    <w:rsid w:val="00E04487"/>
    <w:rsid w:val="00E067AB"/>
    <w:rsid w:val="00E074BC"/>
    <w:rsid w:val="00E07F9E"/>
    <w:rsid w:val="00E10CD7"/>
    <w:rsid w:val="00E11633"/>
    <w:rsid w:val="00E12B4E"/>
    <w:rsid w:val="00E12FCC"/>
    <w:rsid w:val="00E13611"/>
    <w:rsid w:val="00E13D0F"/>
    <w:rsid w:val="00E1414A"/>
    <w:rsid w:val="00E224A4"/>
    <w:rsid w:val="00E22798"/>
    <w:rsid w:val="00E228A2"/>
    <w:rsid w:val="00E23A7C"/>
    <w:rsid w:val="00E24975"/>
    <w:rsid w:val="00E25F01"/>
    <w:rsid w:val="00E27DE0"/>
    <w:rsid w:val="00E326C0"/>
    <w:rsid w:val="00E336A6"/>
    <w:rsid w:val="00E33921"/>
    <w:rsid w:val="00E34182"/>
    <w:rsid w:val="00E36AEC"/>
    <w:rsid w:val="00E37695"/>
    <w:rsid w:val="00E40256"/>
    <w:rsid w:val="00E419F7"/>
    <w:rsid w:val="00E422D3"/>
    <w:rsid w:val="00E46253"/>
    <w:rsid w:val="00E47FB6"/>
    <w:rsid w:val="00E510FF"/>
    <w:rsid w:val="00E51916"/>
    <w:rsid w:val="00E570A4"/>
    <w:rsid w:val="00E6093A"/>
    <w:rsid w:val="00E61ADA"/>
    <w:rsid w:val="00E62E74"/>
    <w:rsid w:val="00E638B7"/>
    <w:rsid w:val="00E67748"/>
    <w:rsid w:val="00E718FB"/>
    <w:rsid w:val="00E719F4"/>
    <w:rsid w:val="00E72340"/>
    <w:rsid w:val="00E72366"/>
    <w:rsid w:val="00E74406"/>
    <w:rsid w:val="00E756C6"/>
    <w:rsid w:val="00E76912"/>
    <w:rsid w:val="00E779B8"/>
    <w:rsid w:val="00E80D5B"/>
    <w:rsid w:val="00E829EB"/>
    <w:rsid w:val="00E831D2"/>
    <w:rsid w:val="00E83999"/>
    <w:rsid w:val="00E84EAE"/>
    <w:rsid w:val="00E947F8"/>
    <w:rsid w:val="00E9540C"/>
    <w:rsid w:val="00E967C7"/>
    <w:rsid w:val="00EA00B6"/>
    <w:rsid w:val="00EA0C9A"/>
    <w:rsid w:val="00EA147F"/>
    <w:rsid w:val="00EB1719"/>
    <w:rsid w:val="00EB19D1"/>
    <w:rsid w:val="00EB42BF"/>
    <w:rsid w:val="00EB6A58"/>
    <w:rsid w:val="00EC0BCD"/>
    <w:rsid w:val="00EC1201"/>
    <w:rsid w:val="00EC1363"/>
    <w:rsid w:val="00EC22F5"/>
    <w:rsid w:val="00EC430E"/>
    <w:rsid w:val="00EC4B11"/>
    <w:rsid w:val="00ED0EBB"/>
    <w:rsid w:val="00ED4574"/>
    <w:rsid w:val="00ED68E2"/>
    <w:rsid w:val="00EE152C"/>
    <w:rsid w:val="00EE19D8"/>
    <w:rsid w:val="00EE2A79"/>
    <w:rsid w:val="00EE35D0"/>
    <w:rsid w:val="00EE3718"/>
    <w:rsid w:val="00EE7347"/>
    <w:rsid w:val="00EE77ED"/>
    <w:rsid w:val="00EE7DD8"/>
    <w:rsid w:val="00EF00B4"/>
    <w:rsid w:val="00EF1254"/>
    <w:rsid w:val="00EF366E"/>
    <w:rsid w:val="00F00493"/>
    <w:rsid w:val="00F00B7C"/>
    <w:rsid w:val="00F03153"/>
    <w:rsid w:val="00F03C64"/>
    <w:rsid w:val="00F0441F"/>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1EE6"/>
    <w:rsid w:val="00F43A17"/>
    <w:rsid w:val="00F45CAA"/>
    <w:rsid w:val="00F462A9"/>
    <w:rsid w:val="00F46CF9"/>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867E6"/>
    <w:rsid w:val="00F9060B"/>
    <w:rsid w:val="00F92D0F"/>
    <w:rsid w:val="00F97193"/>
    <w:rsid w:val="00FA1346"/>
    <w:rsid w:val="00FA2F41"/>
    <w:rsid w:val="00FA7872"/>
    <w:rsid w:val="00FB052D"/>
    <w:rsid w:val="00FB1A17"/>
    <w:rsid w:val="00FB2EC8"/>
    <w:rsid w:val="00FB2FA7"/>
    <w:rsid w:val="00FB3189"/>
    <w:rsid w:val="00FB3217"/>
    <w:rsid w:val="00FB4A39"/>
    <w:rsid w:val="00FB562E"/>
    <w:rsid w:val="00FB5D35"/>
    <w:rsid w:val="00FC0300"/>
    <w:rsid w:val="00FC1C16"/>
    <w:rsid w:val="00FC25BE"/>
    <w:rsid w:val="00FC2A0E"/>
    <w:rsid w:val="00FC376F"/>
    <w:rsid w:val="00FC471F"/>
    <w:rsid w:val="00FC61A0"/>
    <w:rsid w:val="00FD04E9"/>
    <w:rsid w:val="00FD11D6"/>
    <w:rsid w:val="00FD1218"/>
    <w:rsid w:val="00FD1718"/>
    <w:rsid w:val="00FD3283"/>
    <w:rsid w:val="00FD3686"/>
    <w:rsid w:val="00FD380D"/>
    <w:rsid w:val="00FD3F8A"/>
    <w:rsid w:val="00FD4B29"/>
    <w:rsid w:val="00FD6669"/>
    <w:rsid w:val="00FE029D"/>
    <w:rsid w:val="00FE153B"/>
    <w:rsid w:val="00FE25D9"/>
    <w:rsid w:val="00FE3982"/>
    <w:rsid w:val="00FE774E"/>
    <w:rsid w:val="00FF2023"/>
    <w:rsid w:val="00FF603E"/>
    <w:rsid w:val="00FF6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3C5E4789"/>
  <w15:docId w15:val="{CECCB6D9-A9EC-4123-BC2D-A26DBD770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customStyle="1" w:styleId="normal0020tablechar">
    <w:name w:val="normal_0020table__char"/>
    <w:basedOn w:val="DefaultParagraphFont"/>
    <w:rsid w:val="00041961"/>
  </w:style>
  <w:style w:type="paragraph" w:customStyle="1" w:styleId="BulletB1Number">
    <w:name w:val="Bullet B (1. Number)"/>
    <w:basedOn w:val="Normal"/>
    <w:rsid w:val="008933EC"/>
    <w:pPr>
      <w:suppressAutoHyphens/>
      <w:spacing w:before="120"/>
      <w:ind w:left="720" w:hanging="360"/>
    </w:pPr>
  </w:style>
  <w:style w:type="character" w:styleId="UnresolvedMention">
    <w:name w:val="Unresolved Mention"/>
    <w:basedOn w:val="DefaultParagraphFont"/>
    <w:uiPriority w:val="99"/>
    <w:unhideWhenUsed/>
    <w:rsid w:val="00847607"/>
    <w:rPr>
      <w:color w:val="605E5C"/>
      <w:shd w:val="clear" w:color="auto" w:fill="E1DFDD"/>
    </w:rPr>
  </w:style>
  <w:style w:type="character" w:styleId="Mention">
    <w:name w:val="Mention"/>
    <w:basedOn w:val="DefaultParagraphFont"/>
    <w:uiPriority w:val="99"/>
    <w:unhideWhenUsed/>
    <w:rsid w:val="0084760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04856">
      <w:bodyDiv w:val="1"/>
      <w:marLeft w:val="0"/>
      <w:marRight w:val="0"/>
      <w:marTop w:val="0"/>
      <w:marBottom w:val="0"/>
      <w:divBdr>
        <w:top w:val="none" w:sz="0" w:space="0" w:color="auto"/>
        <w:left w:val="none" w:sz="0" w:space="0" w:color="auto"/>
        <w:bottom w:val="none" w:sz="0" w:space="0" w:color="auto"/>
        <w:right w:val="none" w:sz="0" w:space="0" w:color="auto"/>
      </w:divBdr>
    </w:div>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1229266050">
      <w:bodyDiv w:val="1"/>
      <w:marLeft w:val="0"/>
      <w:marRight w:val="0"/>
      <w:marTop w:val="0"/>
      <w:marBottom w:val="0"/>
      <w:divBdr>
        <w:top w:val="none" w:sz="0" w:space="0" w:color="auto"/>
        <w:left w:val="none" w:sz="0" w:space="0" w:color="auto"/>
        <w:bottom w:val="none" w:sz="0" w:space="0" w:color="auto"/>
        <w:right w:val="none" w:sz="0" w:space="0" w:color="auto"/>
      </w:divBdr>
    </w:div>
    <w:div w:id="1887135649">
      <w:bodyDiv w:val="1"/>
      <w:marLeft w:val="0"/>
      <w:marRight w:val="0"/>
      <w:marTop w:val="0"/>
      <w:marBottom w:val="0"/>
      <w:divBdr>
        <w:top w:val="none" w:sz="0" w:space="0" w:color="auto"/>
        <w:left w:val="none" w:sz="0" w:space="0" w:color="auto"/>
        <w:bottom w:val="none" w:sz="0" w:space="0" w:color="auto"/>
        <w:right w:val="none" w:sz="0" w:space="0" w:color="auto"/>
      </w:divBdr>
      <w:divsChild>
        <w:div w:id="73034905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5633BC-DFB1-41B3-B14E-7911113F15EC}">
  <ds:schemaRefs>
    <ds:schemaRef ds:uri="http://schemas.openxmlformats.org/officeDocument/2006/bibliography"/>
  </ds:schemaRefs>
</ds:datastoreItem>
</file>

<file path=customXml/itemProps2.xml><?xml version="1.0" encoding="utf-8"?>
<ds:datastoreItem xmlns:ds="http://schemas.openxmlformats.org/officeDocument/2006/customXml" ds:itemID="{A608E8DC-93BB-475A-B306-04D0F07D8BD6}">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3D4CA414-98DF-4B18-A2BB-E4A07F1FF9B9}">
  <ds:schemaRefs>
    <ds:schemaRef ds:uri="http://schemas.microsoft.com/sharepoint/v3/contenttype/forms"/>
  </ds:schemaRefs>
</ds:datastoreItem>
</file>

<file path=customXml/itemProps4.xml><?xml version="1.0" encoding="utf-8"?>
<ds:datastoreItem xmlns:ds="http://schemas.openxmlformats.org/officeDocument/2006/customXml" ds:itemID="{4C437EB0-8E87-4371-A758-18C01085218A}">
  <ds:schemaRefs>
    <ds:schemaRef ds:uri="http://schemas.openxmlformats.org/officeDocument/2006/bibliography"/>
  </ds:schemaRefs>
</ds:datastoreItem>
</file>

<file path=customXml/itemProps5.xml><?xml version="1.0" encoding="utf-8"?>
<ds:datastoreItem xmlns:ds="http://schemas.openxmlformats.org/officeDocument/2006/customXml" ds:itemID="{B086E5B0-B758-42D2-8B86-AD992E9E1C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8</Pages>
  <Words>2794</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jmiller20121221</dc:creator>
  <cp:keywords/>
  <cp:lastModifiedBy>Alhabibi, Haider@Energy</cp:lastModifiedBy>
  <cp:revision>69</cp:revision>
  <cp:lastPrinted>2018-12-17T18:20:00Z</cp:lastPrinted>
  <dcterms:created xsi:type="dcterms:W3CDTF">2015-06-09T18:33:00Z</dcterms:created>
  <dcterms:modified xsi:type="dcterms:W3CDTF">2022-02-22T21:29:00Z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