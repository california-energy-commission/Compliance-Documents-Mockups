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9"/>
        <w:gridCol w:w="5039"/>
        <w:gridCol w:w="5522"/>
      </w:tblGrid>
      <w:tr w:rsidR="00D723A9" w:rsidRPr="00525196" w14:paraId="4AE0FBF4" w14:textId="77777777" w:rsidTr="00D723A9">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BF3" w14:textId="77777777" w:rsidR="00D723A9" w:rsidRPr="00525196" w:rsidRDefault="00D723A9" w:rsidP="002B159E">
            <w:pPr>
              <w:rPr>
                <w:rFonts w:asciiTheme="minorHAnsi" w:hAnsiTheme="minorHAnsi"/>
                <w:i/>
                <w:sz w:val="18"/>
                <w:szCs w:val="18"/>
              </w:rPr>
            </w:pPr>
            <w:r w:rsidRPr="00525196">
              <w:rPr>
                <w:rFonts w:asciiTheme="minorHAnsi" w:hAnsiTheme="minorHAnsi"/>
                <w:b/>
                <w:sz w:val="18"/>
                <w:szCs w:val="18"/>
              </w:rPr>
              <w:t>A. System Information</w:t>
            </w:r>
          </w:p>
        </w:tc>
      </w:tr>
      <w:tr w:rsidR="00D723A9" w:rsidRPr="00525196" w14:paraId="4AE0FBF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5" w14:textId="77777777"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01</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6" w14:textId="44B3C351" w:rsidR="00D723A9" w:rsidRPr="001A21E0" w:rsidRDefault="005621F7" w:rsidP="002B159E">
            <w:pPr>
              <w:rPr>
                <w:rFonts w:asciiTheme="minorHAnsi" w:hAnsiTheme="minorHAnsi"/>
                <w:sz w:val="18"/>
                <w:szCs w:val="18"/>
              </w:rPr>
            </w:pPr>
            <w:r w:rsidRPr="001A21E0">
              <w:rPr>
                <w:rFonts w:asciiTheme="minorHAnsi" w:hAnsiTheme="minorHAnsi"/>
                <w:sz w:val="18"/>
                <w:szCs w:val="18"/>
              </w:rPr>
              <w:t xml:space="preserve">Space Conditioning </w:t>
            </w:r>
            <w:r w:rsidR="00D723A9" w:rsidRPr="001A21E0">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BF7" w14:textId="77777777" w:rsidR="00D723A9" w:rsidRPr="00525196" w:rsidRDefault="00D723A9" w:rsidP="002B159E">
            <w:pPr>
              <w:rPr>
                <w:rFonts w:asciiTheme="minorHAnsi" w:hAnsiTheme="minorHAnsi"/>
                <w:sz w:val="18"/>
                <w:szCs w:val="18"/>
              </w:rPr>
            </w:pPr>
          </w:p>
        </w:tc>
      </w:tr>
      <w:tr w:rsidR="00D723A9" w:rsidRPr="00525196" w14:paraId="4AE0FBF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9" w14:textId="77777777"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02</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A" w14:textId="3F58D28B" w:rsidR="00D723A9" w:rsidRPr="001A21E0" w:rsidRDefault="005621F7" w:rsidP="002B159E">
            <w:pPr>
              <w:rPr>
                <w:rFonts w:asciiTheme="minorHAnsi" w:hAnsiTheme="minorHAnsi"/>
                <w:sz w:val="18"/>
                <w:szCs w:val="18"/>
              </w:rPr>
            </w:pPr>
            <w:r w:rsidRPr="001A21E0">
              <w:rPr>
                <w:rFonts w:asciiTheme="minorHAnsi" w:hAnsiTheme="minorHAnsi"/>
                <w:sz w:val="18"/>
                <w:szCs w:val="18"/>
              </w:rPr>
              <w:t xml:space="preserve">Space Conditioning </w:t>
            </w:r>
            <w:r w:rsidR="00D723A9" w:rsidRPr="001A21E0">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hideMark/>
          </w:tcPr>
          <w:p w14:paraId="4AE0FBFB" w14:textId="77777777" w:rsidR="00D723A9" w:rsidRPr="00525196" w:rsidRDefault="00D723A9" w:rsidP="002B159E">
            <w:pPr>
              <w:rPr>
                <w:rFonts w:asciiTheme="minorHAnsi" w:hAnsiTheme="minorHAnsi"/>
                <w:sz w:val="18"/>
                <w:szCs w:val="18"/>
              </w:rPr>
            </w:pPr>
          </w:p>
        </w:tc>
      </w:tr>
      <w:tr w:rsidR="001A21E0" w:rsidRPr="00525196" w14:paraId="789CED87"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E165DC8" w14:textId="438DDDDC" w:rsidR="001A21E0" w:rsidRPr="001A21E0" w:rsidRDefault="001A21E0" w:rsidP="002B159E">
            <w:pPr>
              <w:jc w:val="center"/>
              <w:rPr>
                <w:rFonts w:asciiTheme="minorHAnsi" w:hAnsiTheme="minorHAnsi"/>
                <w:sz w:val="18"/>
                <w:szCs w:val="18"/>
              </w:rPr>
            </w:pPr>
            <w:r w:rsidRPr="001A21E0">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1B18A730" w14:textId="5204200C" w:rsidR="001A21E0" w:rsidRPr="001A21E0" w:rsidRDefault="001A21E0" w:rsidP="002B159E">
            <w:pPr>
              <w:rPr>
                <w:rFonts w:asciiTheme="minorHAnsi" w:hAnsiTheme="minorHAnsi"/>
                <w:sz w:val="18"/>
                <w:szCs w:val="18"/>
              </w:rPr>
            </w:pPr>
            <w:r w:rsidRPr="00B01C89">
              <w:rPr>
                <w:rFonts w:asciiTheme="minorHAnsi" w:hAnsiTheme="minorHAnsi"/>
                <w:sz w:val="18"/>
                <w:szCs w:val="18"/>
              </w:rPr>
              <w:t>Indoor Unit Name</w:t>
            </w:r>
            <w:r w:rsidR="00CB62D6">
              <w:rPr>
                <w:rFonts w:asciiTheme="minorHAnsi" w:hAnsiTheme="minorHAnsi"/>
                <w:sz w:val="18"/>
                <w:szCs w:val="18"/>
              </w:rPr>
              <w:t xml:space="preserve"> </w:t>
            </w:r>
            <w:r w:rsidR="00CB62D6" w:rsidRPr="00CB62D6">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tcPr>
          <w:p w14:paraId="1BD294A3" w14:textId="77777777" w:rsidR="001A21E0" w:rsidRPr="00525196" w:rsidRDefault="001A21E0" w:rsidP="002B159E">
            <w:pPr>
              <w:rPr>
                <w:rFonts w:asciiTheme="minorHAnsi" w:hAnsiTheme="minorHAnsi"/>
                <w:sz w:val="18"/>
                <w:szCs w:val="18"/>
              </w:rPr>
            </w:pPr>
          </w:p>
        </w:tc>
      </w:tr>
      <w:tr w:rsidR="00D723A9" w:rsidRPr="00525196" w14:paraId="4AE0FC00"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D" w14:textId="51C18494"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E" w14:textId="6A37D851" w:rsidR="00D723A9" w:rsidRPr="001A21E0" w:rsidRDefault="00D723A9" w:rsidP="002B159E">
            <w:pPr>
              <w:rPr>
                <w:rFonts w:asciiTheme="minorHAnsi" w:hAnsiTheme="minorHAnsi"/>
                <w:sz w:val="18"/>
                <w:szCs w:val="18"/>
              </w:rPr>
            </w:pPr>
            <w:r w:rsidRPr="001A21E0">
              <w:rPr>
                <w:rFonts w:asciiTheme="minorHAnsi" w:hAnsiTheme="minorHAnsi"/>
                <w:sz w:val="18"/>
                <w:szCs w:val="18"/>
              </w:rPr>
              <w:t xml:space="preserve">Building Type from </w:t>
            </w:r>
            <w:del w:id="0" w:author="Alhabibi, Haider@Energy" w:date="2022-02-18T16:30:00Z">
              <w:r w:rsidRPr="001A21E0" w:rsidDel="000D0273">
                <w:rPr>
                  <w:rFonts w:asciiTheme="minorHAnsi" w:hAnsiTheme="minorHAnsi"/>
                  <w:sz w:val="18"/>
                  <w:szCs w:val="18"/>
                </w:rPr>
                <w:delText>CF1R</w:delText>
              </w:r>
            </w:del>
            <w:ins w:id="1" w:author="Alhabibi, Haider@Energy" w:date="2022-02-18T16:30:00Z">
              <w:r w:rsidR="000D0273">
                <w:rPr>
                  <w:rFonts w:asciiTheme="minorHAnsi" w:hAnsiTheme="minorHAnsi"/>
                  <w:sz w:val="18"/>
                  <w:szCs w:val="18"/>
                </w:rPr>
                <w:t>LMCC</w:t>
              </w:r>
            </w:ins>
          </w:p>
        </w:tc>
        <w:tc>
          <w:tcPr>
            <w:tcW w:w="2503" w:type="pct"/>
            <w:tcBorders>
              <w:top w:val="single" w:sz="4" w:space="0" w:color="auto"/>
              <w:left w:val="single" w:sz="4" w:space="0" w:color="auto"/>
              <w:bottom w:val="single" w:sz="4" w:space="0" w:color="auto"/>
              <w:right w:val="single" w:sz="4" w:space="0" w:color="auto"/>
            </w:tcBorders>
            <w:hideMark/>
          </w:tcPr>
          <w:p w14:paraId="4AE0FBFF" w14:textId="77777777" w:rsidR="00D723A9" w:rsidRPr="00525196" w:rsidRDefault="00D723A9" w:rsidP="002B159E">
            <w:pPr>
              <w:rPr>
                <w:rFonts w:asciiTheme="minorHAnsi" w:hAnsiTheme="minorHAnsi"/>
                <w:sz w:val="18"/>
                <w:szCs w:val="18"/>
              </w:rPr>
            </w:pPr>
          </w:p>
        </w:tc>
      </w:tr>
      <w:tr w:rsidR="00D723A9" w:rsidRPr="00525196" w14:paraId="4AE0FC0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1" w14:textId="0807F96F"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2" w14:textId="70584C01" w:rsidR="00D723A9" w:rsidRPr="001A21E0" w:rsidRDefault="00D723A9" w:rsidP="002B159E">
            <w:pPr>
              <w:rPr>
                <w:rFonts w:asciiTheme="minorHAnsi" w:hAnsiTheme="minorHAnsi"/>
                <w:sz w:val="18"/>
                <w:szCs w:val="18"/>
              </w:rPr>
            </w:pPr>
            <w:r w:rsidRPr="001A21E0">
              <w:rPr>
                <w:rFonts w:asciiTheme="minorHAnsi" w:hAnsiTheme="minorHAnsi"/>
                <w:sz w:val="18"/>
                <w:szCs w:val="18"/>
              </w:rPr>
              <w:t>Verified Low Leakage Ducts in Conditioned Space (VLLDCS)</w:t>
            </w:r>
            <w:r w:rsidR="00DB3723" w:rsidRPr="001A21E0">
              <w:rPr>
                <w:rFonts w:asciiTheme="minorHAnsi" w:hAnsiTheme="minorHAnsi"/>
                <w:sz w:val="18"/>
                <w:szCs w:val="18"/>
              </w:rPr>
              <w:t xml:space="preserve"> Credit from </w:t>
            </w:r>
            <w:del w:id="2" w:author="Alhabibi, Haider@Energy" w:date="2022-02-18T16:30:00Z">
              <w:r w:rsidR="00DB3723" w:rsidRPr="001A21E0" w:rsidDel="000D0273">
                <w:rPr>
                  <w:rFonts w:asciiTheme="minorHAnsi" w:hAnsiTheme="minorHAnsi"/>
                  <w:sz w:val="18"/>
                  <w:szCs w:val="18"/>
                </w:rPr>
                <w:delText>CF1R</w:delText>
              </w:r>
            </w:del>
            <w:ins w:id="3" w:author="Alhabibi, Haider@Energy" w:date="2022-02-18T16:30:00Z">
              <w:r w:rsidR="000D0273">
                <w:rPr>
                  <w:rFonts w:asciiTheme="minorHAnsi" w:hAnsiTheme="minorHAnsi"/>
                  <w:sz w:val="18"/>
                  <w:szCs w:val="18"/>
                </w:rPr>
                <w:t>LMCC</w:t>
              </w:r>
            </w:ins>
            <w:r w:rsidR="00DB3723" w:rsidRPr="001A21E0">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3" w14:textId="77777777" w:rsidR="00D723A9" w:rsidRPr="00525196" w:rsidRDefault="00D723A9" w:rsidP="002B159E">
            <w:pPr>
              <w:rPr>
                <w:rFonts w:asciiTheme="minorHAnsi" w:hAnsiTheme="minorHAnsi"/>
                <w:sz w:val="18"/>
                <w:szCs w:val="18"/>
              </w:rPr>
            </w:pPr>
          </w:p>
        </w:tc>
      </w:tr>
      <w:tr w:rsidR="00D723A9" w:rsidRPr="00525196" w14:paraId="4AE0FC0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5" w14:textId="34F8DEBB"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6" w14:textId="5EB08375" w:rsidR="00D723A9" w:rsidRPr="001A21E0" w:rsidRDefault="00D723A9" w:rsidP="002B159E">
            <w:pPr>
              <w:rPr>
                <w:rFonts w:asciiTheme="minorHAnsi" w:hAnsiTheme="minorHAnsi"/>
                <w:sz w:val="18"/>
                <w:szCs w:val="18"/>
              </w:rPr>
            </w:pPr>
            <w:r w:rsidRPr="001A21E0">
              <w:rPr>
                <w:rFonts w:asciiTheme="minorHAnsi" w:hAnsiTheme="minorHAnsi"/>
                <w:sz w:val="18"/>
                <w:szCs w:val="18"/>
              </w:rPr>
              <w:t>Verified Low Leakage Air-handling Unit</w:t>
            </w:r>
            <w:r w:rsidR="00DB3723" w:rsidRPr="001A21E0">
              <w:rPr>
                <w:rFonts w:asciiTheme="minorHAnsi" w:hAnsiTheme="minorHAnsi"/>
                <w:sz w:val="18"/>
                <w:szCs w:val="18"/>
              </w:rPr>
              <w:t xml:space="preserve"> Credit from </w:t>
            </w:r>
            <w:del w:id="4" w:author="Alhabibi, Haider@Energy" w:date="2022-02-18T16:30:00Z">
              <w:r w:rsidR="00DB3723" w:rsidRPr="001A21E0" w:rsidDel="000D0273">
                <w:rPr>
                  <w:rFonts w:asciiTheme="minorHAnsi" w:hAnsiTheme="minorHAnsi"/>
                  <w:sz w:val="18"/>
                  <w:szCs w:val="18"/>
                </w:rPr>
                <w:delText>CF1R</w:delText>
              </w:r>
            </w:del>
            <w:ins w:id="5" w:author="Alhabibi, Haider@Energy" w:date="2022-02-18T16:30:00Z">
              <w:r w:rsidR="000D0273">
                <w:rPr>
                  <w:rFonts w:asciiTheme="minorHAnsi" w:hAnsiTheme="minorHAnsi"/>
                  <w:sz w:val="18"/>
                  <w:szCs w:val="18"/>
                </w:rPr>
                <w:t>LMCC</w:t>
              </w:r>
            </w:ins>
            <w:r w:rsidR="00DB3723" w:rsidRPr="001A21E0">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7" w14:textId="77777777" w:rsidR="00D723A9" w:rsidRPr="00525196" w:rsidRDefault="00D723A9" w:rsidP="002B159E">
            <w:pPr>
              <w:rPr>
                <w:rFonts w:asciiTheme="minorHAnsi" w:hAnsiTheme="minorHAnsi"/>
                <w:sz w:val="18"/>
                <w:szCs w:val="18"/>
              </w:rPr>
            </w:pPr>
          </w:p>
        </w:tc>
      </w:tr>
      <w:tr w:rsidR="00D723A9" w:rsidRPr="00525196" w14:paraId="4AE0FC0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9" w14:textId="4A8589BE"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A" w14:textId="71B1E6C7" w:rsidR="00D723A9" w:rsidRPr="001A21E0" w:rsidRDefault="00D723A9" w:rsidP="002B159E">
            <w:pPr>
              <w:rPr>
                <w:rFonts w:asciiTheme="minorHAnsi" w:hAnsiTheme="minorHAnsi"/>
                <w:sz w:val="18"/>
                <w:szCs w:val="18"/>
              </w:rPr>
            </w:pPr>
            <w:r w:rsidRPr="001A21E0">
              <w:rPr>
                <w:rFonts w:asciiTheme="minorHAnsi" w:hAnsiTheme="minorHAnsi"/>
                <w:sz w:val="18"/>
                <w:szCs w:val="18"/>
              </w:rPr>
              <w:t>Duct System Compliance Category</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B" w14:textId="77777777" w:rsidR="00D723A9" w:rsidRPr="00525196" w:rsidRDefault="00D723A9" w:rsidP="002B159E">
            <w:pPr>
              <w:rPr>
                <w:rFonts w:asciiTheme="minorHAnsi" w:hAnsiTheme="minorHAnsi"/>
                <w:sz w:val="18"/>
                <w:szCs w:val="18"/>
              </w:rPr>
            </w:pPr>
          </w:p>
        </w:tc>
      </w:tr>
      <w:tr w:rsidR="001A21E0" w:rsidRPr="00525196" w14:paraId="56F714F6"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314FB89" w14:textId="6D855648" w:rsidR="001A21E0" w:rsidRPr="001A21E0" w:rsidRDefault="001A21E0" w:rsidP="002B159E">
            <w:pPr>
              <w:jc w:val="center"/>
              <w:rPr>
                <w:rFonts w:asciiTheme="minorHAnsi" w:hAnsiTheme="minorHAnsi"/>
                <w:sz w:val="18"/>
                <w:szCs w:val="18"/>
              </w:rPr>
            </w:pPr>
            <w:r w:rsidRPr="001A21E0">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270263A7" w14:textId="07941E3A" w:rsidR="001A21E0" w:rsidRPr="001A21E0" w:rsidRDefault="001A21E0" w:rsidP="002B159E">
            <w:pPr>
              <w:rPr>
                <w:rFonts w:asciiTheme="minorHAnsi" w:hAnsiTheme="minorHAnsi"/>
                <w:sz w:val="18"/>
                <w:szCs w:val="18"/>
              </w:rPr>
            </w:pPr>
            <w:r w:rsidRPr="00B01C89">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21B5CFF1" w14:textId="77777777" w:rsidR="001A21E0" w:rsidRPr="00525196" w:rsidRDefault="001A21E0" w:rsidP="002B159E">
            <w:pPr>
              <w:rPr>
                <w:rFonts w:asciiTheme="minorHAnsi" w:hAnsiTheme="minorHAnsi"/>
                <w:sz w:val="18"/>
                <w:szCs w:val="18"/>
              </w:rPr>
            </w:pPr>
          </w:p>
        </w:tc>
      </w:tr>
      <w:tr w:rsidR="00CB62D6" w:rsidRPr="00525196" w14:paraId="78C144C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94D6D2" w14:textId="48BF4D2F" w:rsidR="00CB62D6" w:rsidRPr="00CB62D6" w:rsidRDefault="00CB62D6" w:rsidP="00CB62D6">
            <w:pPr>
              <w:jc w:val="center"/>
              <w:rPr>
                <w:rFonts w:asciiTheme="minorHAnsi" w:hAnsiTheme="minorHAnsi"/>
                <w:sz w:val="18"/>
                <w:szCs w:val="18"/>
              </w:rPr>
            </w:pPr>
            <w:r w:rsidRPr="00CB62D6">
              <w:rPr>
                <w:rFonts w:asciiTheme="minorHAnsi" w:hAnsiTheme="minorHAnsi"/>
                <w:sz w:val="18"/>
                <w:szCs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2101EE90" w14:textId="6E00D7D7" w:rsidR="00CB62D6" w:rsidRPr="00CB62D6" w:rsidRDefault="00CB62D6" w:rsidP="00CB62D6">
            <w:pPr>
              <w:rPr>
                <w:rFonts w:asciiTheme="minorHAnsi" w:hAnsiTheme="minorHAnsi"/>
                <w:sz w:val="18"/>
                <w:szCs w:val="18"/>
              </w:rPr>
            </w:pPr>
            <w:proofErr w:type="gramStart"/>
            <w:r w:rsidRPr="00CB62D6">
              <w:rPr>
                <w:rFonts w:asciiTheme="minorHAnsi" w:hAnsiTheme="minorHAnsi"/>
                <w:sz w:val="18"/>
                <w:szCs w:val="18"/>
              </w:rPr>
              <w:t>Is</w:t>
            </w:r>
            <w:proofErr w:type="gramEnd"/>
            <w:r w:rsidRPr="00CB62D6">
              <w:rPr>
                <w:rFonts w:asciiTheme="minorHAnsi" w:hAnsiTheme="minorHAnsi"/>
                <w:sz w:val="18"/>
                <w:szCs w:val="18"/>
              </w:rPr>
              <w:t xml:space="preserve">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6229CD99" w14:textId="77777777" w:rsidR="00CB62D6" w:rsidRPr="00525196" w:rsidRDefault="00CB62D6" w:rsidP="00CB62D6">
            <w:pPr>
              <w:rPr>
                <w:rFonts w:asciiTheme="minorHAnsi" w:hAnsiTheme="minorHAnsi"/>
                <w:sz w:val="18"/>
                <w:szCs w:val="18"/>
              </w:rPr>
            </w:pPr>
          </w:p>
        </w:tc>
      </w:tr>
    </w:tbl>
    <w:p w14:paraId="4AE0FC0D" w14:textId="77777777" w:rsidR="00D723A9" w:rsidRPr="00A63F93" w:rsidRDefault="00D723A9" w:rsidP="00D723A9">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C11" w14:textId="77777777" w:rsidTr="00525196">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4AE0FC10" w14:textId="389CC5D2" w:rsidR="005621F7" w:rsidRPr="00525196" w:rsidRDefault="005621F7" w:rsidP="00D723A9">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C12" w14:textId="77777777"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2250"/>
        <w:gridCol w:w="5489"/>
      </w:tblGrid>
      <w:tr w:rsidR="00D723A9" w:rsidRPr="00525196" w14:paraId="4AE0FC14" w14:textId="77777777" w:rsidTr="00525196">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C13" w14:textId="77777777" w:rsidR="00D723A9" w:rsidRPr="00525196" w:rsidRDefault="00D723A9" w:rsidP="005621F7">
            <w:pPr>
              <w:keepNext/>
              <w:rPr>
                <w:rFonts w:asciiTheme="minorHAnsi" w:hAnsiTheme="minorHAnsi"/>
                <w:b/>
                <w:sz w:val="18"/>
                <w:szCs w:val="18"/>
              </w:rPr>
            </w:pPr>
            <w:r w:rsidRPr="00525196">
              <w:rPr>
                <w:rFonts w:asciiTheme="minorHAnsi" w:hAnsiTheme="minorHAnsi"/>
                <w:b/>
                <w:sz w:val="18"/>
                <w:szCs w:val="18"/>
              </w:rPr>
              <w:t>B. Duct Leakage Diagnostic Test</w:t>
            </w:r>
          </w:p>
        </w:tc>
      </w:tr>
      <w:tr w:rsidR="001A21E0" w:rsidRPr="00525196" w14:paraId="17F4ABFC" w14:textId="352D6F2D"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676D5CC" w14:textId="00C8E8A3" w:rsidR="001A21E0" w:rsidRPr="001A21E0" w:rsidRDefault="001A21E0" w:rsidP="00B01C89">
            <w:pPr>
              <w:keepNext/>
              <w:jc w:val="center"/>
              <w:rPr>
                <w:rFonts w:asciiTheme="minorHAnsi" w:hAnsiTheme="minorHAnsi"/>
                <w:b/>
                <w:sz w:val="18"/>
                <w:szCs w:val="18"/>
              </w:rPr>
            </w:pPr>
            <w:r w:rsidRPr="00B01C89">
              <w:rPr>
                <w:rFonts w:asciiTheme="minorHAnsi" w:hAnsiTheme="minorHAnsi"/>
                <w:sz w:val="18"/>
                <w:szCs w:val="18"/>
              </w:rPr>
              <w:t>01</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9C516FC" w14:textId="3691586F" w:rsidR="001A21E0" w:rsidRPr="001A21E0" w:rsidRDefault="001A21E0" w:rsidP="001A21E0">
            <w:pPr>
              <w:keepNext/>
              <w:rPr>
                <w:rFonts w:asciiTheme="minorHAnsi" w:hAnsiTheme="minorHAnsi"/>
                <w:b/>
                <w:sz w:val="18"/>
                <w:szCs w:val="18"/>
              </w:rPr>
            </w:pPr>
            <w:r w:rsidRPr="00B01C89">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2B0EE4AB" w14:textId="77777777" w:rsidR="001A21E0" w:rsidRPr="001A21E0" w:rsidRDefault="001A21E0" w:rsidP="001A21E0">
            <w:pPr>
              <w:keepNext/>
              <w:rPr>
                <w:rFonts w:asciiTheme="minorHAnsi" w:hAnsiTheme="minorHAnsi"/>
                <w:b/>
                <w:sz w:val="18"/>
                <w:szCs w:val="18"/>
              </w:rPr>
            </w:pPr>
          </w:p>
        </w:tc>
      </w:tr>
      <w:tr w:rsidR="001A21E0" w:rsidRPr="00525196" w14:paraId="4AE0FC1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5" w14:textId="000227C0"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2</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6" w14:textId="27A21645"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Condenser Nominal Cooling Capacity (ton)</w:t>
            </w:r>
          </w:p>
        </w:tc>
        <w:tc>
          <w:tcPr>
            <w:tcW w:w="2495" w:type="pct"/>
            <w:tcBorders>
              <w:top w:val="single" w:sz="4" w:space="0" w:color="auto"/>
              <w:left w:val="single" w:sz="4" w:space="0" w:color="auto"/>
              <w:bottom w:val="single" w:sz="4" w:space="0" w:color="auto"/>
              <w:right w:val="single" w:sz="4" w:space="0" w:color="auto"/>
            </w:tcBorders>
            <w:vAlign w:val="center"/>
          </w:tcPr>
          <w:p w14:paraId="4AE0FC17" w14:textId="77777777" w:rsidR="001A21E0" w:rsidRPr="001A21E0" w:rsidRDefault="001A21E0" w:rsidP="001A21E0">
            <w:pPr>
              <w:keepNext/>
              <w:spacing w:before="120"/>
              <w:rPr>
                <w:rFonts w:asciiTheme="minorHAnsi" w:hAnsiTheme="minorHAnsi"/>
                <w:sz w:val="18"/>
                <w:szCs w:val="18"/>
              </w:rPr>
            </w:pPr>
          </w:p>
        </w:tc>
      </w:tr>
      <w:tr w:rsidR="001A21E0" w:rsidRPr="00525196" w14:paraId="25EFB0A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EBD3465" w14:textId="1D279364" w:rsidR="001A21E0" w:rsidRPr="001A21E0" w:rsidRDefault="001A21E0" w:rsidP="001A21E0">
            <w:pPr>
              <w:keepNext/>
              <w:jc w:val="center"/>
              <w:rPr>
                <w:rFonts w:asciiTheme="minorHAnsi" w:hAnsiTheme="minorHAnsi"/>
                <w:sz w:val="18"/>
                <w:szCs w:val="18"/>
              </w:rPr>
            </w:pPr>
            <w:r w:rsidRPr="00B01C89">
              <w:rPr>
                <w:rFonts w:asciiTheme="minorHAnsi" w:hAnsiTheme="minorHAnsi"/>
                <w:sz w:val="18"/>
                <w:szCs w:val="18"/>
              </w:rPr>
              <w:t>03</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B8FC316" w14:textId="124E2B7D" w:rsidR="001A21E0" w:rsidRPr="001A21E0" w:rsidRDefault="001A21E0" w:rsidP="001A21E0">
            <w:pPr>
              <w:keepNext/>
              <w:rPr>
                <w:rFonts w:asciiTheme="minorHAnsi" w:hAnsiTheme="minorHAnsi"/>
                <w:sz w:val="18"/>
                <w:szCs w:val="18"/>
              </w:rPr>
            </w:pPr>
            <w:r w:rsidRPr="00B01C89">
              <w:rPr>
                <w:rFonts w:asciiTheme="minorHAnsi" w:hAnsiTheme="minorHAnsi"/>
                <w:sz w:val="18"/>
                <w:szCs w:val="18"/>
              </w:rPr>
              <w:t xml:space="preserve">Indoor Unit Nominal Cooling Capacity </w:t>
            </w:r>
          </w:p>
        </w:tc>
        <w:tc>
          <w:tcPr>
            <w:tcW w:w="2495" w:type="pct"/>
            <w:tcBorders>
              <w:top w:val="single" w:sz="4" w:space="0" w:color="auto"/>
              <w:left w:val="single" w:sz="4" w:space="0" w:color="auto"/>
              <w:bottom w:val="single" w:sz="4" w:space="0" w:color="auto"/>
              <w:right w:val="single" w:sz="4" w:space="0" w:color="auto"/>
            </w:tcBorders>
            <w:vAlign w:val="center"/>
          </w:tcPr>
          <w:p w14:paraId="453BE5E7" w14:textId="77777777" w:rsidR="001A21E0" w:rsidRPr="001A21E0" w:rsidRDefault="001A21E0" w:rsidP="001A21E0">
            <w:pPr>
              <w:keepNext/>
              <w:spacing w:before="120"/>
              <w:rPr>
                <w:rFonts w:asciiTheme="minorHAnsi" w:hAnsiTheme="minorHAnsi"/>
                <w:sz w:val="18"/>
                <w:szCs w:val="18"/>
              </w:rPr>
            </w:pPr>
          </w:p>
        </w:tc>
      </w:tr>
      <w:tr w:rsidR="001A21E0" w:rsidRPr="00525196" w14:paraId="4AE0FC1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9" w14:textId="6DBBAF8A"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4</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A" w14:textId="103D1BCD"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Heating Capacity (</w:t>
            </w:r>
            <w:proofErr w:type="spellStart"/>
            <w:r w:rsidRPr="001A21E0">
              <w:rPr>
                <w:rFonts w:asciiTheme="minorHAnsi" w:hAnsiTheme="minorHAnsi"/>
                <w:sz w:val="18"/>
                <w:szCs w:val="18"/>
              </w:rPr>
              <w:t>kBtu</w:t>
            </w:r>
            <w:proofErr w:type="spellEnd"/>
            <w:r w:rsidRPr="001A21E0">
              <w:rPr>
                <w:rFonts w:asciiTheme="minorHAnsi" w:hAnsiTheme="minorHAnsi"/>
                <w:sz w:val="18"/>
                <w:szCs w:val="18"/>
              </w:rPr>
              <w:t>/h)</w:t>
            </w:r>
          </w:p>
        </w:tc>
        <w:tc>
          <w:tcPr>
            <w:tcW w:w="2495" w:type="pct"/>
            <w:tcBorders>
              <w:top w:val="single" w:sz="4" w:space="0" w:color="auto"/>
              <w:left w:val="single" w:sz="4" w:space="0" w:color="auto"/>
              <w:bottom w:val="single" w:sz="4" w:space="0" w:color="auto"/>
              <w:right w:val="single" w:sz="4" w:space="0" w:color="auto"/>
            </w:tcBorders>
            <w:vAlign w:val="center"/>
          </w:tcPr>
          <w:p w14:paraId="4AE0FC1B" w14:textId="77777777" w:rsidR="001A21E0" w:rsidRPr="001A21E0" w:rsidRDefault="001A21E0" w:rsidP="001A21E0">
            <w:pPr>
              <w:keepNext/>
              <w:rPr>
                <w:rFonts w:asciiTheme="minorHAnsi" w:hAnsiTheme="minorHAnsi"/>
                <w:sz w:val="18"/>
                <w:szCs w:val="18"/>
              </w:rPr>
            </w:pPr>
          </w:p>
        </w:tc>
      </w:tr>
      <w:tr w:rsidR="001A21E0" w:rsidRPr="00525196" w14:paraId="4AE0FC2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D" w14:textId="544A2337"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5</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E" w14:textId="13604CEF"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Conditioned Floor Area Served by this HVAC System (ft</w:t>
            </w:r>
            <w:r w:rsidRPr="001A21E0">
              <w:rPr>
                <w:rFonts w:asciiTheme="minorHAnsi" w:hAnsiTheme="minorHAnsi"/>
                <w:sz w:val="18"/>
                <w:szCs w:val="18"/>
                <w:vertAlign w:val="superscript"/>
              </w:rPr>
              <w:t>2</w:t>
            </w:r>
            <w:r w:rsidRPr="001A21E0">
              <w:rPr>
                <w:rFonts w:asciiTheme="minorHAnsi" w:hAnsiTheme="minorHAnsi"/>
                <w:sz w:val="18"/>
                <w:szCs w:val="18"/>
              </w:rPr>
              <w:t>)</w:t>
            </w:r>
          </w:p>
        </w:tc>
        <w:tc>
          <w:tcPr>
            <w:tcW w:w="2495" w:type="pct"/>
            <w:tcBorders>
              <w:top w:val="single" w:sz="4" w:space="0" w:color="auto"/>
              <w:left w:val="single" w:sz="4" w:space="0" w:color="auto"/>
              <w:bottom w:val="single" w:sz="4" w:space="0" w:color="auto"/>
              <w:right w:val="single" w:sz="4" w:space="0" w:color="auto"/>
            </w:tcBorders>
            <w:vAlign w:val="center"/>
          </w:tcPr>
          <w:p w14:paraId="4AE0FC1F" w14:textId="77777777" w:rsidR="001A21E0" w:rsidRPr="001A21E0" w:rsidRDefault="001A21E0" w:rsidP="001A21E0">
            <w:pPr>
              <w:keepNext/>
              <w:rPr>
                <w:rFonts w:asciiTheme="minorHAnsi" w:hAnsiTheme="minorHAnsi"/>
                <w:sz w:val="18"/>
                <w:szCs w:val="18"/>
              </w:rPr>
            </w:pPr>
          </w:p>
        </w:tc>
      </w:tr>
      <w:tr w:rsidR="001A21E0" w:rsidRPr="00525196" w14:paraId="1514E357"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C6347B9" w14:textId="55498CC1" w:rsidR="001A21E0" w:rsidRPr="001A21E0" w:rsidRDefault="001A21E0" w:rsidP="001A21E0">
            <w:pPr>
              <w:keepNext/>
              <w:jc w:val="center"/>
              <w:rPr>
                <w:rFonts w:asciiTheme="minorHAnsi" w:hAnsiTheme="minorHAnsi"/>
                <w:sz w:val="18"/>
                <w:szCs w:val="18"/>
              </w:rPr>
            </w:pPr>
            <w:r w:rsidRPr="00B01C89">
              <w:rPr>
                <w:rFonts w:asciiTheme="minorHAnsi" w:hAnsiTheme="minorHAnsi"/>
                <w:sz w:val="18"/>
                <w:szCs w:val="18"/>
              </w:rPr>
              <w:t>06</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7C33596" w14:textId="01A99F2F" w:rsidR="001A21E0" w:rsidRPr="001A21E0" w:rsidRDefault="001A21E0" w:rsidP="001A21E0">
            <w:pPr>
              <w:keepNext/>
              <w:rPr>
                <w:rFonts w:asciiTheme="minorHAnsi" w:hAnsiTheme="minorHAnsi"/>
                <w:sz w:val="18"/>
                <w:szCs w:val="18"/>
              </w:rPr>
            </w:pPr>
            <w:r w:rsidRPr="00B01C89">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6EB89DF" w14:textId="77777777" w:rsidR="001A21E0" w:rsidRPr="001A21E0" w:rsidRDefault="001A21E0" w:rsidP="001A21E0">
            <w:pPr>
              <w:keepNext/>
              <w:rPr>
                <w:rFonts w:asciiTheme="minorHAnsi" w:hAnsiTheme="minorHAnsi"/>
                <w:sz w:val="18"/>
                <w:szCs w:val="18"/>
              </w:rPr>
            </w:pPr>
          </w:p>
        </w:tc>
      </w:tr>
      <w:tr w:rsidR="001A21E0" w:rsidRPr="00525196" w14:paraId="4AE0FC24"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1" w14:textId="3B35D3C4"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7</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2" w14:textId="70742EE9"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Duct Leakage Test Conditions</w:t>
            </w:r>
          </w:p>
        </w:tc>
        <w:tc>
          <w:tcPr>
            <w:tcW w:w="2495" w:type="pct"/>
            <w:tcBorders>
              <w:top w:val="single" w:sz="4" w:space="0" w:color="auto"/>
              <w:left w:val="single" w:sz="4" w:space="0" w:color="auto"/>
              <w:bottom w:val="single" w:sz="4" w:space="0" w:color="auto"/>
              <w:right w:val="single" w:sz="4" w:space="0" w:color="auto"/>
            </w:tcBorders>
            <w:vAlign w:val="center"/>
          </w:tcPr>
          <w:p w14:paraId="4AE0FC23" w14:textId="77777777" w:rsidR="001A21E0" w:rsidRPr="001A21E0" w:rsidRDefault="001A21E0" w:rsidP="001A21E0">
            <w:pPr>
              <w:keepNext/>
              <w:rPr>
                <w:rFonts w:asciiTheme="minorHAnsi" w:hAnsiTheme="minorHAnsi"/>
                <w:sz w:val="18"/>
                <w:szCs w:val="18"/>
              </w:rPr>
            </w:pPr>
          </w:p>
        </w:tc>
      </w:tr>
      <w:tr w:rsidR="001A21E0" w:rsidRPr="00525196" w14:paraId="4AE0FC2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5" w14:textId="1B09D76E"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8</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6" w14:textId="50EF4C44"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7" w14:textId="77777777" w:rsidR="001A21E0" w:rsidRPr="001A21E0" w:rsidRDefault="001A21E0" w:rsidP="001A21E0">
            <w:pPr>
              <w:keepNext/>
              <w:rPr>
                <w:rFonts w:asciiTheme="minorHAnsi" w:hAnsiTheme="minorHAnsi"/>
                <w:sz w:val="18"/>
                <w:szCs w:val="18"/>
              </w:rPr>
            </w:pPr>
          </w:p>
        </w:tc>
      </w:tr>
      <w:tr w:rsidR="001A21E0" w:rsidRPr="00525196" w14:paraId="4AE0FC2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9" w14:textId="639A468A"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9</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A" w14:textId="76F06B15"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4AE0FC2B" w14:textId="77777777" w:rsidR="001A21E0" w:rsidRPr="001A21E0" w:rsidRDefault="001A21E0" w:rsidP="001A21E0">
            <w:pPr>
              <w:keepNext/>
              <w:rPr>
                <w:rFonts w:asciiTheme="minorHAnsi" w:hAnsiTheme="minorHAnsi"/>
                <w:sz w:val="18"/>
                <w:szCs w:val="18"/>
              </w:rPr>
            </w:pPr>
          </w:p>
        </w:tc>
      </w:tr>
      <w:tr w:rsidR="001A21E0" w:rsidRPr="00525196" w14:paraId="4AE0FC3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5" w14:textId="30910316" w:rsidR="001A21E0" w:rsidRPr="001A21E0" w:rsidRDefault="00BE69D4" w:rsidP="001A21E0">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6" w14:textId="6B1DAF3F"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7" w14:textId="77777777" w:rsidR="001A21E0" w:rsidRPr="001A21E0" w:rsidRDefault="001A21E0" w:rsidP="001A21E0">
            <w:pPr>
              <w:keepNext/>
              <w:rPr>
                <w:rFonts w:asciiTheme="minorHAnsi" w:hAnsiTheme="minorHAnsi"/>
                <w:sz w:val="18"/>
                <w:szCs w:val="18"/>
              </w:rPr>
            </w:pPr>
          </w:p>
        </w:tc>
      </w:tr>
      <w:tr w:rsidR="001A21E0" w:rsidRPr="00525196" w14:paraId="4AE0FC3C" w14:textId="77777777" w:rsidTr="00B01C89">
        <w:trPr>
          <w:trHeight w:val="288"/>
        </w:trPr>
        <w:tc>
          <w:tcPr>
            <w:tcW w:w="213" w:type="pct"/>
            <w:tcBorders>
              <w:bottom w:val="single" w:sz="4" w:space="0" w:color="auto"/>
            </w:tcBorders>
            <w:vAlign w:val="center"/>
          </w:tcPr>
          <w:p w14:paraId="4AE0FC39" w14:textId="46302C7F" w:rsidR="001A21E0" w:rsidRPr="001A21E0" w:rsidRDefault="001A21E0" w:rsidP="001A21E0">
            <w:pPr>
              <w:keepNext/>
              <w:spacing w:line="240" w:lineRule="exact"/>
              <w:ind w:left="-14" w:firstLine="14"/>
              <w:jc w:val="center"/>
              <w:rPr>
                <w:rFonts w:asciiTheme="minorHAnsi" w:hAnsiTheme="minorHAnsi"/>
                <w:sz w:val="18"/>
                <w:szCs w:val="18"/>
              </w:rPr>
            </w:pPr>
            <w:r w:rsidRPr="001A21E0">
              <w:rPr>
                <w:rFonts w:asciiTheme="minorHAnsi" w:hAnsiTheme="minorHAnsi"/>
                <w:sz w:val="18"/>
                <w:szCs w:val="18"/>
              </w:rPr>
              <w:t>1</w:t>
            </w:r>
            <w:r w:rsidR="00BE69D4">
              <w:rPr>
                <w:rFonts w:asciiTheme="minorHAnsi" w:hAnsiTheme="minorHAnsi"/>
                <w:sz w:val="18"/>
                <w:szCs w:val="18"/>
              </w:rPr>
              <w:t>1</w:t>
            </w:r>
          </w:p>
        </w:tc>
        <w:tc>
          <w:tcPr>
            <w:tcW w:w="2292" w:type="pct"/>
            <w:gridSpan w:val="2"/>
            <w:tcBorders>
              <w:bottom w:val="single" w:sz="4" w:space="0" w:color="auto"/>
            </w:tcBorders>
            <w:shd w:val="clear" w:color="auto" w:fill="auto"/>
            <w:vAlign w:val="center"/>
          </w:tcPr>
          <w:p w14:paraId="4AE0FC3A" w14:textId="6CD903A1" w:rsidR="001A21E0" w:rsidRPr="001A21E0" w:rsidRDefault="001A21E0" w:rsidP="001A21E0">
            <w:pPr>
              <w:keepNext/>
              <w:rPr>
                <w:rFonts w:asciiTheme="minorHAnsi" w:hAnsiTheme="minorHAnsi"/>
                <w:b/>
                <w:sz w:val="18"/>
                <w:szCs w:val="18"/>
              </w:rPr>
            </w:pPr>
            <w:r w:rsidRPr="001A21E0">
              <w:rPr>
                <w:rFonts w:asciiTheme="minorHAnsi" w:hAnsiTheme="minorHAnsi"/>
                <w:sz w:val="18"/>
                <w:szCs w:val="18"/>
              </w:rPr>
              <w:t>Actual Duct Leakage Rate from Leakage Test Measurement (cfm)</w:t>
            </w:r>
          </w:p>
        </w:tc>
        <w:tc>
          <w:tcPr>
            <w:tcW w:w="2495" w:type="pct"/>
            <w:tcBorders>
              <w:bottom w:val="single" w:sz="4" w:space="0" w:color="auto"/>
            </w:tcBorders>
            <w:shd w:val="clear" w:color="auto" w:fill="auto"/>
          </w:tcPr>
          <w:p w14:paraId="4AE0FC3B" w14:textId="77777777" w:rsidR="001A21E0" w:rsidRPr="001A21E0" w:rsidRDefault="001A21E0" w:rsidP="001A21E0">
            <w:pPr>
              <w:keepNext/>
              <w:rPr>
                <w:rFonts w:asciiTheme="minorHAnsi" w:hAnsiTheme="minorHAnsi"/>
                <w:sz w:val="18"/>
                <w:szCs w:val="18"/>
              </w:rPr>
            </w:pPr>
          </w:p>
        </w:tc>
      </w:tr>
      <w:tr w:rsidR="001A21E0" w:rsidRPr="00525196" w14:paraId="4AE0FC3F" w14:textId="77777777" w:rsidTr="001A21E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D" w14:textId="4127E53E"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1</w:t>
            </w:r>
            <w:r w:rsidR="00BE69D4">
              <w:rPr>
                <w:rFonts w:asciiTheme="minorHAnsi" w:hAnsiTheme="minorHAnsi"/>
                <w:sz w:val="18"/>
                <w:szCs w:val="18"/>
              </w:rPr>
              <w:t>2</w:t>
            </w:r>
          </w:p>
        </w:tc>
        <w:tc>
          <w:tcPr>
            <w:tcW w:w="1269" w:type="pct"/>
            <w:tcBorders>
              <w:top w:val="single" w:sz="4" w:space="0" w:color="auto"/>
              <w:left w:val="single" w:sz="4" w:space="0" w:color="auto"/>
              <w:bottom w:val="single" w:sz="4" w:space="0" w:color="auto"/>
              <w:right w:val="single" w:sz="4" w:space="0" w:color="auto"/>
            </w:tcBorders>
            <w:vAlign w:val="center"/>
          </w:tcPr>
          <w:p w14:paraId="74F3DEF8" w14:textId="77777777"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4AE0FC3E" w14:textId="4338CBEB" w:rsidR="001A21E0" w:rsidRPr="001A21E0" w:rsidRDefault="001A21E0" w:rsidP="001A21E0">
            <w:pPr>
              <w:keepNext/>
              <w:rPr>
                <w:rFonts w:asciiTheme="minorHAnsi" w:hAnsiTheme="minorHAnsi"/>
                <w:sz w:val="18"/>
                <w:szCs w:val="18"/>
              </w:rPr>
            </w:pPr>
          </w:p>
        </w:tc>
      </w:tr>
      <w:tr w:rsidR="001A21E0" w:rsidRPr="00525196" w14:paraId="4AE0FC42" w14:textId="77777777" w:rsidTr="005621F7">
        <w:trPr>
          <w:trHeight w:val="288"/>
        </w:trPr>
        <w:tc>
          <w:tcPr>
            <w:tcW w:w="213" w:type="pct"/>
            <w:tcBorders>
              <w:top w:val="single" w:sz="4" w:space="0" w:color="auto"/>
              <w:left w:val="single" w:sz="4" w:space="0" w:color="auto"/>
              <w:right w:val="single" w:sz="4" w:space="0" w:color="auto"/>
            </w:tcBorders>
            <w:vAlign w:val="center"/>
          </w:tcPr>
          <w:p w14:paraId="4AE0FC40" w14:textId="329264F3" w:rsidR="001A21E0" w:rsidRDefault="001A21E0" w:rsidP="001A21E0">
            <w:pPr>
              <w:keepNext/>
              <w:rPr>
                <w:rFonts w:asciiTheme="minorHAnsi" w:hAnsiTheme="minorHAnsi"/>
                <w:sz w:val="18"/>
                <w:szCs w:val="18"/>
              </w:rPr>
            </w:pPr>
            <w:r>
              <w:rPr>
                <w:rFonts w:asciiTheme="minorHAnsi" w:hAnsiTheme="minorHAnsi"/>
                <w:sz w:val="18"/>
                <w:szCs w:val="18"/>
              </w:rPr>
              <w:t>1</w:t>
            </w:r>
            <w:r w:rsidR="00BE69D4">
              <w:rPr>
                <w:rFonts w:asciiTheme="minorHAnsi" w:hAnsiTheme="minorHAnsi"/>
                <w:sz w:val="18"/>
                <w:szCs w:val="18"/>
              </w:rPr>
              <w:t>3</w:t>
            </w:r>
          </w:p>
        </w:tc>
        <w:tc>
          <w:tcPr>
            <w:tcW w:w="4787" w:type="pct"/>
            <w:gridSpan w:val="3"/>
            <w:tcBorders>
              <w:top w:val="single" w:sz="4" w:space="0" w:color="auto"/>
              <w:left w:val="single" w:sz="4" w:space="0" w:color="auto"/>
              <w:right w:val="single" w:sz="4" w:space="0" w:color="auto"/>
            </w:tcBorders>
            <w:vAlign w:val="center"/>
          </w:tcPr>
          <w:p w14:paraId="4AE0FC41" w14:textId="77777777" w:rsidR="001A21E0" w:rsidRPr="00525196" w:rsidRDefault="001A21E0" w:rsidP="001A21E0">
            <w:pPr>
              <w:keepNext/>
              <w:rPr>
                <w:rFonts w:asciiTheme="minorHAnsi" w:hAnsiTheme="minorHAnsi"/>
                <w:sz w:val="18"/>
                <w:szCs w:val="18"/>
              </w:rPr>
            </w:pPr>
            <w:r>
              <w:rPr>
                <w:rFonts w:asciiTheme="minorHAnsi" w:hAnsiTheme="minorHAnsi"/>
                <w:sz w:val="18"/>
                <w:szCs w:val="18"/>
              </w:rPr>
              <w:t>Notes:</w:t>
            </w:r>
          </w:p>
        </w:tc>
      </w:tr>
    </w:tbl>
    <w:p w14:paraId="4AE0FC43" w14:textId="2F88BF68" w:rsidR="00171E43" w:rsidRDefault="00171E43" w:rsidP="00171E43">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A84643" w:rsidRPr="00427197" w14:paraId="7E2B94BB" w14:textId="77777777" w:rsidTr="00A44C71">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4EF5F65" w14:textId="77777777" w:rsidR="00A84643" w:rsidRPr="00427197" w:rsidRDefault="00A84643" w:rsidP="00A44C71">
            <w:pPr>
              <w:rPr>
                <w:rFonts w:asciiTheme="minorHAnsi" w:hAnsiTheme="minorHAnsi"/>
                <w:b/>
                <w:sz w:val="18"/>
                <w:szCs w:val="18"/>
              </w:rPr>
            </w:pPr>
            <w:r w:rsidRPr="001916A0">
              <w:rPr>
                <w:rFonts w:asciiTheme="minorHAnsi" w:hAnsiTheme="minorHAnsi"/>
                <w:b/>
                <w:szCs w:val="18"/>
              </w:rPr>
              <w:t>C. Ducts Located in Garage Spaces</w:t>
            </w:r>
          </w:p>
        </w:tc>
      </w:tr>
      <w:tr w:rsidR="00A84643" w:rsidRPr="00427197" w14:paraId="593BA40B" w14:textId="77777777" w:rsidTr="00A44C71">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68F5D17A"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397225CA" w14:textId="77777777" w:rsidR="00A84643" w:rsidRPr="001060C8" w:rsidRDefault="00A84643" w:rsidP="00A44C71">
            <w:pPr>
              <w:rPr>
                <w:rFonts w:asciiTheme="minorHAnsi" w:hAnsiTheme="minorHAnsi"/>
                <w:szCs w:val="18"/>
              </w:rPr>
            </w:pPr>
            <w:r w:rsidRPr="001060C8">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6B208282" w14:textId="77777777" w:rsidR="00A84643" w:rsidRPr="00427197" w:rsidRDefault="00A84643" w:rsidP="00A44C71">
            <w:pPr>
              <w:rPr>
                <w:rFonts w:asciiTheme="minorHAnsi" w:hAnsiTheme="minorHAnsi"/>
                <w:sz w:val="18"/>
                <w:szCs w:val="18"/>
              </w:rPr>
            </w:pPr>
          </w:p>
        </w:tc>
      </w:tr>
      <w:tr w:rsidR="00A84643" w:rsidRPr="00427197" w14:paraId="365BD219" w14:textId="77777777" w:rsidTr="00A44C71">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60112CB6"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DED1F7B" w14:textId="77777777" w:rsidR="00A84643" w:rsidRPr="001060C8" w:rsidRDefault="00A84643" w:rsidP="00A44C71">
            <w:pPr>
              <w:rPr>
                <w:rFonts w:asciiTheme="minorHAnsi" w:hAnsiTheme="minorHAnsi"/>
                <w:szCs w:val="18"/>
              </w:rPr>
            </w:pPr>
            <w:r w:rsidRPr="001060C8">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5CDD7199" w14:textId="77777777" w:rsidR="00A84643" w:rsidRPr="00427197" w:rsidRDefault="00A84643" w:rsidP="00A44C71">
            <w:pPr>
              <w:rPr>
                <w:rFonts w:asciiTheme="minorHAnsi" w:hAnsiTheme="minorHAnsi"/>
                <w:sz w:val="18"/>
                <w:szCs w:val="18"/>
              </w:rPr>
            </w:pPr>
          </w:p>
        </w:tc>
      </w:tr>
      <w:tr w:rsidR="00A84643" w:rsidRPr="00427197" w14:paraId="09CFDA2D"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B97E8E9"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0DCF3F10" w14:textId="77777777" w:rsidR="00A84643" w:rsidRPr="001060C8" w:rsidRDefault="00A84643" w:rsidP="00A44C71">
            <w:pPr>
              <w:rPr>
                <w:rFonts w:asciiTheme="minorHAnsi" w:hAnsiTheme="minorHAnsi"/>
                <w:szCs w:val="18"/>
              </w:rPr>
            </w:pPr>
            <w:r w:rsidRPr="001060C8">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62B30B92" w14:textId="77777777" w:rsidR="00A84643" w:rsidRPr="00427197" w:rsidRDefault="00A84643" w:rsidP="00A44C71">
            <w:pPr>
              <w:rPr>
                <w:rFonts w:asciiTheme="minorHAnsi" w:hAnsiTheme="minorHAnsi"/>
                <w:sz w:val="18"/>
                <w:szCs w:val="18"/>
              </w:rPr>
            </w:pPr>
          </w:p>
        </w:tc>
      </w:tr>
      <w:tr w:rsidR="00A84643" w:rsidRPr="00427197" w14:paraId="241F2E6E" w14:textId="77777777" w:rsidTr="00A44C71">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05F1A6AD"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2293E269" w14:textId="77777777" w:rsidR="00A84643" w:rsidRPr="001060C8" w:rsidRDefault="00A84643" w:rsidP="00A44C71">
            <w:pPr>
              <w:rPr>
                <w:rFonts w:asciiTheme="minorHAnsi" w:hAnsiTheme="minorHAnsi"/>
                <w:szCs w:val="18"/>
              </w:rPr>
            </w:pPr>
            <w:r w:rsidRPr="001060C8">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1E61AC64" w14:textId="77777777" w:rsidR="00A84643" w:rsidRPr="00427197" w:rsidRDefault="00A84643" w:rsidP="00A44C71">
            <w:pPr>
              <w:rPr>
                <w:rFonts w:asciiTheme="minorHAnsi" w:hAnsiTheme="minorHAnsi"/>
                <w:sz w:val="18"/>
                <w:szCs w:val="18"/>
              </w:rPr>
            </w:pPr>
          </w:p>
        </w:tc>
      </w:tr>
      <w:tr w:rsidR="00A84643" w:rsidRPr="00427197" w14:paraId="412465DE"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5B44EAFB"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7DF781C9" w14:textId="77777777" w:rsidR="00A84643" w:rsidRPr="001060C8" w:rsidRDefault="00A84643" w:rsidP="00A44C71">
            <w:pPr>
              <w:rPr>
                <w:rFonts w:asciiTheme="minorHAnsi" w:hAnsiTheme="minorHAnsi"/>
                <w:szCs w:val="18"/>
              </w:rPr>
            </w:pPr>
            <w:r w:rsidRPr="001060C8">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B3AFDB9" w14:textId="77777777" w:rsidR="00A84643" w:rsidRPr="00427197" w:rsidRDefault="00A84643" w:rsidP="00A44C71">
            <w:pPr>
              <w:rPr>
                <w:rFonts w:asciiTheme="minorHAnsi" w:hAnsiTheme="minorHAnsi"/>
                <w:sz w:val="18"/>
                <w:szCs w:val="18"/>
              </w:rPr>
            </w:pPr>
          </w:p>
        </w:tc>
      </w:tr>
      <w:tr w:rsidR="00A84643" w:rsidRPr="00427197" w14:paraId="7A8D6345" w14:textId="77777777" w:rsidTr="00A44C71">
        <w:trPr>
          <w:trHeight w:val="341"/>
        </w:trPr>
        <w:tc>
          <w:tcPr>
            <w:tcW w:w="213" w:type="pct"/>
            <w:vAlign w:val="center"/>
          </w:tcPr>
          <w:p w14:paraId="2C64D050"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06</w:t>
            </w:r>
          </w:p>
        </w:tc>
        <w:tc>
          <w:tcPr>
            <w:tcW w:w="2537" w:type="pct"/>
            <w:shd w:val="clear" w:color="auto" w:fill="auto"/>
            <w:vAlign w:val="center"/>
          </w:tcPr>
          <w:p w14:paraId="32985EA9" w14:textId="77777777" w:rsidR="00A84643" w:rsidRPr="001060C8" w:rsidRDefault="00A84643" w:rsidP="00A44C71">
            <w:pPr>
              <w:rPr>
                <w:rFonts w:asciiTheme="minorHAnsi" w:hAnsiTheme="minorHAnsi"/>
                <w:b/>
                <w:szCs w:val="18"/>
              </w:rPr>
            </w:pPr>
            <w:r w:rsidRPr="001060C8">
              <w:rPr>
                <w:rFonts w:asciiTheme="minorHAnsi" w:hAnsiTheme="minorHAnsi"/>
                <w:szCs w:val="18"/>
              </w:rPr>
              <w:t>Actual Duct Leakage Rate from Leakage Test Measurement (cfm)</w:t>
            </w:r>
          </w:p>
        </w:tc>
        <w:tc>
          <w:tcPr>
            <w:tcW w:w="2250" w:type="pct"/>
            <w:shd w:val="clear" w:color="auto" w:fill="auto"/>
          </w:tcPr>
          <w:p w14:paraId="1A744BD1" w14:textId="77777777" w:rsidR="00A84643" w:rsidRPr="00427197" w:rsidRDefault="00A84643" w:rsidP="00A44C71">
            <w:pPr>
              <w:rPr>
                <w:rFonts w:asciiTheme="minorHAnsi" w:hAnsiTheme="minorHAnsi"/>
                <w:sz w:val="18"/>
                <w:szCs w:val="18"/>
              </w:rPr>
            </w:pPr>
          </w:p>
        </w:tc>
      </w:tr>
      <w:tr w:rsidR="00A84643" w:rsidRPr="00427197" w14:paraId="73F60798" w14:textId="77777777" w:rsidTr="00A44C71">
        <w:trPr>
          <w:trHeight w:val="359"/>
        </w:trPr>
        <w:tc>
          <w:tcPr>
            <w:tcW w:w="213" w:type="pct"/>
            <w:vAlign w:val="center"/>
          </w:tcPr>
          <w:p w14:paraId="1D263FCF"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07</w:t>
            </w:r>
          </w:p>
        </w:tc>
        <w:tc>
          <w:tcPr>
            <w:tcW w:w="2537" w:type="pct"/>
            <w:shd w:val="clear" w:color="auto" w:fill="auto"/>
            <w:vAlign w:val="center"/>
          </w:tcPr>
          <w:p w14:paraId="5F6AB7D9" w14:textId="77777777" w:rsidR="00A84643" w:rsidRPr="001060C8" w:rsidRDefault="00A84643" w:rsidP="00A44C71">
            <w:pPr>
              <w:rPr>
                <w:rFonts w:asciiTheme="minorHAnsi" w:hAnsiTheme="minorHAnsi"/>
                <w:szCs w:val="18"/>
              </w:rPr>
            </w:pPr>
            <w:r w:rsidRPr="001060C8">
              <w:rPr>
                <w:rFonts w:asciiTheme="minorHAnsi" w:hAnsiTheme="minorHAnsi"/>
                <w:szCs w:val="18"/>
              </w:rPr>
              <w:t>Compliance Statement:</w:t>
            </w:r>
          </w:p>
        </w:tc>
        <w:tc>
          <w:tcPr>
            <w:tcW w:w="2250" w:type="pct"/>
            <w:shd w:val="clear" w:color="auto" w:fill="auto"/>
          </w:tcPr>
          <w:p w14:paraId="1C1BDCE5" w14:textId="77777777" w:rsidR="00A84643" w:rsidRPr="00427197" w:rsidRDefault="00A84643" w:rsidP="00A44C71">
            <w:pPr>
              <w:rPr>
                <w:rFonts w:asciiTheme="minorHAnsi" w:hAnsiTheme="minorHAnsi"/>
                <w:sz w:val="18"/>
                <w:szCs w:val="18"/>
              </w:rPr>
            </w:pPr>
          </w:p>
        </w:tc>
      </w:tr>
    </w:tbl>
    <w:p w14:paraId="2C23D16C" w14:textId="27AB582B" w:rsidR="00A84643" w:rsidRDefault="00A84643" w:rsidP="00171E43">
      <w:pPr>
        <w:rPr>
          <w:rFonts w:asciiTheme="minorHAnsi" w:hAnsiTheme="minorHAnsi"/>
          <w:szCs w:val="18"/>
        </w:rPr>
      </w:pPr>
    </w:p>
    <w:p w14:paraId="73623AFE" w14:textId="77777777" w:rsidR="00A84643" w:rsidRPr="00A63F93" w:rsidRDefault="00A84643" w:rsidP="00171E4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171E43" w:rsidRPr="00525196" w14:paraId="4AE0FC45" w14:textId="77777777" w:rsidTr="00525196">
        <w:trPr>
          <w:trHeight w:val="288"/>
        </w:trPr>
        <w:tc>
          <w:tcPr>
            <w:tcW w:w="5000" w:type="pct"/>
            <w:gridSpan w:val="3"/>
            <w:vAlign w:val="center"/>
          </w:tcPr>
          <w:p w14:paraId="4AE0FC44" w14:textId="3537878F" w:rsidR="00171E43" w:rsidRPr="00525196" w:rsidRDefault="00A84643" w:rsidP="00525196">
            <w:pPr>
              <w:pStyle w:val="Heading3"/>
              <w:numPr>
                <w:ilvl w:val="0"/>
                <w:numId w:val="0"/>
              </w:numPr>
              <w:spacing w:before="0"/>
              <w:ind w:right="86"/>
              <w:rPr>
                <w:rFonts w:asciiTheme="minorHAnsi" w:hAnsiTheme="minorHAnsi"/>
                <w:b/>
                <w:caps/>
                <w:sz w:val="18"/>
                <w:szCs w:val="18"/>
              </w:rPr>
            </w:pPr>
            <w:r>
              <w:rPr>
                <w:rFonts w:asciiTheme="minorHAnsi" w:hAnsiTheme="minorHAnsi"/>
                <w:b/>
                <w:caps/>
                <w:sz w:val="18"/>
                <w:szCs w:val="18"/>
              </w:rPr>
              <w:lastRenderedPageBreak/>
              <w:t>D</w:t>
            </w:r>
            <w:r w:rsidR="00171E43" w:rsidRPr="00525196">
              <w:rPr>
                <w:rFonts w:asciiTheme="minorHAnsi" w:hAnsiTheme="minorHAnsi"/>
                <w:b/>
                <w:caps/>
                <w:sz w:val="18"/>
                <w:szCs w:val="18"/>
              </w:rPr>
              <w:t xml:space="preserve">. </w:t>
            </w:r>
            <w:r w:rsidR="00674138" w:rsidRPr="00F06A83">
              <w:rPr>
                <w:rFonts w:asciiTheme="minorHAnsi" w:hAnsiTheme="minorHAnsi"/>
                <w:b/>
                <w:sz w:val="18"/>
                <w:szCs w:val="18"/>
              </w:rPr>
              <w:t>Additional Requirements for Compliance</w:t>
            </w:r>
          </w:p>
        </w:tc>
      </w:tr>
      <w:tr w:rsidR="00BD03A5" w:rsidRPr="00525196" w14:paraId="4AE0FC48" w14:textId="77777777" w:rsidTr="00525196">
        <w:trPr>
          <w:trHeight w:val="288"/>
        </w:trPr>
        <w:tc>
          <w:tcPr>
            <w:tcW w:w="213" w:type="pct"/>
            <w:vAlign w:val="center"/>
          </w:tcPr>
          <w:p w14:paraId="4AE0FC46"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01</w:t>
            </w:r>
          </w:p>
        </w:tc>
        <w:tc>
          <w:tcPr>
            <w:tcW w:w="4787" w:type="pct"/>
            <w:gridSpan w:val="2"/>
            <w:vAlign w:val="center"/>
          </w:tcPr>
          <w:p w14:paraId="4AE0FC47"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C4B" w14:textId="77777777" w:rsidTr="00525196">
        <w:trPr>
          <w:trHeight w:val="288"/>
        </w:trPr>
        <w:tc>
          <w:tcPr>
            <w:tcW w:w="213" w:type="pct"/>
            <w:vAlign w:val="center"/>
          </w:tcPr>
          <w:p w14:paraId="4AE0FC49"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87" w:type="pct"/>
            <w:gridSpan w:val="2"/>
            <w:vAlign w:val="center"/>
          </w:tcPr>
          <w:p w14:paraId="4AE0FC4A" w14:textId="49DAEB6D" w:rsidR="00BD03A5" w:rsidRPr="00525196" w:rsidRDefault="00A71ED6" w:rsidP="00525196">
            <w:pPr>
              <w:rPr>
                <w:rFonts w:asciiTheme="minorHAnsi" w:hAnsiTheme="minorHAnsi"/>
                <w:b/>
                <w:sz w:val="18"/>
                <w:szCs w:val="18"/>
              </w:rPr>
            </w:pPr>
            <w:r w:rsidRPr="001A21E0">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C4E" w14:textId="77777777" w:rsidTr="00525196">
        <w:trPr>
          <w:trHeight w:val="288"/>
        </w:trPr>
        <w:tc>
          <w:tcPr>
            <w:tcW w:w="213" w:type="pct"/>
            <w:vAlign w:val="center"/>
          </w:tcPr>
          <w:p w14:paraId="4AE0FC4C"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87" w:type="pct"/>
            <w:gridSpan w:val="2"/>
            <w:vAlign w:val="center"/>
          </w:tcPr>
          <w:p w14:paraId="4AE0FC4D" w14:textId="52FB82DA" w:rsidR="00BD03A5" w:rsidRPr="00525196" w:rsidRDefault="00E6395C" w:rsidP="00E6395C">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C51" w14:textId="77777777" w:rsidTr="00525196">
        <w:trPr>
          <w:trHeight w:val="288"/>
        </w:trPr>
        <w:tc>
          <w:tcPr>
            <w:tcW w:w="213" w:type="pct"/>
            <w:vAlign w:val="center"/>
          </w:tcPr>
          <w:p w14:paraId="4AE0FC4F"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87" w:type="pct"/>
            <w:gridSpan w:val="2"/>
            <w:vAlign w:val="center"/>
          </w:tcPr>
          <w:p w14:paraId="4AE0FC50"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C54" w14:textId="77777777" w:rsidTr="00525196">
        <w:trPr>
          <w:trHeight w:val="288"/>
        </w:trPr>
        <w:tc>
          <w:tcPr>
            <w:tcW w:w="213" w:type="pct"/>
            <w:vAlign w:val="center"/>
          </w:tcPr>
          <w:p w14:paraId="4AE0FC52"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87" w:type="pct"/>
            <w:gridSpan w:val="2"/>
            <w:vAlign w:val="center"/>
          </w:tcPr>
          <w:p w14:paraId="4AE0FC53"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C57" w14:textId="77777777" w:rsidTr="00525196">
        <w:trPr>
          <w:trHeight w:val="288"/>
        </w:trPr>
        <w:tc>
          <w:tcPr>
            <w:tcW w:w="213" w:type="pct"/>
            <w:vAlign w:val="center"/>
          </w:tcPr>
          <w:p w14:paraId="4AE0FC55"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87" w:type="pct"/>
            <w:gridSpan w:val="2"/>
            <w:vAlign w:val="center"/>
          </w:tcPr>
          <w:p w14:paraId="4AE0FC56"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BD03A5" w:rsidRPr="00525196" w14:paraId="4AE0FC5A" w14:textId="77777777" w:rsidTr="00525196">
        <w:trPr>
          <w:trHeight w:val="288"/>
        </w:trPr>
        <w:tc>
          <w:tcPr>
            <w:tcW w:w="213" w:type="pct"/>
            <w:vAlign w:val="center"/>
          </w:tcPr>
          <w:p w14:paraId="4AE0FC58"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7</w:t>
            </w:r>
          </w:p>
        </w:tc>
        <w:tc>
          <w:tcPr>
            <w:tcW w:w="4787" w:type="pct"/>
            <w:gridSpan w:val="2"/>
            <w:vAlign w:val="center"/>
          </w:tcPr>
          <w:p w14:paraId="4AE0FC59" w14:textId="7FED5497" w:rsidR="00BD03A5" w:rsidRPr="00525196" w:rsidRDefault="00BD03A5" w:rsidP="00525196">
            <w:pPr>
              <w:rPr>
                <w:rFonts w:asciiTheme="minorHAnsi" w:hAnsiTheme="minorHAnsi"/>
                <w:b/>
                <w:sz w:val="18"/>
                <w:szCs w:val="18"/>
              </w:rPr>
            </w:pPr>
            <w:r w:rsidRPr="0052519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30658D">
              <w:rPr>
                <w:rFonts w:asciiTheme="minorHAnsi" w:hAnsiTheme="minorHAnsi"/>
                <w:sz w:val="18"/>
                <w:szCs w:val="18"/>
              </w:rPr>
              <w:t xml:space="preserve">the </w:t>
            </w:r>
            <w:r w:rsidRPr="00525196">
              <w:rPr>
                <w:rFonts w:asciiTheme="minorHAnsi" w:hAnsiTheme="minorHAnsi"/>
                <w:sz w:val="18"/>
                <w:szCs w:val="18"/>
              </w:rPr>
              <w:t>smoke test shall not be included in sample groups for HERS verifi</w:t>
            </w:r>
            <w:r w:rsidR="00525196">
              <w:rPr>
                <w:rFonts w:asciiTheme="minorHAnsi" w:hAnsiTheme="minorHAnsi"/>
                <w:sz w:val="18"/>
                <w:szCs w:val="18"/>
              </w:rPr>
              <w:t>cation</w:t>
            </w:r>
            <w:r w:rsidRPr="00525196">
              <w:rPr>
                <w:rFonts w:asciiTheme="minorHAnsi" w:hAnsiTheme="minorHAnsi"/>
                <w:sz w:val="18"/>
                <w:szCs w:val="18"/>
              </w:rPr>
              <w:t>.</w:t>
            </w:r>
          </w:p>
        </w:tc>
      </w:tr>
      <w:tr w:rsidR="00BC173E" w:rsidRPr="00525196" w14:paraId="4AE0FC5E" w14:textId="77777777" w:rsidTr="00AC1DB2">
        <w:trPr>
          <w:trHeight w:val="288"/>
        </w:trPr>
        <w:tc>
          <w:tcPr>
            <w:tcW w:w="213" w:type="pct"/>
            <w:vAlign w:val="center"/>
          </w:tcPr>
          <w:p w14:paraId="4AE0FC5B" w14:textId="77777777" w:rsidR="00BC173E" w:rsidRPr="00525196" w:rsidRDefault="00BC173E" w:rsidP="00525196">
            <w:pPr>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C5C" w14:textId="77777777" w:rsidR="00BC173E" w:rsidRPr="00B57311" w:rsidRDefault="00BC173E" w:rsidP="00BC173E">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5B221A07"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64D741B"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AE0FC5D" w14:textId="246C096D" w:rsidR="00BC173E" w:rsidRPr="0030658D" w:rsidRDefault="0030658D" w:rsidP="0030658D">
            <w:pPr>
              <w:pStyle w:val="ListParagraph"/>
              <w:numPr>
                <w:ilvl w:val="0"/>
                <w:numId w:val="27"/>
              </w:numPr>
              <w:rPr>
                <w:rFonts w:asciiTheme="minorHAnsi" w:hAnsiTheme="minorHAnsi"/>
                <w:b/>
                <w:sz w:val="18"/>
                <w:szCs w:val="18"/>
              </w:rPr>
            </w:pPr>
            <w:r w:rsidRPr="0030658D">
              <w:rPr>
                <w:rFonts w:ascii="Calibri" w:hAnsi="Calibri"/>
                <w:sz w:val="18"/>
                <w:szCs w:val="18"/>
                <w:u w:val="single"/>
              </w:rPr>
              <w:t>All N/A</w:t>
            </w:r>
            <w:r w:rsidRPr="0030658D">
              <w:rPr>
                <w:rFonts w:ascii="Calibri" w:hAnsi="Calibri"/>
                <w:sz w:val="18"/>
                <w:szCs w:val="18"/>
              </w:rPr>
              <w:t xml:space="preserve"> - This entire table is not applicable</w:t>
            </w:r>
          </w:p>
        </w:tc>
      </w:tr>
      <w:tr w:rsidR="0030658D" w:rsidRPr="00525196" w14:paraId="4AE0FC62" w14:textId="77777777" w:rsidTr="0030658D">
        <w:trPr>
          <w:trHeight w:val="288"/>
        </w:trPr>
        <w:tc>
          <w:tcPr>
            <w:tcW w:w="213" w:type="pct"/>
            <w:vAlign w:val="center"/>
          </w:tcPr>
          <w:p w14:paraId="4AE0FC5F" w14:textId="77777777" w:rsidR="0030658D" w:rsidRPr="00525196" w:rsidRDefault="0030658D" w:rsidP="00525196">
            <w:pPr>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4AE0FC61" w14:textId="60678F32" w:rsidR="0030658D" w:rsidRPr="00525196" w:rsidRDefault="0030658D" w:rsidP="00525196">
            <w:pPr>
              <w:rPr>
                <w:rFonts w:asciiTheme="minorHAnsi" w:hAnsiTheme="minorHAnsi"/>
                <w:sz w:val="18"/>
                <w:szCs w:val="18"/>
              </w:rPr>
            </w:pPr>
            <w:r>
              <w:rPr>
                <w:rFonts w:ascii="Calibri" w:hAnsi="Calibri"/>
                <w:sz w:val="18"/>
              </w:rPr>
              <w:t>Correction Notes:</w:t>
            </w:r>
          </w:p>
        </w:tc>
      </w:tr>
      <w:tr w:rsidR="00BC173E" w:rsidRPr="00525196" w14:paraId="4AE0FC64" w14:textId="77777777" w:rsidTr="00525196">
        <w:trPr>
          <w:trHeight w:val="288"/>
        </w:trPr>
        <w:tc>
          <w:tcPr>
            <w:tcW w:w="5000" w:type="pct"/>
            <w:gridSpan w:val="3"/>
            <w:vAlign w:val="center"/>
          </w:tcPr>
          <w:p w14:paraId="4AE0FC63" w14:textId="77777777" w:rsidR="00BC173E" w:rsidRPr="00B57311" w:rsidRDefault="00BC173E" w:rsidP="00BC173E">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C65" w14:textId="77777777" w:rsidR="00171E43" w:rsidRPr="00525196" w:rsidRDefault="00171E43" w:rsidP="00171E4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C68" w14:textId="77777777" w:rsidTr="00885793">
        <w:trPr>
          <w:cantSplit/>
          <w:trHeight w:val="432"/>
        </w:trPr>
        <w:tc>
          <w:tcPr>
            <w:tcW w:w="5000" w:type="pct"/>
            <w:gridSpan w:val="2"/>
            <w:vAlign w:val="center"/>
          </w:tcPr>
          <w:p w14:paraId="4AE0FC66" w14:textId="2E584527" w:rsidR="003E041E" w:rsidRPr="003E041E" w:rsidRDefault="00A84643" w:rsidP="00A63F93">
            <w:pPr>
              <w:keepNext/>
              <w:rPr>
                <w:rFonts w:asciiTheme="minorHAnsi" w:hAnsiTheme="minorHAnsi"/>
                <w:b/>
                <w:sz w:val="18"/>
                <w:szCs w:val="18"/>
              </w:rPr>
            </w:pPr>
            <w:r>
              <w:rPr>
                <w:rFonts w:asciiTheme="minorHAnsi" w:hAnsiTheme="minorHAnsi"/>
                <w:b/>
                <w:sz w:val="18"/>
                <w:szCs w:val="18"/>
              </w:rPr>
              <w:t>E</w:t>
            </w:r>
            <w:r w:rsidR="003E041E" w:rsidRPr="003E041E">
              <w:rPr>
                <w:rFonts w:asciiTheme="minorHAnsi" w:hAnsiTheme="minorHAnsi"/>
                <w:b/>
                <w:sz w:val="18"/>
                <w:szCs w:val="18"/>
              </w:rPr>
              <w:t>. Determination of HERS Verification Compliance</w:t>
            </w:r>
          </w:p>
          <w:p w14:paraId="4AE0FC6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w:t>
            </w:r>
            <w:proofErr w:type="gramStart"/>
            <w:r w:rsidRPr="003E041E">
              <w:rPr>
                <w:rFonts w:asciiTheme="minorHAnsi" w:hAnsiTheme="minorHAnsi"/>
                <w:sz w:val="18"/>
                <w:szCs w:val="18"/>
              </w:rPr>
              <w:t>in order for</w:t>
            </w:r>
            <w:proofErr w:type="gramEnd"/>
            <w:r w:rsidRPr="003E041E">
              <w:rPr>
                <w:rFonts w:asciiTheme="minorHAnsi" w:hAnsiTheme="minorHAnsi"/>
                <w:sz w:val="18"/>
                <w:szCs w:val="18"/>
              </w:rPr>
              <w:t xml:space="preserve"> this Certificate of Verification as a whole to be determined to be in compliance. </w:t>
            </w:r>
          </w:p>
        </w:tc>
      </w:tr>
      <w:tr w:rsidR="003E041E" w:rsidRPr="003E041E" w14:paraId="4AE0FC6B" w14:textId="77777777" w:rsidTr="00885793">
        <w:trPr>
          <w:cantSplit/>
          <w:trHeight w:val="432"/>
        </w:trPr>
        <w:tc>
          <w:tcPr>
            <w:tcW w:w="253" w:type="pct"/>
            <w:vAlign w:val="center"/>
          </w:tcPr>
          <w:p w14:paraId="4AE0FC69" w14:textId="77777777" w:rsidR="003E041E" w:rsidRPr="003E041E" w:rsidDel="00C76C40" w:rsidRDefault="003E041E" w:rsidP="00885793">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C6A" w14:textId="77777777" w:rsidR="003E041E" w:rsidRPr="003E041E" w:rsidRDefault="003E041E" w:rsidP="00885793">
            <w:pPr>
              <w:keepNext/>
              <w:spacing w:after="60"/>
              <w:rPr>
                <w:rFonts w:asciiTheme="minorHAnsi" w:hAnsiTheme="minorHAnsi"/>
                <w:sz w:val="18"/>
                <w:szCs w:val="18"/>
              </w:rPr>
            </w:pPr>
          </w:p>
        </w:tc>
      </w:tr>
    </w:tbl>
    <w:p w14:paraId="4AE0FC6C" w14:textId="77777777" w:rsidR="00BD0267" w:rsidRPr="00525196" w:rsidRDefault="00BD0267" w:rsidP="00171E43">
      <w:pPr>
        <w:rPr>
          <w:rFonts w:asciiTheme="minorHAnsi" w:hAnsiTheme="minorHAnsi"/>
          <w:sz w:val="18"/>
          <w:szCs w:val="18"/>
        </w:rPr>
      </w:pPr>
    </w:p>
    <w:p w14:paraId="4AE0FC6D" w14:textId="77777777" w:rsidR="00BD0267" w:rsidRPr="00525196" w:rsidRDefault="00BD0267" w:rsidP="00171E43">
      <w:pPr>
        <w:rPr>
          <w:rFonts w:asciiTheme="minorHAnsi" w:hAnsiTheme="minorHAnsi"/>
          <w:sz w:val="18"/>
          <w:szCs w:val="18"/>
        </w:rPr>
      </w:pPr>
    </w:p>
    <w:p w14:paraId="31160969" w14:textId="77777777" w:rsidR="00674138" w:rsidRDefault="00674138">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30A2B" w:rsidRPr="00525196" w14:paraId="4AE0FC6F" w14:textId="77777777" w:rsidTr="00D723A9">
        <w:trPr>
          <w:trHeight w:val="288"/>
        </w:trPr>
        <w:tc>
          <w:tcPr>
            <w:tcW w:w="10950" w:type="dxa"/>
            <w:gridSpan w:val="4"/>
            <w:vAlign w:val="center"/>
          </w:tcPr>
          <w:p w14:paraId="4AE0FC6E" w14:textId="69A3197F"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525196">
              <w:rPr>
                <w:rFonts w:asciiTheme="minorHAnsi" w:hAnsiTheme="minorHAnsi" w:cs="Arial"/>
                <w:b/>
                <w:caps/>
                <w:sz w:val="18"/>
                <w:szCs w:val="18"/>
              </w:rPr>
              <w:lastRenderedPageBreak/>
              <w:t>Documentation Author's Declaration Statement</w:t>
            </w:r>
          </w:p>
        </w:tc>
      </w:tr>
      <w:tr w:rsidR="00330A2B" w:rsidRPr="00525196" w14:paraId="4AE0FC71" w14:textId="77777777" w:rsidTr="00A63F93">
        <w:trPr>
          <w:trHeight w:val="296"/>
        </w:trPr>
        <w:tc>
          <w:tcPr>
            <w:tcW w:w="10950" w:type="dxa"/>
            <w:gridSpan w:val="4"/>
            <w:vAlign w:val="center"/>
          </w:tcPr>
          <w:p w14:paraId="4AE0FC70" w14:textId="77777777" w:rsidR="00BE3E3F" w:rsidRDefault="00330A2B" w:rsidP="00A63F93">
            <w:pPr>
              <w:numPr>
                <w:ilvl w:val="0"/>
                <w:numId w:val="8"/>
              </w:numPr>
              <w:ind w:left="271" w:hanging="270"/>
              <w:rPr>
                <w:rFonts w:asciiTheme="minorHAnsi" w:hAnsiTheme="minorHAnsi"/>
                <w:sz w:val="18"/>
                <w:szCs w:val="18"/>
              </w:rPr>
            </w:pPr>
            <w:r w:rsidRPr="00525196">
              <w:rPr>
                <w:rFonts w:asciiTheme="minorHAnsi" w:hAnsiTheme="minorHAnsi"/>
                <w:sz w:val="18"/>
                <w:szCs w:val="18"/>
              </w:rPr>
              <w:t>I certify that this Certificate of Verification documentation is accurate and complete.</w:t>
            </w:r>
          </w:p>
        </w:tc>
      </w:tr>
      <w:tr w:rsidR="00330A2B" w:rsidRPr="00525196" w14:paraId="4AE0FC74" w14:textId="77777777" w:rsidTr="00D723A9">
        <w:trPr>
          <w:trHeight w:val="360"/>
        </w:trPr>
        <w:tc>
          <w:tcPr>
            <w:tcW w:w="5434" w:type="dxa"/>
          </w:tcPr>
          <w:p w14:paraId="4AE0FC72"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Name:</w:t>
            </w:r>
          </w:p>
        </w:tc>
        <w:tc>
          <w:tcPr>
            <w:tcW w:w="5516" w:type="dxa"/>
            <w:gridSpan w:val="3"/>
          </w:tcPr>
          <w:p w14:paraId="4AE0FC73"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Signature:</w:t>
            </w:r>
          </w:p>
        </w:tc>
      </w:tr>
      <w:tr w:rsidR="00330A2B" w:rsidRPr="00525196" w14:paraId="4AE0FC77" w14:textId="77777777" w:rsidTr="00D723A9">
        <w:trPr>
          <w:trHeight w:val="360"/>
        </w:trPr>
        <w:tc>
          <w:tcPr>
            <w:tcW w:w="5434" w:type="dxa"/>
          </w:tcPr>
          <w:p w14:paraId="4AE0FC75"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Company:</w:t>
            </w:r>
          </w:p>
        </w:tc>
        <w:tc>
          <w:tcPr>
            <w:tcW w:w="5516" w:type="dxa"/>
            <w:gridSpan w:val="3"/>
          </w:tcPr>
          <w:p w14:paraId="4AE0FC76"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Date Signed:</w:t>
            </w:r>
          </w:p>
        </w:tc>
      </w:tr>
      <w:tr w:rsidR="00330A2B" w:rsidRPr="00525196" w14:paraId="4AE0FC7A" w14:textId="77777777" w:rsidTr="00D723A9">
        <w:trPr>
          <w:trHeight w:val="360"/>
        </w:trPr>
        <w:tc>
          <w:tcPr>
            <w:tcW w:w="5434" w:type="dxa"/>
          </w:tcPr>
          <w:p w14:paraId="4AE0FC78"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Address:</w:t>
            </w:r>
          </w:p>
        </w:tc>
        <w:tc>
          <w:tcPr>
            <w:tcW w:w="5516" w:type="dxa"/>
            <w:gridSpan w:val="3"/>
          </w:tcPr>
          <w:p w14:paraId="4AE0FC79"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CEA/HERS Certification Information (if applicable):</w:t>
            </w:r>
          </w:p>
        </w:tc>
      </w:tr>
      <w:tr w:rsidR="00330A2B" w:rsidRPr="00525196" w14:paraId="4AE0FC7D" w14:textId="77777777" w:rsidTr="00D723A9">
        <w:trPr>
          <w:trHeight w:val="360"/>
        </w:trPr>
        <w:tc>
          <w:tcPr>
            <w:tcW w:w="5434" w:type="dxa"/>
          </w:tcPr>
          <w:p w14:paraId="4AE0FC7B"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City/State/Zip:</w:t>
            </w:r>
          </w:p>
        </w:tc>
        <w:tc>
          <w:tcPr>
            <w:tcW w:w="5516" w:type="dxa"/>
            <w:gridSpan w:val="3"/>
          </w:tcPr>
          <w:p w14:paraId="4AE0FC7C"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Phone:</w:t>
            </w:r>
          </w:p>
        </w:tc>
      </w:tr>
      <w:tr w:rsidR="00330A2B" w:rsidRPr="00525196" w14:paraId="4AE0FC7F" w14:textId="77777777" w:rsidTr="00D723A9">
        <w:tblPrEx>
          <w:tblCellMar>
            <w:left w:w="115" w:type="dxa"/>
            <w:right w:w="115" w:type="dxa"/>
          </w:tblCellMar>
        </w:tblPrEx>
        <w:trPr>
          <w:trHeight w:val="296"/>
        </w:trPr>
        <w:tc>
          <w:tcPr>
            <w:tcW w:w="10950" w:type="dxa"/>
            <w:gridSpan w:val="4"/>
            <w:vAlign w:val="center"/>
          </w:tcPr>
          <w:p w14:paraId="4AE0FC7E"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25196">
              <w:rPr>
                <w:rFonts w:asciiTheme="minorHAnsi" w:hAnsiTheme="minorHAnsi" w:cs="Arial"/>
                <w:b/>
                <w:caps/>
                <w:sz w:val="18"/>
                <w:szCs w:val="18"/>
              </w:rPr>
              <w:t xml:space="preserve">Responsible Person's Declaration statement </w:t>
            </w:r>
          </w:p>
        </w:tc>
      </w:tr>
      <w:tr w:rsidR="00330A2B" w:rsidRPr="00525196" w14:paraId="4AE0FC86" w14:textId="77777777" w:rsidTr="00D723A9">
        <w:tblPrEx>
          <w:tblCellMar>
            <w:left w:w="115" w:type="dxa"/>
            <w:right w:w="115" w:type="dxa"/>
          </w:tblCellMar>
        </w:tblPrEx>
        <w:trPr>
          <w:trHeight w:val="504"/>
        </w:trPr>
        <w:tc>
          <w:tcPr>
            <w:tcW w:w="10950" w:type="dxa"/>
            <w:gridSpan w:val="4"/>
            <w:shd w:val="clear" w:color="auto" w:fill="auto"/>
          </w:tcPr>
          <w:p w14:paraId="4AE0FC80" w14:textId="77777777" w:rsidR="00330A2B" w:rsidRPr="00525196" w:rsidRDefault="00330A2B" w:rsidP="00A63F93">
            <w:pPr>
              <w:pStyle w:val="p2"/>
              <w:keepNext/>
              <w:tabs>
                <w:tab w:val="clear" w:pos="357"/>
              </w:tabs>
              <w:spacing w:line="240" w:lineRule="auto"/>
              <w:ind w:left="0" w:right="90" w:firstLine="0"/>
              <w:rPr>
                <w:rFonts w:asciiTheme="minorHAnsi" w:hAnsiTheme="minorHAnsi"/>
                <w:sz w:val="18"/>
                <w:szCs w:val="18"/>
              </w:rPr>
            </w:pPr>
            <w:r w:rsidRPr="00525196">
              <w:rPr>
                <w:rFonts w:asciiTheme="minorHAnsi" w:hAnsiTheme="minorHAnsi"/>
                <w:sz w:val="18"/>
                <w:szCs w:val="18"/>
              </w:rPr>
              <w:t xml:space="preserve">I certify the following under penalty of perjury, under the laws of the State of California: </w:t>
            </w:r>
          </w:p>
          <w:p w14:paraId="4AE0FC81"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information provided on this Certificate of Verification is true and correct.</w:t>
            </w:r>
          </w:p>
          <w:p w14:paraId="4AE0FC82"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I am the certified HERS Rater who performed the verification identified and reported on this Certificate of Verification (responsible rater).</w:t>
            </w:r>
          </w:p>
          <w:p w14:paraId="4AE0FC83"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E0FC84" w14:textId="28343952"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 xml:space="preserve"> The information reported on applicable sections of the Certificate(s) of Installation (</w:t>
            </w:r>
            <w:del w:id="6" w:author="Alhabibi, Haider@Energy" w:date="2022-02-18T16:30:00Z">
              <w:r w:rsidRPr="00525196" w:rsidDel="000D0273">
                <w:rPr>
                  <w:rFonts w:asciiTheme="minorHAnsi" w:hAnsiTheme="minorHAnsi"/>
                  <w:sz w:val="18"/>
                  <w:szCs w:val="18"/>
                </w:rPr>
                <w:delText>CF2R</w:delText>
              </w:r>
            </w:del>
            <w:ins w:id="7" w:author="Alhabibi, Haider@Energy" w:date="2022-02-18T16:30:00Z">
              <w:r w:rsidR="000D0273">
                <w:rPr>
                  <w:rFonts w:asciiTheme="minorHAnsi" w:hAnsiTheme="minorHAnsi"/>
                  <w:sz w:val="18"/>
                  <w:szCs w:val="18"/>
                </w:rPr>
                <w:t>LMCI</w:t>
              </w:r>
            </w:ins>
            <w:r w:rsidRPr="00525196">
              <w:rPr>
                <w:rFonts w:asciiTheme="minorHAnsi" w:hAnsiTheme="minorHAnsi"/>
                <w:sz w:val="18"/>
                <w:szCs w:val="18"/>
              </w:rPr>
              <w:t>) signed and submitted by the person(s) responsible for the construction or installation conforms to the requirements specified on the Certificate(s) of Compliance (</w:t>
            </w:r>
            <w:del w:id="8" w:author="Alhabibi, Haider@Energy" w:date="2022-02-18T16:30:00Z">
              <w:r w:rsidRPr="00525196" w:rsidDel="000D0273">
                <w:rPr>
                  <w:rFonts w:asciiTheme="minorHAnsi" w:hAnsiTheme="minorHAnsi"/>
                  <w:sz w:val="18"/>
                  <w:szCs w:val="18"/>
                </w:rPr>
                <w:delText>CF1R</w:delText>
              </w:r>
            </w:del>
            <w:ins w:id="9" w:author="Alhabibi, Haider@Energy" w:date="2022-02-18T16:30:00Z">
              <w:r w:rsidR="000D0273">
                <w:rPr>
                  <w:rFonts w:asciiTheme="minorHAnsi" w:hAnsiTheme="minorHAnsi"/>
                  <w:sz w:val="18"/>
                  <w:szCs w:val="18"/>
                </w:rPr>
                <w:t>LMCC</w:t>
              </w:r>
            </w:ins>
            <w:r w:rsidRPr="00525196">
              <w:rPr>
                <w:rFonts w:asciiTheme="minorHAnsi" w:hAnsiTheme="minorHAnsi"/>
                <w:sz w:val="18"/>
                <w:szCs w:val="18"/>
              </w:rPr>
              <w:t>) approved by the enforcement agency.</w:t>
            </w:r>
          </w:p>
          <w:p w14:paraId="4AE0FC85" w14:textId="074D9CCE"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 xml:space="preserve">I will ensure that a registered copy of this Certificate of Verification shall be </w:t>
            </w:r>
            <w:proofErr w:type="gramStart"/>
            <w:r w:rsidRPr="00525196">
              <w:rPr>
                <w:rFonts w:asciiTheme="minorHAnsi" w:hAnsiTheme="minorHAnsi"/>
                <w:sz w:val="18"/>
                <w:szCs w:val="18"/>
              </w:rPr>
              <w:t>posted, or</w:t>
            </w:r>
            <w:proofErr w:type="gramEnd"/>
            <w:r w:rsidRPr="0052519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r w:rsidR="00F954B1">
              <w:rPr>
                <w:rFonts w:asciiTheme="minorHAnsi" w:hAnsiTheme="minorHAnsi"/>
                <w:sz w:val="18"/>
                <w:szCs w:val="18"/>
              </w:rPr>
              <w:t xml:space="preserve"> </w:t>
            </w:r>
          </w:p>
        </w:tc>
      </w:tr>
      <w:tr w:rsidR="00330A2B" w:rsidRPr="00525196" w14:paraId="4AE0FC88" w14:textId="77777777" w:rsidTr="00D723A9">
        <w:tblPrEx>
          <w:tblCellMar>
            <w:left w:w="115" w:type="dxa"/>
            <w:right w:w="115" w:type="dxa"/>
          </w:tblCellMar>
        </w:tblPrEx>
        <w:trPr>
          <w:trHeight w:val="278"/>
        </w:trPr>
        <w:tc>
          <w:tcPr>
            <w:tcW w:w="10950" w:type="dxa"/>
            <w:gridSpan w:val="4"/>
            <w:vAlign w:val="center"/>
          </w:tcPr>
          <w:p w14:paraId="4AE0FC87"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25196">
              <w:rPr>
                <w:rFonts w:asciiTheme="minorHAnsi" w:hAnsiTheme="minorHAnsi" w:cs="Arial"/>
                <w:b/>
                <w:caps/>
                <w:sz w:val="18"/>
                <w:szCs w:val="18"/>
              </w:rPr>
              <w:t>BUILDER OR INSTALLER INFORMATION AS SHOWN ON THE CERTIFICATE OF INSTALLATION</w:t>
            </w:r>
          </w:p>
        </w:tc>
      </w:tr>
      <w:tr w:rsidR="00330A2B" w:rsidRPr="00525196" w14:paraId="4AE0FC8A" w14:textId="77777777" w:rsidTr="00A63F93">
        <w:tblPrEx>
          <w:tblCellMar>
            <w:left w:w="115" w:type="dxa"/>
            <w:right w:w="115" w:type="dxa"/>
          </w:tblCellMar>
        </w:tblPrEx>
        <w:trPr>
          <w:trHeight w:hRule="exact" w:val="360"/>
        </w:trPr>
        <w:tc>
          <w:tcPr>
            <w:tcW w:w="10950" w:type="dxa"/>
            <w:gridSpan w:val="4"/>
          </w:tcPr>
          <w:p w14:paraId="4AE0FC89" w14:textId="77777777" w:rsidR="00330A2B" w:rsidRPr="00A63F93" w:rsidRDefault="00330A2B" w:rsidP="00A63F9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Company Name (Installing Subcontractor, General Contractor, or Builder/Owner):</w:t>
            </w:r>
          </w:p>
        </w:tc>
      </w:tr>
      <w:tr w:rsidR="00330A2B" w:rsidRPr="00525196" w14:paraId="4AE0FC8D" w14:textId="77777777" w:rsidTr="00A63F93">
        <w:tblPrEx>
          <w:tblCellMar>
            <w:left w:w="115" w:type="dxa"/>
            <w:right w:w="115" w:type="dxa"/>
          </w:tblCellMar>
        </w:tblPrEx>
        <w:trPr>
          <w:trHeight w:hRule="exact" w:val="360"/>
        </w:trPr>
        <w:tc>
          <w:tcPr>
            <w:tcW w:w="5475" w:type="dxa"/>
            <w:gridSpan w:val="2"/>
          </w:tcPr>
          <w:p w14:paraId="4AE0FC8B" w14:textId="77777777" w:rsidR="00330A2B" w:rsidRPr="00A63F93" w:rsidRDefault="00330A2B" w:rsidP="00A63F9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Responsible Builder or Installer Name:</w:t>
            </w:r>
          </w:p>
        </w:tc>
        <w:tc>
          <w:tcPr>
            <w:tcW w:w="5475" w:type="dxa"/>
            <w:gridSpan w:val="2"/>
          </w:tcPr>
          <w:p w14:paraId="4AE0FC8C" w14:textId="77777777" w:rsidR="00330A2B" w:rsidRPr="00A63F93" w:rsidRDefault="00330A2B" w:rsidP="00674138">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CSLB License:</w:t>
            </w:r>
          </w:p>
        </w:tc>
      </w:tr>
      <w:tr w:rsidR="00330A2B" w:rsidRPr="00525196" w14:paraId="4AE0FC8F" w14:textId="77777777" w:rsidTr="00D723A9">
        <w:tblPrEx>
          <w:tblCellMar>
            <w:left w:w="108" w:type="dxa"/>
            <w:right w:w="108" w:type="dxa"/>
          </w:tblCellMar>
        </w:tblPrEx>
        <w:trPr>
          <w:trHeight w:hRule="exact" w:val="288"/>
        </w:trPr>
        <w:tc>
          <w:tcPr>
            <w:tcW w:w="10950" w:type="dxa"/>
            <w:gridSpan w:val="4"/>
            <w:vAlign w:val="center"/>
          </w:tcPr>
          <w:p w14:paraId="4AE0FC8E"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525196">
              <w:rPr>
                <w:rFonts w:asciiTheme="minorHAnsi" w:hAnsiTheme="minorHAnsi" w:cs="Arial"/>
                <w:b/>
                <w:caps/>
                <w:sz w:val="18"/>
                <w:szCs w:val="18"/>
              </w:rPr>
              <w:t>HERS</w:t>
            </w:r>
            <w:proofErr w:type="gramEnd"/>
            <w:r w:rsidRPr="00525196">
              <w:rPr>
                <w:rFonts w:asciiTheme="minorHAnsi" w:hAnsiTheme="minorHAnsi" w:cs="Arial"/>
                <w:b/>
                <w:caps/>
                <w:sz w:val="18"/>
                <w:szCs w:val="18"/>
              </w:rPr>
              <w:t xml:space="preserve"> PROVIDER DATA REGISTRY INFORMATION</w:t>
            </w:r>
          </w:p>
        </w:tc>
      </w:tr>
      <w:tr w:rsidR="00330A2B" w:rsidRPr="00525196" w14:paraId="4AE0FC92" w14:textId="77777777" w:rsidTr="00D723A9">
        <w:tblPrEx>
          <w:tblCellMar>
            <w:left w:w="108" w:type="dxa"/>
            <w:right w:w="108" w:type="dxa"/>
          </w:tblCellMar>
        </w:tblPrEx>
        <w:trPr>
          <w:trHeight w:hRule="exact" w:val="360"/>
        </w:trPr>
        <w:tc>
          <w:tcPr>
            <w:tcW w:w="5482" w:type="dxa"/>
            <w:gridSpan w:val="3"/>
          </w:tcPr>
          <w:p w14:paraId="4AE0FC90" w14:textId="77777777"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Sample Group Number (if applicable):</w:t>
            </w:r>
          </w:p>
        </w:tc>
        <w:tc>
          <w:tcPr>
            <w:tcW w:w="5468" w:type="dxa"/>
          </w:tcPr>
          <w:p w14:paraId="4AE0FC91" w14:textId="5A417D6F"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Dwelling Test Status in Sample Group (if applicable)</w:t>
            </w:r>
            <w:r w:rsidR="00674138" w:rsidRPr="00A63F93">
              <w:rPr>
                <w:rFonts w:asciiTheme="minorHAnsi" w:hAnsiTheme="minorHAnsi"/>
                <w:sz w:val="14"/>
                <w:szCs w:val="18"/>
              </w:rPr>
              <w:t>:</w:t>
            </w:r>
          </w:p>
        </w:tc>
      </w:tr>
      <w:tr w:rsidR="00330A2B" w:rsidRPr="00525196" w14:paraId="4AE0FC94" w14:textId="77777777" w:rsidTr="00D723A9">
        <w:tblPrEx>
          <w:tblCellMar>
            <w:left w:w="108" w:type="dxa"/>
            <w:right w:w="108" w:type="dxa"/>
          </w:tblCellMar>
        </w:tblPrEx>
        <w:trPr>
          <w:trHeight w:val="288"/>
        </w:trPr>
        <w:tc>
          <w:tcPr>
            <w:tcW w:w="10950" w:type="dxa"/>
            <w:gridSpan w:val="4"/>
            <w:vAlign w:val="center"/>
          </w:tcPr>
          <w:p w14:paraId="4AE0FC93"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525196">
              <w:rPr>
                <w:rFonts w:asciiTheme="minorHAnsi" w:hAnsiTheme="minorHAnsi" w:cs="Arial"/>
                <w:b/>
                <w:caps/>
                <w:sz w:val="18"/>
                <w:szCs w:val="18"/>
              </w:rPr>
              <w:t>HERS</w:t>
            </w:r>
            <w:proofErr w:type="gramEnd"/>
            <w:r w:rsidRPr="00525196">
              <w:rPr>
                <w:rFonts w:asciiTheme="minorHAnsi" w:hAnsiTheme="minorHAnsi" w:cs="Arial"/>
                <w:b/>
                <w:caps/>
                <w:sz w:val="18"/>
                <w:szCs w:val="18"/>
              </w:rPr>
              <w:t xml:space="preserve"> RATER INFORMATION</w:t>
            </w:r>
          </w:p>
        </w:tc>
      </w:tr>
      <w:tr w:rsidR="00330A2B" w:rsidRPr="00525196" w14:paraId="4AE0FC96" w14:textId="77777777" w:rsidTr="00D723A9">
        <w:tblPrEx>
          <w:tblCellMar>
            <w:left w:w="108" w:type="dxa"/>
            <w:right w:w="108" w:type="dxa"/>
          </w:tblCellMar>
        </w:tblPrEx>
        <w:trPr>
          <w:trHeight w:hRule="exact" w:val="360"/>
        </w:trPr>
        <w:tc>
          <w:tcPr>
            <w:tcW w:w="10950" w:type="dxa"/>
            <w:gridSpan w:val="4"/>
          </w:tcPr>
          <w:p w14:paraId="4AE0FC95" w14:textId="77777777" w:rsidR="00330A2B" w:rsidRPr="00A63F93"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HERS Rater Company Name:</w:t>
            </w:r>
          </w:p>
        </w:tc>
      </w:tr>
      <w:tr w:rsidR="00330A2B" w:rsidRPr="00525196" w14:paraId="4AE0FC99"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7"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AE0FC98"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Signature:</w:t>
            </w:r>
          </w:p>
        </w:tc>
      </w:tr>
      <w:tr w:rsidR="00330A2B" w:rsidRPr="00525196" w14:paraId="4AE0FC9C"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A" w14:textId="1D75ECA9"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Certification Number w/ this HERS Provider</w:t>
            </w:r>
            <w:r w:rsidR="00674138" w:rsidRPr="00A63F93">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4AE0FC9B"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Date Signed:</w:t>
            </w:r>
          </w:p>
        </w:tc>
      </w:tr>
    </w:tbl>
    <w:p w14:paraId="4AE0FC9D" w14:textId="77777777" w:rsidR="00BD0267" w:rsidRPr="00525196" w:rsidRDefault="00BD0267" w:rsidP="00171E43">
      <w:pPr>
        <w:rPr>
          <w:rFonts w:asciiTheme="minorHAnsi" w:hAnsiTheme="minorHAnsi"/>
          <w:sz w:val="18"/>
          <w:szCs w:val="18"/>
        </w:rPr>
      </w:pPr>
    </w:p>
    <w:p w14:paraId="4AE0FC9E" w14:textId="77777777" w:rsidR="00BD0267" w:rsidRPr="00525196" w:rsidRDefault="00BD0267" w:rsidP="00171E43">
      <w:pPr>
        <w:rPr>
          <w:rFonts w:asciiTheme="minorHAnsi" w:hAnsiTheme="minorHAnsi"/>
          <w:sz w:val="18"/>
          <w:szCs w:val="18"/>
        </w:rPr>
      </w:pPr>
    </w:p>
    <w:p w14:paraId="4AE0FC9F" w14:textId="77777777" w:rsidR="005F4DEA" w:rsidRPr="00525196" w:rsidRDefault="005F4DEA" w:rsidP="005F4DEA">
      <w:pPr>
        <w:rPr>
          <w:rFonts w:asciiTheme="minorHAnsi" w:hAnsiTheme="minorHAnsi"/>
          <w:sz w:val="18"/>
          <w:szCs w:val="18"/>
        </w:rPr>
        <w:sectPr w:rsidR="005F4DEA" w:rsidRPr="00525196" w:rsidSect="008B0222">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4AE0FCA1" w14:textId="3D88DDBD" w:rsidR="00A662D3" w:rsidRPr="00A63F93" w:rsidRDefault="001C5CD0" w:rsidP="00A63F93">
      <w:pPr>
        <w:jc w:val="center"/>
        <w:rPr>
          <w:rFonts w:asciiTheme="minorHAnsi" w:hAnsiTheme="minorHAnsi"/>
          <w:b/>
        </w:rPr>
      </w:pPr>
      <w:del w:id="22" w:author="Alhabibi, Haider@Energy" w:date="2022-02-18T16:29:00Z">
        <w:r w:rsidRPr="00A63F93" w:rsidDel="000D0273">
          <w:rPr>
            <w:rFonts w:asciiTheme="minorHAnsi" w:hAnsiTheme="minorHAnsi"/>
            <w:b/>
          </w:rPr>
          <w:lastRenderedPageBreak/>
          <w:delText>CF3R</w:delText>
        </w:r>
      </w:del>
      <w:ins w:id="23" w:author="Alhabibi, Haider@Energy" w:date="2022-02-18T16:29:00Z">
        <w:r w:rsidR="000D0273">
          <w:rPr>
            <w:rFonts w:asciiTheme="minorHAnsi" w:hAnsiTheme="minorHAnsi"/>
            <w:b/>
          </w:rPr>
          <w:t>LMCV</w:t>
        </w:r>
      </w:ins>
      <w:r w:rsidRPr="00A63F93">
        <w:rPr>
          <w:rFonts w:asciiTheme="minorHAnsi" w:hAnsiTheme="minorHAnsi"/>
          <w:b/>
        </w:rPr>
        <w:t>-MCH-20d</w:t>
      </w:r>
      <w:r w:rsidR="00674138">
        <w:rPr>
          <w:rFonts w:asciiTheme="minorHAnsi" w:hAnsiTheme="minorHAnsi"/>
          <w:b/>
        </w:rPr>
        <w:t>-H User Instructions</w:t>
      </w:r>
    </w:p>
    <w:p w14:paraId="4AE0FCA2" w14:textId="77777777" w:rsidR="001C5CD0" w:rsidRPr="00525196" w:rsidRDefault="001C5CD0" w:rsidP="00A662D3">
      <w:pPr>
        <w:rPr>
          <w:rFonts w:asciiTheme="minorHAnsi" w:hAnsiTheme="minorHAnsi"/>
          <w:sz w:val="18"/>
          <w:szCs w:val="18"/>
        </w:rPr>
      </w:pPr>
    </w:p>
    <w:p w14:paraId="4AE0FCA3" w14:textId="77777777" w:rsidR="001C5CD0" w:rsidRPr="00447251" w:rsidRDefault="001C5CD0" w:rsidP="001C5CD0">
      <w:pPr>
        <w:rPr>
          <w:rFonts w:asciiTheme="minorHAnsi" w:hAnsiTheme="minorHAnsi"/>
          <w:b/>
          <w:sz w:val="18"/>
          <w:szCs w:val="18"/>
        </w:rPr>
      </w:pPr>
      <w:r>
        <w:rPr>
          <w:rFonts w:asciiTheme="minorHAnsi" w:hAnsiTheme="minorHAnsi"/>
          <w:b/>
          <w:sz w:val="18"/>
          <w:szCs w:val="18"/>
        </w:rPr>
        <w:t>Section A. System Information</w:t>
      </w:r>
    </w:p>
    <w:p w14:paraId="4AE0FCA4" w14:textId="484FF469" w:rsidR="00BE3E3F" w:rsidRPr="00B27D5A" w:rsidRDefault="001C5CD0" w:rsidP="00A63F93">
      <w:pPr>
        <w:pStyle w:val="ListParagraph"/>
        <w:numPr>
          <w:ilvl w:val="0"/>
          <w:numId w:val="14"/>
        </w:numPr>
        <w:ind w:left="360" w:hanging="360"/>
        <w:rPr>
          <w:rFonts w:ascii="Calibri" w:hAnsi="Calibri"/>
          <w:sz w:val="18"/>
          <w:szCs w:val="18"/>
        </w:rPr>
      </w:pPr>
      <w:r w:rsidRPr="009456FA">
        <w:rPr>
          <w:rFonts w:asciiTheme="minorHAnsi" w:hAnsiTheme="minorHAnsi"/>
          <w:i/>
          <w:sz w:val="18"/>
          <w:szCs w:val="18"/>
        </w:rPr>
        <w:t>HVAC System Identification or Name</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 xml:space="preserve">It is referenced from the </w:t>
      </w:r>
      <w:del w:id="24" w:author="Alhabibi, Haider@Energy" w:date="2022-02-18T16:30:00Z">
        <w:r w:rsidRPr="00B27D5A" w:rsidDel="000D0273">
          <w:rPr>
            <w:rFonts w:ascii="Calibri" w:hAnsi="Calibri"/>
            <w:sz w:val="18"/>
            <w:szCs w:val="18"/>
          </w:rPr>
          <w:delText>CF2R</w:delText>
        </w:r>
      </w:del>
      <w:ins w:id="25" w:author="Alhabibi, Haider@Energy" w:date="2022-02-18T16:30:00Z">
        <w:r w:rsidR="000D0273">
          <w:rPr>
            <w:rFonts w:ascii="Calibri" w:hAnsi="Calibri"/>
            <w:sz w:val="18"/>
            <w:szCs w:val="18"/>
          </w:rPr>
          <w:t>LMCI</w:t>
        </w:r>
      </w:ins>
      <w:r w:rsidRPr="00B27D5A">
        <w:rPr>
          <w:rFonts w:ascii="Calibri" w:hAnsi="Calibri"/>
          <w:sz w:val="18"/>
          <w:szCs w:val="18"/>
        </w:rPr>
        <w:t>-MCH-20.</w:t>
      </w:r>
    </w:p>
    <w:p w14:paraId="4AE0FCA5" w14:textId="61B9CC4F" w:rsidR="00BE3E3F" w:rsidRPr="00B01C89"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HVAC System Location or Area Served</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 xml:space="preserve">It is referenced from the </w:t>
      </w:r>
      <w:del w:id="26" w:author="Alhabibi, Haider@Energy" w:date="2022-02-18T16:30:00Z">
        <w:r w:rsidRPr="00B27D5A" w:rsidDel="000D0273">
          <w:rPr>
            <w:rFonts w:ascii="Calibri" w:hAnsi="Calibri"/>
            <w:sz w:val="18"/>
            <w:szCs w:val="18"/>
          </w:rPr>
          <w:delText>CF2R</w:delText>
        </w:r>
      </w:del>
      <w:ins w:id="27" w:author="Alhabibi, Haider@Energy" w:date="2022-02-18T16:30:00Z">
        <w:r w:rsidR="000D0273">
          <w:rPr>
            <w:rFonts w:ascii="Calibri" w:hAnsi="Calibri"/>
            <w:sz w:val="18"/>
            <w:szCs w:val="18"/>
          </w:rPr>
          <w:t>LMCI</w:t>
        </w:r>
      </w:ins>
      <w:r w:rsidRPr="00B27D5A">
        <w:rPr>
          <w:rFonts w:ascii="Calibri" w:hAnsi="Calibri"/>
          <w:sz w:val="18"/>
          <w:szCs w:val="18"/>
        </w:rPr>
        <w:t>-MCH-20.</w:t>
      </w:r>
    </w:p>
    <w:p w14:paraId="681CA454" w14:textId="5DD890E2" w:rsidR="00B27D5A" w:rsidRPr="009456FA" w:rsidRDefault="00B27D5A">
      <w:pPr>
        <w:numPr>
          <w:ilvl w:val="0"/>
          <w:numId w:val="6"/>
        </w:numPr>
        <w:spacing w:line="276" w:lineRule="auto"/>
        <w:ind w:left="360"/>
        <w:rPr>
          <w:rFonts w:asciiTheme="minorHAnsi" w:hAnsiTheme="minorHAnsi"/>
          <w:sz w:val="18"/>
          <w:szCs w:val="18"/>
        </w:rPr>
      </w:pPr>
      <w:r w:rsidRPr="00B01C89">
        <w:rPr>
          <w:rFonts w:asciiTheme="minorHAnsi" w:hAnsiTheme="minorHAnsi"/>
          <w:i/>
          <w:sz w:val="18"/>
          <w:szCs w:val="18"/>
        </w:rPr>
        <w:t xml:space="preserve">Indoor Unit Name: </w:t>
      </w:r>
      <w:r w:rsidRPr="00B01C89">
        <w:rPr>
          <w:rFonts w:ascii="Calibri" w:hAnsi="Calibri"/>
          <w:sz w:val="18"/>
          <w:szCs w:val="18"/>
        </w:rPr>
        <w:t>This field is filled out automatically. It is</w:t>
      </w:r>
      <w:r w:rsidR="009456FA">
        <w:rPr>
          <w:rFonts w:ascii="Calibri" w:hAnsi="Calibri"/>
          <w:sz w:val="18"/>
          <w:szCs w:val="18"/>
        </w:rPr>
        <w:t xml:space="preserve"> referenced from the </w:t>
      </w:r>
      <w:del w:id="28" w:author="Alhabibi, Haider@Energy" w:date="2022-02-18T16:30:00Z">
        <w:r w:rsidR="009456FA" w:rsidDel="000D0273">
          <w:rPr>
            <w:rFonts w:ascii="Calibri" w:hAnsi="Calibri"/>
            <w:sz w:val="18"/>
            <w:szCs w:val="18"/>
          </w:rPr>
          <w:delText>CF2R</w:delText>
        </w:r>
      </w:del>
      <w:ins w:id="29" w:author="Alhabibi, Haider@Energy" w:date="2022-02-18T16:30:00Z">
        <w:r w:rsidR="000D0273">
          <w:rPr>
            <w:rFonts w:ascii="Calibri" w:hAnsi="Calibri"/>
            <w:sz w:val="18"/>
            <w:szCs w:val="18"/>
          </w:rPr>
          <w:t>LMCI</w:t>
        </w:r>
      </w:ins>
      <w:r w:rsidR="009456FA">
        <w:rPr>
          <w:rFonts w:ascii="Calibri" w:hAnsi="Calibri"/>
          <w:sz w:val="18"/>
          <w:szCs w:val="18"/>
        </w:rPr>
        <w:t>-MCH-20</w:t>
      </w:r>
      <w:r w:rsidRPr="00B01C89">
        <w:rPr>
          <w:rFonts w:ascii="Calibri" w:hAnsi="Calibri"/>
          <w:sz w:val="18"/>
          <w:szCs w:val="18"/>
        </w:rPr>
        <w:t>, which must be completed prior to this document.</w:t>
      </w:r>
    </w:p>
    <w:p w14:paraId="4AE0FCA6" w14:textId="7FB32222"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Building Type</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 xml:space="preserve">It is referenced from the </w:t>
      </w:r>
      <w:del w:id="30" w:author="Alhabibi, Haider@Energy" w:date="2022-02-18T16:30:00Z">
        <w:r w:rsidRPr="00B27D5A" w:rsidDel="000D0273">
          <w:rPr>
            <w:rFonts w:ascii="Calibri" w:hAnsi="Calibri"/>
            <w:sz w:val="18"/>
            <w:szCs w:val="18"/>
          </w:rPr>
          <w:delText>CF2R</w:delText>
        </w:r>
      </w:del>
      <w:ins w:id="31" w:author="Alhabibi, Haider@Energy" w:date="2022-02-18T16:30:00Z">
        <w:r w:rsidR="000D0273">
          <w:rPr>
            <w:rFonts w:ascii="Calibri" w:hAnsi="Calibri"/>
            <w:sz w:val="18"/>
            <w:szCs w:val="18"/>
          </w:rPr>
          <w:t>LMCI</w:t>
        </w:r>
      </w:ins>
      <w:r w:rsidRPr="00B27D5A">
        <w:rPr>
          <w:rFonts w:ascii="Calibri" w:hAnsi="Calibri"/>
          <w:sz w:val="18"/>
          <w:szCs w:val="18"/>
        </w:rPr>
        <w:t>-MCH-20.</w:t>
      </w:r>
    </w:p>
    <w:p w14:paraId="4AE0FCA7" w14:textId="365D9D40"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Verified Low Leakage Ducts in Conditioned Space (VLLDCS)</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 xml:space="preserve">It is referenced from the </w:t>
      </w:r>
      <w:del w:id="32" w:author="Alhabibi, Haider@Energy" w:date="2022-02-18T16:30:00Z">
        <w:r w:rsidRPr="00B27D5A" w:rsidDel="000D0273">
          <w:rPr>
            <w:rFonts w:ascii="Calibri" w:hAnsi="Calibri"/>
            <w:sz w:val="18"/>
            <w:szCs w:val="18"/>
          </w:rPr>
          <w:delText>CF2R</w:delText>
        </w:r>
      </w:del>
      <w:ins w:id="33" w:author="Alhabibi, Haider@Energy" w:date="2022-02-18T16:30:00Z">
        <w:r w:rsidR="000D0273">
          <w:rPr>
            <w:rFonts w:ascii="Calibri" w:hAnsi="Calibri"/>
            <w:sz w:val="18"/>
            <w:szCs w:val="18"/>
          </w:rPr>
          <w:t>LMCI</w:t>
        </w:r>
      </w:ins>
      <w:r w:rsidRPr="00B27D5A">
        <w:rPr>
          <w:rFonts w:ascii="Calibri" w:hAnsi="Calibri"/>
          <w:sz w:val="18"/>
          <w:szCs w:val="18"/>
        </w:rPr>
        <w:t>-MCH-20.</w:t>
      </w:r>
    </w:p>
    <w:p w14:paraId="4AE0FCA8" w14:textId="7C69B848"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Verified Low Leakage Air-handling Unit (VLLAHU) Credit:</w:t>
      </w:r>
      <w:r w:rsidRPr="00B27D5A">
        <w:rPr>
          <w:rFonts w:ascii="Calibri" w:hAnsi="Calibri"/>
          <w:sz w:val="18"/>
          <w:szCs w:val="18"/>
        </w:rPr>
        <w:t xml:space="preserve"> This field is filled out automatically.</w:t>
      </w:r>
      <w:r w:rsidR="00F954B1" w:rsidRPr="00B27D5A">
        <w:rPr>
          <w:rFonts w:ascii="Calibri" w:hAnsi="Calibri"/>
          <w:sz w:val="18"/>
          <w:szCs w:val="18"/>
        </w:rPr>
        <w:t xml:space="preserve"> </w:t>
      </w:r>
      <w:r w:rsidRPr="00B27D5A">
        <w:rPr>
          <w:rFonts w:ascii="Calibri" w:hAnsi="Calibri"/>
          <w:sz w:val="18"/>
          <w:szCs w:val="18"/>
        </w:rPr>
        <w:t xml:space="preserve">It is referenced from the </w:t>
      </w:r>
      <w:del w:id="34" w:author="Alhabibi, Haider@Energy" w:date="2022-02-18T16:30:00Z">
        <w:r w:rsidRPr="00B27D5A" w:rsidDel="000D0273">
          <w:rPr>
            <w:rFonts w:ascii="Calibri" w:hAnsi="Calibri"/>
            <w:sz w:val="18"/>
            <w:szCs w:val="18"/>
          </w:rPr>
          <w:delText>CF2R</w:delText>
        </w:r>
      </w:del>
      <w:ins w:id="35" w:author="Alhabibi, Haider@Energy" w:date="2022-02-18T16:30:00Z">
        <w:r w:rsidR="000D0273">
          <w:rPr>
            <w:rFonts w:ascii="Calibri" w:hAnsi="Calibri"/>
            <w:sz w:val="18"/>
            <w:szCs w:val="18"/>
          </w:rPr>
          <w:t>LMCI</w:t>
        </w:r>
      </w:ins>
      <w:r w:rsidRPr="00B27D5A">
        <w:rPr>
          <w:rFonts w:ascii="Calibri" w:hAnsi="Calibri"/>
          <w:sz w:val="18"/>
          <w:szCs w:val="18"/>
        </w:rPr>
        <w:t>-MCH-20.</w:t>
      </w:r>
    </w:p>
    <w:p w14:paraId="4AE0FCA9" w14:textId="0FF126DD" w:rsidR="001C5CD0" w:rsidRPr="00B27D5A" w:rsidRDefault="001C5CD0" w:rsidP="00B01C89">
      <w:pPr>
        <w:pStyle w:val="ListParagraph"/>
        <w:numPr>
          <w:ilvl w:val="0"/>
          <w:numId w:val="6"/>
        </w:numPr>
        <w:spacing w:line="276" w:lineRule="auto"/>
        <w:ind w:left="360"/>
        <w:rPr>
          <w:rFonts w:ascii="Calibri" w:hAnsi="Calibri"/>
          <w:sz w:val="18"/>
          <w:szCs w:val="18"/>
        </w:rPr>
      </w:pPr>
      <w:r w:rsidRPr="00B01C89">
        <w:rPr>
          <w:rFonts w:asciiTheme="minorHAnsi" w:hAnsiTheme="minorHAnsi"/>
          <w:i/>
          <w:sz w:val="18"/>
          <w:szCs w:val="18"/>
        </w:rPr>
        <w:t>Duct System Compliance Category</w:t>
      </w:r>
      <w:r w:rsidRPr="00B01C89">
        <w:rPr>
          <w:rFonts w:asciiTheme="minorHAnsi" w:hAnsiTheme="minorHAnsi"/>
          <w:sz w:val="18"/>
          <w:szCs w:val="18"/>
        </w:rPr>
        <w:t xml:space="preserve">: </w:t>
      </w:r>
      <w:r w:rsidRPr="00B01C89">
        <w:rPr>
          <w:rFonts w:ascii="Calibri" w:hAnsi="Calibri"/>
          <w:sz w:val="18"/>
          <w:szCs w:val="18"/>
        </w:rPr>
        <w:t>This field is filled out automatically.</w:t>
      </w:r>
      <w:r w:rsidR="00F954B1" w:rsidRPr="00B01C89">
        <w:rPr>
          <w:rFonts w:ascii="Calibri" w:hAnsi="Calibri"/>
          <w:sz w:val="18"/>
          <w:szCs w:val="18"/>
        </w:rPr>
        <w:t xml:space="preserve"> </w:t>
      </w:r>
      <w:r w:rsidRPr="00B01C89">
        <w:rPr>
          <w:rFonts w:ascii="Calibri" w:hAnsi="Calibri"/>
          <w:sz w:val="18"/>
          <w:szCs w:val="18"/>
        </w:rPr>
        <w:t xml:space="preserve">It is referenced from the </w:t>
      </w:r>
      <w:del w:id="36" w:author="Alhabibi, Haider@Energy" w:date="2022-02-18T16:30:00Z">
        <w:r w:rsidRPr="00B01C89" w:rsidDel="000D0273">
          <w:rPr>
            <w:rFonts w:ascii="Calibri" w:hAnsi="Calibri"/>
            <w:sz w:val="18"/>
            <w:szCs w:val="18"/>
          </w:rPr>
          <w:delText>CF2R</w:delText>
        </w:r>
      </w:del>
      <w:ins w:id="37" w:author="Alhabibi, Haider@Energy" w:date="2022-02-18T16:30:00Z">
        <w:r w:rsidR="000D0273">
          <w:rPr>
            <w:rFonts w:ascii="Calibri" w:hAnsi="Calibri"/>
            <w:sz w:val="18"/>
            <w:szCs w:val="18"/>
          </w:rPr>
          <w:t>LMCI</w:t>
        </w:r>
      </w:ins>
      <w:r w:rsidRPr="00B01C89">
        <w:rPr>
          <w:rFonts w:ascii="Calibri" w:hAnsi="Calibri"/>
          <w:sz w:val="18"/>
          <w:szCs w:val="18"/>
        </w:rPr>
        <w:t>-MCH-20.</w:t>
      </w:r>
    </w:p>
    <w:p w14:paraId="22779EC3" w14:textId="600DC800" w:rsidR="00B27D5A" w:rsidRPr="00B01C89" w:rsidRDefault="00B27D5A" w:rsidP="00B01C89">
      <w:pPr>
        <w:pStyle w:val="ListParagraph"/>
        <w:numPr>
          <w:ilvl w:val="0"/>
          <w:numId w:val="6"/>
        </w:numPr>
        <w:spacing w:line="276" w:lineRule="auto"/>
        <w:ind w:left="360"/>
        <w:rPr>
          <w:rFonts w:ascii="Calibri" w:hAnsi="Calibri"/>
          <w:sz w:val="18"/>
          <w:szCs w:val="18"/>
        </w:rPr>
      </w:pPr>
      <w:r w:rsidRPr="00B01C89">
        <w:rPr>
          <w:rFonts w:asciiTheme="minorHAnsi" w:hAnsiTheme="minorHAnsi"/>
          <w:i/>
          <w:sz w:val="18"/>
          <w:szCs w:val="18"/>
        </w:rPr>
        <w:t>Any portions of Duct Located in Garage</w:t>
      </w:r>
      <w:r w:rsidRPr="00B01C89">
        <w:rPr>
          <w:rFonts w:asciiTheme="minorHAnsi" w:hAnsiTheme="minorHAnsi"/>
          <w:sz w:val="18"/>
          <w:szCs w:val="18"/>
        </w:rPr>
        <w:t>: User select from Yes or No.</w:t>
      </w:r>
    </w:p>
    <w:p w14:paraId="4AE0FCAA" w14:textId="77777777" w:rsidR="001C5CD0" w:rsidRPr="00447251" w:rsidRDefault="001C5CD0" w:rsidP="001C5CD0">
      <w:pPr>
        <w:spacing w:line="276" w:lineRule="auto"/>
        <w:ind w:left="360"/>
        <w:rPr>
          <w:rFonts w:asciiTheme="minorHAnsi" w:hAnsiTheme="minorHAnsi"/>
          <w:sz w:val="18"/>
          <w:szCs w:val="18"/>
        </w:rPr>
      </w:pPr>
    </w:p>
    <w:p w14:paraId="4AE0FCAB" w14:textId="673B32E0" w:rsidR="001C5CD0" w:rsidRPr="00447251" w:rsidRDefault="00415CBC" w:rsidP="001C5CD0">
      <w:pPr>
        <w:rPr>
          <w:rFonts w:asciiTheme="minorHAnsi" w:hAnsiTheme="minorHAnsi"/>
          <w:b/>
          <w:sz w:val="18"/>
        </w:rPr>
      </w:pPr>
      <w:r>
        <w:rPr>
          <w:rFonts w:asciiTheme="minorHAnsi" w:hAnsiTheme="minorHAnsi"/>
          <w:b/>
          <w:sz w:val="18"/>
        </w:rPr>
        <w:t xml:space="preserve">Section </w:t>
      </w:r>
      <w:r w:rsidR="001C5CD0" w:rsidRPr="0041651C">
        <w:rPr>
          <w:rFonts w:asciiTheme="minorHAnsi" w:hAnsiTheme="minorHAnsi"/>
          <w:b/>
          <w:sz w:val="18"/>
        </w:rPr>
        <w:t>B. Duct Leakage Diagnostic Test - MCH-20d - Complete Replacement or Altered Duct System</w:t>
      </w:r>
    </w:p>
    <w:p w14:paraId="0B4F8AE8" w14:textId="77777777" w:rsidR="00B27D5A" w:rsidRDefault="00B27D5A"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Air-Handling Unit Airflow (AHU</w:t>
      </w:r>
      <w:r>
        <w:rPr>
          <w:rFonts w:asciiTheme="minorHAnsi" w:hAnsiTheme="minorHAnsi"/>
          <w:i/>
          <w:sz w:val="18"/>
        </w:rPr>
        <w:t xml:space="preserve"> </w:t>
      </w:r>
      <w:r w:rsidRPr="0041651C">
        <w:rPr>
          <w:rFonts w:asciiTheme="minorHAnsi" w:hAnsiTheme="minorHAnsi"/>
          <w:i/>
          <w:sz w:val="18"/>
        </w:rPr>
        <w:t>Airflow) Determination Method</w:t>
      </w:r>
      <w:r w:rsidRPr="0041651C">
        <w:rPr>
          <w:rFonts w:asciiTheme="minorHAnsi" w:hAnsiTheme="minorHAnsi"/>
          <w:sz w:val="18"/>
        </w:rPr>
        <w:t>: User will select from the following options:</w:t>
      </w:r>
    </w:p>
    <w:p w14:paraId="0590A274" w14:textId="3EF36760"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Default Airflow Method:</w:t>
      </w:r>
      <w:r w:rsidRPr="0041651C">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18B4EA26" w14:textId="1AD1A4A5"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Cooling System Method:</w:t>
      </w:r>
      <w:r w:rsidRPr="0041651C">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6F877B82" w14:textId="77777777" w:rsidR="00B27D5A" w:rsidRDefault="00B27D5A" w:rsidP="00B27D5A">
      <w:pPr>
        <w:pStyle w:val="ListParagraph"/>
        <w:numPr>
          <w:ilvl w:val="1"/>
          <w:numId w:val="29"/>
        </w:numPr>
        <w:spacing w:line="276" w:lineRule="auto"/>
        <w:ind w:left="720"/>
        <w:jc w:val="both"/>
        <w:rPr>
          <w:rFonts w:asciiTheme="minorHAnsi" w:hAnsiTheme="minorHAnsi"/>
          <w:sz w:val="18"/>
        </w:rPr>
      </w:pPr>
      <w:r w:rsidRPr="0041651C">
        <w:rPr>
          <w:rFonts w:asciiTheme="minorHAnsi" w:hAnsiTheme="minorHAnsi"/>
          <w:sz w:val="18"/>
          <w:u w:val="single"/>
        </w:rPr>
        <w:t>Heating System Method:</w:t>
      </w:r>
      <w:r w:rsidRPr="0041651C">
        <w:rPr>
          <w:rFonts w:asciiTheme="minorHAnsi" w:hAnsiTheme="minorHAnsi"/>
          <w:sz w:val="18"/>
        </w:rPr>
        <w:t xml:space="preserve"> For heating only systems the nominal air handler airflow shall be 21.7 CFM per </w:t>
      </w:r>
      <w:proofErr w:type="spellStart"/>
      <w:r w:rsidRPr="0041651C">
        <w:rPr>
          <w:rFonts w:asciiTheme="minorHAnsi" w:hAnsiTheme="minorHAnsi"/>
          <w:sz w:val="18"/>
        </w:rPr>
        <w:t>kBtu</w:t>
      </w:r>
      <w:proofErr w:type="spellEnd"/>
      <w:r w:rsidRPr="0041651C">
        <w:rPr>
          <w:rFonts w:asciiTheme="minorHAnsi" w:hAnsiTheme="minorHAnsi"/>
          <w:sz w:val="18"/>
        </w:rPr>
        <w:t>/</w:t>
      </w:r>
      <w:proofErr w:type="spellStart"/>
      <w:r w:rsidRPr="0041651C">
        <w:rPr>
          <w:rFonts w:asciiTheme="minorHAnsi" w:hAnsiTheme="minorHAnsi"/>
          <w:sz w:val="18"/>
        </w:rPr>
        <w:t>hr</w:t>
      </w:r>
      <w:proofErr w:type="spellEnd"/>
      <w:r w:rsidRPr="0041651C">
        <w:rPr>
          <w:rFonts w:asciiTheme="minorHAnsi" w:hAnsiTheme="minorHAnsi"/>
          <w:sz w:val="18"/>
        </w:rPr>
        <w:t xml:space="preserve"> of rated heating output capacity.</w:t>
      </w:r>
    </w:p>
    <w:p w14:paraId="3B9A23E9" w14:textId="77A60E74"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Measured Airflow Method:</w:t>
      </w:r>
      <w:r w:rsidRPr="0041651C">
        <w:rPr>
          <w:rFonts w:asciiTheme="minorHAnsi" w:hAnsiTheme="minorHAnsi"/>
          <w:sz w:val="18"/>
        </w:rPr>
        <w:t xml:space="preserve"> The measured system airflow can be used as the air</w:t>
      </w:r>
      <w:r>
        <w:rPr>
          <w:rFonts w:asciiTheme="minorHAnsi" w:hAnsiTheme="minorHAnsi"/>
          <w:sz w:val="18"/>
        </w:rPr>
        <w:t>-</w:t>
      </w:r>
      <w:r w:rsidRPr="0041651C">
        <w:rPr>
          <w:rFonts w:asciiTheme="minorHAnsi" w:hAnsiTheme="minorHAnsi"/>
          <w:sz w:val="18"/>
        </w:rPr>
        <w:t xml:space="preserve">handler airflow for the purpose of establishing duct leakage percentage (See Section RA3.1.4.2.3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10338EE3" w14:textId="19574774" w:rsidR="004219EE" w:rsidRDefault="004219EE" w:rsidP="00B27D5A">
      <w:pPr>
        <w:pStyle w:val="ListParagraph"/>
        <w:numPr>
          <w:ilvl w:val="1"/>
          <w:numId w:val="29"/>
        </w:numPr>
        <w:spacing w:line="276" w:lineRule="auto"/>
        <w:ind w:left="720"/>
        <w:rPr>
          <w:rFonts w:asciiTheme="minorHAnsi" w:hAnsiTheme="minorHAnsi"/>
          <w:sz w:val="18"/>
        </w:rPr>
      </w:pPr>
      <w:r>
        <w:rPr>
          <w:rFonts w:asciiTheme="minorHAnsi" w:hAnsiTheme="minorHAnsi"/>
          <w:sz w:val="18"/>
          <w:u w:val="single"/>
        </w:rPr>
        <w:t>Indoor Unit Method:</w:t>
      </w:r>
    </w:p>
    <w:p w14:paraId="4AE0FCAC" w14:textId="19619F06"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Condenser Nominal Cooling Capacity (ton)</w:t>
      </w:r>
      <w:r w:rsidRPr="0041651C">
        <w:rPr>
          <w:rFonts w:asciiTheme="minorHAnsi" w:hAnsiTheme="minorHAnsi"/>
          <w:sz w:val="18"/>
        </w:rPr>
        <w:t>: Same data given on MCH-01.</w:t>
      </w:r>
      <w:r w:rsidR="004219EE">
        <w:rPr>
          <w:rFonts w:asciiTheme="minorHAnsi" w:hAnsiTheme="minorHAnsi"/>
          <w:sz w:val="18"/>
        </w:rPr>
        <w:t xml:space="preserve"> </w:t>
      </w:r>
      <w:r w:rsidR="004219EE" w:rsidRPr="009D315F">
        <w:rPr>
          <w:rFonts w:asciiTheme="minorHAnsi" w:hAnsiTheme="minorHAnsi"/>
          <w:sz w:val="18"/>
        </w:rPr>
        <w:t xml:space="preserve">Should be consistent with </w:t>
      </w:r>
      <w:del w:id="38" w:author="Alhabibi, Haider@Energy" w:date="2022-02-18T16:30:00Z">
        <w:r w:rsidR="004219EE" w:rsidRPr="009D315F" w:rsidDel="000D0273">
          <w:rPr>
            <w:rFonts w:asciiTheme="minorHAnsi" w:hAnsiTheme="minorHAnsi"/>
            <w:sz w:val="18"/>
          </w:rPr>
          <w:delText>CF2R</w:delText>
        </w:r>
      </w:del>
      <w:ins w:id="39" w:author="Alhabibi, Haider@Energy" w:date="2022-02-18T16:30:00Z">
        <w:r w:rsidR="000D0273">
          <w:rPr>
            <w:rFonts w:asciiTheme="minorHAnsi" w:hAnsiTheme="minorHAnsi"/>
            <w:sz w:val="18"/>
          </w:rPr>
          <w:t>LMCI</w:t>
        </w:r>
      </w:ins>
      <w:r w:rsidR="004219EE" w:rsidRPr="009D315F">
        <w:rPr>
          <w:rFonts w:asciiTheme="minorHAnsi" w:hAnsiTheme="minorHAnsi"/>
          <w:sz w:val="18"/>
        </w:rPr>
        <w:t>-MCH-20 for this system.</w:t>
      </w:r>
    </w:p>
    <w:p w14:paraId="5DF61CBB" w14:textId="77777777" w:rsidR="004219EE" w:rsidRPr="004219EE" w:rsidRDefault="004219EE" w:rsidP="00B01C89">
      <w:pPr>
        <w:pStyle w:val="ListParagraph"/>
        <w:numPr>
          <w:ilvl w:val="0"/>
          <w:numId w:val="29"/>
        </w:numPr>
        <w:spacing w:line="276" w:lineRule="auto"/>
        <w:rPr>
          <w:rFonts w:asciiTheme="minorHAnsi" w:hAnsiTheme="minorHAnsi"/>
          <w:sz w:val="18"/>
        </w:rPr>
      </w:pPr>
      <w:r w:rsidRPr="004219EE">
        <w:rPr>
          <w:rFonts w:asciiTheme="minorHAnsi" w:hAnsiTheme="minorHAnsi"/>
          <w:sz w:val="18"/>
        </w:rPr>
        <w:t>Indoor Unit Nominal Cooling Capacity: Same data given on MCH-01.</w:t>
      </w:r>
    </w:p>
    <w:p w14:paraId="4AE0FCAD" w14:textId="4B8D2881" w:rsidR="00BE3E3F" w:rsidRPr="004219EE" w:rsidRDefault="001C5CD0">
      <w:pPr>
        <w:pStyle w:val="ListParagraph"/>
        <w:numPr>
          <w:ilvl w:val="0"/>
          <w:numId w:val="29"/>
        </w:numPr>
        <w:spacing w:line="276" w:lineRule="auto"/>
        <w:rPr>
          <w:rFonts w:asciiTheme="minorHAnsi" w:hAnsiTheme="minorHAnsi"/>
          <w:sz w:val="18"/>
        </w:rPr>
      </w:pPr>
      <w:r w:rsidRPr="004219EE">
        <w:rPr>
          <w:rFonts w:asciiTheme="minorHAnsi" w:hAnsiTheme="minorHAnsi"/>
          <w:i/>
          <w:sz w:val="18"/>
        </w:rPr>
        <w:t>Heating Capacity (</w:t>
      </w:r>
      <w:proofErr w:type="spellStart"/>
      <w:r w:rsidRPr="004219EE">
        <w:rPr>
          <w:rFonts w:asciiTheme="minorHAnsi" w:hAnsiTheme="minorHAnsi"/>
          <w:i/>
          <w:sz w:val="18"/>
        </w:rPr>
        <w:t>kBtu</w:t>
      </w:r>
      <w:proofErr w:type="spellEnd"/>
      <w:r w:rsidRPr="004219EE">
        <w:rPr>
          <w:rFonts w:asciiTheme="minorHAnsi" w:hAnsiTheme="minorHAnsi"/>
          <w:i/>
          <w:sz w:val="18"/>
        </w:rPr>
        <w:t>/h)</w:t>
      </w:r>
      <w:r w:rsidRPr="004219EE">
        <w:rPr>
          <w:rFonts w:asciiTheme="minorHAnsi" w:hAnsiTheme="minorHAnsi"/>
          <w:sz w:val="18"/>
        </w:rPr>
        <w:t>: Same data given on MCH-01</w:t>
      </w:r>
      <w:r w:rsidR="004219EE" w:rsidRPr="004219EE">
        <w:rPr>
          <w:rFonts w:asciiTheme="minorHAnsi" w:hAnsiTheme="minorHAnsi"/>
          <w:sz w:val="18"/>
        </w:rPr>
        <w:t xml:space="preserve">. Should be consistent with </w:t>
      </w:r>
      <w:del w:id="40" w:author="Alhabibi, Haider@Energy" w:date="2022-02-18T16:30:00Z">
        <w:r w:rsidR="004219EE" w:rsidRPr="004219EE" w:rsidDel="000D0273">
          <w:rPr>
            <w:rFonts w:asciiTheme="minorHAnsi" w:hAnsiTheme="minorHAnsi"/>
            <w:sz w:val="18"/>
          </w:rPr>
          <w:delText>CF2R</w:delText>
        </w:r>
      </w:del>
      <w:ins w:id="41" w:author="Alhabibi, Haider@Energy" w:date="2022-02-18T16:30:00Z">
        <w:r w:rsidR="000D0273">
          <w:rPr>
            <w:rFonts w:asciiTheme="minorHAnsi" w:hAnsiTheme="minorHAnsi"/>
            <w:sz w:val="18"/>
          </w:rPr>
          <w:t>LMCI</w:t>
        </w:r>
      </w:ins>
      <w:r w:rsidR="004219EE" w:rsidRPr="004219EE">
        <w:rPr>
          <w:rFonts w:asciiTheme="minorHAnsi" w:hAnsiTheme="minorHAnsi"/>
          <w:sz w:val="18"/>
        </w:rPr>
        <w:t>-MCH-20 for this system.</w:t>
      </w:r>
    </w:p>
    <w:p w14:paraId="4AE0FCAE" w14:textId="71CF7643"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Conditioned Floor Area Served by this HVAC System(ft</w:t>
      </w:r>
      <w:r w:rsidRPr="0041651C">
        <w:rPr>
          <w:rFonts w:asciiTheme="minorHAnsi" w:hAnsiTheme="minorHAnsi"/>
          <w:i/>
          <w:sz w:val="18"/>
          <w:vertAlign w:val="superscript"/>
        </w:rPr>
        <w:t>2</w:t>
      </w:r>
      <w:r w:rsidRPr="0041651C">
        <w:rPr>
          <w:rFonts w:asciiTheme="minorHAnsi" w:hAnsiTheme="minorHAnsi"/>
          <w:i/>
          <w:sz w:val="18"/>
        </w:rPr>
        <w:t>)</w:t>
      </w:r>
      <w:r w:rsidRPr="0041651C">
        <w:rPr>
          <w:rFonts w:asciiTheme="minorHAnsi" w:hAnsiTheme="minorHAnsi"/>
          <w:sz w:val="18"/>
        </w:rPr>
        <w:t>: User must input CFA for the space.</w:t>
      </w:r>
      <w:r w:rsidR="00F954B1">
        <w:rPr>
          <w:rFonts w:asciiTheme="minorHAnsi" w:hAnsiTheme="minorHAnsi"/>
          <w:sz w:val="18"/>
        </w:rPr>
        <w:t xml:space="preserve"> </w:t>
      </w:r>
      <w:r w:rsidRPr="0041651C">
        <w:rPr>
          <w:rFonts w:asciiTheme="minorHAnsi" w:hAnsiTheme="minorHAnsi"/>
          <w:sz w:val="18"/>
        </w:rPr>
        <w:t xml:space="preserve">Should be consistent </w:t>
      </w:r>
      <w:del w:id="42" w:author="Alhabibi, Haider@Energy" w:date="2022-02-18T16:30:00Z">
        <w:r w:rsidR="004219EE" w:rsidRPr="009D315F" w:rsidDel="000D0273">
          <w:rPr>
            <w:rFonts w:asciiTheme="minorHAnsi" w:hAnsiTheme="minorHAnsi"/>
            <w:sz w:val="18"/>
          </w:rPr>
          <w:delText>CF2R</w:delText>
        </w:r>
      </w:del>
      <w:ins w:id="43" w:author="Alhabibi, Haider@Energy" w:date="2022-02-18T16:30:00Z">
        <w:r w:rsidR="000D0273">
          <w:rPr>
            <w:rFonts w:asciiTheme="minorHAnsi" w:hAnsiTheme="minorHAnsi"/>
            <w:sz w:val="18"/>
          </w:rPr>
          <w:t>LMCI</w:t>
        </w:r>
      </w:ins>
      <w:r w:rsidR="004219EE" w:rsidRPr="009D315F">
        <w:rPr>
          <w:rFonts w:asciiTheme="minorHAnsi" w:hAnsiTheme="minorHAnsi"/>
          <w:sz w:val="18"/>
        </w:rPr>
        <w:t>-MCH-20 for this system</w:t>
      </w:r>
      <w:r w:rsidRPr="0041651C">
        <w:rPr>
          <w:rFonts w:asciiTheme="minorHAnsi" w:hAnsiTheme="minorHAnsi"/>
          <w:sz w:val="18"/>
        </w:rPr>
        <w:t>.</w:t>
      </w:r>
    </w:p>
    <w:p w14:paraId="62A132CA" w14:textId="77777777" w:rsidR="004219EE" w:rsidRPr="004219EE" w:rsidRDefault="004219EE" w:rsidP="00B01C89">
      <w:pPr>
        <w:pStyle w:val="ListParagraph"/>
        <w:numPr>
          <w:ilvl w:val="0"/>
          <w:numId w:val="29"/>
        </w:numPr>
        <w:spacing w:line="276" w:lineRule="auto"/>
        <w:rPr>
          <w:rFonts w:asciiTheme="minorHAnsi" w:hAnsiTheme="minorHAnsi"/>
          <w:sz w:val="18"/>
        </w:rPr>
      </w:pPr>
      <w:r w:rsidRPr="00B01C89">
        <w:rPr>
          <w:rFonts w:asciiTheme="minorHAnsi" w:hAnsiTheme="minorHAnsi"/>
          <w:i/>
          <w:sz w:val="18"/>
        </w:rPr>
        <w:t>Measured AHU Airflow (CFM):</w:t>
      </w:r>
      <w:r w:rsidRPr="004219EE">
        <w:rPr>
          <w:rFonts w:asciiTheme="minorHAnsi" w:hAnsiTheme="minorHAnsi"/>
          <w:sz w:val="18"/>
        </w:rPr>
        <w:t xml:space="preserve"> If “Measured Airflow Method” is selected, user must input measured airflow.</w:t>
      </w:r>
    </w:p>
    <w:p w14:paraId="4AE0FCAF" w14:textId="77777777"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Duct Leakage Test Conditions</w:t>
      </w:r>
      <w:r w:rsidRPr="0041651C">
        <w:rPr>
          <w:rFonts w:asciiTheme="minorHAnsi" w:hAnsiTheme="minorHAnsi"/>
          <w:sz w:val="18"/>
        </w:rPr>
        <w:t>: Select from the following options:</w:t>
      </w:r>
    </w:p>
    <w:p w14:paraId="4AE0FCB0" w14:textId="4A965DF9" w:rsidR="00BE3E3F" w:rsidRDefault="001C5CD0"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Test Rough-in AHU</w:t>
      </w:r>
      <w:r w:rsidRPr="0041651C">
        <w:rPr>
          <w:rFonts w:asciiTheme="minorHAnsi" w:hAnsiTheme="minorHAnsi"/>
          <w:sz w:val="18"/>
        </w:rPr>
        <w:t xml:space="preserve">: Installers may determine duct leakage in new construction by using diagnostic measurements at rough-in building construction stage prior to installation of interior finishing (See Section RA3.1.4.3.2 of the </w:t>
      </w:r>
      <w:r w:rsidR="0030658D">
        <w:rPr>
          <w:rFonts w:asciiTheme="minorHAnsi" w:hAnsiTheme="minorHAnsi"/>
          <w:sz w:val="18"/>
        </w:rPr>
        <w:t>201</w:t>
      </w:r>
      <w:r w:rsidR="001A559E">
        <w:rPr>
          <w:rFonts w:asciiTheme="minorHAnsi" w:hAnsiTheme="minorHAnsi"/>
          <w:sz w:val="18"/>
        </w:rPr>
        <w:t>9</w:t>
      </w:r>
      <w:r w:rsidR="0030658D" w:rsidRPr="0041651C">
        <w:rPr>
          <w:rFonts w:asciiTheme="minorHAnsi" w:hAnsiTheme="minorHAnsi"/>
          <w:sz w:val="18"/>
        </w:rPr>
        <w:t xml:space="preserve"> </w:t>
      </w:r>
      <w:r w:rsidRPr="0041651C">
        <w:rPr>
          <w:rFonts w:asciiTheme="minorHAnsi" w:hAnsiTheme="minorHAnsi"/>
          <w:sz w:val="18"/>
        </w:rPr>
        <w:t>Reference Appendices).</w:t>
      </w:r>
      <w:r w:rsidR="00F954B1">
        <w:rPr>
          <w:rFonts w:asciiTheme="minorHAnsi" w:hAnsiTheme="minorHAnsi"/>
          <w:sz w:val="18"/>
        </w:rPr>
        <w:t xml:space="preserve"> </w:t>
      </w:r>
      <w:r w:rsidRPr="0041651C">
        <w:rPr>
          <w:rFonts w:asciiTheme="minorHAnsi" w:hAnsiTheme="minorHAnsi"/>
          <w:sz w:val="18"/>
        </w:rPr>
        <w:t>In this case the air handling unit (AHU) is installed at the time of test.</w:t>
      </w:r>
    </w:p>
    <w:p w14:paraId="4AE0FCB1" w14:textId="059FE66A" w:rsidR="00BE3E3F" w:rsidRDefault="001C5CD0" w:rsidP="00B27D5A">
      <w:pPr>
        <w:pStyle w:val="ListParagraph"/>
        <w:numPr>
          <w:ilvl w:val="1"/>
          <w:numId w:val="29"/>
        </w:numPr>
        <w:spacing w:line="276" w:lineRule="auto"/>
        <w:ind w:left="720"/>
        <w:rPr>
          <w:rFonts w:asciiTheme="minorHAnsi" w:hAnsiTheme="minorHAnsi"/>
          <w:sz w:val="18"/>
          <w:u w:val="single"/>
        </w:rPr>
      </w:pPr>
      <w:r w:rsidRPr="0041651C">
        <w:rPr>
          <w:rFonts w:asciiTheme="minorHAnsi" w:hAnsiTheme="minorHAnsi"/>
          <w:sz w:val="18"/>
          <w:u w:val="single"/>
        </w:rPr>
        <w:t>Test Rough-in No AHU</w:t>
      </w:r>
      <w:r w:rsidRPr="0041651C">
        <w:rPr>
          <w:rFonts w:asciiTheme="minorHAnsi" w:hAnsiTheme="minorHAnsi"/>
          <w:sz w:val="18"/>
        </w:rPr>
        <w:t>: Same as “Test Rough-in” except air handling unit is not yet installed (See Section RA3.1.4.3.2 of the 201</w:t>
      </w:r>
      <w:r w:rsidR="001A559E">
        <w:rPr>
          <w:rFonts w:asciiTheme="minorHAnsi" w:hAnsiTheme="minorHAnsi"/>
          <w:sz w:val="18"/>
        </w:rPr>
        <w:t>9</w:t>
      </w:r>
      <w:r w:rsidRPr="0041651C">
        <w:rPr>
          <w:rFonts w:asciiTheme="minorHAnsi" w:hAnsiTheme="minorHAnsi"/>
          <w:sz w:val="18"/>
        </w:rPr>
        <w:t xml:space="preserve"> Reference Appendices).</w:t>
      </w:r>
    </w:p>
    <w:p w14:paraId="4AE0FCB2" w14:textId="62571286" w:rsidR="00BE3E3F" w:rsidRDefault="001C5CD0"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Test Final</w:t>
      </w:r>
      <w:r w:rsidRPr="0041651C">
        <w:rPr>
          <w:rFonts w:asciiTheme="minorHAnsi" w:hAnsiTheme="minorHAnsi"/>
          <w:sz w:val="18"/>
        </w:rPr>
        <w:t xml:space="preserve">: Test conducted at “final”, </w:t>
      </w:r>
      <w:proofErr w:type="gramStart"/>
      <w:r w:rsidRPr="0041651C">
        <w:rPr>
          <w:rFonts w:asciiTheme="minorHAnsi" w:hAnsiTheme="minorHAnsi"/>
          <w:sz w:val="18"/>
        </w:rPr>
        <w:t>i.e.</w:t>
      </w:r>
      <w:proofErr w:type="gramEnd"/>
      <w:r w:rsidRPr="0041651C">
        <w:rPr>
          <w:rFonts w:asciiTheme="minorHAnsi" w:hAnsiTheme="minorHAnsi"/>
          <w:sz w:val="18"/>
        </w:rPr>
        <w:t xml:space="preserve"> all equipment, ducts, and registers are installed and the system is essentially in its final operating condition.</w:t>
      </w:r>
      <w:r w:rsidR="00F954B1">
        <w:rPr>
          <w:rFonts w:asciiTheme="minorHAnsi" w:hAnsiTheme="minorHAnsi"/>
          <w:sz w:val="18"/>
        </w:rPr>
        <w:t xml:space="preserve"> </w:t>
      </w:r>
      <w:r w:rsidRPr="0041651C">
        <w:rPr>
          <w:rFonts w:asciiTheme="minorHAnsi" w:hAnsiTheme="minorHAnsi"/>
          <w:sz w:val="18"/>
        </w:rPr>
        <w:t>(</w:t>
      </w:r>
      <w:proofErr w:type="gramStart"/>
      <w:r w:rsidRPr="0041651C">
        <w:rPr>
          <w:rFonts w:asciiTheme="minorHAnsi" w:hAnsiTheme="minorHAnsi"/>
          <w:sz w:val="18"/>
        </w:rPr>
        <w:t>rough</w:t>
      </w:r>
      <w:proofErr w:type="gramEnd"/>
      <w:r w:rsidRPr="0041651C">
        <w:rPr>
          <w:rFonts w:asciiTheme="minorHAnsi" w:hAnsiTheme="minorHAnsi"/>
          <w:sz w:val="18"/>
        </w:rPr>
        <w:t>-in no longer an option.</w:t>
      </w:r>
      <w:r w:rsidR="00F954B1">
        <w:rPr>
          <w:rFonts w:asciiTheme="minorHAnsi" w:hAnsiTheme="minorHAnsi"/>
          <w:sz w:val="18"/>
        </w:rPr>
        <w:t xml:space="preserve"> </w:t>
      </w:r>
      <w:r w:rsidRPr="0041651C">
        <w:rPr>
          <w:rFonts w:asciiTheme="minorHAnsi" w:hAnsiTheme="minorHAnsi"/>
          <w:sz w:val="18"/>
        </w:rPr>
        <w:t xml:space="preserve">See Section RA3.1.4.3.1 of the </w:t>
      </w:r>
      <w:r w:rsidR="0030658D">
        <w:rPr>
          <w:rFonts w:asciiTheme="minorHAnsi" w:hAnsiTheme="minorHAnsi"/>
          <w:sz w:val="18"/>
        </w:rPr>
        <w:t>201</w:t>
      </w:r>
      <w:r w:rsidR="001A559E">
        <w:rPr>
          <w:rFonts w:asciiTheme="minorHAnsi" w:hAnsiTheme="minorHAnsi"/>
          <w:sz w:val="18"/>
        </w:rPr>
        <w:t>9</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3"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Duct Leakage Test Method</w:t>
      </w:r>
      <w:r w:rsidRPr="0041651C">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4AE0FCB4"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Leakage Factor</w:t>
      </w:r>
      <w:r w:rsidRPr="0041651C">
        <w:rPr>
          <w:rFonts w:asciiTheme="minorHAnsi" w:hAnsiTheme="minorHAnsi"/>
          <w:sz w:val="18"/>
        </w:rPr>
        <w:t>: This field is automatically filled out based on choices in previous fields.</w:t>
      </w:r>
    </w:p>
    <w:p w14:paraId="4AE0FCBB"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Calculated Target Allowable Duct Leakage Rate (cfm)</w:t>
      </w:r>
      <w:r w:rsidRPr="0041651C">
        <w:rPr>
          <w:rFonts w:asciiTheme="minorHAnsi" w:hAnsiTheme="minorHAnsi"/>
          <w:sz w:val="18"/>
        </w:rPr>
        <w:t>: This value will be automatically calculated based on values entered in previous fields.</w:t>
      </w:r>
    </w:p>
    <w:p w14:paraId="4AE0FCBC" w14:textId="178B3E5F" w:rsidR="00BE3E3F" w:rsidRDefault="001C5CD0" w:rsidP="00B27D5A">
      <w:pPr>
        <w:pStyle w:val="ListParagraph"/>
        <w:numPr>
          <w:ilvl w:val="0"/>
          <w:numId w:val="29"/>
        </w:numPr>
        <w:rPr>
          <w:rFonts w:asciiTheme="minorHAnsi" w:hAnsiTheme="minorHAnsi"/>
          <w:sz w:val="18"/>
        </w:rPr>
      </w:pPr>
      <w:r w:rsidRPr="0041651C">
        <w:rPr>
          <w:rFonts w:asciiTheme="minorHAnsi" w:hAnsiTheme="minorHAnsi"/>
          <w:i/>
          <w:sz w:val="18"/>
        </w:rPr>
        <w:t>Actual Duct Leakage Rate from Leakage Test Measurement (cfm)</w:t>
      </w:r>
      <w:r w:rsidRPr="0041651C">
        <w:rPr>
          <w:rFonts w:asciiTheme="minorHAnsi" w:hAnsiTheme="minorHAnsi"/>
          <w:sz w:val="18"/>
        </w:rPr>
        <w:t>: Input the duct leakage rate taken from actual test measurements.</w:t>
      </w:r>
    </w:p>
    <w:p w14:paraId="4AE0FCBD" w14:textId="230DB7DA" w:rsidR="00BE3E3F" w:rsidRDefault="001C5CD0" w:rsidP="00B27D5A">
      <w:pPr>
        <w:pStyle w:val="ListParagraph"/>
        <w:numPr>
          <w:ilvl w:val="0"/>
          <w:numId w:val="29"/>
        </w:numPr>
        <w:rPr>
          <w:rFonts w:asciiTheme="minorHAnsi" w:hAnsiTheme="minorHAnsi"/>
          <w:sz w:val="18"/>
        </w:rPr>
      </w:pPr>
      <w:r w:rsidRPr="0041651C">
        <w:rPr>
          <w:rFonts w:asciiTheme="minorHAnsi" w:hAnsiTheme="minorHAnsi"/>
          <w:i/>
          <w:sz w:val="18"/>
        </w:rPr>
        <w:t>Compliance Statement</w:t>
      </w:r>
      <w:r w:rsidRPr="0041651C">
        <w:rPr>
          <w:rFonts w:asciiTheme="minorHAnsi" w:hAnsiTheme="minorHAnsi"/>
          <w:sz w:val="18"/>
        </w:rPr>
        <w:t>: If Actual Duct Leakage Rate from leakage test (B10) is less than or equal to Calculated Target Allowable Duct Leakage Rate, “System passes leakage test” will automatically populate.</w:t>
      </w:r>
      <w:r w:rsidR="00F954B1">
        <w:rPr>
          <w:rFonts w:asciiTheme="minorHAnsi" w:hAnsiTheme="minorHAnsi"/>
          <w:sz w:val="18"/>
        </w:rPr>
        <w:t xml:space="preserve"> </w:t>
      </w:r>
      <w:r w:rsidRPr="0041651C">
        <w:rPr>
          <w:rFonts w:asciiTheme="minorHAnsi" w:hAnsiTheme="minorHAnsi"/>
          <w:sz w:val="18"/>
        </w:rPr>
        <w:t>If not, “System fails leakage test” will automatically populate.</w:t>
      </w:r>
    </w:p>
    <w:p w14:paraId="4AE0FCBE" w14:textId="37AE274A" w:rsidR="00BE3E3F" w:rsidRDefault="001C5CD0" w:rsidP="00B27D5A">
      <w:pPr>
        <w:pStyle w:val="ListParagraph"/>
        <w:numPr>
          <w:ilvl w:val="0"/>
          <w:numId w:val="29"/>
        </w:numPr>
        <w:spacing w:line="276" w:lineRule="auto"/>
        <w:rPr>
          <w:rFonts w:asciiTheme="minorHAnsi" w:hAnsiTheme="minorHAnsi"/>
          <w:sz w:val="18"/>
        </w:rPr>
      </w:pPr>
      <w:r>
        <w:rPr>
          <w:rFonts w:asciiTheme="minorHAnsi" w:hAnsiTheme="minorHAnsi"/>
          <w:i/>
          <w:sz w:val="18"/>
        </w:rPr>
        <w:t>Notes</w:t>
      </w:r>
      <w:r>
        <w:rPr>
          <w:rFonts w:asciiTheme="minorHAnsi" w:hAnsiTheme="minorHAnsi"/>
          <w:sz w:val="18"/>
        </w:rPr>
        <w:t>: This field is automatically filled out.</w:t>
      </w:r>
      <w:r w:rsidR="00F954B1">
        <w:rPr>
          <w:rFonts w:asciiTheme="minorHAnsi" w:hAnsiTheme="minorHAnsi"/>
          <w:sz w:val="18"/>
        </w:rPr>
        <w:t xml:space="preserve"> </w:t>
      </w:r>
      <w:r>
        <w:rPr>
          <w:rFonts w:asciiTheme="minorHAnsi" w:hAnsiTheme="minorHAnsi"/>
          <w:sz w:val="18"/>
        </w:rPr>
        <w:t>The values in B0</w:t>
      </w:r>
      <w:r w:rsidR="00CA5229">
        <w:rPr>
          <w:rFonts w:asciiTheme="minorHAnsi" w:hAnsiTheme="minorHAnsi"/>
          <w:sz w:val="18"/>
        </w:rPr>
        <w:t>2</w:t>
      </w:r>
      <w:r>
        <w:rPr>
          <w:rFonts w:asciiTheme="minorHAnsi" w:hAnsiTheme="minorHAnsi"/>
          <w:sz w:val="18"/>
        </w:rPr>
        <w:t>, B0</w:t>
      </w:r>
      <w:r w:rsidR="00CA5229">
        <w:rPr>
          <w:rFonts w:asciiTheme="minorHAnsi" w:hAnsiTheme="minorHAnsi"/>
          <w:sz w:val="18"/>
        </w:rPr>
        <w:t>3</w:t>
      </w:r>
      <w:r>
        <w:rPr>
          <w:rFonts w:asciiTheme="minorHAnsi" w:hAnsiTheme="minorHAnsi"/>
          <w:sz w:val="18"/>
        </w:rPr>
        <w:t xml:space="preserve"> and B0</w:t>
      </w:r>
      <w:r w:rsidR="00CA5229">
        <w:rPr>
          <w:rFonts w:asciiTheme="minorHAnsi" w:hAnsiTheme="minorHAnsi"/>
          <w:sz w:val="18"/>
        </w:rPr>
        <w:t>4, B05</w:t>
      </w:r>
      <w:r>
        <w:rPr>
          <w:rFonts w:asciiTheme="minorHAnsi" w:hAnsiTheme="minorHAnsi"/>
          <w:sz w:val="18"/>
        </w:rPr>
        <w:t xml:space="preserve"> are checked against the values in the same rows of the </w:t>
      </w:r>
      <w:del w:id="44" w:author="Alhabibi, Haider@Energy" w:date="2022-02-18T16:30:00Z">
        <w:r w:rsidDel="000D0273">
          <w:rPr>
            <w:rFonts w:asciiTheme="minorHAnsi" w:hAnsiTheme="minorHAnsi"/>
            <w:sz w:val="18"/>
          </w:rPr>
          <w:delText>CF2R</w:delText>
        </w:r>
      </w:del>
      <w:ins w:id="45" w:author="Alhabibi, Haider@Energy" w:date="2022-02-18T16:30:00Z">
        <w:r w:rsidR="000D0273">
          <w:rPr>
            <w:rFonts w:asciiTheme="minorHAnsi" w:hAnsiTheme="minorHAnsi"/>
            <w:sz w:val="18"/>
          </w:rPr>
          <w:t>LMCI</w:t>
        </w:r>
      </w:ins>
      <w:r>
        <w:rPr>
          <w:rFonts w:asciiTheme="minorHAnsi" w:hAnsiTheme="minorHAnsi"/>
          <w:sz w:val="18"/>
        </w:rPr>
        <w:t>-MCH-20 for this system.</w:t>
      </w:r>
      <w:r w:rsidR="00F954B1">
        <w:rPr>
          <w:rFonts w:asciiTheme="minorHAnsi" w:hAnsiTheme="minorHAnsi"/>
          <w:sz w:val="18"/>
        </w:rPr>
        <w:t xml:space="preserve"> </w:t>
      </w:r>
      <w:r>
        <w:rPr>
          <w:rFonts w:asciiTheme="minorHAnsi" w:hAnsiTheme="minorHAnsi"/>
          <w:sz w:val="18"/>
        </w:rPr>
        <w:t>If they do not match an error message will appear here.</w:t>
      </w:r>
    </w:p>
    <w:p w14:paraId="4AE0FCBF" w14:textId="77777777" w:rsidR="001C5CD0" w:rsidRDefault="001C5CD0" w:rsidP="001C5CD0">
      <w:pPr>
        <w:pStyle w:val="ListParagraph"/>
        <w:spacing w:line="276" w:lineRule="auto"/>
        <w:ind w:left="360"/>
        <w:rPr>
          <w:rFonts w:asciiTheme="minorHAnsi" w:hAnsiTheme="minorHAnsi"/>
          <w:sz w:val="18"/>
        </w:rPr>
      </w:pPr>
    </w:p>
    <w:p w14:paraId="4AE0FCC0" w14:textId="6413AC32" w:rsidR="001C5CD0" w:rsidRPr="00447251" w:rsidRDefault="001C5CD0" w:rsidP="001C5CD0">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674138">
        <w:rPr>
          <w:rFonts w:asciiTheme="minorHAnsi" w:hAnsiTheme="minorHAnsi"/>
          <w:b/>
          <w:sz w:val="18"/>
          <w:szCs w:val="18"/>
        </w:rPr>
        <w:t>f</w:t>
      </w:r>
      <w:r>
        <w:rPr>
          <w:rFonts w:asciiTheme="minorHAnsi" w:hAnsiTheme="minorHAnsi"/>
          <w:b/>
          <w:sz w:val="18"/>
          <w:szCs w:val="18"/>
        </w:rPr>
        <w:t>or Compliance</w:t>
      </w:r>
    </w:p>
    <w:p w14:paraId="4AE0FCC1"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2"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3"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4"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5" w14:textId="77777777" w:rsidR="00BE3E3F" w:rsidRDefault="001C5CD0" w:rsidP="00A63F93">
      <w:pPr>
        <w:numPr>
          <w:ilvl w:val="0"/>
          <w:numId w:val="15"/>
        </w:numPr>
        <w:rPr>
          <w:rFonts w:asciiTheme="minorHAnsi" w:hAnsiTheme="minorHAnsi"/>
          <w:sz w:val="18"/>
        </w:rPr>
      </w:pPr>
      <w:r>
        <w:rPr>
          <w:rFonts w:asciiTheme="minorHAnsi" w:hAnsiTheme="minorHAnsi"/>
          <w:sz w:val="18"/>
        </w:rPr>
        <w:lastRenderedPageBreak/>
        <w:t xml:space="preserve">This field must be a true statement (or not applicable) for the system to comply </w:t>
      </w:r>
    </w:p>
    <w:p w14:paraId="4AE0FCC6"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7"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8" w14:textId="3DBDDAFC" w:rsidR="00BE3E3F" w:rsidRDefault="001C5CD0" w:rsidP="00A63F93">
      <w:pPr>
        <w:numPr>
          <w:ilvl w:val="0"/>
          <w:numId w:val="1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30658D">
        <w:rPr>
          <w:rFonts w:asciiTheme="minorHAnsi" w:hAnsiTheme="minorHAnsi"/>
          <w:sz w:val="18"/>
        </w:rPr>
        <w:t>N/A</w:t>
      </w:r>
      <w:r>
        <w:rPr>
          <w:rFonts w:asciiTheme="minorHAnsi" w:hAnsiTheme="minorHAnsi"/>
          <w:sz w:val="18"/>
        </w:rPr>
        <w:t>”.</w:t>
      </w:r>
      <w:r w:rsidR="00F954B1">
        <w:rPr>
          <w:rFonts w:asciiTheme="minorHAnsi" w:hAnsiTheme="minorHAnsi"/>
          <w:sz w:val="18"/>
        </w:rPr>
        <w:t xml:space="preserve"> </w:t>
      </w:r>
      <w:r>
        <w:rPr>
          <w:rFonts w:asciiTheme="minorHAnsi" w:hAnsiTheme="minorHAnsi"/>
          <w:sz w:val="18"/>
        </w:rPr>
        <w:t xml:space="preserve">If the system meets all of the additional requirements for </w:t>
      </w:r>
      <w:proofErr w:type="gramStart"/>
      <w:r>
        <w:rPr>
          <w:rFonts w:asciiTheme="minorHAnsi" w:hAnsiTheme="minorHAnsi"/>
          <w:sz w:val="18"/>
        </w:rPr>
        <w:t>compliance</w:t>
      </w:r>
      <w:proofErr w:type="gramEnd"/>
      <w:r>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4AE0FCC9" w14:textId="47D21187" w:rsidR="00BE3E3F" w:rsidRDefault="001C5CD0" w:rsidP="00A63F93">
      <w:pPr>
        <w:numPr>
          <w:ilvl w:val="0"/>
          <w:numId w:val="15"/>
        </w:numPr>
        <w:rPr>
          <w:rFonts w:asciiTheme="minorHAnsi" w:hAnsiTheme="minorHAnsi"/>
          <w:sz w:val="18"/>
        </w:rPr>
      </w:pPr>
      <w:r>
        <w:rPr>
          <w:rFonts w:asciiTheme="minorHAnsi" w:hAnsiTheme="minorHAnsi"/>
          <w:i/>
          <w:sz w:val="18"/>
        </w:rPr>
        <w:t>Correction Notes:</w:t>
      </w:r>
      <w:r w:rsidR="00F954B1">
        <w:rPr>
          <w:rFonts w:asciiTheme="minorHAnsi" w:hAnsiTheme="minorHAnsi"/>
          <w:sz w:val="18"/>
        </w:rPr>
        <w:t xml:space="preserve"> </w:t>
      </w:r>
      <w:r>
        <w:rPr>
          <w:rFonts w:asciiTheme="minorHAnsi" w:hAnsiTheme="minorHAnsi"/>
          <w:sz w:val="18"/>
        </w:rPr>
        <w:t>If one or more applicable requirements are not met “Fail” will appear in the row above.</w:t>
      </w:r>
      <w:r w:rsidR="00F954B1">
        <w:rPr>
          <w:rFonts w:asciiTheme="minorHAnsi" w:hAnsiTheme="minorHAnsi"/>
          <w:sz w:val="18"/>
        </w:rPr>
        <w:t xml:space="preserve"> </w:t>
      </w:r>
      <w:r>
        <w:rPr>
          <w:rFonts w:asciiTheme="minorHAnsi" w:hAnsiTheme="minorHAnsi"/>
          <w:sz w:val="18"/>
        </w:rPr>
        <w:t xml:space="preserve">When this </w:t>
      </w:r>
      <w:proofErr w:type="gramStart"/>
      <w:r>
        <w:rPr>
          <w:rFonts w:asciiTheme="minorHAnsi" w:hAnsiTheme="minorHAnsi"/>
          <w:sz w:val="18"/>
        </w:rPr>
        <w:t>occurs</w:t>
      </w:r>
      <w:proofErr w:type="gramEnd"/>
      <w:r>
        <w:rPr>
          <w:rFonts w:asciiTheme="minorHAnsi" w:hAnsiTheme="minorHAnsi"/>
          <w:sz w:val="18"/>
        </w:rPr>
        <w:t xml:space="preserve"> the rater is required to enter detailed notes here that describe what failed and why. </w:t>
      </w:r>
    </w:p>
    <w:p w14:paraId="4AE0FCCA" w14:textId="77777777" w:rsidR="001C5CD0" w:rsidRDefault="001C5CD0" w:rsidP="001C5CD0">
      <w:pPr>
        <w:rPr>
          <w:ins w:id="46" w:author="Alhabibi, Haider@Energy" w:date="2022-03-28T13:11:00Z"/>
          <w:rFonts w:asciiTheme="minorHAnsi" w:hAnsiTheme="minorHAnsi"/>
          <w:b/>
          <w:sz w:val="18"/>
          <w:szCs w:val="18"/>
        </w:rPr>
      </w:pPr>
    </w:p>
    <w:p w14:paraId="67A2401B" w14:textId="6D45ABF3" w:rsidR="000B33B6" w:rsidRPr="00F0066C" w:rsidRDefault="000B33B6" w:rsidP="000B33B6">
      <w:pPr>
        <w:pStyle w:val="BulletB1Number"/>
        <w:spacing w:before="0"/>
        <w:ind w:left="0" w:firstLine="0"/>
        <w:rPr>
          <w:ins w:id="47" w:author="Alhabibi, Haider@Energy" w:date="2022-03-28T13:12:00Z"/>
          <w:rFonts w:asciiTheme="minorHAnsi" w:hAnsiTheme="minorHAnsi"/>
          <w:sz w:val="18"/>
          <w:szCs w:val="18"/>
        </w:rPr>
      </w:pPr>
      <w:ins w:id="48" w:author="Alhabibi, Haider@Energy" w:date="2022-03-28T13:12:00Z">
        <w:r w:rsidRPr="00F0066C">
          <w:rPr>
            <w:rFonts w:asciiTheme="minorHAnsi" w:hAnsiTheme="minorHAnsi"/>
            <w:b/>
            <w:sz w:val="18"/>
            <w:szCs w:val="18"/>
          </w:rPr>
          <w:t xml:space="preserve">Section </w:t>
        </w:r>
        <w:r>
          <w:rPr>
            <w:rFonts w:asciiTheme="minorHAnsi" w:hAnsiTheme="minorHAnsi"/>
            <w:b/>
            <w:sz w:val="18"/>
            <w:szCs w:val="18"/>
          </w:rPr>
          <w:t>D</w:t>
        </w:r>
        <w:r w:rsidRPr="00F0066C">
          <w:rPr>
            <w:rFonts w:asciiTheme="minorHAnsi" w:hAnsiTheme="minorHAnsi"/>
            <w:b/>
            <w:sz w:val="18"/>
            <w:szCs w:val="18"/>
          </w:rPr>
          <w:t xml:space="preserve"> Additional Requirements </w:t>
        </w:r>
        <w:r>
          <w:rPr>
            <w:rFonts w:asciiTheme="minorHAnsi" w:hAnsiTheme="minorHAnsi"/>
            <w:b/>
            <w:sz w:val="18"/>
            <w:szCs w:val="18"/>
          </w:rPr>
          <w:t>f</w:t>
        </w:r>
        <w:r w:rsidRPr="00F0066C">
          <w:rPr>
            <w:rFonts w:asciiTheme="minorHAnsi" w:hAnsiTheme="minorHAnsi"/>
            <w:b/>
            <w:sz w:val="18"/>
            <w:szCs w:val="18"/>
          </w:rPr>
          <w:t>or Compliance</w:t>
        </w:r>
      </w:ins>
    </w:p>
    <w:p w14:paraId="56822785" w14:textId="77777777" w:rsidR="000B33B6" w:rsidRPr="00F0066C" w:rsidRDefault="000B33B6" w:rsidP="000B33B6">
      <w:pPr>
        <w:numPr>
          <w:ilvl w:val="0"/>
          <w:numId w:val="32"/>
        </w:numPr>
        <w:rPr>
          <w:ins w:id="49" w:author="Alhabibi, Haider@Energy" w:date="2022-03-28T13:12:00Z"/>
          <w:rFonts w:asciiTheme="minorHAnsi" w:hAnsiTheme="minorHAnsi"/>
          <w:sz w:val="18"/>
        </w:rPr>
      </w:pPr>
      <w:ins w:id="50" w:author="Alhabibi, Haider@Energy" w:date="2022-03-28T13:12:00Z">
        <w:r w:rsidRPr="00F0066C">
          <w:rPr>
            <w:rFonts w:asciiTheme="minorHAnsi" w:hAnsiTheme="minorHAnsi"/>
            <w:sz w:val="18"/>
          </w:rPr>
          <w:t>This field must be a true statement (or not applicable) for the system to comply.</w:t>
        </w:r>
      </w:ins>
    </w:p>
    <w:p w14:paraId="5A32FFBE" w14:textId="77777777" w:rsidR="000B33B6" w:rsidRPr="00F0066C" w:rsidRDefault="000B33B6" w:rsidP="000B33B6">
      <w:pPr>
        <w:numPr>
          <w:ilvl w:val="0"/>
          <w:numId w:val="32"/>
        </w:numPr>
        <w:rPr>
          <w:ins w:id="51" w:author="Alhabibi, Haider@Energy" w:date="2022-03-28T13:12:00Z"/>
          <w:rFonts w:asciiTheme="minorHAnsi" w:hAnsiTheme="minorHAnsi"/>
          <w:sz w:val="18"/>
        </w:rPr>
      </w:pPr>
      <w:ins w:id="52" w:author="Alhabibi, Haider@Energy" w:date="2022-03-28T13:12:00Z">
        <w:r w:rsidRPr="00F0066C">
          <w:rPr>
            <w:rFonts w:asciiTheme="minorHAnsi" w:hAnsiTheme="minorHAnsi"/>
            <w:sz w:val="18"/>
          </w:rPr>
          <w:t>This field must be a true statement (or not applicable) for the system to comply.</w:t>
        </w:r>
      </w:ins>
    </w:p>
    <w:p w14:paraId="718A0179" w14:textId="77777777" w:rsidR="000B33B6" w:rsidRPr="00F0066C" w:rsidRDefault="000B33B6" w:rsidP="000B33B6">
      <w:pPr>
        <w:numPr>
          <w:ilvl w:val="0"/>
          <w:numId w:val="32"/>
        </w:numPr>
        <w:rPr>
          <w:ins w:id="53" w:author="Alhabibi, Haider@Energy" w:date="2022-03-28T13:12:00Z"/>
          <w:rFonts w:asciiTheme="minorHAnsi" w:hAnsiTheme="minorHAnsi"/>
          <w:sz w:val="18"/>
        </w:rPr>
      </w:pPr>
      <w:ins w:id="54" w:author="Alhabibi, Haider@Energy" w:date="2022-03-28T13:12:00Z">
        <w:r w:rsidRPr="00F0066C">
          <w:rPr>
            <w:rFonts w:asciiTheme="minorHAnsi" w:hAnsiTheme="minorHAnsi"/>
            <w:sz w:val="18"/>
          </w:rPr>
          <w:t>This field must be a true statement (or not applicable) for the system to comply.</w:t>
        </w:r>
      </w:ins>
    </w:p>
    <w:p w14:paraId="56677CE9" w14:textId="77777777" w:rsidR="000B33B6" w:rsidRPr="00F0066C" w:rsidRDefault="000B33B6" w:rsidP="000B33B6">
      <w:pPr>
        <w:numPr>
          <w:ilvl w:val="0"/>
          <w:numId w:val="32"/>
        </w:numPr>
        <w:rPr>
          <w:ins w:id="55" w:author="Alhabibi, Haider@Energy" w:date="2022-03-28T13:12:00Z"/>
          <w:rFonts w:asciiTheme="minorHAnsi" w:hAnsiTheme="minorHAnsi"/>
          <w:sz w:val="18"/>
        </w:rPr>
      </w:pPr>
      <w:ins w:id="56" w:author="Alhabibi, Haider@Energy" w:date="2022-03-28T13:12:00Z">
        <w:r w:rsidRPr="00F0066C">
          <w:rPr>
            <w:rFonts w:asciiTheme="minorHAnsi" w:hAnsiTheme="minorHAnsi"/>
            <w:sz w:val="18"/>
          </w:rPr>
          <w:t>This field must be a true statement (or not applicable) for the system to comply.</w:t>
        </w:r>
      </w:ins>
    </w:p>
    <w:p w14:paraId="5B2FDD85" w14:textId="77777777" w:rsidR="000B33B6" w:rsidRPr="00F0066C" w:rsidRDefault="000B33B6" w:rsidP="000B33B6">
      <w:pPr>
        <w:numPr>
          <w:ilvl w:val="0"/>
          <w:numId w:val="32"/>
        </w:numPr>
        <w:rPr>
          <w:ins w:id="57" w:author="Alhabibi, Haider@Energy" w:date="2022-03-28T13:12:00Z"/>
          <w:rFonts w:asciiTheme="minorHAnsi" w:hAnsiTheme="minorHAnsi"/>
          <w:sz w:val="18"/>
        </w:rPr>
      </w:pPr>
      <w:ins w:id="58" w:author="Alhabibi, Haider@Energy" w:date="2022-03-28T13:12:00Z">
        <w:r w:rsidRPr="00F0066C">
          <w:rPr>
            <w:rFonts w:asciiTheme="minorHAnsi" w:hAnsiTheme="minorHAnsi"/>
            <w:sz w:val="18"/>
          </w:rPr>
          <w:t xml:space="preserve">This field must be a true statement (or not applicable) for the system to comply </w:t>
        </w:r>
      </w:ins>
    </w:p>
    <w:p w14:paraId="56522037" w14:textId="77777777" w:rsidR="000B33B6" w:rsidRPr="00F0066C" w:rsidRDefault="000B33B6" w:rsidP="000B33B6">
      <w:pPr>
        <w:numPr>
          <w:ilvl w:val="0"/>
          <w:numId w:val="32"/>
        </w:numPr>
        <w:rPr>
          <w:ins w:id="59" w:author="Alhabibi, Haider@Energy" w:date="2022-03-28T13:12:00Z"/>
          <w:rFonts w:asciiTheme="minorHAnsi" w:hAnsiTheme="minorHAnsi"/>
          <w:sz w:val="18"/>
        </w:rPr>
      </w:pPr>
      <w:ins w:id="60" w:author="Alhabibi, Haider@Energy" w:date="2022-03-28T13:12:00Z">
        <w:r w:rsidRPr="00F0066C">
          <w:rPr>
            <w:rFonts w:asciiTheme="minorHAnsi" w:hAnsiTheme="minorHAnsi"/>
            <w:sz w:val="18"/>
          </w:rPr>
          <w:t>This field must be a true statement (or not applicable) for the system to comply</w:t>
        </w:r>
      </w:ins>
    </w:p>
    <w:p w14:paraId="27AAC336" w14:textId="77777777" w:rsidR="000B33B6" w:rsidRPr="00F0066C" w:rsidRDefault="000B33B6" w:rsidP="000B33B6">
      <w:pPr>
        <w:numPr>
          <w:ilvl w:val="0"/>
          <w:numId w:val="32"/>
        </w:numPr>
        <w:rPr>
          <w:ins w:id="61" w:author="Alhabibi, Haider@Energy" w:date="2022-03-28T13:12:00Z"/>
          <w:rFonts w:asciiTheme="minorHAnsi" w:hAnsiTheme="minorHAnsi"/>
          <w:sz w:val="18"/>
        </w:rPr>
      </w:pPr>
      <w:ins w:id="62" w:author="Alhabibi, Haider@Energy" w:date="2022-03-28T13:12:00Z">
        <w:r w:rsidRPr="00F0066C">
          <w:rPr>
            <w:rFonts w:asciiTheme="minorHAnsi" w:hAnsiTheme="minorHAnsi"/>
            <w:sz w:val="18"/>
          </w:rPr>
          <w:t>This field must be a true statement (or not applicable) for the system to comply</w:t>
        </w:r>
      </w:ins>
    </w:p>
    <w:p w14:paraId="5D0FB14D" w14:textId="77777777" w:rsidR="000B33B6" w:rsidRPr="00F0066C" w:rsidRDefault="000B33B6" w:rsidP="000B33B6">
      <w:pPr>
        <w:numPr>
          <w:ilvl w:val="0"/>
          <w:numId w:val="32"/>
        </w:numPr>
        <w:rPr>
          <w:ins w:id="63" w:author="Alhabibi, Haider@Energy" w:date="2022-03-28T13:12:00Z"/>
          <w:rFonts w:asciiTheme="minorHAnsi" w:hAnsiTheme="minorHAnsi"/>
          <w:sz w:val="18"/>
        </w:rPr>
      </w:pPr>
      <w:ins w:id="64" w:author="Alhabibi, Haider@Energy" w:date="2022-03-28T13:12:00Z">
        <w:r w:rsidRPr="00F0066C">
          <w:rPr>
            <w:rFonts w:asciiTheme="minorHAnsi" w:hAnsiTheme="minorHAnsi"/>
            <w:i/>
            <w:sz w:val="18"/>
          </w:rPr>
          <w:t>Verification Status:</w:t>
        </w:r>
        <w:r w:rsidRPr="00F0066C">
          <w:rPr>
            <w:rFonts w:asciiTheme="minorHAnsi" w:hAnsiTheme="minorHAnsi"/>
            <w:sz w:val="18"/>
          </w:rPr>
          <w:t xml:space="preserve"> If this Section does not apply, then select “All </w:t>
        </w:r>
        <w:r>
          <w:rPr>
            <w:rFonts w:asciiTheme="minorHAnsi" w:hAnsiTheme="minorHAnsi"/>
            <w:sz w:val="18"/>
          </w:rPr>
          <w:t>N/A</w:t>
        </w:r>
        <w:r w:rsidRPr="00F0066C">
          <w:rPr>
            <w:rFonts w:asciiTheme="minorHAnsi" w:hAnsiTheme="minorHAnsi"/>
            <w:sz w:val="18"/>
          </w:rPr>
          <w:t>”.</w:t>
        </w:r>
        <w:r>
          <w:rPr>
            <w:rFonts w:asciiTheme="minorHAnsi" w:hAnsiTheme="minorHAnsi"/>
            <w:sz w:val="18"/>
          </w:rPr>
          <w:t xml:space="preserve"> </w:t>
        </w:r>
        <w:r w:rsidRPr="00F0066C">
          <w:rPr>
            <w:rFonts w:asciiTheme="minorHAnsi" w:hAnsiTheme="minorHAnsi"/>
            <w:sz w:val="18"/>
          </w:rPr>
          <w:t xml:space="preserve">If the system meets all of the additional requirements for </w:t>
        </w:r>
        <w:proofErr w:type="gramStart"/>
        <w:r w:rsidRPr="00F0066C">
          <w:rPr>
            <w:rFonts w:asciiTheme="minorHAnsi" w:hAnsiTheme="minorHAnsi"/>
            <w:sz w:val="18"/>
          </w:rPr>
          <w:t>compliance</w:t>
        </w:r>
        <w:proofErr w:type="gramEnd"/>
        <w:r w:rsidRPr="00F0066C">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ins>
    </w:p>
    <w:p w14:paraId="3E11CA23" w14:textId="77777777" w:rsidR="000B33B6" w:rsidRPr="00F0066C" w:rsidRDefault="000B33B6" w:rsidP="000B33B6">
      <w:pPr>
        <w:numPr>
          <w:ilvl w:val="0"/>
          <w:numId w:val="32"/>
        </w:numPr>
        <w:rPr>
          <w:ins w:id="65" w:author="Alhabibi, Haider@Energy" w:date="2022-03-28T13:12:00Z"/>
          <w:rFonts w:asciiTheme="minorHAnsi" w:hAnsiTheme="minorHAnsi"/>
          <w:sz w:val="18"/>
        </w:rPr>
      </w:pPr>
      <w:ins w:id="66" w:author="Alhabibi, Haider@Energy" w:date="2022-03-28T13:12:00Z">
        <w:r w:rsidRPr="00F0066C">
          <w:rPr>
            <w:rFonts w:asciiTheme="minorHAnsi" w:hAnsiTheme="minorHAnsi"/>
            <w:i/>
            <w:sz w:val="18"/>
          </w:rPr>
          <w:t>Correction Notes:</w:t>
        </w:r>
        <w:r w:rsidRPr="00F0066C">
          <w:rPr>
            <w:rFonts w:asciiTheme="minorHAnsi" w:hAnsiTheme="minorHAnsi"/>
            <w:sz w:val="18"/>
          </w:rPr>
          <w:t xml:space="preserve"> If one or more applicable requirements are not met “Fail” will appear in the row above.</w:t>
        </w:r>
        <w:r>
          <w:rPr>
            <w:rFonts w:asciiTheme="minorHAnsi" w:hAnsiTheme="minorHAnsi"/>
            <w:sz w:val="18"/>
          </w:rPr>
          <w:t xml:space="preserve"> </w:t>
        </w:r>
        <w:r w:rsidRPr="00F0066C">
          <w:rPr>
            <w:rFonts w:asciiTheme="minorHAnsi" w:hAnsiTheme="minorHAnsi"/>
            <w:sz w:val="18"/>
          </w:rPr>
          <w:t xml:space="preserve">When this </w:t>
        </w:r>
        <w:proofErr w:type="gramStart"/>
        <w:r w:rsidRPr="00F0066C">
          <w:rPr>
            <w:rFonts w:asciiTheme="minorHAnsi" w:hAnsiTheme="minorHAnsi"/>
            <w:sz w:val="18"/>
          </w:rPr>
          <w:t>occurs</w:t>
        </w:r>
        <w:proofErr w:type="gramEnd"/>
        <w:r w:rsidRPr="00F0066C">
          <w:rPr>
            <w:rFonts w:asciiTheme="minorHAnsi" w:hAnsiTheme="minorHAnsi"/>
            <w:sz w:val="18"/>
          </w:rPr>
          <w:t xml:space="preserve"> the rater is required to enter detailed notes here that describe</w:t>
        </w:r>
        <w:r>
          <w:rPr>
            <w:rFonts w:asciiTheme="minorHAnsi" w:hAnsiTheme="minorHAnsi"/>
            <w:sz w:val="18"/>
          </w:rPr>
          <w:t>s</w:t>
        </w:r>
        <w:r w:rsidRPr="00F0066C">
          <w:rPr>
            <w:rFonts w:asciiTheme="minorHAnsi" w:hAnsiTheme="minorHAnsi"/>
            <w:sz w:val="18"/>
          </w:rPr>
          <w:t xml:space="preserve"> what failed and why. </w:t>
        </w:r>
      </w:ins>
    </w:p>
    <w:p w14:paraId="057B25C2" w14:textId="77777777" w:rsidR="00BC0F9D" w:rsidRDefault="00BC0F9D" w:rsidP="001C5CD0">
      <w:pPr>
        <w:rPr>
          <w:ins w:id="67" w:author="Alhabibi, Haider@Energy" w:date="2022-03-28T13:11:00Z"/>
          <w:rFonts w:asciiTheme="minorHAnsi" w:hAnsiTheme="minorHAnsi"/>
          <w:b/>
          <w:sz w:val="18"/>
          <w:szCs w:val="18"/>
        </w:rPr>
      </w:pPr>
    </w:p>
    <w:p w14:paraId="360E3D7C" w14:textId="77777777" w:rsidR="00BC0F9D" w:rsidRPr="00447251" w:rsidRDefault="00BC0F9D" w:rsidP="001C5CD0">
      <w:pPr>
        <w:rPr>
          <w:rFonts w:asciiTheme="minorHAnsi" w:hAnsiTheme="minorHAnsi"/>
          <w:b/>
          <w:sz w:val="18"/>
          <w:szCs w:val="18"/>
        </w:rPr>
      </w:pPr>
    </w:p>
    <w:p w14:paraId="4AE0FCCB" w14:textId="2E0EA923" w:rsidR="001C5CD0" w:rsidRPr="00447251" w:rsidRDefault="001C5CD0" w:rsidP="001C5CD0">
      <w:pPr>
        <w:rPr>
          <w:rFonts w:ascii="Calibri" w:hAnsi="Calibri"/>
          <w:b/>
          <w:sz w:val="18"/>
          <w:szCs w:val="18"/>
        </w:rPr>
      </w:pPr>
      <w:r>
        <w:rPr>
          <w:rFonts w:ascii="Calibri" w:hAnsi="Calibri"/>
          <w:b/>
          <w:sz w:val="18"/>
        </w:rPr>
        <w:t xml:space="preserve">Section </w:t>
      </w:r>
      <w:del w:id="68" w:author="Alhabibi, Haider@Energy" w:date="2022-03-28T13:12:00Z">
        <w:r w:rsidDel="000B33B6">
          <w:rPr>
            <w:rFonts w:ascii="Calibri" w:hAnsi="Calibri"/>
            <w:b/>
            <w:sz w:val="18"/>
            <w:szCs w:val="18"/>
          </w:rPr>
          <w:delText>D</w:delText>
        </w:r>
      </w:del>
      <w:ins w:id="69" w:author="Alhabibi, Haider@Energy" w:date="2022-03-28T13:12:00Z">
        <w:r w:rsidR="000B33B6">
          <w:rPr>
            <w:rFonts w:ascii="Calibri" w:hAnsi="Calibri"/>
            <w:b/>
            <w:sz w:val="18"/>
            <w:szCs w:val="18"/>
          </w:rPr>
          <w:t>E</w:t>
        </w:r>
      </w:ins>
      <w:r>
        <w:rPr>
          <w:rFonts w:ascii="Calibri" w:hAnsi="Calibri"/>
          <w:b/>
          <w:sz w:val="18"/>
          <w:szCs w:val="18"/>
        </w:rPr>
        <w:t>. Determination of HERS Verification Compliance</w:t>
      </w:r>
    </w:p>
    <w:p w14:paraId="4AE0FCCC" w14:textId="60F741F5" w:rsidR="00BE3E3F" w:rsidRDefault="001C5CD0" w:rsidP="00A63F93">
      <w:pPr>
        <w:pStyle w:val="ListParagraph"/>
        <w:numPr>
          <w:ilvl w:val="0"/>
          <w:numId w:val="16"/>
        </w:numPr>
        <w:rPr>
          <w:rFonts w:ascii="Calibri" w:hAnsi="Calibri"/>
          <w:sz w:val="18"/>
        </w:rPr>
      </w:pPr>
      <w:r>
        <w:rPr>
          <w:rFonts w:ascii="Calibri" w:hAnsi="Calibri"/>
          <w:sz w:val="18"/>
        </w:rPr>
        <w:t>This field is filled out automatically.</w:t>
      </w:r>
      <w:r w:rsidR="00F954B1">
        <w:rPr>
          <w:rFonts w:ascii="Calibri" w:hAnsi="Calibri"/>
          <w:sz w:val="18"/>
        </w:rPr>
        <w:t xml:space="preserve"> </w:t>
      </w:r>
      <w:r>
        <w:rPr>
          <w:rFonts w:ascii="Calibri" w:hAnsi="Calibri"/>
          <w:sz w:val="18"/>
        </w:rPr>
        <w:t>Compliance requires that all individual criteria pass.</w:t>
      </w:r>
    </w:p>
    <w:p w14:paraId="4AE0FCE9" w14:textId="77777777" w:rsidR="004B55FD" w:rsidRPr="00525196" w:rsidRDefault="004B55FD" w:rsidP="00525196">
      <w:pPr>
        <w:spacing w:line="276" w:lineRule="auto"/>
        <w:ind w:left="720" w:hanging="360"/>
        <w:rPr>
          <w:rFonts w:asciiTheme="minorHAnsi" w:hAnsiTheme="minorHAnsi"/>
          <w:sz w:val="18"/>
          <w:szCs w:val="18"/>
        </w:rPr>
      </w:pPr>
    </w:p>
    <w:p w14:paraId="4AE0FCEA" w14:textId="77777777" w:rsidR="005F4DEA" w:rsidRPr="00525196" w:rsidRDefault="005F4DEA" w:rsidP="005F4DEA">
      <w:pPr>
        <w:rPr>
          <w:rFonts w:asciiTheme="minorHAnsi" w:hAnsiTheme="minorHAnsi"/>
          <w:sz w:val="18"/>
          <w:szCs w:val="18"/>
        </w:rPr>
      </w:pPr>
    </w:p>
    <w:p w14:paraId="4AE0FCEB" w14:textId="77777777" w:rsidR="005F4DEA" w:rsidRPr="00525196" w:rsidRDefault="005F4DEA" w:rsidP="005F4DEA">
      <w:pPr>
        <w:rPr>
          <w:rFonts w:asciiTheme="minorHAnsi" w:hAnsiTheme="minorHAnsi"/>
          <w:sz w:val="18"/>
          <w:szCs w:val="18"/>
        </w:rPr>
        <w:sectPr w:rsidR="005F4DEA" w:rsidRPr="00525196" w:rsidSect="008B0222">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70"/>
        <w:gridCol w:w="4187"/>
        <w:gridCol w:w="6373"/>
      </w:tblGrid>
      <w:tr w:rsidR="00EA36C4" w:rsidRPr="00525196" w14:paraId="4AE0FCEE" w14:textId="77777777" w:rsidTr="00EA36C4">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CED" w14:textId="77777777" w:rsidR="00EA36C4" w:rsidRPr="00525196" w:rsidRDefault="00EA36C4">
            <w:pPr>
              <w:rPr>
                <w:rFonts w:asciiTheme="minorHAnsi" w:hAnsiTheme="minorHAnsi"/>
                <w:i/>
                <w:sz w:val="18"/>
                <w:szCs w:val="18"/>
              </w:rPr>
            </w:pPr>
            <w:r w:rsidRPr="00A63F93">
              <w:rPr>
                <w:rFonts w:asciiTheme="minorHAnsi" w:hAnsiTheme="minorHAnsi"/>
                <w:b/>
                <w:szCs w:val="18"/>
              </w:rPr>
              <w:lastRenderedPageBreak/>
              <w:t>A. System Information</w:t>
            </w:r>
          </w:p>
        </w:tc>
      </w:tr>
      <w:tr w:rsidR="00EA36C4" w:rsidRPr="00525196" w14:paraId="4AE0FCF2" w14:textId="77777777" w:rsidTr="00CB62D6">
        <w:trPr>
          <w:trHeight w:val="161"/>
        </w:trPr>
        <w:tc>
          <w:tcPr>
            <w:tcW w:w="213" w:type="pct"/>
            <w:tcBorders>
              <w:top w:val="single" w:sz="4" w:space="0" w:color="auto"/>
              <w:left w:val="single" w:sz="4" w:space="0" w:color="auto"/>
              <w:bottom w:val="single" w:sz="4" w:space="0" w:color="auto"/>
              <w:right w:val="single" w:sz="4" w:space="0" w:color="auto"/>
            </w:tcBorders>
            <w:vAlign w:val="center"/>
            <w:hideMark/>
          </w:tcPr>
          <w:p w14:paraId="4AE0FCEF" w14:textId="77777777" w:rsidR="00EA36C4" w:rsidRPr="00AE4763" w:rsidRDefault="00EA36C4" w:rsidP="00CB62D6">
            <w:pPr>
              <w:jc w:val="center"/>
              <w:rPr>
                <w:rFonts w:asciiTheme="minorHAnsi" w:hAnsiTheme="minorHAnsi"/>
                <w:sz w:val="18"/>
                <w:szCs w:val="18"/>
              </w:rPr>
            </w:pPr>
            <w:r w:rsidRPr="00AE4763">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0" w14:textId="08AA2CA6" w:rsidR="00EA36C4" w:rsidRPr="00AE4763" w:rsidRDefault="005621F7" w:rsidP="00CB62D6">
            <w:pPr>
              <w:rPr>
                <w:rFonts w:asciiTheme="minorHAnsi" w:hAnsiTheme="minorHAnsi"/>
                <w:sz w:val="18"/>
                <w:szCs w:val="18"/>
              </w:rPr>
            </w:pPr>
            <w:r w:rsidRPr="00AE4763">
              <w:rPr>
                <w:rFonts w:asciiTheme="minorHAnsi" w:hAnsiTheme="minorHAnsi"/>
                <w:sz w:val="18"/>
                <w:szCs w:val="18"/>
              </w:rPr>
              <w:t xml:space="preserve">Space Conditioning </w:t>
            </w:r>
            <w:r w:rsidR="00EA36C4" w:rsidRPr="00AE4763">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1" w14:textId="719FB3FD" w:rsidR="00EA36C4" w:rsidRPr="00AE4763" w:rsidRDefault="00EA36C4" w:rsidP="00CB62D6">
            <w:pPr>
              <w:rPr>
                <w:rFonts w:asciiTheme="minorHAnsi" w:hAnsiTheme="minorHAnsi"/>
                <w:sz w:val="18"/>
                <w:szCs w:val="18"/>
              </w:rPr>
            </w:pPr>
            <w:r w:rsidRPr="00AE4763">
              <w:rPr>
                <w:rFonts w:asciiTheme="minorHAnsi" w:hAnsiTheme="minorHAnsi"/>
                <w:sz w:val="18"/>
                <w:szCs w:val="18"/>
              </w:rPr>
              <w:t xml:space="preserve">&lt;&lt;text (data from </w:t>
            </w:r>
            <w:del w:id="78" w:author="Alhabibi, Haider@Energy" w:date="2022-02-18T16:30:00Z">
              <w:r w:rsidRPr="00AE4763" w:rsidDel="000D0273">
                <w:rPr>
                  <w:rFonts w:asciiTheme="minorHAnsi" w:hAnsiTheme="minorHAnsi"/>
                  <w:sz w:val="18"/>
                  <w:szCs w:val="18"/>
                </w:rPr>
                <w:delText>CF2R</w:delText>
              </w:r>
            </w:del>
            <w:ins w:id="79" w:author="Alhabibi, Haider@Energy" w:date="2022-02-18T16:30:00Z">
              <w:r w:rsidR="000D0273">
                <w:rPr>
                  <w:rFonts w:asciiTheme="minorHAnsi" w:hAnsiTheme="minorHAnsi"/>
                  <w:sz w:val="18"/>
                  <w:szCs w:val="18"/>
                </w:rPr>
                <w:t>LMCI</w:t>
              </w:r>
            </w:ins>
            <w:r w:rsidRPr="00AE4763">
              <w:rPr>
                <w:rFonts w:asciiTheme="minorHAnsi" w:hAnsiTheme="minorHAnsi"/>
                <w:sz w:val="18"/>
                <w:szCs w:val="18"/>
              </w:rPr>
              <w:t>-MCH-20)&gt;&gt;</w:t>
            </w:r>
          </w:p>
        </w:tc>
      </w:tr>
      <w:tr w:rsidR="00EA36C4" w:rsidRPr="00525196" w14:paraId="4AE0FCF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3" w14:textId="77777777" w:rsidR="00EA36C4" w:rsidRPr="00AE4763" w:rsidRDefault="00EA36C4">
            <w:pPr>
              <w:jc w:val="center"/>
              <w:rPr>
                <w:rFonts w:asciiTheme="minorHAnsi" w:hAnsiTheme="minorHAnsi"/>
                <w:sz w:val="18"/>
                <w:szCs w:val="18"/>
              </w:rPr>
            </w:pPr>
            <w:r w:rsidRPr="00AE4763">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4" w14:textId="037F8B37" w:rsidR="00EA36C4" w:rsidRPr="00AE4763" w:rsidRDefault="005621F7">
            <w:pPr>
              <w:rPr>
                <w:rFonts w:asciiTheme="minorHAnsi" w:hAnsiTheme="minorHAnsi"/>
                <w:sz w:val="18"/>
                <w:szCs w:val="18"/>
              </w:rPr>
            </w:pPr>
            <w:r w:rsidRPr="00AE4763">
              <w:rPr>
                <w:rFonts w:asciiTheme="minorHAnsi" w:hAnsiTheme="minorHAnsi"/>
                <w:sz w:val="18"/>
                <w:szCs w:val="18"/>
              </w:rPr>
              <w:t xml:space="preserve">Space Conditioning </w:t>
            </w:r>
            <w:r w:rsidR="00EA36C4" w:rsidRPr="00AE4763">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hideMark/>
          </w:tcPr>
          <w:p w14:paraId="4AE0FCF5" w14:textId="2AD167B8" w:rsidR="00EA36C4" w:rsidRPr="00AE4763" w:rsidRDefault="00EA36C4">
            <w:pPr>
              <w:rPr>
                <w:rFonts w:asciiTheme="minorHAnsi" w:hAnsiTheme="minorHAnsi"/>
                <w:sz w:val="18"/>
                <w:szCs w:val="18"/>
              </w:rPr>
            </w:pPr>
            <w:r w:rsidRPr="00AE4763">
              <w:rPr>
                <w:rFonts w:asciiTheme="minorHAnsi" w:hAnsiTheme="minorHAnsi"/>
                <w:sz w:val="18"/>
                <w:szCs w:val="18"/>
              </w:rPr>
              <w:t xml:space="preserve">&lt;&lt;text (data from </w:t>
            </w:r>
            <w:del w:id="80" w:author="Alhabibi, Haider@Energy" w:date="2022-02-18T16:30:00Z">
              <w:r w:rsidRPr="00AE4763" w:rsidDel="000D0273">
                <w:rPr>
                  <w:rFonts w:asciiTheme="minorHAnsi" w:hAnsiTheme="minorHAnsi"/>
                  <w:sz w:val="18"/>
                  <w:szCs w:val="18"/>
                </w:rPr>
                <w:delText>CF2R</w:delText>
              </w:r>
            </w:del>
            <w:ins w:id="81" w:author="Alhabibi, Haider@Energy" w:date="2022-02-18T16:30:00Z">
              <w:r w:rsidR="000D0273">
                <w:rPr>
                  <w:rFonts w:asciiTheme="minorHAnsi" w:hAnsiTheme="minorHAnsi"/>
                  <w:sz w:val="18"/>
                  <w:szCs w:val="18"/>
                </w:rPr>
                <w:t>LMCI</w:t>
              </w:r>
            </w:ins>
            <w:r w:rsidRPr="00AE4763">
              <w:rPr>
                <w:rFonts w:asciiTheme="minorHAnsi" w:hAnsiTheme="minorHAnsi"/>
                <w:sz w:val="18"/>
                <w:szCs w:val="18"/>
              </w:rPr>
              <w:t>-MCH-20)&gt;&gt;</w:t>
            </w:r>
          </w:p>
        </w:tc>
      </w:tr>
      <w:tr w:rsidR="00BE69D4" w:rsidRPr="00525196" w14:paraId="1B619A9B"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42F87E2" w14:textId="6145FE17"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4E7CB2D5" w14:textId="7D99E0E0" w:rsidR="00BE69D4" w:rsidRPr="00AE4763" w:rsidRDefault="00BE69D4" w:rsidP="00BE69D4">
            <w:pPr>
              <w:rPr>
                <w:rFonts w:asciiTheme="minorHAnsi" w:hAnsiTheme="minorHAnsi"/>
                <w:sz w:val="18"/>
                <w:szCs w:val="18"/>
              </w:rPr>
            </w:pPr>
            <w:r w:rsidRPr="00AE4763">
              <w:rPr>
                <w:rFonts w:asciiTheme="minorHAnsi" w:hAnsiTheme="minorHAnsi"/>
                <w:sz w:val="18"/>
                <w:szCs w:val="18"/>
              </w:rPr>
              <w:t>Indoor Unit Name</w:t>
            </w:r>
            <w:r w:rsidR="00CB62D6">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20E56508" w14:textId="6E90A27B"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MCH-01)&gt;&gt;</w:t>
            </w:r>
          </w:p>
        </w:tc>
      </w:tr>
      <w:tr w:rsidR="00BE69D4" w:rsidRPr="00525196" w14:paraId="4AE0FCFA"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7" w14:textId="38F9F041"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8" w14:textId="1312DE2B" w:rsidR="00BE69D4" w:rsidRPr="00812C1C" w:rsidRDefault="00BE69D4" w:rsidP="00BE69D4">
            <w:pPr>
              <w:rPr>
                <w:rFonts w:asciiTheme="minorHAnsi" w:hAnsiTheme="minorHAnsi"/>
                <w:sz w:val="18"/>
                <w:szCs w:val="18"/>
              </w:rPr>
            </w:pPr>
            <w:r w:rsidRPr="00812C1C">
              <w:rPr>
                <w:rFonts w:asciiTheme="minorHAnsi" w:hAnsiTheme="minorHAnsi"/>
                <w:sz w:val="18"/>
                <w:szCs w:val="18"/>
              </w:rPr>
              <w:t xml:space="preserve">Building Type from </w:t>
            </w:r>
            <w:del w:id="82" w:author="Alhabibi, Haider@Energy" w:date="2022-02-18T16:30:00Z">
              <w:r w:rsidRPr="00812C1C" w:rsidDel="000D0273">
                <w:rPr>
                  <w:rFonts w:asciiTheme="minorHAnsi" w:hAnsiTheme="minorHAnsi"/>
                  <w:sz w:val="18"/>
                  <w:szCs w:val="18"/>
                </w:rPr>
                <w:delText>CF1R</w:delText>
              </w:r>
            </w:del>
            <w:ins w:id="83" w:author="Alhabibi, Haider@Energy" w:date="2022-02-18T16:30:00Z">
              <w:r w:rsidR="000D0273">
                <w:rPr>
                  <w:rFonts w:asciiTheme="minorHAnsi" w:hAnsiTheme="minorHAnsi"/>
                  <w:sz w:val="18"/>
                  <w:szCs w:val="18"/>
                </w:rPr>
                <w:t>LMCC</w:t>
              </w:r>
            </w:ins>
          </w:p>
        </w:tc>
        <w:tc>
          <w:tcPr>
            <w:tcW w:w="2889" w:type="pct"/>
            <w:tcBorders>
              <w:top w:val="single" w:sz="4" w:space="0" w:color="auto"/>
              <w:left w:val="single" w:sz="4" w:space="0" w:color="auto"/>
              <w:bottom w:val="single" w:sz="4" w:space="0" w:color="auto"/>
              <w:right w:val="single" w:sz="4" w:space="0" w:color="auto"/>
            </w:tcBorders>
            <w:hideMark/>
          </w:tcPr>
          <w:p w14:paraId="4AE0FCF9" w14:textId="79CD04C8" w:rsidR="00BE69D4" w:rsidRPr="00812C1C" w:rsidRDefault="00BE69D4" w:rsidP="00BE69D4">
            <w:pPr>
              <w:rPr>
                <w:rFonts w:asciiTheme="minorHAnsi" w:hAnsiTheme="minorHAnsi"/>
                <w:sz w:val="18"/>
                <w:szCs w:val="18"/>
              </w:rPr>
            </w:pPr>
            <w:r w:rsidRPr="00812C1C">
              <w:rPr>
                <w:rFonts w:asciiTheme="minorHAnsi" w:hAnsiTheme="minorHAnsi"/>
                <w:sz w:val="18"/>
                <w:szCs w:val="18"/>
              </w:rPr>
              <w:t xml:space="preserve">&lt;&lt;text (data from </w:t>
            </w:r>
            <w:del w:id="84" w:author="Alhabibi, Haider@Energy" w:date="2022-02-18T16:30:00Z">
              <w:r w:rsidRPr="00812C1C" w:rsidDel="000D0273">
                <w:rPr>
                  <w:rFonts w:asciiTheme="minorHAnsi" w:hAnsiTheme="minorHAnsi"/>
                  <w:sz w:val="18"/>
                  <w:szCs w:val="18"/>
                </w:rPr>
                <w:delText>CF2R</w:delText>
              </w:r>
            </w:del>
            <w:ins w:id="85" w:author="Alhabibi, Haider@Energy" w:date="2022-02-18T16:30:00Z">
              <w:r w:rsidR="000D0273">
                <w:rPr>
                  <w:rFonts w:asciiTheme="minorHAnsi" w:hAnsiTheme="minorHAnsi"/>
                  <w:sz w:val="18"/>
                  <w:szCs w:val="18"/>
                </w:rPr>
                <w:t>LMCI</w:t>
              </w:r>
            </w:ins>
            <w:r w:rsidRPr="00812C1C">
              <w:rPr>
                <w:rFonts w:asciiTheme="minorHAnsi" w:hAnsiTheme="minorHAnsi"/>
                <w:sz w:val="18"/>
                <w:szCs w:val="18"/>
              </w:rPr>
              <w:t>-MCH-20)&gt;&gt;</w:t>
            </w:r>
          </w:p>
        </w:tc>
      </w:tr>
      <w:tr w:rsidR="00BE69D4" w:rsidRPr="00525196" w14:paraId="4AE0FCFE"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B" w14:textId="6782CF2B"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C" w14:textId="472DCFDD" w:rsidR="00BE69D4" w:rsidRPr="00AE4763" w:rsidRDefault="00BE69D4" w:rsidP="00BE69D4">
            <w:pPr>
              <w:rPr>
                <w:rFonts w:asciiTheme="minorHAnsi" w:hAnsiTheme="minorHAnsi"/>
                <w:sz w:val="18"/>
                <w:szCs w:val="18"/>
              </w:rPr>
            </w:pPr>
            <w:r w:rsidRPr="00AE4763">
              <w:rPr>
                <w:rFonts w:asciiTheme="minorHAnsi" w:hAnsiTheme="minorHAnsi"/>
                <w:sz w:val="18"/>
                <w:szCs w:val="18"/>
              </w:rPr>
              <w:t xml:space="preserve">Verified Low Leakage Ducts in Conditioned Space (VLLDCS) Credit from </w:t>
            </w:r>
            <w:del w:id="86" w:author="Alhabibi, Haider@Energy" w:date="2022-02-18T16:30:00Z">
              <w:r w:rsidRPr="00AE4763" w:rsidDel="000D0273">
                <w:rPr>
                  <w:rFonts w:asciiTheme="minorHAnsi" w:hAnsiTheme="minorHAnsi"/>
                  <w:sz w:val="18"/>
                  <w:szCs w:val="18"/>
                </w:rPr>
                <w:delText>CF1R</w:delText>
              </w:r>
            </w:del>
            <w:ins w:id="87" w:author="Alhabibi, Haider@Energy" w:date="2022-02-18T16:30:00Z">
              <w:r w:rsidR="000D0273">
                <w:rPr>
                  <w:rFonts w:asciiTheme="minorHAnsi" w:hAnsiTheme="minorHAnsi"/>
                  <w:sz w:val="18"/>
                  <w:szCs w:val="18"/>
                </w:rPr>
                <w:t>LMCC</w:t>
              </w:r>
            </w:ins>
            <w:r w:rsidRPr="00AE4763">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D" w14:textId="0FF90C8B" w:rsidR="00BE69D4" w:rsidRPr="00AE4763" w:rsidRDefault="00BE69D4" w:rsidP="00BE69D4">
            <w:pPr>
              <w:rPr>
                <w:rFonts w:asciiTheme="minorHAnsi" w:hAnsiTheme="minorHAnsi"/>
                <w:sz w:val="18"/>
                <w:szCs w:val="18"/>
              </w:rPr>
            </w:pPr>
            <w:r w:rsidRPr="00AE4763">
              <w:rPr>
                <w:rFonts w:asciiTheme="minorHAnsi" w:hAnsiTheme="minorHAnsi"/>
                <w:sz w:val="18"/>
                <w:szCs w:val="18"/>
              </w:rPr>
              <w:t xml:space="preserve">&lt;&lt;text (data from </w:t>
            </w:r>
            <w:del w:id="88" w:author="Alhabibi, Haider@Energy" w:date="2022-02-18T16:30:00Z">
              <w:r w:rsidRPr="00AE4763" w:rsidDel="000D0273">
                <w:rPr>
                  <w:rFonts w:asciiTheme="minorHAnsi" w:hAnsiTheme="minorHAnsi"/>
                  <w:sz w:val="18"/>
                  <w:szCs w:val="18"/>
                </w:rPr>
                <w:delText>CF2R</w:delText>
              </w:r>
            </w:del>
            <w:ins w:id="89" w:author="Alhabibi, Haider@Energy" w:date="2022-02-18T16:30:00Z">
              <w:r w:rsidR="000D0273">
                <w:rPr>
                  <w:rFonts w:asciiTheme="minorHAnsi" w:hAnsiTheme="minorHAnsi"/>
                  <w:sz w:val="18"/>
                  <w:szCs w:val="18"/>
                </w:rPr>
                <w:t>LMCI</w:t>
              </w:r>
            </w:ins>
            <w:r w:rsidRPr="00AE4763">
              <w:rPr>
                <w:rFonts w:asciiTheme="minorHAnsi" w:hAnsiTheme="minorHAnsi"/>
                <w:sz w:val="18"/>
                <w:szCs w:val="18"/>
              </w:rPr>
              <w:t>-MCH-20)&gt;&gt;</w:t>
            </w:r>
          </w:p>
        </w:tc>
      </w:tr>
      <w:tr w:rsidR="00BE69D4" w:rsidRPr="00525196" w14:paraId="4AE0FD0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F" w14:textId="20529FE1"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0" w14:textId="01CFD14A" w:rsidR="00BE69D4" w:rsidRPr="00AE4763" w:rsidRDefault="00BE69D4" w:rsidP="00BE69D4">
            <w:pPr>
              <w:rPr>
                <w:rFonts w:asciiTheme="minorHAnsi" w:hAnsiTheme="minorHAnsi"/>
                <w:sz w:val="18"/>
                <w:szCs w:val="18"/>
              </w:rPr>
            </w:pPr>
            <w:r w:rsidRPr="00AE4763">
              <w:rPr>
                <w:rFonts w:asciiTheme="minorHAnsi" w:hAnsiTheme="minorHAnsi"/>
                <w:sz w:val="18"/>
                <w:szCs w:val="18"/>
              </w:rPr>
              <w:t xml:space="preserve">Verified Low Leakage Air-handling Unit Credit from </w:t>
            </w:r>
            <w:del w:id="90" w:author="Alhabibi, Haider@Energy" w:date="2022-02-18T16:30:00Z">
              <w:r w:rsidRPr="00AE4763" w:rsidDel="000D0273">
                <w:rPr>
                  <w:rFonts w:asciiTheme="minorHAnsi" w:hAnsiTheme="minorHAnsi"/>
                  <w:sz w:val="18"/>
                  <w:szCs w:val="18"/>
                </w:rPr>
                <w:delText>CF1R</w:delText>
              </w:r>
            </w:del>
            <w:ins w:id="91" w:author="Alhabibi, Haider@Energy" w:date="2022-02-18T16:30:00Z">
              <w:r w:rsidR="000D0273">
                <w:rPr>
                  <w:rFonts w:asciiTheme="minorHAnsi" w:hAnsiTheme="minorHAnsi"/>
                  <w:sz w:val="18"/>
                  <w:szCs w:val="18"/>
                </w:rPr>
                <w:t>LMCC</w:t>
              </w:r>
            </w:ins>
            <w:r w:rsidRPr="00AE4763">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1" w14:textId="4AA1AB9E" w:rsidR="00BE69D4" w:rsidRPr="00AE4763" w:rsidRDefault="00BE69D4" w:rsidP="00BE69D4">
            <w:pPr>
              <w:rPr>
                <w:rFonts w:asciiTheme="minorHAnsi" w:hAnsiTheme="minorHAnsi"/>
                <w:sz w:val="18"/>
                <w:szCs w:val="18"/>
              </w:rPr>
            </w:pPr>
            <w:r w:rsidRPr="00AE4763">
              <w:rPr>
                <w:rFonts w:asciiTheme="minorHAnsi" w:hAnsiTheme="minorHAnsi"/>
                <w:sz w:val="18"/>
                <w:szCs w:val="18"/>
              </w:rPr>
              <w:t xml:space="preserve">&lt;&lt;text (data from </w:t>
            </w:r>
            <w:del w:id="92" w:author="Alhabibi, Haider@Energy" w:date="2022-02-18T16:30:00Z">
              <w:r w:rsidRPr="00AE4763" w:rsidDel="000D0273">
                <w:rPr>
                  <w:rFonts w:asciiTheme="minorHAnsi" w:hAnsiTheme="minorHAnsi"/>
                  <w:sz w:val="18"/>
                  <w:szCs w:val="18"/>
                </w:rPr>
                <w:delText>CF2R</w:delText>
              </w:r>
            </w:del>
            <w:ins w:id="93" w:author="Alhabibi, Haider@Energy" w:date="2022-02-18T16:30:00Z">
              <w:r w:rsidR="000D0273">
                <w:rPr>
                  <w:rFonts w:asciiTheme="minorHAnsi" w:hAnsiTheme="minorHAnsi"/>
                  <w:sz w:val="18"/>
                  <w:szCs w:val="18"/>
                </w:rPr>
                <w:t>LMCI</w:t>
              </w:r>
            </w:ins>
            <w:r w:rsidRPr="00AE4763">
              <w:rPr>
                <w:rFonts w:asciiTheme="minorHAnsi" w:hAnsiTheme="minorHAnsi"/>
                <w:sz w:val="18"/>
                <w:szCs w:val="18"/>
              </w:rPr>
              <w:t>-MCH-20)&gt;&gt;</w:t>
            </w:r>
          </w:p>
        </w:tc>
      </w:tr>
      <w:tr w:rsidR="00BE69D4" w:rsidRPr="00525196" w14:paraId="4AE0FD0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D03" w14:textId="1CCC4CDD"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4" w14:textId="2993DD94" w:rsidR="00BE69D4" w:rsidRPr="00AE4763" w:rsidRDefault="00BE69D4" w:rsidP="00BE69D4">
            <w:pPr>
              <w:rPr>
                <w:rFonts w:asciiTheme="minorHAnsi" w:hAnsiTheme="minorHAnsi"/>
                <w:sz w:val="18"/>
                <w:szCs w:val="18"/>
              </w:rPr>
            </w:pPr>
            <w:r w:rsidRPr="00AE4763">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5" w14:textId="4EA64640" w:rsidR="00BE69D4" w:rsidRPr="00AE4763" w:rsidRDefault="00BE69D4" w:rsidP="00BE69D4">
            <w:pPr>
              <w:rPr>
                <w:rFonts w:asciiTheme="minorHAnsi" w:hAnsiTheme="minorHAnsi"/>
                <w:sz w:val="18"/>
                <w:szCs w:val="18"/>
              </w:rPr>
            </w:pPr>
            <w:r w:rsidRPr="00AE4763">
              <w:rPr>
                <w:rFonts w:asciiTheme="minorHAnsi" w:hAnsiTheme="minorHAnsi"/>
                <w:sz w:val="18"/>
                <w:szCs w:val="18"/>
              </w:rPr>
              <w:t xml:space="preserve">&lt;&lt;text (data from </w:t>
            </w:r>
            <w:del w:id="94" w:author="Alhabibi, Haider@Energy" w:date="2022-02-18T16:30:00Z">
              <w:r w:rsidRPr="00AE4763" w:rsidDel="000D0273">
                <w:rPr>
                  <w:rFonts w:asciiTheme="minorHAnsi" w:hAnsiTheme="minorHAnsi"/>
                  <w:sz w:val="18"/>
                  <w:szCs w:val="18"/>
                </w:rPr>
                <w:delText>CF2R</w:delText>
              </w:r>
            </w:del>
            <w:ins w:id="95" w:author="Alhabibi, Haider@Energy" w:date="2022-02-18T16:30:00Z">
              <w:r w:rsidR="000D0273">
                <w:rPr>
                  <w:rFonts w:asciiTheme="minorHAnsi" w:hAnsiTheme="minorHAnsi"/>
                  <w:sz w:val="18"/>
                  <w:szCs w:val="18"/>
                </w:rPr>
                <w:t>LMCI</w:t>
              </w:r>
            </w:ins>
            <w:r w:rsidRPr="00AE4763">
              <w:rPr>
                <w:rFonts w:asciiTheme="minorHAnsi" w:hAnsiTheme="minorHAnsi"/>
                <w:sz w:val="18"/>
                <w:szCs w:val="18"/>
              </w:rPr>
              <w:t>-MCH-20)&gt;&gt;</w:t>
            </w:r>
          </w:p>
        </w:tc>
      </w:tr>
      <w:tr w:rsidR="00CA5229" w:rsidRPr="00525196" w14:paraId="3DED85FC"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F303A69" w14:textId="7A8369EF" w:rsidR="00CA5229" w:rsidRPr="00AE4763" w:rsidRDefault="00CA5229" w:rsidP="00CA5229">
            <w:pPr>
              <w:jc w:val="center"/>
              <w:rPr>
                <w:rFonts w:asciiTheme="minorHAnsi" w:hAnsiTheme="minorHAnsi"/>
                <w:sz w:val="18"/>
                <w:szCs w:val="18"/>
              </w:rPr>
            </w:pPr>
            <w:r w:rsidRPr="00AE4763">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683D8849" w14:textId="26305771" w:rsidR="00CA5229" w:rsidRPr="00AE4763" w:rsidRDefault="00CA5229" w:rsidP="00CA5229">
            <w:pPr>
              <w:rPr>
                <w:rFonts w:asciiTheme="minorHAnsi" w:hAnsiTheme="minorHAnsi"/>
                <w:sz w:val="18"/>
                <w:szCs w:val="18"/>
              </w:rPr>
            </w:pPr>
            <w:r w:rsidRPr="00B01C89">
              <w:rPr>
                <w:rFonts w:asciiTheme="minorHAnsi" w:hAnsiTheme="minorHAnsi"/>
                <w:sz w:val="18"/>
                <w:szCs w:val="18"/>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BA256ED" w14:textId="06DF3F1F" w:rsidR="00CA5229" w:rsidRPr="00AE4763" w:rsidRDefault="00CA5229" w:rsidP="00CA5229">
            <w:pPr>
              <w:rPr>
                <w:rFonts w:asciiTheme="minorHAnsi" w:hAnsiTheme="minorHAnsi"/>
                <w:sz w:val="18"/>
                <w:szCs w:val="18"/>
              </w:rPr>
            </w:pPr>
            <w:r w:rsidRPr="00AE4763">
              <w:rPr>
                <w:rFonts w:asciiTheme="minorHAnsi" w:hAnsiTheme="minorHAnsi"/>
                <w:sz w:val="18"/>
                <w:szCs w:val="18"/>
              </w:rPr>
              <w:t xml:space="preserve">&lt;&lt;text (data from </w:t>
            </w:r>
            <w:del w:id="96" w:author="Alhabibi, Haider@Energy" w:date="2022-02-18T16:30:00Z">
              <w:r w:rsidRPr="00AE4763" w:rsidDel="000D0273">
                <w:rPr>
                  <w:rFonts w:asciiTheme="minorHAnsi" w:hAnsiTheme="minorHAnsi"/>
                  <w:sz w:val="18"/>
                  <w:szCs w:val="18"/>
                </w:rPr>
                <w:delText>CF2R</w:delText>
              </w:r>
            </w:del>
            <w:ins w:id="97" w:author="Alhabibi, Haider@Energy" w:date="2022-02-18T16:30:00Z">
              <w:r w:rsidR="000D0273">
                <w:rPr>
                  <w:rFonts w:asciiTheme="minorHAnsi" w:hAnsiTheme="minorHAnsi"/>
                  <w:sz w:val="18"/>
                  <w:szCs w:val="18"/>
                </w:rPr>
                <w:t>LMCI</w:t>
              </w:r>
            </w:ins>
            <w:r w:rsidRPr="00AE4763">
              <w:rPr>
                <w:rFonts w:asciiTheme="minorHAnsi" w:hAnsiTheme="minorHAnsi"/>
                <w:sz w:val="18"/>
                <w:szCs w:val="18"/>
              </w:rPr>
              <w:t>-MCH-20)&gt;&gt;</w:t>
            </w:r>
          </w:p>
        </w:tc>
      </w:tr>
      <w:tr w:rsidR="00CB62D6" w:rsidRPr="00525196" w14:paraId="0BE2AC83"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B64625D" w14:textId="52FD69F8" w:rsidR="00CB62D6" w:rsidRPr="00CB62D6" w:rsidRDefault="00CB62D6" w:rsidP="00CB62D6">
            <w:pPr>
              <w:jc w:val="center"/>
              <w:rPr>
                <w:rFonts w:asciiTheme="minorHAnsi" w:hAnsiTheme="minorHAnsi"/>
                <w:sz w:val="18"/>
                <w:szCs w:val="18"/>
              </w:rPr>
            </w:pPr>
            <w:r w:rsidRPr="00CB62D6">
              <w:rPr>
                <w:rFonts w:asciiTheme="minorHAnsi" w:hAnsiTheme="minorHAnsi"/>
                <w:sz w:val="18"/>
              </w:rPr>
              <w:t>09</w:t>
            </w:r>
          </w:p>
        </w:tc>
        <w:tc>
          <w:tcPr>
            <w:tcW w:w="1898" w:type="pct"/>
            <w:tcBorders>
              <w:top w:val="single" w:sz="4" w:space="0" w:color="auto"/>
              <w:left w:val="single" w:sz="4" w:space="0" w:color="auto"/>
              <w:bottom w:val="single" w:sz="4" w:space="0" w:color="auto"/>
              <w:right w:val="single" w:sz="4" w:space="0" w:color="auto"/>
            </w:tcBorders>
            <w:vAlign w:val="center"/>
          </w:tcPr>
          <w:p w14:paraId="151E5AB6" w14:textId="5ED732AC" w:rsidR="00CB62D6" w:rsidRPr="00CB62D6" w:rsidRDefault="00CB62D6" w:rsidP="00CB62D6">
            <w:pPr>
              <w:rPr>
                <w:rFonts w:asciiTheme="minorHAnsi" w:hAnsiTheme="minorHAnsi"/>
                <w:sz w:val="18"/>
                <w:szCs w:val="18"/>
              </w:rPr>
            </w:pPr>
            <w:proofErr w:type="gramStart"/>
            <w:r w:rsidRPr="00CB62D6">
              <w:rPr>
                <w:rFonts w:asciiTheme="minorHAnsi" w:hAnsiTheme="minorHAnsi"/>
                <w:sz w:val="18"/>
              </w:rPr>
              <w:t>Is</w:t>
            </w:r>
            <w:proofErr w:type="gramEnd"/>
            <w:r w:rsidRPr="00CB62D6">
              <w:rPr>
                <w:rFonts w:asciiTheme="minorHAnsi" w:hAnsiTheme="minorHAnsi"/>
                <w:sz w:val="18"/>
              </w:rPr>
              <w:t xml:space="preserve">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0BFD9B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5B0EE95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66197AA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7A824C4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488AB230" w14:textId="73B42450" w:rsidR="00CB62D6" w:rsidRPr="00AE4763" w:rsidRDefault="00CB62D6" w:rsidP="00CB62D6">
            <w:pPr>
              <w:rPr>
                <w:rFonts w:asciiTheme="minorHAnsi" w:hAnsiTheme="minorHAnsi"/>
                <w:sz w:val="18"/>
                <w:szCs w:val="18"/>
              </w:rPr>
            </w:pPr>
            <w:r w:rsidRPr="0028071F">
              <w:rPr>
                <w:rFonts w:asciiTheme="minorHAnsi" w:hAnsiTheme="minorHAnsi"/>
                <w:sz w:val="18"/>
                <w:szCs w:val="18"/>
              </w:rPr>
              <w:t>else value=no</w:t>
            </w:r>
          </w:p>
        </w:tc>
      </w:tr>
      <w:tr w:rsidR="00CB62D6" w:rsidRPr="00525196" w14:paraId="4AE0FD15" w14:textId="77777777" w:rsidTr="00EA36C4">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hideMark/>
          </w:tcPr>
          <w:p w14:paraId="4AE0FD07" w14:textId="50C7CC01" w:rsidR="00CB62D6" w:rsidRPr="00AE4763" w:rsidRDefault="00CB62D6" w:rsidP="00CB62D6">
            <w:pPr>
              <w:rPr>
                <w:rFonts w:asciiTheme="minorHAnsi" w:hAnsiTheme="minorHAnsi"/>
                <w:sz w:val="18"/>
                <w:szCs w:val="18"/>
              </w:rPr>
            </w:pPr>
            <w:r>
              <w:rPr>
                <w:rFonts w:asciiTheme="minorHAnsi" w:hAnsiTheme="minorHAnsi"/>
                <w:sz w:val="18"/>
                <w:szCs w:val="18"/>
              </w:rPr>
              <w:t>10</w:t>
            </w:r>
            <w:r w:rsidRPr="00AE4763">
              <w:rPr>
                <w:rFonts w:asciiTheme="minorHAnsi" w:hAnsiTheme="minorHAnsi"/>
                <w:sz w:val="18"/>
                <w:szCs w:val="18"/>
              </w:rPr>
              <w:t xml:space="preserve">. Determine compliance method for this </w:t>
            </w:r>
            <w:proofErr w:type="gramStart"/>
            <w:r w:rsidRPr="00AE4763">
              <w:rPr>
                <w:rFonts w:asciiTheme="minorHAnsi" w:hAnsiTheme="minorHAnsi"/>
                <w:sz w:val="18"/>
                <w:szCs w:val="18"/>
              </w:rPr>
              <w:t>document;  display</w:t>
            </w:r>
            <w:proofErr w:type="gramEnd"/>
            <w:r w:rsidRPr="00AE4763">
              <w:rPr>
                <w:rFonts w:asciiTheme="minorHAnsi" w:hAnsiTheme="minorHAnsi"/>
                <w:sz w:val="18"/>
                <w:szCs w:val="18"/>
              </w:rPr>
              <w:t xml:space="preserve"> applicable tables below;</w:t>
            </w:r>
          </w:p>
          <w:p w14:paraId="4AE0FD08" w14:textId="77777777" w:rsidR="00CB62D6" w:rsidRPr="00AE4763" w:rsidRDefault="00CB62D6" w:rsidP="00CB62D6">
            <w:pPr>
              <w:rPr>
                <w:rFonts w:asciiTheme="minorHAnsi" w:hAnsiTheme="minorHAnsi"/>
                <w:sz w:val="18"/>
                <w:szCs w:val="18"/>
              </w:rPr>
            </w:pPr>
            <w:r w:rsidRPr="00AE4763">
              <w:rPr>
                <w:rFonts w:asciiTheme="minorHAnsi" w:hAnsiTheme="minorHAnsi"/>
                <w:sz w:val="18"/>
                <w:szCs w:val="18"/>
              </w:rPr>
              <w:t>(</w:t>
            </w:r>
            <w:proofErr w:type="gramStart"/>
            <w:r w:rsidRPr="00AE4763">
              <w:rPr>
                <w:rFonts w:asciiTheme="minorHAnsi" w:hAnsiTheme="minorHAnsi"/>
                <w:sz w:val="18"/>
                <w:szCs w:val="18"/>
              </w:rPr>
              <w:t>this</w:t>
            </w:r>
            <w:proofErr w:type="gramEnd"/>
            <w:r w:rsidRPr="00AE4763">
              <w:rPr>
                <w:rFonts w:asciiTheme="minorHAnsi" w:hAnsiTheme="minorHAnsi"/>
                <w:sz w:val="18"/>
                <w:szCs w:val="18"/>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4AE0FD09" w14:textId="77777777"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&lt;&lt;Calculated Result:  </w:t>
            </w:r>
          </w:p>
          <w:p w14:paraId="4AE0FD0A" w14:textId="6AF64098" w:rsidR="00CB62D6" w:rsidRPr="00AE4763" w:rsidRDefault="00CB62D6" w:rsidP="00CB62D6">
            <w:pPr>
              <w:rPr>
                <w:rFonts w:asciiTheme="minorHAnsi" w:hAnsiTheme="minorHAnsi"/>
                <w:sz w:val="18"/>
                <w:szCs w:val="18"/>
                <w:u w:val="single"/>
              </w:rPr>
            </w:pPr>
            <w:r w:rsidRPr="00AE4763">
              <w:rPr>
                <w:rFonts w:asciiTheme="minorHAnsi" w:hAnsiTheme="minorHAnsi"/>
                <w:sz w:val="18"/>
                <w:szCs w:val="18"/>
              </w:rPr>
              <w:t>if A</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 Replacement using Smoke Test</w:t>
            </w:r>
            <w:r w:rsidRPr="00AE4763">
              <w:rPr>
                <w:rFonts w:asciiTheme="minorHAnsi" w:hAnsiTheme="minorHAnsi"/>
                <w:sz w:val="18"/>
                <w:szCs w:val="18"/>
              </w:rPr>
              <w:t xml:space="preserve"> or </w:t>
            </w:r>
            <w:r w:rsidRPr="00AE4763">
              <w:rPr>
                <w:rFonts w:asciiTheme="minorHAnsi" w:hAnsiTheme="minorHAnsi"/>
                <w:sz w:val="18"/>
                <w:szCs w:val="18"/>
                <w:u w:val="single"/>
              </w:rPr>
              <w:t>Alteration using Smoke Test</w:t>
            </w:r>
            <w:r w:rsidRPr="00AE4763">
              <w:rPr>
                <w:rFonts w:asciiTheme="minorHAnsi" w:hAnsiTheme="minorHAnsi"/>
                <w:sz w:val="18"/>
                <w:szCs w:val="18"/>
              </w:rPr>
              <w:t>; then display method:</w:t>
            </w:r>
          </w:p>
          <w:p w14:paraId="4AE0FD0B"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20e. Altered or Replacement Duct System using Smoke Test</w:t>
            </w:r>
          </w:p>
          <w:p w14:paraId="4AE0FD0C" w14:textId="0418E688"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 Replacement </w:t>
            </w:r>
            <w:r w:rsidRPr="00AE4763">
              <w:rPr>
                <w:rFonts w:asciiTheme="minorHAnsi" w:hAnsiTheme="minorHAnsi"/>
                <w:sz w:val="18"/>
                <w:szCs w:val="18"/>
              </w:rPr>
              <w:t xml:space="preserve">or </w:t>
            </w:r>
            <w:r w:rsidRPr="00AE4763">
              <w:rPr>
                <w:rFonts w:asciiTheme="minorHAnsi" w:hAnsiTheme="minorHAnsi"/>
                <w:sz w:val="18"/>
                <w:szCs w:val="18"/>
                <w:u w:val="single"/>
              </w:rPr>
              <w:t>Alteration</w:t>
            </w:r>
            <w:r w:rsidRPr="00AE4763">
              <w:rPr>
                <w:rFonts w:asciiTheme="minorHAnsi" w:hAnsiTheme="minorHAnsi"/>
                <w:sz w:val="18"/>
                <w:szCs w:val="18"/>
              </w:rPr>
              <w:t>; then display method:</w:t>
            </w:r>
          </w:p>
          <w:p w14:paraId="4AE0FD0D"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20d. Altered or Replacement Duct System</w:t>
            </w:r>
          </w:p>
          <w:p w14:paraId="4AE0FD0E" w14:textId="12CA86AC"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New</w:t>
            </w:r>
            <w:r w:rsidRPr="00AE4763">
              <w:rPr>
                <w:rFonts w:asciiTheme="minorHAnsi" w:hAnsiTheme="minorHAnsi"/>
                <w:sz w:val="18"/>
                <w:szCs w:val="18"/>
              </w:rPr>
              <w:t xml:space="preserve"> and </w:t>
            </w:r>
            <w:r>
              <w:rPr>
                <w:rFonts w:asciiTheme="minorHAnsi" w:hAnsiTheme="minorHAnsi"/>
                <w:sz w:val="18"/>
                <w:szCs w:val="18"/>
              </w:rPr>
              <w:t>05</w:t>
            </w:r>
            <w:r w:rsidRPr="00AE4763">
              <w:rPr>
                <w:rFonts w:asciiTheme="minorHAnsi" w:hAnsiTheme="minorHAnsi"/>
                <w:sz w:val="18"/>
                <w:szCs w:val="18"/>
              </w:rPr>
              <w:t>=</w:t>
            </w:r>
            <w:r w:rsidRPr="00AE4763">
              <w:rPr>
                <w:rFonts w:asciiTheme="minorHAnsi" w:hAnsiTheme="minorHAnsi"/>
                <w:sz w:val="18"/>
                <w:szCs w:val="18"/>
                <w:u w:val="single"/>
              </w:rPr>
              <w:t>VLLDCS (true)</w:t>
            </w:r>
            <w:r w:rsidRPr="00AE4763">
              <w:rPr>
                <w:rFonts w:asciiTheme="minorHAnsi" w:hAnsiTheme="minorHAnsi"/>
                <w:sz w:val="18"/>
                <w:szCs w:val="18"/>
              </w:rPr>
              <w:t>; then display method:</w:t>
            </w:r>
          </w:p>
          <w:p w14:paraId="4AE0FD0F"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20b. Low Leakage Ducts in Conditioned Space</w:t>
            </w:r>
          </w:p>
          <w:p w14:paraId="4AE0FD10" w14:textId="706E7EE1"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New</w:t>
            </w:r>
            <w:r w:rsidRPr="00AE4763">
              <w:rPr>
                <w:rFonts w:asciiTheme="minorHAnsi" w:hAnsiTheme="minorHAnsi"/>
                <w:sz w:val="18"/>
                <w:szCs w:val="18"/>
              </w:rPr>
              <w:t xml:space="preserve"> and </w:t>
            </w:r>
            <w:r>
              <w:rPr>
                <w:rFonts w:asciiTheme="minorHAnsi" w:hAnsiTheme="minorHAnsi"/>
                <w:sz w:val="18"/>
                <w:szCs w:val="18"/>
              </w:rPr>
              <w:t>06</w:t>
            </w:r>
            <w:r w:rsidRPr="00AE4763">
              <w:rPr>
                <w:rFonts w:asciiTheme="minorHAnsi" w:hAnsiTheme="minorHAnsi"/>
                <w:sz w:val="18"/>
                <w:szCs w:val="18"/>
              </w:rPr>
              <w:t>=</w:t>
            </w:r>
            <w:r w:rsidRPr="00AE4763">
              <w:rPr>
                <w:rFonts w:asciiTheme="minorHAnsi" w:hAnsiTheme="minorHAnsi"/>
                <w:sz w:val="18"/>
                <w:szCs w:val="18"/>
                <w:u w:val="single"/>
              </w:rPr>
              <w:t>VLLAHU (true)</w:t>
            </w:r>
            <w:r w:rsidRPr="00AE4763">
              <w:rPr>
                <w:rFonts w:asciiTheme="minorHAnsi" w:hAnsiTheme="minorHAnsi"/>
                <w:sz w:val="18"/>
                <w:szCs w:val="18"/>
              </w:rPr>
              <w:t>; then display method:</w:t>
            </w:r>
          </w:p>
          <w:p w14:paraId="4AE0FD11"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20c. Low Leakage Air-Handling Unit</w:t>
            </w:r>
          </w:p>
          <w:p w14:paraId="4AE0FD12" w14:textId="5A06680F"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New then </w:t>
            </w:r>
            <w:r w:rsidRPr="00AE4763">
              <w:rPr>
                <w:rFonts w:asciiTheme="minorHAnsi" w:hAnsiTheme="minorHAnsi"/>
                <w:sz w:val="18"/>
                <w:szCs w:val="18"/>
              </w:rPr>
              <w:t xml:space="preserve">display method: </w:t>
            </w:r>
          </w:p>
          <w:p w14:paraId="4AE0FD13"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20a. Completely New Duct System</w:t>
            </w:r>
          </w:p>
          <w:p w14:paraId="4AE0FD14" w14:textId="77777777" w:rsidR="00CB62D6" w:rsidRPr="00AE4763" w:rsidRDefault="00CB62D6" w:rsidP="00CB62D6">
            <w:pPr>
              <w:rPr>
                <w:rFonts w:asciiTheme="minorHAnsi" w:hAnsiTheme="minorHAnsi"/>
                <w:sz w:val="18"/>
                <w:szCs w:val="18"/>
                <w:u w:val="single"/>
              </w:rPr>
            </w:pPr>
            <w:r w:rsidRPr="00AE4763">
              <w:rPr>
                <w:rFonts w:asciiTheme="minorHAnsi" w:hAnsiTheme="minorHAnsi"/>
                <w:sz w:val="18"/>
                <w:szCs w:val="18"/>
              </w:rPr>
              <w:t>&gt;&gt;</w:t>
            </w:r>
          </w:p>
        </w:tc>
      </w:tr>
    </w:tbl>
    <w:p w14:paraId="4AE0FD17" w14:textId="3C1B1B71" w:rsidR="00BC173E" w:rsidRDefault="00BC173E">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D1C" w14:textId="77777777" w:rsidTr="00BD03A5">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4AE0FD1B" w14:textId="6858A935" w:rsidR="005621F7" w:rsidRPr="00525196" w:rsidRDefault="005621F7" w:rsidP="00791BBD">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D1D" w14:textId="35259442"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525196" w14:paraId="4AE0FD1F" w14:textId="77777777" w:rsidTr="00BD03A5">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AE0FD1E" w14:textId="77777777" w:rsidR="00756AD5" w:rsidRPr="00525196" w:rsidRDefault="00756AD5" w:rsidP="005621F7">
            <w:pPr>
              <w:keepNext/>
              <w:rPr>
                <w:rFonts w:asciiTheme="minorHAnsi" w:hAnsiTheme="minorHAnsi"/>
                <w:b/>
                <w:sz w:val="18"/>
                <w:szCs w:val="18"/>
              </w:rPr>
            </w:pPr>
            <w:r w:rsidRPr="00A63F93">
              <w:rPr>
                <w:rFonts w:asciiTheme="minorHAnsi" w:hAnsiTheme="minorHAnsi"/>
                <w:b/>
                <w:szCs w:val="18"/>
              </w:rPr>
              <w:lastRenderedPageBreak/>
              <w:t>B. Duct Leakage Diagnostic Test</w:t>
            </w:r>
          </w:p>
        </w:tc>
      </w:tr>
      <w:tr w:rsidR="00CA49B4" w:rsidRPr="00525196" w14:paraId="0AB79291" w14:textId="238D8B7E"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B6A5E7D" w14:textId="42CAEA44" w:rsidR="00CA49B4" w:rsidRPr="00A63F93" w:rsidRDefault="00CA49B4" w:rsidP="00CA49B4">
            <w:pPr>
              <w:keepNext/>
              <w:rPr>
                <w:rFonts w:asciiTheme="minorHAnsi" w:hAnsiTheme="minorHAnsi"/>
                <w:b/>
                <w:szCs w:val="18"/>
              </w:rPr>
            </w:pPr>
            <w:r w:rsidRPr="001060C8">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26E60BFB" w14:textId="7D8A0113" w:rsidR="00CA49B4" w:rsidRPr="00A63F93" w:rsidRDefault="00CA49B4" w:rsidP="00CA49B4">
            <w:pPr>
              <w:keepNext/>
              <w:rPr>
                <w:rFonts w:asciiTheme="minorHAnsi" w:hAnsiTheme="minorHAnsi"/>
                <w:b/>
                <w:szCs w:val="18"/>
              </w:rPr>
            </w:pPr>
            <w:r w:rsidRPr="001060C8">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082D2616" w14:textId="196AC0E8" w:rsidR="00CA49B4" w:rsidRPr="00A63F93" w:rsidRDefault="00CA49B4">
            <w:pPr>
              <w:keepNext/>
              <w:rPr>
                <w:rFonts w:asciiTheme="minorHAnsi" w:hAnsiTheme="minorHAnsi"/>
                <w:b/>
                <w:szCs w:val="18"/>
              </w:rPr>
            </w:pPr>
            <w:r w:rsidRPr="001060C8">
              <w:rPr>
                <w:rFonts w:asciiTheme="minorHAnsi" w:hAnsiTheme="minorHAnsi"/>
                <w:sz w:val="18"/>
                <w:szCs w:val="18"/>
              </w:rPr>
              <w:t xml:space="preserve">&lt;&lt;pick one from list: </w:t>
            </w:r>
            <w:proofErr w:type="spellStart"/>
            <w:r w:rsidR="000B7953">
              <w:rPr>
                <w:rFonts w:asciiTheme="minorHAnsi" w:hAnsiTheme="minorHAnsi"/>
                <w:sz w:val="18"/>
                <w:szCs w:val="18"/>
              </w:rPr>
              <w:t>DeafultAirflowMethod</w:t>
            </w:r>
            <w:proofErr w:type="spellEnd"/>
            <w:r w:rsidR="000B7953">
              <w:rPr>
                <w:rFonts w:asciiTheme="minorHAnsi" w:hAnsiTheme="minorHAnsi"/>
                <w:sz w:val="18"/>
                <w:szCs w:val="18"/>
              </w:rPr>
              <w:t xml:space="preserve">; </w:t>
            </w:r>
            <w:proofErr w:type="spellStart"/>
            <w:proofErr w:type="gramStart"/>
            <w:r w:rsidRPr="001060C8">
              <w:rPr>
                <w:rFonts w:asciiTheme="minorHAnsi" w:hAnsiTheme="minorHAnsi"/>
                <w:sz w:val="18"/>
                <w:szCs w:val="18"/>
                <w:u w:val="single"/>
              </w:rPr>
              <w:t>CoolingSystemMethod</w:t>
            </w:r>
            <w:proofErr w:type="spellEnd"/>
            <w:r w:rsidRPr="001060C8">
              <w:rPr>
                <w:rFonts w:asciiTheme="minorHAnsi" w:hAnsiTheme="minorHAnsi"/>
                <w:sz w:val="18"/>
                <w:szCs w:val="18"/>
              </w:rPr>
              <w:t xml:space="preserve">;  </w:t>
            </w:r>
            <w:proofErr w:type="spellStart"/>
            <w:r w:rsidRPr="001060C8">
              <w:rPr>
                <w:rFonts w:asciiTheme="minorHAnsi" w:hAnsiTheme="minorHAnsi"/>
                <w:sz w:val="18"/>
                <w:szCs w:val="18"/>
                <w:u w:val="single"/>
              </w:rPr>
              <w:t>HeatingSystemMethod</w:t>
            </w:r>
            <w:proofErr w:type="spellEnd"/>
            <w:proofErr w:type="gramEnd"/>
            <w:r w:rsidRPr="001060C8">
              <w:rPr>
                <w:rFonts w:asciiTheme="minorHAnsi" w:hAnsiTheme="minorHAnsi"/>
                <w:sz w:val="18"/>
                <w:szCs w:val="18"/>
              </w:rPr>
              <w:t xml:space="preserve">; </w:t>
            </w:r>
            <w:proofErr w:type="spellStart"/>
            <w:r w:rsidRPr="001060C8">
              <w:rPr>
                <w:rFonts w:asciiTheme="minorHAnsi" w:hAnsiTheme="minorHAnsi"/>
                <w:sz w:val="18"/>
                <w:szCs w:val="18"/>
                <w:u w:val="single"/>
              </w:rPr>
              <w:t>MeasuredAirflowMethod</w:t>
            </w:r>
            <w:proofErr w:type="spellEnd"/>
            <w:r w:rsidRPr="001060C8">
              <w:rPr>
                <w:rFonts w:asciiTheme="minorHAnsi" w:hAnsiTheme="minorHAnsi"/>
                <w:sz w:val="18"/>
                <w:szCs w:val="18"/>
                <w:u w:val="single"/>
              </w:rPr>
              <w:t xml:space="preserve">; </w:t>
            </w:r>
            <w:proofErr w:type="spellStart"/>
            <w:r w:rsidRPr="001060C8">
              <w:rPr>
                <w:rFonts w:asciiTheme="minorHAnsi" w:hAnsiTheme="minorHAnsi"/>
                <w:sz w:val="18"/>
                <w:szCs w:val="18"/>
                <w:u w:val="single"/>
              </w:rPr>
              <w:t>IndoorUnitMethod</w:t>
            </w:r>
            <w:proofErr w:type="spellEnd"/>
            <w:r w:rsidRPr="001060C8">
              <w:rPr>
                <w:rFonts w:asciiTheme="minorHAnsi" w:hAnsiTheme="minorHAnsi"/>
                <w:sz w:val="18"/>
                <w:szCs w:val="18"/>
              </w:rPr>
              <w:t>&gt;&gt;</w:t>
            </w:r>
          </w:p>
        </w:tc>
      </w:tr>
      <w:tr w:rsidR="00CA49B4" w:rsidRPr="00525196" w14:paraId="4AE0FD2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0" w14:textId="42D2FE10"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4AE0FD21" w14:textId="5C6D1CDD"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4AE0FD22" w14:textId="7EC3BFE7" w:rsidR="00CA49B4" w:rsidRPr="00525196" w:rsidRDefault="00CA49B4" w:rsidP="00CA49B4">
            <w:pPr>
              <w:keepNext/>
              <w:spacing w:before="120"/>
              <w:rPr>
                <w:rFonts w:asciiTheme="minorHAnsi" w:hAnsiTheme="minorHAnsi"/>
                <w:sz w:val="18"/>
                <w:szCs w:val="18"/>
              </w:rPr>
            </w:pPr>
            <w:r>
              <w:rPr>
                <w:rFonts w:asciiTheme="minorHAnsi" w:hAnsiTheme="minorHAnsi"/>
              </w:rPr>
              <w:t>&lt;&lt;</w:t>
            </w:r>
            <w:r w:rsidR="008C27FC" w:rsidRPr="001060C8">
              <w:rPr>
                <w:rFonts w:asciiTheme="minorHAnsi" w:hAnsiTheme="minorHAnsi"/>
                <w:sz w:val="18"/>
                <w:szCs w:val="18"/>
              </w:rPr>
              <w:t xml:space="preserve">&lt;&lt; if B01 = </w:t>
            </w:r>
            <w:proofErr w:type="spellStart"/>
            <w:r w:rsidR="008C27FC" w:rsidRPr="001060C8">
              <w:rPr>
                <w:rFonts w:asciiTheme="minorHAnsi" w:hAnsiTheme="minorHAnsi"/>
                <w:sz w:val="18"/>
                <w:szCs w:val="18"/>
              </w:rPr>
              <w:t>CoolingSystemMethod</w:t>
            </w:r>
            <w:proofErr w:type="spellEnd"/>
            <w:r w:rsidR="008C27FC" w:rsidRPr="001060C8">
              <w:rPr>
                <w:rFonts w:asciiTheme="minorHAnsi" w:hAnsiTheme="minorHAnsi"/>
                <w:sz w:val="18"/>
                <w:szCs w:val="18"/>
              </w:rPr>
              <w:t xml:space="preserve">, then user input is numeric </w:t>
            </w:r>
            <w:proofErr w:type="spellStart"/>
            <w:r w:rsidR="008C27FC" w:rsidRPr="001060C8">
              <w:rPr>
                <w:rFonts w:asciiTheme="minorHAnsi" w:hAnsiTheme="minorHAnsi"/>
                <w:sz w:val="18"/>
                <w:szCs w:val="18"/>
              </w:rPr>
              <w:t>x.xx</w:t>
            </w:r>
            <w:proofErr w:type="spellEnd"/>
            <w:r w:rsidR="008C27FC" w:rsidRPr="001060C8">
              <w:rPr>
                <w:rFonts w:asciiTheme="minorHAnsi" w:hAnsiTheme="minorHAnsi"/>
                <w:sz w:val="18"/>
                <w:szCs w:val="18"/>
              </w:rPr>
              <w:t xml:space="preserve">; else =N/A </w:t>
            </w:r>
            <w:r w:rsidRPr="000C7A1E">
              <w:rPr>
                <w:rFonts w:asciiTheme="minorHAnsi" w:hAnsiTheme="minorHAnsi"/>
              </w:rPr>
              <w:t>&gt;&gt;</w:t>
            </w:r>
          </w:p>
        </w:tc>
      </w:tr>
      <w:tr w:rsidR="00CA49B4" w:rsidRPr="00525196" w14:paraId="518A224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27E9FC6" w14:textId="24974B6F" w:rsidR="00CA49B4" w:rsidRPr="00525196" w:rsidRDefault="00CA49B4" w:rsidP="00CA49B4">
            <w:pPr>
              <w:keepNext/>
              <w:jc w:val="center"/>
              <w:rPr>
                <w:rFonts w:asciiTheme="minorHAnsi" w:hAnsiTheme="minorHAnsi"/>
                <w:sz w:val="18"/>
                <w:szCs w:val="18"/>
              </w:rPr>
            </w:pPr>
            <w:r>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6EC43FA1" w14:textId="0A2FBEE0" w:rsidR="00CA49B4" w:rsidRPr="00525196" w:rsidRDefault="00CA49B4" w:rsidP="00CA49B4">
            <w:pPr>
              <w:keepNext/>
              <w:rPr>
                <w:rFonts w:asciiTheme="minorHAnsi" w:hAnsiTheme="minorHAnsi"/>
                <w:sz w:val="18"/>
                <w:szCs w:val="18"/>
              </w:rPr>
            </w:pPr>
            <w:r w:rsidRPr="001060C8">
              <w:rPr>
                <w:rFonts w:asciiTheme="minorHAnsi" w:hAnsiTheme="minorHAnsi"/>
                <w:sz w:val="18"/>
                <w:szCs w:val="18"/>
              </w:rPr>
              <w:t>Indoor Unit Nominal Cooling Capacity</w:t>
            </w:r>
            <w:r w:rsidR="000B7953">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9C9E604" w14:textId="49E825F6" w:rsidR="00CA49B4" w:rsidRDefault="00CA49B4" w:rsidP="00B01C89">
            <w:pPr>
              <w:keepNext/>
              <w:rPr>
                <w:rFonts w:asciiTheme="minorHAnsi" w:hAnsiTheme="minorHAnsi"/>
              </w:rPr>
            </w:pPr>
            <w:r w:rsidRPr="001060C8">
              <w:rPr>
                <w:rFonts w:asciiTheme="minorHAnsi" w:hAnsiTheme="minorHAnsi"/>
                <w:sz w:val="18"/>
                <w:szCs w:val="18"/>
              </w:rPr>
              <w:t xml:space="preserve">&lt;&lt; if B01 = </w:t>
            </w:r>
            <w:proofErr w:type="spellStart"/>
            <w:r w:rsidRPr="001060C8">
              <w:rPr>
                <w:rFonts w:asciiTheme="minorHAnsi" w:hAnsiTheme="minorHAnsi"/>
                <w:sz w:val="18"/>
                <w:szCs w:val="18"/>
              </w:rPr>
              <w:t>IndoorUnitMethod</w:t>
            </w:r>
            <w:proofErr w:type="spellEnd"/>
            <w:r w:rsidRPr="001060C8">
              <w:rPr>
                <w:rFonts w:asciiTheme="minorHAnsi" w:hAnsiTheme="minorHAnsi"/>
                <w:sz w:val="18"/>
                <w:szCs w:val="18"/>
              </w:rPr>
              <w:t xml:space="preserve">, then user input is either numeric </w:t>
            </w:r>
            <w:proofErr w:type="spellStart"/>
            <w:r w:rsidRPr="001060C8">
              <w:rPr>
                <w:rFonts w:asciiTheme="minorHAnsi" w:hAnsiTheme="minorHAnsi"/>
                <w:sz w:val="18"/>
                <w:szCs w:val="18"/>
              </w:rPr>
              <w:t>x.xx</w:t>
            </w:r>
            <w:proofErr w:type="spellEnd"/>
            <w:r w:rsidRPr="001060C8">
              <w:rPr>
                <w:rFonts w:asciiTheme="minorHAnsi" w:hAnsiTheme="minorHAnsi"/>
                <w:sz w:val="18"/>
                <w:szCs w:val="18"/>
              </w:rPr>
              <w:t>, else =N/A&gt;&gt;</w:t>
            </w:r>
          </w:p>
        </w:tc>
      </w:tr>
      <w:tr w:rsidR="00CA49B4" w:rsidRPr="00525196" w14:paraId="4AE0FD27"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4" w14:textId="36A60FCF"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4AE0FD25" w14:textId="60F94158"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Heating Capacity (</w:t>
            </w:r>
            <w:proofErr w:type="spellStart"/>
            <w:r w:rsidRPr="00525196">
              <w:rPr>
                <w:rFonts w:asciiTheme="minorHAnsi" w:hAnsiTheme="minorHAnsi"/>
                <w:sz w:val="18"/>
                <w:szCs w:val="18"/>
              </w:rPr>
              <w:t>kBtu</w:t>
            </w:r>
            <w:proofErr w:type="spellEnd"/>
            <w:r w:rsidRPr="00525196">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4AE0FD26" w14:textId="74DBD3BB" w:rsidR="00CA49B4" w:rsidRPr="00525196" w:rsidRDefault="00CA49B4" w:rsidP="00CA49B4">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w:t>
            </w:r>
            <w:r w:rsidR="008C27FC" w:rsidRPr="001060C8">
              <w:rPr>
                <w:rFonts w:asciiTheme="minorHAnsi" w:hAnsiTheme="minorHAnsi"/>
                <w:sz w:val="18"/>
                <w:szCs w:val="18"/>
              </w:rPr>
              <w:t xml:space="preserve">if B01 = </w:t>
            </w:r>
            <w:proofErr w:type="spellStart"/>
            <w:r w:rsidR="008C27FC" w:rsidRPr="001060C8">
              <w:rPr>
                <w:rFonts w:asciiTheme="minorHAnsi" w:hAnsiTheme="minorHAnsi"/>
                <w:sz w:val="18"/>
                <w:szCs w:val="18"/>
              </w:rPr>
              <w:t>HeatingSystemMethod</w:t>
            </w:r>
            <w:proofErr w:type="spellEnd"/>
            <w:r w:rsidR="008C27FC" w:rsidRPr="001060C8">
              <w:rPr>
                <w:rFonts w:asciiTheme="minorHAnsi" w:hAnsiTheme="minorHAnsi"/>
                <w:sz w:val="18"/>
                <w:szCs w:val="18"/>
              </w:rPr>
              <w:t xml:space="preserve">, then user input is numeric </w:t>
            </w:r>
            <w:proofErr w:type="spellStart"/>
            <w:r w:rsidR="008C27FC" w:rsidRPr="001060C8">
              <w:rPr>
                <w:rFonts w:asciiTheme="minorHAnsi" w:hAnsiTheme="minorHAnsi"/>
                <w:sz w:val="18"/>
                <w:szCs w:val="18"/>
              </w:rPr>
              <w:t>xxx.x</w:t>
            </w:r>
            <w:proofErr w:type="spellEnd"/>
            <w:r w:rsidR="008C27FC" w:rsidRPr="001060C8">
              <w:rPr>
                <w:rFonts w:asciiTheme="minorHAnsi" w:hAnsiTheme="minorHAnsi"/>
                <w:sz w:val="18"/>
                <w:szCs w:val="18"/>
              </w:rPr>
              <w:t>; else =N/A</w:t>
            </w:r>
            <w:r w:rsidR="008C27FC" w:rsidRPr="001060C8" w:rsidDel="000C7A1E">
              <w:rPr>
                <w:rFonts w:asciiTheme="minorHAnsi" w:hAnsiTheme="minorHAnsi"/>
                <w:sz w:val="18"/>
                <w:szCs w:val="18"/>
              </w:rPr>
              <w:t xml:space="preserve"> </w:t>
            </w:r>
            <w:r w:rsidRPr="000C7A1E">
              <w:rPr>
                <w:rFonts w:asciiTheme="minorHAnsi" w:hAnsiTheme="minorHAnsi"/>
              </w:rPr>
              <w:t>&gt;&gt;</w:t>
            </w:r>
          </w:p>
        </w:tc>
      </w:tr>
      <w:tr w:rsidR="00CA49B4" w:rsidRPr="00525196" w14:paraId="4AE0FD2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8" w14:textId="3056B574"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4AE0FD29" w14:textId="554CBEDC"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Conditioned Floor Area Served by this HVAC System (ft</w:t>
            </w:r>
            <w:r w:rsidRPr="00A63F93">
              <w:rPr>
                <w:rFonts w:asciiTheme="minorHAnsi" w:hAnsiTheme="minorHAnsi"/>
                <w:sz w:val="18"/>
                <w:szCs w:val="18"/>
                <w:vertAlign w:val="superscript"/>
              </w:rPr>
              <w:t>2</w:t>
            </w:r>
            <w:r w:rsidRPr="0052519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4AE0FD2A" w14:textId="09475BDE" w:rsidR="00CA49B4" w:rsidRPr="00525196" w:rsidRDefault="00CA49B4" w:rsidP="008C27FC">
            <w:pPr>
              <w:keepNext/>
              <w:rPr>
                <w:rFonts w:asciiTheme="minorHAnsi" w:hAnsiTheme="minorHAnsi"/>
                <w:sz w:val="18"/>
                <w:szCs w:val="18"/>
              </w:rPr>
            </w:pPr>
            <w:r w:rsidRPr="00525196">
              <w:rPr>
                <w:rFonts w:asciiTheme="minorHAnsi" w:hAnsiTheme="minorHAnsi"/>
                <w:sz w:val="18"/>
                <w:szCs w:val="18"/>
              </w:rPr>
              <w:t>&lt;&lt;</w:t>
            </w:r>
            <w:r w:rsidR="008C27FC">
              <w:t xml:space="preserve"> </w:t>
            </w:r>
            <w:r w:rsidR="008C27FC" w:rsidRPr="008C27FC">
              <w:rPr>
                <w:rFonts w:asciiTheme="minorHAnsi" w:hAnsiTheme="minorHAnsi"/>
                <w:sz w:val="18"/>
                <w:szCs w:val="18"/>
              </w:rPr>
              <w:t xml:space="preserve">if B01 = </w:t>
            </w:r>
            <w:proofErr w:type="spellStart"/>
            <w:r w:rsidR="008C27FC" w:rsidRPr="008C27FC">
              <w:rPr>
                <w:rFonts w:asciiTheme="minorHAnsi" w:hAnsiTheme="minorHAnsi"/>
                <w:sz w:val="18"/>
                <w:szCs w:val="18"/>
              </w:rPr>
              <w:t>DefaultAirflowMethod</w:t>
            </w:r>
            <w:proofErr w:type="spellEnd"/>
            <w:r w:rsidR="008C27FC" w:rsidRPr="008C27FC">
              <w:rPr>
                <w:rFonts w:asciiTheme="minorHAnsi" w:hAnsiTheme="minorHAnsi"/>
                <w:sz w:val="18"/>
                <w:szCs w:val="18"/>
              </w:rPr>
              <w:t xml:space="preserve">, user input is numeric </w:t>
            </w:r>
            <w:proofErr w:type="spellStart"/>
            <w:proofErr w:type="gramStart"/>
            <w:r w:rsidR="008C27FC" w:rsidRPr="008C27FC">
              <w:rPr>
                <w:rFonts w:asciiTheme="minorHAnsi" w:hAnsiTheme="minorHAnsi"/>
                <w:sz w:val="18"/>
                <w:szCs w:val="18"/>
              </w:rPr>
              <w:t>xx,xxx</w:t>
            </w:r>
            <w:proofErr w:type="spellEnd"/>
            <w:proofErr w:type="gramEnd"/>
            <w:r w:rsidR="008C27FC" w:rsidRPr="008C27FC">
              <w:rPr>
                <w:rFonts w:asciiTheme="minorHAnsi" w:hAnsiTheme="minorHAnsi"/>
                <w:sz w:val="18"/>
                <w:szCs w:val="18"/>
              </w:rPr>
              <w:t xml:space="preserve">; else = N/A </w:t>
            </w:r>
            <w:r w:rsidRPr="00525196">
              <w:rPr>
                <w:rFonts w:asciiTheme="minorHAnsi" w:hAnsiTheme="minorHAnsi"/>
                <w:sz w:val="18"/>
                <w:szCs w:val="18"/>
              </w:rPr>
              <w:t xml:space="preserve">(should be consistent with </w:t>
            </w:r>
            <w:del w:id="98" w:author="Alhabibi, Haider@Energy" w:date="2022-02-18T16:30:00Z">
              <w:r w:rsidRPr="00525196" w:rsidDel="000D0273">
                <w:rPr>
                  <w:rFonts w:asciiTheme="minorHAnsi" w:hAnsiTheme="minorHAnsi"/>
                  <w:sz w:val="18"/>
                  <w:szCs w:val="18"/>
                </w:rPr>
                <w:delText>CF2R</w:delText>
              </w:r>
            </w:del>
            <w:ins w:id="99" w:author="Alhabibi, Haider@Energy" w:date="2022-02-18T16:30:00Z">
              <w:r w:rsidR="000D0273">
                <w:rPr>
                  <w:rFonts w:asciiTheme="minorHAnsi" w:hAnsiTheme="minorHAnsi"/>
                  <w:sz w:val="18"/>
                  <w:szCs w:val="18"/>
                </w:rPr>
                <w:t>LMCI</w:t>
              </w:r>
            </w:ins>
            <w:r w:rsidRPr="00525196">
              <w:rPr>
                <w:rFonts w:asciiTheme="minorHAnsi" w:hAnsiTheme="minorHAnsi"/>
                <w:sz w:val="18"/>
                <w:szCs w:val="18"/>
              </w:rPr>
              <w:t>-MCH-20)&gt;&gt;</w:t>
            </w:r>
          </w:p>
        </w:tc>
      </w:tr>
      <w:tr w:rsidR="00CA49B4" w:rsidRPr="00525196" w14:paraId="605029C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E063A3D" w14:textId="6D14D48B" w:rsidR="00CA49B4" w:rsidRPr="00525196" w:rsidRDefault="00CA49B4" w:rsidP="00CA49B4">
            <w:pPr>
              <w:keepNext/>
              <w:jc w:val="center"/>
              <w:rPr>
                <w:rFonts w:asciiTheme="minorHAnsi" w:hAnsiTheme="minorHAnsi"/>
                <w:sz w:val="18"/>
                <w:szCs w:val="18"/>
              </w:rPr>
            </w:pPr>
            <w:r w:rsidRPr="001060C8">
              <w:rPr>
                <w:rFonts w:asciiTheme="minorHAnsi" w:hAnsiTheme="minorHAnsi"/>
                <w:sz w:val="18"/>
                <w:szCs w:val="18"/>
              </w:rPr>
              <w:t>0</w:t>
            </w:r>
            <w:r w:rsidRPr="006D5B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1FF4F819" w14:textId="532AC0A5" w:rsidR="00CA49B4" w:rsidRPr="00525196" w:rsidRDefault="00CA49B4" w:rsidP="00CA49B4">
            <w:pPr>
              <w:keepNext/>
              <w:rPr>
                <w:rFonts w:asciiTheme="minorHAnsi" w:hAnsiTheme="minorHAnsi"/>
                <w:sz w:val="18"/>
                <w:szCs w:val="18"/>
              </w:rPr>
            </w:pPr>
            <w:r w:rsidRPr="001060C8">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13DEAAEE" w14:textId="4A2EFD41" w:rsidR="00CA49B4" w:rsidRPr="00525196" w:rsidRDefault="00CA49B4">
            <w:pPr>
              <w:keepNext/>
              <w:rPr>
                <w:rFonts w:asciiTheme="minorHAnsi" w:hAnsiTheme="minorHAnsi"/>
                <w:sz w:val="18"/>
                <w:szCs w:val="18"/>
              </w:rPr>
            </w:pPr>
            <w:r w:rsidRPr="001060C8">
              <w:rPr>
                <w:rFonts w:asciiTheme="minorHAnsi" w:hAnsiTheme="minorHAnsi"/>
                <w:sz w:val="18"/>
                <w:szCs w:val="18"/>
              </w:rPr>
              <w:t xml:space="preserve">&lt;&lt;if B01 = </w:t>
            </w:r>
            <w:proofErr w:type="spellStart"/>
            <w:r w:rsidRPr="001060C8">
              <w:rPr>
                <w:rFonts w:asciiTheme="minorHAnsi" w:hAnsiTheme="minorHAnsi"/>
                <w:sz w:val="18"/>
                <w:szCs w:val="18"/>
              </w:rPr>
              <w:t>MeasuredAirflowMethod</w:t>
            </w:r>
            <w:proofErr w:type="spellEnd"/>
            <w:r w:rsidRPr="001060C8">
              <w:rPr>
                <w:rFonts w:asciiTheme="minorHAnsi" w:hAnsiTheme="minorHAnsi"/>
                <w:sz w:val="18"/>
                <w:szCs w:val="18"/>
              </w:rPr>
              <w:t xml:space="preserve">, then user enter numeric </w:t>
            </w:r>
            <w:proofErr w:type="spellStart"/>
            <w:proofErr w:type="gramStart"/>
            <w:r w:rsidRPr="001060C8">
              <w:rPr>
                <w:rFonts w:asciiTheme="minorHAnsi" w:hAnsiTheme="minorHAnsi"/>
                <w:sz w:val="18"/>
                <w:szCs w:val="18"/>
              </w:rPr>
              <w:t>x,xxx</w:t>
            </w:r>
            <w:proofErr w:type="spellEnd"/>
            <w:proofErr w:type="gramEnd"/>
            <w:r w:rsidRPr="001060C8">
              <w:rPr>
                <w:rFonts w:asciiTheme="minorHAnsi" w:hAnsiTheme="minorHAnsi"/>
                <w:sz w:val="18"/>
                <w:szCs w:val="18"/>
              </w:rPr>
              <w:t>, else =</w:t>
            </w:r>
            <w:r>
              <w:rPr>
                <w:rFonts w:asciiTheme="minorHAnsi" w:hAnsiTheme="minorHAnsi"/>
                <w:sz w:val="18"/>
                <w:szCs w:val="18"/>
              </w:rPr>
              <w:t>N/A</w:t>
            </w:r>
            <w:r w:rsidRPr="001060C8">
              <w:rPr>
                <w:rFonts w:asciiTheme="minorHAnsi" w:hAnsiTheme="minorHAnsi"/>
                <w:sz w:val="18"/>
                <w:szCs w:val="18"/>
              </w:rPr>
              <w:t>&gt;&gt;</w:t>
            </w:r>
          </w:p>
        </w:tc>
      </w:tr>
      <w:tr w:rsidR="00CA49B4" w:rsidRPr="00525196" w14:paraId="4AE0FD2F"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C" w14:textId="5AF6BFB6"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4AE0FD2D" w14:textId="7C42DB5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4AE0FD2E"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w:t>
            </w:r>
            <w:r w:rsidRPr="002B4489">
              <w:rPr>
                <w:rFonts w:asciiTheme="minorHAnsi" w:hAnsiTheme="minorHAnsi"/>
              </w:rPr>
              <w:t xml:space="preserve"> Auto filled field:  </w:t>
            </w:r>
            <w:proofErr w:type="spellStart"/>
            <w:r w:rsidRPr="002B4489">
              <w:rPr>
                <w:rFonts w:asciiTheme="minorHAnsi" w:hAnsiTheme="minorHAnsi"/>
              </w:rPr>
              <w:t>TestFinal</w:t>
            </w:r>
            <w:proofErr w:type="spellEnd"/>
            <w:r w:rsidRPr="002B4489">
              <w:rPr>
                <w:rFonts w:asciiTheme="minorHAnsi" w:hAnsiTheme="minorHAnsi"/>
              </w:rPr>
              <w:t xml:space="preserve"> (this is the only allowable test condition for </w:t>
            </w:r>
            <w:r w:rsidRPr="002B4489">
              <w:rPr>
                <w:rFonts w:asciiTheme="minorHAnsi" w:hAnsiTheme="minorHAnsi"/>
                <w:u w:val="single"/>
              </w:rPr>
              <w:t>Replacement/Alteration)</w:t>
            </w:r>
          </w:p>
        </w:tc>
      </w:tr>
      <w:tr w:rsidR="00CA49B4" w:rsidRPr="00525196" w14:paraId="4AE0FD3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0" w14:textId="472583A1"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4AE0FD31" w14:textId="28A82E24"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32"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w:t>
            </w:r>
            <w:r w:rsidRPr="002B4489">
              <w:rPr>
                <w:rFonts w:asciiTheme="minorHAnsi" w:hAnsiTheme="minorHAnsi"/>
              </w:rPr>
              <w:t xml:space="preserve"> </w:t>
            </w:r>
            <w:proofErr w:type="gramStart"/>
            <w:r w:rsidRPr="002B4489">
              <w:rPr>
                <w:rFonts w:asciiTheme="minorHAnsi" w:hAnsiTheme="minorHAnsi"/>
              </w:rPr>
              <w:t>user</w:t>
            </w:r>
            <w:proofErr w:type="gramEnd"/>
            <w:r w:rsidRPr="002B4489">
              <w:rPr>
                <w:rFonts w:asciiTheme="minorHAnsi" w:hAnsiTheme="minorHAnsi"/>
              </w:rPr>
              <w:t xml:space="preserve"> pick one from list: </w:t>
            </w:r>
            <w:proofErr w:type="spellStart"/>
            <w:r w:rsidRPr="002B4489">
              <w:rPr>
                <w:rFonts w:asciiTheme="minorHAnsi" w:hAnsiTheme="minorHAnsi"/>
              </w:rPr>
              <w:t>LeakageToOutside</w:t>
            </w:r>
            <w:proofErr w:type="spellEnd"/>
            <w:r w:rsidRPr="002B4489">
              <w:rPr>
                <w:rFonts w:asciiTheme="minorHAnsi" w:hAnsiTheme="minorHAnsi"/>
              </w:rPr>
              <w:t xml:space="preserve">; </w:t>
            </w:r>
            <w:proofErr w:type="spellStart"/>
            <w:r w:rsidRPr="002B4489">
              <w:rPr>
                <w:rFonts w:asciiTheme="minorHAnsi" w:hAnsiTheme="minorHAnsi"/>
              </w:rPr>
              <w:t>TotalLeakage</w:t>
            </w:r>
            <w:proofErr w:type="spellEnd"/>
            <w:r w:rsidRPr="00525196">
              <w:rPr>
                <w:rFonts w:asciiTheme="minorHAnsi" w:hAnsiTheme="minorHAnsi"/>
                <w:sz w:val="18"/>
                <w:szCs w:val="18"/>
              </w:rPr>
              <w:t>&gt;&gt;</w:t>
            </w:r>
          </w:p>
        </w:tc>
      </w:tr>
      <w:tr w:rsidR="00CA49B4" w:rsidRPr="00525196" w14:paraId="4AE0FD3E"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4" w14:textId="0537A184"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4AE0FD35" w14:textId="364BC6B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Leakage</w:t>
            </w:r>
            <w:r>
              <w:rPr>
                <w:rFonts w:asciiTheme="minorHAnsi" w:hAnsiTheme="minorHAnsi"/>
                <w:sz w:val="18"/>
                <w:szCs w:val="18"/>
              </w:rPr>
              <w:t xml:space="preserve"> </w:t>
            </w:r>
            <w:r w:rsidRPr="0052519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4AE0FD36" w14:textId="77777777" w:rsidR="00CA49B4" w:rsidRPr="002B4489" w:rsidRDefault="00CA49B4" w:rsidP="00CA49B4">
            <w:pPr>
              <w:keepNext/>
              <w:rPr>
                <w:rFonts w:asciiTheme="minorHAnsi" w:hAnsiTheme="minorHAnsi"/>
              </w:rPr>
            </w:pPr>
            <w:r w:rsidRPr="002B4489">
              <w:rPr>
                <w:rFonts w:asciiTheme="minorHAnsi" w:hAnsiTheme="minorHAnsi"/>
              </w:rPr>
              <w:t>&lt;&lt;calculated field:</w:t>
            </w:r>
          </w:p>
          <w:p w14:paraId="4AE0FD37" w14:textId="29EF3CEE" w:rsidR="00CA49B4" w:rsidRDefault="00CA49B4" w:rsidP="00CA49B4">
            <w:pPr>
              <w:keepNext/>
              <w:rPr>
                <w:rFonts w:asciiTheme="minorHAnsi" w:hAnsiTheme="minorHAnsi"/>
              </w:rPr>
            </w:pPr>
            <w:del w:id="100" w:author="Alhabibi, Haider@Energy" w:date="2022-02-18T16:43:00Z">
              <w:r w:rsidRPr="002B4489" w:rsidDel="00E7776A">
                <w:rPr>
                  <w:rFonts w:asciiTheme="minorHAnsi" w:hAnsiTheme="minorHAnsi"/>
                </w:rPr>
                <w:delText xml:space="preserve">if TotalLeakage and </w:delText>
              </w:r>
              <w:r w:rsidRPr="002B4489" w:rsidDel="00E7776A">
                <w:rPr>
                  <w:u w:val="single"/>
                </w:rPr>
                <w:delText>SingleFamily</w:delText>
              </w:r>
              <w:r w:rsidRPr="002B4489" w:rsidDel="00E7776A">
                <w:delText xml:space="preserve"> and </w:delText>
              </w:r>
              <w:r w:rsidRPr="002B4489" w:rsidDel="00E7776A">
                <w:rPr>
                  <w:rFonts w:asciiTheme="minorHAnsi" w:hAnsiTheme="minorHAnsi"/>
                </w:rPr>
                <w:delText xml:space="preserve">TestFinal and </w:delText>
              </w:r>
              <w:r w:rsidRPr="002B4489" w:rsidDel="00E7776A">
                <w:rPr>
                  <w:rFonts w:asciiTheme="minorHAnsi" w:hAnsiTheme="minorHAnsi"/>
                  <w:u w:val="single"/>
                </w:rPr>
                <w:delText>Replacement</w:delText>
              </w:r>
              <w:r w:rsidRPr="002B4489" w:rsidDel="00E7776A">
                <w:rPr>
                  <w:rFonts w:asciiTheme="minorHAnsi" w:hAnsiTheme="minorHAnsi"/>
                </w:rPr>
                <w:delText xml:space="preserve"> then LeakageFactor=</w:delText>
              </w:r>
              <w:r w:rsidRPr="002B4489" w:rsidDel="00E7776A">
                <w:rPr>
                  <w:rFonts w:asciiTheme="minorHAnsi" w:hAnsiTheme="minorHAnsi"/>
                  <w:u w:val="single"/>
                </w:rPr>
                <w:delText>0.0</w:delText>
              </w:r>
              <w:r w:rsidDel="00E7776A">
                <w:rPr>
                  <w:rFonts w:asciiTheme="minorHAnsi" w:hAnsiTheme="minorHAnsi"/>
                  <w:u w:val="single"/>
                </w:rPr>
                <w:delText>5</w:delText>
              </w:r>
              <w:r w:rsidRPr="002B4489" w:rsidDel="00E7776A">
                <w:rPr>
                  <w:rFonts w:asciiTheme="minorHAnsi" w:hAnsiTheme="minorHAnsi"/>
                </w:rPr>
                <w:delText xml:space="preserve">; </w:delText>
              </w:r>
            </w:del>
          </w:p>
          <w:p w14:paraId="69A1AF28" w14:textId="77777777" w:rsidR="00CA49B4" w:rsidRPr="002B4489" w:rsidRDefault="00CA49B4" w:rsidP="00CA49B4">
            <w:pPr>
              <w:keepNext/>
              <w:rPr>
                <w:rFonts w:asciiTheme="minorHAnsi" w:hAnsiTheme="minorHAnsi"/>
              </w:rPr>
            </w:pPr>
          </w:p>
          <w:p w14:paraId="4AE0FD38" w14:textId="412771CD" w:rsidR="00CA49B4" w:rsidRPr="000D0273" w:rsidRDefault="00CA49B4" w:rsidP="00CA49B4">
            <w:pPr>
              <w:keepNext/>
              <w:rPr>
                <w:rFonts w:asciiTheme="minorHAnsi" w:hAnsiTheme="minorHAnsi"/>
              </w:rPr>
            </w:pPr>
            <w:del w:id="101" w:author="Alhabibi, Haider@Energy" w:date="2022-02-18T16:43:00Z">
              <w:r w:rsidRPr="000D0273" w:rsidDel="00E7776A">
                <w:rPr>
                  <w:rFonts w:asciiTheme="minorHAnsi" w:hAnsiTheme="minorHAnsi"/>
                </w:rPr>
                <w:delText>else</w:delText>
              </w:r>
            </w:del>
            <w:r w:rsidRPr="000D0273">
              <w:rPr>
                <w:rFonts w:asciiTheme="minorHAnsi" w:hAnsiTheme="minorHAnsi"/>
              </w:rPr>
              <w:t xml:space="preserve">if </w:t>
            </w:r>
            <w:proofErr w:type="spellStart"/>
            <w:r w:rsidRPr="000D0273">
              <w:rPr>
                <w:rFonts w:asciiTheme="minorHAnsi" w:hAnsiTheme="minorHAnsi"/>
              </w:rPr>
              <w:t>TotalLeakage</w:t>
            </w:r>
            <w:proofErr w:type="spellEnd"/>
            <w:r w:rsidRPr="000D0273">
              <w:rPr>
                <w:rFonts w:asciiTheme="minorHAnsi" w:hAnsiTheme="minorHAnsi"/>
              </w:rPr>
              <w:t xml:space="preserve"> and </w:t>
            </w:r>
            <w:proofErr w:type="spellStart"/>
            <w:r w:rsidRPr="000D0273">
              <w:rPr>
                <w:u w:val="single"/>
              </w:rPr>
              <w:t>MultiFamily</w:t>
            </w:r>
            <w:proofErr w:type="spellEnd"/>
            <w:r w:rsidRPr="000D0273">
              <w:t xml:space="preserve"> and </w:t>
            </w:r>
            <w:proofErr w:type="spellStart"/>
            <w:r w:rsidRPr="000D0273">
              <w:rPr>
                <w:rFonts w:asciiTheme="minorHAnsi" w:hAnsiTheme="minorHAnsi"/>
              </w:rPr>
              <w:t>TestFinal</w:t>
            </w:r>
            <w:proofErr w:type="spellEnd"/>
            <w:r w:rsidRPr="000D0273">
              <w:rPr>
                <w:rFonts w:asciiTheme="minorHAnsi" w:hAnsiTheme="minorHAnsi"/>
              </w:rPr>
              <w:t xml:space="preserve"> and </w:t>
            </w:r>
            <w:r w:rsidRPr="000D0273">
              <w:rPr>
                <w:rFonts w:asciiTheme="minorHAnsi" w:hAnsiTheme="minorHAnsi"/>
                <w:u w:val="single"/>
              </w:rPr>
              <w:t>Replacement</w:t>
            </w:r>
            <w:r w:rsidRPr="000D0273">
              <w:rPr>
                <w:rFonts w:asciiTheme="minorHAnsi" w:hAnsiTheme="minorHAnsi"/>
              </w:rPr>
              <w:t xml:space="preserve"> then </w:t>
            </w:r>
            <w:proofErr w:type="spellStart"/>
            <w:r w:rsidRPr="000D0273">
              <w:rPr>
                <w:rFonts w:asciiTheme="minorHAnsi" w:hAnsiTheme="minorHAnsi"/>
              </w:rPr>
              <w:t>LeakageFactor</w:t>
            </w:r>
            <w:proofErr w:type="spellEnd"/>
            <w:r w:rsidRPr="000D0273">
              <w:rPr>
                <w:rFonts w:asciiTheme="minorHAnsi" w:hAnsiTheme="minorHAnsi"/>
              </w:rPr>
              <w:t>=</w:t>
            </w:r>
            <w:proofErr w:type="gramStart"/>
            <w:r w:rsidRPr="000D0273">
              <w:rPr>
                <w:rFonts w:asciiTheme="minorHAnsi" w:hAnsiTheme="minorHAnsi"/>
                <w:u w:val="single"/>
              </w:rPr>
              <w:t>0.12</w:t>
            </w:r>
            <w:r w:rsidRPr="000D0273">
              <w:rPr>
                <w:rFonts w:asciiTheme="minorHAnsi" w:hAnsiTheme="minorHAnsi"/>
              </w:rPr>
              <w:t>;</w:t>
            </w:r>
            <w:proofErr w:type="gramEnd"/>
            <w:r w:rsidRPr="000D0273">
              <w:rPr>
                <w:rFonts w:asciiTheme="minorHAnsi" w:hAnsiTheme="minorHAnsi"/>
              </w:rPr>
              <w:t xml:space="preserve"> </w:t>
            </w:r>
          </w:p>
          <w:p w14:paraId="1C963C9F" w14:textId="7851FAEF" w:rsidR="00CA49B4" w:rsidRPr="000D0273" w:rsidDel="00F11D5A" w:rsidRDefault="00CA49B4" w:rsidP="00CA49B4">
            <w:pPr>
              <w:keepNext/>
              <w:rPr>
                <w:del w:id="102" w:author="Alhabibi, Haider@Energy" w:date="2021-12-06T12:29:00Z"/>
                <w:rFonts w:asciiTheme="minorHAnsi" w:hAnsiTheme="minorHAnsi"/>
              </w:rPr>
            </w:pPr>
          </w:p>
          <w:p w14:paraId="4AE0FD39" w14:textId="7B060913" w:rsidR="00CA49B4" w:rsidRDefault="00CA49B4" w:rsidP="00CA49B4">
            <w:pPr>
              <w:keepNext/>
              <w:rPr>
                <w:rFonts w:asciiTheme="minorHAnsi" w:hAnsiTheme="minorHAnsi"/>
              </w:rPr>
            </w:pPr>
            <w:r w:rsidRPr="000D0273">
              <w:rPr>
                <w:rFonts w:asciiTheme="minorHAnsi" w:hAnsiTheme="minorHAnsi"/>
              </w:rPr>
              <w:t xml:space="preserve">elseif </w:t>
            </w:r>
            <w:proofErr w:type="spellStart"/>
            <w:r w:rsidRPr="000D0273">
              <w:rPr>
                <w:rFonts w:asciiTheme="minorHAnsi" w:hAnsiTheme="minorHAnsi"/>
              </w:rPr>
              <w:t>LeakageToOutside</w:t>
            </w:r>
            <w:proofErr w:type="spellEnd"/>
            <w:r w:rsidRPr="000D0273">
              <w:rPr>
                <w:rFonts w:asciiTheme="minorHAnsi" w:hAnsiTheme="minorHAnsi"/>
              </w:rPr>
              <w:t xml:space="preserve"> and </w:t>
            </w:r>
            <w:proofErr w:type="spellStart"/>
            <w:r w:rsidRPr="000D0273">
              <w:rPr>
                <w:u w:val="single"/>
              </w:rPr>
              <w:t>MultiFamily</w:t>
            </w:r>
            <w:proofErr w:type="spellEnd"/>
            <w:r w:rsidRPr="000D0273">
              <w:t xml:space="preserve"> and </w:t>
            </w:r>
            <w:proofErr w:type="spellStart"/>
            <w:r w:rsidRPr="000D0273">
              <w:rPr>
                <w:rFonts w:asciiTheme="minorHAnsi" w:hAnsiTheme="minorHAnsi"/>
              </w:rPr>
              <w:t>TestFinal</w:t>
            </w:r>
            <w:proofErr w:type="spellEnd"/>
            <w:r w:rsidRPr="000D0273">
              <w:rPr>
                <w:rFonts w:asciiTheme="minorHAnsi" w:hAnsiTheme="minorHAnsi"/>
              </w:rPr>
              <w:t xml:space="preserve"> and </w:t>
            </w:r>
            <w:r w:rsidRPr="000D0273">
              <w:rPr>
                <w:rFonts w:asciiTheme="minorHAnsi" w:hAnsiTheme="minorHAnsi"/>
                <w:u w:val="single"/>
              </w:rPr>
              <w:t>Replacement</w:t>
            </w:r>
            <w:r w:rsidRPr="000D0273">
              <w:rPr>
                <w:rFonts w:asciiTheme="minorHAnsi" w:hAnsiTheme="minorHAnsi"/>
              </w:rPr>
              <w:t xml:space="preserve"> then </w:t>
            </w:r>
            <w:proofErr w:type="spellStart"/>
            <w:r w:rsidRPr="000D0273">
              <w:rPr>
                <w:rFonts w:asciiTheme="minorHAnsi" w:hAnsiTheme="minorHAnsi"/>
              </w:rPr>
              <w:t>LeakageFactor</w:t>
            </w:r>
            <w:proofErr w:type="spellEnd"/>
            <w:r w:rsidRPr="000D0273">
              <w:rPr>
                <w:rFonts w:asciiTheme="minorHAnsi" w:hAnsiTheme="minorHAnsi"/>
              </w:rPr>
              <w:t>=</w:t>
            </w:r>
            <w:proofErr w:type="gramStart"/>
            <w:r w:rsidRPr="000D0273">
              <w:rPr>
                <w:rFonts w:asciiTheme="minorHAnsi" w:hAnsiTheme="minorHAnsi"/>
                <w:u w:val="single"/>
              </w:rPr>
              <w:t>0.0</w:t>
            </w:r>
            <w:r w:rsidR="004E7451" w:rsidRPr="000D0273">
              <w:rPr>
                <w:rFonts w:asciiTheme="minorHAnsi" w:hAnsiTheme="minorHAnsi"/>
                <w:u w:val="single"/>
              </w:rPr>
              <w:t>6</w:t>
            </w:r>
            <w:r w:rsidRPr="000D0273">
              <w:rPr>
                <w:rFonts w:asciiTheme="minorHAnsi" w:hAnsiTheme="minorHAnsi"/>
              </w:rPr>
              <w:t>;</w:t>
            </w:r>
            <w:proofErr w:type="gramEnd"/>
            <w:r w:rsidRPr="002B4489">
              <w:rPr>
                <w:rFonts w:asciiTheme="minorHAnsi" w:hAnsiTheme="minorHAnsi"/>
              </w:rPr>
              <w:t xml:space="preserve"> </w:t>
            </w:r>
          </w:p>
          <w:p w14:paraId="0B94C93E" w14:textId="77777777" w:rsidR="00CA49B4" w:rsidRPr="002B4489" w:rsidRDefault="00CA49B4" w:rsidP="00CA49B4">
            <w:pPr>
              <w:keepNext/>
              <w:rPr>
                <w:rFonts w:asciiTheme="minorHAnsi" w:hAnsiTheme="minorHAnsi"/>
              </w:rPr>
            </w:pPr>
          </w:p>
          <w:p w14:paraId="4AE0FD3A" w14:textId="77777777" w:rsidR="00CA49B4" w:rsidRPr="002B4489" w:rsidRDefault="00CA49B4" w:rsidP="00CA49B4">
            <w:pPr>
              <w:keepNext/>
              <w:rPr>
                <w:rFonts w:asciiTheme="minorHAnsi" w:hAnsiTheme="minorHAnsi"/>
              </w:rPr>
            </w:pPr>
            <w:r w:rsidRPr="002B4489">
              <w:rPr>
                <w:rFonts w:asciiTheme="minorHAnsi" w:hAnsiTheme="minorHAnsi"/>
              </w:rPr>
              <w:t xml:space="preserve">elseif </w:t>
            </w:r>
            <w:proofErr w:type="spellStart"/>
            <w:r w:rsidRPr="002B4489">
              <w:rPr>
                <w:rFonts w:asciiTheme="minorHAnsi" w:hAnsiTheme="minorHAnsi"/>
              </w:rPr>
              <w:t>TotalLeakage</w:t>
            </w:r>
            <w:proofErr w:type="spellEnd"/>
            <w:r w:rsidRPr="002B4489">
              <w:rPr>
                <w:rFonts w:asciiTheme="minorHAnsi" w:hAnsiTheme="minorHAnsi"/>
              </w:rPr>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Alteration</w:t>
            </w:r>
            <w:r w:rsidRPr="002B4489">
              <w:rPr>
                <w:rFonts w:asciiTheme="minorHAnsi" w:hAnsiTheme="minorHAnsi"/>
              </w:rPr>
              <w:t xml:space="preserve"> then </w:t>
            </w:r>
          </w:p>
          <w:p w14:paraId="377CD055" w14:textId="4A7F610A" w:rsidR="00CA49B4" w:rsidRDefault="00CA49B4" w:rsidP="00CA49B4">
            <w:pPr>
              <w:keepNext/>
              <w:rPr>
                <w:rFonts w:asciiTheme="minorHAnsi" w:hAnsiTheme="minorHAnsi"/>
              </w:rPr>
            </w:pP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0.1</w:t>
            </w:r>
            <w:ins w:id="103" w:author="Markstrum, Alexis@Energy" w:date="2021-10-26T11:31:00Z">
              <w:r w:rsidR="00B77ABF">
                <w:rPr>
                  <w:rFonts w:asciiTheme="minorHAnsi" w:hAnsiTheme="minorHAnsi"/>
                  <w:u w:val="single"/>
                </w:rPr>
                <w:t>0</w:t>
              </w:r>
            </w:ins>
            <w:del w:id="104" w:author="Markstrum, Alexis@Energy" w:date="2021-10-26T11:31:00Z">
              <w:r w:rsidRPr="002B4489" w:rsidDel="00B77ABF">
                <w:rPr>
                  <w:rFonts w:asciiTheme="minorHAnsi" w:hAnsiTheme="minorHAnsi"/>
                  <w:u w:val="single"/>
                </w:rPr>
                <w:delText>5</w:delText>
              </w:r>
            </w:del>
            <w:r w:rsidRPr="002B4489">
              <w:rPr>
                <w:rFonts w:asciiTheme="minorHAnsi" w:hAnsiTheme="minorHAnsi"/>
                <w:u w:val="single"/>
              </w:rPr>
              <w:t xml:space="preserve"> </w:t>
            </w:r>
            <w:del w:id="105" w:author="Alhabibi, Haider@Energy" w:date="2021-12-06T12:29:00Z">
              <w:r w:rsidRPr="002B4489" w:rsidDel="00A31FC5">
                <w:rPr>
                  <w:rFonts w:asciiTheme="minorHAnsi" w:hAnsiTheme="minorHAnsi"/>
                </w:rPr>
                <w:delText>(applicable to both single and multifamily</w:delText>
              </w:r>
            </w:del>
            <w:del w:id="106" w:author="Alhabibi, Haider@Energy" w:date="2021-12-06T12:30:00Z">
              <w:r w:rsidRPr="002B4489" w:rsidDel="00A31FC5">
                <w:rPr>
                  <w:rFonts w:asciiTheme="minorHAnsi" w:hAnsiTheme="minorHAnsi"/>
                </w:rPr>
                <w:delText>)</w:delText>
              </w:r>
            </w:del>
            <w:r w:rsidRPr="002B4489">
              <w:rPr>
                <w:rFonts w:asciiTheme="minorHAnsi" w:hAnsiTheme="minorHAnsi"/>
              </w:rPr>
              <w:t>;</w:t>
            </w:r>
          </w:p>
          <w:p w14:paraId="4AE0FD3B" w14:textId="6065ABCD" w:rsidR="00CA49B4" w:rsidRPr="002B4489" w:rsidRDefault="00CA49B4" w:rsidP="00CA49B4">
            <w:pPr>
              <w:keepNext/>
              <w:rPr>
                <w:rFonts w:asciiTheme="minorHAnsi" w:hAnsiTheme="minorHAnsi"/>
              </w:rPr>
            </w:pPr>
            <w:r w:rsidRPr="002B4489">
              <w:rPr>
                <w:rFonts w:asciiTheme="minorHAnsi" w:hAnsiTheme="minorHAnsi"/>
              </w:rPr>
              <w:t xml:space="preserve">  </w:t>
            </w:r>
          </w:p>
          <w:p w14:paraId="1440BEB6" w14:textId="245046BD" w:rsidR="00CA49B4" w:rsidRDefault="00CA49B4" w:rsidP="00CA49B4">
            <w:pPr>
              <w:keepNext/>
              <w:rPr>
                <w:rFonts w:asciiTheme="minorHAnsi" w:hAnsiTheme="minorHAnsi"/>
              </w:rPr>
            </w:pPr>
            <w:r w:rsidRPr="002B4489">
              <w:rPr>
                <w:rFonts w:asciiTheme="minorHAnsi" w:hAnsiTheme="minorHAnsi"/>
              </w:rPr>
              <w:t xml:space="preserve">elseif </w:t>
            </w:r>
            <w:proofErr w:type="spellStart"/>
            <w:r w:rsidRPr="002B4489">
              <w:rPr>
                <w:rFonts w:asciiTheme="minorHAnsi" w:hAnsiTheme="minorHAnsi"/>
              </w:rPr>
              <w:t>LeakageToOutside</w:t>
            </w:r>
            <w:proofErr w:type="spellEnd"/>
            <w:r w:rsidRPr="002B4489">
              <w:rPr>
                <w:rFonts w:asciiTheme="minorHAnsi" w:hAnsiTheme="minorHAnsi"/>
              </w:rPr>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Alteration</w:t>
            </w:r>
            <w:r w:rsidRPr="002B4489">
              <w:rPr>
                <w:rFonts w:asciiTheme="minorHAnsi" w:hAnsiTheme="minorHAnsi"/>
              </w:rPr>
              <w:t xml:space="preserve"> then </w:t>
            </w: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w:t>
            </w:r>
            <w:ins w:id="107" w:author="Markstrum, Alexis@Energy" w:date="2021-10-26T11:31:00Z">
              <w:r w:rsidR="00B77ABF">
                <w:rPr>
                  <w:rFonts w:asciiTheme="minorHAnsi" w:hAnsiTheme="minorHAnsi"/>
                  <w:u w:val="single"/>
                </w:rPr>
                <w:t>07</w:t>
              </w:r>
            </w:ins>
            <w:del w:id="108" w:author="Markstrum, Alexis@Energy" w:date="2021-10-26T11:31:00Z">
              <w:r w:rsidRPr="002B4489" w:rsidDel="00B77ABF">
                <w:rPr>
                  <w:rFonts w:asciiTheme="minorHAnsi" w:hAnsiTheme="minorHAnsi"/>
                  <w:u w:val="single"/>
                </w:rPr>
                <w:delText>10</w:delText>
              </w:r>
            </w:del>
            <w:r w:rsidRPr="002B4489">
              <w:rPr>
                <w:rFonts w:asciiTheme="minorHAnsi" w:hAnsiTheme="minorHAnsi"/>
                <w:u w:val="single"/>
              </w:rPr>
              <w:t xml:space="preserve"> </w:t>
            </w:r>
            <w:del w:id="109" w:author="Alhabibi, Haider@Energy" w:date="2021-12-06T12:30:00Z">
              <w:r w:rsidRPr="002B4489" w:rsidDel="00A31FC5">
                <w:rPr>
                  <w:rFonts w:asciiTheme="minorHAnsi" w:hAnsiTheme="minorHAnsi"/>
                </w:rPr>
                <w:delText>(applicable to both single and multifamily)</w:delText>
              </w:r>
            </w:del>
            <w:r w:rsidRPr="002B4489">
              <w:rPr>
                <w:rFonts w:asciiTheme="minorHAnsi" w:hAnsiTheme="minorHAnsi"/>
              </w:rPr>
              <w:t xml:space="preserve">; </w:t>
            </w:r>
          </w:p>
          <w:p w14:paraId="4AE0FD3C" w14:textId="7198F6CB" w:rsidR="00CA49B4" w:rsidRPr="002B4489" w:rsidRDefault="00CA49B4" w:rsidP="00CA49B4">
            <w:pPr>
              <w:keepNext/>
              <w:rPr>
                <w:rFonts w:asciiTheme="minorHAnsi" w:hAnsiTheme="minorHAnsi"/>
              </w:rPr>
            </w:pPr>
            <w:r w:rsidRPr="002B4489">
              <w:rPr>
                <w:rFonts w:asciiTheme="minorHAnsi" w:hAnsiTheme="minorHAnsi"/>
              </w:rPr>
              <w:t xml:space="preserve"> </w:t>
            </w:r>
          </w:p>
          <w:p w14:paraId="4AE0FD3D" w14:textId="77777777" w:rsidR="00CA49B4" w:rsidRPr="00525196" w:rsidRDefault="00CA49B4" w:rsidP="00CA49B4">
            <w:pPr>
              <w:keepNext/>
              <w:rPr>
                <w:rFonts w:asciiTheme="minorHAnsi" w:hAnsiTheme="minorHAnsi"/>
                <w:sz w:val="18"/>
                <w:szCs w:val="18"/>
              </w:rPr>
            </w:pPr>
            <w:r w:rsidRPr="002B4489">
              <w:rPr>
                <w:rFonts w:asciiTheme="minorHAnsi" w:hAnsiTheme="minorHAnsi"/>
              </w:rPr>
              <w:t>else error message if invalid entries for arguments&gt;&gt;</w:t>
            </w:r>
          </w:p>
        </w:tc>
      </w:tr>
      <w:tr w:rsidR="00CA49B4" w:rsidRPr="00525196" w14:paraId="4AE0FD52"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47" w14:textId="11D60437" w:rsidR="00CA49B4" w:rsidRPr="00525196" w:rsidRDefault="00CA49B4" w:rsidP="00CA49B4">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4AE0FD48" w14:textId="3A67740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9"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&lt;&lt;calculated field: numeric xxx:</w:t>
            </w:r>
          </w:p>
          <w:p w14:paraId="0A796EF2" w14:textId="77777777" w:rsidR="00CB62D6" w:rsidRP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 xml:space="preserve">if </w:t>
            </w:r>
            <w:proofErr w:type="spellStart"/>
            <w:r w:rsidRPr="00CB62D6">
              <w:rPr>
                <w:rFonts w:asciiTheme="minorHAnsi" w:hAnsiTheme="minorHAnsi"/>
                <w:sz w:val="18"/>
                <w:szCs w:val="18"/>
                <w:u w:val="single"/>
              </w:rPr>
              <w:t>AHUAirflowMethod</w:t>
            </w:r>
            <w:proofErr w:type="spellEnd"/>
            <w:r w:rsidRPr="00CB62D6">
              <w:rPr>
                <w:rFonts w:asciiTheme="minorHAnsi" w:hAnsiTheme="minorHAnsi"/>
                <w:sz w:val="18"/>
                <w:szCs w:val="18"/>
                <w:u w:val="single"/>
              </w:rPr>
              <w:t xml:space="preserve">= </w:t>
            </w:r>
            <w:proofErr w:type="spellStart"/>
            <w:r w:rsidRPr="00CB62D6">
              <w:rPr>
                <w:rFonts w:asciiTheme="minorHAnsi" w:hAnsiTheme="minorHAnsi"/>
                <w:sz w:val="18"/>
                <w:szCs w:val="18"/>
                <w:u w:val="single"/>
              </w:rPr>
              <w:t>DefaultAirflowMethod</w:t>
            </w:r>
            <w:proofErr w:type="spellEnd"/>
            <w:r w:rsidRPr="00CB62D6">
              <w:rPr>
                <w:rFonts w:asciiTheme="minorHAnsi" w:hAnsiTheme="minorHAnsi"/>
                <w:sz w:val="18"/>
                <w:szCs w:val="18"/>
                <w:u w:val="single"/>
              </w:rPr>
              <w:t xml:space="preserve"> then </w:t>
            </w:r>
          </w:p>
          <w:p w14:paraId="0DF8EBC6" w14:textId="6FA1FF4C" w:rsidR="00CB62D6" w:rsidRDefault="00CB62D6" w:rsidP="00CB62D6">
            <w:pPr>
              <w:keepNext/>
              <w:rPr>
                <w:rFonts w:asciiTheme="minorHAnsi" w:hAnsiTheme="minorHAnsi"/>
                <w:sz w:val="18"/>
                <w:szCs w:val="18"/>
                <w:u w:val="single"/>
              </w:rPr>
            </w:pPr>
            <w:proofErr w:type="spellStart"/>
            <w:r w:rsidRPr="00CB62D6">
              <w:rPr>
                <w:rFonts w:asciiTheme="minorHAnsi" w:hAnsiTheme="minorHAnsi"/>
                <w:sz w:val="18"/>
                <w:szCs w:val="18"/>
                <w:u w:val="single"/>
              </w:rPr>
              <w:t>AHUAirflow</w:t>
            </w:r>
            <w:proofErr w:type="spellEnd"/>
            <w:r w:rsidRPr="00CB62D6">
              <w:rPr>
                <w:rFonts w:asciiTheme="minorHAnsi" w:hAnsiTheme="minorHAnsi"/>
                <w:sz w:val="18"/>
                <w:szCs w:val="18"/>
                <w:u w:val="single"/>
              </w:rPr>
              <w:t>=</w:t>
            </w:r>
            <w:proofErr w:type="spellStart"/>
            <w:r w:rsidRPr="00CB62D6">
              <w:rPr>
                <w:rFonts w:asciiTheme="minorHAnsi" w:hAnsiTheme="minorHAnsi"/>
                <w:sz w:val="18"/>
                <w:szCs w:val="18"/>
                <w:u w:val="single"/>
              </w:rPr>
              <w:t>ZonedCondFloorArea</w:t>
            </w:r>
            <w:proofErr w:type="spellEnd"/>
            <w:r w:rsidRPr="00CB62D6">
              <w:rPr>
                <w:rFonts w:asciiTheme="minorHAnsi" w:hAnsiTheme="minorHAnsi"/>
                <w:sz w:val="18"/>
                <w:szCs w:val="18"/>
                <w:u w:val="single"/>
              </w:rPr>
              <w:t xml:space="preserve">*0.5* </w:t>
            </w:r>
            <w:proofErr w:type="spellStart"/>
            <w:proofErr w:type="gramStart"/>
            <w:r w:rsidRPr="00CB62D6">
              <w:rPr>
                <w:rFonts w:asciiTheme="minorHAnsi" w:hAnsiTheme="minorHAnsi"/>
                <w:sz w:val="18"/>
                <w:szCs w:val="18"/>
                <w:u w:val="single"/>
              </w:rPr>
              <w:t>LeakageFactor</w:t>
            </w:r>
            <w:proofErr w:type="spellEnd"/>
            <w:r w:rsidRPr="00CB62D6">
              <w:rPr>
                <w:rFonts w:asciiTheme="minorHAnsi" w:hAnsiTheme="minorHAnsi"/>
                <w:sz w:val="18"/>
                <w:szCs w:val="18"/>
                <w:u w:val="single"/>
              </w:rPr>
              <w:t>;</w:t>
            </w:r>
            <w:proofErr w:type="gramEnd"/>
          </w:p>
          <w:p w14:paraId="1285D85D" w14:textId="77777777" w:rsidR="00CB62D6" w:rsidRDefault="00CB62D6" w:rsidP="00CA49B4">
            <w:pPr>
              <w:keepNext/>
              <w:rPr>
                <w:rFonts w:asciiTheme="minorHAnsi" w:hAnsiTheme="minorHAnsi"/>
                <w:sz w:val="18"/>
                <w:szCs w:val="18"/>
                <w:u w:val="single"/>
              </w:rPr>
            </w:pPr>
          </w:p>
          <w:p w14:paraId="2FF42781" w14:textId="77777777" w:rsidR="00CB62D6"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CoolingSystemMethod</w:t>
            </w:r>
            <w:proofErr w:type="spellEnd"/>
            <w:r w:rsidRPr="00525196">
              <w:rPr>
                <w:rFonts w:asciiTheme="minorHAnsi" w:hAnsiTheme="minorHAnsi"/>
                <w:sz w:val="18"/>
                <w:szCs w:val="18"/>
                <w:u w:val="single"/>
              </w:rPr>
              <w:t xml:space="preserve"> </w:t>
            </w:r>
            <w:r w:rsidR="00CB62D6">
              <w:rPr>
                <w:rFonts w:asciiTheme="minorHAnsi" w:hAnsiTheme="minorHAnsi"/>
                <w:sz w:val="18"/>
                <w:szCs w:val="18"/>
                <w:u w:val="single"/>
              </w:rPr>
              <w:t>and A09=no,</w:t>
            </w:r>
          </w:p>
          <w:p w14:paraId="4AE0FD4D" w14:textId="6E66D992" w:rsidR="00CA49B4"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then </w:t>
            </w: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proofErr w:type="spellStart"/>
            <w:r w:rsidRPr="00525196">
              <w:rPr>
                <w:rFonts w:asciiTheme="minorHAnsi" w:hAnsiTheme="minorHAnsi"/>
                <w:sz w:val="18"/>
                <w:szCs w:val="18"/>
                <w:u w:val="single"/>
              </w:rPr>
              <w:t>CondenserNomCoolCapacityTon</w:t>
            </w:r>
            <w:proofErr w:type="spellEnd"/>
            <w:r w:rsidRPr="00525196">
              <w:rPr>
                <w:rFonts w:asciiTheme="minorHAnsi" w:hAnsiTheme="minorHAnsi"/>
                <w:sz w:val="18"/>
                <w:szCs w:val="18"/>
                <w:u w:val="single"/>
              </w:rPr>
              <w:t>*400*</w:t>
            </w:r>
            <w:r w:rsidRPr="00525196">
              <w:rPr>
                <w:rFonts w:asciiTheme="minorHAnsi" w:hAnsiTheme="minorHAnsi"/>
                <w:sz w:val="18"/>
                <w:szCs w:val="18"/>
              </w:rPr>
              <w:t xml:space="preserve"> </w:t>
            </w:r>
            <w:proofErr w:type="spellStart"/>
            <w:proofErr w:type="gramStart"/>
            <w:r w:rsidRPr="00525196">
              <w:rPr>
                <w:rFonts w:asciiTheme="minorHAnsi" w:hAnsiTheme="minorHAnsi"/>
                <w:sz w:val="18"/>
                <w:szCs w:val="18"/>
              </w:rPr>
              <w:t>LeakageFactor</w:t>
            </w:r>
            <w:proofErr w:type="spellEnd"/>
            <w:r w:rsidRPr="00525196">
              <w:rPr>
                <w:rFonts w:asciiTheme="minorHAnsi" w:hAnsiTheme="minorHAnsi"/>
                <w:sz w:val="18"/>
                <w:szCs w:val="18"/>
                <w:u w:val="single"/>
              </w:rPr>
              <w:t>;</w:t>
            </w:r>
            <w:proofErr w:type="gramEnd"/>
          </w:p>
          <w:p w14:paraId="4F515DF8" w14:textId="46A516B3" w:rsidR="00CB62D6" w:rsidRDefault="00CB62D6" w:rsidP="00CA49B4">
            <w:pPr>
              <w:keepNext/>
              <w:rPr>
                <w:rFonts w:asciiTheme="minorHAnsi" w:hAnsiTheme="minorHAnsi"/>
                <w:sz w:val="18"/>
                <w:szCs w:val="18"/>
                <w:u w:val="single"/>
              </w:rPr>
            </w:pPr>
          </w:p>
          <w:p w14:paraId="106EA419" w14:textId="77777777" w:rsidR="00CB62D6" w:rsidRP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 xml:space="preserve">elseif </w:t>
            </w:r>
            <w:proofErr w:type="spellStart"/>
            <w:r w:rsidRPr="00CB62D6">
              <w:rPr>
                <w:rFonts w:asciiTheme="minorHAnsi" w:hAnsiTheme="minorHAnsi"/>
                <w:sz w:val="18"/>
                <w:szCs w:val="18"/>
                <w:u w:val="single"/>
              </w:rPr>
              <w:t>AHUAirflowMethod</w:t>
            </w:r>
            <w:proofErr w:type="spellEnd"/>
            <w:r w:rsidRPr="00CB62D6">
              <w:rPr>
                <w:rFonts w:asciiTheme="minorHAnsi" w:hAnsiTheme="minorHAnsi"/>
                <w:sz w:val="18"/>
                <w:szCs w:val="18"/>
                <w:u w:val="single"/>
              </w:rPr>
              <w:t xml:space="preserve"> = </w:t>
            </w:r>
            <w:proofErr w:type="spellStart"/>
            <w:r w:rsidRPr="00CB62D6">
              <w:rPr>
                <w:rFonts w:asciiTheme="minorHAnsi" w:hAnsiTheme="minorHAnsi"/>
                <w:sz w:val="18"/>
                <w:szCs w:val="18"/>
                <w:u w:val="single"/>
              </w:rPr>
              <w:t>CoolingSystemMethod</w:t>
            </w:r>
            <w:proofErr w:type="spellEnd"/>
            <w:r w:rsidRPr="00CB62D6">
              <w:rPr>
                <w:rFonts w:asciiTheme="minorHAnsi" w:hAnsiTheme="minorHAnsi"/>
                <w:sz w:val="18"/>
                <w:szCs w:val="18"/>
                <w:u w:val="single"/>
              </w:rPr>
              <w:t xml:space="preserve"> and A09=yes, </w:t>
            </w:r>
          </w:p>
          <w:p w14:paraId="4664B701" w14:textId="7F9A1371" w:rsid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then value=</w:t>
            </w:r>
            <w:proofErr w:type="spellStart"/>
            <w:r w:rsidRPr="00CB62D6">
              <w:rPr>
                <w:rFonts w:asciiTheme="minorHAnsi" w:hAnsiTheme="minorHAnsi"/>
                <w:sz w:val="18"/>
                <w:szCs w:val="18"/>
                <w:u w:val="single"/>
              </w:rPr>
              <w:t>CondenserNomCoolCapacityTon</w:t>
            </w:r>
            <w:proofErr w:type="spellEnd"/>
            <w:r w:rsidRPr="00CB62D6">
              <w:rPr>
                <w:rFonts w:asciiTheme="minorHAnsi" w:hAnsiTheme="minorHAnsi"/>
                <w:sz w:val="18"/>
                <w:szCs w:val="18"/>
                <w:u w:val="single"/>
              </w:rPr>
              <w:t xml:space="preserve"> *250*</w:t>
            </w:r>
            <w:proofErr w:type="spellStart"/>
            <w:proofErr w:type="gramStart"/>
            <w:r w:rsidRPr="00CB62D6">
              <w:rPr>
                <w:rFonts w:asciiTheme="minorHAnsi" w:hAnsiTheme="minorHAnsi"/>
                <w:sz w:val="18"/>
                <w:szCs w:val="18"/>
                <w:u w:val="single"/>
              </w:rPr>
              <w:t>LeakageFactor</w:t>
            </w:r>
            <w:proofErr w:type="spellEnd"/>
            <w:r w:rsidRPr="00CB62D6">
              <w:rPr>
                <w:rFonts w:asciiTheme="minorHAnsi" w:hAnsiTheme="minorHAnsi"/>
                <w:sz w:val="18"/>
                <w:szCs w:val="18"/>
                <w:u w:val="single"/>
              </w:rPr>
              <w:t>;</w:t>
            </w:r>
            <w:proofErr w:type="gramEnd"/>
          </w:p>
          <w:p w14:paraId="5143DDD5" w14:textId="77777777" w:rsidR="00CB62D6" w:rsidRPr="00525196" w:rsidRDefault="00CB62D6" w:rsidP="00CA49B4">
            <w:pPr>
              <w:keepNext/>
              <w:rPr>
                <w:rFonts w:asciiTheme="minorHAnsi" w:hAnsiTheme="minorHAnsi"/>
                <w:sz w:val="18"/>
                <w:szCs w:val="18"/>
                <w:u w:val="single"/>
              </w:rPr>
            </w:pPr>
          </w:p>
          <w:p w14:paraId="4AE0FD4E" w14:textId="77777777" w:rsidR="00CA49B4" w:rsidRPr="00525196"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elseif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HeatingSystemMethod</w:t>
            </w:r>
            <w:proofErr w:type="spellEnd"/>
          </w:p>
          <w:p w14:paraId="4AE0FD4F" w14:textId="79FD7726" w:rsidR="00CA49B4"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then </w:t>
            </w: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proofErr w:type="spellStart"/>
            <w:r w:rsidRPr="00525196">
              <w:rPr>
                <w:rFonts w:asciiTheme="minorHAnsi" w:hAnsiTheme="minorHAnsi"/>
                <w:sz w:val="18"/>
                <w:szCs w:val="18"/>
                <w:u w:val="single"/>
              </w:rPr>
              <w:t>HeatingCapacityKbtuh</w:t>
            </w:r>
            <w:proofErr w:type="spellEnd"/>
            <w:r w:rsidRPr="00525196">
              <w:rPr>
                <w:rFonts w:asciiTheme="minorHAnsi" w:hAnsiTheme="minorHAnsi"/>
                <w:sz w:val="18"/>
                <w:szCs w:val="18"/>
                <w:u w:val="single"/>
              </w:rPr>
              <w:t>*21.7*</w:t>
            </w:r>
            <w:r w:rsidRPr="00525196">
              <w:rPr>
                <w:rFonts w:asciiTheme="minorHAnsi" w:hAnsiTheme="minorHAnsi"/>
                <w:sz w:val="18"/>
                <w:szCs w:val="18"/>
              </w:rPr>
              <w:t xml:space="preserve"> </w:t>
            </w:r>
            <w:proofErr w:type="spellStart"/>
            <w:proofErr w:type="gramStart"/>
            <w:r w:rsidRPr="00525196">
              <w:rPr>
                <w:rFonts w:asciiTheme="minorHAnsi" w:hAnsiTheme="minorHAnsi"/>
                <w:sz w:val="18"/>
                <w:szCs w:val="18"/>
              </w:rPr>
              <w:t>LeakageFactor</w:t>
            </w:r>
            <w:proofErr w:type="spellEnd"/>
            <w:r w:rsidRPr="00525196">
              <w:rPr>
                <w:rFonts w:asciiTheme="minorHAnsi" w:hAnsiTheme="minorHAnsi"/>
                <w:sz w:val="18"/>
                <w:szCs w:val="18"/>
                <w:u w:val="single"/>
              </w:rPr>
              <w:t>;</w:t>
            </w:r>
            <w:proofErr w:type="gramEnd"/>
          </w:p>
          <w:p w14:paraId="0BD0F002" w14:textId="77777777" w:rsidR="00CA49B4" w:rsidRPr="00525196" w:rsidRDefault="00CA49B4" w:rsidP="00CA49B4">
            <w:pPr>
              <w:keepNext/>
              <w:rPr>
                <w:rFonts w:asciiTheme="minorHAnsi" w:hAnsiTheme="minorHAnsi"/>
                <w:sz w:val="18"/>
                <w:szCs w:val="18"/>
                <w:u w:val="single"/>
              </w:rPr>
            </w:pPr>
          </w:p>
          <w:p w14:paraId="4AE0FD50"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u w:val="single"/>
              </w:rPr>
              <w:t xml:space="preserve">elseif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MeasuredAirflowMethod</w:t>
            </w:r>
            <w:proofErr w:type="spellEnd"/>
            <w:r w:rsidRPr="00525196">
              <w:rPr>
                <w:rFonts w:asciiTheme="minorHAnsi" w:hAnsiTheme="minorHAnsi"/>
                <w:sz w:val="18"/>
                <w:szCs w:val="18"/>
              </w:rPr>
              <w:t xml:space="preserve"> then</w:t>
            </w:r>
          </w:p>
          <w:p w14:paraId="044702F2" w14:textId="77777777" w:rsidR="00CA49B4" w:rsidRDefault="00CA49B4" w:rsidP="00CA49B4">
            <w:pPr>
              <w:keepNext/>
              <w:rPr>
                <w:rFonts w:asciiTheme="minorHAnsi" w:hAnsiTheme="minorHAnsi"/>
                <w:sz w:val="18"/>
                <w:szCs w:val="18"/>
              </w:rPr>
            </w:pP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r w:rsidRPr="00525196">
              <w:rPr>
                <w:rFonts w:asciiTheme="minorHAnsi" w:hAnsiTheme="minorHAnsi"/>
                <w:sz w:val="18"/>
                <w:szCs w:val="18"/>
              </w:rPr>
              <w:t xml:space="preserve"> Measured </w:t>
            </w:r>
            <w:proofErr w:type="spellStart"/>
            <w:r w:rsidRPr="00525196">
              <w:rPr>
                <w:rFonts w:asciiTheme="minorHAnsi" w:hAnsiTheme="minorHAnsi"/>
                <w:sz w:val="18"/>
                <w:szCs w:val="18"/>
              </w:rPr>
              <w:t>AHUAirflow</w:t>
            </w:r>
            <w:proofErr w:type="spellEnd"/>
            <w:r w:rsidRPr="00525196">
              <w:rPr>
                <w:rFonts w:asciiTheme="minorHAnsi" w:hAnsiTheme="minorHAnsi"/>
                <w:sz w:val="18"/>
                <w:szCs w:val="18"/>
              </w:rPr>
              <w:t xml:space="preserve"> * </w:t>
            </w:r>
            <w:proofErr w:type="spellStart"/>
            <w:r w:rsidRPr="00525196">
              <w:rPr>
                <w:rFonts w:asciiTheme="minorHAnsi" w:hAnsiTheme="minorHAnsi"/>
                <w:sz w:val="18"/>
                <w:szCs w:val="18"/>
              </w:rPr>
              <w:t>LeakageFactor</w:t>
            </w:r>
            <w:proofErr w:type="spellEnd"/>
          </w:p>
          <w:p w14:paraId="6478836E" w14:textId="77777777" w:rsidR="00CA49B4" w:rsidRDefault="00CA49B4" w:rsidP="00CA49B4">
            <w:pPr>
              <w:keepNext/>
              <w:rPr>
                <w:rFonts w:asciiTheme="minorHAnsi" w:hAnsiTheme="minorHAnsi"/>
                <w:sz w:val="18"/>
                <w:szCs w:val="18"/>
              </w:rPr>
            </w:pPr>
          </w:p>
          <w:p w14:paraId="1F0AC59A" w14:textId="77777777" w:rsidR="00CA49B4" w:rsidRPr="001060C8" w:rsidRDefault="00CA49B4" w:rsidP="00CA49B4">
            <w:pPr>
              <w:keepNext/>
              <w:rPr>
                <w:rFonts w:asciiTheme="minorHAnsi" w:hAnsiTheme="minorHAnsi"/>
                <w:sz w:val="18"/>
                <w:szCs w:val="18"/>
                <w:u w:val="single"/>
              </w:rPr>
            </w:pPr>
            <w:r w:rsidRPr="001060C8">
              <w:rPr>
                <w:rFonts w:asciiTheme="minorHAnsi" w:hAnsiTheme="minorHAnsi"/>
                <w:sz w:val="18"/>
                <w:szCs w:val="18"/>
                <w:u w:val="single"/>
              </w:rPr>
              <w:t xml:space="preserve">elseif </w:t>
            </w:r>
            <w:proofErr w:type="spellStart"/>
            <w:r w:rsidRPr="001060C8">
              <w:rPr>
                <w:rFonts w:asciiTheme="minorHAnsi" w:hAnsiTheme="minorHAnsi"/>
                <w:sz w:val="18"/>
                <w:szCs w:val="18"/>
                <w:u w:val="single"/>
              </w:rPr>
              <w:t>AHUAirflowMethod</w:t>
            </w:r>
            <w:proofErr w:type="spellEnd"/>
            <w:r w:rsidRPr="001060C8">
              <w:rPr>
                <w:rFonts w:asciiTheme="minorHAnsi" w:hAnsiTheme="minorHAnsi"/>
                <w:sz w:val="18"/>
                <w:szCs w:val="18"/>
                <w:u w:val="single"/>
              </w:rPr>
              <w:t xml:space="preserve">= </w:t>
            </w:r>
            <w:proofErr w:type="spellStart"/>
            <w:r w:rsidRPr="001060C8">
              <w:rPr>
                <w:rFonts w:asciiTheme="minorHAnsi" w:hAnsiTheme="minorHAnsi"/>
                <w:sz w:val="18"/>
                <w:szCs w:val="18"/>
                <w:u w:val="single"/>
              </w:rPr>
              <w:t>IndoorUnitMethod</w:t>
            </w:r>
            <w:proofErr w:type="spellEnd"/>
            <w:r w:rsidRPr="001060C8">
              <w:rPr>
                <w:rFonts w:asciiTheme="minorHAnsi" w:hAnsiTheme="minorHAnsi"/>
                <w:sz w:val="18"/>
                <w:szCs w:val="18"/>
                <w:u w:val="single"/>
              </w:rPr>
              <w:t xml:space="preserve"> then</w:t>
            </w:r>
          </w:p>
          <w:p w14:paraId="4AE0FD51" w14:textId="5AEF025E" w:rsidR="00CA49B4" w:rsidRPr="00525196" w:rsidRDefault="00CA49B4" w:rsidP="00CA49B4">
            <w:pPr>
              <w:keepNext/>
              <w:rPr>
                <w:rFonts w:asciiTheme="minorHAnsi" w:hAnsiTheme="minorHAnsi"/>
                <w:sz w:val="18"/>
                <w:szCs w:val="18"/>
              </w:rPr>
            </w:pPr>
            <w:proofErr w:type="spellStart"/>
            <w:r w:rsidRPr="001060C8">
              <w:rPr>
                <w:rFonts w:asciiTheme="minorHAnsi" w:hAnsiTheme="minorHAnsi"/>
                <w:sz w:val="18"/>
                <w:szCs w:val="18"/>
                <w:u w:val="single"/>
              </w:rPr>
              <w:t>AHUAirflow</w:t>
            </w:r>
            <w:proofErr w:type="spellEnd"/>
            <w:r w:rsidRPr="001060C8">
              <w:rPr>
                <w:rFonts w:asciiTheme="minorHAnsi" w:hAnsiTheme="minorHAnsi"/>
                <w:sz w:val="18"/>
                <w:szCs w:val="18"/>
                <w:u w:val="single"/>
              </w:rPr>
              <w:t>=</w:t>
            </w:r>
            <w:proofErr w:type="spellStart"/>
            <w:r w:rsidRPr="001060C8">
              <w:rPr>
                <w:rFonts w:asciiTheme="minorHAnsi" w:hAnsiTheme="minorHAnsi"/>
                <w:sz w:val="18"/>
                <w:szCs w:val="18"/>
                <w:u w:val="single"/>
              </w:rPr>
              <w:t>IndoorAirUnitCoolingCapacityton</w:t>
            </w:r>
            <w:proofErr w:type="spellEnd"/>
            <w:r w:rsidRPr="001060C8">
              <w:rPr>
                <w:rFonts w:asciiTheme="minorHAnsi" w:hAnsiTheme="minorHAnsi"/>
                <w:sz w:val="18"/>
                <w:szCs w:val="18"/>
                <w:u w:val="single"/>
              </w:rPr>
              <w:t>*</w:t>
            </w:r>
            <w:del w:id="110" w:author="Markstrum, Alexis@Energy" w:date="2021-10-26T11:32:00Z">
              <w:r w:rsidRPr="001060C8" w:rsidDel="00267DA8">
                <w:rPr>
                  <w:rFonts w:asciiTheme="minorHAnsi" w:hAnsiTheme="minorHAnsi"/>
                  <w:sz w:val="18"/>
                  <w:szCs w:val="18"/>
                  <w:u w:val="single"/>
                </w:rPr>
                <w:delText>400</w:delText>
              </w:r>
            </w:del>
            <w:ins w:id="111" w:author="Markstrum, Alexis@Energy" w:date="2021-10-26T11:32:00Z">
              <w:r w:rsidR="00267DA8">
                <w:rPr>
                  <w:rFonts w:asciiTheme="minorHAnsi" w:hAnsiTheme="minorHAnsi"/>
                  <w:sz w:val="18"/>
                  <w:szCs w:val="18"/>
                  <w:u w:val="single"/>
                </w:rPr>
                <w:t>350</w:t>
              </w:r>
            </w:ins>
            <w:r w:rsidRPr="001060C8">
              <w:rPr>
                <w:rFonts w:asciiTheme="minorHAnsi" w:hAnsiTheme="minorHAnsi"/>
                <w:sz w:val="18"/>
                <w:szCs w:val="18"/>
                <w:u w:val="single"/>
              </w:rPr>
              <w:t>*</w:t>
            </w:r>
            <w:proofErr w:type="spellStart"/>
            <w:r w:rsidRPr="001060C8">
              <w:rPr>
                <w:rFonts w:asciiTheme="minorHAnsi" w:hAnsiTheme="minorHAnsi"/>
                <w:sz w:val="18"/>
                <w:szCs w:val="18"/>
                <w:u w:val="single"/>
              </w:rPr>
              <w:t>LeakageFactor</w:t>
            </w:r>
            <w:proofErr w:type="spellEnd"/>
            <w:r w:rsidRPr="00525196">
              <w:rPr>
                <w:rFonts w:asciiTheme="minorHAnsi" w:hAnsiTheme="minorHAnsi"/>
                <w:sz w:val="18"/>
                <w:szCs w:val="18"/>
                <w:u w:val="single"/>
              </w:rPr>
              <w:t xml:space="preserve"> &gt;&gt;</w:t>
            </w:r>
          </w:p>
        </w:tc>
      </w:tr>
      <w:tr w:rsidR="00CA49B4" w:rsidRPr="00525196" w14:paraId="4AE0FD56" w14:textId="77777777" w:rsidTr="005621F7">
        <w:trPr>
          <w:trHeight w:val="432"/>
        </w:trPr>
        <w:tc>
          <w:tcPr>
            <w:tcW w:w="213" w:type="pct"/>
            <w:tcBorders>
              <w:bottom w:val="single" w:sz="4" w:space="0" w:color="auto"/>
            </w:tcBorders>
            <w:vAlign w:val="center"/>
          </w:tcPr>
          <w:p w14:paraId="4AE0FD53" w14:textId="2893BB9E" w:rsidR="00CA49B4" w:rsidRPr="00525196" w:rsidRDefault="00CA49B4" w:rsidP="00CA49B4">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w:t>
            </w:r>
            <w:r>
              <w:rPr>
                <w:rFonts w:asciiTheme="minorHAnsi" w:hAnsiTheme="minorHAnsi"/>
                <w:sz w:val="18"/>
                <w:szCs w:val="18"/>
              </w:rPr>
              <w:t>1</w:t>
            </w:r>
          </w:p>
        </w:tc>
        <w:tc>
          <w:tcPr>
            <w:tcW w:w="1882" w:type="pct"/>
            <w:tcBorders>
              <w:bottom w:val="single" w:sz="4" w:space="0" w:color="auto"/>
            </w:tcBorders>
            <w:shd w:val="clear" w:color="auto" w:fill="auto"/>
            <w:vAlign w:val="center"/>
          </w:tcPr>
          <w:p w14:paraId="4AE0FD54" w14:textId="67F442C3" w:rsidR="00CA49B4" w:rsidRPr="00525196" w:rsidRDefault="00CA49B4" w:rsidP="00CA49B4">
            <w:pPr>
              <w:keepNext/>
              <w:rPr>
                <w:rFonts w:asciiTheme="minorHAnsi" w:hAnsiTheme="minorHAnsi"/>
                <w:b/>
                <w:sz w:val="18"/>
                <w:szCs w:val="18"/>
              </w:rPr>
            </w:pPr>
            <w:r w:rsidRPr="00525196">
              <w:rPr>
                <w:rFonts w:asciiTheme="minorHAnsi" w:hAnsiTheme="minorHAnsi"/>
                <w:sz w:val="18"/>
                <w:szCs w:val="18"/>
              </w:rPr>
              <w:t xml:space="preserve">Actual </w:t>
            </w:r>
            <w:r>
              <w:rPr>
                <w:rFonts w:asciiTheme="minorHAnsi" w:hAnsiTheme="minorHAnsi"/>
                <w:sz w:val="18"/>
                <w:szCs w:val="18"/>
              </w:rPr>
              <w:t>D</w:t>
            </w:r>
            <w:r w:rsidRPr="00525196">
              <w:rPr>
                <w:rFonts w:asciiTheme="minorHAnsi" w:hAnsiTheme="minorHAnsi"/>
                <w:sz w:val="18"/>
                <w:szCs w:val="18"/>
              </w:rPr>
              <w:t xml:space="preserve">uct </w:t>
            </w:r>
            <w:r>
              <w:rPr>
                <w:rFonts w:asciiTheme="minorHAnsi" w:hAnsiTheme="minorHAnsi"/>
                <w:sz w:val="18"/>
                <w:szCs w:val="18"/>
              </w:rPr>
              <w:t>L</w:t>
            </w:r>
            <w:r w:rsidRPr="00525196">
              <w:rPr>
                <w:rFonts w:asciiTheme="minorHAnsi" w:hAnsiTheme="minorHAnsi"/>
                <w:sz w:val="18"/>
                <w:szCs w:val="18"/>
              </w:rPr>
              <w:t xml:space="preserve">eakage </w:t>
            </w:r>
            <w:r>
              <w:rPr>
                <w:rFonts w:asciiTheme="minorHAnsi" w:hAnsiTheme="minorHAnsi"/>
                <w:sz w:val="18"/>
                <w:szCs w:val="18"/>
              </w:rPr>
              <w:t>R</w:t>
            </w:r>
            <w:r w:rsidRPr="00525196">
              <w:rPr>
                <w:rFonts w:asciiTheme="minorHAnsi" w:hAnsiTheme="minorHAnsi"/>
                <w:sz w:val="18"/>
                <w:szCs w:val="18"/>
              </w:rPr>
              <w:t xml:space="preserve">ate from </w:t>
            </w:r>
            <w:r>
              <w:rPr>
                <w:rFonts w:asciiTheme="minorHAnsi" w:hAnsiTheme="minorHAnsi"/>
                <w:sz w:val="18"/>
                <w:szCs w:val="18"/>
              </w:rPr>
              <w:t>L</w:t>
            </w:r>
            <w:r w:rsidRPr="00525196">
              <w:rPr>
                <w:rFonts w:asciiTheme="minorHAnsi" w:hAnsiTheme="minorHAnsi"/>
                <w:sz w:val="18"/>
                <w:szCs w:val="18"/>
              </w:rPr>
              <w:t xml:space="preserve">eakage </w:t>
            </w:r>
            <w:r>
              <w:rPr>
                <w:rFonts w:asciiTheme="minorHAnsi" w:hAnsiTheme="minorHAnsi"/>
                <w:sz w:val="18"/>
                <w:szCs w:val="18"/>
              </w:rPr>
              <w:t>T</w:t>
            </w:r>
            <w:r w:rsidRPr="00525196">
              <w:rPr>
                <w:rFonts w:asciiTheme="minorHAnsi" w:hAnsiTheme="minorHAnsi"/>
                <w:sz w:val="18"/>
                <w:szCs w:val="18"/>
              </w:rPr>
              <w:t xml:space="preserve">est </w:t>
            </w:r>
            <w:r>
              <w:rPr>
                <w:rFonts w:asciiTheme="minorHAnsi" w:hAnsiTheme="minorHAnsi"/>
                <w:sz w:val="18"/>
                <w:szCs w:val="18"/>
              </w:rPr>
              <w:t>M</w:t>
            </w:r>
            <w:r w:rsidRPr="00525196">
              <w:rPr>
                <w:rFonts w:asciiTheme="minorHAnsi" w:hAnsiTheme="minorHAnsi"/>
                <w:sz w:val="18"/>
                <w:szCs w:val="18"/>
              </w:rPr>
              <w:t>easurement (cfm)</w:t>
            </w:r>
          </w:p>
        </w:tc>
        <w:tc>
          <w:tcPr>
            <w:tcW w:w="2905" w:type="pct"/>
            <w:tcBorders>
              <w:bottom w:val="single" w:sz="4" w:space="0" w:color="auto"/>
            </w:tcBorders>
            <w:shd w:val="clear" w:color="auto" w:fill="auto"/>
          </w:tcPr>
          <w:p w14:paraId="4AE0FD55"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 xml:space="preserve">&lt;&lt;user input: numeric </w:t>
            </w:r>
            <w:proofErr w:type="spellStart"/>
            <w:r w:rsidRPr="00525196">
              <w:rPr>
                <w:rFonts w:asciiTheme="minorHAnsi" w:hAnsiTheme="minorHAnsi"/>
                <w:sz w:val="18"/>
                <w:szCs w:val="18"/>
              </w:rPr>
              <w:t>xxx.x</w:t>
            </w:r>
            <w:proofErr w:type="spellEnd"/>
            <w:r w:rsidRPr="00525196">
              <w:rPr>
                <w:rFonts w:asciiTheme="minorHAnsi" w:hAnsiTheme="minorHAnsi"/>
                <w:sz w:val="18"/>
                <w:szCs w:val="18"/>
              </w:rPr>
              <w:t>&gt;&gt;</w:t>
            </w:r>
          </w:p>
        </w:tc>
      </w:tr>
      <w:tr w:rsidR="00CA49B4" w:rsidRPr="00525196" w14:paraId="4AE0FD5A" w14:textId="77777777" w:rsidTr="005621F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D57" w14:textId="46916D19" w:rsidR="00CA49B4" w:rsidRPr="00525196" w:rsidRDefault="00CA49B4" w:rsidP="00CA49B4">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w:t>
            </w:r>
            <w:r>
              <w:rPr>
                <w:rFonts w:asciiTheme="minorHAnsi" w:hAnsiTheme="minorHAnsi"/>
                <w:sz w:val="18"/>
                <w:szCs w:val="18"/>
              </w:rPr>
              <w:t>2</w:t>
            </w:r>
          </w:p>
        </w:tc>
        <w:tc>
          <w:tcPr>
            <w:tcW w:w="4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E0FD58" w14:textId="0D0C0FFF" w:rsidR="00CA49B4" w:rsidRDefault="00CA49B4" w:rsidP="00CA49B4">
            <w:pPr>
              <w:keepNext/>
              <w:rPr>
                <w:rFonts w:asciiTheme="minorHAnsi" w:hAnsiTheme="minorHAnsi"/>
                <w:sz w:val="18"/>
                <w:szCs w:val="18"/>
              </w:rPr>
            </w:pPr>
            <w:r w:rsidRPr="00525196">
              <w:rPr>
                <w:rFonts w:asciiTheme="minorHAnsi" w:hAnsiTheme="minorHAnsi"/>
                <w:sz w:val="18"/>
                <w:szCs w:val="18"/>
              </w:rPr>
              <w:t xml:space="preserve">Compliance </w:t>
            </w:r>
            <w:r>
              <w:rPr>
                <w:rFonts w:asciiTheme="minorHAnsi" w:hAnsiTheme="minorHAnsi"/>
                <w:sz w:val="18"/>
                <w:szCs w:val="18"/>
              </w:rPr>
              <w:t>S</w:t>
            </w:r>
            <w:r w:rsidRPr="00525196">
              <w:rPr>
                <w:rFonts w:asciiTheme="minorHAnsi" w:hAnsiTheme="minorHAnsi"/>
                <w:sz w:val="18"/>
                <w:szCs w:val="18"/>
              </w:rPr>
              <w:t>tatement:</w:t>
            </w:r>
          </w:p>
          <w:p w14:paraId="4AE0FD59" w14:textId="5413239C"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 xml:space="preserve">&lt;&lt;if measured leakage is </w:t>
            </w:r>
            <w:r w:rsidR="00074AE1">
              <w:rPr>
                <w:rFonts w:asciiTheme="minorHAnsi" w:hAnsiTheme="minorHAnsi"/>
              </w:rPr>
              <w:t>≤</w:t>
            </w:r>
            <w:r w:rsidRPr="00525196">
              <w:rPr>
                <w:rFonts w:asciiTheme="minorHAnsi" w:hAnsiTheme="minorHAnsi"/>
                <w:sz w:val="18"/>
                <w:szCs w:val="18"/>
              </w:rPr>
              <w:t>to target allowed:  "system passes leakage test"; else if measured leakage is &gt; target allowed:  "system fails leakage test"</w:t>
            </w:r>
            <w:r>
              <w:rPr>
                <w:rFonts w:asciiTheme="minorHAnsi" w:hAnsiTheme="minorHAnsi"/>
                <w:sz w:val="18"/>
                <w:szCs w:val="18"/>
              </w:rPr>
              <w:t>&gt;&gt;</w:t>
            </w:r>
            <w:r w:rsidRPr="00525196">
              <w:rPr>
                <w:rFonts w:asciiTheme="minorHAnsi" w:hAnsiTheme="minorHAnsi"/>
                <w:sz w:val="18"/>
                <w:szCs w:val="18"/>
              </w:rPr>
              <w:t>.</w:t>
            </w:r>
          </w:p>
        </w:tc>
      </w:tr>
      <w:tr w:rsidR="00CA49B4" w:rsidRPr="00525196" w14:paraId="4AE0FD5E" w14:textId="77777777"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5B" w14:textId="7D49F51B" w:rsidR="00CA49B4" w:rsidRPr="00525196" w:rsidRDefault="00CA49B4" w:rsidP="00CA49B4">
            <w:pPr>
              <w:rPr>
                <w:rFonts w:asciiTheme="minorHAnsi" w:hAnsiTheme="minorHAnsi"/>
                <w:sz w:val="18"/>
                <w:szCs w:val="18"/>
              </w:rPr>
            </w:pPr>
            <w:r w:rsidRPr="00525196">
              <w:rPr>
                <w:rFonts w:asciiTheme="minorHAnsi" w:hAnsiTheme="minorHAnsi"/>
                <w:sz w:val="18"/>
                <w:szCs w:val="18"/>
              </w:rPr>
              <w:lastRenderedPageBreak/>
              <w:t>1</w:t>
            </w:r>
            <w:r>
              <w:rPr>
                <w:rFonts w:asciiTheme="minorHAnsi" w:hAnsiTheme="minorHAnsi"/>
                <w:sz w:val="18"/>
                <w:szCs w:val="18"/>
              </w:rPr>
              <w:t>3</w:t>
            </w:r>
          </w:p>
        </w:tc>
        <w:tc>
          <w:tcPr>
            <w:tcW w:w="4787" w:type="pct"/>
            <w:gridSpan w:val="2"/>
            <w:tcBorders>
              <w:top w:val="single" w:sz="4" w:space="0" w:color="auto"/>
              <w:left w:val="single" w:sz="4" w:space="0" w:color="auto"/>
              <w:bottom w:val="single" w:sz="4" w:space="0" w:color="auto"/>
              <w:right w:val="single" w:sz="4" w:space="0" w:color="auto"/>
            </w:tcBorders>
            <w:vAlign w:val="center"/>
          </w:tcPr>
          <w:p w14:paraId="4AE0FD5C" w14:textId="44E8F3B3" w:rsidR="00CA49B4" w:rsidRDefault="00CA49B4" w:rsidP="00CA49B4">
            <w:pPr>
              <w:rPr>
                <w:rFonts w:asciiTheme="minorHAnsi" w:hAnsiTheme="minorHAnsi"/>
                <w:sz w:val="18"/>
                <w:szCs w:val="18"/>
              </w:rPr>
            </w:pPr>
            <w:r w:rsidRPr="00525196">
              <w:rPr>
                <w:rFonts w:asciiTheme="minorHAnsi" w:hAnsiTheme="minorHAnsi"/>
                <w:sz w:val="18"/>
                <w:szCs w:val="18"/>
              </w:rPr>
              <w:t>Notes</w:t>
            </w:r>
            <w:r>
              <w:rPr>
                <w:rFonts w:asciiTheme="minorHAnsi" w:hAnsiTheme="minorHAnsi"/>
                <w:sz w:val="18"/>
                <w:szCs w:val="18"/>
              </w:rPr>
              <w:t>:</w:t>
            </w:r>
          </w:p>
          <w:p w14:paraId="4AE0FD5D" w14:textId="02A2C032" w:rsidR="00CA49B4" w:rsidRPr="00525196" w:rsidRDefault="00CA49B4" w:rsidP="00CA49B4">
            <w:pPr>
              <w:rPr>
                <w:rFonts w:asciiTheme="minorHAnsi" w:hAnsiTheme="minorHAnsi"/>
                <w:sz w:val="18"/>
                <w:szCs w:val="18"/>
              </w:rPr>
            </w:pPr>
            <w:r w:rsidRPr="00525196">
              <w:rPr>
                <w:rFonts w:asciiTheme="minorHAnsi" w:hAnsiTheme="minorHAnsi"/>
                <w:sz w:val="18"/>
                <w:szCs w:val="18"/>
              </w:rPr>
              <w:t xml:space="preserve">&lt;&lt;if </w:t>
            </w:r>
            <w:del w:id="112" w:author="Alhabibi, Haider@Energy" w:date="2022-02-18T16:30:00Z">
              <w:r w:rsidRPr="00525196" w:rsidDel="000D0273">
                <w:rPr>
                  <w:rFonts w:asciiTheme="minorHAnsi" w:hAnsiTheme="minorHAnsi"/>
                  <w:sz w:val="18"/>
                  <w:szCs w:val="18"/>
                </w:rPr>
                <w:delText>CF2R</w:delText>
              </w:r>
            </w:del>
            <w:ins w:id="113" w:author="Alhabibi, Haider@Energy" w:date="2022-02-18T16:30:00Z">
              <w:r w:rsidR="000D0273">
                <w:rPr>
                  <w:rFonts w:asciiTheme="minorHAnsi" w:hAnsiTheme="minorHAnsi"/>
                  <w:sz w:val="18"/>
                  <w:szCs w:val="18"/>
                </w:rPr>
                <w:t>LMCI</w:t>
              </w:r>
            </w:ins>
            <w:r w:rsidRPr="00525196">
              <w:rPr>
                <w:rFonts w:asciiTheme="minorHAnsi" w:hAnsiTheme="minorHAnsi"/>
                <w:sz w:val="18"/>
                <w:szCs w:val="18"/>
              </w:rPr>
              <w:t>-MCH-20 row B0</w:t>
            </w:r>
            <w:r>
              <w:rPr>
                <w:rFonts w:asciiTheme="minorHAnsi" w:hAnsiTheme="minorHAnsi"/>
                <w:sz w:val="18"/>
                <w:szCs w:val="18"/>
              </w:rPr>
              <w:t>2</w:t>
            </w:r>
            <w:r w:rsidRPr="00525196">
              <w:rPr>
                <w:rFonts w:asciiTheme="minorHAnsi" w:hAnsiTheme="minorHAnsi"/>
                <w:sz w:val="18"/>
                <w:szCs w:val="18"/>
              </w:rPr>
              <w:t xml:space="preserve">, </w:t>
            </w:r>
            <w:r>
              <w:rPr>
                <w:rFonts w:asciiTheme="minorHAnsi" w:hAnsiTheme="minorHAnsi"/>
                <w:sz w:val="18"/>
                <w:szCs w:val="18"/>
              </w:rPr>
              <w:t xml:space="preserve">B03, </w:t>
            </w:r>
            <w:r w:rsidRPr="00525196">
              <w:rPr>
                <w:rFonts w:asciiTheme="minorHAnsi" w:hAnsiTheme="minorHAnsi"/>
                <w:sz w:val="18"/>
                <w:szCs w:val="18"/>
              </w:rPr>
              <w:t>B0</w:t>
            </w:r>
            <w:r>
              <w:rPr>
                <w:rFonts w:asciiTheme="minorHAnsi" w:hAnsiTheme="minorHAnsi"/>
                <w:sz w:val="18"/>
                <w:szCs w:val="18"/>
              </w:rPr>
              <w:t>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xml:space="preserve"> ≠ </w:t>
            </w:r>
            <w:del w:id="114" w:author="Alhabibi, Haider@Energy" w:date="2022-02-18T16:29:00Z">
              <w:r w:rsidRPr="00525196" w:rsidDel="000D0273">
                <w:rPr>
                  <w:rFonts w:asciiTheme="minorHAnsi" w:hAnsiTheme="minorHAnsi"/>
                  <w:sz w:val="18"/>
                  <w:szCs w:val="18"/>
                </w:rPr>
                <w:delText>CF3R</w:delText>
              </w:r>
            </w:del>
            <w:ins w:id="115" w:author="Alhabibi, Haider@Energy" w:date="2022-02-18T16:29:00Z">
              <w:r w:rsidR="000D0273">
                <w:rPr>
                  <w:rFonts w:asciiTheme="minorHAnsi" w:hAnsiTheme="minorHAnsi"/>
                  <w:sz w:val="18"/>
                  <w:szCs w:val="18"/>
                </w:rPr>
                <w:t>LMCV</w:t>
              </w:r>
            </w:ins>
            <w:r w:rsidRPr="00525196">
              <w:rPr>
                <w:rFonts w:asciiTheme="minorHAnsi" w:hAnsiTheme="minorHAnsi"/>
                <w:sz w:val="18"/>
                <w:szCs w:val="18"/>
              </w:rPr>
              <w:t>-MCH-20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 B04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xml:space="preserve">, then display “The installed cooling capacity, heating capacity or CFA served does not match the Installation Certificate”, elseif </w:t>
            </w:r>
            <w:del w:id="116" w:author="Alhabibi, Haider@Energy" w:date="2022-02-18T16:30:00Z">
              <w:r w:rsidRPr="00525196" w:rsidDel="000D0273">
                <w:rPr>
                  <w:rFonts w:asciiTheme="minorHAnsi" w:hAnsiTheme="minorHAnsi"/>
                  <w:sz w:val="18"/>
                  <w:szCs w:val="18"/>
                </w:rPr>
                <w:delText>CF2R</w:delText>
              </w:r>
            </w:del>
            <w:ins w:id="117" w:author="Alhabibi, Haider@Energy" w:date="2022-02-18T16:30:00Z">
              <w:r w:rsidR="000D0273">
                <w:rPr>
                  <w:rFonts w:asciiTheme="minorHAnsi" w:hAnsiTheme="minorHAnsi"/>
                  <w:sz w:val="18"/>
                  <w:szCs w:val="18"/>
                </w:rPr>
                <w:t>LMCI</w:t>
              </w:r>
            </w:ins>
            <w:r w:rsidRPr="00525196">
              <w:rPr>
                <w:rFonts w:asciiTheme="minorHAnsi" w:hAnsiTheme="minorHAnsi"/>
                <w:sz w:val="18"/>
                <w:szCs w:val="18"/>
              </w:rPr>
              <w:t>-MCH-20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w:t>
            </w:r>
            <w:r w:rsidRPr="00525196">
              <w:rPr>
                <w:rFonts w:asciiTheme="minorHAnsi" w:hAnsiTheme="minorHAnsi"/>
                <w:sz w:val="18"/>
                <w:szCs w:val="18"/>
              </w:rPr>
              <w:t xml:space="preserve"> and B0</w:t>
            </w:r>
            <w:r>
              <w:rPr>
                <w:rFonts w:asciiTheme="minorHAnsi" w:hAnsiTheme="minorHAnsi"/>
                <w:sz w:val="18"/>
                <w:szCs w:val="18"/>
              </w:rPr>
              <w:t>4, B05</w:t>
            </w:r>
            <w:r w:rsidRPr="00525196">
              <w:rPr>
                <w:rFonts w:asciiTheme="minorHAnsi" w:hAnsiTheme="minorHAnsi"/>
                <w:sz w:val="18"/>
                <w:szCs w:val="18"/>
              </w:rPr>
              <w:t xml:space="preserve"> = </w:t>
            </w:r>
            <w:del w:id="118" w:author="Alhabibi, Haider@Energy" w:date="2022-02-18T16:29:00Z">
              <w:r w:rsidRPr="00525196" w:rsidDel="000D0273">
                <w:rPr>
                  <w:rFonts w:asciiTheme="minorHAnsi" w:hAnsiTheme="minorHAnsi"/>
                  <w:sz w:val="18"/>
                  <w:szCs w:val="18"/>
                </w:rPr>
                <w:delText>CF3R</w:delText>
              </w:r>
            </w:del>
            <w:ins w:id="119" w:author="Alhabibi, Haider@Energy" w:date="2022-02-18T16:29:00Z">
              <w:r w:rsidR="000D0273">
                <w:rPr>
                  <w:rFonts w:asciiTheme="minorHAnsi" w:hAnsiTheme="minorHAnsi"/>
                  <w:sz w:val="18"/>
                  <w:szCs w:val="18"/>
                </w:rPr>
                <w:t>LMCV</w:t>
              </w:r>
            </w:ins>
            <w:r w:rsidRPr="00525196">
              <w:rPr>
                <w:rFonts w:asciiTheme="minorHAnsi" w:hAnsiTheme="minorHAnsi"/>
                <w:sz w:val="18"/>
                <w:szCs w:val="18"/>
              </w:rPr>
              <w:t>-MCH-20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 B04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then display “ “&gt;&gt;</w:t>
            </w:r>
          </w:p>
        </w:tc>
      </w:tr>
    </w:tbl>
    <w:p w14:paraId="46DA1E35" w14:textId="573AA7C5" w:rsidR="0030658D" w:rsidRDefault="0030658D"/>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175B6E" w:rsidRPr="00D754FB" w14:paraId="7009F801" w14:textId="77777777" w:rsidTr="00A44C71">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F306FDB" w14:textId="77777777" w:rsidR="00175B6E" w:rsidRPr="001060C8" w:rsidRDefault="00175B6E" w:rsidP="00A44C71">
            <w:pPr>
              <w:rPr>
                <w:rFonts w:asciiTheme="minorHAnsi" w:hAnsiTheme="minorHAnsi"/>
                <w:b/>
              </w:rPr>
            </w:pPr>
            <w:r w:rsidRPr="00D754FB">
              <w:rPr>
                <w:rFonts w:asciiTheme="minorHAnsi" w:hAnsiTheme="minorHAnsi"/>
                <w:b/>
                <w:caps/>
              </w:rPr>
              <w:t xml:space="preserve">C. </w:t>
            </w:r>
            <w:r w:rsidRPr="001060C8">
              <w:rPr>
                <w:rFonts w:asciiTheme="minorHAnsi" w:hAnsiTheme="minorHAnsi"/>
                <w:b/>
              </w:rPr>
              <w:t>Ducts Located in Garage Spaces</w:t>
            </w:r>
          </w:p>
          <w:p w14:paraId="403FF0E9" w14:textId="77777777" w:rsidR="00175B6E" w:rsidRPr="00D754FB" w:rsidRDefault="00175B6E" w:rsidP="00A44C71">
            <w:pPr>
              <w:rPr>
                <w:rFonts w:asciiTheme="minorHAnsi" w:hAnsiTheme="minorHAnsi"/>
                <w:b/>
                <w:caps/>
              </w:rPr>
            </w:pPr>
            <w:r>
              <w:rPr>
                <w:rFonts w:asciiTheme="minorHAnsi" w:hAnsiTheme="minorHAnsi"/>
                <w:sz w:val="18"/>
              </w:rPr>
              <w:t>&lt;&lt;</w:t>
            </w:r>
            <w:r w:rsidRPr="001060C8">
              <w:rPr>
                <w:rFonts w:asciiTheme="minorHAnsi" w:hAnsiTheme="minorHAnsi"/>
                <w:sz w:val="18"/>
              </w:rPr>
              <w:t xml:space="preserve">if A08 = yes, then show table, else display </w:t>
            </w:r>
            <w:r>
              <w:rPr>
                <w:rFonts w:asciiTheme="minorHAnsi" w:hAnsiTheme="minorHAnsi"/>
                <w:sz w:val="18"/>
              </w:rPr>
              <w:t xml:space="preserve">the Section </w:t>
            </w:r>
            <w:r w:rsidRPr="001060C8">
              <w:rPr>
                <w:rFonts w:asciiTheme="minorHAnsi" w:hAnsiTheme="minorHAnsi"/>
                <w:sz w:val="18"/>
              </w:rPr>
              <w:t xml:space="preserve">Does Not Apply </w:t>
            </w:r>
            <w:r w:rsidRPr="00DF0AC7">
              <w:rPr>
                <w:rFonts w:asciiTheme="minorHAnsi" w:hAnsiTheme="minorHAnsi"/>
                <w:sz w:val="18"/>
              </w:rPr>
              <w:t>m</w:t>
            </w:r>
            <w:r w:rsidRPr="001060C8">
              <w:rPr>
                <w:rFonts w:asciiTheme="minorHAnsi" w:hAnsiTheme="minorHAnsi"/>
                <w:sz w:val="18"/>
              </w:rPr>
              <w:t>essage</w:t>
            </w:r>
            <w:r>
              <w:rPr>
                <w:rFonts w:asciiTheme="minorHAnsi" w:hAnsiTheme="minorHAnsi"/>
                <w:sz w:val="18"/>
              </w:rPr>
              <w:t>&gt;&gt;</w:t>
            </w:r>
          </w:p>
        </w:tc>
      </w:tr>
      <w:tr w:rsidR="00175B6E" w:rsidRPr="00D754FB" w14:paraId="2D20C02B"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97C24A4" w14:textId="77777777" w:rsidR="00175B6E" w:rsidRPr="001060C8" w:rsidRDefault="00175B6E" w:rsidP="00A44C71">
            <w:pPr>
              <w:keepNext/>
              <w:jc w:val="center"/>
              <w:rPr>
                <w:rFonts w:asciiTheme="minorHAnsi" w:hAnsiTheme="minorHAnsi"/>
                <w:sz w:val="18"/>
              </w:rPr>
            </w:pPr>
            <w:r w:rsidRPr="001060C8">
              <w:rPr>
                <w:rFonts w:asciiTheme="minorHAnsi" w:hAnsiTheme="minorHAnsi"/>
                <w:sz w:val="18"/>
              </w:rPr>
              <w:t>01</w:t>
            </w:r>
          </w:p>
        </w:tc>
        <w:tc>
          <w:tcPr>
            <w:tcW w:w="1832" w:type="pct"/>
            <w:tcBorders>
              <w:top w:val="single" w:sz="4" w:space="0" w:color="auto"/>
              <w:left w:val="single" w:sz="4" w:space="0" w:color="auto"/>
              <w:bottom w:val="single" w:sz="4" w:space="0" w:color="auto"/>
              <w:right w:val="single" w:sz="4" w:space="0" w:color="auto"/>
            </w:tcBorders>
            <w:vAlign w:val="center"/>
          </w:tcPr>
          <w:p w14:paraId="3A967F2C" w14:textId="77777777" w:rsidR="00175B6E" w:rsidRPr="001060C8" w:rsidRDefault="00175B6E" w:rsidP="00A44C71">
            <w:pPr>
              <w:keepNext/>
              <w:rPr>
                <w:rFonts w:asciiTheme="minorHAnsi" w:hAnsiTheme="minorHAnsi"/>
                <w:sz w:val="18"/>
              </w:rPr>
            </w:pPr>
            <w:r w:rsidRPr="001060C8">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3A997B6C" w14:textId="77777777" w:rsidR="00175B6E" w:rsidRPr="001060C8" w:rsidRDefault="00175B6E" w:rsidP="00A44C71">
            <w:pPr>
              <w:keepNext/>
              <w:rPr>
                <w:rFonts w:asciiTheme="minorHAnsi" w:hAnsiTheme="minorHAnsi"/>
                <w:sz w:val="18"/>
              </w:rPr>
            </w:pPr>
            <w:r w:rsidRPr="001060C8">
              <w:rPr>
                <w:rFonts w:asciiTheme="minorHAnsi" w:hAnsiTheme="minorHAnsi"/>
                <w:sz w:val="18"/>
              </w:rPr>
              <w:t xml:space="preserve">&lt;&lt;default value = </w:t>
            </w:r>
            <w:proofErr w:type="spellStart"/>
            <w:r w:rsidRPr="001060C8">
              <w:rPr>
                <w:rFonts w:asciiTheme="minorHAnsi" w:hAnsiTheme="minorHAnsi"/>
                <w:sz w:val="18"/>
              </w:rPr>
              <w:t>TotalLeakage</w:t>
            </w:r>
            <w:proofErr w:type="spellEnd"/>
            <w:r w:rsidRPr="001060C8">
              <w:rPr>
                <w:rFonts w:asciiTheme="minorHAnsi" w:hAnsiTheme="minorHAnsi"/>
                <w:sz w:val="18"/>
              </w:rPr>
              <w:t xml:space="preserve"> (this is the only method allowed&gt;&gt;</w:t>
            </w:r>
          </w:p>
        </w:tc>
      </w:tr>
      <w:tr w:rsidR="00175B6E" w:rsidRPr="00D754FB" w14:paraId="41D51710"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C78F49B"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02</w:t>
            </w:r>
          </w:p>
        </w:tc>
        <w:tc>
          <w:tcPr>
            <w:tcW w:w="1832" w:type="pct"/>
            <w:tcBorders>
              <w:top w:val="single" w:sz="4" w:space="0" w:color="auto"/>
              <w:left w:val="single" w:sz="4" w:space="0" w:color="auto"/>
              <w:bottom w:val="single" w:sz="4" w:space="0" w:color="auto"/>
              <w:right w:val="single" w:sz="4" w:space="0" w:color="auto"/>
            </w:tcBorders>
            <w:vAlign w:val="center"/>
          </w:tcPr>
          <w:p w14:paraId="274CC6FC" w14:textId="77777777" w:rsidR="00175B6E" w:rsidRPr="009B5ECB" w:rsidRDefault="00175B6E" w:rsidP="00A44C71">
            <w:pPr>
              <w:keepNext/>
              <w:rPr>
                <w:rFonts w:asciiTheme="minorHAnsi" w:hAnsiTheme="minorHAnsi"/>
                <w:sz w:val="18"/>
              </w:rPr>
            </w:pPr>
            <w:r w:rsidRPr="009B5ECB">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77A81DF" w14:textId="77777777" w:rsidR="00175B6E" w:rsidRPr="00DF0AC7" w:rsidRDefault="00175B6E" w:rsidP="00A44C71">
            <w:pPr>
              <w:keepNext/>
              <w:rPr>
                <w:rFonts w:asciiTheme="minorHAnsi" w:hAnsiTheme="minorHAnsi"/>
                <w:sz w:val="18"/>
              </w:rPr>
            </w:pPr>
            <w:r w:rsidRPr="00DF0AC7">
              <w:rPr>
                <w:rFonts w:asciiTheme="minorHAnsi" w:hAnsiTheme="minorHAnsi"/>
                <w:sz w:val="18"/>
              </w:rPr>
              <w:t>&lt;&lt;default value = 0.06&gt;&gt;</w:t>
            </w:r>
          </w:p>
        </w:tc>
      </w:tr>
      <w:tr w:rsidR="00175B6E" w:rsidRPr="00D754FB" w14:paraId="7DBA8289"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6E28C7E"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03</w:t>
            </w:r>
          </w:p>
        </w:tc>
        <w:tc>
          <w:tcPr>
            <w:tcW w:w="1832" w:type="pct"/>
            <w:tcBorders>
              <w:top w:val="single" w:sz="4" w:space="0" w:color="auto"/>
              <w:left w:val="single" w:sz="4" w:space="0" w:color="auto"/>
              <w:bottom w:val="single" w:sz="4" w:space="0" w:color="auto"/>
              <w:right w:val="single" w:sz="4" w:space="0" w:color="auto"/>
            </w:tcBorders>
            <w:vAlign w:val="center"/>
          </w:tcPr>
          <w:p w14:paraId="5C3482C8" w14:textId="77777777" w:rsidR="00175B6E" w:rsidRPr="009B5ECB" w:rsidRDefault="00175B6E" w:rsidP="00A44C71">
            <w:pPr>
              <w:keepNext/>
              <w:rPr>
                <w:rFonts w:asciiTheme="minorHAnsi" w:hAnsiTheme="minorHAnsi"/>
                <w:sz w:val="18"/>
              </w:rPr>
            </w:pPr>
            <w:r w:rsidRPr="009B5ECB">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658A17A8" w14:textId="77777777" w:rsidR="00175B6E" w:rsidRPr="001060C8" w:rsidRDefault="00175B6E" w:rsidP="00A44C71">
            <w:pPr>
              <w:keepNext/>
              <w:rPr>
                <w:rFonts w:asciiTheme="minorHAnsi" w:hAnsiTheme="minorHAnsi"/>
                <w:sz w:val="18"/>
              </w:rPr>
            </w:pPr>
            <w:r w:rsidRPr="00DF0AC7">
              <w:rPr>
                <w:rFonts w:asciiTheme="minorHAnsi" w:hAnsiTheme="minorHAnsi"/>
                <w:sz w:val="18"/>
              </w:rPr>
              <w:t>&lt;&lt;</w:t>
            </w:r>
            <w:r w:rsidRPr="00D849BE">
              <w:rPr>
                <w:rFonts w:asciiTheme="minorHAnsi" w:hAnsiTheme="minorHAnsi"/>
                <w:sz w:val="18"/>
              </w:rPr>
              <w:t xml:space="preserve">auto </w:t>
            </w:r>
            <w:r w:rsidRPr="00E35EC5">
              <w:rPr>
                <w:rFonts w:asciiTheme="minorHAnsi" w:hAnsiTheme="minorHAnsi"/>
                <w:sz w:val="18"/>
              </w:rPr>
              <w:t>filled from B01&gt;&gt;</w:t>
            </w:r>
          </w:p>
        </w:tc>
      </w:tr>
      <w:tr w:rsidR="00175B6E" w:rsidRPr="00D754FB" w14:paraId="7CBD6F4A"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72EC14B"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04</w:t>
            </w:r>
          </w:p>
        </w:tc>
        <w:tc>
          <w:tcPr>
            <w:tcW w:w="1832" w:type="pct"/>
            <w:tcBorders>
              <w:top w:val="single" w:sz="4" w:space="0" w:color="auto"/>
              <w:left w:val="single" w:sz="4" w:space="0" w:color="auto"/>
              <w:bottom w:val="single" w:sz="4" w:space="0" w:color="auto"/>
              <w:right w:val="single" w:sz="4" w:space="0" w:color="auto"/>
            </w:tcBorders>
            <w:vAlign w:val="center"/>
          </w:tcPr>
          <w:p w14:paraId="57BA6071" w14:textId="77777777" w:rsidR="00175B6E" w:rsidRPr="009B5ECB" w:rsidRDefault="00175B6E" w:rsidP="00A44C71">
            <w:pPr>
              <w:keepNext/>
              <w:rPr>
                <w:rFonts w:asciiTheme="minorHAnsi" w:hAnsiTheme="minorHAnsi"/>
                <w:sz w:val="18"/>
              </w:rPr>
            </w:pPr>
            <w:r w:rsidRPr="009B5ECB">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2412B52E" w14:textId="62B7A6D4" w:rsidR="00175B6E" w:rsidRPr="00D849BE" w:rsidRDefault="00175B6E" w:rsidP="00A44C71">
            <w:pPr>
              <w:keepNext/>
              <w:rPr>
                <w:rFonts w:asciiTheme="minorHAnsi" w:hAnsiTheme="minorHAnsi"/>
                <w:sz w:val="18"/>
              </w:rPr>
            </w:pPr>
            <w:r w:rsidRPr="00DF0AC7">
              <w:rPr>
                <w:rFonts w:asciiTheme="minorHAnsi" w:hAnsiTheme="minorHAnsi"/>
                <w:sz w:val="18"/>
              </w:rPr>
              <w:t>&lt;&lt;</w:t>
            </w:r>
            <w:r w:rsidRPr="007E1DD2">
              <w:rPr>
                <w:rFonts w:asciiTheme="minorHAnsi" w:hAnsiTheme="minorHAnsi"/>
                <w:sz w:val="18"/>
              </w:rPr>
              <w:t xml:space="preserve">auto </w:t>
            </w:r>
            <w:r w:rsidR="005F3AD2">
              <w:rPr>
                <w:rFonts w:asciiTheme="minorHAnsi" w:hAnsiTheme="minorHAnsi"/>
                <w:sz w:val="18"/>
              </w:rPr>
              <w:t>filled from B06</w:t>
            </w:r>
            <w:r w:rsidRPr="00D849BE">
              <w:rPr>
                <w:rFonts w:asciiTheme="minorHAnsi" w:hAnsiTheme="minorHAnsi"/>
                <w:sz w:val="18"/>
              </w:rPr>
              <w:t>&gt;&gt;</w:t>
            </w:r>
          </w:p>
        </w:tc>
      </w:tr>
      <w:tr w:rsidR="00175B6E" w:rsidRPr="00D754FB" w14:paraId="78BD77EF"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A6351F6" w14:textId="77777777" w:rsidR="00175B6E" w:rsidRPr="006D5BBE"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05</w:t>
            </w:r>
          </w:p>
        </w:tc>
        <w:tc>
          <w:tcPr>
            <w:tcW w:w="1832" w:type="pct"/>
            <w:tcBorders>
              <w:top w:val="single" w:sz="4" w:space="0" w:color="auto"/>
              <w:left w:val="single" w:sz="4" w:space="0" w:color="auto"/>
              <w:bottom w:val="single" w:sz="4" w:space="0" w:color="auto"/>
              <w:right w:val="single" w:sz="4" w:space="0" w:color="auto"/>
            </w:tcBorders>
            <w:vAlign w:val="center"/>
          </w:tcPr>
          <w:p w14:paraId="1F4C0962" w14:textId="77777777" w:rsidR="00175B6E" w:rsidRPr="009B5ECB" w:rsidRDefault="00175B6E" w:rsidP="00A44C71">
            <w:pPr>
              <w:keepNext/>
              <w:rPr>
                <w:rFonts w:asciiTheme="minorHAnsi" w:hAnsiTheme="minorHAnsi"/>
                <w:sz w:val="18"/>
              </w:rPr>
            </w:pPr>
            <w:r w:rsidRPr="009B5ECB">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4310C539" w14:textId="77777777" w:rsidR="00175B6E" w:rsidRPr="00DF0AC7" w:rsidRDefault="00175B6E" w:rsidP="00A44C71">
            <w:pPr>
              <w:keepNext/>
              <w:rPr>
                <w:rFonts w:asciiTheme="minorHAnsi" w:hAnsiTheme="minorHAnsi"/>
                <w:sz w:val="18"/>
              </w:rPr>
            </w:pPr>
            <w:r w:rsidRPr="00DF0AC7">
              <w:rPr>
                <w:rFonts w:asciiTheme="minorHAnsi" w:hAnsiTheme="minorHAnsi"/>
                <w:sz w:val="18"/>
              </w:rPr>
              <w:t>&lt;&lt;calculated field: numeric xxx:</w:t>
            </w:r>
          </w:p>
          <w:p w14:paraId="137A954F" w14:textId="77777777" w:rsidR="00175B6E" w:rsidRPr="006D5BBE" w:rsidRDefault="00175B6E" w:rsidP="00A44C71">
            <w:pPr>
              <w:keepNext/>
              <w:rPr>
                <w:rFonts w:asciiTheme="minorHAnsi" w:hAnsiTheme="minorHAnsi"/>
                <w:sz w:val="18"/>
                <w:u w:val="single"/>
              </w:rPr>
            </w:pPr>
            <w:r w:rsidRPr="006D5BBE">
              <w:rPr>
                <w:rFonts w:asciiTheme="minorHAnsi" w:hAnsiTheme="minorHAnsi"/>
                <w:sz w:val="18"/>
                <w:u w:val="single"/>
              </w:rPr>
              <w:t xml:space="preserve">elseif </w:t>
            </w:r>
            <w:proofErr w:type="spellStart"/>
            <w:r w:rsidRPr="006D5BBE">
              <w:rPr>
                <w:rFonts w:asciiTheme="minorHAnsi" w:hAnsiTheme="minorHAnsi"/>
                <w:sz w:val="18"/>
                <w:u w:val="single"/>
              </w:rPr>
              <w:t>AHUAirflowMethod</w:t>
            </w:r>
            <w:proofErr w:type="spellEnd"/>
            <w:r w:rsidRPr="006D5BBE">
              <w:rPr>
                <w:rFonts w:asciiTheme="minorHAnsi" w:hAnsiTheme="minorHAnsi"/>
                <w:sz w:val="18"/>
                <w:u w:val="single"/>
              </w:rPr>
              <w:t xml:space="preserve">= </w:t>
            </w:r>
            <w:proofErr w:type="spellStart"/>
            <w:r w:rsidRPr="006D5BBE">
              <w:rPr>
                <w:rFonts w:asciiTheme="minorHAnsi" w:hAnsiTheme="minorHAnsi"/>
                <w:sz w:val="18"/>
                <w:u w:val="single"/>
              </w:rPr>
              <w:t>CoolingSystemMethod</w:t>
            </w:r>
            <w:proofErr w:type="spellEnd"/>
            <w:r w:rsidRPr="006D5BBE">
              <w:rPr>
                <w:rFonts w:asciiTheme="minorHAnsi" w:hAnsiTheme="minorHAnsi"/>
                <w:sz w:val="18"/>
                <w:u w:val="single"/>
              </w:rPr>
              <w:t xml:space="preserve"> then </w:t>
            </w:r>
          </w:p>
          <w:p w14:paraId="60BEBDE8" w14:textId="77777777" w:rsidR="00175B6E" w:rsidRPr="00DF0AC7" w:rsidRDefault="00175B6E" w:rsidP="00A44C71">
            <w:pPr>
              <w:keepNext/>
              <w:rPr>
                <w:rFonts w:asciiTheme="minorHAnsi" w:hAnsiTheme="minorHAnsi"/>
                <w:sz w:val="18"/>
                <w:u w:val="single"/>
              </w:rPr>
            </w:pPr>
            <w:proofErr w:type="spellStart"/>
            <w:r w:rsidRPr="009B5ECB">
              <w:rPr>
                <w:rFonts w:asciiTheme="minorHAnsi" w:hAnsiTheme="minorHAnsi"/>
                <w:sz w:val="18"/>
                <w:u w:val="single"/>
              </w:rPr>
              <w:t>AHUAirflow</w:t>
            </w:r>
            <w:proofErr w:type="spellEnd"/>
            <w:r w:rsidRPr="009B5ECB">
              <w:rPr>
                <w:rFonts w:asciiTheme="minorHAnsi" w:hAnsiTheme="minorHAnsi"/>
                <w:sz w:val="18"/>
                <w:u w:val="single"/>
              </w:rPr>
              <w:t>=</w:t>
            </w:r>
            <w:proofErr w:type="spellStart"/>
            <w:r w:rsidRPr="009B5ECB">
              <w:rPr>
                <w:rFonts w:asciiTheme="minorHAnsi" w:hAnsiTheme="minorHAnsi"/>
                <w:sz w:val="18"/>
                <w:u w:val="single"/>
              </w:rPr>
              <w:t>CondenserNomCoolCapacityTon</w:t>
            </w:r>
            <w:proofErr w:type="spellEnd"/>
            <w:r w:rsidRPr="009B5ECB">
              <w:rPr>
                <w:rFonts w:asciiTheme="minorHAnsi" w:hAnsiTheme="minorHAnsi"/>
                <w:sz w:val="18"/>
                <w:u w:val="single"/>
              </w:rPr>
              <w:t>*400*</w:t>
            </w:r>
            <w:r w:rsidRPr="009B5ECB">
              <w:rPr>
                <w:rFonts w:asciiTheme="minorHAnsi" w:hAnsiTheme="minorHAnsi"/>
                <w:sz w:val="18"/>
              </w:rPr>
              <w:t xml:space="preserve"> </w:t>
            </w:r>
            <w:proofErr w:type="gramStart"/>
            <w:r w:rsidRPr="00DF0AC7">
              <w:rPr>
                <w:rFonts w:asciiTheme="minorHAnsi" w:hAnsiTheme="minorHAnsi"/>
                <w:sz w:val="18"/>
              </w:rPr>
              <w:t>0.06</w:t>
            </w:r>
            <w:r w:rsidRPr="00DF0AC7">
              <w:rPr>
                <w:rFonts w:asciiTheme="minorHAnsi" w:hAnsiTheme="minorHAnsi"/>
                <w:sz w:val="18"/>
                <w:u w:val="single"/>
              </w:rPr>
              <w:t>;</w:t>
            </w:r>
            <w:proofErr w:type="gramEnd"/>
          </w:p>
          <w:p w14:paraId="10884EB1" w14:textId="77777777" w:rsidR="00175B6E" w:rsidRPr="007E1DD2" w:rsidRDefault="00175B6E" w:rsidP="00A44C71">
            <w:pPr>
              <w:keepNext/>
              <w:rPr>
                <w:rFonts w:asciiTheme="minorHAnsi" w:hAnsiTheme="minorHAnsi"/>
                <w:sz w:val="18"/>
                <w:u w:val="single"/>
              </w:rPr>
            </w:pPr>
          </w:p>
          <w:p w14:paraId="583F94DF" w14:textId="77777777" w:rsidR="00175B6E" w:rsidRPr="00D849BE" w:rsidRDefault="00175B6E" w:rsidP="00A44C71">
            <w:pPr>
              <w:keepNext/>
              <w:rPr>
                <w:rFonts w:asciiTheme="minorHAnsi" w:hAnsiTheme="minorHAnsi"/>
                <w:sz w:val="18"/>
                <w:u w:val="single"/>
              </w:rPr>
            </w:pPr>
            <w:r w:rsidRPr="00D849BE">
              <w:rPr>
                <w:rFonts w:asciiTheme="minorHAnsi" w:hAnsiTheme="minorHAnsi"/>
                <w:sz w:val="18"/>
                <w:u w:val="single"/>
              </w:rPr>
              <w:t xml:space="preserve">elseif </w:t>
            </w:r>
            <w:proofErr w:type="spellStart"/>
            <w:r w:rsidRPr="00D849BE">
              <w:rPr>
                <w:rFonts w:asciiTheme="minorHAnsi" w:hAnsiTheme="minorHAnsi"/>
                <w:sz w:val="18"/>
                <w:u w:val="single"/>
              </w:rPr>
              <w:t>AHUAirflowMethod</w:t>
            </w:r>
            <w:proofErr w:type="spellEnd"/>
            <w:r w:rsidRPr="00D849BE">
              <w:rPr>
                <w:rFonts w:asciiTheme="minorHAnsi" w:hAnsiTheme="minorHAnsi"/>
                <w:sz w:val="18"/>
                <w:u w:val="single"/>
              </w:rPr>
              <w:t xml:space="preserve">= </w:t>
            </w:r>
            <w:proofErr w:type="spellStart"/>
            <w:r w:rsidRPr="00D849BE">
              <w:rPr>
                <w:rFonts w:asciiTheme="minorHAnsi" w:hAnsiTheme="minorHAnsi"/>
                <w:sz w:val="18"/>
                <w:u w:val="single"/>
              </w:rPr>
              <w:t>HeatingSystemMethod</w:t>
            </w:r>
            <w:proofErr w:type="spellEnd"/>
          </w:p>
          <w:p w14:paraId="1A3F0E2C" w14:textId="77777777" w:rsidR="00175B6E" w:rsidRPr="001060C8" w:rsidRDefault="00175B6E" w:rsidP="00A44C71">
            <w:pPr>
              <w:keepNext/>
              <w:rPr>
                <w:rFonts w:asciiTheme="minorHAnsi" w:hAnsiTheme="minorHAnsi"/>
                <w:sz w:val="18"/>
                <w:u w:val="single"/>
              </w:rPr>
            </w:pPr>
            <w:r w:rsidRPr="00E35EC5">
              <w:rPr>
                <w:rFonts w:asciiTheme="minorHAnsi" w:hAnsiTheme="minorHAnsi"/>
                <w:sz w:val="18"/>
                <w:u w:val="single"/>
              </w:rPr>
              <w:t xml:space="preserve">then </w:t>
            </w:r>
            <w:proofErr w:type="spellStart"/>
            <w:r w:rsidRPr="00E35EC5">
              <w:rPr>
                <w:rFonts w:asciiTheme="minorHAnsi" w:hAnsiTheme="minorHAnsi"/>
                <w:sz w:val="18"/>
                <w:u w:val="single"/>
              </w:rPr>
              <w:t>AHUAirflow</w:t>
            </w:r>
            <w:proofErr w:type="spellEnd"/>
            <w:r w:rsidRPr="00E35EC5">
              <w:rPr>
                <w:rFonts w:asciiTheme="minorHAnsi" w:hAnsiTheme="minorHAnsi"/>
                <w:sz w:val="18"/>
                <w:u w:val="single"/>
              </w:rPr>
              <w:t>=</w:t>
            </w:r>
            <w:proofErr w:type="spellStart"/>
            <w:r w:rsidRPr="00E35EC5">
              <w:rPr>
                <w:rFonts w:asciiTheme="minorHAnsi" w:hAnsiTheme="minorHAnsi"/>
                <w:sz w:val="18"/>
                <w:u w:val="single"/>
              </w:rPr>
              <w:t>HeatingCapacityKbtuh</w:t>
            </w:r>
            <w:proofErr w:type="spellEnd"/>
            <w:r w:rsidRPr="00E35EC5">
              <w:rPr>
                <w:rFonts w:asciiTheme="minorHAnsi" w:hAnsiTheme="minorHAnsi"/>
                <w:sz w:val="18"/>
                <w:u w:val="single"/>
              </w:rPr>
              <w:t>*21.7*</w:t>
            </w:r>
            <w:r w:rsidRPr="00E35EC5">
              <w:rPr>
                <w:rFonts w:asciiTheme="minorHAnsi" w:hAnsiTheme="minorHAnsi"/>
                <w:sz w:val="18"/>
              </w:rPr>
              <w:t xml:space="preserve"> </w:t>
            </w:r>
            <w:proofErr w:type="gramStart"/>
            <w:r w:rsidRPr="00E35EC5">
              <w:rPr>
                <w:rFonts w:asciiTheme="minorHAnsi" w:hAnsiTheme="minorHAnsi"/>
                <w:sz w:val="18"/>
              </w:rPr>
              <w:t>0.06</w:t>
            </w:r>
            <w:r w:rsidRPr="001060C8">
              <w:rPr>
                <w:rFonts w:asciiTheme="minorHAnsi" w:hAnsiTheme="minorHAnsi"/>
                <w:sz w:val="18"/>
                <w:u w:val="single"/>
              </w:rPr>
              <w:t>;</w:t>
            </w:r>
            <w:proofErr w:type="gramEnd"/>
          </w:p>
          <w:p w14:paraId="000F7BB0" w14:textId="77777777" w:rsidR="00175B6E" w:rsidRPr="001060C8" w:rsidRDefault="00175B6E" w:rsidP="00A44C71">
            <w:pPr>
              <w:keepNext/>
              <w:rPr>
                <w:rFonts w:asciiTheme="minorHAnsi" w:hAnsiTheme="minorHAnsi"/>
                <w:sz w:val="18"/>
                <w:u w:val="single"/>
              </w:rPr>
            </w:pPr>
          </w:p>
          <w:p w14:paraId="6D08D046" w14:textId="77777777" w:rsidR="00175B6E" w:rsidRPr="001060C8" w:rsidRDefault="00175B6E" w:rsidP="00A44C71">
            <w:pPr>
              <w:keepNext/>
              <w:rPr>
                <w:rFonts w:asciiTheme="minorHAnsi" w:hAnsiTheme="minorHAnsi"/>
                <w:sz w:val="18"/>
              </w:rPr>
            </w:pPr>
            <w:r w:rsidRPr="001060C8">
              <w:rPr>
                <w:rFonts w:asciiTheme="minorHAnsi" w:hAnsiTheme="minorHAnsi"/>
                <w:sz w:val="18"/>
                <w:u w:val="single"/>
              </w:rPr>
              <w:t xml:space="preserve">elseif </w:t>
            </w:r>
            <w:proofErr w:type="spellStart"/>
            <w:r w:rsidRPr="001060C8">
              <w:rPr>
                <w:rFonts w:asciiTheme="minorHAnsi" w:hAnsiTheme="minorHAnsi"/>
                <w:sz w:val="18"/>
                <w:u w:val="single"/>
              </w:rPr>
              <w:t>AHUAirflowMethod</w:t>
            </w:r>
            <w:proofErr w:type="spellEnd"/>
            <w:r w:rsidRPr="001060C8">
              <w:rPr>
                <w:rFonts w:asciiTheme="minorHAnsi" w:hAnsiTheme="minorHAnsi"/>
                <w:sz w:val="18"/>
                <w:u w:val="single"/>
              </w:rPr>
              <w:t xml:space="preserve">= </w:t>
            </w:r>
            <w:proofErr w:type="spellStart"/>
            <w:r w:rsidRPr="001060C8">
              <w:rPr>
                <w:rFonts w:asciiTheme="minorHAnsi" w:hAnsiTheme="minorHAnsi"/>
                <w:sz w:val="18"/>
                <w:u w:val="single"/>
              </w:rPr>
              <w:t>MeasuredAirflowMethod</w:t>
            </w:r>
            <w:proofErr w:type="spellEnd"/>
            <w:r w:rsidRPr="001060C8">
              <w:rPr>
                <w:rFonts w:asciiTheme="minorHAnsi" w:hAnsiTheme="minorHAnsi"/>
                <w:sz w:val="18"/>
              </w:rPr>
              <w:t xml:space="preserve"> then</w:t>
            </w:r>
          </w:p>
          <w:p w14:paraId="062AF642" w14:textId="7DD05767" w:rsidR="00175B6E" w:rsidRPr="00E60E92" w:rsidRDefault="00175B6E" w:rsidP="00A44C71">
            <w:pPr>
              <w:keepNext/>
              <w:rPr>
                <w:rFonts w:asciiTheme="minorHAnsi" w:hAnsiTheme="minorHAnsi"/>
                <w:sz w:val="18"/>
                <w:u w:val="single"/>
              </w:rPr>
            </w:pPr>
            <w:proofErr w:type="spellStart"/>
            <w:r w:rsidRPr="001060C8">
              <w:rPr>
                <w:rFonts w:asciiTheme="minorHAnsi" w:hAnsiTheme="minorHAnsi"/>
                <w:sz w:val="18"/>
                <w:u w:val="single"/>
              </w:rPr>
              <w:t>AHUAirflow</w:t>
            </w:r>
            <w:proofErr w:type="spellEnd"/>
            <w:r w:rsidRPr="001060C8">
              <w:rPr>
                <w:rFonts w:asciiTheme="minorHAnsi" w:hAnsiTheme="minorHAnsi"/>
                <w:sz w:val="18"/>
                <w:u w:val="single"/>
              </w:rPr>
              <w:t>=</w:t>
            </w:r>
            <w:r w:rsidRPr="001060C8">
              <w:rPr>
                <w:rFonts w:asciiTheme="minorHAnsi" w:hAnsiTheme="minorHAnsi"/>
                <w:sz w:val="18"/>
              </w:rPr>
              <w:t xml:space="preserve"> Measured </w:t>
            </w:r>
            <w:proofErr w:type="spellStart"/>
            <w:r w:rsidRPr="001060C8">
              <w:rPr>
                <w:rFonts w:asciiTheme="minorHAnsi" w:hAnsiTheme="minorHAnsi"/>
                <w:sz w:val="18"/>
              </w:rPr>
              <w:t>AHUAirflow</w:t>
            </w:r>
            <w:proofErr w:type="spellEnd"/>
            <w:r w:rsidRPr="001060C8">
              <w:rPr>
                <w:rFonts w:asciiTheme="minorHAnsi" w:hAnsiTheme="minorHAnsi"/>
                <w:sz w:val="18"/>
              </w:rPr>
              <w:t xml:space="preserve"> * </w:t>
            </w:r>
            <w:proofErr w:type="gramStart"/>
            <w:r w:rsidRPr="001060C8">
              <w:rPr>
                <w:rFonts w:asciiTheme="minorHAnsi" w:hAnsiTheme="minorHAnsi"/>
                <w:sz w:val="18"/>
              </w:rPr>
              <w:t>0.06</w:t>
            </w:r>
            <w:r w:rsidR="008E1C79">
              <w:rPr>
                <w:rFonts w:asciiTheme="minorHAnsi" w:hAnsiTheme="minorHAnsi"/>
                <w:sz w:val="18"/>
              </w:rPr>
              <w:t>;</w:t>
            </w:r>
            <w:proofErr w:type="gramEnd"/>
          </w:p>
          <w:p w14:paraId="39360796" w14:textId="77777777" w:rsidR="00175B6E" w:rsidRPr="006D5BBE" w:rsidRDefault="00175B6E" w:rsidP="00A44C71">
            <w:pPr>
              <w:keepNext/>
              <w:rPr>
                <w:rFonts w:asciiTheme="minorHAnsi" w:hAnsiTheme="minorHAnsi"/>
                <w:sz w:val="18"/>
                <w:u w:val="single"/>
              </w:rPr>
            </w:pPr>
          </w:p>
          <w:p w14:paraId="68CDD583" w14:textId="77777777" w:rsidR="00175B6E" w:rsidRPr="009B5ECB" w:rsidRDefault="00175B6E" w:rsidP="00A44C71">
            <w:pPr>
              <w:keepNext/>
              <w:rPr>
                <w:rFonts w:asciiTheme="minorHAnsi" w:hAnsiTheme="minorHAnsi"/>
                <w:sz w:val="18"/>
                <w:szCs w:val="18"/>
                <w:u w:val="single"/>
              </w:rPr>
            </w:pPr>
            <w:r w:rsidRPr="009B5ECB">
              <w:rPr>
                <w:rFonts w:asciiTheme="minorHAnsi" w:hAnsiTheme="minorHAnsi"/>
                <w:sz w:val="18"/>
                <w:szCs w:val="18"/>
                <w:u w:val="single"/>
              </w:rPr>
              <w:t xml:space="preserve">elseif </w:t>
            </w:r>
            <w:proofErr w:type="spellStart"/>
            <w:r w:rsidRPr="009B5ECB">
              <w:rPr>
                <w:rFonts w:asciiTheme="minorHAnsi" w:hAnsiTheme="minorHAnsi"/>
                <w:sz w:val="18"/>
                <w:szCs w:val="18"/>
                <w:u w:val="single"/>
              </w:rPr>
              <w:t>AHUAirflowMethod</w:t>
            </w:r>
            <w:proofErr w:type="spellEnd"/>
            <w:r w:rsidRPr="009B5ECB">
              <w:rPr>
                <w:rFonts w:asciiTheme="minorHAnsi" w:hAnsiTheme="minorHAnsi"/>
                <w:sz w:val="18"/>
                <w:szCs w:val="18"/>
                <w:u w:val="single"/>
              </w:rPr>
              <w:t xml:space="preserve">= </w:t>
            </w:r>
            <w:proofErr w:type="spellStart"/>
            <w:r w:rsidRPr="009B5ECB">
              <w:rPr>
                <w:rFonts w:asciiTheme="minorHAnsi" w:hAnsiTheme="minorHAnsi"/>
                <w:sz w:val="18"/>
                <w:szCs w:val="18"/>
                <w:u w:val="single"/>
              </w:rPr>
              <w:t>IndoorUnitMethod</w:t>
            </w:r>
            <w:proofErr w:type="spellEnd"/>
            <w:r w:rsidRPr="009B5ECB">
              <w:rPr>
                <w:rFonts w:asciiTheme="minorHAnsi" w:hAnsiTheme="minorHAnsi"/>
                <w:sz w:val="18"/>
                <w:szCs w:val="18"/>
                <w:u w:val="single"/>
              </w:rPr>
              <w:t xml:space="preserve"> then</w:t>
            </w:r>
          </w:p>
          <w:p w14:paraId="3B85027E" w14:textId="14B2AF3F" w:rsidR="00175B6E" w:rsidRPr="00E60E92" w:rsidRDefault="00175B6E" w:rsidP="00A44C71">
            <w:pPr>
              <w:keepNext/>
              <w:rPr>
                <w:rFonts w:asciiTheme="minorHAnsi" w:hAnsiTheme="minorHAnsi"/>
                <w:sz w:val="18"/>
              </w:rPr>
            </w:pPr>
            <w:proofErr w:type="spellStart"/>
            <w:r w:rsidRPr="009B5ECB">
              <w:rPr>
                <w:rFonts w:asciiTheme="minorHAnsi" w:hAnsiTheme="minorHAnsi"/>
                <w:sz w:val="18"/>
                <w:szCs w:val="18"/>
                <w:u w:val="single"/>
              </w:rPr>
              <w:t>AHUAirflow</w:t>
            </w:r>
            <w:proofErr w:type="spellEnd"/>
            <w:r w:rsidRPr="009B5ECB">
              <w:rPr>
                <w:rFonts w:asciiTheme="minorHAnsi" w:hAnsiTheme="minorHAnsi"/>
                <w:sz w:val="18"/>
                <w:szCs w:val="18"/>
                <w:u w:val="single"/>
              </w:rPr>
              <w:t>=</w:t>
            </w:r>
            <w:proofErr w:type="spellStart"/>
            <w:r w:rsidRPr="009B5ECB">
              <w:rPr>
                <w:rFonts w:asciiTheme="minorHAnsi" w:hAnsiTheme="minorHAnsi"/>
                <w:sz w:val="18"/>
                <w:szCs w:val="18"/>
                <w:u w:val="single"/>
              </w:rPr>
              <w:t>IndoorAirUnitCoolingCapacityton</w:t>
            </w:r>
            <w:proofErr w:type="spellEnd"/>
            <w:r w:rsidRPr="009B5ECB">
              <w:rPr>
                <w:rFonts w:asciiTheme="minorHAnsi" w:hAnsiTheme="minorHAnsi"/>
                <w:sz w:val="18"/>
                <w:szCs w:val="18"/>
                <w:u w:val="single"/>
              </w:rPr>
              <w:t>*</w:t>
            </w:r>
            <w:del w:id="120" w:author="Markstrum, Alexis@Energy" w:date="2021-10-26T11:32:00Z">
              <w:r w:rsidRPr="009B5ECB" w:rsidDel="004820A0">
                <w:rPr>
                  <w:rFonts w:asciiTheme="minorHAnsi" w:hAnsiTheme="minorHAnsi"/>
                  <w:sz w:val="18"/>
                  <w:szCs w:val="18"/>
                  <w:u w:val="single"/>
                </w:rPr>
                <w:delText>400</w:delText>
              </w:r>
            </w:del>
            <w:ins w:id="121" w:author="Markstrum, Alexis@Energy" w:date="2021-10-26T11:32:00Z">
              <w:r w:rsidR="004820A0">
                <w:rPr>
                  <w:rFonts w:asciiTheme="minorHAnsi" w:hAnsiTheme="minorHAnsi"/>
                  <w:sz w:val="18"/>
                  <w:szCs w:val="18"/>
                  <w:u w:val="single"/>
                </w:rPr>
                <w:t>350</w:t>
              </w:r>
            </w:ins>
            <w:r w:rsidRPr="009B5ECB">
              <w:rPr>
                <w:rFonts w:asciiTheme="minorHAnsi" w:hAnsiTheme="minorHAnsi"/>
                <w:sz w:val="18"/>
                <w:szCs w:val="18"/>
                <w:u w:val="single"/>
              </w:rPr>
              <w:t>*</w:t>
            </w:r>
            <w:r w:rsidRPr="001060C8">
              <w:rPr>
                <w:rFonts w:asciiTheme="minorHAnsi" w:hAnsiTheme="minorHAnsi"/>
                <w:sz w:val="18"/>
                <w:szCs w:val="18"/>
                <w:u w:val="single"/>
              </w:rPr>
              <w:t>0.06</w:t>
            </w:r>
            <w:r w:rsidRPr="00E60E92">
              <w:rPr>
                <w:rFonts w:asciiTheme="minorHAnsi" w:hAnsiTheme="minorHAnsi"/>
                <w:sz w:val="18"/>
                <w:szCs w:val="18"/>
                <w:u w:val="single"/>
              </w:rPr>
              <w:t xml:space="preserve"> </w:t>
            </w:r>
            <w:r w:rsidRPr="001060C8">
              <w:rPr>
                <w:rFonts w:asciiTheme="minorHAnsi" w:hAnsiTheme="minorHAnsi"/>
                <w:sz w:val="18"/>
                <w:u w:val="single"/>
              </w:rPr>
              <w:t>&gt;&gt;;</w:t>
            </w:r>
          </w:p>
        </w:tc>
      </w:tr>
      <w:tr w:rsidR="00175B6E" w:rsidRPr="00D754FB" w14:paraId="6333FD34" w14:textId="77777777" w:rsidTr="00A44C71">
        <w:trPr>
          <w:trHeight w:val="432"/>
        </w:trPr>
        <w:tc>
          <w:tcPr>
            <w:tcW w:w="264" w:type="pct"/>
            <w:vAlign w:val="center"/>
          </w:tcPr>
          <w:p w14:paraId="17AEF5B3" w14:textId="77777777" w:rsidR="00175B6E" w:rsidRPr="00E60E92"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06</w:t>
            </w:r>
          </w:p>
        </w:tc>
        <w:tc>
          <w:tcPr>
            <w:tcW w:w="1832" w:type="pct"/>
            <w:shd w:val="clear" w:color="auto" w:fill="auto"/>
            <w:vAlign w:val="center"/>
          </w:tcPr>
          <w:p w14:paraId="2E14A0D5" w14:textId="77777777" w:rsidR="00175B6E" w:rsidRPr="006D5BBE" w:rsidRDefault="00175B6E" w:rsidP="00A44C71">
            <w:pPr>
              <w:keepNext/>
              <w:rPr>
                <w:rFonts w:asciiTheme="minorHAnsi" w:hAnsiTheme="minorHAnsi"/>
                <w:b/>
                <w:sz w:val="18"/>
              </w:rPr>
            </w:pPr>
            <w:r w:rsidRPr="006D5BBE">
              <w:rPr>
                <w:rFonts w:asciiTheme="minorHAnsi" w:hAnsiTheme="minorHAnsi"/>
                <w:sz w:val="18"/>
              </w:rPr>
              <w:t>Actual Duct Leakage Rate from Leakage Test Measurement (cfm)</w:t>
            </w:r>
          </w:p>
        </w:tc>
        <w:tc>
          <w:tcPr>
            <w:tcW w:w="2904" w:type="pct"/>
            <w:shd w:val="clear" w:color="auto" w:fill="auto"/>
          </w:tcPr>
          <w:p w14:paraId="686AC5D2" w14:textId="77777777" w:rsidR="00175B6E" w:rsidRPr="00E60E92" w:rsidRDefault="00175B6E" w:rsidP="00A44C71">
            <w:pPr>
              <w:keepNext/>
              <w:rPr>
                <w:rFonts w:asciiTheme="minorHAnsi" w:hAnsiTheme="minorHAnsi"/>
                <w:sz w:val="18"/>
              </w:rPr>
            </w:pPr>
            <w:r w:rsidRPr="009B5ECB">
              <w:rPr>
                <w:rFonts w:asciiTheme="minorHAnsi" w:hAnsiTheme="minorHAnsi"/>
                <w:sz w:val="18"/>
              </w:rPr>
              <w:t>&lt;&lt;</w:t>
            </w:r>
            <w:r w:rsidRPr="001060C8">
              <w:rPr>
                <w:rFonts w:asciiTheme="minorHAnsi" w:hAnsiTheme="minorHAnsi"/>
                <w:sz w:val="18"/>
              </w:rPr>
              <w:t xml:space="preserve"> auto filled from B11</w:t>
            </w:r>
            <w:r w:rsidRPr="00E60E92">
              <w:rPr>
                <w:rFonts w:asciiTheme="minorHAnsi" w:hAnsiTheme="minorHAnsi"/>
                <w:sz w:val="18"/>
              </w:rPr>
              <w:t>&gt;&gt;</w:t>
            </w:r>
          </w:p>
        </w:tc>
      </w:tr>
      <w:tr w:rsidR="00175B6E" w:rsidRPr="00D754FB" w14:paraId="2D14B5B2" w14:textId="77777777" w:rsidTr="00A44C71">
        <w:trPr>
          <w:trHeight w:val="432"/>
        </w:trPr>
        <w:tc>
          <w:tcPr>
            <w:tcW w:w="264" w:type="pct"/>
            <w:vAlign w:val="center"/>
          </w:tcPr>
          <w:p w14:paraId="5C858DA7" w14:textId="77777777" w:rsidR="00175B6E" w:rsidRPr="00E60E92"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07</w:t>
            </w:r>
          </w:p>
        </w:tc>
        <w:tc>
          <w:tcPr>
            <w:tcW w:w="1832" w:type="pct"/>
            <w:shd w:val="clear" w:color="auto" w:fill="auto"/>
            <w:vAlign w:val="center"/>
          </w:tcPr>
          <w:p w14:paraId="0A9830BD" w14:textId="77777777" w:rsidR="00175B6E" w:rsidRPr="006D5BBE" w:rsidRDefault="00175B6E" w:rsidP="00A44C71">
            <w:pPr>
              <w:keepNext/>
              <w:rPr>
                <w:rFonts w:asciiTheme="minorHAnsi" w:hAnsiTheme="minorHAnsi"/>
                <w:sz w:val="18"/>
              </w:rPr>
            </w:pPr>
            <w:r w:rsidRPr="006D5BBE">
              <w:rPr>
                <w:rFonts w:asciiTheme="minorHAnsi" w:hAnsiTheme="minorHAnsi"/>
                <w:sz w:val="18"/>
              </w:rPr>
              <w:t>Compliance Statement:</w:t>
            </w:r>
          </w:p>
        </w:tc>
        <w:tc>
          <w:tcPr>
            <w:tcW w:w="2904" w:type="pct"/>
            <w:shd w:val="clear" w:color="auto" w:fill="auto"/>
          </w:tcPr>
          <w:p w14:paraId="0B9279D0" w14:textId="3245C4BC" w:rsidR="00175B6E" w:rsidRPr="006D5BBE" w:rsidRDefault="00175B6E" w:rsidP="00A44C71">
            <w:pPr>
              <w:rPr>
                <w:rFonts w:asciiTheme="minorHAnsi" w:hAnsiTheme="minorHAnsi"/>
                <w:sz w:val="18"/>
              </w:rPr>
            </w:pPr>
            <w:r w:rsidRPr="009B5ECB">
              <w:rPr>
                <w:rFonts w:asciiTheme="minorHAnsi" w:hAnsiTheme="minorHAnsi"/>
                <w:sz w:val="18"/>
              </w:rPr>
              <w:t xml:space="preserve">&lt;&lt;if measured leakage </w:t>
            </w:r>
            <w:r w:rsidRPr="001060C8">
              <w:rPr>
                <w:rFonts w:asciiTheme="minorHAnsi" w:hAnsiTheme="minorHAnsi"/>
                <w:sz w:val="18"/>
              </w:rPr>
              <w:t xml:space="preserve">rate </w:t>
            </w:r>
            <w:r w:rsidRPr="00E60E92">
              <w:rPr>
                <w:rFonts w:asciiTheme="minorHAnsi" w:hAnsiTheme="minorHAnsi"/>
                <w:sz w:val="18"/>
              </w:rPr>
              <w:t xml:space="preserve">is </w:t>
            </w:r>
            <w:r w:rsidR="008A6BD3">
              <w:rPr>
                <w:rFonts w:asciiTheme="minorHAnsi" w:hAnsiTheme="minorHAnsi"/>
              </w:rPr>
              <w:t xml:space="preserve">≤ </w:t>
            </w:r>
            <w:r w:rsidRPr="00E60E92">
              <w:rPr>
                <w:rFonts w:asciiTheme="minorHAnsi" w:hAnsiTheme="minorHAnsi"/>
                <w:sz w:val="18"/>
              </w:rPr>
              <w:t>to target allow</w:t>
            </w:r>
            <w:r w:rsidRPr="001060C8">
              <w:rPr>
                <w:rFonts w:asciiTheme="minorHAnsi" w:hAnsiTheme="minorHAnsi"/>
                <w:sz w:val="18"/>
              </w:rPr>
              <w:t>able leakage rate</w:t>
            </w:r>
            <w:r w:rsidRPr="00E60E92">
              <w:rPr>
                <w:rFonts w:asciiTheme="minorHAnsi" w:hAnsiTheme="minorHAnsi"/>
                <w:sz w:val="18"/>
              </w:rPr>
              <w:t xml:space="preserve">, then display message:  </w:t>
            </w:r>
          </w:p>
          <w:p w14:paraId="0D57C80E" w14:textId="77777777" w:rsidR="00175B6E" w:rsidRPr="00E60E92" w:rsidRDefault="00175B6E" w:rsidP="00A44C71">
            <w:pPr>
              <w:rPr>
                <w:rFonts w:asciiTheme="minorHAnsi" w:hAnsiTheme="minorHAnsi"/>
                <w:sz w:val="18"/>
              </w:rPr>
            </w:pPr>
            <w:r w:rsidRPr="006D5BBE">
              <w:rPr>
                <w:rFonts w:asciiTheme="minorHAnsi" w:hAnsiTheme="minorHAnsi"/>
                <w:sz w:val="18"/>
              </w:rPr>
              <w:t>"</w:t>
            </w:r>
            <w:r w:rsidRPr="001060C8">
              <w:rPr>
                <w:rFonts w:asciiTheme="minorHAnsi" w:hAnsiTheme="minorHAnsi"/>
                <w:sz w:val="18"/>
              </w:rPr>
              <w:t>Ducts in garage</w:t>
            </w:r>
            <w:r w:rsidRPr="00E60E92">
              <w:rPr>
                <w:rFonts w:asciiTheme="minorHAnsi" w:hAnsiTheme="minorHAnsi"/>
                <w:sz w:val="18"/>
              </w:rPr>
              <w:t xml:space="preserve"> passes </w:t>
            </w:r>
            <w:r w:rsidRPr="001060C8">
              <w:rPr>
                <w:rFonts w:asciiTheme="minorHAnsi" w:hAnsiTheme="minorHAnsi"/>
                <w:sz w:val="18"/>
              </w:rPr>
              <w:t>–</w:t>
            </w:r>
            <w:r w:rsidRPr="00E60E92">
              <w:rPr>
                <w:rFonts w:asciiTheme="minorHAnsi" w:hAnsiTheme="minorHAnsi"/>
                <w:sz w:val="18"/>
              </w:rPr>
              <w:t xml:space="preserve"> </w:t>
            </w:r>
            <w:r w:rsidRPr="001060C8">
              <w:rPr>
                <w:rFonts w:asciiTheme="minorHAnsi" w:hAnsiTheme="minorHAnsi"/>
                <w:sz w:val="18"/>
              </w:rPr>
              <w:t>overall system leakage complies</w:t>
            </w:r>
            <w:proofErr w:type="gramStart"/>
            <w:r w:rsidRPr="00E60E92">
              <w:rPr>
                <w:rFonts w:asciiTheme="minorHAnsi" w:hAnsiTheme="minorHAnsi"/>
                <w:sz w:val="18"/>
              </w:rPr>
              <w:t>";</w:t>
            </w:r>
            <w:proofErr w:type="gramEnd"/>
          </w:p>
          <w:p w14:paraId="7BA269FE" w14:textId="77777777" w:rsidR="00175B6E" w:rsidRPr="006D5BBE" w:rsidRDefault="00175B6E" w:rsidP="00A44C71">
            <w:pPr>
              <w:rPr>
                <w:rFonts w:asciiTheme="minorHAnsi" w:hAnsiTheme="minorHAnsi"/>
                <w:sz w:val="18"/>
              </w:rPr>
            </w:pPr>
            <w:r w:rsidRPr="00E60E92">
              <w:rPr>
                <w:rFonts w:asciiTheme="minorHAnsi" w:hAnsiTheme="minorHAnsi"/>
                <w:sz w:val="18"/>
              </w:rPr>
              <w:t xml:space="preserve">else if measured leakage rate is </w:t>
            </w:r>
            <w:r w:rsidRPr="001060C8">
              <w:rPr>
                <w:rFonts w:asciiTheme="minorHAnsi" w:hAnsiTheme="minorHAnsi"/>
                <w:sz w:val="18"/>
              </w:rPr>
              <w:t>&gt;</w:t>
            </w:r>
            <w:r w:rsidRPr="00E60E92">
              <w:rPr>
                <w:rFonts w:asciiTheme="minorHAnsi" w:hAnsiTheme="minorHAnsi"/>
                <w:sz w:val="18"/>
              </w:rPr>
              <w:t xml:space="preserve"> target allowable leakage rate then </w:t>
            </w:r>
            <w:r w:rsidRPr="006D5BBE">
              <w:rPr>
                <w:rFonts w:asciiTheme="minorHAnsi" w:hAnsiTheme="minorHAnsi"/>
                <w:sz w:val="18"/>
              </w:rPr>
              <w:t>display message:</w:t>
            </w:r>
          </w:p>
          <w:p w14:paraId="20C93C39" w14:textId="77777777" w:rsidR="00175B6E" w:rsidRPr="006D5BBE" w:rsidRDefault="00175B6E" w:rsidP="00A44C71">
            <w:pPr>
              <w:rPr>
                <w:rFonts w:asciiTheme="minorHAnsi" w:hAnsiTheme="minorHAnsi"/>
                <w:sz w:val="18"/>
              </w:rPr>
            </w:pPr>
            <w:r w:rsidRPr="009B5ECB">
              <w:rPr>
                <w:rFonts w:asciiTheme="minorHAnsi" w:hAnsiTheme="minorHAnsi"/>
                <w:sz w:val="18"/>
              </w:rPr>
              <w:t>"</w:t>
            </w:r>
            <w:r w:rsidRPr="001060C8">
              <w:rPr>
                <w:rFonts w:asciiTheme="minorHAnsi" w:hAnsiTheme="minorHAnsi"/>
                <w:sz w:val="18"/>
              </w:rPr>
              <w:t>Ducts in garage</w:t>
            </w:r>
            <w:r w:rsidRPr="00E60E92">
              <w:rPr>
                <w:rFonts w:asciiTheme="minorHAnsi" w:hAnsiTheme="minorHAnsi"/>
                <w:sz w:val="18"/>
              </w:rPr>
              <w:t xml:space="preserve"> passes using smoke test of an altered HVAC system in an existing building</w:t>
            </w:r>
          </w:p>
          <w:p w14:paraId="63180F6D" w14:textId="77777777" w:rsidR="00175B6E" w:rsidRPr="00E35EC5" w:rsidRDefault="00175B6E" w:rsidP="00175B6E">
            <w:pPr>
              <w:numPr>
                <w:ilvl w:val="0"/>
                <w:numId w:val="31"/>
              </w:numPr>
              <w:rPr>
                <w:rFonts w:asciiTheme="minorHAnsi" w:hAnsiTheme="minorHAnsi"/>
                <w:sz w:val="18"/>
              </w:rPr>
            </w:pPr>
            <w:r w:rsidRPr="009B5ECB">
              <w:rPr>
                <w:rFonts w:asciiTheme="minorHAnsi" w:hAnsiTheme="minorHAnsi"/>
                <w:sz w:val="18"/>
              </w:rPr>
              <w:t xml:space="preserve">No visible smoke exits the accessible portions of the ducts </w:t>
            </w:r>
            <w:r w:rsidRPr="00DF0AC7">
              <w:rPr>
                <w:rFonts w:asciiTheme="minorHAnsi" w:hAnsiTheme="minorHAnsi"/>
                <w:sz w:val="18"/>
              </w:rPr>
              <w:t xml:space="preserve">in the </w:t>
            </w:r>
            <w:r w:rsidRPr="007E1DD2">
              <w:rPr>
                <w:rFonts w:asciiTheme="minorHAnsi" w:hAnsiTheme="minorHAnsi"/>
                <w:sz w:val="18"/>
              </w:rPr>
              <w:t>garage</w:t>
            </w:r>
            <w:r>
              <w:rPr>
                <w:rFonts w:asciiTheme="minorHAnsi" w:hAnsiTheme="minorHAnsi"/>
                <w:sz w:val="18"/>
              </w:rPr>
              <w:t>”</w:t>
            </w:r>
            <w:r w:rsidRPr="00E35EC5">
              <w:rPr>
                <w:rFonts w:asciiTheme="minorHAnsi" w:hAnsiTheme="minorHAnsi"/>
                <w:sz w:val="18"/>
              </w:rPr>
              <w:t>&gt;&gt;</w:t>
            </w:r>
          </w:p>
        </w:tc>
      </w:tr>
    </w:tbl>
    <w:p w14:paraId="5D7966B6" w14:textId="77777777" w:rsidR="00175B6E" w:rsidRDefault="00175B6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1"/>
        <w:gridCol w:w="31"/>
      </w:tblGrid>
      <w:tr w:rsidR="00BD03A5" w:rsidRPr="00525196" w14:paraId="4AE0FD62" w14:textId="77777777" w:rsidTr="004B55FD">
        <w:trPr>
          <w:gridAfter w:val="1"/>
          <w:wAfter w:w="14" w:type="pct"/>
          <w:trHeight w:val="432"/>
        </w:trPr>
        <w:tc>
          <w:tcPr>
            <w:tcW w:w="4986" w:type="pct"/>
            <w:gridSpan w:val="3"/>
            <w:vAlign w:val="center"/>
          </w:tcPr>
          <w:p w14:paraId="4AE0FD61" w14:textId="2026882D" w:rsidR="00BD03A5" w:rsidRPr="00525196" w:rsidRDefault="0059529F" w:rsidP="00A63F93">
            <w:pPr>
              <w:pStyle w:val="Heading3"/>
              <w:numPr>
                <w:ilvl w:val="0"/>
                <w:numId w:val="0"/>
              </w:numPr>
              <w:spacing w:before="0"/>
              <w:ind w:right="86"/>
              <w:rPr>
                <w:rFonts w:asciiTheme="minorHAnsi" w:hAnsiTheme="minorHAnsi"/>
                <w:b/>
                <w:caps/>
                <w:sz w:val="18"/>
                <w:szCs w:val="18"/>
              </w:rPr>
            </w:pPr>
            <w:r>
              <w:rPr>
                <w:rFonts w:asciiTheme="minorHAnsi" w:hAnsiTheme="minorHAnsi"/>
                <w:b/>
                <w:caps/>
                <w:sz w:val="20"/>
                <w:szCs w:val="18"/>
              </w:rPr>
              <w:t>D</w:t>
            </w:r>
            <w:r w:rsidR="00BD03A5" w:rsidRPr="00A63F93">
              <w:rPr>
                <w:rFonts w:asciiTheme="minorHAnsi" w:hAnsiTheme="minorHAnsi"/>
                <w:b/>
                <w:caps/>
                <w:sz w:val="20"/>
                <w:szCs w:val="18"/>
              </w:rPr>
              <w:t xml:space="preserve">. </w:t>
            </w:r>
            <w:r w:rsidR="00A63F93" w:rsidRPr="00A63F93">
              <w:rPr>
                <w:rFonts w:asciiTheme="minorHAnsi" w:hAnsiTheme="minorHAnsi"/>
                <w:b/>
                <w:sz w:val="20"/>
                <w:szCs w:val="18"/>
              </w:rPr>
              <w:t>Additional Requirements for Compliance</w:t>
            </w:r>
          </w:p>
        </w:tc>
      </w:tr>
      <w:tr w:rsidR="00BD03A5" w:rsidRPr="00525196" w14:paraId="4AE0FD65" w14:textId="77777777" w:rsidTr="004B55FD">
        <w:trPr>
          <w:gridAfter w:val="1"/>
          <w:wAfter w:w="14" w:type="pct"/>
          <w:trHeight w:val="411"/>
        </w:trPr>
        <w:tc>
          <w:tcPr>
            <w:tcW w:w="213" w:type="pct"/>
            <w:vAlign w:val="center"/>
          </w:tcPr>
          <w:p w14:paraId="4AE0FD63"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1</w:t>
            </w:r>
          </w:p>
        </w:tc>
        <w:tc>
          <w:tcPr>
            <w:tcW w:w="4773" w:type="pct"/>
            <w:gridSpan w:val="2"/>
            <w:vAlign w:val="center"/>
          </w:tcPr>
          <w:p w14:paraId="4AE0FD64"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D68" w14:textId="77777777" w:rsidTr="004B55FD">
        <w:trPr>
          <w:gridAfter w:val="1"/>
          <w:wAfter w:w="14" w:type="pct"/>
          <w:trHeight w:val="411"/>
        </w:trPr>
        <w:tc>
          <w:tcPr>
            <w:tcW w:w="213" w:type="pct"/>
            <w:vAlign w:val="center"/>
          </w:tcPr>
          <w:p w14:paraId="4AE0FD66"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73" w:type="pct"/>
            <w:gridSpan w:val="2"/>
            <w:vAlign w:val="center"/>
          </w:tcPr>
          <w:p w14:paraId="4AE0FD67" w14:textId="7A05C4EE" w:rsidR="00BD03A5" w:rsidRPr="00525196" w:rsidRDefault="00A71ED6" w:rsidP="00091DB0">
            <w:pPr>
              <w:rPr>
                <w:rFonts w:asciiTheme="minorHAnsi" w:hAnsiTheme="minorHAnsi"/>
                <w:b/>
                <w:sz w:val="18"/>
                <w:szCs w:val="18"/>
              </w:rPr>
            </w:pPr>
            <w:r w:rsidRPr="001A21E0">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D6B" w14:textId="77777777" w:rsidTr="004B55FD">
        <w:trPr>
          <w:gridAfter w:val="1"/>
          <w:wAfter w:w="14" w:type="pct"/>
          <w:trHeight w:val="411"/>
        </w:trPr>
        <w:tc>
          <w:tcPr>
            <w:tcW w:w="213" w:type="pct"/>
            <w:vAlign w:val="center"/>
          </w:tcPr>
          <w:p w14:paraId="4AE0FD69"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73" w:type="pct"/>
            <w:gridSpan w:val="2"/>
            <w:vAlign w:val="center"/>
          </w:tcPr>
          <w:p w14:paraId="4AE0FD6A" w14:textId="22CE5639" w:rsidR="00BD03A5" w:rsidRPr="00525196" w:rsidRDefault="002A4DC1" w:rsidP="002A4DC1">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D6E" w14:textId="77777777" w:rsidTr="004B55FD">
        <w:trPr>
          <w:gridAfter w:val="1"/>
          <w:wAfter w:w="14" w:type="pct"/>
          <w:trHeight w:val="411"/>
        </w:trPr>
        <w:tc>
          <w:tcPr>
            <w:tcW w:w="213" w:type="pct"/>
            <w:vAlign w:val="center"/>
          </w:tcPr>
          <w:p w14:paraId="4AE0FD6C"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73" w:type="pct"/>
            <w:gridSpan w:val="2"/>
            <w:vAlign w:val="center"/>
          </w:tcPr>
          <w:p w14:paraId="4AE0FD6D"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D71" w14:textId="77777777" w:rsidTr="004B55FD">
        <w:trPr>
          <w:gridAfter w:val="1"/>
          <w:wAfter w:w="14" w:type="pct"/>
          <w:trHeight w:val="411"/>
        </w:trPr>
        <w:tc>
          <w:tcPr>
            <w:tcW w:w="213" w:type="pct"/>
            <w:vAlign w:val="center"/>
          </w:tcPr>
          <w:p w14:paraId="4AE0FD6F"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73" w:type="pct"/>
            <w:gridSpan w:val="2"/>
            <w:vAlign w:val="center"/>
          </w:tcPr>
          <w:p w14:paraId="4AE0FD70"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D74" w14:textId="77777777" w:rsidTr="004B55FD">
        <w:trPr>
          <w:gridAfter w:val="1"/>
          <w:wAfter w:w="14" w:type="pct"/>
          <w:trHeight w:val="411"/>
        </w:trPr>
        <w:tc>
          <w:tcPr>
            <w:tcW w:w="213" w:type="pct"/>
            <w:vAlign w:val="center"/>
          </w:tcPr>
          <w:p w14:paraId="4AE0FD72"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73" w:type="pct"/>
            <w:gridSpan w:val="2"/>
            <w:vAlign w:val="center"/>
          </w:tcPr>
          <w:p w14:paraId="4AE0FD73"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4B55FD" w:rsidRPr="00525196" w14:paraId="4AE0FD77" w14:textId="77777777" w:rsidTr="00BC173E">
        <w:trPr>
          <w:trHeight w:val="411"/>
        </w:trPr>
        <w:tc>
          <w:tcPr>
            <w:tcW w:w="213" w:type="pct"/>
            <w:vAlign w:val="center"/>
          </w:tcPr>
          <w:p w14:paraId="4AE0FD75" w14:textId="77777777" w:rsidR="004B55FD" w:rsidRPr="00525196" w:rsidRDefault="004B55FD" w:rsidP="00BC173E">
            <w:pPr>
              <w:jc w:val="center"/>
              <w:rPr>
                <w:rFonts w:asciiTheme="minorHAnsi" w:hAnsiTheme="minorHAnsi"/>
                <w:sz w:val="18"/>
                <w:szCs w:val="18"/>
              </w:rPr>
            </w:pPr>
            <w:r w:rsidRPr="00525196">
              <w:rPr>
                <w:rFonts w:asciiTheme="minorHAnsi" w:hAnsiTheme="minorHAnsi"/>
                <w:sz w:val="18"/>
                <w:szCs w:val="18"/>
              </w:rPr>
              <w:t>07</w:t>
            </w:r>
          </w:p>
        </w:tc>
        <w:tc>
          <w:tcPr>
            <w:tcW w:w="4787" w:type="pct"/>
            <w:gridSpan w:val="3"/>
            <w:vAlign w:val="center"/>
          </w:tcPr>
          <w:p w14:paraId="4AE0FD76" w14:textId="3A05ADD6" w:rsidR="004B55FD" w:rsidRPr="00525196" w:rsidRDefault="004B55FD" w:rsidP="00BC173E">
            <w:pPr>
              <w:rPr>
                <w:rFonts w:asciiTheme="minorHAnsi" w:hAnsiTheme="minorHAnsi"/>
                <w:b/>
                <w:sz w:val="18"/>
                <w:szCs w:val="18"/>
              </w:rPr>
            </w:pPr>
            <w:r w:rsidRPr="0052519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55E05" w:rsidRPr="00525196" w14:paraId="4AE0FD7E" w14:textId="77777777" w:rsidTr="00AC1DB2">
        <w:trPr>
          <w:trHeight w:val="288"/>
        </w:trPr>
        <w:tc>
          <w:tcPr>
            <w:tcW w:w="213" w:type="pct"/>
            <w:vAlign w:val="center"/>
          </w:tcPr>
          <w:p w14:paraId="4AE0FD78" w14:textId="77777777" w:rsidR="00055E05" w:rsidRPr="00525196" w:rsidRDefault="00055E05" w:rsidP="004B55FD">
            <w:pPr>
              <w:spacing w:before="120" w:after="60"/>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D79" w14:textId="77777777" w:rsidR="00055E05" w:rsidRPr="00B57311" w:rsidRDefault="00055E05" w:rsidP="005621F7">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gridSpan w:val="2"/>
            <w:vAlign w:val="center"/>
          </w:tcPr>
          <w:p w14:paraId="4AE0FD7A" w14:textId="77777777" w:rsidR="00055E05" w:rsidRDefault="00055E05" w:rsidP="005621F7">
            <w:pPr>
              <w:rPr>
                <w:sz w:val="24"/>
                <w:szCs w:val="24"/>
              </w:rPr>
            </w:pPr>
            <w:r>
              <w:rPr>
                <w:rFonts w:ascii="Calibri" w:hAnsi="Calibri"/>
                <w:sz w:val="18"/>
              </w:rPr>
              <w:t>&lt;&lt;user pick from list:</w:t>
            </w:r>
          </w:p>
          <w:p w14:paraId="4AE0FD7B" w14:textId="77777777" w:rsidR="00055E05" w:rsidRDefault="00055E05" w:rsidP="005621F7">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4AE0FD7C" w14:textId="77777777" w:rsidR="00055E05" w:rsidRDefault="00055E05" w:rsidP="005621F7">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w:t>
            </w:r>
            <w:r>
              <w:rPr>
                <w:rFonts w:ascii="Calibri" w:hAnsi="Calibri"/>
                <w:sz w:val="18"/>
              </w:rPr>
              <w:lastRenderedPageBreak/>
              <w:t>notes field below; or</w:t>
            </w:r>
          </w:p>
          <w:p w14:paraId="4AE0FD7D" w14:textId="77777777" w:rsidR="00055E05" w:rsidRPr="00B57311" w:rsidRDefault="00055E05" w:rsidP="005621F7">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055E05" w:rsidRPr="00525196" w14:paraId="4AE0FD82" w14:textId="77777777" w:rsidTr="00AC1DB2">
        <w:trPr>
          <w:trHeight w:val="288"/>
        </w:trPr>
        <w:tc>
          <w:tcPr>
            <w:tcW w:w="213" w:type="pct"/>
            <w:vAlign w:val="center"/>
          </w:tcPr>
          <w:p w14:paraId="4AE0FD7F" w14:textId="77777777" w:rsidR="00055E05" w:rsidRPr="00525196" w:rsidRDefault="00055E05" w:rsidP="004B55FD">
            <w:pPr>
              <w:spacing w:before="120" w:after="60"/>
              <w:rPr>
                <w:rFonts w:asciiTheme="minorHAnsi" w:hAnsiTheme="minorHAnsi"/>
                <w:sz w:val="18"/>
                <w:szCs w:val="18"/>
              </w:rPr>
            </w:pPr>
            <w:r>
              <w:rPr>
                <w:rFonts w:asciiTheme="minorHAnsi" w:hAnsiTheme="minorHAnsi"/>
                <w:sz w:val="18"/>
                <w:szCs w:val="18"/>
              </w:rPr>
              <w:lastRenderedPageBreak/>
              <w:t>09</w:t>
            </w:r>
          </w:p>
        </w:tc>
        <w:tc>
          <w:tcPr>
            <w:tcW w:w="1264" w:type="pct"/>
            <w:vAlign w:val="center"/>
          </w:tcPr>
          <w:p w14:paraId="4AE0FD80" w14:textId="77777777" w:rsidR="00055E05" w:rsidRPr="00B57311" w:rsidRDefault="00055E05" w:rsidP="005621F7">
            <w:pPr>
              <w:rPr>
                <w:rFonts w:asciiTheme="minorHAnsi" w:hAnsiTheme="minorHAnsi"/>
                <w:sz w:val="18"/>
                <w:szCs w:val="18"/>
              </w:rPr>
            </w:pPr>
            <w:r>
              <w:rPr>
                <w:rFonts w:ascii="Calibri" w:hAnsi="Calibri"/>
                <w:sz w:val="18"/>
              </w:rPr>
              <w:t>Correction Notes:</w:t>
            </w:r>
          </w:p>
        </w:tc>
        <w:tc>
          <w:tcPr>
            <w:tcW w:w="3523" w:type="pct"/>
            <w:gridSpan w:val="2"/>
            <w:vAlign w:val="center"/>
          </w:tcPr>
          <w:p w14:paraId="4AE0FD81" w14:textId="77777777" w:rsidR="00055E05" w:rsidRPr="00B57311" w:rsidRDefault="00055E05" w:rsidP="005621F7">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055E05" w:rsidRPr="00525196" w14:paraId="4AE0FD84" w14:textId="77777777" w:rsidTr="004B55FD">
        <w:trPr>
          <w:trHeight w:val="288"/>
        </w:trPr>
        <w:tc>
          <w:tcPr>
            <w:tcW w:w="5000" w:type="pct"/>
            <w:gridSpan w:val="4"/>
            <w:vAlign w:val="center"/>
          </w:tcPr>
          <w:p w14:paraId="4AE0FD83" w14:textId="77777777" w:rsidR="00055E05" w:rsidRPr="00525196" w:rsidRDefault="00055E05" w:rsidP="00BC173E">
            <w:pPr>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D85" w14:textId="77777777" w:rsidR="00756AD5" w:rsidRPr="00A63F93"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D88" w14:textId="77777777" w:rsidTr="00885793">
        <w:trPr>
          <w:cantSplit/>
          <w:trHeight w:val="432"/>
        </w:trPr>
        <w:tc>
          <w:tcPr>
            <w:tcW w:w="5000" w:type="pct"/>
            <w:gridSpan w:val="2"/>
            <w:vAlign w:val="center"/>
          </w:tcPr>
          <w:p w14:paraId="4AE0FD86" w14:textId="0142DF86" w:rsidR="003E041E" w:rsidRPr="00A63F93" w:rsidRDefault="0059529F" w:rsidP="00A63F93">
            <w:pPr>
              <w:keepNext/>
              <w:rPr>
                <w:rFonts w:asciiTheme="minorHAnsi" w:hAnsiTheme="minorHAnsi"/>
                <w:b/>
                <w:szCs w:val="18"/>
              </w:rPr>
            </w:pPr>
            <w:r>
              <w:rPr>
                <w:rFonts w:asciiTheme="minorHAnsi" w:hAnsiTheme="minorHAnsi"/>
                <w:b/>
                <w:szCs w:val="18"/>
              </w:rPr>
              <w:t>E</w:t>
            </w:r>
            <w:r w:rsidR="003E041E" w:rsidRPr="00A63F93">
              <w:rPr>
                <w:rFonts w:asciiTheme="minorHAnsi" w:hAnsiTheme="minorHAnsi"/>
                <w:b/>
                <w:szCs w:val="18"/>
              </w:rPr>
              <w:t>. Determination of HERS Verification Compliance</w:t>
            </w:r>
          </w:p>
          <w:p w14:paraId="4AE0FD8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w:t>
            </w:r>
            <w:proofErr w:type="gramStart"/>
            <w:r w:rsidRPr="003E041E">
              <w:rPr>
                <w:rFonts w:asciiTheme="minorHAnsi" w:hAnsiTheme="minorHAnsi"/>
                <w:sz w:val="18"/>
                <w:szCs w:val="18"/>
              </w:rPr>
              <w:t>in order for</w:t>
            </w:r>
            <w:proofErr w:type="gramEnd"/>
            <w:r w:rsidRPr="003E041E">
              <w:rPr>
                <w:rFonts w:asciiTheme="minorHAnsi" w:hAnsiTheme="minorHAnsi"/>
                <w:sz w:val="18"/>
                <w:szCs w:val="18"/>
              </w:rPr>
              <w:t xml:space="preserve"> this Certificate of Verification as a whole to be determined to be in compliance. </w:t>
            </w:r>
          </w:p>
        </w:tc>
      </w:tr>
      <w:tr w:rsidR="003E041E" w:rsidRPr="003E041E" w14:paraId="4AE0FD8B" w14:textId="77777777" w:rsidTr="00885793">
        <w:trPr>
          <w:cantSplit/>
          <w:trHeight w:val="432"/>
        </w:trPr>
        <w:tc>
          <w:tcPr>
            <w:tcW w:w="253" w:type="pct"/>
            <w:vAlign w:val="center"/>
          </w:tcPr>
          <w:p w14:paraId="4AE0FD89" w14:textId="77777777" w:rsidR="003E041E" w:rsidRPr="003E041E" w:rsidDel="00C76C40" w:rsidRDefault="003E041E" w:rsidP="003E041E">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D8A" w14:textId="72E984F4" w:rsidR="003E041E" w:rsidRPr="003E041E" w:rsidRDefault="003E041E">
            <w:pPr>
              <w:keepNext/>
              <w:spacing w:after="60"/>
              <w:rPr>
                <w:rFonts w:asciiTheme="minorHAnsi" w:hAnsiTheme="minorHAnsi"/>
                <w:sz w:val="18"/>
                <w:szCs w:val="18"/>
              </w:rPr>
            </w:pPr>
            <w:r w:rsidRPr="003E041E">
              <w:rPr>
                <w:rFonts w:asciiTheme="minorHAnsi" w:hAnsiTheme="minorHAnsi"/>
                <w:sz w:val="18"/>
                <w:szCs w:val="18"/>
              </w:rPr>
              <w:t>&lt;&lt;</w:t>
            </w:r>
            <w:r>
              <w:rPr>
                <w:rFonts w:asciiTheme="minorHAnsi" w:hAnsiTheme="minorHAnsi"/>
                <w:sz w:val="18"/>
                <w:szCs w:val="18"/>
              </w:rPr>
              <w:t>if B1</w:t>
            </w:r>
            <w:r w:rsidR="00C8327F">
              <w:rPr>
                <w:rFonts w:asciiTheme="minorHAnsi" w:hAnsiTheme="minorHAnsi"/>
                <w:sz w:val="18"/>
                <w:szCs w:val="18"/>
              </w:rPr>
              <w:t>2</w:t>
            </w:r>
            <w:r>
              <w:rPr>
                <w:rFonts w:asciiTheme="minorHAnsi" w:hAnsiTheme="minorHAnsi"/>
                <w:sz w:val="18"/>
                <w:szCs w:val="18"/>
              </w:rPr>
              <w:t xml:space="preserve">=system passes leakage test, and </w:t>
            </w:r>
            <w:r w:rsidR="008966D5">
              <w:rPr>
                <w:rFonts w:asciiTheme="minorHAnsi" w:hAnsiTheme="minorHAnsi"/>
                <w:sz w:val="18"/>
                <w:szCs w:val="18"/>
              </w:rPr>
              <w:t>D</w:t>
            </w:r>
            <w:r>
              <w:rPr>
                <w:rFonts w:asciiTheme="minorHAnsi" w:hAnsiTheme="minorHAnsi"/>
                <w:sz w:val="18"/>
                <w:szCs w:val="18"/>
              </w:rPr>
              <w:t>08≠Fail</w:t>
            </w:r>
            <w:r w:rsidRPr="003E041E">
              <w:rPr>
                <w:rFonts w:asciiTheme="minorHAnsi" w:hAnsiTheme="minorHAnsi"/>
                <w:sz w:val="18"/>
                <w:szCs w:val="18"/>
              </w:rPr>
              <w:t xml:space="preserve">, then display: </w:t>
            </w:r>
            <w:r w:rsidR="00C8327F">
              <w:rPr>
                <w:rFonts w:asciiTheme="minorHAnsi" w:hAnsiTheme="minorHAnsi"/>
                <w:sz w:val="18"/>
                <w:szCs w:val="18"/>
              </w:rPr>
              <w:t>“</w:t>
            </w:r>
            <w:r w:rsidRPr="003E041E">
              <w:rPr>
                <w:rFonts w:asciiTheme="minorHAnsi" w:hAnsiTheme="minorHAnsi"/>
                <w:sz w:val="18"/>
                <w:szCs w:val="18"/>
              </w:rPr>
              <w:t>Complies: All specified verification protocol requirements on this document are met</w:t>
            </w:r>
            <w:proofErr w:type="gramStart"/>
            <w:r w:rsidR="00C8327F">
              <w:rPr>
                <w:rFonts w:asciiTheme="minorHAnsi" w:hAnsiTheme="minorHAnsi"/>
                <w:sz w:val="18"/>
                <w:szCs w:val="18"/>
              </w:rPr>
              <w:t>”</w:t>
            </w:r>
            <w:r w:rsidRPr="003E041E">
              <w:rPr>
                <w:rFonts w:asciiTheme="minorHAnsi" w:hAnsiTheme="minorHAnsi"/>
                <w:sz w:val="18"/>
                <w:szCs w:val="18"/>
              </w:rPr>
              <w:t>;  else</w:t>
            </w:r>
            <w:proofErr w:type="gramEnd"/>
            <w:r w:rsidRPr="003E041E">
              <w:rPr>
                <w:rFonts w:asciiTheme="minorHAnsi" w:hAnsiTheme="minorHAnsi"/>
                <w:sz w:val="18"/>
                <w:szCs w:val="18"/>
              </w:rPr>
              <w:t xml:space="preserve"> display: </w:t>
            </w:r>
            <w:r w:rsidR="00C8327F">
              <w:rPr>
                <w:rFonts w:asciiTheme="minorHAnsi" w:hAnsiTheme="minorHAnsi"/>
                <w:sz w:val="18"/>
                <w:szCs w:val="18"/>
              </w:rPr>
              <w:t>“</w:t>
            </w:r>
            <w:r w:rsidRPr="003E041E">
              <w:rPr>
                <w:rFonts w:asciiTheme="minorHAnsi" w:hAnsiTheme="minorHAnsi"/>
                <w:sz w:val="18"/>
                <w:szCs w:val="18"/>
              </w:rPr>
              <w:t>Does not comply: One or more specified verification protocol requirements on this document are not met</w:t>
            </w:r>
            <w:r w:rsidR="00C8327F">
              <w:rPr>
                <w:rFonts w:asciiTheme="minorHAnsi" w:hAnsiTheme="minorHAnsi"/>
                <w:sz w:val="18"/>
                <w:szCs w:val="18"/>
              </w:rPr>
              <w:t>”</w:t>
            </w:r>
            <w:r w:rsidRPr="003E041E">
              <w:rPr>
                <w:rFonts w:asciiTheme="minorHAnsi" w:hAnsiTheme="minorHAnsi"/>
                <w:sz w:val="18"/>
                <w:szCs w:val="18"/>
              </w:rPr>
              <w:t>&gt;&gt;</w:t>
            </w:r>
          </w:p>
        </w:tc>
      </w:tr>
    </w:tbl>
    <w:p w14:paraId="4AE0FD8C" w14:textId="77777777" w:rsidR="005F4DEA" w:rsidRPr="00525196" w:rsidRDefault="005F4DEA" w:rsidP="00E05304">
      <w:pPr>
        <w:rPr>
          <w:rFonts w:asciiTheme="minorHAnsi" w:hAnsiTheme="minorHAnsi"/>
          <w:sz w:val="18"/>
          <w:szCs w:val="18"/>
        </w:rPr>
      </w:pPr>
    </w:p>
    <w:sectPr w:rsidR="005F4DEA" w:rsidRPr="00525196" w:rsidSect="008B0222">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BDDCB" w14:textId="77777777" w:rsidR="00D90895" w:rsidRDefault="00D90895">
      <w:r>
        <w:separator/>
      </w:r>
    </w:p>
  </w:endnote>
  <w:endnote w:type="continuationSeparator" w:id="0">
    <w:p w14:paraId="22CCE65C" w14:textId="77777777" w:rsidR="00D90895" w:rsidRDefault="00D90895">
      <w:r>
        <w:continuationSeparator/>
      </w:r>
    </w:p>
  </w:endnote>
  <w:endnote w:type="continuationNotice" w:id="1">
    <w:p w14:paraId="1A069021" w14:textId="77777777" w:rsidR="00D90895" w:rsidRDefault="00D908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4" w14:textId="77777777" w:rsidR="00422D38" w:rsidRPr="0066670F" w:rsidRDefault="00422D38" w:rsidP="00A63F93">
    <w:pPr>
      <w:pStyle w:val="Footer"/>
    </w:pPr>
    <w:r w:rsidRPr="0066670F">
      <w:t xml:space="preserve">Registration Number:                                                           Registration Date/Time:                                           HERS Provider:                       </w:t>
    </w:r>
  </w:p>
  <w:p w14:paraId="4AE0FDA5" w14:textId="1AE7278C" w:rsidR="00422D38" w:rsidRPr="0066670F" w:rsidRDefault="00422D38" w:rsidP="00A63F93">
    <w:pPr>
      <w:pStyle w:val="Footer"/>
    </w:pPr>
    <w:r w:rsidRPr="0066670F">
      <w:t>CA Building Energy Efficiency Standards - 20</w:t>
    </w:r>
    <w:ins w:id="16" w:author="Alhabibi, Haider@Energy" w:date="2021-08-30T18:25:00Z">
      <w:r w:rsidR="00682F3E">
        <w:t>22</w:t>
      </w:r>
    </w:ins>
    <w:del w:id="17" w:author="Alhabibi, Haider@Energy" w:date="2021-08-30T18:25:00Z">
      <w:r w:rsidRPr="0066670F" w:rsidDel="00682F3E">
        <w:delText>1</w:delText>
      </w:r>
      <w:r w:rsidDel="00682F3E">
        <w:delText>9</w:delText>
      </w:r>
    </w:del>
    <w:r w:rsidRPr="0066670F">
      <w:t xml:space="preserve"> </w:t>
    </w:r>
    <w:del w:id="18" w:author="Alhabibi, Haider@Energy" w:date="2022-02-18T16:31:00Z">
      <w:r w:rsidRPr="0066670F" w:rsidDel="000D0273">
        <w:delText xml:space="preserve">Residential </w:delText>
      </w:r>
    </w:del>
    <w:ins w:id="19" w:author="Alhabibi, Haider@Energy" w:date="2022-02-18T16:31:00Z">
      <w:r w:rsidR="000D0273">
        <w:t xml:space="preserve">Low-rise Multifamily </w:t>
      </w:r>
    </w:ins>
    <w:r w:rsidRPr="0066670F">
      <w:t>Compliance</w:t>
    </w:r>
    <w:r w:rsidRPr="0066670F">
      <w:tab/>
    </w:r>
    <w:r>
      <w:t>January 20</w:t>
    </w:r>
    <w:ins w:id="20" w:author="Alhabibi, Haider@Energy" w:date="2021-08-30T18:25:00Z">
      <w:r w:rsidR="00B1056E">
        <w:t>22</w:t>
      </w:r>
    </w:ins>
    <w:del w:id="21" w:author="Alhabibi, Haider@Energy" w:date="2021-08-30T18:25:00Z">
      <w:r w:rsidDel="00B1056E">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F" w14:textId="430918B1" w:rsidR="00422D38" w:rsidRPr="0066670F" w:rsidRDefault="00422D38" w:rsidP="00A63F93">
    <w:pPr>
      <w:pStyle w:val="Footer"/>
    </w:pPr>
    <w:r w:rsidRPr="0066670F">
      <w:t>CA Building Energy Efficiency Standards - 20</w:t>
    </w:r>
    <w:ins w:id="72" w:author="Alhabibi, Haider@Energy" w:date="2021-08-30T18:26:00Z">
      <w:r w:rsidR="00B1056E">
        <w:t>22</w:t>
      </w:r>
    </w:ins>
    <w:del w:id="73" w:author="Alhabibi, Haider@Energy" w:date="2021-08-30T18:26:00Z">
      <w:r w:rsidRPr="0066670F" w:rsidDel="00B1056E">
        <w:delText>1</w:delText>
      </w:r>
      <w:r w:rsidDel="00B1056E">
        <w:delText>9</w:delText>
      </w:r>
    </w:del>
    <w:r w:rsidRPr="0066670F">
      <w:t xml:space="preserve"> </w:t>
    </w:r>
    <w:del w:id="74" w:author="Alhabibi, Haider@Energy" w:date="2022-03-28T13:05:00Z">
      <w:r w:rsidRPr="0066670F" w:rsidDel="00C27C4C">
        <w:delText xml:space="preserve">Residential </w:delText>
      </w:r>
    </w:del>
    <w:ins w:id="75" w:author="Alhabibi, Haider@Energy" w:date="2022-03-28T13:05:00Z">
      <w:r w:rsidR="00C27C4C">
        <w:t xml:space="preserve">Low-rise Multifamily </w:t>
      </w:r>
    </w:ins>
    <w:r w:rsidRPr="0066670F">
      <w:t>Compliance</w:t>
    </w:r>
    <w:r w:rsidRPr="0066670F">
      <w:tab/>
    </w:r>
    <w:r>
      <w:t>January 20</w:t>
    </w:r>
    <w:ins w:id="76" w:author="Alhabibi, Haider@Energy" w:date="2021-08-30T18:25:00Z">
      <w:r w:rsidR="00B1056E">
        <w:t>22</w:t>
      </w:r>
    </w:ins>
    <w:del w:id="77" w:author="Alhabibi, Haider@Energy" w:date="2021-08-30T18:25:00Z">
      <w:r w:rsidDel="00B1056E">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9" w14:textId="34CF1428" w:rsidR="00422D38" w:rsidRPr="00E05304" w:rsidRDefault="00422D38" w:rsidP="00A63F93">
    <w:pPr>
      <w:pStyle w:val="Footer"/>
    </w:pPr>
    <w:r w:rsidRPr="00D161B1">
      <w:t>CA Building Energy Efficiency Standards - 20</w:t>
    </w:r>
    <w:ins w:id="124" w:author="Alhabibi, Haider@Energy" w:date="2021-08-30T18:26:00Z">
      <w:r w:rsidR="00B1056E">
        <w:t>22</w:t>
      </w:r>
    </w:ins>
    <w:del w:id="125" w:author="Alhabibi, Haider@Energy" w:date="2021-08-30T18:26:00Z">
      <w:r w:rsidRPr="00D161B1" w:rsidDel="00B1056E">
        <w:delText>1</w:delText>
      </w:r>
      <w:r w:rsidDel="00B1056E">
        <w:delText>9</w:delText>
      </w:r>
    </w:del>
    <w:r w:rsidRPr="00D161B1">
      <w:t xml:space="preserve"> </w:t>
    </w:r>
    <w:del w:id="126" w:author="Alhabibi, Haider@Energy" w:date="2022-02-18T16:31:00Z">
      <w:r w:rsidRPr="00D161B1" w:rsidDel="000D0273">
        <w:delText xml:space="preserve">Residential </w:delText>
      </w:r>
    </w:del>
    <w:ins w:id="127" w:author="Alhabibi, Haider@Energy" w:date="2022-02-18T16:31:00Z">
      <w:r w:rsidR="000D0273">
        <w:t xml:space="preserve">Low-rise Multifamily </w:t>
      </w:r>
    </w:ins>
    <w:r w:rsidRPr="00D161B1">
      <w:t>Compliance</w:t>
    </w:r>
    <w:r w:rsidRPr="00D161B1">
      <w:tab/>
    </w:r>
    <w:r>
      <w:t>January 20</w:t>
    </w:r>
    <w:ins w:id="128" w:author="Alhabibi, Haider@Energy" w:date="2021-08-30T18:26:00Z">
      <w:r w:rsidR="00B1056E">
        <w:t>22</w:t>
      </w:r>
    </w:ins>
    <w:del w:id="129" w:author="Alhabibi, Haider@Energy" w:date="2021-08-30T18:26:00Z">
      <w:r w:rsidDel="00B1056E">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BEDB6" w14:textId="77777777" w:rsidR="00D90895" w:rsidRDefault="00D90895">
      <w:r>
        <w:separator/>
      </w:r>
    </w:p>
  </w:footnote>
  <w:footnote w:type="continuationSeparator" w:id="0">
    <w:p w14:paraId="58CB9306" w14:textId="77777777" w:rsidR="00D90895" w:rsidRDefault="00D90895">
      <w:r>
        <w:continuationSeparator/>
      </w:r>
    </w:p>
  </w:footnote>
  <w:footnote w:type="continuationNotice" w:id="1">
    <w:p w14:paraId="2A4E57F7" w14:textId="77777777" w:rsidR="00D90895" w:rsidRDefault="00D908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91" w14:textId="77777777" w:rsidR="00422D38" w:rsidRDefault="00D90895">
    <w:pPr>
      <w:pStyle w:val="Header"/>
    </w:pPr>
    <w:r>
      <w:rPr>
        <w:noProof/>
      </w:rPr>
      <w:pict w14:anchorId="4AE0F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2"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92" w14:textId="749F5625" w:rsidR="00422D38" w:rsidRPr="007770C5" w:rsidRDefault="00422D38" w:rsidP="003661D0">
    <w:pPr>
      <w:suppressAutoHyphens/>
      <w:ind w:left="-90"/>
      <w:rPr>
        <w:rFonts w:ascii="Arial" w:hAnsi="Arial" w:cs="Arial"/>
        <w:sz w:val="14"/>
        <w:szCs w:val="14"/>
      </w:rPr>
    </w:pPr>
    <w:r w:rsidRPr="00A63F93">
      <w:rPr>
        <w:rFonts w:ascii="Arial" w:hAnsi="Arial" w:cs="Arial"/>
        <w:noProof/>
        <w:sz w:val="14"/>
        <w:szCs w:val="14"/>
      </w:rPr>
      <w:drawing>
        <wp:anchor distT="0" distB="0" distL="114300" distR="114300" simplePos="0" relativeHeight="251653120" behindDoc="0" locked="0" layoutInCell="1" allowOverlap="1" wp14:anchorId="4AE0FDBD" wp14:editId="6E36A759">
          <wp:simplePos x="0" y="0"/>
          <wp:positionH relativeFrom="margin">
            <wp:posOffset>6618605</wp:posOffset>
          </wp:positionH>
          <wp:positionV relativeFrom="margin">
            <wp:posOffset>-1211580</wp:posOffset>
          </wp:positionV>
          <wp:extent cx="314325" cy="275590"/>
          <wp:effectExtent l="0" t="0" r="9525" b="0"/>
          <wp:wrapSquare wrapText="bothSides"/>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D90895">
      <w:rPr>
        <w:rFonts w:ascii="Arial" w:hAnsi="Arial" w:cs="Arial"/>
        <w:noProof/>
        <w:sz w:val="14"/>
        <w:szCs w:val="14"/>
      </w:rPr>
      <w:pict w14:anchorId="4AE0FD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3"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4AE0FD93" w14:textId="790CA192" w:rsidR="00422D38" w:rsidRPr="007770C5" w:rsidRDefault="00422D38" w:rsidP="003661D0">
    <w:pPr>
      <w:suppressAutoHyphens/>
      <w:ind w:left="-90"/>
      <w:rPr>
        <w:rFonts w:ascii="Arial" w:hAnsi="Arial" w:cs="Arial"/>
        <w:b/>
        <w:sz w:val="24"/>
        <w:szCs w:val="24"/>
      </w:rPr>
    </w:pPr>
    <w:r>
      <w:rPr>
        <w:rFonts w:ascii="Arial" w:hAnsi="Arial" w:cs="Arial"/>
        <w:b/>
        <w:sz w:val="24"/>
        <w:szCs w:val="24"/>
      </w:rPr>
      <w:t>DUCT LEAKAGE DIAGNOSTIC TEST</w:t>
    </w:r>
  </w:p>
  <w:p w14:paraId="4AE0FD94" w14:textId="2D4C2682" w:rsidR="00422D38" w:rsidRPr="007770C5" w:rsidRDefault="00422D38" w:rsidP="003661D0">
    <w:pPr>
      <w:suppressAutoHyphens/>
      <w:ind w:left="-90"/>
      <w:rPr>
        <w:rFonts w:ascii="Arial" w:hAnsi="Arial" w:cs="Arial"/>
        <w:sz w:val="14"/>
        <w:szCs w:val="14"/>
      </w:rPr>
    </w:pPr>
    <w:r>
      <w:rPr>
        <w:rFonts w:ascii="Arial" w:hAnsi="Arial" w:cs="Arial"/>
        <w:sz w:val="14"/>
        <w:szCs w:val="14"/>
      </w:rPr>
      <w:t>CEC-</w:t>
    </w:r>
    <w:del w:id="10" w:author="Alhabibi, Haider@Energy" w:date="2022-02-18T16:30:00Z">
      <w:r w:rsidDel="000D0273">
        <w:rPr>
          <w:rFonts w:ascii="Arial" w:hAnsi="Arial" w:cs="Arial"/>
          <w:sz w:val="14"/>
          <w:szCs w:val="14"/>
        </w:rPr>
        <w:delText>CF3R</w:delText>
      </w:r>
    </w:del>
    <w:ins w:id="11" w:author="Alhabibi, Haider@Energy" w:date="2022-02-18T16:30:00Z">
      <w:r w:rsidR="000D0273">
        <w:rPr>
          <w:rFonts w:ascii="Arial" w:hAnsi="Arial" w:cs="Arial"/>
          <w:sz w:val="14"/>
          <w:szCs w:val="14"/>
        </w:rPr>
        <w:t>LMCV</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01/</w:t>
    </w:r>
    <w:ins w:id="12" w:author="Alhabibi, Haider@Energy" w:date="2021-08-30T18:25:00Z">
      <w:r w:rsidR="00682F3E">
        <w:rPr>
          <w:rFonts w:ascii="Arial" w:hAnsi="Arial" w:cs="Arial"/>
          <w:sz w:val="14"/>
          <w:szCs w:val="14"/>
        </w:rPr>
        <w:t>22</w:t>
      </w:r>
    </w:ins>
    <w:del w:id="13" w:author="Alhabibi, Haider@Energy" w:date="2021-08-30T18:25:00Z">
      <w:r w:rsidDel="00682F3E">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422D38" w:rsidRPr="00E05304" w14:paraId="4AE0FD97" w14:textId="77777777" w:rsidTr="003661D0">
      <w:trPr>
        <w:cantSplit/>
        <w:trHeight w:val="288"/>
      </w:trPr>
      <w:tc>
        <w:tcPr>
          <w:tcW w:w="4016" w:type="pct"/>
          <w:gridSpan w:val="3"/>
          <w:tcBorders>
            <w:bottom w:val="single" w:sz="4" w:space="0" w:color="auto"/>
            <w:right w:val="nil"/>
          </w:tcBorders>
          <w:vAlign w:val="center"/>
        </w:tcPr>
        <w:p w14:paraId="4AE0FD95" w14:textId="77777777" w:rsidR="00422D38" w:rsidRPr="00E05304" w:rsidRDefault="00422D38" w:rsidP="00275E77">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AE0FD96" w14:textId="482FB1BD" w:rsidR="00422D38" w:rsidRPr="00E05304" w:rsidRDefault="00422D38" w:rsidP="00275E77">
          <w:pPr>
            <w:pStyle w:val="Heading1"/>
            <w:jc w:val="right"/>
            <w:rPr>
              <w:rFonts w:asciiTheme="minorHAnsi" w:hAnsiTheme="minorHAnsi"/>
              <w:b w:val="0"/>
              <w:bCs/>
              <w:sz w:val="20"/>
            </w:rPr>
          </w:pPr>
          <w:del w:id="14" w:author="Alhabibi, Haider@Energy" w:date="2022-02-18T16:30:00Z">
            <w:r w:rsidRPr="00E05304" w:rsidDel="000D0273">
              <w:rPr>
                <w:rFonts w:asciiTheme="minorHAnsi" w:hAnsiTheme="minorHAnsi"/>
                <w:b w:val="0"/>
                <w:bCs/>
                <w:sz w:val="20"/>
              </w:rPr>
              <w:delText>CF</w:delText>
            </w:r>
            <w:r w:rsidDel="000D0273">
              <w:rPr>
                <w:rFonts w:asciiTheme="minorHAnsi" w:hAnsiTheme="minorHAnsi"/>
                <w:b w:val="0"/>
                <w:bCs/>
                <w:sz w:val="20"/>
              </w:rPr>
              <w:delText>3</w:delText>
            </w:r>
            <w:r w:rsidRPr="00E05304" w:rsidDel="000D0273">
              <w:rPr>
                <w:rFonts w:asciiTheme="minorHAnsi" w:hAnsiTheme="minorHAnsi"/>
                <w:b w:val="0"/>
                <w:bCs/>
                <w:sz w:val="20"/>
              </w:rPr>
              <w:delText>R</w:delText>
            </w:r>
          </w:del>
          <w:ins w:id="15" w:author="Alhabibi, Haider@Energy" w:date="2022-02-18T16:30:00Z">
            <w:r w:rsidR="000D0273">
              <w:rPr>
                <w:rFonts w:asciiTheme="minorHAnsi" w:hAnsiTheme="minorHAnsi"/>
                <w:b w:val="0"/>
                <w:bCs/>
                <w:sz w:val="20"/>
              </w:rPr>
              <w:t>LMCV</w:t>
            </w:r>
          </w:ins>
          <w:r w:rsidRPr="00E05304">
            <w:rPr>
              <w:rFonts w:asciiTheme="minorHAnsi" w:hAnsiTheme="minorHAnsi"/>
              <w:b w:val="0"/>
              <w:bCs/>
              <w:sz w:val="20"/>
            </w:rPr>
            <w:t>-MCH-20-H</w:t>
          </w:r>
        </w:p>
      </w:tc>
    </w:tr>
    <w:tr w:rsidR="00422D38" w:rsidRPr="00E05304" w14:paraId="4AE0FD9A" w14:textId="77777777" w:rsidTr="00091DB0">
      <w:trPr>
        <w:cantSplit/>
        <w:trHeight w:val="288"/>
      </w:trPr>
      <w:tc>
        <w:tcPr>
          <w:tcW w:w="2500" w:type="pct"/>
          <w:gridSpan w:val="2"/>
          <w:tcBorders>
            <w:right w:val="nil"/>
          </w:tcBorders>
        </w:tcPr>
        <w:p w14:paraId="4AE0FD98" w14:textId="77777777" w:rsidR="00422D38" w:rsidRPr="00E05304" w:rsidRDefault="00422D38"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4AE0FD99" w14:textId="3E0A6EBF" w:rsidR="00422D38" w:rsidRPr="00E05304" w:rsidRDefault="00422D38"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9604E">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B33B6">
            <w:rPr>
              <w:rFonts w:asciiTheme="minorHAnsi" w:hAnsiTheme="minorHAnsi"/>
              <w:bCs/>
              <w:noProof/>
            </w:rPr>
            <w:t>3</w:t>
          </w:r>
          <w:r>
            <w:rPr>
              <w:rFonts w:asciiTheme="minorHAnsi" w:hAnsiTheme="minorHAnsi"/>
              <w:bCs/>
              <w:noProof/>
            </w:rPr>
            <w:fldChar w:fldCharType="end"/>
          </w:r>
          <w:r w:rsidRPr="00E05304">
            <w:rPr>
              <w:rFonts w:asciiTheme="minorHAnsi" w:hAnsiTheme="minorHAnsi"/>
              <w:bCs/>
            </w:rPr>
            <w:t>)</w:t>
          </w:r>
        </w:p>
      </w:tc>
    </w:tr>
    <w:tr w:rsidR="00422D38" w:rsidRPr="00E05304" w14:paraId="4AE0FD9E" w14:textId="77777777" w:rsidTr="003661D0">
      <w:trPr>
        <w:cantSplit/>
        <w:trHeight w:val="288"/>
      </w:trPr>
      <w:tc>
        <w:tcPr>
          <w:tcW w:w="0" w:type="auto"/>
        </w:tcPr>
        <w:p w14:paraId="4AE0FD9B" w14:textId="77777777" w:rsidR="00422D38" w:rsidRPr="00E05304" w:rsidRDefault="00422D38"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4AE0FD9C" w14:textId="77777777" w:rsidR="00422D38" w:rsidRPr="00E05304" w:rsidRDefault="00422D38"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4AE0FD9D" w14:textId="77777777" w:rsidR="00422D38" w:rsidRPr="00E05304" w:rsidRDefault="00422D38" w:rsidP="00091DB0">
          <w:pPr>
            <w:rPr>
              <w:rFonts w:asciiTheme="minorHAnsi" w:hAnsiTheme="minorHAnsi"/>
              <w:sz w:val="12"/>
              <w:szCs w:val="12"/>
            </w:rPr>
          </w:pPr>
          <w:r w:rsidRPr="00E05304">
            <w:rPr>
              <w:rFonts w:asciiTheme="minorHAnsi" w:hAnsiTheme="minorHAnsi"/>
              <w:sz w:val="12"/>
              <w:szCs w:val="12"/>
            </w:rPr>
            <w:t>Permit Number:</w:t>
          </w:r>
        </w:p>
      </w:tc>
    </w:tr>
    <w:tr w:rsidR="00422D38" w:rsidRPr="00E05304" w14:paraId="4AE0FDA2" w14:textId="77777777" w:rsidTr="003661D0">
      <w:trPr>
        <w:cantSplit/>
        <w:trHeight w:val="288"/>
      </w:trPr>
      <w:tc>
        <w:tcPr>
          <w:tcW w:w="0" w:type="auto"/>
        </w:tcPr>
        <w:p w14:paraId="4AE0FD9F" w14:textId="77777777" w:rsidR="00422D38" w:rsidRPr="00E05304" w:rsidRDefault="00422D38"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4AE0FDA0" w14:textId="5B59A15B" w:rsidR="00422D38" w:rsidRPr="00E05304" w:rsidRDefault="00422D38"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4AE0FDA1" w14:textId="18900F2E" w:rsidR="00422D38" w:rsidRPr="00E05304" w:rsidRDefault="00422D38"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4AE0FDA3" w14:textId="77777777" w:rsidR="00422D38" w:rsidRPr="00A63F93" w:rsidRDefault="00422D38"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6" w14:textId="77777777" w:rsidR="00422D38" w:rsidRDefault="00D90895">
    <w:pPr>
      <w:pStyle w:val="Header"/>
    </w:pPr>
    <w:r>
      <w:rPr>
        <w:noProof/>
      </w:rPr>
      <w:pict w14:anchorId="4AE0F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1"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7" w14:textId="77777777" w:rsidR="00422D38" w:rsidRDefault="00D90895">
    <w:pPr>
      <w:pStyle w:val="Header"/>
    </w:pPr>
    <w:r>
      <w:rPr>
        <w:noProof/>
      </w:rPr>
      <w:pict w14:anchorId="4AE0F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AA" w14:textId="77777777" w:rsidTr="00E05304">
      <w:trPr>
        <w:cantSplit/>
        <w:trHeight w:val="288"/>
      </w:trPr>
      <w:tc>
        <w:tcPr>
          <w:tcW w:w="3644" w:type="pct"/>
          <w:tcBorders>
            <w:bottom w:val="single" w:sz="4" w:space="0" w:color="auto"/>
          </w:tcBorders>
        </w:tcPr>
        <w:p w14:paraId="4AE0FDA8" w14:textId="77777777" w:rsidR="00422D38" w:rsidRPr="00E05304" w:rsidRDefault="00D90895" w:rsidP="00B24892">
          <w:pPr>
            <w:pStyle w:val="Heading1"/>
            <w:rPr>
              <w:rFonts w:asciiTheme="minorHAnsi" w:hAnsiTheme="minorHAnsi"/>
              <w:b w:val="0"/>
              <w:bCs/>
              <w:sz w:val="20"/>
            </w:rPr>
          </w:pPr>
          <w:r>
            <w:rPr>
              <w:rFonts w:asciiTheme="minorHAnsi" w:hAnsiTheme="minorHAnsi"/>
              <w:b w:val="0"/>
              <w:bCs/>
              <w:noProof/>
              <w:sz w:val="20"/>
            </w:rPr>
            <w:pict w14:anchorId="4AE0F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22D38" w:rsidRPr="00E05304">
            <w:rPr>
              <w:rFonts w:asciiTheme="minorHAnsi" w:hAnsiTheme="minorHAnsi"/>
              <w:b w:val="0"/>
              <w:bCs/>
              <w:sz w:val="20"/>
            </w:rPr>
            <w:t xml:space="preserve">CERTIFICATE OF </w:t>
          </w:r>
          <w:r w:rsidR="00422D38">
            <w:rPr>
              <w:rFonts w:asciiTheme="minorHAnsi" w:hAnsiTheme="minorHAnsi"/>
              <w:b w:val="0"/>
              <w:bCs/>
              <w:sz w:val="20"/>
            </w:rPr>
            <w:t xml:space="preserve">VERIFICATION </w:t>
          </w:r>
          <w:r w:rsidR="00422D38"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4AE0FDA9" w14:textId="7EB0120B" w:rsidR="00422D38" w:rsidRPr="00E05304" w:rsidRDefault="00422D38" w:rsidP="00B24892">
          <w:pPr>
            <w:pStyle w:val="Heading1"/>
            <w:jc w:val="right"/>
            <w:rPr>
              <w:rFonts w:asciiTheme="minorHAnsi" w:hAnsiTheme="minorHAnsi"/>
              <w:b w:val="0"/>
              <w:bCs/>
              <w:sz w:val="20"/>
            </w:rPr>
          </w:pPr>
          <w:del w:id="70" w:author="Alhabibi, Haider@Energy" w:date="2022-02-18T16:30:00Z">
            <w:r w:rsidRPr="00E05304" w:rsidDel="000D0273">
              <w:rPr>
                <w:rFonts w:asciiTheme="minorHAnsi" w:hAnsiTheme="minorHAnsi"/>
                <w:b w:val="0"/>
                <w:bCs/>
                <w:sz w:val="20"/>
              </w:rPr>
              <w:delText>CF</w:delText>
            </w:r>
            <w:r w:rsidDel="000D0273">
              <w:rPr>
                <w:rFonts w:asciiTheme="minorHAnsi" w:hAnsiTheme="minorHAnsi"/>
                <w:b w:val="0"/>
                <w:bCs/>
                <w:sz w:val="20"/>
              </w:rPr>
              <w:delText>3</w:delText>
            </w:r>
            <w:r w:rsidRPr="00E05304" w:rsidDel="000D0273">
              <w:rPr>
                <w:rFonts w:asciiTheme="minorHAnsi" w:hAnsiTheme="minorHAnsi"/>
                <w:b w:val="0"/>
                <w:bCs/>
                <w:sz w:val="20"/>
              </w:rPr>
              <w:delText>R</w:delText>
            </w:r>
          </w:del>
          <w:ins w:id="71" w:author="Alhabibi, Haider@Energy" w:date="2022-02-18T16:30:00Z">
            <w:r w:rsidR="000D0273">
              <w:rPr>
                <w:rFonts w:asciiTheme="minorHAnsi" w:hAnsiTheme="minorHAnsi"/>
                <w:b w:val="0"/>
                <w:bCs/>
                <w:sz w:val="20"/>
              </w:rPr>
              <w:t>LMCV</w:t>
            </w:r>
          </w:ins>
          <w:r>
            <w:rPr>
              <w:rFonts w:asciiTheme="minorHAnsi" w:hAnsiTheme="minorHAnsi"/>
              <w:b w:val="0"/>
              <w:sz w:val="20"/>
            </w:rPr>
            <w:t>-M</w:t>
          </w:r>
          <w:r w:rsidRPr="00E05304">
            <w:rPr>
              <w:rFonts w:asciiTheme="minorHAnsi" w:hAnsiTheme="minorHAnsi"/>
              <w:b w:val="0"/>
              <w:sz w:val="20"/>
            </w:rPr>
            <w:t>CH-20-H</w:t>
          </w:r>
        </w:p>
      </w:tc>
    </w:tr>
    <w:tr w:rsidR="00422D38" w:rsidRPr="00E05304" w14:paraId="4AE0FDAD" w14:textId="77777777" w:rsidTr="004903E6">
      <w:trPr>
        <w:cantSplit/>
        <w:trHeight w:val="288"/>
      </w:trPr>
      <w:tc>
        <w:tcPr>
          <w:tcW w:w="3772" w:type="pct"/>
          <w:gridSpan w:val="2"/>
          <w:tcBorders>
            <w:top w:val="single" w:sz="4" w:space="0" w:color="auto"/>
            <w:bottom w:val="single" w:sz="4" w:space="0" w:color="auto"/>
          </w:tcBorders>
        </w:tcPr>
        <w:p w14:paraId="4AE0FDAB"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4AE0FDAC" w14:textId="15F040AD"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0B33B6">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4AE0FDAE" w14:textId="77777777" w:rsidR="00422D38" w:rsidRPr="00A63F93" w:rsidRDefault="00422D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0" w14:textId="77777777" w:rsidR="00422D38" w:rsidRDefault="00D90895">
    <w:pPr>
      <w:pStyle w:val="Header"/>
    </w:pPr>
    <w:r>
      <w:rPr>
        <w:noProof/>
      </w:rPr>
      <w:pict w14:anchorId="4AE0F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1" w14:textId="77777777" w:rsidR="00422D38" w:rsidRDefault="00D90895">
    <w:pPr>
      <w:pStyle w:val="Header"/>
    </w:pPr>
    <w:r>
      <w:rPr>
        <w:noProof/>
      </w:rPr>
      <w:pict w14:anchorId="4AE0F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B4" w14:textId="77777777" w:rsidTr="00E05304">
      <w:trPr>
        <w:cantSplit/>
        <w:trHeight w:val="288"/>
      </w:trPr>
      <w:tc>
        <w:tcPr>
          <w:tcW w:w="3644" w:type="pct"/>
        </w:tcPr>
        <w:p w14:paraId="4AE0FDB2" w14:textId="77777777" w:rsidR="00422D38" w:rsidRPr="00E05304" w:rsidRDefault="00D90895" w:rsidP="00B24892">
          <w:pPr>
            <w:pStyle w:val="Heading1"/>
            <w:rPr>
              <w:rFonts w:asciiTheme="minorHAnsi" w:hAnsiTheme="minorHAnsi"/>
              <w:b w:val="0"/>
              <w:bCs/>
              <w:sz w:val="20"/>
            </w:rPr>
          </w:pPr>
          <w:r>
            <w:rPr>
              <w:rFonts w:asciiTheme="minorHAnsi" w:hAnsiTheme="minorHAnsi"/>
              <w:b w:val="0"/>
              <w:bCs/>
              <w:noProof/>
              <w:sz w:val="20"/>
            </w:rPr>
            <w:pict w14:anchorId="4AE0FD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22D38" w:rsidRPr="00E05304">
            <w:rPr>
              <w:rFonts w:asciiTheme="minorHAnsi" w:hAnsiTheme="minorHAnsi"/>
              <w:b w:val="0"/>
              <w:bCs/>
              <w:sz w:val="20"/>
            </w:rPr>
            <w:t xml:space="preserve">CERTIFICATE OF </w:t>
          </w:r>
          <w:r w:rsidR="00422D38">
            <w:rPr>
              <w:rFonts w:asciiTheme="minorHAnsi" w:hAnsiTheme="minorHAnsi"/>
              <w:b w:val="0"/>
              <w:bCs/>
              <w:sz w:val="20"/>
            </w:rPr>
            <w:t xml:space="preserve">VERIFICATION - </w:t>
          </w:r>
          <w:r w:rsidR="00422D38"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4AE0FDB3" w14:textId="653F9BF8" w:rsidR="00422D38" w:rsidRPr="00E05304" w:rsidRDefault="00422D38" w:rsidP="00B24892">
          <w:pPr>
            <w:pStyle w:val="Heading1"/>
            <w:jc w:val="right"/>
            <w:rPr>
              <w:rFonts w:asciiTheme="minorHAnsi" w:hAnsiTheme="minorHAnsi"/>
              <w:b w:val="0"/>
              <w:bCs/>
              <w:sz w:val="20"/>
            </w:rPr>
          </w:pPr>
          <w:del w:id="122" w:author="Alhabibi, Haider@Energy" w:date="2022-02-18T16:30:00Z">
            <w:r w:rsidRPr="00E05304" w:rsidDel="000D0273">
              <w:rPr>
                <w:rFonts w:asciiTheme="minorHAnsi" w:hAnsiTheme="minorHAnsi"/>
                <w:b w:val="0"/>
                <w:bCs/>
                <w:sz w:val="20"/>
              </w:rPr>
              <w:delText>CF</w:delText>
            </w:r>
            <w:r w:rsidDel="000D0273">
              <w:rPr>
                <w:rFonts w:asciiTheme="minorHAnsi" w:hAnsiTheme="minorHAnsi"/>
                <w:b w:val="0"/>
                <w:bCs/>
                <w:sz w:val="20"/>
              </w:rPr>
              <w:delText>3</w:delText>
            </w:r>
            <w:r w:rsidRPr="00E05304" w:rsidDel="000D0273">
              <w:rPr>
                <w:rFonts w:asciiTheme="minorHAnsi" w:hAnsiTheme="minorHAnsi"/>
                <w:b w:val="0"/>
                <w:bCs/>
                <w:sz w:val="20"/>
              </w:rPr>
              <w:delText>R</w:delText>
            </w:r>
          </w:del>
          <w:ins w:id="123" w:author="Alhabibi, Haider@Energy" w:date="2022-02-18T16:30:00Z">
            <w:r w:rsidR="000D0273">
              <w:rPr>
                <w:rFonts w:asciiTheme="minorHAnsi" w:hAnsiTheme="minorHAnsi"/>
                <w:b w:val="0"/>
                <w:bCs/>
                <w:sz w:val="20"/>
              </w:rPr>
              <w:t>LMCV</w:t>
            </w:r>
          </w:ins>
          <w:r>
            <w:rPr>
              <w:rFonts w:asciiTheme="minorHAnsi" w:hAnsiTheme="minorHAnsi"/>
              <w:b w:val="0"/>
              <w:sz w:val="20"/>
            </w:rPr>
            <w:t>-MCH-20-H</w:t>
          </w:r>
        </w:p>
      </w:tc>
    </w:tr>
    <w:tr w:rsidR="00422D38" w:rsidRPr="00E05304" w14:paraId="4AE0FDB7" w14:textId="77777777" w:rsidTr="004903E6">
      <w:trPr>
        <w:cantSplit/>
        <w:trHeight w:val="288"/>
      </w:trPr>
      <w:tc>
        <w:tcPr>
          <w:tcW w:w="3772" w:type="pct"/>
          <w:gridSpan w:val="2"/>
        </w:tcPr>
        <w:p w14:paraId="4AE0FDB5"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4AE0FDB6" w14:textId="05E466C3"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9604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B33B6">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4AE0FDB8" w14:textId="77777777" w:rsidR="00422D38" w:rsidRPr="00A63F93" w:rsidRDefault="00422D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A" w14:textId="77777777" w:rsidR="00422D38" w:rsidRDefault="00D90895">
    <w:pPr>
      <w:pStyle w:val="Header"/>
    </w:pPr>
    <w:r>
      <w:rPr>
        <w:noProof/>
      </w:rPr>
      <w:pict w14:anchorId="4AE0F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875EF1"/>
    <w:multiLevelType w:val="hybridMultilevel"/>
    <w:tmpl w:val="3A2E5896"/>
    <w:lvl w:ilvl="0" w:tplc="006A3044">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F0069EF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604756"/>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CC84B2A"/>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B3090A"/>
    <w:multiLevelType w:val="hybridMultilevel"/>
    <w:tmpl w:val="6AE66B32"/>
    <w:lvl w:ilvl="0" w:tplc="CFE068E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FB03C09"/>
    <w:multiLevelType w:val="multilevel"/>
    <w:tmpl w:val="A4DAB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A3D049C"/>
    <w:multiLevelType w:val="hybridMultilevel"/>
    <w:tmpl w:val="2AE266E6"/>
    <w:lvl w:ilvl="0" w:tplc="11A06F88">
      <w:start w:val="1"/>
      <w:numFmt w:val="decimalZero"/>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7DB736A8"/>
    <w:multiLevelType w:val="hybridMultilevel"/>
    <w:tmpl w:val="A50A107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4"/>
  </w:num>
  <w:num w:numId="4">
    <w:abstractNumId w:val="1"/>
  </w:num>
  <w:num w:numId="5">
    <w:abstractNumId w:val="0"/>
  </w:num>
  <w:num w:numId="6">
    <w:abstractNumId w:val="4"/>
  </w:num>
  <w:num w:numId="7">
    <w:abstractNumId w:val="12"/>
  </w:num>
  <w:num w:numId="8">
    <w:abstractNumId w:val="15"/>
  </w:num>
  <w:num w:numId="9">
    <w:abstractNumId w:val="10"/>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9"/>
  </w:num>
  <w:num w:numId="15">
    <w:abstractNumId w:val="18"/>
  </w:num>
  <w:num w:numId="16">
    <w:abstractNumId w:val="6"/>
  </w:num>
  <w:num w:numId="17">
    <w:abstractNumId w:val="16"/>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21"/>
  </w:num>
  <w:num w:numId="29">
    <w:abstractNumId w:val="7"/>
  </w:num>
  <w:num w:numId="30">
    <w:abstractNumId w:val="19"/>
  </w:num>
  <w:num w:numId="31">
    <w:abstractNumId w:val="5"/>
  </w:num>
  <w:num w:numId="32">
    <w:abstractNumId w:val="1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BD0"/>
    <w:rsid w:val="00003076"/>
    <w:rsid w:val="000036FF"/>
    <w:rsid w:val="00013279"/>
    <w:rsid w:val="00017396"/>
    <w:rsid w:val="0002303F"/>
    <w:rsid w:val="000253D9"/>
    <w:rsid w:val="00026750"/>
    <w:rsid w:val="0003035B"/>
    <w:rsid w:val="00031173"/>
    <w:rsid w:val="00035A79"/>
    <w:rsid w:val="00037926"/>
    <w:rsid w:val="000470D7"/>
    <w:rsid w:val="000471F6"/>
    <w:rsid w:val="00051BBE"/>
    <w:rsid w:val="00051F14"/>
    <w:rsid w:val="00053880"/>
    <w:rsid w:val="00053A0E"/>
    <w:rsid w:val="00055E05"/>
    <w:rsid w:val="0006016B"/>
    <w:rsid w:val="000602CC"/>
    <w:rsid w:val="000631C6"/>
    <w:rsid w:val="000632A0"/>
    <w:rsid w:val="000644B7"/>
    <w:rsid w:val="000720E6"/>
    <w:rsid w:val="00074AE1"/>
    <w:rsid w:val="00076F08"/>
    <w:rsid w:val="00080036"/>
    <w:rsid w:val="00080A37"/>
    <w:rsid w:val="00080EEE"/>
    <w:rsid w:val="000842FB"/>
    <w:rsid w:val="000861F1"/>
    <w:rsid w:val="00086CB0"/>
    <w:rsid w:val="0009169C"/>
    <w:rsid w:val="00091D81"/>
    <w:rsid w:val="00091DB0"/>
    <w:rsid w:val="00094EF2"/>
    <w:rsid w:val="000A01DA"/>
    <w:rsid w:val="000A0D18"/>
    <w:rsid w:val="000A105B"/>
    <w:rsid w:val="000A1F02"/>
    <w:rsid w:val="000A3365"/>
    <w:rsid w:val="000A35C7"/>
    <w:rsid w:val="000A4A99"/>
    <w:rsid w:val="000B33B6"/>
    <w:rsid w:val="000B4491"/>
    <w:rsid w:val="000B642A"/>
    <w:rsid w:val="000B7953"/>
    <w:rsid w:val="000B7F1D"/>
    <w:rsid w:val="000C01B0"/>
    <w:rsid w:val="000C1A4A"/>
    <w:rsid w:val="000C2E2C"/>
    <w:rsid w:val="000C4C97"/>
    <w:rsid w:val="000C6426"/>
    <w:rsid w:val="000C6B8F"/>
    <w:rsid w:val="000C7320"/>
    <w:rsid w:val="000D0273"/>
    <w:rsid w:val="000D25DB"/>
    <w:rsid w:val="000D3642"/>
    <w:rsid w:val="000D7671"/>
    <w:rsid w:val="000D7DA8"/>
    <w:rsid w:val="000E0BE1"/>
    <w:rsid w:val="000E0D41"/>
    <w:rsid w:val="000E17B1"/>
    <w:rsid w:val="000E53E9"/>
    <w:rsid w:val="000E5583"/>
    <w:rsid w:val="000E64AD"/>
    <w:rsid w:val="000E7ABD"/>
    <w:rsid w:val="000F070F"/>
    <w:rsid w:val="000F0BA7"/>
    <w:rsid w:val="000F67E7"/>
    <w:rsid w:val="000F754C"/>
    <w:rsid w:val="001016DC"/>
    <w:rsid w:val="00101D44"/>
    <w:rsid w:val="0010367F"/>
    <w:rsid w:val="00106B6B"/>
    <w:rsid w:val="00110686"/>
    <w:rsid w:val="001131A2"/>
    <w:rsid w:val="001137E5"/>
    <w:rsid w:val="00117E61"/>
    <w:rsid w:val="00120447"/>
    <w:rsid w:val="00126F26"/>
    <w:rsid w:val="001305CE"/>
    <w:rsid w:val="001315EE"/>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71597"/>
    <w:rsid w:val="00171E43"/>
    <w:rsid w:val="001739FA"/>
    <w:rsid w:val="00174BD1"/>
    <w:rsid w:val="00175B6E"/>
    <w:rsid w:val="00175D42"/>
    <w:rsid w:val="00181190"/>
    <w:rsid w:val="00182496"/>
    <w:rsid w:val="00192BEB"/>
    <w:rsid w:val="0019624F"/>
    <w:rsid w:val="001A21E0"/>
    <w:rsid w:val="001A5583"/>
    <w:rsid w:val="001A559E"/>
    <w:rsid w:val="001B5BA4"/>
    <w:rsid w:val="001B6CEB"/>
    <w:rsid w:val="001C53E8"/>
    <w:rsid w:val="001C5CD0"/>
    <w:rsid w:val="001D7314"/>
    <w:rsid w:val="001E1EA2"/>
    <w:rsid w:val="001E3C52"/>
    <w:rsid w:val="001F0E8D"/>
    <w:rsid w:val="001F1B39"/>
    <w:rsid w:val="001F20EE"/>
    <w:rsid w:val="00200E53"/>
    <w:rsid w:val="00202608"/>
    <w:rsid w:val="00204BDE"/>
    <w:rsid w:val="00206039"/>
    <w:rsid w:val="00213E8E"/>
    <w:rsid w:val="00216C55"/>
    <w:rsid w:val="00221477"/>
    <w:rsid w:val="00222F6D"/>
    <w:rsid w:val="002241A5"/>
    <w:rsid w:val="00227AC6"/>
    <w:rsid w:val="0023709A"/>
    <w:rsid w:val="00237400"/>
    <w:rsid w:val="002420D2"/>
    <w:rsid w:val="00243047"/>
    <w:rsid w:val="00245AF0"/>
    <w:rsid w:val="00251B09"/>
    <w:rsid w:val="0025282C"/>
    <w:rsid w:val="002532A8"/>
    <w:rsid w:val="00253862"/>
    <w:rsid w:val="002562A4"/>
    <w:rsid w:val="0025742D"/>
    <w:rsid w:val="0025787E"/>
    <w:rsid w:val="002615BC"/>
    <w:rsid w:val="00262721"/>
    <w:rsid w:val="002641C7"/>
    <w:rsid w:val="00267DA8"/>
    <w:rsid w:val="002710BB"/>
    <w:rsid w:val="002719D2"/>
    <w:rsid w:val="00271E1D"/>
    <w:rsid w:val="00274618"/>
    <w:rsid w:val="00274CAF"/>
    <w:rsid w:val="00275E77"/>
    <w:rsid w:val="00277212"/>
    <w:rsid w:val="002824B1"/>
    <w:rsid w:val="0028466E"/>
    <w:rsid w:val="00284AFC"/>
    <w:rsid w:val="00284C8F"/>
    <w:rsid w:val="00285A7C"/>
    <w:rsid w:val="00287573"/>
    <w:rsid w:val="00291F72"/>
    <w:rsid w:val="00295ED5"/>
    <w:rsid w:val="002A1004"/>
    <w:rsid w:val="002A18FC"/>
    <w:rsid w:val="002A199B"/>
    <w:rsid w:val="002A3F41"/>
    <w:rsid w:val="002A4DC1"/>
    <w:rsid w:val="002A6A1F"/>
    <w:rsid w:val="002B159E"/>
    <w:rsid w:val="002B168D"/>
    <w:rsid w:val="002B177A"/>
    <w:rsid w:val="002B2393"/>
    <w:rsid w:val="002B2763"/>
    <w:rsid w:val="002B3157"/>
    <w:rsid w:val="002B4F6F"/>
    <w:rsid w:val="002B52AC"/>
    <w:rsid w:val="002B6475"/>
    <w:rsid w:val="002C131A"/>
    <w:rsid w:val="002C586B"/>
    <w:rsid w:val="002C6698"/>
    <w:rsid w:val="002D1475"/>
    <w:rsid w:val="002D3BA6"/>
    <w:rsid w:val="002D4102"/>
    <w:rsid w:val="002D680A"/>
    <w:rsid w:val="002D7DB8"/>
    <w:rsid w:val="002E3676"/>
    <w:rsid w:val="002E5EBF"/>
    <w:rsid w:val="002E743F"/>
    <w:rsid w:val="002E7941"/>
    <w:rsid w:val="002F40A7"/>
    <w:rsid w:val="002F6775"/>
    <w:rsid w:val="003051D0"/>
    <w:rsid w:val="00306026"/>
    <w:rsid w:val="00306317"/>
    <w:rsid w:val="0030658D"/>
    <w:rsid w:val="00312B50"/>
    <w:rsid w:val="00314D52"/>
    <w:rsid w:val="00314EC3"/>
    <w:rsid w:val="0032018D"/>
    <w:rsid w:val="00320F01"/>
    <w:rsid w:val="003218BB"/>
    <w:rsid w:val="0032403F"/>
    <w:rsid w:val="003247CA"/>
    <w:rsid w:val="00325ED6"/>
    <w:rsid w:val="00330A2B"/>
    <w:rsid w:val="00331E82"/>
    <w:rsid w:val="00337397"/>
    <w:rsid w:val="00340CE9"/>
    <w:rsid w:val="003500C8"/>
    <w:rsid w:val="00350A8C"/>
    <w:rsid w:val="00351A82"/>
    <w:rsid w:val="00351E70"/>
    <w:rsid w:val="00352291"/>
    <w:rsid w:val="003530F3"/>
    <w:rsid w:val="00353946"/>
    <w:rsid w:val="00353C3B"/>
    <w:rsid w:val="0035603C"/>
    <w:rsid w:val="00357343"/>
    <w:rsid w:val="00360DC6"/>
    <w:rsid w:val="003661D0"/>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81A"/>
    <w:rsid w:val="003C7B7A"/>
    <w:rsid w:val="003D349A"/>
    <w:rsid w:val="003D5183"/>
    <w:rsid w:val="003D5350"/>
    <w:rsid w:val="003E041E"/>
    <w:rsid w:val="003E1E09"/>
    <w:rsid w:val="003E1E46"/>
    <w:rsid w:val="003E22AB"/>
    <w:rsid w:val="003F064C"/>
    <w:rsid w:val="003F1C6F"/>
    <w:rsid w:val="003F49BD"/>
    <w:rsid w:val="003F5BCA"/>
    <w:rsid w:val="003F5C8B"/>
    <w:rsid w:val="003F6A76"/>
    <w:rsid w:val="00402651"/>
    <w:rsid w:val="00407A9D"/>
    <w:rsid w:val="0041327B"/>
    <w:rsid w:val="00415CBC"/>
    <w:rsid w:val="00415FD0"/>
    <w:rsid w:val="004168A3"/>
    <w:rsid w:val="00417D09"/>
    <w:rsid w:val="00421360"/>
    <w:rsid w:val="004219EE"/>
    <w:rsid w:val="00422378"/>
    <w:rsid w:val="00422D38"/>
    <w:rsid w:val="00430CEA"/>
    <w:rsid w:val="004318DA"/>
    <w:rsid w:val="00432098"/>
    <w:rsid w:val="00432A10"/>
    <w:rsid w:val="0043390E"/>
    <w:rsid w:val="0043422C"/>
    <w:rsid w:val="00435279"/>
    <w:rsid w:val="00440841"/>
    <w:rsid w:val="004507D3"/>
    <w:rsid w:val="004510F5"/>
    <w:rsid w:val="004513E6"/>
    <w:rsid w:val="00453457"/>
    <w:rsid w:val="0045375A"/>
    <w:rsid w:val="00453D4F"/>
    <w:rsid w:val="00454C3D"/>
    <w:rsid w:val="00457E7F"/>
    <w:rsid w:val="00462516"/>
    <w:rsid w:val="00462AC1"/>
    <w:rsid w:val="0046705B"/>
    <w:rsid w:val="00470951"/>
    <w:rsid w:val="004712B7"/>
    <w:rsid w:val="004737C4"/>
    <w:rsid w:val="00474509"/>
    <w:rsid w:val="00474A7A"/>
    <w:rsid w:val="00475987"/>
    <w:rsid w:val="00477D56"/>
    <w:rsid w:val="0048031E"/>
    <w:rsid w:val="004809EE"/>
    <w:rsid w:val="00481290"/>
    <w:rsid w:val="004820A0"/>
    <w:rsid w:val="00485F66"/>
    <w:rsid w:val="00486F0B"/>
    <w:rsid w:val="004902BA"/>
    <w:rsid w:val="004903E6"/>
    <w:rsid w:val="004944D6"/>
    <w:rsid w:val="004948E2"/>
    <w:rsid w:val="00494B7C"/>
    <w:rsid w:val="004964CF"/>
    <w:rsid w:val="004964DB"/>
    <w:rsid w:val="004A1BEB"/>
    <w:rsid w:val="004A264A"/>
    <w:rsid w:val="004A27E6"/>
    <w:rsid w:val="004A5C7F"/>
    <w:rsid w:val="004A6E7F"/>
    <w:rsid w:val="004B1012"/>
    <w:rsid w:val="004B4582"/>
    <w:rsid w:val="004B55FD"/>
    <w:rsid w:val="004B7BD2"/>
    <w:rsid w:val="004C23D9"/>
    <w:rsid w:val="004C2C61"/>
    <w:rsid w:val="004C52C3"/>
    <w:rsid w:val="004D1CE3"/>
    <w:rsid w:val="004D287C"/>
    <w:rsid w:val="004D3A8D"/>
    <w:rsid w:val="004D790F"/>
    <w:rsid w:val="004E112A"/>
    <w:rsid w:val="004E230B"/>
    <w:rsid w:val="004E4404"/>
    <w:rsid w:val="004E7451"/>
    <w:rsid w:val="004F0A7F"/>
    <w:rsid w:val="004F28C2"/>
    <w:rsid w:val="004F40C1"/>
    <w:rsid w:val="004F4C76"/>
    <w:rsid w:val="0050284B"/>
    <w:rsid w:val="00513D83"/>
    <w:rsid w:val="00514ADB"/>
    <w:rsid w:val="00520412"/>
    <w:rsid w:val="005222CB"/>
    <w:rsid w:val="00525196"/>
    <w:rsid w:val="0052557A"/>
    <w:rsid w:val="00526005"/>
    <w:rsid w:val="00527ACC"/>
    <w:rsid w:val="00530F4C"/>
    <w:rsid w:val="00531044"/>
    <w:rsid w:val="005340A2"/>
    <w:rsid w:val="00535BE3"/>
    <w:rsid w:val="00536AA4"/>
    <w:rsid w:val="00541293"/>
    <w:rsid w:val="005437EB"/>
    <w:rsid w:val="005477F1"/>
    <w:rsid w:val="00551599"/>
    <w:rsid w:val="00552A3E"/>
    <w:rsid w:val="00552F25"/>
    <w:rsid w:val="0055322B"/>
    <w:rsid w:val="00555884"/>
    <w:rsid w:val="00560BFB"/>
    <w:rsid w:val="005621F7"/>
    <w:rsid w:val="00562BA8"/>
    <w:rsid w:val="0056567E"/>
    <w:rsid w:val="005678C7"/>
    <w:rsid w:val="00572B72"/>
    <w:rsid w:val="00573417"/>
    <w:rsid w:val="00574E6A"/>
    <w:rsid w:val="00577316"/>
    <w:rsid w:val="0058107F"/>
    <w:rsid w:val="005813CE"/>
    <w:rsid w:val="005821CB"/>
    <w:rsid w:val="00582D51"/>
    <w:rsid w:val="005877FC"/>
    <w:rsid w:val="0059070E"/>
    <w:rsid w:val="00594C36"/>
    <w:rsid w:val="0059529F"/>
    <w:rsid w:val="005A0803"/>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E6B38"/>
    <w:rsid w:val="005F0666"/>
    <w:rsid w:val="005F178B"/>
    <w:rsid w:val="005F3AD2"/>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343FE"/>
    <w:rsid w:val="006411CF"/>
    <w:rsid w:val="00641C71"/>
    <w:rsid w:val="0064240D"/>
    <w:rsid w:val="0064300C"/>
    <w:rsid w:val="006431D9"/>
    <w:rsid w:val="00654F37"/>
    <w:rsid w:val="0066288C"/>
    <w:rsid w:val="00663AF7"/>
    <w:rsid w:val="006646F9"/>
    <w:rsid w:val="0066670F"/>
    <w:rsid w:val="00667362"/>
    <w:rsid w:val="00674138"/>
    <w:rsid w:val="00674FED"/>
    <w:rsid w:val="0068226F"/>
    <w:rsid w:val="00682CBA"/>
    <w:rsid w:val="00682F3E"/>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5A1B"/>
    <w:rsid w:val="006D7492"/>
    <w:rsid w:val="006E1FC1"/>
    <w:rsid w:val="006E60E0"/>
    <w:rsid w:val="006F0652"/>
    <w:rsid w:val="006F2C70"/>
    <w:rsid w:val="006F4EBD"/>
    <w:rsid w:val="0070354F"/>
    <w:rsid w:val="007108CC"/>
    <w:rsid w:val="00711936"/>
    <w:rsid w:val="00713CF1"/>
    <w:rsid w:val="00714442"/>
    <w:rsid w:val="00714CBC"/>
    <w:rsid w:val="00714DAD"/>
    <w:rsid w:val="00716E44"/>
    <w:rsid w:val="0071761E"/>
    <w:rsid w:val="007176C9"/>
    <w:rsid w:val="00717DEA"/>
    <w:rsid w:val="00720306"/>
    <w:rsid w:val="00722843"/>
    <w:rsid w:val="00723136"/>
    <w:rsid w:val="00726E40"/>
    <w:rsid w:val="00733FF0"/>
    <w:rsid w:val="00734A66"/>
    <w:rsid w:val="007376EC"/>
    <w:rsid w:val="007412CC"/>
    <w:rsid w:val="00743141"/>
    <w:rsid w:val="00743217"/>
    <w:rsid w:val="0074424A"/>
    <w:rsid w:val="00751673"/>
    <w:rsid w:val="00753CFA"/>
    <w:rsid w:val="007551EC"/>
    <w:rsid w:val="00756AD5"/>
    <w:rsid w:val="007635A5"/>
    <w:rsid w:val="0076441C"/>
    <w:rsid w:val="00765F67"/>
    <w:rsid w:val="00771624"/>
    <w:rsid w:val="007755D6"/>
    <w:rsid w:val="007756F6"/>
    <w:rsid w:val="00776799"/>
    <w:rsid w:val="00777B2F"/>
    <w:rsid w:val="00781BF8"/>
    <w:rsid w:val="00785B34"/>
    <w:rsid w:val="0078715D"/>
    <w:rsid w:val="00791BBD"/>
    <w:rsid w:val="00792F95"/>
    <w:rsid w:val="00793E1C"/>
    <w:rsid w:val="00795882"/>
    <w:rsid w:val="00795EB8"/>
    <w:rsid w:val="00797224"/>
    <w:rsid w:val="00797290"/>
    <w:rsid w:val="00797860"/>
    <w:rsid w:val="007A0296"/>
    <w:rsid w:val="007A4603"/>
    <w:rsid w:val="007A534A"/>
    <w:rsid w:val="007B4BEA"/>
    <w:rsid w:val="007B645E"/>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2C1C"/>
    <w:rsid w:val="00815AA1"/>
    <w:rsid w:val="00815F28"/>
    <w:rsid w:val="0081628C"/>
    <w:rsid w:val="00816BB3"/>
    <w:rsid w:val="00821F42"/>
    <w:rsid w:val="0082448D"/>
    <w:rsid w:val="008353B6"/>
    <w:rsid w:val="00841186"/>
    <w:rsid w:val="008459F6"/>
    <w:rsid w:val="00845AFF"/>
    <w:rsid w:val="00847E91"/>
    <w:rsid w:val="00847EF3"/>
    <w:rsid w:val="0085268F"/>
    <w:rsid w:val="00853177"/>
    <w:rsid w:val="008540F3"/>
    <w:rsid w:val="00857939"/>
    <w:rsid w:val="00860E60"/>
    <w:rsid w:val="00861BF8"/>
    <w:rsid w:val="00865861"/>
    <w:rsid w:val="00865FD2"/>
    <w:rsid w:val="008665B5"/>
    <w:rsid w:val="008702E6"/>
    <w:rsid w:val="00873A16"/>
    <w:rsid w:val="008764AE"/>
    <w:rsid w:val="0088300D"/>
    <w:rsid w:val="00885793"/>
    <w:rsid w:val="00886660"/>
    <w:rsid w:val="00890DB2"/>
    <w:rsid w:val="00891B81"/>
    <w:rsid w:val="00892A5A"/>
    <w:rsid w:val="00894E3E"/>
    <w:rsid w:val="008966D5"/>
    <w:rsid w:val="008A5559"/>
    <w:rsid w:val="008A5B91"/>
    <w:rsid w:val="008A6BD3"/>
    <w:rsid w:val="008A7891"/>
    <w:rsid w:val="008A7F5C"/>
    <w:rsid w:val="008B0222"/>
    <w:rsid w:val="008B05CC"/>
    <w:rsid w:val="008B6F19"/>
    <w:rsid w:val="008C0228"/>
    <w:rsid w:val="008C10F1"/>
    <w:rsid w:val="008C23D7"/>
    <w:rsid w:val="008C2655"/>
    <w:rsid w:val="008C27FC"/>
    <w:rsid w:val="008C463D"/>
    <w:rsid w:val="008D0B8D"/>
    <w:rsid w:val="008D3743"/>
    <w:rsid w:val="008D3813"/>
    <w:rsid w:val="008D3C5D"/>
    <w:rsid w:val="008D7458"/>
    <w:rsid w:val="008E1ADC"/>
    <w:rsid w:val="008E1C79"/>
    <w:rsid w:val="008E3DF1"/>
    <w:rsid w:val="008E429B"/>
    <w:rsid w:val="008E4542"/>
    <w:rsid w:val="008F1900"/>
    <w:rsid w:val="00900C86"/>
    <w:rsid w:val="009100A6"/>
    <w:rsid w:val="00910674"/>
    <w:rsid w:val="009119ED"/>
    <w:rsid w:val="00913530"/>
    <w:rsid w:val="00915BCF"/>
    <w:rsid w:val="0091628E"/>
    <w:rsid w:val="009379DB"/>
    <w:rsid w:val="00941530"/>
    <w:rsid w:val="00941E17"/>
    <w:rsid w:val="009437C6"/>
    <w:rsid w:val="009456FA"/>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C88"/>
    <w:rsid w:val="00992035"/>
    <w:rsid w:val="00992EF8"/>
    <w:rsid w:val="00993539"/>
    <w:rsid w:val="00994E2E"/>
    <w:rsid w:val="009A059F"/>
    <w:rsid w:val="009A1F14"/>
    <w:rsid w:val="009A3318"/>
    <w:rsid w:val="009A698F"/>
    <w:rsid w:val="009A6F10"/>
    <w:rsid w:val="009A77DD"/>
    <w:rsid w:val="009C1F4E"/>
    <w:rsid w:val="009C3E13"/>
    <w:rsid w:val="009C4B49"/>
    <w:rsid w:val="009C4F9A"/>
    <w:rsid w:val="009C6B77"/>
    <w:rsid w:val="009D0F10"/>
    <w:rsid w:val="009E02E1"/>
    <w:rsid w:val="009E2E57"/>
    <w:rsid w:val="009E3BB5"/>
    <w:rsid w:val="009E460E"/>
    <w:rsid w:val="009E64D7"/>
    <w:rsid w:val="009E6B59"/>
    <w:rsid w:val="009F2090"/>
    <w:rsid w:val="009F2520"/>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1FC5"/>
    <w:rsid w:val="00A338F1"/>
    <w:rsid w:val="00A33A50"/>
    <w:rsid w:val="00A33AB7"/>
    <w:rsid w:val="00A3438B"/>
    <w:rsid w:val="00A34CB1"/>
    <w:rsid w:val="00A35FE4"/>
    <w:rsid w:val="00A424DF"/>
    <w:rsid w:val="00A42BF8"/>
    <w:rsid w:val="00A42C60"/>
    <w:rsid w:val="00A44A18"/>
    <w:rsid w:val="00A44C71"/>
    <w:rsid w:val="00A46AEC"/>
    <w:rsid w:val="00A51851"/>
    <w:rsid w:val="00A51D05"/>
    <w:rsid w:val="00A55365"/>
    <w:rsid w:val="00A55444"/>
    <w:rsid w:val="00A63F93"/>
    <w:rsid w:val="00A64942"/>
    <w:rsid w:val="00A662D3"/>
    <w:rsid w:val="00A6741C"/>
    <w:rsid w:val="00A677BB"/>
    <w:rsid w:val="00A67FA8"/>
    <w:rsid w:val="00A702F0"/>
    <w:rsid w:val="00A70722"/>
    <w:rsid w:val="00A71ED6"/>
    <w:rsid w:val="00A742B3"/>
    <w:rsid w:val="00A75B9B"/>
    <w:rsid w:val="00A76CF1"/>
    <w:rsid w:val="00A77BE6"/>
    <w:rsid w:val="00A81137"/>
    <w:rsid w:val="00A84643"/>
    <w:rsid w:val="00A87572"/>
    <w:rsid w:val="00A87C20"/>
    <w:rsid w:val="00A91E79"/>
    <w:rsid w:val="00A94030"/>
    <w:rsid w:val="00AA01C1"/>
    <w:rsid w:val="00AA18EC"/>
    <w:rsid w:val="00AA2214"/>
    <w:rsid w:val="00AA4D83"/>
    <w:rsid w:val="00AA767E"/>
    <w:rsid w:val="00AB1578"/>
    <w:rsid w:val="00AB4166"/>
    <w:rsid w:val="00AC0805"/>
    <w:rsid w:val="00AC1DB2"/>
    <w:rsid w:val="00AC2C0E"/>
    <w:rsid w:val="00AC348D"/>
    <w:rsid w:val="00AC398B"/>
    <w:rsid w:val="00AC4755"/>
    <w:rsid w:val="00AC5DE9"/>
    <w:rsid w:val="00AC65B1"/>
    <w:rsid w:val="00AD4FAE"/>
    <w:rsid w:val="00AD5A7C"/>
    <w:rsid w:val="00AD67BC"/>
    <w:rsid w:val="00AE39CC"/>
    <w:rsid w:val="00AE40BE"/>
    <w:rsid w:val="00AE4763"/>
    <w:rsid w:val="00AE4A9F"/>
    <w:rsid w:val="00AF4004"/>
    <w:rsid w:val="00B00190"/>
    <w:rsid w:val="00B00AF4"/>
    <w:rsid w:val="00B01C89"/>
    <w:rsid w:val="00B02E79"/>
    <w:rsid w:val="00B05E89"/>
    <w:rsid w:val="00B1056E"/>
    <w:rsid w:val="00B151E6"/>
    <w:rsid w:val="00B17F24"/>
    <w:rsid w:val="00B22712"/>
    <w:rsid w:val="00B22EEF"/>
    <w:rsid w:val="00B23304"/>
    <w:rsid w:val="00B24892"/>
    <w:rsid w:val="00B273D8"/>
    <w:rsid w:val="00B27A2A"/>
    <w:rsid w:val="00B27D5A"/>
    <w:rsid w:val="00B33471"/>
    <w:rsid w:val="00B34290"/>
    <w:rsid w:val="00B35C45"/>
    <w:rsid w:val="00B37FFC"/>
    <w:rsid w:val="00B401EA"/>
    <w:rsid w:val="00B4146E"/>
    <w:rsid w:val="00B4216F"/>
    <w:rsid w:val="00B429F3"/>
    <w:rsid w:val="00B446FE"/>
    <w:rsid w:val="00B44BA2"/>
    <w:rsid w:val="00B47B99"/>
    <w:rsid w:val="00B51352"/>
    <w:rsid w:val="00B52560"/>
    <w:rsid w:val="00B53A85"/>
    <w:rsid w:val="00B53EC6"/>
    <w:rsid w:val="00B5477B"/>
    <w:rsid w:val="00B55F60"/>
    <w:rsid w:val="00B607A4"/>
    <w:rsid w:val="00B6238C"/>
    <w:rsid w:val="00B63D46"/>
    <w:rsid w:val="00B6647D"/>
    <w:rsid w:val="00B72184"/>
    <w:rsid w:val="00B76D09"/>
    <w:rsid w:val="00B76F20"/>
    <w:rsid w:val="00B778B9"/>
    <w:rsid w:val="00B77ABF"/>
    <w:rsid w:val="00B82CAC"/>
    <w:rsid w:val="00B82F48"/>
    <w:rsid w:val="00B867D6"/>
    <w:rsid w:val="00B9604E"/>
    <w:rsid w:val="00B979C8"/>
    <w:rsid w:val="00B97A44"/>
    <w:rsid w:val="00BA029A"/>
    <w:rsid w:val="00BA2927"/>
    <w:rsid w:val="00BA3419"/>
    <w:rsid w:val="00BA57A0"/>
    <w:rsid w:val="00BA5BC6"/>
    <w:rsid w:val="00BA6FA0"/>
    <w:rsid w:val="00BB3112"/>
    <w:rsid w:val="00BC0F9D"/>
    <w:rsid w:val="00BC173E"/>
    <w:rsid w:val="00BC1CA6"/>
    <w:rsid w:val="00BC6F83"/>
    <w:rsid w:val="00BC72C2"/>
    <w:rsid w:val="00BD0267"/>
    <w:rsid w:val="00BD03A5"/>
    <w:rsid w:val="00BD71C5"/>
    <w:rsid w:val="00BD7DA4"/>
    <w:rsid w:val="00BE28FF"/>
    <w:rsid w:val="00BE3CDC"/>
    <w:rsid w:val="00BE3E3F"/>
    <w:rsid w:val="00BE4B66"/>
    <w:rsid w:val="00BE69D4"/>
    <w:rsid w:val="00BE7F99"/>
    <w:rsid w:val="00BF08CF"/>
    <w:rsid w:val="00BF1B88"/>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23F6"/>
    <w:rsid w:val="00C2497D"/>
    <w:rsid w:val="00C27C4C"/>
    <w:rsid w:val="00C30FB6"/>
    <w:rsid w:val="00C30FDD"/>
    <w:rsid w:val="00C35471"/>
    <w:rsid w:val="00C354F4"/>
    <w:rsid w:val="00C367B7"/>
    <w:rsid w:val="00C36879"/>
    <w:rsid w:val="00C37687"/>
    <w:rsid w:val="00C4084C"/>
    <w:rsid w:val="00C4134E"/>
    <w:rsid w:val="00C41911"/>
    <w:rsid w:val="00C469C6"/>
    <w:rsid w:val="00C477A7"/>
    <w:rsid w:val="00C47B3B"/>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327F"/>
    <w:rsid w:val="00C854F8"/>
    <w:rsid w:val="00C874DA"/>
    <w:rsid w:val="00C92460"/>
    <w:rsid w:val="00C94EEA"/>
    <w:rsid w:val="00CA129C"/>
    <w:rsid w:val="00CA1A3D"/>
    <w:rsid w:val="00CA1FA3"/>
    <w:rsid w:val="00CA2CCA"/>
    <w:rsid w:val="00CA49B4"/>
    <w:rsid w:val="00CA5229"/>
    <w:rsid w:val="00CA6AB3"/>
    <w:rsid w:val="00CB3939"/>
    <w:rsid w:val="00CB3D99"/>
    <w:rsid w:val="00CB62D6"/>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316C0"/>
    <w:rsid w:val="00D32BE4"/>
    <w:rsid w:val="00D35026"/>
    <w:rsid w:val="00D35B8E"/>
    <w:rsid w:val="00D3674D"/>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3A9"/>
    <w:rsid w:val="00D74FE5"/>
    <w:rsid w:val="00D77E2E"/>
    <w:rsid w:val="00D80B4B"/>
    <w:rsid w:val="00D81ED4"/>
    <w:rsid w:val="00D82516"/>
    <w:rsid w:val="00D83CD6"/>
    <w:rsid w:val="00D84532"/>
    <w:rsid w:val="00D86A36"/>
    <w:rsid w:val="00D87559"/>
    <w:rsid w:val="00D87C33"/>
    <w:rsid w:val="00D90895"/>
    <w:rsid w:val="00D916A4"/>
    <w:rsid w:val="00DA2233"/>
    <w:rsid w:val="00DA23E0"/>
    <w:rsid w:val="00DA38FC"/>
    <w:rsid w:val="00DA3D14"/>
    <w:rsid w:val="00DA41D8"/>
    <w:rsid w:val="00DA5B8D"/>
    <w:rsid w:val="00DA5C2B"/>
    <w:rsid w:val="00DA7914"/>
    <w:rsid w:val="00DA7FE8"/>
    <w:rsid w:val="00DB17CA"/>
    <w:rsid w:val="00DB3723"/>
    <w:rsid w:val="00DB44FE"/>
    <w:rsid w:val="00DB49D1"/>
    <w:rsid w:val="00DB5125"/>
    <w:rsid w:val="00DB6F78"/>
    <w:rsid w:val="00DC0505"/>
    <w:rsid w:val="00DC20F2"/>
    <w:rsid w:val="00DC242D"/>
    <w:rsid w:val="00DC26FB"/>
    <w:rsid w:val="00DC36CA"/>
    <w:rsid w:val="00DC41AF"/>
    <w:rsid w:val="00DC7484"/>
    <w:rsid w:val="00DD2B0C"/>
    <w:rsid w:val="00DD3DA3"/>
    <w:rsid w:val="00DE0768"/>
    <w:rsid w:val="00DE0AD3"/>
    <w:rsid w:val="00DE4647"/>
    <w:rsid w:val="00DF1740"/>
    <w:rsid w:val="00DF4C14"/>
    <w:rsid w:val="00DF5E32"/>
    <w:rsid w:val="00DF6ADD"/>
    <w:rsid w:val="00DF7DD7"/>
    <w:rsid w:val="00E00E2C"/>
    <w:rsid w:val="00E00F00"/>
    <w:rsid w:val="00E01D85"/>
    <w:rsid w:val="00E05304"/>
    <w:rsid w:val="00E074BC"/>
    <w:rsid w:val="00E12FCC"/>
    <w:rsid w:val="00E1414A"/>
    <w:rsid w:val="00E14D23"/>
    <w:rsid w:val="00E160A8"/>
    <w:rsid w:val="00E224A4"/>
    <w:rsid w:val="00E23A7C"/>
    <w:rsid w:val="00E25F01"/>
    <w:rsid w:val="00E30580"/>
    <w:rsid w:val="00E324A5"/>
    <w:rsid w:val="00E336A6"/>
    <w:rsid w:val="00E36AEC"/>
    <w:rsid w:val="00E40256"/>
    <w:rsid w:val="00E419F7"/>
    <w:rsid w:val="00E47FB6"/>
    <w:rsid w:val="00E510FF"/>
    <w:rsid w:val="00E52DB5"/>
    <w:rsid w:val="00E56B62"/>
    <w:rsid w:val="00E570A4"/>
    <w:rsid w:val="00E61ADA"/>
    <w:rsid w:val="00E61C82"/>
    <w:rsid w:val="00E62D7E"/>
    <w:rsid w:val="00E6395C"/>
    <w:rsid w:val="00E719F4"/>
    <w:rsid w:val="00E72366"/>
    <w:rsid w:val="00E756C6"/>
    <w:rsid w:val="00E76912"/>
    <w:rsid w:val="00E7776A"/>
    <w:rsid w:val="00E779B8"/>
    <w:rsid w:val="00E829EB"/>
    <w:rsid w:val="00E90BA9"/>
    <w:rsid w:val="00E9540C"/>
    <w:rsid w:val="00E97AB0"/>
    <w:rsid w:val="00EA36C4"/>
    <w:rsid w:val="00EA3B10"/>
    <w:rsid w:val="00EB1719"/>
    <w:rsid w:val="00EB19D1"/>
    <w:rsid w:val="00EB42BF"/>
    <w:rsid w:val="00EB6A58"/>
    <w:rsid w:val="00ED0EBB"/>
    <w:rsid w:val="00ED1EBB"/>
    <w:rsid w:val="00EE17E9"/>
    <w:rsid w:val="00EE19D8"/>
    <w:rsid w:val="00EE2A79"/>
    <w:rsid w:val="00EE2E94"/>
    <w:rsid w:val="00EE3510"/>
    <w:rsid w:val="00EE35D0"/>
    <w:rsid w:val="00EE56E4"/>
    <w:rsid w:val="00EE7347"/>
    <w:rsid w:val="00EE77ED"/>
    <w:rsid w:val="00EF00B4"/>
    <w:rsid w:val="00EF1254"/>
    <w:rsid w:val="00F00493"/>
    <w:rsid w:val="00F00B7C"/>
    <w:rsid w:val="00F03C64"/>
    <w:rsid w:val="00F10B39"/>
    <w:rsid w:val="00F11D5A"/>
    <w:rsid w:val="00F20E99"/>
    <w:rsid w:val="00F230AF"/>
    <w:rsid w:val="00F23B4A"/>
    <w:rsid w:val="00F255D6"/>
    <w:rsid w:val="00F25D56"/>
    <w:rsid w:val="00F25F83"/>
    <w:rsid w:val="00F32D70"/>
    <w:rsid w:val="00F34E4E"/>
    <w:rsid w:val="00F42547"/>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D78"/>
    <w:rsid w:val="00F954B1"/>
    <w:rsid w:val="00F95E5B"/>
    <w:rsid w:val="00F96B31"/>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982"/>
    <w:rsid w:val="00FE3E0D"/>
    <w:rsid w:val="00FE6062"/>
    <w:rsid w:val="00FF1FC7"/>
    <w:rsid w:val="00FF38B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4AE0FBF2"/>
  <w15:docId w15:val="{36F638E7-A77F-4437-BED1-F063D13C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63F9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63F9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Hyperlink">
    <w:name w:val="Hyperlink"/>
    <w:basedOn w:val="DefaultParagraphFont"/>
    <w:uiPriority w:val="99"/>
    <w:unhideWhenUsed/>
    <w:rsid w:val="00BC173E"/>
    <w:rPr>
      <w:color w:val="0000FF" w:themeColor="hyperlink"/>
      <w:u w:val="single"/>
    </w:rPr>
  </w:style>
  <w:style w:type="paragraph" w:customStyle="1" w:styleId="BulletB1Number">
    <w:name w:val="Bullet B (1. Number)"/>
    <w:basedOn w:val="Normal"/>
    <w:rsid w:val="001C5CD0"/>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3868">
      <w:bodyDiv w:val="1"/>
      <w:marLeft w:val="0"/>
      <w:marRight w:val="0"/>
      <w:marTop w:val="0"/>
      <w:marBottom w:val="0"/>
      <w:divBdr>
        <w:top w:val="none" w:sz="0" w:space="0" w:color="auto"/>
        <w:left w:val="none" w:sz="0" w:space="0" w:color="auto"/>
        <w:bottom w:val="none" w:sz="0" w:space="0" w:color="auto"/>
        <w:right w:val="none" w:sz="0" w:space="0" w:color="auto"/>
      </w:divBdr>
    </w:div>
    <w:div w:id="529494694">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824321653">
      <w:bodyDiv w:val="1"/>
      <w:marLeft w:val="0"/>
      <w:marRight w:val="0"/>
      <w:marTop w:val="0"/>
      <w:marBottom w:val="0"/>
      <w:divBdr>
        <w:top w:val="none" w:sz="0" w:space="0" w:color="auto"/>
        <w:left w:val="none" w:sz="0" w:space="0" w:color="auto"/>
        <w:bottom w:val="none" w:sz="0" w:space="0" w:color="auto"/>
        <w:right w:val="none" w:sz="0" w:space="0" w:color="auto"/>
      </w:divBdr>
    </w:div>
    <w:div w:id="1011103467">
      <w:bodyDiv w:val="1"/>
      <w:marLeft w:val="0"/>
      <w:marRight w:val="0"/>
      <w:marTop w:val="0"/>
      <w:marBottom w:val="0"/>
      <w:divBdr>
        <w:top w:val="none" w:sz="0" w:space="0" w:color="auto"/>
        <w:left w:val="none" w:sz="0" w:space="0" w:color="auto"/>
        <w:bottom w:val="none" w:sz="0" w:space="0" w:color="auto"/>
        <w:right w:val="none" w:sz="0" w:space="0" w:color="auto"/>
      </w:divBdr>
    </w:div>
    <w:div w:id="1298028742">
      <w:bodyDiv w:val="1"/>
      <w:marLeft w:val="0"/>
      <w:marRight w:val="0"/>
      <w:marTop w:val="0"/>
      <w:marBottom w:val="0"/>
      <w:divBdr>
        <w:top w:val="none" w:sz="0" w:space="0" w:color="auto"/>
        <w:left w:val="none" w:sz="0" w:space="0" w:color="auto"/>
        <w:bottom w:val="none" w:sz="0" w:space="0" w:color="auto"/>
        <w:right w:val="none" w:sz="0" w:space="0" w:color="auto"/>
      </w:divBdr>
    </w:div>
    <w:div w:id="1378892121">
      <w:bodyDiv w:val="1"/>
      <w:marLeft w:val="0"/>
      <w:marRight w:val="0"/>
      <w:marTop w:val="0"/>
      <w:marBottom w:val="0"/>
      <w:divBdr>
        <w:top w:val="none" w:sz="0" w:space="0" w:color="auto"/>
        <w:left w:val="none" w:sz="0" w:space="0" w:color="auto"/>
        <w:bottom w:val="none" w:sz="0" w:space="0" w:color="auto"/>
        <w:right w:val="none" w:sz="0" w:space="0" w:color="auto"/>
      </w:divBdr>
    </w:div>
    <w:div w:id="1701516688">
      <w:bodyDiv w:val="1"/>
      <w:marLeft w:val="0"/>
      <w:marRight w:val="0"/>
      <w:marTop w:val="0"/>
      <w:marBottom w:val="0"/>
      <w:divBdr>
        <w:top w:val="none" w:sz="0" w:space="0" w:color="auto"/>
        <w:left w:val="none" w:sz="0" w:space="0" w:color="auto"/>
        <w:bottom w:val="none" w:sz="0" w:space="0" w:color="auto"/>
        <w:right w:val="none" w:sz="0" w:space="0" w:color="auto"/>
      </w:divBdr>
    </w:div>
    <w:div w:id="180546793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EAA0B4-089E-4640-A357-BFCE69805607}">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CB8C42F0-AC29-41C3-A4A9-569A21878B3E}">
  <ds:schemaRefs>
    <ds:schemaRef ds:uri="http://schemas.openxmlformats.org/officeDocument/2006/bibliography"/>
  </ds:schemaRefs>
</ds:datastoreItem>
</file>

<file path=customXml/itemProps3.xml><?xml version="1.0" encoding="utf-8"?>
<ds:datastoreItem xmlns:ds="http://schemas.openxmlformats.org/officeDocument/2006/customXml" ds:itemID="{82FA0862-1672-4B84-94AE-1C8255BB95E6}">
  <ds:schemaRefs>
    <ds:schemaRef ds:uri="http://schemas.openxmlformats.org/officeDocument/2006/bibliography"/>
  </ds:schemaRefs>
</ds:datastoreItem>
</file>

<file path=customXml/itemProps4.xml><?xml version="1.0" encoding="utf-8"?>
<ds:datastoreItem xmlns:ds="http://schemas.openxmlformats.org/officeDocument/2006/customXml" ds:itemID="{812C8877-FB0B-4041-B9BF-CE46547F8098}">
  <ds:schemaRefs>
    <ds:schemaRef ds:uri="http://schemas.microsoft.com/sharepoint/v3/contenttype/forms"/>
  </ds:schemaRefs>
</ds:datastoreItem>
</file>

<file path=customXml/itemProps5.xml><?xml version="1.0" encoding="utf-8"?>
<ds:datastoreItem xmlns:ds="http://schemas.openxmlformats.org/officeDocument/2006/customXml" ds:itemID="{01EC7E4D-6280-4900-B3C0-CF2826581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9</Pages>
  <Words>3220</Words>
  <Characters>18356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53</cp:revision>
  <cp:lastPrinted>2013-05-23T21:45:00Z</cp:lastPrinted>
  <dcterms:created xsi:type="dcterms:W3CDTF">2015-06-09T19:59:00Z</dcterms:created>
  <dcterms:modified xsi:type="dcterms:W3CDTF">2022-03-28T20:13:00Z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