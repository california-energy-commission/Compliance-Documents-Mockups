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BA2A" w14:textId="45E63CEB" w:rsidR="002A73DF" w:rsidRPr="00753D05" w:rsidRDefault="002A73DF" w:rsidP="002A73DF">
      <w:pPr>
        <w:tabs>
          <w:tab w:val="center" w:pos="5400"/>
        </w:tabs>
        <w:rPr>
          <w:rFonts w:ascii="Calibri" w:eastAsia="Calibri" w:hAnsi="Calibri" w:cs="Calibri"/>
          <w:b/>
          <w:bCs/>
          <w:color w:val="201F1E"/>
          <w:sz w:val="24"/>
          <w:szCs w:val="24"/>
        </w:rPr>
      </w:pPr>
      <w:r w:rsidRPr="00753D05">
        <w:rPr>
          <w:rFonts w:asciiTheme="minorHAnsi" w:hAnsiTheme="minorHAnsi" w:cstheme="minorBidi"/>
          <w:b/>
          <w:bCs/>
          <w:sz w:val="24"/>
          <w:szCs w:val="24"/>
        </w:rPr>
        <w:t xml:space="preserve">CERTIFICATE OF </w:t>
      </w:r>
      <w:r w:rsidRPr="00753D05">
        <w:rPr>
          <w:rFonts w:ascii="Calibri" w:eastAsia="Calibri" w:hAnsi="Calibri" w:cs="Calibri"/>
          <w:b/>
          <w:bCs/>
          <w:color w:val="201F1E"/>
          <w:sz w:val="24"/>
          <w:szCs w:val="24"/>
        </w:rPr>
        <w:t>VERIFICATION</w:t>
      </w:r>
      <w:r w:rsidRPr="00753D05">
        <w:rPr>
          <w:rFonts w:ascii="Calibri" w:eastAsia="Calibri" w:hAnsi="Calibri" w:cs="Calibri"/>
          <w:b/>
          <w:bCs/>
          <w:color w:val="201F1E"/>
          <w:sz w:val="24"/>
          <w:szCs w:val="24"/>
        </w:rPr>
        <w:tab/>
      </w:r>
    </w:p>
    <w:p w14:paraId="7F52A1AA" w14:textId="77777777" w:rsidR="002A73DF" w:rsidRPr="00753D05" w:rsidRDefault="002A73DF" w:rsidP="002A73DF">
      <w:pPr>
        <w:rPr>
          <w:rFonts w:asciiTheme="minorHAnsi" w:hAnsiTheme="minorHAnsi" w:cstheme="minorHAnsi"/>
          <w:sz w:val="24"/>
          <w:szCs w:val="24"/>
        </w:rPr>
      </w:pPr>
      <w:r w:rsidRPr="00753D05">
        <w:rPr>
          <w:rFonts w:asciiTheme="minorHAnsi" w:hAnsiTheme="minorHAnsi" w:cstheme="minorHAnsi"/>
          <w:b/>
          <w:sz w:val="24"/>
          <w:szCs w:val="24"/>
        </w:rPr>
        <w:t>Note:</w:t>
      </w:r>
      <w:r w:rsidRPr="00753D05">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2A73DF" w:rsidRPr="00753D05" w14:paraId="582FBD19" w14:textId="77777777" w:rsidTr="00A358B3">
        <w:trPr>
          <w:trHeight w:val="288"/>
        </w:trPr>
        <w:tc>
          <w:tcPr>
            <w:tcW w:w="5508" w:type="dxa"/>
          </w:tcPr>
          <w:p w14:paraId="2010F0BE"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Project Name:</w:t>
            </w:r>
          </w:p>
        </w:tc>
        <w:tc>
          <w:tcPr>
            <w:tcW w:w="5508" w:type="dxa"/>
          </w:tcPr>
          <w:p w14:paraId="44F077C6"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Enforcement Agency:</w:t>
            </w:r>
          </w:p>
        </w:tc>
      </w:tr>
      <w:tr w:rsidR="002A73DF" w:rsidRPr="00753D05" w14:paraId="5A798D83" w14:textId="77777777" w:rsidTr="00A358B3">
        <w:trPr>
          <w:trHeight w:val="288"/>
        </w:trPr>
        <w:tc>
          <w:tcPr>
            <w:tcW w:w="5508" w:type="dxa"/>
          </w:tcPr>
          <w:p w14:paraId="3A763D93" w14:textId="77777777" w:rsidR="002A73DF" w:rsidRPr="00753D05" w:rsidRDefault="002A73D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Dwelling Address:</w:t>
            </w:r>
          </w:p>
        </w:tc>
        <w:tc>
          <w:tcPr>
            <w:tcW w:w="5508" w:type="dxa"/>
          </w:tcPr>
          <w:p w14:paraId="652513E8" w14:textId="77777777" w:rsidR="002A73DF" w:rsidRPr="00753D05" w:rsidRDefault="002A73D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Permit Number:</w:t>
            </w:r>
          </w:p>
        </w:tc>
      </w:tr>
      <w:tr w:rsidR="002A73DF" w:rsidRPr="00753D05" w14:paraId="287D23EB" w14:textId="77777777" w:rsidTr="00A358B3">
        <w:trPr>
          <w:trHeight w:val="288"/>
        </w:trPr>
        <w:tc>
          <w:tcPr>
            <w:tcW w:w="5508" w:type="dxa"/>
          </w:tcPr>
          <w:p w14:paraId="0436B974" w14:textId="77777777" w:rsidR="002A73DF" w:rsidRPr="00753D05" w:rsidRDefault="002A73DF" w:rsidP="00A358B3">
            <w:pPr>
              <w:ind w:left="-90"/>
              <w:rPr>
                <w:rFonts w:asciiTheme="minorHAnsi" w:hAnsiTheme="minorHAnsi" w:cstheme="minorHAnsi"/>
                <w:sz w:val="24"/>
                <w:szCs w:val="24"/>
              </w:rPr>
            </w:pPr>
            <w:r w:rsidRPr="00753D05">
              <w:rPr>
                <w:rFonts w:asciiTheme="minorHAnsi" w:hAnsiTheme="minorHAnsi" w:cstheme="minorHAnsi"/>
                <w:sz w:val="24"/>
                <w:szCs w:val="24"/>
              </w:rPr>
              <w:t>City and Zip Code:</w:t>
            </w:r>
          </w:p>
        </w:tc>
        <w:tc>
          <w:tcPr>
            <w:tcW w:w="5508" w:type="dxa"/>
          </w:tcPr>
          <w:p w14:paraId="427548F8" w14:textId="77777777" w:rsidR="002A73DF" w:rsidRPr="00753D05" w:rsidRDefault="002A73DF" w:rsidP="00A358B3">
            <w:pPr>
              <w:ind w:left="-90"/>
              <w:rPr>
                <w:rFonts w:asciiTheme="minorHAnsi" w:hAnsiTheme="minorHAnsi" w:cstheme="minorBidi"/>
                <w:sz w:val="24"/>
                <w:szCs w:val="24"/>
              </w:rPr>
            </w:pPr>
            <w:r w:rsidRPr="00753D05">
              <w:rPr>
                <w:rFonts w:ascii="Calibri" w:eastAsia="Calibri" w:hAnsi="Calibri" w:cs="Calibri"/>
                <w:color w:val="000000" w:themeColor="text1"/>
                <w:sz w:val="24"/>
                <w:szCs w:val="24"/>
              </w:rPr>
              <w:t>Permit Application Date</w:t>
            </w:r>
            <w:r w:rsidRPr="00753D05">
              <w:rPr>
                <w:rFonts w:asciiTheme="minorHAnsi" w:hAnsiTheme="minorHAnsi" w:cstheme="minorBidi"/>
                <w:sz w:val="24"/>
                <w:szCs w:val="24"/>
              </w:rPr>
              <w:t>:</w:t>
            </w:r>
          </w:p>
        </w:tc>
      </w:tr>
    </w:tbl>
    <w:p w14:paraId="7A4F764D" w14:textId="63D7AF55" w:rsidR="00047D3F" w:rsidRPr="00753D05" w:rsidRDefault="00047D3F"/>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753D05" w14:paraId="068E94FD" w14:textId="77777777" w:rsidTr="00047D3F">
        <w:trPr>
          <w:cantSplit/>
          <w:trHeight w:val="144"/>
        </w:trPr>
        <w:tc>
          <w:tcPr>
            <w:tcW w:w="10790" w:type="dxa"/>
            <w:gridSpan w:val="3"/>
            <w:tcBorders>
              <w:top w:val="single" w:sz="4" w:space="0" w:color="auto"/>
            </w:tcBorders>
            <w:vAlign w:val="center"/>
          </w:tcPr>
          <w:p w14:paraId="068E94FC" w14:textId="08F0007D" w:rsidR="00DA18E1" w:rsidRPr="00753D05" w:rsidRDefault="00DA18E1" w:rsidP="00DA18E1">
            <w:pPr>
              <w:keepNext/>
              <w:rPr>
                <w:rFonts w:asciiTheme="minorHAnsi" w:hAnsiTheme="minorHAnsi"/>
                <w:b/>
                <w:sz w:val="18"/>
                <w:szCs w:val="18"/>
              </w:rPr>
            </w:pPr>
            <w:r w:rsidRPr="00753D05">
              <w:rPr>
                <w:rFonts w:asciiTheme="minorHAnsi" w:hAnsiTheme="minorHAnsi"/>
                <w:b/>
                <w:sz w:val="18"/>
                <w:szCs w:val="18"/>
              </w:rPr>
              <w:t>A. Ducted Cooling System Information</w:t>
            </w:r>
          </w:p>
        </w:tc>
      </w:tr>
      <w:tr w:rsidR="00DA18E1" w:rsidRPr="00753D05" w14:paraId="068E9501" w14:textId="77777777" w:rsidTr="00047D3F">
        <w:trPr>
          <w:cantSplit/>
          <w:trHeight w:val="144"/>
        </w:trPr>
        <w:tc>
          <w:tcPr>
            <w:tcW w:w="470" w:type="dxa"/>
            <w:vAlign w:val="center"/>
          </w:tcPr>
          <w:p w14:paraId="068E94FE" w14:textId="77777777" w:rsidR="00DA18E1" w:rsidRPr="00753D05" w:rsidRDefault="003F7313" w:rsidP="007A1CE5">
            <w:pPr>
              <w:pStyle w:val="FootnoteText"/>
              <w:jc w:val="center"/>
              <w:rPr>
                <w:rFonts w:asciiTheme="minorHAnsi" w:hAnsiTheme="minorHAnsi"/>
                <w:sz w:val="18"/>
                <w:szCs w:val="18"/>
              </w:rPr>
            </w:pPr>
            <w:r w:rsidRPr="00753D05">
              <w:rPr>
                <w:rFonts w:asciiTheme="minorHAnsi" w:hAnsiTheme="minorHAnsi"/>
                <w:sz w:val="18"/>
                <w:szCs w:val="18"/>
              </w:rPr>
              <w:t>01</w:t>
            </w:r>
          </w:p>
        </w:tc>
        <w:tc>
          <w:tcPr>
            <w:tcW w:w="5807" w:type="dxa"/>
            <w:vAlign w:val="center"/>
          </w:tcPr>
          <w:p w14:paraId="068E94FF" w14:textId="51950B79" w:rsidR="00DA18E1" w:rsidRPr="00753D05" w:rsidRDefault="006A55FC" w:rsidP="00DA18E1">
            <w:pPr>
              <w:rPr>
                <w:rFonts w:asciiTheme="minorHAnsi" w:hAnsiTheme="minorHAnsi"/>
                <w:color w:val="000000"/>
                <w:sz w:val="18"/>
                <w:szCs w:val="18"/>
              </w:rPr>
            </w:pPr>
            <w:r w:rsidRPr="00753D05">
              <w:rPr>
                <w:rFonts w:asciiTheme="minorHAnsi" w:hAnsiTheme="minorHAnsi"/>
                <w:sz w:val="18"/>
                <w:szCs w:val="18"/>
              </w:rPr>
              <w:t>Space Conditioning System Identification or Name</w:t>
            </w:r>
          </w:p>
        </w:tc>
        <w:tc>
          <w:tcPr>
            <w:tcW w:w="4513" w:type="dxa"/>
            <w:vAlign w:val="center"/>
          </w:tcPr>
          <w:p w14:paraId="068E9500" w14:textId="77777777" w:rsidR="00DA18E1" w:rsidRPr="00753D05" w:rsidRDefault="00DA18E1" w:rsidP="00DA18E1">
            <w:pPr>
              <w:rPr>
                <w:rFonts w:asciiTheme="minorHAnsi" w:hAnsiTheme="minorHAnsi"/>
                <w:color w:val="000000"/>
                <w:sz w:val="18"/>
                <w:szCs w:val="18"/>
              </w:rPr>
            </w:pPr>
          </w:p>
        </w:tc>
      </w:tr>
      <w:tr w:rsidR="00DA18E1" w:rsidRPr="00753D05" w14:paraId="068E9505" w14:textId="77777777" w:rsidTr="00047D3F">
        <w:trPr>
          <w:cantSplit/>
          <w:trHeight w:val="144"/>
        </w:trPr>
        <w:tc>
          <w:tcPr>
            <w:tcW w:w="470" w:type="dxa"/>
            <w:vAlign w:val="center"/>
          </w:tcPr>
          <w:p w14:paraId="068E9502" w14:textId="77777777" w:rsidR="00DA18E1" w:rsidRPr="00753D05" w:rsidRDefault="00DA18E1" w:rsidP="007A1CE5">
            <w:pPr>
              <w:pStyle w:val="FootnoteText"/>
              <w:jc w:val="center"/>
              <w:rPr>
                <w:rFonts w:asciiTheme="minorHAnsi" w:hAnsiTheme="minorHAnsi"/>
                <w:sz w:val="18"/>
                <w:szCs w:val="18"/>
              </w:rPr>
            </w:pPr>
            <w:r w:rsidRPr="00753D05">
              <w:rPr>
                <w:rFonts w:asciiTheme="minorHAnsi" w:hAnsiTheme="minorHAnsi"/>
                <w:sz w:val="18"/>
                <w:szCs w:val="18"/>
              </w:rPr>
              <w:t>02</w:t>
            </w:r>
          </w:p>
        </w:tc>
        <w:tc>
          <w:tcPr>
            <w:tcW w:w="5807" w:type="dxa"/>
            <w:vAlign w:val="center"/>
          </w:tcPr>
          <w:p w14:paraId="068E9503" w14:textId="5EC70842" w:rsidR="00DA18E1" w:rsidRPr="00753D05" w:rsidRDefault="006A55FC" w:rsidP="00DA18E1">
            <w:pPr>
              <w:rPr>
                <w:rFonts w:asciiTheme="minorHAnsi" w:hAnsiTheme="minorHAnsi"/>
                <w:sz w:val="18"/>
                <w:szCs w:val="18"/>
              </w:rPr>
            </w:pPr>
            <w:r w:rsidRPr="00753D05">
              <w:rPr>
                <w:rFonts w:asciiTheme="minorHAnsi" w:hAnsiTheme="minorHAnsi"/>
                <w:sz w:val="18"/>
                <w:szCs w:val="18"/>
              </w:rPr>
              <w:t>Space Conditioning System Description of Area Served</w:t>
            </w:r>
          </w:p>
        </w:tc>
        <w:tc>
          <w:tcPr>
            <w:tcW w:w="4513" w:type="dxa"/>
            <w:vAlign w:val="center"/>
          </w:tcPr>
          <w:p w14:paraId="068E9504" w14:textId="77777777" w:rsidR="00DA18E1" w:rsidRPr="00753D05" w:rsidRDefault="00DA18E1" w:rsidP="00DA18E1">
            <w:pPr>
              <w:rPr>
                <w:rFonts w:asciiTheme="minorHAnsi" w:hAnsiTheme="minorHAnsi"/>
                <w:sz w:val="18"/>
                <w:szCs w:val="18"/>
              </w:rPr>
            </w:pPr>
          </w:p>
        </w:tc>
      </w:tr>
      <w:tr w:rsidR="006A55FC" w:rsidRPr="00753D05" w14:paraId="39C5EDEF" w14:textId="77777777" w:rsidTr="00047D3F">
        <w:trPr>
          <w:cantSplit/>
          <w:trHeight w:val="144"/>
        </w:trPr>
        <w:tc>
          <w:tcPr>
            <w:tcW w:w="470" w:type="dxa"/>
            <w:vAlign w:val="center"/>
          </w:tcPr>
          <w:p w14:paraId="0DF3DAFE" w14:textId="5686B87C"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03</w:t>
            </w:r>
          </w:p>
        </w:tc>
        <w:tc>
          <w:tcPr>
            <w:tcW w:w="5807" w:type="dxa"/>
            <w:vAlign w:val="center"/>
          </w:tcPr>
          <w:p w14:paraId="5F250C27" w14:textId="09604803" w:rsidR="006A55FC" w:rsidRPr="00753D05" w:rsidRDefault="006A55FC" w:rsidP="006A55FC">
            <w:pPr>
              <w:rPr>
                <w:rFonts w:asciiTheme="minorHAnsi" w:hAnsiTheme="minorHAnsi"/>
                <w:sz w:val="18"/>
                <w:szCs w:val="18"/>
              </w:rPr>
            </w:pPr>
            <w:r w:rsidRPr="00753D05">
              <w:rPr>
                <w:rFonts w:asciiTheme="minorHAnsi" w:hAnsiTheme="minorHAnsi"/>
                <w:sz w:val="18"/>
                <w:szCs w:val="18"/>
              </w:rPr>
              <w:t>Indoor Unit Name</w:t>
            </w:r>
          </w:p>
        </w:tc>
        <w:tc>
          <w:tcPr>
            <w:tcW w:w="4513" w:type="dxa"/>
            <w:vAlign w:val="center"/>
          </w:tcPr>
          <w:p w14:paraId="2B5011C1" w14:textId="77777777" w:rsidR="006A55FC" w:rsidRPr="00753D05" w:rsidRDefault="006A55FC" w:rsidP="006A55FC">
            <w:pPr>
              <w:rPr>
                <w:rFonts w:asciiTheme="minorHAnsi" w:hAnsiTheme="minorHAnsi"/>
                <w:sz w:val="18"/>
                <w:szCs w:val="18"/>
              </w:rPr>
            </w:pPr>
          </w:p>
        </w:tc>
      </w:tr>
      <w:tr w:rsidR="006A55FC" w:rsidRPr="00753D05" w14:paraId="068E9509" w14:textId="77777777" w:rsidTr="00047D3F">
        <w:trPr>
          <w:cantSplit/>
          <w:trHeight w:val="144"/>
        </w:trPr>
        <w:tc>
          <w:tcPr>
            <w:tcW w:w="470" w:type="dxa"/>
            <w:vAlign w:val="center"/>
          </w:tcPr>
          <w:p w14:paraId="068E9506" w14:textId="1494AC90"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04</w:t>
            </w:r>
          </w:p>
        </w:tc>
        <w:tc>
          <w:tcPr>
            <w:tcW w:w="5807" w:type="dxa"/>
            <w:vAlign w:val="center"/>
          </w:tcPr>
          <w:p w14:paraId="068E9507" w14:textId="025F2347" w:rsidR="006A55FC" w:rsidRPr="00753D05" w:rsidRDefault="006A55FC" w:rsidP="006A55FC">
            <w:pPr>
              <w:rPr>
                <w:rFonts w:asciiTheme="minorHAnsi" w:hAnsiTheme="minorHAnsi"/>
                <w:sz w:val="18"/>
                <w:szCs w:val="18"/>
              </w:rPr>
            </w:pPr>
            <w:r w:rsidRPr="00753D05">
              <w:rPr>
                <w:rFonts w:asciiTheme="minorHAnsi" w:hAnsiTheme="minorHAnsi"/>
                <w:sz w:val="18"/>
                <w:szCs w:val="18"/>
              </w:rPr>
              <w:t>System Installation Type</w:t>
            </w:r>
          </w:p>
        </w:tc>
        <w:tc>
          <w:tcPr>
            <w:tcW w:w="4513" w:type="dxa"/>
            <w:vAlign w:val="center"/>
          </w:tcPr>
          <w:p w14:paraId="068E9508" w14:textId="77777777" w:rsidR="006A55FC" w:rsidRPr="00753D05" w:rsidRDefault="006A55FC" w:rsidP="006A55FC">
            <w:pPr>
              <w:pStyle w:val="ListParagraph"/>
              <w:ind w:left="0"/>
              <w:rPr>
                <w:rFonts w:asciiTheme="minorHAnsi" w:hAnsiTheme="minorHAnsi"/>
                <w:sz w:val="18"/>
                <w:szCs w:val="18"/>
              </w:rPr>
            </w:pPr>
          </w:p>
        </w:tc>
      </w:tr>
      <w:tr w:rsidR="006A55FC" w:rsidRPr="00753D05" w14:paraId="068E950D" w14:textId="77777777" w:rsidTr="00047D3F">
        <w:trPr>
          <w:cantSplit/>
          <w:trHeight w:val="144"/>
        </w:trPr>
        <w:tc>
          <w:tcPr>
            <w:tcW w:w="470" w:type="dxa"/>
            <w:vAlign w:val="center"/>
          </w:tcPr>
          <w:p w14:paraId="068E950A" w14:textId="26ACC8F6"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05</w:t>
            </w:r>
          </w:p>
        </w:tc>
        <w:tc>
          <w:tcPr>
            <w:tcW w:w="5807" w:type="dxa"/>
          </w:tcPr>
          <w:p w14:paraId="068E950B" w14:textId="2ED99067" w:rsidR="006A55FC" w:rsidRPr="00753D05" w:rsidRDefault="006A55FC" w:rsidP="00125800">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Nominal Cooling Capacity (tons)</w:t>
            </w:r>
          </w:p>
        </w:tc>
        <w:tc>
          <w:tcPr>
            <w:tcW w:w="4513" w:type="dxa"/>
            <w:vAlign w:val="center"/>
          </w:tcPr>
          <w:p w14:paraId="068E950C" w14:textId="77777777" w:rsidR="006A55FC" w:rsidRPr="00753D05" w:rsidRDefault="006A55FC" w:rsidP="006A55FC">
            <w:pPr>
              <w:rPr>
                <w:rFonts w:asciiTheme="minorHAnsi" w:hAnsiTheme="minorHAnsi"/>
                <w:sz w:val="18"/>
                <w:szCs w:val="18"/>
              </w:rPr>
            </w:pPr>
          </w:p>
        </w:tc>
      </w:tr>
      <w:tr w:rsidR="006A55FC" w:rsidRPr="00753D05" w14:paraId="068E9511" w14:textId="77777777" w:rsidTr="00047D3F">
        <w:trPr>
          <w:cantSplit/>
          <w:trHeight w:val="144"/>
        </w:trPr>
        <w:tc>
          <w:tcPr>
            <w:tcW w:w="470" w:type="dxa"/>
            <w:vAlign w:val="center"/>
          </w:tcPr>
          <w:p w14:paraId="068E950E" w14:textId="4DA64521" w:rsidR="006A55FC" w:rsidRPr="00753D05" w:rsidRDefault="006A55FC" w:rsidP="006A55FC">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06</w:t>
            </w:r>
          </w:p>
        </w:tc>
        <w:tc>
          <w:tcPr>
            <w:tcW w:w="5807" w:type="dxa"/>
            <w:vAlign w:val="center"/>
          </w:tcPr>
          <w:p w14:paraId="068E950F" w14:textId="1DAC79C6" w:rsidR="006A55FC" w:rsidRPr="00753D05" w:rsidRDefault="006A55FC" w:rsidP="006A55FC">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Condenser Speed Type</w:t>
            </w:r>
          </w:p>
        </w:tc>
        <w:tc>
          <w:tcPr>
            <w:tcW w:w="4513" w:type="dxa"/>
            <w:vAlign w:val="center"/>
          </w:tcPr>
          <w:p w14:paraId="068E9510" w14:textId="77777777" w:rsidR="006A55FC" w:rsidRPr="00753D05" w:rsidRDefault="006A55FC" w:rsidP="006A55FC">
            <w:pPr>
              <w:rPr>
                <w:rFonts w:asciiTheme="minorHAnsi" w:hAnsiTheme="minorHAnsi"/>
                <w:sz w:val="18"/>
                <w:szCs w:val="18"/>
              </w:rPr>
            </w:pPr>
          </w:p>
        </w:tc>
      </w:tr>
      <w:tr w:rsidR="006A55FC" w:rsidRPr="00753D05" w14:paraId="068E9515" w14:textId="77777777" w:rsidTr="00047D3F">
        <w:trPr>
          <w:cantSplit/>
          <w:trHeight w:val="144"/>
        </w:trPr>
        <w:tc>
          <w:tcPr>
            <w:tcW w:w="470" w:type="dxa"/>
            <w:vAlign w:val="center"/>
          </w:tcPr>
          <w:p w14:paraId="068E9512" w14:textId="7EB6F2ED" w:rsidR="006A55FC" w:rsidRPr="00753D05" w:rsidRDefault="006A55FC" w:rsidP="006A55FC">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07</w:t>
            </w:r>
          </w:p>
        </w:tc>
        <w:tc>
          <w:tcPr>
            <w:tcW w:w="5807" w:type="dxa"/>
            <w:vAlign w:val="center"/>
          </w:tcPr>
          <w:p w14:paraId="068E9513" w14:textId="7CC855E7" w:rsidR="006A55FC" w:rsidRPr="00753D05" w:rsidRDefault="006A55FC" w:rsidP="006A55FC">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Cooling System Zonal Control Type</w:t>
            </w:r>
          </w:p>
        </w:tc>
        <w:tc>
          <w:tcPr>
            <w:tcW w:w="4513" w:type="dxa"/>
            <w:vAlign w:val="center"/>
          </w:tcPr>
          <w:p w14:paraId="068E9514" w14:textId="77777777" w:rsidR="006A55FC" w:rsidRPr="00753D05" w:rsidRDefault="006A55FC" w:rsidP="006A55FC">
            <w:pPr>
              <w:rPr>
                <w:rFonts w:asciiTheme="minorHAnsi" w:hAnsiTheme="minorHAnsi"/>
                <w:sz w:val="18"/>
                <w:szCs w:val="18"/>
              </w:rPr>
            </w:pPr>
          </w:p>
        </w:tc>
      </w:tr>
      <w:tr w:rsidR="006A55FC" w:rsidRPr="00753D05" w14:paraId="068E9519" w14:textId="77777777" w:rsidTr="00047D3F">
        <w:trPr>
          <w:cantSplit/>
          <w:trHeight w:val="144"/>
        </w:trPr>
        <w:tc>
          <w:tcPr>
            <w:tcW w:w="470" w:type="dxa"/>
            <w:vAlign w:val="center"/>
          </w:tcPr>
          <w:p w14:paraId="068E9516" w14:textId="4B927C89"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08</w:t>
            </w:r>
          </w:p>
        </w:tc>
        <w:tc>
          <w:tcPr>
            <w:tcW w:w="5807" w:type="dxa"/>
            <w:vAlign w:val="center"/>
          </w:tcPr>
          <w:p w14:paraId="068E9517" w14:textId="2C9468DE"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Central Fan Integrated (CFI) Ventilation System Status</w:t>
            </w:r>
          </w:p>
        </w:tc>
        <w:tc>
          <w:tcPr>
            <w:tcW w:w="4513" w:type="dxa"/>
            <w:vAlign w:val="center"/>
          </w:tcPr>
          <w:p w14:paraId="068E9518" w14:textId="77777777" w:rsidR="006A55FC" w:rsidRPr="00753D05" w:rsidRDefault="006A55FC" w:rsidP="006A55FC">
            <w:pPr>
              <w:rPr>
                <w:rFonts w:asciiTheme="minorHAnsi" w:hAnsiTheme="minorHAnsi"/>
                <w:sz w:val="18"/>
                <w:szCs w:val="18"/>
              </w:rPr>
            </w:pPr>
          </w:p>
        </w:tc>
      </w:tr>
      <w:tr w:rsidR="006A55FC" w:rsidRPr="00753D05" w14:paraId="068E951D" w14:textId="77777777" w:rsidTr="00047D3F">
        <w:trPr>
          <w:cantSplit/>
          <w:trHeight w:val="144"/>
        </w:trPr>
        <w:tc>
          <w:tcPr>
            <w:tcW w:w="470" w:type="dxa"/>
            <w:vAlign w:val="center"/>
          </w:tcPr>
          <w:p w14:paraId="068E951A" w14:textId="4DC07926"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09</w:t>
            </w:r>
          </w:p>
        </w:tc>
        <w:tc>
          <w:tcPr>
            <w:tcW w:w="5807" w:type="dxa"/>
            <w:vAlign w:val="center"/>
          </w:tcPr>
          <w:p w14:paraId="068E951B" w14:textId="5487E058"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System Bypass Duct Status</w:t>
            </w:r>
          </w:p>
        </w:tc>
        <w:tc>
          <w:tcPr>
            <w:tcW w:w="4513" w:type="dxa"/>
            <w:vAlign w:val="center"/>
          </w:tcPr>
          <w:p w14:paraId="068E951C" w14:textId="77777777" w:rsidR="006A55FC" w:rsidRPr="00753D05" w:rsidRDefault="006A55FC" w:rsidP="006A55FC">
            <w:pPr>
              <w:pStyle w:val="ListParagraph"/>
              <w:keepNext/>
              <w:ind w:left="0"/>
              <w:rPr>
                <w:rFonts w:asciiTheme="minorHAnsi" w:hAnsiTheme="minorHAnsi"/>
                <w:sz w:val="18"/>
                <w:szCs w:val="18"/>
              </w:rPr>
            </w:pPr>
          </w:p>
        </w:tc>
      </w:tr>
      <w:tr w:rsidR="006A55FC" w:rsidRPr="00753D05" w14:paraId="068E9521" w14:textId="77777777" w:rsidTr="00047D3F">
        <w:trPr>
          <w:cantSplit/>
          <w:trHeight w:val="144"/>
        </w:trPr>
        <w:tc>
          <w:tcPr>
            <w:tcW w:w="470" w:type="dxa"/>
            <w:vAlign w:val="center"/>
          </w:tcPr>
          <w:p w14:paraId="068E951E" w14:textId="6BF4776D" w:rsidR="006A55FC" w:rsidRPr="00753D05"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10</w:t>
            </w:r>
          </w:p>
        </w:tc>
        <w:tc>
          <w:tcPr>
            <w:tcW w:w="5807" w:type="dxa"/>
            <w:vAlign w:val="center"/>
          </w:tcPr>
          <w:p w14:paraId="068E951F" w14:textId="7BB665AF"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Date of System Airflow Rate Measurement</w:t>
            </w:r>
          </w:p>
        </w:tc>
        <w:tc>
          <w:tcPr>
            <w:tcW w:w="4513" w:type="dxa"/>
            <w:vAlign w:val="center"/>
          </w:tcPr>
          <w:p w14:paraId="068E9520" w14:textId="77777777" w:rsidR="006A55FC" w:rsidRPr="00753D05" w:rsidRDefault="006A55FC" w:rsidP="006A55FC">
            <w:pPr>
              <w:keepNext/>
              <w:rPr>
                <w:rFonts w:asciiTheme="minorHAnsi" w:hAnsiTheme="minorHAnsi"/>
                <w:sz w:val="18"/>
                <w:szCs w:val="18"/>
              </w:rPr>
            </w:pPr>
          </w:p>
        </w:tc>
      </w:tr>
      <w:tr w:rsidR="006A55FC" w:rsidRPr="00753D05" w14:paraId="068E9525" w14:textId="77777777" w:rsidTr="00047D3F">
        <w:trPr>
          <w:cantSplit/>
          <w:trHeight w:val="144"/>
        </w:trPr>
        <w:tc>
          <w:tcPr>
            <w:tcW w:w="470" w:type="dxa"/>
            <w:vAlign w:val="center"/>
          </w:tcPr>
          <w:p w14:paraId="068E9522" w14:textId="1C967B86" w:rsidR="006A55FC" w:rsidRPr="00753D05" w:rsidDel="006E5AE2" w:rsidRDefault="006A55FC" w:rsidP="006A55FC">
            <w:pPr>
              <w:pStyle w:val="FootnoteText"/>
              <w:jc w:val="center"/>
              <w:rPr>
                <w:rFonts w:asciiTheme="minorHAnsi" w:hAnsiTheme="minorHAnsi"/>
                <w:sz w:val="18"/>
                <w:szCs w:val="18"/>
              </w:rPr>
            </w:pPr>
            <w:r w:rsidRPr="00753D05">
              <w:rPr>
                <w:rFonts w:asciiTheme="minorHAnsi" w:hAnsiTheme="minorHAnsi"/>
                <w:sz w:val="18"/>
                <w:szCs w:val="18"/>
              </w:rPr>
              <w:t>11</w:t>
            </w:r>
          </w:p>
        </w:tc>
        <w:tc>
          <w:tcPr>
            <w:tcW w:w="5807" w:type="dxa"/>
            <w:vAlign w:val="center"/>
          </w:tcPr>
          <w:p w14:paraId="068E9523" w14:textId="1F67E2FC" w:rsidR="006A55FC" w:rsidRPr="00753D05" w:rsidRDefault="006A55FC" w:rsidP="006A55FC">
            <w:pPr>
              <w:keepNext/>
              <w:rPr>
                <w:rFonts w:asciiTheme="minorHAnsi" w:hAnsiTheme="minorHAnsi"/>
                <w:sz w:val="18"/>
                <w:szCs w:val="18"/>
              </w:rPr>
            </w:pPr>
            <w:r w:rsidRPr="00753D05">
              <w:rPr>
                <w:rFonts w:asciiTheme="minorHAnsi" w:hAnsiTheme="minorHAnsi"/>
                <w:sz w:val="18"/>
                <w:szCs w:val="18"/>
              </w:rPr>
              <w:t>Airflow Rate Protocol Utilized</w:t>
            </w:r>
          </w:p>
        </w:tc>
        <w:tc>
          <w:tcPr>
            <w:tcW w:w="4513" w:type="dxa"/>
            <w:vAlign w:val="center"/>
          </w:tcPr>
          <w:p w14:paraId="068E9524" w14:textId="77777777" w:rsidR="006A55FC" w:rsidRPr="00753D05" w:rsidRDefault="006A55FC" w:rsidP="006A55FC">
            <w:pPr>
              <w:keepNext/>
              <w:rPr>
                <w:rFonts w:asciiTheme="minorHAnsi" w:hAnsiTheme="minorHAnsi"/>
                <w:sz w:val="18"/>
                <w:szCs w:val="18"/>
              </w:rPr>
            </w:pPr>
          </w:p>
        </w:tc>
      </w:tr>
      <w:tr w:rsidR="006A55FC" w:rsidRPr="00753D05" w:rsidDel="003B09DD" w14:paraId="32F8B6CC" w14:textId="1425871C" w:rsidTr="00047D3F">
        <w:trPr>
          <w:cantSplit/>
          <w:trHeight w:val="144"/>
          <w:del w:id="0" w:author="Alhabibi, Haider@Energy" w:date="2023-11-22T13:26:00Z"/>
        </w:trPr>
        <w:tc>
          <w:tcPr>
            <w:tcW w:w="470" w:type="dxa"/>
            <w:vAlign w:val="center"/>
          </w:tcPr>
          <w:p w14:paraId="463ECB58" w14:textId="65B78BCF" w:rsidR="006A55FC" w:rsidRPr="00753D05" w:rsidDel="003B09DD" w:rsidRDefault="006A55FC" w:rsidP="006A55FC">
            <w:pPr>
              <w:pStyle w:val="FootnoteText"/>
              <w:jc w:val="center"/>
              <w:rPr>
                <w:del w:id="1" w:author="Alhabibi, Haider@Energy" w:date="2023-11-22T13:26:00Z"/>
                <w:rFonts w:asciiTheme="minorHAnsi" w:hAnsiTheme="minorHAnsi"/>
                <w:sz w:val="18"/>
                <w:szCs w:val="18"/>
              </w:rPr>
            </w:pPr>
            <w:del w:id="2" w:author="Alhabibi, Haider@Energy" w:date="2023-11-22T13:26:00Z">
              <w:r w:rsidRPr="00753D05" w:rsidDel="003B09DD">
                <w:rPr>
                  <w:rFonts w:asciiTheme="minorHAnsi" w:hAnsiTheme="minorHAnsi"/>
                  <w:sz w:val="18"/>
                  <w:szCs w:val="18"/>
                </w:rPr>
                <w:delText>12</w:delText>
              </w:r>
            </w:del>
          </w:p>
        </w:tc>
        <w:tc>
          <w:tcPr>
            <w:tcW w:w="5807" w:type="dxa"/>
            <w:vAlign w:val="center"/>
          </w:tcPr>
          <w:p w14:paraId="720BC06A" w14:textId="12E45F83" w:rsidR="006A55FC" w:rsidRPr="00753D05" w:rsidDel="003B09DD" w:rsidRDefault="006A55FC" w:rsidP="006A55FC">
            <w:pPr>
              <w:keepNext/>
              <w:rPr>
                <w:del w:id="3" w:author="Alhabibi, Haider@Energy" w:date="2023-11-22T13:26:00Z"/>
                <w:rFonts w:asciiTheme="minorHAnsi" w:hAnsiTheme="minorHAnsi"/>
                <w:sz w:val="18"/>
                <w:szCs w:val="18"/>
              </w:rPr>
            </w:pPr>
            <w:del w:id="4" w:author="Alhabibi, Haider@Energy" w:date="2023-11-22T13:26:00Z">
              <w:r w:rsidRPr="00753D05" w:rsidDel="003B09DD">
                <w:rPr>
                  <w:rFonts w:asciiTheme="minorHAnsi" w:hAnsiTheme="minorHAnsi"/>
                  <w:sz w:val="18"/>
                  <w:szCs w:val="18"/>
                </w:rPr>
                <w:delText>Central Fan Ventilation Cooling System Status</w:delText>
              </w:r>
            </w:del>
          </w:p>
        </w:tc>
        <w:tc>
          <w:tcPr>
            <w:tcW w:w="4513" w:type="dxa"/>
            <w:vAlign w:val="center"/>
          </w:tcPr>
          <w:p w14:paraId="47E18D5B" w14:textId="5E30E09B" w:rsidR="006A55FC" w:rsidRPr="00753D05" w:rsidDel="003B09DD" w:rsidRDefault="006A55FC" w:rsidP="006A55FC">
            <w:pPr>
              <w:keepNext/>
              <w:rPr>
                <w:del w:id="5" w:author="Alhabibi, Haider@Energy" w:date="2023-11-22T13:26:00Z"/>
                <w:rFonts w:asciiTheme="minorHAnsi" w:hAnsiTheme="minorHAnsi"/>
                <w:sz w:val="18"/>
                <w:szCs w:val="18"/>
              </w:rPr>
            </w:pPr>
          </w:p>
        </w:tc>
      </w:tr>
    </w:tbl>
    <w:p w14:paraId="068E9526" w14:textId="77777777" w:rsidR="00DA18E1" w:rsidRPr="00753D05"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DA18E1" w:rsidRPr="00753D05" w:rsidDel="001739A4" w14:paraId="068E9529" w14:textId="77777777" w:rsidTr="00DA18E1">
        <w:trPr>
          <w:cantSplit/>
          <w:trHeight w:val="432"/>
        </w:trPr>
        <w:tc>
          <w:tcPr>
            <w:tcW w:w="11030" w:type="dxa"/>
            <w:gridSpan w:val="3"/>
            <w:vAlign w:val="center"/>
          </w:tcPr>
          <w:p w14:paraId="068E9527" w14:textId="1F789A50" w:rsidR="00DA18E1" w:rsidRPr="00753D05" w:rsidRDefault="00DA18E1" w:rsidP="00DA18E1">
            <w:pPr>
              <w:keepNext/>
              <w:rPr>
                <w:rFonts w:asciiTheme="minorHAnsi" w:hAnsiTheme="minorHAnsi"/>
                <w:b/>
                <w:sz w:val="18"/>
                <w:szCs w:val="18"/>
              </w:rPr>
            </w:pPr>
            <w:r w:rsidRPr="00753D05">
              <w:rPr>
                <w:rFonts w:asciiTheme="minorHAnsi" w:hAnsiTheme="minorHAnsi"/>
                <w:b/>
                <w:sz w:val="18"/>
                <w:szCs w:val="18"/>
              </w:rPr>
              <w:t xml:space="preserve">B. Hole for the placement of a Static Pressure Probe (HSPP), and Permanently </w:t>
            </w:r>
            <w:r w:rsidR="0097509A" w:rsidRPr="00753D05">
              <w:rPr>
                <w:rFonts w:asciiTheme="minorHAnsi" w:hAnsiTheme="minorHAnsi"/>
                <w:b/>
                <w:sz w:val="18"/>
                <w:szCs w:val="18"/>
              </w:rPr>
              <w:t>I</w:t>
            </w:r>
            <w:r w:rsidRPr="00753D05">
              <w:rPr>
                <w:rFonts w:asciiTheme="minorHAnsi" w:hAnsiTheme="minorHAnsi"/>
                <w:b/>
                <w:sz w:val="18"/>
                <w:szCs w:val="18"/>
              </w:rPr>
              <w:t xml:space="preserve">nstalled Static Pressure Probe (PSPP) in the </w:t>
            </w:r>
            <w:r w:rsidR="0097509A" w:rsidRPr="00753D05">
              <w:rPr>
                <w:rFonts w:asciiTheme="minorHAnsi" w:hAnsiTheme="minorHAnsi"/>
                <w:b/>
                <w:sz w:val="18"/>
                <w:szCs w:val="18"/>
              </w:rPr>
              <w:t>S</w:t>
            </w:r>
            <w:r w:rsidRPr="00753D05">
              <w:rPr>
                <w:rFonts w:asciiTheme="minorHAnsi" w:hAnsiTheme="minorHAnsi"/>
                <w:b/>
                <w:sz w:val="18"/>
                <w:szCs w:val="18"/>
              </w:rPr>
              <w:t xml:space="preserve">upply </w:t>
            </w:r>
            <w:r w:rsidR="0097509A" w:rsidRPr="00753D05">
              <w:rPr>
                <w:rFonts w:asciiTheme="minorHAnsi" w:hAnsiTheme="minorHAnsi"/>
                <w:b/>
                <w:sz w:val="18"/>
                <w:szCs w:val="18"/>
              </w:rPr>
              <w:t>P</w:t>
            </w:r>
            <w:r w:rsidRPr="00753D05">
              <w:rPr>
                <w:rFonts w:asciiTheme="minorHAnsi" w:hAnsiTheme="minorHAnsi"/>
                <w:b/>
                <w:sz w:val="18"/>
                <w:szCs w:val="18"/>
              </w:rPr>
              <w:t>lenum</w:t>
            </w:r>
          </w:p>
          <w:p w14:paraId="068E9528" w14:textId="77777777" w:rsidR="00DA18E1" w:rsidRPr="00753D05" w:rsidRDefault="00DA18E1" w:rsidP="00DA18E1">
            <w:pPr>
              <w:pStyle w:val="BulletCALetter"/>
              <w:spacing w:before="0"/>
              <w:ind w:left="0" w:firstLine="0"/>
              <w:rPr>
                <w:rFonts w:asciiTheme="minorHAnsi" w:hAnsiTheme="minorHAnsi"/>
                <w:sz w:val="18"/>
                <w:szCs w:val="18"/>
              </w:rPr>
            </w:pPr>
            <w:r w:rsidRPr="00753D05">
              <w:rPr>
                <w:rFonts w:asciiTheme="minorHAnsi" w:hAnsiTheme="minorHAnsi"/>
                <w:sz w:val="18"/>
                <w:szCs w:val="18"/>
              </w:rPr>
              <w:t xml:space="preserve">Procedures for installing HSPP or PSPP are specified in RA3.3.1.1.  </w:t>
            </w:r>
          </w:p>
        </w:tc>
      </w:tr>
      <w:tr w:rsidR="00DA18E1" w:rsidRPr="00753D05" w:rsidDel="001739A4" w14:paraId="068E952D" w14:textId="77777777" w:rsidTr="00CE3450">
        <w:trPr>
          <w:cantSplit/>
          <w:trHeight w:val="242"/>
        </w:trPr>
        <w:tc>
          <w:tcPr>
            <w:tcW w:w="475" w:type="dxa"/>
            <w:vAlign w:val="center"/>
          </w:tcPr>
          <w:p w14:paraId="068E952A" w14:textId="77777777" w:rsidR="00DA18E1" w:rsidRPr="00753D05" w:rsidRDefault="003F7313" w:rsidP="00DA18E1">
            <w:pPr>
              <w:pStyle w:val="IndexHeading"/>
              <w:jc w:val="center"/>
              <w:rPr>
                <w:rFonts w:asciiTheme="minorHAnsi" w:hAnsiTheme="minorHAnsi"/>
                <w:b w:val="0"/>
                <w:sz w:val="18"/>
                <w:szCs w:val="18"/>
              </w:rPr>
            </w:pPr>
            <w:r w:rsidRPr="00753D05">
              <w:rPr>
                <w:rFonts w:asciiTheme="minorHAnsi" w:hAnsiTheme="minorHAnsi"/>
                <w:b w:val="0"/>
                <w:sz w:val="18"/>
                <w:szCs w:val="18"/>
              </w:rPr>
              <w:t>01</w:t>
            </w:r>
          </w:p>
        </w:tc>
        <w:tc>
          <w:tcPr>
            <w:tcW w:w="5940" w:type="dxa"/>
            <w:vAlign w:val="center"/>
          </w:tcPr>
          <w:p w14:paraId="068E952B" w14:textId="6F7BB37D" w:rsidR="00DA18E1" w:rsidRPr="00753D05" w:rsidRDefault="003F7313" w:rsidP="0097509A">
            <w:pPr>
              <w:rPr>
                <w:rFonts w:asciiTheme="minorHAnsi" w:hAnsiTheme="minorHAnsi"/>
                <w:sz w:val="18"/>
                <w:szCs w:val="18"/>
              </w:rPr>
            </w:pPr>
            <w:r w:rsidRPr="00753D05">
              <w:rPr>
                <w:rFonts w:asciiTheme="minorHAnsi" w:hAnsiTheme="minorHAnsi"/>
                <w:sz w:val="18"/>
                <w:szCs w:val="18"/>
              </w:rPr>
              <w:t xml:space="preserve">Method </w:t>
            </w:r>
            <w:r w:rsidR="0097509A" w:rsidRPr="00753D05">
              <w:rPr>
                <w:rFonts w:asciiTheme="minorHAnsi" w:hAnsiTheme="minorHAnsi"/>
                <w:sz w:val="18"/>
                <w:szCs w:val="18"/>
              </w:rPr>
              <w:t>U</w:t>
            </w:r>
            <w:r w:rsidRPr="00753D05">
              <w:rPr>
                <w:rFonts w:asciiTheme="minorHAnsi" w:hAnsiTheme="minorHAnsi"/>
                <w:sz w:val="18"/>
                <w:szCs w:val="18"/>
              </w:rPr>
              <w:t xml:space="preserve">sed to </w:t>
            </w:r>
            <w:r w:rsidR="0097509A" w:rsidRPr="00753D05">
              <w:rPr>
                <w:rFonts w:asciiTheme="minorHAnsi" w:hAnsiTheme="minorHAnsi"/>
                <w:sz w:val="18"/>
                <w:szCs w:val="18"/>
              </w:rPr>
              <w:t>D</w:t>
            </w:r>
            <w:r w:rsidRPr="00753D05">
              <w:rPr>
                <w:rFonts w:asciiTheme="minorHAnsi" w:hAnsiTheme="minorHAnsi"/>
                <w:sz w:val="18"/>
                <w:szCs w:val="18"/>
              </w:rPr>
              <w:t xml:space="preserve">emonstrate </w:t>
            </w:r>
            <w:r w:rsidR="0097509A" w:rsidRPr="00753D05">
              <w:rPr>
                <w:rFonts w:asciiTheme="minorHAnsi" w:hAnsiTheme="minorHAnsi"/>
                <w:sz w:val="18"/>
                <w:szCs w:val="18"/>
              </w:rPr>
              <w:t>C</w:t>
            </w:r>
            <w:r w:rsidRPr="00753D05">
              <w:rPr>
                <w:rFonts w:asciiTheme="minorHAnsi" w:hAnsiTheme="minorHAnsi"/>
                <w:sz w:val="18"/>
                <w:szCs w:val="18"/>
              </w:rPr>
              <w:t xml:space="preserve">ompliance with the HSPP/PSPP </w:t>
            </w:r>
            <w:r w:rsidR="0097509A" w:rsidRPr="00753D05">
              <w:rPr>
                <w:rFonts w:asciiTheme="minorHAnsi" w:hAnsiTheme="minorHAnsi"/>
                <w:sz w:val="18"/>
                <w:szCs w:val="18"/>
              </w:rPr>
              <w:t>R</w:t>
            </w:r>
            <w:r w:rsidRPr="00753D05">
              <w:rPr>
                <w:rFonts w:asciiTheme="minorHAnsi" w:hAnsiTheme="minorHAnsi"/>
                <w:sz w:val="18"/>
                <w:szCs w:val="18"/>
              </w:rPr>
              <w:t>equirement</w:t>
            </w:r>
          </w:p>
        </w:tc>
        <w:tc>
          <w:tcPr>
            <w:tcW w:w="4615" w:type="dxa"/>
            <w:vAlign w:val="center"/>
          </w:tcPr>
          <w:p w14:paraId="068E952C" w14:textId="77777777" w:rsidR="00DA18E1" w:rsidRPr="00753D05"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753D05"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753D05"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753D05" w:rsidRDefault="00041E5F" w:rsidP="003010D2">
            <w:pPr>
              <w:keepNext/>
              <w:rPr>
                <w:rFonts w:asciiTheme="minorHAnsi" w:hAnsiTheme="minorHAnsi"/>
                <w:b/>
                <w:sz w:val="18"/>
                <w:szCs w:val="18"/>
              </w:rPr>
            </w:pPr>
            <w:r w:rsidRPr="00753D05">
              <w:rPr>
                <w:rFonts w:asciiTheme="minorHAnsi" w:hAnsiTheme="minorHAnsi"/>
                <w:b/>
                <w:sz w:val="18"/>
                <w:szCs w:val="18"/>
              </w:rPr>
              <w:t>C. Airflow Rate Measurement Apparatus and Procedure Information</w:t>
            </w:r>
          </w:p>
          <w:p w14:paraId="068E9530" w14:textId="77777777"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Instrument Specifications are given in RA3.3.1.1, and system airflow rate measurement apparatus information is given in RA3.3.2.</w:t>
            </w:r>
          </w:p>
        </w:tc>
      </w:tr>
      <w:tr w:rsidR="00041E5F" w:rsidRPr="00753D05" w14:paraId="068E9535" w14:textId="77777777" w:rsidTr="00CE3450">
        <w:trPr>
          <w:cantSplit/>
          <w:trHeight w:val="144"/>
        </w:trPr>
        <w:tc>
          <w:tcPr>
            <w:tcW w:w="212" w:type="pct"/>
            <w:vAlign w:val="center"/>
          </w:tcPr>
          <w:p w14:paraId="068E9532"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01</w:t>
            </w:r>
          </w:p>
        </w:tc>
        <w:tc>
          <w:tcPr>
            <w:tcW w:w="2697" w:type="pct"/>
            <w:vAlign w:val="center"/>
          </w:tcPr>
          <w:p w14:paraId="068E9533" w14:textId="77A1A95C" w:rsidR="00041E5F" w:rsidRPr="00753D05" w:rsidRDefault="003F7313" w:rsidP="0097509A">
            <w:pPr>
              <w:keepNext/>
              <w:rPr>
                <w:rFonts w:asciiTheme="minorHAnsi" w:hAnsiTheme="minorHAnsi"/>
                <w:sz w:val="18"/>
                <w:szCs w:val="18"/>
              </w:rPr>
            </w:pPr>
            <w:r w:rsidRPr="00753D05">
              <w:rPr>
                <w:rFonts w:asciiTheme="minorHAnsi" w:hAnsiTheme="minorHAnsi"/>
                <w:sz w:val="18"/>
                <w:szCs w:val="18"/>
              </w:rPr>
              <w:t xml:space="preserve">Airflow Rate Measurement Type </w:t>
            </w:r>
            <w:r w:rsidR="0097509A" w:rsidRPr="00753D05">
              <w:rPr>
                <w:rFonts w:asciiTheme="minorHAnsi" w:hAnsiTheme="minorHAnsi"/>
                <w:sz w:val="18"/>
                <w:szCs w:val="18"/>
              </w:rPr>
              <w:t>U</w:t>
            </w:r>
            <w:r w:rsidRPr="00753D05">
              <w:rPr>
                <w:rFonts w:asciiTheme="minorHAnsi" w:hAnsiTheme="minorHAnsi"/>
                <w:sz w:val="18"/>
                <w:szCs w:val="18"/>
              </w:rPr>
              <w:t xml:space="preserve">sed for this </w:t>
            </w:r>
            <w:r w:rsidR="0097509A" w:rsidRPr="00753D05">
              <w:rPr>
                <w:rFonts w:asciiTheme="minorHAnsi" w:hAnsiTheme="minorHAnsi"/>
                <w:sz w:val="18"/>
                <w:szCs w:val="18"/>
              </w:rPr>
              <w:t>A</w:t>
            </w:r>
            <w:r w:rsidRPr="00753D05">
              <w:rPr>
                <w:rFonts w:asciiTheme="minorHAnsi" w:hAnsiTheme="minorHAnsi"/>
                <w:sz w:val="18"/>
                <w:szCs w:val="18"/>
              </w:rPr>
              <w:t xml:space="preserve">irflow </w:t>
            </w:r>
            <w:r w:rsidR="0097509A" w:rsidRPr="00753D05">
              <w:rPr>
                <w:rFonts w:asciiTheme="minorHAnsi" w:hAnsiTheme="minorHAnsi"/>
                <w:sz w:val="18"/>
                <w:szCs w:val="18"/>
              </w:rPr>
              <w:t>R</w:t>
            </w:r>
            <w:r w:rsidRPr="00753D05">
              <w:rPr>
                <w:rFonts w:asciiTheme="minorHAnsi" w:hAnsiTheme="minorHAnsi"/>
                <w:sz w:val="18"/>
                <w:szCs w:val="18"/>
              </w:rPr>
              <w:t xml:space="preserve">ate </w:t>
            </w:r>
            <w:r w:rsidR="0097509A" w:rsidRPr="00753D05">
              <w:rPr>
                <w:rFonts w:asciiTheme="minorHAnsi" w:hAnsiTheme="minorHAnsi"/>
                <w:sz w:val="18"/>
                <w:szCs w:val="18"/>
              </w:rPr>
              <w:t>V</w:t>
            </w:r>
            <w:r w:rsidRPr="00753D05">
              <w:rPr>
                <w:rFonts w:asciiTheme="minorHAnsi" w:hAnsiTheme="minorHAnsi"/>
                <w:sz w:val="18"/>
                <w:szCs w:val="18"/>
              </w:rPr>
              <w:t>erification</w:t>
            </w:r>
          </w:p>
        </w:tc>
        <w:tc>
          <w:tcPr>
            <w:tcW w:w="2092" w:type="pct"/>
          </w:tcPr>
          <w:p w14:paraId="068E9534" w14:textId="77777777" w:rsidR="00041E5F" w:rsidRPr="00753D05" w:rsidRDefault="00041E5F" w:rsidP="003010D2">
            <w:pPr>
              <w:pStyle w:val="ListParagraph"/>
              <w:keepNext/>
              <w:ind w:left="0"/>
              <w:rPr>
                <w:rFonts w:asciiTheme="minorHAnsi" w:hAnsiTheme="minorHAnsi"/>
                <w:sz w:val="18"/>
                <w:szCs w:val="18"/>
              </w:rPr>
            </w:pPr>
          </w:p>
        </w:tc>
      </w:tr>
      <w:tr w:rsidR="00041E5F" w:rsidRPr="00753D05" w14:paraId="068E9539" w14:textId="77777777" w:rsidTr="00CE3450">
        <w:trPr>
          <w:cantSplit/>
          <w:trHeight w:val="144"/>
        </w:trPr>
        <w:tc>
          <w:tcPr>
            <w:tcW w:w="212" w:type="pct"/>
            <w:vAlign w:val="center"/>
          </w:tcPr>
          <w:p w14:paraId="068E9536"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02</w:t>
            </w:r>
          </w:p>
        </w:tc>
        <w:tc>
          <w:tcPr>
            <w:tcW w:w="2697" w:type="pct"/>
            <w:vAlign w:val="center"/>
          </w:tcPr>
          <w:p w14:paraId="068E9537" w14:textId="0FEB1E4B"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Manufacturer of Airflow Measurement Apparatus</w:t>
            </w:r>
          </w:p>
        </w:tc>
        <w:tc>
          <w:tcPr>
            <w:tcW w:w="2092" w:type="pct"/>
            <w:vAlign w:val="center"/>
          </w:tcPr>
          <w:p w14:paraId="068E9538" w14:textId="77777777" w:rsidR="00041E5F" w:rsidRPr="00753D05" w:rsidRDefault="00041E5F" w:rsidP="003010D2">
            <w:pPr>
              <w:keepNext/>
              <w:rPr>
                <w:rFonts w:asciiTheme="minorHAnsi" w:hAnsiTheme="minorHAnsi"/>
                <w:sz w:val="18"/>
                <w:szCs w:val="18"/>
              </w:rPr>
            </w:pPr>
          </w:p>
        </w:tc>
      </w:tr>
      <w:tr w:rsidR="00041E5F" w:rsidRPr="00753D05" w14:paraId="068E953D" w14:textId="77777777" w:rsidTr="00CE3450">
        <w:trPr>
          <w:cantSplit/>
          <w:trHeight w:val="144"/>
        </w:trPr>
        <w:tc>
          <w:tcPr>
            <w:tcW w:w="212" w:type="pct"/>
            <w:vAlign w:val="center"/>
          </w:tcPr>
          <w:p w14:paraId="068E953A"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03</w:t>
            </w:r>
          </w:p>
        </w:tc>
        <w:tc>
          <w:tcPr>
            <w:tcW w:w="2697" w:type="pct"/>
            <w:vAlign w:val="center"/>
          </w:tcPr>
          <w:p w14:paraId="068E953B" w14:textId="2CEC998B"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Model number of Airflow Measurement Apparatus</w:t>
            </w:r>
          </w:p>
        </w:tc>
        <w:tc>
          <w:tcPr>
            <w:tcW w:w="2092" w:type="pct"/>
            <w:vAlign w:val="center"/>
          </w:tcPr>
          <w:p w14:paraId="068E953C" w14:textId="77777777" w:rsidR="00041E5F" w:rsidRPr="00753D05" w:rsidRDefault="00041E5F" w:rsidP="003010D2">
            <w:pPr>
              <w:keepNext/>
              <w:rPr>
                <w:rFonts w:asciiTheme="minorHAnsi" w:hAnsiTheme="minorHAnsi"/>
                <w:sz w:val="18"/>
                <w:szCs w:val="18"/>
              </w:rPr>
            </w:pPr>
          </w:p>
        </w:tc>
      </w:tr>
      <w:tr w:rsidR="00041E5F" w:rsidRPr="00753D05" w14:paraId="068E9541" w14:textId="77777777" w:rsidTr="00CE3450">
        <w:trPr>
          <w:cantSplit/>
          <w:trHeight w:val="144"/>
        </w:trPr>
        <w:tc>
          <w:tcPr>
            <w:tcW w:w="212" w:type="pct"/>
            <w:vAlign w:val="center"/>
          </w:tcPr>
          <w:p w14:paraId="068E953E" w14:textId="77777777" w:rsidR="00041E5F" w:rsidRPr="00753D05" w:rsidRDefault="003F7313" w:rsidP="003010D2">
            <w:pPr>
              <w:keepNext/>
              <w:jc w:val="center"/>
              <w:rPr>
                <w:rFonts w:asciiTheme="minorHAnsi" w:hAnsiTheme="minorHAnsi"/>
                <w:sz w:val="18"/>
                <w:szCs w:val="18"/>
              </w:rPr>
            </w:pPr>
            <w:r w:rsidRPr="00753D05">
              <w:rPr>
                <w:rFonts w:asciiTheme="minorHAnsi" w:hAnsiTheme="minorHAnsi"/>
                <w:sz w:val="18"/>
                <w:szCs w:val="18"/>
              </w:rPr>
              <w:t>04</w:t>
            </w:r>
          </w:p>
        </w:tc>
        <w:tc>
          <w:tcPr>
            <w:tcW w:w="2697" w:type="pct"/>
            <w:vAlign w:val="center"/>
          </w:tcPr>
          <w:p w14:paraId="068E953F" w14:textId="2B77CC18" w:rsidR="00041E5F" w:rsidRPr="00753D05" w:rsidRDefault="003F7313" w:rsidP="003010D2">
            <w:pPr>
              <w:keepNext/>
              <w:rPr>
                <w:rFonts w:asciiTheme="minorHAnsi" w:hAnsiTheme="minorHAnsi"/>
                <w:sz w:val="18"/>
                <w:szCs w:val="18"/>
              </w:rPr>
            </w:pPr>
            <w:r w:rsidRPr="00753D05">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753D05" w:rsidRDefault="00041E5F" w:rsidP="003010D2">
            <w:pPr>
              <w:pStyle w:val="ListParagraph"/>
              <w:keepNext/>
              <w:ind w:left="0"/>
              <w:rPr>
                <w:rFonts w:asciiTheme="minorHAnsi" w:hAnsiTheme="minorHAnsi"/>
                <w:sz w:val="18"/>
                <w:szCs w:val="18"/>
              </w:rPr>
            </w:pPr>
          </w:p>
        </w:tc>
      </w:tr>
    </w:tbl>
    <w:p w14:paraId="3BE4E8A3" w14:textId="77777777" w:rsidR="0097509A" w:rsidRPr="00753D05"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753D05" w14:paraId="068E9546" w14:textId="77777777" w:rsidTr="00780394">
        <w:trPr>
          <w:cantSplit/>
          <w:trHeight w:val="144"/>
        </w:trPr>
        <w:tc>
          <w:tcPr>
            <w:tcW w:w="5000" w:type="pct"/>
            <w:vAlign w:val="center"/>
          </w:tcPr>
          <w:p w14:paraId="068E9545" w14:textId="1DC39F94" w:rsidR="00B63018" w:rsidRPr="00753D05" w:rsidRDefault="00780394" w:rsidP="003010D2">
            <w:pPr>
              <w:keepNext/>
              <w:rPr>
                <w:rFonts w:asciiTheme="minorHAnsi" w:hAnsiTheme="minorHAnsi"/>
                <w:sz w:val="18"/>
                <w:szCs w:val="18"/>
              </w:rPr>
            </w:pPr>
            <w:r w:rsidRPr="00753D05">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753D05"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753D05" w14:paraId="068E954A" w14:textId="77777777" w:rsidTr="003010D2">
        <w:trPr>
          <w:trHeight w:val="144"/>
        </w:trPr>
        <w:tc>
          <w:tcPr>
            <w:tcW w:w="4997" w:type="pct"/>
            <w:gridSpan w:val="3"/>
          </w:tcPr>
          <w:p w14:paraId="068E9548" w14:textId="1A5894C0" w:rsidR="00041E5F" w:rsidRPr="00753D05" w:rsidRDefault="00041E5F" w:rsidP="003010D2">
            <w:pPr>
              <w:keepNext/>
              <w:rPr>
                <w:rFonts w:asciiTheme="minorHAnsi" w:hAnsiTheme="minorHAnsi"/>
                <w:b/>
                <w:sz w:val="18"/>
                <w:szCs w:val="18"/>
              </w:rPr>
            </w:pPr>
            <w:r w:rsidRPr="00753D05">
              <w:rPr>
                <w:rFonts w:asciiTheme="minorHAnsi" w:hAnsiTheme="minorHAnsi"/>
                <w:b/>
                <w:sz w:val="18"/>
                <w:szCs w:val="18"/>
              </w:rPr>
              <w:t>D. Forced Air System Airflow Rate Measurement</w:t>
            </w:r>
          </w:p>
          <w:p w14:paraId="068E9549" w14:textId="77777777" w:rsidR="00041E5F" w:rsidRPr="00753D05" w:rsidRDefault="00041E5F" w:rsidP="003010D2">
            <w:pPr>
              <w:keepNext/>
              <w:rPr>
                <w:rFonts w:asciiTheme="minorHAnsi" w:hAnsiTheme="minorHAnsi"/>
                <w:b/>
                <w:sz w:val="18"/>
                <w:szCs w:val="18"/>
              </w:rPr>
            </w:pPr>
            <w:r w:rsidRPr="00753D05">
              <w:rPr>
                <w:rFonts w:asciiTheme="minorHAnsi" w:hAnsiTheme="minorHAnsi"/>
                <w:sz w:val="18"/>
                <w:szCs w:val="18"/>
              </w:rPr>
              <w:t>The procedures for System Airflow Rate Verification are specified in Reference Residential Appendix RA3.3.</w:t>
            </w:r>
          </w:p>
        </w:tc>
      </w:tr>
      <w:tr w:rsidR="00041E5F" w:rsidRPr="00753D05"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01</w:t>
            </w:r>
          </w:p>
        </w:tc>
        <w:tc>
          <w:tcPr>
            <w:tcW w:w="2246" w:type="pct"/>
            <w:vAlign w:val="center"/>
          </w:tcPr>
          <w:p w14:paraId="068E954C" w14:textId="2DDD8352"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Required Minimum System Airflow Rate (cfm/ton)</w:t>
            </w:r>
          </w:p>
        </w:tc>
        <w:tc>
          <w:tcPr>
            <w:tcW w:w="2539" w:type="pct"/>
            <w:vAlign w:val="center"/>
          </w:tcPr>
          <w:p w14:paraId="068E954D" w14:textId="77777777" w:rsidR="00041E5F" w:rsidRPr="00753D05" w:rsidRDefault="00041E5F" w:rsidP="003010D2">
            <w:pPr>
              <w:keepNext/>
              <w:rPr>
                <w:rFonts w:asciiTheme="minorHAnsi" w:hAnsiTheme="minorHAnsi"/>
                <w:sz w:val="18"/>
                <w:szCs w:val="18"/>
              </w:rPr>
            </w:pPr>
          </w:p>
        </w:tc>
      </w:tr>
      <w:tr w:rsidR="00041E5F" w:rsidRPr="00753D05"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02</w:t>
            </w:r>
          </w:p>
        </w:tc>
        <w:tc>
          <w:tcPr>
            <w:tcW w:w="2246" w:type="pct"/>
            <w:vAlign w:val="center"/>
          </w:tcPr>
          <w:p w14:paraId="068E9550" w14:textId="2603A906"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Required Minimum System Airflow Target (cfm)</w:t>
            </w:r>
          </w:p>
        </w:tc>
        <w:tc>
          <w:tcPr>
            <w:tcW w:w="2539" w:type="pct"/>
            <w:vAlign w:val="center"/>
          </w:tcPr>
          <w:p w14:paraId="068E9551" w14:textId="77777777" w:rsidR="00041E5F" w:rsidRPr="00753D05" w:rsidRDefault="00041E5F" w:rsidP="003010D2">
            <w:pPr>
              <w:keepNext/>
              <w:rPr>
                <w:rFonts w:asciiTheme="minorHAnsi" w:hAnsiTheme="minorHAnsi"/>
                <w:sz w:val="18"/>
                <w:szCs w:val="18"/>
              </w:rPr>
            </w:pPr>
          </w:p>
        </w:tc>
      </w:tr>
      <w:tr w:rsidR="00041E5F" w:rsidRPr="00753D05"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03</w:t>
            </w:r>
          </w:p>
        </w:tc>
        <w:tc>
          <w:tcPr>
            <w:tcW w:w="2246" w:type="pct"/>
            <w:vAlign w:val="center"/>
          </w:tcPr>
          <w:p w14:paraId="068E9554" w14:textId="0A8A666C"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Actual System Airflow Rate Measurement (cfm)</w:t>
            </w:r>
          </w:p>
        </w:tc>
        <w:tc>
          <w:tcPr>
            <w:tcW w:w="2539" w:type="pct"/>
            <w:vAlign w:val="center"/>
          </w:tcPr>
          <w:p w14:paraId="068E9555" w14:textId="77777777" w:rsidR="00041E5F" w:rsidRPr="00753D05" w:rsidRDefault="00041E5F" w:rsidP="003010D2">
            <w:pPr>
              <w:keepNext/>
              <w:rPr>
                <w:rFonts w:asciiTheme="minorHAnsi" w:hAnsiTheme="minorHAnsi"/>
                <w:sz w:val="18"/>
                <w:szCs w:val="18"/>
              </w:rPr>
            </w:pPr>
          </w:p>
        </w:tc>
      </w:tr>
      <w:tr w:rsidR="00041E5F" w:rsidRPr="00753D05"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753D05" w:rsidRDefault="00041E5F" w:rsidP="007A1CE5">
            <w:pPr>
              <w:keepNext/>
              <w:jc w:val="center"/>
              <w:rPr>
                <w:rFonts w:asciiTheme="minorHAnsi" w:hAnsiTheme="minorHAnsi"/>
                <w:sz w:val="18"/>
                <w:szCs w:val="18"/>
              </w:rPr>
            </w:pPr>
            <w:r w:rsidRPr="00753D05">
              <w:rPr>
                <w:rFonts w:asciiTheme="minorHAnsi" w:hAnsiTheme="minorHAnsi"/>
                <w:sz w:val="18"/>
                <w:szCs w:val="18"/>
              </w:rPr>
              <w:t>04</w:t>
            </w:r>
          </w:p>
        </w:tc>
        <w:tc>
          <w:tcPr>
            <w:tcW w:w="2246" w:type="pct"/>
            <w:vAlign w:val="center"/>
          </w:tcPr>
          <w:p w14:paraId="068E9558" w14:textId="77777777" w:rsidR="00041E5F" w:rsidRPr="00753D05" w:rsidRDefault="00041E5F" w:rsidP="003010D2">
            <w:pPr>
              <w:keepNext/>
              <w:rPr>
                <w:rFonts w:asciiTheme="minorHAnsi" w:hAnsiTheme="minorHAnsi"/>
                <w:sz w:val="18"/>
                <w:szCs w:val="18"/>
              </w:rPr>
            </w:pPr>
            <w:r w:rsidRPr="00753D05">
              <w:rPr>
                <w:rFonts w:asciiTheme="minorHAnsi" w:hAnsiTheme="minorHAnsi"/>
                <w:sz w:val="18"/>
                <w:szCs w:val="18"/>
              </w:rPr>
              <w:t>Compliance Statement:</w:t>
            </w:r>
          </w:p>
        </w:tc>
        <w:tc>
          <w:tcPr>
            <w:tcW w:w="2539" w:type="pct"/>
            <w:vAlign w:val="center"/>
          </w:tcPr>
          <w:p w14:paraId="068E9559" w14:textId="77777777" w:rsidR="00041E5F" w:rsidRPr="00753D05" w:rsidRDefault="00041E5F" w:rsidP="003010D2">
            <w:pPr>
              <w:keepNext/>
              <w:rPr>
                <w:rFonts w:asciiTheme="minorHAnsi" w:hAnsiTheme="minorHAnsi"/>
                <w:sz w:val="18"/>
                <w:szCs w:val="18"/>
              </w:rPr>
            </w:pPr>
          </w:p>
        </w:tc>
      </w:tr>
    </w:tbl>
    <w:p w14:paraId="068E955B" w14:textId="77777777" w:rsidR="000A1890" w:rsidRPr="00753D05" w:rsidRDefault="000A1890" w:rsidP="00B816B4">
      <w:pPr>
        <w:rPr>
          <w:rFonts w:asciiTheme="minorHAnsi" w:hAnsiTheme="minorHAnsi"/>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980"/>
        <w:gridCol w:w="8347"/>
      </w:tblGrid>
      <w:tr w:rsidR="00B07EC1" w:rsidRPr="00753D05" w14:paraId="068E955D" w14:textId="77777777" w:rsidTr="00A94524">
        <w:trPr>
          <w:trHeight w:val="144"/>
        </w:trPr>
        <w:tc>
          <w:tcPr>
            <w:tcW w:w="10795" w:type="dxa"/>
            <w:gridSpan w:val="3"/>
          </w:tcPr>
          <w:p w14:paraId="068E955C" w14:textId="77777777" w:rsidR="00B07EC1" w:rsidRPr="00753D05" w:rsidRDefault="00B07EC1" w:rsidP="00B07EC1">
            <w:pPr>
              <w:keepNext/>
              <w:rPr>
                <w:rFonts w:asciiTheme="minorHAnsi" w:hAnsiTheme="minorHAnsi"/>
                <w:sz w:val="18"/>
                <w:szCs w:val="18"/>
              </w:rPr>
            </w:pPr>
            <w:r w:rsidRPr="00753D05">
              <w:rPr>
                <w:rFonts w:asciiTheme="minorHAnsi" w:hAnsiTheme="minorHAnsi"/>
                <w:b/>
                <w:sz w:val="18"/>
                <w:szCs w:val="18"/>
              </w:rPr>
              <w:lastRenderedPageBreak/>
              <w:t>E. Additional Requirements</w:t>
            </w:r>
          </w:p>
        </w:tc>
      </w:tr>
      <w:tr w:rsidR="00B07EC1" w:rsidRPr="00753D05" w14:paraId="068E9560" w14:textId="77777777" w:rsidTr="00A94524">
        <w:trPr>
          <w:trHeight w:val="144"/>
        </w:trPr>
        <w:tc>
          <w:tcPr>
            <w:tcW w:w="468" w:type="dxa"/>
            <w:vAlign w:val="center"/>
          </w:tcPr>
          <w:p w14:paraId="068E955E"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01</w:t>
            </w:r>
          </w:p>
        </w:tc>
        <w:tc>
          <w:tcPr>
            <w:tcW w:w="10327" w:type="dxa"/>
            <w:gridSpan w:val="2"/>
          </w:tcPr>
          <w:p w14:paraId="068E955F" w14:textId="7578028C" w:rsidR="00B07EC1" w:rsidRPr="00753D05" w:rsidRDefault="00B07EC1" w:rsidP="00CE3450">
            <w:pPr>
              <w:pStyle w:val="FootnoteText"/>
              <w:keepNext/>
              <w:rPr>
                <w:rFonts w:asciiTheme="minorHAnsi" w:hAnsiTheme="minorHAnsi"/>
                <w:sz w:val="18"/>
                <w:szCs w:val="18"/>
              </w:rPr>
            </w:pPr>
            <w:r w:rsidRPr="00753D05">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753D05" w14:paraId="068E9563" w14:textId="77777777" w:rsidTr="00A94524">
        <w:trPr>
          <w:trHeight w:val="144"/>
        </w:trPr>
        <w:tc>
          <w:tcPr>
            <w:tcW w:w="468" w:type="dxa"/>
            <w:vAlign w:val="center"/>
          </w:tcPr>
          <w:p w14:paraId="068E9561"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02</w:t>
            </w:r>
          </w:p>
        </w:tc>
        <w:tc>
          <w:tcPr>
            <w:tcW w:w="10327" w:type="dxa"/>
            <w:gridSpan w:val="2"/>
          </w:tcPr>
          <w:p w14:paraId="068E9562" w14:textId="77777777" w:rsidR="00B07EC1" w:rsidRPr="00753D05" w:rsidRDefault="00B07EC1" w:rsidP="00B07EC1">
            <w:pPr>
              <w:pStyle w:val="FootnoteText"/>
              <w:keepNext/>
              <w:rPr>
                <w:rFonts w:asciiTheme="minorHAnsi" w:hAnsiTheme="minorHAnsi"/>
                <w:sz w:val="18"/>
                <w:szCs w:val="18"/>
              </w:rPr>
            </w:pPr>
            <w:r w:rsidRPr="00753D05">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753D05" w14:paraId="068E9566" w14:textId="77777777" w:rsidTr="00A94524">
        <w:trPr>
          <w:trHeight w:val="144"/>
        </w:trPr>
        <w:tc>
          <w:tcPr>
            <w:tcW w:w="468" w:type="dxa"/>
            <w:vAlign w:val="center"/>
          </w:tcPr>
          <w:p w14:paraId="068E9564" w14:textId="77777777" w:rsidR="00B07EC1" w:rsidRPr="00753D05" w:rsidRDefault="00B07EC1" w:rsidP="00B07EC1">
            <w:pPr>
              <w:pStyle w:val="FootnoteText"/>
              <w:keepNext/>
              <w:jc w:val="center"/>
              <w:rPr>
                <w:rFonts w:ascii="Calibri" w:hAnsi="Calibri"/>
                <w:sz w:val="18"/>
                <w:szCs w:val="18"/>
              </w:rPr>
            </w:pPr>
            <w:r w:rsidRPr="00753D05">
              <w:rPr>
                <w:rFonts w:ascii="Calibri" w:hAnsi="Calibri"/>
                <w:sz w:val="18"/>
                <w:szCs w:val="18"/>
              </w:rPr>
              <w:t>03</w:t>
            </w:r>
          </w:p>
        </w:tc>
        <w:tc>
          <w:tcPr>
            <w:tcW w:w="10327" w:type="dxa"/>
            <w:gridSpan w:val="2"/>
          </w:tcPr>
          <w:p w14:paraId="068E9565" w14:textId="04D2873E" w:rsidR="00B07EC1" w:rsidRPr="00753D05" w:rsidRDefault="00B07EC1" w:rsidP="00900C1B">
            <w:pPr>
              <w:pStyle w:val="FootnoteText"/>
              <w:keepNext/>
              <w:rPr>
                <w:rFonts w:asciiTheme="minorHAnsi" w:hAnsiTheme="minorHAnsi"/>
                <w:sz w:val="18"/>
                <w:szCs w:val="18"/>
              </w:rPr>
            </w:pPr>
            <w:r w:rsidRPr="00753D05">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753D05">
              <w:rPr>
                <w:rFonts w:asciiTheme="minorHAnsi" w:hAnsiTheme="minorHAnsi" w:cs="Tahoma"/>
                <w:color w:val="000000"/>
                <w:sz w:val="18"/>
                <w:szCs w:val="18"/>
              </w:rPr>
              <w:t>ly constructed</w:t>
            </w:r>
            <w:r w:rsidR="00B4470D" w:rsidRPr="00753D05">
              <w:rPr>
                <w:rFonts w:asciiTheme="minorHAnsi" w:hAnsiTheme="minorHAnsi" w:cs="Tahoma"/>
                <w:color w:val="000000"/>
                <w:sz w:val="18"/>
                <w:szCs w:val="18"/>
              </w:rPr>
              <w:t xml:space="preserve"> </w:t>
            </w:r>
            <w:r w:rsidRPr="00753D05">
              <w:rPr>
                <w:rFonts w:asciiTheme="minorHAnsi" w:hAnsiTheme="minorHAnsi" w:cs="Tahoma"/>
                <w:color w:val="000000"/>
                <w:sz w:val="18"/>
                <w:szCs w:val="18"/>
              </w:rPr>
              <w:t xml:space="preserve">zonally controlled systems unless the </w:t>
            </w:r>
            <w:r w:rsidR="00966245" w:rsidRPr="00753D05">
              <w:rPr>
                <w:rFonts w:asciiTheme="minorHAnsi" w:hAnsiTheme="minorHAnsi" w:cs="Tahoma"/>
                <w:color w:val="000000"/>
                <w:sz w:val="18"/>
                <w:szCs w:val="18"/>
              </w:rPr>
              <w:t xml:space="preserve">Performance </w:t>
            </w:r>
            <w:r w:rsidRPr="00753D05">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753D05">
              <w:rPr>
                <w:rFonts w:asciiTheme="minorHAnsi" w:hAnsiTheme="minorHAnsi" w:cs="Tahoma"/>
                <w:color w:val="000000"/>
                <w:sz w:val="18"/>
                <w:szCs w:val="18"/>
              </w:rPr>
              <w:t xml:space="preserve">Performance </w:t>
            </w:r>
            <w:r w:rsidRPr="00753D05">
              <w:rPr>
                <w:rFonts w:asciiTheme="minorHAnsi" w:hAnsiTheme="minorHAnsi" w:cs="Tahoma"/>
                <w:color w:val="000000"/>
                <w:sz w:val="18"/>
                <w:szCs w:val="18"/>
              </w:rPr>
              <w:t>Certificate of Compliance</w:t>
            </w:r>
            <w:r w:rsidR="00966245" w:rsidRPr="00753D05">
              <w:rPr>
                <w:rFonts w:asciiTheme="minorHAnsi" w:hAnsiTheme="minorHAnsi" w:cs="Tahoma"/>
                <w:color w:val="000000"/>
                <w:sz w:val="18"/>
                <w:szCs w:val="18"/>
              </w:rPr>
              <w:t>,</w:t>
            </w:r>
            <w:r w:rsidRPr="00753D05">
              <w:rPr>
                <w:rFonts w:asciiTheme="minorHAnsi" w:hAnsiTheme="minorHAnsi" w:cs="Tahoma"/>
                <w:color w:val="000000"/>
                <w:sz w:val="18"/>
                <w:szCs w:val="18"/>
              </w:rPr>
              <w:t xml:space="preserve"> the airflow rate shall conform to </w:t>
            </w:r>
            <w:r w:rsidR="00966245" w:rsidRPr="00753D05">
              <w:rPr>
                <w:rFonts w:asciiTheme="minorHAnsi" w:hAnsiTheme="minorHAnsi" w:cs="Tahoma"/>
                <w:color w:val="000000"/>
                <w:sz w:val="18"/>
                <w:szCs w:val="18"/>
              </w:rPr>
              <w:t xml:space="preserve">the specifications listed on </w:t>
            </w:r>
            <w:r w:rsidR="00083729" w:rsidRPr="00753D05">
              <w:rPr>
                <w:rFonts w:asciiTheme="minorHAnsi" w:hAnsiTheme="minorHAnsi" w:cs="Tahoma"/>
                <w:color w:val="000000"/>
                <w:sz w:val="18"/>
                <w:szCs w:val="18"/>
              </w:rPr>
              <w:t>the Certificate of Compliance</w:t>
            </w:r>
            <w:r w:rsidRPr="00753D05">
              <w:rPr>
                <w:rFonts w:asciiTheme="minorHAnsi" w:hAnsiTheme="minorHAnsi" w:cs="Tahoma"/>
                <w:color w:val="000000"/>
                <w:sz w:val="18"/>
                <w:szCs w:val="18"/>
              </w:rPr>
              <w:t xml:space="preserve">. </w:t>
            </w:r>
          </w:p>
        </w:tc>
      </w:tr>
      <w:tr w:rsidR="00FA0024" w:rsidRPr="00753D05" w14:paraId="068E9569" w14:textId="77777777" w:rsidTr="00A94524">
        <w:trPr>
          <w:trHeight w:val="144"/>
        </w:trPr>
        <w:tc>
          <w:tcPr>
            <w:tcW w:w="468" w:type="dxa"/>
            <w:vAlign w:val="center"/>
          </w:tcPr>
          <w:p w14:paraId="068E9567"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04</w:t>
            </w:r>
          </w:p>
        </w:tc>
        <w:tc>
          <w:tcPr>
            <w:tcW w:w="10327" w:type="dxa"/>
            <w:gridSpan w:val="2"/>
            <w:vAlign w:val="center"/>
          </w:tcPr>
          <w:p w14:paraId="068E9568"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All registers were fully open during the diagnostic test.</w:t>
            </w:r>
          </w:p>
        </w:tc>
      </w:tr>
      <w:tr w:rsidR="00FA0024" w:rsidRPr="00753D05" w14:paraId="068E956C" w14:textId="77777777" w:rsidTr="00A94524">
        <w:trPr>
          <w:trHeight w:val="144"/>
        </w:trPr>
        <w:tc>
          <w:tcPr>
            <w:tcW w:w="468" w:type="dxa"/>
            <w:vAlign w:val="center"/>
          </w:tcPr>
          <w:p w14:paraId="068E956A"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05</w:t>
            </w:r>
          </w:p>
        </w:tc>
        <w:tc>
          <w:tcPr>
            <w:tcW w:w="10327" w:type="dxa"/>
            <w:gridSpan w:val="2"/>
            <w:vAlign w:val="center"/>
          </w:tcPr>
          <w:p w14:paraId="068E956B"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System fan was set at maximum speed during the diagnostic test.</w:t>
            </w:r>
          </w:p>
        </w:tc>
      </w:tr>
      <w:tr w:rsidR="00FA0024" w:rsidRPr="00753D05" w14:paraId="068E956F" w14:textId="77777777" w:rsidTr="00A94524">
        <w:trPr>
          <w:trHeight w:val="144"/>
        </w:trPr>
        <w:tc>
          <w:tcPr>
            <w:tcW w:w="468" w:type="dxa"/>
            <w:vAlign w:val="center"/>
          </w:tcPr>
          <w:p w14:paraId="068E956D"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06</w:t>
            </w:r>
          </w:p>
        </w:tc>
        <w:tc>
          <w:tcPr>
            <w:tcW w:w="10327" w:type="dxa"/>
            <w:gridSpan w:val="2"/>
            <w:vAlign w:val="center"/>
          </w:tcPr>
          <w:p w14:paraId="068E956E"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If fresh air duct is part of the HVAC system it was not closed during the diagnostic test.</w:t>
            </w:r>
          </w:p>
        </w:tc>
      </w:tr>
      <w:tr w:rsidR="00FA0024" w:rsidRPr="00753D05" w14:paraId="068E9572" w14:textId="77777777" w:rsidTr="00A94524">
        <w:trPr>
          <w:trHeight w:val="144"/>
        </w:trPr>
        <w:tc>
          <w:tcPr>
            <w:tcW w:w="468" w:type="dxa"/>
            <w:vAlign w:val="center"/>
          </w:tcPr>
          <w:p w14:paraId="068E9570"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07</w:t>
            </w:r>
          </w:p>
        </w:tc>
        <w:tc>
          <w:tcPr>
            <w:tcW w:w="10327" w:type="dxa"/>
            <w:gridSpan w:val="2"/>
            <w:vAlign w:val="center"/>
          </w:tcPr>
          <w:p w14:paraId="068E9571" w14:textId="77777777" w:rsidR="00FA0024" w:rsidRPr="00753D05" w:rsidRDefault="00FA0024" w:rsidP="00966245">
            <w:pPr>
              <w:pStyle w:val="FootnoteText"/>
              <w:keepNext/>
              <w:rPr>
                <w:rFonts w:asciiTheme="minorHAnsi" w:hAnsiTheme="minorHAnsi" w:cs="Tahoma"/>
                <w:color w:val="000000"/>
                <w:sz w:val="18"/>
                <w:szCs w:val="18"/>
              </w:rPr>
            </w:pPr>
            <w:r w:rsidRPr="00753D05">
              <w:rPr>
                <w:rFonts w:asciiTheme="minorHAnsi" w:hAnsiTheme="minorHAnsi"/>
                <w:sz w:val="18"/>
                <w:szCs w:val="18"/>
              </w:rPr>
              <w:t>Airflow rate and fan watt draw shall be simultaneous measurements when used to calculate the Fan Efficacy tested value.</w:t>
            </w:r>
          </w:p>
        </w:tc>
      </w:tr>
      <w:tr w:rsidR="00FA0024" w:rsidRPr="00753D05" w14:paraId="068E9575" w14:textId="77777777" w:rsidTr="00A94524">
        <w:trPr>
          <w:trHeight w:val="144"/>
        </w:trPr>
        <w:tc>
          <w:tcPr>
            <w:tcW w:w="468" w:type="dxa"/>
            <w:vAlign w:val="center"/>
          </w:tcPr>
          <w:p w14:paraId="068E9573" w14:textId="77777777" w:rsidR="00FA0024" w:rsidRPr="00753D05" w:rsidRDefault="00FA0024" w:rsidP="00FA0024">
            <w:pPr>
              <w:pStyle w:val="FootnoteText"/>
              <w:keepNext/>
              <w:jc w:val="center"/>
              <w:rPr>
                <w:rFonts w:ascii="Calibri" w:hAnsi="Calibri"/>
                <w:sz w:val="18"/>
                <w:szCs w:val="18"/>
              </w:rPr>
            </w:pPr>
            <w:r w:rsidRPr="00753D05">
              <w:rPr>
                <w:rFonts w:asciiTheme="minorHAnsi" w:hAnsiTheme="minorHAnsi"/>
                <w:sz w:val="18"/>
                <w:szCs w:val="18"/>
              </w:rPr>
              <w:t>08</w:t>
            </w:r>
          </w:p>
        </w:tc>
        <w:tc>
          <w:tcPr>
            <w:tcW w:w="10327" w:type="dxa"/>
            <w:gridSpan w:val="2"/>
            <w:vAlign w:val="center"/>
          </w:tcPr>
          <w:p w14:paraId="068E9574" w14:textId="1806BDFB" w:rsidR="00FA0024" w:rsidRPr="00753D05" w:rsidRDefault="00FA0024" w:rsidP="00CE3450">
            <w:pPr>
              <w:pStyle w:val="FootnoteText"/>
              <w:keepNext/>
              <w:rPr>
                <w:rFonts w:asciiTheme="minorHAnsi" w:hAnsiTheme="minorHAnsi" w:cs="Tahoma"/>
                <w:color w:val="000000"/>
                <w:sz w:val="18"/>
                <w:szCs w:val="18"/>
              </w:rPr>
            </w:pPr>
            <w:r w:rsidRPr="00753D05">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753D05" w14:paraId="69D0AD31" w14:textId="77777777" w:rsidTr="00A94524">
        <w:trPr>
          <w:trHeight w:val="144"/>
        </w:trPr>
        <w:tc>
          <w:tcPr>
            <w:tcW w:w="468" w:type="dxa"/>
            <w:vAlign w:val="center"/>
          </w:tcPr>
          <w:p w14:paraId="15BD2417" w14:textId="1F6A6897" w:rsidR="002754BD" w:rsidRPr="00753D05" w:rsidRDefault="002754BD" w:rsidP="002754BD">
            <w:pPr>
              <w:pStyle w:val="FootnoteText"/>
              <w:keepNext/>
              <w:jc w:val="center"/>
              <w:rPr>
                <w:rFonts w:asciiTheme="minorHAnsi" w:hAnsiTheme="minorHAnsi"/>
                <w:sz w:val="18"/>
                <w:szCs w:val="18"/>
              </w:rPr>
            </w:pPr>
            <w:r w:rsidRPr="00753D05">
              <w:rPr>
                <w:rFonts w:asciiTheme="minorHAnsi" w:hAnsiTheme="minorHAnsi" w:cs="Calibri-Bold"/>
                <w:bCs/>
                <w:sz w:val="18"/>
                <w:szCs w:val="18"/>
              </w:rPr>
              <w:t>09</w:t>
            </w:r>
          </w:p>
        </w:tc>
        <w:tc>
          <w:tcPr>
            <w:tcW w:w="1980" w:type="dxa"/>
            <w:vAlign w:val="center"/>
          </w:tcPr>
          <w:p w14:paraId="5001240D" w14:textId="503B1D88" w:rsidR="002754BD" w:rsidRPr="00753D05" w:rsidRDefault="002754BD" w:rsidP="002754BD">
            <w:pPr>
              <w:pStyle w:val="FootnoteText"/>
              <w:keepNext/>
              <w:rPr>
                <w:rFonts w:asciiTheme="minorHAnsi" w:hAnsiTheme="minorHAnsi"/>
                <w:sz w:val="18"/>
                <w:szCs w:val="18"/>
              </w:rPr>
            </w:pPr>
            <w:r w:rsidRPr="00753D05">
              <w:rPr>
                <w:rFonts w:asciiTheme="minorHAnsi" w:hAnsiTheme="minorHAnsi"/>
                <w:sz w:val="18"/>
                <w:szCs w:val="18"/>
              </w:rPr>
              <w:t>Verification Status:</w:t>
            </w:r>
          </w:p>
        </w:tc>
        <w:tc>
          <w:tcPr>
            <w:tcW w:w="8347" w:type="dxa"/>
            <w:vAlign w:val="center"/>
          </w:tcPr>
          <w:p w14:paraId="06E8C6DF" w14:textId="77777777" w:rsidR="002754BD" w:rsidRPr="00753D05" w:rsidRDefault="002754BD" w:rsidP="00DB7CEA">
            <w:pPr>
              <w:pStyle w:val="ListParagraph"/>
              <w:keepNext/>
              <w:numPr>
                <w:ilvl w:val="0"/>
                <w:numId w:val="14"/>
              </w:numPr>
              <w:tabs>
                <w:tab w:val="left" w:pos="356"/>
              </w:tabs>
              <w:rPr>
                <w:rFonts w:ascii="Calibri" w:hAnsi="Calibri"/>
                <w:sz w:val="18"/>
                <w:szCs w:val="18"/>
              </w:rPr>
            </w:pPr>
            <w:r w:rsidRPr="00753D05">
              <w:rPr>
                <w:rFonts w:ascii="Calibri" w:hAnsi="Calibri"/>
                <w:sz w:val="18"/>
                <w:szCs w:val="18"/>
              </w:rPr>
              <w:t>Pass - all applicable requirements are met; or</w:t>
            </w:r>
          </w:p>
          <w:p w14:paraId="2B66AC75" w14:textId="77777777" w:rsidR="002754BD" w:rsidRPr="00753D05" w:rsidRDefault="002754BD" w:rsidP="00DB7CEA">
            <w:pPr>
              <w:pStyle w:val="ListParagraph"/>
              <w:keepNext/>
              <w:numPr>
                <w:ilvl w:val="0"/>
                <w:numId w:val="14"/>
              </w:numPr>
              <w:tabs>
                <w:tab w:val="left" w:pos="356"/>
              </w:tabs>
              <w:rPr>
                <w:rFonts w:asciiTheme="minorHAnsi" w:hAnsiTheme="minorHAnsi"/>
                <w:sz w:val="18"/>
                <w:szCs w:val="18"/>
              </w:rPr>
            </w:pPr>
            <w:r w:rsidRPr="00753D05">
              <w:rPr>
                <w:rFonts w:ascii="Calibri" w:hAnsi="Calibri"/>
                <w:sz w:val="18"/>
                <w:szCs w:val="18"/>
              </w:rPr>
              <w:t>Fail - one or more applicable requirements are not met. Enter reason for failure in corrections notes field below; or</w:t>
            </w:r>
          </w:p>
          <w:p w14:paraId="141E4F30" w14:textId="42F4261B" w:rsidR="002754BD" w:rsidRPr="00753D05" w:rsidRDefault="002754BD" w:rsidP="00DB7CEA">
            <w:pPr>
              <w:pStyle w:val="ListParagraph"/>
              <w:keepNext/>
              <w:numPr>
                <w:ilvl w:val="0"/>
                <w:numId w:val="14"/>
              </w:numPr>
              <w:tabs>
                <w:tab w:val="left" w:pos="356"/>
              </w:tabs>
              <w:rPr>
                <w:rFonts w:asciiTheme="minorHAnsi" w:hAnsiTheme="minorHAnsi"/>
                <w:sz w:val="18"/>
                <w:szCs w:val="18"/>
              </w:rPr>
            </w:pPr>
            <w:r w:rsidRPr="00753D05">
              <w:rPr>
                <w:rFonts w:ascii="Calibri" w:hAnsi="Calibri"/>
                <w:sz w:val="18"/>
                <w:szCs w:val="18"/>
              </w:rPr>
              <w:t>All N/A - This entire table is not applicable</w:t>
            </w:r>
          </w:p>
        </w:tc>
      </w:tr>
      <w:tr w:rsidR="002754BD" w:rsidRPr="00753D05" w14:paraId="59A8806D" w14:textId="77777777" w:rsidTr="00A94524">
        <w:trPr>
          <w:trHeight w:val="144"/>
        </w:trPr>
        <w:tc>
          <w:tcPr>
            <w:tcW w:w="468" w:type="dxa"/>
            <w:vAlign w:val="center"/>
          </w:tcPr>
          <w:p w14:paraId="11E95BD5" w14:textId="79663FED" w:rsidR="002754BD" w:rsidRPr="00753D05" w:rsidRDefault="002754BD" w:rsidP="002754BD">
            <w:pPr>
              <w:pStyle w:val="FootnoteText"/>
              <w:keepNext/>
              <w:jc w:val="center"/>
              <w:rPr>
                <w:rFonts w:asciiTheme="minorHAnsi" w:hAnsiTheme="minorHAnsi"/>
                <w:sz w:val="18"/>
                <w:szCs w:val="18"/>
              </w:rPr>
            </w:pPr>
            <w:r w:rsidRPr="00753D05">
              <w:rPr>
                <w:rFonts w:asciiTheme="minorHAnsi" w:hAnsiTheme="minorHAnsi" w:cs="Calibri-Bold"/>
                <w:bCs/>
                <w:sz w:val="18"/>
                <w:szCs w:val="18"/>
              </w:rPr>
              <w:t>10</w:t>
            </w:r>
          </w:p>
        </w:tc>
        <w:tc>
          <w:tcPr>
            <w:tcW w:w="1980" w:type="dxa"/>
            <w:vAlign w:val="center"/>
          </w:tcPr>
          <w:p w14:paraId="4581BC52" w14:textId="62AF510B" w:rsidR="002754BD" w:rsidRPr="00753D05" w:rsidRDefault="002754BD" w:rsidP="002754BD">
            <w:pPr>
              <w:pStyle w:val="FootnoteText"/>
              <w:keepNext/>
              <w:rPr>
                <w:rFonts w:asciiTheme="minorHAnsi" w:hAnsiTheme="minorHAnsi"/>
                <w:sz w:val="18"/>
                <w:szCs w:val="18"/>
              </w:rPr>
            </w:pPr>
            <w:r w:rsidRPr="00753D05">
              <w:rPr>
                <w:rFonts w:ascii="Calibri" w:hAnsi="Calibri"/>
                <w:sz w:val="18"/>
              </w:rPr>
              <w:t>Correction Notes:</w:t>
            </w:r>
          </w:p>
        </w:tc>
        <w:tc>
          <w:tcPr>
            <w:tcW w:w="8347" w:type="dxa"/>
            <w:vAlign w:val="center"/>
          </w:tcPr>
          <w:p w14:paraId="4074BDF7" w14:textId="781E8282" w:rsidR="002754BD" w:rsidRPr="00753D05" w:rsidRDefault="002754BD" w:rsidP="002754BD">
            <w:pPr>
              <w:pStyle w:val="FootnoteText"/>
              <w:keepNext/>
              <w:rPr>
                <w:rFonts w:asciiTheme="minorHAnsi" w:hAnsiTheme="minorHAnsi"/>
                <w:sz w:val="18"/>
                <w:szCs w:val="18"/>
              </w:rPr>
            </w:pPr>
          </w:p>
        </w:tc>
      </w:tr>
      <w:tr w:rsidR="002754BD" w:rsidRPr="00753D05" w14:paraId="068E9577" w14:textId="77777777" w:rsidTr="00A94524">
        <w:trPr>
          <w:trHeight w:val="144"/>
        </w:trPr>
        <w:tc>
          <w:tcPr>
            <w:tcW w:w="10795" w:type="dxa"/>
            <w:gridSpan w:val="3"/>
            <w:vAlign w:val="center"/>
          </w:tcPr>
          <w:p w14:paraId="068E9576" w14:textId="40D2A7E9" w:rsidR="002754BD" w:rsidRPr="00753D05" w:rsidRDefault="002754BD" w:rsidP="002754BD">
            <w:pPr>
              <w:pStyle w:val="FootnoteText"/>
              <w:keepNext/>
              <w:rPr>
                <w:rFonts w:asciiTheme="minorHAnsi" w:hAnsiTheme="minorHAnsi"/>
                <w:sz w:val="18"/>
                <w:szCs w:val="18"/>
              </w:rPr>
            </w:pPr>
            <w:r w:rsidRPr="00753D05">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77777777" w:rsidR="00B07EC1" w:rsidRPr="00753D05"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753D05" w14:paraId="21F6DA9B" w14:textId="77777777" w:rsidTr="00D705AB">
        <w:trPr>
          <w:cantSplit/>
          <w:trHeight w:val="432"/>
        </w:trPr>
        <w:tc>
          <w:tcPr>
            <w:tcW w:w="5000" w:type="pct"/>
            <w:gridSpan w:val="2"/>
            <w:vAlign w:val="center"/>
          </w:tcPr>
          <w:p w14:paraId="5CB2E67E" w14:textId="77777777" w:rsidR="002754BD" w:rsidRPr="00753D05" w:rsidRDefault="002754BD" w:rsidP="00D705AB">
            <w:pPr>
              <w:keepNext/>
              <w:rPr>
                <w:rFonts w:asciiTheme="minorHAnsi" w:hAnsiTheme="minorHAnsi"/>
                <w:b/>
                <w:sz w:val="18"/>
                <w:szCs w:val="18"/>
              </w:rPr>
            </w:pPr>
            <w:r w:rsidRPr="00753D05">
              <w:rPr>
                <w:rFonts w:asciiTheme="minorHAnsi" w:hAnsiTheme="minorHAnsi"/>
                <w:b/>
                <w:sz w:val="18"/>
                <w:szCs w:val="18"/>
              </w:rPr>
              <w:t>F. Determination of HERS Verification Compliance</w:t>
            </w:r>
          </w:p>
          <w:p w14:paraId="56414B69" w14:textId="77777777" w:rsidR="002754BD" w:rsidRPr="00753D05" w:rsidRDefault="002754BD" w:rsidP="00D705AB">
            <w:pPr>
              <w:keepNext/>
              <w:spacing w:after="60"/>
              <w:rPr>
                <w:rFonts w:asciiTheme="minorHAnsi" w:hAnsiTheme="minorHAnsi"/>
                <w:sz w:val="18"/>
                <w:szCs w:val="18"/>
              </w:rPr>
            </w:pPr>
            <w:r w:rsidRPr="00753D05">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754BD" w:rsidRPr="00753D05" w14:paraId="2973C3BB" w14:textId="77777777" w:rsidTr="00D705AB">
        <w:trPr>
          <w:cantSplit/>
          <w:trHeight w:val="432"/>
        </w:trPr>
        <w:tc>
          <w:tcPr>
            <w:tcW w:w="253" w:type="pct"/>
            <w:vAlign w:val="center"/>
          </w:tcPr>
          <w:p w14:paraId="162D2F86" w14:textId="77777777" w:rsidR="002754BD" w:rsidRPr="00753D05" w:rsidDel="00C76C40" w:rsidRDefault="002754BD" w:rsidP="00D705AB">
            <w:pPr>
              <w:keepNext/>
              <w:rPr>
                <w:rFonts w:asciiTheme="minorHAnsi" w:hAnsiTheme="minorHAnsi"/>
                <w:sz w:val="18"/>
                <w:szCs w:val="18"/>
              </w:rPr>
            </w:pPr>
            <w:r w:rsidRPr="00753D05">
              <w:rPr>
                <w:rFonts w:asciiTheme="minorHAnsi" w:hAnsiTheme="minorHAnsi"/>
                <w:sz w:val="18"/>
                <w:szCs w:val="18"/>
              </w:rPr>
              <w:t>01</w:t>
            </w:r>
          </w:p>
        </w:tc>
        <w:tc>
          <w:tcPr>
            <w:tcW w:w="4747" w:type="pct"/>
            <w:vAlign w:val="center"/>
          </w:tcPr>
          <w:p w14:paraId="5E84D888" w14:textId="77777777" w:rsidR="002754BD" w:rsidRPr="00753D05" w:rsidRDefault="002754BD" w:rsidP="00D705AB">
            <w:pPr>
              <w:keepNext/>
              <w:spacing w:after="60"/>
              <w:rPr>
                <w:rFonts w:asciiTheme="minorHAnsi" w:hAnsiTheme="minorHAnsi"/>
                <w:sz w:val="18"/>
                <w:szCs w:val="18"/>
              </w:rPr>
            </w:pPr>
          </w:p>
        </w:tc>
      </w:tr>
    </w:tbl>
    <w:p w14:paraId="068E9579" w14:textId="333F3843" w:rsidR="00D33846" w:rsidRPr="00753D05" w:rsidRDefault="00D33846" w:rsidP="00DA2B2D">
      <w:pPr>
        <w:pStyle w:val="CommentText"/>
        <w:rPr>
          <w:rFonts w:asciiTheme="minorHAnsi" w:hAnsiTheme="minorHAnsi"/>
          <w:sz w:val="18"/>
          <w:szCs w:val="18"/>
        </w:rPr>
      </w:pPr>
    </w:p>
    <w:p w14:paraId="1B5E3D4E" w14:textId="5927E101" w:rsidR="002754BD" w:rsidRPr="00753D05" w:rsidRDefault="002754BD" w:rsidP="00DA2B2D">
      <w:pPr>
        <w:pStyle w:val="CommentText"/>
        <w:rPr>
          <w:rFonts w:asciiTheme="minorHAnsi" w:hAnsiTheme="minorHAnsi"/>
          <w:sz w:val="18"/>
          <w:szCs w:val="18"/>
        </w:rPr>
      </w:pPr>
    </w:p>
    <w:p w14:paraId="714C2EA0" w14:textId="77777777" w:rsidR="007067F4" w:rsidRPr="00753D05" w:rsidRDefault="002754BD">
      <w:pPr>
        <w:rPr>
          <w:rFonts w:asciiTheme="minorHAnsi" w:hAnsiTheme="minorHAnsi"/>
          <w:sz w:val="18"/>
          <w:szCs w:val="18"/>
        </w:rPr>
      </w:pPr>
      <w:r w:rsidRPr="00753D05">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8"/>
        <w:gridCol w:w="5400"/>
      </w:tblGrid>
      <w:tr w:rsidR="007067F4" w:rsidRPr="00753D05" w14:paraId="7750D05E"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12A5A252"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7067F4" w:rsidRPr="00753D05" w14:paraId="01A8B77A"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7256A945" w14:textId="77777777" w:rsidR="007067F4" w:rsidRPr="00753D05" w:rsidRDefault="007067F4" w:rsidP="007067F4">
            <w:pPr>
              <w:numPr>
                <w:ilvl w:val="0"/>
                <w:numId w:val="18"/>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067F4" w:rsidRPr="00753D05" w14:paraId="35A0395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937D17"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7532B6EB"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067F4" w:rsidRPr="00753D05" w14:paraId="127D76D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C40AFA"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21E61341"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067F4" w:rsidRPr="00753D05" w14:paraId="169F5F43"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43C700"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2D36491B"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067F4" w:rsidRPr="00753D05" w14:paraId="0C1E621A"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B1647A1"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20C6F7D5" w14:textId="77777777" w:rsidR="007067F4" w:rsidRPr="00753D05" w:rsidRDefault="007067F4"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067F4" w:rsidRPr="00753D05" w14:paraId="75A648CB"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4A62A02"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067F4" w:rsidRPr="00753D05" w14:paraId="42CE7583"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7438B30" w14:textId="77777777" w:rsidR="007067F4" w:rsidRPr="00753D05" w:rsidRDefault="007067F4" w:rsidP="00672B3D">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453F523B"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29427834"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60A2367"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DFD0F50"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70417BA7"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1B319ECC" w14:textId="77777777" w:rsidR="007067F4" w:rsidRPr="00753D05" w:rsidRDefault="007067F4" w:rsidP="007067F4">
            <w:pPr>
              <w:numPr>
                <w:ilvl w:val="0"/>
                <w:numId w:val="19"/>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753D05">
              <w:rPr>
                <w:rFonts w:asciiTheme="minorHAnsi" w:hAnsiTheme="minorHAnsi" w:cstheme="minorHAnsi"/>
              </w:rPr>
              <w:t>.</w:t>
            </w:r>
          </w:p>
          <w:bookmarkEnd w:id="6"/>
          <w:bookmarkEnd w:id="7"/>
          <w:p w14:paraId="59A5A597" w14:textId="77777777" w:rsidR="007067F4" w:rsidRPr="00753D05" w:rsidRDefault="007067F4" w:rsidP="00A358B3">
            <w:pPr>
              <w:spacing w:after="200" w:line="276" w:lineRule="auto"/>
              <w:contextualSpacing/>
              <w:rPr>
                <w:rFonts w:asciiTheme="minorHAnsi" w:eastAsiaTheme="minorEastAsia" w:hAnsiTheme="minorHAnsi" w:cstheme="minorBidi"/>
                <w:sz w:val="18"/>
                <w:szCs w:val="18"/>
              </w:rPr>
            </w:pPr>
          </w:p>
        </w:tc>
      </w:tr>
      <w:tr w:rsidR="007067F4" w:rsidRPr="00753D05" w14:paraId="713FB54E"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7EEC66"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067F4" w:rsidRPr="00753D05" w14:paraId="1BBD0E6F"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1B70A4"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067F4" w:rsidRPr="00753D05" w14:paraId="4F6CBE23"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EDF7D69" w14:textId="77777777" w:rsidR="007067F4" w:rsidRPr="00753D05" w:rsidRDefault="007067F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EDAEAC1" w14:textId="77777777" w:rsidR="007067F4" w:rsidRPr="00753D05" w:rsidRDefault="007067F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067F4" w:rsidRPr="00753D05" w14:paraId="06E07FC7"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C71E42"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067F4" w:rsidRPr="00753D05" w14:paraId="148B637F"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92B8CD"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30C88390"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6C0528"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260E7AD7" w14:textId="77777777" w:rsidR="007067F4" w:rsidRPr="00753D05" w:rsidRDefault="007067F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067F4" w:rsidRPr="00753D05" w14:paraId="15F7348A"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74CD5D"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067F4" w:rsidRPr="00753D05" w14:paraId="6DE3A29A"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A75E1C"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7AD2390D" w14:textId="77777777" w:rsidR="007067F4" w:rsidRPr="00753D05" w:rsidRDefault="007067F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067F4" w:rsidRPr="00753D05" w14:paraId="338B70E1"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E1E9F3"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D900CC"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71004CB3"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067F4" w:rsidRPr="00753D05" w14:paraId="6F42CE1A"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763957"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826AA9" w14:textId="77777777" w:rsidR="007067F4" w:rsidRPr="00753D05" w:rsidRDefault="007067F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69EFC3B8" w14:textId="03911E83" w:rsidR="002754BD" w:rsidRPr="00753D05" w:rsidRDefault="002754BD">
      <w:pPr>
        <w:rPr>
          <w:rFonts w:asciiTheme="minorHAnsi" w:hAnsiTheme="minorHAnsi"/>
          <w:sz w:val="18"/>
          <w:szCs w:val="18"/>
        </w:rPr>
      </w:pPr>
    </w:p>
    <w:p w14:paraId="2D451976" w14:textId="77777777" w:rsidR="002754BD" w:rsidRPr="00753D05" w:rsidRDefault="002754BD" w:rsidP="00DA2B2D">
      <w:pPr>
        <w:rPr>
          <w:rFonts w:ascii="Calibri" w:hAnsi="Calibri"/>
          <w:b/>
          <w:sz w:val="32"/>
          <w:szCs w:val="32"/>
        </w:rPr>
        <w:sectPr w:rsidR="002754BD" w:rsidRPr="00753D05"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3C54183" w:rsidR="000A1890" w:rsidRPr="00753D05" w:rsidRDefault="0097509A" w:rsidP="00281AB7">
      <w:pPr>
        <w:jc w:val="center"/>
        <w:rPr>
          <w:rFonts w:ascii="Calibri" w:hAnsi="Calibri"/>
          <w:b/>
        </w:rPr>
      </w:pPr>
      <w:r w:rsidRPr="00753D05">
        <w:rPr>
          <w:rFonts w:ascii="Calibri" w:hAnsi="Calibri"/>
          <w:b/>
        </w:rPr>
        <w:lastRenderedPageBreak/>
        <w:t>CF</w:t>
      </w:r>
      <w:r w:rsidR="000320D4" w:rsidRPr="00753D05">
        <w:rPr>
          <w:rFonts w:ascii="Calibri" w:hAnsi="Calibri"/>
          <w:b/>
        </w:rPr>
        <w:t>3</w:t>
      </w:r>
      <w:r w:rsidRPr="00753D05">
        <w:rPr>
          <w:rFonts w:ascii="Calibri" w:hAnsi="Calibri"/>
          <w:b/>
        </w:rPr>
        <w:t>R-MCH-23a-H User Instructions</w:t>
      </w:r>
    </w:p>
    <w:p w14:paraId="068E95A7" w14:textId="77777777" w:rsidR="000A1890" w:rsidRPr="00753D05" w:rsidRDefault="000A1890" w:rsidP="00DA2B2D">
      <w:pPr>
        <w:rPr>
          <w:rFonts w:ascii="Calibri" w:hAnsi="Calibri"/>
        </w:rPr>
      </w:pPr>
    </w:p>
    <w:p w14:paraId="068E95A8" w14:textId="5B1E8E6C" w:rsidR="00E65A5E" w:rsidRPr="00753D05" w:rsidRDefault="00E65A5E" w:rsidP="00E65A5E">
      <w:pPr>
        <w:rPr>
          <w:rFonts w:ascii="Calibri" w:hAnsi="Calibri"/>
        </w:rPr>
      </w:pPr>
      <w:r w:rsidRPr="00753D05">
        <w:rPr>
          <w:rFonts w:ascii="Calibri" w:hAnsi="Calibri"/>
          <w:b/>
        </w:rPr>
        <w:t>Section A. Ducted Cooling System Information</w:t>
      </w:r>
    </w:p>
    <w:p w14:paraId="068E95A9" w14:textId="68702716"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rPr>
        <w:t>System Identification or Name: This field is filled out automatically.</w:t>
      </w:r>
      <w:r w:rsidR="007302E9" w:rsidRPr="00753D05">
        <w:rPr>
          <w:rFonts w:asciiTheme="minorHAnsi" w:hAnsiTheme="minorHAnsi"/>
        </w:rPr>
        <w:t xml:space="preserve"> </w:t>
      </w:r>
      <w:r w:rsidRPr="00753D05">
        <w:rPr>
          <w:rFonts w:asciiTheme="minorHAnsi" w:hAnsiTheme="minorHAnsi"/>
        </w:rPr>
        <w:t xml:space="preserve">It is referenced from the </w:t>
      </w:r>
      <w:r w:rsidR="003D67BC">
        <w:rPr>
          <w:rFonts w:asciiTheme="minorHAnsi" w:hAnsiTheme="minorHAnsi"/>
        </w:rPr>
        <w:t>LMCI-MCH-01</w:t>
      </w:r>
      <w:r w:rsidRPr="00753D05">
        <w:rPr>
          <w:rFonts w:asciiTheme="minorHAnsi" w:hAnsiTheme="minorHAnsi"/>
        </w:rPr>
        <w:t>, which must be completed prior to this document.</w:t>
      </w:r>
    </w:p>
    <w:p w14:paraId="068E95AA" w14:textId="31986224"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szCs w:val="18"/>
        </w:rPr>
        <w:t>System Location or Area Served:</w:t>
      </w:r>
      <w:r w:rsidRPr="00753D05">
        <w:rPr>
          <w:rFonts w:asciiTheme="minorHAnsi" w:hAnsiTheme="minorHAnsi"/>
        </w:rPr>
        <w:t xml:space="preserve"> This field is filled out automatically.</w:t>
      </w:r>
      <w:r w:rsidR="007302E9" w:rsidRPr="00753D05">
        <w:rPr>
          <w:rFonts w:asciiTheme="minorHAnsi" w:hAnsiTheme="minorHAnsi"/>
        </w:rPr>
        <w:t xml:space="preserve"> </w:t>
      </w:r>
      <w:r w:rsidRPr="00753D05">
        <w:rPr>
          <w:rFonts w:asciiTheme="minorHAnsi" w:hAnsiTheme="minorHAnsi"/>
        </w:rPr>
        <w:t xml:space="preserve">It is referenced from the </w:t>
      </w:r>
      <w:r w:rsidR="003D67BC">
        <w:rPr>
          <w:rFonts w:asciiTheme="minorHAnsi" w:hAnsiTheme="minorHAnsi"/>
        </w:rPr>
        <w:t>LMCI-MCH-01</w:t>
      </w:r>
      <w:r w:rsidRPr="00753D05">
        <w:rPr>
          <w:rFonts w:asciiTheme="minorHAnsi" w:hAnsiTheme="minorHAnsi"/>
        </w:rPr>
        <w:t>, which must be completed prior to this document.</w:t>
      </w:r>
    </w:p>
    <w:p w14:paraId="13D15049" w14:textId="3DF9CF2D" w:rsidR="00623026" w:rsidRPr="00753D05" w:rsidRDefault="00623026" w:rsidP="00DB7CEA">
      <w:pPr>
        <w:pStyle w:val="ListParagraph"/>
        <w:numPr>
          <w:ilvl w:val="0"/>
          <w:numId w:val="9"/>
        </w:numPr>
        <w:ind w:left="360" w:hanging="360"/>
        <w:rPr>
          <w:rFonts w:asciiTheme="minorHAnsi" w:hAnsiTheme="minorHAnsi"/>
        </w:rPr>
      </w:pPr>
      <w:r w:rsidRPr="00753D05">
        <w:rPr>
          <w:rFonts w:asciiTheme="minorHAnsi" w:hAnsiTheme="minorHAnsi"/>
        </w:rPr>
        <w:t xml:space="preserve">Indoor Unit Name: This field is filled out automatically. It is referenced from the </w:t>
      </w:r>
      <w:r w:rsidR="003D67BC">
        <w:rPr>
          <w:rFonts w:asciiTheme="minorHAnsi" w:hAnsiTheme="minorHAnsi"/>
        </w:rPr>
        <w:t>LMCI-MCH-01</w:t>
      </w:r>
      <w:r w:rsidRPr="00753D05">
        <w:rPr>
          <w:rFonts w:asciiTheme="minorHAnsi" w:hAnsiTheme="minorHAnsi"/>
        </w:rPr>
        <w:t>, which must be completed prior to this document.</w:t>
      </w:r>
    </w:p>
    <w:p w14:paraId="068E95AB" w14:textId="77777777" w:rsidR="00E65A5E" w:rsidRPr="00753D05" w:rsidRDefault="00717A77" w:rsidP="00DB7CEA">
      <w:pPr>
        <w:pStyle w:val="ListParagraph"/>
        <w:numPr>
          <w:ilvl w:val="0"/>
          <w:numId w:val="9"/>
        </w:numPr>
        <w:ind w:left="360" w:hanging="360"/>
        <w:rPr>
          <w:rFonts w:asciiTheme="minorHAnsi" w:hAnsiTheme="minorHAnsi"/>
        </w:rPr>
      </w:pPr>
      <w:r w:rsidRPr="00753D05">
        <w:rPr>
          <w:rFonts w:asciiTheme="minorHAnsi" w:hAnsiTheme="minorHAnsi"/>
          <w:szCs w:val="18"/>
        </w:rPr>
        <w:t>System Installation Type:</w:t>
      </w:r>
      <w:r w:rsidRPr="00753D05">
        <w:rPr>
          <w:rFonts w:asciiTheme="minorHAnsi" w:hAnsiTheme="minorHAnsi"/>
        </w:rPr>
        <w:t xml:space="preserve"> Select the appropriate System Installation Type from the following choices:</w:t>
      </w:r>
    </w:p>
    <w:p w14:paraId="068E95AC" w14:textId="51690127"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New:</w:t>
      </w:r>
      <w:r w:rsidR="007302E9" w:rsidRPr="00753D05">
        <w:rPr>
          <w:rFonts w:asciiTheme="minorHAnsi" w:hAnsiTheme="minorHAnsi" w:cs="Calibri"/>
          <w:szCs w:val="32"/>
        </w:rPr>
        <w:t xml:space="preserve"> </w:t>
      </w:r>
      <w:r w:rsidRPr="00753D05">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Replacement:</w:t>
      </w:r>
      <w:r w:rsidR="007302E9" w:rsidRPr="00753D05">
        <w:rPr>
          <w:rFonts w:asciiTheme="minorHAnsi" w:hAnsiTheme="minorHAnsi" w:cs="Calibri"/>
          <w:szCs w:val="32"/>
        </w:rPr>
        <w:t xml:space="preserve"> </w:t>
      </w:r>
      <w:r w:rsidRPr="00753D05">
        <w:rPr>
          <w:rFonts w:asciiTheme="minorHAnsi" w:hAnsiTheme="minorHAnsi" w:cs="Calibri"/>
          <w:szCs w:val="32"/>
        </w:rPr>
        <w:t>Use this choice if the system is a</w:t>
      </w:r>
      <w:r w:rsidRPr="00753D05">
        <w:rPr>
          <w:rFonts w:asciiTheme="minorHAnsi" w:hAnsiTheme="minorHAnsi"/>
          <w:bCs/>
          <w:szCs w:val="26"/>
        </w:rPr>
        <w:t xml:space="preserve"> complete</w:t>
      </w:r>
      <w:r w:rsidR="007302E9" w:rsidRPr="00753D05">
        <w:rPr>
          <w:rFonts w:asciiTheme="minorHAnsi" w:hAnsiTheme="minorHAnsi"/>
          <w:bCs/>
          <w:szCs w:val="26"/>
        </w:rPr>
        <w:t xml:space="preserve"> </w:t>
      </w:r>
      <w:r w:rsidRPr="00753D05">
        <w:rPr>
          <w:rFonts w:asciiTheme="minorHAnsi" w:hAnsiTheme="minorHAnsi"/>
          <w:bCs/>
          <w:szCs w:val="26"/>
        </w:rPr>
        <w:t>replacement</w:t>
      </w:r>
      <w:r w:rsidR="007302E9" w:rsidRPr="00753D05">
        <w:rPr>
          <w:rFonts w:asciiTheme="minorHAnsi" w:hAnsiTheme="minorHAnsi"/>
          <w:bCs/>
          <w:szCs w:val="26"/>
        </w:rPr>
        <w:t xml:space="preserve"> </w:t>
      </w:r>
      <w:r w:rsidRPr="00753D05">
        <w:rPr>
          <w:rFonts w:asciiTheme="minorHAnsi" w:hAnsiTheme="minorHAnsi"/>
          <w:bCs/>
          <w:szCs w:val="26"/>
        </w:rPr>
        <w:t>space-conditioning system</w:t>
      </w:r>
      <w:r w:rsidR="007302E9" w:rsidRPr="00753D05">
        <w:rPr>
          <w:rFonts w:asciiTheme="minorHAnsi" w:hAnsiTheme="minorHAnsi"/>
          <w:bCs/>
          <w:szCs w:val="26"/>
        </w:rPr>
        <w:t xml:space="preserve"> </w:t>
      </w:r>
      <w:r w:rsidRPr="00753D05">
        <w:rPr>
          <w:rFonts w:asciiTheme="minorHAnsi" w:hAnsiTheme="minorHAnsi"/>
          <w:szCs w:val="26"/>
        </w:rPr>
        <w:t>installed as part of an alteration,</w:t>
      </w:r>
      <w:r w:rsidRPr="00753D05">
        <w:rPr>
          <w:rFonts w:asciiTheme="minorHAnsi" w:hAnsiTheme="minorHAnsi"/>
          <w:szCs w:val="32"/>
        </w:rPr>
        <w:t xml:space="preserve"> and </w:t>
      </w:r>
      <w:r w:rsidRPr="00753D05">
        <w:rPr>
          <w:rFonts w:asciiTheme="minorHAnsi" w:hAnsiTheme="minorHAnsi"/>
          <w:szCs w:val="26"/>
        </w:rPr>
        <w:t>includes all the system heating or cooling equipment plus a replacement duct system</w:t>
      </w:r>
      <w:r w:rsidRPr="00753D05">
        <w:rPr>
          <w:rFonts w:asciiTheme="minorHAnsi" w:hAnsiTheme="minorHAnsi"/>
          <w:szCs w:val="32"/>
        </w:rPr>
        <w:t xml:space="preserve"> </w:t>
      </w:r>
      <w:r w:rsidRPr="00753D05">
        <w:rPr>
          <w:rFonts w:asciiTheme="minorHAnsi" w:hAnsiTheme="minorHAnsi"/>
          <w:szCs w:val="26"/>
        </w:rPr>
        <w:t xml:space="preserve">(150.2(b)1Diia) where </w:t>
      </w:r>
      <w:r w:rsidR="00E65A5E" w:rsidRPr="00753D05">
        <w:rPr>
          <w:rFonts w:asciiTheme="minorHAnsi" w:hAnsiTheme="minorHAnsi"/>
        </w:rPr>
        <w:t>the ducts are at least 75</w:t>
      </w:r>
      <w:r w:rsidR="00CE3450" w:rsidRPr="00753D05">
        <w:rPr>
          <w:rFonts w:asciiTheme="minorHAnsi" w:hAnsiTheme="minorHAnsi"/>
        </w:rPr>
        <w:t>%</w:t>
      </w:r>
      <w:r w:rsidR="00E65A5E" w:rsidRPr="00753D05">
        <w:rPr>
          <w:rFonts w:asciiTheme="minorHAnsi" w:hAnsiTheme="minorHAnsi"/>
        </w:rPr>
        <w:t xml:space="preserve"> or more newly installed duct material (up to 25</w:t>
      </w:r>
      <w:r w:rsidR="00CE3450" w:rsidRPr="00753D05">
        <w:rPr>
          <w:rFonts w:asciiTheme="minorHAnsi" w:hAnsiTheme="minorHAnsi"/>
        </w:rPr>
        <w:t>%</w:t>
      </w:r>
      <w:r w:rsidR="00E65A5E" w:rsidRPr="00753D05">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53D05">
        <w:rPr>
          <w:rFonts w:asciiTheme="minorHAnsi" w:hAnsiTheme="minorHAnsi"/>
          <w:szCs w:val="26"/>
        </w:rPr>
        <w:t>; plus a replacement air handler.</w:t>
      </w:r>
    </w:p>
    <w:p w14:paraId="068E95AE" w14:textId="155A315B" w:rsidR="00E65A5E" w:rsidRPr="00753D05" w:rsidRDefault="00717A77" w:rsidP="00DB7CEA">
      <w:pPr>
        <w:pStyle w:val="ListParagraph"/>
        <w:numPr>
          <w:ilvl w:val="1"/>
          <w:numId w:val="9"/>
        </w:numPr>
        <w:rPr>
          <w:rFonts w:asciiTheme="minorHAnsi" w:hAnsiTheme="minorHAnsi"/>
        </w:rPr>
      </w:pPr>
      <w:r w:rsidRPr="00753D05">
        <w:rPr>
          <w:rFonts w:asciiTheme="minorHAnsi" w:hAnsiTheme="minorHAnsi" w:cs="Calibri"/>
          <w:szCs w:val="32"/>
        </w:rPr>
        <w:t>Alteration:</w:t>
      </w:r>
      <w:r w:rsidR="007302E9" w:rsidRPr="00753D05">
        <w:rPr>
          <w:rFonts w:asciiTheme="minorHAnsi" w:hAnsiTheme="minorHAnsi" w:cs="Calibri"/>
          <w:szCs w:val="32"/>
        </w:rPr>
        <w:t xml:space="preserve"> </w:t>
      </w:r>
      <w:r w:rsidRPr="00753D05">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40 feet</w:t>
      </w:r>
      <w:r w:rsidR="007302E9" w:rsidRPr="00753D05">
        <w:rPr>
          <w:rFonts w:asciiTheme="minorHAnsi" w:hAnsiTheme="minorHAnsi" w:cs="Calibri"/>
          <w:szCs w:val="32"/>
        </w:rPr>
        <w:t xml:space="preserve"> </w:t>
      </w:r>
      <w:r w:rsidRPr="00753D05">
        <w:rPr>
          <w:rFonts w:asciiTheme="minorHAnsi" w:hAnsiTheme="minorHAnsi" w:cs="Calibri"/>
          <w:szCs w:val="32"/>
        </w:rPr>
        <w:t>or more</w:t>
      </w:r>
      <w:r w:rsidR="007302E9" w:rsidRPr="00753D05">
        <w:rPr>
          <w:rFonts w:asciiTheme="minorHAnsi" w:hAnsiTheme="minorHAnsi" w:cs="Calibri"/>
          <w:szCs w:val="32"/>
        </w:rPr>
        <w:t xml:space="preserve"> </w:t>
      </w:r>
      <w:r w:rsidRPr="00753D05">
        <w:rPr>
          <w:rFonts w:asciiTheme="minorHAnsi" w:hAnsiTheme="minorHAnsi" w:cs="Calibri"/>
          <w:szCs w:val="32"/>
        </w:rPr>
        <w:t>of space-conditioning system ducts are installed in unconditioned space or indirectly conditioned space.</w:t>
      </w:r>
    </w:p>
    <w:p w14:paraId="068E95B0"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Air conditioning or heat pump condenser</w:t>
      </w:r>
    </w:p>
    <w:p w14:paraId="068E95B1"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Heating or cooling coil</w:t>
      </w:r>
    </w:p>
    <w:p w14:paraId="068E95B2" w14:textId="77777777" w:rsidR="00E65A5E" w:rsidRPr="00753D05" w:rsidRDefault="00717A77" w:rsidP="00DB7CEA">
      <w:pPr>
        <w:pStyle w:val="ListParagraph"/>
        <w:numPr>
          <w:ilvl w:val="2"/>
          <w:numId w:val="9"/>
        </w:numPr>
        <w:rPr>
          <w:rFonts w:asciiTheme="minorHAnsi" w:hAnsiTheme="minorHAnsi"/>
        </w:rPr>
      </w:pPr>
      <w:r w:rsidRPr="00753D05">
        <w:rPr>
          <w:rFonts w:asciiTheme="minorHAnsi" w:hAnsiTheme="minorHAnsi" w:cs="Calibri"/>
          <w:szCs w:val="32"/>
        </w:rPr>
        <w:t>Air handler (e.g., furnace, fan coil, package unit)</w:t>
      </w:r>
    </w:p>
    <w:p w14:paraId="2A6B3704" w14:textId="338DD1DB" w:rsidR="00125800" w:rsidRPr="00753D05" w:rsidRDefault="00125800" w:rsidP="00DB7CEA">
      <w:pPr>
        <w:pStyle w:val="ListParagraph"/>
        <w:numPr>
          <w:ilvl w:val="0"/>
          <w:numId w:val="9"/>
        </w:numPr>
        <w:ind w:left="360" w:hanging="360"/>
        <w:rPr>
          <w:rFonts w:ascii="Calibri" w:hAnsi="Calibri"/>
        </w:rPr>
      </w:pPr>
      <w:r w:rsidRPr="00753D05">
        <w:rPr>
          <w:rFonts w:asciiTheme="minorHAnsi" w:hAnsiTheme="minorHAnsi"/>
          <w:szCs w:val="18"/>
        </w:rPr>
        <w:t>Nominal Cooling Capacity (tons):</w:t>
      </w:r>
      <w:r w:rsidRPr="00753D05">
        <w:rPr>
          <w:rFonts w:ascii="Calibri" w:hAnsi="Calibri"/>
        </w:rPr>
        <w:t xml:space="preserve"> This field is filled out automatically. It is referenced from the </w:t>
      </w:r>
      <w:r w:rsidR="003D67BC">
        <w:rPr>
          <w:rFonts w:ascii="Calibri" w:hAnsi="Calibri"/>
        </w:rPr>
        <w:t>LMCI-MCH-01</w:t>
      </w:r>
      <w:r w:rsidRPr="00753D05">
        <w:rPr>
          <w:rFonts w:ascii="Calibri" w:hAnsi="Calibri"/>
        </w:rPr>
        <w:t>,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62B89699"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Condenser Speed Type:</w:t>
      </w:r>
      <w:r w:rsidR="00E65A5E" w:rsidRPr="00753D05">
        <w:rPr>
          <w:rFonts w:ascii="Calibri" w:hAnsi="Calibri"/>
        </w:rPr>
        <w:t xml:space="preserve"> This field is filled out automatically. It is referenced from the </w:t>
      </w:r>
      <w:r w:rsidR="003D67BC">
        <w:rPr>
          <w:rFonts w:ascii="Calibri" w:hAnsi="Calibri"/>
        </w:rPr>
        <w:t>LMCI-MCH-01</w:t>
      </w:r>
      <w:r w:rsidR="00E65A5E" w:rsidRPr="00753D05">
        <w:rPr>
          <w:rFonts w:ascii="Calibri" w:hAnsi="Calibri"/>
        </w:rPr>
        <w:t>, wh</w:t>
      </w:r>
      <w:r w:rsidR="00527E00" w:rsidRPr="00753D05">
        <w:rPr>
          <w:rFonts w:ascii="Calibri" w:hAnsi="Calibri"/>
        </w:rPr>
        <w:t>ich must be completed prior to this document.</w:t>
      </w:r>
    </w:p>
    <w:p w14:paraId="068E95B5" w14:textId="5E7655D4"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Cooling System Zonal Control Type:</w:t>
      </w:r>
      <w:r w:rsidR="00E65A5E" w:rsidRPr="00753D05">
        <w:rPr>
          <w:rFonts w:ascii="Calibri" w:hAnsi="Calibri"/>
        </w:rPr>
        <w:t xml:space="preserve"> This field is filled out automatically. It is referenced from the </w:t>
      </w:r>
      <w:r w:rsidR="003D67BC">
        <w:rPr>
          <w:rFonts w:ascii="Calibri" w:hAnsi="Calibri"/>
        </w:rPr>
        <w:t>LMCI-MCH-01</w:t>
      </w:r>
      <w:r w:rsidR="00E65A5E" w:rsidRPr="00753D05">
        <w:rPr>
          <w:rFonts w:ascii="Calibri" w:hAnsi="Calibri"/>
        </w:rPr>
        <w:t>, which must be completed prior to this document.</w:t>
      </w:r>
    </w:p>
    <w:p w14:paraId="068E95B6" w14:textId="77777777"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Central Fan Integrated (CFI) Ventilation System Status:</w:t>
      </w:r>
      <w:r w:rsidR="00E65A5E" w:rsidRPr="00753D05">
        <w:rPr>
          <w:rFonts w:ascii="Calibri" w:hAnsi="Calibri"/>
        </w:rPr>
        <w:t xml:space="preserve"> If the system has Central Fan Integrated System, then select “CFI System”, otherwise select “Not a CFI system”.</w:t>
      </w:r>
    </w:p>
    <w:p w14:paraId="068E95B7" w14:textId="7CC79595"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System Bypass Duct Status:</w:t>
      </w:r>
      <w:r w:rsidR="00E65A5E" w:rsidRPr="00753D05">
        <w:rPr>
          <w:rFonts w:ascii="Calibri" w:hAnsi="Calibri"/>
        </w:rPr>
        <w:t xml:space="preserve"> This field is filled out automatically. It is referenced from the </w:t>
      </w:r>
      <w:r w:rsidR="003D67BC">
        <w:rPr>
          <w:rFonts w:ascii="Calibri" w:hAnsi="Calibri"/>
        </w:rPr>
        <w:t>LMCI-MCH-01</w:t>
      </w:r>
      <w:r w:rsidR="00E65A5E" w:rsidRPr="00753D05">
        <w:rPr>
          <w:rFonts w:ascii="Calibri" w:hAnsi="Calibri"/>
        </w:rPr>
        <w:t>, which must be completed prio</w:t>
      </w:r>
      <w:r w:rsidR="00527E00" w:rsidRPr="00753D05">
        <w:rPr>
          <w:rFonts w:ascii="Calibri" w:hAnsi="Calibri"/>
        </w:rPr>
        <w:t>r to this document.</w:t>
      </w:r>
    </w:p>
    <w:p w14:paraId="068E95B8" w14:textId="77777777"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Date of System Airflow Rate Measurement:</w:t>
      </w:r>
      <w:r w:rsidR="00E65A5E" w:rsidRPr="00753D05">
        <w:rPr>
          <w:rFonts w:ascii="Calibri" w:hAnsi="Calibri"/>
        </w:rPr>
        <w:t xml:space="preserve"> Enter the date that the airflow test was performed.</w:t>
      </w:r>
    </w:p>
    <w:p w14:paraId="068E95B9" w14:textId="7B471F19" w:rsidR="00E65A5E" w:rsidRPr="00753D05" w:rsidRDefault="00717A77" w:rsidP="00DB7CEA">
      <w:pPr>
        <w:pStyle w:val="ListParagraph"/>
        <w:numPr>
          <w:ilvl w:val="0"/>
          <w:numId w:val="9"/>
        </w:numPr>
        <w:ind w:left="360" w:hanging="360"/>
        <w:rPr>
          <w:rFonts w:ascii="Calibri" w:hAnsi="Calibri"/>
        </w:rPr>
      </w:pPr>
      <w:r w:rsidRPr="00753D05">
        <w:rPr>
          <w:rFonts w:asciiTheme="minorHAnsi" w:hAnsiTheme="minorHAnsi"/>
          <w:szCs w:val="18"/>
        </w:rPr>
        <w:t xml:space="preserve">Airflow Rate Protocol </w:t>
      </w:r>
      <w:r w:rsidR="007302E9" w:rsidRPr="00753D05">
        <w:rPr>
          <w:rFonts w:asciiTheme="minorHAnsi" w:hAnsiTheme="minorHAnsi"/>
          <w:szCs w:val="18"/>
        </w:rPr>
        <w:t>U</w:t>
      </w:r>
      <w:r w:rsidRPr="00753D05">
        <w:rPr>
          <w:rFonts w:asciiTheme="minorHAnsi" w:hAnsiTheme="minorHAnsi"/>
          <w:szCs w:val="18"/>
        </w:rPr>
        <w:t>tilized:</w:t>
      </w:r>
      <w:r w:rsidR="00E65A5E" w:rsidRPr="00753D05">
        <w:rPr>
          <w:rFonts w:ascii="Calibri" w:hAnsi="Calibri"/>
        </w:rPr>
        <w:t xml:space="preserve"> If the system installation type is “New” or “Replacement” then only the RA3.3 airflow methods may be used. If </w:t>
      </w:r>
      <w:r w:rsidR="00527E00" w:rsidRPr="00753D05">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64C48257" w14:textId="6436868A" w:rsidR="00305E2C" w:rsidRPr="00753D05" w:rsidDel="003B09DD" w:rsidRDefault="00305E2C" w:rsidP="00DB7CEA">
      <w:pPr>
        <w:pStyle w:val="ListParagraph"/>
        <w:numPr>
          <w:ilvl w:val="0"/>
          <w:numId w:val="9"/>
        </w:numPr>
        <w:ind w:left="360" w:hanging="360"/>
        <w:rPr>
          <w:del w:id="8" w:author="Alhabibi, Haider@Energy" w:date="2023-11-22T13:26:00Z"/>
          <w:rFonts w:ascii="Calibri" w:hAnsi="Calibri"/>
        </w:rPr>
      </w:pPr>
      <w:del w:id="9" w:author="Alhabibi, Haider@Energy" w:date="2023-11-22T13:26:00Z">
        <w:r w:rsidRPr="00753D05" w:rsidDel="003B09DD">
          <w:rPr>
            <w:rFonts w:ascii="Calibri" w:hAnsi="Calibri"/>
          </w:rPr>
          <w:delText xml:space="preserve">Central Fan Ventilation Cooling System (CFVCS) Status: This field is filled out automatically. It is referenced from the </w:delText>
        </w:r>
        <w:r w:rsidR="003D67BC" w:rsidDel="003B09DD">
          <w:rPr>
            <w:rFonts w:ascii="Calibri" w:hAnsi="Calibri"/>
          </w:rPr>
          <w:delText>LMCI-MCH-01</w:delText>
        </w:r>
        <w:r w:rsidRPr="00753D05" w:rsidDel="003B09DD">
          <w:rPr>
            <w:rFonts w:ascii="Calibri" w:hAnsi="Calibri"/>
          </w:rPr>
          <w:delText>, which must be completed prior to this document.</w:delText>
        </w:r>
      </w:del>
    </w:p>
    <w:p w14:paraId="068E95BA" w14:textId="77777777" w:rsidR="00E65A5E" w:rsidRPr="00753D05" w:rsidRDefault="00E65A5E" w:rsidP="00E65A5E">
      <w:pPr>
        <w:rPr>
          <w:rFonts w:ascii="Calibri" w:hAnsi="Calibri"/>
        </w:rPr>
      </w:pPr>
    </w:p>
    <w:p w14:paraId="068E95BB" w14:textId="15305C3C" w:rsidR="00E65A5E" w:rsidRPr="00753D05" w:rsidRDefault="00527E00" w:rsidP="00E65A5E">
      <w:pPr>
        <w:keepNext/>
        <w:rPr>
          <w:rFonts w:asciiTheme="minorHAnsi" w:hAnsiTheme="minorHAnsi"/>
          <w:b/>
          <w:szCs w:val="18"/>
        </w:rPr>
      </w:pPr>
      <w:r w:rsidRPr="00753D05">
        <w:rPr>
          <w:rFonts w:asciiTheme="minorHAnsi" w:hAnsiTheme="minorHAnsi"/>
          <w:b/>
          <w:szCs w:val="18"/>
        </w:rPr>
        <w:t xml:space="preserve">Section B. Hole for the placement of a Static Pressure Probe (HSPP), and Permanently </w:t>
      </w:r>
      <w:r w:rsidR="007302E9" w:rsidRPr="00753D05">
        <w:rPr>
          <w:rFonts w:asciiTheme="minorHAnsi" w:hAnsiTheme="minorHAnsi"/>
          <w:b/>
          <w:szCs w:val="18"/>
        </w:rPr>
        <w:t>I</w:t>
      </w:r>
      <w:r w:rsidRPr="00753D05">
        <w:rPr>
          <w:rFonts w:asciiTheme="minorHAnsi" w:hAnsiTheme="minorHAnsi"/>
          <w:b/>
          <w:szCs w:val="18"/>
        </w:rPr>
        <w:t xml:space="preserve">nstalled Static Pressure Probe (PSPP) in the </w:t>
      </w:r>
      <w:r w:rsidR="007302E9" w:rsidRPr="00753D05">
        <w:rPr>
          <w:rFonts w:asciiTheme="minorHAnsi" w:hAnsiTheme="minorHAnsi"/>
          <w:b/>
          <w:szCs w:val="18"/>
        </w:rPr>
        <w:t>S</w:t>
      </w:r>
      <w:r w:rsidRPr="00753D05">
        <w:rPr>
          <w:rFonts w:asciiTheme="minorHAnsi" w:hAnsiTheme="minorHAnsi"/>
          <w:b/>
          <w:szCs w:val="18"/>
        </w:rPr>
        <w:t xml:space="preserve">upply </w:t>
      </w:r>
      <w:r w:rsidR="007302E9" w:rsidRPr="00753D05">
        <w:rPr>
          <w:rFonts w:asciiTheme="minorHAnsi" w:hAnsiTheme="minorHAnsi"/>
          <w:b/>
          <w:szCs w:val="18"/>
        </w:rPr>
        <w:t>P</w:t>
      </w:r>
      <w:r w:rsidRPr="00753D05">
        <w:rPr>
          <w:rFonts w:asciiTheme="minorHAnsi" w:hAnsiTheme="minorHAnsi"/>
          <w:b/>
          <w:szCs w:val="18"/>
        </w:rPr>
        <w:t>lenum.</w:t>
      </w:r>
    </w:p>
    <w:p w14:paraId="068E95BC" w14:textId="6233EEB2" w:rsidR="00E65A5E" w:rsidRPr="00753D05" w:rsidRDefault="00527E00" w:rsidP="00DB7CEA">
      <w:pPr>
        <w:pStyle w:val="ListParagraph"/>
        <w:numPr>
          <w:ilvl w:val="0"/>
          <w:numId w:val="10"/>
        </w:numPr>
        <w:ind w:left="360" w:hanging="360"/>
        <w:rPr>
          <w:rFonts w:asciiTheme="minorHAnsi" w:hAnsiTheme="minorHAnsi"/>
          <w:szCs w:val="18"/>
        </w:rPr>
      </w:pPr>
      <w:r w:rsidRPr="00753D05">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753D05" w:rsidRDefault="00527E00" w:rsidP="00DB7CEA">
      <w:pPr>
        <w:numPr>
          <w:ilvl w:val="0"/>
          <w:numId w:val="5"/>
        </w:numPr>
        <w:ind w:left="1080"/>
        <w:rPr>
          <w:rFonts w:ascii="Calibri" w:hAnsi="Calibri"/>
        </w:rPr>
      </w:pPr>
      <w:r w:rsidRPr="00753D05">
        <w:rPr>
          <w:rFonts w:ascii="Calibri" w:hAnsi="Calibri"/>
          <w:bCs/>
        </w:rPr>
        <w:t>If an Hole Static Pressure Probe is installed then select “HSPP Installed”</w:t>
      </w:r>
    </w:p>
    <w:p w14:paraId="068E95BE" w14:textId="77777777" w:rsidR="00E65A5E" w:rsidRPr="00753D05" w:rsidRDefault="00527E00" w:rsidP="00DB7CEA">
      <w:pPr>
        <w:numPr>
          <w:ilvl w:val="0"/>
          <w:numId w:val="5"/>
        </w:numPr>
        <w:ind w:left="1080"/>
        <w:rPr>
          <w:rFonts w:ascii="Calibri" w:hAnsi="Calibri"/>
        </w:rPr>
      </w:pPr>
      <w:r w:rsidRPr="00753D05">
        <w:rPr>
          <w:rFonts w:ascii="Calibri" w:hAnsi="Calibri"/>
          <w:bCs/>
        </w:rPr>
        <w:t>If a Permanent Static Pressure Probe is installed then select “PSPP Installed”</w:t>
      </w:r>
    </w:p>
    <w:p w14:paraId="068E95BF" w14:textId="65D20DB2" w:rsidR="00E65A5E" w:rsidRPr="00753D05" w:rsidRDefault="00527E00" w:rsidP="00DB7CEA">
      <w:pPr>
        <w:numPr>
          <w:ilvl w:val="0"/>
          <w:numId w:val="5"/>
        </w:numPr>
        <w:ind w:left="1080"/>
        <w:rPr>
          <w:rFonts w:ascii="Calibri" w:hAnsi="Calibri"/>
        </w:rPr>
      </w:pPr>
      <w:r w:rsidRPr="00753D05">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753D05" w:rsidRDefault="00527E00" w:rsidP="00DB7CEA">
      <w:pPr>
        <w:numPr>
          <w:ilvl w:val="0"/>
          <w:numId w:val="5"/>
        </w:numPr>
        <w:ind w:left="1080"/>
        <w:rPr>
          <w:rFonts w:ascii="Calibri" w:hAnsi="Calibri"/>
        </w:rPr>
      </w:pPr>
      <w:r w:rsidRPr="00753D05">
        <w:rPr>
          <w:rFonts w:ascii="Calibri" w:hAnsi="Calibri"/>
        </w:rPr>
        <w:t>If the system is such that an HSPP or PSPP is not applicable, select “HSPP/PSPP are not applicable to this system”.</w:t>
      </w:r>
    </w:p>
    <w:p w14:paraId="068E95C2" w14:textId="16F78734" w:rsidR="00E65A5E" w:rsidRPr="00753D05" w:rsidRDefault="007302E9" w:rsidP="00281AB7">
      <w:pPr>
        <w:rPr>
          <w:rFonts w:asciiTheme="minorHAnsi" w:hAnsiTheme="minorHAnsi"/>
          <w:b/>
          <w:szCs w:val="18"/>
        </w:rPr>
      </w:pPr>
      <w:r w:rsidRPr="00753D05">
        <w:rPr>
          <w:rFonts w:ascii="Calibri" w:hAnsi="Calibri"/>
          <w:bCs/>
        </w:rPr>
        <w:br w:type="page"/>
      </w:r>
      <w:r w:rsidR="00527E00" w:rsidRPr="00753D05">
        <w:rPr>
          <w:rFonts w:asciiTheme="minorHAnsi" w:hAnsiTheme="minorHAnsi"/>
          <w:b/>
          <w:szCs w:val="18"/>
        </w:rPr>
        <w:lastRenderedPageBreak/>
        <w:t>Section C. Airflow Rate Measurement Apparatus and Procedure Information</w:t>
      </w:r>
    </w:p>
    <w:p w14:paraId="068E95C4" w14:textId="2F6BADAC" w:rsidR="00E65A5E" w:rsidRPr="00753D05" w:rsidRDefault="00717A77" w:rsidP="00DB7CEA">
      <w:pPr>
        <w:numPr>
          <w:ilvl w:val="0"/>
          <w:numId w:val="11"/>
        </w:numPr>
        <w:ind w:left="360"/>
        <w:rPr>
          <w:rFonts w:ascii="Calibri" w:hAnsi="Calibri"/>
        </w:rPr>
      </w:pPr>
      <w:r w:rsidRPr="00753D05">
        <w:rPr>
          <w:rFonts w:asciiTheme="minorHAnsi" w:hAnsiTheme="minorHAnsi"/>
          <w:szCs w:val="18"/>
        </w:rPr>
        <w:t xml:space="preserve">Airflow Rate Measurement Type </w:t>
      </w:r>
      <w:r w:rsidR="007302E9" w:rsidRPr="00753D05">
        <w:rPr>
          <w:rFonts w:asciiTheme="minorHAnsi" w:hAnsiTheme="minorHAnsi"/>
          <w:szCs w:val="18"/>
        </w:rPr>
        <w:t>U</w:t>
      </w:r>
      <w:r w:rsidRPr="00753D05">
        <w:rPr>
          <w:rFonts w:asciiTheme="minorHAnsi" w:hAnsiTheme="minorHAnsi"/>
          <w:szCs w:val="18"/>
        </w:rPr>
        <w:t xml:space="preserve">sed for this </w:t>
      </w:r>
      <w:r w:rsidR="007302E9" w:rsidRPr="00753D05">
        <w:rPr>
          <w:rFonts w:asciiTheme="minorHAnsi" w:hAnsiTheme="minorHAnsi"/>
          <w:szCs w:val="18"/>
        </w:rPr>
        <w:t>A</w:t>
      </w:r>
      <w:r w:rsidRPr="00753D05">
        <w:rPr>
          <w:rFonts w:asciiTheme="minorHAnsi" w:hAnsiTheme="minorHAnsi"/>
          <w:szCs w:val="18"/>
        </w:rPr>
        <w:t xml:space="preserve">irflow </w:t>
      </w:r>
      <w:r w:rsidR="007302E9" w:rsidRPr="00753D05">
        <w:rPr>
          <w:rFonts w:asciiTheme="minorHAnsi" w:hAnsiTheme="minorHAnsi"/>
          <w:szCs w:val="18"/>
        </w:rPr>
        <w:t>R</w:t>
      </w:r>
      <w:r w:rsidRPr="00753D05">
        <w:rPr>
          <w:rFonts w:asciiTheme="minorHAnsi" w:hAnsiTheme="minorHAnsi"/>
          <w:szCs w:val="18"/>
        </w:rPr>
        <w:t xml:space="preserve">ate </w:t>
      </w:r>
      <w:r w:rsidR="007302E9" w:rsidRPr="00753D05">
        <w:rPr>
          <w:rFonts w:asciiTheme="minorHAnsi" w:hAnsiTheme="minorHAnsi"/>
          <w:szCs w:val="18"/>
        </w:rPr>
        <w:t>V</w:t>
      </w:r>
      <w:r w:rsidRPr="00753D05">
        <w:rPr>
          <w:rFonts w:asciiTheme="minorHAnsi" w:hAnsiTheme="minorHAnsi"/>
          <w:szCs w:val="18"/>
        </w:rPr>
        <w:t>erification:</w:t>
      </w:r>
      <w:r w:rsidR="00E65A5E" w:rsidRPr="00753D05">
        <w:rPr>
          <w:rFonts w:asciiTheme="minorHAnsi" w:hAnsiTheme="minorHAnsi"/>
          <w:szCs w:val="18"/>
        </w:rPr>
        <w:t xml:space="preserve"> </w:t>
      </w:r>
      <w:r w:rsidR="00E65A5E" w:rsidRPr="00753D05">
        <w:rPr>
          <w:rFonts w:ascii="Calibri" w:hAnsi="Calibri"/>
        </w:rPr>
        <w:t>Select the appropriate airflow test procedure from the following options for the method used to determine actua</w:t>
      </w:r>
      <w:r w:rsidR="00527E00" w:rsidRPr="00753D05">
        <w:rPr>
          <w:rFonts w:ascii="Calibri" w:hAnsi="Calibri"/>
        </w:rPr>
        <w:t>l fan airflow:</w:t>
      </w:r>
    </w:p>
    <w:p w14:paraId="068E95C5" w14:textId="77777777" w:rsidR="00E65A5E" w:rsidRPr="00753D05" w:rsidRDefault="00E65A5E" w:rsidP="00DB7CEA">
      <w:pPr>
        <w:numPr>
          <w:ilvl w:val="1"/>
          <w:numId w:val="11"/>
        </w:numPr>
        <w:ind w:left="1080"/>
        <w:rPr>
          <w:rFonts w:ascii="Calibri" w:hAnsi="Calibri"/>
        </w:rPr>
      </w:pPr>
      <w:r w:rsidRPr="00753D05">
        <w:rPr>
          <w:rFonts w:ascii="Calibri" w:hAnsi="Calibri"/>
        </w:rPr>
        <w:t>Diagnostic Fan Flow Using Fan Flow Meter (aka Plenum Pressure Matching) according to the procedures in RA3.3.3.1.1</w:t>
      </w:r>
    </w:p>
    <w:p w14:paraId="068E95C6" w14:textId="77777777" w:rsidR="00E65A5E" w:rsidRPr="00753D05" w:rsidRDefault="00527E00" w:rsidP="00DB7CEA">
      <w:pPr>
        <w:numPr>
          <w:ilvl w:val="1"/>
          <w:numId w:val="11"/>
        </w:numPr>
        <w:ind w:left="1080"/>
        <w:rPr>
          <w:rFonts w:ascii="Calibri" w:hAnsi="Calibri"/>
        </w:rPr>
      </w:pPr>
      <w:r w:rsidRPr="00753D05">
        <w:rPr>
          <w:rFonts w:ascii="Calibri" w:hAnsi="Calibri"/>
        </w:rPr>
        <w:t>Diagnostic Fan Flow Using Flow Grid Measurement according to the procedures in RA3.3.3.1.2</w:t>
      </w:r>
    </w:p>
    <w:p w14:paraId="068E95C7" w14:textId="77777777" w:rsidR="00E65A5E" w:rsidRPr="00753D05" w:rsidRDefault="00527E00" w:rsidP="00DB7CEA">
      <w:pPr>
        <w:numPr>
          <w:ilvl w:val="1"/>
          <w:numId w:val="11"/>
        </w:numPr>
        <w:ind w:left="1080"/>
        <w:rPr>
          <w:rFonts w:ascii="Calibri" w:hAnsi="Calibri"/>
        </w:rPr>
      </w:pPr>
      <w:r w:rsidRPr="00753D05">
        <w:rPr>
          <w:rFonts w:ascii="Calibri" w:hAnsi="Calibri"/>
        </w:rPr>
        <w:t>Diagnostic Fan Flow Using Powered Flow Capture Hood according to the procedures in RA3.3.3.1.3</w:t>
      </w:r>
    </w:p>
    <w:p w14:paraId="068E95C8" w14:textId="5D27CE49" w:rsidR="00E65A5E" w:rsidRPr="00753D05" w:rsidRDefault="00527E00" w:rsidP="00DB7CEA">
      <w:pPr>
        <w:numPr>
          <w:ilvl w:val="1"/>
          <w:numId w:val="11"/>
        </w:numPr>
        <w:ind w:left="1080"/>
        <w:rPr>
          <w:rFonts w:ascii="Calibri" w:hAnsi="Calibri"/>
        </w:rPr>
      </w:pPr>
      <w:r w:rsidRPr="00753D05">
        <w:rPr>
          <w:rFonts w:ascii="Calibri" w:hAnsi="Calibri"/>
        </w:rPr>
        <w:t>Diagnostic Fan Flow Using Traditional Flow Capture Hood according to the procedures in RA3.3.3.1.4</w:t>
      </w:r>
    </w:p>
    <w:p w14:paraId="068E95C9" w14:textId="77777777" w:rsidR="00E65A5E" w:rsidRPr="00753D05" w:rsidRDefault="00717A77" w:rsidP="00DB7CEA">
      <w:pPr>
        <w:keepNext/>
        <w:numPr>
          <w:ilvl w:val="0"/>
          <w:numId w:val="11"/>
        </w:numPr>
        <w:ind w:left="360"/>
        <w:rPr>
          <w:rFonts w:asciiTheme="minorHAnsi" w:hAnsiTheme="minorHAnsi"/>
          <w:szCs w:val="18"/>
        </w:rPr>
      </w:pPr>
      <w:r w:rsidRPr="00753D05">
        <w:rPr>
          <w:rFonts w:asciiTheme="minorHAnsi" w:hAnsiTheme="minorHAnsi"/>
          <w:szCs w:val="18"/>
        </w:rPr>
        <w:t xml:space="preserve">Manufacturer of Airflow Measurement Apparatus: </w:t>
      </w:r>
      <w:r w:rsidR="00E65A5E" w:rsidRPr="00753D05">
        <w:rPr>
          <w:rFonts w:asciiTheme="minorHAnsi" w:hAnsiTheme="minorHAnsi"/>
          <w:szCs w:val="18"/>
        </w:rPr>
        <w:t>Enter the</w:t>
      </w:r>
      <w:r w:rsidRPr="00753D05">
        <w:rPr>
          <w:rFonts w:asciiTheme="minorHAnsi" w:hAnsiTheme="minorHAnsi"/>
          <w:szCs w:val="18"/>
        </w:rPr>
        <w:t xml:space="preserve"> </w:t>
      </w:r>
      <w:r w:rsidR="00E65A5E" w:rsidRPr="00753D05">
        <w:rPr>
          <w:rFonts w:asciiTheme="minorHAnsi" w:hAnsiTheme="minorHAnsi"/>
          <w:szCs w:val="18"/>
        </w:rPr>
        <w:t>name of the m</w:t>
      </w:r>
      <w:r w:rsidR="00527E00" w:rsidRPr="00753D05">
        <w:rPr>
          <w:rFonts w:asciiTheme="minorHAnsi" w:hAnsiTheme="minorHAnsi"/>
          <w:szCs w:val="18"/>
        </w:rPr>
        <w:t xml:space="preserve">anufacturer of the airflow measurement tool used to measure the airflow for this test. </w:t>
      </w:r>
    </w:p>
    <w:p w14:paraId="068E95CA" w14:textId="756D32CE" w:rsidR="00E65A5E" w:rsidRPr="00753D05" w:rsidRDefault="00717A77" w:rsidP="00DB7CEA">
      <w:pPr>
        <w:keepNext/>
        <w:numPr>
          <w:ilvl w:val="0"/>
          <w:numId w:val="11"/>
        </w:numPr>
        <w:ind w:left="360"/>
        <w:rPr>
          <w:rFonts w:asciiTheme="minorHAnsi" w:hAnsiTheme="minorHAnsi"/>
          <w:szCs w:val="18"/>
        </w:rPr>
      </w:pPr>
      <w:r w:rsidRPr="00753D05">
        <w:rPr>
          <w:rFonts w:asciiTheme="minorHAnsi" w:hAnsiTheme="minorHAnsi"/>
          <w:szCs w:val="18"/>
        </w:rPr>
        <w:t xml:space="preserve">Model </w:t>
      </w:r>
      <w:r w:rsidR="007302E9" w:rsidRPr="00753D05">
        <w:rPr>
          <w:rFonts w:asciiTheme="minorHAnsi" w:hAnsiTheme="minorHAnsi"/>
          <w:szCs w:val="18"/>
        </w:rPr>
        <w:t>N</w:t>
      </w:r>
      <w:r w:rsidRPr="00753D05">
        <w:rPr>
          <w:rFonts w:asciiTheme="minorHAnsi" w:hAnsiTheme="minorHAnsi"/>
          <w:szCs w:val="18"/>
        </w:rPr>
        <w:t xml:space="preserve">umber of Airflow Measurement Apparatus: </w:t>
      </w:r>
      <w:r w:rsidR="00E65A5E" w:rsidRPr="00753D05">
        <w:rPr>
          <w:rFonts w:asciiTheme="minorHAnsi" w:hAnsiTheme="minorHAnsi"/>
          <w:szCs w:val="18"/>
        </w:rPr>
        <w:t>Enter the</w:t>
      </w:r>
      <w:r w:rsidRPr="00753D05">
        <w:rPr>
          <w:rFonts w:asciiTheme="minorHAnsi" w:hAnsiTheme="minorHAnsi"/>
          <w:szCs w:val="18"/>
        </w:rPr>
        <w:t xml:space="preserve"> </w:t>
      </w:r>
      <w:r w:rsidR="00E65A5E" w:rsidRPr="00753D05">
        <w:rPr>
          <w:rFonts w:asciiTheme="minorHAnsi" w:hAnsiTheme="minorHAnsi"/>
          <w:szCs w:val="18"/>
        </w:rPr>
        <w:t>model number</w:t>
      </w:r>
      <w:r w:rsidR="00527E00" w:rsidRPr="00753D05">
        <w:rPr>
          <w:rFonts w:asciiTheme="minorHAnsi" w:hAnsiTheme="minorHAnsi"/>
          <w:szCs w:val="18"/>
        </w:rPr>
        <w:t xml:space="preserve"> of the airflow measurement tool used to measure the airflow for this test.</w:t>
      </w:r>
      <w:r w:rsidR="00527E00" w:rsidRPr="00753D05">
        <w:t xml:space="preserve"> </w:t>
      </w:r>
    </w:p>
    <w:p w14:paraId="068E95CB" w14:textId="354E320F" w:rsidR="00E65A5E" w:rsidRPr="00753D05" w:rsidRDefault="00717A77" w:rsidP="00DB7CEA">
      <w:pPr>
        <w:keepNext/>
        <w:numPr>
          <w:ilvl w:val="0"/>
          <w:numId w:val="11"/>
        </w:numPr>
        <w:ind w:left="360"/>
        <w:rPr>
          <w:rFonts w:ascii="Calibri" w:hAnsi="Calibri"/>
        </w:rPr>
      </w:pPr>
      <w:r w:rsidRPr="00753D05">
        <w:rPr>
          <w:rFonts w:asciiTheme="minorHAnsi" w:hAnsiTheme="minorHAnsi"/>
          <w:szCs w:val="18"/>
        </w:rPr>
        <w:t xml:space="preserve">Certification Status of the Airflow Measurement Apparatus Accuracy: </w:t>
      </w:r>
      <w:r w:rsidR="00E65A5E" w:rsidRPr="00753D05">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753D05">
          <w:rPr>
            <w:rStyle w:val="Hyperlink"/>
            <w:rFonts w:asciiTheme="minorHAnsi" w:hAnsiTheme="minorHAnsi"/>
            <w:szCs w:val="18"/>
            <w:u w:val="none"/>
          </w:rPr>
          <w:t>http://www.energy.ca.gov/title24/equipment_cert/ama_fas/index.html</w:t>
        </w:r>
      </w:hyperlink>
      <w:r w:rsidRPr="00753D05">
        <w:rPr>
          <w:rFonts w:asciiTheme="minorHAnsi" w:hAnsiTheme="minorHAnsi"/>
          <w:szCs w:val="18"/>
        </w:rPr>
        <w:t>, if this is true, select “Certified”, otherwise select “Not Certified”. The latter choice will not allow the system to pass until a certified device is used.</w:t>
      </w:r>
      <w:r w:rsidRPr="00753D05">
        <w:rPr>
          <w:rFonts w:ascii="Calibri" w:hAnsi="Calibri"/>
        </w:rPr>
        <w:t xml:space="preserve"> </w:t>
      </w:r>
    </w:p>
    <w:p w14:paraId="068E95CC" w14:textId="44CEB933" w:rsidR="00E65A5E" w:rsidRPr="00753D05" w:rsidRDefault="00717A77" w:rsidP="00DB7CEA">
      <w:pPr>
        <w:keepNext/>
        <w:numPr>
          <w:ilvl w:val="0"/>
          <w:numId w:val="11"/>
        </w:numPr>
        <w:ind w:left="360"/>
        <w:rPr>
          <w:rFonts w:ascii="Calibri" w:hAnsi="Calibri"/>
        </w:rPr>
      </w:pPr>
      <w:r w:rsidRPr="00753D05">
        <w:rPr>
          <w:rFonts w:ascii="Calibri" w:hAnsi="Calibri"/>
        </w:rPr>
        <w:t>(not visible to user)</w:t>
      </w:r>
    </w:p>
    <w:p w14:paraId="068E95CD" w14:textId="77777777" w:rsidR="00E65A5E" w:rsidRPr="00753D05" w:rsidRDefault="00E65A5E" w:rsidP="00E65A5E">
      <w:pPr>
        <w:rPr>
          <w:rFonts w:ascii="Calibri" w:hAnsi="Calibri"/>
          <w:b/>
          <w:bCs/>
        </w:rPr>
      </w:pPr>
    </w:p>
    <w:p w14:paraId="068E95CE" w14:textId="09DBEA7D" w:rsidR="00E65A5E" w:rsidRPr="00753D05" w:rsidRDefault="00E65A5E" w:rsidP="00E65A5E">
      <w:pPr>
        <w:keepNext/>
        <w:rPr>
          <w:rFonts w:asciiTheme="minorHAnsi" w:hAnsiTheme="minorHAnsi"/>
          <w:b/>
          <w:szCs w:val="18"/>
        </w:rPr>
      </w:pPr>
      <w:r w:rsidRPr="00753D05">
        <w:rPr>
          <w:rFonts w:ascii="Calibri" w:hAnsi="Calibri"/>
          <w:b/>
        </w:rPr>
        <w:t xml:space="preserve">Section </w:t>
      </w:r>
      <w:r w:rsidR="00717A77" w:rsidRPr="00753D05">
        <w:rPr>
          <w:rFonts w:asciiTheme="minorHAnsi" w:hAnsiTheme="minorHAnsi"/>
          <w:b/>
          <w:szCs w:val="18"/>
        </w:rPr>
        <w:t>D. Forced Air System Airflow Rate Measurement</w:t>
      </w:r>
    </w:p>
    <w:p w14:paraId="068E95CF" w14:textId="2F05931E" w:rsidR="00E65A5E" w:rsidRPr="00753D05" w:rsidRDefault="00717A77" w:rsidP="00DB7CEA">
      <w:pPr>
        <w:numPr>
          <w:ilvl w:val="0"/>
          <w:numId w:val="12"/>
        </w:numPr>
        <w:rPr>
          <w:rFonts w:ascii="Calibri" w:hAnsi="Calibri"/>
        </w:rPr>
      </w:pPr>
      <w:r w:rsidRPr="00753D05">
        <w:rPr>
          <w:rFonts w:ascii="Calibri" w:hAnsi="Calibri"/>
        </w:rPr>
        <w:t xml:space="preserve">Required Minimum System Airflow Rate (cfm/ton): </w:t>
      </w:r>
      <w:r w:rsidR="00E65A5E" w:rsidRPr="00753D05">
        <w:rPr>
          <w:rFonts w:ascii="Calibri" w:hAnsi="Calibri"/>
        </w:rPr>
        <w:t xml:space="preserve">This field is filled automatically. The target is based on whether the system is new or altered and whether a value was specified on the </w:t>
      </w:r>
      <w:r w:rsidR="003D67BC">
        <w:rPr>
          <w:rFonts w:ascii="Calibri" w:hAnsi="Calibri"/>
        </w:rPr>
        <w:t>LMCI-MCH-01</w:t>
      </w:r>
      <w:r w:rsidR="00E65A5E" w:rsidRPr="00753D05">
        <w:rPr>
          <w:rFonts w:ascii="Calibri" w:hAnsi="Calibri"/>
        </w:rPr>
        <w:t>.</w:t>
      </w:r>
    </w:p>
    <w:p w14:paraId="068E95D0" w14:textId="2E151D50" w:rsidR="00E65A5E" w:rsidRPr="00753D05" w:rsidRDefault="00717A77" w:rsidP="00DB7CEA">
      <w:pPr>
        <w:numPr>
          <w:ilvl w:val="0"/>
          <w:numId w:val="12"/>
        </w:numPr>
        <w:rPr>
          <w:rFonts w:ascii="Calibri" w:hAnsi="Calibri"/>
        </w:rPr>
      </w:pPr>
      <w:r w:rsidRPr="00753D05">
        <w:rPr>
          <w:rFonts w:ascii="Calibri" w:hAnsi="Calibri"/>
        </w:rPr>
        <w:t xml:space="preserve">Required Minimum System Airflow Target (cfm): </w:t>
      </w:r>
      <w:r w:rsidR="00E65A5E" w:rsidRPr="00753D05">
        <w:rPr>
          <w:rFonts w:ascii="Calibri" w:hAnsi="Calibri"/>
        </w:rPr>
        <w:t>This field is calculated automatically. It is the product of the minimum airflow rate per ton and the tonnage of the system condenser.</w:t>
      </w:r>
    </w:p>
    <w:p w14:paraId="068E95D1" w14:textId="4AF69FFC" w:rsidR="00E65A5E" w:rsidRPr="00753D05" w:rsidRDefault="00717A77" w:rsidP="00DB7CEA">
      <w:pPr>
        <w:numPr>
          <w:ilvl w:val="0"/>
          <w:numId w:val="12"/>
        </w:numPr>
        <w:rPr>
          <w:rFonts w:ascii="Calibri" w:hAnsi="Calibri"/>
        </w:rPr>
      </w:pPr>
      <w:r w:rsidRPr="00753D05">
        <w:rPr>
          <w:rFonts w:ascii="Calibri" w:hAnsi="Calibri"/>
        </w:rPr>
        <w:t xml:space="preserve">Actual System Airflow Rate Measurement (cfm): </w:t>
      </w:r>
      <w:r w:rsidR="00E65A5E" w:rsidRPr="00753D05">
        <w:rPr>
          <w:rFonts w:ascii="Calibri" w:hAnsi="Calibri"/>
        </w:rPr>
        <w:t>Enter the actual tested valu</w:t>
      </w:r>
      <w:r w:rsidRPr="00753D05">
        <w:rPr>
          <w:rFonts w:ascii="Calibri" w:hAnsi="Calibri"/>
        </w:rPr>
        <w:t>e of the airflow measured using the apparatus specified above.</w:t>
      </w:r>
    </w:p>
    <w:p w14:paraId="068E95D2" w14:textId="77CABCD1" w:rsidR="00E65A5E" w:rsidRPr="00753D05" w:rsidRDefault="00717A77" w:rsidP="00DB7CEA">
      <w:pPr>
        <w:numPr>
          <w:ilvl w:val="0"/>
          <w:numId w:val="12"/>
        </w:numPr>
        <w:rPr>
          <w:rFonts w:ascii="Calibri" w:hAnsi="Calibri"/>
        </w:rPr>
      </w:pPr>
      <w:r w:rsidRPr="00753D05">
        <w:rPr>
          <w:rFonts w:ascii="Calibri" w:hAnsi="Calibri"/>
        </w:rPr>
        <w:t xml:space="preserve">Compliance Statement: </w:t>
      </w:r>
      <w:r w:rsidR="00E65A5E" w:rsidRPr="00753D05">
        <w:rPr>
          <w:rFonts w:ascii="Calibri" w:hAnsi="Calibri"/>
        </w:rPr>
        <w:t>This field is filled automatically. Compliance requires that the measured airflow meets the minimum airflow target.</w:t>
      </w:r>
    </w:p>
    <w:p w14:paraId="068E95D3" w14:textId="77777777" w:rsidR="00E65A5E" w:rsidRPr="00753D05" w:rsidRDefault="00E65A5E" w:rsidP="00E65A5E">
      <w:pPr>
        <w:rPr>
          <w:rFonts w:ascii="Calibri" w:hAnsi="Calibri"/>
        </w:rPr>
      </w:pPr>
    </w:p>
    <w:p w14:paraId="068E95D4" w14:textId="77777777" w:rsidR="00E65A5E" w:rsidRPr="00753D05" w:rsidRDefault="00717A77" w:rsidP="00E65A5E">
      <w:pPr>
        <w:rPr>
          <w:rFonts w:ascii="Calibri" w:hAnsi="Calibri"/>
          <w:b/>
        </w:rPr>
      </w:pPr>
      <w:r w:rsidRPr="00753D05">
        <w:rPr>
          <w:rFonts w:ascii="Calibri" w:hAnsi="Calibri"/>
          <w:b/>
          <w:szCs w:val="28"/>
        </w:rPr>
        <w:t xml:space="preserve">Section </w:t>
      </w:r>
      <w:r w:rsidRPr="00753D05">
        <w:rPr>
          <w:rFonts w:asciiTheme="minorHAnsi" w:hAnsiTheme="minorHAnsi"/>
          <w:b/>
          <w:szCs w:val="18"/>
        </w:rPr>
        <w:t>E. Additional Requirements</w:t>
      </w:r>
      <w:r w:rsidRPr="00753D05">
        <w:rPr>
          <w:rFonts w:ascii="Calibri" w:hAnsi="Calibri"/>
          <w:b/>
          <w:szCs w:val="28"/>
        </w:rPr>
        <w:t xml:space="preserve"> </w:t>
      </w:r>
    </w:p>
    <w:p w14:paraId="068E95D5"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6"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7"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8"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9"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A"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B" w14:textId="77777777"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68E95DC" w14:textId="23B9862E" w:rsidR="00E65A5E" w:rsidRPr="00753D05" w:rsidRDefault="00717A77" w:rsidP="00DB7CEA">
      <w:pPr>
        <w:numPr>
          <w:ilvl w:val="0"/>
          <w:numId w:val="13"/>
        </w:numPr>
        <w:ind w:left="360" w:hanging="360"/>
        <w:rPr>
          <w:rFonts w:asciiTheme="minorHAnsi" w:hAnsiTheme="minorHAnsi"/>
        </w:rPr>
      </w:pPr>
      <w:r w:rsidRPr="00753D05">
        <w:rPr>
          <w:rFonts w:asciiTheme="minorHAnsi" w:hAnsiTheme="minorHAnsi"/>
        </w:rPr>
        <w:t>This field must be a true statement (or not applicable) for the system to comply.</w:t>
      </w:r>
    </w:p>
    <w:p w14:paraId="0309AB95" w14:textId="77777777" w:rsidR="002754BD" w:rsidRPr="00753D05" w:rsidRDefault="002754BD" w:rsidP="00DB7CEA">
      <w:pPr>
        <w:numPr>
          <w:ilvl w:val="0"/>
          <w:numId w:val="13"/>
        </w:numPr>
        <w:ind w:left="360" w:hanging="360"/>
        <w:rPr>
          <w:rFonts w:asciiTheme="minorHAnsi" w:hAnsiTheme="minorHAnsi"/>
          <w:sz w:val="18"/>
          <w:szCs w:val="18"/>
        </w:rPr>
      </w:pPr>
      <w:r w:rsidRPr="00753D05">
        <w:rPr>
          <w:rFonts w:asciiTheme="minorHAnsi" w:hAnsiTheme="minorHAnsi"/>
          <w:i/>
          <w:sz w:val="18"/>
          <w:szCs w:val="18"/>
        </w:rPr>
        <w:t>Verification Status:</w:t>
      </w:r>
      <w:r w:rsidRPr="00753D05">
        <w:rPr>
          <w:rFonts w:asciiTheme="minorHAnsi" w:hAnsiTheme="minorHAnsi"/>
          <w:sz w:val="18"/>
          <w:szCs w:val="18"/>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2508281B" w14:textId="77777777" w:rsidR="002754BD" w:rsidRPr="00753D05" w:rsidRDefault="002754BD" w:rsidP="00DB7CEA">
      <w:pPr>
        <w:numPr>
          <w:ilvl w:val="0"/>
          <w:numId w:val="13"/>
        </w:numPr>
        <w:ind w:left="360" w:hanging="360"/>
        <w:rPr>
          <w:rFonts w:asciiTheme="minorHAnsi" w:hAnsiTheme="minorHAnsi"/>
          <w:sz w:val="18"/>
          <w:szCs w:val="18"/>
        </w:rPr>
      </w:pPr>
      <w:r w:rsidRPr="00753D05">
        <w:rPr>
          <w:rFonts w:asciiTheme="minorHAnsi" w:hAnsiTheme="minorHAnsi"/>
          <w:i/>
          <w:sz w:val="18"/>
          <w:szCs w:val="18"/>
        </w:rPr>
        <w:t>Correction Notes:</w:t>
      </w:r>
      <w:r w:rsidRPr="00753D05">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1F5D4B6F" w14:textId="77777777" w:rsidR="002754BD" w:rsidRPr="00753D05" w:rsidRDefault="002754BD" w:rsidP="00A5442D">
      <w:pPr>
        <w:ind w:left="360"/>
        <w:rPr>
          <w:rFonts w:asciiTheme="minorHAnsi" w:hAnsiTheme="minorHAnsi"/>
        </w:rPr>
      </w:pPr>
    </w:p>
    <w:p w14:paraId="110CA77E" w14:textId="77777777" w:rsidR="00DB7CEA" w:rsidRPr="00753D05" w:rsidRDefault="00DB7CEA" w:rsidP="00DB7CEA">
      <w:pPr>
        <w:rPr>
          <w:rFonts w:ascii="Calibri" w:hAnsi="Calibri"/>
          <w:b/>
        </w:rPr>
      </w:pPr>
      <w:r w:rsidRPr="00753D05">
        <w:rPr>
          <w:rFonts w:ascii="Calibri" w:hAnsi="Calibri"/>
          <w:b/>
        </w:rPr>
        <w:t>Section F. Determination of HERS Verification Compliance</w:t>
      </w:r>
    </w:p>
    <w:p w14:paraId="2D824472" w14:textId="77777777" w:rsidR="00DB7CEA" w:rsidRPr="00753D05" w:rsidRDefault="00DB7CEA" w:rsidP="007067F4">
      <w:pPr>
        <w:pStyle w:val="ListParagraph"/>
        <w:numPr>
          <w:ilvl w:val="0"/>
          <w:numId w:val="16"/>
        </w:numPr>
        <w:ind w:left="360"/>
        <w:rPr>
          <w:rFonts w:ascii="Calibri" w:hAnsi="Calibri"/>
        </w:rPr>
      </w:pPr>
      <w:r w:rsidRPr="00753D05">
        <w:rPr>
          <w:rFonts w:ascii="Calibri" w:hAnsi="Calibri"/>
        </w:rPr>
        <w:t>This field is filled out automatically. Compliance requires that all individual criteria pass.</w:t>
      </w:r>
    </w:p>
    <w:p w14:paraId="068E95DD" w14:textId="77777777" w:rsidR="000A1890" w:rsidRPr="00753D05" w:rsidRDefault="000A1890" w:rsidP="0009456E">
      <w:pPr>
        <w:rPr>
          <w:rFonts w:ascii="Calibri" w:hAnsi="Calibri"/>
        </w:rPr>
      </w:pPr>
    </w:p>
    <w:p w14:paraId="068E95DE" w14:textId="77777777" w:rsidR="000A1890" w:rsidRPr="00753D05" w:rsidRDefault="000A1890" w:rsidP="0009456E">
      <w:pPr>
        <w:rPr>
          <w:rFonts w:ascii="Calibri" w:hAnsi="Calibri"/>
        </w:rPr>
      </w:pPr>
    </w:p>
    <w:p w14:paraId="068E95DF" w14:textId="77777777" w:rsidR="000A1890" w:rsidRPr="00753D05" w:rsidRDefault="000A1890" w:rsidP="0009456E">
      <w:pPr>
        <w:rPr>
          <w:rFonts w:ascii="Calibri" w:hAnsi="Calibri"/>
        </w:rPr>
        <w:sectPr w:rsidR="000A1890" w:rsidRPr="00753D05"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753D05" w14:paraId="068E95E1" w14:textId="77777777" w:rsidTr="003B09DD">
        <w:trPr>
          <w:cantSplit/>
          <w:trHeight w:val="144"/>
        </w:trPr>
        <w:tc>
          <w:tcPr>
            <w:tcW w:w="10790" w:type="dxa"/>
            <w:gridSpan w:val="3"/>
            <w:tcBorders>
              <w:top w:val="single" w:sz="4" w:space="0" w:color="auto"/>
            </w:tcBorders>
            <w:vAlign w:val="center"/>
          </w:tcPr>
          <w:p w14:paraId="068E95E0" w14:textId="77777777" w:rsidR="000A1890" w:rsidRPr="00753D05" w:rsidRDefault="000A1890" w:rsidP="00A94524">
            <w:pPr>
              <w:keepNext/>
              <w:rPr>
                <w:rFonts w:asciiTheme="minorHAnsi" w:hAnsiTheme="minorHAnsi"/>
                <w:b/>
                <w:sz w:val="18"/>
                <w:szCs w:val="18"/>
              </w:rPr>
            </w:pPr>
            <w:r w:rsidRPr="00753D05">
              <w:rPr>
                <w:rFonts w:asciiTheme="minorHAnsi" w:hAnsiTheme="minorHAnsi"/>
                <w:b/>
                <w:szCs w:val="18"/>
              </w:rPr>
              <w:lastRenderedPageBreak/>
              <w:t>A. Ducted Cooling System Information</w:t>
            </w:r>
          </w:p>
        </w:tc>
      </w:tr>
      <w:tr w:rsidR="000A1890" w:rsidRPr="00753D05" w14:paraId="068E95E5" w14:textId="77777777" w:rsidTr="003B09DD">
        <w:trPr>
          <w:cantSplit/>
          <w:trHeight w:val="144"/>
        </w:trPr>
        <w:tc>
          <w:tcPr>
            <w:tcW w:w="470" w:type="dxa"/>
            <w:vAlign w:val="center"/>
          </w:tcPr>
          <w:p w14:paraId="068E95E2" w14:textId="77777777" w:rsidR="000A1890" w:rsidRPr="00753D05" w:rsidRDefault="003F7313" w:rsidP="00A94524">
            <w:pPr>
              <w:pStyle w:val="FootnoteText"/>
              <w:jc w:val="center"/>
              <w:rPr>
                <w:rFonts w:asciiTheme="minorHAnsi" w:hAnsiTheme="minorHAnsi"/>
                <w:sz w:val="18"/>
                <w:szCs w:val="18"/>
              </w:rPr>
            </w:pPr>
            <w:r w:rsidRPr="00753D05">
              <w:rPr>
                <w:rFonts w:asciiTheme="minorHAnsi" w:hAnsiTheme="minorHAnsi"/>
                <w:sz w:val="18"/>
                <w:szCs w:val="18"/>
              </w:rPr>
              <w:t>01</w:t>
            </w:r>
          </w:p>
        </w:tc>
        <w:tc>
          <w:tcPr>
            <w:tcW w:w="4840" w:type="dxa"/>
            <w:vAlign w:val="center"/>
          </w:tcPr>
          <w:p w14:paraId="068E95E3" w14:textId="149B2CBC" w:rsidR="000A1890" w:rsidRPr="00753D05" w:rsidRDefault="009A493B" w:rsidP="00A94524">
            <w:pPr>
              <w:rPr>
                <w:rFonts w:asciiTheme="minorHAnsi" w:hAnsiTheme="minorHAnsi"/>
                <w:color w:val="000000"/>
                <w:sz w:val="18"/>
                <w:szCs w:val="18"/>
              </w:rPr>
            </w:pPr>
            <w:r w:rsidRPr="00753D05">
              <w:rPr>
                <w:rFonts w:asciiTheme="minorHAnsi" w:hAnsiTheme="minorHAnsi"/>
                <w:sz w:val="18"/>
                <w:szCs w:val="18"/>
              </w:rPr>
              <w:t>Space Conditioning System Identification or Name</w:t>
            </w:r>
          </w:p>
        </w:tc>
        <w:tc>
          <w:tcPr>
            <w:tcW w:w="5480" w:type="dxa"/>
            <w:vAlign w:val="center"/>
          </w:tcPr>
          <w:p w14:paraId="068E95E4" w14:textId="77777777" w:rsidR="00845FF5" w:rsidRPr="00753D05" w:rsidRDefault="000A1890" w:rsidP="00A94524">
            <w:pPr>
              <w:rPr>
                <w:rFonts w:asciiTheme="minorHAnsi" w:hAnsiTheme="minorHAnsi"/>
                <w:color w:val="000000"/>
                <w:sz w:val="18"/>
                <w:szCs w:val="18"/>
              </w:rPr>
            </w:pPr>
            <w:r w:rsidRPr="00753D05">
              <w:rPr>
                <w:rFonts w:asciiTheme="minorHAnsi" w:hAnsiTheme="minorHAnsi"/>
                <w:sz w:val="18"/>
                <w:szCs w:val="18"/>
              </w:rPr>
              <w:t>&lt;&lt;auto filled text: referenced from MCH01&gt;&gt;</w:t>
            </w:r>
          </w:p>
        </w:tc>
      </w:tr>
      <w:tr w:rsidR="000A1890" w:rsidRPr="00753D05" w14:paraId="068E95E9" w14:textId="77777777" w:rsidTr="003B09DD">
        <w:trPr>
          <w:cantSplit/>
          <w:trHeight w:val="144"/>
        </w:trPr>
        <w:tc>
          <w:tcPr>
            <w:tcW w:w="470" w:type="dxa"/>
            <w:vAlign w:val="center"/>
          </w:tcPr>
          <w:p w14:paraId="068E95E6" w14:textId="77777777" w:rsidR="000A1890" w:rsidRPr="00753D05" w:rsidRDefault="000A1890" w:rsidP="00A94524">
            <w:pPr>
              <w:pStyle w:val="FootnoteText"/>
              <w:jc w:val="center"/>
              <w:rPr>
                <w:rFonts w:asciiTheme="minorHAnsi" w:hAnsiTheme="minorHAnsi"/>
                <w:sz w:val="18"/>
                <w:szCs w:val="18"/>
              </w:rPr>
            </w:pPr>
            <w:r w:rsidRPr="00753D05">
              <w:rPr>
                <w:rFonts w:asciiTheme="minorHAnsi" w:hAnsiTheme="minorHAnsi"/>
                <w:sz w:val="18"/>
                <w:szCs w:val="18"/>
              </w:rPr>
              <w:t>02</w:t>
            </w:r>
          </w:p>
        </w:tc>
        <w:tc>
          <w:tcPr>
            <w:tcW w:w="4840" w:type="dxa"/>
            <w:vAlign w:val="center"/>
          </w:tcPr>
          <w:p w14:paraId="068E95E7" w14:textId="200FD362" w:rsidR="000A1890" w:rsidRPr="00753D05" w:rsidRDefault="009A493B" w:rsidP="00A94524">
            <w:pPr>
              <w:rPr>
                <w:rFonts w:asciiTheme="minorHAnsi" w:hAnsiTheme="minorHAnsi"/>
                <w:sz w:val="18"/>
                <w:szCs w:val="18"/>
              </w:rPr>
            </w:pPr>
            <w:r w:rsidRPr="00753D05">
              <w:rPr>
                <w:rFonts w:asciiTheme="minorHAnsi" w:hAnsiTheme="minorHAnsi"/>
                <w:sz w:val="18"/>
                <w:szCs w:val="18"/>
              </w:rPr>
              <w:t>Space Conditioning System Description of Area Served</w:t>
            </w:r>
          </w:p>
        </w:tc>
        <w:tc>
          <w:tcPr>
            <w:tcW w:w="5480" w:type="dxa"/>
            <w:vAlign w:val="center"/>
          </w:tcPr>
          <w:p w14:paraId="068E95E8" w14:textId="77777777" w:rsidR="00845FF5" w:rsidRPr="00753D05" w:rsidRDefault="000A1890" w:rsidP="00A94524">
            <w:pPr>
              <w:rPr>
                <w:rFonts w:asciiTheme="minorHAnsi" w:hAnsiTheme="minorHAnsi"/>
                <w:sz w:val="18"/>
                <w:szCs w:val="18"/>
              </w:rPr>
            </w:pPr>
            <w:r w:rsidRPr="00753D05">
              <w:rPr>
                <w:rFonts w:asciiTheme="minorHAnsi" w:hAnsiTheme="minorHAnsi"/>
                <w:sz w:val="18"/>
                <w:szCs w:val="18"/>
              </w:rPr>
              <w:t>&lt;&lt;auto filled text: referenced from MCH01&gt;&gt;</w:t>
            </w:r>
          </w:p>
        </w:tc>
      </w:tr>
      <w:tr w:rsidR="009A493B" w:rsidRPr="00753D05" w14:paraId="58DEE3E1" w14:textId="77777777" w:rsidTr="003B09DD">
        <w:trPr>
          <w:cantSplit/>
          <w:trHeight w:val="144"/>
        </w:trPr>
        <w:tc>
          <w:tcPr>
            <w:tcW w:w="470" w:type="dxa"/>
            <w:vAlign w:val="center"/>
          </w:tcPr>
          <w:p w14:paraId="25F61D4B" w14:textId="3756862D" w:rsidR="009A493B" w:rsidRPr="00753D05" w:rsidRDefault="009A493B" w:rsidP="00A94524">
            <w:pPr>
              <w:pStyle w:val="FootnoteText"/>
              <w:jc w:val="center"/>
              <w:rPr>
                <w:rFonts w:asciiTheme="minorHAnsi" w:hAnsiTheme="minorHAnsi"/>
                <w:sz w:val="18"/>
                <w:szCs w:val="18"/>
              </w:rPr>
            </w:pPr>
            <w:r w:rsidRPr="00753D05">
              <w:rPr>
                <w:rFonts w:asciiTheme="minorHAnsi" w:hAnsiTheme="minorHAnsi"/>
                <w:sz w:val="18"/>
                <w:szCs w:val="18"/>
              </w:rPr>
              <w:t>03</w:t>
            </w:r>
          </w:p>
        </w:tc>
        <w:tc>
          <w:tcPr>
            <w:tcW w:w="4840" w:type="dxa"/>
            <w:vAlign w:val="center"/>
          </w:tcPr>
          <w:p w14:paraId="6DCE8389" w14:textId="0D663961" w:rsidR="009A493B" w:rsidRPr="00753D05" w:rsidRDefault="009A493B" w:rsidP="00A94524">
            <w:pPr>
              <w:rPr>
                <w:rFonts w:asciiTheme="minorHAnsi" w:hAnsiTheme="minorHAnsi"/>
                <w:sz w:val="18"/>
                <w:szCs w:val="18"/>
              </w:rPr>
            </w:pPr>
            <w:r w:rsidRPr="00753D05">
              <w:rPr>
                <w:rFonts w:asciiTheme="minorHAnsi" w:hAnsiTheme="minorHAnsi"/>
                <w:sz w:val="18"/>
                <w:szCs w:val="18"/>
              </w:rPr>
              <w:t>Indoor Unit Name</w:t>
            </w:r>
          </w:p>
        </w:tc>
        <w:tc>
          <w:tcPr>
            <w:tcW w:w="5480" w:type="dxa"/>
            <w:vAlign w:val="center"/>
          </w:tcPr>
          <w:p w14:paraId="26990EF0" w14:textId="25B3FE3B" w:rsidR="009A493B" w:rsidRPr="00753D05" w:rsidRDefault="009A493B" w:rsidP="00A94524">
            <w:pPr>
              <w:rPr>
                <w:rFonts w:asciiTheme="minorHAnsi" w:hAnsiTheme="minorHAnsi"/>
                <w:sz w:val="18"/>
                <w:szCs w:val="18"/>
              </w:rPr>
            </w:pPr>
            <w:r w:rsidRPr="00753D05">
              <w:rPr>
                <w:rFonts w:asciiTheme="minorHAnsi" w:hAnsiTheme="minorHAnsi"/>
                <w:sz w:val="18"/>
                <w:szCs w:val="18"/>
              </w:rPr>
              <w:t>&lt;&lt;auto filled text: referenced from MCH01&gt;&gt;</w:t>
            </w:r>
          </w:p>
        </w:tc>
      </w:tr>
      <w:tr w:rsidR="009A493B" w:rsidRPr="00753D05" w14:paraId="068E95F0" w14:textId="77777777" w:rsidTr="003B09DD">
        <w:trPr>
          <w:cantSplit/>
          <w:trHeight w:val="144"/>
        </w:trPr>
        <w:tc>
          <w:tcPr>
            <w:tcW w:w="470" w:type="dxa"/>
            <w:vAlign w:val="center"/>
          </w:tcPr>
          <w:p w14:paraId="068E95EA" w14:textId="1A2D1B17" w:rsidR="009A493B" w:rsidRPr="00753D05" w:rsidRDefault="009A493B" w:rsidP="00A94524">
            <w:pPr>
              <w:pStyle w:val="FootnoteText"/>
              <w:jc w:val="center"/>
              <w:rPr>
                <w:rFonts w:asciiTheme="minorHAnsi" w:hAnsiTheme="minorHAnsi"/>
                <w:sz w:val="18"/>
                <w:szCs w:val="18"/>
              </w:rPr>
            </w:pPr>
            <w:r w:rsidRPr="00753D05">
              <w:rPr>
                <w:rFonts w:asciiTheme="minorHAnsi" w:hAnsiTheme="minorHAnsi"/>
                <w:sz w:val="18"/>
                <w:szCs w:val="18"/>
              </w:rPr>
              <w:t>04</w:t>
            </w:r>
          </w:p>
        </w:tc>
        <w:tc>
          <w:tcPr>
            <w:tcW w:w="4840" w:type="dxa"/>
            <w:vAlign w:val="center"/>
          </w:tcPr>
          <w:p w14:paraId="068E95EB" w14:textId="071E035F" w:rsidR="009A493B" w:rsidRPr="00753D05" w:rsidRDefault="009A493B" w:rsidP="00A94524">
            <w:pPr>
              <w:rPr>
                <w:rFonts w:asciiTheme="minorHAnsi" w:hAnsiTheme="minorHAnsi"/>
                <w:sz w:val="18"/>
                <w:szCs w:val="18"/>
              </w:rPr>
            </w:pPr>
            <w:r w:rsidRPr="00753D05">
              <w:rPr>
                <w:rFonts w:asciiTheme="minorHAnsi" w:hAnsiTheme="minorHAnsi"/>
                <w:sz w:val="18"/>
                <w:szCs w:val="18"/>
              </w:rPr>
              <w:t>System Installation Type</w:t>
            </w:r>
          </w:p>
        </w:tc>
        <w:tc>
          <w:tcPr>
            <w:tcW w:w="5480" w:type="dxa"/>
            <w:vAlign w:val="center"/>
          </w:tcPr>
          <w:p w14:paraId="068E95EC" w14:textId="4F74F594"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&lt;&lt;if the parent is a MCH-01B and a “yes” answer was given in B08 or B09, then A04 </w:t>
            </w:r>
            <w:r w:rsidRPr="00753D05">
              <w:rPr>
                <w:rFonts w:asciiTheme="minorHAnsi" w:hAnsiTheme="minorHAnsi" w:cstheme="minorHAnsi"/>
                <w:sz w:val="18"/>
                <w:szCs w:val="18"/>
              </w:rPr>
              <w:t>≠</w:t>
            </w:r>
            <w:r w:rsidRPr="00753D05">
              <w:rPr>
                <w:rFonts w:asciiTheme="minorHAnsi" w:hAnsiTheme="minorHAnsi"/>
                <w:sz w:val="18"/>
                <w:szCs w:val="18"/>
              </w:rPr>
              <w:t xml:space="preserve"> “alteration”; else User pick from complete list: </w:t>
            </w:r>
          </w:p>
          <w:p w14:paraId="068E95ED" w14:textId="0A14A691"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*New; or </w:t>
            </w:r>
          </w:p>
          <w:p w14:paraId="068E95EE" w14:textId="336037EC"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*Replacement; or </w:t>
            </w:r>
          </w:p>
          <w:p w14:paraId="068E95EF" w14:textId="2E167612" w:rsidR="009A493B" w:rsidRPr="00753D05" w:rsidRDefault="009A493B" w:rsidP="00A94524">
            <w:pPr>
              <w:rPr>
                <w:rFonts w:asciiTheme="minorHAnsi" w:hAnsiTheme="minorHAnsi"/>
                <w:sz w:val="18"/>
                <w:szCs w:val="18"/>
              </w:rPr>
            </w:pPr>
            <w:r w:rsidRPr="00753D05">
              <w:rPr>
                <w:rFonts w:asciiTheme="minorHAnsi" w:hAnsiTheme="minorHAnsi"/>
                <w:sz w:val="18"/>
                <w:szCs w:val="18"/>
              </w:rPr>
              <w:t xml:space="preserve">*Alteration&gt;&gt; </w:t>
            </w:r>
          </w:p>
        </w:tc>
      </w:tr>
      <w:tr w:rsidR="00125800" w:rsidRPr="00753D05" w14:paraId="068E95F7" w14:textId="77777777" w:rsidTr="003B09DD">
        <w:trPr>
          <w:cantSplit/>
          <w:trHeight w:val="144"/>
        </w:trPr>
        <w:tc>
          <w:tcPr>
            <w:tcW w:w="470" w:type="dxa"/>
            <w:vAlign w:val="center"/>
          </w:tcPr>
          <w:p w14:paraId="068E95F1" w14:textId="54FE1FC2"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05</w:t>
            </w:r>
          </w:p>
        </w:tc>
        <w:tc>
          <w:tcPr>
            <w:tcW w:w="4840" w:type="dxa"/>
            <w:vAlign w:val="center"/>
          </w:tcPr>
          <w:p w14:paraId="068E95F2" w14:textId="555C0BD8"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Nominal Cooling Capacity (tons)</w:t>
            </w:r>
          </w:p>
        </w:tc>
        <w:tc>
          <w:tcPr>
            <w:tcW w:w="5480" w:type="dxa"/>
            <w:vAlign w:val="center"/>
          </w:tcPr>
          <w:p w14:paraId="34B16521"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&lt;&lt;calculated field: </w:t>
            </w:r>
          </w:p>
          <w:p w14:paraId="14816467"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If Cooling System Type on MCH-01 = ‘NoCooling’, </w:t>
            </w:r>
          </w:p>
          <w:p w14:paraId="42F58CD9"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then, result in this field = ‘N/A - Heating-only system’; </w:t>
            </w:r>
          </w:p>
          <w:p w14:paraId="61293AF8" w14:textId="77777777" w:rsidR="00125800" w:rsidRPr="00753D05" w:rsidRDefault="00125800" w:rsidP="00A94524">
            <w:pPr>
              <w:rPr>
                <w:rFonts w:asciiTheme="minorHAnsi" w:hAnsiTheme="minorHAnsi"/>
                <w:sz w:val="16"/>
                <w:szCs w:val="16"/>
              </w:rPr>
            </w:pPr>
          </w:p>
          <w:p w14:paraId="05C829A5" w14:textId="77777777" w:rsidR="00125800" w:rsidRPr="00753D05" w:rsidRDefault="00125800" w:rsidP="00A94524">
            <w:pPr>
              <w:rPr>
                <w:rFonts w:asciiTheme="minorHAnsi" w:hAnsiTheme="minorHAnsi"/>
                <w:b/>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MCH-01a:</w:t>
            </w:r>
          </w:p>
          <w:p w14:paraId="6AF2417B" w14:textId="4C410460" w:rsidR="00125800" w:rsidRPr="00753D05" w:rsidRDefault="00125800" w:rsidP="00A94524">
            <w:pPr>
              <w:ind w:left="720" w:hanging="560"/>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MCH-01a field M03 has a value in MCH-01a field D06 </w:t>
            </w:r>
            <w:r w:rsidRPr="00753D05">
              <w:rPr>
                <w:rFonts w:asciiTheme="minorHAnsi" w:hAnsiTheme="minorHAnsi" w:cstheme="minorHAnsi"/>
                <w:sz w:val="16"/>
                <w:szCs w:val="16"/>
              </w:rPr>
              <w:t xml:space="preserve">&gt; </w:t>
            </w:r>
            <w:r w:rsidRPr="00753D05">
              <w:rPr>
                <w:rFonts w:asciiTheme="minorHAnsi" w:hAnsiTheme="minorHAnsi"/>
                <w:sz w:val="16"/>
                <w:szCs w:val="16"/>
              </w:rPr>
              <w:t xml:space="preserve">1, </w:t>
            </w:r>
            <w:r w:rsidR="0024212B" w:rsidRPr="00753D05">
              <w:rPr>
                <w:rFonts w:asciiTheme="minorHAnsi" w:hAnsiTheme="minorHAnsi"/>
                <w:sz w:val="16"/>
                <w:szCs w:val="16"/>
              </w:rPr>
              <w:t>and the system type in MCH-01a fields D04 or D05 are one of the following three types: 1:[VCHP-Ducted], 2:[VCHP-Ductless], 3:[VCHP-Ducted+Ductless],</w:t>
            </w:r>
          </w:p>
          <w:p w14:paraId="6AC701C5"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MCH-01a field G10,</w:t>
            </w:r>
          </w:p>
          <w:p w14:paraId="6F9BC698" w14:textId="77777777" w:rsidR="00125800" w:rsidRPr="00753D05" w:rsidRDefault="00125800" w:rsidP="00A94524">
            <w:pPr>
              <w:ind w:left="160"/>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one of the following two locations:</w:t>
            </w:r>
          </w:p>
          <w:p w14:paraId="461EA1F1" w14:textId="77777777" w:rsidR="00125800" w:rsidRPr="00753D05" w:rsidRDefault="00125800" w:rsidP="00A94524">
            <w:pPr>
              <w:ind w:left="160"/>
              <w:rPr>
                <w:rFonts w:asciiTheme="minorHAnsi" w:hAnsiTheme="minorHAnsi"/>
                <w:sz w:val="16"/>
                <w:szCs w:val="16"/>
              </w:rPr>
            </w:pPr>
          </w:p>
          <w:p w14:paraId="2037639C"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[MCH-01a field F09 (if SC system is not a HP)]</w:t>
            </w:r>
          </w:p>
          <w:p w14:paraId="07F50EF9"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[MCH-01a field I10 (if SC system is a HP)]</w:t>
            </w:r>
          </w:p>
          <w:p w14:paraId="5F4C1BE1" w14:textId="77777777" w:rsidR="00125800" w:rsidRPr="00753D05" w:rsidRDefault="00125800" w:rsidP="00A94524">
            <w:pPr>
              <w:rPr>
                <w:rFonts w:asciiTheme="minorHAnsi" w:hAnsiTheme="minorHAnsi"/>
                <w:sz w:val="16"/>
                <w:szCs w:val="16"/>
              </w:rPr>
            </w:pPr>
          </w:p>
          <w:p w14:paraId="05D67423"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MCH-01b</w:t>
            </w:r>
            <w:r w:rsidRPr="00753D05">
              <w:rPr>
                <w:rFonts w:asciiTheme="minorHAnsi" w:hAnsiTheme="minorHAnsi"/>
                <w:sz w:val="16"/>
                <w:szCs w:val="16"/>
              </w:rPr>
              <w:t>:</w:t>
            </w:r>
          </w:p>
          <w:p w14:paraId="0F321DB0" w14:textId="394222CD" w:rsidR="00125800" w:rsidRPr="00753D05" w:rsidRDefault="00125800" w:rsidP="00A94524">
            <w:pPr>
              <w:ind w:left="693" w:hanging="533"/>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MCH-01b field J03 has a value in MCH-01b field C12 &gt; 1,</w:t>
            </w:r>
            <w:r w:rsidR="0024212B" w:rsidRPr="00753D05">
              <w:rPr>
                <w:rFonts w:asciiTheme="minorHAnsi" w:hAnsiTheme="minorHAnsi"/>
                <w:sz w:val="16"/>
                <w:szCs w:val="16"/>
              </w:rPr>
              <w:t xml:space="preserve"> and the system type in MCH-01b fields C03 or C07 are one of the following three types: 1:[VCHP-Ducted], 2:[VCHP-Ductless], 3:[VCHP-Ducted+Ductless],</w:t>
            </w:r>
          </w:p>
          <w:p w14:paraId="10A99A8B"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one of the following two locations:</w:t>
            </w:r>
          </w:p>
          <w:p w14:paraId="559A8369" w14:textId="77777777" w:rsidR="00125800" w:rsidRPr="00753D05" w:rsidRDefault="00125800" w:rsidP="00A94524">
            <w:pPr>
              <w:ind w:firstLine="160"/>
              <w:rPr>
                <w:rFonts w:asciiTheme="minorHAnsi" w:hAnsiTheme="minorHAnsi"/>
                <w:sz w:val="16"/>
                <w:szCs w:val="16"/>
              </w:rPr>
            </w:pPr>
          </w:p>
          <w:p w14:paraId="23B046D6" w14:textId="77777777" w:rsidR="00125800" w:rsidRPr="00753D05" w:rsidRDefault="00125800" w:rsidP="00A94524">
            <w:pPr>
              <w:ind w:firstLine="160"/>
              <w:rPr>
                <w:rFonts w:asciiTheme="minorHAnsi" w:hAnsiTheme="minorHAnsi"/>
                <w:sz w:val="16"/>
                <w:szCs w:val="16"/>
              </w:rPr>
            </w:pPr>
            <w:r w:rsidRPr="00753D05">
              <w:rPr>
                <w:rFonts w:asciiTheme="minorHAnsi" w:hAnsiTheme="minorHAnsi"/>
                <w:sz w:val="16"/>
                <w:szCs w:val="16"/>
              </w:rPr>
              <w:t>1: [MCH-01b field F12 (if &lt; 75% of duct system altered)]</w:t>
            </w:r>
          </w:p>
          <w:p w14:paraId="3C9A449A" w14:textId="77777777" w:rsidR="00125800" w:rsidRPr="00753D05" w:rsidRDefault="00125800" w:rsidP="00A94524">
            <w:pPr>
              <w:ind w:firstLine="160"/>
              <w:rPr>
                <w:rFonts w:asciiTheme="minorHAnsi" w:hAnsiTheme="minorHAnsi"/>
                <w:sz w:val="16"/>
                <w:szCs w:val="16"/>
              </w:rPr>
            </w:pPr>
            <w:r w:rsidRPr="00753D05">
              <w:rPr>
                <w:rFonts w:asciiTheme="minorHAnsi" w:hAnsiTheme="minorHAnsi"/>
                <w:sz w:val="16"/>
                <w:szCs w:val="16"/>
              </w:rPr>
              <w:t>2: [MCH-01b field G15 (if new or completely replaced duct system)]</w:t>
            </w:r>
          </w:p>
          <w:p w14:paraId="05469F04" w14:textId="77777777" w:rsidR="00125800" w:rsidRPr="00753D05" w:rsidRDefault="00125800" w:rsidP="00A94524">
            <w:pPr>
              <w:ind w:left="154"/>
              <w:rPr>
                <w:rFonts w:asciiTheme="minorHAnsi" w:hAnsiTheme="minorHAnsi"/>
                <w:b/>
                <w:sz w:val="16"/>
                <w:szCs w:val="16"/>
              </w:rPr>
            </w:pPr>
          </w:p>
          <w:p w14:paraId="014F127B"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MCH-01b field E09</w:t>
            </w:r>
          </w:p>
          <w:p w14:paraId="5184AABC" w14:textId="77777777" w:rsidR="00125800" w:rsidRPr="00753D05" w:rsidRDefault="00125800" w:rsidP="00A94524">
            <w:pPr>
              <w:rPr>
                <w:rFonts w:asciiTheme="minorHAnsi" w:hAnsiTheme="minorHAnsi"/>
                <w:sz w:val="16"/>
                <w:szCs w:val="16"/>
              </w:rPr>
            </w:pPr>
          </w:p>
          <w:p w14:paraId="6996D506"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MCH-01c</w:t>
            </w:r>
            <w:r w:rsidRPr="00753D05">
              <w:rPr>
                <w:rFonts w:asciiTheme="minorHAnsi" w:hAnsiTheme="minorHAnsi"/>
                <w:sz w:val="16"/>
                <w:szCs w:val="16"/>
              </w:rPr>
              <w:t>:</w:t>
            </w:r>
          </w:p>
          <w:p w14:paraId="5A772D9B" w14:textId="04719B94" w:rsidR="00125800" w:rsidRPr="00753D05" w:rsidRDefault="00125800" w:rsidP="00A94524">
            <w:pPr>
              <w:ind w:left="693" w:hanging="539"/>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MCH-01c field L03 has a value in MCH-01c field C11 &gt; 1,</w:t>
            </w:r>
            <w:r w:rsidR="0024212B" w:rsidRPr="00753D05">
              <w:rPr>
                <w:rFonts w:asciiTheme="minorHAnsi" w:hAnsiTheme="minorHAnsi"/>
                <w:sz w:val="16"/>
                <w:szCs w:val="16"/>
              </w:rPr>
              <w:t xml:space="preserve"> and the system type in MCH-01c fields C04 or C05 are one of the following three types: 1:[VCHP-Ducted], 2:[VCHP-Ductless], 3:[VCHP-Ducted+Ductless],</w:t>
            </w:r>
          </w:p>
          <w:p w14:paraId="291D78C3"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 from MCH-01c field F10</w:t>
            </w:r>
          </w:p>
          <w:p w14:paraId="6AAEA86E" w14:textId="77777777" w:rsidR="00125800" w:rsidRPr="00753D05" w:rsidRDefault="00125800" w:rsidP="00A94524">
            <w:pPr>
              <w:ind w:left="154"/>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field = Condenser Nominal Cooling Capacity value referenced from one of the following two locations:</w:t>
            </w:r>
          </w:p>
          <w:p w14:paraId="49806AC3" w14:textId="77777777" w:rsidR="00125800" w:rsidRPr="00753D05" w:rsidRDefault="00125800" w:rsidP="00A94524">
            <w:pPr>
              <w:rPr>
                <w:rFonts w:asciiTheme="minorHAnsi" w:hAnsiTheme="minorHAnsi"/>
                <w:sz w:val="16"/>
                <w:szCs w:val="16"/>
              </w:rPr>
            </w:pPr>
          </w:p>
          <w:p w14:paraId="5E8C9CC5"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[MCH-01c field E09 (if SC system is not a HP)]</w:t>
            </w:r>
          </w:p>
          <w:p w14:paraId="53671AEA"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[MCH-01c field H10 (if SC system is a HP)]</w:t>
            </w:r>
          </w:p>
          <w:p w14:paraId="35806BAF" w14:textId="77777777" w:rsidR="00125800" w:rsidRPr="00753D05" w:rsidRDefault="00125800" w:rsidP="00A94524">
            <w:pPr>
              <w:rPr>
                <w:rFonts w:asciiTheme="minorHAnsi" w:hAnsiTheme="minorHAnsi"/>
                <w:sz w:val="16"/>
                <w:szCs w:val="16"/>
              </w:rPr>
            </w:pPr>
          </w:p>
          <w:p w14:paraId="1AAFE8E6" w14:textId="77777777" w:rsidR="00125800" w:rsidRPr="00753D05" w:rsidRDefault="00125800" w:rsidP="00A94524">
            <w:pPr>
              <w:rPr>
                <w:rFonts w:asciiTheme="minorHAnsi" w:hAnsiTheme="minorHAnsi"/>
                <w:sz w:val="16"/>
                <w:szCs w:val="16"/>
              </w:rPr>
            </w:pPr>
            <w:r w:rsidRPr="00753D05">
              <w:rPr>
                <w:rFonts w:asciiTheme="minorHAnsi" w:hAnsiTheme="minorHAnsi"/>
                <w:sz w:val="16"/>
                <w:szCs w:val="16"/>
              </w:rPr>
              <w:t xml:space="preserve">Elseif parent is </w:t>
            </w:r>
            <w:r w:rsidRPr="00753D05">
              <w:rPr>
                <w:rFonts w:asciiTheme="minorHAnsi" w:hAnsiTheme="minorHAnsi"/>
                <w:b/>
                <w:sz w:val="16"/>
                <w:szCs w:val="16"/>
              </w:rPr>
              <w:t>MCH-01d</w:t>
            </w:r>
            <w:r w:rsidRPr="00753D05">
              <w:rPr>
                <w:rFonts w:asciiTheme="minorHAnsi" w:hAnsiTheme="minorHAnsi"/>
                <w:sz w:val="16"/>
                <w:szCs w:val="16"/>
              </w:rPr>
              <w:t>:</w:t>
            </w:r>
          </w:p>
          <w:p w14:paraId="69868E9A" w14:textId="16516FB5" w:rsidR="00125800" w:rsidRPr="00753D05" w:rsidRDefault="00125800" w:rsidP="00A94524">
            <w:pPr>
              <w:ind w:left="693" w:hanging="540"/>
              <w:rPr>
                <w:rFonts w:asciiTheme="minorHAnsi" w:hAnsiTheme="minorHAnsi"/>
                <w:sz w:val="16"/>
                <w:szCs w:val="16"/>
              </w:rPr>
            </w:pPr>
            <w:r w:rsidRPr="00753D05">
              <w:rPr>
                <w:rFonts w:asciiTheme="minorHAnsi" w:hAnsiTheme="minorHAnsi"/>
                <w:b/>
                <w:sz w:val="16"/>
                <w:szCs w:val="16"/>
              </w:rPr>
              <w:t>if</w:t>
            </w:r>
            <w:r w:rsidRPr="00753D05">
              <w:rPr>
                <w:rFonts w:asciiTheme="minorHAnsi" w:hAnsiTheme="minorHAnsi"/>
                <w:sz w:val="16"/>
                <w:szCs w:val="16"/>
              </w:rPr>
              <w:t xml:space="preserve"> the duct system in MCH-01d field O03 has a value in MCH-01d field D06 &gt; 1</w:t>
            </w:r>
            <w:r w:rsidR="0024212B" w:rsidRPr="00753D05">
              <w:rPr>
                <w:rFonts w:asciiTheme="minorHAnsi" w:hAnsiTheme="minorHAnsi"/>
                <w:sz w:val="16"/>
                <w:szCs w:val="16"/>
              </w:rPr>
              <w:t>, and the system type in MCH-01d fields D04 or D05 are one of the following three types: 1:[VCHP-Ducted], 2:[VCHP-Ductless], 3:[VCHP-Ducted+Ductless],</w:t>
            </w:r>
          </w:p>
          <w:p w14:paraId="6A199BFC" w14:textId="77777777" w:rsidR="00125800" w:rsidRPr="00753D05" w:rsidRDefault="00125800" w:rsidP="00A94524">
            <w:pPr>
              <w:ind w:left="153"/>
              <w:rPr>
                <w:rFonts w:asciiTheme="minorHAnsi" w:hAnsiTheme="minorHAnsi"/>
                <w:sz w:val="16"/>
                <w:szCs w:val="16"/>
              </w:rPr>
            </w:pPr>
            <w:r w:rsidRPr="00753D05">
              <w:rPr>
                <w:rFonts w:asciiTheme="minorHAnsi" w:hAnsiTheme="minorHAnsi"/>
                <w:b/>
                <w:sz w:val="16"/>
                <w:szCs w:val="16"/>
              </w:rPr>
              <w:t>then</w:t>
            </w:r>
            <w:r w:rsidRPr="00753D05">
              <w:rPr>
                <w:rFonts w:asciiTheme="minorHAnsi" w:hAnsiTheme="minorHAnsi"/>
                <w:sz w:val="16"/>
                <w:szCs w:val="16"/>
              </w:rPr>
              <w:t xml:space="preserve"> value in this field = Indoor Unit Nominal Cooling Capacity value referenced from one of the following two locations</w:t>
            </w:r>
          </w:p>
          <w:p w14:paraId="7381FDEB" w14:textId="77777777" w:rsidR="00125800" w:rsidRPr="00753D05" w:rsidRDefault="00125800" w:rsidP="00A94524">
            <w:pPr>
              <w:ind w:left="153"/>
              <w:rPr>
                <w:rFonts w:asciiTheme="minorHAnsi" w:hAnsiTheme="minorHAnsi"/>
                <w:sz w:val="16"/>
                <w:szCs w:val="16"/>
              </w:rPr>
            </w:pPr>
          </w:p>
          <w:p w14:paraId="5CF7055F" w14:textId="77777777" w:rsidR="00125800" w:rsidRPr="00753D05" w:rsidRDefault="00125800" w:rsidP="00A94524">
            <w:pPr>
              <w:ind w:left="153"/>
              <w:rPr>
                <w:rFonts w:asciiTheme="minorHAnsi" w:hAnsiTheme="minorHAnsi"/>
                <w:sz w:val="16"/>
                <w:szCs w:val="16"/>
              </w:rPr>
            </w:pPr>
            <w:r w:rsidRPr="00753D05">
              <w:rPr>
                <w:rFonts w:asciiTheme="minorHAnsi" w:hAnsiTheme="minorHAnsi"/>
                <w:sz w:val="16"/>
                <w:szCs w:val="16"/>
              </w:rPr>
              <w:t>1: [MCH-01d field K12 (if &lt; 75% of duct system altered)]</w:t>
            </w:r>
          </w:p>
          <w:p w14:paraId="0B960806" w14:textId="77777777" w:rsidR="00125800" w:rsidRPr="00753D05" w:rsidRDefault="00125800" w:rsidP="00A94524">
            <w:pPr>
              <w:ind w:left="153"/>
              <w:rPr>
                <w:rFonts w:asciiTheme="minorHAnsi" w:hAnsiTheme="minorHAnsi"/>
                <w:sz w:val="16"/>
                <w:szCs w:val="16"/>
              </w:rPr>
            </w:pPr>
            <w:r w:rsidRPr="00753D05">
              <w:rPr>
                <w:rFonts w:asciiTheme="minorHAnsi" w:hAnsiTheme="minorHAnsi"/>
                <w:sz w:val="16"/>
                <w:szCs w:val="16"/>
              </w:rPr>
              <w:t>2: [MCH-01d filed L15 (if new or completely replaced duct system)]</w:t>
            </w:r>
          </w:p>
          <w:p w14:paraId="15BE80FC" w14:textId="77777777" w:rsidR="00125800" w:rsidRPr="00753D05" w:rsidRDefault="00125800" w:rsidP="00A94524">
            <w:pPr>
              <w:ind w:left="153"/>
              <w:rPr>
                <w:rFonts w:asciiTheme="minorHAnsi" w:hAnsiTheme="minorHAnsi"/>
                <w:b/>
                <w:sz w:val="16"/>
                <w:szCs w:val="16"/>
              </w:rPr>
            </w:pPr>
          </w:p>
          <w:p w14:paraId="4866FCDE" w14:textId="77777777" w:rsidR="00125800" w:rsidRPr="00753D05" w:rsidRDefault="00125800" w:rsidP="00A94524">
            <w:pPr>
              <w:ind w:left="153"/>
              <w:rPr>
                <w:rFonts w:asciiTheme="minorHAnsi" w:hAnsiTheme="minorHAnsi"/>
                <w:b/>
                <w:sz w:val="16"/>
                <w:szCs w:val="16"/>
              </w:rPr>
            </w:pPr>
          </w:p>
          <w:p w14:paraId="31FFA8C4" w14:textId="77777777" w:rsidR="00125800" w:rsidRPr="00753D05" w:rsidRDefault="00125800" w:rsidP="00A94524">
            <w:pPr>
              <w:ind w:left="153"/>
              <w:rPr>
                <w:rFonts w:asciiTheme="minorHAnsi" w:hAnsiTheme="minorHAnsi"/>
                <w:sz w:val="16"/>
                <w:szCs w:val="16"/>
              </w:rPr>
            </w:pPr>
            <w:r w:rsidRPr="00753D05">
              <w:rPr>
                <w:rFonts w:asciiTheme="minorHAnsi" w:hAnsiTheme="minorHAnsi"/>
                <w:b/>
                <w:sz w:val="16"/>
                <w:szCs w:val="16"/>
              </w:rPr>
              <w:t>else</w:t>
            </w:r>
            <w:r w:rsidRPr="00753D05">
              <w:rPr>
                <w:rFonts w:asciiTheme="minorHAnsi" w:hAnsiTheme="minorHAnsi"/>
                <w:sz w:val="16"/>
                <w:szCs w:val="16"/>
              </w:rPr>
              <w:t xml:space="preserve"> value in this filed = Condenser Nominal Cooling Capacity value referenced from one of the following two locations:</w:t>
            </w:r>
          </w:p>
          <w:p w14:paraId="37FA320F" w14:textId="77777777" w:rsidR="00125800" w:rsidRPr="00753D05" w:rsidRDefault="00125800" w:rsidP="00A94524">
            <w:pPr>
              <w:rPr>
                <w:rFonts w:asciiTheme="minorHAnsi" w:hAnsiTheme="minorHAnsi"/>
                <w:sz w:val="16"/>
                <w:szCs w:val="16"/>
              </w:rPr>
            </w:pPr>
          </w:p>
          <w:p w14:paraId="145F2E89"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1: [MCH-01d field G09 (if SC system is not a HP)]</w:t>
            </w:r>
          </w:p>
          <w:p w14:paraId="22890361" w14:textId="77777777" w:rsidR="00125800" w:rsidRPr="00753D05" w:rsidRDefault="00125800" w:rsidP="00A94524">
            <w:pPr>
              <w:ind w:left="720" w:hanging="560"/>
              <w:rPr>
                <w:rFonts w:asciiTheme="minorHAnsi" w:hAnsiTheme="minorHAnsi"/>
                <w:sz w:val="16"/>
                <w:szCs w:val="16"/>
              </w:rPr>
            </w:pPr>
            <w:r w:rsidRPr="00753D05">
              <w:rPr>
                <w:rFonts w:asciiTheme="minorHAnsi" w:hAnsiTheme="minorHAnsi"/>
                <w:sz w:val="16"/>
                <w:szCs w:val="16"/>
              </w:rPr>
              <w:t>2: [MCH-01d field J10 (if SC system is a HP)]</w:t>
            </w:r>
          </w:p>
          <w:p w14:paraId="068E95F6" w14:textId="1E2F445F" w:rsidR="00125800" w:rsidRPr="00753D05" w:rsidRDefault="00125800" w:rsidP="00A94524">
            <w:pPr>
              <w:rPr>
                <w:rFonts w:asciiTheme="minorHAnsi" w:hAnsiTheme="minorHAnsi"/>
                <w:sz w:val="18"/>
                <w:szCs w:val="18"/>
              </w:rPr>
            </w:pPr>
            <w:r w:rsidRPr="00753D05">
              <w:rPr>
                <w:rFonts w:asciiTheme="minorHAnsi" w:hAnsiTheme="minorHAnsi"/>
                <w:sz w:val="16"/>
                <w:szCs w:val="16"/>
              </w:rPr>
              <w:t>&gt;&gt;</w:t>
            </w:r>
          </w:p>
        </w:tc>
      </w:tr>
      <w:tr w:rsidR="00125800" w:rsidRPr="00753D05" w14:paraId="068E9600" w14:textId="77777777" w:rsidTr="003B09DD">
        <w:trPr>
          <w:cantSplit/>
          <w:trHeight w:val="144"/>
        </w:trPr>
        <w:tc>
          <w:tcPr>
            <w:tcW w:w="470" w:type="dxa"/>
            <w:vAlign w:val="center"/>
          </w:tcPr>
          <w:p w14:paraId="068E95F8" w14:textId="34152C05" w:rsidR="00125800" w:rsidRPr="00753D05" w:rsidRDefault="00125800" w:rsidP="00A94524">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lastRenderedPageBreak/>
              <w:t>06</w:t>
            </w:r>
          </w:p>
        </w:tc>
        <w:tc>
          <w:tcPr>
            <w:tcW w:w="4840" w:type="dxa"/>
            <w:vAlign w:val="center"/>
          </w:tcPr>
          <w:p w14:paraId="068E95F9" w14:textId="6EBB8F66"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Condenser Speed Type</w:t>
            </w:r>
          </w:p>
        </w:tc>
        <w:tc>
          <w:tcPr>
            <w:tcW w:w="5480" w:type="dxa"/>
            <w:vAlign w:val="center"/>
          </w:tcPr>
          <w:p w14:paraId="068E95FA"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 If cooling system type=NoCooling then display text result= n/a - Heating-only system;</w:t>
            </w:r>
          </w:p>
          <w:p w14:paraId="068E95FB" w14:textId="561800FF"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condenser speed type is not given on the MCH-01,</w:t>
            </w:r>
          </w:p>
          <w:p w14:paraId="068E95FC"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then display text n/a –Condenser Speed requirements do not apply;</w:t>
            </w:r>
          </w:p>
          <w:p w14:paraId="068E95FD" w14:textId="570C0577"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condenser speed type is given on the MCH-01,</w:t>
            </w:r>
          </w:p>
          <w:p w14:paraId="068E95FE"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 then display value for Condenser Speed Type</w:t>
            </w:r>
          </w:p>
          <w:p w14:paraId="068E95FF"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(note on applicable MCH-01 docs the options are:  MultiSpeed; or SingleSpeed)&gt;&gt;</w:t>
            </w:r>
          </w:p>
        </w:tc>
      </w:tr>
      <w:tr w:rsidR="00125800" w:rsidRPr="00753D05" w14:paraId="068E9609" w14:textId="77777777" w:rsidTr="003B09DD">
        <w:trPr>
          <w:cantSplit/>
          <w:trHeight w:val="144"/>
        </w:trPr>
        <w:tc>
          <w:tcPr>
            <w:tcW w:w="470" w:type="dxa"/>
            <w:vAlign w:val="center"/>
          </w:tcPr>
          <w:p w14:paraId="068E9601" w14:textId="2B468DCA" w:rsidR="00125800" w:rsidRPr="00753D05" w:rsidRDefault="00125800" w:rsidP="00A94524">
            <w:pPr>
              <w:pStyle w:val="Header"/>
              <w:tabs>
                <w:tab w:val="clear" w:pos="4320"/>
                <w:tab w:val="clear" w:pos="8640"/>
              </w:tabs>
              <w:jc w:val="center"/>
              <w:rPr>
                <w:rFonts w:asciiTheme="minorHAnsi" w:hAnsiTheme="minorHAnsi"/>
                <w:sz w:val="18"/>
                <w:szCs w:val="18"/>
              </w:rPr>
            </w:pPr>
            <w:r w:rsidRPr="00753D05">
              <w:rPr>
                <w:rFonts w:asciiTheme="minorHAnsi" w:hAnsiTheme="minorHAnsi"/>
                <w:sz w:val="18"/>
                <w:szCs w:val="18"/>
              </w:rPr>
              <w:t>07</w:t>
            </w:r>
          </w:p>
        </w:tc>
        <w:tc>
          <w:tcPr>
            <w:tcW w:w="4840" w:type="dxa"/>
            <w:vAlign w:val="center"/>
          </w:tcPr>
          <w:p w14:paraId="068E9602" w14:textId="2C793571" w:rsidR="00125800" w:rsidRPr="00753D05" w:rsidRDefault="00125800" w:rsidP="00A94524">
            <w:pPr>
              <w:pStyle w:val="Header"/>
              <w:tabs>
                <w:tab w:val="clear" w:pos="4320"/>
                <w:tab w:val="clear" w:pos="8640"/>
              </w:tabs>
              <w:rPr>
                <w:rFonts w:asciiTheme="minorHAnsi" w:hAnsiTheme="minorHAnsi"/>
                <w:sz w:val="18"/>
                <w:szCs w:val="18"/>
              </w:rPr>
            </w:pPr>
            <w:r w:rsidRPr="00753D05">
              <w:rPr>
                <w:rFonts w:asciiTheme="minorHAnsi" w:hAnsiTheme="minorHAnsi"/>
                <w:sz w:val="18"/>
                <w:szCs w:val="18"/>
              </w:rPr>
              <w:t>Cooling System Zonal Control Type</w:t>
            </w:r>
          </w:p>
        </w:tc>
        <w:tc>
          <w:tcPr>
            <w:tcW w:w="5480" w:type="dxa"/>
            <w:vAlign w:val="center"/>
          </w:tcPr>
          <w:p w14:paraId="068E9603" w14:textId="4CBA4D48"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field:If cooling system type=NoCooling then display text result= n/a - Heating-only system;</w:t>
            </w:r>
          </w:p>
          <w:p w14:paraId="068E9604"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elseif the Cooling System Zonal Control Type is not given on the MCH-01,</w:t>
            </w:r>
          </w:p>
          <w:p w14:paraId="068E9605"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then display text:  n/a –Cooling System Zonal Control requirements do not apply;</w:t>
            </w:r>
          </w:p>
          <w:p w14:paraId="068E9606" w14:textId="211E5909" w:rsidR="00125800" w:rsidRPr="00753D05" w:rsidRDefault="00125800" w:rsidP="00A94524">
            <w:pPr>
              <w:rPr>
                <w:rFonts w:asciiTheme="minorHAnsi" w:hAnsiTheme="minorHAnsi"/>
                <w:sz w:val="18"/>
                <w:szCs w:val="18"/>
              </w:rPr>
            </w:pPr>
            <w:r w:rsidRPr="00753D05">
              <w:rPr>
                <w:rFonts w:asciiTheme="minorHAnsi" w:hAnsiTheme="minorHAnsi"/>
                <w:sz w:val="18"/>
                <w:szCs w:val="18"/>
              </w:rPr>
              <w:t>elsif the Cooling System Zonal Control Type is given on the MCH-01,</w:t>
            </w:r>
          </w:p>
          <w:p w14:paraId="068E9607"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 then display value for Cooling System Zonal Control Type</w:t>
            </w:r>
          </w:p>
          <w:p w14:paraId="068E9608"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(note on applicable MCH-01 docs the options are:  ZonallyControlled and NotZonal)&gt;&gt;</w:t>
            </w:r>
          </w:p>
        </w:tc>
      </w:tr>
      <w:tr w:rsidR="00125800" w:rsidRPr="00753D05" w14:paraId="068E9615" w14:textId="77777777" w:rsidTr="003B09DD">
        <w:trPr>
          <w:cantSplit/>
          <w:trHeight w:val="144"/>
        </w:trPr>
        <w:tc>
          <w:tcPr>
            <w:tcW w:w="470" w:type="dxa"/>
            <w:vAlign w:val="center"/>
          </w:tcPr>
          <w:p w14:paraId="068E960A" w14:textId="2233A743"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08</w:t>
            </w:r>
          </w:p>
        </w:tc>
        <w:tc>
          <w:tcPr>
            <w:tcW w:w="4840" w:type="dxa"/>
            <w:vAlign w:val="center"/>
          </w:tcPr>
          <w:p w14:paraId="068E960B" w14:textId="4103ED6B"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Central Fan Integrated (CFI) Ventilation System Status</w:t>
            </w:r>
          </w:p>
        </w:tc>
        <w:tc>
          <w:tcPr>
            <w:tcW w:w="5480" w:type="dxa"/>
            <w:vAlign w:val="center"/>
          </w:tcPr>
          <w:p w14:paraId="068E960C"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&lt;&lt;calculated field:</w:t>
            </w:r>
          </w:p>
          <w:p w14:paraId="068E960D"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reference value from MCH-01; </w:t>
            </w:r>
          </w:p>
          <w:p w14:paraId="068E960E"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note: allowable values = </w:t>
            </w:r>
          </w:p>
          <w:p w14:paraId="068E960F" w14:textId="77777777" w:rsidR="00125800" w:rsidRPr="00753D05" w:rsidRDefault="00125800" w:rsidP="00A94524">
            <w:pPr>
              <w:keepNext/>
              <w:rPr>
                <w:rFonts w:ascii="Calibri" w:hAnsi="Calibri"/>
                <w:sz w:val="16"/>
                <w:szCs w:val="16"/>
              </w:rPr>
            </w:pPr>
            <w:r w:rsidRPr="00753D05">
              <w:rPr>
                <w:rFonts w:ascii="Calibri" w:hAnsi="Calibri"/>
                <w:sz w:val="16"/>
                <w:szCs w:val="16"/>
              </w:rPr>
              <w:t>*CFI System</w:t>
            </w:r>
          </w:p>
          <w:p w14:paraId="068E9610" w14:textId="77777777" w:rsidR="00125800" w:rsidRPr="00753D05" w:rsidRDefault="00125800" w:rsidP="00A94524">
            <w:pPr>
              <w:rPr>
                <w:rFonts w:asciiTheme="minorHAnsi" w:hAnsiTheme="minorHAnsi"/>
                <w:sz w:val="18"/>
                <w:szCs w:val="18"/>
              </w:rPr>
            </w:pPr>
            <w:r w:rsidRPr="00753D05">
              <w:rPr>
                <w:rFonts w:ascii="Calibri" w:hAnsi="Calibri"/>
                <w:sz w:val="16"/>
                <w:szCs w:val="16"/>
              </w:rPr>
              <w:t>*</w:t>
            </w:r>
            <w:r w:rsidRPr="00753D05">
              <w:rPr>
                <w:rFonts w:asciiTheme="minorHAnsi" w:hAnsiTheme="minorHAnsi"/>
                <w:sz w:val="16"/>
                <w:szCs w:val="16"/>
              </w:rPr>
              <w:t>Not CFI&gt;&gt;</w:t>
            </w:r>
          </w:p>
          <w:p w14:paraId="068E9613" w14:textId="2EB94613" w:rsidR="00125800" w:rsidRPr="00753D05" w:rsidRDefault="00125800" w:rsidP="00A94524">
            <w:pPr>
              <w:rPr>
                <w:rFonts w:asciiTheme="minorHAnsi" w:hAnsiTheme="minorHAnsi"/>
                <w:sz w:val="18"/>
                <w:szCs w:val="18"/>
              </w:rPr>
            </w:pPr>
          </w:p>
          <w:p w14:paraId="068E9614" w14:textId="77777777" w:rsidR="00125800" w:rsidRPr="00753D05" w:rsidRDefault="00125800" w:rsidP="00A94524">
            <w:pPr>
              <w:rPr>
                <w:rFonts w:asciiTheme="minorHAnsi" w:hAnsiTheme="minorHAnsi"/>
                <w:sz w:val="18"/>
                <w:szCs w:val="18"/>
              </w:rPr>
            </w:pPr>
          </w:p>
        </w:tc>
      </w:tr>
      <w:tr w:rsidR="00125800" w:rsidRPr="00753D05" w14:paraId="068E961D" w14:textId="77777777" w:rsidTr="003B09DD">
        <w:trPr>
          <w:cantSplit/>
          <w:trHeight w:val="144"/>
        </w:trPr>
        <w:tc>
          <w:tcPr>
            <w:tcW w:w="470" w:type="dxa"/>
            <w:vAlign w:val="center"/>
          </w:tcPr>
          <w:p w14:paraId="068E9616" w14:textId="32A48298"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09</w:t>
            </w:r>
          </w:p>
        </w:tc>
        <w:tc>
          <w:tcPr>
            <w:tcW w:w="4840" w:type="dxa"/>
            <w:vAlign w:val="center"/>
          </w:tcPr>
          <w:p w14:paraId="068E9617" w14:textId="4EB7F2A5"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System Bypass Duct Status</w:t>
            </w:r>
          </w:p>
        </w:tc>
        <w:tc>
          <w:tcPr>
            <w:tcW w:w="5480" w:type="dxa"/>
            <w:vAlign w:val="center"/>
          </w:tcPr>
          <w:p w14:paraId="068E9618" w14:textId="77777777" w:rsidR="00125800" w:rsidRPr="00753D05" w:rsidRDefault="00125800" w:rsidP="00A94524">
            <w:pPr>
              <w:rPr>
                <w:rFonts w:asciiTheme="minorHAnsi" w:hAnsiTheme="minorHAnsi"/>
                <w:sz w:val="18"/>
                <w:szCs w:val="18"/>
              </w:rPr>
            </w:pPr>
            <w:r w:rsidRPr="00753D05">
              <w:rPr>
                <w:rFonts w:asciiTheme="minorHAnsi" w:hAnsiTheme="minorHAnsi"/>
                <w:sz w:val="18"/>
                <w:szCs w:val="18"/>
              </w:rPr>
              <w:t xml:space="preserve">&lt;&lt;calculated field: </w:t>
            </w:r>
          </w:p>
          <w:p w14:paraId="068E9619" w14:textId="264B0FDC" w:rsidR="00125800" w:rsidRPr="00753D05" w:rsidRDefault="00125800" w:rsidP="00A94524">
            <w:pPr>
              <w:rPr>
                <w:rFonts w:asciiTheme="minorHAnsi" w:hAnsiTheme="minorHAnsi"/>
                <w:sz w:val="18"/>
                <w:szCs w:val="18"/>
              </w:rPr>
            </w:pPr>
            <w:r w:rsidRPr="00753D05">
              <w:rPr>
                <w:rFonts w:asciiTheme="minorHAnsi" w:hAnsiTheme="minorHAnsi"/>
                <w:sz w:val="18"/>
                <w:szCs w:val="18"/>
              </w:rPr>
              <w:t>If parent is MCH-01b, MCH-01c, or MCh-01d then value=N/A;</w:t>
            </w:r>
          </w:p>
          <w:p w14:paraId="068E961A" w14:textId="217E3F36" w:rsidR="00125800" w:rsidRPr="00753D05" w:rsidRDefault="00125800" w:rsidP="00A94524">
            <w:pPr>
              <w:rPr>
                <w:rFonts w:asciiTheme="minorHAnsi" w:hAnsiTheme="minorHAnsi"/>
                <w:sz w:val="18"/>
                <w:szCs w:val="18"/>
              </w:rPr>
            </w:pPr>
            <w:r w:rsidRPr="00753D05">
              <w:rPr>
                <w:rFonts w:asciiTheme="minorHAnsi" w:hAnsiTheme="minorHAnsi"/>
                <w:sz w:val="18"/>
                <w:szCs w:val="18"/>
              </w:rPr>
              <w:t>elseif parent is MCH-01a, reference value from MCH-01a section J10</w:t>
            </w:r>
          </w:p>
          <w:p w14:paraId="068E961C" w14:textId="4B660396" w:rsidR="00125800" w:rsidRPr="00753D05" w:rsidRDefault="00125800" w:rsidP="00A94524">
            <w:pPr>
              <w:rPr>
                <w:rFonts w:asciiTheme="minorHAnsi" w:hAnsiTheme="minorHAnsi"/>
                <w:sz w:val="18"/>
                <w:szCs w:val="18"/>
              </w:rPr>
            </w:pPr>
            <w:r w:rsidRPr="00753D05" w:rsidDel="006B686F">
              <w:rPr>
                <w:rFonts w:asciiTheme="minorHAnsi" w:hAnsiTheme="minorHAnsi"/>
                <w:sz w:val="18"/>
                <w:szCs w:val="18"/>
              </w:rPr>
              <w:t xml:space="preserve"> </w:t>
            </w:r>
            <w:r w:rsidRPr="00753D05">
              <w:rPr>
                <w:rFonts w:asciiTheme="minorHAnsi" w:hAnsiTheme="minorHAnsi"/>
                <w:sz w:val="18"/>
                <w:szCs w:val="18"/>
              </w:rPr>
              <w:t>(note: on the MCH01a the options are: Has Bypass Duct; or No bypass duct)&gt;&gt;</w:t>
            </w:r>
          </w:p>
        </w:tc>
      </w:tr>
      <w:tr w:rsidR="00125800" w:rsidRPr="00753D05" w14:paraId="068E9621" w14:textId="77777777" w:rsidTr="003B09DD">
        <w:trPr>
          <w:cantSplit/>
          <w:trHeight w:val="144"/>
        </w:trPr>
        <w:tc>
          <w:tcPr>
            <w:tcW w:w="470" w:type="dxa"/>
            <w:vAlign w:val="center"/>
          </w:tcPr>
          <w:p w14:paraId="068E961E" w14:textId="23A47DA5" w:rsidR="00125800" w:rsidRPr="00753D05"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10</w:t>
            </w:r>
          </w:p>
        </w:tc>
        <w:tc>
          <w:tcPr>
            <w:tcW w:w="4840" w:type="dxa"/>
            <w:vAlign w:val="center"/>
          </w:tcPr>
          <w:p w14:paraId="068E961F" w14:textId="34A0800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Date of System Airflow Rate Measurement</w:t>
            </w:r>
          </w:p>
        </w:tc>
        <w:tc>
          <w:tcPr>
            <w:tcW w:w="5480" w:type="dxa"/>
            <w:vAlign w:val="center"/>
          </w:tcPr>
          <w:p w14:paraId="068E9620"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&lt;&lt;user input: date: use validated date format&gt;&gt;</w:t>
            </w:r>
          </w:p>
        </w:tc>
      </w:tr>
      <w:tr w:rsidR="00125800" w:rsidRPr="00753D05" w14:paraId="068E9629" w14:textId="77777777" w:rsidTr="003B09DD">
        <w:trPr>
          <w:cantSplit/>
          <w:trHeight w:val="144"/>
        </w:trPr>
        <w:tc>
          <w:tcPr>
            <w:tcW w:w="470" w:type="dxa"/>
            <w:vAlign w:val="center"/>
          </w:tcPr>
          <w:p w14:paraId="068E9622" w14:textId="7874E1F4" w:rsidR="00125800" w:rsidRPr="00753D05" w:rsidDel="006E5AE2" w:rsidRDefault="00125800" w:rsidP="00A94524">
            <w:pPr>
              <w:pStyle w:val="FootnoteText"/>
              <w:jc w:val="center"/>
              <w:rPr>
                <w:rFonts w:asciiTheme="minorHAnsi" w:hAnsiTheme="minorHAnsi"/>
                <w:sz w:val="18"/>
                <w:szCs w:val="18"/>
              </w:rPr>
            </w:pPr>
            <w:r w:rsidRPr="00753D05">
              <w:rPr>
                <w:rFonts w:asciiTheme="minorHAnsi" w:hAnsiTheme="minorHAnsi"/>
                <w:sz w:val="18"/>
                <w:szCs w:val="18"/>
              </w:rPr>
              <w:t>11</w:t>
            </w:r>
          </w:p>
        </w:tc>
        <w:tc>
          <w:tcPr>
            <w:tcW w:w="4840" w:type="dxa"/>
            <w:vAlign w:val="center"/>
          </w:tcPr>
          <w:p w14:paraId="068E9623" w14:textId="01E4767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Airflow Rate Protocol Utilized</w:t>
            </w:r>
          </w:p>
        </w:tc>
        <w:tc>
          <w:tcPr>
            <w:tcW w:w="5480" w:type="dxa"/>
            <w:vAlign w:val="center"/>
          </w:tcPr>
          <w:p w14:paraId="068E9624"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 xml:space="preserve">&lt;&lt;Calculated field:  </w:t>
            </w:r>
          </w:p>
          <w:p w14:paraId="068E9625" w14:textId="370D44A1"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If A04=(New or Replacement), then display result = RA3.3 procedures for airflow rate measurement;</w:t>
            </w:r>
          </w:p>
          <w:p w14:paraId="068E9626" w14:textId="130E990D"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elseif A04=Alteration then allow user to pick from list:</w:t>
            </w:r>
          </w:p>
          <w:p w14:paraId="068E9627" w14:textId="46E69684"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**RA3.3.3.1.5 Alternative to Compliance with Minimum System Airflow Requirements, or</w:t>
            </w:r>
          </w:p>
          <w:p w14:paraId="068E9628" w14:textId="77777777" w:rsidR="00125800" w:rsidRPr="00753D05" w:rsidRDefault="00125800" w:rsidP="00A94524">
            <w:pPr>
              <w:keepNext/>
              <w:rPr>
                <w:rFonts w:asciiTheme="minorHAnsi" w:hAnsiTheme="minorHAnsi"/>
                <w:sz w:val="18"/>
                <w:szCs w:val="18"/>
              </w:rPr>
            </w:pPr>
            <w:r w:rsidRPr="00753D05">
              <w:rPr>
                <w:rFonts w:asciiTheme="minorHAnsi" w:hAnsiTheme="minorHAnsi"/>
                <w:sz w:val="18"/>
                <w:szCs w:val="18"/>
              </w:rPr>
              <w:t>** RA3.3 procedures for airflow rate measurement&gt;&gt;</w:t>
            </w:r>
          </w:p>
        </w:tc>
      </w:tr>
      <w:tr w:rsidR="00125800" w:rsidRPr="00753D05" w:rsidDel="003B09DD" w14:paraId="60EF7ACB" w14:textId="1794B59A" w:rsidTr="003B09DD">
        <w:trPr>
          <w:cantSplit/>
          <w:trHeight w:val="144"/>
          <w:del w:id="10" w:author="Alhabibi, Haider@Energy" w:date="2023-11-22T13:27:00Z"/>
        </w:trPr>
        <w:tc>
          <w:tcPr>
            <w:tcW w:w="470" w:type="dxa"/>
            <w:vAlign w:val="center"/>
          </w:tcPr>
          <w:p w14:paraId="11D77455" w14:textId="6BCBEDCE" w:rsidR="00125800" w:rsidRPr="00753D05" w:rsidDel="003B09DD" w:rsidRDefault="00125800" w:rsidP="00A94524">
            <w:pPr>
              <w:pStyle w:val="FootnoteText"/>
              <w:jc w:val="center"/>
              <w:rPr>
                <w:del w:id="11" w:author="Alhabibi, Haider@Energy" w:date="2023-11-22T13:27:00Z"/>
                <w:rFonts w:asciiTheme="minorHAnsi" w:hAnsiTheme="minorHAnsi"/>
                <w:sz w:val="18"/>
                <w:szCs w:val="18"/>
              </w:rPr>
            </w:pPr>
            <w:del w:id="12" w:author="Alhabibi, Haider@Energy" w:date="2023-11-22T13:27:00Z">
              <w:r w:rsidRPr="00753D05" w:rsidDel="003B09DD">
                <w:rPr>
                  <w:rFonts w:asciiTheme="minorHAnsi" w:hAnsiTheme="minorHAnsi"/>
                  <w:sz w:val="18"/>
                  <w:szCs w:val="18"/>
                </w:rPr>
                <w:delText>12</w:delText>
              </w:r>
            </w:del>
          </w:p>
        </w:tc>
        <w:tc>
          <w:tcPr>
            <w:tcW w:w="4840" w:type="dxa"/>
            <w:vAlign w:val="center"/>
          </w:tcPr>
          <w:p w14:paraId="11969A34" w14:textId="7CBEFC63" w:rsidR="00125800" w:rsidRPr="00753D05" w:rsidDel="003B09DD" w:rsidRDefault="00125800" w:rsidP="00A94524">
            <w:pPr>
              <w:keepNext/>
              <w:rPr>
                <w:del w:id="13" w:author="Alhabibi, Haider@Energy" w:date="2023-11-22T13:27:00Z"/>
                <w:rFonts w:asciiTheme="minorHAnsi" w:hAnsiTheme="minorHAnsi"/>
                <w:sz w:val="18"/>
                <w:szCs w:val="18"/>
              </w:rPr>
            </w:pPr>
            <w:del w:id="14" w:author="Alhabibi, Haider@Energy" w:date="2023-11-22T13:27:00Z">
              <w:r w:rsidRPr="00753D05" w:rsidDel="003B09DD">
                <w:rPr>
                  <w:rFonts w:asciiTheme="minorHAnsi" w:hAnsiTheme="minorHAnsi"/>
                  <w:sz w:val="18"/>
                  <w:szCs w:val="18"/>
                </w:rPr>
                <w:delText>Central Fan Ventilation Cooling System Status</w:delText>
              </w:r>
            </w:del>
          </w:p>
        </w:tc>
        <w:tc>
          <w:tcPr>
            <w:tcW w:w="5480" w:type="dxa"/>
            <w:vAlign w:val="center"/>
          </w:tcPr>
          <w:p w14:paraId="065B223C" w14:textId="089E23DB" w:rsidR="00125800" w:rsidRPr="00753D05" w:rsidDel="003B09DD" w:rsidRDefault="00125800" w:rsidP="00A94524">
            <w:pPr>
              <w:keepNext/>
              <w:rPr>
                <w:del w:id="15" w:author="Alhabibi, Haider@Energy" w:date="2023-11-22T13:27:00Z"/>
                <w:rFonts w:asciiTheme="minorHAnsi" w:hAnsiTheme="minorHAnsi"/>
                <w:sz w:val="18"/>
                <w:szCs w:val="18"/>
              </w:rPr>
            </w:pPr>
            <w:del w:id="16" w:author="Alhabibi, Haider@Energy" w:date="2023-11-22T13:27:00Z">
              <w:r w:rsidRPr="00753D05" w:rsidDel="003B09DD">
                <w:rPr>
                  <w:rFonts w:asciiTheme="minorHAnsi" w:hAnsiTheme="minorHAnsi"/>
                  <w:sz w:val="18"/>
                  <w:szCs w:val="18"/>
                </w:rPr>
                <w:delText>&lt;&lt;Calculated Field:</w:delText>
              </w:r>
            </w:del>
          </w:p>
          <w:p w14:paraId="60EB73BD" w14:textId="5ECE8600" w:rsidR="00125800" w:rsidRPr="00753D05" w:rsidDel="003B09DD" w:rsidRDefault="00125800" w:rsidP="00A94524">
            <w:pPr>
              <w:keepNext/>
              <w:rPr>
                <w:del w:id="17" w:author="Alhabibi, Haider@Energy" w:date="2023-11-22T13:27:00Z"/>
                <w:rFonts w:asciiTheme="minorHAnsi" w:hAnsiTheme="minorHAnsi"/>
                <w:sz w:val="18"/>
                <w:szCs w:val="18"/>
              </w:rPr>
            </w:pPr>
            <w:del w:id="18" w:author="Alhabibi, Haider@Energy" w:date="2023-11-22T13:27:00Z">
              <w:r w:rsidRPr="00753D05" w:rsidDel="003B09DD">
                <w:rPr>
                  <w:rFonts w:asciiTheme="minorHAnsi" w:hAnsiTheme="minorHAnsi"/>
                  <w:sz w:val="18"/>
                  <w:szCs w:val="18"/>
                </w:rPr>
                <w:delText>Referenced from MCH-01, if MCH-01 variant is b or c, then display ‘Not a CFVCS’,</w:delText>
              </w:r>
            </w:del>
          </w:p>
          <w:p w14:paraId="0A5653CF" w14:textId="39A77A57" w:rsidR="00125800" w:rsidRPr="00753D05" w:rsidDel="003B09DD" w:rsidRDefault="00125800" w:rsidP="00A94524">
            <w:pPr>
              <w:keepNext/>
              <w:rPr>
                <w:del w:id="19" w:author="Alhabibi, Haider@Energy" w:date="2023-11-22T13:27:00Z"/>
                <w:rFonts w:asciiTheme="minorHAnsi" w:hAnsiTheme="minorHAnsi"/>
                <w:sz w:val="18"/>
                <w:szCs w:val="18"/>
              </w:rPr>
            </w:pPr>
            <w:del w:id="20" w:author="Alhabibi, Haider@Energy" w:date="2023-11-22T13:27:00Z">
              <w:r w:rsidRPr="00753D05" w:rsidDel="003B09DD">
                <w:rPr>
                  <w:rFonts w:asciiTheme="minorHAnsi" w:hAnsiTheme="minorHAnsi"/>
                  <w:sz w:val="18"/>
                  <w:szCs w:val="18"/>
                </w:rPr>
                <w:delText>If B05 Central Fan Ventilation Cooling System Type = Variable, then display ‘Variable CFVCS’,</w:delText>
              </w:r>
            </w:del>
          </w:p>
          <w:p w14:paraId="2CD9ECCA" w14:textId="38866215" w:rsidR="00125800" w:rsidRPr="00753D05" w:rsidDel="003B09DD" w:rsidRDefault="00125800" w:rsidP="00A94524">
            <w:pPr>
              <w:keepNext/>
              <w:rPr>
                <w:del w:id="21" w:author="Alhabibi, Haider@Energy" w:date="2023-11-22T13:27:00Z"/>
                <w:rFonts w:asciiTheme="minorHAnsi" w:hAnsiTheme="minorHAnsi"/>
                <w:sz w:val="18"/>
                <w:szCs w:val="18"/>
              </w:rPr>
            </w:pPr>
            <w:del w:id="22" w:author="Alhabibi, Haider@Energy" w:date="2023-11-22T13:27:00Z">
              <w:r w:rsidRPr="00753D05" w:rsidDel="003B09DD">
                <w:rPr>
                  <w:rFonts w:asciiTheme="minorHAnsi" w:hAnsiTheme="minorHAnsi"/>
                  <w:sz w:val="18"/>
                  <w:szCs w:val="18"/>
                </w:rPr>
                <w:delText>ElseIf Type = Fixed, then display ‘Fixed CFVCS’,</w:delText>
              </w:r>
            </w:del>
          </w:p>
          <w:p w14:paraId="59A66EA4" w14:textId="033B5E13" w:rsidR="00125800" w:rsidRPr="00753D05" w:rsidDel="003B09DD" w:rsidRDefault="00125800" w:rsidP="00A94524">
            <w:pPr>
              <w:keepNext/>
              <w:rPr>
                <w:del w:id="23" w:author="Alhabibi, Haider@Energy" w:date="2023-11-22T13:27:00Z"/>
                <w:rFonts w:asciiTheme="minorHAnsi" w:hAnsiTheme="minorHAnsi"/>
                <w:sz w:val="18"/>
                <w:szCs w:val="18"/>
              </w:rPr>
            </w:pPr>
            <w:del w:id="24" w:author="Alhabibi, Haider@Energy" w:date="2023-11-22T13:27:00Z">
              <w:r w:rsidRPr="00753D05" w:rsidDel="003B09DD">
                <w:rPr>
                  <w:rFonts w:asciiTheme="minorHAnsi" w:hAnsiTheme="minorHAnsi"/>
                  <w:sz w:val="18"/>
                  <w:szCs w:val="18"/>
                </w:rPr>
                <w:delText>otherwise display ‘Not a CFVCS’.&gt;&gt;</w:delText>
              </w:r>
            </w:del>
          </w:p>
        </w:tc>
      </w:tr>
    </w:tbl>
    <w:p w14:paraId="068E962A" w14:textId="77777777" w:rsidR="00473386" w:rsidRPr="00753D0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753D05" w:rsidDel="001739A4" w14:paraId="068E962D" w14:textId="77777777" w:rsidTr="00693010">
        <w:trPr>
          <w:cantSplit/>
          <w:trHeight w:val="432"/>
        </w:trPr>
        <w:tc>
          <w:tcPr>
            <w:tcW w:w="11030" w:type="dxa"/>
            <w:gridSpan w:val="3"/>
            <w:vAlign w:val="center"/>
          </w:tcPr>
          <w:p w14:paraId="068E962B" w14:textId="595C1398"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t xml:space="preserve">B. Hole for the placement of a Static Pressure Probe (HSPP), and Permanently </w:t>
            </w:r>
            <w:r w:rsidR="007302E9" w:rsidRPr="00753D05">
              <w:rPr>
                <w:rFonts w:asciiTheme="minorHAnsi" w:hAnsiTheme="minorHAnsi"/>
                <w:b/>
                <w:sz w:val="18"/>
                <w:szCs w:val="18"/>
              </w:rPr>
              <w:t>I</w:t>
            </w:r>
            <w:r w:rsidRPr="00753D05">
              <w:rPr>
                <w:rFonts w:asciiTheme="minorHAnsi" w:hAnsiTheme="minorHAnsi"/>
                <w:b/>
                <w:sz w:val="18"/>
                <w:szCs w:val="18"/>
              </w:rPr>
              <w:t xml:space="preserve">nstalled Static Pressure Probe (PSPP) in the </w:t>
            </w:r>
            <w:r w:rsidR="007302E9" w:rsidRPr="00753D05">
              <w:rPr>
                <w:rFonts w:asciiTheme="minorHAnsi" w:hAnsiTheme="minorHAnsi"/>
                <w:b/>
                <w:sz w:val="18"/>
                <w:szCs w:val="18"/>
              </w:rPr>
              <w:t>S</w:t>
            </w:r>
            <w:r w:rsidRPr="00753D05">
              <w:rPr>
                <w:rFonts w:asciiTheme="minorHAnsi" w:hAnsiTheme="minorHAnsi"/>
                <w:b/>
                <w:sz w:val="18"/>
                <w:szCs w:val="18"/>
              </w:rPr>
              <w:t xml:space="preserve">upply </w:t>
            </w:r>
            <w:r w:rsidR="007302E9" w:rsidRPr="00753D05">
              <w:rPr>
                <w:rFonts w:asciiTheme="minorHAnsi" w:hAnsiTheme="minorHAnsi"/>
                <w:b/>
                <w:sz w:val="18"/>
                <w:szCs w:val="18"/>
              </w:rPr>
              <w:t>P</w:t>
            </w:r>
            <w:r w:rsidRPr="00753D05">
              <w:rPr>
                <w:rFonts w:asciiTheme="minorHAnsi" w:hAnsiTheme="minorHAnsi"/>
                <w:b/>
                <w:sz w:val="18"/>
                <w:szCs w:val="18"/>
              </w:rPr>
              <w:t>lenum</w:t>
            </w:r>
          </w:p>
          <w:p w14:paraId="068E962C" w14:textId="4A6BF908" w:rsidR="000A1890" w:rsidRPr="00753D05" w:rsidRDefault="0003731F" w:rsidP="00693010">
            <w:pPr>
              <w:pStyle w:val="BulletCALetter"/>
              <w:spacing w:before="0"/>
              <w:ind w:left="0" w:firstLine="0"/>
              <w:rPr>
                <w:rFonts w:asciiTheme="minorHAnsi" w:hAnsiTheme="minorHAnsi"/>
                <w:sz w:val="18"/>
                <w:szCs w:val="18"/>
              </w:rPr>
            </w:pPr>
            <w:r w:rsidRPr="00753D05">
              <w:rPr>
                <w:rFonts w:ascii="Calibri" w:hAnsi="Calibri"/>
                <w:sz w:val="18"/>
                <w:szCs w:val="18"/>
              </w:rPr>
              <w:t>&lt;&lt;Static Text - see the top&gt;&gt;</w:t>
            </w:r>
          </w:p>
        </w:tc>
      </w:tr>
      <w:tr w:rsidR="000A1890" w:rsidRPr="00753D05" w:rsidDel="001739A4" w14:paraId="068E9638" w14:textId="77777777" w:rsidTr="00693010">
        <w:trPr>
          <w:cantSplit/>
          <w:trHeight w:val="432"/>
        </w:trPr>
        <w:tc>
          <w:tcPr>
            <w:tcW w:w="475" w:type="dxa"/>
            <w:vAlign w:val="center"/>
          </w:tcPr>
          <w:p w14:paraId="068E962E" w14:textId="77777777" w:rsidR="000A1890" w:rsidRPr="00753D05" w:rsidRDefault="003F7313" w:rsidP="00693010">
            <w:pPr>
              <w:pStyle w:val="IndexHeading"/>
              <w:jc w:val="center"/>
              <w:rPr>
                <w:rFonts w:asciiTheme="minorHAnsi" w:hAnsiTheme="minorHAnsi"/>
                <w:b w:val="0"/>
                <w:sz w:val="18"/>
                <w:szCs w:val="18"/>
              </w:rPr>
            </w:pPr>
            <w:r w:rsidRPr="00753D05">
              <w:rPr>
                <w:rFonts w:asciiTheme="minorHAnsi" w:hAnsiTheme="minorHAnsi"/>
                <w:b w:val="0"/>
                <w:sz w:val="18"/>
                <w:szCs w:val="18"/>
              </w:rPr>
              <w:t>01</w:t>
            </w:r>
          </w:p>
        </w:tc>
        <w:tc>
          <w:tcPr>
            <w:tcW w:w="4921" w:type="dxa"/>
            <w:vAlign w:val="center"/>
          </w:tcPr>
          <w:p w14:paraId="068E962F" w14:textId="0C5B6DA0" w:rsidR="000A1890" w:rsidRPr="00753D05" w:rsidRDefault="003F7313" w:rsidP="00993A65">
            <w:pPr>
              <w:rPr>
                <w:rFonts w:asciiTheme="minorHAnsi" w:hAnsiTheme="minorHAnsi"/>
                <w:sz w:val="18"/>
                <w:szCs w:val="18"/>
              </w:rPr>
            </w:pPr>
            <w:r w:rsidRPr="00753D05">
              <w:rPr>
                <w:rFonts w:asciiTheme="minorHAnsi" w:hAnsiTheme="minorHAnsi"/>
                <w:sz w:val="18"/>
                <w:szCs w:val="18"/>
              </w:rPr>
              <w:t xml:space="preserve">Method </w:t>
            </w:r>
            <w:r w:rsidR="00993A65" w:rsidRPr="00753D05">
              <w:rPr>
                <w:rFonts w:asciiTheme="minorHAnsi" w:hAnsiTheme="minorHAnsi"/>
                <w:sz w:val="18"/>
                <w:szCs w:val="18"/>
              </w:rPr>
              <w:t>U</w:t>
            </w:r>
            <w:r w:rsidRPr="00753D05">
              <w:rPr>
                <w:rFonts w:asciiTheme="minorHAnsi" w:hAnsiTheme="minorHAnsi"/>
                <w:sz w:val="18"/>
                <w:szCs w:val="18"/>
              </w:rPr>
              <w:t xml:space="preserve">sed to </w:t>
            </w:r>
            <w:r w:rsidR="00993A65" w:rsidRPr="00753D05">
              <w:rPr>
                <w:rFonts w:asciiTheme="minorHAnsi" w:hAnsiTheme="minorHAnsi"/>
                <w:sz w:val="18"/>
                <w:szCs w:val="18"/>
              </w:rPr>
              <w:t>D</w:t>
            </w:r>
            <w:r w:rsidRPr="00753D05">
              <w:rPr>
                <w:rFonts w:asciiTheme="minorHAnsi" w:hAnsiTheme="minorHAnsi"/>
                <w:sz w:val="18"/>
                <w:szCs w:val="18"/>
              </w:rPr>
              <w:t xml:space="preserve">emonstrate </w:t>
            </w:r>
            <w:r w:rsidR="00993A65" w:rsidRPr="00753D05">
              <w:rPr>
                <w:rFonts w:asciiTheme="minorHAnsi" w:hAnsiTheme="minorHAnsi"/>
                <w:sz w:val="18"/>
                <w:szCs w:val="18"/>
              </w:rPr>
              <w:t>C</w:t>
            </w:r>
            <w:r w:rsidRPr="00753D05">
              <w:rPr>
                <w:rFonts w:asciiTheme="minorHAnsi" w:hAnsiTheme="minorHAnsi"/>
                <w:sz w:val="18"/>
                <w:szCs w:val="18"/>
              </w:rPr>
              <w:t xml:space="preserve">ompliance with the HSPP/PSPP </w:t>
            </w:r>
            <w:r w:rsidR="00993A65" w:rsidRPr="00753D05">
              <w:rPr>
                <w:rFonts w:asciiTheme="minorHAnsi" w:hAnsiTheme="minorHAnsi"/>
                <w:sz w:val="18"/>
                <w:szCs w:val="18"/>
              </w:rPr>
              <w:t>R</w:t>
            </w:r>
            <w:r w:rsidRPr="00753D05">
              <w:rPr>
                <w:rFonts w:asciiTheme="minorHAnsi" w:hAnsiTheme="minorHAnsi"/>
                <w:sz w:val="18"/>
                <w:szCs w:val="18"/>
              </w:rPr>
              <w:t>equirement</w:t>
            </w:r>
          </w:p>
        </w:tc>
        <w:tc>
          <w:tcPr>
            <w:tcW w:w="5634" w:type="dxa"/>
            <w:vAlign w:val="center"/>
          </w:tcPr>
          <w:p w14:paraId="068E9630"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&lt;&lt;user select one of the options from list: </w:t>
            </w:r>
          </w:p>
          <w:p w14:paraId="068E9631"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**HSPP installed and labeled consistent with Figure RA3.3-1; </w:t>
            </w:r>
          </w:p>
          <w:p w14:paraId="068E9632"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or </w:t>
            </w:r>
          </w:p>
          <w:p w14:paraId="068E9633"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 xml:space="preserve">**PSPP installed and labeled consistent with Figure RA3.3-1, </w:t>
            </w:r>
          </w:p>
          <w:p w14:paraId="068E9634" w14:textId="77777777" w:rsidR="000A1890" w:rsidRPr="00753D05" w:rsidRDefault="003F7313" w:rsidP="00693010">
            <w:pPr>
              <w:pStyle w:val="Header"/>
              <w:keepNext/>
              <w:tabs>
                <w:tab w:val="clear" w:pos="4320"/>
                <w:tab w:val="clear" w:pos="8640"/>
              </w:tabs>
              <w:rPr>
                <w:rFonts w:asciiTheme="minorHAnsi" w:hAnsiTheme="minorHAnsi"/>
                <w:sz w:val="18"/>
                <w:szCs w:val="18"/>
              </w:rPr>
            </w:pPr>
            <w:r w:rsidRPr="00753D05">
              <w:rPr>
                <w:rFonts w:asciiTheme="minorHAnsi" w:hAnsiTheme="minorHAnsi"/>
                <w:sz w:val="18"/>
                <w:szCs w:val="18"/>
              </w:rPr>
              <w:t>or</w:t>
            </w:r>
          </w:p>
          <w:p w14:paraId="068E9635" w14:textId="77777777" w:rsidR="000A1890" w:rsidRPr="00753D05" w:rsidRDefault="003F7313" w:rsidP="00693010">
            <w:pPr>
              <w:keepNext/>
              <w:rPr>
                <w:rFonts w:asciiTheme="minorHAnsi" w:hAnsiTheme="minorHAnsi"/>
                <w:sz w:val="18"/>
                <w:szCs w:val="18"/>
              </w:rPr>
            </w:pPr>
            <w:r w:rsidRPr="00753D05">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753D05" w:rsidRDefault="003F7313" w:rsidP="00693010">
            <w:pPr>
              <w:keepNext/>
              <w:rPr>
                <w:rFonts w:asciiTheme="minorHAnsi" w:hAnsiTheme="minorHAnsi"/>
                <w:sz w:val="18"/>
                <w:szCs w:val="18"/>
              </w:rPr>
            </w:pPr>
            <w:r w:rsidRPr="00753D05">
              <w:rPr>
                <w:rFonts w:asciiTheme="minorHAnsi" w:hAnsiTheme="minorHAnsi"/>
                <w:sz w:val="18"/>
                <w:szCs w:val="18"/>
              </w:rPr>
              <w:t xml:space="preserve">or </w:t>
            </w:r>
          </w:p>
          <w:p w14:paraId="068E9637" w14:textId="77777777" w:rsidR="000A1890" w:rsidRPr="00753D05" w:rsidRDefault="003F7313">
            <w:pPr>
              <w:pStyle w:val="ListParagraph"/>
              <w:keepNext/>
              <w:ind w:left="0"/>
              <w:rPr>
                <w:rFonts w:asciiTheme="minorHAnsi" w:hAnsiTheme="minorHAnsi"/>
                <w:sz w:val="18"/>
                <w:szCs w:val="18"/>
              </w:rPr>
            </w:pPr>
            <w:r w:rsidRPr="00753D05">
              <w:rPr>
                <w:rFonts w:asciiTheme="minorHAnsi" w:hAnsiTheme="minorHAnsi"/>
                <w:sz w:val="18"/>
                <w:szCs w:val="18"/>
              </w:rPr>
              <w:t>** HSPP/PSPP  are not applicable to this system &gt;&gt;</w:t>
            </w:r>
          </w:p>
        </w:tc>
      </w:tr>
    </w:tbl>
    <w:p w14:paraId="068E9639" w14:textId="77777777" w:rsidR="000A1890" w:rsidRPr="00753D0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753D05" w14:paraId="068E963C" w14:textId="77777777" w:rsidTr="00994177">
        <w:trPr>
          <w:cantSplit/>
          <w:trHeight w:val="144"/>
        </w:trPr>
        <w:tc>
          <w:tcPr>
            <w:tcW w:w="5000" w:type="pct"/>
            <w:gridSpan w:val="3"/>
            <w:vAlign w:val="center"/>
          </w:tcPr>
          <w:p w14:paraId="068E963A" w14:textId="39F7BDDA"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t>C. Airflow Rate Measurement Apparatus and Procedure Information</w:t>
            </w:r>
          </w:p>
          <w:p w14:paraId="068E963B" w14:textId="71459274" w:rsidR="000A1890" w:rsidRPr="00753D05" w:rsidRDefault="0003731F" w:rsidP="00693010">
            <w:pPr>
              <w:keepNext/>
              <w:rPr>
                <w:rFonts w:asciiTheme="minorHAnsi" w:hAnsiTheme="minorHAnsi"/>
                <w:b/>
                <w:sz w:val="18"/>
                <w:szCs w:val="18"/>
              </w:rPr>
            </w:pPr>
            <w:r w:rsidRPr="00753D05">
              <w:rPr>
                <w:rFonts w:ascii="Calibri" w:hAnsi="Calibri"/>
                <w:sz w:val="18"/>
                <w:szCs w:val="18"/>
              </w:rPr>
              <w:t>&lt;&lt;Static Text - see the top&gt;&gt;</w:t>
            </w:r>
          </w:p>
        </w:tc>
      </w:tr>
      <w:tr w:rsidR="000A1890" w:rsidRPr="00753D05" w14:paraId="068E9644" w14:textId="77777777" w:rsidTr="00051491">
        <w:trPr>
          <w:cantSplit/>
          <w:trHeight w:val="144"/>
        </w:trPr>
        <w:tc>
          <w:tcPr>
            <w:tcW w:w="181" w:type="pct"/>
            <w:vAlign w:val="center"/>
          </w:tcPr>
          <w:p w14:paraId="068E963D" w14:textId="77777777" w:rsidR="000A1890" w:rsidRPr="00753D05" w:rsidRDefault="003F7313" w:rsidP="007A1CE5">
            <w:pPr>
              <w:keepNext/>
              <w:jc w:val="center"/>
              <w:rPr>
                <w:rFonts w:asciiTheme="minorHAnsi" w:hAnsiTheme="minorHAnsi"/>
                <w:sz w:val="18"/>
                <w:szCs w:val="18"/>
              </w:rPr>
            </w:pPr>
            <w:r w:rsidRPr="00753D05">
              <w:rPr>
                <w:rFonts w:asciiTheme="minorHAnsi" w:hAnsiTheme="minorHAnsi"/>
                <w:sz w:val="18"/>
                <w:szCs w:val="18"/>
              </w:rPr>
              <w:t>01</w:t>
            </w:r>
          </w:p>
        </w:tc>
        <w:tc>
          <w:tcPr>
            <w:tcW w:w="1977" w:type="pct"/>
            <w:vAlign w:val="center"/>
          </w:tcPr>
          <w:p w14:paraId="068E963E" w14:textId="60A65991" w:rsidR="000A1890" w:rsidRPr="00753D05" w:rsidRDefault="003F7313" w:rsidP="00993A65">
            <w:pPr>
              <w:keepNext/>
              <w:rPr>
                <w:rFonts w:asciiTheme="minorHAnsi" w:hAnsiTheme="minorHAnsi"/>
                <w:sz w:val="18"/>
                <w:szCs w:val="18"/>
              </w:rPr>
            </w:pPr>
            <w:r w:rsidRPr="00753D05">
              <w:rPr>
                <w:rFonts w:asciiTheme="minorHAnsi" w:hAnsiTheme="minorHAnsi"/>
                <w:sz w:val="18"/>
                <w:szCs w:val="18"/>
              </w:rPr>
              <w:t xml:space="preserve">Airflow Rate Measurement Type </w:t>
            </w:r>
            <w:r w:rsidR="00993A65" w:rsidRPr="00753D05">
              <w:rPr>
                <w:rFonts w:asciiTheme="minorHAnsi" w:hAnsiTheme="minorHAnsi"/>
                <w:sz w:val="18"/>
                <w:szCs w:val="18"/>
              </w:rPr>
              <w:t>U</w:t>
            </w:r>
            <w:r w:rsidRPr="00753D05">
              <w:rPr>
                <w:rFonts w:asciiTheme="minorHAnsi" w:hAnsiTheme="minorHAnsi"/>
                <w:sz w:val="18"/>
                <w:szCs w:val="18"/>
              </w:rPr>
              <w:t xml:space="preserve">sed for this </w:t>
            </w:r>
            <w:r w:rsidR="00993A65" w:rsidRPr="00753D05">
              <w:rPr>
                <w:rFonts w:asciiTheme="minorHAnsi" w:hAnsiTheme="minorHAnsi"/>
                <w:sz w:val="18"/>
                <w:szCs w:val="18"/>
              </w:rPr>
              <w:t>A</w:t>
            </w:r>
            <w:r w:rsidRPr="00753D05">
              <w:rPr>
                <w:rFonts w:asciiTheme="minorHAnsi" w:hAnsiTheme="minorHAnsi"/>
                <w:sz w:val="18"/>
                <w:szCs w:val="18"/>
              </w:rPr>
              <w:t xml:space="preserve">irflow </w:t>
            </w:r>
            <w:r w:rsidR="00993A65" w:rsidRPr="00753D05">
              <w:rPr>
                <w:rFonts w:asciiTheme="minorHAnsi" w:hAnsiTheme="minorHAnsi"/>
                <w:sz w:val="18"/>
                <w:szCs w:val="18"/>
              </w:rPr>
              <w:t>R</w:t>
            </w:r>
            <w:r w:rsidRPr="00753D05">
              <w:rPr>
                <w:rFonts w:asciiTheme="minorHAnsi" w:hAnsiTheme="minorHAnsi"/>
                <w:sz w:val="18"/>
                <w:szCs w:val="18"/>
              </w:rPr>
              <w:t xml:space="preserve">ate </w:t>
            </w:r>
            <w:r w:rsidR="00993A65" w:rsidRPr="00753D05">
              <w:rPr>
                <w:rFonts w:asciiTheme="minorHAnsi" w:hAnsiTheme="minorHAnsi"/>
                <w:sz w:val="18"/>
                <w:szCs w:val="18"/>
              </w:rPr>
              <w:t>V</w:t>
            </w:r>
            <w:r w:rsidRPr="00753D05">
              <w:rPr>
                <w:rFonts w:asciiTheme="minorHAnsi" w:hAnsiTheme="minorHAnsi"/>
                <w:sz w:val="18"/>
                <w:szCs w:val="18"/>
              </w:rPr>
              <w:t>erification</w:t>
            </w:r>
          </w:p>
        </w:tc>
        <w:tc>
          <w:tcPr>
            <w:tcW w:w="2842" w:type="pct"/>
          </w:tcPr>
          <w:p w14:paraId="068E963F"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 xml:space="preserve">&lt;&lt; user select one from list: </w:t>
            </w:r>
          </w:p>
          <w:p w14:paraId="068E9640"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Fan Flowmeter according to procedure in RA3.3.3.1.1</w:t>
            </w:r>
          </w:p>
          <w:p w14:paraId="068E9641"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Flow Grid according to procedure in RA3.3.3.1.2</w:t>
            </w:r>
          </w:p>
          <w:p w14:paraId="068E9642"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Powered Flow Capture Hood according to procedure in RA3.3.3.1.3</w:t>
            </w:r>
          </w:p>
          <w:p w14:paraId="068E9643" w14:textId="77777777" w:rsidR="000A1890" w:rsidRPr="00753D05" w:rsidRDefault="000A1890" w:rsidP="00DB7CEA">
            <w:pPr>
              <w:pStyle w:val="ListParagraph"/>
              <w:keepNext/>
              <w:numPr>
                <w:ilvl w:val="0"/>
                <w:numId w:val="6"/>
              </w:numPr>
              <w:rPr>
                <w:rFonts w:asciiTheme="minorHAnsi" w:hAnsiTheme="minorHAnsi"/>
                <w:sz w:val="18"/>
                <w:szCs w:val="18"/>
              </w:rPr>
            </w:pPr>
            <w:r w:rsidRPr="00753D05">
              <w:rPr>
                <w:rFonts w:asciiTheme="minorHAnsi" w:hAnsiTheme="minorHAnsi"/>
                <w:sz w:val="18"/>
                <w:szCs w:val="18"/>
              </w:rPr>
              <w:t>Traditional Flow Capture Hood according to procedure in RA3.3.3.1.4&gt;&gt;</w:t>
            </w:r>
          </w:p>
        </w:tc>
      </w:tr>
      <w:tr w:rsidR="000A1890" w:rsidRPr="00753D05" w14:paraId="068E9648" w14:textId="77777777" w:rsidTr="00051491">
        <w:trPr>
          <w:cantSplit/>
          <w:trHeight w:val="144"/>
        </w:trPr>
        <w:tc>
          <w:tcPr>
            <w:tcW w:w="181" w:type="pct"/>
            <w:vAlign w:val="center"/>
          </w:tcPr>
          <w:p w14:paraId="068E9645"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02</w:t>
            </w:r>
          </w:p>
        </w:tc>
        <w:tc>
          <w:tcPr>
            <w:tcW w:w="1977" w:type="pct"/>
            <w:vAlign w:val="center"/>
          </w:tcPr>
          <w:p w14:paraId="068E9646" w14:textId="715A7D1D"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Manufacturer of Airflow Measurement Apparatus</w:t>
            </w:r>
          </w:p>
        </w:tc>
        <w:tc>
          <w:tcPr>
            <w:tcW w:w="2842" w:type="pct"/>
            <w:vAlign w:val="center"/>
          </w:tcPr>
          <w:p w14:paraId="068E9647"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entry : text (or consider referencing from a data registry user profile)&gt;&gt;</w:t>
            </w:r>
          </w:p>
        </w:tc>
      </w:tr>
      <w:tr w:rsidR="000A1890" w:rsidRPr="00753D05" w14:paraId="068E964C" w14:textId="77777777" w:rsidTr="00051491">
        <w:trPr>
          <w:cantSplit/>
          <w:trHeight w:val="144"/>
        </w:trPr>
        <w:tc>
          <w:tcPr>
            <w:tcW w:w="181" w:type="pct"/>
            <w:vAlign w:val="center"/>
          </w:tcPr>
          <w:p w14:paraId="068E9649"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03</w:t>
            </w:r>
          </w:p>
        </w:tc>
        <w:tc>
          <w:tcPr>
            <w:tcW w:w="1977" w:type="pct"/>
            <w:vAlign w:val="center"/>
          </w:tcPr>
          <w:p w14:paraId="068E964A" w14:textId="377EA6C4"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Model number of Airflow Measurement Apparatus</w:t>
            </w:r>
          </w:p>
        </w:tc>
        <w:tc>
          <w:tcPr>
            <w:tcW w:w="2842" w:type="pct"/>
            <w:vAlign w:val="center"/>
          </w:tcPr>
          <w:p w14:paraId="068E964B"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entry: text (or consider referencing from a data registry user profile)&gt;&gt;</w:t>
            </w:r>
          </w:p>
        </w:tc>
      </w:tr>
      <w:tr w:rsidR="000A1890" w:rsidRPr="00753D05" w14:paraId="068E9653" w14:textId="77777777" w:rsidTr="00051491">
        <w:trPr>
          <w:cantSplit/>
          <w:trHeight w:val="144"/>
        </w:trPr>
        <w:tc>
          <w:tcPr>
            <w:tcW w:w="181" w:type="pct"/>
            <w:vAlign w:val="center"/>
          </w:tcPr>
          <w:p w14:paraId="068E964D"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04</w:t>
            </w:r>
          </w:p>
        </w:tc>
        <w:tc>
          <w:tcPr>
            <w:tcW w:w="1977" w:type="pct"/>
            <w:vAlign w:val="center"/>
          </w:tcPr>
          <w:p w14:paraId="068E964E" w14:textId="68C6F580"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 xml:space="preserve">&lt;&lt;user select from list:  </w:t>
            </w:r>
          </w:p>
          <w:p w14:paraId="068E9650" w14:textId="77777777" w:rsidR="000A1890" w:rsidRPr="00753D05" w:rsidRDefault="000A1890" w:rsidP="00DB7CEA">
            <w:pPr>
              <w:pStyle w:val="ListParagraph"/>
              <w:keepNext/>
              <w:numPr>
                <w:ilvl w:val="0"/>
                <w:numId w:val="7"/>
              </w:numPr>
              <w:rPr>
                <w:rFonts w:asciiTheme="minorHAnsi" w:hAnsiTheme="minorHAnsi"/>
                <w:sz w:val="18"/>
                <w:szCs w:val="18"/>
              </w:rPr>
            </w:pPr>
            <w:r w:rsidRPr="00753D05">
              <w:rPr>
                <w:rFonts w:asciiTheme="minorHAnsi" w:hAnsiTheme="minorHAnsi"/>
                <w:sz w:val="18"/>
                <w:szCs w:val="18"/>
              </w:rPr>
              <w:t>Certified by Manufacturer and listed on CEC Website at</w:t>
            </w:r>
          </w:p>
          <w:p w14:paraId="068E9651" w14:textId="083BF58E" w:rsidR="000A1890" w:rsidRPr="00753D05" w:rsidRDefault="00000000" w:rsidP="00693010">
            <w:pPr>
              <w:pStyle w:val="ListParagraph"/>
              <w:keepNext/>
              <w:rPr>
                <w:rFonts w:asciiTheme="minorHAnsi" w:hAnsiTheme="minorHAnsi"/>
                <w:sz w:val="18"/>
                <w:szCs w:val="18"/>
              </w:rPr>
            </w:pPr>
            <w:hyperlink r:id="rId23" w:history="1">
              <w:r w:rsidR="00B3039A" w:rsidRPr="00753D05">
                <w:rPr>
                  <w:rStyle w:val="Hyperlink"/>
                  <w:rFonts w:asciiTheme="minorHAnsi" w:hAnsiTheme="minorHAnsi"/>
                  <w:sz w:val="18"/>
                  <w:szCs w:val="18"/>
                  <w:u w:val="none"/>
                </w:rPr>
                <w:t>http://www.energy.ca.gov/</w:t>
              </w:r>
              <w:r w:rsidR="00B32831" w:rsidRPr="00753D05">
                <w:rPr>
                  <w:rStyle w:val="Hyperlink"/>
                  <w:rFonts w:asciiTheme="minorHAnsi" w:hAnsiTheme="minorHAnsi"/>
                  <w:sz w:val="18"/>
                  <w:szCs w:val="18"/>
                  <w:u w:val="none"/>
                </w:rPr>
                <w:t>title24/equipment_cert/ama_fas/index.html</w:t>
              </w:r>
            </w:hyperlink>
            <w:r w:rsidR="000A1890" w:rsidRPr="00753D05">
              <w:rPr>
                <w:rFonts w:asciiTheme="minorHAnsi" w:hAnsiTheme="minorHAnsi"/>
                <w:sz w:val="18"/>
                <w:szCs w:val="18"/>
              </w:rPr>
              <w:t>, or</w:t>
            </w:r>
          </w:p>
          <w:p w14:paraId="068E9652" w14:textId="77777777" w:rsidR="000A1890" w:rsidRPr="00753D05" w:rsidRDefault="000A1890" w:rsidP="00DB7CEA">
            <w:pPr>
              <w:pStyle w:val="ListParagraph"/>
              <w:keepNext/>
              <w:numPr>
                <w:ilvl w:val="0"/>
                <w:numId w:val="7"/>
              </w:numPr>
              <w:rPr>
                <w:rFonts w:asciiTheme="minorHAnsi" w:hAnsiTheme="minorHAnsi"/>
                <w:sz w:val="18"/>
                <w:szCs w:val="18"/>
              </w:rPr>
            </w:pPr>
            <w:r w:rsidRPr="00753D05">
              <w:rPr>
                <w:rFonts w:asciiTheme="minorHAnsi" w:hAnsiTheme="minorHAnsi"/>
                <w:sz w:val="18"/>
                <w:szCs w:val="18"/>
              </w:rPr>
              <w:t>Not Certified (do not continue)&gt;&gt;</w:t>
            </w:r>
          </w:p>
        </w:tc>
      </w:tr>
      <w:tr w:rsidR="00305E2C" w:rsidRPr="00753D05" w14:paraId="068E966B" w14:textId="77777777" w:rsidTr="00051491">
        <w:trPr>
          <w:cantSplit/>
          <w:trHeight w:val="144"/>
        </w:trPr>
        <w:tc>
          <w:tcPr>
            <w:tcW w:w="181" w:type="pct"/>
            <w:vAlign w:val="center"/>
          </w:tcPr>
          <w:p w14:paraId="068E9654" w14:textId="77777777" w:rsidR="00305E2C" w:rsidRPr="00753D05" w:rsidRDefault="00305E2C" w:rsidP="00305E2C">
            <w:pPr>
              <w:keepNext/>
              <w:jc w:val="center"/>
              <w:rPr>
                <w:rFonts w:asciiTheme="minorHAnsi" w:hAnsiTheme="minorHAnsi"/>
                <w:sz w:val="18"/>
                <w:szCs w:val="18"/>
              </w:rPr>
            </w:pPr>
            <w:r w:rsidRPr="00753D05">
              <w:rPr>
                <w:rFonts w:asciiTheme="minorHAnsi" w:hAnsiTheme="minorHAnsi"/>
                <w:sz w:val="18"/>
                <w:szCs w:val="18"/>
              </w:rPr>
              <w:t>05</w:t>
            </w:r>
          </w:p>
        </w:tc>
        <w:tc>
          <w:tcPr>
            <w:tcW w:w="1977" w:type="pct"/>
            <w:vAlign w:val="center"/>
          </w:tcPr>
          <w:p w14:paraId="068E9655" w14:textId="243B49A8" w:rsidR="00305E2C" w:rsidRPr="00753D05" w:rsidRDefault="00305E2C" w:rsidP="00305E2C">
            <w:pPr>
              <w:keepNext/>
              <w:rPr>
                <w:rFonts w:asciiTheme="minorHAnsi" w:hAnsiTheme="minorHAnsi"/>
                <w:sz w:val="18"/>
                <w:szCs w:val="18"/>
              </w:rPr>
            </w:pPr>
            <w:r w:rsidRPr="00753D05">
              <w:rPr>
                <w:rFonts w:asciiTheme="minorHAnsi" w:hAnsiTheme="minorHAnsi"/>
                <w:sz w:val="18"/>
                <w:szCs w:val="18"/>
              </w:rPr>
              <w:t>Determination of MCH23 type (this field not visible to user)</w:t>
            </w:r>
          </w:p>
        </w:tc>
        <w:tc>
          <w:tcPr>
            <w:tcW w:w="2842" w:type="pct"/>
            <w:vAlign w:val="center"/>
          </w:tcPr>
          <w:p w14:paraId="1B07F3F2" w14:textId="77777777" w:rsidR="00305E2C" w:rsidRPr="00753D05" w:rsidRDefault="00305E2C" w:rsidP="00305E2C">
            <w:pPr>
              <w:keepNext/>
              <w:rPr>
                <w:rFonts w:asciiTheme="minorHAnsi" w:hAnsiTheme="minorHAnsi"/>
                <w:sz w:val="18"/>
                <w:szCs w:val="18"/>
              </w:rPr>
            </w:pPr>
            <w:r w:rsidRPr="00753D05">
              <w:rPr>
                <w:rFonts w:asciiTheme="minorHAnsi" w:hAnsiTheme="minorHAnsi"/>
                <w:sz w:val="18"/>
                <w:szCs w:val="18"/>
              </w:rPr>
              <w:t xml:space="preserve">&lt;&lt;calculated field: </w:t>
            </w:r>
          </w:p>
          <w:p w14:paraId="1B2651CC" w14:textId="1185807C"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A1</w:t>
            </w:r>
            <w:r w:rsidR="009A493B" w:rsidRPr="00753D05">
              <w:rPr>
                <w:rFonts w:asciiTheme="minorHAnsi" w:hAnsiTheme="minorHAnsi"/>
                <w:sz w:val="16"/>
                <w:szCs w:val="16"/>
              </w:rPr>
              <w:t>1</w:t>
            </w:r>
            <w:r w:rsidRPr="00753D05">
              <w:rPr>
                <w:rFonts w:asciiTheme="minorHAnsi" w:hAnsiTheme="minorHAnsi"/>
                <w:sz w:val="16"/>
                <w:szCs w:val="16"/>
              </w:rPr>
              <w:t xml:space="preserve"> = RA3.3.3.1.5 Then</w:t>
            </w:r>
          </w:p>
          <w:p w14:paraId="281CD282" w14:textId="499EDAD8"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If A0</w:t>
            </w:r>
            <w:r w:rsidR="001E64E2" w:rsidRPr="00753D05">
              <w:rPr>
                <w:rFonts w:asciiTheme="minorHAnsi" w:hAnsiTheme="minorHAnsi"/>
                <w:sz w:val="16"/>
                <w:szCs w:val="16"/>
              </w:rPr>
              <w:t>4</w:t>
            </w:r>
            <w:r w:rsidRPr="00753D05">
              <w:rPr>
                <w:rFonts w:asciiTheme="minorHAnsi" w:hAnsiTheme="minorHAnsi"/>
                <w:sz w:val="16"/>
                <w:szCs w:val="16"/>
              </w:rPr>
              <w:t xml:space="preserve"> = alteration Then Use variant MCH-23c;</w:t>
            </w:r>
          </w:p>
          <w:p w14:paraId="74C47F11" w14:textId="6E3E5EBB"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A1</w:t>
            </w:r>
            <w:r w:rsidR="009A493B" w:rsidRPr="00753D05">
              <w:rPr>
                <w:rFonts w:asciiTheme="minorHAnsi" w:hAnsiTheme="minorHAnsi"/>
                <w:sz w:val="16"/>
                <w:szCs w:val="16"/>
              </w:rPr>
              <w:t>1</w:t>
            </w:r>
            <w:r w:rsidRPr="00753D05">
              <w:rPr>
                <w:rFonts w:asciiTheme="minorHAnsi" w:hAnsiTheme="minorHAnsi"/>
                <w:sz w:val="16"/>
                <w:szCs w:val="16"/>
              </w:rPr>
              <w:t xml:space="preserve"> = RA3.3 procedures Then</w:t>
            </w:r>
          </w:p>
          <w:p w14:paraId="5D4A0B28" w14:textId="344E80A1" w:rsidR="00BF3DD4" w:rsidRPr="00BF3DD4" w:rsidRDefault="00305E2C" w:rsidP="00BF3DD4">
            <w:pPr>
              <w:keepNext/>
              <w:ind w:left="720"/>
              <w:rPr>
                <w:ins w:id="25" w:author="Alhabibi, Haider@Energy" w:date="2023-11-22T13:28:00Z"/>
                <w:rFonts w:asciiTheme="minorHAnsi" w:hAnsiTheme="minorHAnsi"/>
                <w:sz w:val="16"/>
                <w:szCs w:val="16"/>
              </w:rPr>
            </w:pPr>
            <w:r w:rsidRPr="00753D05">
              <w:rPr>
                <w:rFonts w:asciiTheme="minorHAnsi" w:hAnsiTheme="minorHAnsi"/>
                <w:sz w:val="16"/>
                <w:szCs w:val="16"/>
              </w:rPr>
              <w:t>If A0</w:t>
            </w:r>
            <w:r w:rsidR="001E64E2" w:rsidRPr="00753D05">
              <w:rPr>
                <w:rFonts w:asciiTheme="minorHAnsi" w:hAnsiTheme="minorHAnsi"/>
                <w:sz w:val="16"/>
                <w:szCs w:val="16"/>
              </w:rPr>
              <w:t>4</w:t>
            </w:r>
            <w:r w:rsidRPr="00753D05">
              <w:rPr>
                <w:rFonts w:asciiTheme="minorHAnsi" w:hAnsiTheme="minorHAnsi"/>
                <w:sz w:val="16"/>
                <w:szCs w:val="16"/>
              </w:rPr>
              <w:t xml:space="preserve"> = alteration then</w:t>
            </w:r>
            <w:ins w:id="26" w:author="Alhabibi, Haider@Energy" w:date="2023-11-22T13:28:00Z">
              <w:r w:rsidR="00BF3DD4" w:rsidRPr="00BF3DD4">
                <w:rPr>
                  <w:rFonts w:asciiTheme="minorHAnsi" w:hAnsiTheme="minorHAnsi"/>
                  <w:sz w:val="16"/>
                  <w:szCs w:val="16"/>
                </w:rPr>
                <w:t xml:space="preserve"> use variant MCH-23a</w:t>
              </w:r>
            </w:ins>
            <w:ins w:id="27" w:author="Alhabibi, Haider@Energy" w:date="2023-11-22T13:52:00Z">
              <w:r w:rsidR="005E5457">
                <w:rPr>
                  <w:rFonts w:asciiTheme="minorHAnsi" w:hAnsiTheme="minorHAnsi"/>
                  <w:sz w:val="16"/>
                  <w:szCs w:val="16"/>
                </w:rPr>
                <w:t>,</w:t>
              </w:r>
            </w:ins>
          </w:p>
          <w:p w14:paraId="741FA4BB" w14:textId="47A80A0A" w:rsidR="00305E2C" w:rsidRPr="00753D05" w:rsidRDefault="00305E2C" w:rsidP="00305E2C">
            <w:pPr>
              <w:keepNext/>
              <w:ind w:left="720"/>
              <w:rPr>
                <w:rFonts w:asciiTheme="minorHAnsi" w:hAnsiTheme="minorHAnsi"/>
                <w:sz w:val="16"/>
                <w:szCs w:val="16"/>
              </w:rPr>
            </w:pPr>
            <w:del w:id="28" w:author="Alhabibi, Haider@Energy" w:date="2023-11-22T13:31:00Z">
              <w:r w:rsidRPr="00753D05" w:rsidDel="0069296E">
                <w:rPr>
                  <w:rFonts w:asciiTheme="minorHAnsi" w:hAnsiTheme="minorHAnsi"/>
                  <w:sz w:val="16"/>
                  <w:szCs w:val="16"/>
                </w:rPr>
                <w:delText>If A1</w:delText>
              </w:r>
              <w:r w:rsidR="001E64E2" w:rsidRPr="00753D05" w:rsidDel="0069296E">
                <w:rPr>
                  <w:rFonts w:asciiTheme="minorHAnsi" w:hAnsiTheme="minorHAnsi"/>
                  <w:sz w:val="16"/>
                  <w:szCs w:val="16"/>
                </w:rPr>
                <w:delText>2</w:delText>
              </w:r>
              <w:r w:rsidRPr="00753D05" w:rsidDel="0069296E">
                <w:rPr>
                  <w:rFonts w:asciiTheme="minorHAnsi" w:hAnsiTheme="minorHAnsi"/>
                  <w:sz w:val="16"/>
                  <w:szCs w:val="16"/>
                </w:rPr>
                <w:delText xml:space="preserve"> = </w:delText>
              </w:r>
              <w:r w:rsidR="006B686F" w:rsidRPr="00753D05" w:rsidDel="0069296E">
                <w:rPr>
                  <w:rFonts w:asciiTheme="minorHAnsi" w:hAnsiTheme="minorHAnsi"/>
                  <w:sz w:val="16"/>
                  <w:szCs w:val="16"/>
                </w:rPr>
                <w:delText>Variable CFVCS or Fixed CFVCS</w:delText>
              </w:r>
              <w:r w:rsidRPr="00753D05" w:rsidDel="0069296E">
                <w:rPr>
                  <w:rFonts w:asciiTheme="minorHAnsi" w:hAnsiTheme="minorHAnsi"/>
                  <w:sz w:val="16"/>
                  <w:szCs w:val="16"/>
                </w:rPr>
                <w:delText xml:space="preserve">, then </w:delText>
              </w:r>
            </w:del>
            <w:del w:id="29" w:author="Alhabibi, Haider@Energy" w:date="2023-11-22T13:52:00Z">
              <w:r w:rsidRPr="00753D05" w:rsidDel="00E370BF">
                <w:rPr>
                  <w:rFonts w:asciiTheme="minorHAnsi" w:hAnsiTheme="minorHAnsi"/>
                  <w:sz w:val="16"/>
                  <w:szCs w:val="16"/>
                </w:rPr>
                <w:delText>use variant MCH-23e,</w:delText>
              </w:r>
            </w:del>
          </w:p>
          <w:p w14:paraId="7CFF98DC" w14:textId="77777777" w:rsidR="00305E2C" w:rsidRPr="00753D05" w:rsidRDefault="00305E2C" w:rsidP="00305E2C">
            <w:pPr>
              <w:keepNext/>
              <w:ind w:left="720"/>
              <w:rPr>
                <w:rFonts w:asciiTheme="minorHAnsi" w:hAnsiTheme="minorHAnsi"/>
                <w:sz w:val="16"/>
                <w:szCs w:val="16"/>
              </w:rPr>
            </w:pPr>
            <w:r w:rsidRPr="00753D05">
              <w:rPr>
                <w:rFonts w:asciiTheme="minorHAnsi" w:hAnsiTheme="minorHAnsi"/>
                <w:sz w:val="16"/>
                <w:szCs w:val="16"/>
              </w:rPr>
              <w:t>Else use MCH-23a;</w:t>
            </w:r>
          </w:p>
          <w:p w14:paraId="2105B839" w14:textId="77777777"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End</w:t>
            </w:r>
          </w:p>
          <w:p w14:paraId="737931E7" w14:textId="77777777" w:rsidR="00305E2C" w:rsidRPr="00753D05" w:rsidRDefault="00305E2C" w:rsidP="00305E2C">
            <w:pPr>
              <w:keepNext/>
              <w:rPr>
                <w:rFonts w:asciiTheme="minorHAnsi" w:hAnsiTheme="minorHAnsi"/>
                <w:sz w:val="16"/>
                <w:szCs w:val="16"/>
              </w:rPr>
            </w:pPr>
          </w:p>
          <w:p w14:paraId="0B7C6AE6" w14:textId="406233C0"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A0</w:t>
            </w:r>
            <w:r w:rsidR="009A493B" w:rsidRPr="00753D05">
              <w:rPr>
                <w:rFonts w:asciiTheme="minorHAnsi" w:hAnsiTheme="minorHAnsi"/>
                <w:sz w:val="16"/>
                <w:szCs w:val="16"/>
              </w:rPr>
              <w:t>7</w:t>
            </w:r>
            <w:r w:rsidRPr="00753D05">
              <w:rPr>
                <w:rFonts w:asciiTheme="minorHAnsi" w:hAnsiTheme="minorHAnsi"/>
                <w:sz w:val="16"/>
                <w:szCs w:val="16"/>
              </w:rPr>
              <w:t xml:space="preserve"> =  ZonallyControlled </w:t>
            </w:r>
            <w:del w:id="30" w:author="Alhabibi, Haider@Energy" w:date="2023-11-22T13:31:00Z">
              <w:r w:rsidRPr="00753D05" w:rsidDel="0069296E">
                <w:rPr>
                  <w:rFonts w:asciiTheme="minorHAnsi" w:hAnsiTheme="minorHAnsi"/>
                  <w:sz w:val="16"/>
                  <w:szCs w:val="16"/>
                </w:rPr>
                <w:delText>Then</w:delText>
              </w:r>
            </w:del>
            <w:ins w:id="31" w:author="Alhabibi, Haider@Energy" w:date="2023-11-22T13:31:00Z">
              <w:r w:rsidR="0069296E">
                <w:rPr>
                  <w:rFonts w:asciiTheme="minorHAnsi" w:hAnsiTheme="minorHAnsi"/>
                  <w:sz w:val="16"/>
                  <w:szCs w:val="16"/>
                </w:rPr>
                <w:t>Or</w:t>
              </w:r>
            </w:ins>
          </w:p>
          <w:p w14:paraId="2618D72B" w14:textId="3EC5724A"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If A0</w:t>
            </w:r>
            <w:r w:rsidR="009A493B" w:rsidRPr="00753D05">
              <w:rPr>
                <w:rFonts w:asciiTheme="minorHAnsi" w:hAnsiTheme="minorHAnsi"/>
                <w:sz w:val="16"/>
                <w:szCs w:val="16"/>
              </w:rPr>
              <w:t>6</w:t>
            </w:r>
            <w:r w:rsidRPr="00753D05">
              <w:rPr>
                <w:rFonts w:asciiTheme="minorHAnsi" w:hAnsiTheme="minorHAnsi"/>
                <w:sz w:val="16"/>
                <w:szCs w:val="16"/>
              </w:rPr>
              <w:t xml:space="preserve"> = SingleSpeed then</w:t>
            </w:r>
          </w:p>
          <w:p w14:paraId="220352D5" w14:textId="68648CD7" w:rsidR="00305E2C" w:rsidRPr="00753D05" w:rsidDel="0069296E" w:rsidRDefault="00305E2C" w:rsidP="00305E2C">
            <w:pPr>
              <w:keepNext/>
              <w:ind w:left="646"/>
              <w:rPr>
                <w:del w:id="32" w:author="Alhabibi, Haider@Energy" w:date="2023-11-22T13:31:00Z"/>
                <w:rFonts w:asciiTheme="minorHAnsi" w:hAnsiTheme="minorHAnsi"/>
                <w:sz w:val="16"/>
                <w:szCs w:val="16"/>
              </w:rPr>
            </w:pPr>
            <w:del w:id="33" w:author="Alhabibi, Haider@Energy" w:date="2023-11-22T13:31:00Z">
              <w:r w:rsidRPr="00753D05" w:rsidDel="0069296E">
                <w:rPr>
                  <w:rFonts w:asciiTheme="minorHAnsi" w:hAnsiTheme="minorHAnsi"/>
                  <w:sz w:val="16"/>
                  <w:szCs w:val="16"/>
                </w:rPr>
                <w:delText>if A1</w:delText>
              </w:r>
              <w:r w:rsidR="001E64E2" w:rsidRPr="00753D05" w:rsidDel="0069296E">
                <w:rPr>
                  <w:rFonts w:asciiTheme="minorHAnsi" w:hAnsiTheme="minorHAnsi"/>
                  <w:sz w:val="16"/>
                  <w:szCs w:val="16"/>
                </w:rPr>
                <w:delText>2</w:delText>
              </w:r>
              <w:r w:rsidRPr="00753D05" w:rsidDel="0069296E">
                <w:rPr>
                  <w:rFonts w:asciiTheme="minorHAnsi" w:hAnsiTheme="minorHAnsi"/>
                  <w:sz w:val="16"/>
                  <w:szCs w:val="16"/>
                </w:rPr>
                <w:delText xml:space="preserve"> = Variable CFVCS or Fixed CFVCS, Then use variant MCH-23f,</w:delText>
              </w:r>
            </w:del>
          </w:p>
          <w:p w14:paraId="748D706B" w14:textId="747C046C" w:rsidR="00305E2C" w:rsidRPr="00753D05" w:rsidRDefault="00305E2C" w:rsidP="00305E2C">
            <w:pPr>
              <w:keepNext/>
              <w:ind w:left="646"/>
              <w:rPr>
                <w:rFonts w:asciiTheme="minorHAnsi" w:hAnsiTheme="minorHAnsi"/>
                <w:sz w:val="16"/>
                <w:szCs w:val="16"/>
              </w:rPr>
            </w:pPr>
            <w:del w:id="34" w:author="Alhabibi, Haider@Energy" w:date="2023-11-22T13:31:00Z">
              <w:r w:rsidRPr="00753D05" w:rsidDel="0069296E">
                <w:rPr>
                  <w:rFonts w:asciiTheme="minorHAnsi" w:hAnsiTheme="minorHAnsi"/>
                  <w:sz w:val="16"/>
                  <w:szCs w:val="16"/>
                </w:rPr>
                <w:delText xml:space="preserve">Else </w:delText>
              </w:r>
            </w:del>
            <w:r w:rsidRPr="00753D05">
              <w:rPr>
                <w:rFonts w:asciiTheme="minorHAnsi" w:hAnsiTheme="minorHAnsi"/>
                <w:sz w:val="16"/>
                <w:szCs w:val="16"/>
              </w:rPr>
              <w:t>use variant MCH-23b;</w:t>
            </w:r>
          </w:p>
          <w:p w14:paraId="711EBE2A" w14:textId="1B18CEFD"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A0</w:t>
            </w:r>
            <w:r w:rsidR="009A493B" w:rsidRPr="00753D05">
              <w:rPr>
                <w:rFonts w:asciiTheme="minorHAnsi" w:hAnsiTheme="minorHAnsi"/>
                <w:sz w:val="16"/>
                <w:szCs w:val="16"/>
              </w:rPr>
              <w:t>6</w:t>
            </w:r>
            <w:r w:rsidRPr="00753D05">
              <w:rPr>
                <w:rFonts w:asciiTheme="minorHAnsi" w:hAnsiTheme="minorHAnsi"/>
                <w:sz w:val="16"/>
                <w:szCs w:val="16"/>
              </w:rPr>
              <w:t xml:space="preserve"> = MultiSpeed then </w:t>
            </w:r>
          </w:p>
          <w:p w14:paraId="437256DB" w14:textId="0DF5E8F5" w:rsidR="00305E2C" w:rsidRPr="00753D05" w:rsidDel="00A14856" w:rsidRDefault="00305E2C" w:rsidP="00305E2C">
            <w:pPr>
              <w:keepNext/>
              <w:ind w:left="646"/>
              <w:rPr>
                <w:del w:id="35" w:author="Alhabibi, Haider@Energy" w:date="2023-11-22T13:31:00Z"/>
                <w:rFonts w:asciiTheme="minorHAnsi" w:hAnsiTheme="minorHAnsi"/>
                <w:sz w:val="16"/>
                <w:szCs w:val="16"/>
              </w:rPr>
            </w:pPr>
            <w:del w:id="36" w:author="Alhabibi, Haider@Energy" w:date="2023-11-22T13:31:00Z">
              <w:r w:rsidRPr="00753D05" w:rsidDel="00A14856">
                <w:rPr>
                  <w:rFonts w:asciiTheme="minorHAnsi" w:hAnsiTheme="minorHAnsi"/>
                  <w:sz w:val="16"/>
                  <w:szCs w:val="16"/>
                </w:rPr>
                <w:delText>if A1</w:delText>
              </w:r>
              <w:r w:rsidR="001E64E2" w:rsidRPr="00753D05" w:rsidDel="00A14856">
                <w:rPr>
                  <w:rFonts w:asciiTheme="minorHAnsi" w:hAnsiTheme="minorHAnsi"/>
                  <w:sz w:val="16"/>
                  <w:szCs w:val="16"/>
                </w:rPr>
                <w:delText>2</w:delText>
              </w:r>
              <w:r w:rsidRPr="00753D05" w:rsidDel="00A14856">
                <w:rPr>
                  <w:rFonts w:asciiTheme="minorHAnsi" w:hAnsiTheme="minorHAnsi"/>
                  <w:sz w:val="16"/>
                  <w:szCs w:val="16"/>
                </w:rPr>
                <w:delText xml:space="preserve"> = Variable CFVCS or Fixed CFVCS, Then use variant MCH-23e,</w:delText>
              </w:r>
            </w:del>
          </w:p>
          <w:p w14:paraId="147AE44E" w14:textId="2DF6C7E9" w:rsidR="00305E2C" w:rsidRPr="00753D05" w:rsidRDefault="00305E2C" w:rsidP="00305E2C">
            <w:pPr>
              <w:keepNext/>
              <w:ind w:left="646"/>
              <w:rPr>
                <w:rFonts w:asciiTheme="minorHAnsi" w:hAnsiTheme="minorHAnsi"/>
                <w:sz w:val="16"/>
                <w:szCs w:val="16"/>
              </w:rPr>
            </w:pPr>
            <w:del w:id="37" w:author="Alhabibi, Haider@Energy" w:date="2023-11-22T13:31:00Z">
              <w:r w:rsidRPr="00753D05" w:rsidDel="00A14856">
                <w:rPr>
                  <w:rFonts w:asciiTheme="minorHAnsi" w:hAnsiTheme="minorHAnsi"/>
                  <w:sz w:val="16"/>
                  <w:szCs w:val="16"/>
                </w:rPr>
                <w:delText xml:space="preserve">Else </w:delText>
              </w:r>
            </w:del>
            <w:r w:rsidRPr="00753D05">
              <w:rPr>
                <w:rFonts w:asciiTheme="minorHAnsi" w:hAnsiTheme="minorHAnsi"/>
                <w:sz w:val="16"/>
                <w:szCs w:val="16"/>
              </w:rPr>
              <w:t>use variant MCH-23a;</w:t>
            </w:r>
          </w:p>
          <w:p w14:paraId="49954885" w14:textId="77777777" w:rsidR="00305E2C" w:rsidRPr="00753D05" w:rsidRDefault="00305E2C" w:rsidP="00305E2C">
            <w:pPr>
              <w:keepNext/>
              <w:ind w:left="646"/>
              <w:rPr>
                <w:rFonts w:asciiTheme="minorHAnsi" w:hAnsiTheme="minorHAnsi"/>
                <w:sz w:val="16"/>
                <w:szCs w:val="16"/>
              </w:rPr>
            </w:pPr>
          </w:p>
          <w:p w14:paraId="7F0BFB64" w14:textId="4884ACD3"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ElseIf A0</w:t>
            </w:r>
            <w:r w:rsidR="009A493B" w:rsidRPr="00753D05">
              <w:rPr>
                <w:rFonts w:asciiTheme="minorHAnsi" w:hAnsiTheme="minorHAnsi"/>
                <w:sz w:val="16"/>
                <w:szCs w:val="16"/>
              </w:rPr>
              <w:t>7</w:t>
            </w:r>
            <w:r w:rsidRPr="00753D05">
              <w:rPr>
                <w:rFonts w:asciiTheme="minorHAnsi" w:hAnsiTheme="minorHAnsi"/>
                <w:sz w:val="16"/>
                <w:szCs w:val="16"/>
              </w:rPr>
              <w:t xml:space="preserve"> = NotZonal Then</w:t>
            </w:r>
          </w:p>
          <w:p w14:paraId="09B82CCF" w14:textId="0D13CEE5"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If cooling system type on MCH-01 = No Cooling And A0</w:t>
            </w:r>
            <w:r w:rsidR="001E64E2" w:rsidRPr="00753D05">
              <w:rPr>
                <w:rFonts w:asciiTheme="minorHAnsi" w:hAnsiTheme="minorHAnsi"/>
                <w:sz w:val="16"/>
                <w:szCs w:val="16"/>
              </w:rPr>
              <w:t>8</w:t>
            </w:r>
            <w:r w:rsidRPr="00753D05">
              <w:rPr>
                <w:rFonts w:asciiTheme="minorHAnsi" w:hAnsiTheme="minorHAnsi"/>
                <w:sz w:val="16"/>
                <w:szCs w:val="16"/>
              </w:rPr>
              <w:t xml:space="preserve"> = CFI System </w:t>
            </w:r>
            <w:del w:id="38" w:author="Alhabibi, Haider@Energy" w:date="2023-11-22T13:57:00Z">
              <w:r w:rsidRPr="00753D05" w:rsidDel="00256883">
                <w:rPr>
                  <w:rFonts w:asciiTheme="minorHAnsi" w:hAnsiTheme="minorHAnsi"/>
                  <w:sz w:val="16"/>
                  <w:szCs w:val="16"/>
                </w:rPr>
                <w:delText>or A1</w:delText>
              </w:r>
              <w:r w:rsidR="001E64E2" w:rsidRPr="00753D05" w:rsidDel="00256883">
                <w:rPr>
                  <w:rFonts w:asciiTheme="minorHAnsi" w:hAnsiTheme="minorHAnsi"/>
                  <w:sz w:val="16"/>
                  <w:szCs w:val="16"/>
                </w:rPr>
                <w:delText>2</w:delText>
              </w:r>
              <w:r w:rsidRPr="00753D05" w:rsidDel="00256883">
                <w:rPr>
                  <w:rFonts w:asciiTheme="minorHAnsi" w:hAnsiTheme="minorHAnsi"/>
                  <w:sz w:val="16"/>
                  <w:szCs w:val="16"/>
                </w:rPr>
                <w:delText xml:space="preserve"> =</w:delText>
              </w:r>
            </w:del>
            <w:del w:id="39" w:author="Alhabibi, Haider@Energy" w:date="2023-11-22T13:31:00Z">
              <w:r w:rsidRPr="00753D05" w:rsidDel="00A14856">
                <w:rPr>
                  <w:rFonts w:asciiTheme="minorHAnsi" w:hAnsiTheme="minorHAnsi"/>
                  <w:sz w:val="16"/>
                  <w:szCs w:val="16"/>
                </w:rPr>
                <w:delText xml:space="preserve"> Variable CFVCS or Fixed CFVCS</w:delText>
              </w:r>
            </w:del>
            <w:r w:rsidRPr="00753D05">
              <w:rPr>
                <w:rFonts w:asciiTheme="minorHAnsi" w:hAnsiTheme="minorHAnsi"/>
                <w:sz w:val="16"/>
                <w:szCs w:val="16"/>
              </w:rPr>
              <w:t>, Then use variant MCH-23d;</w:t>
            </w:r>
          </w:p>
          <w:p w14:paraId="799BAFE0" w14:textId="05E41EB1" w:rsidR="00305E2C" w:rsidRPr="00753D05" w:rsidRDefault="00305E2C" w:rsidP="00305E2C">
            <w:pPr>
              <w:keepNext/>
              <w:ind w:left="646"/>
              <w:rPr>
                <w:rFonts w:asciiTheme="minorHAnsi" w:hAnsiTheme="minorHAnsi"/>
                <w:sz w:val="16"/>
                <w:szCs w:val="16"/>
              </w:rPr>
            </w:pPr>
            <w:r w:rsidRPr="00753D05">
              <w:rPr>
                <w:rFonts w:asciiTheme="minorHAnsi" w:hAnsiTheme="minorHAnsi"/>
                <w:sz w:val="16"/>
                <w:szCs w:val="16"/>
              </w:rPr>
              <w:t>Elseif A0</w:t>
            </w:r>
            <w:r w:rsidR="001E64E2" w:rsidRPr="00753D05">
              <w:rPr>
                <w:rFonts w:asciiTheme="minorHAnsi" w:hAnsiTheme="minorHAnsi"/>
                <w:sz w:val="16"/>
                <w:szCs w:val="16"/>
              </w:rPr>
              <w:t>4</w:t>
            </w:r>
            <w:r w:rsidRPr="00753D05">
              <w:rPr>
                <w:rFonts w:asciiTheme="minorHAnsi" w:hAnsiTheme="minorHAnsi"/>
                <w:sz w:val="16"/>
                <w:szCs w:val="16"/>
              </w:rPr>
              <w:t xml:space="preserve"> = New or Replacement then </w:t>
            </w:r>
          </w:p>
          <w:p w14:paraId="64B72ACB" w14:textId="305C495F" w:rsidR="00305E2C" w:rsidRPr="00753D05" w:rsidDel="00A14856" w:rsidRDefault="00305E2C" w:rsidP="00305E2C">
            <w:pPr>
              <w:keepNext/>
              <w:ind w:left="646"/>
              <w:rPr>
                <w:del w:id="40" w:author="Alhabibi, Haider@Energy" w:date="2023-11-22T13:32:00Z"/>
                <w:rFonts w:asciiTheme="minorHAnsi" w:hAnsiTheme="minorHAnsi"/>
                <w:sz w:val="16"/>
                <w:szCs w:val="16"/>
              </w:rPr>
            </w:pPr>
            <w:del w:id="41" w:author="Alhabibi, Haider@Energy" w:date="2023-11-22T13:32:00Z">
              <w:r w:rsidRPr="00753D05" w:rsidDel="00A14856">
                <w:rPr>
                  <w:rFonts w:asciiTheme="minorHAnsi" w:hAnsiTheme="minorHAnsi"/>
                  <w:sz w:val="16"/>
                  <w:szCs w:val="16"/>
                </w:rPr>
                <w:delText>if A1</w:delText>
              </w:r>
              <w:r w:rsidR="001E64E2" w:rsidRPr="00753D05" w:rsidDel="00A14856">
                <w:rPr>
                  <w:rFonts w:asciiTheme="minorHAnsi" w:hAnsiTheme="minorHAnsi"/>
                  <w:sz w:val="16"/>
                  <w:szCs w:val="16"/>
                </w:rPr>
                <w:delText>2</w:delText>
              </w:r>
              <w:r w:rsidRPr="00753D05" w:rsidDel="00A14856">
                <w:rPr>
                  <w:rFonts w:asciiTheme="minorHAnsi" w:hAnsiTheme="minorHAnsi"/>
                  <w:sz w:val="16"/>
                  <w:szCs w:val="16"/>
                </w:rPr>
                <w:delText xml:space="preserve"> = Variable CFVCS or Fixed CFVCS, Then use variant MCH-23e,</w:delText>
              </w:r>
            </w:del>
          </w:p>
          <w:p w14:paraId="61F1A8DA" w14:textId="5F778A7E" w:rsidR="00305E2C" w:rsidRPr="00753D05" w:rsidRDefault="00305E2C" w:rsidP="00305E2C">
            <w:pPr>
              <w:keepNext/>
              <w:ind w:left="646"/>
              <w:rPr>
                <w:rFonts w:asciiTheme="minorHAnsi" w:hAnsiTheme="minorHAnsi"/>
                <w:sz w:val="16"/>
                <w:szCs w:val="16"/>
              </w:rPr>
            </w:pPr>
            <w:del w:id="42" w:author="Alhabibi, Haider@Energy" w:date="2023-11-22T13:32:00Z">
              <w:r w:rsidRPr="00753D05" w:rsidDel="00A14856">
                <w:rPr>
                  <w:rFonts w:asciiTheme="minorHAnsi" w:hAnsiTheme="minorHAnsi"/>
                  <w:sz w:val="16"/>
                  <w:szCs w:val="16"/>
                </w:rPr>
                <w:delText xml:space="preserve">Else </w:delText>
              </w:r>
            </w:del>
            <w:r w:rsidRPr="00753D05">
              <w:rPr>
                <w:rFonts w:asciiTheme="minorHAnsi" w:hAnsiTheme="minorHAnsi"/>
                <w:sz w:val="16"/>
                <w:szCs w:val="16"/>
              </w:rPr>
              <w:t>use variant MCH-23a</w:t>
            </w:r>
          </w:p>
          <w:p w14:paraId="3DA29F98" w14:textId="77777777" w:rsidR="00305E2C" w:rsidRPr="00753D05" w:rsidRDefault="00305E2C" w:rsidP="00305E2C">
            <w:pPr>
              <w:keepNext/>
              <w:ind w:left="646"/>
              <w:rPr>
                <w:rFonts w:asciiTheme="minorHAnsi" w:hAnsiTheme="minorHAnsi"/>
                <w:sz w:val="16"/>
                <w:szCs w:val="16"/>
              </w:rPr>
            </w:pPr>
          </w:p>
          <w:p w14:paraId="22D164F6" w14:textId="37D13F14" w:rsidR="00305E2C" w:rsidRPr="00753D05" w:rsidRDefault="00305E2C" w:rsidP="00305E2C">
            <w:pPr>
              <w:keepNext/>
              <w:rPr>
                <w:rFonts w:ascii="Calibri" w:hAnsi="Calibri"/>
                <w:sz w:val="16"/>
                <w:szCs w:val="16"/>
              </w:rPr>
            </w:pPr>
            <w:r w:rsidRPr="00753D05">
              <w:rPr>
                <w:rFonts w:ascii="Calibri" w:hAnsi="Calibri"/>
                <w:sz w:val="16"/>
                <w:szCs w:val="16"/>
              </w:rPr>
              <w:t>ElseIf A0</w:t>
            </w:r>
            <w:r w:rsidR="009A493B" w:rsidRPr="00753D05">
              <w:rPr>
                <w:rFonts w:ascii="Calibri" w:hAnsi="Calibri"/>
                <w:sz w:val="16"/>
                <w:szCs w:val="16"/>
              </w:rPr>
              <w:t>7</w:t>
            </w:r>
            <w:r w:rsidRPr="00753D05">
              <w:rPr>
                <w:rFonts w:ascii="Calibri" w:hAnsi="Calibri"/>
                <w:sz w:val="16"/>
                <w:szCs w:val="16"/>
              </w:rPr>
              <w:t xml:space="preserve"> = N/A Then</w:t>
            </w:r>
          </w:p>
          <w:p w14:paraId="72CF2B8E" w14:textId="716DA673" w:rsidR="00305E2C" w:rsidRPr="00753D05" w:rsidRDefault="00305E2C" w:rsidP="00305E2C">
            <w:pPr>
              <w:keepNext/>
              <w:ind w:left="646"/>
              <w:rPr>
                <w:rFonts w:ascii="Calibri" w:hAnsi="Calibri"/>
                <w:sz w:val="16"/>
                <w:szCs w:val="16"/>
              </w:rPr>
            </w:pPr>
            <w:r w:rsidRPr="00753D05">
              <w:rPr>
                <w:rFonts w:ascii="Calibri" w:hAnsi="Calibri"/>
                <w:sz w:val="16"/>
                <w:szCs w:val="16"/>
              </w:rPr>
              <w:t>if A0</w:t>
            </w:r>
            <w:r w:rsidR="001E64E2" w:rsidRPr="00753D05">
              <w:rPr>
                <w:rFonts w:ascii="Calibri" w:hAnsi="Calibri"/>
                <w:sz w:val="16"/>
                <w:szCs w:val="16"/>
              </w:rPr>
              <w:t>4</w:t>
            </w:r>
            <w:r w:rsidRPr="00753D05">
              <w:rPr>
                <w:rFonts w:ascii="Calibri" w:hAnsi="Calibri"/>
                <w:sz w:val="16"/>
                <w:szCs w:val="16"/>
              </w:rPr>
              <w:t xml:space="preserve"> = New or Replacement, Then</w:t>
            </w:r>
          </w:p>
          <w:p w14:paraId="10C6E1FF" w14:textId="64495C58" w:rsidR="00305E2C" w:rsidRPr="00753D05" w:rsidRDefault="00305E2C" w:rsidP="00305E2C">
            <w:pPr>
              <w:keepNext/>
              <w:ind w:left="646"/>
              <w:rPr>
                <w:rFonts w:ascii="Calibri" w:hAnsi="Calibri"/>
                <w:sz w:val="16"/>
                <w:szCs w:val="16"/>
              </w:rPr>
            </w:pPr>
            <w:r w:rsidRPr="00753D05">
              <w:rPr>
                <w:rFonts w:ascii="Calibri" w:hAnsi="Calibri"/>
                <w:sz w:val="16"/>
                <w:szCs w:val="16"/>
              </w:rPr>
              <w:t>If cooling system type on MCH-01 = No Cooling And A0</w:t>
            </w:r>
            <w:r w:rsidR="001E64E2" w:rsidRPr="00753D05">
              <w:rPr>
                <w:rFonts w:ascii="Calibri" w:hAnsi="Calibri"/>
                <w:sz w:val="16"/>
                <w:szCs w:val="16"/>
              </w:rPr>
              <w:t>8</w:t>
            </w:r>
            <w:r w:rsidRPr="00753D05">
              <w:rPr>
                <w:rFonts w:ascii="Calibri" w:hAnsi="Calibri"/>
                <w:sz w:val="16"/>
                <w:szCs w:val="16"/>
              </w:rPr>
              <w:t xml:space="preserve"> = CFI System </w:t>
            </w:r>
            <w:del w:id="43" w:author="Alhabibi, Haider@Energy" w:date="2023-11-22T13:54:00Z">
              <w:r w:rsidRPr="00753D05" w:rsidDel="004D7667">
                <w:rPr>
                  <w:rFonts w:ascii="Calibri" w:hAnsi="Calibri"/>
                  <w:sz w:val="16"/>
                  <w:szCs w:val="16"/>
                </w:rPr>
                <w:delText>or A1</w:delText>
              </w:r>
              <w:r w:rsidR="001E64E2" w:rsidRPr="00753D05" w:rsidDel="004D7667">
                <w:rPr>
                  <w:rFonts w:ascii="Calibri" w:hAnsi="Calibri"/>
                  <w:sz w:val="16"/>
                  <w:szCs w:val="16"/>
                </w:rPr>
                <w:delText>2</w:delText>
              </w:r>
              <w:r w:rsidRPr="00753D05" w:rsidDel="004D7667">
                <w:rPr>
                  <w:rFonts w:ascii="Calibri" w:hAnsi="Calibri"/>
                  <w:sz w:val="16"/>
                  <w:szCs w:val="16"/>
                </w:rPr>
                <w:delText xml:space="preserve"> =</w:delText>
              </w:r>
            </w:del>
            <w:del w:id="44" w:author="Alhabibi, Haider@Energy" w:date="2023-11-22T13:32:00Z">
              <w:r w:rsidRPr="00753D05" w:rsidDel="00A14856">
                <w:rPr>
                  <w:rFonts w:ascii="Calibri" w:hAnsi="Calibri"/>
                  <w:sz w:val="16"/>
                  <w:szCs w:val="16"/>
                </w:rPr>
                <w:delText xml:space="preserve"> </w:delText>
              </w:r>
              <w:r w:rsidRPr="00753D05" w:rsidDel="00A14856">
                <w:rPr>
                  <w:rFonts w:asciiTheme="minorHAnsi" w:hAnsiTheme="minorHAnsi"/>
                  <w:sz w:val="16"/>
                  <w:szCs w:val="16"/>
                </w:rPr>
                <w:delText>Variable CFVCS or Fixed CFVCS</w:delText>
              </w:r>
            </w:del>
            <w:r w:rsidRPr="00753D05">
              <w:rPr>
                <w:rFonts w:ascii="Calibri" w:hAnsi="Calibri"/>
                <w:sz w:val="16"/>
                <w:szCs w:val="16"/>
              </w:rPr>
              <w:t>, Then use variant MCH-23d;</w:t>
            </w:r>
          </w:p>
          <w:p w14:paraId="38D8AD68" w14:textId="5375A756" w:rsidR="00305E2C" w:rsidRPr="00753D05" w:rsidRDefault="00305E2C" w:rsidP="00305E2C">
            <w:pPr>
              <w:keepNext/>
              <w:ind w:left="646"/>
              <w:rPr>
                <w:rFonts w:ascii="Calibri" w:hAnsi="Calibri"/>
                <w:sz w:val="16"/>
                <w:szCs w:val="16"/>
              </w:rPr>
            </w:pPr>
            <w:del w:id="45" w:author="Alhabibi, Haider@Energy" w:date="2023-11-22T13:32:00Z">
              <w:r w:rsidRPr="00753D05" w:rsidDel="00A14856">
                <w:rPr>
                  <w:rFonts w:ascii="Calibri" w:hAnsi="Calibri"/>
                  <w:sz w:val="16"/>
                  <w:szCs w:val="16"/>
                </w:rPr>
                <w:delText>if A1</w:delText>
              </w:r>
              <w:r w:rsidR="001E64E2" w:rsidRPr="00753D05" w:rsidDel="00A14856">
                <w:rPr>
                  <w:rFonts w:ascii="Calibri" w:hAnsi="Calibri"/>
                  <w:sz w:val="16"/>
                  <w:szCs w:val="16"/>
                </w:rPr>
                <w:delText>2</w:delText>
              </w:r>
              <w:r w:rsidRPr="00753D05" w:rsidDel="00A14856">
                <w:rPr>
                  <w:rFonts w:ascii="Calibri" w:hAnsi="Calibri"/>
                  <w:sz w:val="16"/>
                  <w:szCs w:val="16"/>
                </w:rPr>
                <w:delText xml:space="preserve"> = </w:delText>
              </w:r>
              <w:r w:rsidRPr="00753D05" w:rsidDel="00A14856">
                <w:rPr>
                  <w:rFonts w:asciiTheme="minorHAnsi" w:hAnsiTheme="minorHAnsi"/>
                  <w:sz w:val="16"/>
                  <w:szCs w:val="16"/>
                </w:rPr>
                <w:delText>Variable CFVCS or Fixed CFVCS</w:delText>
              </w:r>
              <w:r w:rsidRPr="00753D05" w:rsidDel="00A14856">
                <w:rPr>
                  <w:rFonts w:ascii="Calibri" w:hAnsi="Calibri"/>
                  <w:sz w:val="16"/>
                  <w:szCs w:val="16"/>
                </w:rPr>
                <w:delText xml:space="preserve"> use variant MCH-23e</w:delText>
              </w:r>
            </w:del>
            <w:r w:rsidRPr="00753D05">
              <w:rPr>
                <w:rFonts w:ascii="Calibri" w:hAnsi="Calibri"/>
                <w:sz w:val="16"/>
                <w:szCs w:val="16"/>
              </w:rPr>
              <w:t>,</w:t>
            </w:r>
          </w:p>
          <w:p w14:paraId="0D732060" w14:textId="77777777" w:rsidR="00305E2C" w:rsidRPr="00753D05" w:rsidRDefault="00305E2C" w:rsidP="00305E2C">
            <w:pPr>
              <w:keepNext/>
              <w:ind w:left="646"/>
              <w:rPr>
                <w:rFonts w:ascii="Calibri" w:hAnsi="Calibri"/>
                <w:sz w:val="16"/>
                <w:szCs w:val="16"/>
              </w:rPr>
            </w:pPr>
            <w:r w:rsidRPr="00753D05">
              <w:rPr>
                <w:rFonts w:ascii="Calibri" w:hAnsi="Calibri"/>
                <w:sz w:val="16"/>
                <w:szCs w:val="16"/>
              </w:rPr>
              <w:t>Else use variant MCH-23-a</w:t>
            </w:r>
          </w:p>
          <w:p w14:paraId="14ADBDD9" w14:textId="77777777" w:rsidR="00305E2C" w:rsidRPr="00753D05" w:rsidRDefault="00305E2C" w:rsidP="00305E2C">
            <w:pPr>
              <w:keepNext/>
              <w:ind w:left="1186"/>
              <w:rPr>
                <w:rFonts w:asciiTheme="minorHAnsi" w:hAnsiTheme="minorHAnsi"/>
                <w:sz w:val="16"/>
                <w:szCs w:val="16"/>
              </w:rPr>
            </w:pPr>
            <w:r w:rsidRPr="00753D05">
              <w:rPr>
                <w:rFonts w:asciiTheme="minorHAnsi" w:hAnsiTheme="minorHAnsi"/>
                <w:sz w:val="16"/>
                <w:szCs w:val="16"/>
              </w:rPr>
              <w:t>End</w:t>
            </w:r>
          </w:p>
          <w:p w14:paraId="068E966A" w14:textId="2BFCC46A" w:rsidR="00305E2C" w:rsidRPr="00753D05" w:rsidRDefault="00305E2C" w:rsidP="00305E2C">
            <w:pPr>
              <w:keepNext/>
              <w:rPr>
                <w:rFonts w:asciiTheme="minorHAnsi" w:hAnsiTheme="minorHAnsi"/>
                <w:sz w:val="16"/>
                <w:szCs w:val="16"/>
              </w:rPr>
            </w:pPr>
            <w:r w:rsidRPr="00753D05">
              <w:rPr>
                <w:rFonts w:asciiTheme="minorHAnsi" w:hAnsiTheme="minorHAnsi"/>
                <w:sz w:val="16"/>
                <w:szCs w:val="16"/>
              </w:rPr>
              <w:t>End&gt;&gt;</w:t>
            </w:r>
          </w:p>
        </w:tc>
      </w:tr>
    </w:tbl>
    <w:p w14:paraId="068E966C" w14:textId="77777777" w:rsidR="000A1890" w:rsidRPr="00753D0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753D05" w14:paraId="068E9670" w14:textId="77777777" w:rsidTr="00780394">
        <w:trPr>
          <w:trHeight w:val="144"/>
        </w:trPr>
        <w:tc>
          <w:tcPr>
            <w:tcW w:w="5000" w:type="pct"/>
            <w:vAlign w:val="center"/>
          </w:tcPr>
          <w:p w14:paraId="068E966F" w14:textId="3E713690" w:rsidR="00A079F6" w:rsidRPr="00753D05" w:rsidRDefault="000A1890" w:rsidP="00780394">
            <w:pPr>
              <w:keepNext/>
              <w:rPr>
                <w:rFonts w:asciiTheme="minorHAnsi" w:hAnsiTheme="minorHAnsi"/>
                <w:b/>
                <w:sz w:val="18"/>
                <w:szCs w:val="18"/>
              </w:rPr>
            </w:pPr>
            <w:r w:rsidRPr="00753D05">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753D0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753D05" w14:paraId="068E9674" w14:textId="77777777" w:rsidTr="00051491">
        <w:trPr>
          <w:trHeight w:val="144"/>
        </w:trPr>
        <w:tc>
          <w:tcPr>
            <w:tcW w:w="5000" w:type="pct"/>
            <w:gridSpan w:val="3"/>
          </w:tcPr>
          <w:p w14:paraId="068E9672" w14:textId="1846F84C" w:rsidR="000A1890" w:rsidRPr="00753D05" w:rsidRDefault="000A1890" w:rsidP="00693010">
            <w:pPr>
              <w:keepNext/>
              <w:rPr>
                <w:rFonts w:asciiTheme="minorHAnsi" w:hAnsiTheme="minorHAnsi"/>
                <w:b/>
                <w:sz w:val="18"/>
                <w:szCs w:val="18"/>
              </w:rPr>
            </w:pPr>
            <w:r w:rsidRPr="00753D05">
              <w:rPr>
                <w:rFonts w:asciiTheme="minorHAnsi" w:hAnsiTheme="minorHAnsi"/>
                <w:b/>
                <w:sz w:val="18"/>
                <w:szCs w:val="18"/>
              </w:rPr>
              <w:lastRenderedPageBreak/>
              <w:t>D. Forced Air System Airflow Rate Measurement</w:t>
            </w:r>
          </w:p>
          <w:p w14:paraId="068E9673" w14:textId="30085583" w:rsidR="000A1890" w:rsidRPr="00753D05" w:rsidRDefault="0003731F" w:rsidP="00693010">
            <w:pPr>
              <w:keepNext/>
              <w:rPr>
                <w:rFonts w:asciiTheme="minorHAnsi" w:hAnsiTheme="minorHAnsi"/>
                <w:b/>
                <w:sz w:val="18"/>
                <w:szCs w:val="18"/>
              </w:rPr>
            </w:pPr>
            <w:r w:rsidRPr="00753D05">
              <w:rPr>
                <w:rFonts w:ascii="Calibri" w:hAnsi="Calibri"/>
                <w:sz w:val="18"/>
                <w:szCs w:val="18"/>
              </w:rPr>
              <w:t>&lt;&lt;Static Text - see the top&gt;&gt;</w:t>
            </w:r>
          </w:p>
        </w:tc>
      </w:tr>
      <w:tr w:rsidR="00051491" w:rsidRPr="00753D05"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753D05" w:rsidRDefault="00051491" w:rsidP="00051491">
            <w:pPr>
              <w:keepNext/>
              <w:jc w:val="center"/>
              <w:rPr>
                <w:rFonts w:asciiTheme="minorHAnsi" w:hAnsiTheme="minorHAnsi"/>
                <w:sz w:val="18"/>
                <w:szCs w:val="18"/>
              </w:rPr>
            </w:pPr>
            <w:r w:rsidRPr="00753D05">
              <w:rPr>
                <w:rFonts w:asciiTheme="minorHAnsi" w:hAnsiTheme="minorHAnsi"/>
                <w:sz w:val="18"/>
                <w:szCs w:val="18"/>
              </w:rPr>
              <w:t>01</w:t>
            </w:r>
          </w:p>
        </w:tc>
        <w:tc>
          <w:tcPr>
            <w:tcW w:w="2247" w:type="pct"/>
            <w:vAlign w:val="center"/>
          </w:tcPr>
          <w:p w14:paraId="068E9676" w14:textId="27642A81"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Required Minimum System Airflow Rate (cfm/ton)</w:t>
            </w:r>
          </w:p>
        </w:tc>
        <w:tc>
          <w:tcPr>
            <w:tcW w:w="2541" w:type="pct"/>
            <w:vAlign w:val="center"/>
          </w:tcPr>
          <w:p w14:paraId="16127C8F" w14:textId="77777777"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 xml:space="preserve">&lt;&lt;calculated field: </w:t>
            </w:r>
          </w:p>
          <w:p w14:paraId="5E4134B1" w14:textId="2DAFBCC3"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If MCH-01 – ResidentialCoolingSystemType = Small Duct High Velocity</w:t>
            </w:r>
            <w:r w:rsidR="00C863C4" w:rsidRPr="00753D05">
              <w:rPr>
                <w:rFonts w:asciiTheme="minorHAnsi" w:hAnsiTheme="minorHAnsi"/>
                <w:sz w:val="18"/>
                <w:szCs w:val="18"/>
              </w:rPr>
              <w:t xml:space="preserve"> AC or Small Duct High Velocity HP</w:t>
            </w:r>
            <w:r w:rsidRPr="00753D05">
              <w:rPr>
                <w:rFonts w:asciiTheme="minorHAnsi" w:hAnsiTheme="minorHAnsi"/>
                <w:sz w:val="18"/>
                <w:szCs w:val="18"/>
              </w:rPr>
              <w:t>, then value = 250</w:t>
            </w:r>
          </w:p>
          <w:p w14:paraId="068F53BB" w14:textId="77777777" w:rsidR="00051491" w:rsidRPr="00753D05" w:rsidRDefault="00051491" w:rsidP="00051491">
            <w:pPr>
              <w:keepNext/>
              <w:rPr>
                <w:rFonts w:asciiTheme="minorHAnsi" w:hAnsiTheme="minorHAnsi"/>
                <w:sz w:val="18"/>
                <w:szCs w:val="18"/>
              </w:rPr>
            </w:pPr>
          </w:p>
          <w:p w14:paraId="438BCFDA" w14:textId="6EE3CB64"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Elseif, A0</w:t>
            </w:r>
            <w:r w:rsidR="009A493B" w:rsidRPr="00753D05">
              <w:rPr>
                <w:rFonts w:asciiTheme="minorHAnsi" w:hAnsiTheme="minorHAnsi"/>
                <w:sz w:val="18"/>
                <w:szCs w:val="18"/>
              </w:rPr>
              <w:t>4</w:t>
            </w:r>
            <w:r w:rsidRPr="00753D05">
              <w:rPr>
                <w:rFonts w:asciiTheme="minorHAnsi" w:hAnsiTheme="minorHAnsi"/>
                <w:sz w:val="18"/>
                <w:szCs w:val="18"/>
              </w:rPr>
              <w:t xml:space="preserve"> = Alteration, then value = 300;</w:t>
            </w:r>
          </w:p>
          <w:p w14:paraId="65B1AA65" w14:textId="77777777" w:rsidR="00051491" w:rsidRPr="00753D05" w:rsidRDefault="00051491" w:rsidP="00051491">
            <w:pPr>
              <w:keepNext/>
              <w:rPr>
                <w:rFonts w:asciiTheme="minorHAnsi" w:hAnsiTheme="minorHAnsi"/>
                <w:sz w:val="18"/>
                <w:szCs w:val="18"/>
              </w:rPr>
            </w:pPr>
          </w:p>
          <w:p w14:paraId="6BE2DA7A" w14:textId="165EAA6F"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Elseif parent is MCH-01a, and B1</w:t>
            </w:r>
            <w:r w:rsidR="00125800" w:rsidRPr="00753D05">
              <w:rPr>
                <w:rFonts w:asciiTheme="minorHAnsi" w:hAnsiTheme="minorHAnsi"/>
                <w:sz w:val="18"/>
                <w:szCs w:val="18"/>
              </w:rPr>
              <w:t>0</w:t>
            </w:r>
            <w:r w:rsidRPr="00753D05">
              <w:rPr>
                <w:rFonts w:asciiTheme="minorHAnsi" w:hAnsiTheme="minorHAnsi"/>
                <w:sz w:val="18"/>
                <w:szCs w:val="18"/>
              </w:rPr>
              <w:t xml:space="preserve"> </w:t>
            </w:r>
            <w:r w:rsidRPr="00753D05">
              <w:rPr>
                <w:rFonts w:asciiTheme="minorHAnsi" w:hAnsiTheme="minorHAnsi" w:cstheme="minorHAnsi"/>
                <w:sz w:val="18"/>
                <w:szCs w:val="18"/>
              </w:rPr>
              <w:t>≠</w:t>
            </w:r>
            <w:r w:rsidRPr="00753D05">
              <w:rPr>
                <w:rFonts w:asciiTheme="minorHAnsi" w:hAnsiTheme="minorHAnsi"/>
                <w:sz w:val="18"/>
                <w:szCs w:val="18"/>
              </w:rPr>
              <w:t xml:space="preserve"> D09, then value = 350;</w:t>
            </w:r>
          </w:p>
          <w:p w14:paraId="78E468D6" w14:textId="77777777" w:rsidR="00051491" w:rsidRPr="00753D05" w:rsidRDefault="00051491" w:rsidP="00051491">
            <w:pPr>
              <w:keepNext/>
              <w:rPr>
                <w:rFonts w:asciiTheme="minorHAnsi" w:hAnsiTheme="minorHAnsi"/>
                <w:sz w:val="18"/>
                <w:szCs w:val="18"/>
              </w:rPr>
            </w:pPr>
          </w:p>
          <w:p w14:paraId="6D96D6F2" w14:textId="77777777"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 xml:space="preserve">Elseif parent is MCH-01a, and C08 </w:t>
            </w:r>
            <w:r w:rsidRPr="00753D05">
              <w:rPr>
                <w:rFonts w:asciiTheme="minorHAnsi" w:hAnsiTheme="minorHAnsi" w:cstheme="minorHAnsi"/>
                <w:sz w:val="18"/>
                <w:szCs w:val="18"/>
              </w:rPr>
              <w:t>≠</w:t>
            </w:r>
            <w:r w:rsidRPr="00753D05">
              <w:rPr>
                <w:rFonts w:asciiTheme="minorHAnsi" w:hAnsiTheme="minorHAnsi"/>
                <w:sz w:val="18"/>
                <w:szCs w:val="18"/>
              </w:rPr>
              <w:t xml:space="preserve"> NA, then reference value from MCH-01a C08;</w:t>
            </w:r>
          </w:p>
          <w:p w14:paraId="4EC0EFD5" w14:textId="77777777" w:rsidR="00051491" w:rsidRPr="00753D05" w:rsidRDefault="00051491" w:rsidP="00051491">
            <w:pPr>
              <w:keepNext/>
              <w:rPr>
                <w:rFonts w:asciiTheme="minorHAnsi" w:hAnsiTheme="minorHAnsi"/>
                <w:sz w:val="18"/>
                <w:szCs w:val="18"/>
              </w:rPr>
            </w:pPr>
          </w:p>
          <w:p w14:paraId="068E967B" w14:textId="3D739471" w:rsidR="00051491" w:rsidRPr="00753D05" w:rsidRDefault="00051491" w:rsidP="00051491">
            <w:pPr>
              <w:keepNext/>
              <w:rPr>
                <w:rFonts w:asciiTheme="minorHAnsi" w:hAnsiTheme="minorHAnsi"/>
                <w:sz w:val="18"/>
                <w:szCs w:val="18"/>
              </w:rPr>
            </w:pPr>
            <w:r w:rsidRPr="00753D05">
              <w:rPr>
                <w:rFonts w:asciiTheme="minorHAnsi" w:hAnsiTheme="minorHAnsi"/>
                <w:sz w:val="18"/>
                <w:szCs w:val="18"/>
              </w:rPr>
              <w:t>Else value = 350&gt;&gt;</w:t>
            </w:r>
          </w:p>
        </w:tc>
      </w:tr>
      <w:tr w:rsidR="000A1890" w:rsidRPr="00753D05"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753D05" w:rsidRDefault="00C55722" w:rsidP="007A1CE5">
            <w:pPr>
              <w:keepNext/>
              <w:jc w:val="center"/>
              <w:rPr>
                <w:rFonts w:asciiTheme="minorHAnsi" w:hAnsiTheme="minorHAnsi"/>
                <w:sz w:val="18"/>
                <w:szCs w:val="18"/>
              </w:rPr>
            </w:pPr>
            <w:r w:rsidRPr="00753D05">
              <w:rPr>
                <w:rFonts w:asciiTheme="minorHAnsi" w:hAnsiTheme="minorHAnsi"/>
                <w:sz w:val="18"/>
                <w:szCs w:val="18"/>
              </w:rPr>
              <w:t>02</w:t>
            </w:r>
          </w:p>
        </w:tc>
        <w:tc>
          <w:tcPr>
            <w:tcW w:w="2247" w:type="pct"/>
            <w:vAlign w:val="center"/>
          </w:tcPr>
          <w:p w14:paraId="068E967E" w14:textId="33C529EF" w:rsidR="000A1890" w:rsidRPr="00753D05" w:rsidRDefault="00CA21D2" w:rsidP="00693010">
            <w:pPr>
              <w:keepNext/>
              <w:rPr>
                <w:rFonts w:asciiTheme="minorHAnsi" w:hAnsiTheme="minorHAnsi"/>
                <w:sz w:val="18"/>
                <w:szCs w:val="18"/>
              </w:rPr>
            </w:pPr>
            <w:r w:rsidRPr="00753D05">
              <w:rPr>
                <w:rFonts w:asciiTheme="minorHAnsi" w:hAnsiTheme="minorHAnsi"/>
                <w:sz w:val="18"/>
                <w:szCs w:val="18"/>
              </w:rPr>
              <w:t>Required Minimum System Airflow Target (cfm)</w:t>
            </w:r>
          </w:p>
        </w:tc>
        <w:tc>
          <w:tcPr>
            <w:tcW w:w="2541" w:type="pct"/>
            <w:vAlign w:val="center"/>
          </w:tcPr>
          <w:p w14:paraId="068E967F" w14:textId="23B1B79F" w:rsidR="000A1890" w:rsidRPr="00753D05" w:rsidRDefault="00CA21D2" w:rsidP="009A493B">
            <w:pPr>
              <w:keepNext/>
              <w:rPr>
                <w:rFonts w:asciiTheme="minorHAnsi" w:hAnsiTheme="minorHAnsi"/>
                <w:sz w:val="18"/>
                <w:szCs w:val="18"/>
              </w:rPr>
            </w:pPr>
            <w:r w:rsidRPr="00753D05">
              <w:rPr>
                <w:rFonts w:asciiTheme="minorHAnsi" w:hAnsiTheme="minorHAnsi"/>
                <w:sz w:val="18"/>
                <w:szCs w:val="18"/>
              </w:rPr>
              <w:t>&lt;&lt;calculated field: = A0</w:t>
            </w:r>
            <w:r w:rsidR="009A493B" w:rsidRPr="00753D05">
              <w:rPr>
                <w:rFonts w:asciiTheme="minorHAnsi" w:hAnsiTheme="minorHAnsi"/>
                <w:sz w:val="18"/>
                <w:szCs w:val="18"/>
              </w:rPr>
              <w:t>5</w:t>
            </w:r>
            <w:r w:rsidRPr="00753D05">
              <w:rPr>
                <w:rFonts w:asciiTheme="minorHAnsi" w:hAnsiTheme="minorHAnsi"/>
                <w:sz w:val="18"/>
                <w:szCs w:val="18"/>
              </w:rPr>
              <w:t xml:space="preserve"> multiplied by value in D01&gt;&gt;</w:t>
            </w:r>
          </w:p>
        </w:tc>
      </w:tr>
      <w:tr w:rsidR="000A1890" w:rsidRPr="00753D05"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753D05" w:rsidRDefault="000A1890" w:rsidP="007A1CE5">
            <w:pPr>
              <w:keepNext/>
              <w:jc w:val="center"/>
              <w:rPr>
                <w:rFonts w:asciiTheme="minorHAnsi" w:hAnsiTheme="minorHAnsi"/>
                <w:sz w:val="18"/>
                <w:szCs w:val="18"/>
              </w:rPr>
            </w:pPr>
            <w:r w:rsidRPr="00753D05">
              <w:rPr>
                <w:rFonts w:asciiTheme="minorHAnsi" w:hAnsiTheme="minorHAnsi"/>
                <w:sz w:val="18"/>
                <w:szCs w:val="18"/>
              </w:rPr>
              <w:t>03</w:t>
            </w:r>
          </w:p>
        </w:tc>
        <w:tc>
          <w:tcPr>
            <w:tcW w:w="2247" w:type="pct"/>
            <w:vAlign w:val="center"/>
          </w:tcPr>
          <w:p w14:paraId="068E9682" w14:textId="48BF4D30"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Actual System Airflow Rate Measurement (cfm)</w:t>
            </w:r>
          </w:p>
        </w:tc>
        <w:tc>
          <w:tcPr>
            <w:tcW w:w="2541" w:type="pct"/>
            <w:vAlign w:val="center"/>
          </w:tcPr>
          <w:p w14:paraId="068E9683" w14:textId="77777777" w:rsidR="000A1890" w:rsidRPr="00753D05" w:rsidRDefault="000A1890" w:rsidP="00693010">
            <w:pPr>
              <w:keepNext/>
              <w:rPr>
                <w:rFonts w:asciiTheme="minorHAnsi" w:hAnsiTheme="minorHAnsi"/>
                <w:sz w:val="18"/>
                <w:szCs w:val="18"/>
              </w:rPr>
            </w:pPr>
            <w:r w:rsidRPr="00753D05">
              <w:rPr>
                <w:rFonts w:asciiTheme="minorHAnsi" w:hAnsiTheme="minorHAnsi"/>
                <w:sz w:val="18"/>
                <w:szCs w:val="18"/>
              </w:rPr>
              <w:t>&lt;&lt;user input numeric value: xxxx&gt;&gt;</w:t>
            </w:r>
          </w:p>
        </w:tc>
      </w:tr>
      <w:tr w:rsidR="00994177" w:rsidRPr="00753D05"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753D05" w:rsidRDefault="00994177" w:rsidP="007A1CE5">
            <w:pPr>
              <w:keepNext/>
              <w:jc w:val="center"/>
              <w:rPr>
                <w:rFonts w:asciiTheme="minorHAnsi" w:hAnsiTheme="minorHAnsi"/>
                <w:sz w:val="18"/>
                <w:szCs w:val="18"/>
              </w:rPr>
            </w:pPr>
            <w:r w:rsidRPr="00753D05">
              <w:rPr>
                <w:rFonts w:asciiTheme="minorHAnsi" w:hAnsiTheme="minorHAnsi"/>
                <w:sz w:val="18"/>
                <w:szCs w:val="18"/>
              </w:rPr>
              <w:t>04</w:t>
            </w:r>
          </w:p>
        </w:tc>
        <w:tc>
          <w:tcPr>
            <w:tcW w:w="2247" w:type="pct"/>
            <w:vAlign w:val="center"/>
          </w:tcPr>
          <w:p w14:paraId="068E9686" w14:textId="77777777" w:rsidR="00994177" w:rsidRPr="00753D05" w:rsidRDefault="00994177" w:rsidP="00994177">
            <w:pPr>
              <w:keepNext/>
              <w:rPr>
                <w:rFonts w:asciiTheme="minorHAnsi" w:hAnsiTheme="minorHAnsi"/>
                <w:sz w:val="18"/>
                <w:szCs w:val="18"/>
              </w:rPr>
            </w:pPr>
            <w:r w:rsidRPr="00753D05">
              <w:rPr>
                <w:rFonts w:asciiTheme="minorHAnsi" w:hAnsiTheme="minorHAnsi"/>
                <w:sz w:val="18"/>
                <w:szCs w:val="18"/>
              </w:rPr>
              <w:t>Compliance Statement:</w:t>
            </w:r>
          </w:p>
        </w:tc>
        <w:tc>
          <w:tcPr>
            <w:tcW w:w="2541" w:type="pct"/>
            <w:vAlign w:val="center"/>
          </w:tcPr>
          <w:p w14:paraId="068E9687" w14:textId="77777777" w:rsidR="00994177" w:rsidRPr="00753D05" w:rsidRDefault="00994177" w:rsidP="00994177">
            <w:pPr>
              <w:keepNext/>
              <w:rPr>
                <w:rFonts w:asciiTheme="minorHAnsi" w:hAnsiTheme="minorHAnsi"/>
                <w:sz w:val="18"/>
                <w:szCs w:val="18"/>
              </w:rPr>
            </w:pPr>
            <w:r w:rsidRPr="00753D05">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753D05" w:rsidRDefault="00DA18E1" w:rsidP="00DB3C96">
      <w:pPr>
        <w:rPr>
          <w:rFonts w:asciiTheme="minorHAnsi" w:hAnsiTheme="minorHAnsi"/>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85"/>
      </w:tblGrid>
      <w:tr w:rsidR="00FA0024" w:rsidRPr="00753D05" w14:paraId="068E968B" w14:textId="77777777" w:rsidTr="00672B3D">
        <w:trPr>
          <w:trHeight w:val="144"/>
        </w:trPr>
        <w:tc>
          <w:tcPr>
            <w:tcW w:w="10885" w:type="dxa"/>
            <w:tcBorders>
              <w:top w:val="single" w:sz="4" w:space="0" w:color="000000"/>
              <w:left w:val="single" w:sz="4" w:space="0" w:color="000000"/>
              <w:bottom w:val="single" w:sz="4" w:space="0" w:color="000000"/>
              <w:right w:val="single" w:sz="4" w:space="0" w:color="000000"/>
            </w:tcBorders>
          </w:tcPr>
          <w:p w14:paraId="600A179D" w14:textId="77777777" w:rsidR="00FA0024" w:rsidRPr="00753D05" w:rsidRDefault="00FA0024" w:rsidP="005902DF">
            <w:pPr>
              <w:keepNext/>
              <w:rPr>
                <w:rFonts w:asciiTheme="minorHAnsi" w:hAnsiTheme="minorHAnsi"/>
                <w:b/>
                <w:sz w:val="18"/>
                <w:szCs w:val="18"/>
              </w:rPr>
            </w:pPr>
            <w:r w:rsidRPr="00753D05">
              <w:rPr>
                <w:rFonts w:asciiTheme="minorHAnsi" w:hAnsiTheme="minorHAnsi"/>
                <w:b/>
                <w:sz w:val="18"/>
                <w:szCs w:val="18"/>
              </w:rPr>
              <w:t>E. Additional Requirements</w:t>
            </w:r>
          </w:p>
          <w:p w14:paraId="068E968A" w14:textId="3EF4C980" w:rsidR="0003731F" w:rsidRPr="00753D05" w:rsidRDefault="0003731F" w:rsidP="005902DF">
            <w:pPr>
              <w:keepNext/>
              <w:rPr>
                <w:rFonts w:asciiTheme="minorHAnsi" w:hAnsiTheme="minorHAnsi"/>
                <w:b/>
                <w:sz w:val="18"/>
                <w:szCs w:val="18"/>
              </w:rPr>
            </w:pPr>
            <w:r w:rsidRPr="00753D05">
              <w:rPr>
                <w:rFonts w:ascii="Calibri" w:hAnsi="Calibri"/>
                <w:sz w:val="18"/>
                <w:szCs w:val="18"/>
              </w:rPr>
              <w:t>&lt;&lt;Static Text - see the top&gt;&gt;</w:t>
            </w:r>
          </w:p>
        </w:tc>
      </w:tr>
      <w:tr w:rsidR="002754BD" w:rsidRPr="00753D05" w14:paraId="068E96A5" w14:textId="77777777" w:rsidTr="00672B3D">
        <w:trPr>
          <w:trHeight w:val="144"/>
        </w:trPr>
        <w:tc>
          <w:tcPr>
            <w:tcW w:w="10885" w:type="dxa"/>
            <w:vAlign w:val="center"/>
          </w:tcPr>
          <w:p w14:paraId="068E96A4" w14:textId="73DE2154" w:rsidR="002754BD" w:rsidRPr="00753D05" w:rsidRDefault="002754BD" w:rsidP="002754BD">
            <w:pPr>
              <w:pStyle w:val="FootnoteText"/>
              <w:keepNext/>
              <w:rPr>
                <w:rFonts w:asciiTheme="minorHAnsi" w:hAnsiTheme="minorHAnsi"/>
                <w:sz w:val="18"/>
                <w:szCs w:val="18"/>
              </w:rPr>
            </w:pPr>
            <w:r w:rsidRPr="00753D05">
              <w:rPr>
                <w:rFonts w:asciiTheme="minorHAnsi" w:hAnsiTheme="minorHAnsi" w:cs="Calibri-Bold"/>
                <w:b/>
                <w:bCs/>
                <w:sz w:val="18"/>
                <w:szCs w:val="18"/>
              </w:rPr>
              <w:t>The responsible person’s signature on this compliance document affirms that all applicable requirements in this table have been met</w:t>
            </w:r>
            <w:r w:rsidRPr="00753D05">
              <w:rPr>
                <w:b/>
                <w:sz w:val="18"/>
                <w:szCs w:val="18"/>
              </w:rPr>
              <w:t xml:space="preserve"> </w:t>
            </w:r>
            <w:r w:rsidRPr="00753D05">
              <w:rPr>
                <w:rFonts w:asciiTheme="minorHAnsi" w:hAnsiTheme="minorHAnsi" w:cs="Calibri-Bold"/>
                <w:b/>
                <w:bCs/>
                <w:sz w:val="18"/>
                <w:szCs w:val="18"/>
              </w:rPr>
              <w:t>unless otherwise noted in the Verification Status and the Corrections Notes in this table.</w:t>
            </w:r>
          </w:p>
        </w:tc>
      </w:tr>
    </w:tbl>
    <w:p w14:paraId="068E96A6" w14:textId="77777777" w:rsidR="003010D2" w:rsidRPr="00753D05" w:rsidRDefault="003010D2" w:rsidP="00DB3C96">
      <w:pPr>
        <w:rPr>
          <w:rFonts w:asciiTheme="minorHAnsi" w:hAnsiTheme="minorHAnsi"/>
          <w:sz w:val="18"/>
          <w:szCs w:val="18"/>
        </w:rPr>
      </w:pP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339"/>
      </w:tblGrid>
      <w:tr w:rsidR="002754BD" w:rsidRPr="00753D05" w14:paraId="4A977FE7" w14:textId="77777777" w:rsidTr="00672B3D">
        <w:trPr>
          <w:cantSplit/>
          <w:trHeight w:val="432"/>
        </w:trPr>
        <w:tc>
          <w:tcPr>
            <w:tcW w:w="5000" w:type="pct"/>
            <w:gridSpan w:val="2"/>
            <w:vAlign w:val="center"/>
          </w:tcPr>
          <w:p w14:paraId="39AC0D6D" w14:textId="77777777" w:rsidR="002754BD" w:rsidRPr="00753D05" w:rsidRDefault="002754BD" w:rsidP="00D705AB">
            <w:pPr>
              <w:keepNext/>
              <w:rPr>
                <w:rFonts w:asciiTheme="minorHAnsi" w:hAnsiTheme="minorHAnsi"/>
                <w:b/>
                <w:sz w:val="18"/>
                <w:szCs w:val="18"/>
              </w:rPr>
            </w:pPr>
            <w:r w:rsidRPr="00753D05">
              <w:rPr>
                <w:rFonts w:asciiTheme="minorHAnsi" w:hAnsiTheme="minorHAnsi"/>
                <w:b/>
                <w:sz w:val="18"/>
                <w:szCs w:val="18"/>
              </w:rPr>
              <w:t>F. Determination of HERS Verification Compliance</w:t>
            </w:r>
          </w:p>
          <w:p w14:paraId="188BE9DD" w14:textId="3DD48703" w:rsidR="002754BD" w:rsidRPr="00753D05" w:rsidRDefault="0016711F" w:rsidP="00D705AB">
            <w:pPr>
              <w:keepNext/>
              <w:rPr>
                <w:rFonts w:asciiTheme="minorHAnsi" w:hAnsiTheme="minorHAnsi"/>
                <w:sz w:val="18"/>
                <w:szCs w:val="18"/>
              </w:rPr>
            </w:pPr>
            <w:r w:rsidRPr="00753D05">
              <w:rPr>
                <w:rFonts w:ascii="Calibri" w:hAnsi="Calibri"/>
                <w:sz w:val="18"/>
                <w:szCs w:val="18"/>
              </w:rPr>
              <w:t>&lt;&lt;Static Text - see the top&gt;&gt;</w:t>
            </w:r>
          </w:p>
        </w:tc>
      </w:tr>
      <w:tr w:rsidR="002754BD" w:rsidRPr="00753D05" w14:paraId="39021E26" w14:textId="77777777" w:rsidTr="00672B3D">
        <w:trPr>
          <w:cantSplit/>
          <w:trHeight w:val="432"/>
        </w:trPr>
        <w:tc>
          <w:tcPr>
            <w:tcW w:w="251" w:type="pct"/>
            <w:vAlign w:val="center"/>
          </w:tcPr>
          <w:p w14:paraId="311298BC" w14:textId="77777777" w:rsidR="002754BD" w:rsidRPr="00753D05" w:rsidDel="00C76C40" w:rsidRDefault="002754BD" w:rsidP="00D705AB">
            <w:pPr>
              <w:keepNext/>
              <w:rPr>
                <w:rFonts w:asciiTheme="minorHAnsi" w:hAnsiTheme="minorHAnsi"/>
                <w:sz w:val="18"/>
                <w:szCs w:val="18"/>
              </w:rPr>
            </w:pPr>
            <w:r w:rsidRPr="00753D05">
              <w:rPr>
                <w:rFonts w:asciiTheme="minorHAnsi" w:hAnsiTheme="minorHAnsi"/>
                <w:sz w:val="18"/>
                <w:szCs w:val="18"/>
              </w:rPr>
              <w:t>01</w:t>
            </w:r>
          </w:p>
        </w:tc>
        <w:tc>
          <w:tcPr>
            <w:tcW w:w="4749" w:type="pct"/>
            <w:vAlign w:val="center"/>
          </w:tcPr>
          <w:p w14:paraId="317A39A4" w14:textId="50900982" w:rsidR="002754BD" w:rsidRPr="00753D05" w:rsidRDefault="002754BD" w:rsidP="00D705AB">
            <w:pPr>
              <w:keepNext/>
              <w:spacing w:after="60"/>
              <w:rPr>
                <w:rFonts w:asciiTheme="minorHAnsi" w:hAnsiTheme="minorHAnsi"/>
                <w:sz w:val="18"/>
                <w:szCs w:val="18"/>
              </w:rPr>
            </w:pPr>
            <w:r w:rsidRPr="00753D05">
              <w:rPr>
                <w:rFonts w:asciiTheme="minorHAnsi" w:hAnsiTheme="minorHAnsi"/>
                <w:sz w:val="18"/>
                <w:szCs w:val="18"/>
              </w:rPr>
              <w:t>&lt;&lt;if  B01≠ System does not comply; and C04 ≠ Not Certified; and D04=system airflow rate complies; and E09</w:t>
            </w:r>
            <w:r w:rsidRPr="00753D05">
              <w:rPr>
                <w:rFonts w:ascii="Cambria Math" w:hAnsi="Cambria Math"/>
                <w:sz w:val="18"/>
                <w:szCs w:val="18"/>
              </w:rPr>
              <w:t>≠</w:t>
            </w:r>
            <w:r w:rsidRPr="00753D05">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r w:rsidR="00173072" w:rsidRPr="00753D05">
              <w:rPr>
                <w:rFonts w:asciiTheme="minorHAnsi" w:hAnsiTheme="minorHAnsi"/>
                <w:sz w:val="18"/>
                <w:szCs w:val="18"/>
              </w:rPr>
              <w:t>&gt;</w:t>
            </w:r>
          </w:p>
        </w:tc>
      </w:tr>
    </w:tbl>
    <w:p w14:paraId="068E96A7" w14:textId="2E436346" w:rsidR="000A1890" w:rsidRPr="00753D05" w:rsidRDefault="000A1890" w:rsidP="0009456E">
      <w:pPr>
        <w:rPr>
          <w:rFonts w:ascii="Calibri" w:hAnsi="Calibri"/>
        </w:rPr>
      </w:pPr>
    </w:p>
    <w:p w14:paraId="00AC2088" w14:textId="4CC0723F" w:rsidR="002754BD" w:rsidRPr="00753D05" w:rsidRDefault="002754BD" w:rsidP="0009456E">
      <w:pPr>
        <w:rPr>
          <w:rFonts w:ascii="Calibri" w:hAnsi="Calibri"/>
        </w:rPr>
      </w:pPr>
    </w:p>
    <w:sectPr w:rsidR="002754BD" w:rsidRPr="00753D05"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D11AC" w14:textId="77777777" w:rsidR="00B401C7" w:rsidRDefault="00B401C7">
      <w:r>
        <w:separator/>
      </w:r>
    </w:p>
  </w:endnote>
  <w:endnote w:type="continuationSeparator" w:id="0">
    <w:p w14:paraId="50D33946" w14:textId="77777777" w:rsidR="00B401C7" w:rsidRDefault="00B401C7">
      <w:r>
        <w:continuationSeparator/>
      </w:r>
    </w:p>
  </w:endnote>
  <w:endnote w:type="continuationNotice" w:id="1">
    <w:p w14:paraId="55ADD8A7" w14:textId="77777777" w:rsidR="00B401C7" w:rsidRDefault="00B40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B34352" w:rsidRPr="00CB64DD" w:rsidRDefault="00B34352" w:rsidP="00993A65">
    <w:pPr>
      <w:pStyle w:val="Footer"/>
    </w:pPr>
    <w:r w:rsidRPr="00CB64DD">
      <w:t xml:space="preserve">Registration Number:                                                           Registration Date/Time:                                           HERS Provider:                       </w:t>
    </w:r>
  </w:p>
  <w:p w14:paraId="068E96C0" w14:textId="59915966" w:rsidR="00B34352" w:rsidRPr="00CB64DD" w:rsidRDefault="00B34352" w:rsidP="00993A65">
    <w:pPr>
      <w:pStyle w:val="Footer"/>
    </w:pPr>
    <w:r w:rsidRPr="00CB64DD">
      <w:t>CA Building Energy Efficiency Standards - 20</w:t>
    </w:r>
    <w:r w:rsidR="00EC5DFD">
      <w:t>22</w:t>
    </w:r>
    <w:r w:rsidRPr="00CB64DD">
      <w:t xml:space="preserve"> </w:t>
    </w:r>
    <w:r w:rsidR="00015D9D">
      <w:t>Low-</w:t>
    </w:r>
    <w:r w:rsidR="009362CA">
      <w:t>R</w:t>
    </w:r>
    <w:r w:rsidR="00015D9D">
      <w:t>ise</w:t>
    </w:r>
    <w:r w:rsidR="0003731F">
      <w:t xml:space="preserve"> Multifamily</w:t>
    </w:r>
    <w:r w:rsidR="00015D9D" w:rsidRPr="00CB64DD">
      <w:t xml:space="preserve"> </w:t>
    </w:r>
    <w:r w:rsidRPr="00CB64DD">
      <w:t>Compliance</w:t>
    </w:r>
    <w:r w:rsidRPr="00CB64DD">
      <w:tab/>
    </w:r>
    <w:r>
      <w:t>January 20</w:t>
    </w:r>
    <w:r w:rsidR="00EC5DF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B34352" w:rsidRPr="00CB64DD" w:rsidRDefault="00B34352" w:rsidP="00993A65">
    <w:pPr>
      <w:pStyle w:val="Footer"/>
    </w:pPr>
    <w:r w:rsidRPr="00CB64DD">
      <w:t xml:space="preserve">Registration Number:                                                           Registration Date/Time:                                           HERS Provider:                       </w:t>
    </w:r>
  </w:p>
  <w:p w14:paraId="068E96D1"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0838625D" w:rsidR="00B34352" w:rsidRPr="00CB64DD" w:rsidRDefault="00B34352" w:rsidP="00993A65">
    <w:pPr>
      <w:pStyle w:val="Footer"/>
    </w:pPr>
    <w:r w:rsidRPr="00CB64DD">
      <w:t>CA Building Energy Efficiency Standards - 20</w:t>
    </w:r>
    <w:r w:rsidR="00EC5DFD">
      <w:t>22</w:t>
    </w:r>
    <w:r w:rsidRPr="00CB64DD">
      <w:t xml:space="preserve"> </w:t>
    </w:r>
    <w:r w:rsidR="0003731F">
      <w:t>Low-</w:t>
    </w:r>
    <w:r w:rsidR="009362CA">
      <w:t>R</w:t>
    </w:r>
    <w:r w:rsidR="0003731F">
      <w:t>ise Multifamily</w:t>
    </w:r>
    <w:r w:rsidR="0003731F" w:rsidRPr="00CB64DD">
      <w:t xml:space="preserve"> </w:t>
    </w:r>
    <w:r w:rsidRPr="00CB64DD">
      <w:t>Compliance</w:t>
    </w:r>
    <w:r w:rsidRPr="00CB64DD">
      <w:tab/>
    </w:r>
    <w:r>
      <w:t>January 20</w:t>
    </w:r>
    <w:r w:rsidR="00EC5DF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2980B" w14:textId="77777777" w:rsidR="00B401C7" w:rsidRDefault="00B401C7">
      <w:r>
        <w:separator/>
      </w:r>
    </w:p>
  </w:footnote>
  <w:footnote w:type="continuationSeparator" w:id="0">
    <w:p w14:paraId="1DDBDE16" w14:textId="77777777" w:rsidR="00B401C7" w:rsidRDefault="00B401C7">
      <w:r>
        <w:continuationSeparator/>
      </w:r>
    </w:p>
  </w:footnote>
  <w:footnote w:type="continuationNotice" w:id="1">
    <w:p w14:paraId="360501A1" w14:textId="77777777" w:rsidR="00B401C7" w:rsidRDefault="00B40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B34352" w:rsidRDefault="00000000">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F80C" w14:textId="77777777" w:rsidR="00D56201" w:rsidRPr="00F63ADA" w:rsidRDefault="00D56201" w:rsidP="00D56201">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8" behindDoc="0" locked="0" layoutInCell="1" allowOverlap="1" wp14:anchorId="6C17CD71" wp14:editId="06453F0F">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068E96BE" w14:textId="3A5DB2B1" w:rsidR="00B34352" w:rsidRPr="0042764C" w:rsidRDefault="00D56201" w:rsidP="00B34CE4">
    <w:pPr>
      <w:numPr>
        <w:ilvl w:val="0"/>
        <w:numId w:val="17"/>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B34352" w:rsidRPr="00F85124" w14:paraId="068E96C3" w14:textId="77777777" w:rsidTr="002E105D">
      <w:trPr>
        <w:cantSplit/>
        <w:trHeight w:val="288"/>
      </w:trPr>
      <w:tc>
        <w:tcPr>
          <w:tcW w:w="3738" w:type="pct"/>
          <w:gridSpan w:val="3"/>
          <w:tcBorders>
            <w:right w:val="nil"/>
          </w:tcBorders>
          <w:vAlign w:val="center"/>
        </w:tcPr>
        <w:p w14:paraId="068E96C1" w14:textId="1233DA1D" w:rsidR="00B34352" w:rsidRPr="00F85124" w:rsidRDefault="00B3435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C6" w14:textId="77777777" w:rsidTr="007924C2">
      <w:trPr>
        <w:cantSplit/>
        <w:trHeight w:val="288"/>
      </w:trPr>
      <w:tc>
        <w:tcPr>
          <w:tcW w:w="2500" w:type="pct"/>
          <w:gridSpan w:val="2"/>
          <w:tcBorders>
            <w:right w:val="nil"/>
          </w:tcBorders>
        </w:tcPr>
        <w:p w14:paraId="068E96C4"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B34352" w:rsidRPr="00F85124" w14:paraId="068E96CA" w14:textId="77777777" w:rsidTr="002E105D">
      <w:trPr>
        <w:cantSplit/>
        <w:trHeight w:val="288"/>
      </w:trPr>
      <w:tc>
        <w:tcPr>
          <w:tcW w:w="0" w:type="auto"/>
        </w:tcPr>
        <w:p w14:paraId="068E96C7"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CE" w14:textId="77777777" w:rsidTr="002E105D">
      <w:trPr>
        <w:cantSplit/>
        <w:trHeight w:val="288"/>
      </w:trPr>
      <w:tc>
        <w:tcPr>
          <w:tcW w:w="0" w:type="auto"/>
        </w:tcPr>
        <w:p w14:paraId="068E96CB"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p>
      </w:tc>
    </w:tr>
  </w:tbl>
  <w:p w14:paraId="068E96CF" w14:textId="6A434B32" w:rsidR="00B34352" w:rsidRDefault="00000000">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B34352" w:rsidRDefault="00000000">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5" w14:textId="77777777" w:rsidTr="00CB64DD">
      <w:trPr>
        <w:cantSplit/>
        <w:trHeight w:val="288"/>
      </w:trPr>
      <w:tc>
        <w:tcPr>
          <w:tcW w:w="4016" w:type="pct"/>
          <w:gridSpan w:val="2"/>
          <w:tcBorders>
            <w:right w:val="nil"/>
          </w:tcBorders>
          <w:vAlign w:val="center"/>
        </w:tcPr>
        <w:p w14:paraId="068E96D3" w14:textId="1357BED9" w:rsidR="00B34352" w:rsidRPr="00F85124" w:rsidRDefault="00B3435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116EF212"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D8" w14:textId="77777777" w:rsidTr="007924C2">
      <w:trPr>
        <w:cantSplit/>
        <w:trHeight w:val="288"/>
      </w:trPr>
      <w:tc>
        <w:tcPr>
          <w:tcW w:w="2500" w:type="pct"/>
          <w:tcBorders>
            <w:right w:val="nil"/>
          </w:tcBorders>
        </w:tcPr>
        <w:p w14:paraId="068E96D6" w14:textId="77777777" w:rsidR="00B34352" w:rsidRPr="002E105D" w:rsidRDefault="00B3435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45BE97E4"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56883">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8413804" w:rsidR="00B34352" w:rsidRDefault="00000000"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D" w14:textId="77777777" w:rsidTr="002E105D">
      <w:trPr>
        <w:cantSplit/>
        <w:trHeight w:val="288"/>
      </w:trPr>
      <w:tc>
        <w:tcPr>
          <w:tcW w:w="4016" w:type="pct"/>
          <w:gridSpan w:val="2"/>
          <w:tcBorders>
            <w:right w:val="nil"/>
          </w:tcBorders>
          <w:vAlign w:val="center"/>
        </w:tcPr>
        <w:p w14:paraId="068E96DB" w14:textId="5E465399" w:rsidR="00B34352" w:rsidRPr="00F85124" w:rsidRDefault="00B3435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E0" w14:textId="77777777" w:rsidTr="007924C2">
      <w:trPr>
        <w:cantSplit/>
        <w:trHeight w:val="288"/>
      </w:trPr>
      <w:tc>
        <w:tcPr>
          <w:tcW w:w="2500" w:type="pct"/>
          <w:tcBorders>
            <w:right w:val="nil"/>
          </w:tcBorders>
        </w:tcPr>
        <w:p w14:paraId="068E96DE"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4B01EC9F" w:rsidR="00B34352" w:rsidRDefault="00000000">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B34352" w:rsidRDefault="00000000">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E6" w14:textId="77777777" w:rsidTr="00CB64DD">
      <w:trPr>
        <w:cantSplit/>
        <w:trHeight w:val="288"/>
      </w:trPr>
      <w:tc>
        <w:tcPr>
          <w:tcW w:w="4016" w:type="pct"/>
          <w:gridSpan w:val="2"/>
          <w:tcBorders>
            <w:right w:val="nil"/>
          </w:tcBorders>
          <w:vAlign w:val="center"/>
        </w:tcPr>
        <w:p w14:paraId="068E96E4" w14:textId="2063410E" w:rsidR="00B34352" w:rsidRPr="00F85124" w:rsidRDefault="00B34352">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1DA1BCF" w:rsidR="00B34352" w:rsidRPr="00F85124" w:rsidRDefault="00B34352" w:rsidP="007924C2">
          <w:pPr>
            <w:pStyle w:val="Heading1"/>
            <w:jc w:val="right"/>
            <w:rPr>
              <w:rFonts w:ascii="Calibri" w:hAnsi="Calibri"/>
              <w:b w:val="0"/>
              <w:bCs/>
              <w:sz w:val="20"/>
            </w:rPr>
          </w:pPr>
          <w:del w:id="46" w:author="Alhabibi, Haider@Energy" w:date="2023-11-22T13:28:00Z">
            <w:r w:rsidDel="0026656C">
              <w:rPr>
                <w:rFonts w:ascii="Calibri" w:hAnsi="Calibri"/>
                <w:b w:val="0"/>
                <w:bCs/>
                <w:sz w:val="20"/>
              </w:rPr>
              <w:delText>CF</w:delText>
            </w:r>
            <w:r w:rsidR="000320D4" w:rsidDel="0026656C">
              <w:rPr>
                <w:rFonts w:ascii="Calibri" w:hAnsi="Calibri"/>
                <w:b w:val="0"/>
                <w:bCs/>
                <w:sz w:val="20"/>
              </w:rPr>
              <w:delText>3</w:delText>
            </w:r>
            <w:r w:rsidDel="0026656C">
              <w:rPr>
                <w:rFonts w:ascii="Calibri" w:hAnsi="Calibri"/>
                <w:b w:val="0"/>
                <w:bCs/>
                <w:sz w:val="20"/>
              </w:rPr>
              <w:delText>R</w:delText>
            </w:r>
          </w:del>
          <w:ins w:id="47" w:author="Alhabibi, Haider@Energy" w:date="2023-11-22T13:28:00Z">
            <w:r w:rsidR="0026656C">
              <w:rPr>
                <w:rFonts w:ascii="Calibri" w:hAnsi="Calibri"/>
                <w:b w:val="0"/>
                <w:bCs/>
                <w:sz w:val="20"/>
              </w:rPr>
              <w:t>LMCV</w:t>
            </w:r>
          </w:ins>
          <w:r>
            <w:rPr>
              <w:rFonts w:ascii="Calibri" w:hAnsi="Calibri"/>
              <w:b w:val="0"/>
              <w:bCs/>
              <w:sz w:val="20"/>
            </w:rPr>
            <w:t>-MCH-23-H</w:t>
          </w:r>
        </w:p>
      </w:tc>
    </w:tr>
    <w:tr w:rsidR="00B34352" w:rsidRPr="00F85124" w14:paraId="068E96E9" w14:textId="77777777" w:rsidTr="007924C2">
      <w:trPr>
        <w:cantSplit/>
        <w:trHeight w:val="288"/>
      </w:trPr>
      <w:tc>
        <w:tcPr>
          <w:tcW w:w="2500" w:type="pct"/>
          <w:tcBorders>
            <w:right w:val="nil"/>
          </w:tcBorders>
        </w:tcPr>
        <w:p w14:paraId="068E96E7" w14:textId="77777777" w:rsidR="00B34352" w:rsidRPr="002E105D" w:rsidRDefault="00B3435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617EF45F"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56883">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AC3843D" w:rsidR="00B34352" w:rsidRDefault="00000000"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B34352" w:rsidRDefault="00000000">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F586DD38"/>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77CDA"/>
    <w:multiLevelType w:val="hybridMultilevel"/>
    <w:tmpl w:val="D65C1B16"/>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4218027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B2AAB8AC"/>
    <w:lvl w:ilvl="0" w:tplc="2112F34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0768104">
    <w:abstractNumId w:val="0"/>
  </w:num>
  <w:num w:numId="2" w16cid:durableId="292173771">
    <w:abstractNumId w:val="1"/>
  </w:num>
  <w:num w:numId="3" w16cid:durableId="2083525794">
    <w:abstractNumId w:val="9"/>
  </w:num>
  <w:num w:numId="4" w16cid:durableId="413164676">
    <w:abstractNumId w:val="7"/>
  </w:num>
  <w:num w:numId="5" w16cid:durableId="1032077931">
    <w:abstractNumId w:val="8"/>
  </w:num>
  <w:num w:numId="6" w16cid:durableId="1091466035">
    <w:abstractNumId w:val="13"/>
  </w:num>
  <w:num w:numId="7" w16cid:durableId="340550421">
    <w:abstractNumId w:val="11"/>
  </w:num>
  <w:num w:numId="8" w16cid:durableId="1075275457">
    <w:abstractNumId w:val="10"/>
  </w:num>
  <w:num w:numId="9" w16cid:durableId="2010407970">
    <w:abstractNumId w:val="3"/>
  </w:num>
  <w:num w:numId="10" w16cid:durableId="469440112">
    <w:abstractNumId w:val="2"/>
  </w:num>
  <w:num w:numId="11" w16cid:durableId="314845666">
    <w:abstractNumId w:val="15"/>
  </w:num>
  <w:num w:numId="12" w16cid:durableId="1999264480">
    <w:abstractNumId w:val="17"/>
  </w:num>
  <w:num w:numId="13" w16cid:durableId="136145308">
    <w:abstractNumId w:val="4"/>
  </w:num>
  <w:num w:numId="14" w16cid:durableId="1538466895">
    <w:abstractNumId w:val="16"/>
  </w:num>
  <w:num w:numId="15" w16cid:durableId="1785223090">
    <w:abstractNumId w:val="6"/>
  </w:num>
  <w:num w:numId="16" w16cid:durableId="1811554630">
    <w:abstractNumId w:val="5"/>
  </w:num>
  <w:num w:numId="17" w16cid:durableId="1008217975">
    <w:abstractNumId w:val="12"/>
  </w:num>
  <w:num w:numId="18" w16cid:durableId="1917859343">
    <w:abstractNumId w:val="10"/>
    <w:lvlOverride w:ilvl="0">
      <w:startOverride w:val="1"/>
    </w:lvlOverride>
    <w:lvlOverride w:ilvl="1"/>
    <w:lvlOverride w:ilvl="2"/>
    <w:lvlOverride w:ilvl="3"/>
    <w:lvlOverride w:ilvl="4"/>
    <w:lvlOverride w:ilvl="5"/>
    <w:lvlOverride w:ilvl="6"/>
    <w:lvlOverride w:ilvl="7"/>
    <w:lvlOverride w:ilvl="8"/>
  </w:num>
  <w:num w:numId="19" w16cid:durableId="1444571771">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2B20"/>
    <w:rsid w:val="00002C52"/>
    <w:rsid w:val="00003076"/>
    <w:rsid w:val="0000313B"/>
    <w:rsid w:val="000036FF"/>
    <w:rsid w:val="00006211"/>
    <w:rsid w:val="0001436B"/>
    <w:rsid w:val="00015D9D"/>
    <w:rsid w:val="000247DE"/>
    <w:rsid w:val="000253BC"/>
    <w:rsid w:val="00025422"/>
    <w:rsid w:val="00026750"/>
    <w:rsid w:val="000320D4"/>
    <w:rsid w:val="00035A79"/>
    <w:rsid w:val="0003731F"/>
    <w:rsid w:val="00037926"/>
    <w:rsid w:val="00041E5F"/>
    <w:rsid w:val="00042F52"/>
    <w:rsid w:val="0004396E"/>
    <w:rsid w:val="000470D7"/>
    <w:rsid w:val="000471F6"/>
    <w:rsid w:val="00047D3F"/>
    <w:rsid w:val="00051491"/>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96D8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052B"/>
    <w:rsid w:val="00112E80"/>
    <w:rsid w:val="001131A2"/>
    <w:rsid w:val="00121AAA"/>
    <w:rsid w:val="00123861"/>
    <w:rsid w:val="00125717"/>
    <w:rsid w:val="00125800"/>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711F"/>
    <w:rsid w:val="00170EC8"/>
    <w:rsid w:val="00171597"/>
    <w:rsid w:val="00173072"/>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4E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158B"/>
    <w:rsid w:val="002420D2"/>
    <w:rsid w:val="0024212B"/>
    <w:rsid w:val="00243047"/>
    <w:rsid w:val="00243923"/>
    <w:rsid w:val="00245AF0"/>
    <w:rsid w:val="0024622F"/>
    <w:rsid w:val="00246FA8"/>
    <w:rsid w:val="00251448"/>
    <w:rsid w:val="00251B09"/>
    <w:rsid w:val="002532A8"/>
    <w:rsid w:val="002562A4"/>
    <w:rsid w:val="00256883"/>
    <w:rsid w:val="00257ABF"/>
    <w:rsid w:val="002615BC"/>
    <w:rsid w:val="00262721"/>
    <w:rsid w:val="0026342B"/>
    <w:rsid w:val="002641C7"/>
    <w:rsid w:val="0026656C"/>
    <w:rsid w:val="00266E23"/>
    <w:rsid w:val="002710BB"/>
    <w:rsid w:val="002719D2"/>
    <w:rsid w:val="00271E1D"/>
    <w:rsid w:val="00274618"/>
    <w:rsid w:val="002750AD"/>
    <w:rsid w:val="002754B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A73DF"/>
    <w:rsid w:val="002B2393"/>
    <w:rsid w:val="002B4F6F"/>
    <w:rsid w:val="002B73D1"/>
    <w:rsid w:val="002C131A"/>
    <w:rsid w:val="002C162A"/>
    <w:rsid w:val="002C423D"/>
    <w:rsid w:val="002C586B"/>
    <w:rsid w:val="002D1475"/>
    <w:rsid w:val="002D1AB0"/>
    <w:rsid w:val="002D38CA"/>
    <w:rsid w:val="002D3BA6"/>
    <w:rsid w:val="002D59DB"/>
    <w:rsid w:val="002D60A4"/>
    <w:rsid w:val="002D680A"/>
    <w:rsid w:val="002D7AC0"/>
    <w:rsid w:val="002D7DB8"/>
    <w:rsid w:val="002E105D"/>
    <w:rsid w:val="002E1841"/>
    <w:rsid w:val="002E3676"/>
    <w:rsid w:val="002E3F17"/>
    <w:rsid w:val="002E55FE"/>
    <w:rsid w:val="002E7941"/>
    <w:rsid w:val="002F40A7"/>
    <w:rsid w:val="002F6775"/>
    <w:rsid w:val="003010D2"/>
    <w:rsid w:val="00304299"/>
    <w:rsid w:val="003051D0"/>
    <w:rsid w:val="0030536C"/>
    <w:rsid w:val="00305E2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6EE"/>
    <w:rsid w:val="00376EAA"/>
    <w:rsid w:val="003809C0"/>
    <w:rsid w:val="003832F8"/>
    <w:rsid w:val="00383ADD"/>
    <w:rsid w:val="00384DFE"/>
    <w:rsid w:val="003850E9"/>
    <w:rsid w:val="00386209"/>
    <w:rsid w:val="003864EA"/>
    <w:rsid w:val="0038684E"/>
    <w:rsid w:val="00386CC0"/>
    <w:rsid w:val="0039142A"/>
    <w:rsid w:val="00394C8C"/>
    <w:rsid w:val="0039631B"/>
    <w:rsid w:val="003A3E27"/>
    <w:rsid w:val="003A4B12"/>
    <w:rsid w:val="003A4FE2"/>
    <w:rsid w:val="003B09DD"/>
    <w:rsid w:val="003B20F8"/>
    <w:rsid w:val="003B3641"/>
    <w:rsid w:val="003B4815"/>
    <w:rsid w:val="003B5B3C"/>
    <w:rsid w:val="003C1788"/>
    <w:rsid w:val="003C60D3"/>
    <w:rsid w:val="003C74D6"/>
    <w:rsid w:val="003C7B7A"/>
    <w:rsid w:val="003D349A"/>
    <w:rsid w:val="003D449E"/>
    <w:rsid w:val="003D5183"/>
    <w:rsid w:val="003D5350"/>
    <w:rsid w:val="003D67BC"/>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2764C"/>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2CAA"/>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4DCA"/>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D1CE3"/>
    <w:rsid w:val="004D287C"/>
    <w:rsid w:val="004D49F5"/>
    <w:rsid w:val="004D7667"/>
    <w:rsid w:val="004E112A"/>
    <w:rsid w:val="004E230B"/>
    <w:rsid w:val="004E4E00"/>
    <w:rsid w:val="004E73D1"/>
    <w:rsid w:val="004F0A7F"/>
    <w:rsid w:val="004F2B3D"/>
    <w:rsid w:val="004F40C1"/>
    <w:rsid w:val="004F420D"/>
    <w:rsid w:val="004F5D13"/>
    <w:rsid w:val="004F66DC"/>
    <w:rsid w:val="0050067E"/>
    <w:rsid w:val="005011A1"/>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35A3"/>
    <w:rsid w:val="005C4233"/>
    <w:rsid w:val="005C4D4D"/>
    <w:rsid w:val="005C5038"/>
    <w:rsid w:val="005C73C7"/>
    <w:rsid w:val="005C7ED0"/>
    <w:rsid w:val="005D2752"/>
    <w:rsid w:val="005D30D4"/>
    <w:rsid w:val="005D43B3"/>
    <w:rsid w:val="005D55BB"/>
    <w:rsid w:val="005E23CD"/>
    <w:rsid w:val="005E2724"/>
    <w:rsid w:val="005E2AE3"/>
    <w:rsid w:val="005E3E55"/>
    <w:rsid w:val="005E5457"/>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23026"/>
    <w:rsid w:val="00631115"/>
    <w:rsid w:val="00631467"/>
    <w:rsid w:val="00631EB5"/>
    <w:rsid w:val="00632F51"/>
    <w:rsid w:val="00632F73"/>
    <w:rsid w:val="00633F6C"/>
    <w:rsid w:val="0063609F"/>
    <w:rsid w:val="00637D0E"/>
    <w:rsid w:val="006411CF"/>
    <w:rsid w:val="00641C71"/>
    <w:rsid w:val="00641F88"/>
    <w:rsid w:val="0064300C"/>
    <w:rsid w:val="00643BDC"/>
    <w:rsid w:val="00643FF1"/>
    <w:rsid w:val="00650A63"/>
    <w:rsid w:val="00654BBD"/>
    <w:rsid w:val="00654F37"/>
    <w:rsid w:val="00663AF7"/>
    <w:rsid w:val="00664AA2"/>
    <w:rsid w:val="00666C02"/>
    <w:rsid w:val="00666DB1"/>
    <w:rsid w:val="00667362"/>
    <w:rsid w:val="00672B3D"/>
    <w:rsid w:val="00673A0F"/>
    <w:rsid w:val="00674A89"/>
    <w:rsid w:val="00674FED"/>
    <w:rsid w:val="006804AD"/>
    <w:rsid w:val="00680780"/>
    <w:rsid w:val="00682193"/>
    <w:rsid w:val="0068226F"/>
    <w:rsid w:val="00682CBA"/>
    <w:rsid w:val="00685276"/>
    <w:rsid w:val="00685D72"/>
    <w:rsid w:val="006860D2"/>
    <w:rsid w:val="00686B8B"/>
    <w:rsid w:val="006909C6"/>
    <w:rsid w:val="0069136A"/>
    <w:rsid w:val="0069296E"/>
    <w:rsid w:val="00692C54"/>
    <w:rsid w:val="00692EDF"/>
    <w:rsid w:val="00693010"/>
    <w:rsid w:val="006930E5"/>
    <w:rsid w:val="00697E29"/>
    <w:rsid w:val="006A0756"/>
    <w:rsid w:val="006A156C"/>
    <w:rsid w:val="006A1EB6"/>
    <w:rsid w:val="006A55FC"/>
    <w:rsid w:val="006A57F1"/>
    <w:rsid w:val="006A722E"/>
    <w:rsid w:val="006B4081"/>
    <w:rsid w:val="006B5545"/>
    <w:rsid w:val="006B6431"/>
    <w:rsid w:val="006B6461"/>
    <w:rsid w:val="006B686F"/>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067F4"/>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1102"/>
    <w:rsid w:val="00743217"/>
    <w:rsid w:val="007439DA"/>
    <w:rsid w:val="0074424A"/>
    <w:rsid w:val="00750EA4"/>
    <w:rsid w:val="00751673"/>
    <w:rsid w:val="00752B1A"/>
    <w:rsid w:val="00753CFA"/>
    <w:rsid w:val="00753D05"/>
    <w:rsid w:val="007551EC"/>
    <w:rsid w:val="00757EF8"/>
    <w:rsid w:val="007635A5"/>
    <w:rsid w:val="0076441C"/>
    <w:rsid w:val="00764CBD"/>
    <w:rsid w:val="00765F67"/>
    <w:rsid w:val="00767704"/>
    <w:rsid w:val="00773679"/>
    <w:rsid w:val="007755D6"/>
    <w:rsid w:val="007756F6"/>
    <w:rsid w:val="00776799"/>
    <w:rsid w:val="007770C5"/>
    <w:rsid w:val="00777B2F"/>
    <w:rsid w:val="00780394"/>
    <w:rsid w:val="00783A13"/>
    <w:rsid w:val="00785B34"/>
    <w:rsid w:val="00786BF9"/>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655F"/>
    <w:rsid w:val="007F239C"/>
    <w:rsid w:val="007F3E17"/>
    <w:rsid w:val="007F48EC"/>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567A"/>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2B36"/>
    <w:rsid w:val="00904A42"/>
    <w:rsid w:val="00904D03"/>
    <w:rsid w:val="00906EBF"/>
    <w:rsid w:val="00910674"/>
    <w:rsid w:val="0091105E"/>
    <w:rsid w:val="009119ED"/>
    <w:rsid w:val="00913B8E"/>
    <w:rsid w:val="009142F9"/>
    <w:rsid w:val="00915048"/>
    <w:rsid w:val="00915BCF"/>
    <w:rsid w:val="00931348"/>
    <w:rsid w:val="0093223E"/>
    <w:rsid w:val="009362CA"/>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493B"/>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4856"/>
    <w:rsid w:val="00A16029"/>
    <w:rsid w:val="00A16546"/>
    <w:rsid w:val="00A175CE"/>
    <w:rsid w:val="00A2024E"/>
    <w:rsid w:val="00A2210F"/>
    <w:rsid w:val="00A24BE2"/>
    <w:rsid w:val="00A24F9F"/>
    <w:rsid w:val="00A251BE"/>
    <w:rsid w:val="00A279BA"/>
    <w:rsid w:val="00A30A15"/>
    <w:rsid w:val="00A31493"/>
    <w:rsid w:val="00A33A50"/>
    <w:rsid w:val="00A3438B"/>
    <w:rsid w:val="00A37075"/>
    <w:rsid w:val="00A4021A"/>
    <w:rsid w:val="00A40540"/>
    <w:rsid w:val="00A42C60"/>
    <w:rsid w:val="00A44A18"/>
    <w:rsid w:val="00A453E8"/>
    <w:rsid w:val="00A4594F"/>
    <w:rsid w:val="00A46726"/>
    <w:rsid w:val="00A46AEC"/>
    <w:rsid w:val="00A51851"/>
    <w:rsid w:val="00A51C56"/>
    <w:rsid w:val="00A5442D"/>
    <w:rsid w:val="00A55365"/>
    <w:rsid w:val="00A55444"/>
    <w:rsid w:val="00A608DE"/>
    <w:rsid w:val="00A66D66"/>
    <w:rsid w:val="00A670F8"/>
    <w:rsid w:val="00A677BB"/>
    <w:rsid w:val="00A702F0"/>
    <w:rsid w:val="00A70722"/>
    <w:rsid w:val="00A742B3"/>
    <w:rsid w:val="00A75B9B"/>
    <w:rsid w:val="00A76039"/>
    <w:rsid w:val="00A81137"/>
    <w:rsid w:val="00A82223"/>
    <w:rsid w:val="00A87572"/>
    <w:rsid w:val="00A90ECB"/>
    <w:rsid w:val="00A90F5F"/>
    <w:rsid w:val="00A94524"/>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352"/>
    <w:rsid w:val="00B35C45"/>
    <w:rsid w:val="00B401C7"/>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554"/>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3DD4"/>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57F63"/>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63C4"/>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43EE"/>
    <w:rsid w:val="00D56201"/>
    <w:rsid w:val="00D5621A"/>
    <w:rsid w:val="00D56CD8"/>
    <w:rsid w:val="00D57A73"/>
    <w:rsid w:val="00D60A48"/>
    <w:rsid w:val="00D60D69"/>
    <w:rsid w:val="00D62DB5"/>
    <w:rsid w:val="00D651D1"/>
    <w:rsid w:val="00D67071"/>
    <w:rsid w:val="00D705AB"/>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B7CEA"/>
    <w:rsid w:val="00DC0505"/>
    <w:rsid w:val="00DC20F2"/>
    <w:rsid w:val="00DC242D"/>
    <w:rsid w:val="00DC516E"/>
    <w:rsid w:val="00DC7484"/>
    <w:rsid w:val="00DD2B0C"/>
    <w:rsid w:val="00DD2F31"/>
    <w:rsid w:val="00DD41B5"/>
    <w:rsid w:val="00DD6410"/>
    <w:rsid w:val="00DE0768"/>
    <w:rsid w:val="00DE0AD3"/>
    <w:rsid w:val="00DE4647"/>
    <w:rsid w:val="00DE5B6B"/>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3B6"/>
    <w:rsid w:val="00E35F78"/>
    <w:rsid w:val="00E36AEC"/>
    <w:rsid w:val="00E370BF"/>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C5DFD"/>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E74900-BBB7-45E8-9175-4D88ED9F73B7}">
  <ds:schemaRefs>
    <ds:schemaRef ds:uri="http://schemas.openxmlformats.org/officeDocument/2006/bibliography"/>
  </ds:schemaRefs>
</ds:datastoreItem>
</file>

<file path=customXml/itemProps2.xml><?xml version="1.0" encoding="utf-8"?>
<ds:datastoreItem xmlns:ds="http://schemas.openxmlformats.org/officeDocument/2006/customXml" ds:itemID="{59681AD9-EA45-4E56-9EB8-444975F6E2F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2D6B316A-C79D-4230-9B1F-82008F93D9BB}">
  <ds:schemaRefs>
    <ds:schemaRef ds:uri="http://schemas.microsoft.com/sharepoint/v3/contenttype/forms"/>
  </ds:schemaRefs>
</ds:datastoreItem>
</file>

<file path=customXml/itemProps4.xml><?xml version="1.0" encoding="utf-8"?>
<ds:datastoreItem xmlns:ds="http://schemas.openxmlformats.org/officeDocument/2006/customXml" ds:itemID="{7FA33020-921E-49AB-9976-2DAB399E2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2E0583C-5D8A-4989-B3F3-723EFEF22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3681</Words>
  <Characters>20988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37</cp:revision>
  <cp:lastPrinted>2013-11-13T00:08:00Z</cp:lastPrinted>
  <dcterms:created xsi:type="dcterms:W3CDTF">2019-11-22T16:40:00Z</dcterms:created>
  <dcterms:modified xsi:type="dcterms:W3CDTF">2023-11-22T21:57:00Z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