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1"/>
        <w:gridCol w:w="5654"/>
        <w:gridCol w:w="4515"/>
      </w:tblGrid>
      <w:tr w:rsidR="00C44C9B" w:rsidRPr="004A5476" w14:paraId="014646F9" w14:textId="77777777" w:rsidTr="004A5476">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14646F7" w14:textId="02C20443" w:rsidR="00C44C9B" w:rsidRPr="00E91EDC" w:rsidRDefault="00C44C9B" w:rsidP="004A5476">
            <w:pPr>
              <w:keepNext/>
              <w:rPr>
                <w:rFonts w:asciiTheme="minorHAnsi" w:hAnsiTheme="minorHAnsi"/>
                <w:b/>
                <w:szCs w:val="18"/>
              </w:rPr>
            </w:pPr>
            <w:r w:rsidRPr="00E91EDC">
              <w:rPr>
                <w:rFonts w:asciiTheme="minorHAnsi" w:hAnsiTheme="minorHAnsi"/>
                <w:b/>
                <w:szCs w:val="18"/>
              </w:rPr>
              <w:t>A. System Information</w:t>
            </w:r>
          </w:p>
          <w:p w14:paraId="014646F8" w14:textId="77777777" w:rsidR="00C44C9B" w:rsidRPr="00E91EDC" w:rsidRDefault="00C44C9B" w:rsidP="004A5476">
            <w:pPr>
              <w:keepNext/>
              <w:rPr>
                <w:rFonts w:asciiTheme="minorHAnsi" w:hAnsiTheme="minorHAnsi"/>
                <w:sz w:val="18"/>
                <w:szCs w:val="18"/>
              </w:rPr>
            </w:pPr>
            <w:r w:rsidRPr="00E91EDC">
              <w:rPr>
                <w:rFonts w:asciiTheme="minorHAnsi" w:hAnsiTheme="minorHAnsi"/>
                <w:sz w:val="18"/>
                <w:szCs w:val="18"/>
              </w:rPr>
              <w:t>HERS Rater to field-verify all system information, discrepancies to be noted by overwriting entry.</w:t>
            </w:r>
          </w:p>
        </w:tc>
      </w:tr>
      <w:tr w:rsidR="00C44C9B" w:rsidRPr="004A5476" w14:paraId="014646FD" w14:textId="77777777" w:rsidTr="00E91EDC">
        <w:trPr>
          <w:cantSplit/>
          <w:trHeight w:val="288"/>
        </w:trPr>
        <w:tc>
          <w:tcPr>
            <w:tcW w:w="288" w:type="pct"/>
            <w:vAlign w:val="center"/>
          </w:tcPr>
          <w:p w14:paraId="014646FA"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01</w:t>
            </w:r>
          </w:p>
        </w:tc>
        <w:tc>
          <w:tcPr>
            <w:tcW w:w="2620" w:type="pct"/>
            <w:vAlign w:val="center"/>
          </w:tcPr>
          <w:p w14:paraId="014646FB" w14:textId="2E46AE6C" w:rsidR="00C44C9B" w:rsidRPr="004A5476" w:rsidRDefault="00DC677B" w:rsidP="004A547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C44C9B" w:rsidRPr="004A5476">
              <w:rPr>
                <w:rFonts w:asciiTheme="minorHAnsi" w:hAnsiTheme="minorHAnsi"/>
                <w:sz w:val="18"/>
                <w:szCs w:val="18"/>
              </w:rPr>
              <w:t>System Identification or Name</w:t>
            </w:r>
          </w:p>
        </w:tc>
        <w:tc>
          <w:tcPr>
            <w:tcW w:w="2092" w:type="pct"/>
            <w:vAlign w:val="center"/>
          </w:tcPr>
          <w:p w14:paraId="014646FC" w14:textId="77777777" w:rsidR="00C44C9B" w:rsidRPr="004A5476" w:rsidRDefault="00C44C9B" w:rsidP="004A5476">
            <w:pPr>
              <w:pStyle w:val="Header"/>
              <w:tabs>
                <w:tab w:val="clear" w:pos="4320"/>
                <w:tab w:val="clear" w:pos="8640"/>
              </w:tabs>
              <w:rPr>
                <w:rFonts w:asciiTheme="minorHAnsi" w:hAnsiTheme="minorHAnsi"/>
                <w:sz w:val="18"/>
                <w:szCs w:val="18"/>
              </w:rPr>
            </w:pPr>
          </w:p>
        </w:tc>
      </w:tr>
      <w:tr w:rsidR="00C44C9B" w:rsidRPr="004A5476" w14:paraId="01464701" w14:textId="77777777" w:rsidTr="00E91EDC">
        <w:trPr>
          <w:cantSplit/>
          <w:trHeight w:val="288"/>
        </w:trPr>
        <w:tc>
          <w:tcPr>
            <w:tcW w:w="288" w:type="pct"/>
            <w:vAlign w:val="center"/>
          </w:tcPr>
          <w:p w14:paraId="014646FE"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02</w:t>
            </w:r>
          </w:p>
        </w:tc>
        <w:tc>
          <w:tcPr>
            <w:tcW w:w="2620" w:type="pct"/>
            <w:vAlign w:val="center"/>
          </w:tcPr>
          <w:p w14:paraId="014646FF" w14:textId="5036BB01" w:rsidR="00C44C9B" w:rsidRPr="004A5476" w:rsidRDefault="00DC677B" w:rsidP="004A547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C44C9B" w:rsidRPr="004A5476">
              <w:rPr>
                <w:rFonts w:asciiTheme="minorHAnsi" w:hAnsiTheme="minorHAnsi"/>
                <w:sz w:val="18"/>
                <w:szCs w:val="18"/>
              </w:rPr>
              <w:t>System Location or Area Served</w:t>
            </w:r>
          </w:p>
        </w:tc>
        <w:tc>
          <w:tcPr>
            <w:tcW w:w="2092" w:type="pct"/>
            <w:vAlign w:val="center"/>
          </w:tcPr>
          <w:p w14:paraId="01464700" w14:textId="77777777" w:rsidR="00C44C9B" w:rsidRPr="004A5476" w:rsidRDefault="00C44C9B" w:rsidP="004A5476">
            <w:pPr>
              <w:rPr>
                <w:rFonts w:asciiTheme="minorHAnsi" w:hAnsiTheme="minorHAnsi"/>
                <w:sz w:val="18"/>
                <w:szCs w:val="18"/>
              </w:rPr>
            </w:pPr>
          </w:p>
        </w:tc>
      </w:tr>
      <w:tr w:rsidR="00C44C9B" w:rsidRPr="004A5476" w14:paraId="01464705" w14:textId="77777777" w:rsidTr="00E91EDC">
        <w:trPr>
          <w:cantSplit/>
          <w:trHeight w:val="288"/>
        </w:trPr>
        <w:tc>
          <w:tcPr>
            <w:tcW w:w="288" w:type="pct"/>
            <w:vAlign w:val="center"/>
          </w:tcPr>
          <w:p w14:paraId="01464702"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03</w:t>
            </w:r>
          </w:p>
        </w:tc>
        <w:tc>
          <w:tcPr>
            <w:tcW w:w="2620" w:type="pct"/>
            <w:vAlign w:val="center"/>
          </w:tcPr>
          <w:p w14:paraId="01464703" w14:textId="12AA3094"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4064BB">
              <w:rPr>
                <w:rFonts w:asciiTheme="minorHAnsi" w:hAnsiTheme="minorHAnsi"/>
                <w:sz w:val="18"/>
                <w:szCs w:val="18"/>
              </w:rPr>
              <w:t>M</w:t>
            </w:r>
            <w:r w:rsidRPr="004A5476">
              <w:rPr>
                <w:rFonts w:asciiTheme="minorHAnsi" w:hAnsiTheme="minorHAnsi"/>
                <w:sz w:val="18"/>
                <w:szCs w:val="18"/>
              </w:rPr>
              <w:t xml:space="preserve">ake or </w:t>
            </w:r>
            <w:r w:rsidR="004064BB">
              <w:rPr>
                <w:rFonts w:asciiTheme="minorHAnsi" w:hAnsiTheme="minorHAnsi"/>
                <w:sz w:val="18"/>
                <w:szCs w:val="18"/>
              </w:rPr>
              <w:t>B</w:t>
            </w:r>
            <w:r w:rsidRPr="004A5476">
              <w:rPr>
                <w:rFonts w:asciiTheme="minorHAnsi" w:hAnsiTheme="minorHAnsi"/>
                <w:sz w:val="18"/>
                <w:szCs w:val="18"/>
              </w:rPr>
              <w:t>rand</w:t>
            </w:r>
          </w:p>
        </w:tc>
        <w:tc>
          <w:tcPr>
            <w:tcW w:w="2092" w:type="pct"/>
            <w:vAlign w:val="center"/>
          </w:tcPr>
          <w:p w14:paraId="01464704" w14:textId="77777777" w:rsidR="00C44C9B" w:rsidRPr="004A5476" w:rsidRDefault="00C44C9B" w:rsidP="004A5476">
            <w:pPr>
              <w:rPr>
                <w:rFonts w:asciiTheme="minorHAnsi" w:hAnsiTheme="minorHAnsi"/>
                <w:sz w:val="18"/>
                <w:szCs w:val="18"/>
              </w:rPr>
            </w:pPr>
          </w:p>
        </w:tc>
      </w:tr>
      <w:tr w:rsidR="00C44C9B" w:rsidRPr="004A5476" w14:paraId="01464709" w14:textId="77777777" w:rsidTr="00E91EDC">
        <w:trPr>
          <w:cantSplit/>
          <w:trHeight w:val="288"/>
        </w:trPr>
        <w:tc>
          <w:tcPr>
            <w:tcW w:w="288" w:type="pct"/>
            <w:vAlign w:val="center"/>
          </w:tcPr>
          <w:p w14:paraId="01464706"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04</w:t>
            </w:r>
          </w:p>
        </w:tc>
        <w:tc>
          <w:tcPr>
            <w:tcW w:w="2620" w:type="pct"/>
            <w:vAlign w:val="center"/>
          </w:tcPr>
          <w:p w14:paraId="01464707" w14:textId="261663D3"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4064BB">
              <w:rPr>
                <w:rFonts w:asciiTheme="minorHAnsi" w:hAnsiTheme="minorHAnsi"/>
                <w:sz w:val="18"/>
                <w:szCs w:val="18"/>
              </w:rPr>
              <w:t>M</w:t>
            </w:r>
            <w:r w:rsidRPr="004A5476">
              <w:rPr>
                <w:rFonts w:asciiTheme="minorHAnsi" w:hAnsiTheme="minorHAnsi"/>
                <w:sz w:val="18"/>
                <w:szCs w:val="18"/>
              </w:rPr>
              <w:t xml:space="preserve">odel </w:t>
            </w:r>
            <w:r w:rsidR="004064BB">
              <w:rPr>
                <w:rFonts w:asciiTheme="minorHAnsi" w:hAnsiTheme="minorHAnsi"/>
                <w:sz w:val="18"/>
                <w:szCs w:val="18"/>
              </w:rPr>
              <w:t>N</w:t>
            </w:r>
            <w:r w:rsidRPr="004A5476">
              <w:rPr>
                <w:rFonts w:asciiTheme="minorHAnsi" w:hAnsiTheme="minorHAnsi"/>
                <w:sz w:val="18"/>
                <w:szCs w:val="18"/>
              </w:rPr>
              <w:t>umber</w:t>
            </w:r>
          </w:p>
        </w:tc>
        <w:tc>
          <w:tcPr>
            <w:tcW w:w="2092" w:type="pct"/>
            <w:vAlign w:val="center"/>
          </w:tcPr>
          <w:p w14:paraId="01464708" w14:textId="77777777" w:rsidR="00C44C9B" w:rsidRPr="004A5476" w:rsidRDefault="00C44C9B" w:rsidP="004A5476">
            <w:pPr>
              <w:rPr>
                <w:rFonts w:asciiTheme="minorHAnsi" w:hAnsiTheme="minorHAnsi"/>
                <w:sz w:val="18"/>
                <w:szCs w:val="18"/>
              </w:rPr>
            </w:pPr>
          </w:p>
        </w:tc>
      </w:tr>
      <w:tr w:rsidR="00C44C9B" w:rsidRPr="004A5476" w14:paraId="0146470D" w14:textId="77777777" w:rsidTr="00E91EDC">
        <w:trPr>
          <w:cantSplit/>
          <w:trHeight w:val="288"/>
        </w:trPr>
        <w:tc>
          <w:tcPr>
            <w:tcW w:w="288" w:type="pct"/>
            <w:vAlign w:val="center"/>
          </w:tcPr>
          <w:p w14:paraId="0146470A"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05</w:t>
            </w:r>
          </w:p>
        </w:tc>
        <w:tc>
          <w:tcPr>
            <w:tcW w:w="2620" w:type="pct"/>
            <w:vAlign w:val="center"/>
          </w:tcPr>
          <w:p w14:paraId="0146470B" w14:textId="4400691F"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Nominal Cooling Capacity (tons) of Condenser</w:t>
            </w:r>
          </w:p>
        </w:tc>
        <w:tc>
          <w:tcPr>
            <w:tcW w:w="2092" w:type="pct"/>
            <w:vAlign w:val="center"/>
          </w:tcPr>
          <w:p w14:paraId="0146470C" w14:textId="77777777" w:rsidR="00C44C9B" w:rsidRPr="004A5476" w:rsidRDefault="00C44C9B" w:rsidP="004A5476">
            <w:pPr>
              <w:rPr>
                <w:rFonts w:asciiTheme="minorHAnsi" w:hAnsiTheme="minorHAnsi"/>
                <w:sz w:val="18"/>
                <w:szCs w:val="18"/>
              </w:rPr>
            </w:pPr>
          </w:p>
        </w:tc>
      </w:tr>
      <w:tr w:rsidR="00C44C9B" w:rsidRPr="004A5476" w14:paraId="01464711" w14:textId="77777777" w:rsidTr="00E91EDC">
        <w:trPr>
          <w:cantSplit/>
          <w:trHeight w:val="288"/>
        </w:trPr>
        <w:tc>
          <w:tcPr>
            <w:tcW w:w="288" w:type="pct"/>
            <w:vAlign w:val="center"/>
          </w:tcPr>
          <w:p w14:paraId="0146470E"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06</w:t>
            </w:r>
          </w:p>
        </w:tc>
        <w:tc>
          <w:tcPr>
            <w:tcW w:w="2620" w:type="pct"/>
            <w:vAlign w:val="center"/>
          </w:tcPr>
          <w:p w14:paraId="0146470F" w14:textId="5ECDB170"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4064BB">
              <w:rPr>
                <w:rFonts w:asciiTheme="minorHAnsi" w:hAnsiTheme="minorHAnsi"/>
                <w:sz w:val="18"/>
                <w:szCs w:val="18"/>
              </w:rPr>
              <w:t>S</w:t>
            </w:r>
            <w:r w:rsidRPr="004A5476">
              <w:rPr>
                <w:rFonts w:asciiTheme="minorHAnsi" w:hAnsiTheme="minorHAnsi"/>
                <w:sz w:val="18"/>
                <w:szCs w:val="18"/>
              </w:rPr>
              <w:t xml:space="preserve">erial </w:t>
            </w:r>
            <w:r w:rsidR="004064BB">
              <w:rPr>
                <w:rFonts w:asciiTheme="minorHAnsi" w:hAnsiTheme="minorHAnsi"/>
                <w:sz w:val="18"/>
                <w:szCs w:val="18"/>
              </w:rPr>
              <w:t>N</w:t>
            </w:r>
            <w:r w:rsidRPr="004A5476">
              <w:rPr>
                <w:rFonts w:asciiTheme="minorHAnsi" w:hAnsiTheme="minorHAnsi"/>
                <w:sz w:val="18"/>
                <w:szCs w:val="18"/>
              </w:rPr>
              <w:t>umber</w:t>
            </w:r>
          </w:p>
        </w:tc>
        <w:tc>
          <w:tcPr>
            <w:tcW w:w="2092" w:type="pct"/>
            <w:vAlign w:val="center"/>
          </w:tcPr>
          <w:p w14:paraId="01464710" w14:textId="77777777" w:rsidR="00C44C9B" w:rsidRPr="004A5476" w:rsidRDefault="00C44C9B" w:rsidP="004A5476">
            <w:pPr>
              <w:rPr>
                <w:rFonts w:asciiTheme="minorHAnsi" w:hAnsiTheme="minorHAnsi"/>
                <w:sz w:val="18"/>
                <w:szCs w:val="18"/>
              </w:rPr>
            </w:pPr>
          </w:p>
        </w:tc>
      </w:tr>
      <w:tr w:rsidR="00C44C9B" w:rsidRPr="004A5476" w14:paraId="01464715" w14:textId="77777777" w:rsidTr="00E91EDC">
        <w:trPr>
          <w:cantSplit/>
          <w:trHeight w:val="288"/>
        </w:trPr>
        <w:tc>
          <w:tcPr>
            <w:tcW w:w="288" w:type="pct"/>
            <w:vAlign w:val="center"/>
          </w:tcPr>
          <w:p w14:paraId="01464712"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07</w:t>
            </w:r>
          </w:p>
        </w:tc>
        <w:tc>
          <w:tcPr>
            <w:tcW w:w="2620" w:type="pct"/>
            <w:vAlign w:val="center"/>
          </w:tcPr>
          <w:p w14:paraId="01464713" w14:textId="141CF41A"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Refrigerant Type</w:t>
            </w:r>
          </w:p>
        </w:tc>
        <w:tc>
          <w:tcPr>
            <w:tcW w:w="2092" w:type="pct"/>
            <w:vAlign w:val="center"/>
          </w:tcPr>
          <w:p w14:paraId="01464714" w14:textId="77777777" w:rsidR="00C44C9B" w:rsidRPr="004A5476" w:rsidRDefault="00C44C9B" w:rsidP="004A5476">
            <w:pPr>
              <w:pStyle w:val="Header"/>
              <w:tabs>
                <w:tab w:val="clear" w:pos="4320"/>
                <w:tab w:val="clear" w:pos="8640"/>
              </w:tabs>
              <w:rPr>
                <w:rFonts w:asciiTheme="minorHAnsi" w:hAnsiTheme="minorHAnsi"/>
                <w:sz w:val="18"/>
                <w:szCs w:val="18"/>
              </w:rPr>
            </w:pPr>
          </w:p>
        </w:tc>
      </w:tr>
      <w:tr w:rsidR="00C44C9B" w:rsidRPr="004A5476" w14:paraId="01464719" w14:textId="77777777" w:rsidTr="00E91EDC">
        <w:trPr>
          <w:cantSplit/>
          <w:trHeight w:val="288"/>
        </w:trPr>
        <w:tc>
          <w:tcPr>
            <w:tcW w:w="288" w:type="pct"/>
            <w:vAlign w:val="center"/>
          </w:tcPr>
          <w:p w14:paraId="01464716"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08</w:t>
            </w:r>
          </w:p>
        </w:tc>
        <w:tc>
          <w:tcPr>
            <w:tcW w:w="2620" w:type="pct"/>
            <w:vAlign w:val="center"/>
          </w:tcPr>
          <w:p w14:paraId="01464717" w14:textId="35CD37D4"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Other Refrigerant Type (if applicable)</w:t>
            </w:r>
          </w:p>
        </w:tc>
        <w:tc>
          <w:tcPr>
            <w:tcW w:w="2092" w:type="pct"/>
            <w:vAlign w:val="center"/>
          </w:tcPr>
          <w:p w14:paraId="01464718" w14:textId="77777777" w:rsidR="00C44C9B" w:rsidRPr="004A5476" w:rsidRDefault="00C44C9B" w:rsidP="004A5476">
            <w:pPr>
              <w:rPr>
                <w:rFonts w:asciiTheme="minorHAnsi" w:hAnsiTheme="minorHAnsi"/>
                <w:sz w:val="18"/>
                <w:szCs w:val="18"/>
              </w:rPr>
            </w:pPr>
          </w:p>
        </w:tc>
      </w:tr>
      <w:tr w:rsidR="00C1201D" w:rsidRPr="004A5476" w14:paraId="17F7F952" w14:textId="77777777" w:rsidTr="00E91EDC">
        <w:trPr>
          <w:cantSplit/>
          <w:trHeight w:val="288"/>
        </w:trPr>
        <w:tc>
          <w:tcPr>
            <w:tcW w:w="288" w:type="pct"/>
            <w:vAlign w:val="center"/>
          </w:tcPr>
          <w:p w14:paraId="21EC555F" w14:textId="1F2481B4" w:rsidR="00C1201D" w:rsidRPr="004A5476" w:rsidRDefault="00C1201D"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09</w:t>
            </w:r>
          </w:p>
        </w:tc>
        <w:tc>
          <w:tcPr>
            <w:tcW w:w="2620" w:type="pct"/>
            <w:vAlign w:val="center"/>
          </w:tcPr>
          <w:p w14:paraId="0293D1D1" w14:textId="5F537D9B" w:rsidR="00C1201D" w:rsidRDefault="00C1201D" w:rsidP="004A5476">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w:t>
            </w:r>
            <w:r w:rsidR="009E7E67">
              <w:rPr>
                <w:rFonts w:asciiTheme="minorHAnsi" w:hAnsiTheme="minorHAnsi"/>
                <w:sz w:val="18"/>
                <w:szCs w:val="18"/>
              </w:rPr>
              <w:t xml:space="preserve"> (if applicable)</w:t>
            </w:r>
          </w:p>
        </w:tc>
        <w:tc>
          <w:tcPr>
            <w:tcW w:w="2092" w:type="pct"/>
            <w:vAlign w:val="center"/>
          </w:tcPr>
          <w:p w14:paraId="7BE4EA28" w14:textId="77777777" w:rsidR="00C1201D" w:rsidRPr="004A5476" w:rsidRDefault="00C1201D" w:rsidP="004A5476">
            <w:pPr>
              <w:rPr>
                <w:rFonts w:asciiTheme="minorHAnsi" w:hAnsiTheme="minorHAnsi"/>
                <w:sz w:val="18"/>
                <w:szCs w:val="18"/>
              </w:rPr>
            </w:pPr>
          </w:p>
        </w:tc>
      </w:tr>
      <w:tr w:rsidR="00C44C9B" w:rsidRPr="004A5476" w14:paraId="0146471D" w14:textId="77777777" w:rsidTr="00E91EDC">
        <w:trPr>
          <w:cantSplit/>
          <w:trHeight w:val="288"/>
        </w:trPr>
        <w:tc>
          <w:tcPr>
            <w:tcW w:w="288" w:type="pct"/>
            <w:vAlign w:val="center"/>
          </w:tcPr>
          <w:p w14:paraId="0146471A" w14:textId="6C7BA077"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620" w:type="pct"/>
            <w:vAlign w:val="center"/>
          </w:tcPr>
          <w:p w14:paraId="0146471B" w14:textId="21067E6C" w:rsidR="00C44C9B" w:rsidRPr="004A5476" w:rsidRDefault="001E0FEF" w:rsidP="004A5476">
            <w:pPr>
              <w:pStyle w:val="Header"/>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55D41">
              <w:rPr>
                <w:rFonts w:asciiTheme="minorHAnsi" w:hAnsiTheme="minorHAnsi"/>
                <w:sz w:val="18"/>
                <w:szCs w:val="18"/>
              </w:rPr>
              <w:t xml:space="preserve"> </w:t>
            </w:r>
            <w:r w:rsidR="00C44C9B" w:rsidRPr="004A5476">
              <w:rPr>
                <w:rFonts w:asciiTheme="minorHAnsi" w:hAnsiTheme="minorHAnsi"/>
                <w:sz w:val="18"/>
                <w:szCs w:val="18"/>
              </w:rPr>
              <w:t>Type</w:t>
            </w:r>
          </w:p>
        </w:tc>
        <w:tc>
          <w:tcPr>
            <w:tcW w:w="2092" w:type="pct"/>
            <w:vAlign w:val="center"/>
          </w:tcPr>
          <w:p w14:paraId="0146471C" w14:textId="77777777" w:rsidR="00C44C9B" w:rsidRPr="004A5476" w:rsidRDefault="00C44C9B" w:rsidP="004A5476">
            <w:pPr>
              <w:rPr>
                <w:rFonts w:asciiTheme="minorHAnsi" w:hAnsiTheme="minorHAnsi"/>
                <w:sz w:val="18"/>
                <w:szCs w:val="18"/>
              </w:rPr>
            </w:pPr>
          </w:p>
        </w:tc>
      </w:tr>
      <w:tr w:rsidR="00C44C9B" w:rsidRPr="004A5476" w14:paraId="01464721" w14:textId="77777777" w:rsidTr="00E91EDC">
        <w:trPr>
          <w:cantSplit/>
          <w:trHeight w:val="288"/>
        </w:trPr>
        <w:tc>
          <w:tcPr>
            <w:tcW w:w="288" w:type="pct"/>
            <w:vAlign w:val="center"/>
          </w:tcPr>
          <w:p w14:paraId="0146471E" w14:textId="5DC7D942"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620" w:type="pct"/>
            <w:vAlign w:val="center"/>
          </w:tcPr>
          <w:p w14:paraId="2360CAE0" w14:textId="77815C6A" w:rsidR="004064BB" w:rsidRDefault="00A3722C" w:rsidP="004A5476">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C44C9B" w:rsidRPr="004A5476">
              <w:rPr>
                <w:rFonts w:asciiTheme="minorHAnsi" w:hAnsiTheme="minorHAnsi"/>
                <w:sz w:val="18"/>
                <w:szCs w:val="18"/>
              </w:rPr>
              <w:t xml:space="preserve"> (</w:t>
            </w:r>
            <w:r>
              <w:rPr>
                <w:rFonts w:asciiTheme="minorHAnsi" w:hAnsiTheme="minorHAnsi"/>
                <w:sz w:val="18"/>
                <w:szCs w:val="18"/>
              </w:rPr>
              <w:t>FID</w:t>
            </w:r>
            <w:r w:rsidR="00C44C9B" w:rsidRPr="004A5476">
              <w:rPr>
                <w:rFonts w:asciiTheme="minorHAnsi" w:hAnsiTheme="minorHAnsi"/>
                <w:sz w:val="18"/>
                <w:szCs w:val="18"/>
              </w:rPr>
              <w:t>) Status</w:t>
            </w:r>
          </w:p>
          <w:p w14:paraId="0146471F" w14:textId="38C354C8"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(Note: Even systems with </w:t>
            </w:r>
            <w:proofErr w:type="gramStart"/>
            <w:r w:rsidRPr="004A5476">
              <w:rPr>
                <w:rFonts w:asciiTheme="minorHAnsi" w:hAnsiTheme="minorHAnsi"/>
                <w:sz w:val="18"/>
                <w:szCs w:val="18"/>
              </w:rPr>
              <w:t>a</w:t>
            </w:r>
            <w:proofErr w:type="gramEnd"/>
            <w:r w:rsidRPr="004A5476">
              <w:rPr>
                <w:rFonts w:asciiTheme="minorHAnsi" w:hAnsiTheme="minorHAnsi"/>
                <w:sz w:val="18"/>
                <w:szCs w:val="18"/>
              </w:rPr>
              <w:t xml:space="preserve"> </w:t>
            </w:r>
            <w:r w:rsidR="00A3722C">
              <w:rPr>
                <w:rFonts w:asciiTheme="minorHAnsi" w:hAnsiTheme="minorHAnsi"/>
                <w:sz w:val="18"/>
                <w:szCs w:val="18"/>
              </w:rPr>
              <w:t>FID</w:t>
            </w:r>
            <w:r w:rsidRPr="004A5476">
              <w:rPr>
                <w:rFonts w:asciiTheme="minorHAnsi" w:hAnsiTheme="minorHAnsi"/>
                <w:sz w:val="18"/>
                <w:szCs w:val="18"/>
              </w:rPr>
              <w:t xml:space="preserve"> must have refrigerant charge verified by installer)</w:t>
            </w:r>
          </w:p>
        </w:tc>
        <w:tc>
          <w:tcPr>
            <w:tcW w:w="2092" w:type="pct"/>
            <w:vAlign w:val="center"/>
          </w:tcPr>
          <w:p w14:paraId="01464720" w14:textId="77777777" w:rsidR="00C44C9B" w:rsidRPr="004A5476" w:rsidRDefault="00C44C9B" w:rsidP="004A5476">
            <w:pPr>
              <w:rPr>
                <w:rFonts w:asciiTheme="minorHAnsi" w:hAnsiTheme="minorHAnsi"/>
                <w:sz w:val="18"/>
                <w:szCs w:val="18"/>
              </w:rPr>
            </w:pPr>
          </w:p>
        </w:tc>
      </w:tr>
      <w:tr w:rsidR="00C44C9B" w:rsidRPr="004A5476" w14:paraId="01464725" w14:textId="77777777" w:rsidTr="00E91EDC">
        <w:trPr>
          <w:cantSplit/>
          <w:trHeight w:val="288"/>
        </w:trPr>
        <w:tc>
          <w:tcPr>
            <w:tcW w:w="288" w:type="pct"/>
            <w:vAlign w:val="center"/>
          </w:tcPr>
          <w:p w14:paraId="01464722" w14:textId="38984350"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12</w:t>
            </w:r>
          </w:p>
        </w:tc>
        <w:tc>
          <w:tcPr>
            <w:tcW w:w="2620" w:type="pct"/>
            <w:vAlign w:val="center"/>
          </w:tcPr>
          <w:p w14:paraId="01464723" w14:textId="62FAF4E9"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Is the system of a type that the minimum airflow can be verified</w:t>
            </w:r>
            <w:r w:rsidR="00057221">
              <w:rPr>
                <w:rFonts w:asciiTheme="minorHAnsi" w:hAnsiTheme="minorHAnsi"/>
                <w:sz w:val="18"/>
                <w:szCs w:val="18"/>
              </w:rPr>
              <w:t xml:space="preserve"> for all indoor units</w:t>
            </w:r>
            <w:r w:rsidRPr="004A5476">
              <w:rPr>
                <w:rFonts w:asciiTheme="minorHAnsi" w:hAnsiTheme="minorHAnsi"/>
                <w:sz w:val="18"/>
                <w:szCs w:val="18"/>
              </w:rPr>
              <w:t xml:space="preserve"> using an approved measurement procedure (RA3.3 or RA</w:t>
            </w:r>
            <w:r w:rsidR="002F05D2">
              <w:rPr>
                <w:rFonts w:asciiTheme="minorHAnsi" w:hAnsiTheme="minorHAnsi"/>
                <w:sz w:val="18"/>
                <w:szCs w:val="18"/>
              </w:rPr>
              <w:t>3.3.3</w:t>
            </w:r>
            <w:r w:rsidRPr="004A5476">
              <w:rPr>
                <w:rFonts w:asciiTheme="minorHAnsi" w:hAnsiTheme="minorHAnsi"/>
                <w:sz w:val="18"/>
                <w:szCs w:val="18"/>
              </w:rPr>
              <w:t>)?</w:t>
            </w:r>
          </w:p>
        </w:tc>
        <w:tc>
          <w:tcPr>
            <w:tcW w:w="2092" w:type="pct"/>
            <w:vAlign w:val="center"/>
          </w:tcPr>
          <w:p w14:paraId="01464724" w14:textId="77777777" w:rsidR="00C44C9B" w:rsidRPr="004A5476" w:rsidRDefault="00C44C9B" w:rsidP="004A5476">
            <w:pPr>
              <w:rPr>
                <w:rFonts w:asciiTheme="minorHAnsi" w:hAnsiTheme="minorHAnsi"/>
                <w:sz w:val="18"/>
                <w:szCs w:val="18"/>
              </w:rPr>
            </w:pPr>
          </w:p>
        </w:tc>
      </w:tr>
      <w:tr w:rsidR="00C44C9B" w:rsidRPr="004A5476" w14:paraId="01464729" w14:textId="77777777" w:rsidTr="00E91EDC">
        <w:trPr>
          <w:cantSplit/>
          <w:trHeight w:val="288"/>
        </w:trPr>
        <w:tc>
          <w:tcPr>
            <w:tcW w:w="288" w:type="pct"/>
            <w:vAlign w:val="center"/>
          </w:tcPr>
          <w:p w14:paraId="01464726" w14:textId="445B38EB"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13</w:t>
            </w:r>
          </w:p>
        </w:tc>
        <w:tc>
          <w:tcPr>
            <w:tcW w:w="2620" w:type="pct"/>
            <w:vAlign w:val="center"/>
          </w:tcPr>
          <w:p w14:paraId="01464727" w14:textId="77777777"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092" w:type="pct"/>
            <w:vAlign w:val="center"/>
          </w:tcPr>
          <w:p w14:paraId="01464728" w14:textId="77777777" w:rsidR="00C44C9B" w:rsidRPr="004A5476" w:rsidRDefault="00C44C9B" w:rsidP="004A5476">
            <w:pPr>
              <w:rPr>
                <w:rFonts w:asciiTheme="minorHAnsi" w:hAnsiTheme="minorHAnsi"/>
                <w:sz w:val="18"/>
                <w:szCs w:val="18"/>
              </w:rPr>
            </w:pPr>
          </w:p>
        </w:tc>
      </w:tr>
      <w:tr w:rsidR="00C44C9B" w:rsidRPr="004A5476" w14:paraId="0146472D" w14:textId="77777777" w:rsidTr="00E91EDC">
        <w:trPr>
          <w:cantSplit/>
          <w:trHeight w:val="288"/>
        </w:trPr>
        <w:tc>
          <w:tcPr>
            <w:tcW w:w="288" w:type="pct"/>
            <w:vAlign w:val="center"/>
          </w:tcPr>
          <w:p w14:paraId="0146472A" w14:textId="7AA35593"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14</w:t>
            </w:r>
          </w:p>
        </w:tc>
        <w:tc>
          <w:tcPr>
            <w:tcW w:w="2620" w:type="pct"/>
            <w:vAlign w:val="center"/>
          </w:tcPr>
          <w:p w14:paraId="0146472B" w14:textId="6DB9A341"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Date of HERS Rater Refrigerant Charge Verification for this </w:t>
            </w:r>
            <w:r w:rsidR="004064BB">
              <w:rPr>
                <w:rFonts w:asciiTheme="minorHAnsi" w:hAnsiTheme="minorHAnsi"/>
                <w:sz w:val="18"/>
                <w:szCs w:val="18"/>
              </w:rPr>
              <w:t>S</w:t>
            </w:r>
            <w:r w:rsidRPr="004A5476">
              <w:rPr>
                <w:rFonts w:asciiTheme="minorHAnsi" w:hAnsiTheme="minorHAnsi"/>
                <w:sz w:val="18"/>
                <w:szCs w:val="18"/>
              </w:rPr>
              <w:t>ystem</w:t>
            </w:r>
          </w:p>
        </w:tc>
        <w:tc>
          <w:tcPr>
            <w:tcW w:w="2092" w:type="pct"/>
            <w:vAlign w:val="center"/>
          </w:tcPr>
          <w:p w14:paraId="0146472C" w14:textId="77777777" w:rsidR="00C44C9B" w:rsidRPr="004A5476" w:rsidRDefault="00C44C9B" w:rsidP="004A5476">
            <w:pPr>
              <w:rPr>
                <w:rFonts w:asciiTheme="minorHAnsi" w:hAnsiTheme="minorHAnsi"/>
                <w:sz w:val="18"/>
                <w:szCs w:val="18"/>
              </w:rPr>
            </w:pPr>
          </w:p>
        </w:tc>
      </w:tr>
      <w:tr w:rsidR="00C44C9B" w:rsidRPr="004A5476" w14:paraId="01464731" w14:textId="77777777" w:rsidTr="00E91EDC">
        <w:trPr>
          <w:cantSplit/>
          <w:trHeight w:val="288"/>
        </w:trPr>
        <w:tc>
          <w:tcPr>
            <w:tcW w:w="288" w:type="pct"/>
            <w:vAlign w:val="center"/>
          </w:tcPr>
          <w:p w14:paraId="0146472E" w14:textId="6716F02C"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15</w:t>
            </w:r>
          </w:p>
        </w:tc>
        <w:tc>
          <w:tcPr>
            <w:tcW w:w="2620" w:type="pct"/>
            <w:vAlign w:val="center"/>
          </w:tcPr>
          <w:p w14:paraId="0146472F" w14:textId="05B8D739"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Refrigerant </w:t>
            </w:r>
            <w:r w:rsidR="004064BB">
              <w:rPr>
                <w:rFonts w:asciiTheme="minorHAnsi" w:hAnsiTheme="minorHAnsi"/>
                <w:sz w:val="18"/>
                <w:szCs w:val="18"/>
              </w:rPr>
              <w:t>C</w:t>
            </w:r>
            <w:r w:rsidRPr="004A5476">
              <w:rPr>
                <w:rFonts w:asciiTheme="minorHAnsi" w:hAnsiTheme="minorHAnsi"/>
                <w:sz w:val="18"/>
                <w:szCs w:val="18"/>
              </w:rPr>
              <w:t xml:space="preserve">harge </w:t>
            </w:r>
            <w:r w:rsidR="004064BB">
              <w:rPr>
                <w:rFonts w:asciiTheme="minorHAnsi" w:hAnsiTheme="minorHAnsi"/>
                <w:sz w:val="18"/>
                <w:szCs w:val="18"/>
              </w:rPr>
              <w:t>V</w:t>
            </w:r>
            <w:r w:rsidRPr="004A5476">
              <w:rPr>
                <w:rFonts w:asciiTheme="minorHAnsi" w:hAnsiTheme="minorHAnsi"/>
                <w:sz w:val="18"/>
                <w:szCs w:val="18"/>
              </w:rPr>
              <w:t xml:space="preserve">erification </w:t>
            </w:r>
            <w:r w:rsidR="004064BB">
              <w:rPr>
                <w:rFonts w:asciiTheme="minorHAnsi" w:hAnsiTheme="minorHAnsi"/>
                <w:sz w:val="18"/>
                <w:szCs w:val="18"/>
              </w:rPr>
              <w:t>M</w:t>
            </w:r>
            <w:r w:rsidRPr="004A5476">
              <w:rPr>
                <w:rFonts w:asciiTheme="minorHAnsi" w:hAnsiTheme="minorHAnsi"/>
                <w:sz w:val="18"/>
                <w:szCs w:val="18"/>
              </w:rPr>
              <w:t xml:space="preserve">ethod </w:t>
            </w:r>
            <w:r w:rsidR="004064BB">
              <w:rPr>
                <w:rFonts w:asciiTheme="minorHAnsi" w:hAnsiTheme="minorHAnsi"/>
                <w:sz w:val="18"/>
                <w:szCs w:val="18"/>
              </w:rPr>
              <w:t>U</w:t>
            </w:r>
            <w:r w:rsidRPr="004A5476">
              <w:rPr>
                <w:rFonts w:asciiTheme="minorHAnsi" w:hAnsiTheme="minorHAnsi"/>
                <w:sz w:val="18"/>
                <w:szCs w:val="18"/>
              </w:rPr>
              <w:t xml:space="preserve">sed by </w:t>
            </w:r>
            <w:r w:rsidR="004064BB">
              <w:rPr>
                <w:rFonts w:asciiTheme="minorHAnsi" w:hAnsiTheme="minorHAnsi"/>
                <w:sz w:val="18"/>
                <w:szCs w:val="18"/>
              </w:rPr>
              <w:t>I</w:t>
            </w:r>
            <w:r w:rsidRPr="004A5476">
              <w:rPr>
                <w:rFonts w:asciiTheme="minorHAnsi" w:hAnsiTheme="minorHAnsi"/>
                <w:sz w:val="18"/>
                <w:szCs w:val="18"/>
              </w:rPr>
              <w:t>nstaller</w:t>
            </w:r>
          </w:p>
        </w:tc>
        <w:tc>
          <w:tcPr>
            <w:tcW w:w="2092" w:type="pct"/>
            <w:vAlign w:val="center"/>
          </w:tcPr>
          <w:p w14:paraId="01464730" w14:textId="77777777" w:rsidR="00C44C9B" w:rsidRPr="004A5476" w:rsidRDefault="00C44C9B" w:rsidP="004A5476">
            <w:pPr>
              <w:ind w:left="360"/>
              <w:rPr>
                <w:rFonts w:asciiTheme="minorHAnsi" w:hAnsiTheme="minorHAnsi"/>
                <w:sz w:val="18"/>
                <w:szCs w:val="18"/>
              </w:rPr>
            </w:pPr>
          </w:p>
        </w:tc>
      </w:tr>
      <w:tr w:rsidR="00C44C9B" w:rsidRPr="004A5476" w14:paraId="01464735" w14:textId="77777777" w:rsidTr="00E91EDC">
        <w:trPr>
          <w:cantSplit/>
          <w:trHeight w:val="288"/>
        </w:trPr>
        <w:tc>
          <w:tcPr>
            <w:tcW w:w="288" w:type="pct"/>
            <w:vAlign w:val="center"/>
          </w:tcPr>
          <w:p w14:paraId="01464732" w14:textId="7608A6EA"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16</w:t>
            </w:r>
          </w:p>
        </w:tc>
        <w:tc>
          <w:tcPr>
            <w:tcW w:w="2620" w:type="pct"/>
            <w:vAlign w:val="center"/>
          </w:tcPr>
          <w:p w14:paraId="01464733" w14:textId="1F255AAF"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Person </w:t>
            </w:r>
            <w:r w:rsidR="004064BB">
              <w:rPr>
                <w:rFonts w:asciiTheme="minorHAnsi" w:hAnsiTheme="minorHAnsi"/>
                <w:sz w:val="18"/>
                <w:szCs w:val="18"/>
              </w:rPr>
              <w:t>W</w:t>
            </w:r>
            <w:r w:rsidRPr="004A5476">
              <w:rPr>
                <w:rFonts w:asciiTheme="minorHAnsi" w:hAnsiTheme="minorHAnsi"/>
                <w:sz w:val="18"/>
                <w:szCs w:val="18"/>
              </w:rPr>
              <w:t xml:space="preserve">ho </w:t>
            </w:r>
            <w:r w:rsidR="004064BB">
              <w:rPr>
                <w:rFonts w:asciiTheme="minorHAnsi" w:hAnsiTheme="minorHAnsi"/>
                <w:sz w:val="18"/>
                <w:szCs w:val="18"/>
              </w:rPr>
              <w:t>P</w:t>
            </w:r>
            <w:r w:rsidRPr="004A5476">
              <w:rPr>
                <w:rFonts w:asciiTheme="minorHAnsi" w:hAnsiTheme="minorHAnsi"/>
                <w:sz w:val="18"/>
                <w:szCs w:val="18"/>
              </w:rPr>
              <w:t xml:space="preserve">erformed the Refrigerant Charge Verification </w:t>
            </w:r>
            <w:r w:rsidR="004064BB">
              <w:rPr>
                <w:rFonts w:asciiTheme="minorHAnsi" w:hAnsiTheme="minorHAnsi"/>
                <w:sz w:val="18"/>
                <w:szCs w:val="18"/>
              </w:rPr>
              <w:t>R</w:t>
            </w:r>
            <w:r w:rsidRPr="004A5476">
              <w:rPr>
                <w:rFonts w:asciiTheme="minorHAnsi" w:hAnsiTheme="minorHAnsi"/>
                <w:sz w:val="18"/>
                <w:szCs w:val="18"/>
              </w:rPr>
              <w:t>eported on the Certificate of Installation</w:t>
            </w:r>
          </w:p>
        </w:tc>
        <w:tc>
          <w:tcPr>
            <w:tcW w:w="2092" w:type="pct"/>
            <w:vAlign w:val="center"/>
          </w:tcPr>
          <w:p w14:paraId="01464734" w14:textId="77777777" w:rsidR="00C44C9B" w:rsidRPr="004A5476" w:rsidRDefault="00C44C9B" w:rsidP="004A5476">
            <w:pPr>
              <w:rPr>
                <w:rFonts w:asciiTheme="minorHAnsi" w:hAnsiTheme="minorHAnsi"/>
                <w:sz w:val="18"/>
                <w:szCs w:val="18"/>
              </w:rPr>
            </w:pPr>
          </w:p>
        </w:tc>
      </w:tr>
      <w:tr w:rsidR="00C44C9B" w:rsidRPr="004A5476" w14:paraId="01464739" w14:textId="77777777" w:rsidTr="00E91EDC">
        <w:trPr>
          <w:cantSplit/>
          <w:trHeight w:val="288"/>
        </w:trPr>
        <w:tc>
          <w:tcPr>
            <w:tcW w:w="288" w:type="pct"/>
            <w:vAlign w:val="center"/>
          </w:tcPr>
          <w:p w14:paraId="01464736" w14:textId="44F86488"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17</w:t>
            </w:r>
          </w:p>
        </w:tc>
        <w:tc>
          <w:tcPr>
            <w:tcW w:w="2620" w:type="pct"/>
            <w:vAlign w:val="center"/>
          </w:tcPr>
          <w:p w14:paraId="01464737" w14:textId="7714AF28"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HERS Verification Compliance Requirement Status</w:t>
            </w:r>
          </w:p>
        </w:tc>
        <w:tc>
          <w:tcPr>
            <w:tcW w:w="2092" w:type="pct"/>
            <w:vAlign w:val="center"/>
          </w:tcPr>
          <w:p w14:paraId="01464738" w14:textId="77777777" w:rsidR="00C44C9B" w:rsidRPr="004A5476" w:rsidRDefault="00C44C9B" w:rsidP="004A5476">
            <w:pPr>
              <w:ind w:left="720"/>
              <w:rPr>
                <w:rFonts w:asciiTheme="minorHAnsi" w:hAnsiTheme="minorHAnsi"/>
                <w:color w:val="FF0000"/>
                <w:sz w:val="18"/>
                <w:szCs w:val="18"/>
              </w:rPr>
            </w:pPr>
          </w:p>
        </w:tc>
      </w:tr>
      <w:tr w:rsidR="00C44C9B" w:rsidRPr="004A5476" w14:paraId="0146473D" w14:textId="77777777" w:rsidTr="00E91EDC">
        <w:trPr>
          <w:cantSplit/>
          <w:trHeight w:val="288"/>
        </w:trPr>
        <w:tc>
          <w:tcPr>
            <w:tcW w:w="288" w:type="pct"/>
            <w:vAlign w:val="center"/>
          </w:tcPr>
          <w:p w14:paraId="0146473A" w14:textId="0835831C"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18</w:t>
            </w:r>
          </w:p>
        </w:tc>
        <w:tc>
          <w:tcPr>
            <w:tcW w:w="2620" w:type="pct"/>
            <w:vAlign w:val="center"/>
          </w:tcPr>
          <w:p w14:paraId="0146473B" w14:textId="6F908B96" w:rsidR="00C44C9B" w:rsidRPr="004A5476" w:rsidRDefault="00C44C9B" w:rsidP="004064BB">
            <w:pPr>
              <w:rPr>
                <w:rFonts w:asciiTheme="minorHAnsi" w:hAnsiTheme="minorHAnsi"/>
                <w:sz w:val="18"/>
                <w:szCs w:val="18"/>
              </w:rPr>
            </w:pPr>
            <w:r w:rsidRPr="004A5476">
              <w:rPr>
                <w:rFonts w:asciiTheme="minorHAnsi" w:hAnsiTheme="minorHAnsi"/>
                <w:sz w:val="18"/>
                <w:szCs w:val="18"/>
              </w:rPr>
              <w:t xml:space="preserve">Refrigerant </w:t>
            </w:r>
            <w:r w:rsidR="004064BB">
              <w:rPr>
                <w:rFonts w:asciiTheme="minorHAnsi" w:hAnsiTheme="minorHAnsi"/>
                <w:sz w:val="18"/>
                <w:szCs w:val="18"/>
              </w:rPr>
              <w:t>C</w:t>
            </w:r>
            <w:r w:rsidRPr="004A5476">
              <w:rPr>
                <w:rFonts w:asciiTheme="minorHAnsi" w:hAnsiTheme="minorHAnsi"/>
                <w:sz w:val="18"/>
                <w:szCs w:val="18"/>
              </w:rPr>
              <w:t xml:space="preserve">harge </w:t>
            </w:r>
            <w:r w:rsidR="004064BB">
              <w:rPr>
                <w:rFonts w:asciiTheme="minorHAnsi" w:hAnsiTheme="minorHAnsi"/>
                <w:sz w:val="18"/>
                <w:szCs w:val="18"/>
              </w:rPr>
              <w:t>V</w:t>
            </w:r>
            <w:r w:rsidRPr="004A5476">
              <w:rPr>
                <w:rFonts w:asciiTheme="minorHAnsi" w:hAnsiTheme="minorHAnsi"/>
                <w:sz w:val="18"/>
                <w:szCs w:val="18"/>
              </w:rPr>
              <w:t xml:space="preserve">erification </w:t>
            </w:r>
            <w:r w:rsidR="004064BB">
              <w:rPr>
                <w:rFonts w:asciiTheme="minorHAnsi" w:hAnsiTheme="minorHAnsi"/>
                <w:sz w:val="18"/>
                <w:szCs w:val="18"/>
              </w:rPr>
              <w:t>M</w:t>
            </w:r>
            <w:r w:rsidRPr="004A5476">
              <w:rPr>
                <w:rFonts w:asciiTheme="minorHAnsi" w:hAnsiTheme="minorHAnsi"/>
                <w:sz w:val="18"/>
                <w:szCs w:val="18"/>
              </w:rPr>
              <w:t xml:space="preserve">ethod </w:t>
            </w:r>
            <w:r w:rsidR="004064BB">
              <w:rPr>
                <w:rFonts w:asciiTheme="minorHAnsi" w:hAnsiTheme="minorHAnsi"/>
                <w:sz w:val="18"/>
                <w:szCs w:val="18"/>
              </w:rPr>
              <w:t>U</w:t>
            </w:r>
            <w:r w:rsidRPr="004A5476">
              <w:rPr>
                <w:rFonts w:asciiTheme="minorHAnsi" w:hAnsiTheme="minorHAnsi"/>
                <w:sz w:val="18"/>
                <w:szCs w:val="18"/>
              </w:rPr>
              <w:t>sed by HERS Rater</w:t>
            </w:r>
          </w:p>
        </w:tc>
        <w:tc>
          <w:tcPr>
            <w:tcW w:w="2092" w:type="pct"/>
            <w:vAlign w:val="center"/>
          </w:tcPr>
          <w:p w14:paraId="0146473C" w14:textId="77777777" w:rsidR="00C44C9B" w:rsidRPr="004A5476" w:rsidRDefault="00C44C9B" w:rsidP="004A5476">
            <w:pPr>
              <w:rPr>
                <w:rFonts w:asciiTheme="minorHAnsi" w:hAnsiTheme="minorHAnsi"/>
                <w:sz w:val="18"/>
                <w:szCs w:val="18"/>
              </w:rPr>
            </w:pPr>
          </w:p>
        </w:tc>
      </w:tr>
    </w:tbl>
    <w:p w14:paraId="0146473F"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C44C9B" w:rsidRPr="004A5476" w14:paraId="01464742" w14:textId="77777777" w:rsidTr="004A5476">
        <w:trPr>
          <w:cantSplit/>
          <w:trHeight w:val="288"/>
        </w:trPr>
        <w:tc>
          <w:tcPr>
            <w:tcW w:w="5000" w:type="pct"/>
            <w:vAlign w:val="center"/>
          </w:tcPr>
          <w:p w14:paraId="01464740" w14:textId="0A171CB5" w:rsidR="00C44C9B" w:rsidRPr="00E91EDC" w:rsidRDefault="004064BB" w:rsidP="004A5476">
            <w:pPr>
              <w:keepNext/>
              <w:rPr>
                <w:rFonts w:asciiTheme="minorHAnsi" w:hAnsiTheme="minorHAnsi"/>
                <w:b/>
                <w:szCs w:val="18"/>
              </w:rPr>
            </w:pPr>
            <w:r w:rsidRPr="00E91EDC">
              <w:rPr>
                <w:rFonts w:asciiTheme="minorHAnsi" w:hAnsiTheme="minorHAnsi"/>
                <w:b/>
                <w:szCs w:val="18"/>
              </w:rPr>
              <w:t xml:space="preserve">MCH-25e </w:t>
            </w:r>
            <w:r w:rsidR="002A2F04">
              <w:rPr>
                <w:rFonts w:asciiTheme="minorHAnsi" w:hAnsiTheme="minorHAnsi"/>
                <w:b/>
                <w:szCs w:val="18"/>
              </w:rPr>
              <w:t>-</w:t>
            </w:r>
            <w:r w:rsidRPr="00E91EDC">
              <w:rPr>
                <w:rFonts w:asciiTheme="minorHAnsi" w:hAnsiTheme="minorHAnsi"/>
                <w:b/>
                <w:szCs w:val="18"/>
              </w:rPr>
              <w:t xml:space="preserve"> </w:t>
            </w:r>
            <w:r w:rsidR="00F63D78">
              <w:rPr>
                <w:rFonts w:asciiTheme="minorHAnsi" w:hAnsiTheme="minorHAnsi"/>
                <w:b/>
                <w:szCs w:val="18"/>
              </w:rPr>
              <w:t xml:space="preserve">Refrigerant Charge Verification - </w:t>
            </w:r>
            <w:r w:rsidR="00C44C9B" w:rsidRPr="00E91EDC">
              <w:rPr>
                <w:rFonts w:asciiTheme="minorHAnsi" w:hAnsiTheme="minorHAnsi"/>
                <w:b/>
                <w:szCs w:val="18"/>
              </w:rPr>
              <w:t>Winter Setup</w:t>
            </w:r>
          </w:p>
          <w:p w14:paraId="01464741" w14:textId="77777777" w:rsidR="00C44C9B" w:rsidRPr="004A5476" w:rsidRDefault="00C44C9B" w:rsidP="004A5476">
            <w:pPr>
              <w:keepNext/>
              <w:rPr>
                <w:rFonts w:asciiTheme="minorHAnsi" w:hAnsiTheme="minorHAnsi"/>
                <w:b/>
                <w:sz w:val="18"/>
                <w:szCs w:val="18"/>
              </w:rPr>
            </w:pPr>
            <w:r w:rsidRPr="004A5476">
              <w:rPr>
                <w:rFonts w:asciiTheme="minorHAnsi" w:hAnsiTheme="minorHAnsi"/>
                <w:i/>
                <w:sz w:val="18"/>
                <w:szCs w:val="18"/>
              </w:rPr>
              <w:t>Winter Setup for the Standard Charge Verification Procedure is specified in Reference Residential Appendix RA1.</w:t>
            </w:r>
            <w:proofErr w:type="gramStart"/>
            <w:r w:rsidRPr="004A5476">
              <w:rPr>
                <w:rFonts w:asciiTheme="minorHAnsi" w:hAnsiTheme="minorHAnsi"/>
                <w:i/>
                <w:sz w:val="18"/>
                <w:szCs w:val="18"/>
              </w:rPr>
              <w:t>2.Procedures</w:t>
            </w:r>
            <w:proofErr w:type="gramEnd"/>
            <w:r w:rsidRPr="004A5476">
              <w:rPr>
                <w:rFonts w:asciiTheme="minorHAnsi" w:hAnsiTheme="minorHAnsi"/>
                <w:i/>
                <w:sz w:val="18"/>
                <w:szCs w:val="18"/>
              </w:rPr>
              <w:t xml:space="preserve"> for determining Refrigerant Charge using the Standard Charge Verification Procedure are given in Reference Residential Appendix RA3.2.2.</w:t>
            </w:r>
          </w:p>
        </w:tc>
      </w:tr>
    </w:tbl>
    <w:p w14:paraId="01464743"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44C9B" w:rsidRPr="004A5476" w14:paraId="01464745" w14:textId="77777777" w:rsidTr="004A5476">
        <w:trPr>
          <w:cantSplit/>
          <w:trHeight w:val="288"/>
        </w:trPr>
        <w:tc>
          <w:tcPr>
            <w:tcW w:w="5000" w:type="pct"/>
            <w:gridSpan w:val="3"/>
            <w:vAlign w:val="center"/>
          </w:tcPr>
          <w:p w14:paraId="14CE3FEB" w14:textId="1E48505B" w:rsidR="00C44C9B" w:rsidRDefault="00C44C9B" w:rsidP="0081741A">
            <w:pPr>
              <w:keepNext/>
              <w:rPr>
                <w:rFonts w:asciiTheme="minorHAnsi" w:hAnsiTheme="minorHAnsi"/>
                <w:sz w:val="18"/>
                <w:szCs w:val="18"/>
              </w:rPr>
            </w:pPr>
            <w:r w:rsidRPr="00E91EDC">
              <w:rPr>
                <w:rFonts w:asciiTheme="minorHAnsi" w:hAnsiTheme="minorHAnsi"/>
                <w:b/>
                <w:szCs w:val="18"/>
              </w:rPr>
              <w:t>B. System Model Applicability for Winter Setup Method</w:t>
            </w:r>
          </w:p>
          <w:p w14:paraId="01464744" w14:textId="37D180D1" w:rsidR="0081741A" w:rsidRPr="00646833" w:rsidRDefault="0081741A" w:rsidP="0081741A">
            <w:pPr>
              <w:keepNext/>
              <w:rPr>
                <w:rFonts w:asciiTheme="minorHAnsi" w:hAnsiTheme="minorHAnsi"/>
                <w:b/>
                <w:sz w:val="18"/>
                <w:szCs w:val="18"/>
              </w:rPr>
            </w:pPr>
            <w:r w:rsidRPr="006B5833">
              <w:rPr>
                <w:rFonts w:asciiTheme="minorHAnsi" w:hAnsiTheme="minorHAnsi"/>
                <w:sz w:val="18"/>
                <w:szCs w:val="18"/>
              </w:rPr>
              <w:t>HERS Rater must verify applicability of Winter Setup Method</w:t>
            </w:r>
            <w:r>
              <w:rPr>
                <w:rFonts w:asciiTheme="minorHAnsi" w:hAnsiTheme="minorHAnsi"/>
                <w:sz w:val="18"/>
                <w:szCs w:val="18"/>
              </w:rPr>
              <w:t>.</w:t>
            </w:r>
          </w:p>
        </w:tc>
      </w:tr>
      <w:tr w:rsidR="00C44C9B" w:rsidRPr="004A5476" w14:paraId="01464749" w14:textId="77777777" w:rsidTr="00E91EDC">
        <w:trPr>
          <w:cantSplit/>
          <w:trHeight w:val="288"/>
        </w:trPr>
        <w:tc>
          <w:tcPr>
            <w:tcW w:w="253" w:type="pct"/>
            <w:vAlign w:val="center"/>
          </w:tcPr>
          <w:p w14:paraId="01464746" w14:textId="77777777" w:rsidR="00C44C9B" w:rsidRPr="00646833" w:rsidRDefault="00C44C9B" w:rsidP="00E91EDC">
            <w:pPr>
              <w:keepNext/>
              <w:jc w:val="center"/>
              <w:rPr>
                <w:rFonts w:asciiTheme="minorHAnsi" w:hAnsiTheme="minorHAnsi"/>
                <w:sz w:val="18"/>
                <w:szCs w:val="18"/>
              </w:rPr>
            </w:pPr>
            <w:r w:rsidRPr="00646833">
              <w:rPr>
                <w:rFonts w:asciiTheme="minorHAnsi" w:hAnsiTheme="minorHAnsi"/>
                <w:sz w:val="18"/>
                <w:szCs w:val="18"/>
              </w:rPr>
              <w:t>01</w:t>
            </w:r>
          </w:p>
        </w:tc>
        <w:tc>
          <w:tcPr>
            <w:tcW w:w="2247" w:type="pct"/>
            <w:vAlign w:val="center"/>
          </w:tcPr>
          <w:p w14:paraId="01464747" w14:textId="1747F5A7" w:rsidR="00C44C9B" w:rsidRPr="00646833" w:rsidRDefault="00C44C9B" w:rsidP="004064BB">
            <w:pPr>
              <w:keepNext/>
              <w:rPr>
                <w:rFonts w:asciiTheme="minorHAnsi" w:hAnsiTheme="minorHAnsi"/>
                <w:sz w:val="18"/>
                <w:szCs w:val="18"/>
              </w:rPr>
            </w:pPr>
            <w:r w:rsidRPr="00646833">
              <w:rPr>
                <w:rFonts w:asciiTheme="minorHAnsi" w:hAnsiTheme="minorHAnsi"/>
                <w:sz w:val="18"/>
                <w:szCs w:val="18"/>
              </w:rPr>
              <w:t xml:space="preserve">Refrigerant </w:t>
            </w:r>
            <w:r w:rsidR="004064BB">
              <w:rPr>
                <w:rFonts w:asciiTheme="minorHAnsi" w:hAnsiTheme="minorHAnsi"/>
                <w:sz w:val="18"/>
                <w:szCs w:val="18"/>
              </w:rPr>
              <w:t>M</w:t>
            </w:r>
            <w:r w:rsidRPr="00646833">
              <w:rPr>
                <w:rFonts w:asciiTheme="minorHAnsi" w:hAnsiTheme="minorHAnsi"/>
                <w:sz w:val="18"/>
                <w:szCs w:val="18"/>
              </w:rPr>
              <w:t xml:space="preserve">etering </w:t>
            </w:r>
            <w:r w:rsidR="004064BB">
              <w:rPr>
                <w:rFonts w:asciiTheme="minorHAnsi" w:hAnsiTheme="minorHAnsi"/>
                <w:sz w:val="18"/>
                <w:szCs w:val="18"/>
              </w:rPr>
              <w:t>D</w:t>
            </w:r>
            <w:r w:rsidRPr="00646833">
              <w:rPr>
                <w:rFonts w:asciiTheme="minorHAnsi" w:hAnsiTheme="minorHAnsi"/>
                <w:sz w:val="18"/>
                <w:szCs w:val="18"/>
              </w:rPr>
              <w:t>evice</w:t>
            </w:r>
          </w:p>
        </w:tc>
        <w:tc>
          <w:tcPr>
            <w:tcW w:w="2500" w:type="pct"/>
            <w:vAlign w:val="center"/>
          </w:tcPr>
          <w:p w14:paraId="01464748" w14:textId="77777777" w:rsidR="00C44C9B" w:rsidRPr="00646833" w:rsidRDefault="00C44C9B" w:rsidP="004A5476">
            <w:pPr>
              <w:keepNext/>
              <w:rPr>
                <w:rFonts w:asciiTheme="minorHAnsi" w:hAnsiTheme="minorHAnsi"/>
                <w:sz w:val="18"/>
                <w:szCs w:val="18"/>
              </w:rPr>
            </w:pPr>
          </w:p>
        </w:tc>
      </w:tr>
      <w:tr w:rsidR="00C44C9B" w:rsidRPr="004A5476" w14:paraId="0146474D" w14:textId="77777777" w:rsidTr="00E91EDC">
        <w:trPr>
          <w:cantSplit/>
          <w:trHeight w:val="288"/>
        </w:trPr>
        <w:tc>
          <w:tcPr>
            <w:tcW w:w="253" w:type="pct"/>
            <w:vAlign w:val="center"/>
          </w:tcPr>
          <w:p w14:paraId="0146474A" w14:textId="77777777" w:rsidR="00C44C9B" w:rsidRPr="00646833" w:rsidRDefault="00C44C9B" w:rsidP="00E91EDC">
            <w:pPr>
              <w:keepNext/>
              <w:jc w:val="center"/>
              <w:rPr>
                <w:rFonts w:asciiTheme="minorHAnsi" w:hAnsiTheme="minorHAnsi"/>
                <w:sz w:val="18"/>
                <w:szCs w:val="18"/>
              </w:rPr>
            </w:pPr>
            <w:r w:rsidRPr="00646833">
              <w:rPr>
                <w:rFonts w:asciiTheme="minorHAnsi" w:hAnsiTheme="minorHAnsi"/>
                <w:sz w:val="18"/>
                <w:szCs w:val="18"/>
              </w:rPr>
              <w:t>02</w:t>
            </w:r>
          </w:p>
        </w:tc>
        <w:tc>
          <w:tcPr>
            <w:tcW w:w="2247" w:type="pct"/>
            <w:vAlign w:val="center"/>
          </w:tcPr>
          <w:p w14:paraId="0146474B" w14:textId="3EA7BA65" w:rsidR="00C44C9B" w:rsidRPr="00646833" w:rsidRDefault="00C44C9B" w:rsidP="004064BB">
            <w:pPr>
              <w:keepNext/>
              <w:rPr>
                <w:rFonts w:asciiTheme="minorHAnsi" w:hAnsiTheme="minorHAnsi"/>
                <w:sz w:val="18"/>
                <w:szCs w:val="18"/>
              </w:rPr>
            </w:pPr>
            <w:r w:rsidRPr="00646833">
              <w:rPr>
                <w:rFonts w:asciiTheme="minorHAnsi" w:hAnsiTheme="minorHAnsi"/>
                <w:sz w:val="18"/>
                <w:szCs w:val="18"/>
              </w:rPr>
              <w:t xml:space="preserve">Winter Setup Method </w:t>
            </w:r>
            <w:r w:rsidR="004064BB">
              <w:rPr>
                <w:rFonts w:asciiTheme="minorHAnsi" w:hAnsiTheme="minorHAnsi"/>
                <w:sz w:val="18"/>
                <w:szCs w:val="18"/>
              </w:rPr>
              <w:t>A</w:t>
            </w:r>
            <w:r w:rsidRPr="00646833">
              <w:rPr>
                <w:rFonts w:asciiTheme="minorHAnsi" w:hAnsiTheme="minorHAnsi"/>
                <w:sz w:val="18"/>
                <w:szCs w:val="18"/>
              </w:rPr>
              <w:t xml:space="preserve">pplicability </w:t>
            </w:r>
            <w:r w:rsidR="004064BB">
              <w:rPr>
                <w:rFonts w:asciiTheme="minorHAnsi" w:hAnsiTheme="minorHAnsi"/>
                <w:sz w:val="18"/>
                <w:szCs w:val="18"/>
              </w:rPr>
              <w:t>S</w:t>
            </w:r>
            <w:r w:rsidRPr="00646833">
              <w:rPr>
                <w:rFonts w:asciiTheme="minorHAnsi" w:hAnsiTheme="minorHAnsi"/>
                <w:sz w:val="18"/>
                <w:szCs w:val="18"/>
              </w:rPr>
              <w:t>tatus</w:t>
            </w:r>
          </w:p>
        </w:tc>
        <w:tc>
          <w:tcPr>
            <w:tcW w:w="2500" w:type="pct"/>
            <w:vAlign w:val="center"/>
          </w:tcPr>
          <w:p w14:paraId="0146474C" w14:textId="77777777" w:rsidR="00C44C9B" w:rsidRPr="00646833" w:rsidRDefault="00C44C9B" w:rsidP="004A5476">
            <w:pPr>
              <w:keepNext/>
              <w:rPr>
                <w:rFonts w:asciiTheme="minorHAnsi" w:hAnsiTheme="minorHAnsi"/>
                <w:sz w:val="18"/>
                <w:szCs w:val="18"/>
              </w:rPr>
            </w:pPr>
          </w:p>
        </w:tc>
      </w:tr>
      <w:tr w:rsidR="00C44C9B" w:rsidRPr="004A5476" w14:paraId="01464751" w14:textId="77777777" w:rsidTr="00E91EDC">
        <w:trPr>
          <w:cantSplit/>
          <w:trHeight w:val="288"/>
        </w:trPr>
        <w:tc>
          <w:tcPr>
            <w:tcW w:w="253" w:type="pct"/>
            <w:vAlign w:val="center"/>
          </w:tcPr>
          <w:p w14:paraId="0146474E" w14:textId="77777777" w:rsidR="00C44C9B" w:rsidRPr="00646833" w:rsidRDefault="00C44C9B" w:rsidP="00E91EDC">
            <w:pPr>
              <w:keepNext/>
              <w:jc w:val="center"/>
              <w:rPr>
                <w:rFonts w:asciiTheme="minorHAnsi" w:hAnsiTheme="minorHAnsi"/>
                <w:sz w:val="18"/>
                <w:szCs w:val="18"/>
              </w:rPr>
            </w:pPr>
            <w:r w:rsidRPr="00646833">
              <w:rPr>
                <w:rFonts w:asciiTheme="minorHAnsi" w:hAnsiTheme="minorHAnsi"/>
                <w:sz w:val="18"/>
                <w:szCs w:val="18"/>
              </w:rPr>
              <w:t>03</w:t>
            </w:r>
          </w:p>
        </w:tc>
        <w:tc>
          <w:tcPr>
            <w:tcW w:w="4747" w:type="pct"/>
            <w:gridSpan w:val="2"/>
            <w:vAlign w:val="center"/>
          </w:tcPr>
          <w:p w14:paraId="0146474F" w14:textId="77777777" w:rsidR="00C44C9B" w:rsidRPr="004064BB" w:rsidRDefault="00C44C9B" w:rsidP="004A5476">
            <w:pPr>
              <w:keepNext/>
              <w:rPr>
                <w:rFonts w:asciiTheme="minorHAnsi" w:hAnsiTheme="minorHAnsi"/>
                <w:b/>
                <w:sz w:val="18"/>
                <w:szCs w:val="18"/>
              </w:rPr>
            </w:pPr>
            <w:r w:rsidRPr="004064BB">
              <w:rPr>
                <w:rFonts w:asciiTheme="minorHAnsi" w:hAnsiTheme="minorHAnsi"/>
                <w:b/>
                <w:sz w:val="18"/>
                <w:szCs w:val="18"/>
              </w:rPr>
              <w:t>The responsible person's</w:t>
            </w:r>
            <w:r w:rsidRPr="004064BB" w:rsidDel="00EA7925">
              <w:rPr>
                <w:rFonts w:asciiTheme="minorHAnsi" w:hAnsiTheme="minorHAnsi"/>
                <w:b/>
                <w:sz w:val="18"/>
                <w:szCs w:val="18"/>
              </w:rPr>
              <w:t xml:space="preserve"> </w:t>
            </w:r>
            <w:r w:rsidRPr="004064BB">
              <w:rPr>
                <w:rFonts w:asciiTheme="minorHAnsi" w:hAnsiTheme="minorHAnsi"/>
                <w:b/>
                <w:sz w:val="18"/>
                <w:szCs w:val="18"/>
              </w:rPr>
              <w:t>signature on this document indicates confirmation that the installed model number is currently listed as approved for Winter Setup Method on the Energy Commission website:</w:t>
            </w:r>
          </w:p>
          <w:p w14:paraId="01464750" w14:textId="3F621F4F" w:rsidR="00C44C9B" w:rsidRPr="007E687C" w:rsidRDefault="0095575F" w:rsidP="004A5476">
            <w:pPr>
              <w:pStyle w:val="CommentText"/>
              <w:rPr>
                <w:rFonts w:asciiTheme="minorHAnsi" w:hAnsiTheme="minorHAnsi"/>
                <w:sz w:val="18"/>
                <w:szCs w:val="18"/>
              </w:rPr>
            </w:pPr>
            <w:ins w:id="0" w:author="Alhabibi, Haider@Energy" w:date="2021-12-08T16:39:00Z">
              <w:r>
                <w:rPr>
                  <w:rFonts w:asciiTheme="minorHAnsi" w:hAnsiTheme="minorHAnsi"/>
                  <w:sz w:val="18"/>
                  <w:szCs w:val="18"/>
                </w:rPr>
                <w:fldChar w:fldCharType="begin"/>
              </w:r>
              <w:r>
                <w:rPr>
                  <w:rFonts w:asciiTheme="minorHAnsi" w:hAnsiTheme="minorHAnsi"/>
                  <w:sz w:val="18"/>
                  <w:szCs w:val="18"/>
                </w:rPr>
                <w:instrText xml:space="preserve"> HYPERLINK "" </w:instrText>
              </w:r>
              <w:r>
                <w:rPr>
                  <w:rFonts w:asciiTheme="minorHAnsi" w:hAnsiTheme="minorHAnsi"/>
                  <w:sz w:val="18"/>
                  <w:szCs w:val="18"/>
                </w:rPr>
                <w:fldChar w:fldCharType="separate"/>
              </w:r>
            </w:ins>
            <w:del w:id="1" w:author="Alhabibi, Haider@Energy" w:date="2021-12-08T16:39:00Z">
              <w:r w:rsidRPr="00EE2CA9" w:rsidDel="0095575F">
                <w:rPr>
                  <w:rStyle w:val="Hyperlink"/>
                  <w:rFonts w:asciiTheme="minorHAnsi" w:hAnsiTheme="minorHAnsi"/>
                  <w:sz w:val="18"/>
                  <w:szCs w:val="18"/>
                </w:rPr>
                <w:delText>http://www.energy.ca.gov/title24/2008standards/special_case_appliance/</w:delText>
              </w:r>
            </w:del>
            <w:ins w:id="2" w:author="Alhabibi, Haider@Energy" w:date="2021-12-08T16:39:00Z">
              <w:r>
                <w:rPr>
                  <w:rFonts w:asciiTheme="minorHAnsi" w:hAnsiTheme="minorHAnsi"/>
                  <w:sz w:val="18"/>
                  <w:szCs w:val="18"/>
                </w:rPr>
                <w:fldChar w:fldCharType="end"/>
              </w:r>
              <w:r w:rsidRPr="0095575F">
                <w:rPr>
                  <w:rFonts w:asciiTheme="minorHAnsi" w:hAnsiTheme="minorHAnsi"/>
                  <w:sz w:val="18"/>
                  <w:szCs w:val="18"/>
                </w:rPr>
                <w:t>https://www.energy.ca.gov/rules-and-regulations/building-energy-efficiency/manufacturer-certification-building-equipment</w:t>
              </w:r>
            </w:ins>
          </w:p>
        </w:tc>
      </w:tr>
    </w:tbl>
    <w:p w14:paraId="01464753"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44C9B" w:rsidRPr="004A5476" w14:paraId="01464756" w14:textId="77777777" w:rsidTr="004A5476">
        <w:trPr>
          <w:cantSplit/>
          <w:trHeight w:val="288"/>
        </w:trPr>
        <w:tc>
          <w:tcPr>
            <w:tcW w:w="5000" w:type="pct"/>
            <w:gridSpan w:val="3"/>
          </w:tcPr>
          <w:p w14:paraId="01464754" w14:textId="573F7F7C" w:rsidR="00C44C9B" w:rsidRPr="00E91EDC" w:rsidRDefault="00C44C9B" w:rsidP="004A5476">
            <w:pPr>
              <w:keepNext/>
              <w:rPr>
                <w:rFonts w:asciiTheme="minorHAnsi" w:hAnsiTheme="minorHAnsi"/>
                <w:b/>
                <w:szCs w:val="18"/>
              </w:rPr>
            </w:pPr>
            <w:r w:rsidRPr="00E91EDC">
              <w:rPr>
                <w:rFonts w:asciiTheme="minorHAnsi" w:hAnsiTheme="minorHAnsi"/>
                <w:b/>
                <w:szCs w:val="18"/>
              </w:rPr>
              <w:lastRenderedPageBreak/>
              <w:t xml:space="preserve">C. Instrument Calibration – </w:t>
            </w:r>
          </w:p>
          <w:p w14:paraId="01464755" w14:textId="0E73B72D" w:rsidR="00C44C9B" w:rsidRPr="004A5476" w:rsidRDefault="0081741A" w:rsidP="004A5476">
            <w:pPr>
              <w:keepNext/>
              <w:rPr>
                <w:rFonts w:asciiTheme="minorHAnsi" w:hAnsiTheme="minorHAnsi"/>
                <w:sz w:val="18"/>
                <w:szCs w:val="18"/>
              </w:rPr>
            </w:pPr>
            <w:r w:rsidRPr="006B5833">
              <w:rPr>
                <w:rFonts w:asciiTheme="minorHAnsi" w:hAnsiTheme="minorHAnsi"/>
                <w:sz w:val="18"/>
                <w:szCs w:val="18"/>
              </w:rPr>
              <w:t>HERS Raters are required to calibrate their diagnostic tools.</w:t>
            </w:r>
            <w:r>
              <w:rPr>
                <w:rFonts w:asciiTheme="minorHAnsi" w:hAnsiTheme="minorHAnsi"/>
                <w:sz w:val="18"/>
                <w:szCs w:val="18"/>
              </w:rPr>
              <w:t xml:space="preserve"> </w:t>
            </w:r>
            <w:r w:rsidR="00C44C9B" w:rsidRPr="004A5476">
              <w:rPr>
                <w:rFonts w:asciiTheme="minorHAnsi" w:hAnsiTheme="minorHAnsi"/>
                <w:sz w:val="18"/>
                <w:szCs w:val="18"/>
              </w:rPr>
              <w:t>Procedures for instrument calibration are given in Reference Residential Appendix RA3.2.2 and RA3.2.2.2</w:t>
            </w:r>
            <w:r>
              <w:rPr>
                <w:rFonts w:asciiTheme="minorHAnsi" w:hAnsiTheme="minorHAnsi"/>
                <w:sz w:val="18"/>
                <w:szCs w:val="18"/>
              </w:rPr>
              <w:t>.</w:t>
            </w:r>
          </w:p>
        </w:tc>
      </w:tr>
      <w:tr w:rsidR="00C44C9B" w:rsidRPr="004A5476" w14:paraId="0146475A" w14:textId="77777777" w:rsidTr="00E91EDC">
        <w:trPr>
          <w:cantSplit/>
          <w:trHeight w:val="288"/>
        </w:trPr>
        <w:tc>
          <w:tcPr>
            <w:tcW w:w="253" w:type="pct"/>
            <w:vAlign w:val="center"/>
          </w:tcPr>
          <w:p w14:paraId="01464757" w14:textId="77777777" w:rsidR="00C44C9B" w:rsidRPr="004A5476" w:rsidRDefault="00C44C9B" w:rsidP="00E91EDC">
            <w:pPr>
              <w:keepNext/>
              <w:jc w:val="center"/>
              <w:rPr>
                <w:rFonts w:asciiTheme="minorHAnsi" w:hAnsiTheme="minorHAnsi"/>
                <w:sz w:val="18"/>
                <w:szCs w:val="18"/>
              </w:rPr>
            </w:pPr>
            <w:r w:rsidRPr="004A5476">
              <w:rPr>
                <w:rFonts w:asciiTheme="minorHAnsi" w:hAnsiTheme="minorHAnsi"/>
                <w:sz w:val="18"/>
                <w:szCs w:val="18"/>
              </w:rPr>
              <w:t>01</w:t>
            </w:r>
          </w:p>
        </w:tc>
        <w:tc>
          <w:tcPr>
            <w:tcW w:w="2247" w:type="pct"/>
            <w:vAlign w:val="center"/>
          </w:tcPr>
          <w:p w14:paraId="01464758" w14:textId="43A68D68"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Date of Digital Refrigerant Gauge Calibration</w:t>
            </w:r>
          </w:p>
        </w:tc>
        <w:tc>
          <w:tcPr>
            <w:tcW w:w="2500" w:type="pct"/>
            <w:vAlign w:val="center"/>
          </w:tcPr>
          <w:p w14:paraId="01464759" w14:textId="77777777" w:rsidR="00C44C9B" w:rsidRPr="004A5476" w:rsidRDefault="00C44C9B" w:rsidP="004A5476">
            <w:pPr>
              <w:keepNext/>
              <w:rPr>
                <w:rFonts w:asciiTheme="minorHAnsi" w:hAnsiTheme="minorHAnsi"/>
                <w:sz w:val="18"/>
                <w:szCs w:val="18"/>
              </w:rPr>
            </w:pPr>
          </w:p>
        </w:tc>
      </w:tr>
      <w:tr w:rsidR="00C44C9B" w:rsidRPr="004A5476" w14:paraId="0146475E" w14:textId="77777777" w:rsidTr="00E91EDC">
        <w:trPr>
          <w:cantSplit/>
          <w:trHeight w:val="288"/>
        </w:trPr>
        <w:tc>
          <w:tcPr>
            <w:tcW w:w="253" w:type="pct"/>
            <w:vAlign w:val="center"/>
          </w:tcPr>
          <w:p w14:paraId="0146475B" w14:textId="77777777" w:rsidR="00C44C9B" w:rsidRPr="004A5476" w:rsidRDefault="00C44C9B" w:rsidP="00E91EDC">
            <w:pPr>
              <w:keepNext/>
              <w:jc w:val="center"/>
              <w:rPr>
                <w:rFonts w:asciiTheme="minorHAnsi" w:hAnsiTheme="minorHAnsi"/>
                <w:sz w:val="18"/>
                <w:szCs w:val="18"/>
              </w:rPr>
            </w:pPr>
            <w:r w:rsidRPr="004A5476">
              <w:rPr>
                <w:rFonts w:asciiTheme="minorHAnsi" w:hAnsiTheme="minorHAnsi"/>
                <w:sz w:val="18"/>
                <w:szCs w:val="18"/>
              </w:rPr>
              <w:t>02</w:t>
            </w:r>
          </w:p>
        </w:tc>
        <w:tc>
          <w:tcPr>
            <w:tcW w:w="2247" w:type="pct"/>
            <w:vAlign w:val="center"/>
          </w:tcPr>
          <w:p w14:paraId="0146475C" w14:textId="678BAB04"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Date of Digital Thermocouple Calibration</w:t>
            </w:r>
          </w:p>
        </w:tc>
        <w:tc>
          <w:tcPr>
            <w:tcW w:w="2500" w:type="pct"/>
            <w:vAlign w:val="center"/>
          </w:tcPr>
          <w:p w14:paraId="0146475D" w14:textId="77777777" w:rsidR="00C44C9B" w:rsidRPr="004A5476" w:rsidRDefault="00C44C9B" w:rsidP="004A5476">
            <w:pPr>
              <w:keepNext/>
              <w:rPr>
                <w:rFonts w:asciiTheme="minorHAnsi" w:hAnsiTheme="minorHAnsi"/>
                <w:sz w:val="18"/>
                <w:szCs w:val="18"/>
              </w:rPr>
            </w:pPr>
          </w:p>
        </w:tc>
      </w:tr>
      <w:tr w:rsidR="00C44C9B" w:rsidRPr="004A5476" w14:paraId="01464762" w14:textId="77777777" w:rsidTr="00E91EDC">
        <w:trPr>
          <w:cantSplit/>
          <w:trHeight w:val="288"/>
        </w:trPr>
        <w:tc>
          <w:tcPr>
            <w:tcW w:w="253" w:type="pct"/>
            <w:vAlign w:val="center"/>
          </w:tcPr>
          <w:p w14:paraId="0146475F" w14:textId="77777777" w:rsidR="00C44C9B" w:rsidRPr="004A5476" w:rsidRDefault="00C44C9B" w:rsidP="00E91EDC">
            <w:pPr>
              <w:keepNext/>
              <w:jc w:val="center"/>
              <w:rPr>
                <w:rFonts w:asciiTheme="minorHAnsi" w:hAnsiTheme="minorHAnsi"/>
                <w:sz w:val="18"/>
                <w:szCs w:val="18"/>
              </w:rPr>
            </w:pPr>
            <w:r w:rsidRPr="004A5476">
              <w:rPr>
                <w:rFonts w:asciiTheme="minorHAnsi" w:hAnsiTheme="minorHAnsi"/>
                <w:sz w:val="18"/>
                <w:szCs w:val="18"/>
              </w:rPr>
              <w:t>03</w:t>
            </w:r>
          </w:p>
        </w:tc>
        <w:tc>
          <w:tcPr>
            <w:tcW w:w="2247" w:type="pct"/>
            <w:vAlign w:val="center"/>
          </w:tcPr>
          <w:p w14:paraId="01464760" w14:textId="742CA94B"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Digital Refrigerant Gauge Calibration Status</w:t>
            </w:r>
          </w:p>
        </w:tc>
        <w:tc>
          <w:tcPr>
            <w:tcW w:w="2500" w:type="pct"/>
            <w:vAlign w:val="center"/>
          </w:tcPr>
          <w:p w14:paraId="01464761" w14:textId="77777777" w:rsidR="00C44C9B" w:rsidRPr="004A5476" w:rsidRDefault="00C44C9B" w:rsidP="004A5476">
            <w:pPr>
              <w:keepNext/>
              <w:rPr>
                <w:rFonts w:asciiTheme="minorHAnsi" w:hAnsiTheme="minorHAnsi"/>
                <w:sz w:val="18"/>
                <w:szCs w:val="18"/>
              </w:rPr>
            </w:pPr>
          </w:p>
        </w:tc>
      </w:tr>
      <w:tr w:rsidR="00C44C9B" w:rsidRPr="004A5476" w14:paraId="01464766" w14:textId="77777777" w:rsidTr="00E91EDC">
        <w:trPr>
          <w:cantSplit/>
          <w:trHeight w:val="288"/>
        </w:trPr>
        <w:tc>
          <w:tcPr>
            <w:tcW w:w="253" w:type="pct"/>
            <w:vAlign w:val="center"/>
          </w:tcPr>
          <w:p w14:paraId="01464763" w14:textId="77777777" w:rsidR="00C44C9B" w:rsidRPr="004A5476" w:rsidRDefault="00C44C9B" w:rsidP="00E91EDC">
            <w:pPr>
              <w:keepNext/>
              <w:jc w:val="center"/>
              <w:rPr>
                <w:rFonts w:asciiTheme="minorHAnsi" w:hAnsiTheme="minorHAnsi"/>
                <w:sz w:val="18"/>
                <w:szCs w:val="18"/>
              </w:rPr>
            </w:pPr>
            <w:r w:rsidRPr="004A5476">
              <w:rPr>
                <w:rFonts w:asciiTheme="minorHAnsi" w:hAnsiTheme="minorHAnsi"/>
                <w:sz w:val="18"/>
                <w:szCs w:val="18"/>
              </w:rPr>
              <w:t>04</w:t>
            </w:r>
          </w:p>
        </w:tc>
        <w:tc>
          <w:tcPr>
            <w:tcW w:w="2247" w:type="pct"/>
            <w:vAlign w:val="center"/>
          </w:tcPr>
          <w:p w14:paraId="01464764" w14:textId="70679136"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Digital Thermocouple Calibration Status</w:t>
            </w:r>
          </w:p>
        </w:tc>
        <w:tc>
          <w:tcPr>
            <w:tcW w:w="2500" w:type="pct"/>
            <w:vAlign w:val="center"/>
          </w:tcPr>
          <w:p w14:paraId="01464765" w14:textId="77777777" w:rsidR="00C44C9B" w:rsidRPr="004A5476" w:rsidRDefault="00C44C9B" w:rsidP="004A5476">
            <w:pPr>
              <w:keepNext/>
              <w:rPr>
                <w:rFonts w:asciiTheme="minorHAnsi" w:hAnsiTheme="minorHAnsi"/>
                <w:sz w:val="18"/>
                <w:szCs w:val="18"/>
              </w:rPr>
            </w:pPr>
          </w:p>
        </w:tc>
      </w:tr>
    </w:tbl>
    <w:p w14:paraId="01464767" w14:textId="77777777" w:rsidR="00C44C9B" w:rsidRPr="00E91EDC" w:rsidRDefault="00C44C9B" w:rsidP="00C44C9B">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C44C9B" w:rsidRPr="004A5476" w14:paraId="0146476A" w14:textId="77777777" w:rsidTr="004A5476">
        <w:trPr>
          <w:cantSplit/>
          <w:trHeight w:val="288"/>
        </w:trPr>
        <w:tc>
          <w:tcPr>
            <w:tcW w:w="5000" w:type="pct"/>
            <w:gridSpan w:val="3"/>
            <w:vAlign w:val="center"/>
          </w:tcPr>
          <w:p w14:paraId="01464768" w14:textId="441DF108" w:rsidR="00C44C9B" w:rsidRPr="00E91EDC" w:rsidRDefault="00C44C9B" w:rsidP="004A5476">
            <w:pPr>
              <w:pStyle w:val="Header"/>
              <w:keepNext/>
              <w:tabs>
                <w:tab w:val="clear" w:pos="4320"/>
                <w:tab w:val="clear" w:pos="8640"/>
              </w:tabs>
              <w:rPr>
                <w:rFonts w:asciiTheme="minorHAnsi" w:hAnsiTheme="minorHAnsi"/>
                <w:b/>
                <w:szCs w:val="18"/>
              </w:rPr>
            </w:pPr>
            <w:r w:rsidRPr="00E91EDC">
              <w:rPr>
                <w:rFonts w:asciiTheme="minorHAnsi" w:hAnsiTheme="minorHAnsi"/>
                <w:b/>
                <w:szCs w:val="18"/>
              </w:rPr>
              <w:t>D. Measurement Access Hole (MAH) Verification</w:t>
            </w:r>
          </w:p>
          <w:p w14:paraId="01464769" w14:textId="3B1FCC45" w:rsidR="00C44C9B" w:rsidRPr="004A5476" w:rsidRDefault="0081741A" w:rsidP="004A5476">
            <w:pPr>
              <w:pStyle w:val="Header"/>
              <w:keepNext/>
              <w:tabs>
                <w:tab w:val="clear" w:pos="4320"/>
                <w:tab w:val="clear" w:pos="8640"/>
              </w:tabs>
              <w:rPr>
                <w:rFonts w:asciiTheme="minorHAnsi" w:hAnsiTheme="minorHAnsi"/>
                <w:sz w:val="18"/>
                <w:szCs w:val="18"/>
              </w:rPr>
            </w:pPr>
            <w:r w:rsidRPr="006B5833">
              <w:rPr>
                <w:rFonts w:asciiTheme="minorHAnsi" w:hAnsiTheme="minorHAnsi"/>
                <w:sz w:val="18"/>
                <w:szCs w:val="18"/>
              </w:rPr>
              <w:t>HERS Raters are required to visually field verify MAH.</w:t>
            </w:r>
            <w:r>
              <w:rPr>
                <w:rFonts w:asciiTheme="minorHAnsi" w:hAnsiTheme="minorHAnsi"/>
                <w:sz w:val="18"/>
                <w:szCs w:val="18"/>
              </w:rPr>
              <w:t xml:space="preserve"> </w:t>
            </w:r>
            <w:r w:rsidR="00C44C9B" w:rsidRPr="009847DD">
              <w:rPr>
                <w:rFonts w:asciiTheme="minorHAnsi" w:hAnsiTheme="minorHAnsi"/>
                <w:sz w:val="18"/>
                <w:szCs w:val="18"/>
              </w:rPr>
              <w:t>Procedures for installing MAH are specified in Reference Residential Appendix RA3.2.2.3</w:t>
            </w:r>
            <w:r w:rsidRPr="009847DD">
              <w:rPr>
                <w:rFonts w:asciiTheme="minorHAnsi" w:hAnsiTheme="minorHAnsi"/>
                <w:sz w:val="18"/>
                <w:szCs w:val="18"/>
              </w:rPr>
              <w:t>.</w:t>
            </w:r>
          </w:p>
        </w:tc>
      </w:tr>
      <w:tr w:rsidR="00C44C9B" w:rsidRPr="004A5476" w14:paraId="0146476E" w14:textId="77777777" w:rsidTr="001E0FEF">
        <w:trPr>
          <w:cantSplit/>
          <w:trHeight w:val="288"/>
        </w:trPr>
        <w:tc>
          <w:tcPr>
            <w:tcW w:w="204" w:type="pct"/>
            <w:vAlign w:val="center"/>
          </w:tcPr>
          <w:p w14:paraId="0146476B" w14:textId="77777777" w:rsidR="00C44C9B" w:rsidRPr="004A5476" w:rsidRDefault="00C44C9B" w:rsidP="00EE79B8">
            <w:pPr>
              <w:pStyle w:val="IndexHeading"/>
              <w:keepNext/>
              <w:jc w:val="center"/>
              <w:rPr>
                <w:rFonts w:asciiTheme="minorHAnsi" w:hAnsiTheme="minorHAnsi"/>
                <w:b w:val="0"/>
                <w:bCs/>
                <w:sz w:val="18"/>
                <w:szCs w:val="18"/>
              </w:rPr>
            </w:pPr>
            <w:r w:rsidRPr="004A5476">
              <w:rPr>
                <w:rFonts w:asciiTheme="minorHAnsi" w:hAnsiTheme="minorHAnsi"/>
                <w:b w:val="0"/>
                <w:bCs/>
                <w:sz w:val="18"/>
                <w:szCs w:val="18"/>
              </w:rPr>
              <w:t>01</w:t>
            </w:r>
          </w:p>
        </w:tc>
        <w:tc>
          <w:tcPr>
            <w:tcW w:w="2296" w:type="pct"/>
            <w:tcMar>
              <w:left w:w="115" w:type="dxa"/>
              <w:right w:w="101" w:type="dxa"/>
            </w:tcMar>
            <w:vAlign w:val="center"/>
          </w:tcPr>
          <w:p w14:paraId="0146476C" w14:textId="503AC545" w:rsidR="00C44C9B" w:rsidRPr="004A5476" w:rsidRDefault="00C44C9B" w:rsidP="004064BB">
            <w:pPr>
              <w:keepNext/>
              <w:rPr>
                <w:rFonts w:asciiTheme="minorHAnsi" w:hAnsiTheme="minorHAnsi"/>
                <w:sz w:val="18"/>
                <w:szCs w:val="18"/>
              </w:rPr>
            </w:pPr>
            <w:r w:rsidRPr="004A5476">
              <w:rPr>
                <w:rFonts w:asciiTheme="minorHAnsi" w:hAnsiTheme="minorHAnsi"/>
                <w:sz w:val="18"/>
                <w:szCs w:val="18"/>
              </w:rPr>
              <w:t xml:space="preserve">Method </w:t>
            </w:r>
            <w:r w:rsidR="004064BB">
              <w:rPr>
                <w:rFonts w:asciiTheme="minorHAnsi" w:hAnsiTheme="minorHAnsi"/>
                <w:sz w:val="18"/>
                <w:szCs w:val="18"/>
              </w:rPr>
              <w:t>U</w:t>
            </w:r>
            <w:r w:rsidRPr="004A5476">
              <w:rPr>
                <w:rFonts w:asciiTheme="minorHAnsi" w:hAnsiTheme="minorHAnsi"/>
                <w:sz w:val="18"/>
                <w:szCs w:val="18"/>
              </w:rPr>
              <w:t xml:space="preserve">sed to </w:t>
            </w:r>
            <w:r w:rsidR="004064BB">
              <w:rPr>
                <w:rFonts w:asciiTheme="minorHAnsi" w:hAnsiTheme="minorHAnsi"/>
                <w:sz w:val="18"/>
                <w:szCs w:val="18"/>
              </w:rPr>
              <w:t>D</w:t>
            </w:r>
            <w:r w:rsidRPr="004A5476">
              <w:rPr>
                <w:rFonts w:asciiTheme="minorHAnsi" w:hAnsiTheme="minorHAnsi"/>
                <w:sz w:val="18"/>
                <w:szCs w:val="18"/>
              </w:rPr>
              <w:t xml:space="preserve">emonstrate </w:t>
            </w:r>
            <w:r w:rsidR="004064BB">
              <w:rPr>
                <w:rFonts w:asciiTheme="minorHAnsi" w:hAnsiTheme="minorHAnsi"/>
                <w:sz w:val="18"/>
                <w:szCs w:val="18"/>
              </w:rPr>
              <w:t>C</w:t>
            </w:r>
            <w:r w:rsidRPr="004A5476">
              <w:rPr>
                <w:rFonts w:asciiTheme="minorHAnsi" w:hAnsiTheme="minorHAnsi"/>
                <w:sz w:val="18"/>
                <w:szCs w:val="18"/>
              </w:rPr>
              <w:t xml:space="preserve">ompliance with the Measurement Access Hole (MAH) </w:t>
            </w:r>
            <w:r w:rsidR="004064BB">
              <w:rPr>
                <w:rFonts w:asciiTheme="minorHAnsi" w:hAnsiTheme="minorHAnsi"/>
                <w:sz w:val="18"/>
                <w:szCs w:val="18"/>
              </w:rPr>
              <w:t>R</w:t>
            </w:r>
            <w:r w:rsidRPr="004A5476">
              <w:rPr>
                <w:rFonts w:asciiTheme="minorHAnsi" w:hAnsiTheme="minorHAnsi"/>
                <w:sz w:val="18"/>
                <w:szCs w:val="18"/>
              </w:rPr>
              <w:t>equirement</w:t>
            </w:r>
          </w:p>
        </w:tc>
        <w:tc>
          <w:tcPr>
            <w:tcW w:w="2500" w:type="pct"/>
            <w:tcMar>
              <w:left w:w="115" w:type="dxa"/>
              <w:right w:w="101" w:type="dxa"/>
            </w:tcMar>
            <w:vAlign w:val="center"/>
          </w:tcPr>
          <w:p w14:paraId="0146476D" w14:textId="77777777" w:rsidR="00C44C9B" w:rsidRPr="004A5476" w:rsidRDefault="00C44C9B" w:rsidP="004A5476">
            <w:pPr>
              <w:keepNext/>
              <w:rPr>
                <w:rFonts w:asciiTheme="minorHAnsi" w:hAnsiTheme="minorHAnsi"/>
                <w:sz w:val="18"/>
                <w:szCs w:val="18"/>
              </w:rPr>
            </w:pPr>
          </w:p>
        </w:tc>
      </w:tr>
    </w:tbl>
    <w:p w14:paraId="0146476F" w14:textId="77777777" w:rsidR="00C44C9B" w:rsidRDefault="00C44C9B" w:rsidP="00C44C9B">
      <w:pPr>
        <w:pStyle w:val="Header"/>
        <w:tabs>
          <w:tab w:val="clear" w:pos="4320"/>
          <w:tab w:val="clear" w:pos="8640"/>
          <w:tab w:val="left" w:pos="360"/>
        </w:tabs>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2734"/>
        <w:gridCol w:w="3172"/>
        <w:gridCol w:w="4409"/>
        <w:gridCol w:w="17"/>
      </w:tblGrid>
      <w:tr w:rsidR="00DC677B" w:rsidRPr="0005715F" w14:paraId="57C19D2D" w14:textId="77777777" w:rsidTr="00DC677B">
        <w:trPr>
          <w:cantSplit/>
          <w:trHeight w:val="432"/>
        </w:trPr>
        <w:tc>
          <w:tcPr>
            <w:tcW w:w="5000" w:type="pct"/>
            <w:gridSpan w:val="5"/>
            <w:tcBorders>
              <w:top w:val="single" w:sz="4" w:space="0" w:color="auto"/>
              <w:left w:val="single" w:sz="4" w:space="0" w:color="auto"/>
              <w:bottom w:val="single" w:sz="4" w:space="0" w:color="auto"/>
              <w:right w:val="single" w:sz="4" w:space="0" w:color="auto"/>
            </w:tcBorders>
            <w:vAlign w:val="center"/>
          </w:tcPr>
          <w:p w14:paraId="6F48C834" w14:textId="77777777" w:rsidR="00DC677B" w:rsidRPr="00BC1E29" w:rsidRDefault="00DC677B" w:rsidP="00DC677B">
            <w:pPr>
              <w:keepNext/>
              <w:rPr>
                <w:rFonts w:ascii="Calibri" w:hAnsi="Calibri"/>
                <w:b/>
              </w:rPr>
            </w:pPr>
            <w:r w:rsidRPr="00BC1E29">
              <w:rPr>
                <w:rFonts w:ascii="Calibri" w:hAnsi="Calibri"/>
                <w:b/>
              </w:rPr>
              <w:t>E. Minimum System Airflow Rate Verification</w:t>
            </w:r>
          </w:p>
          <w:p w14:paraId="563559C4" w14:textId="77777777" w:rsidR="00DC677B" w:rsidRPr="0005715F" w:rsidRDefault="00DC677B" w:rsidP="00DC677B">
            <w:pPr>
              <w:keepNext/>
              <w:rPr>
                <w:rFonts w:ascii="Calibri" w:hAnsi="Calibri"/>
              </w:rPr>
            </w:pPr>
            <w:r w:rsidRPr="0005715F">
              <w:rPr>
                <w:rFonts w:ascii="Calibri" w:hAnsi="Calibri"/>
              </w:rPr>
              <w:t>Procedures for verifying minimum system airflow are specified in Reference Residential Appendix RA3.3.3.</w:t>
            </w:r>
          </w:p>
        </w:tc>
      </w:tr>
      <w:tr w:rsidR="00DC677B" w:rsidRPr="006A3EEB" w14:paraId="2F49A337" w14:textId="77777777" w:rsidTr="00DC677B">
        <w:tblPrEx>
          <w:tblLook w:val="00A0" w:firstRow="1" w:lastRow="0" w:firstColumn="1" w:lastColumn="0" w:noHBand="0" w:noVBand="0"/>
        </w:tblPrEx>
        <w:trPr>
          <w:gridAfter w:val="1"/>
          <w:wAfter w:w="8" w:type="pct"/>
          <w:cantSplit/>
          <w:trHeight w:val="305"/>
        </w:trPr>
        <w:tc>
          <w:tcPr>
            <w:tcW w:w="1479" w:type="pct"/>
            <w:gridSpan w:val="2"/>
            <w:vAlign w:val="center"/>
          </w:tcPr>
          <w:p w14:paraId="39B7B38B" w14:textId="77777777" w:rsidR="00DC677B" w:rsidRPr="006A3EEB" w:rsidRDefault="00DC677B" w:rsidP="00DC677B">
            <w:pPr>
              <w:keepNext/>
              <w:jc w:val="center"/>
              <w:rPr>
                <w:rFonts w:ascii="Calibri" w:hAnsi="Calibri"/>
                <w:sz w:val="18"/>
                <w:szCs w:val="18"/>
              </w:rPr>
            </w:pPr>
            <w:r>
              <w:rPr>
                <w:rFonts w:ascii="Calibri" w:hAnsi="Calibri"/>
                <w:sz w:val="18"/>
                <w:szCs w:val="18"/>
              </w:rPr>
              <w:t>01</w:t>
            </w:r>
          </w:p>
        </w:tc>
        <w:tc>
          <w:tcPr>
            <w:tcW w:w="1470" w:type="pct"/>
          </w:tcPr>
          <w:p w14:paraId="576FC06C" w14:textId="77777777" w:rsidR="00DC677B" w:rsidRDefault="00DC677B" w:rsidP="00DC677B">
            <w:pPr>
              <w:keepNext/>
              <w:jc w:val="center"/>
              <w:rPr>
                <w:rFonts w:ascii="Calibri" w:hAnsi="Calibri"/>
                <w:sz w:val="18"/>
                <w:szCs w:val="18"/>
              </w:rPr>
            </w:pPr>
            <w:r>
              <w:rPr>
                <w:rFonts w:ascii="Calibri" w:hAnsi="Calibri"/>
                <w:sz w:val="18"/>
                <w:szCs w:val="18"/>
              </w:rPr>
              <w:t>02</w:t>
            </w:r>
          </w:p>
        </w:tc>
        <w:tc>
          <w:tcPr>
            <w:tcW w:w="2043" w:type="pct"/>
            <w:vAlign w:val="center"/>
          </w:tcPr>
          <w:p w14:paraId="7535E2C5" w14:textId="77777777" w:rsidR="00DC677B" w:rsidRPr="006A3EEB" w:rsidRDefault="00DC677B" w:rsidP="00DC677B">
            <w:pPr>
              <w:keepNext/>
              <w:jc w:val="center"/>
              <w:rPr>
                <w:rFonts w:ascii="Calibri" w:hAnsi="Calibri"/>
                <w:sz w:val="18"/>
                <w:szCs w:val="18"/>
              </w:rPr>
            </w:pPr>
            <w:r>
              <w:rPr>
                <w:rFonts w:ascii="Calibri" w:hAnsi="Calibri"/>
                <w:sz w:val="18"/>
                <w:szCs w:val="18"/>
              </w:rPr>
              <w:t>03</w:t>
            </w:r>
          </w:p>
        </w:tc>
      </w:tr>
      <w:tr w:rsidR="00DC677B" w:rsidRPr="006A3EEB" w14:paraId="620B04B4" w14:textId="77777777" w:rsidTr="00DC677B">
        <w:tblPrEx>
          <w:tblLook w:val="00A0" w:firstRow="1" w:lastRow="0" w:firstColumn="1" w:lastColumn="0" w:noHBand="0" w:noVBand="0"/>
        </w:tblPrEx>
        <w:trPr>
          <w:gridAfter w:val="1"/>
          <w:wAfter w:w="8" w:type="pct"/>
          <w:cantSplit/>
          <w:trHeight w:val="882"/>
        </w:trPr>
        <w:tc>
          <w:tcPr>
            <w:tcW w:w="1479" w:type="pct"/>
            <w:gridSpan w:val="2"/>
            <w:tcBorders>
              <w:top w:val="nil"/>
            </w:tcBorders>
            <w:vAlign w:val="bottom"/>
          </w:tcPr>
          <w:p w14:paraId="3707545D" w14:textId="77777777" w:rsidR="00DC677B" w:rsidRPr="006A3EEB" w:rsidRDefault="00DC677B" w:rsidP="00DC677B">
            <w:pPr>
              <w:keepNext/>
              <w:jc w:val="center"/>
              <w:rPr>
                <w:rFonts w:ascii="Calibri" w:hAnsi="Calibri"/>
                <w:sz w:val="18"/>
                <w:szCs w:val="18"/>
              </w:rPr>
            </w:pPr>
            <w:r w:rsidRPr="00442EA4">
              <w:rPr>
                <w:rFonts w:ascii="Calibri" w:hAnsi="Calibri"/>
                <w:sz w:val="18"/>
                <w:szCs w:val="18"/>
              </w:rPr>
              <w:t>Indoor Unit Name or Description of Area Served</w:t>
            </w:r>
          </w:p>
        </w:tc>
        <w:tc>
          <w:tcPr>
            <w:tcW w:w="1470" w:type="pct"/>
            <w:tcBorders>
              <w:top w:val="nil"/>
            </w:tcBorders>
            <w:vAlign w:val="bottom"/>
          </w:tcPr>
          <w:p w14:paraId="2F3C5664" w14:textId="77777777" w:rsidR="00DC677B" w:rsidRPr="00810703" w:rsidRDefault="00DC677B" w:rsidP="00DC677B">
            <w:pPr>
              <w:keepNext/>
              <w:jc w:val="center"/>
              <w:rPr>
                <w:rFonts w:ascii="Calibri" w:hAnsi="Calibri"/>
                <w:sz w:val="18"/>
                <w:szCs w:val="18"/>
              </w:rPr>
            </w:pPr>
            <w:r w:rsidRPr="00810703">
              <w:rPr>
                <w:rFonts w:ascii="Calibri" w:hAnsi="Calibri"/>
                <w:sz w:val="18"/>
                <w:szCs w:val="18"/>
              </w:rPr>
              <w:t>Minimum Required System Airflow Rate (cfm)</w:t>
            </w:r>
          </w:p>
        </w:tc>
        <w:tc>
          <w:tcPr>
            <w:tcW w:w="2043" w:type="pct"/>
            <w:tcBorders>
              <w:top w:val="nil"/>
            </w:tcBorders>
            <w:vAlign w:val="bottom"/>
          </w:tcPr>
          <w:p w14:paraId="38CB15AB" w14:textId="77777777" w:rsidR="00DC677B" w:rsidRPr="006A3EEB" w:rsidRDefault="00DC677B" w:rsidP="00DC677B">
            <w:pPr>
              <w:keepNext/>
              <w:jc w:val="center"/>
              <w:rPr>
                <w:rFonts w:ascii="Calibri" w:hAnsi="Calibri"/>
                <w:sz w:val="18"/>
                <w:szCs w:val="18"/>
              </w:rPr>
            </w:pPr>
            <w:r w:rsidRPr="005A5F9A">
              <w:rPr>
                <w:rFonts w:ascii="Calibri" w:hAnsi="Calibri"/>
                <w:sz w:val="18"/>
                <w:szCs w:val="18"/>
              </w:rPr>
              <w:t>System Airflow Rate Verification Status</w:t>
            </w:r>
          </w:p>
        </w:tc>
      </w:tr>
      <w:tr w:rsidR="00DC677B" w:rsidRPr="006A3EEB" w14:paraId="5C646F04" w14:textId="77777777" w:rsidTr="00DC677B">
        <w:tblPrEx>
          <w:tblLook w:val="00A0" w:firstRow="1" w:lastRow="0" w:firstColumn="1" w:lastColumn="0" w:noHBand="0" w:noVBand="0"/>
        </w:tblPrEx>
        <w:trPr>
          <w:gridAfter w:val="1"/>
          <w:wAfter w:w="8" w:type="pct"/>
          <w:cantSplit/>
          <w:trHeight w:val="305"/>
        </w:trPr>
        <w:tc>
          <w:tcPr>
            <w:tcW w:w="1479" w:type="pct"/>
            <w:gridSpan w:val="2"/>
          </w:tcPr>
          <w:p w14:paraId="5BC06773" w14:textId="77777777" w:rsidR="00DC677B" w:rsidRPr="00654A92" w:rsidRDefault="00DC677B" w:rsidP="00DC677B">
            <w:pPr>
              <w:keepNext/>
              <w:rPr>
                <w:rFonts w:ascii="Calibri" w:hAnsi="Calibri"/>
                <w:sz w:val="14"/>
                <w:szCs w:val="14"/>
              </w:rPr>
            </w:pPr>
          </w:p>
        </w:tc>
        <w:tc>
          <w:tcPr>
            <w:tcW w:w="1470" w:type="pct"/>
          </w:tcPr>
          <w:p w14:paraId="7F4D7C7E" w14:textId="77777777" w:rsidR="00DC677B" w:rsidRPr="00654A92" w:rsidRDefault="00DC677B" w:rsidP="00DC677B">
            <w:pPr>
              <w:keepNext/>
              <w:rPr>
                <w:rFonts w:ascii="Calibri" w:hAnsi="Calibri"/>
                <w:sz w:val="14"/>
                <w:szCs w:val="14"/>
              </w:rPr>
            </w:pPr>
          </w:p>
        </w:tc>
        <w:tc>
          <w:tcPr>
            <w:tcW w:w="2043" w:type="pct"/>
          </w:tcPr>
          <w:p w14:paraId="5AADE62F" w14:textId="77777777" w:rsidR="00DC677B" w:rsidRPr="006A3EEB" w:rsidRDefault="00DC677B" w:rsidP="00DC677B">
            <w:pPr>
              <w:keepNext/>
              <w:spacing w:afterLines="60" w:after="144"/>
              <w:ind w:left="720"/>
              <w:rPr>
                <w:rFonts w:ascii="Calibri" w:hAnsi="Calibri"/>
                <w:sz w:val="16"/>
                <w:szCs w:val="16"/>
              </w:rPr>
            </w:pPr>
          </w:p>
        </w:tc>
      </w:tr>
      <w:tr w:rsidR="00DC677B" w:rsidRPr="006A3EEB" w14:paraId="6226868C" w14:textId="77777777" w:rsidTr="00DC677B">
        <w:tblPrEx>
          <w:tblLook w:val="00A0" w:firstRow="1" w:lastRow="0" w:firstColumn="1" w:lastColumn="0" w:noHBand="0" w:noVBand="0"/>
        </w:tblPrEx>
        <w:trPr>
          <w:gridAfter w:val="1"/>
          <w:wAfter w:w="8" w:type="pct"/>
          <w:cantSplit/>
          <w:trHeight w:val="314"/>
        </w:trPr>
        <w:tc>
          <w:tcPr>
            <w:tcW w:w="1479" w:type="pct"/>
            <w:gridSpan w:val="2"/>
          </w:tcPr>
          <w:p w14:paraId="1403D368" w14:textId="77777777" w:rsidR="00DC677B" w:rsidRPr="006A3EEB" w:rsidRDefault="00DC677B" w:rsidP="00DC677B">
            <w:pPr>
              <w:keepNext/>
              <w:rPr>
                <w:rFonts w:ascii="Calibri" w:hAnsi="Calibri"/>
                <w:sz w:val="16"/>
                <w:szCs w:val="16"/>
              </w:rPr>
            </w:pPr>
          </w:p>
        </w:tc>
        <w:tc>
          <w:tcPr>
            <w:tcW w:w="1470" w:type="pct"/>
          </w:tcPr>
          <w:p w14:paraId="71D20648" w14:textId="77777777" w:rsidR="00DC677B" w:rsidRPr="006A3EEB" w:rsidRDefault="00DC677B" w:rsidP="00DC677B">
            <w:pPr>
              <w:keepNext/>
              <w:rPr>
                <w:rFonts w:ascii="Calibri" w:hAnsi="Calibri"/>
                <w:sz w:val="16"/>
                <w:szCs w:val="16"/>
              </w:rPr>
            </w:pPr>
          </w:p>
        </w:tc>
        <w:tc>
          <w:tcPr>
            <w:tcW w:w="2043" w:type="pct"/>
          </w:tcPr>
          <w:p w14:paraId="2147FFA1" w14:textId="77777777" w:rsidR="00DC677B" w:rsidRPr="006A3EEB" w:rsidRDefault="00DC677B" w:rsidP="00DC677B">
            <w:pPr>
              <w:keepNext/>
              <w:rPr>
                <w:rFonts w:ascii="Calibri" w:hAnsi="Calibri"/>
                <w:sz w:val="16"/>
                <w:szCs w:val="16"/>
              </w:rPr>
            </w:pPr>
          </w:p>
        </w:tc>
      </w:tr>
      <w:tr w:rsidR="00DC677B" w:rsidRPr="00BC1E29" w14:paraId="1D74B0AD" w14:textId="77777777" w:rsidTr="00DC677B">
        <w:trPr>
          <w:gridAfter w:val="1"/>
          <w:wAfter w:w="8" w:type="pct"/>
          <w:trHeight w:val="260"/>
        </w:trPr>
        <w:tc>
          <w:tcPr>
            <w:tcW w:w="212" w:type="pct"/>
            <w:vAlign w:val="center"/>
          </w:tcPr>
          <w:p w14:paraId="7B049880" w14:textId="77777777" w:rsidR="00DC677B" w:rsidRPr="00BC1E29" w:rsidRDefault="00DC677B" w:rsidP="00DC677B">
            <w:pPr>
              <w:keepNext/>
              <w:jc w:val="center"/>
              <w:rPr>
                <w:rFonts w:ascii="Calibri" w:hAnsi="Calibri"/>
              </w:rPr>
            </w:pPr>
            <w:r>
              <w:rPr>
                <w:rFonts w:ascii="Calibri" w:hAnsi="Calibri"/>
              </w:rPr>
              <w:t>04</w:t>
            </w:r>
          </w:p>
        </w:tc>
        <w:tc>
          <w:tcPr>
            <w:tcW w:w="4780" w:type="pct"/>
            <w:gridSpan w:val="3"/>
          </w:tcPr>
          <w:p w14:paraId="7A5B5910" w14:textId="77777777" w:rsidR="00DC677B" w:rsidRPr="00BC1E29" w:rsidRDefault="00DC677B" w:rsidP="00DC677B">
            <w:pPr>
              <w:keepNext/>
              <w:rPr>
                <w:rFonts w:ascii="Calibri" w:hAnsi="Calibri"/>
              </w:rPr>
            </w:pPr>
            <w:r w:rsidRPr="00C9301F">
              <w:rPr>
                <w:rFonts w:ascii="Calibri" w:hAnsi="Calibri"/>
                <w:sz w:val="18"/>
              </w:rPr>
              <w:t xml:space="preserve">Compliance Statement: </w:t>
            </w:r>
          </w:p>
        </w:tc>
      </w:tr>
      <w:tr w:rsidR="00DC677B" w:rsidRPr="006A3EEB" w14:paraId="4E9721F9" w14:textId="77777777" w:rsidTr="00DC677B">
        <w:tblPrEx>
          <w:tblLook w:val="00A0" w:firstRow="1" w:lastRow="0" w:firstColumn="1" w:lastColumn="0" w:noHBand="0" w:noVBand="0"/>
        </w:tblPrEx>
        <w:trPr>
          <w:gridAfter w:val="1"/>
          <w:wAfter w:w="8" w:type="pct"/>
          <w:cantSplit/>
        </w:trPr>
        <w:tc>
          <w:tcPr>
            <w:tcW w:w="4992" w:type="pct"/>
            <w:gridSpan w:val="4"/>
          </w:tcPr>
          <w:p w14:paraId="20AAAC0D" w14:textId="77777777" w:rsidR="00DC677B" w:rsidRPr="006A3EEB" w:rsidRDefault="00DC677B" w:rsidP="00DC677B">
            <w:pPr>
              <w:rPr>
                <w:rFonts w:ascii="Calibri" w:hAnsi="Calibri"/>
                <w:sz w:val="18"/>
                <w:szCs w:val="18"/>
              </w:rPr>
            </w:pPr>
            <w:r w:rsidRPr="006A3EEB">
              <w:rPr>
                <w:rFonts w:ascii="Calibri" w:hAnsi="Calibri"/>
                <w:sz w:val="18"/>
                <w:szCs w:val="18"/>
              </w:rPr>
              <w:t>Notes:</w:t>
            </w:r>
          </w:p>
        </w:tc>
      </w:tr>
    </w:tbl>
    <w:p w14:paraId="41825EA9" w14:textId="77777777" w:rsidR="00DC677B" w:rsidRPr="00E91EDC" w:rsidRDefault="00DC677B" w:rsidP="00C44C9B">
      <w:pPr>
        <w:pStyle w:val="Header"/>
        <w:tabs>
          <w:tab w:val="clear" w:pos="4320"/>
          <w:tab w:val="clear" w:pos="8640"/>
          <w:tab w:val="left" w:pos="360"/>
        </w:tabs>
        <w:rPr>
          <w:rFonts w:asciiTheme="minorHAnsi" w:hAnsiTheme="minorHAnsi"/>
          <w:szCs w:val="18"/>
        </w:rPr>
      </w:pPr>
    </w:p>
    <w:p w14:paraId="0146477B"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0"/>
        <w:gridCol w:w="4825"/>
        <w:gridCol w:w="5395"/>
      </w:tblGrid>
      <w:tr w:rsidR="00C44C9B" w:rsidRPr="004A5476" w14:paraId="0146477E" w14:textId="77777777" w:rsidTr="004A5476">
        <w:trPr>
          <w:cantSplit/>
          <w:trHeight w:val="288"/>
        </w:trPr>
        <w:tc>
          <w:tcPr>
            <w:tcW w:w="5000" w:type="pct"/>
            <w:gridSpan w:val="3"/>
            <w:vAlign w:val="center"/>
          </w:tcPr>
          <w:p w14:paraId="0146477C" w14:textId="597D85AE" w:rsidR="00C44C9B" w:rsidRPr="00E91EDC" w:rsidRDefault="00C44C9B" w:rsidP="004A5476">
            <w:pPr>
              <w:rPr>
                <w:rFonts w:asciiTheme="minorHAnsi" w:hAnsiTheme="minorHAnsi"/>
                <w:b/>
                <w:szCs w:val="18"/>
              </w:rPr>
            </w:pPr>
            <w:r w:rsidRPr="00E91EDC">
              <w:rPr>
                <w:rFonts w:asciiTheme="minorHAnsi" w:hAnsiTheme="minorHAnsi"/>
                <w:b/>
                <w:szCs w:val="18"/>
              </w:rPr>
              <w:t>F. Data Collection and Calculations</w:t>
            </w:r>
          </w:p>
          <w:p w14:paraId="0146477D" w14:textId="04611684" w:rsidR="00C44C9B" w:rsidRPr="00E91EDC" w:rsidRDefault="0081741A" w:rsidP="004A5476">
            <w:pPr>
              <w:rPr>
                <w:rFonts w:asciiTheme="minorHAnsi" w:hAnsiTheme="minorHAnsi"/>
                <w:sz w:val="18"/>
                <w:szCs w:val="18"/>
              </w:rPr>
            </w:pPr>
            <w:r w:rsidRPr="006B5833">
              <w:rPr>
                <w:rFonts w:asciiTheme="minorHAnsi" w:hAnsiTheme="minorHAnsi"/>
                <w:sz w:val="18"/>
                <w:szCs w:val="18"/>
              </w:rPr>
              <w:t>HERS Rater must independently collect all data in this section</w:t>
            </w:r>
            <w:r>
              <w:rPr>
                <w:rFonts w:asciiTheme="minorHAnsi" w:hAnsiTheme="minorHAnsi"/>
                <w:sz w:val="18"/>
                <w:szCs w:val="18"/>
              </w:rPr>
              <w:t>.</w:t>
            </w:r>
            <w:r w:rsidRPr="00E91EDC">
              <w:rPr>
                <w:rFonts w:asciiTheme="minorHAnsi" w:hAnsiTheme="minorHAnsi"/>
                <w:sz w:val="18"/>
                <w:szCs w:val="18"/>
              </w:rPr>
              <w:t xml:space="preserve"> </w:t>
            </w:r>
            <w:r w:rsidR="00C44C9B" w:rsidRPr="00E91EDC">
              <w:rPr>
                <w:rFonts w:asciiTheme="minorHAnsi" w:hAnsiTheme="minorHAnsi"/>
                <w:sz w:val="18"/>
                <w:szCs w:val="18"/>
              </w:rPr>
              <w:t>Procedures for determining Refrigerant Charge using the Standard Charge Verification Procedure are given in</w:t>
            </w:r>
            <w:r w:rsidR="004A5476" w:rsidRPr="00E91EDC">
              <w:rPr>
                <w:rFonts w:asciiTheme="minorHAnsi" w:hAnsiTheme="minorHAnsi"/>
                <w:sz w:val="18"/>
                <w:szCs w:val="18"/>
              </w:rPr>
              <w:t xml:space="preserve"> </w:t>
            </w:r>
            <w:r w:rsidR="00C44C9B" w:rsidRPr="00E91EDC">
              <w:rPr>
                <w:rFonts w:asciiTheme="minorHAnsi" w:hAnsiTheme="minorHAnsi"/>
                <w:sz w:val="18"/>
                <w:szCs w:val="18"/>
              </w:rPr>
              <w:t>RA3.2.2.</w:t>
            </w:r>
          </w:p>
        </w:tc>
      </w:tr>
      <w:tr w:rsidR="001E0FEF" w:rsidRPr="004A5476" w14:paraId="01464781" w14:textId="77777777" w:rsidTr="001E0FEF">
        <w:trPr>
          <w:cantSplit/>
          <w:trHeight w:val="288"/>
        </w:trPr>
        <w:tc>
          <w:tcPr>
            <w:tcW w:w="264" w:type="pct"/>
            <w:vAlign w:val="center"/>
          </w:tcPr>
          <w:p w14:paraId="0146477F"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01</w:t>
            </w:r>
          </w:p>
        </w:tc>
        <w:tc>
          <w:tcPr>
            <w:tcW w:w="4736" w:type="pct"/>
            <w:gridSpan w:val="2"/>
            <w:vAlign w:val="center"/>
          </w:tcPr>
          <w:p w14:paraId="01464780"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The responsible person's</w:t>
            </w:r>
            <w:r w:rsidRPr="004A5476" w:rsidDel="00EA7925">
              <w:rPr>
                <w:rFonts w:asciiTheme="minorHAnsi" w:hAnsiTheme="minorHAnsi"/>
                <w:sz w:val="18"/>
                <w:szCs w:val="18"/>
              </w:rPr>
              <w:t xml:space="preserve"> </w:t>
            </w:r>
            <w:r w:rsidRPr="004A5476">
              <w:rPr>
                <w:rFonts w:asciiTheme="minorHAnsi" w:hAnsiTheme="minorHAnsi"/>
                <w:sz w:val="18"/>
                <w:szCs w:val="18"/>
              </w:rPr>
              <w:t>signature on this document indicates confirmation that, with a Condenser Outlet Air Restrictor installed, and after system operation was stabilized for at least 15 minutes, throughout the data collection for this verification, the difference between the liquid line pressure and suction line pressure was maintained between 160 and 220 psi for R-410A systems, or between 100 and 145 psi for R-22 systems.</w:t>
            </w:r>
          </w:p>
        </w:tc>
      </w:tr>
      <w:tr w:rsidR="001E0FEF" w:rsidRPr="004A5476" w14:paraId="01464785" w14:textId="77777777" w:rsidTr="001E0FEF">
        <w:trPr>
          <w:cantSplit/>
          <w:trHeight w:val="288"/>
        </w:trPr>
        <w:tc>
          <w:tcPr>
            <w:tcW w:w="264" w:type="pct"/>
            <w:vAlign w:val="center"/>
          </w:tcPr>
          <w:p w14:paraId="01464782" w14:textId="77777777" w:rsidR="001E0FEF" w:rsidRPr="004A5476" w:rsidRDefault="001E0FEF"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02</w:t>
            </w:r>
          </w:p>
        </w:tc>
        <w:tc>
          <w:tcPr>
            <w:tcW w:w="2236" w:type="pct"/>
            <w:vAlign w:val="center"/>
          </w:tcPr>
          <w:p w14:paraId="01464783" w14:textId="6BABCD09" w:rsidR="001E0FEF" w:rsidRPr="004A5476" w:rsidRDefault="001E0FEF" w:rsidP="00EE79B8">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Lowest </w:t>
            </w:r>
            <w:r w:rsidR="004064BB">
              <w:rPr>
                <w:rFonts w:asciiTheme="minorHAnsi" w:hAnsiTheme="minorHAnsi"/>
                <w:sz w:val="18"/>
                <w:szCs w:val="18"/>
              </w:rPr>
              <w:t>R</w:t>
            </w:r>
            <w:r w:rsidRPr="004A5476">
              <w:rPr>
                <w:rFonts w:asciiTheme="minorHAnsi" w:hAnsiTheme="minorHAnsi"/>
                <w:sz w:val="18"/>
                <w:szCs w:val="18"/>
              </w:rPr>
              <w:t xml:space="preserve">eturn </w:t>
            </w:r>
            <w:r w:rsidR="004064BB">
              <w:rPr>
                <w:rFonts w:asciiTheme="minorHAnsi" w:hAnsiTheme="minorHAnsi"/>
                <w:sz w:val="18"/>
                <w:szCs w:val="18"/>
              </w:rPr>
              <w:t>A</w:t>
            </w:r>
            <w:r w:rsidRPr="004A5476">
              <w:rPr>
                <w:rFonts w:asciiTheme="minorHAnsi" w:hAnsiTheme="minorHAnsi"/>
                <w:sz w:val="18"/>
                <w:szCs w:val="18"/>
              </w:rPr>
              <w:t xml:space="preserve">ir </w:t>
            </w:r>
            <w:r w:rsidR="004064BB">
              <w:rPr>
                <w:rFonts w:asciiTheme="minorHAnsi" w:hAnsiTheme="minorHAnsi"/>
                <w:sz w:val="18"/>
                <w:szCs w:val="18"/>
              </w:rPr>
              <w:t>D</w:t>
            </w:r>
            <w:r w:rsidRPr="004A5476">
              <w:rPr>
                <w:rFonts w:asciiTheme="minorHAnsi" w:hAnsiTheme="minorHAnsi"/>
                <w:sz w:val="18"/>
                <w:szCs w:val="18"/>
              </w:rPr>
              <w:t>ry</w:t>
            </w:r>
            <w:r w:rsidR="000215D0">
              <w:rPr>
                <w:rFonts w:asciiTheme="minorHAnsi" w:hAnsiTheme="minorHAnsi"/>
                <w:sz w:val="18"/>
                <w:szCs w:val="18"/>
              </w:rPr>
              <w:t>-</w:t>
            </w:r>
            <w:r w:rsidRPr="004A5476">
              <w:rPr>
                <w:rFonts w:asciiTheme="minorHAnsi" w:hAnsiTheme="minorHAnsi"/>
                <w:sz w:val="18"/>
                <w:szCs w:val="18"/>
              </w:rPr>
              <w:t xml:space="preserve">bulb </w:t>
            </w:r>
            <w:r w:rsidR="004064BB">
              <w:rPr>
                <w:rFonts w:asciiTheme="minorHAnsi" w:hAnsiTheme="minorHAnsi"/>
                <w:sz w:val="18"/>
                <w:szCs w:val="18"/>
              </w:rPr>
              <w:t>T</w:t>
            </w:r>
            <w:r w:rsidRPr="004A5476">
              <w:rPr>
                <w:rFonts w:asciiTheme="minorHAnsi" w:hAnsiTheme="minorHAnsi"/>
                <w:sz w:val="18"/>
                <w:szCs w:val="18"/>
              </w:rPr>
              <w:t xml:space="preserve">emperature that </w:t>
            </w:r>
            <w:r w:rsidR="004064BB">
              <w:rPr>
                <w:rFonts w:asciiTheme="minorHAnsi" w:hAnsiTheme="minorHAnsi"/>
                <w:sz w:val="18"/>
                <w:szCs w:val="18"/>
              </w:rPr>
              <w:t>O</w:t>
            </w:r>
            <w:r w:rsidRPr="004A5476">
              <w:rPr>
                <w:rFonts w:asciiTheme="minorHAnsi" w:hAnsiTheme="minorHAnsi"/>
                <w:sz w:val="18"/>
                <w:szCs w:val="18"/>
              </w:rPr>
              <w:t xml:space="preserve">ccurred </w:t>
            </w:r>
            <w:r w:rsidR="0075419B">
              <w:rPr>
                <w:rFonts w:asciiTheme="minorHAnsi" w:hAnsiTheme="minorHAnsi"/>
                <w:sz w:val="18"/>
                <w:szCs w:val="18"/>
              </w:rPr>
              <w:t>D</w:t>
            </w:r>
            <w:r w:rsidRPr="004A5476">
              <w:rPr>
                <w:rFonts w:asciiTheme="minorHAnsi" w:hAnsiTheme="minorHAnsi"/>
                <w:sz w:val="18"/>
                <w:szCs w:val="18"/>
              </w:rPr>
              <w:t xml:space="preserve">uring the </w:t>
            </w:r>
            <w:r w:rsidR="0075419B">
              <w:rPr>
                <w:rFonts w:asciiTheme="minorHAnsi" w:hAnsiTheme="minorHAnsi"/>
                <w:sz w:val="18"/>
                <w:szCs w:val="18"/>
              </w:rPr>
              <w:t>R</w:t>
            </w:r>
            <w:r w:rsidRPr="004A5476">
              <w:rPr>
                <w:rFonts w:asciiTheme="minorHAnsi" w:hAnsiTheme="minorHAnsi"/>
                <w:sz w:val="18"/>
                <w:szCs w:val="18"/>
              </w:rPr>
              <w:t xml:space="preserve">efrigerant </w:t>
            </w:r>
            <w:r w:rsidR="0075419B">
              <w:rPr>
                <w:rFonts w:asciiTheme="minorHAnsi" w:hAnsiTheme="minorHAnsi"/>
                <w:sz w:val="18"/>
                <w:szCs w:val="18"/>
              </w:rPr>
              <w:t>C</w:t>
            </w:r>
            <w:r w:rsidRPr="004A5476">
              <w:rPr>
                <w:rFonts w:asciiTheme="minorHAnsi" w:hAnsiTheme="minorHAnsi"/>
                <w:sz w:val="18"/>
                <w:szCs w:val="18"/>
              </w:rPr>
              <w:t xml:space="preserve">harge </w:t>
            </w:r>
            <w:r w:rsidR="0075419B">
              <w:rPr>
                <w:rFonts w:asciiTheme="minorHAnsi" w:hAnsiTheme="minorHAnsi"/>
                <w:sz w:val="18"/>
                <w:szCs w:val="18"/>
              </w:rPr>
              <w:t>V</w:t>
            </w:r>
            <w:r w:rsidRPr="004A5476">
              <w:rPr>
                <w:rFonts w:asciiTheme="minorHAnsi" w:hAnsiTheme="minorHAnsi"/>
                <w:sz w:val="18"/>
                <w:szCs w:val="18"/>
              </w:rPr>
              <w:t xml:space="preserve">erification </w:t>
            </w:r>
            <w:r w:rsidR="0075419B">
              <w:rPr>
                <w:rFonts w:asciiTheme="minorHAnsi" w:hAnsiTheme="minorHAnsi"/>
                <w:sz w:val="18"/>
                <w:szCs w:val="18"/>
              </w:rPr>
              <w:t>P</w:t>
            </w:r>
            <w:r w:rsidRPr="004A5476">
              <w:rPr>
                <w:rFonts w:asciiTheme="minorHAnsi" w:hAnsiTheme="minorHAnsi"/>
                <w:sz w:val="18"/>
                <w:szCs w:val="18"/>
              </w:rPr>
              <w:t>rocedure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84" w14:textId="77777777" w:rsidR="001E0FEF" w:rsidRPr="004A5476" w:rsidRDefault="001E0FEF" w:rsidP="004A5476">
            <w:pPr>
              <w:rPr>
                <w:rFonts w:asciiTheme="minorHAnsi" w:hAnsiTheme="minorHAnsi"/>
                <w:sz w:val="18"/>
                <w:szCs w:val="18"/>
              </w:rPr>
            </w:pPr>
          </w:p>
        </w:tc>
      </w:tr>
      <w:tr w:rsidR="001E0FEF" w:rsidRPr="004A5476" w14:paraId="01464789" w14:textId="77777777" w:rsidTr="001E0FEF">
        <w:trPr>
          <w:cantSplit/>
          <w:trHeight w:val="288"/>
        </w:trPr>
        <w:tc>
          <w:tcPr>
            <w:tcW w:w="264" w:type="pct"/>
            <w:vAlign w:val="center"/>
          </w:tcPr>
          <w:p w14:paraId="01464786" w14:textId="77777777" w:rsidR="001E0FEF" w:rsidRPr="004A5476" w:rsidRDefault="001E0FEF" w:rsidP="004A5476">
            <w:pPr>
              <w:pStyle w:val="FootnoteText"/>
              <w:keepNext/>
              <w:rPr>
                <w:rFonts w:asciiTheme="minorHAnsi" w:hAnsiTheme="minorHAnsi"/>
                <w:sz w:val="18"/>
                <w:szCs w:val="18"/>
              </w:rPr>
            </w:pPr>
            <w:r w:rsidRPr="004A5476">
              <w:rPr>
                <w:rFonts w:asciiTheme="minorHAnsi" w:hAnsiTheme="minorHAnsi"/>
                <w:sz w:val="18"/>
                <w:szCs w:val="18"/>
              </w:rPr>
              <w:t>03</w:t>
            </w:r>
          </w:p>
        </w:tc>
        <w:tc>
          <w:tcPr>
            <w:tcW w:w="2236" w:type="pct"/>
            <w:vAlign w:val="center"/>
          </w:tcPr>
          <w:p w14:paraId="1AD741F2" w14:textId="37316430" w:rsidR="0075419B" w:rsidRDefault="001E0FEF" w:rsidP="0075419B">
            <w:pPr>
              <w:keepNext/>
              <w:rPr>
                <w:rFonts w:asciiTheme="minorHAnsi" w:hAnsiTheme="minorHAnsi"/>
                <w:sz w:val="18"/>
                <w:szCs w:val="18"/>
              </w:rPr>
            </w:pPr>
            <w:r w:rsidRPr="004A5476">
              <w:rPr>
                <w:rFonts w:asciiTheme="minorHAnsi" w:hAnsiTheme="minorHAnsi"/>
                <w:sz w:val="18"/>
                <w:szCs w:val="18"/>
              </w:rPr>
              <w:t xml:space="preserve">Measured Condenser </w:t>
            </w:r>
            <w:r w:rsidR="0075419B">
              <w:rPr>
                <w:rFonts w:asciiTheme="minorHAnsi" w:hAnsiTheme="minorHAnsi"/>
                <w:sz w:val="18"/>
                <w:szCs w:val="18"/>
              </w:rPr>
              <w:t>A</w:t>
            </w:r>
            <w:r w:rsidRPr="004A5476">
              <w:rPr>
                <w:rFonts w:asciiTheme="minorHAnsi" w:hAnsiTheme="minorHAnsi"/>
                <w:sz w:val="18"/>
                <w:szCs w:val="18"/>
              </w:rPr>
              <w:t xml:space="preserve">ir </w:t>
            </w:r>
            <w:r w:rsidR="0075419B">
              <w:rPr>
                <w:rFonts w:asciiTheme="minorHAnsi" w:hAnsiTheme="minorHAnsi"/>
                <w:sz w:val="18"/>
                <w:szCs w:val="18"/>
              </w:rPr>
              <w:t>E</w:t>
            </w:r>
            <w:r w:rsidRPr="004A5476">
              <w:rPr>
                <w:rFonts w:asciiTheme="minorHAnsi" w:hAnsiTheme="minorHAnsi"/>
                <w:sz w:val="18"/>
                <w:szCs w:val="18"/>
              </w:rPr>
              <w:t xml:space="preserve">ntering </w:t>
            </w:r>
            <w:r w:rsidR="0075419B">
              <w:rPr>
                <w:rFonts w:asciiTheme="minorHAnsi" w:hAnsiTheme="minorHAnsi"/>
                <w:sz w:val="18"/>
                <w:szCs w:val="18"/>
              </w:rPr>
              <w:t>D</w:t>
            </w:r>
            <w:r w:rsidRPr="004A5476">
              <w:rPr>
                <w:rFonts w:asciiTheme="minorHAnsi" w:hAnsiTheme="minorHAnsi"/>
                <w:sz w:val="18"/>
                <w:szCs w:val="18"/>
              </w:rPr>
              <w:t xml:space="preserve">ry-bulb </w:t>
            </w:r>
            <w:r w:rsidR="0075419B">
              <w:rPr>
                <w:rFonts w:asciiTheme="minorHAnsi" w:hAnsiTheme="minorHAnsi"/>
                <w:sz w:val="18"/>
                <w:szCs w:val="18"/>
              </w:rPr>
              <w:t>T</w:t>
            </w:r>
            <w:r w:rsidRPr="004A5476">
              <w:rPr>
                <w:rFonts w:asciiTheme="minorHAnsi" w:hAnsiTheme="minorHAnsi"/>
                <w:sz w:val="18"/>
                <w:szCs w:val="18"/>
              </w:rPr>
              <w:t xml:space="preserve">emperature </w:t>
            </w:r>
          </w:p>
          <w:p w14:paraId="01464787" w14:textId="23D0D890" w:rsidR="001E0FEF" w:rsidRPr="004A5476" w:rsidRDefault="001E0FEF" w:rsidP="0075419B">
            <w:pPr>
              <w:keepNext/>
              <w:rPr>
                <w:rFonts w:asciiTheme="minorHAnsi" w:hAnsiTheme="minorHAnsi"/>
                <w:sz w:val="18"/>
                <w:szCs w:val="18"/>
              </w:rPr>
            </w:pPr>
            <w:r w:rsidRPr="004A5476">
              <w:rPr>
                <w:rFonts w:asciiTheme="minorHAnsi" w:hAnsiTheme="minorHAnsi"/>
                <w:sz w:val="18"/>
                <w:szCs w:val="18"/>
              </w:rPr>
              <w:t xml:space="preserve">(T </w:t>
            </w:r>
            <w:r w:rsidRPr="004A5476">
              <w:rPr>
                <w:rFonts w:asciiTheme="minorHAnsi" w:hAnsiTheme="minorHAnsi"/>
                <w:sz w:val="18"/>
                <w:szCs w:val="18"/>
                <w:vertAlign w:val="subscript"/>
              </w:rPr>
              <w:t xml:space="preserve">condenser, </w:t>
            </w:r>
            <w:proofErr w:type="spellStart"/>
            <w:r w:rsidRPr="004A5476">
              <w:rPr>
                <w:rFonts w:asciiTheme="minorHAnsi" w:hAnsiTheme="minorHAnsi"/>
                <w:sz w:val="18"/>
                <w:szCs w:val="18"/>
                <w:vertAlign w:val="subscript"/>
              </w:rPr>
              <w:t>db</w:t>
            </w:r>
            <w:proofErr w:type="spellEnd"/>
            <w:r w:rsidRPr="004A5476">
              <w:rPr>
                <w:rFonts w:asciiTheme="minorHAnsi" w:hAnsiTheme="minorHAnsi"/>
                <w:sz w:val="18"/>
                <w:szCs w:val="18"/>
              </w:rPr>
              <w:t>)</w:t>
            </w:r>
          </w:p>
        </w:tc>
        <w:tc>
          <w:tcPr>
            <w:tcW w:w="2500" w:type="pct"/>
            <w:vAlign w:val="center"/>
          </w:tcPr>
          <w:p w14:paraId="01464788" w14:textId="77777777" w:rsidR="001E0FEF" w:rsidRPr="004A5476" w:rsidRDefault="001E0FEF" w:rsidP="004A5476">
            <w:pPr>
              <w:keepNext/>
              <w:rPr>
                <w:rFonts w:asciiTheme="minorHAnsi" w:hAnsiTheme="minorHAnsi"/>
                <w:sz w:val="18"/>
                <w:szCs w:val="18"/>
              </w:rPr>
            </w:pPr>
          </w:p>
        </w:tc>
      </w:tr>
      <w:tr w:rsidR="001E0FEF" w:rsidRPr="004A5476" w14:paraId="0146478D" w14:textId="77777777" w:rsidTr="001E0FEF">
        <w:trPr>
          <w:cantSplit/>
          <w:trHeight w:val="288"/>
        </w:trPr>
        <w:tc>
          <w:tcPr>
            <w:tcW w:w="264" w:type="pct"/>
            <w:vAlign w:val="center"/>
          </w:tcPr>
          <w:p w14:paraId="0146478A" w14:textId="77777777" w:rsidR="001E0FEF" w:rsidRPr="004A5476" w:rsidRDefault="001E0FEF" w:rsidP="004A5476">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04</w:t>
            </w:r>
          </w:p>
        </w:tc>
        <w:tc>
          <w:tcPr>
            <w:tcW w:w="2236" w:type="pct"/>
            <w:vAlign w:val="center"/>
          </w:tcPr>
          <w:p w14:paraId="0146478B" w14:textId="1E10CC3B" w:rsidR="001E0FEF" w:rsidRPr="004A5476" w:rsidRDefault="001E0FEF" w:rsidP="004A5476">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Outdoor Temperature Qualification Status</w:t>
            </w:r>
          </w:p>
        </w:tc>
        <w:tc>
          <w:tcPr>
            <w:tcW w:w="2500" w:type="pct"/>
            <w:vAlign w:val="center"/>
          </w:tcPr>
          <w:p w14:paraId="0146478C" w14:textId="77777777" w:rsidR="001E0FEF" w:rsidRPr="004A5476" w:rsidRDefault="001E0FEF" w:rsidP="004A5476">
            <w:pPr>
              <w:keepNext/>
              <w:rPr>
                <w:rFonts w:asciiTheme="minorHAnsi" w:hAnsiTheme="minorHAnsi"/>
                <w:sz w:val="18"/>
                <w:szCs w:val="18"/>
              </w:rPr>
            </w:pPr>
          </w:p>
        </w:tc>
      </w:tr>
      <w:tr w:rsidR="001E0FEF" w:rsidRPr="004A5476" w14:paraId="01464791" w14:textId="77777777" w:rsidTr="001E0FEF">
        <w:trPr>
          <w:cantSplit/>
          <w:trHeight w:val="288"/>
        </w:trPr>
        <w:tc>
          <w:tcPr>
            <w:tcW w:w="264" w:type="pct"/>
            <w:vAlign w:val="center"/>
          </w:tcPr>
          <w:p w14:paraId="0146478E" w14:textId="77777777" w:rsidR="001E0FEF" w:rsidRPr="004A5476" w:rsidRDefault="001E0FEF" w:rsidP="004A5476">
            <w:pPr>
              <w:pStyle w:val="FootnoteText"/>
              <w:rPr>
                <w:rFonts w:asciiTheme="minorHAnsi" w:hAnsiTheme="minorHAnsi"/>
                <w:sz w:val="18"/>
                <w:szCs w:val="18"/>
              </w:rPr>
            </w:pPr>
            <w:r w:rsidRPr="004A5476">
              <w:rPr>
                <w:rFonts w:asciiTheme="minorHAnsi" w:hAnsiTheme="minorHAnsi"/>
                <w:sz w:val="18"/>
                <w:szCs w:val="18"/>
              </w:rPr>
              <w:t>05</w:t>
            </w:r>
          </w:p>
        </w:tc>
        <w:tc>
          <w:tcPr>
            <w:tcW w:w="2236" w:type="pct"/>
            <w:vAlign w:val="center"/>
          </w:tcPr>
          <w:p w14:paraId="0146478F" w14:textId="38E5C343" w:rsidR="001E0FEF" w:rsidRPr="004A5476" w:rsidRDefault="001E0FEF" w:rsidP="00EE79B8">
            <w:pPr>
              <w:rPr>
                <w:rFonts w:asciiTheme="minorHAnsi" w:hAnsiTheme="minorHAnsi"/>
                <w:sz w:val="18"/>
                <w:szCs w:val="18"/>
              </w:rPr>
            </w:pPr>
            <w:r w:rsidRPr="004A5476">
              <w:rPr>
                <w:rFonts w:asciiTheme="minorHAnsi" w:hAnsiTheme="minorHAnsi"/>
                <w:sz w:val="18"/>
                <w:szCs w:val="18"/>
              </w:rPr>
              <w:t>Measured Liquid Line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liquid</w:t>
            </w:r>
            <w:proofErr w:type="spellEnd"/>
            <w:r w:rsidRPr="004A5476">
              <w:rPr>
                <w:rFonts w:asciiTheme="minorHAnsi" w:hAnsiTheme="minorHAnsi"/>
                <w:sz w:val="18"/>
                <w:szCs w:val="18"/>
              </w:rPr>
              <w:t>)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90" w14:textId="77777777" w:rsidR="001E0FEF" w:rsidRPr="004A5476" w:rsidRDefault="001E0FEF" w:rsidP="004A5476">
            <w:pPr>
              <w:rPr>
                <w:rFonts w:asciiTheme="minorHAnsi" w:hAnsiTheme="minorHAnsi"/>
                <w:sz w:val="18"/>
                <w:szCs w:val="18"/>
              </w:rPr>
            </w:pPr>
          </w:p>
        </w:tc>
      </w:tr>
      <w:tr w:rsidR="001E0FEF" w:rsidRPr="004A5476" w14:paraId="01464795" w14:textId="77777777" w:rsidTr="001E0FEF">
        <w:trPr>
          <w:cantSplit/>
          <w:trHeight w:val="288"/>
        </w:trPr>
        <w:tc>
          <w:tcPr>
            <w:tcW w:w="264" w:type="pct"/>
            <w:vAlign w:val="center"/>
          </w:tcPr>
          <w:p w14:paraId="01464792"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06</w:t>
            </w:r>
          </w:p>
        </w:tc>
        <w:tc>
          <w:tcPr>
            <w:tcW w:w="2236" w:type="pct"/>
            <w:vAlign w:val="center"/>
          </w:tcPr>
          <w:p w14:paraId="01464793" w14:textId="59F1EE53" w:rsidR="001E0FEF" w:rsidRPr="004A5476" w:rsidRDefault="001E0FEF" w:rsidP="004A5476">
            <w:pPr>
              <w:rPr>
                <w:rFonts w:asciiTheme="minorHAnsi" w:hAnsiTheme="minorHAnsi"/>
                <w:sz w:val="18"/>
                <w:szCs w:val="18"/>
              </w:rPr>
            </w:pPr>
            <w:r w:rsidRPr="004A5476">
              <w:rPr>
                <w:rFonts w:asciiTheme="minorHAnsi" w:hAnsiTheme="minorHAnsi"/>
                <w:sz w:val="18"/>
                <w:szCs w:val="18"/>
              </w:rPr>
              <w:t>Measured Liquid Line Pressure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liquid</w:t>
            </w:r>
            <w:proofErr w:type="spellEnd"/>
            <w:r w:rsidRPr="004A5476">
              <w:rPr>
                <w:rFonts w:asciiTheme="minorHAnsi" w:hAnsiTheme="minorHAnsi"/>
                <w:sz w:val="18"/>
                <w:szCs w:val="18"/>
              </w:rPr>
              <w:t>) (</w:t>
            </w:r>
            <w:proofErr w:type="spellStart"/>
            <w:r w:rsidRPr="004A5476">
              <w:rPr>
                <w:rFonts w:asciiTheme="minorHAnsi" w:hAnsiTheme="minorHAnsi"/>
                <w:sz w:val="18"/>
                <w:szCs w:val="18"/>
              </w:rPr>
              <w:t>psig</w:t>
            </w:r>
            <w:proofErr w:type="spellEnd"/>
            <w:r w:rsidRPr="004A5476">
              <w:rPr>
                <w:rFonts w:asciiTheme="minorHAnsi" w:hAnsiTheme="minorHAnsi"/>
                <w:sz w:val="18"/>
                <w:szCs w:val="18"/>
              </w:rPr>
              <w:t>)</w:t>
            </w:r>
          </w:p>
        </w:tc>
        <w:tc>
          <w:tcPr>
            <w:tcW w:w="2500" w:type="pct"/>
            <w:vAlign w:val="center"/>
          </w:tcPr>
          <w:p w14:paraId="01464794" w14:textId="77777777" w:rsidR="001E0FEF" w:rsidRPr="004A5476" w:rsidRDefault="001E0FEF" w:rsidP="004A5476">
            <w:pPr>
              <w:rPr>
                <w:rFonts w:asciiTheme="minorHAnsi" w:hAnsiTheme="minorHAnsi"/>
                <w:sz w:val="18"/>
                <w:szCs w:val="18"/>
              </w:rPr>
            </w:pPr>
          </w:p>
        </w:tc>
      </w:tr>
      <w:tr w:rsidR="001E0FEF" w:rsidRPr="004A5476" w14:paraId="0146479A" w14:textId="77777777" w:rsidTr="001E0FEF">
        <w:trPr>
          <w:cantSplit/>
          <w:trHeight w:val="288"/>
        </w:trPr>
        <w:tc>
          <w:tcPr>
            <w:tcW w:w="264" w:type="pct"/>
            <w:vAlign w:val="center"/>
          </w:tcPr>
          <w:p w14:paraId="01464796"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07</w:t>
            </w:r>
          </w:p>
        </w:tc>
        <w:tc>
          <w:tcPr>
            <w:tcW w:w="2236" w:type="pct"/>
            <w:vAlign w:val="center"/>
          </w:tcPr>
          <w:p w14:paraId="01464797" w14:textId="5066DD74" w:rsidR="001E0FEF" w:rsidRPr="004A5476" w:rsidRDefault="001E0FEF" w:rsidP="004A5476">
            <w:pPr>
              <w:rPr>
                <w:rFonts w:asciiTheme="minorHAnsi" w:hAnsiTheme="minorHAnsi"/>
                <w:sz w:val="18"/>
                <w:szCs w:val="18"/>
              </w:rPr>
            </w:pPr>
            <w:r w:rsidRPr="004A5476">
              <w:rPr>
                <w:rFonts w:asciiTheme="minorHAnsi" w:hAnsiTheme="minorHAnsi"/>
                <w:sz w:val="18"/>
                <w:szCs w:val="18"/>
              </w:rPr>
              <w:t xml:space="preserve">Condenser </w:t>
            </w:r>
            <w:r w:rsidR="0075419B">
              <w:rPr>
                <w:rFonts w:asciiTheme="minorHAnsi" w:hAnsiTheme="minorHAnsi"/>
                <w:sz w:val="18"/>
                <w:szCs w:val="18"/>
              </w:rPr>
              <w:t>S</w:t>
            </w:r>
            <w:r w:rsidRPr="004A5476">
              <w:rPr>
                <w:rFonts w:asciiTheme="minorHAnsi" w:hAnsiTheme="minorHAnsi"/>
                <w:sz w:val="18"/>
                <w:szCs w:val="18"/>
              </w:rPr>
              <w:t xml:space="preserve">aturation </w:t>
            </w:r>
            <w:r w:rsidR="0075419B">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condensor</w:t>
            </w:r>
            <w:proofErr w:type="spellEnd"/>
            <w:r w:rsidRPr="004A5476">
              <w:rPr>
                <w:rFonts w:asciiTheme="minorHAnsi" w:hAnsiTheme="minorHAnsi"/>
                <w:sz w:val="18"/>
                <w:szCs w:val="18"/>
              </w:rPr>
              <w:t>,</w:t>
            </w:r>
            <w:r w:rsidRPr="004A5476">
              <w:rPr>
                <w:rFonts w:asciiTheme="minorHAnsi" w:hAnsiTheme="minorHAnsi"/>
                <w:sz w:val="18"/>
                <w:szCs w:val="18"/>
                <w:vertAlign w:val="subscript"/>
              </w:rPr>
              <w:t xml:space="preserve"> sat</w:t>
            </w:r>
            <w:r w:rsidRPr="004A5476">
              <w:rPr>
                <w:rFonts w:asciiTheme="minorHAnsi" w:hAnsiTheme="minorHAnsi"/>
                <w:sz w:val="18"/>
                <w:szCs w:val="18"/>
              </w:rPr>
              <w:t xml:space="preserve">) </w:t>
            </w:r>
          </w:p>
          <w:p w14:paraId="01464798" w14:textId="6180B7E1" w:rsidR="001E0FEF" w:rsidRPr="004A5476" w:rsidRDefault="001E0FEF" w:rsidP="00EE79B8">
            <w:pPr>
              <w:rPr>
                <w:rFonts w:asciiTheme="minorHAnsi" w:hAnsiTheme="minorHAnsi"/>
                <w:sz w:val="18"/>
                <w:szCs w:val="18"/>
              </w:rPr>
            </w:pPr>
            <w:r w:rsidRPr="004A5476">
              <w:rPr>
                <w:rFonts w:asciiTheme="minorHAnsi" w:hAnsiTheme="minorHAnsi"/>
                <w:sz w:val="18"/>
                <w:szCs w:val="18"/>
              </w:rPr>
              <w:t xml:space="preserve">from </w:t>
            </w:r>
            <w:r w:rsidR="0075419B">
              <w:rPr>
                <w:rFonts w:asciiTheme="minorHAnsi" w:hAnsiTheme="minorHAnsi"/>
                <w:sz w:val="18"/>
                <w:szCs w:val="18"/>
              </w:rPr>
              <w:t>D</w:t>
            </w:r>
            <w:r w:rsidRPr="004A5476">
              <w:rPr>
                <w:rFonts w:asciiTheme="minorHAnsi" w:hAnsiTheme="minorHAnsi"/>
                <w:sz w:val="18"/>
                <w:szCs w:val="18"/>
              </w:rPr>
              <w:t xml:space="preserve">igital </w:t>
            </w:r>
            <w:r w:rsidR="0075419B">
              <w:rPr>
                <w:rFonts w:asciiTheme="minorHAnsi" w:hAnsiTheme="minorHAnsi"/>
                <w:sz w:val="18"/>
                <w:szCs w:val="18"/>
              </w:rPr>
              <w:t>G</w:t>
            </w:r>
            <w:r w:rsidRPr="004A5476">
              <w:rPr>
                <w:rFonts w:asciiTheme="minorHAnsi" w:hAnsiTheme="minorHAnsi"/>
                <w:sz w:val="18"/>
                <w:szCs w:val="18"/>
              </w:rPr>
              <w:t>auge or P-T Table using Line F05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99" w14:textId="77777777" w:rsidR="001E0FEF" w:rsidRPr="004A5476" w:rsidRDefault="001E0FEF" w:rsidP="004A5476">
            <w:pPr>
              <w:rPr>
                <w:rFonts w:asciiTheme="minorHAnsi" w:hAnsiTheme="minorHAnsi"/>
                <w:sz w:val="18"/>
                <w:szCs w:val="18"/>
              </w:rPr>
            </w:pPr>
          </w:p>
        </w:tc>
      </w:tr>
      <w:tr w:rsidR="001E0FEF" w:rsidRPr="004A5476" w14:paraId="0146479E" w14:textId="77777777" w:rsidTr="001E0FEF">
        <w:trPr>
          <w:cantSplit/>
          <w:trHeight w:val="288"/>
        </w:trPr>
        <w:tc>
          <w:tcPr>
            <w:tcW w:w="264" w:type="pct"/>
            <w:vAlign w:val="center"/>
          </w:tcPr>
          <w:p w14:paraId="0146479B"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08</w:t>
            </w:r>
          </w:p>
        </w:tc>
        <w:tc>
          <w:tcPr>
            <w:tcW w:w="2236" w:type="pct"/>
            <w:vAlign w:val="center"/>
          </w:tcPr>
          <w:p w14:paraId="0146479C" w14:textId="221B2B13" w:rsidR="001E0FEF" w:rsidRPr="004A5476" w:rsidRDefault="001E0FEF" w:rsidP="00EE79B8">
            <w:pPr>
              <w:rPr>
                <w:rFonts w:asciiTheme="minorHAnsi" w:hAnsiTheme="minorHAnsi"/>
                <w:sz w:val="18"/>
                <w:szCs w:val="18"/>
              </w:rPr>
            </w:pPr>
            <w:r w:rsidRPr="004A5476">
              <w:rPr>
                <w:rFonts w:asciiTheme="minorHAnsi" w:hAnsiTheme="minorHAnsi"/>
                <w:sz w:val="18"/>
                <w:szCs w:val="18"/>
              </w:rPr>
              <w:t>Measured Subcooling (Line F0</w:t>
            </w:r>
            <w:r w:rsidR="00421B31">
              <w:rPr>
                <w:rFonts w:asciiTheme="minorHAnsi" w:hAnsiTheme="minorHAnsi"/>
                <w:sz w:val="18"/>
                <w:szCs w:val="18"/>
              </w:rPr>
              <w:t>7</w:t>
            </w:r>
            <w:r w:rsidRPr="004A5476">
              <w:rPr>
                <w:rFonts w:asciiTheme="minorHAnsi" w:hAnsiTheme="minorHAnsi"/>
                <w:sz w:val="18"/>
                <w:szCs w:val="18"/>
              </w:rPr>
              <w:t xml:space="preserve"> – Line F0</w:t>
            </w:r>
            <w:r w:rsidR="00421B31">
              <w:rPr>
                <w:rFonts w:asciiTheme="minorHAnsi" w:hAnsiTheme="minorHAnsi"/>
                <w:sz w:val="18"/>
                <w:szCs w:val="18"/>
              </w:rPr>
              <w:t>5</w:t>
            </w:r>
            <w:r w:rsidRPr="004A5476">
              <w:rPr>
                <w:rFonts w:asciiTheme="minorHAnsi" w:hAnsiTheme="minorHAnsi"/>
                <w:sz w:val="18"/>
                <w:szCs w:val="18"/>
              </w:rPr>
              <w:t>)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9D" w14:textId="77777777" w:rsidR="001E0FEF" w:rsidRPr="004A5476" w:rsidRDefault="001E0FEF" w:rsidP="004A5476">
            <w:pPr>
              <w:rPr>
                <w:rFonts w:asciiTheme="minorHAnsi" w:hAnsiTheme="minorHAnsi"/>
                <w:sz w:val="18"/>
                <w:szCs w:val="18"/>
              </w:rPr>
            </w:pPr>
          </w:p>
        </w:tc>
      </w:tr>
      <w:tr w:rsidR="001E0FEF" w:rsidRPr="004A5476" w14:paraId="014647A2" w14:textId="77777777" w:rsidTr="001E0FEF">
        <w:trPr>
          <w:cantSplit/>
          <w:trHeight w:val="288"/>
        </w:trPr>
        <w:tc>
          <w:tcPr>
            <w:tcW w:w="264" w:type="pct"/>
            <w:vAlign w:val="center"/>
          </w:tcPr>
          <w:p w14:paraId="0146479F"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09</w:t>
            </w:r>
          </w:p>
        </w:tc>
        <w:tc>
          <w:tcPr>
            <w:tcW w:w="2236" w:type="pct"/>
            <w:vAlign w:val="center"/>
          </w:tcPr>
          <w:p w14:paraId="014647A0" w14:textId="075046CE" w:rsidR="001E0FEF" w:rsidRPr="004A5476" w:rsidRDefault="001E0FEF" w:rsidP="00EE79B8">
            <w:pPr>
              <w:rPr>
                <w:rFonts w:asciiTheme="minorHAnsi" w:hAnsiTheme="minorHAnsi"/>
                <w:sz w:val="18"/>
                <w:szCs w:val="18"/>
              </w:rPr>
            </w:pPr>
            <w:r w:rsidRPr="004A5476">
              <w:rPr>
                <w:rFonts w:asciiTheme="minorHAnsi" w:hAnsiTheme="minorHAnsi"/>
                <w:sz w:val="18"/>
                <w:szCs w:val="18"/>
              </w:rPr>
              <w:t>Target Subcooling from Manufacturer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A1" w14:textId="77777777" w:rsidR="001E0FEF" w:rsidRPr="004A5476" w:rsidRDefault="001E0FEF" w:rsidP="004A5476">
            <w:pPr>
              <w:rPr>
                <w:rFonts w:asciiTheme="minorHAnsi" w:hAnsiTheme="minorHAnsi"/>
                <w:sz w:val="18"/>
                <w:szCs w:val="18"/>
              </w:rPr>
            </w:pPr>
          </w:p>
        </w:tc>
      </w:tr>
      <w:tr w:rsidR="001E0FEF" w:rsidRPr="004A5476" w14:paraId="014647A5" w14:textId="77777777" w:rsidTr="001E0FEF">
        <w:trPr>
          <w:trHeight w:val="288"/>
        </w:trPr>
        <w:tc>
          <w:tcPr>
            <w:tcW w:w="264" w:type="pct"/>
            <w:vAlign w:val="center"/>
          </w:tcPr>
          <w:p w14:paraId="014647A3" w14:textId="77777777" w:rsidR="001E0FEF" w:rsidRPr="004A5476" w:rsidRDefault="001E0FEF" w:rsidP="004A5476">
            <w:pPr>
              <w:rPr>
                <w:rFonts w:asciiTheme="minorHAnsi" w:hAnsiTheme="minorHAnsi"/>
                <w:sz w:val="18"/>
                <w:szCs w:val="18"/>
              </w:rPr>
            </w:pPr>
            <w:r>
              <w:rPr>
                <w:rFonts w:asciiTheme="minorHAnsi" w:hAnsiTheme="minorHAnsi"/>
                <w:sz w:val="18"/>
                <w:szCs w:val="18"/>
              </w:rPr>
              <w:t>10</w:t>
            </w:r>
          </w:p>
        </w:tc>
        <w:tc>
          <w:tcPr>
            <w:tcW w:w="4736" w:type="pct"/>
            <w:gridSpan w:val="2"/>
            <w:vAlign w:val="center"/>
          </w:tcPr>
          <w:p w14:paraId="014647A4"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 xml:space="preserve">Compliance Statement: </w:t>
            </w:r>
          </w:p>
        </w:tc>
      </w:tr>
    </w:tbl>
    <w:p w14:paraId="014647A6"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C44C9B" w:rsidRPr="004A5476" w14:paraId="014647A9" w14:textId="77777777" w:rsidTr="004A5476">
        <w:trPr>
          <w:trHeight w:val="288"/>
        </w:trPr>
        <w:tc>
          <w:tcPr>
            <w:tcW w:w="5000" w:type="pct"/>
            <w:gridSpan w:val="3"/>
            <w:vAlign w:val="center"/>
          </w:tcPr>
          <w:p w14:paraId="014647A7" w14:textId="2ED79D05" w:rsidR="00C44C9B" w:rsidRPr="00E91EDC" w:rsidRDefault="00C44C9B" w:rsidP="004A5476">
            <w:pPr>
              <w:keepNext/>
              <w:rPr>
                <w:rFonts w:asciiTheme="minorHAnsi" w:hAnsiTheme="minorHAnsi"/>
                <w:b/>
                <w:szCs w:val="18"/>
              </w:rPr>
            </w:pPr>
            <w:r w:rsidRPr="00E91EDC">
              <w:rPr>
                <w:rFonts w:asciiTheme="minorHAnsi" w:hAnsiTheme="minorHAnsi"/>
                <w:b/>
                <w:szCs w:val="18"/>
              </w:rPr>
              <w:lastRenderedPageBreak/>
              <w:t xml:space="preserve">G. Metering Device Verification– </w:t>
            </w:r>
          </w:p>
          <w:p w14:paraId="014647A8" w14:textId="2EC6C8D5" w:rsidR="00C44C9B" w:rsidRPr="00E91EDC" w:rsidRDefault="00A95016" w:rsidP="004A5476">
            <w:pPr>
              <w:keepNext/>
              <w:rPr>
                <w:rFonts w:asciiTheme="minorHAnsi" w:hAnsiTheme="minorHAnsi"/>
                <w:sz w:val="18"/>
                <w:szCs w:val="18"/>
              </w:rPr>
            </w:pPr>
            <w:r w:rsidRPr="006B5833">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C44C9B" w:rsidRPr="00E91EDC">
              <w:rPr>
                <w:rFonts w:asciiTheme="minorHAnsi" w:hAnsiTheme="minorHAnsi"/>
                <w:sz w:val="18"/>
                <w:szCs w:val="18"/>
              </w:rPr>
              <w:t>Procedures for the verification of proper metering device operation are specified in RA3.2.2.6.2</w:t>
            </w:r>
          </w:p>
        </w:tc>
      </w:tr>
      <w:tr w:rsidR="00C44C9B" w:rsidRPr="004A5476" w14:paraId="014647AD" w14:textId="77777777" w:rsidTr="001E0FEF">
        <w:trPr>
          <w:trHeight w:val="288"/>
        </w:trPr>
        <w:tc>
          <w:tcPr>
            <w:tcW w:w="212" w:type="pct"/>
            <w:vAlign w:val="center"/>
          </w:tcPr>
          <w:p w14:paraId="014647AA"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01</w:t>
            </w:r>
          </w:p>
        </w:tc>
        <w:tc>
          <w:tcPr>
            <w:tcW w:w="2288" w:type="pct"/>
            <w:vAlign w:val="center"/>
          </w:tcPr>
          <w:p w14:paraId="014647AB" w14:textId="20AF86B6" w:rsidR="00C44C9B" w:rsidRPr="004A5476" w:rsidRDefault="00C44C9B" w:rsidP="00EE79B8">
            <w:pPr>
              <w:keepNext/>
              <w:rPr>
                <w:rFonts w:asciiTheme="minorHAnsi" w:hAnsiTheme="minorHAnsi"/>
                <w:sz w:val="18"/>
                <w:szCs w:val="18"/>
              </w:rPr>
            </w:pPr>
            <w:r w:rsidRPr="004A5476">
              <w:rPr>
                <w:rFonts w:asciiTheme="minorHAnsi" w:hAnsiTheme="minorHAnsi"/>
                <w:sz w:val="18"/>
                <w:szCs w:val="18"/>
              </w:rPr>
              <w:t xml:space="preserve">Measured Suction </w:t>
            </w:r>
            <w:r w:rsidR="0075419B">
              <w:rPr>
                <w:rFonts w:asciiTheme="minorHAnsi" w:hAnsiTheme="minorHAnsi"/>
                <w:sz w:val="18"/>
                <w:szCs w:val="18"/>
              </w:rPr>
              <w:t>L</w:t>
            </w:r>
            <w:r w:rsidRPr="004A5476">
              <w:rPr>
                <w:rFonts w:asciiTheme="minorHAnsi" w:hAnsiTheme="minorHAnsi"/>
                <w:sz w:val="18"/>
                <w:szCs w:val="18"/>
              </w:rPr>
              <w:t xml:space="preserve">ine </w:t>
            </w:r>
            <w:r w:rsidR="0075419B">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AC" w14:textId="77777777" w:rsidR="00C44C9B" w:rsidRPr="004A5476" w:rsidRDefault="00C44C9B" w:rsidP="004A5476">
            <w:pPr>
              <w:keepNext/>
              <w:rPr>
                <w:rFonts w:asciiTheme="minorHAnsi" w:hAnsiTheme="minorHAnsi"/>
                <w:sz w:val="18"/>
                <w:szCs w:val="18"/>
              </w:rPr>
            </w:pPr>
          </w:p>
        </w:tc>
      </w:tr>
      <w:tr w:rsidR="00C44C9B" w:rsidRPr="004A5476" w14:paraId="014647B1" w14:textId="77777777" w:rsidTr="001E0FEF">
        <w:trPr>
          <w:trHeight w:val="288"/>
        </w:trPr>
        <w:tc>
          <w:tcPr>
            <w:tcW w:w="212" w:type="pct"/>
            <w:vAlign w:val="center"/>
          </w:tcPr>
          <w:p w14:paraId="014647AE"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02</w:t>
            </w:r>
          </w:p>
        </w:tc>
        <w:tc>
          <w:tcPr>
            <w:tcW w:w="2288" w:type="pct"/>
            <w:vAlign w:val="center"/>
          </w:tcPr>
          <w:p w14:paraId="014647AF" w14:textId="67A96036" w:rsidR="00C44C9B" w:rsidRPr="004A5476" w:rsidRDefault="00C44C9B" w:rsidP="007E687C">
            <w:pPr>
              <w:keepNext/>
              <w:rPr>
                <w:rFonts w:asciiTheme="minorHAnsi" w:hAnsiTheme="minorHAnsi"/>
                <w:sz w:val="18"/>
                <w:szCs w:val="18"/>
              </w:rPr>
            </w:pPr>
            <w:r w:rsidRPr="004A5476">
              <w:rPr>
                <w:rFonts w:asciiTheme="minorHAnsi" w:hAnsiTheme="minorHAnsi"/>
                <w:sz w:val="18"/>
                <w:szCs w:val="18"/>
              </w:rPr>
              <w:t xml:space="preserve">Measured Suction </w:t>
            </w:r>
            <w:r w:rsidR="0075419B">
              <w:rPr>
                <w:rFonts w:asciiTheme="minorHAnsi" w:hAnsiTheme="minorHAnsi"/>
                <w:sz w:val="18"/>
                <w:szCs w:val="18"/>
              </w:rPr>
              <w:t>L</w:t>
            </w:r>
            <w:r w:rsidRPr="004A5476">
              <w:rPr>
                <w:rFonts w:asciiTheme="minorHAnsi" w:hAnsiTheme="minorHAnsi"/>
                <w:sz w:val="18"/>
                <w:szCs w:val="18"/>
              </w:rPr>
              <w:t xml:space="preserve">ine </w:t>
            </w:r>
            <w:r w:rsidR="0075419B">
              <w:rPr>
                <w:rFonts w:asciiTheme="minorHAnsi" w:hAnsiTheme="minorHAnsi"/>
                <w:sz w:val="18"/>
                <w:szCs w:val="18"/>
              </w:rPr>
              <w:t>P</w:t>
            </w:r>
            <w:r w:rsidRPr="004A5476">
              <w:rPr>
                <w:rFonts w:asciiTheme="minorHAnsi" w:hAnsiTheme="minorHAnsi"/>
                <w:sz w:val="18"/>
                <w:szCs w:val="18"/>
              </w:rPr>
              <w:t>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w:t>
            </w:r>
            <w:proofErr w:type="spellStart"/>
            <w:r w:rsidRPr="004A5476">
              <w:rPr>
                <w:rFonts w:asciiTheme="minorHAnsi" w:hAnsiTheme="minorHAnsi"/>
                <w:sz w:val="18"/>
                <w:szCs w:val="18"/>
              </w:rPr>
              <w:t>psig</w:t>
            </w:r>
            <w:proofErr w:type="spellEnd"/>
            <w:r w:rsidRPr="004A5476">
              <w:rPr>
                <w:rFonts w:asciiTheme="minorHAnsi" w:hAnsiTheme="minorHAnsi"/>
                <w:sz w:val="18"/>
                <w:szCs w:val="18"/>
              </w:rPr>
              <w:t>)</w:t>
            </w:r>
          </w:p>
        </w:tc>
        <w:tc>
          <w:tcPr>
            <w:tcW w:w="2500" w:type="pct"/>
            <w:vAlign w:val="center"/>
          </w:tcPr>
          <w:p w14:paraId="014647B0" w14:textId="77777777" w:rsidR="00C44C9B" w:rsidRPr="004A5476" w:rsidRDefault="00C44C9B" w:rsidP="004A5476">
            <w:pPr>
              <w:keepNext/>
              <w:rPr>
                <w:rFonts w:asciiTheme="minorHAnsi" w:hAnsiTheme="minorHAnsi"/>
                <w:sz w:val="18"/>
                <w:szCs w:val="18"/>
              </w:rPr>
            </w:pPr>
          </w:p>
        </w:tc>
      </w:tr>
      <w:tr w:rsidR="00C44C9B" w:rsidRPr="004A5476" w14:paraId="014647B6" w14:textId="77777777" w:rsidTr="001E0FEF">
        <w:trPr>
          <w:trHeight w:val="288"/>
        </w:trPr>
        <w:tc>
          <w:tcPr>
            <w:tcW w:w="212" w:type="pct"/>
            <w:vAlign w:val="center"/>
          </w:tcPr>
          <w:p w14:paraId="014647B2"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03</w:t>
            </w:r>
          </w:p>
        </w:tc>
        <w:tc>
          <w:tcPr>
            <w:tcW w:w="2288" w:type="pct"/>
            <w:vAlign w:val="center"/>
          </w:tcPr>
          <w:p w14:paraId="014647B3" w14:textId="552CE4C8"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 xml:space="preserve">Evaporator </w:t>
            </w:r>
            <w:r w:rsidR="0075419B">
              <w:rPr>
                <w:rFonts w:asciiTheme="minorHAnsi" w:hAnsiTheme="minorHAnsi"/>
                <w:sz w:val="18"/>
                <w:szCs w:val="18"/>
              </w:rPr>
              <w:t>S</w:t>
            </w:r>
            <w:r w:rsidRPr="004A5476">
              <w:rPr>
                <w:rFonts w:asciiTheme="minorHAnsi" w:hAnsiTheme="minorHAnsi"/>
                <w:sz w:val="18"/>
                <w:szCs w:val="18"/>
              </w:rPr>
              <w:t xml:space="preserve">aturation </w:t>
            </w:r>
            <w:r w:rsidR="0075419B">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evaporator</w:t>
            </w:r>
            <w:proofErr w:type="spellEnd"/>
            <w:r w:rsidRPr="004A5476">
              <w:rPr>
                <w:rFonts w:asciiTheme="minorHAnsi" w:hAnsiTheme="minorHAnsi"/>
                <w:sz w:val="18"/>
                <w:szCs w:val="18"/>
              </w:rPr>
              <w:t>,</w:t>
            </w:r>
            <w:r w:rsidRPr="004A5476">
              <w:rPr>
                <w:rFonts w:asciiTheme="minorHAnsi" w:hAnsiTheme="minorHAnsi"/>
                <w:sz w:val="18"/>
                <w:szCs w:val="18"/>
                <w:vertAlign w:val="subscript"/>
              </w:rPr>
              <w:t xml:space="preserve"> sat</w:t>
            </w:r>
            <w:r w:rsidRPr="004A5476">
              <w:rPr>
                <w:rFonts w:asciiTheme="minorHAnsi" w:hAnsiTheme="minorHAnsi"/>
                <w:sz w:val="18"/>
                <w:szCs w:val="18"/>
              </w:rPr>
              <w:t xml:space="preserve">) </w:t>
            </w:r>
          </w:p>
          <w:p w14:paraId="014647B4" w14:textId="08CFA8F2" w:rsidR="00C44C9B" w:rsidRPr="004A5476" w:rsidRDefault="00C44C9B" w:rsidP="00EE79B8">
            <w:pPr>
              <w:keepNext/>
              <w:rPr>
                <w:rFonts w:asciiTheme="minorHAnsi" w:hAnsiTheme="minorHAnsi"/>
                <w:sz w:val="18"/>
                <w:szCs w:val="18"/>
              </w:rPr>
            </w:pPr>
            <w:r w:rsidRPr="004A5476">
              <w:rPr>
                <w:rFonts w:asciiTheme="minorHAnsi" w:hAnsiTheme="minorHAnsi"/>
                <w:sz w:val="18"/>
                <w:szCs w:val="18"/>
              </w:rPr>
              <w:t xml:space="preserve">from </w:t>
            </w:r>
            <w:r w:rsidR="0075419B">
              <w:rPr>
                <w:rFonts w:asciiTheme="minorHAnsi" w:hAnsiTheme="minorHAnsi"/>
                <w:sz w:val="18"/>
                <w:szCs w:val="18"/>
              </w:rPr>
              <w:t>D</w:t>
            </w:r>
            <w:r w:rsidRPr="004A5476">
              <w:rPr>
                <w:rFonts w:asciiTheme="minorHAnsi" w:hAnsiTheme="minorHAnsi"/>
                <w:sz w:val="18"/>
                <w:szCs w:val="18"/>
              </w:rPr>
              <w:t xml:space="preserve">igital </w:t>
            </w:r>
            <w:r w:rsidR="0075419B">
              <w:rPr>
                <w:rFonts w:asciiTheme="minorHAnsi" w:hAnsiTheme="minorHAnsi"/>
                <w:sz w:val="18"/>
                <w:szCs w:val="18"/>
              </w:rPr>
              <w:t>G</w:t>
            </w:r>
            <w:r w:rsidRPr="004A5476">
              <w:rPr>
                <w:rFonts w:asciiTheme="minorHAnsi" w:hAnsiTheme="minorHAnsi"/>
                <w:sz w:val="18"/>
                <w:szCs w:val="18"/>
              </w:rPr>
              <w:t>auge or P-T Table using line G02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B5" w14:textId="77777777" w:rsidR="00C44C9B" w:rsidRPr="004A5476" w:rsidRDefault="00C44C9B" w:rsidP="004A5476">
            <w:pPr>
              <w:keepNext/>
              <w:rPr>
                <w:rFonts w:asciiTheme="minorHAnsi" w:hAnsiTheme="minorHAnsi"/>
                <w:sz w:val="18"/>
                <w:szCs w:val="18"/>
              </w:rPr>
            </w:pPr>
          </w:p>
        </w:tc>
      </w:tr>
      <w:tr w:rsidR="00C44C9B" w:rsidRPr="004A5476" w14:paraId="014647BA" w14:textId="77777777" w:rsidTr="001E0FEF">
        <w:trPr>
          <w:trHeight w:val="288"/>
        </w:trPr>
        <w:tc>
          <w:tcPr>
            <w:tcW w:w="212" w:type="pct"/>
            <w:vAlign w:val="center"/>
          </w:tcPr>
          <w:p w14:paraId="014647B7"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04</w:t>
            </w:r>
          </w:p>
        </w:tc>
        <w:tc>
          <w:tcPr>
            <w:tcW w:w="2288" w:type="pct"/>
            <w:vAlign w:val="center"/>
          </w:tcPr>
          <w:p w14:paraId="014647B8" w14:textId="21910191" w:rsidR="00C44C9B" w:rsidRPr="004A5476" w:rsidRDefault="00C44C9B" w:rsidP="00EE79B8">
            <w:pPr>
              <w:keepNext/>
              <w:rPr>
                <w:rFonts w:asciiTheme="minorHAnsi" w:hAnsiTheme="minorHAnsi"/>
                <w:sz w:val="18"/>
                <w:szCs w:val="18"/>
              </w:rPr>
            </w:pPr>
            <w:r w:rsidRPr="004A5476">
              <w:rPr>
                <w:rFonts w:asciiTheme="minorHAnsi" w:hAnsiTheme="minorHAnsi"/>
                <w:sz w:val="18"/>
                <w:szCs w:val="18"/>
              </w:rPr>
              <w:t>Measured Superheat (Line G01 – Line G03)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B9" w14:textId="77777777" w:rsidR="00C44C9B" w:rsidRPr="004A5476" w:rsidRDefault="00C44C9B" w:rsidP="004A5476">
            <w:pPr>
              <w:keepNext/>
              <w:rPr>
                <w:rFonts w:asciiTheme="minorHAnsi" w:hAnsiTheme="minorHAnsi"/>
                <w:sz w:val="18"/>
                <w:szCs w:val="18"/>
              </w:rPr>
            </w:pPr>
          </w:p>
        </w:tc>
      </w:tr>
      <w:tr w:rsidR="00C44C9B" w:rsidRPr="004A5476" w14:paraId="014647BE" w14:textId="77777777" w:rsidTr="001E0FEF">
        <w:trPr>
          <w:trHeight w:val="288"/>
        </w:trPr>
        <w:tc>
          <w:tcPr>
            <w:tcW w:w="212" w:type="pct"/>
            <w:vAlign w:val="center"/>
          </w:tcPr>
          <w:p w14:paraId="014647BB" w14:textId="77777777" w:rsidR="00C44C9B" w:rsidRPr="004A5476" w:rsidDel="00C76C40" w:rsidRDefault="00C44C9B" w:rsidP="004A5476">
            <w:pPr>
              <w:keepNext/>
              <w:rPr>
                <w:rFonts w:asciiTheme="minorHAnsi" w:hAnsiTheme="minorHAnsi"/>
                <w:sz w:val="18"/>
                <w:szCs w:val="18"/>
              </w:rPr>
            </w:pPr>
            <w:r w:rsidRPr="004A5476">
              <w:rPr>
                <w:rFonts w:asciiTheme="minorHAnsi" w:hAnsiTheme="minorHAnsi"/>
                <w:sz w:val="18"/>
                <w:szCs w:val="18"/>
              </w:rPr>
              <w:t>05</w:t>
            </w:r>
          </w:p>
        </w:tc>
        <w:tc>
          <w:tcPr>
            <w:tcW w:w="2288" w:type="pct"/>
            <w:vAlign w:val="center"/>
          </w:tcPr>
          <w:p w14:paraId="014647BC" w14:textId="52F5CD40" w:rsidR="00C44C9B" w:rsidRPr="004A5476" w:rsidRDefault="00C44C9B" w:rsidP="00EE79B8">
            <w:pPr>
              <w:keepNext/>
              <w:rPr>
                <w:rFonts w:asciiTheme="minorHAnsi" w:hAnsiTheme="minorHAnsi"/>
                <w:sz w:val="18"/>
                <w:szCs w:val="18"/>
              </w:rPr>
            </w:pPr>
            <w:r w:rsidRPr="004A5476">
              <w:rPr>
                <w:rFonts w:asciiTheme="minorHAnsi" w:hAnsiTheme="minorHAnsi"/>
                <w:sz w:val="18"/>
                <w:szCs w:val="18"/>
              </w:rPr>
              <w:t>Measured Superheat (Line G04) is between 3</w:t>
            </w:r>
            <w:r w:rsidR="00EE79B8">
              <w:rPr>
                <w:rFonts w:asciiTheme="minorHAnsi" w:hAnsiTheme="minorHAnsi"/>
                <w:sz w:val="18"/>
                <w:szCs w:val="18"/>
              </w:rPr>
              <w:t>°F</w:t>
            </w:r>
            <w:r w:rsidRPr="004A5476">
              <w:rPr>
                <w:rFonts w:asciiTheme="minorHAnsi" w:hAnsiTheme="minorHAnsi"/>
                <w:sz w:val="18"/>
                <w:szCs w:val="18"/>
              </w:rPr>
              <w:t xml:space="preserve"> and 26</w:t>
            </w:r>
            <w:r w:rsidR="00EE79B8">
              <w:rPr>
                <w:rFonts w:asciiTheme="minorHAnsi" w:hAnsiTheme="minorHAnsi"/>
                <w:sz w:val="18"/>
                <w:szCs w:val="18"/>
              </w:rPr>
              <w:t>°</w:t>
            </w:r>
            <w:r w:rsidRPr="004A5476">
              <w:rPr>
                <w:rFonts w:asciiTheme="minorHAnsi" w:hAnsiTheme="minorHAnsi"/>
                <w:sz w:val="18"/>
                <w:szCs w:val="18"/>
              </w:rPr>
              <w:t>F (inclusive)</w:t>
            </w:r>
          </w:p>
        </w:tc>
        <w:tc>
          <w:tcPr>
            <w:tcW w:w="2500" w:type="pct"/>
            <w:vAlign w:val="center"/>
          </w:tcPr>
          <w:p w14:paraId="014647BD" w14:textId="77777777" w:rsidR="00C44C9B" w:rsidRPr="004A5476" w:rsidRDefault="00C44C9B" w:rsidP="004A5476">
            <w:pPr>
              <w:keepNext/>
              <w:rPr>
                <w:rFonts w:asciiTheme="minorHAnsi" w:hAnsiTheme="minorHAnsi"/>
                <w:sz w:val="18"/>
                <w:szCs w:val="18"/>
              </w:rPr>
            </w:pPr>
          </w:p>
        </w:tc>
      </w:tr>
      <w:tr w:rsidR="00C44C9B" w:rsidRPr="004A5476" w14:paraId="014647C2" w14:textId="77777777" w:rsidTr="001E0FEF">
        <w:trPr>
          <w:trHeight w:val="288"/>
        </w:trPr>
        <w:tc>
          <w:tcPr>
            <w:tcW w:w="212" w:type="pct"/>
            <w:vAlign w:val="center"/>
          </w:tcPr>
          <w:p w14:paraId="014647BF"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06</w:t>
            </w:r>
          </w:p>
        </w:tc>
        <w:tc>
          <w:tcPr>
            <w:tcW w:w="2288" w:type="pct"/>
            <w:vAlign w:val="center"/>
          </w:tcPr>
          <w:p w14:paraId="014647C0" w14:textId="54996E6F" w:rsidR="00C44C9B" w:rsidRPr="004A5476" w:rsidRDefault="00C44C9B" w:rsidP="007E687C">
            <w:pPr>
              <w:keepNext/>
              <w:rPr>
                <w:rFonts w:asciiTheme="minorHAnsi" w:hAnsiTheme="minorHAnsi"/>
                <w:sz w:val="18"/>
                <w:szCs w:val="18"/>
              </w:rPr>
            </w:pPr>
            <w:r w:rsidRPr="004A5476">
              <w:rPr>
                <w:rFonts w:asciiTheme="minorHAnsi" w:hAnsiTheme="minorHAnsi"/>
                <w:sz w:val="18"/>
                <w:szCs w:val="18"/>
              </w:rPr>
              <w:t xml:space="preserve">Measured Superheat (Line G04) is within </w:t>
            </w:r>
            <w:r w:rsidR="0075419B">
              <w:rPr>
                <w:rFonts w:asciiTheme="minorHAnsi" w:hAnsiTheme="minorHAnsi"/>
                <w:sz w:val="18"/>
                <w:szCs w:val="18"/>
              </w:rPr>
              <w:t>M</w:t>
            </w:r>
            <w:r w:rsidRPr="004A5476">
              <w:rPr>
                <w:rFonts w:asciiTheme="minorHAnsi" w:hAnsiTheme="minorHAnsi"/>
                <w:sz w:val="18"/>
                <w:szCs w:val="18"/>
              </w:rPr>
              <w:t xml:space="preserve">anufacturer’s </w:t>
            </w:r>
            <w:r w:rsidR="0075419B">
              <w:rPr>
                <w:rFonts w:asciiTheme="minorHAnsi" w:hAnsiTheme="minorHAnsi"/>
                <w:sz w:val="18"/>
                <w:szCs w:val="18"/>
              </w:rPr>
              <w:t>S</w:t>
            </w:r>
            <w:r w:rsidRPr="004A5476">
              <w:rPr>
                <w:rFonts w:asciiTheme="minorHAnsi" w:hAnsiTheme="minorHAnsi"/>
                <w:sz w:val="18"/>
                <w:szCs w:val="18"/>
              </w:rPr>
              <w:t xml:space="preserve">pecifications </w:t>
            </w:r>
            <w:r w:rsidR="00EE79B8">
              <w:rPr>
                <w:rFonts w:asciiTheme="minorHAnsi" w:hAnsiTheme="minorHAnsi"/>
                <w:sz w:val="18"/>
                <w:szCs w:val="18"/>
              </w:rPr>
              <w:t>(</w:t>
            </w:r>
            <w:r w:rsidRPr="004A5476">
              <w:rPr>
                <w:rFonts w:asciiTheme="minorHAnsi" w:hAnsiTheme="minorHAnsi"/>
                <w:sz w:val="18"/>
                <w:szCs w:val="18"/>
              </w:rPr>
              <w:t>if known</w:t>
            </w:r>
            <w:r w:rsidR="009E7E67">
              <w:rPr>
                <w:rFonts w:asciiTheme="minorHAnsi" w:hAnsiTheme="minorHAnsi"/>
                <w:sz w:val="18"/>
                <w:szCs w:val="18"/>
              </w:rPr>
              <w:t>)</w:t>
            </w:r>
          </w:p>
        </w:tc>
        <w:tc>
          <w:tcPr>
            <w:tcW w:w="2500" w:type="pct"/>
            <w:vAlign w:val="center"/>
          </w:tcPr>
          <w:p w14:paraId="014647C1" w14:textId="77777777" w:rsidR="00C44C9B" w:rsidRPr="004A5476" w:rsidRDefault="00C44C9B" w:rsidP="004A5476">
            <w:pPr>
              <w:keepNext/>
              <w:rPr>
                <w:rFonts w:asciiTheme="minorHAnsi" w:hAnsiTheme="minorHAnsi"/>
                <w:sz w:val="18"/>
                <w:szCs w:val="18"/>
              </w:rPr>
            </w:pPr>
          </w:p>
        </w:tc>
      </w:tr>
      <w:tr w:rsidR="00C44C9B" w:rsidRPr="004A5476" w14:paraId="014647C5" w14:textId="77777777" w:rsidTr="004A5476">
        <w:trPr>
          <w:trHeight w:val="288"/>
        </w:trPr>
        <w:tc>
          <w:tcPr>
            <w:tcW w:w="212" w:type="pct"/>
            <w:vAlign w:val="center"/>
          </w:tcPr>
          <w:p w14:paraId="014647C3"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07</w:t>
            </w:r>
          </w:p>
        </w:tc>
        <w:tc>
          <w:tcPr>
            <w:tcW w:w="4788" w:type="pct"/>
            <w:gridSpan w:val="2"/>
            <w:vAlign w:val="center"/>
          </w:tcPr>
          <w:p w14:paraId="014647C4" w14:textId="77777777" w:rsidR="00E053F5" w:rsidRPr="004A5476" w:rsidRDefault="00C44C9B" w:rsidP="004A5476">
            <w:pPr>
              <w:keepNext/>
              <w:rPr>
                <w:rFonts w:asciiTheme="minorHAnsi" w:hAnsiTheme="minorHAnsi"/>
                <w:sz w:val="18"/>
                <w:szCs w:val="18"/>
              </w:rPr>
            </w:pPr>
            <w:r w:rsidRPr="004A5476">
              <w:rPr>
                <w:rFonts w:asciiTheme="minorHAnsi" w:hAnsiTheme="minorHAnsi"/>
                <w:sz w:val="18"/>
                <w:szCs w:val="18"/>
              </w:rPr>
              <w:t>Compliance Statement:</w:t>
            </w:r>
          </w:p>
        </w:tc>
      </w:tr>
    </w:tbl>
    <w:p w14:paraId="014647C6" w14:textId="77777777" w:rsidR="00C44C9B" w:rsidRPr="004A5476" w:rsidRDefault="00C44C9B" w:rsidP="00C44C9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9"/>
        <w:gridCol w:w="4946"/>
        <w:gridCol w:w="5395"/>
      </w:tblGrid>
      <w:tr w:rsidR="00C44C9B" w:rsidRPr="004A5476" w14:paraId="014647C9" w14:textId="77777777" w:rsidTr="00646833">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14647C7" w14:textId="19B368DF" w:rsidR="00C44C9B" w:rsidRPr="00E91EDC" w:rsidRDefault="00C44C9B" w:rsidP="004A5476">
            <w:pPr>
              <w:keepNext/>
              <w:rPr>
                <w:rFonts w:asciiTheme="minorHAnsi" w:hAnsiTheme="minorHAnsi"/>
                <w:b/>
                <w:szCs w:val="18"/>
              </w:rPr>
            </w:pPr>
            <w:r w:rsidRPr="00E91EDC">
              <w:rPr>
                <w:rFonts w:asciiTheme="minorHAnsi" w:hAnsiTheme="minorHAnsi"/>
                <w:b/>
                <w:szCs w:val="18"/>
              </w:rPr>
              <w:t xml:space="preserve">H. Confirmation of Refrigerant Pressure Differential – </w:t>
            </w:r>
          </w:p>
          <w:p w14:paraId="014647C8" w14:textId="0D87CF82" w:rsidR="00C44C9B" w:rsidRPr="00E91EDC" w:rsidRDefault="00D00050" w:rsidP="004A5476">
            <w:pPr>
              <w:keepNext/>
              <w:rPr>
                <w:rFonts w:asciiTheme="minorHAnsi" w:hAnsiTheme="minorHAnsi"/>
                <w:sz w:val="18"/>
                <w:szCs w:val="18"/>
              </w:rPr>
            </w:pPr>
            <w:r w:rsidRPr="00A85CF1">
              <w:rPr>
                <w:rFonts w:asciiTheme="minorHAnsi" w:hAnsiTheme="minorHAnsi"/>
                <w:sz w:val="18"/>
                <w:szCs w:val="18"/>
              </w:rPr>
              <w:t>HERS Rater must independently collect all data in this section</w:t>
            </w:r>
            <w:r>
              <w:rPr>
                <w:rFonts w:asciiTheme="minorHAnsi" w:hAnsiTheme="minorHAnsi"/>
                <w:sz w:val="18"/>
                <w:szCs w:val="18"/>
              </w:rPr>
              <w:t>.</w:t>
            </w:r>
            <w:r w:rsidRPr="00E91EDC">
              <w:rPr>
                <w:rFonts w:asciiTheme="minorHAnsi" w:hAnsiTheme="minorHAnsi"/>
                <w:sz w:val="18"/>
                <w:szCs w:val="18"/>
              </w:rPr>
              <w:t xml:space="preserve"> </w:t>
            </w:r>
            <w:r w:rsidR="00C44C9B" w:rsidRPr="00E91EDC">
              <w:rPr>
                <w:rFonts w:asciiTheme="minorHAnsi" w:hAnsiTheme="minorHAnsi"/>
                <w:sz w:val="18"/>
                <w:szCs w:val="18"/>
              </w:rPr>
              <w:t>Procedures for the Winter Setup are detailed in RA1.2.22</w:t>
            </w:r>
            <w:r>
              <w:rPr>
                <w:rFonts w:asciiTheme="minorHAnsi" w:hAnsiTheme="minorHAnsi"/>
                <w:sz w:val="18"/>
                <w:szCs w:val="18"/>
              </w:rPr>
              <w:t>.</w:t>
            </w:r>
          </w:p>
        </w:tc>
      </w:tr>
      <w:tr w:rsidR="00C44C9B" w:rsidRPr="004A5476" w14:paraId="014647CD" w14:textId="77777777" w:rsidTr="00646833">
        <w:tblPrEx>
          <w:tblCellMar>
            <w:top w:w="29" w:type="dxa"/>
            <w:left w:w="115" w:type="dxa"/>
            <w:bottom w:w="29" w:type="dxa"/>
            <w:right w:w="115" w:type="dxa"/>
          </w:tblCellMar>
        </w:tblPrEx>
        <w:trPr>
          <w:trHeight w:val="288"/>
        </w:trPr>
        <w:tc>
          <w:tcPr>
            <w:tcW w:w="208" w:type="pct"/>
            <w:vAlign w:val="center"/>
          </w:tcPr>
          <w:p w14:paraId="014647CA"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01</w:t>
            </w:r>
          </w:p>
        </w:tc>
        <w:tc>
          <w:tcPr>
            <w:tcW w:w="2292" w:type="pct"/>
            <w:vAlign w:val="center"/>
          </w:tcPr>
          <w:p w14:paraId="014647CB" w14:textId="4381D004" w:rsidR="00C44C9B" w:rsidRPr="004A5476" w:rsidRDefault="00C44C9B" w:rsidP="004A5476">
            <w:pPr>
              <w:keepNext/>
              <w:rPr>
                <w:rFonts w:asciiTheme="minorHAnsi" w:hAnsiTheme="minorHAnsi"/>
                <w:sz w:val="18"/>
                <w:szCs w:val="18"/>
              </w:rPr>
            </w:pPr>
            <w:proofErr w:type="spellStart"/>
            <w:r w:rsidRPr="004A5476">
              <w:rPr>
                <w:rFonts w:asciiTheme="minorHAnsi" w:hAnsiTheme="minorHAnsi" w:cs="ArialMT"/>
                <w:sz w:val="18"/>
                <w:szCs w:val="18"/>
              </w:rPr>
              <w:t>P</w:t>
            </w:r>
            <w:r w:rsidRPr="00E91EDC">
              <w:rPr>
                <w:rFonts w:asciiTheme="minorHAnsi" w:hAnsiTheme="minorHAnsi" w:cs="ArialMT"/>
                <w:sz w:val="18"/>
                <w:szCs w:val="18"/>
                <w:vertAlign w:val="subscript"/>
              </w:rPr>
              <w:t>high</w:t>
            </w:r>
            <w:proofErr w:type="spellEnd"/>
            <w:r w:rsidRPr="004A5476">
              <w:rPr>
                <w:rFonts w:asciiTheme="minorHAnsi" w:hAnsiTheme="minorHAnsi" w:cs="ArialMT"/>
                <w:sz w:val="18"/>
                <w:szCs w:val="18"/>
              </w:rPr>
              <w:t>, – P</w:t>
            </w:r>
            <w:r w:rsidRPr="002A514B">
              <w:rPr>
                <w:rFonts w:asciiTheme="minorHAnsi" w:hAnsiTheme="minorHAnsi" w:cs="ArialMT"/>
                <w:sz w:val="18"/>
                <w:szCs w:val="18"/>
                <w:vertAlign w:val="subscript"/>
              </w:rPr>
              <w:t>low</w:t>
            </w:r>
            <w:r w:rsidRPr="004A5476">
              <w:rPr>
                <w:rFonts w:asciiTheme="minorHAnsi" w:hAnsiTheme="minorHAnsi" w:cs="ArialMT"/>
                <w:sz w:val="18"/>
                <w:szCs w:val="18"/>
              </w:rPr>
              <w:t xml:space="preserve"> (psi) from F06 and G02</w:t>
            </w:r>
          </w:p>
        </w:tc>
        <w:tc>
          <w:tcPr>
            <w:tcW w:w="2499" w:type="pct"/>
            <w:vAlign w:val="center"/>
          </w:tcPr>
          <w:p w14:paraId="014647CC" w14:textId="77777777" w:rsidR="00C44C9B" w:rsidRPr="004A5476" w:rsidRDefault="00C44C9B" w:rsidP="004A5476">
            <w:pPr>
              <w:pStyle w:val="Header"/>
              <w:keepNext/>
              <w:tabs>
                <w:tab w:val="clear" w:pos="4320"/>
                <w:tab w:val="clear" w:pos="8640"/>
              </w:tabs>
              <w:rPr>
                <w:rFonts w:asciiTheme="minorHAnsi" w:hAnsiTheme="minorHAnsi"/>
                <w:sz w:val="18"/>
                <w:szCs w:val="18"/>
              </w:rPr>
            </w:pPr>
          </w:p>
        </w:tc>
      </w:tr>
      <w:tr w:rsidR="00C44C9B" w:rsidRPr="004A5476" w14:paraId="014647D0" w14:textId="77777777" w:rsidTr="00646833">
        <w:tblPrEx>
          <w:tblCellMar>
            <w:top w:w="29" w:type="dxa"/>
            <w:left w:w="115" w:type="dxa"/>
            <w:bottom w:w="29" w:type="dxa"/>
            <w:right w:w="115" w:type="dxa"/>
          </w:tblCellMar>
        </w:tblPrEx>
        <w:trPr>
          <w:trHeight w:val="288"/>
        </w:trPr>
        <w:tc>
          <w:tcPr>
            <w:tcW w:w="208" w:type="pct"/>
            <w:vAlign w:val="center"/>
          </w:tcPr>
          <w:p w14:paraId="014647CE"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02</w:t>
            </w:r>
          </w:p>
        </w:tc>
        <w:tc>
          <w:tcPr>
            <w:tcW w:w="4792" w:type="pct"/>
            <w:gridSpan w:val="2"/>
            <w:vAlign w:val="center"/>
          </w:tcPr>
          <w:p w14:paraId="014647CF" w14:textId="77777777" w:rsidR="00C44C9B" w:rsidRPr="004A5476" w:rsidRDefault="00C44C9B" w:rsidP="004A5476">
            <w:pPr>
              <w:keepNext/>
              <w:rPr>
                <w:rFonts w:asciiTheme="minorHAnsi" w:hAnsiTheme="minorHAnsi" w:cs="ArialMT"/>
                <w:sz w:val="18"/>
                <w:szCs w:val="18"/>
              </w:rPr>
            </w:pPr>
            <w:r w:rsidRPr="004A5476">
              <w:rPr>
                <w:rFonts w:asciiTheme="minorHAnsi" w:hAnsiTheme="minorHAnsi"/>
                <w:sz w:val="18"/>
                <w:szCs w:val="18"/>
              </w:rPr>
              <w:t xml:space="preserve">Compliance Statement: </w:t>
            </w:r>
          </w:p>
        </w:tc>
      </w:tr>
    </w:tbl>
    <w:p w14:paraId="014647D2" w14:textId="77777777" w:rsidR="00C44C9B" w:rsidRPr="004A5476" w:rsidRDefault="00C44C9B" w:rsidP="00C44C9B">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1E0FEF" w:rsidRPr="00DF3F73" w14:paraId="014647D5" w14:textId="77777777" w:rsidTr="001E0FEF">
        <w:trPr>
          <w:cantSplit/>
          <w:trHeight w:val="432"/>
        </w:trPr>
        <w:tc>
          <w:tcPr>
            <w:tcW w:w="5000" w:type="pct"/>
            <w:gridSpan w:val="2"/>
            <w:vAlign w:val="center"/>
          </w:tcPr>
          <w:p w14:paraId="014647D3" w14:textId="134472C7" w:rsidR="001E0FEF" w:rsidRPr="00E91EDC" w:rsidRDefault="001E0FEF" w:rsidP="00E91EDC">
            <w:pPr>
              <w:keepNext/>
              <w:rPr>
                <w:rFonts w:asciiTheme="minorHAnsi" w:hAnsiTheme="minorHAnsi"/>
                <w:b/>
                <w:szCs w:val="18"/>
              </w:rPr>
            </w:pPr>
            <w:r w:rsidRPr="00E91EDC">
              <w:rPr>
                <w:rFonts w:asciiTheme="minorHAnsi" w:hAnsiTheme="minorHAnsi"/>
                <w:b/>
                <w:szCs w:val="18"/>
              </w:rPr>
              <w:t>I. Determination of HERS Verification Compliance</w:t>
            </w:r>
          </w:p>
          <w:p w14:paraId="014647D4" w14:textId="0CB89598" w:rsidR="001E0FEF" w:rsidRPr="00DF3F73" w:rsidRDefault="00435792" w:rsidP="00E91EDC">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1E0FEF" w:rsidRPr="00DF3F73" w14:paraId="014647D8" w14:textId="77777777" w:rsidTr="00E91EDC">
        <w:trPr>
          <w:cantSplit/>
          <w:trHeight w:val="260"/>
        </w:trPr>
        <w:tc>
          <w:tcPr>
            <w:tcW w:w="253" w:type="pct"/>
            <w:vAlign w:val="center"/>
          </w:tcPr>
          <w:p w14:paraId="014647D6" w14:textId="77777777" w:rsidR="001E0FEF" w:rsidRPr="00DF3F73" w:rsidDel="00C76C40" w:rsidRDefault="001E0FEF" w:rsidP="001E0FEF">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014647D7" w14:textId="77777777" w:rsidR="001E0FEF" w:rsidRPr="00DF3F73" w:rsidRDefault="001E0FEF" w:rsidP="001E0FEF">
            <w:pPr>
              <w:keepNext/>
              <w:spacing w:after="60"/>
              <w:rPr>
                <w:rFonts w:asciiTheme="minorHAnsi" w:hAnsiTheme="minorHAnsi"/>
                <w:sz w:val="18"/>
                <w:szCs w:val="18"/>
              </w:rPr>
            </w:pPr>
          </w:p>
        </w:tc>
      </w:tr>
    </w:tbl>
    <w:p w14:paraId="014647D9" w14:textId="77777777" w:rsidR="00C44C9B" w:rsidRPr="004A5476" w:rsidRDefault="00C44C9B" w:rsidP="00C44C9B">
      <w:pPr>
        <w:rPr>
          <w:rFonts w:asciiTheme="minorHAnsi" w:hAnsiTheme="minorHAnsi"/>
          <w:sz w:val="18"/>
          <w:szCs w:val="18"/>
        </w:rPr>
      </w:pPr>
    </w:p>
    <w:p w14:paraId="014647DA" w14:textId="77777777" w:rsidR="00786D26" w:rsidRPr="004A5476" w:rsidRDefault="00786D26">
      <w:pPr>
        <w:rPr>
          <w:rFonts w:asciiTheme="minorHAnsi" w:hAnsiTheme="minorHAnsi"/>
          <w:sz w:val="18"/>
          <w:szCs w:val="18"/>
        </w:rPr>
      </w:pPr>
    </w:p>
    <w:p w14:paraId="01B6134F" w14:textId="77777777" w:rsidR="0075419B" w:rsidRDefault="0075419B">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C44C9B" w:rsidRPr="004A5476" w14:paraId="014647DC" w14:textId="77777777">
        <w:trPr>
          <w:trHeight w:val="288"/>
        </w:trPr>
        <w:tc>
          <w:tcPr>
            <w:tcW w:w="10950" w:type="dxa"/>
            <w:gridSpan w:val="4"/>
            <w:vAlign w:val="center"/>
          </w:tcPr>
          <w:p w14:paraId="014647DB" w14:textId="77777777" w:rsidR="00C44C9B" w:rsidRPr="004A5476"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4A5476">
              <w:rPr>
                <w:rFonts w:asciiTheme="minorHAnsi" w:hAnsiTheme="minorHAnsi" w:cs="Arial"/>
                <w:b/>
                <w:caps/>
                <w:sz w:val="18"/>
                <w:szCs w:val="18"/>
              </w:rPr>
              <w:lastRenderedPageBreak/>
              <w:t>Documentation Author's Declaration Statement</w:t>
            </w:r>
          </w:p>
        </w:tc>
      </w:tr>
      <w:tr w:rsidR="00C44C9B" w:rsidRPr="004A5476" w14:paraId="014647DE" w14:textId="77777777" w:rsidTr="00E91EDC">
        <w:trPr>
          <w:trHeight w:val="269"/>
        </w:trPr>
        <w:tc>
          <w:tcPr>
            <w:tcW w:w="10950" w:type="dxa"/>
            <w:gridSpan w:val="4"/>
            <w:vAlign w:val="center"/>
          </w:tcPr>
          <w:p w14:paraId="014647DD" w14:textId="77777777" w:rsidR="00C44C9B" w:rsidRPr="004A5476" w:rsidRDefault="00C44C9B" w:rsidP="00E91EDC">
            <w:pPr>
              <w:keepNext/>
              <w:numPr>
                <w:ilvl w:val="0"/>
                <w:numId w:val="17"/>
              </w:numPr>
              <w:ind w:left="271" w:hanging="270"/>
              <w:rPr>
                <w:rFonts w:asciiTheme="minorHAnsi" w:hAnsiTheme="minorHAnsi"/>
                <w:sz w:val="18"/>
                <w:szCs w:val="18"/>
              </w:rPr>
            </w:pPr>
            <w:r w:rsidRPr="004A5476">
              <w:rPr>
                <w:rFonts w:asciiTheme="minorHAnsi" w:hAnsiTheme="minorHAnsi"/>
                <w:sz w:val="18"/>
                <w:szCs w:val="18"/>
              </w:rPr>
              <w:t>I certify that this Certificate of Verification documentation is accurate and complete.</w:t>
            </w:r>
          </w:p>
        </w:tc>
      </w:tr>
      <w:tr w:rsidR="00C44C9B" w:rsidRPr="004A5476" w14:paraId="014647E1" w14:textId="77777777">
        <w:trPr>
          <w:trHeight w:val="360"/>
        </w:trPr>
        <w:tc>
          <w:tcPr>
            <w:tcW w:w="5434" w:type="dxa"/>
          </w:tcPr>
          <w:p w14:paraId="014647DF"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Documentation Author Name:</w:t>
            </w:r>
          </w:p>
        </w:tc>
        <w:tc>
          <w:tcPr>
            <w:tcW w:w="5516" w:type="dxa"/>
            <w:gridSpan w:val="3"/>
          </w:tcPr>
          <w:p w14:paraId="014647E0"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Documentation Author Signature:</w:t>
            </w:r>
          </w:p>
        </w:tc>
      </w:tr>
      <w:tr w:rsidR="00C44C9B" w:rsidRPr="004A5476" w14:paraId="014647E4" w14:textId="77777777">
        <w:trPr>
          <w:trHeight w:val="360"/>
        </w:trPr>
        <w:tc>
          <w:tcPr>
            <w:tcW w:w="5434" w:type="dxa"/>
          </w:tcPr>
          <w:p w14:paraId="014647E2"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Company:</w:t>
            </w:r>
          </w:p>
        </w:tc>
        <w:tc>
          <w:tcPr>
            <w:tcW w:w="5516" w:type="dxa"/>
            <w:gridSpan w:val="3"/>
          </w:tcPr>
          <w:p w14:paraId="014647E3"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Date Signed:</w:t>
            </w:r>
          </w:p>
        </w:tc>
      </w:tr>
      <w:tr w:rsidR="00C44C9B" w:rsidRPr="004A5476" w14:paraId="014647E7" w14:textId="77777777">
        <w:trPr>
          <w:trHeight w:val="360"/>
        </w:trPr>
        <w:tc>
          <w:tcPr>
            <w:tcW w:w="5434" w:type="dxa"/>
          </w:tcPr>
          <w:p w14:paraId="014647E5"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Address:</w:t>
            </w:r>
          </w:p>
        </w:tc>
        <w:tc>
          <w:tcPr>
            <w:tcW w:w="5516" w:type="dxa"/>
            <w:gridSpan w:val="3"/>
          </w:tcPr>
          <w:p w14:paraId="014647E6"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CEA/HERS Certification Information (if applicable):</w:t>
            </w:r>
          </w:p>
        </w:tc>
      </w:tr>
      <w:tr w:rsidR="00C44C9B" w:rsidRPr="004A5476" w14:paraId="014647EA" w14:textId="77777777">
        <w:trPr>
          <w:trHeight w:val="360"/>
        </w:trPr>
        <w:tc>
          <w:tcPr>
            <w:tcW w:w="5434" w:type="dxa"/>
          </w:tcPr>
          <w:p w14:paraId="014647E8"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City/State/Zip:</w:t>
            </w:r>
          </w:p>
        </w:tc>
        <w:tc>
          <w:tcPr>
            <w:tcW w:w="5516" w:type="dxa"/>
            <w:gridSpan w:val="3"/>
          </w:tcPr>
          <w:p w14:paraId="014647E9"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Phone:</w:t>
            </w:r>
          </w:p>
        </w:tc>
      </w:tr>
      <w:tr w:rsidR="00C44C9B" w:rsidRPr="004A5476" w14:paraId="014647EC" w14:textId="77777777">
        <w:tblPrEx>
          <w:tblCellMar>
            <w:left w:w="115" w:type="dxa"/>
            <w:right w:w="115" w:type="dxa"/>
          </w:tblCellMar>
        </w:tblPrEx>
        <w:trPr>
          <w:trHeight w:val="296"/>
        </w:trPr>
        <w:tc>
          <w:tcPr>
            <w:tcW w:w="10950" w:type="dxa"/>
            <w:gridSpan w:val="4"/>
            <w:vAlign w:val="center"/>
          </w:tcPr>
          <w:p w14:paraId="014647EB" w14:textId="77777777" w:rsidR="00C44C9B" w:rsidRPr="004A5476"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A5476">
              <w:rPr>
                <w:rFonts w:asciiTheme="minorHAnsi" w:hAnsiTheme="minorHAnsi" w:cs="Arial"/>
                <w:b/>
                <w:caps/>
                <w:sz w:val="18"/>
                <w:szCs w:val="18"/>
              </w:rPr>
              <w:t xml:space="preserve">Responsible Person's Declaration statement </w:t>
            </w:r>
          </w:p>
        </w:tc>
      </w:tr>
      <w:tr w:rsidR="00C44C9B" w:rsidRPr="004A5476" w14:paraId="014647F3" w14:textId="77777777">
        <w:tblPrEx>
          <w:tblCellMar>
            <w:left w:w="115" w:type="dxa"/>
            <w:right w:w="115" w:type="dxa"/>
          </w:tblCellMar>
        </w:tblPrEx>
        <w:trPr>
          <w:trHeight w:val="504"/>
        </w:trPr>
        <w:tc>
          <w:tcPr>
            <w:tcW w:w="10950" w:type="dxa"/>
            <w:gridSpan w:val="4"/>
            <w:shd w:val="clear" w:color="auto" w:fill="auto"/>
          </w:tcPr>
          <w:p w14:paraId="014647ED" w14:textId="77777777" w:rsidR="00C44C9B" w:rsidRPr="004A5476" w:rsidRDefault="00C44C9B" w:rsidP="00E91EDC">
            <w:pPr>
              <w:pStyle w:val="p2"/>
              <w:keepNext/>
              <w:tabs>
                <w:tab w:val="clear" w:pos="357"/>
              </w:tabs>
              <w:spacing w:line="240" w:lineRule="auto"/>
              <w:ind w:left="0" w:right="90" w:firstLine="0"/>
              <w:rPr>
                <w:rFonts w:asciiTheme="minorHAnsi" w:hAnsiTheme="minorHAnsi"/>
                <w:sz w:val="18"/>
                <w:szCs w:val="18"/>
              </w:rPr>
            </w:pPr>
            <w:r w:rsidRPr="004A5476">
              <w:rPr>
                <w:rFonts w:asciiTheme="minorHAnsi" w:hAnsiTheme="minorHAnsi"/>
                <w:sz w:val="18"/>
                <w:szCs w:val="18"/>
              </w:rPr>
              <w:t xml:space="preserve">I certify the following under penalty of perjury, under the laws of the State of California: </w:t>
            </w:r>
          </w:p>
          <w:p w14:paraId="014647EE" w14:textId="77777777"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The information provided on this Certificate of Verification is true and correct.</w:t>
            </w:r>
          </w:p>
          <w:p w14:paraId="014647EF" w14:textId="77777777"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I am the certified HERS Rater who performed the verification identified and reported on this Certificate of Verification (responsible rater).</w:t>
            </w:r>
          </w:p>
          <w:p w14:paraId="014647F0" w14:textId="77777777"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14647F1" w14:textId="66D2BA76"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 xml:space="preserve"> The information reported on applicable sections of the Certificate(s) of Installation (</w:t>
            </w:r>
            <w:del w:id="3" w:author="Alhabibi, Haider@Energy" w:date="2022-03-09T16:24:00Z">
              <w:r w:rsidRPr="004A5476" w:rsidDel="00F64869">
                <w:rPr>
                  <w:rFonts w:asciiTheme="minorHAnsi" w:hAnsiTheme="minorHAnsi"/>
                  <w:sz w:val="18"/>
                  <w:szCs w:val="18"/>
                </w:rPr>
                <w:delText>CF2R</w:delText>
              </w:r>
            </w:del>
            <w:ins w:id="4" w:author="Alhabibi, Haider@Energy" w:date="2022-03-09T16:24:00Z">
              <w:r w:rsidR="00F64869">
                <w:rPr>
                  <w:rFonts w:asciiTheme="minorHAnsi" w:hAnsiTheme="minorHAnsi"/>
                  <w:sz w:val="18"/>
                  <w:szCs w:val="18"/>
                </w:rPr>
                <w:t>LMCI</w:t>
              </w:r>
            </w:ins>
            <w:r w:rsidRPr="004A5476">
              <w:rPr>
                <w:rFonts w:asciiTheme="minorHAnsi" w:hAnsiTheme="minorHAnsi"/>
                <w:sz w:val="18"/>
                <w:szCs w:val="18"/>
              </w:rPr>
              <w:t>) signed and submitted by the person(s) responsible for the construction or installation conforms to the requirements specified on the Certificate(s) of Compliance (</w:t>
            </w:r>
            <w:del w:id="5" w:author="Alhabibi, Haider@Energy" w:date="2022-03-09T16:24:00Z">
              <w:r w:rsidRPr="004A5476" w:rsidDel="00F64869">
                <w:rPr>
                  <w:rFonts w:asciiTheme="minorHAnsi" w:hAnsiTheme="minorHAnsi"/>
                  <w:sz w:val="18"/>
                  <w:szCs w:val="18"/>
                </w:rPr>
                <w:delText>CF1R</w:delText>
              </w:r>
            </w:del>
            <w:ins w:id="6" w:author="Alhabibi, Haider@Energy" w:date="2022-03-09T16:24:00Z">
              <w:r w:rsidR="00F64869">
                <w:rPr>
                  <w:rFonts w:asciiTheme="minorHAnsi" w:hAnsiTheme="minorHAnsi"/>
                  <w:sz w:val="18"/>
                  <w:szCs w:val="18"/>
                </w:rPr>
                <w:t>LMCC</w:t>
              </w:r>
            </w:ins>
            <w:r w:rsidRPr="004A5476">
              <w:rPr>
                <w:rFonts w:asciiTheme="minorHAnsi" w:hAnsiTheme="minorHAnsi"/>
                <w:sz w:val="18"/>
                <w:szCs w:val="18"/>
              </w:rPr>
              <w:t>) approved by the enforcement agency.</w:t>
            </w:r>
          </w:p>
          <w:p w14:paraId="014647F2" w14:textId="77777777"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 xml:space="preserve">I will ensure that a registered copy of this Certificate of Verification shall be </w:t>
            </w:r>
            <w:proofErr w:type="gramStart"/>
            <w:r w:rsidRPr="004A5476">
              <w:rPr>
                <w:rFonts w:asciiTheme="minorHAnsi" w:hAnsiTheme="minorHAnsi"/>
                <w:sz w:val="18"/>
                <w:szCs w:val="18"/>
              </w:rPr>
              <w:t>posted, or</w:t>
            </w:r>
            <w:proofErr w:type="gramEnd"/>
            <w:r w:rsidRPr="004A5476">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C44C9B" w:rsidRPr="004A5476" w14:paraId="014647F5" w14:textId="77777777">
        <w:tblPrEx>
          <w:tblCellMar>
            <w:left w:w="115" w:type="dxa"/>
            <w:right w:w="115" w:type="dxa"/>
          </w:tblCellMar>
        </w:tblPrEx>
        <w:trPr>
          <w:trHeight w:val="278"/>
        </w:trPr>
        <w:tc>
          <w:tcPr>
            <w:tcW w:w="10950" w:type="dxa"/>
            <w:gridSpan w:val="4"/>
            <w:vAlign w:val="center"/>
          </w:tcPr>
          <w:p w14:paraId="014647F4" w14:textId="77777777" w:rsidR="00C44C9B" w:rsidRPr="004A5476"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A5476">
              <w:rPr>
                <w:rFonts w:asciiTheme="minorHAnsi" w:hAnsiTheme="minorHAnsi" w:cs="Arial"/>
                <w:b/>
                <w:caps/>
                <w:sz w:val="18"/>
                <w:szCs w:val="18"/>
              </w:rPr>
              <w:t>BUILDER OR INSTALLER INFORMATION AS SHOWN ON THE CERTIFICATE OF INSTALLATION</w:t>
            </w:r>
          </w:p>
        </w:tc>
      </w:tr>
      <w:tr w:rsidR="00C44C9B" w:rsidRPr="004A5476" w14:paraId="014647F7" w14:textId="77777777" w:rsidTr="00E91EDC">
        <w:tblPrEx>
          <w:tblCellMar>
            <w:left w:w="115" w:type="dxa"/>
            <w:right w:w="115" w:type="dxa"/>
          </w:tblCellMar>
        </w:tblPrEx>
        <w:trPr>
          <w:trHeight w:hRule="exact" w:val="360"/>
        </w:trPr>
        <w:tc>
          <w:tcPr>
            <w:tcW w:w="10950" w:type="dxa"/>
            <w:gridSpan w:val="4"/>
          </w:tcPr>
          <w:p w14:paraId="014647F6" w14:textId="77777777" w:rsidR="00C44C9B" w:rsidRPr="00E91EDC" w:rsidRDefault="00C44C9B" w:rsidP="00E91ED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Company Name (Installing Subcontractor, General Contractor, or Builder/Owner):</w:t>
            </w:r>
          </w:p>
        </w:tc>
      </w:tr>
      <w:tr w:rsidR="00C44C9B" w:rsidRPr="004A5476" w14:paraId="014647FA" w14:textId="77777777" w:rsidTr="00E91EDC">
        <w:tblPrEx>
          <w:tblCellMar>
            <w:left w:w="115" w:type="dxa"/>
            <w:right w:w="115" w:type="dxa"/>
          </w:tblCellMar>
        </w:tblPrEx>
        <w:trPr>
          <w:trHeight w:hRule="exact" w:val="360"/>
        </w:trPr>
        <w:tc>
          <w:tcPr>
            <w:tcW w:w="5475" w:type="dxa"/>
            <w:gridSpan w:val="2"/>
          </w:tcPr>
          <w:p w14:paraId="014647F8" w14:textId="77777777" w:rsidR="00C44C9B" w:rsidRPr="00E91EDC" w:rsidRDefault="00C44C9B" w:rsidP="00E91EDC">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Responsible Builder or Installer Name:</w:t>
            </w:r>
          </w:p>
        </w:tc>
        <w:tc>
          <w:tcPr>
            <w:tcW w:w="5475" w:type="dxa"/>
            <w:gridSpan w:val="2"/>
          </w:tcPr>
          <w:p w14:paraId="014647F9" w14:textId="77777777" w:rsidR="00C44C9B" w:rsidRPr="00E91EDC" w:rsidRDefault="00C44C9B" w:rsidP="007E687C">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CSLB License:</w:t>
            </w:r>
          </w:p>
        </w:tc>
      </w:tr>
      <w:tr w:rsidR="00C44C9B" w:rsidRPr="004A5476" w14:paraId="014647FC" w14:textId="77777777">
        <w:tblPrEx>
          <w:tblCellMar>
            <w:left w:w="108" w:type="dxa"/>
            <w:right w:w="108" w:type="dxa"/>
          </w:tblCellMar>
        </w:tblPrEx>
        <w:trPr>
          <w:trHeight w:hRule="exact" w:val="288"/>
        </w:trPr>
        <w:tc>
          <w:tcPr>
            <w:tcW w:w="10950" w:type="dxa"/>
            <w:gridSpan w:val="4"/>
            <w:vAlign w:val="center"/>
          </w:tcPr>
          <w:p w14:paraId="014647FB" w14:textId="77777777" w:rsidR="00C44C9B" w:rsidRPr="004A5476" w:rsidRDefault="00C44C9B"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4A5476">
              <w:rPr>
                <w:rFonts w:asciiTheme="minorHAnsi" w:hAnsiTheme="minorHAnsi" w:cs="Arial"/>
                <w:b/>
                <w:caps/>
                <w:sz w:val="18"/>
                <w:szCs w:val="18"/>
              </w:rPr>
              <w:t>HERS</w:t>
            </w:r>
            <w:proofErr w:type="gramEnd"/>
            <w:r w:rsidRPr="004A5476">
              <w:rPr>
                <w:rFonts w:asciiTheme="minorHAnsi" w:hAnsiTheme="minorHAnsi" w:cs="Arial"/>
                <w:b/>
                <w:caps/>
                <w:sz w:val="18"/>
                <w:szCs w:val="18"/>
              </w:rPr>
              <w:t xml:space="preserve"> PROVIDER DATA REGISTRY INFORMATION</w:t>
            </w:r>
          </w:p>
        </w:tc>
      </w:tr>
      <w:tr w:rsidR="00C44C9B" w:rsidRPr="004A5476" w14:paraId="014647FF" w14:textId="77777777">
        <w:tblPrEx>
          <w:tblCellMar>
            <w:left w:w="108" w:type="dxa"/>
            <w:right w:w="108" w:type="dxa"/>
          </w:tblCellMar>
        </w:tblPrEx>
        <w:trPr>
          <w:trHeight w:hRule="exact" w:val="360"/>
        </w:trPr>
        <w:tc>
          <w:tcPr>
            <w:tcW w:w="5482" w:type="dxa"/>
            <w:gridSpan w:val="3"/>
          </w:tcPr>
          <w:p w14:paraId="014647FD" w14:textId="77777777" w:rsidR="00C44C9B" w:rsidRPr="00E91EDC"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Sample Group Number (if applicable):</w:t>
            </w:r>
          </w:p>
        </w:tc>
        <w:tc>
          <w:tcPr>
            <w:tcW w:w="5468" w:type="dxa"/>
          </w:tcPr>
          <w:p w14:paraId="014647FE" w14:textId="77757B19" w:rsidR="00C44C9B" w:rsidRPr="00E91EDC"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Dwelling Test Status in Sample Group (if applicable)</w:t>
            </w:r>
            <w:r w:rsidR="0075419B" w:rsidRPr="00E91EDC">
              <w:rPr>
                <w:rFonts w:asciiTheme="minorHAnsi" w:hAnsiTheme="minorHAnsi"/>
                <w:sz w:val="14"/>
                <w:szCs w:val="18"/>
              </w:rPr>
              <w:t>:</w:t>
            </w:r>
          </w:p>
        </w:tc>
      </w:tr>
      <w:tr w:rsidR="00C44C9B" w:rsidRPr="004A5476" w14:paraId="01464801" w14:textId="77777777">
        <w:tblPrEx>
          <w:tblCellMar>
            <w:left w:w="108" w:type="dxa"/>
            <w:right w:w="108" w:type="dxa"/>
          </w:tblCellMar>
        </w:tblPrEx>
        <w:trPr>
          <w:trHeight w:val="288"/>
        </w:trPr>
        <w:tc>
          <w:tcPr>
            <w:tcW w:w="10950" w:type="dxa"/>
            <w:gridSpan w:val="4"/>
            <w:vAlign w:val="center"/>
          </w:tcPr>
          <w:p w14:paraId="01464800" w14:textId="77777777" w:rsidR="00C44C9B" w:rsidRPr="004A5476" w:rsidRDefault="00C44C9B"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4A5476">
              <w:rPr>
                <w:rFonts w:asciiTheme="minorHAnsi" w:hAnsiTheme="minorHAnsi" w:cs="Arial"/>
                <w:b/>
                <w:caps/>
                <w:sz w:val="18"/>
                <w:szCs w:val="18"/>
              </w:rPr>
              <w:t>HERS</w:t>
            </w:r>
            <w:proofErr w:type="gramEnd"/>
            <w:r w:rsidRPr="004A5476">
              <w:rPr>
                <w:rFonts w:asciiTheme="minorHAnsi" w:hAnsiTheme="minorHAnsi" w:cs="Arial"/>
                <w:b/>
                <w:caps/>
                <w:sz w:val="18"/>
                <w:szCs w:val="18"/>
              </w:rPr>
              <w:t xml:space="preserve"> RATER INFORMATION</w:t>
            </w:r>
          </w:p>
        </w:tc>
      </w:tr>
      <w:tr w:rsidR="00C44C9B" w:rsidRPr="004A5476" w14:paraId="01464803" w14:textId="77777777">
        <w:tblPrEx>
          <w:tblCellMar>
            <w:left w:w="108" w:type="dxa"/>
            <w:right w:w="108" w:type="dxa"/>
          </w:tblCellMar>
        </w:tblPrEx>
        <w:trPr>
          <w:trHeight w:hRule="exact" w:val="360"/>
        </w:trPr>
        <w:tc>
          <w:tcPr>
            <w:tcW w:w="10950" w:type="dxa"/>
            <w:gridSpan w:val="4"/>
          </w:tcPr>
          <w:p w14:paraId="01464802" w14:textId="77777777" w:rsidR="00C44C9B" w:rsidRPr="00E91EDC" w:rsidRDefault="00C44C9B"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HERS Rater Company Name:</w:t>
            </w:r>
          </w:p>
        </w:tc>
      </w:tr>
      <w:tr w:rsidR="00C44C9B" w:rsidRPr="004A5476" w14:paraId="01464806"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1464804" w14:textId="77777777" w:rsidR="00C44C9B" w:rsidRPr="00E91EDC" w:rsidRDefault="00C44C9B"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1464805" w14:textId="77777777" w:rsidR="00C44C9B" w:rsidRPr="00E91EDC" w:rsidRDefault="00C44C9B"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Signature:</w:t>
            </w:r>
          </w:p>
        </w:tc>
      </w:tr>
      <w:tr w:rsidR="00C44C9B" w:rsidRPr="004A5476" w14:paraId="01464809"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1464807" w14:textId="710069F0" w:rsidR="00C44C9B" w:rsidRPr="00E91EDC" w:rsidRDefault="00C44C9B"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Certification Number w/ this HERS Provider</w:t>
            </w:r>
            <w:r w:rsidR="0075419B" w:rsidRPr="00E91EDC">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01464808" w14:textId="77777777" w:rsidR="00C44C9B" w:rsidRPr="00E91EDC" w:rsidRDefault="00C44C9B"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Date Signed:</w:t>
            </w:r>
          </w:p>
        </w:tc>
      </w:tr>
    </w:tbl>
    <w:p w14:paraId="0146480A" w14:textId="77777777" w:rsidR="00786D26" w:rsidRPr="004A5476" w:rsidRDefault="00786D26">
      <w:pPr>
        <w:rPr>
          <w:rFonts w:asciiTheme="minorHAnsi" w:hAnsiTheme="minorHAnsi"/>
          <w:sz w:val="18"/>
          <w:szCs w:val="18"/>
        </w:rPr>
      </w:pPr>
    </w:p>
    <w:p w14:paraId="0146480B" w14:textId="77777777" w:rsidR="00786D26" w:rsidRPr="004A5476" w:rsidRDefault="00786D26">
      <w:pPr>
        <w:rPr>
          <w:rFonts w:asciiTheme="minorHAnsi" w:hAnsiTheme="minorHAnsi"/>
          <w:sz w:val="18"/>
          <w:szCs w:val="18"/>
        </w:rPr>
      </w:pPr>
    </w:p>
    <w:p w14:paraId="0146480C" w14:textId="77777777" w:rsidR="00786D26" w:rsidRPr="004A5476" w:rsidRDefault="00786D26">
      <w:pPr>
        <w:rPr>
          <w:rFonts w:asciiTheme="minorHAnsi" w:hAnsiTheme="minorHAnsi"/>
          <w:sz w:val="18"/>
          <w:szCs w:val="18"/>
        </w:rPr>
      </w:pPr>
    </w:p>
    <w:p w14:paraId="0146480D" w14:textId="77777777" w:rsidR="00786D26" w:rsidRPr="004A5476" w:rsidRDefault="00786D26">
      <w:pPr>
        <w:rPr>
          <w:rFonts w:asciiTheme="minorHAnsi" w:hAnsiTheme="minorHAnsi"/>
          <w:sz w:val="18"/>
          <w:szCs w:val="18"/>
        </w:rPr>
      </w:pPr>
    </w:p>
    <w:p w14:paraId="0146480E" w14:textId="77777777" w:rsidR="00786D26" w:rsidRPr="004A5476" w:rsidRDefault="00786D26">
      <w:pPr>
        <w:rPr>
          <w:rFonts w:asciiTheme="minorHAnsi" w:hAnsiTheme="minorHAnsi"/>
          <w:sz w:val="18"/>
          <w:szCs w:val="18"/>
        </w:rPr>
      </w:pPr>
    </w:p>
    <w:p w14:paraId="0146480F" w14:textId="77777777" w:rsidR="00786D26" w:rsidRPr="004A5476" w:rsidRDefault="00786D26" w:rsidP="00075B8A">
      <w:pPr>
        <w:pStyle w:val="Header"/>
        <w:tabs>
          <w:tab w:val="clear" w:pos="4320"/>
          <w:tab w:val="clear" w:pos="8640"/>
          <w:tab w:val="left" w:pos="360"/>
        </w:tabs>
        <w:rPr>
          <w:rFonts w:asciiTheme="minorHAnsi" w:hAnsiTheme="minorHAnsi"/>
          <w:sz w:val="18"/>
          <w:szCs w:val="18"/>
        </w:rPr>
      </w:pPr>
    </w:p>
    <w:p w14:paraId="01464810" w14:textId="77777777" w:rsidR="00786D26" w:rsidRPr="004A5476" w:rsidRDefault="00786D26" w:rsidP="00075B8A">
      <w:pPr>
        <w:pStyle w:val="Header"/>
        <w:tabs>
          <w:tab w:val="clear" w:pos="4320"/>
          <w:tab w:val="clear" w:pos="8640"/>
          <w:tab w:val="left" w:pos="360"/>
        </w:tabs>
        <w:rPr>
          <w:rFonts w:asciiTheme="minorHAnsi" w:hAnsiTheme="minorHAnsi"/>
          <w:sz w:val="18"/>
          <w:szCs w:val="18"/>
        </w:rPr>
        <w:sectPr w:rsidR="00786D26" w:rsidRPr="004A5476" w:rsidSect="009847DD">
          <w:headerReference w:type="default" r:id="rId11"/>
          <w:footerReference w:type="default" r:id="rId12"/>
          <w:pgSz w:w="12240" w:h="15840" w:code="1"/>
          <w:pgMar w:top="720" w:right="720" w:bottom="720" w:left="720" w:header="432" w:footer="432" w:gutter="0"/>
          <w:cols w:space="720"/>
          <w:docGrid w:linePitch="272"/>
        </w:sectPr>
      </w:pPr>
    </w:p>
    <w:p w14:paraId="01464812" w14:textId="40A48936" w:rsidR="00786D26" w:rsidRDefault="0075419B" w:rsidP="00E91EDC">
      <w:pPr>
        <w:jc w:val="center"/>
        <w:rPr>
          <w:rFonts w:asciiTheme="minorHAnsi" w:hAnsiTheme="minorHAnsi"/>
          <w:sz w:val="18"/>
          <w:szCs w:val="18"/>
        </w:rPr>
      </w:pPr>
      <w:del w:id="23" w:author="Alhabibi, Haider@Energy" w:date="2022-03-09T16:25:00Z">
        <w:r w:rsidDel="00F64869">
          <w:rPr>
            <w:rFonts w:asciiTheme="minorHAnsi" w:hAnsiTheme="minorHAnsi"/>
            <w:b/>
            <w:szCs w:val="18"/>
          </w:rPr>
          <w:lastRenderedPageBreak/>
          <w:delText>CF3R</w:delText>
        </w:r>
      </w:del>
      <w:ins w:id="24" w:author="Alhabibi, Haider@Energy" w:date="2022-03-09T16:25:00Z">
        <w:r w:rsidR="00F64869">
          <w:rPr>
            <w:rFonts w:asciiTheme="minorHAnsi" w:hAnsiTheme="minorHAnsi"/>
            <w:b/>
            <w:szCs w:val="18"/>
          </w:rPr>
          <w:t>LMCC</w:t>
        </w:r>
      </w:ins>
      <w:r>
        <w:rPr>
          <w:rFonts w:asciiTheme="minorHAnsi" w:hAnsiTheme="minorHAnsi"/>
          <w:b/>
          <w:szCs w:val="18"/>
        </w:rPr>
        <w:t>-MCH-25e-H User Instructions</w:t>
      </w:r>
    </w:p>
    <w:p w14:paraId="01464813" w14:textId="77777777" w:rsidR="008228DD" w:rsidRPr="004A5476" w:rsidRDefault="008228DD" w:rsidP="00A728D9">
      <w:pPr>
        <w:rPr>
          <w:rFonts w:asciiTheme="minorHAnsi" w:hAnsiTheme="minorHAnsi"/>
          <w:sz w:val="18"/>
          <w:szCs w:val="18"/>
        </w:rPr>
      </w:pPr>
    </w:p>
    <w:p w14:paraId="01464814" w14:textId="7A37B87E"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A. System Information</w:t>
      </w:r>
    </w:p>
    <w:p w14:paraId="01464816" w14:textId="17EE70A9"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25" w:author="Alhabibi, Haider@Energy" w:date="2022-03-09T16:24:00Z">
        <w:r w:rsidRPr="00DF3F73" w:rsidDel="00F64869">
          <w:rPr>
            <w:rFonts w:asciiTheme="minorHAnsi" w:hAnsiTheme="minorHAnsi"/>
            <w:sz w:val="18"/>
            <w:szCs w:val="18"/>
          </w:rPr>
          <w:delText>CF2R</w:delText>
        </w:r>
      </w:del>
      <w:ins w:id="26"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01464817" w14:textId="3D3E28D4"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27" w:author="Alhabibi, Haider@Energy" w:date="2022-03-09T16:24:00Z">
        <w:r w:rsidRPr="00DF3F73" w:rsidDel="00F64869">
          <w:rPr>
            <w:rFonts w:asciiTheme="minorHAnsi" w:hAnsiTheme="minorHAnsi"/>
            <w:sz w:val="18"/>
            <w:szCs w:val="18"/>
          </w:rPr>
          <w:delText>CF2R</w:delText>
        </w:r>
      </w:del>
      <w:ins w:id="28"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-MCH-25)</w:t>
      </w:r>
      <w:r w:rsidR="0075419B">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01464818" w14:textId="3E751746"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29" w:author="Alhabibi, Haider@Energy" w:date="2022-03-09T16:24:00Z">
        <w:r w:rsidRPr="00DF3F73" w:rsidDel="00F64869">
          <w:rPr>
            <w:rFonts w:asciiTheme="minorHAnsi" w:hAnsiTheme="minorHAnsi"/>
            <w:sz w:val="18"/>
            <w:szCs w:val="18"/>
          </w:rPr>
          <w:delText>CF2R</w:delText>
        </w:r>
      </w:del>
      <w:ins w:id="30"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01464819" w14:textId="4048E606"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31" w:author="Alhabibi, Haider@Energy" w:date="2022-03-09T16:24:00Z">
        <w:r w:rsidRPr="00DF3F73" w:rsidDel="00F64869">
          <w:rPr>
            <w:rFonts w:asciiTheme="minorHAnsi" w:hAnsiTheme="minorHAnsi"/>
            <w:sz w:val="18"/>
            <w:szCs w:val="18"/>
          </w:rPr>
          <w:delText>CF2R</w:delText>
        </w:r>
      </w:del>
      <w:ins w:id="32"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-MCH-25)</w:t>
      </w:r>
      <w:r w:rsidR="0075419B">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0146481A" w14:textId="7103665D"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33" w:author="Alhabibi, Haider@Energy" w:date="2022-03-09T16:24:00Z">
        <w:r w:rsidRPr="00DF3F73" w:rsidDel="00F64869">
          <w:rPr>
            <w:rFonts w:asciiTheme="minorHAnsi" w:hAnsiTheme="minorHAnsi"/>
            <w:sz w:val="18"/>
            <w:szCs w:val="18"/>
          </w:rPr>
          <w:delText>CF2R</w:delText>
        </w:r>
      </w:del>
      <w:ins w:id="34"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0146481B" w14:textId="343E5142"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35" w:author="Alhabibi, Haider@Energy" w:date="2022-03-09T16:24:00Z">
        <w:r w:rsidRPr="00DF3F73" w:rsidDel="00F64869">
          <w:rPr>
            <w:rFonts w:asciiTheme="minorHAnsi" w:hAnsiTheme="minorHAnsi"/>
            <w:sz w:val="18"/>
            <w:szCs w:val="18"/>
          </w:rPr>
          <w:delText>CF2R</w:delText>
        </w:r>
      </w:del>
      <w:ins w:id="36"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-MCH-25)</w:t>
      </w:r>
      <w:r w:rsidR="0075419B">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65F2EB31" w14:textId="562543E9" w:rsidR="00E80132" w:rsidRPr="00C6596A" w:rsidRDefault="008228DD" w:rsidP="008228DD">
      <w:pPr>
        <w:pStyle w:val="ListParagraph"/>
        <w:numPr>
          <w:ilvl w:val="0"/>
          <w:numId w:val="12"/>
        </w:numPr>
        <w:rPr>
          <w:rFonts w:asciiTheme="minorHAnsi" w:hAnsiTheme="minorHAnsi"/>
        </w:rPr>
      </w:pPr>
      <w:r w:rsidRPr="00DF3F73">
        <w:rPr>
          <w:rFonts w:asciiTheme="minorHAnsi" w:hAnsiTheme="minorHAnsi"/>
          <w:sz w:val="18"/>
          <w:szCs w:val="18"/>
        </w:rPr>
        <w:t>This information is automatically pulled from the Certificate of Installation (</w:t>
      </w:r>
      <w:del w:id="37" w:author="Alhabibi, Haider@Energy" w:date="2022-03-09T16:24:00Z">
        <w:r w:rsidRPr="00DF3F73" w:rsidDel="00F64869">
          <w:rPr>
            <w:rFonts w:asciiTheme="minorHAnsi" w:hAnsiTheme="minorHAnsi"/>
            <w:sz w:val="18"/>
            <w:szCs w:val="18"/>
          </w:rPr>
          <w:delText>CF2R</w:delText>
        </w:r>
      </w:del>
      <w:ins w:id="38"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-MCH-25)</w:t>
      </w:r>
      <w:r w:rsidR="0075419B">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sz w:val="18"/>
          <w:szCs w:val="18"/>
        </w:rPr>
        <w:t>.</w:t>
      </w:r>
      <w:r w:rsidRPr="00D0557E">
        <w:rPr>
          <w:rFonts w:asciiTheme="minorHAnsi" w:hAnsiTheme="minorHAnsi"/>
          <w:sz w:val="18"/>
        </w:rPr>
        <w:t xml:space="preserve"> Choose the type of refrigerant used by the system being verified. </w:t>
      </w:r>
    </w:p>
    <w:p w14:paraId="0146481C" w14:textId="3335994C" w:rsidR="008228DD" w:rsidRDefault="008228DD" w:rsidP="00C6596A">
      <w:pPr>
        <w:pStyle w:val="ListParagraph"/>
        <w:rPr>
          <w:rFonts w:asciiTheme="minorHAnsi" w:hAnsiTheme="minorHAnsi"/>
        </w:rPr>
      </w:pPr>
      <w:r w:rsidRPr="00D0557E">
        <w:rPr>
          <w:rFonts w:asciiTheme="minorHAnsi" w:hAnsiTheme="minorHAnsi"/>
          <w:sz w:val="18"/>
        </w:rPr>
        <w:t>R-22 and R-410A are the most common, but other types may occasionally be encountered.</w:t>
      </w:r>
    </w:p>
    <w:p w14:paraId="0146481D" w14:textId="0E629017"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39" w:author="Alhabibi, Haider@Energy" w:date="2022-03-09T16:24:00Z">
        <w:r w:rsidRPr="00DF3F73" w:rsidDel="00F64869">
          <w:rPr>
            <w:rFonts w:asciiTheme="minorHAnsi" w:hAnsiTheme="minorHAnsi"/>
            <w:sz w:val="18"/>
            <w:szCs w:val="18"/>
          </w:rPr>
          <w:delText>CF2R</w:delText>
        </w:r>
      </w:del>
      <w:ins w:id="40"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 xml:space="preserve">-MCH-25).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xml:space="preserve">, etc.) it should be indicated in A07, not here. This row is only for refrigerants other than R-22 and R-410a. Documentation of other refrigerants should be requested.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26859BB0" w14:textId="52996EE2" w:rsidR="00C1201D" w:rsidRDefault="00C1201D" w:rsidP="008228DD">
      <w:pPr>
        <w:pStyle w:val="ListParagraph"/>
        <w:numPr>
          <w:ilvl w:val="0"/>
          <w:numId w:val="12"/>
        </w:numPr>
        <w:rPr>
          <w:rFonts w:asciiTheme="minorHAnsi" w:hAnsiTheme="minorHAnsi"/>
          <w:sz w:val="18"/>
          <w:szCs w:val="18"/>
        </w:rPr>
      </w:pPr>
      <w:r>
        <w:rPr>
          <w:rFonts w:asciiTheme="minorHAnsi" w:hAnsiTheme="minorHAnsi"/>
          <w:sz w:val="18"/>
          <w:szCs w:val="18"/>
        </w:rPr>
        <w:t>This information is automatically pulled from the Certificate of Installation (</w:t>
      </w:r>
      <w:del w:id="41" w:author="Alhabibi, Haider@Energy" w:date="2022-03-09T16:24:00Z">
        <w:r w:rsidDel="00F64869">
          <w:rPr>
            <w:rFonts w:asciiTheme="minorHAnsi" w:hAnsiTheme="minorHAnsi"/>
            <w:sz w:val="18"/>
            <w:szCs w:val="18"/>
          </w:rPr>
          <w:delText>CF2R</w:delText>
        </w:r>
      </w:del>
      <w:ins w:id="42" w:author="Alhabibi, Haider@Energy" w:date="2022-03-09T16:24:00Z">
        <w:r w:rsidR="00F64869">
          <w:rPr>
            <w:rFonts w:asciiTheme="minorHAnsi" w:hAnsiTheme="minorHAnsi"/>
            <w:sz w:val="18"/>
            <w:szCs w:val="18"/>
          </w:rPr>
          <w:t>LMCI</w:t>
        </w:r>
      </w:ins>
      <w:r>
        <w:rPr>
          <w:rFonts w:asciiTheme="minorHAnsi" w:hAnsiTheme="minorHAnsi"/>
          <w:sz w:val="18"/>
          <w:szCs w:val="18"/>
        </w:rPr>
        <w:t xml:space="preserve">-MCH-25). If applicable, a liquid line filter drier shall be installed according to the manufacturer’s </w:t>
      </w:r>
      <w:proofErr w:type="spellStart"/>
      <w:r>
        <w:rPr>
          <w:rFonts w:asciiTheme="minorHAnsi" w:hAnsiTheme="minorHAnsi"/>
          <w:sz w:val="18"/>
          <w:szCs w:val="18"/>
        </w:rPr>
        <w:t>specifcations</w:t>
      </w:r>
      <w:proofErr w:type="spellEnd"/>
      <w:r>
        <w:rPr>
          <w:rFonts w:asciiTheme="minorHAnsi" w:hAnsiTheme="minorHAnsi"/>
          <w:sz w:val="18"/>
          <w:szCs w:val="18"/>
        </w:rPr>
        <w:t>.</w:t>
      </w:r>
    </w:p>
    <w:p w14:paraId="0146481E" w14:textId="704BEB56"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43" w:author="Alhabibi, Haider@Energy" w:date="2022-03-09T16:24:00Z">
        <w:r w:rsidRPr="00DF3F73" w:rsidDel="00F64869">
          <w:rPr>
            <w:rFonts w:asciiTheme="minorHAnsi" w:hAnsiTheme="minorHAnsi"/>
            <w:sz w:val="18"/>
            <w:szCs w:val="18"/>
          </w:rPr>
          <w:delText>CF2R</w:delText>
        </w:r>
      </w:del>
      <w:ins w:id="44"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 xml:space="preserve">-MCH-25). These are defined in detail the Residential Compliance Manual.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rPr>
        <w:t xml:space="preserve"> </w:t>
      </w:r>
      <w:r w:rsidRPr="00D0557E">
        <w:rPr>
          <w:rFonts w:asciiTheme="minorHAnsi" w:hAnsiTheme="minorHAnsi"/>
          <w:sz w:val="18"/>
        </w:rPr>
        <w:t>Indicate whether the HVAC system is Completely New, Replacement or an Alteration.</w:t>
      </w:r>
    </w:p>
    <w:p w14:paraId="0146481F" w14:textId="683EEDA4"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45" w:author="Alhabibi, Haider@Energy" w:date="2022-03-09T16:24:00Z">
        <w:r w:rsidRPr="00DF3F73" w:rsidDel="00F64869">
          <w:rPr>
            <w:rFonts w:asciiTheme="minorHAnsi" w:hAnsiTheme="minorHAnsi"/>
            <w:sz w:val="18"/>
            <w:szCs w:val="18"/>
          </w:rPr>
          <w:delText>CF2R</w:delText>
        </w:r>
      </w:del>
      <w:ins w:id="46"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 xml:space="preserve">-MCH-25). Installer is to select the appropriate choice regarding whether this system has a </w:t>
      </w:r>
      <w:r w:rsidR="00A3722C">
        <w:rPr>
          <w:rFonts w:asciiTheme="minorHAnsi" w:hAnsiTheme="minorHAnsi"/>
          <w:sz w:val="18"/>
          <w:szCs w:val="18"/>
        </w:rPr>
        <w:t>Fault Indicator Display</w:t>
      </w:r>
      <w:r w:rsidRPr="00DF3F73">
        <w:rPr>
          <w:rFonts w:asciiTheme="minorHAnsi" w:hAnsiTheme="minorHAnsi"/>
          <w:sz w:val="18"/>
          <w:szCs w:val="18"/>
        </w:rPr>
        <w:t xml:space="preserve"> (</w:t>
      </w:r>
      <w:r w:rsidR="00A3722C">
        <w:rPr>
          <w:rFonts w:asciiTheme="minorHAnsi" w:hAnsiTheme="minorHAnsi"/>
          <w:sz w:val="18"/>
          <w:szCs w:val="18"/>
        </w:rPr>
        <w:t>FID</w:t>
      </w:r>
      <w:r w:rsidRPr="00DF3F73">
        <w:rPr>
          <w:rFonts w:asciiTheme="minorHAnsi" w:hAnsiTheme="minorHAnsi"/>
          <w:sz w:val="18"/>
          <w:szCs w:val="18"/>
        </w:rPr>
        <w:t xml:space="preserve">). Qualifying </w:t>
      </w:r>
      <w:r w:rsidR="00A3722C">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proofErr w:type="gramStart"/>
      <w:r w:rsidR="00A3722C">
        <w:rPr>
          <w:rFonts w:asciiTheme="minorHAnsi" w:hAnsiTheme="minorHAnsi"/>
          <w:sz w:val="18"/>
          <w:szCs w:val="18"/>
        </w:rPr>
        <w:t>FID</w:t>
      </w:r>
      <w:r w:rsidRPr="00DF3F73">
        <w:rPr>
          <w:rFonts w:asciiTheme="minorHAnsi" w:hAnsiTheme="minorHAnsi"/>
          <w:sz w:val="18"/>
          <w:szCs w:val="18"/>
        </w:rPr>
        <w:t>’s</w:t>
      </w:r>
      <w:proofErr w:type="gramEnd"/>
      <w:r w:rsidRPr="00DF3F73">
        <w:rPr>
          <w:rFonts w:asciiTheme="minorHAnsi" w:hAnsiTheme="minorHAnsi"/>
          <w:sz w:val="18"/>
          <w:szCs w:val="18"/>
        </w:rPr>
        <w:t xml:space="preserve">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A3722C">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D0557E">
        <w:rPr>
          <w:rFonts w:asciiTheme="minorHAnsi" w:hAnsiTheme="minorHAnsi"/>
          <w:sz w:val="18"/>
        </w:rPr>
        <w:t xml:space="preserve">Installation of </w:t>
      </w:r>
      <w:proofErr w:type="gramStart"/>
      <w:r w:rsidRPr="00D0557E">
        <w:rPr>
          <w:rFonts w:asciiTheme="minorHAnsi" w:hAnsiTheme="minorHAnsi"/>
          <w:sz w:val="18"/>
        </w:rPr>
        <w:t>a</w:t>
      </w:r>
      <w:proofErr w:type="gramEnd"/>
      <w:r w:rsidRPr="00D0557E">
        <w:rPr>
          <w:rFonts w:asciiTheme="minorHAnsi" w:hAnsiTheme="minorHAnsi"/>
          <w:sz w:val="18"/>
        </w:rPr>
        <w:t xml:space="preserve"> </w:t>
      </w:r>
      <w:r w:rsidR="00A3722C">
        <w:rPr>
          <w:rFonts w:asciiTheme="minorHAnsi" w:hAnsiTheme="minorHAnsi"/>
          <w:sz w:val="18"/>
        </w:rPr>
        <w:t>FID</w:t>
      </w:r>
      <w:r w:rsidRPr="00D0557E">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A3722C">
        <w:rPr>
          <w:rFonts w:asciiTheme="minorHAnsi" w:hAnsiTheme="minorHAnsi"/>
          <w:sz w:val="18"/>
        </w:rPr>
        <w:t>FID</w:t>
      </w:r>
      <w:r w:rsidRPr="00D0557E">
        <w:rPr>
          <w:rFonts w:asciiTheme="minorHAnsi" w:hAnsiTheme="minorHAnsi"/>
          <w:sz w:val="18"/>
        </w:rPr>
        <w:t xml:space="preserve"> is required. Other requirements may also be triggered.</w:t>
      </w:r>
    </w:p>
    <w:p w14:paraId="01464820" w14:textId="78C40BFC"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47" w:author="Alhabibi, Haider@Energy" w:date="2022-03-09T16:24:00Z">
        <w:r w:rsidRPr="00DF3F73" w:rsidDel="00F64869">
          <w:rPr>
            <w:rFonts w:asciiTheme="minorHAnsi" w:hAnsiTheme="minorHAnsi"/>
            <w:sz w:val="18"/>
            <w:szCs w:val="18"/>
          </w:rPr>
          <w:delText>CF2R</w:delText>
        </w:r>
      </w:del>
      <w:ins w:id="48"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01464821" w14:textId="249FEA17"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49" w:author="Alhabibi, Haider@Energy" w:date="2022-03-09T16:24:00Z">
        <w:r w:rsidRPr="00DF3F73" w:rsidDel="00F64869">
          <w:rPr>
            <w:rFonts w:asciiTheme="minorHAnsi" w:hAnsiTheme="minorHAnsi"/>
            <w:sz w:val="18"/>
            <w:szCs w:val="18"/>
          </w:rPr>
          <w:delText>CF2R</w:delText>
        </w:r>
      </w:del>
      <w:ins w:id="50"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-MCH-25)</w:t>
      </w:r>
      <w:r w:rsidR="00812E1B">
        <w:rPr>
          <w:rFonts w:asciiTheme="minorHAnsi" w:hAnsiTheme="minorHAnsi"/>
          <w:sz w:val="18"/>
          <w:szCs w:val="18"/>
        </w:rPr>
        <w:t>.</w:t>
      </w:r>
      <w:r w:rsidRPr="00DF3F73">
        <w:rPr>
          <w:rFonts w:asciiTheme="minorHAnsi" w:hAnsiTheme="minorHAnsi"/>
          <w:sz w:val="18"/>
          <w:szCs w:val="18"/>
        </w:rPr>
        <w:t xml:space="preserve">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01464822" w14:textId="77777777"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01464823" w14:textId="19D49931"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51" w:author="Alhabibi, Haider@Energy" w:date="2022-03-09T16:24:00Z">
        <w:r w:rsidRPr="00DF3F73" w:rsidDel="00F64869">
          <w:rPr>
            <w:rFonts w:asciiTheme="minorHAnsi" w:hAnsiTheme="minorHAnsi"/>
            <w:sz w:val="18"/>
            <w:szCs w:val="18"/>
          </w:rPr>
          <w:delText>CF2R</w:delText>
        </w:r>
      </w:del>
      <w:ins w:id="52"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01464824" w14:textId="445DA612" w:rsidR="008228DD" w:rsidRPr="00DF3F73" w:rsidRDefault="008228DD" w:rsidP="008228DD">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221779">
        <w:rPr>
          <w:rFonts w:asciiTheme="minorHAnsi" w:hAnsiTheme="minorHAnsi"/>
          <w:sz w:val="18"/>
          <w:szCs w:val="18"/>
        </w:rPr>
        <w:t>°</w:t>
      </w:r>
      <w:r w:rsidRPr="00DF3F73">
        <w:rPr>
          <w:rFonts w:asciiTheme="minorHAnsi" w:hAnsiTheme="minorHAnsi"/>
          <w:sz w:val="18"/>
          <w:szCs w:val="18"/>
        </w:rPr>
        <w:t xml:space="preserve">F); </w:t>
      </w:r>
      <w:r w:rsidR="00812E1B">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221779">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 xml:space="preserve">ampling. Choosing this option will generate a </w:t>
      </w:r>
      <w:del w:id="53" w:author="Alhabibi, Haider@Energy" w:date="2022-03-09T16:24:00Z">
        <w:r w:rsidRPr="00DF3F73" w:rsidDel="00F64869">
          <w:rPr>
            <w:rFonts w:asciiTheme="minorHAnsi" w:hAnsiTheme="minorHAnsi"/>
            <w:sz w:val="18"/>
            <w:szCs w:val="18"/>
          </w:rPr>
          <w:delText>CF2R</w:delText>
        </w:r>
      </w:del>
      <w:ins w:id="54"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-MCH-25a.</w:t>
      </w:r>
    </w:p>
    <w:p w14:paraId="01464825" w14:textId="5B3CD349" w:rsidR="008228DD" w:rsidRPr="00DF3F73" w:rsidRDefault="008228DD" w:rsidP="008228DD">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Subcooling (outdoor temperature must be ≥ 55</w:t>
      </w:r>
      <w:r w:rsidR="00221779">
        <w:rPr>
          <w:rFonts w:asciiTheme="minorHAnsi" w:hAnsiTheme="minorHAnsi"/>
          <w:sz w:val="18"/>
          <w:szCs w:val="18"/>
        </w:rPr>
        <w:t>°</w:t>
      </w:r>
      <w:r w:rsidRPr="00DF3F73">
        <w:rPr>
          <w:rFonts w:asciiTheme="minorHAnsi" w:hAnsiTheme="minorHAnsi"/>
          <w:sz w:val="18"/>
          <w:szCs w:val="18"/>
        </w:rPr>
        <w:t xml:space="preserve">F); </w:t>
      </w:r>
      <w:r w:rsidR="00812E1B">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221779">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 xml:space="preserve">ampling.  Choosing this option will generate a </w:t>
      </w:r>
      <w:del w:id="55" w:author="Alhabibi, Haider@Energy" w:date="2022-03-09T16:24:00Z">
        <w:r w:rsidRPr="00DF3F73" w:rsidDel="00F64869">
          <w:rPr>
            <w:rFonts w:asciiTheme="minorHAnsi" w:hAnsiTheme="minorHAnsi"/>
            <w:sz w:val="18"/>
            <w:szCs w:val="18"/>
          </w:rPr>
          <w:delText>CF2R</w:delText>
        </w:r>
      </w:del>
      <w:ins w:id="56"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-MCH-25b.</w:t>
      </w:r>
    </w:p>
    <w:p w14:paraId="01464826" w14:textId="03A05FFB" w:rsidR="008228DD" w:rsidRPr="00DF3F73" w:rsidRDefault="008228DD" w:rsidP="008228DD">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812E1B">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 xml:space="preserve">at any outdoor temperature allowed by the equipment manufacturer.  This method is detailed in Reference Appendix RA3.2.3. Systems verified using this method are NOT eligible for HERS verification compliance using Group Sampling. Choosing this option will generate a </w:t>
      </w:r>
      <w:del w:id="57" w:author="Alhabibi, Haider@Energy" w:date="2022-03-09T16:24:00Z">
        <w:r w:rsidRPr="00DF3F73" w:rsidDel="00F64869">
          <w:rPr>
            <w:rFonts w:asciiTheme="minorHAnsi" w:hAnsiTheme="minorHAnsi"/>
            <w:sz w:val="18"/>
            <w:szCs w:val="18"/>
          </w:rPr>
          <w:delText>CF2R</w:delText>
        </w:r>
      </w:del>
      <w:ins w:id="58"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-MCH-25c.</w:t>
      </w:r>
    </w:p>
    <w:p w14:paraId="01464827" w14:textId="5C7A1008" w:rsidR="008228DD" w:rsidRPr="00DF3F73" w:rsidRDefault="008228DD" w:rsidP="008228DD">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Winter Setup (applicable when outdoor temperature is &lt; 55</w:t>
      </w:r>
      <w:r w:rsidR="00221779">
        <w:rPr>
          <w:rFonts w:asciiTheme="minorHAnsi" w:hAnsiTheme="minorHAnsi"/>
          <w:sz w:val="18"/>
          <w:szCs w:val="18"/>
        </w:rPr>
        <w:t>°</w:t>
      </w:r>
      <w:r w:rsidRPr="00DF3F73">
        <w:rPr>
          <w:rFonts w:asciiTheme="minorHAnsi" w:hAnsiTheme="minorHAnsi"/>
          <w:sz w:val="18"/>
          <w:szCs w:val="18"/>
        </w:rPr>
        <w:t xml:space="preserve">F); </w:t>
      </w:r>
      <w:r w:rsidR="00812E1B">
        <w:rPr>
          <w:rFonts w:asciiTheme="minorHAnsi" w:hAnsiTheme="minorHAnsi"/>
          <w:sz w:val="18"/>
          <w:szCs w:val="18"/>
        </w:rPr>
        <w:t>t</w:t>
      </w:r>
      <w:r w:rsidRPr="00DF3F73">
        <w:rPr>
          <w:rFonts w:asciiTheme="minorHAnsi" w:hAnsiTheme="minorHAnsi"/>
          <w:sz w:val="18"/>
          <w:szCs w:val="18"/>
        </w:rPr>
        <w:t>he Winter Setup verification method is a special version of the Subcooling method. It can be used when the outdoor temperature is between 37</w:t>
      </w:r>
      <w:r w:rsidR="00221779">
        <w:rPr>
          <w:rFonts w:asciiTheme="minorHAnsi" w:hAnsiTheme="minorHAnsi"/>
          <w:sz w:val="18"/>
          <w:szCs w:val="18"/>
        </w:rPr>
        <w:t>°F</w:t>
      </w:r>
      <w:r w:rsidRPr="00DF3F73">
        <w:rPr>
          <w:rFonts w:asciiTheme="minorHAnsi" w:hAnsiTheme="minorHAnsi"/>
          <w:sz w:val="18"/>
          <w:szCs w:val="18"/>
        </w:rPr>
        <w:t xml:space="preserve"> and 55</w:t>
      </w:r>
      <w:r w:rsidR="00221779">
        <w:rPr>
          <w:rFonts w:asciiTheme="minorHAnsi" w:hAnsiTheme="minorHAnsi"/>
          <w:sz w:val="18"/>
          <w:szCs w:val="18"/>
        </w:rPr>
        <w:t>°</w:t>
      </w:r>
      <w:r w:rsidRPr="00DF3F73">
        <w:rPr>
          <w:rFonts w:asciiTheme="minorHAnsi" w:hAnsiTheme="minorHAnsi"/>
          <w:sz w:val="18"/>
          <w:szCs w:val="18"/>
        </w:rPr>
        <w:t xml:space="preserve">F. It can only be used on equipment where the manufacturer has specifically approved it for the equipment being tested. The Winter Setup procedure is details in Residential Appendix RA1.2. Choosing this option will generate a </w:t>
      </w:r>
      <w:del w:id="59" w:author="Alhabibi, Haider@Energy" w:date="2022-03-09T16:24:00Z">
        <w:r w:rsidRPr="00DF3F73" w:rsidDel="00F64869">
          <w:rPr>
            <w:rFonts w:asciiTheme="minorHAnsi" w:hAnsiTheme="minorHAnsi"/>
            <w:sz w:val="18"/>
            <w:szCs w:val="18"/>
          </w:rPr>
          <w:delText>CF2R</w:delText>
        </w:r>
      </w:del>
      <w:ins w:id="60"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-MCH-25e.</w:t>
      </w:r>
    </w:p>
    <w:p w14:paraId="01464828" w14:textId="3E6D7AFA" w:rsidR="008228DD" w:rsidRPr="00DF3F73" w:rsidRDefault="008228DD" w:rsidP="008228DD">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w:t>
      </w:r>
      <w:proofErr w:type="gramStart"/>
      <w:r w:rsidRPr="00DF3F73">
        <w:rPr>
          <w:rFonts w:asciiTheme="minorHAnsi" w:hAnsiTheme="minorHAnsi"/>
          <w:sz w:val="18"/>
          <w:szCs w:val="18"/>
        </w:rPr>
        <w:t>Charge;</w:t>
      </w:r>
      <w:proofErr w:type="gramEnd"/>
      <w:r w:rsidRPr="00DF3F73">
        <w:rPr>
          <w:rFonts w:asciiTheme="minorHAnsi" w:hAnsiTheme="minorHAnsi"/>
          <w:sz w:val="18"/>
          <w:szCs w:val="18"/>
        </w:rPr>
        <w:t xml:space="preserve"> </w:t>
      </w:r>
      <w:r w:rsidR="00812E1B">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 xml:space="preserve">hoose this option when a new package unit is being installed that has an AHRI rating. This helps ensure that the unit was properly charged at the factory. HERS verification of refrigerant charge may not be required in this case.  Choosing this option will generate a </w:t>
      </w:r>
      <w:del w:id="61" w:author="Alhabibi, Haider@Energy" w:date="2022-03-09T16:24:00Z">
        <w:r w:rsidRPr="00DF3F73" w:rsidDel="00F64869">
          <w:rPr>
            <w:rFonts w:asciiTheme="minorHAnsi" w:hAnsiTheme="minorHAnsi"/>
            <w:sz w:val="18"/>
            <w:szCs w:val="18"/>
          </w:rPr>
          <w:delText>CF2R</w:delText>
        </w:r>
      </w:del>
      <w:ins w:id="62"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-MCH-25f.</w:t>
      </w:r>
    </w:p>
    <w:p w14:paraId="01464829" w14:textId="73F373E4"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63" w:author="Alhabibi, Haider@Energy" w:date="2022-03-09T16:24:00Z">
        <w:r w:rsidRPr="00DF3F73" w:rsidDel="00F64869">
          <w:rPr>
            <w:rFonts w:asciiTheme="minorHAnsi" w:hAnsiTheme="minorHAnsi"/>
            <w:sz w:val="18"/>
            <w:szCs w:val="18"/>
          </w:rPr>
          <w:delText>CF2R</w:delText>
        </w:r>
      </w:del>
      <w:ins w:id="64"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 xml:space="preserve">-MCH-25).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del w:id="65" w:author="Alhabibi, Haider@Energy" w:date="2022-03-09T16:24:00Z">
        <w:r w:rsidRPr="00DF3F73" w:rsidDel="00F64869">
          <w:rPr>
            <w:rFonts w:asciiTheme="minorHAnsi" w:hAnsiTheme="minorHAnsi"/>
            <w:sz w:val="18"/>
            <w:szCs w:val="18"/>
          </w:rPr>
          <w:delText>CF2R</w:delText>
        </w:r>
      </w:del>
      <w:ins w:id="66"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 xml:space="preserve"> and </w:t>
      </w:r>
      <w:del w:id="67" w:author="Alhabibi, Haider@Energy" w:date="2022-03-09T16:25:00Z">
        <w:r w:rsidRPr="00DF3F73" w:rsidDel="00F64869">
          <w:rPr>
            <w:rFonts w:asciiTheme="minorHAnsi" w:hAnsiTheme="minorHAnsi"/>
            <w:sz w:val="18"/>
            <w:szCs w:val="18"/>
          </w:rPr>
          <w:delText>CF3R</w:delText>
        </w:r>
      </w:del>
      <w:ins w:id="68" w:author="Alhabibi, Haider@Energy" w:date="2022-03-09T16:25:00Z">
        <w:r w:rsidR="00F64869">
          <w:rPr>
            <w:rFonts w:asciiTheme="minorHAnsi" w:hAnsiTheme="minorHAnsi"/>
            <w:sz w:val="18"/>
            <w:szCs w:val="18"/>
          </w:rPr>
          <w:t>LMCC</w:t>
        </w:r>
      </w:ins>
      <w:r w:rsidRPr="00DF3F73">
        <w:rPr>
          <w:rFonts w:asciiTheme="minorHAnsi" w:hAnsiTheme="minorHAnsi"/>
          <w:sz w:val="18"/>
          <w:szCs w:val="18"/>
        </w:rPr>
        <w:t>.</w:t>
      </w:r>
    </w:p>
    <w:p w14:paraId="0146482A" w14:textId="1D4E20F3"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69" w:author="Alhabibi, Haider@Energy" w:date="2022-03-09T16:24:00Z">
        <w:r w:rsidRPr="00DF3F73" w:rsidDel="00F64869">
          <w:rPr>
            <w:rFonts w:asciiTheme="minorHAnsi" w:hAnsiTheme="minorHAnsi"/>
            <w:sz w:val="18"/>
            <w:szCs w:val="18"/>
          </w:rPr>
          <w:delText>CF2R</w:delText>
        </w:r>
      </w:del>
      <w:ins w:id="70"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 xml:space="preserve">-MCH-25). The Group Sampling status is automatically displayed based on the input results of </w:t>
      </w:r>
      <w:r w:rsidR="00F13C05">
        <w:rPr>
          <w:rFonts w:asciiTheme="minorHAnsi" w:hAnsiTheme="minorHAnsi"/>
          <w:sz w:val="18"/>
          <w:szCs w:val="18"/>
        </w:rPr>
        <w:t>A15</w:t>
      </w:r>
      <w:r w:rsidRPr="00DF3F73">
        <w:rPr>
          <w:rFonts w:asciiTheme="minorHAnsi" w:hAnsiTheme="minorHAnsi"/>
          <w:sz w:val="18"/>
          <w:szCs w:val="18"/>
        </w:rPr>
        <w:t xml:space="preserve"> and </w:t>
      </w:r>
      <w:r w:rsidR="00F13C05">
        <w:rPr>
          <w:rFonts w:asciiTheme="minorHAnsi" w:hAnsiTheme="minorHAnsi"/>
          <w:sz w:val="18"/>
          <w:szCs w:val="18"/>
        </w:rPr>
        <w:t>A16</w:t>
      </w:r>
      <w:r w:rsidRPr="00DF3F73">
        <w:rPr>
          <w:rFonts w:asciiTheme="minorHAnsi" w:hAnsiTheme="minorHAnsi"/>
          <w:sz w:val="18"/>
          <w:szCs w:val="18"/>
        </w:rPr>
        <w:t xml:space="preserve"> on the </w:t>
      </w:r>
      <w:del w:id="71" w:author="Alhabibi, Haider@Energy" w:date="2022-03-09T16:24:00Z">
        <w:r w:rsidRPr="00DF3F73" w:rsidDel="00F64869">
          <w:rPr>
            <w:rFonts w:asciiTheme="minorHAnsi" w:hAnsiTheme="minorHAnsi"/>
            <w:sz w:val="18"/>
            <w:szCs w:val="18"/>
          </w:rPr>
          <w:delText>CF2R</w:delText>
        </w:r>
      </w:del>
      <w:ins w:id="72" w:author="Alhabibi, Haider@Energy" w:date="2022-03-09T16:24:00Z">
        <w:r w:rsidR="00F64869">
          <w:rPr>
            <w:rFonts w:asciiTheme="minorHAnsi" w:hAnsiTheme="minorHAnsi"/>
            <w:sz w:val="18"/>
            <w:szCs w:val="18"/>
          </w:rPr>
          <w:t>LMCI</w:t>
        </w:r>
      </w:ins>
      <w:r w:rsidRPr="00DF3F73">
        <w:rPr>
          <w:rFonts w:asciiTheme="minorHAnsi" w:hAnsiTheme="minorHAnsi"/>
          <w:sz w:val="18"/>
          <w:szCs w:val="18"/>
        </w:rPr>
        <w:t xml:space="preserve">.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0146482B" w14:textId="26FC4A81" w:rsidR="008228DD" w:rsidRPr="004A5476" w:rsidRDefault="008228DD" w:rsidP="008228DD">
      <w:pPr>
        <w:pStyle w:val="ListParagraph"/>
        <w:numPr>
          <w:ilvl w:val="0"/>
          <w:numId w:val="12"/>
        </w:numPr>
        <w:rPr>
          <w:rFonts w:asciiTheme="minorHAnsi" w:hAnsiTheme="minorHAnsi"/>
          <w:sz w:val="18"/>
          <w:szCs w:val="18"/>
        </w:rPr>
      </w:pPr>
      <w:r w:rsidRPr="00ED0A8F">
        <w:rPr>
          <w:rFonts w:asciiTheme="minorHAnsi" w:hAnsiTheme="minorHAnsi"/>
          <w:sz w:val="18"/>
          <w:szCs w:val="18"/>
        </w:rPr>
        <w:t xml:space="preserve">Specify the refrigerant charge verification used by the HERS rater. Choices vary depending on what method was specified in </w:t>
      </w:r>
      <w:r w:rsidR="00F13C05">
        <w:rPr>
          <w:rFonts w:asciiTheme="minorHAnsi" w:hAnsiTheme="minorHAnsi"/>
          <w:sz w:val="18"/>
          <w:szCs w:val="18"/>
        </w:rPr>
        <w:t>A11</w:t>
      </w:r>
      <w:r w:rsidRPr="00ED0A8F">
        <w:rPr>
          <w:rFonts w:asciiTheme="minorHAnsi" w:hAnsiTheme="minorHAnsi"/>
          <w:sz w:val="18"/>
          <w:szCs w:val="18"/>
        </w:rPr>
        <w:t xml:space="preserve">, </w:t>
      </w:r>
      <w:r w:rsidR="00F13C05">
        <w:rPr>
          <w:rFonts w:asciiTheme="minorHAnsi" w:hAnsiTheme="minorHAnsi"/>
          <w:sz w:val="18"/>
          <w:szCs w:val="18"/>
        </w:rPr>
        <w:t>A12</w:t>
      </w:r>
      <w:r w:rsidRPr="00ED0A8F">
        <w:rPr>
          <w:rFonts w:asciiTheme="minorHAnsi" w:hAnsiTheme="minorHAnsi"/>
          <w:sz w:val="18"/>
          <w:szCs w:val="18"/>
        </w:rPr>
        <w:t xml:space="preserve">, and </w:t>
      </w:r>
      <w:r w:rsidR="00F13C05">
        <w:rPr>
          <w:rFonts w:asciiTheme="minorHAnsi" w:hAnsiTheme="minorHAnsi"/>
          <w:sz w:val="18"/>
          <w:szCs w:val="18"/>
        </w:rPr>
        <w:t>A15</w:t>
      </w:r>
      <w:r w:rsidRPr="00ED0A8F">
        <w:rPr>
          <w:rFonts w:asciiTheme="minorHAnsi" w:hAnsiTheme="minorHAnsi"/>
          <w:sz w:val="18"/>
          <w:szCs w:val="18"/>
        </w:rPr>
        <w:t>.</w:t>
      </w:r>
    </w:p>
    <w:p w14:paraId="0146482C" w14:textId="77777777" w:rsidR="008228DD" w:rsidRPr="004A5476" w:rsidRDefault="008228DD" w:rsidP="008228DD">
      <w:pPr>
        <w:rPr>
          <w:rFonts w:asciiTheme="minorHAnsi" w:hAnsiTheme="minorHAnsi"/>
          <w:sz w:val="18"/>
          <w:szCs w:val="18"/>
        </w:rPr>
      </w:pPr>
    </w:p>
    <w:p w14:paraId="0146482D" w14:textId="77777777"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B. System Model Applicability for Winter Setup Method</w:t>
      </w:r>
    </w:p>
    <w:p w14:paraId="0146482F" w14:textId="01ADD5FF" w:rsidR="008228DD" w:rsidRPr="004A5476" w:rsidRDefault="008228DD" w:rsidP="008228DD">
      <w:pPr>
        <w:pStyle w:val="ListParagraph"/>
        <w:numPr>
          <w:ilvl w:val="0"/>
          <w:numId w:val="21"/>
        </w:numPr>
        <w:rPr>
          <w:rFonts w:asciiTheme="minorHAnsi" w:hAnsiTheme="minorHAnsi"/>
          <w:sz w:val="18"/>
          <w:szCs w:val="18"/>
        </w:rPr>
      </w:pPr>
      <w:r w:rsidRPr="004A5476">
        <w:rPr>
          <w:rFonts w:asciiTheme="minorHAnsi" w:hAnsiTheme="minorHAnsi"/>
          <w:sz w:val="18"/>
          <w:szCs w:val="18"/>
        </w:rPr>
        <w:t>This information is automatically pulled from the Certificate of Installation (</w:t>
      </w:r>
      <w:del w:id="73" w:author="Alhabibi, Haider@Energy" w:date="2022-03-09T16:24:00Z">
        <w:r w:rsidRPr="004A5476" w:rsidDel="00F64869">
          <w:rPr>
            <w:rFonts w:asciiTheme="minorHAnsi" w:hAnsiTheme="minorHAnsi"/>
            <w:sz w:val="18"/>
            <w:szCs w:val="18"/>
          </w:rPr>
          <w:delText>CF2R</w:delText>
        </w:r>
      </w:del>
      <w:ins w:id="74" w:author="Alhabibi, Haider@Energy" w:date="2022-03-09T16:24:00Z">
        <w:r w:rsidR="00F64869">
          <w:rPr>
            <w:rFonts w:asciiTheme="minorHAnsi" w:hAnsiTheme="minorHAnsi"/>
            <w:sz w:val="18"/>
            <w:szCs w:val="18"/>
          </w:rPr>
          <w:t>LMCI</w:t>
        </w:r>
      </w:ins>
      <w:r w:rsidRPr="004A5476">
        <w:rPr>
          <w:rFonts w:asciiTheme="minorHAnsi" w:hAnsiTheme="minorHAnsi"/>
          <w:sz w:val="18"/>
          <w:szCs w:val="18"/>
        </w:rPr>
        <w:t xml:space="preserve">-MCH-25). Installer is to have selected the correct metering device used on the system being verified. This will check against the refrigerant charge verification method selected in </w:t>
      </w:r>
      <w:r w:rsidR="00F13C05">
        <w:rPr>
          <w:rFonts w:asciiTheme="minorHAnsi" w:hAnsiTheme="minorHAnsi"/>
          <w:sz w:val="18"/>
          <w:szCs w:val="18"/>
        </w:rPr>
        <w:t>A15</w:t>
      </w:r>
      <w:r w:rsidRPr="004A5476">
        <w:rPr>
          <w:rFonts w:asciiTheme="minorHAnsi" w:hAnsiTheme="minorHAnsi"/>
          <w:sz w:val="18"/>
          <w:szCs w:val="18"/>
        </w:rPr>
        <w:t>.  An error message will appear in B02 if the wrong verification method may ha</w:t>
      </w:r>
      <w:r w:rsidR="00E80132">
        <w:rPr>
          <w:rFonts w:asciiTheme="minorHAnsi" w:hAnsiTheme="minorHAnsi"/>
          <w:sz w:val="18"/>
          <w:szCs w:val="18"/>
        </w:rPr>
        <w:t>ve</w:t>
      </w:r>
      <w:r w:rsidRPr="004A5476">
        <w:rPr>
          <w:rFonts w:asciiTheme="minorHAnsi" w:hAnsiTheme="minorHAnsi"/>
          <w:sz w:val="18"/>
          <w:szCs w:val="18"/>
        </w:rPr>
        <w:t xml:space="preserve"> been selected. Winter Setup verification can only be used on systems with variable metering devices (TXV or EXV).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w:t>
      </w:r>
    </w:p>
    <w:p w14:paraId="01464830" w14:textId="687C9FA9" w:rsidR="008228DD" w:rsidRPr="004A5476" w:rsidRDefault="008228DD" w:rsidP="008228DD">
      <w:pPr>
        <w:pStyle w:val="ListParagraph"/>
        <w:numPr>
          <w:ilvl w:val="0"/>
          <w:numId w:val="21"/>
        </w:numPr>
        <w:rPr>
          <w:rFonts w:asciiTheme="minorHAnsi" w:hAnsiTheme="minorHAnsi"/>
          <w:sz w:val="18"/>
          <w:szCs w:val="18"/>
        </w:rPr>
      </w:pPr>
      <w:r w:rsidRPr="004A5476">
        <w:rPr>
          <w:rFonts w:asciiTheme="minorHAnsi" w:hAnsiTheme="minorHAnsi"/>
          <w:sz w:val="18"/>
          <w:szCs w:val="18"/>
        </w:rPr>
        <w:t xml:space="preserve">This box is automatically filled out. Winter Setup verification can only be used on systems with variable metering devices (TXV or EXV). </w:t>
      </w:r>
    </w:p>
    <w:p w14:paraId="01464831" w14:textId="77777777" w:rsidR="008228DD" w:rsidRPr="004A5476" w:rsidRDefault="008228DD" w:rsidP="008228DD">
      <w:pPr>
        <w:pStyle w:val="ListParagraph"/>
        <w:numPr>
          <w:ilvl w:val="0"/>
          <w:numId w:val="21"/>
        </w:numPr>
        <w:rPr>
          <w:rFonts w:asciiTheme="minorHAnsi" w:hAnsiTheme="minorHAnsi"/>
          <w:sz w:val="18"/>
          <w:szCs w:val="18"/>
        </w:rPr>
      </w:pPr>
      <w:r w:rsidRPr="004A5476">
        <w:rPr>
          <w:rFonts w:asciiTheme="minorHAnsi" w:hAnsiTheme="minorHAnsi"/>
          <w:sz w:val="18"/>
          <w:szCs w:val="18"/>
        </w:rPr>
        <w:t>Rater must verify that the system being tested appears on the list of approved equipment for Winter Setup Method.</w:t>
      </w:r>
    </w:p>
    <w:p w14:paraId="01464832" w14:textId="77777777" w:rsidR="008228DD" w:rsidRPr="004A5476" w:rsidRDefault="008228DD" w:rsidP="008228DD">
      <w:pPr>
        <w:rPr>
          <w:rFonts w:asciiTheme="minorHAnsi" w:hAnsiTheme="minorHAnsi"/>
          <w:sz w:val="18"/>
          <w:szCs w:val="18"/>
        </w:rPr>
      </w:pPr>
    </w:p>
    <w:p w14:paraId="01464833" w14:textId="77777777"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C. Instrument Calibration</w:t>
      </w:r>
    </w:p>
    <w:p w14:paraId="01464835" w14:textId="760BCED3" w:rsidR="008228DD" w:rsidRPr="004A5476" w:rsidRDefault="008228DD" w:rsidP="008228DD">
      <w:pPr>
        <w:pStyle w:val="ListParagraph"/>
        <w:numPr>
          <w:ilvl w:val="0"/>
          <w:numId w:val="22"/>
        </w:numPr>
        <w:rPr>
          <w:rFonts w:asciiTheme="minorHAnsi" w:hAnsiTheme="minorHAnsi"/>
          <w:sz w:val="18"/>
          <w:szCs w:val="18"/>
        </w:rPr>
      </w:pPr>
      <w:r w:rsidRPr="004A5476">
        <w:rPr>
          <w:rFonts w:asciiTheme="minorHAnsi" w:hAnsiTheme="minorHAnsi"/>
          <w:sz w:val="18"/>
          <w:szCs w:val="18"/>
        </w:rPr>
        <w:t xml:space="preserve">Enter the date of most recent Digital Refrigerant Gauge Calibration Field Check by rater. Analog gauges are not allowed for verification purposes under the </w:t>
      </w:r>
      <w:r w:rsidR="001460AC">
        <w:rPr>
          <w:rFonts w:asciiTheme="minorHAnsi" w:hAnsiTheme="minorHAnsi"/>
          <w:sz w:val="18"/>
          <w:szCs w:val="18"/>
        </w:rPr>
        <w:t>2016</w:t>
      </w:r>
      <w:r w:rsidRPr="004A5476">
        <w:rPr>
          <w:rFonts w:asciiTheme="minorHAnsi" w:hAnsiTheme="minorHAnsi"/>
          <w:sz w:val="18"/>
          <w:szCs w:val="18"/>
        </w:rPr>
        <w:t xml:space="preserve"> Standards. Specification for pressure gauges is found in Residential Appendix RA3.2.2.2.3. Procedures for the field check procedure are detailed in RA3.2.2.4.2. Calibration field check must happen at least once every 30 days.</w:t>
      </w:r>
    </w:p>
    <w:p w14:paraId="01464836" w14:textId="1B171595" w:rsidR="008228DD" w:rsidRPr="004A5476" w:rsidRDefault="008228DD" w:rsidP="008228DD">
      <w:pPr>
        <w:pStyle w:val="ListParagraph"/>
        <w:numPr>
          <w:ilvl w:val="0"/>
          <w:numId w:val="22"/>
        </w:numPr>
        <w:rPr>
          <w:rFonts w:asciiTheme="minorHAnsi" w:hAnsiTheme="minorHAnsi"/>
          <w:sz w:val="18"/>
          <w:szCs w:val="18"/>
        </w:rPr>
      </w:pPr>
      <w:r w:rsidRPr="004A5476">
        <w:rPr>
          <w:rFonts w:asciiTheme="minorHAnsi" w:hAnsiTheme="minorHAnsi"/>
          <w:sz w:val="18"/>
          <w:szCs w:val="18"/>
        </w:rPr>
        <w:t>Enter the date of the most recent Digital Thermocouple Calibration by rater. Specifications for thermocouples and temperature sensors can be found in Residential Appendix RA3.2.2.2.2. Procedures for calibration are detailed in RA3.2.2.4.1. Calibration must happen at least once every 30 days.</w:t>
      </w:r>
    </w:p>
    <w:p w14:paraId="01464837" w14:textId="3E0A5C0E" w:rsidR="008228DD" w:rsidRPr="004A5476" w:rsidRDefault="008228DD" w:rsidP="008228DD">
      <w:pPr>
        <w:pStyle w:val="ListParagraph"/>
        <w:numPr>
          <w:ilvl w:val="0"/>
          <w:numId w:val="22"/>
        </w:numPr>
        <w:rPr>
          <w:rFonts w:asciiTheme="minorHAnsi" w:hAnsiTheme="minorHAnsi"/>
          <w:sz w:val="18"/>
          <w:szCs w:val="18"/>
        </w:rPr>
      </w:pPr>
      <w:r w:rsidRPr="004A5476">
        <w:rPr>
          <w:rFonts w:asciiTheme="minorHAnsi" w:hAnsiTheme="minorHAnsi"/>
          <w:sz w:val="18"/>
          <w:szCs w:val="18"/>
        </w:rPr>
        <w:t xml:space="preserve">Digital Refrigerant Gauge Calibration status will appear automatically. If the date entered in C01 is more than 30 days prior to date of verification this row will indicate that calibration is </w:t>
      </w:r>
      <w:proofErr w:type="gramStart"/>
      <w:r w:rsidRPr="004A5476">
        <w:rPr>
          <w:rFonts w:asciiTheme="minorHAnsi" w:hAnsiTheme="minorHAnsi"/>
          <w:sz w:val="18"/>
          <w:szCs w:val="18"/>
        </w:rPr>
        <w:t>required</w:t>
      </w:r>
      <w:proofErr w:type="gramEnd"/>
      <w:r w:rsidRPr="004A5476">
        <w:rPr>
          <w:rFonts w:asciiTheme="minorHAnsi" w:hAnsiTheme="minorHAnsi"/>
          <w:sz w:val="18"/>
          <w:szCs w:val="18"/>
        </w:rPr>
        <w:t xml:space="preserve"> and you will not be allowed to continue filling out this document</w:t>
      </w:r>
      <w:r>
        <w:rPr>
          <w:rFonts w:asciiTheme="minorHAnsi" w:hAnsiTheme="minorHAnsi"/>
          <w:sz w:val="18"/>
          <w:szCs w:val="18"/>
        </w:rPr>
        <w:t xml:space="preserve"> until calibration is performed</w:t>
      </w:r>
      <w:r w:rsidRPr="004A5476">
        <w:rPr>
          <w:rFonts w:asciiTheme="minorHAnsi" w:hAnsiTheme="minorHAnsi"/>
          <w:sz w:val="18"/>
          <w:szCs w:val="18"/>
        </w:rPr>
        <w:t>.</w:t>
      </w:r>
    </w:p>
    <w:p w14:paraId="01464838" w14:textId="2E7A520A" w:rsidR="008228DD" w:rsidRPr="004A5476" w:rsidRDefault="008228DD" w:rsidP="008228DD">
      <w:pPr>
        <w:pStyle w:val="ListParagraph"/>
        <w:numPr>
          <w:ilvl w:val="0"/>
          <w:numId w:val="22"/>
        </w:numPr>
        <w:rPr>
          <w:rFonts w:asciiTheme="minorHAnsi" w:hAnsiTheme="minorHAnsi"/>
          <w:sz w:val="18"/>
          <w:szCs w:val="18"/>
        </w:rPr>
      </w:pPr>
      <w:r w:rsidRPr="004A5476">
        <w:rPr>
          <w:rFonts w:asciiTheme="minorHAnsi" w:hAnsiTheme="minorHAnsi"/>
          <w:sz w:val="18"/>
          <w:szCs w:val="18"/>
        </w:rPr>
        <w:t xml:space="preserve">Digital Thermocouple Calibration status will appear automatically. If the date entered in C02 is more than 30 days prior to date of verification this row will indicate that calibration is </w:t>
      </w:r>
      <w:proofErr w:type="gramStart"/>
      <w:r w:rsidRPr="004A5476">
        <w:rPr>
          <w:rFonts w:asciiTheme="minorHAnsi" w:hAnsiTheme="minorHAnsi"/>
          <w:sz w:val="18"/>
          <w:szCs w:val="18"/>
        </w:rPr>
        <w:t>required</w:t>
      </w:r>
      <w:proofErr w:type="gramEnd"/>
      <w:r w:rsidRPr="004A5476">
        <w:rPr>
          <w:rFonts w:asciiTheme="minorHAnsi" w:hAnsiTheme="minorHAnsi"/>
          <w:sz w:val="18"/>
          <w:szCs w:val="18"/>
        </w:rPr>
        <w:t xml:space="preserve"> and you will not be allowed to continue filling out this document</w:t>
      </w:r>
      <w:r>
        <w:rPr>
          <w:rFonts w:asciiTheme="minorHAnsi" w:hAnsiTheme="minorHAnsi"/>
          <w:sz w:val="18"/>
          <w:szCs w:val="18"/>
        </w:rPr>
        <w:t xml:space="preserve"> until calibration is performed</w:t>
      </w:r>
      <w:r w:rsidRPr="004A5476">
        <w:rPr>
          <w:rFonts w:asciiTheme="minorHAnsi" w:hAnsiTheme="minorHAnsi"/>
          <w:sz w:val="18"/>
          <w:szCs w:val="18"/>
        </w:rPr>
        <w:t>.</w:t>
      </w:r>
    </w:p>
    <w:p w14:paraId="01464839" w14:textId="77777777" w:rsidR="008228DD" w:rsidRPr="004A5476" w:rsidRDefault="008228DD" w:rsidP="008228DD">
      <w:pPr>
        <w:pStyle w:val="ListParagraph"/>
        <w:rPr>
          <w:rFonts w:asciiTheme="minorHAnsi" w:hAnsiTheme="minorHAnsi"/>
          <w:sz w:val="18"/>
          <w:szCs w:val="18"/>
        </w:rPr>
      </w:pPr>
    </w:p>
    <w:p w14:paraId="0146483A" w14:textId="12D7CC0B"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D. Measurement Access Hole (MAH) Verification</w:t>
      </w:r>
    </w:p>
    <w:p w14:paraId="0146483C" w14:textId="3471FAE2" w:rsidR="008228DD" w:rsidRPr="004A5476" w:rsidRDefault="008228DD" w:rsidP="008228DD">
      <w:pPr>
        <w:pStyle w:val="ListParagraph"/>
        <w:numPr>
          <w:ilvl w:val="0"/>
          <w:numId w:val="13"/>
        </w:numPr>
        <w:rPr>
          <w:rFonts w:asciiTheme="minorHAnsi" w:hAnsiTheme="minorHAnsi"/>
          <w:sz w:val="18"/>
          <w:szCs w:val="18"/>
        </w:rPr>
      </w:pPr>
      <w:r w:rsidRPr="004A5476">
        <w:rPr>
          <w:rFonts w:asciiTheme="minorHAnsi" w:hAnsiTheme="minorHAnsi"/>
          <w:sz w:val="18"/>
          <w:szCs w:val="18"/>
        </w:rPr>
        <w:t>This information is automatically pulled from the Certificate of Installation (</w:t>
      </w:r>
      <w:del w:id="75" w:author="Alhabibi, Haider@Energy" w:date="2022-03-09T16:24:00Z">
        <w:r w:rsidRPr="004A5476" w:rsidDel="00F64869">
          <w:rPr>
            <w:rFonts w:asciiTheme="minorHAnsi" w:hAnsiTheme="minorHAnsi"/>
            <w:sz w:val="18"/>
            <w:szCs w:val="18"/>
          </w:rPr>
          <w:delText>CF2R</w:delText>
        </w:r>
      </w:del>
      <w:ins w:id="76" w:author="Alhabibi, Haider@Energy" w:date="2022-03-09T16:24:00Z">
        <w:r w:rsidR="00F64869">
          <w:rPr>
            <w:rFonts w:asciiTheme="minorHAnsi" w:hAnsiTheme="minorHAnsi"/>
            <w:sz w:val="18"/>
            <w:szCs w:val="18"/>
          </w:rPr>
          <w:t>LMCI</w:t>
        </w:r>
      </w:ins>
      <w:r w:rsidRPr="004A5476">
        <w:rPr>
          <w:rFonts w:asciiTheme="minorHAnsi" w:hAnsiTheme="minorHAnsi"/>
          <w:sz w:val="18"/>
          <w:szCs w:val="18"/>
        </w:rPr>
        <w:t xml:space="preserve">-MCH-25). Installer is to have indicated the method used to demonstrate compliance with the MAH requirement by selecting the appropriate method from the </w:t>
      </w:r>
      <w:proofErr w:type="gramStart"/>
      <w:r w:rsidRPr="004A5476">
        <w:rPr>
          <w:rFonts w:asciiTheme="minorHAnsi" w:hAnsiTheme="minorHAnsi"/>
          <w:sz w:val="18"/>
          <w:szCs w:val="18"/>
        </w:rPr>
        <w:t>drop down</w:t>
      </w:r>
      <w:proofErr w:type="gramEnd"/>
      <w:r w:rsidRPr="004A5476">
        <w:rPr>
          <w:rFonts w:asciiTheme="minorHAnsi" w:hAnsiTheme="minorHAnsi"/>
          <w:sz w:val="18"/>
          <w:szCs w:val="18"/>
        </w:rPr>
        <w:t xml:space="preserve"> list. Procedures for installing MAH’s are detailed in RA3.2.2.3. Selecting that the MAH cannot be installed consistent with Figure 3.2-1 may result in additional scrutiny by enforcement personnel)</w:t>
      </w:r>
      <w:r w:rsidR="00E80132">
        <w:rPr>
          <w:rFonts w:asciiTheme="minorHAnsi" w:hAnsiTheme="minorHAnsi"/>
          <w:sz w:val="18"/>
          <w:szCs w:val="18"/>
        </w:rPr>
        <w:t>.</w:t>
      </w:r>
      <w:r w:rsidRPr="004A5476">
        <w:rPr>
          <w:rFonts w:asciiTheme="minorHAnsi" w:hAnsiTheme="minorHAnsi"/>
          <w:sz w:val="18"/>
          <w:szCs w:val="18"/>
        </w:rPr>
        <w:t xml:space="preserve">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w:t>
      </w:r>
    </w:p>
    <w:p w14:paraId="0146483D" w14:textId="77777777" w:rsidR="008228DD" w:rsidRPr="004A5476" w:rsidRDefault="008228DD" w:rsidP="008228DD">
      <w:pPr>
        <w:pStyle w:val="ListParagraph"/>
        <w:rPr>
          <w:rFonts w:asciiTheme="minorHAnsi" w:hAnsiTheme="minorHAnsi"/>
          <w:sz w:val="18"/>
          <w:szCs w:val="18"/>
        </w:rPr>
      </w:pPr>
    </w:p>
    <w:p w14:paraId="0146483E" w14:textId="1ECB5F22"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E. Minimum System Airflow Rate Verification</w:t>
      </w:r>
    </w:p>
    <w:p w14:paraId="01464840" w14:textId="0881E8C4" w:rsidR="008228DD" w:rsidRPr="004A5476" w:rsidRDefault="008228DD" w:rsidP="008228DD">
      <w:pPr>
        <w:pStyle w:val="ListParagraph"/>
        <w:numPr>
          <w:ilvl w:val="0"/>
          <w:numId w:val="14"/>
        </w:numPr>
        <w:rPr>
          <w:rFonts w:asciiTheme="minorHAnsi" w:hAnsiTheme="minorHAnsi"/>
          <w:sz w:val="18"/>
          <w:szCs w:val="18"/>
        </w:rPr>
      </w:pPr>
      <w:r w:rsidRPr="004A5476">
        <w:rPr>
          <w:rFonts w:asciiTheme="minorHAnsi" w:hAnsiTheme="minorHAnsi"/>
          <w:sz w:val="18"/>
          <w:szCs w:val="18"/>
        </w:rPr>
        <w:t xml:space="preserve">This information is automatically calculated based on the information given in line </w:t>
      </w:r>
      <w:r w:rsidR="00F13C05">
        <w:rPr>
          <w:rFonts w:asciiTheme="minorHAnsi" w:hAnsiTheme="minorHAnsi"/>
          <w:sz w:val="18"/>
          <w:szCs w:val="18"/>
        </w:rPr>
        <w:t>A10</w:t>
      </w:r>
      <w:r w:rsidRPr="004A5476">
        <w:rPr>
          <w:rFonts w:asciiTheme="minorHAnsi" w:hAnsiTheme="minorHAnsi"/>
          <w:sz w:val="18"/>
          <w:szCs w:val="18"/>
        </w:rPr>
        <w:t>. This is the target minimum system airflow required for the system being verified.</w:t>
      </w:r>
    </w:p>
    <w:p w14:paraId="01464841" w14:textId="477E844D" w:rsidR="008228DD" w:rsidRPr="004A5476" w:rsidRDefault="008228DD" w:rsidP="008228DD">
      <w:pPr>
        <w:pStyle w:val="ListParagraph"/>
        <w:numPr>
          <w:ilvl w:val="0"/>
          <w:numId w:val="14"/>
        </w:numPr>
        <w:rPr>
          <w:rFonts w:asciiTheme="minorHAnsi" w:hAnsiTheme="minorHAnsi"/>
          <w:sz w:val="18"/>
          <w:szCs w:val="18"/>
        </w:rPr>
      </w:pPr>
      <w:r w:rsidRPr="004A5476">
        <w:rPr>
          <w:rFonts w:asciiTheme="minorHAnsi" w:hAnsiTheme="minorHAnsi"/>
          <w:sz w:val="18"/>
          <w:szCs w:val="18"/>
        </w:rPr>
        <w:t xml:space="preserve">This information is automatically calculated based on either the </w:t>
      </w:r>
      <w:del w:id="77" w:author="Alhabibi, Haider@Energy" w:date="2022-03-09T16:25:00Z">
        <w:r w:rsidRPr="004A5476" w:rsidDel="00F64869">
          <w:rPr>
            <w:rFonts w:asciiTheme="minorHAnsi" w:hAnsiTheme="minorHAnsi"/>
            <w:sz w:val="18"/>
            <w:szCs w:val="18"/>
          </w:rPr>
          <w:delText>CF3R</w:delText>
        </w:r>
      </w:del>
      <w:ins w:id="78" w:author="Alhabibi, Haider@Energy" w:date="2022-03-09T16:25:00Z">
        <w:r w:rsidR="00F64869">
          <w:rPr>
            <w:rFonts w:asciiTheme="minorHAnsi" w:hAnsiTheme="minorHAnsi"/>
            <w:sz w:val="18"/>
            <w:szCs w:val="18"/>
          </w:rPr>
          <w:t>LMCC</w:t>
        </w:r>
      </w:ins>
      <w:r w:rsidRPr="004A5476">
        <w:rPr>
          <w:rFonts w:asciiTheme="minorHAnsi" w:hAnsiTheme="minorHAnsi"/>
          <w:sz w:val="18"/>
          <w:szCs w:val="18"/>
        </w:rPr>
        <w:t xml:space="preserve">-MCH-23, or </w:t>
      </w:r>
      <w:del w:id="79" w:author="Alhabibi, Haider@Energy" w:date="2022-03-09T16:25:00Z">
        <w:r w:rsidRPr="004A5476" w:rsidDel="00F64869">
          <w:rPr>
            <w:rFonts w:asciiTheme="minorHAnsi" w:hAnsiTheme="minorHAnsi"/>
            <w:sz w:val="18"/>
            <w:szCs w:val="18"/>
          </w:rPr>
          <w:delText>CF3R</w:delText>
        </w:r>
      </w:del>
      <w:ins w:id="80" w:author="Alhabibi, Haider@Energy" w:date="2022-03-09T16:25:00Z">
        <w:r w:rsidR="00F64869">
          <w:rPr>
            <w:rFonts w:asciiTheme="minorHAnsi" w:hAnsiTheme="minorHAnsi"/>
            <w:sz w:val="18"/>
            <w:szCs w:val="18"/>
          </w:rPr>
          <w:t>LMCC</w:t>
        </w:r>
      </w:ins>
      <w:r w:rsidRPr="004A5476">
        <w:rPr>
          <w:rFonts w:asciiTheme="minorHAnsi" w:hAnsiTheme="minorHAnsi"/>
          <w:sz w:val="18"/>
          <w:szCs w:val="18"/>
        </w:rPr>
        <w:t>-MCH-2</w:t>
      </w:r>
      <w:r>
        <w:rPr>
          <w:rFonts w:asciiTheme="minorHAnsi" w:hAnsiTheme="minorHAnsi"/>
          <w:sz w:val="18"/>
          <w:szCs w:val="18"/>
        </w:rPr>
        <w:t>8</w:t>
      </w:r>
      <w:r w:rsidRPr="004A5476">
        <w:rPr>
          <w:rFonts w:asciiTheme="minorHAnsi" w:hAnsiTheme="minorHAnsi"/>
          <w:sz w:val="18"/>
          <w:szCs w:val="18"/>
        </w:rPr>
        <w:t>, which documents the rater’s measured airflow of the system being verified</w:t>
      </w:r>
      <w:r>
        <w:rPr>
          <w:rFonts w:asciiTheme="minorHAnsi" w:hAnsiTheme="minorHAnsi"/>
          <w:sz w:val="18"/>
          <w:szCs w:val="18"/>
        </w:rPr>
        <w:t xml:space="preserve"> (or alternative method)</w:t>
      </w:r>
      <w:r w:rsidRPr="004A5476">
        <w:rPr>
          <w:rFonts w:asciiTheme="minorHAnsi" w:hAnsiTheme="minorHAnsi"/>
          <w:sz w:val="18"/>
          <w:szCs w:val="18"/>
        </w:rPr>
        <w:t>. If the measured airflow is not adequate it will not comply with the airflow requirements and refrigerant charge verification cannot be performed.</w:t>
      </w:r>
    </w:p>
    <w:p w14:paraId="01464842" w14:textId="77777777" w:rsidR="008228DD" w:rsidRPr="004A5476" w:rsidRDefault="008228DD" w:rsidP="008228DD">
      <w:pPr>
        <w:rPr>
          <w:rFonts w:asciiTheme="minorHAnsi" w:hAnsiTheme="minorHAnsi"/>
          <w:sz w:val="18"/>
          <w:szCs w:val="18"/>
        </w:rPr>
      </w:pPr>
    </w:p>
    <w:p w14:paraId="01464843" w14:textId="1D06927C"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F. Subcooling Charge Verification Method – Data Collection</w:t>
      </w:r>
    </w:p>
    <w:p w14:paraId="01464845" w14:textId="667C75B8"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 xml:space="preserve">The Rater must independently collect this data. Measure and record the lowest return air dry-bulb temperature that occurred during the refrigerant charge procedure in </w:t>
      </w:r>
      <w:r w:rsidR="000215D0">
        <w:rPr>
          <w:rFonts w:asciiTheme="minorHAnsi" w:hAnsiTheme="minorHAnsi"/>
          <w:sz w:val="18"/>
          <w:szCs w:val="18"/>
        </w:rPr>
        <w:t>°</w:t>
      </w:r>
      <w:r w:rsidRPr="004A5476">
        <w:rPr>
          <w:rFonts w:asciiTheme="minorHAnsi" w:hAnsiTheme="minorHAnsi"/>
          <w:sz w:val="18"/>
          <w:szCs w:val="18"/>
        </w:rPr>
        <w:t>F. This temperature must remain above 70</w:t>
      </w:r>
      <w:r w:rsidR="000215D0">
        <w:rPr>
          <w:rFonts w:asciiTheme="minorHAnsi" w:hAnsiTheme="minorHAnsi"/>
          <w:sz w:val="18"/>
          <w:szCs w:val="18"/>
        </w:rPr>
        <w:t>°</w:t>
      </w:r>
      <w:r w:rsidRPr="004A5476">
        <w:rPr>
          <w:rFonts w:asciiTheme="minorHAnsi" w:hAnsiTheme="minorHAnsi"/>
          <w:sz w:val="18"/>
          <w:szCs w:val="18"/>
        </w:rPr>
        <w:t>F during the verification procedure. This requirement is detailed in Residential Appendix RA3.2.2.5.</w:t>
      </w:r>
    </w:p>
    <w:p w14:paraId="01464846" w14:textId="588354F7"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The Rater must independently collect this data. Measure and record the condenser air dry-bulb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condenser</w:t>
      </w:r>
      <w:proofErr w:type="spellEnd"/>
      <w:r w:rsidRPr="004A5476">
        <w:rPr>
          <w:rFonts w:asciiTheme="minorHAnsi" w:hAnsiTheme="minorHAnsi"/>
          <w:sz w:val="18"/>
          <w:szCs w:val="18"/>
        </w:rPr>
        <w:t xml:space="preserve">) in </w:t>
      </w:r>
      <w:r w:rsidR="000215D0">
        <w:rPr>
          <w:rFonts w:asciiTheme="minorHAnsi" w:hAnsiTheme="minorHAnsi"/>
          <w:sz w:val="18"/>
          <w:szCs w:val="18"/>
        </w:rPr>
        <w:t>°</w:t>
      </w:r>
      <w:r w:rsidRPr="004A5476">
        <w:rPr>
          <w:rFonts w:asciiTheme="minorHAnsi" w:hAnsiTheme="minorHAnsi"/>
          <w:sz w:val="18"/>
          <w:szCs w:val="18"/>
        </w:rPr>
        <w:t>F. This value must be at least 55</w:t>
      </w:r>
      <w:r w:rsidR="000215D0">
        <w:rPr>
          <w:rFonts w:asciiTheme="minorHAnsi" w:hAnsiTheme="minorHAnsi"/>
          <w:sz w:val="18"/>
          <w:szCs w:val="18"/>
        </w:rPr>
        <w:t>°</w:t>
      </w:r>
      <w:r w:rsidRPr="004A5476">
        <w:rPr>
          <w:rFonts w:asciiTheme="minorHAnsi" w:hAnsiTheme="minorHAnsi"/>
          <w:sz w:val="18"/>
          <w:szCs w:val="18"/>
        </w:rPr>
        <w:t>F and no more than 115</w:t>
      </w:r>
      <w:r w:rsidR="000215D0">
        <w:rPr>
          <w:rFonts w:asciiTheme="minorHAnsi" w:hAnsiTheme="minorHAnsi"/>
          <w:sz w:val="18"/>
          <w:szCs w:val="18"/>
        </w:rPr>
        <w:t>°</w:t>
      </w:r>
      <w:r w:rsidRPr="004A5476">
        <w:rPr>
          <w:rFonts w:asciiTheme="minorHAnsi" w:hAnsiTheme="minorHAnsi"/>
          <w:sz w:val="18"/>
          <w:szCs w:val="18"/>
        </w:rPr>
        <w:t>F to use the Subcooling Charge Verification Method.</w:t>
      </w:r>
    </w:p>
    <w:p w14:paraId="01464847" w14:textId="4E8DA6E5"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If a value less than 55</w:t>
      </w:r>
      <w:r w:rsidR="000215D0">
        <w:rPr>
          <w:rFonts w:asciiTheme="minorHAnsi" w:hAnsiTheme="minorHAnsi"/>
          <w:sz w:val="18"/>
          <w:szCs w:val="18"/>
        </w:rPr>
        <w:t>°</w:t>
      </w:r>
      <w:r w:rsidRPr="004A5476">
        <w:rPr>
          <w:rFonts w:asciiTheme="minorHAnsi" w:hAnsiTheme="minorHAnsi"/>
          <w:sz w:val="18"/>
          <w:szCs w:val="18"/>
        </w:rPr>
        <w:t>F or greater than 115</w:t>
      </w:r>
      <w:r w:rsidR="000215D0">
        <w:rPr>
          <w:rFonts w:asciiTheme="minorHAnsi" w:hAnsiTheme="minorHAnsi"/>
          <w:sz w:val="18"/>
          <w:szCs w:val="18"/>
        </w:rPr>
        <w:t>°</w:t>
      </w:r>
      <w:r w:rsidRPr="004A5476">
        <w:rPr>
          <w:rFonts w:asciiTheme="minorHAnsi" w:hAnsiTheme="minorHAnsi"/>
          <w:sz w:val="18"/>
          <w:szCs w:val="18"/>
        </w:rPr>
        <w:t>F is entered in F02 the Subcooling Method cannot be used.</w:t>
      </w:r>
    </w:p>
    <w:p w14:paraId="01464848" w14:textId="2B487031"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The Rater must independently collect this data. Measure and record the liquid line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liquid</w:t>
      </w:r>
      <w:proofErr w:type="spellEnd"/>
      <w:r w:rsidRPr="004A5476">
        <w:rPr>
          <w:rFonts w:asciiTheme="minorHAnsi" w:hAnsiTheme="minorHAnsi"/>
          <w:sz w:val="18"/>
          <w:szCs w:val="18"/>
        </w:rPr>
        <w:t xml:space="preserve">) in F. This procedure is detailed in RA3.2.2.5. This value is used to calculate the measured </w:t>
      </w:r>
      <w:proofErr w:type="spellStart"/>
      <w:r w:rsidRPr="004A5476">
        <w:rPr>
          <w:rFonts w:asciiTheme="minorHAnsi" w:hAnsiTheme="minorHAnsi"/>
          <w:sz w:val="18"/>
          <w:szCs w:val="18"/>
        </w:rPr>
        <w:t>subcool</w:t>
      </w:r>
      <w:proofErr w:type="spellEnd"/>
      <w:r w:rsidRPr="004A5476">
        <w:rPr>
          <w:rFonts w:asciiTheme="minorHAnsi" w:hAnsiTheme="minorHAnsi"/>
          <w:sz w:val="18"/>
          <w:szCs w:val="18"/>
        </w:rPr>
        <w:t xml:space="preserve"> temperature.</w:t>
      </w:r>
    </w:p>
    <w:p w14:paraId="01464849" w14:textId="1504DFD8"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lastRenderedPageBreak/>
        <w:t>The Rater must independently collect this data. Measure and record the liquid line pressure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liquid</w:t>
      </w:r>
      <w:proofErr w:type="spellEnd"/>
      <w:r w:rsidRPr="004A5476">
        <w:rPr>
          <w:rFonts w:asciiTheme="minorHAnsi" w:hAnsiTheme="minorHAnsi"/>
          <w:sz w:val="18"/>
          <w:szCs w:val="18"/>
        </w:rPr>
        <w:t xml:space="preserve">) in </w:t>
      </w:r>
      <w:proofErr w:type="spellStart"/>
      <w:r w:rsidRPr="004A5476">
        <w:rPr>
          <w:rFonts w:asciiTheme="minorHAnsi" w:hAnsiTheme="minorHAnsi"/>
          <w:sz w:val="18"/>
          <w:szCs w:val="18"/>
        </w:rPr>
        <w:t>psig</w:t>
      </w:r>
      <w:proofErr w:type="spellEnd"/>
      <w:r w:rsidRPr="004A5476">
        <w:rPr>
          <w:rFonts w:asciiTheme="minorHAnsi" w:hAnsiTheme="minorHAnsi"/>
          <w:sz w:val="18"/>
          <w:szCs w:val="18"/>
        </w:rPr>
        <w:t>. This procedure is detailed in RA3.2.2.5. This value is used to determine the condenser saturation temperature (</w:t>
      </w:r>
      <w:proofErr w:type="spellStart"/>
      <w:proofErr w:type="gramStart"/>
      <w:r w:rsidRPr="004A5476">
        <w:rPr>
          <w:rFonts w:asciiTheme="minorHAnsi" w:hAnsiTheme="minorHAnsi"/>
          <w:sz w:val="18"/>
          <w:szCs w:val="18"/>
        </w:rPr>
        <w:t>T</w:t>
      </w:r>
      <w:r w:rsidRPr="004A5476">
        <w:rPr>
          <w:rFonts w:asciiTheme="minorHAnsi" w:hAnsiTheme="minorHAnsi"/>
          <w:sz w:val="18"/>
          <w:szCs w:val="18"/>
          <w:vertAlign w:val="subscript"/>
        </w:rPr>
        <w:t>condenser,sat</w:t>
      </w:r>
      <w:proofErr w:type="spellEnd"/>
      <w:proofErr w:type="gramEnd"/>
      <w:r w:rsidRPr="004A5476">
        <w:rPr>
          <w:rFonts w:asciiTheme="minorHAnsi" w:hAnsiTheme="minorHAnsi"/>
          <w:sz w:val="18"/>
          <w:szCs w:val="18"/>
        </w:rPr>
        <w:t xml:space="preserve">) from a pressure temperature chart for the appropriate refrigerant (can be internal to a digital gauge), which is entered into F06. </w:t>
      </w:r>
    </w:p>
    <w:p w14:paraId="0146484A" w14:textId="2801DD44"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Enter the condenser saturation temperature (</w:t>
      </w:r>
      <w:proofErr w:type="spellStart"/>
      <w:proofErr w:type="gramStart"/>
      <w:r w:rsidRPr="004A5476">
        <w:rPr>
          <w:rFonts w:asciiTheme="minorHAnsi" w:hAnsiTheme="minorHAnsi"/>
          <w:sz w:val="18"/>
          <w:szCs w:val="18"/>
        </w:rPr>
        <w:t>T</w:t>
      </w:r>
      <w:r w:rsidRPr="004A5476">
        <w:rPr>
          <w:rFonts w:asciiTheme="minorHAnsi" w:hAnsiTheme="minorHAnsi"/>
          <w:sz w:val="18"/>
          <w:szCs w:val="18"/>
          <w:vertAlign w:val="subscript"/>
        </w:rPr>
        <w:t>condenser,sat</w:t>
      </w:r>
      <w:proofErr w:type="spellEnd"/>
      <w:proofErr w:type="gramEnd"/>
      <w:r w:rsidRPr="004A5476">
        <w:rPr>
          <w:rFonts w:asciiTheme="minorHAnsi" w:hAnsiTheme="minorHAnsi"/>
          <w:sz w:val="18"/>
          <w:szCs w:val="18"/>
        </w:rPr>
        <w:t xml:space="preserve">) from the digital gauge or a separate pressure-temperature chart that corresponds to the liquid line pressure entered in F05, in </w:t>
      </w:r>
      <w:r w:rsidR="000215D0">
        <w:rPr>
          <w:rFonts w:asciiTheme="minorHAnsi" w:hAnsiTheme="minorHAnsi"/>
          <w:sz w:val="18"/>
          <w:szCs w:val="18"/>
        </w:rPr>
        <w:t>°</w:t>
      </w:r>
      <w:r w:rsidRPr="004A5476">
        <w:rPr>
          <w:rFonts w:asciiTheme="minorHAnsi" w:hAnsiTheme="minorHAnsi"/>
          <w:sz w:val="18"/>
          <w:szCs w:val="18"/>
        </w:rPr>
        <w:t>F.</w:t>
      </w:r>
    </w:p>
    <w:p w14:paraId="0146484B" w14:textId="0788309B"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Measured Subcooling is automatically calculated as the difference between the liquid line temperature (</w:t>
      </w:r>
      <w:r w:rsidR="000215D0">
        <w:rPr>
          <w:rFonts w:asciiTheme="minorHAnsi" w:hAnsiTheme="minorHAnsi"/>
          <w:sz w:val="18"/>
          <w:szCs w:val="18"/>
        </w:rPr>
        <w:t>°</w:t>
      </w:r>
      <w:r w:rsidRPr="004A5476">
        <w:rPr>
          <w:rFonts w:asciiTheme="minorHAnsi" w:hAnsiTheme="minorHAnsi"/>
          <w:sz w:val="18"/>
          <w:szCs w:val="18"/>
        </w:rPr>
        <w:t>F04) and the condenser saturation temperature (</w:t>
      </w:r>
      <w:r w:rsidR="000215D0">
        <w:rPr>
          <w:rFonts w:asciiTheme="minorHAnsi" w:hAnsiTheme="minorHAnsi"/>
          <w:sz w:val="18"/>
          <w:szCs w:val="18"/>
        </w:rPr>
        <w:t>°</w:t>
      </w:r>
      <w:r w:rsidRPr="004A5476">
        <w:rPr>
          <w:rFonts w:asciiTheme="minorHAnsi" w:hAnsiTheme="minorHAnsi"/>
          <w:sz w:val="18"/>
          <w:szCs w:val="18"/>
        </w:rPr>
        <w:t>F06)</w:t>
      </w:r>
    </w:p>
    <w:p w14:paraId="0146484C" w14:textId="0EBD6DF9"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The Rater must independently collect this data. Enter target subcooling from manufacturer. This may be a challenge to find for older equipment. Internet searches can sometimes result in archived equipment specifications for the equipment in question, or sometimes a very similar model. If the manufacturer’s target cannot be found the Commission’s Executive Director may provide additional guidance for compliance.</w:t>
      </w:r>
    </w:p>
    <w:p w14:paraId="0146484D" w14:textId="08DA9CEB"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 xml:space="preserve">System passes Subcooling method when F08 is within plus or minus </w:t>
      </w:r>
      <w:r>
        <w:rPr>
          <w:rFonts w:asciiTheme="minorHAnsi" w:hAnsiTheme="minorHAnsi"/>
          <w:sz w:val="18"/>
          <w:szCs w:val="18"/>
        </w:rPr>
        <w:t>6</w:t>
      </w:r>
      <w:r w:rsidR="000215D0">
        <w:rPr>
          <w:rFonts w:asciiTheme="minorHAnsi" w:hAnsiTheme="minorHAnsi"/>
          <w:sz w:val="18"/>
          <w:szCs w:val="18"/>
        </w:rPr>
        <w:t>°F</w:t>
      </w:r>
      <w:r w:rsidRPr="004A5476">
        <w:rPr>
          <w:rFonts w:asciiTheme="minorHAnsi" w:hAnsiTheme="minorHAnsi"/>
          <w:sz w:val="18"/>
          <w:szCs w:val="18"/>
        </w:rPr>
        <w:t xml:space="preserve"> of F07.</w:t>
      </w:r>
      <w:r>
        <w:rPr>
          <w:rFonts w:asciiTheme="minorHAnsi" w:hAnsiTheme="minorHAnsi"/>
          <w:sz w:val="18"/>
          <w:szCs w:val="18"/>
        </w:rPr>
        <w:t xml:space="preserve"> Note that the target for the installer, on the </w:t>
      </w:r>
      <w:del w:id="81" w:author="Alhabibi, Haider@Energy" w:date="2022-03-09T16:24:00Z">
        <w:r w:rsidDel="00F64869">
          <w:rPr>
            <w:rFonts w:asciiTheme="minorHAnsi" w:hAnsiTheme="minorHAnsi"/>
            <w:sz w:val="18"/>
            <w:szCs w:val="18"/>
          </w:rPr>
          <w:delText>CF2R</w:delText>
        </w:r>
      </w:del>
      <w:ins w:id="82" w:author="Alhabibi, Haider@Energy" w:date="2022-03-09T16:24:00Z">
        <w:r w:rsidR="00F64869">
          <w:rPr>
            <w:rFonts w:asciiTheme="minorHAnsi" w:hAnsiTheme="minorHAnsi"/>
            <w:sz w:val="18"/>
            <w:szCs w:val="18"/>
          </w:rPr>
          <w:t>LMCI</w:t>
        </w:r>
      </w:ins>
      <w:r>
        <w:rPr>
          <w:rFonts w:asciiTheme="minorHAnsi" w:hAnsiTheme="minorHAnsi"/>
          <w:sz w:val="18"/>
          <w:szCs w:val="18"/>
        </w:rPr>
        <w:t>, is plus or minus 3</w:t>
      </w:r>
      <w:r w:rsidR="000215D0">
        <w:rPr>
          <w:rFonts w:asciiTheme="minorHAnsi" w:hAnsiTheme="minorHAnsi"/>
          <w:sz w:val="18"/>
          <w:szCs w:val="18"/>
        </w:rPr>
        <w:t>°F</w:t>
      </w:r>
      <w:r>
        <w:rPr>
          <w:rFonts w:asciiTheme="minorHAnsi" w:hAnsiTheme="minorHAnsi"/>
          <w:sz w:val="18"/>
          <w:szCs w:val="18"/>
        </w:rPr>
        <w:t>.</w:t>
      </w:r>
    </w:p>
    <w:p w14:paraId="0146484E" w14:textId="77777777" w:rsidR="008228DD" w:rsidRPr="004A5476" w:rsidRDefault="008228DD" w:rsidP="008228DD">
      <w:pPr>
        <w:rPr>
          <w:rFonts w:asciiTheme="minorHAnsi" w:hAnsiTheme="minorHAnsi"/>
          <w:sz w:val="18"/>
          <w:szCs w:val="18"/>
        </w:rPr>
      </w:pPr>
    </w:p>
    <w:p w14:paraId="0146484F" w14:textId="77777777"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G. Metering Device Verification</w:t>
      </w:r>
    </w:p>
    <w:p w14:paraId="01464851" w14:textId="7171D7E0"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The Rater must independently collect this data. Measure and record the suction line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xml:space="preserve">) in </w:t>
      </w:r>
      <w:r w:rsidR="000215D0">
        <w:rPr>
          <w:rFonts w:asciiTheme="minorHAnsi" w:hAnsiTheme="minorHAnsi"/>
          <w:sz w:val="18"/>
          <w:szCs w:val="18"/>
        </w:rPr>
        <w:t>°</w:t>
      </w:r>
      <w:r w:rsidRPr="004A5476">
        <w:rPr>
          <w:rFonts w:asciiTheme="minorHAnsi" w:hAnsiTheme="minorHAnsi"/>
          <w:sz w:val="18"/>
          <w:szCs w:val="18"/>
        </w:rPr>
        <w:t>F. This procedure is detailed in RA3.2.2.5. This value is used to calculate the measured superheat.</w:t>
      </w:r>
    </w:p>
    <w:p w14:paraId="01464852" w14:textId="3773A23D"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The Rater must independently collect this data. Measure and record the suction line pressure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xml:space="preserve">) in </w:t>
      </w:r>
      <w:proofErr w:type="spellStart"/>
      <w:r w:rsidRPr="004A5476">
        <w:rPr>
          <w:rFonts w:asciiTheme="minorHAnsi" w:hAnsiTheme="minorHAnsi"/>
          <w:sz w:val="18"/>
          <w:szCs w:val="18"/>
        </w:rPr>
        <w:t>psig</w:t>
      </w:r>
      <w:proofErr w:type="spellEnd"/>
      <w:r w:rsidRPr="004A5476">
        <w:rPr>
          <w:rFonts w:asciiTheme="minorHAnsi" w:hAnsiTheme="minorHAnsi"/>
          <w:sz w:val="18"/>
          <w:szCs w:val="18"/>
        </w:rPr>
        <w:t>. This procedure is detailed in RA3.2.2.5. This value is used to determine the evaporator saturation temperature (</w:t>
      </w:r>
      <w:proofErr w:type="spellStart"/>
      <w:proofErr w:type="gramStart"/>
      <w:r w:rsidRPr="004A5476">
        <w:rPr>
          <w:rFonts w:asciiTheme="minorHAnsi" w:hAnsiTheme="minorHAnsi"/>
          <w:sz w:val="18"/>
          <w:szCs w:val="18"/>
        </w:rPr>
        <w:t>T</w:t>
      </w:r>
      <w:r w:rsidRPr="004A5476">
        <w:rPr>
          <w:rFonts w:asciiTheme="minorHAnsi" w:hAnsiTheme="minorHAnsi"/>
          <w:sz w:val="18"/>
          <w:szCs w:val="18"/>
          <w:vertAlign w:val="subscript"/>
        </w:rPr>
        <w:t>evaporator,sat</w:t>
      </w:r>
      <w:proofErr w:type="spellEnd"/>
      <w:proofErr w:type="gramEnd"/>
      <w:r w:rsidRPr="004A5476">
        <w:rPr>
          <w:rFonts w:asciiTheme="minorHAnsi" w:hAnsiTheme="minorHAnsi"/>
          <w:sz w:val="18"/>
          <w:szCs w:val="18"/>
        </w:rPr>
        <w:t xml:space="preserve">) from a pressure temperature chart for the appropriate refrigerant (can be internal to a digital gauge), which is entered into G03. </w:t>
      </w:r>
    </w:p>
    <w:p w14:paraId="01464853" w14:textId="7A8A1C08"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Enter the evaporator saturation temperature (</w:t>
      </w:r>
      <w:proofErr w:type="spellStart"/>
      <w:proofErr w:type="gramStart"/>
      <w:r w:rsidRPr="004A5476">
        <w:rPr>
          <w:rFonts w:asciiTheme="minorHAnsi" w:hAnsiTheme="minorHAnsi"/>
          <w:sz w:val="18"/>
          <w:szCs w:val="18"/>
        </w:rPr>
        <w:t>T</w:t>
      </w:r>
      <w:r w:rsidRPr="004A5476">
        <w:rPr>
          <w:rFonts w:asciiTheme="minorHAnsi" w:hAnsiTheme="minorHAnsi"/>
          <w:sz w:val="18"/>
          <w:szCs w:val="18"/>
          <w:vertAlign w:val="subscript"/>
        </w:rPr>
        <w:t>evaporator,sat</w:t>
      </w:r>
      <w:proofErr w:type="spellEnd"/>
      <w:proofErr w:type="gramEnd"/>
      <w:r w:rsidRPr="004A5476">
        <w:rPr>
          <w:rFonts w:asciiTheme="minorHAnsi" w:hAnsiTheme="minorHAnsi"/>
          <w:sz w:val="18"/>
          <w:szCs w:val="18"/>
        </w:rPr>
        <w:t xml:space="preserve">) from the digital gauge or a separate pressure-temperature chart that corresponds to the suction line pressure entered in G02, in </w:t>
      </w:r>
      <w:r w:rsidR="000215D0">
        <w:rPr>
          <w:rFonts w:asciiTheme="minorHAnsi" w:hAnsiTheme="minorHAnsi"/>
          <w:sz w:val="18"/>
          <w:szCs w:val="18"/>
        </w:rPr>
        <w:t>°</w:t>
      </w:r>
      <w:r w:rsidRPr="004A5476">
        <w:rPr>
          <w:rFonts w:asciiTheme="minorHAnsi" w:hAnsiTheme="minorHAnsi"/>
          <w:sz w:val="18"/>
          <w:szCs w:val="18"/>
        </w:rPr>
        <w:t>F.</w:t>
      </w:r>
    </w:p>
    <w:p w14:paraId="01464854" w14:textId="1D4BF6E2"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Measured superheat is automatically calculated as the difference between the suction line temperature (G01) and the evaporator saturation temperature (G03)</w:t>
      </w:r>
    </w:p>
    <w:p w14:paraId="01464855" w14:textId="064B102D"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There are two possible criteria for passing. If the manufacturer’s specification is known it should be used, otherwise the CEC requirement is that the superheat be between 4</w:t>
      </w:r>
      <w:r w:rsidR="000215D0">
        <w:rPr>
          <w:rFonts w:asciiTheme="minorHAnsi" w:hAnsiTheme="minorHAnsi"/>
          <w:sz w:val="18"/>
          <w:szCs w:val="18"/>
        </w:rPr>
        <w:t>°F</w:t>
      </w:r>
      <w:r w:rsidRPr="004A5476">
        <w:rPr>
          <w:rFonts w:asciiTheme="minorHAnsi" w:hAnsiTheme="minorHAnsi"/>
          <w:sz w:val="18"/>
          <w:szCs w:val="18"/>
        </w:rPr>
        <w:t xml:space="preserve"> and 25</w:t>
      </w:r>
      <w:r w:rsidR="000215D0">
        <w:rPr>
          <w:rFonts w:asciiTheme="minorHAnsi" w:hAnsiTheme="minorHAnsi"/>
          <w:sz w:val="18"/>
          <w:szCs w:val="18"/>
        </w:rPr>
        <w:t>°</w:t>
      </w:r>
      <w:r w:rsidRPr="004A5476">
        <w:rPr>
          <w:rFonts w:asciiTheme="minorHAnsi" w:hAnsiTheme="minorHAnsi"/>
          <w:sz w:val="18"/>
          <w:szCs w:val="18"/>
        </w:rPr>
        <w:t>F, inclusive. This row checks the CEC requirement.</w:t>
      </w:r>
    </w:p>
    <w:p w14:paraId="01464856" w14:textId="08B83A2F"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If the manufacturer’s target superheat for ensuring proper metering device operation is known, it supersedes the CEC requirement of being between 4</w:t>
      </w:r>
      <w:r w:rsidR="000215D0">
        <w:rPr>
          <w:rFonts w:asciiTheme="minorHAnsi" w:hAnsiTheme="minorHAnsi"/>
          <w:sz w:val="18"/>
          <w:szCs w:val="18"/>
        </w:rPr>
        <w:t>°F</w:t>
      </w:r>
      <w:r w:rsidRPr="004A5476">
        <w:rPr>
          <w:rFonts w:asciiTheme="minorHAnsi" w:hAnsiTheme="minorHAnsi"/>
          <w:sz w:val="18"/>
          <w:szCs w:val="18"/>
        </w:rPr>
        <w:t xml:space="preserve"> and 25</w:t>
      </w:r>
      <w:r w:rsidR="000215D0">
        <w:rPr>
          <w:rFonts w:asciiTheme="minorHAnsi" w:hAnsiTheme="minorHAnsi"/>
          <w:sz w:val="18"/>
          <w:szCs w:val="18"/>
        </w:rPr>
        <w:t>°</w:t>
      </w:r>
      <w:r w:rsidRPr="004A5476">
        <w:rPr>
          <w:rFonts w:asciiTheme="minorHAnsi" w:hAnsiTheme="minorHAnsi"/>
          <w:sz w:val="18"/>
          <w:szCs w:val="18"/>
        </w:rPr>
        <w:t>F. If “Yes, documentation to be provided upon request.” is selected, the installer should be prepared to provide documentation for the target values used.</w:t>
      </w:r>
    </w:p>
    <w:p w14:paraId="01464857" w14:textId="0277D1B3"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There are two possible criteria for passing. If the manufacturer’s specification is known it should be used, otherwise the CEC requirement is that the superheat be between 4</w:t>
      </w:r>
      <w:r w:rsidR="000215D0">
        <w:rPr>
          <w:rFonts w:asciiTheme="minorHAnsi" w:hAnsiTheme="minorHAnsi"/>
          <w:sz w:val="18"/>
          <w:szCs w:val="18"/>
        </w:rPr>
        <w:t>°F</w:t>
      </w:r>
      <w:r w:rsidRPr="004A5476">
        <w:rPr>
          <w:rFonts w:asciiTheme="minorHAnsi" w:hAnsiTheme="minorHAnsi"/>
          <w:sz w:val="18"/>
          <w:szCs w:val="18"/>
        </w:rPr>
        <w:t xml:space="preserve"> and 25</w:t>
      </w:r>
      <w:r w:rsidR="000215D0">
        <w:rPr>
          <w:rFonts w:asciiTheme="minorHAnsi" w:hAnsiTheme="minorHAnsi"/>
          <w:sz w:val="18"/>
          <w:szCs w:val="18"/>
        </w:rPr>
        <w:t>°</w:t>
      </w:r>
      <w:r w:rsidRPr="004A5476">
        <w:rPr>
          <w:rFonts w:asciiTheme="minorHAnsi" w:hAnsiTheme="minorHAnsi"/>
          <w:sz w:val="18"/>
          <w:szCs w:val="18"/>
        </w:rPr>
        <w:t>F, inclusive. If “Yes, documentation to be provided upon request.” is selected in G06, the installer should be prepared to provide documentation for the target values used.</w:t>
      </w:r>
    </w:p>
    <w:p w14:paraId="01464858" w14:textId="77777777" w:rsidR="008228DD" w:rsidRPr="004A5476" w:rsidRDefault="008228DD" w:rsidP="008228DD">
      <w:pPr>
        <w:rPr>
          <w:rFonts w:asciiTheme="minorHAnsi" w:hAnsiTheme="minorHAnsi"/>
          <w:sz w:val="18"/>
          <w:szCs w:val="18"/>
        </w:rPr>
      </w:pPr>
    </w:p>
    <w:p w14:paraId="01464859" w14:textId="14608D3D"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H. Confirmati</w:t>
      </w:r>
      <w:r w:rsidR="00812E1B" w:rsidRPr="00E91EDC">
        <w:rPr>
          <w:rFonts w:asciiTheme="minorHAnsi" w:hAnsiTheme="minorHAnsi"/>
          <w:b/>
          <w:sz w:val="18"/>
          <w:szCs w:val="18"/>
        </w:rPr>
        <w:t>o</w:t>
      </w:r>
      <w:r w:rsidRPr="00E91EDC">
        <w:rPr>
          <w:rFonts w:asciiTheme="minorHAnsi" w:hAnsiTheme="minorHAnsi"/>
          <w:b/>
          <w:sz w:val="18"/>
          <w:szCs w:val="18"/>
        </w:rPr>
        <w:t>n of Refrigerant Pressure Differential</w:t>
      </w:r>
    </w:p>
    <w:p w14:paraId="0146485B" w14:textId="5717198D" w:rsidR="008228DD" w:rsidRPr="004A5476" w:rsidRDefault="008228DD" w:rsidP="008228DD">
      <w:pPr>
        <w:pStyle w:val="ListParagraph"/>
        <w:numPr>
          <w:ilvl w:val="0"/>
          <w:numId w:val="27"/>
        </w:numPr>
        <w:rPr>
          <w:rFonts w:asciiTheme="minorHAnsi" w:hAnsiTheme="minorHAnsi"/>
          <w:sz w:val="18"/>
          <w:szCs w:val="18"/>
        </w:rPr>
      </w:pPr>
      <w:r w:rsidRPr="004A5476">
        <w:rPr>
          <w:rFonts w:asciiTheme="minorHAnsi" w:hAnsiTheme="minorHAnsi"/>
          <w:sz w:val="18"/>
          <w:szCs w:val="18"/>
        </w:rPr>
        <w:t xml:space="preserve">This box is automatically filled out. It verifies that the correct refrigerant pressure was maintained.  </w:t>
      </w:r>
    </w:p>
    <w:p w14:paraId="0146485C" w14:textId="49B4680A" w:rsidR="008228DD" w:rsidRPr="004A5476" w:rsidRDefault="008228DD" w:rsidP="008228DD">
      <w:pPr>
        <w:pStyle w:val="ListParagraph"/>
        <w:numPr>
          <w:ilvl w:val="0"/>
          <w:numId w:val="27"/>
        </w:numPr>
        <w:rPr>
          <w:rFonts w:asciiTheme="minorHAnsi" w:hAnsiTheme="minorHAnsi"/>
          <w:sz w:val="18"/>
          <w:szCs w:val="18"/>
        </w:rPr>
      </w:pPr>
      <w:r w:rsidRPr="004A5476">
        <w:rPr>
          <w:rFonts w:asciiTheme="minorHAnsi" w:hAnsiTheme="minorHAnsi"/>
          <w:sz w:val="18"/>
          <w:szCs w:val="18"/>
        </w:rPr>
        <w:t xml:space="preserve">This box is automatically filled out. It verifies that the correct refrigerant pressure was maintained. With a Condenser Outlet Air Restrictor installed, and after system operation was stabilized for at least 15 minutes, throughout the data collection for this verification, the difference between the liquid line pressure and suction line pressure must be maintained between 160 and 220 psi for R-410A systems, or between 100 and 145 psi for R-22 systems. If </w:t>
      </w:r>
      <w:proofErr w:type="gramStart"/>
      <w:r w:rsidRPr="004A5476">
        <w:rPr>
          <w:rFonts w:asciiTheme="minorHAnsi" w:hAnsiTheme="minorHAnsi"/>
          <w:sz w:val="18"/>
          <w:szCs w:val="18"/>
        </w:rPr>
        <w:t>not</w:t>
      </w:r>
      <w:proofErr w:type="gramEnd"/>
      <w:r w:rsidRPr="004A5476">
        <w:rPr>
          <w:rFonts w:asciiTheme="minorHAnsi" w:hAnsiTheme="minorHAnsi"/>
          <w:sz w:val="18"/>
          <w:szCs w:val="18"/>
        </w:rPr>
        <w:t xml:space="preserve"> an error message will appear here.</w:t>
      </w:r>
    </w:p>
    <w:p w14:paraId="014648AF" w14:textId="77777777" w:rsidR="00786D26" w:rsidRPr="004A5476" w:rsidRDefault="00786D26" w:rsidP="000636B8">
      <w:pPr>
        <w:rPr>
          <w:rFonts w:asciiTheme="minorHAnsi" w:hAnsiTheme="minorHAnsi"/>
          <w:sz w:val="18"/>
          <w:szCs w:val="18"/>
        </w:rPr>
      </w:pPr>
    </w:p>
    <w:p w14:paraId="014648B0" w14:textId="77777777" w:rsidR="00786D26" w:rsidRPr="004A5476" w:rsidRDefault="00786D26" w:rsidP="000636B8">
      <w:pPr>
        <w:rPr>
          <w:rFonts w:asciiTheme="minorHAnsi" w:hAnsiTheme="minorHAnsi"/>
          <w:sz w:val="18"/>
          <w:szCs w:val="18"/>
        </w:rPr>
      </w:pPr>
    </w:p>
    <w:p w14:paraId="014648B2" w14:textId="77777777" w:rsidR="00786D26" w:rsidRPr="004A5476" w:rsidRDefault="00786D26">
      <w:pPr>
        <w:rPr>
          <w:rFonts w:asciiTheme="minorHAnsi" w:hAnsiTheme="minorHAnsi"/>
          <w:sz w:val="18"/>
          <w:szCs w:val="18"/>
        </w:rPr>
        <w:sectPr w:rsidR="00786D26" w:rsidRPr="004A5476" w:rsidSect="009847DD">
          <w:headerReference w:type="default" r:id="rId13"/>
          <w:footerReference w:type="default" r:id="rId14"/>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EA2549" w:rsidRPr="004A5476" w14:paraId="014648B5"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014648B3" w14:textId="67567C04" w:rsidR="00EA2549" w:rsidRPr="00E91EDC" w:rsidRDefault="00EA2549" w:rsidP="00E91EDC">
            <w:pPr>
              <w:keepNext/>
              <w:rPr>
                <w:rFonts w:asciiTheme="minorHAnsi" w:hAnsiTheme="minorHAnsi"/>
                <w:b/>
                <w:szCs w:val="18"/>
              </w:rPr>
            </w:pPr>
            <w:r w:rsidRPr="00E91EDC">
              <w:rPr>
                <w:rFonts w:asciiTheme="minorHAnsi" w:hAnsiTheme="minorHAnsi"/>
                <w:b/>
                <w:szCs w:val="18"/>
              </w:rPr>
              <w:lastRenderedPageBreak/>
              <w:t>A. System Information</w:t>
            </w:r>
          </w:p>
          <w:p w14:paraId="014648B4" w14:textId="26A7A20C" w:rsidR="00EA2549" w:rsidRPr="00E91EDC" w:rsidRDefault="00DE5353" w:rsidP="00E91EDC">
            <w:pPr>
              <w:keepNext/>
              <w:rPr>
                <w:rFonts w:asciiTheme="minorHAnsi" w:hAnsiTheme="minorHAnsi"/>
                <w:sz w:val="18"/>
                <w:szCs w:val="18"/>
              </w:rPr>
            </w:pPr>
            <w:ins w:id="93" w:author="Alhabibi, Haider@Energy" w:date="2022-03-09T07:39:00Z">
              <w:r>
                <w:rPr>
                  <w:rFonts w:ascii="Calibri" w:hAnsi="Calibri"/>
                  <w:sz w:val="18"/>
                  <w:szCs w:val="18"/>
                </w:rPr>
                <w:t>&lt;&lt;Static Text - see the top&gt;&gt;</w:t>
              </w:r>
            </w:ins>
            <w:del w:id="94" w:author="Alhabibi, Haider@Energy" w:date="2022-03-09T07:39:00Z">
              <w:r w:rsidR="00EA2549" w:rsidRPr="00E91EDC" w:rsidDel="00DE5353">
                <w:rPr>
                  <w:rFonts w:asciiTheme="minorHAnsi" w:hAnsiTheme="minorHAnsi"/>
                  <w:sz w:val="18"/>
                  <w:szCs w:val="18"/>
                </w:rPr>
                <w:delText>HERS Rater to field-verify all system information, discrepancies to be noted by overwriting entry.</w:delText>
              </w:r>
            </w:del>
          </w:p>
        </w:tc>
      </w:tr>
      <w:tr w:rsidR="00EA2549" w:rsidRPr="004A5476" w14:paraId="014648B9" w14:textId="77777777">
        <w:trPr>
          <w:cantSplit/>
          <w:trHeight w:val="360"/>
        </w:trPr>
        <w:tc>
          <w:tcPr>
            <w:tcW w:w="288" w:type="pct"/>
            <w:vAlign w:val="center"/>
          </w:tcPr>
          <w:p w14:paraId="014648B6"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01</w:t>
            </w:r>
          </w:p>
        </w:tc>
        <w:tc>
          <w:tcPr>
            <w:tcW w:w="2212" w:type="pct"/>
          </w:tcPr>
          <w:p w14:paraId="014648B7" w14:textId="667E8A19" w:rsidR="00EA2549" w:rsidRPr="004A5476" w:rsidRDefault="00DC677B"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EA2549" w:rsidRPr="004A5476">
              <w:rPr>
                <w:rFonts w:asciiTheme="minorHAnsi" w:hAnsiTheme="minorHAnsi"/>
                <w:sz w:val="18"/>
                <w:szCs w:val="18"/>
              </w:rPr>
              <w:t>System Identification or Name</w:t>
            </w:r>
          </w:p>
        </w:tc>
        <w:tc>
          <w:tcPr>
            <w:tcW w:w="2500" w:type="pct"/>
          </w:tcPr>
          <w:p w14:paraId="014648B8" w14:textId="77777777" w:rsidR="00EA2549" w:rsidRPr="004A5476" w:rsidRDefault="00EA2549" w:rsidP="00554645">
            <w:pPr>
              <w:pStyle w:val="Header"/>
              <w:keepNext/>
              <w:tabs>
                <w:tab w:val="clear" w:pos="4320"/>
                <w:tab w:val="clear" w:pos="8640"/>
              </w:tabs>
              <w:spacing w:after="60"/>
              <w:rPr>
                <w:rFonts w:asciiTheme="minorHAnsi" w:hAnsiTheme="minorHAnsi"/>
                <w:sz w:val="18"/>
                <w:szCs w:val="18"/>
              </w:rPr>
            </w:pPr>
            <w:r w:rsidRPr="004A5476">
              <w:rPr>
                <w:rFonts w:asciiTheme="minorHAnsi" w:hAnsiTheme="minorHAnsi"/>
                <w:sz w:val="18"/>
                <w:szCs w:val="18"/>
              </w:rPr>
              <w:t xml:space="preserve">&lt;&lt;auto filled text: referenced from C2R.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fail.&gt;&gt;</w:t>
            </w:r>
          </w:p>
        </w:tc>
      </w:tr>
      <w:tr w:rsidR="00EA2549" w:rsidRPr="004A5476" w14:paraId="014648BD" w14:textId="77777777">
        <w:trPr>
          <w:cantSplit/>
          <w:trHeight w:val="360"/>
        </w:trPr>
        <w:tc>
          <w:tcPr>
            <w:tcW w:w="288" w:type="pct"/>
            <w:vAlign w:val="center"/>
          </w:tcPr>
          <w:p w14:paraId="014648BA"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02</w:t>
            </w:r>
          </w:p>
        </w:tc>
        <w:tc>
          <w:tcPr>
            <w:tcW w:w="2212" w:type="pct"/>
          </w:tcPr>
          <w:p w14:paraId="014648BB" w14:textId="09922F09" w:rsidR="00EA2549" w:rsidRPr="004A5476" w:rsidRDefault="00DC677B"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EA2549" w:rsidRPr="004A5476">
              <w:rPr>
                <w:rFonts w:asciiTheme="minorHAnsi" w:hAnsiTheme="minorHAnsi"/>
                <w:sz w:val="18"/>
                <w:szCs w:val="18"/>
              </w:rPr>
              <w:t>System Location or Area Served</w:t>
            </w:r>
          </w:p>
        </w:tc>
        <w:tc>
          <w:tcPr>
            <w:tcW w:w="2500" w:type="pct"/>
          </w:tcPr>
          <w:p w14:paraId="014648BC"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 xml:space="preserve">&lt;&lt;auto filled text: referenced from C2R.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fail.&gt;&gt;</w:t>
            </w:r>
          </w:p>
        </w:tc>
      </w:tr>
      <w:tr w:rsidR="00EA2549" w:rsidRPr="004A5476" w14:paraId="014648C1" w14:textId="77777777">
        <w:trPr>
          <w:cantSplit/>
          <w:trHeight w:val="360"/>
        </w:trPr>
        <w:tc>
          <w:tcPr>
            <w:tcW w:w="288" w:type="pct"/>
            <w:vAlign w:val="center"/>
          </w:tcPr>
          <w:p w14:paraId="014648BE"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03</w:t>
            </w:r>
          </w:p>
        </w:tc>
        <w:tc>
          <w:tcPr>
            <w:tcW w:w="2212" w:type="pct"/>
          </w:tcPr>
          <w:p w14:paraId="014648BF" w14:textId="6E0381B4"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682C77">
              <w:rPr>
                <w:rFonts w:asciiTheme="minorHAnsi" w:hAnsiTheme="minorHAnsi"/>
                <w:sz w:val="18"/>
                <w:szCs w:val="18"/>
              </w:rPr>
              <w:t>M</w:t>
            </w:r>
            <w:r w:rsidRPr="004A5476">
              <w:rPr>
                <w:rFonts w:asciiTheme="minorHAnsi" w:hAnsiTheme="minorHAnsi"/>
                <w:sz w:val="18"/>
                <w:szCs w:val="18"/>
              </w:rPr>
              <w:t xml:space="preserve">ake or </w:t>
            </w:r>
            <w:r w:rsidR="00682C77">
              <w:rPr>
                <w:rFonts w:asciiTheme="minorHAnsi" w:hAnsiTheme="minorHAnsi"/>
                <w:sz w:val="18"/>
                <w:szCs w:val="18"/>
              </w:rPr>
              <w:t>B</w:t>
            </w:r>
            <w:r w:rsidRPr="004A5476">
              <w:rPr>
                <w:rFonts w:asciiTheme="minorHAnsi" w:hAnsiTheme="minorHAnsi"/>
                <w:sz w:val="18"/>
                <w:szCs w:val="18"/>
              </w:rPr>
              <w:t>rand</w:t>
            </w:r>
          </w:p>
        </w:tc>
        <w:tc>
          <w:tcPr>
            <w:tcW w:w="2500" w:type="pct"/>
          </w:tcPr>
          <w:p w14:paraId="014648C0"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 xml:space="preserve">&lt;&lt;auto filled text: referenced from C2R.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fail.&gt;&gt;</w:t>
            </w:r>
          </w:p>
        </w:tc>
      </w:tr>
      <w:tr w:rsidR="00EA2549" w:rsidRPr="004A5476" w14:paraId="014648C5" w14:textId="77777777">
        <w:trPr>
          <w:cantSplit/>
          <w:trHeight w:val="360"/>
        </w:trPr>
        <w:tc>
          <w:tcPr>
            <w:tcW w:w="288" w:type="pct"/>
            <w:vAlign w:val="center"/>
          </w:tcPr>
          <w:p w14:paraId="014648C2"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04</w:t>
            </w:r>
          </w:p>
        </w:tc>
        <w:tc>
          <w:tcPr>
            <w:tcW w:w="2212" w:type="pct"/>
          </w:tcPr>
          <w:p w14:paraId="014648C3" w14:textId="1793D0C0"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682C77">
              <w:rPr>
                <w:rFonts w:asciiTheme="minorHAnsi" w:hAnsiTheme="minorHAnsi"/>
                <w:sz w:val="18"/>
                <w:szCs w:val="18"/>
              </w:rPr>
              <w:t>M</w:t>
            </w:r>
            <w:r w:rsidRPr="004A5476">
              <w:rPr>
                <w:rFonts w:asciiTheme="minorHAnsi" w:hAnsiTheme="minorHAnsi"/>
                <w:sz w:val="18"/>
                <w:szCs w:val="18"/>
              </w:rPr>
              <w:t xml:space="preserve">odel </w:t>
            </w:r>
            <w:r w:rsidR="00682C77">
              <w:rPr>
                <w:rFonts w:asciiTheme="minorHAnsi" w:hAnsiTheme="minorHAnsi"/>
                <w:sz w:val="18"/>
                <w:szCs w:val="18"/>
              </w:rPr>
              <w:t>N</w:t>
            </w:r>
            <w:r w:rsidRPr="004A5476">
              <w:rPr>
                <w:rFonts w:asciiTheme="minorHAnsi" w:hAnsiTheme="minorHAnsi"/>
                <w:sz w:val="18"/>
                <w:szCs w:val="18"/>
              </w:rPr>
              <w:t>umber</w:t>
            </w:r>
          </w:p>
        </w:tc>
        <w:tc>
          <w:tcPr>
            <w:tcW w:w="2500" w:type="pct"/>
          </w:tcPr>
          <w:p w14:paraId="014648C4"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 xml:space="preserve">&lt;&lt;auto filled text: referenced from C2R.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fail.&gt;&gt;</w:t>
            </w:r>
          </w:p>
        </w:tc>
      </w:tr>
      <w:tr w:rsidR="00EA2549" w:rsidRPr="004A5476" w14:paraId="014648C9" w14:textId="77777777">
        <w:trPr>
          <w:cantSplit/>
          <w:trHeight w:val="360"/>
        </w:trPr>
        <w:tc>
          <w:tcPr>
            <w:tcW w:w="288" w:type="pct"/>
            <w:vAlign w:val="center"/>
          </w:tcPr>
          <w:p w14:paraId="014648C6"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05</w:t>
            </w:r>
          </w:p>
        </w:tc>
        <w:tc>
          <w:tcPr>
            <w:tcW w:w="2212" w:type="pct"/>
          </w:tcPr>
          <w:p w14:paraId="014648C7" w14:textId="1CBC210E"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Nominal Cooling Capacity (tons) of Condenser</w:t>
            </w:r>
          </w:p>
        </w:tc>
        <w:tc>
          <w:tcPr>
            <w:tcW w:w="2500" w:type="pct"/>
          </w:tcPr>
          <w:p w14:paraId="014648C8"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 xml:space="preserve">&lt;&lt;auto filled text: referenced from C2R.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fail.&gt;&gt;</w:t>
            </w:r>
          </w:p>
        </w:tc>
      </w:tr>
      <w:tr w:rsidR="00EA2549" w:rsidRPr="004A5476" w14:paraId="014648CD" w14:textId="77777777">
        <w:trPr>
          <w:cantSplit/>
          <w:trHeight w:val="360"/>
        </w:trPr>
        <w:tc>
          <w:tcPr>
            <w:tcW w:w="288" w:type="pct"/>
            <w:vAlign w:val="center"/>
          </w:tcPr>
          <w:p w14:paraId="014648CA"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06</w:t>
            </w:r>
          </w:p>
        </w:tc>
        <w:tc>
          <w:tcPr>
            <w:tcW w:w="2212" w:type="pct"/>
          </w:tcPr>
          <w:p w14:paraId="014648CB" w14:textId="784CDE9D"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682C77">
              <w:rPr>
                <w:rFonts w:asciiTheme="minorHAnsi" w:hAnsiTheme="minorHAnsi"/>
                <w:sz w:val="18"/>
                <w:szCs w:val="18"/>
              </w:rPr>
              <w:t>S</w:t>
            </w:r>
            <w:r w:rsidRPr="004A5476">
              <w:rPr>
                <w:rFonts w:asciiTheme="minorHAnsi" w:hAnsiTheme="minorHAnsi"/>
                <w:sz w:val="18"/>
                <w:szCs w:val="18"/>
              </w:rPr>
              <w:t xml:space="preserve">erial </w:t>
            </w:r>
            <w:r w:rsidR="00682C77">
              <w:rPr>
                <w:rFonts w:asciiTheme="minorHAnsi" w:hAnsiTheme="minorHAnsi"/>
                <w:sz w:val="18"/>
                <w:szCs w:val="18"/>
              </w:rPr>
              <w:t>N</w:t>
            </w:r>
            <w:r w:rsidRPr="004A5476">
              <w:rPr>
                <w:rFonts w:asciiTheme="minorHAnsi" w:hAnsiTheme="minorHAnsi"/>
                <w:sz w:val="18"/>
                <w:szCs w:val="18"/>
              </w:rPr>
              <w:t>umber</w:t>
            </w:r>
          </w:p>
        </w:tc>
        <w:tc>
          <w:tcPr>
            <w:tcW w:w="2500" w:type="pct"/>
          </w:tcPr>
          <w:p w14:paraId="014648CC"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 xml:space="preserve">&lt;&lt;auto filled text: referenced from C2R.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fail.&gt;&gt;</w:t>
            </w:r>
          </w:p>
        </w:tc>
      </w:tr>
      <w:tr w:rsidR="00EA2549" w:rsidRPr="004A5476" w14:paraId="014648D1" w14:textId="77777777">
        <w:trPr>
          <w:cantSplit/>
          <w:trHeight w:val="360"/>
        </w:trPr>
        <w:tc>
          <w:tcPr>
            <w:tcW w:w="288" w:type="pct"/>
            <w:vAlign w:val="center"/>
          </w:tcPr>
          <w:p w14:paraId="014648CE"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07</w:t>
            </w:r>
          </w:p>
        </w:tc>
        <w:tc>
          <w:tcPr>
            <w:tcW w:w="2212" w:type="pct"/>
          </w:tcPr>
          <w:p w14:paraId="014648CF" w14:textId="380526A5"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Refrigerant Type</w:t>
            </w:r>
          </w:p>
        </w:tc>
        <w:tc>
          <w:tcPr>
            <w:tcW w:w="2500" w:type="pct"/>
          </w:tcPr>
          <w:p w14:paraId="014648D0" w14:textId="50B9D6CC" w:rsidR="00EA2549" w:rsidRPr="004A5476" w:rsidRDefault="00EA2549" w:rsidP="00554645">
            <w:pPr>
              <w:pStyle w:val="Header"/>
              <w:keepNext/>
              <w:tabs>
                <w:tab w:val="clear" w:pos="4320"/>
                <w:tab w:val="clear" w:pos="8640"/>
              </w:tabs>
              <w:spacing w:after="60"/>
              <w:rPr>
                <w:rFonts w:asciiTheme="minorHAnsi" w:hAnsiTheme="minorHAnsi"/>
                <w:sz w:val="18"/>
                <w:szCs w:val="18"/>
              </w:rPr>
            </w:pPr>
            <w:r w:rsidRPr="004A5476">
              <w:rPr>
                <w:rFonts w:asciiTheme="minorHAnsi" w:hAnsiTheme="minorHAnsi"/>
                <w:sz w:val="18"/>
                <w:szCs w:val="18"/>
              </w:rPr>
              <w:t xml:space="preserve">&lt;&lt;auto filled text: referenced from </w:t>
            </w:r>
            <w:del w:id="95" w:author="Alhabibi, Haider@Energy" w:date="2022-03-09T16:24:00Z">
              <w:r w:rsidRPr="004A5476" w:rsidDel="00F64869">
                <w:rPr>
                  <w:rFonts w:asciiTheme="minorHAnsi" w:hAnsiTheme="minorHAnsi"/>
                  <w:sz w:val="18"/>
                  <w:szCs w:val="18"/>
                </w:rPr>
                <w:delText>CF2R</w:delText>
              </w:r>
            </w:del>
            <w:ins w:id="96" w:author="Alhabibi, Haider@Energy" w:date="2022-03-09T16:24:00Z">
              <w:r w:rsidR="00F64869">
                <w:rPr>
                  <w:rFonts w:asciiTheme="minorHAnsi" w:hAnsiTheme="minorHAnsi"/>
                  <w:sz w:val="18"/>
                  <w:szCs w:val="18"/>
                </w:rPr>
                <w:t>LMCI</w:t>
              </w:r>
            </w:ins>
            <w:r w:rsidRPr="004A5476">
              <w:rPr>
                <w:rFonts w:asciiTheme="minorHAnsi" w:hAnsiTheme="minorHAnsi"/>
                <w:sz w:val="18"/>
                <w:szCs w:val="18"/>
              </w:rPr>
              <w:t>. Possible entries are “R-22” or “R-410a”</w:t>
            </w:r>
            <w:r w:rsidR="00A4434D">
              <w:rPr>
                <w:rFonts w:asciiTheme="minorHAnsi" w:hAnsiTheme="minorHAnsi"/>
                <w:sz w:val="18"/>
                <w:szCs w:val="18"/>
              </w:rPr>
              <w:t>, or "other"</w:t>
            </w:r>
            <w:r w:rsidRPr="004A5476">
              <w:rPr>
                <w:rFonts w:asciiTheme="minorHAnsi" w:hAnsiTheme="minorHAnsi"/>
                <w:sz w:val="18"/>
                <w:szCs w:val="18"/>
              </w:rPr>
              <w:t xml:space="preserve">.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fail.&gt;&gt;</w:t>
            </w:r>
          </w:p>
        </w:tc>
      </w:tr>
      <w:tr w:rsidR="00EA2549" w:rsidRPr="004A5476" w14:paraId="014648D5" w14:textId="77777777">
        <w:trPr>
          <w:cantSplit/>
          <w:trHeight w:val="360"/>
        </w:trPr>
        <w:tc>
          <w:tcPr>
            <w:tcW w:w="288" w:type="pct"/>
            <w:vAlign w:val="center"/>
          </w:tcPr>
          <w:p w14:paraId="014648D2"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08</w:t>
            </w:r>
          </w:p>
        </w:tc>
        <w:tc>
          <w:tcPr>
            <w:tcW w:w="2212" w:type="pct"/>
            <w:vAlign w:val="center"/>
          </w:tcPr>
          <w:p w14:paraId="014648D3" w14:textId="38A85A4A"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Other Refrigerant Type (if applicable)</w:t>
            </w:r>
          </w:p>
        </w:tc>
        <w:tc>
          <w:tcPr>
            <w:tcW w:w="2500" w:type="pct"/>
          </w:tcPr>
          <w:p w14:paraId="014648D4" w14:textId="31817396" w:rsidR="00EA2549" w:rsidRPr="004A5476" w:rsidRDefault="00A4434D" w:rsidP="00554645">
            <w:pPr>
              <w:keepNext/>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elseif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C1201D" w:rsidRPr="004A5476" w14:paraId="7CE70E95" w14:textId="77777777">
        <w:trPr>
          <w:cantSplit/>
          <w:trHeight w:val="360"/>
        </w:trPr>
        <w:tc>
          <w:tcPr>
            <w:tcW w:w="288" w:type="pct"/>
            <w:vAlign w:val="center"/>
          </w:tcPr>
          <w:p w14:paraId="2139506A" w14:textId="4DD3B44D" w:rsidR="00C1201D"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2ECEB738" w14:textId="2D9C9443" w:rsidR="00C1201D"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4B57A879" w14:textId="591235DA" w:rsidR="00C1201D" w:rsidRPr="004A5476" w:rsidRDefault="00C1201D" w:rsidP="00554645">
            <w:pPr>
              <w:keepNext/>
              <w:spacing w:after="60"/>
              <w:rPr>
                <w:rFonts w:asciiTheme="minorHAnsi" w:hAnsiTheme="minorHAnsi"/>
                <w:sz w:val="18"/>
                <w:szCs w:val="18"/>
              </w:rPr>
            </w:pPr>
            <w:r>
              <w:rPr>
                <w:rFonts w:asciiTheme="minorHAnsi" w:hAnsiTheme="minorHAnsi"/>
                <w:sz w:val="18"/>
                <w:szCs w:val="18"/>
              </w:rPr>
              <w:t xml:space="preserve">&lt;&lt;auto filled text: referenced from </w:t>
            </w:r>
            <w:del w:id="97" w:author="Alhabibi, Haider@Energy" w:date="2022-03-09T16:24:00Z">
              <w:r w:rsidDel="00F64869">
                <w:rPr>
                  <w:rFonts w:asciiTheme="minorHAnsi" w:hAnsiTheme="minorHAnsi"/>
                  <w:sz w:val="18"/>
                  <w:szCs w:val="18"/>
                </w:rPr>
                <w:delText>CF2R</w:delText>
              </w:r>
            </w:del>
            <w:ins w:id="98" w:author="Alhabibi, Haider@Energy" w:date="2022-03-09T16:24:00Z">
              <w:r w:rsidR="00F64869">
                <w:rPr>
                  <w:rFonts w:asciiTheme="minorHAnsi" w:hAnsiTheme="minorHAnsi"/>
                  <w:sz w:val="18"/>
                  <w:szCs w:val="18"/>
                </w:rPr>
                <w:t>LMCI</w:t>
              </w:r>
            </w:ins>
            <w:r>
              <w:rPr>
                <w:rFonts w:asciiTheme="minorHAnsi" w:hAnsiTheme="minorHAnsi"/>
                <w:sz w:val="18"/>
                <w:szCs w:val="18"/>
              </w:rPr>
              <w:t>. Possible entries are “Yes” or “NA”</w:t>
            </w:r>
            <w:r w:rsidR="0050605C">
              <w:rPr>
                <w:rFonts w:asciiTheme="minorHAnsi" w:hAnsiTheme="minorHAnsi"/>
                <w:sz w:val="18"/>
                <w:szCs w:val="18"/>
              </w:rPr>
              <w:t xml:space="preserve">. If installed system does not match this entry, it can be overwritten by </w:t>
            </w:r>
            <w:proofErr w:type="gramStart"/>
            <w:r w:rsidR="0050605C">
              <w:rPr>
                <w:rFonts w:asciiTheme="minorHAnsi" w:hAnsiTheme="minorHAnsi"/>
                <w:sz w:val="18"/>
                <w:szCs w:val="18"/>
              </w:rPr>
              <w:t>rater</w:t>
            </w:r>
            <w:proofErr w:type="gramEnd"/>
            <w:r w:rsidR="0050605C">
              <w:rPr>
                <w:rFonts w:asciiTheme="minorHAnsi" w:hAnsiTheme="minorHAnsi"/>
                <w:sz w:val="18"/>
                <w:szCs w:val="18"/>
              </w:rPr>
              <w:t xml:space="preserve"> but it will be flagged as a possible fail&gt;&gt;</w:t>
            </w:r>
          </w:p>
        </w:tc>
      </w:tr>
      <w:tr w:rsidR="00EA2549" w:rsidRPr="004A5476" w14:paraId="014648D9" w14:textId="77777777">
        <w:trPr>
          <w:cantSplit/>
          <w:trHeight w:val="360"/>
        </w:trPr>
        <w:tc>
          <w:tcPr>
            <w:tcW w:w="288" w:type="pct"/>
            <w:vAlign w:val="center"/>
          </w:tcPr>
          <w:p w14:paraId="014648D6" w14:textId="29082153"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014648D7" w14:textId="6AF09DD6" w:rsidR="00EA2549" w:rsidRPr="004A5476" w:rsidRDefault="00554645"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55D41">
              <w:rPr>
                <w:rFonts w:asciiTheme="minorHAnsi" w:hAnsiTheme="minorHAnsi"/>
                <w:sz w:val="18"/>
                <w:szCs w:val="18"/>
              </w:rPr>
              <w:t xml:space="preserve"> </w:t>
            </w:r>
            <w:r w:rsidR="00EA2549" w:rsidRPr="004A5476">
              <w:rPr>
                <w:rFonts w:asciiTheme="minorHAnsi" w:hAnsiTheme="minorHAnsi"/>
                <w:sz w:val="18"/>
                <w:szCs w:val="18"/>
              </w:rPr>
              <w:t>Type</w:t>
            </w:r>
          </w:p>
        </w:tc>
        <w:tc>
          <w:tcPr>
            <w:tcW w:w="2500" w:type="pct"/>
          </w:tcPr>
          <w:p w14:paraId="014648D8" w14:textId="06220033"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 xml:space="preserve">&lt;&lt;auto filled text: referenced from </w:t>
            </w:r>
            <w:del w:id="99" w:author="Alhabibi, Haider@Energy" w:date="2022-03-09T16:24:00Z">
              <w:r w:rsidRPr="004A5476" w:rsidDel="00F64869">
                <w:rPr>
                  <w:rFonts w:asciiTheme="minorHAnsi" w:hAnsiTheme="minorHAnsi"/>
                  <w:sz w:val="18"/>
                  <w:szCs w:val="18"/>
                </w:rPr>
                <w:delText>CF2R</w:delText>
              </w:r>
            </w:del>
            <w:ins w:id="100" w:author="Alhabibi, Haider@Energy" w:date="2022-03-09T16:24:00Z">
              <w:r w:rsidR="00F64869">
                <w:rPr>
                  <w:rFonts w:asciiTheme="minorHAnsi" w:hAnsiTheme="minorHAnsi"/>
                  <w:sz w:val="18"/>
                  <w:szCs w:val="18"/>
                </w:rPr>
                <w:t>LMCI</w:t>
              </w:r>
            </w:ins>
            <w:r w:rsidRPr="004A5476">
              <w:rPr>
                <w:rFonts w:asciiTheme="minorHAnsi" w:hAnsiTheme="minorHAnsi"/>
                <w:sz w:val="18"/>
                <w:szCs w:val="18"/>
              </w:rPr>
              <w:t xml:space="preserve">. Possible entries are “Completely New”, “Replacement”, or “Alteration”.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fail.&gt;&gt;</w:t>
            </w:r>
          </w:p>
        </w:tc>
      </w:tr>
      <w:tr w:rsidR="00EA2549" w:rsidRPr="004A5476" w14:paraId="014648DD" w14:textId="77777777">
        <w:trPr>
          <w:cantSplit/>
          <w:trHeight w:val="360"/>
        </w:trPr>
        <w:tc>
          <w:tcPr>
            <w:tcW w:w="288" w:type="pct"/>
            <w:vAlign w:val="center"/>
          </w:tcPr>
          <w:p w14:paraId="014648DA" w14:textId="37F347E4"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0515AF66" w14:textId="1051D0FF" w:rsidR="00682C77" w:rsidRDefault="00A3722C"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EA2549" w:rsidRPr="004A5476">
              <w:rPr>
                <w:rFonts w:asciiTheme="minorHAnsi" w:hAnsiTheme="minorHAnsi"/>
                <w:sz w:val="18"/>
                <w:szCs w:val="18"/>
              </w:rPr>
              <w:t xml:space="preserve"> (</w:t>
            </w:r>
            <w:r>
              <w:rPr>
                <w:rFonts w:asciiTheme="minorHAnsi" w:hAnsiTheme="minorHAnsi"/>
                <w:sz w:val="18"/>
                <w:szCs w:val="18"/>
              </w:rPr>
              <w:t>FID</w:t>
            </w:r>
            <w:r w:rsidR="00EA2549" w:rsidRPr="004A5476">
              <w:rPr>
                <w:rFonts w:asciiTheme="minorHAnsi" w:hAnsiTheme="minorHAnsi"/>
                <w:sz w:val="18"/>
                <w:szCs w:val="18"/>
              </w:rPr>
              <w:t>) Status</w:t>
            </w:r>
          </w:p>
          <w:p w14:paraId="014648DB" w14:textId="2DCB8E7F"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(Note: Even systems with </w:t>
            </w:r>
            <w:proofErr w:type="gramStart"/>
            <w:r w:rsidRPr="004A5476">
              <w:rPr>
                <w:rFonts w:asciiTheme="minorHAnsi" w:hAnsiTheme="minorHAnsi"/>
                <w:sz w:val="18"/>
                <w:szCs w:val="18"/>
              </w:rPr>
              <w:t>a</w:t>
            </w:r>
            <w:proofErr w:type="gramEnd"/>
            <w:r w:rsidRPr="004A5476">
              <w:rPr>
                <w:rFonts w:asciiTheme="minorHAnsi" w:hAnsiTheme="minorHAnsi"/>
                <w:sz w:val="18"/>
                <w:szCs w:val="18"/>
              </w:rPr>
              <w:t xml:space="preserve"> </w:t>
            </w:r>
            <w:r w:rsidR="00A3722C">
              <w:rPr>
                <w:rFonts w:asciiTheme="minorHAnsi" w:hAnsiTheme="minorHAnsi"/>
                <w:sz w:val="18"/>
                <w:szCs w:val="18"/>
              </w:rPr>
              <w:t>FID</w:t>
            </w:r>
            <w:r w:rsidRPr="004A5476">
              <w:rPr>
                <w:rFonts w:asciiTheme="minorHAnsi" w:hAnsiTheme="minorHAnsi"/>
                <w:sz w:val="18"/>
                <w:szCs w:val="18"/>
              </w:rPr>
              <w:t xml:space="preserve"> must have refrigerant charge verified by installer)</w:t>
            </w:r>
          </w:p>
        </w:tc>
        <w:tc>
          <w:tcPr>
            <w:tcW w:w="2500" w:type="pct"/>
          </w:tcPr>
          <w:p w14:paraId="014648DC" w14:textId="3BF18688"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 xml:space="preserve">&lt;&lt;auto filled text: referenced from </w:t>
            </w:r>
            <w:del w:id="101" w:author="Alhabibi, Haider@Energy" w:date="2022-03-09T16:24:00Z">
              <w:r w:rsidRPr="004A5476" w:rsidDel="00F64869">
                <w:rPr>
                  <w:rFonts w:asciiTheme="minorHAnsi" w:hAnsiTheme="minorHAnsi"/>
                  <w:sz w:val="18"/>
                  <w:szCs w:val="18"/>
                </w:rPr>
                <w:delText>CF2R</w:delText>
              </w:r>
            </w:del>
            <w:ins w:id="102" w:author="Alhabibi, Haider@Energy" w:date="2022-03-09T16:24:00Z">
              <w:r w:rsidR="00F64869">
                <w:rPr>
                  <w:rFonts w:asciiTheme="minorHAnsi" w:hAnsiTheme="minorHAnsi"/>
                  <w:sz w:val="18"/>
                  <w:szCs w:val="18"/>
                </w:rPr>
                <w:t>LMCI</w:t>
              </w:r>
            </w:ins>
            <w:r w:rsidRPr="004A5476">
              <w:rPr>
                <w:rFonts w:asciiTheme="minorHAnsi" w:hAnsiTheme="minorHAnsi"/>
                <w:sz w:val="18"/>
                <w:szCs w:val="18"/>
              </w:rPr>
              <w:t>. Possible entries are “</w:t>
            </w:r>
            <w:r w:rsidRPr="004A5476">
              <w:rPr>
                <w:rFonts w:asciiTheme="minorHAnsi" w:hAnsiTheme="minorHAnsi"/>
                <w:sz w:val="18"/>
                <w:szCs w:val="18"/>
                <w:u w:val="single"/>
              </w:rPr>
              <w:t xml:space="preserve">This system has a factory installed </w:t>
            </w:r>
            <w:r w:rsidR="00A3722C">
              <w:rPr>
                <w:rFonts w:asciiTheme="minorHAnsi" w:hAnsiTheme="minorHAnsi"/>
                <w:sz w:val="18"/>
                <w:szCs w:val="18"/>
                <w:u w:val="single"/>
              </w:rPr>
              <w:t>FID</w:t>
            </w:r>
            <w:proofErr w:type="gramStart"/>
            <w:r w:rsidRPr="004A5476">
              <w:rPr>
                <w:rFonts w:asciiTheme="minorHAnsi" w:hAnsiTheme="minorHAnsi"/>
                <w:sz w:val="18"/>
                <w:szCs w:val="18"/>
                <w:u w:val="single"/>
              </w:rPr>
              <w:t>”</w:t>
            </w:r>
            <w:r w:rsidRPr="004A5476">
              <w:rPr>
                <w:rFonts w:asciiTheme="minorHAnsi" w:hAnsiTheme="minorHAnsi"/>
                <w:sz w:val="18"/>
                <w:szCs w:val="18"/>
              </w:rPr>
              <w:t>;  or</w:t>
            </w:r>
            <w:proofErr w:type="gramEnd"/>
            <w:r w:rsidRPr="004A5476">
              <w:rPr>
                <w:rFonts w:asciiTheme="minorHAnsi" w:hAnsiTheme="minorHAnsi"/>
                <w:sz w:val="18"/>
                <w:szCs w:val="18"/>
                <w:u w:val="single"/>
              </w:rPr>
              <w:t xml:space="preserve"> “This system has a field installed </w:t>
            </w:r>
            <w:r w:rsidR="00A3722C">
              <w:rPr>
                <w:rFonts w:asciiTheme="minorHAnsi" w:hAnsiTheme="minorHAnsi"/>
                <w:sz w:val="18"/>
                <w:szCs w:val="18"/>
                <w:u w:val="single"/>
              </w:rPr>
              <w:t>FID</w:t>
            </w:r>
            <w:r w:rsidRPr="004A5476">
              <w:rPr>
                <w:rFonts w:asciiTheme="minorHAnsi" w:hAnsiTheme="minorHAnsi"/>
                <w:sz w:val="18"/>
                <w:szCs w:val="18"/>
                <w:u w:val="single"/>
              </w:rPr>
              <w:t>”</w:t>
            </w:r>
            <w:r w:rsidRPr="004A5476">
              <w:rPr>
                <w:rFonts w:asciiTheme="minorHAnsi" w:hAnsiTheme="minorHAnsi"/>
                <w:sz w:val="18"/>
                <w:szCs w:val="18"/>
              </w:rPr>
              <w:t>;  or</w:t>
            </w:r>
            <w:r w:rsidRPr="004A5476">
              <w:rPr>
                <w:rFonts w:asciiTheme="minorHAnsi" w:hAnsiTheme="minorHAnsi"/>
                <w:sz w:val="18"/>
                <w:szCs w:val="18"/>
                <w:u w:val="single"/>
              </w:rPr>
              <w:t xml:space="preserve"> “This system does not have a </w:t>
            </w:r>
            <w:r w:rsidR="00A3722C">
              <w:rPr>
                <w:rFonts w:asciiTheme="minorHAnsi" w:hAnsiTheme="minorHAnsi"/>
                <w:sz w:val="18"/>
                <w:szCs w:val="18"/>
                <w:u w:val="single"/>
              </w:rPr>
              <w:t>FID</w:t>
            </w:r>
            <w:r w:rsidRPr="004A5476">
              <w:rPr>
                <w:rFonts w:asciiTheme="minorHAnsi" w:hAnsiTheme="minorHAnsi"/>
                <w:sz w:val="18"/>
                <w:szCs w:val="18"/>
                <w:u w:val="single"/>
              </w:rPr>
              <w:t xml:space="preserve"> device installed</w:t>
            </w:r>
            <w:r w:rsidRPr="004A5476">
              <w:rPr>
                <w:rFonts w:asciiTheme="minorHAnsi" w:hAnsiTheme="minorHAnsi"/>
                <w:sz w:val="18"/>
                <w:szCs w:val="18"/>
              </w:rPr>
              <w:t>”</w:t>
            </w:r>
            <w:r w:rsidR="00554645" w:rsidRPr="00DF3F73">
              <w:rPr>
                <w:rFonts w:asciiTheme="minorHAnsi" w:hAnsiTheme="minorHAnsi"/>
                <w:sz w:val="18"/>
                <w:szCs w:val="18"/>
              </w:rPr>
              <w:t xml:space="preserve"> If installed system does not match this entry, it can be overwritten by rater but it will be flagged as a possible fail</w:t>
            </w:r>
            <w:r w:rsidR="00554645" w:rsidRPr="004A5476" w:rsidDel="00554645">
              <w:rPr>
                <w:rFonts w:asciiTheme="minorHAnsi" w:hAnsiTheme="minorHAnsi"/>
                <w:sz w:val="18"/>
                <w:szCs w:val="18"/>
              </w:rPr>
              <w:t xml:space="preserve"> </w:t>
            </w:r>
            <w:r w:rsidRPr="004A5476">
              <w:rPr>
                <w:rFonts w:asciiTheme="minorHAnsi" w:hAnsiTheme="minorHAnsi"/>
                <w:sz w:val="18"/>
                <w:szCs w:val="18"/>
              </w:rPr>
              <w:t>&gt;&gt;</w:t>
            </w:r>
          </w:p>
        </w:tc>
      </w:tr>
      <w:tr w:rsidR="00EA2549" w:rsidRPr="004A5476" w14:paraId="014648E1" w14:textId="77777777">
        <w:trPr>
          <w:cantSplit/>
          <w:trHeight w:val="360"/>
        </w:trPr>
        <w:tc>
          <w:tcPr>
            <w:tcW w:w="288" w:type="pct"/>
            <w:vAlign w:val="center"/>
          </w:tcPr>
          <w:p w14:paraId="014648DE" w14:textId="769C5F9C"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014648DF" w14:textId="201C52EA"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Is the system of a type that the minimum airflow can be verified </w:t>
            </w:r>
            <w:r w:rsidR="00057221">
              <w:rPr>
                <w:rFonts w:asciiTheme="minorHAnsi" w:hAnsiTheme="minorHAnsi"/>
                <w:sz w:val="18"/>
                <w:szCs w:val="18"/>
              </w:rPr>
              <w:t xml:space="preserve">for all indoor units </w:t>
            </w:r>
            <w:r w:rsidRPr="004A5476">
              <w:rPr>
                <w:rFonts w:asciiTheme="minorHAnsi" w:hAnsiTheme="minorHAnsi"/>
                <w:sz w:val="18"/>
                <w:szCs w:val="18"/>
              </w:rPr>
              <w:t>using an approved measurement procedure (RA3.3 or RA</w:t>
            </w:r>
            <w:r w:rsidR="002F05D2">
              <w:rPr>
                <w:rFonts w:asciiTheme="minorHAnsi" w:hAnsiTheme="minorHAnsi"/>
                <w:sz w:val="18"/>
                <w:szCs w:val="18"/>
              </w:rPr>
              <w:t>3.3.3</w:t>
            </w:r>
            <w:r w:rsidRPr="004A5476">
              <w:rPr>
                <w:rFonts w:asciiTheme="minorHAnsi" w:hAnsiTheme="minorHAnsi"/>
                <w:sz w:val="18"/>
                <w:szCs w:val="18"/>
              </w:rPr>
              <w:t>)?</w:t>
            </w:r>
          </w:p>
        </w:tc>
        <w:tc>
          <w:tcPr>
            <w:tcW w:w="2500" w:type="pct"/>
          </w:tcPr>
          <w:p w14:paraId="014648E0" w14:textId="0AEA7EA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 xml:space="preserve">&lt;&lt;auto filled text: referenced from </w:t>
            </w:r>
            <w:del w:id="103" w:author="Alhabibi, Haider@Energy" w:date="2022-03-09T16:24:00Z">
              <w:r w:rsidRPr="004A5476" w:rsidDel="00F64869">
                <w:rPr>
                  <w:rFonts w:asciiTheme="minorHAnsi" w:hAnsiTheme="minorHAnsi"/>
                  <w:sz w:val="18"/>
                  <w:szCs w:val="18"/>
                </w:rPr>
                <w:delText>CF2R</w:delText>
              </w:r>
            </w:del>
            <w:ins w:id="104" w:author="Alhabibi, Haider@Energy" w:date="2022-03-09T16:24:00Z">
              <w:r w:rsidR="00F64869">
                <w:rPr>
                  <w:rFonts w:asciiTheme="minorHAnsi" w:hAnsiTheme="minorHAnsi"/>
                  <w:sz w:val="18"/>
                  <w:szCs w:val="18"/>
                </w:rPr>
                <w:t>LMCI</w:t>
              </w:r>
            </w:ins>
            <w:r w:rsidRPr="004A5476">
              <w:rPr>
                <w:rFonts w:asciiTheme="minorHAnsi" w:hAnsiTheme="minorHAnsi"/>
                <w:sz w:val="18"/>
                <w:szCs w:val="18"/>
              </w:rPr>
              <w:t>. Possible entries are “yes” or “no”</w:t>
            </w:r>
            <w:r w:rsidR="00554645" w:rsidRPr="00DF3F73">
              <w:rPr>
                <w:rFonts w:asciiTheme="minorHAnsi" w:hAnsiTheme="minorHAnsi"/>
                <w:sz w:val="18"/>
                <w:szCs w:val="18"/>
              </w:rPr>
              <w:t xml:space="preserve"> If installed system does not match this entry, it can be overwritten by </w:t>
            </w:r>
            <w:proofErr w:type="gramStart"/>
            <w:r w:rsidR="00554645" w:rsidRPr="00DF3F73">
              <w:rPr>
                <w:rFonts w:asciiTheme="minorHAnsi" w:hAnsiTheme="minorHAnsi"/>
                <w:sz w:val="18"/>
                <w:szCs w:val="18"/>
              </w:rPr>
              <w:t>rater</w:t>
            </w:r>
            <w:proofErr w:type="gramEnd"/>
            <w:r w:rsidR="00554645" w:rsidRPr="00DF3F73">
              <w:rPr>
                <w:rFonts w:asciiTheme="minorHAnsi" w:hAnsiTheme="minorHAnsi"/>
                <w:sz w:val="18"/>
                <w:szCs w:val="18"/>
              </w:rPr>
              <w:t xml:space="preserve"> but it will be flagged as a possible fail</w:t>
            </w:r>
            <w:r w:rsidR="00554645" w:rsidRPr="004A5476" w:rsidDel="00554645">
              <w:rPr>
                <w:rFonts w:asciiTheme="minorHAnsi" w:hAnsiTheme="minorHAnsi"/>
                <w:sz w:val="18"/>
                <w:szCs w:val="18"/>
              </w:rPr>
              <w:t xml:space="preserve"> </w:t>
            </w:r>
            <w:r w:rsidRPr="004A5476">
              <w:rPr>
                <w:rFonts w:asciiTheme="minorHAnsi" w:hAnsiTheme="minorHAnsi"/>
                <w:sz w:val="18"/>
                <w:szCs w:val="18"/>
              </w:rPr>
              <w:t>&gt;&gt;</w:t>
            </w:r>
          </w:p>
        </w:tc>
      </w:tr>
      <w:tr w:rsidR="00EA2549" w:rsidRPr="004A5476" w14:paraId="014648E5" w14:textId="77777777">
        <w:trPr>
          <w:cantSplit/>
          <w:trHeight w:val="360"/>
        </w:trPr>
        <w:tc>
          <w:tcPr>
            <w:tcW w:w="288" w:type="pct"/>
            <w:vAlign w:val="center"/>
          </w:tcPr>
          <w:p w14:paraId="014648E2" w14:textId="680CCE4B"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014648E3"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014648E4" w14:textId="6736CBD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 xml:space="preserve">&lt;&lt;auto filled text: referenced from </w:t>
            </w:r>
            <w:del w:id="105" w:author="Alhabibi, Haider@Energy" w:date="2022-03-09T16:24:00Z">
              <w:r w:rsidRPr="004A5476" w:rsidDel="00F64869">
                <w:rPr>
                  <w:rFonts w:asciiTheme="minorHAnsi" w:hAnsiTheme="minorHAnsi"/>
                  <w:sz w:val="18"/>
                  <w:szCs w:val="18"/>
                </w:rPr>
                <w:delText>CF2R</w:delText>
              </w:r>
            </w:del>
            <w:ins w:id="106" w:author="Alhabibi, Haider@Energy" w:date="2022-03-09T16:24:00Z">
              <w:r w:rsidR="00F64869">
                <w:rPr>
                  <w:rFonts w:asciiTheme="minorHAnsi" w:hAnsiTheme="minorHAnsi"/>
                  <w:sz w:val="18"/>
                  <w:szCs w:val="18"/>
                </w:rPr>
                <w:t>LMCI</w:t>
              </w:r>
            </w:ins>
            <w:r w:rsidRPr="004A5476">
              <w:rPr>
                <w:rFonts w:asciiTheme="minorHAnsi" w:hAnsiTheme="minorHAnsi"/>
                <w:sz w:val="18"/>
                <w:szCs w:val="18"/>
              </w:rPr>
              <w:t>. Possible entries are “yes” or “no”</w:t>
            </w:r>
            <w:r w:rsidR="00554645" w:rsidRPr="00DF3F73">
              <w:rPr>
                <w:rFonts w:asciiTheme="minorHAnsi" w:hAnsiTheme="minorHAnsi"/>
                <w:sz w:val="18"/>
                <w:szCs w:val="18"/>
              </w:rPr>
              <w:t xml:space="preserve"> If installed system does not match this entry, it can be overwritten by </w:t>
            </w:r>
            <w:proofErr w:type="gramStart"/>
            <w:r w:rsidR="00554645" w:rsidRPr="00DF3F73">
              <w:rPr>
                <w:rFonts w:asciiTheme="minorHAnsi" w:hAnsiTheme="minorHAnsi"/>
                <w:sz w:val="18"/>
                <w:szCs w:val="18"/>
              </w:rPr>
              <w:t>rater</w:t>
            </w:r>
            <w:proofErr w:type="gramEnd"/>
            <w:r w:rsidR="00554645" w:rsidRPr="00DF3F73">
              <w:rPr>
                <w:rFonts w:asciiTheme="minorHAnsi" w:hAnsiTheme="minorHAnsi"/>
                <w:sz w:val="18"/>
                <w:szCs w:val="18"/>
              </w:rPr>
              <w:t xml:space="preserve"> but it will be flagged as a possible fail</w:t>
            </w:r>
            <w:r w:rsidR="00554645" w:rsidRPr="004A5476" w:rsidDel="00554645">
              <w:rPr>
                <w:rFonts w:asciiTheme="minorHAnsi" w:hAnsiTheme="minorHAnsi"/>
                <w:sz w:val="18"/>
                <w:szCs w:val="18"/>
              </w:rPr>
              <w:t xml:space="preserve"> </w:t>
            </w:r>
            <w:r w:rsidRPr="004A5476">
              <w:rPr>
                <w:rFonts w:asciiTheme="minorHAnsi" w:hAnsiTheme="minorHAnsi"/>
                <w:sz w:val="18"/>
                <w:szCs w:val="18"/>
              </w:rPr>
              <w:t>&gt;&gt;</w:t>
            </w:r>
          </w:p>
        </w:tc>
      </w:tr>
      <w:tr w:rsidR="00EA2549" w:rsidRPr="004A5476" w14:paraId="014648E9" w14:textId="77777777">
        <w:trPr>
          <w:cantSplit/>
          <w:trHeight w:val="360"/>
        </w:trPr>
        <w:tc>
          <w:tcPr>
            <w:tcW w:w="288" w:type="pct"/>
            <w:vAlign w:val="center"/>
          </w:tcPr>
          <w:p w14:paraId="014648E6" w14:textId="4E52FF5E"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014648E7" w14:textId="674F7A14"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Date of HERS Rater Refrigerant Charge Verification for this </w:t>
            </w:r>
            <w:r w:rsidR="00682C77">
              <w:rPr>
                <w:rFonts w:asciiTheme="minorHAnsi" w:hAnsiTheme="minorHAnsi"/>
                <w:sz w:val="18"/>
                <w:szCs w:val="18"/>
              </w:rPr>
              <w:t>S</w:t>
            </w:r>
            <w:r w:rsidRPr="004A5476">
              <w:rPr>
                <w:rFonts w:asciiTheme="minorHAnsi" w:hAnsiTheme="minorHAnsi"/>
                <w:sz w:val="18"/>
                <w:szCs w:val="18"/>
              </w:rPr>
              <w:t>ystem</w:t>
            </w:r>
          </w:p>
        </w:tc>
        <w:tc>
          <w:tcPr>
            <w:tcW w:w="2500" w:type="pct"/>
            <w:vAlign w:val="center"/>
          </w:tcPr>
          <w:p w14:paraId="014648E8"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&lt;&lt;user input: date: use validated date format&gt;&gt;</w:t>
            </w:r>
          </w:p>
        </w:tc>
      </w:tr>
      <w:tr w:rsidR="00EA2549" w:rsidRPr="004A5476" w14:paraId="014648F3" w14:textId="77777777">
        <w:trPr>
          <w:cantSplit/>
          <w:trHeight w:val="360"/>
        </w:trPr>
        <w:tc>
          <w:tcPr>
            <w:tcW w:w="288" w:type="pct"/>
            <w:vAlign w:val="center"/>
          </w:tcPr>
          <w:p w14:paraId="014648EA" w14:textId="611B971B"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014648EB" w14:textId="6F0B3884"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Refrigerant </w:t>
            </w:r>
            <w:r w:rsidR="00682C77">
              <w:rPr>
                <w:rFonts w:asciiTheme="minorHAnsi" w:hAnsiTheme="minorHAnsi"/>
                <w:sz w:val="18"/>
                <w:szCs w:val="18"/>
              </w:rPr>
              <w:t>C</w:t>
            </w:r>
            <w:r w:rsidRPr="004A5476">
              <w:rPr>
                <w:rFonts w:asciiTheme="minorHAnsi" w:hAnsiTheme="minorHAnsi"/>
                <w:sz w:val="18"/>
                <w:szCs w:val="18"/>
              </w:rPr>
              <w:t xml:space="preserve">harge </w:t>
            </w:r>
            <w:r w:rsidR="00682C77">
              <w:rPr>
                <w:rFonts w:asciiTheme="minorHAnsi" w:hAnsiTheme="minorHAnsi"/>
                <w:sz w:val="18"/>
                <w:szCs w:val="18"/>
              </w:rPr>
              <w:t>V</w:t>
            </w:r>
            <w:r w:rsidRPr="004A5476">
              <w:rPr>
                <w:rFonts w:asciiTheme="minorHAnsi" w:hAnsiTheme="minorHAnsi"/>
                <w:sz w:val="18"/>
                <w:szCs w:val="18"/>
              </w:rPr>
              <w:t xml:space="preserve">erification </w:t>
            </w:r>
            <w:r w:rsidR="00682C77">
              <w:rPr>
                <w:rFonts w:asciiTheme="minorHAnsi" w:hAnsiTheme="minorHAnsi"/>
                <w:sz w:val="18"/>
                <w:szCs w:val="18"/>
              </w:rPr>
              <w:t>M</w:t>
            </w:r>
            <w:r w:rsidRPr="004A5476">
              <w:rPr>
                <w:rFonts w:asciiTheme="minorHAnsi" w:hAnsiTheme="minorHAnsi"/>
                <w:sz w:val="18"/>
                <w:szCs w:val="18"/>
              </w:rPr>
              <w:t xml:space="preserve">ethod </w:t>
            </w:r>
            <w:r w:rsidR="00682C77">
              <w:rPr>
                <w:rFonts w:asciiTheme="minorHAnsi" w:hAnsiTheme="minorHAnsi"/>
                <w:sz w:val="18"/>
                <w:szCs w:val="18"/>
              </w:rPr>
              <w:t>U</w:t>
            </w:r>
            <w:r w:rsidRPr="004A5476">
              <w:rPr>
                <w:rFonts w:asciiTheme="minorHAnsi" w:hAnsiTheme="minorHAnsi"/>
                <w:sz w:val="18"/>
                <w:szCs w:val="18"/>
              </w:rPr>
              <w:t xml:space="preserve">sed by </w:t>
            </w:r>
            <w:r w:rsidR="00682C77">
              <w:rPr>
                <w:rFonts w:asciiTheme="minorHAnsi" w:hAnsiTheme="minorHAnsi"/>
                <w:sz w:val="18"/>
                <w:szCs w:val="18"/>
              </w:rPr>
              <w:t>I</w:t>
            </w:r>
            <w:r w:rsidRPr="004A5476">
              <w:rPr>
                <w:rFonts w:asciiTheme="minorHAnsi" w:hAnsiTheme="minorHAnsi"/>
                <w:sz w:val="18"/>
                <w:szCs w:val="18"/>
              </w:rPr>
              <w:t>nstaller</w:t>
            </w:r>
          </w:p>
        </w:tc>
        <w:tc>
          <w:tcPr>
            <w:tcW w:w="2500" w:type="pct"/>
          </w:tcPr>
          <w:p w14:paraId="014648EC" w14:textId="0E5F4D73"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&lt;&lt;auto filled text: referenced from </w:t>
            </w:r>
            <w:del w:id="107" w:author="Alhabibi, Haider@Energy" w:date="2022-03-09T16:24:00Z">
              <w:r w:rsidRPr="004A5476" w:rsidDel="00F64869">
                <w:rPr>
                  <w:rFonts w:asciiTheme="minorHAnsi" w:hAnsiTheme="minorHAnsi"/>
                  <w:sz w:val="18"/>
                  <w:szCs w:val="18"/>
                </w:rPr>
                <w:delText>CF2R</w:delText>
              </w:r>
            </w:del>
            <w:ins w:id="108" w:author="Alhabibi, Haider@Energy" w:date="2022-03-09T16:24:00Z">
              <w:r w:rsidR="00F64869">
                <w:rPr>
                  <w:rFonts w:asciiTheme="minorHAnsi" w:hAnsiTheme="minorHAnsi"/>
                  <w:sz w:val="18"/>
                  <w:szCs w:val="18"/>
                </w:rPr>
                <w:t>LMCI</w:t>
              </w:r>
            </w:ins>
            <w:r w:rsidRPr="004A5476">
              <w:rPr>
                <w:rFonts w:asciiTheme="minorHAnsi" w:hAnsiTheme="minorHAnsi"/>
                <w:sz w:val="18"/>
                <w:szCs w:val="18"/>
              </w:rPr>
              <w:t xml:space="preserve">. Possible entries are: </w:t>
            </w:r>
          </w:p>
          <w:p w14:paraId="014648ED" w14:textId="77777777" w:rsidR="00EA2549" w:rsidRPr="004A5476" w:rsidRDefault="00EA2549" w:rsidP="00554645">
            <w:pPr>
              <w:pStyle w:val="ListParagraph"/>
              <w:keepNext/>
              <w:numPr>
                <w:ilvl w:val="0"/>
                <w:numId w:val="18"/>
              </w:numPr>
              <w:spacing w:after="60"/>
              <w:rPr>
                <w:rFonts w:asciiTheme="minorHAnsi" w:hAnsiTheme="minorHAnsi"/>
                <w:sz w:val="18"/>
                <w:szCs w:val="18"/>
              </w:rPr>
            </w:pPr>
            <w:r w:rsidRPr="004A5476">
              <w:rPr>
                <w:rFonts w:asciiTheme="minorHAnsi" w:hAnsiTheme="minorHAnsi"/>
                <w:sz w:val="18"/>
                <w:szCs w:val="18"/>
                <w:u w:val="single"/>
              </w:rPr>
              <w:t xml:space="preserve">Superheat (outdoor temperature must be ≥ 55 </w:t>
            </w:r>
            <w:proofErr w:type="spellStart"/>
            <w:r w:rsidRPr="004A5476">
              <w:rPr>
                <w:rFonts w:asciiTheme="minorHAnsi" w:hAnsiTheme="minorHAnsi"/>
                <w:sz w:val="18"/>
                <w:szCs w:val="18"/>
                <w:u w:val="single"/>
              </w:rPr>
              <w:t>degF</w:t>
            </w:r>
            <w:proofErr w:type="spellEnd"/>
            <w:r w:rsidRPr="004A5476">
              <w:rPr>
                <w:rFonts w:asciiTheme="minorHAnsi" w:hAnsiTheme="minorHAnsi"/>
                <w:sz w:val="18"/>
                <w:szCs w:val="18"/>
                <w:u w:val="single"/>
              </w:rPr>
              <w:t>)</w:t>
            </w:r>
            <w:r w:rsidRPr="004A5476">
              <w:rPr>
                <w:rFonts w:asciiTheme="minorHAnsi" w:hAnsiTheme="minorHAnsi"/>
                <w:sz w:val="18"/>
                <w:szCs w:val="18"/>
              </w:rPr>
              <w:t xml:space="preserve">; or </w:t>
            </w:r>
          </w:p>
          <w:p w14:paraId="014648EE" w14:textId="77777777" w:rsidR="00EA2549" w:rsidRPr="004A5476" w:rsidRDefault="00EA2549" w:rsidP="00554645">
            <w:pPr>
              <w:pStyle w:val="ListParagraph"/>
              <w:keepNext/>
              <w:numPr>
                <w:ilvl w:val="0"/>
                <w:numId w:val="18"/>
              </w:numPr>
              <w:spacing w:after="60"/>
              <w:rPr>
                <w:rFonts w:asciiTheme="minorHAnsi" w:hAnsiTheme="minorHAnsi"/>
                <w:sz w:val="18"/>
                <w:szCs w:val="18"/>
              </w:rPr>
            </w:pPr>
            <w:r w:rsidRPr="004A5476">
              <w:rPr>
                <w:rFonts w:asciiTheme="minorHAnsi" w:hAnsiTheme="minorHAnsi"/>
                <w:sz w:val="18"/>
                <w:szCs w:val="18"/>
                <w:u w:val="single"/>
              </w:rPr>
              <w:t xml:space="preserve">Subcooling (outdoor temperature must be ≥ 55 </w:t>
            </w:r>
            <w:proofErr w:type="spellStart"/>
            <w:r w:rsidRPr="004A5476">
              <w:rPr>
                <w:rFonts w:asciiTheme="minorHAnsi" w:hAnsiTheme="minorHAnsi"/>
                <w:sz w:val="18"/>
                <w:szCs w:val="18"/>
                <w:u w:val="single"/>
              </w:rPr>
              <w:t>degF</w:t>
            </w:r>
            <w:proofErr w:type="spellEnd"/>
            <w:r w:rsidRPr="004A5476">
              <w:rPr>
                <w:rFonts w:asciiTheme="minorHAnsi" w:hAnsiTheme="minorHAnsi"/>
                <w:sz w:val="18"/>
                <w:szCs w:val="18"/>
                <w:u w:val="single"/>
              </w:rPr>
              <w:t>)</w:t>
            </w:r>
            <w:r w:rsidRPr="004A5476">
              <w:rPr>
                <w:rFonts w:asciiTheme="minorHAnsi" w:hAnsiTheme="minorHAnsi"/>
                <w:sz w:val="18"/>
                <w:szCs w:val="18"/>
              </w:rPr>
              <w:t xml:space="preserve">; or </w:t>
            </w:r>
          </w:p>
          <w:p w14:paraId="014648EF" w14:textId="47E0A954" w:rsidR="00EA2549" w:rsidRDefault="00EA2549" w:rsidP="00554645">
            <w:pPr>
              <w:pStyle w:val="ListParagraph"/>
              <w:keepNext/>
              <w:numPr>
                <w:ilvl w:val="0"/>
                <w:numId w:val="18"/>
              </w:numPr>
              <w:spacing w:after="60"/>
              <w:rPr>
                <w:rFonts w:asciiTheme="minorHAnsi" w:hAnsiTheme="minorHAnsi"/>
                <w:sz w:val="18"/>
                <w:szCs w:val="18"/>
              </w:rPr>
            </w:pPr>
            <w:r w:rsidRPr="004A5476">
              <w:rPr>
                <w:rFonts w:asciiTheme="minorHAnsi" w:hAnsiTheme="minorHAnsi"/>
                <w:sz w:val="18"/>
                <w:szCs w:val="18"/>
                <w:u w:val="single"/>
              </w:rPr>
              <w:t>Weigh-in</w:t>
            </w:r>
            <w:r w:rsidR="00AB1A0D">
              <w:rPr>
                <w:rFonts w:asciiTheme="minorHAnsi" w:hAnsiTheme="minorHAnsi"/>
                <w:sz w:val="18"/>
                <w:szCs w:val="18"/>
                <w:u w:val="single"/>
              </w:rPr>
              <w:t xml:space="preserve"> with Installer independent</w:t>
            </w:r>
            <w:r w:rsidRPr="004A5476">
              <w:rPr>
                <w:rFonts w:asciiTheme="minorHAnsi" w:hAnsiTheme="minorHAnsi"/>
                <w:sz w:val="18"/>
                <w:szCs w:val="18"/>
              </w:rPr>
              <w:t>; or</w:t>
            </w:r>
          </w:p>
          <w:p w14:paraId="10CCD0CA" w14:textId="6F4A04FD" w:rsidR="00AB1A0D" w:rsidRPr="004A5476" w:rsidRDefault="00AB1A0D" w:rsidP="00554645">
            <w:pPr>
              <w:pStyle w:val="ListParagraph"/>
              <w:keepNext/>
              <w:numPr>
                <w:ilvl w:val="0"/>
                <w:numId w:val="18"/>
              </w:numPr>
              <w:spacing w:after="60"/>
              <w:rPr>
                <w:rFonts w:asciiTheme="minorHAnsi" w:hAnsiTheme="minorHAnsi"/>
                <w:sz w:val="18"/>
                <w:szCs w:val="18"/>
              </w:rPr>
            </w:pPr>
            <w:r>
              <w:rPr>
                <w:rFonts w:asciiTheme="minorHAnsi" w:hAnsiTheme="minorHAnsi"/>
                <w:sz w:val="18"/>
                <w:szCs w:val="18"/>
                <w:u w:val="single"/>
              </w:rPr>
              <w:t>Weigh</w:t>
            </w:r>
            <w:r w:rsidRPr="00AB1A0D">
              <w:rPr>
                <w:rFonts w:asciiTheme="minorHAnsi" w:hAnsiTheme="minorHAnsi"/>
                <w:sz w:val="18"/>
                <w:szCs w:val="18"/>
                <w:u w:val="single"/>
              </w:rPr>
              <w:t>-</w:t>
            </w:r>
            <w:r>
              <w:rPr>
                <w:rFonts w:asciiTheme="minorHAnsi" w:hAnsiTheme="minorHAnsi"/>
                <w:sz w:val="18"/>
                <w:szCs w:val="18"/>
              </w:rPr>
              <w:t>in with HERS Rater observation; or</w:t>
            </w:r>
          </w:p>
          <w:p w14:paraId="014648F1" w14:textId="77777777" w:rsidR="00EA2549" w:rsidRPr="004A5476" w:rsidRDefault="00EA2549" w:rsidP="00554645">
            <w:pPr>
              <w:pStyle w:val="ListParagraph"/>
              <w:keepNext/>
              <w:numPr>
                <w:ilvl w:val="0"/>
                <w:numId w:val="18"/>
              </w:numPr>
              <w:spacing w:after="60"/>
              <w:rPr>
                <w:rFonts w:asciiTheme="minorHAnsi" w:hAnsiTheme="minorHAnsi"/>
                <w:sz w:val="18"/>
                <w:szCs w:val="18"/>
              </w:rPr>
            </w:pPr>
            <w:r w:rsidRPr="004A5476">
              <w:rPr>
                <w:rFonts w:asciiTheme="minorHAnsi" w:hAnsiTheme="minorHAnsi"/>
                <w:sz w:val="18"/>
                <w:szCs w:val="18"/>
                <w:u w:val="single"/>
              </w:rPr>
              <w:t xml:space="preserve">New Package Unit Factory Charge </w:t>
            </w:r>
            <w:r w:rsidRPr="004A5476">
              <w:rPr>
                <w:rFonts w:asciiTheme="minorHAnsi" w:hAnsiTheme="minorHAnsi"/>
                <w:sz w:val="18"/>
                <w:szCs w:val="18"/>
              </w:rPr>
              <w:t>&gt;&gt;</w:t>
            </w:r>
          </w:p>
          <w:p w14:paraId="014648F2" w14:textId="77777777" w:rsidR="00EA2549" w:rsidRPr="004A5476" w:rsidRDefault="00EA2549" w:rsidP="00554645">
            <w:pPr>
              <w:keepNext/>
              <w:ind w:left="360"/>
              <w:rPr>
                <w:rFonts w:asciiTheme="minorHAnsi" w:hAnsiTheme="minorHAnsi"/>
                <w:sz w:val="18"/>
                <w:szCs w:val="18"/>
              </w:rPr>
            </w:pPr>
          </w:p>
        </w:tc>
      </w:tr>
      <w:tr w:rsidR="00EA2549" w:rsidRPr="004A5476" w14:paraId="014648F7" w14:textId="77777777">
        <w:trPr>
          <w:cantSplit/>
          <w:trHeight w:val="953"/>
        </w:trPr>
        <w:tc>
          <w:tcPr>
            <w:tcW w:w="288" w:type="pct"/>
            <w:vAlign w:val="center"/>
          </w:tcPr>
          <w:p w14:paraId="014648F4" w14:textId="7A80DE77"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014648F5" w14:textId="1C840555"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Person </w:t>
            </w:r>
            <w:r w:rsidR="00682C77">
              <w:rPr>
                <w:rFonts w:asciiTheme="minorHAnsi" w:hAnsiTheme="minorHAnsi"/>
                <w:sz w:val="18"/>
                <w:szCs w:val="18"/>
              </w:rPr>
              <w:t>W</w:t>
            </w:r>
            <w:r w:rsidRPr="004A5476">
              <w:rPr>
                <w:rFonts w:asciiTheme="minorHAnsi" w:hAnsiTheme="minorHAnsi"/>
                <w:sz w:val="18"/>
                <w:szCs w:val="18"/>
              </w:rPr>
              <w:t xml:space="preserve">ho </w:t>
            </w:r>
            <w:r w:rsidR="00682C77">
              <w:rPr>
                <w:rFonts w:asciiTheme="minorHAnsi" w:hAnsiTheme="minorHAnsi"/>
                <w:sz w:val="18"/>
                <w:szCs w:val="18"/>
              </w:rPr>
              <w:t>P</w:t>
            </w:r>
            <w:r w:rsidRPr="004A5476">
              <w:rPr>
                <w:rFonts w:asciiTheme="minorHAnsi" w:hAnsiTheme="minorHAnsi"/>
                <w:sz w:val="18"/>
                <w:szCs w:val="18"/>
              </w:rPr>
              <w:t xml:space="preserve">erformed the Refrigerant Charge Verification </w:t>
            </w:r>
            <w:r w:rsidR="00682C77">
              <w:rPr>
                <w:rFonts w:asciiTheme="minorHAnsi" w:hAnsiTheme="minorHAnsi"/>
                <w:sz w:val="18"/>
                <w:szCs w:val="18"/>
              </w:rPr>
              <w:t>R</w:t>
            </w:r>
            <w:r w:rsidRPr="004A5476">
              <w:rPr>
                <w:rFonts w:asciiTheme="minorHAnsi" w:hAnsiTheme="minorHAnsi"/>
                <w:sz w:val="18"/>
                <w:szCs w:val="18"/>
              </w:rPr>
              <w:t>eported on the Certificate of Installation</w:t>
            </w:r>
          </w:p>
        </w:tc>
        <w:tc>
          <w:tcPr>
            <w:tcW w:w="2500" w:type="pct"/>
            <w:vAlign w:val="center"/>
          </w:tcPr>
          <w:p w14:paraId="014648F6" w14:textId="46A14B92"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&lt;&lt;auto filled text: referenced from </w:t>
            </w:r>
            <w:del w:id="109" w:author="Alhabibi, Haider@Energy" w:date="2022-03-09T16:24:00Z">
              <w:r w:rsidRPr="004A5476" w:rsidDel="00F64869">
                <w:rPr>
                  <w:rFonts w:asciiTheme="minorHAnsi" w:hAnsiTheme="minorHAnsi"/>
                  <w:sz w:val="18"/>
                  <w:szCs w:val="18"/>
                </w:rPr>
                <w:delText>CF2R</w:delText>
              </w:r>
            </w:del>
            <w:ins w:id="110" w:author="Alhabibi, Haider@Energy" w:date="2022-03-09T16:24:00Z">
              <w:r w:rsidR="00F64869">
                <w:rPr>
                  <w:rFonts w:asciiTheme="minorHAnsi" w:hAnsiTheme="minorHAnsi"/>
                  <w:sz w:val="18"/>
                  <w:szCs w:val="18"/>
                </w:rPr>
                <w:t>LMCI</w:t>
              </w:r>
            </w:ins>
            <w:r w:rsidRPr="004A5476">
              <w:rPr>
                <w:rFonts w:asciiTheme="minorHAnsi" w:hAnsiTheme="minorHAnsi"/>
                <w:sz w:val="18"/>
                <w:szCs w:val="18"/>
              </w:rPr>
              <w:t>.  Possible entries: HVAC System Installer or HERS Rater.&gt;&gt;</w:t>
            </w:r>
          </w:p>
        </w:tc>
      </w:tr>
      <w:tr w:rsidR="00EA2549" w:rsidRPr="004A5476" w14:paraId="014648FD" w14:textId="77777777">
        <w:trPr>
          <w:cantSplit/>
          <w:trHeight w:val="953"/>
        </w:trPr>
        <w:tc>
          <w:tcPr>
            <w:tcW w:w="288" w:type="pct"/>
            <w:vAlign w:val="center"/>
          </w:tcPr>
          <w:p w14:paraId="014648F8" w14:textId="3CE37E81"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014648F9" w14:textId="0FCD5E94"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HERS Verification Compliance Requirement Status</w:t>
            </w:r>
          </w:p>
        </w:tc>
        <w:tc>
          <w:tcPr>
            <w:tcW w:w="2500" w:type="pct"/>
            <w:vAlign w:val="center"/>
          </w:tcPr>
          <w:p w14:paraId="014648FA" w14:textId="3A971F41"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&lt;&lt;auto filled text: referenced from </w:t>
            </w:r>
            <w:del w:id="111" w:author="Alhabibi, Haider@Energy" w:date="2022-03-09T16:24:00Z">
              <w:r w:rsidRPr="004A5476" w:rsidDel="00F64869">
                <w:rPr>
                  <w:rFonts w:asciiTheme="minorHAnsi" w:hAnsiTheme="minorHAnsi"/>
                  <w:sz w:val="18"/>
                  <w:szCs w:val="18"/>
                </w:rPr>
                <w:delText>CF2R</w:delText>
              </w:r>
            </w:del>
            <w:ins w:id="112" w:author="Alhabibi, Haider@Energy" w:date="2022-03-09T16:24:00Z">
              <w:r w:rsidR="00F64869">
                <w:rPr>
                  <w:rFonts w:asciiTheme="minorHAnsi" w:hAnsiTheme="minorHAnsi"/>
                  <w:sz w:val="18"/>
                  <w:szCs w:val="18"/>
                </w:rPr>
                <w:t>LMCI</w:t>
              </w:r>
            </w:ins>
            <w:r w:rsidRPr="004A5476">
              <w:rPr>
                <w:rFonts w:asciiTheme="minorHAnsi" w:hAnsiTheme="minorHAnsi"/>
                <w:sz w:val="18"/>
                <w:szCs w:val="18"/>
              </w:rPr>
              <w:t xml:space="preserve">.  Possible entries: </w:t>
            </w:r>
          </w:p>
          <w:p w14:paraId="014648FB" w14:textId="77777777" w:rsidR="00EA2549" w:rsidRPr="004A5476" w:rsidRDefault="00EA2549" w:rsidP="00554645">
            <w:pPr>
              <w:keepNext/>
              <w:ind w:left="720"/>
              <w:rPr>
                <w:rFonts w:asciiTheme="minorHAnsi" w:hAnsiTheme="minorHAnsi"/>
                <w:sz w:val="18"/>
                <w:szCs w:val="18"/>
              </w:rPr>
            </w:pPr>
            <w:r w:rsidRPr="004A5476">
              <w:rPr>
                <w:rFonts w:asciiTheme="minorHAnsi" w:hAnsiTheme="minorHAnsi"/>
                <w:sz w:val="18"/>
                <w:szCs w:val="18"/>
              </w:rPr>
              <w:t>"System does not qualify for Group Sampling"; or</w:t>
            </w:r>
          </w:p>
          <w:p w14:paraId="014648FC" w14:textId="77777777" w:rsidR="00EA2549" w:rsidRPr="004A5476" w:rsidRDefault="00EA2549" w:rsidP="00554645">
            <w:pPr>
              <w:keepNext/>
              <w:ind w:left="720"/>
              <w:rPr>
                <w:rFonts w:asciiTheme="minorHAnsi" w:hAnsiTheme="minorHAnsi"/>
                <w:color w:val="FF0000"/>
                <w:sz w:val="18"/>
                <w:szCs w:val="18"/>
              </w:rPr>
            </w:pPr>
            <w:proofErr w:type="gramStart"/>
            <w:r w:rsidRPr="004A5476">
              <w:rPr>
                <w:rFonts w:asciiTheme="minorHAnsi" w:hAnsiTheme="minorHAnsi"/>
                <w:sz w:val="18"/>
                <w:szCs w:val="18"/>
              </w:rPr>
              <w:t>”System</w:t>
            </w:r>
            <w:proofErr w:type="gramEnd"/>
            <w:r w:rsidRPr="004A5476">
              <w:rPr>
                <w:rFonts w:asciiTheme="minorHAnsi" w:hAnsiTheme="minorHAnsi"/>
                <w:sz w:val="18"/>
                <w:szCs w:val="18"/>
              </w:rPr>
              <w:t xml:space="preserve"> qualifies for Group Sampling.”&gt;&gt;</w:t>
            </w:r>
          </w:p>
        </w:tc>
      </w:tr>
      <w:tr w:rsidR="00EA2549" w:rsidRPr="004A5476" w14:paraId="01464919" w14:textId="77777777">
        <w:trPr>
          <w:cantSplit/>
          <w:trHeight w:val="953"/>
        </w:trPr>
        <w:tc>
          <w:tcPr>
            <w:tcW w:w="288" w:type="pct"/>
            <w:vAlign w:val="center"/>
          </w:tcPr>
          <w:p w14:paraId="014648FE" w14:textId="77777777" w:rsidR="00EA2549" w:rsidRPr="004A5476" w:rsidRDefault="00EA2549" w:rsidP="00554645">
            <w:pPr>
              <w:pStyle w:val="Header"/>
              <w:keepNext/>
              <w:tabs>
                <w:tab w:val="clear" w:pos="4320"/>
                <w:tab w:val="clear" w:pos="8640"/>
              </w:tabs>
              <w:rPr>
                <w:rFonts w:asciiTheme="minorHAnsi" w:hAnsiTheme="minorHAnsi"/>
                <w:sz w:val="18"/>
                <w:szCs w:val="18"/>
              </w:rPr>
            </w:pPr>
          </w:p>
        </w:tc>
        <w:tc>
          <w:tcPr>
            <w:tcW w:w="2212" w:type="pct"/>
            <w:vAlign w:val="center"/>
          </w:tcPr>
          <w:p w14:paraId="014648FF"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Generate list for next row (this is hidden from user)</w:t>
            </w:r>
          </w:p>
        </w:tc>
        <w:tc>
          <w:tcPr>
            <w:tcW w:w="2500" w:type="pct"/>
            <w:vAlign w:val="center"/>
          </w:tcPr>
          <w:p w14:paraId="01464900" w14:textId="36C33515"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If </w:t>
            </w:r>
            <w:r w:rsidR="00F13C05">
              <w:rPr>
                <w:rFonts w:asciiTheme="minorHAnsi" w:hAnsiTheme="minorHAnsi" w:cs="Helvetica"/>
                <w:sz w:val="18"/>
                <w:szCs w:val="18"/>
              </w:rPr>
              <w:t>A11</w:t>
            </w:r>
            <w:r w:rsidRPr="004A5476">
              <w:rPr>
                <w:rFonts w:asciiTheme="minorHAnsi" w:hAnsiTheme="minorHAnsi" w:cs="Helvetica"/>
                <w:sz w:val="18"/>
                <w:szCs w:val="18"/>
              </w:rPr>
              <w:t xml:space="preserve"> = “no </w:t>
            </w:r>
            <w:r w:rsidR="00A3722C">
              <w:rPr>
                <w:rFonts w:asciiTheme="minorHAnsi" w:hAnsiTheme="minorHAnsi" w:cs="Helvetica"/>
                <w:sz w:val="18"/>
                <w:szCs w:val="18"/>
              </w:rPr>
              <w:t>FID</w:t>
            </w:r>
            <w:r w:rsidRPr="004A5476">
              <w:rPr>
                <w:rFonts w:asciiTheme="minorHAnsi" w:hAnsiTheme="minorHAnsi" w:cs="Helvetica"/>
                <w:sz w:val="18"/>
                <w:szCs w:val="18"/>
              </w:rPr>
              <w:t xml:space="preserve">” and </w:t>
            </w:r>
            <w:r w:rsidR="00F13C05">
              <w:rPr>
                <w:rFonts w:asciiTheme="minorHAnsi" w:hAnsiTheme="minorHAnsi" w:cs="Helvetica"/>
                <w:sz w:val="18"/>
                <w:szCs w:val="18"/>
              </w:rPr>
              <w:t>A15</w:t>
            </w:r>
            <w:r w:rsidRPr="004A5476">
              <w:rPr>
                <w:rFonts w:asciiTheme="minorHAnsi" w:hAnsiTheme="minorHAnsi" w:cs="Helvetica"/>
                <w:sz w:val="18"/>
                <w:szCs w:val="18"/>
              </w:rPr>
              <w:t xml:space="preserve"> = “Superheat”, then list =</w:t>
            </w:r>
          </w:p>
          <w:p w14:paraId="01464901" w14:textId="77777777" w:rsidR="00EA2549" w:rsidRPr="004A5476" w:rsidRDefault="00EA2549" w:rsidP="00554645">
            <w:pPr>
              <w:keepNext/>
              <w:widowControl w:val="0"/>
              <w:autoSpaceDE w:val="0"/>
              <w:autoSpaceDN w:val="0"/>
              <w:adjustRightInd w:val="0"/>
              <w:ind w:firstLine="720"/>
              <w:rPr>
                <w:rFonts w:asciiTheme="minorHAnsi" w:hAnsiTheme="minorHAnsi" w:cs="Helvetica"/>
                <w:sz w:val="18"/>
                <w:szCs w:val="18"/>
              </w:rPr>
            </w:pPr>
            <w:r w:rsidRPr="004A5476">
              <w:rPr>
                <w:rFonts w:asciiTheme="minorHAnsi" w:hAnsiTheme="minorHAnsi" w:cs="Helvetica"/>
                <w:sz w:val="18"/>
                <w:szCs w:val="18"/>
              </w:rPr>
              <w:t>Superheat</w:t>
            </w:r>
          </w:p>
          <w:p w14:paraId="01464902"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p>
          <w:p w14:paraId="01464903" w14:textId="05AE6203"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A11</w:t>
            </w:r>
            <w:r w:rsidRPr="004A5476">
              <w:rPr>
                <w:rFonts w:asciiTheme="minorHAnsi" w:hAnsiTheme="minorHAnsi" w:cs="Helvetica"/>
                <w:sz w:val="18"/>
                <w:szCs w:val="18"/>
              </w:rPr>
              <w:t xml:space="preserve"> = “no </w:t>
            </w:r>
            <w:r w:rsidR="00A3722C">
              <w:rPr>
                <w:rFonts w:asciiTheme="minorHAnsi" w:hAnsiTheme="minorHAnsi" w:cs="Helvetica"/>
                <w:sz w:val="18"/>
                <w:szCs w:val="18"/>
              </w:rPr>
              <w:t>FID</w:t>
            </w:r>
            <w:r w:rsidRPr="004A5476">
              <w:rPr>
                <w:rFonts w:asciiTheme="minorHAnsi" w:hAnsiTheme="minorHAnsi" w:cs="Helvetica"/>
                <w:sz w:val="18"/>
                <w:szCs w:val="18"/>
              </w:rPr>
              <w:t xml:space="preserve">” and </w:t>
            </w:r>
            <w:r w:rsidR="00F13C05">
              <w:rPr>
                <w:rFonts w:asciiTheme="minorHAnsi" w:hAnsiTheme="minorHAnsi" w:cs="Helvetica"/>
                <w:sz w:val="18"/>
                <w:szCs w:val="18"/>
              </w:rPr>
              <w:t>A15</w:t>
            </w:r>
            <w:r w:rsidRPr="004A5476">
              <w:rPr>
                <w:rFonts w:asciiTheme="minorHAnsi" w:hAnsiTheme="minorHAnsi" w:cs="Helvetica"/>
                <w:sz w:val="18"/>
                <w:szCs w:val="18"/>
              </w:rPr>
              <w:t xml:space="preserve"> = “Subcool</w:t>
            </w:r>
            <w:r w:rsidR="00AB1A0D">
              <w:rPr>
                <w:rFonts w:asciiTheme="minorHAnsi" w:hAnsiTheme="minorHAnsi" w:cs="Helvetica"/>
                <w:sz w:val="18"/>
                <w:szCs w:val="18"/>
              </w:rPr>
              <w:t>ing</w:t>
            </w:r>
            <w:r w:rsidRPr="004A5476">
              <w:rPr>
                <w:rFonts w:asciiTheme="minorHAnsi" w:hAnsiTheme="minorHAnsi" w:cs="Helvetica"/>
                <w:sz w:val="18"/>
                <w:szCs w:val="18"/>
              </w:rPr>
              <w:t>”, then list =</w:t>
            </w:r>
          </w:p>
          <w:p w14:paraId="01464904" w14:textId="0DF2C98F"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t>Subcool</w:t>
            </w:r>
            <w:r w:rsidR="00AB1A0D">
              <w:rPr>
                <w:rFonts w:asciiTheme="minorHAnsi" w:hAnsiTheme="minorHAnsi" w:cs="Helvetica"/>
                <w:sz w:val="18"/>
                <w:szCs w:val="18"/>
              </w:rPr>
              <w:t>ing</w:t>
            </w:r>
          </w:p>
          <w:p w14:paraId="01464906" w14:textId="6A9CAEE3"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r>
          </w:p>
          <w:p w14:paraId="01464907" w14:textId="3D02D05B"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A11</w:t>
            </w:r>
            <w:r w:rsidRPr="004A5476">
              <w:rPr>
                <w:rFonts w:asciiTheme="minorHAnsi" w:hAnsiTheme="minorHAnsi" w:cs="Helvetica"/>
                <w:sz w:val="18"/>
                <w:szCs w:val="18"/>
              </w:rPr>
              <w:t xml:space="preserve"> = “no </w:t>
            </w:r>
            <w:r w:rsidR="00A3722C">
              <w:rPr>
                <w:rFonts w:asciiTheme="minorHAnsi" w:hAnsiTheme="minorHAnsi" w:cs="Helvetica"/>
                <w:sz w:val="18"/>
                <w:szCs w:val="18"/>
              </w:rPr>
              <w:t>FID</w:t>
            </w:r>
            <w:r w:rsidRPr="004A5476">
              <w:rPr>
                <w:rFonts w:asciiTheme="minorHAnsi" w:hAnsiTheme="minorHAnsi" w:cs="Helvetica"/>
                <w:sz w:val="18"/>
                <w:szCs w:val="18"/>
              </w:rPr>
              <w:t xml:space="preserve">” and </w:t>
            </w:r>
            <w:r w:rsidR="00F13C05">
              <w:rPr>
                <w:rFonts w:asciiTheme="minorHAnsi" w:hAnsiTheme="minorHAnsi" w:cs="Helvetica"/>
                <w:sz w:val="18"/>
                <w:szCs w:val="18"/>
              </w:rPr>
              <w:t>A15</w:t>
            </w:r>
            <w:r w:rsidRPr="004A5476">
              <w:rPr>
                <w:rFonts w:asciiTheme="minorHAnsi" w:hAnsiTheme="minorHAnsi" w:cs="Helvetica"/>
                <w:sz w:val="18"/>
                <w:szCs w:val="18"/>
              </w:rPr>
              <w:t xml:space="preserve"> = “Weigh-In</w:t>
            </w:r>
            <w:r w:rsidR="00AB1A0D">
              <w:rPr>
                <w:rFonts w:asciiTheme="minorHAnsi" w:hAnsiTheme="minorHAnsi" w:cs="Helvetica"/>
                <w:sz w:val="18"/>
                <w:szCs w:val="18"/>
              </w:rPr>
              <w:t xml:space="preserve"> with Installer independent</w:t>
            </w:r>
            <w:r w:rsidRPr="004A5476">
              <w:rPr>
                <w:rFonts w:asciiTheme="minorHAnsi" w:hAnsiTheme="minorHAnsi" w:cs="Helvetica"/>
                <w:sz w:val="18"/>
                <w:szCs w:val="18"/>
              </w:rPr>
              <w:t>”, then list =</w:t>
            </w:r>
          </w:p>
          <w:p w14:paraId="01464908"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t>Superheat</w:t>
            </w:r>
          </w:p>
          <w:p w14:paraId="0146490A" w14:textId="1958679F"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t>Subcool</w:t>
            </w:r>
            <w:r w:rsidR="00AB1A0D">
              <w:rPr>
                <w:rFonts w:asciiTheme="minorHAnsi" w:hAnsiTheme="minorHAnsi" w:cs="Helvetica"/>
                <w:sz w:val="18"/>
                <w:szCs w:val="18"/>
              </w:rPr>
              <w:t>ing</w:t>
            </w:r>
          </w:p>
          <w:p w14:paraId="0146490C" w14:textId="1708A6C2"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r>
          </w:p>
          <w:p w14:paraId="28B19BD7" w14:textId="441E88FF" w:rsidR="00AB1A0D" w:rsidRDefault="00AB1A0D" w:rsidP="00554645">
            <w:pPr>
              <w:keepNext/>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A11 = “no FID” and A15 = “Weigh-in with HERS Rater observation”, then list = </w:t>
            </w:r>
          </w:p>
          <w:p w14:paraId="627A8450" w14:textId="676A9163" w:rsidR="00AB1A0D" w:rsidRDefault="00AB1A0D" w:rsidP="00AB1A0D">
            <w:pPr>
              <w:keepNext/>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40B43DCE" w14:textId="77777777" w:rsidR="00AB1A0D" w:rsidRDefault="00AB1A0D" w:rsidP="00554645">
            <w:pPr>
              <w:keepNext/>
              <w:widowControl w:val="0"/>
              <w:autoSpaceDE w:val="0"/>
              <w:autoSpaceDN w:val="0"/>
              <w:adjustRightInd w:val="0"/>
              <w:rPr>
                <w:rFonts w:asciiTheme="minorHAnsi" w:hAnsiTheme="minorHAnsi" w:cs="Helvetica"/>
                <w:sz w:val="18"/>
                <w:szCs w:val="18"/>
              </w:rPr>
            </w:pPr>
          </w:p>
          <w:p w14:paraId="0146490D" w14:textId="630B0DBC"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A11</w:t>
            </w:r>
            <w:r w:rsidRPr="004A5476">
              <w:rPr>
                <w:rFonts w:asciiTheme="minorHAnsi" w:hAnsiTheme="minorHAnsi" w:cs="Helvetica"/>
                <w:sz w:val="18"/>
                <w:szCs w:val="18"/>
              </w:rPr>
              <w:t xml:space="preserve"> = “factory installed </w:t>
            </w:r>
            <w:r w:rsidR="00A3722C">
              <w:rPr>
                <w:rFonts w:asciiTheme="minorHAnsi" w:hAnsiTheme="minorHAnsi" w:cs="Helvetica"/>
                <w:sz w:val="18"/>
                <w:szCs w:val="18"/>
              </w:rPr>
              <w:t>FID</w:t>
            </w:r>
            <w:r w:rsidRPr="004A5476">
              <w:rPr>
                <w:rFonts w:asciiTheme="minorHAnsi" w:hAnsiTheme="minorHAnsi" w:cs="Helvetica"/>
                <w:sz w:val="18"/>
                <w:szCs w:val="18"/>
              </w:rPr>
              <w:t xml:space="preserve">” or “field installed </w:t>
            </w:r>
            <w:r w:rsidR="00A3722C">
              <w:rPr>
                <w:rFonts w:asciiTheme="minorHAnsi" w:hAnsiTheme="minorHAnsi" w:cs="Helvetica"/>
                <w:sz w:val="18"/>
                <w:szCs w:val="18"/>
              </w:rPr>
              <w:t>FID</w:t>
            </w:r>
            <w:r w:rsidRPr="004A5476">
              <w:rPr>
                <w:rFonts w:asciiTheme="minorHAnsi" w:hAnsiTheme="minorHAnsi" w:cs="Helvetica"/>
                <w:sz w:val="18"/>
                <w:szCs w:val="18"/>
              </w:rPr>
              <w:t>”, then list =</w:t>
            </w:r>
          </w:p>
          <w:p w14:paraId="0146490E" w14:textId="3A1ADF81"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r>
            <w:r w:rsidR="00A3722C">
              <w:rPr>
                <w:rFonts w:asciiTheme="minorHAnsi" w:hAnsiTheme="minorHAnsi" w:cs="Helvetica"/>
                <w:sz w:val="18"/>
                <w:szCs w:val="18"/>
              </w:rPr>
              <w:t>FID</w:t>
            </w:r>
            <w:r w:rsidRPr="004A5476">
              <w:rPr>
                <w:rFonts w:asciiTheme="minorHAnsi" w:hAnsiTheme="minorHAnsi" w:cs="Helvetica"/>
                <w:sz w:val="18"/>
                <w:szCs w:val="18"/>
              </w:rPr>
              <w:t xml:space="preserve"> Verification</w:t>
            </w:r>
          </w:p>
          <w:p w14:paraId="0146490F"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p>
          <w:p w14:paraId="01464916" w14:textId="60DF987C" w:rsidR="00EA2549" w:rsidRPr="004A5476" w:rsidRDefault="00EA2549" w:rsidP="00AB1A0D">
            <w:pPr>
              <w:keepNext/>
              <w:widowControl w:val="0"/>
              <w:autoSpaceDE w:val="0"/>
              <w:autoSpaceDN w:val="0"/>
              <w:adjustRightInd w:val="0"/>
              <w:rPr>
                <w:rFonts w:asciiTheme="minorHAnsi" w:hAnsiTheme="minorHAnsi"/>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A15</w:t>
            </w:r>
            <w:r w:rsidRPr="004A5476">
              <w:rPr>
                <w:rFonts w:asciiTheme="minorHAnsi" w:hAnsiTheme="minorHAnsi" w:cs="Helvetica"/>
                <w:sz w:val="18"/>
                <w:szCs w:val="18"/>
              </w:rPr>
              <w:t xml:space="preserve"> = “New Package Unit Factory Charge”, then </w:t>
            </w:r>
            <w:r w:rsidR="00AB1A0D">
              <w:rPr>
                <w:rFonts w:asciiTheme="minorHAnsi" w:hAnsiTheme="minorHAnsi" w:cs="Helvetica"/>
                <w:sz w:val="18"/>
                <w:szCs w:val="18"/>
              </w:rPr>
              <w:t xml:space="preserve">do not proceed. A </w:t>
            </w:r>
            <w:del w:id="113" w:author="Alhabibi, Haider@Energy" w:date="2022-03-09T16:25:00Z">
              <w:r w:rsidR="00AB1A0D" w:rsidDel="00F64869">
                <w:rPr>
                  <w:rFonts w:asciiTheme="minorHAnsi" w:hAnsiTheme="minorHAnsi" w:cs="Helvetica"/>
                  <w:sz w:val="18"/>
                  <w:szCs w:val="18"/>
                </w:rPr>
                <w:delText>CF3R</w:delText>
              </w:r>
            </w:del>
            <w:ins w:id="114" w:author="Alhabibi, Haider@Energy" w:date="2022-03-09T16:25:00Z">
              <w:r w:rsidR="00F64869">
                <w:rPr>
                  <w:rFonts w:asciiTheme="minorHAnsi" w:hAnsiTheme="minorHAnsi" w:cs="Helvetica"/>
                  <w:sz w:val="18"/>
                  <w:szCs w:val="18"/>
                </w:rPr>
                <w:t>LMCC</w:t>
              </w:r>
            </w:ins>
            <w:r w:rsidR="00AB1A0D">
              <w:rPr>
                <w:rFonts w:asciiTheme="minorHAnsi" w:hAnsiTheme="minorHAnsi" w:cs="Helvetica"/>
                <w:sz w:val="18"/>
                <w:szCs w:val="18"/>
              </w:rPr>
              <w:t xml:space="preserve">-MCH-25 is not required when a </w:t>
            </w:r>
            <w:del w:id="115" w:author="Alhabibi, Haider@Energy" w:date="2022-03-09T16:25:00Z">
              <w:r w:rsidR="00AB1A0D" w:rsidDel="00F64869">
                <w:rPr>
                  <w:rFonts w:asciiTheme="minorHAnsi" w:hAnsiTheme="minorHAnsi" w:cs="Helvetica"/>
                  <w:sz w:val="18"/>
                  <w:szCs w:val="18"/>
                </w:rPr>
                <w:delText>CF2R</w:delText>
              </w:r>
            </w:del>
            <w:ins w:id="116" w:author="Alhabibi, Haider@Energy" w:date="2022-03-09T16:25:00Z">
              <w:r w:rsidR="00F64869">
                <w:rPr>
                  <w:rFonts w:asciiTheme="minorHAnsi" w:hAnsiTheme="minorHAnsi" w:cs="Helvetica"/>
                  <w:sz w:val="18"/>
                  <w:szCs w:val="18"/>
                </w:rPr>
                <w:t>LMCI</w:t>
              </w:r>
            </w:ins>
            <w:r w:rsidR="00AB1A0D">
              <w:rPr>
                <w:rFonts w:asciiTheme="minorHAnsi" w:hAnsiTheme="minorHAnsi" w:cs="Helvetica"/>
                <w:sz w:val="18"/>
                <w:szCs w:val="18"/>
              </w:rPr>
              <w:t>-MCH-25f is used.</w:t>
            </w:r>
          </w:p>
          <w:p w14:paraId="01464917" w14:textId="77EF6563"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A12</w:t>
            </w:r>
            <w:r w:rsidRPr="004A5476">
              <w:rPr>
                <w:rFonts w:asciiTheme="minorHAnsi" w:hAnsiTheme="minorHAnsi" w:cs="Helvetica"/>
                <w:sz w:val="18"/>
                <w:szCs w:val="18"/>
              </w:rPr>
              <w:t xml:space="preserve"> = “No”, or </w:t>
            </w:r>
            <w:r w:rsidR="00F13C05">
              <w:rPr>
                <w:rFonts w:asciiTheme="minorHAnsi" w:hAnsiTheme="minorHAnsi" w:cs="Helvetica"/>
                <w:sz w:val="18"/>
                <w:szCs w:val="18"/>
              </w:rPr>
              <w:t>A13</w:t>
            </w:r>
            <w:r w:rsidRPr="004A5476">
              <w:rPr>
                <w:rFonts w:asciiTheme="minorHAnsi" w:hAnsiTheme="minorHAnsi" w:cs="Helvetica"/>
                <w:sz w:val="18"/>
                <w:szCs w:val="18"/>
              </w:rPr>
              <w:t xml:space="preserve"> = “No”, then list =</w:t>
            </w:r>
          </w:p>
          <w:p w14:paraId="01464918"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r>
            <w:r w:rsidRPr="004A5476">
              <w:rPr>
                <w:rFonts w:asciiTheme="minorHAnsi" w:hAnsiTheme="minorHAnsi" w:cs="Helvetica"/>
                <w:sz w:val="18"/>
                <w:szCs w:val="18"/>
              </w:rPr>
              <w:tab/>
              <w:t>Weigh-In Observation</w:t>
            </w:r>
          </w:p>
        </w:tc>
      </w:tr>
      <w:tr w:rsidR="00EA2549" w:rsidRPr="004A5476" w14:paraId="0146491E" w14:textId="77777777">
        <w:trPr>
          <w:cantSplit/>
          <w:trHeight w:val="953"/>
        </w:trPr>
        <w:tc>
          <w:tcPr>
            <w:tcW w:w="288" w:type="pct"/>
            <w:vAlign w:val="center"/>
          </w:tcPr>
          <w:p w14:paraId="0146491A" w14:textId="1132DD90"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0146491B" w14:textId="54B21F4B" w:rsidR="00EA2549" w:rsidRPr="004A5476" w:rsidRDefault="00EA2549" w:rsidP="007E687C">
            <w:pPr>
              <w:keepNext/>
              <w:rPr>
                <w:rFonts w:asciiTheme="minorHAnsi" w:hAnsiTheme="minorHAnsi"/>
                <w:sz w:val="18"/>
                <w:szCs w:val="18"/>
              </w:rPr>
            </w:pPr>
            <w:r w:rsidRPr="004A5476">
              <w:rPr>
                <w:rFonts w:asciiTheme="minorHAnsi" w:hAnsiTheme="minorHAnsi"/>
                <w:sz w:val="18"/>
                <w:szCs w:val="18"/>
              </w:rPr>
              <w:t xml:space="preserve">Refrigerant </w:t>
            </w:r>
            <w:r w:rsidR="00682C77">
              <w:rPr>
                <w:rFonts w:asciiTheme="minorHAnsi" w:hAnsiTheme="minorHAnsi"/>
                <w:sz w:val="18"/>
                <w:szCs w:val="18"/>
              </w:rPr>
              <w:t>C</w:t>
            </w:r>
            <w:r w:rsidRPr="004A5476">
              <w:rPr>
                <w:rFonts w:asciiTheme="minorHAnsi" w:hAnsiTheme="minorHAnsi"/>
                <w:sz w:val="18"/>
                <w:szCs w:val="18"/>
              </w:rPr>
              <w:t xml:space="preserve">harge </w:t>
            </w:r>
            <w:r w:rsidR="00682C77">
              <w:rPr>
                <w:rFonts w:asciiTheme="minorHAnsi" w:hAnsiTheme="minorHAnsi"/>
                <w:sz w:val="18"/>
                <w:szCs w:val="18"/>
              </w:rPr>
              <w:t>V</w:t>
            </w:r>
            <w:r w:rsidRPr="004A5476">
              <w:rPr>
                <w:rFonts w:asciiTheme="minorHAnsi" w:hAnsiTheme="minorHAnsi"/>
                <w:sz w:val="18"/>
                <w:szCs w:val="18"/>
              </w:rPr>
              <w:t xml:space="preserve">erification </w:t>
            </w:r>
            <w:r w:rsidR="00682C77">
              <w:rPr>
                <w:rFonts w:asciiTheme="minorHAnsi" w:hAnsiTheme="minorHAnsi"/>
                <w:sz w:val="18"/>
                <w:szCs w:val="18"/>
              </w:rPr>
              <w:t>M</w:t>
            </w:r>
            <w:r w:rsidRPr="004A5476">
              <w:rPr>
                <w:rFonts w:asciiTheme="minorHAnsi" w:hAnsiTheme="minorHAnsi"/>
                <w:sz w:val="18"/>
                <w:szCs w:val="18"/>
              </w:rPr>
              <w:t xml:space="preserve">ethod </w:t>
            </w:r>
            <w:r w:rsidR="00682C77">
              <w:rPr>
                <w:rFonts w:asciiTheme="minorHAnsi" w:hAnsiTheme="minorHAnsi"/>
                <w:sz w:val="18"/>
                <w:szCs w:val="18"/>
              </w:rPr>
              <w:t>U</w:t>
            </w:r>
            <w:r w:rsidRPr="004A5476">
              <w:rPr>
                <w:rFonts w:asciiTheme="minorHAnsi" w:hAnsiTheme="minorHAnsi"/>
                <w:sz w:val="18"/>
                <w:szCs w:val="18"/>
              </w:rPr>
              <w:t>sed by HERS Rater</w:t>
            </w:r>
          </w:p>
        </w:tc>
        <w:tc>
          <w:tcPr>
            <w:tcW w:w="2500" w:type="pct"/>
            <w:vAlign w:val="center"/>
          </w:tcPr>
          <w:p w14:paraId="0146491C"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w:t>
            </w:r>
            <w:proofErr w:type="gramStart"/>
            <w:r w:rsidRPr="004A5476">
              <w:rPr>
                <w:rFonts w:asciiTheme="minorHAnsi" w:hAnsiTheme="minorHAnsi"/>
                <w:sz w:val="18"/>
                <w:szCs w:val="18"/>
              </w:rPr>
              <w:t>user</w:t>
            </w:r>
            <w:proofErr w:type="gramEnd"/>
            <w:r w:rsidRPr="004A5476">
              <w:rPr>
                <w:rFonts w:asciiTheme="minorHAnsi" w:hAnsiTheme="minorHAnsi"/>
                <w:sz w:val="18"/>
                <w:szCs w:val="18"/>
              </w:rPr>
              <w:t xml:space="preserve"> pick one from list generated in previous row&gt;&gt;&gt;</w:t>
            </w:r>
          </w:p>
          <w:p w14:paraId="0146491D" w14:textId="77777777" w:rsidR="00EA2549" w:rsidRPr="004A5476" w:rsidRDefault="00EA2549" w:rsidP="00554645">
            <w:pPr>
              <w:keepNext/>
              <w:spacing w:after="60"/>
              <w:rPr>
                <w:rFonts w:asciiTheme="minorHAnsi" w:hAnsiTheme="minorHAnsi"/>
                <w:sz w:val="18"/>
                <w:szCs w:val="18"/>
              </w:rPr>
            </w:pPr>
          </w:p>
        </w:tc>
      </w:tr>
      <w:tr w:rsidR="00EA2549" w:rsidRPr="004A5476" w14:paraId="01464933" w14:textId="77777777">
        <w:trPr>
          <w:cantSplit/>
          <w:trHeight w:val="953"/>
        </w:trPr>
        <w:tc>
          <w:tcPr>
            <w:tcW w:w="288" w:type="pct"/>
            <w:vAlign w:val="center"/>
          </w:tcPr>
          <w:p w14:paraId="0146491F" w14:textId="57114A19" w:rsidR="00EA2549" w:rsidRPr="004A5476" w:rsidDel="005B4BA0" w:rsidRDefault="00EA2549" w:rsidP="00554645">
            <w:pPr>
              <w:pStyle w:val="Header"/>
              <w:keepNext/>
              <w:tabs>
                <w:tab w:val="clear" w:pos="4320"/>
                <w:tab w:val="clear" w:pos="8640"/>
              </w:tabs>
              <w:rPr>
                <w:rFonts w:asciiTheme="minorHAnsi" w:hAnsiTheme="minorHAnsi"/>
                <w:sz w:val="18"/>
                <w:szCs w:val="18"/>
              </w:rPr>
            </w:pPr>
          </w:p>
        </w:tc>
        <w:tc>
          <w:tcPr>
            <w:tcW w:w="2212" w:type="pct"/>
            <w:vAlign w:val="center"/>
          </w:tcPr>
          <w:p w14:paraId="01464920"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determine compliance method for this </w:t>
            </w:r>
            <w:proofErr w:type="gramStart"/>
            <w:r w:rsidRPr="004A5476">
              <w:rPr>
                <w:rFonts w:asciiTheme="minorHAnsi" w:hAnsiTheme="minorHAnsi"/>
                <w:sz w:val="18"/>
                <w:szCs w:val="18"/>
              </w:rPr>
              <w:t>document;  display</w:t>
            </w:r>
            <w:proofErr w:type="gramEnd"/>
            <w:r w:rsidRPr="004A5476">
              <w:rPr>
                <w:rFonts w:asciiTheme="minorHAnsi" w:hAnsiTheme="minorHAnsi"/>
                <w:sz w:val="18"/>
                <w:szCs w:val="18"/>
              </w:rPr>
              <w:t xml:space="preserve"> applicable tables below;</w:t>
            </w:r>
          </w:p>
          <w:p w14:paraId="01464921"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(this row not visible to user)</w:t>
            </w:r>
          </w:p>
        </w:tc>
        <w:tc>
          <w:tcPr>
            <w:tcW w:w="2500" w:type="pct"/>
            <w:vAlign w:val="center"/>
          </w:tcPr>
          <w:p w14:paraId="01464922"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&lt;&lt;calculated field:  </w:t>
            </w:r>
          </w:p>
          <w:p w14:paraId="01464923" w14:textId="4D547E24"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If </w:t>
            </w:r>
            <w:r w:rsidR="00F13C05">
              <w:rPr>
                <w:rFonts w:asciiTheme="minorHAnsi" w:hAnsiTheme="minorHAnsi"/>
                <w:sz w:val="18"/>
                <w:szCs w:val="18"/>
              </w:rPr>
              <w:t>A18</w:t>
            </w:r>
            <w:r w:rsidRPr="004A5476">
              <w:rPr>
                <w:rFonts w:asciiTheme="minorHAnsi" w:hAnsiTheme="minorHAnsi"/>
                <w:sz w:val="18"/>
                <w:szCs w:val="18"/>
              </w:rPr>
              <w:t>=</w:t>
            </w:r>
            <w:proofErr w:type="gramStart"/>
            <w:r w:rsidRPr="004A5476">
              <w:rPr>
                <w:rFonts w:asciiTheme="minorHAnsi" w:hAnsiTheme="minorHAnsi"/>
                <w:sz w:val="18"/>
                <w:szCs w:val="18"/>
                <w:u w:val="single"/>
              </w:rPr>
              <w:t>Superheat</w:t>
            </w:r>
            <w:r w:rsidRPr="004A5476">
              <w:rPr>
                <w:rFonts w:asciiTheme="minorHAnsi" w:hAnsiTheme="minorHAnsi"/>
                <w:sz w:val="18"/>
                <w:szCs w:val="18"/>
              </w:rPr>
              <w:t>;  then</w:t>
            </w:r>
            <w:proofErr w:type="gramEnd"/>
            <w:r w:rsidRPr="004A5476">
              <w:rPr>
                <w:rFonts w:asciiTheme="minorHAnsi" w:hAnsiTheme="minorHAnsi"/>
                <w:sz w:val="18"/>
                <w:szCs w:val="18"/>
              </w:rPr>
              <w:t xml:space="preserve"> display method:</w:t>
            </w:r>
          </w:p>
          <w:p w14:paraId="01464924"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25a Superheat Charge Verification </w:t>
            </w:r>
            <w:proofErr w:type="gramStart"/>
            <w:r w:rsidRPr="004A5476">
              <w:rPr>
                <w:rFonts w:asciiTheme="minorHAnsi" w:hAnsiTheme="minorHAnsi"/>
                <w:sz w:val="18"/>
                <w:szCs w:val="18"/>
              </w:rPr>
              <w:t>Procedure;</w:t>
            </w:r>
            <w:proofErr w:type="gramEnd"/>
          </w:p>
          <w:p w14:paraId="01464925" w14:textId="77777777" w:rsidR="00EA2549" w:rsidRPr="004A5476" w:rsidRDefault="00EA2549" w:rsidP="00554645">
            <w:pPr>
              <w:keepNext/>
              <w:rPr>
                <w:rFonts w:asciiTheme="minorHAnsi" w:hAnsiTheme="minorHAnsi"/>
                <w:sz w:val="18"/>
                <w:szCs w:val="18"/>
              </w:rPr>
            </w:pPr>
          </w:p>
          <w:p w14:paraId="01464926" w14:textId="3D781BD8"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elseif </w:t>
            </w:r>
            <w:r w:rsidR="00F13C05">
              <w:rPr>
                <w:rFonts w:asciiTheme="minorHAnsi" w:hAnsiTheme="minorHAnsi"/>
                <w:sz w:val="18"/>
                <w:szCs w:val="18"/>
              </w:rPr>
              <w:t>A18</w:t>
            </w:r>
            <w:r w:rsidRPr="004A5476">
              <w:rPr>
                <w:rFonts w:asciiTheme="minorHAnsi" w:hAnsiTheme="minorHAnsi"/>
                <w:sz w:val="18"/>
                <w:szCs w:val="18"/>
              </w:rPr>
              <w:t>=</w:t>
            </w:r>
            <w:r w:rsidRPr="004A5476">
              <w:rPr>
                <w:rFonts w:asciiTheme="minorHAnsi" w:hAnsiTheme="minorHAnsi"/>
                <w:sz w:val="18"/>
                <w:szCs w:val="18"/>
                <w:u w:val="single"/>
              </w:rPr>
              <w:t xml:space="preserve"> </w:t>
            </w:r>
            <w:proofErr w:type="gramStart"/>
            <w:r w:rsidRPr="004A5476">
              <w:rPr>
                <w:rFonts w:asciiTheme="minorHAnsi" w:hAnsiTheme="minorHAnsi"/>
                <w:sz w:val="18"/>
                <w:szCs w:val="18"/>
                <w:u w:val="single"/>
              </w:rPr>
              <w:t>Subcooling;</w:t>
            </w:r>
            <w:r w:rsidRPr="004A5476">
              <w:rPr>
                <w:rFonts w:asciiTheme="minorHAnsi" w:hAnsiTheme="minorHAnsi"/>
                <w:sz w:val="18"/>
                <w:szCs w:val="18"/>
              </w:rPr>
              <w:t xml:space="preserve">  then</w:t>
            </w:r>
            <w:proofErr w:type="gramEnd"/>
            <w:r w:rsidRPr="004A5476">
              <w:rPr>
                <w:rFonts w:asciiTheme="minorHAnsi" w:hAnsiTheme="minorHAnsi"/>
                <w:sz w:val="18"/>
                <w:szCs w:val="18"/>
              </w:rPr>
              <w:t xml:space="preserve"> display method:</w:t>
            </w:r>
          </w:p>
          <w:p w14:paraId="01464927"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25b. Subcooling Charge Verification </w:t>
            </w:r>
            <w:proofErr w:type="gramStart"/>
            <w:r w:rsidRPr="004A5476">
              <w:rPr>
                <w:rFonts w:asciiTheme="minorHAnsi" w:hAnsiTheme="minorHAnsi"/>
                <w:sz w:val="18"/>
                <w:szCs w:val="18"/>
              </w:rPr>
              <w:t>Method;</w:t>
            </w:r>
            <w:proofErr w:type="gramEnd"/>
          </w:p>
          <w:p w14:paraId="01464928" w14:textId="77777777" w:rsidR="00EA2549" w:rsidRPr="004A5476" w:rsidRDefault="00EA2549" w:rsidP="00554645">
            <w:pPr>
              <w:keepNext/>
              <w:rPr>
                <w:rFonts w:asciiTheme="minorHAnsi" w:hAnsiTheme="minorHAnsi"/>
                <w:sz w:val="18"/>
                <w:szCs w:val="18"/>
              </w:rPr>
            </w:pPr>
          </w:p>
          <w:p w14:paraId="01464929" w14:textId="43D11578"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elseif </w:t>
            </w:r>
            <w:r w:rsidR="00F13C05">
              <w:rPr>
                <w:rFonts w:asciiTheme="minorHAnsi" w:hAnsiTheme="minorHAnsi"/>
                <w:sz w:val="18"/>
                <w:szCs w:val="18"/>
              </w:rPr>
              <w:t>A18</w:t>
            </w:r>
            <w:r w:rsidRPr="004A5476">
              <w:rPr>
                <w:rFonts w:asciiTheme="minorHAnsi" w:hAnsiTheme="minorHAnsi"/>
                <w:sz w:val="18"/>
                <w:szCs w:val="18"/>
              </w:rPr>
              <w:t>=</w:t>
            </w:r>
            <w:r w:rsidRPr="004A5476">
              <w:rPr>
                <w:rFonts w:asciiTheme="minorHAnsi" w:hAnsiTheme="minorHAnsi"/>
                <w:sz w:val="18"/>
                <w:szCs w:val="18"/>
                <w:u w:val="single"/>
              </w:rPr>
              <w:t xml:space="preserve"> Weigh-in </w:t>
            </w:r>
            <w:proofErr w:type="gramStart"/>
            <w:r w:rsidRPr="004A5476">
              <w:rPr>
                <w:rFonts w:asciiTheme="minorHAnsi" w:hAnsiTheme="minorHAnsi"/>
                <w:sz w:val="18"/>
                <w:szCs w:val="18"/>
                <w:u w:val="single"/>
              </w:rPr>
              <w:t>Observation;</w:t>
            </w:r>
            <w:r w:rsidRPr="004A5476">
              <w:rPr>
                <w:rFonts w:asciiTheme="minorHAnsi" w:hAnsiTheme="minorHAnsi"/>
                <w:sz w:val="18"/>
                <w:szCs w:val="18"/>
              </w:rPr>
              <w:t xml:space="preserve">  then</w:t>
            </w:r>
            <w:proofErr w:type="gramEnd"/>
            <w:r w:rsidRPr="004A5476">
              <w:rPr>
                <w:rFonts w:asciiTheme="minorHAnsi" w:hAnsiTheme="minorHAnsi"/>
                <w:sz w:val="18"/>
                <w:szCs w:val="18"/>
              </w:rPr>
              <w:t xml:space="preserve"> display method:</w:t>
            </w:r>
          </w:p>
          <w:p w14:paraId="0146492A"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25c. </w:t>
            </w:r>
            <w:r w:rsidRPr="004A5476">
              <w:rPr>
                <w:rFonts w:asciiTheme="minorHAnsi" w:hAnsiTheme="minorHAnsi"/>
                <w:sz w:val="18"/>
                <w:szCs w:val="18"/>
                <w:u w:val="single"/>
              </w:rPr>
              <w:t>Weigh-in</w:t>
            </w:r>
            <w:r w:rsidRPr="004A5476">
              <w:rPr>
                <w:rFonts w:asciiTheme="minorHAnsi" w:hAnsiTheme="minorHAnsi"/>
                <w:sz w:val="18"/>
                <w:szCs w:val="18"/>
              </w:rPr>
              <w:t xml:space="preserve"> Observation </w:t>
            </w:r>
            <w:proofErr w:type="gramStart"/>
            <w:r w:rsidRPr="004A5476">
              <w:rPr>
                <w:rFonts w:asciiTheme="minorHAnsi" w:hAnsiTheme="minorHAnsi"/>
                <w:sz w:val="18"/>
                <w:szCs w:val="18"/>
              </w:rPr>
              <w:t>Procedure;</w:t>
            </w:r>
            <w:proofErr w:type="gramEnd"/>
          </w:p>
          <w:p w14:paraId="0146492B" w14:textId="77777777" w:rsidR="00EA2549" w:rsidRPr="004A5476" w:rsidRDefault="00EA2549" w:rsidP="00554645">
            <w:pPr>
              <w:keepNext/>
              <w:rPr>
                <w:rFonts w:asciiTheme="minorHAnsi" w:hAnsiTheme="minorHAnsi"/>
                <w:sz w:val="18"/>
                <w:szCs w:val="18"/>
              </w:rPr>
            </w:pPr>
          </w:p>
          <w:p w14:paraId="0146492C" w14:textId="47317AEE"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elseif </w:t>
            </w:r>
            <w:r w:rsidR="00F13C05">
              <w:rPr>
                <w:rFonts w:asciiTheme="minorHAnsi" w:hAnsiTheme="minorHAnsi"/>
                <w:sz w:val="18"/>
                <w:szCs w:val="18"/>
              </w:rPr>
              <w:t>A18</w:t>
            </w:r>
            <w:r w:rsidRPr="004A5476">
              <w:rPr>
                <w:rFonts w:asciiTheme="minorHAnsi" w:hAnsiTheme="minorHAnsi"/>
                <w:sz w:val="18"/>
                <w:szCs w:val="18"/>
              </w:rPr>
              <w:t>=</w:t>
            </w:r>
            <w:r w:rsidRPr="004A5476">
              <w:rPr>
                <w:rFonts w:asciiTheme="minorHAnsi" w:hAnsiTheme="minorHAnsi"/>
                <w:sz w:val="18"/>
                <w:szCs w:val="18"/>
                <w:u w:val="single"/>
              </w:rPr>
              <w:t xml:space="preserve">Winter </w:t>
            </w:r>
            <w:proofErr w:type="gramStart"/>
            <w:r w:rsidRPr="004A5476">
              <w:rPr>
                <w:rFonts w:asciiTheme="minorHAnsi" w:hAnsiTheme="minorHAnsi"/>
                <w:sz w:val="18"/>
                <w:szCs w:val="18"/>
                <w:u w:val="single"/>
              </w:rPr>
              <w:t>Setup;</w:t>
            </w:r>
            <w:r w:rsidRPr="004A5476">
              <w:rPr>
                <w:rFonts w:asciiTheme="minorHAnsi" w:hAnsiTheme="minorHAnsi"/>
                <w:sz w:val="18"/>
                <w:szCs w:val="18"/>
              </w:rPr>
              <w:t xml:space="preserve">  then</w:t>
            </w:r>
            <w:proofErr w:type="gramEnd"/>
            <w:r w:rsidRPr="004A5476">
              <w:rPr>
                <w:rFonts w:asciiTheme="minorHAnsi" w:hAnsiTheme="minorHAnsi"/>
                <w:sz w:val="18"/>
                <w:szCs w:val="18"/>
              </w:rPr>
              <w:t xml:space="preserve"> display method:</w:t>
            </w:r>
          </w:p>
          <w:p w14:paraId="0146492D"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25e. Winter Setup for Standard Charge </w:t>
            </w:r>
            <w:proofErr w:type="gramStart"/>
            <w:r w:rsidRPr="004A5476">
              <w:rPr>
                <w:rFonts w:asciiTheme="minorHAnsi" w:hAnsiTheme="minorHAnsi"/>
                <w:sz w:val="18"/>
                <w:szCs w:val="18"/>
              </w:rPr>
              <w:t>Verification;</w:t>
            </w:r>
            <w:proofErr w:type="gramEnd"/>
          </w:p>
          <w:p w14:paraId="0146492E" w14:textId="77777777" w:rsidR="00EA2549" w:rsidRPr="004A5476" w:rsidRDefault="00EA2549" w:rsidP="00554645">
            <w:pPr>
              <w:keepNext/>
              <w:rPr>
                <w:rFonts w:asciiTheme="minorHAnsi" w:hAnsiTheme="minorHAnsi"/>
                <w:sz w:val="18"/>
                <w:szCs w:val="18"/>
              </w:rPr>
            </w:pPr>
          </w:p>
          <w:p w14:paraId="0146492F" w14:textId="206C4E78"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elseif </w:t>
            </w:r>
            <w:r w:rsidR="00F13C05">
              <w:rPr>
                <w:rFonts w:asciiTheme="minorHAnsi" w:hAnsiTheme="minorHAnsi"/>
                <w:sz w:val="18"/>
                <w:szCs w:val="18"/>
              </w:rPr>
              <w:t>A18</w:t>
            </w:r>
            <w:r w:rsidRPr="004A5476">
              <w:rPr>
                <w:rFonts w:asciiTheme="minorHAnsi" w:hAnsiTheme="minorHAnsi"/>
                <w:sz w:val="18"/>
                <w:szCs w:val="18"/>
              </w:rPr>
              <w:t>=</w:t>
            </w:r>
            <w:r w:rsidRPr="004A5476">
              <w:rPr>
                <w:rFonts w:asciiTheme="minorHAnsi" w:hAnsiTheme="minorHAnsi"/>
                <w:sz w:val="18"/>
                <w:szCs w:val="18"/>
                <w:u w:val="single"/>
              </w:rPr>
              <w:t xml:space="preserve"> </w:t>
            </w:r>
            <w:r w:rsidR="00A3722C">
              <w:rPr>
                <w:rFonts w:asciiTheme="minorHAnsi" w:hAnsiTheme="minorHAnsi"/>
                <w:sz w:val="18"/>
                <w:szCs w:val="18"/>
                <w:u w:val="single"/>
              </w:rPr>
              <w:t>FID</w:t>
            </w:r>
            <w:r w:rsidRPr="004A5476">
              <w:rPr>
                <w:rFonts w:asciiTheme="minorHAnsi" w:hAnsiTheme="minorHAnsi"/>
                <w:sz w:val="18"/>
                <w:szCs w:val="18"/>
                <w:u w:val="single"/>
              </w:rPr>
              <w:t xml:space="preserve"> </w:t>
            </w:r>
            <w:proofErr w:type="gramStart"/>
            <w:r w:rsidRPr="004A5476">
              <w:rPr>
                <w:rFonts w:asciiTheme="minorHAnsi" w:hAnsiTheme="minorHAnsi"/>
                <w:sz w:val="18"/>
                <w:szCs w:val="18"/>
                <w:u w:val="single"/>
              </w:rPr>
              <w:t>Verification;</w:t>
            </w:r>
            <w:r w:rsidRPr="004A5476">
              <w:rPr>
                <w:rFonts w:asciiTheme="minorHAnsi" w:hAnsiTheme="minorHAnsi"/>
                <w:sz w:val="18"/>
                <w:szCs w:val="18"/>
              </w:rPr>
              <w:t xml:space="preserve">  then</w:t>
            </w:r>
            <w:proofErr w:type="gramEnd"/>
            <w:r w:rsidRPr="004A5476">
              <w:rPr>
                <w:rFonts w:asciiTheme="minorHAnsi" w:hAnsiTheme="minorHAnsi"/>
                <w:sz w:val="18"/>
                <w:szCs w:val="18"/>
              </w:rPr>
              <w:t xml:space="preserve"> display method: </w:t>
            </w:r>
          </w:p>
          <w:p w14:paraId="01464932" w14:textId="75319C83"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25d. </w:t>
            </w:r>
            <w:r w:rsidR="00A3722C">
              <w:rPr>
                <w:rFonts w:asciiTheme="minorHAnsi" w:hAnsiTheme="minorHAnsi"/>
                <w:sz w:val="18"/>
                <w:szCs w:val="18"/>
                <w:u w:val="single"/>
              </w:rPr>
              <w:t>FID</w:t>
            </w:r>
            <w:r w:rsidRPr="004A5476">
              <w:rPr>
                <w:rFonts w:asciiTheme="minorHAnsi" w:hAnsiTheme="minorHAnsi"/>
                <w:sz w:val="18"/>
                <w:szCs w:val="18"/>
                <w:u w:val="single"/>
              </w:rPr>
              <w:t xml:space="preserve"> Verification Method</w:t>
            </w:r>
            <w:r w:rsidRPr="004A5476">
              <w:rPr>
                <w:rFonts w:asciiTheme="minorHAnsi" w:hAnsiTheme="minorHAnsi"/>
                <w:sz w:val="18"/>
                <w:szCs w:val="18"/>
              </w:rPr>
              <w:t>;</w:t>
            </w:r>
          </w:p>
        </w:tc>
      </w:tr>
    </w:tbl>
    <w:p w14:paraId="01464934" w14:textId="77777777" w:rsidR="00786D26" w:rsidRPr="00E91EDC"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786D26" w:rsidRPr="004A5476" w14:paraId="01464938" w14:textId="77777777">
        <w:trPr>
          <w:cantSplit/>
          <w:trHeight w:val="233"/>
        </w:trPr>
        <w:tc>
          <w:tcPr>
            <w:tcW w:w="5000" w:type="pct"/>
            <w:vAlign w:val="center"/>
          </w:tcPr>
          <w:p w14:paraId="01464935" w14:textId="59C5E7D9" w:rsidR="00440A0F" w:rsidRPr="004A5476" w:rsidRDefault="00682C77" w:rsidP="00E91EDC">
            <w:pPr>
              <w:keepNext/>
              <w:rPr>
                <w:rFonts w:asciiTheme="minorHAnsi" w:hAnsiTheme="minorHAnsi"/>
                <w:b/>
                <w:sz w:val="18"/>
                <w:szCs w:val="18"/>
              </w:rPr>
            </w:pPr>
            <w:r w:rsidRPr="004A5476">
              <w:rPr>
                <w:rFonts w:asciiTheme="minorHAnsi" w:hAnsiTheme="minorHAnsi"/>
                <w:b/>
                <w:sz w:val="18"/>
                <w:szCs w:val="18"/>
              </w:rPr>
              <w:t>MCH</w:t>
            </w:r>
            <w:r>
              <w:rPr>
                <w:rFonts w:asciiTheme="minorHAnsi" w:hAnsiTheme="minorHAnsi"/>
                <w:b/>
                <w:sz w:val="18"/>
                <w:szCs w:val="18"/>
              </w:rPr>
              <w:t>-</w:t>
            </w:r>
            <w:r w:rsidRPr="004A5476">
              <w:rPr>
                <w:rFonts w:asciiTheme="minorHAnsi" w:hAnsiTheme="minorHAnsi"/>
                <w:b/>
                <w:sz w:val="18"/>
                <w:szCs w:val="18"/>
              </w:rPr>
              <w:t xml:space="preserve">25e </w:t>
            </w:r>
            <w:r w:rsidR="002A2F04">
              <w:rPr>
                <w:rFonts w:asciiTheme="minorHAnsi" w:hAnsiTheme="minorHAnsi"/>
                <w:b/>
                <w:sz w:val="18"/>
                <w:szCs w:val="18"/>
              </w:rPr>
              <w:t>-</w:t>
            </w:r>
            <w:r>
              <w:rPr>
                <w:rFonts w:asciiTheme="minorHAnsi" w:hAnsiTheme="minorHAnsi"/>
                <w:b/>
                <w:sz w:val="18"/>
                <w:szCs w:val="18"/>
              </w:rPr>
              <w:t xml:space="preserve"> </w:t>
            </w:r>
            <w:r w:rsidR="002A2F04">
              <w:rPr>
                <w:rFonts w:asciiTheme="minorHAnsi" w:hAnsiTheme="minorHAnsi"/>
                <w:b/>
                <w:sz w:val="18"/>
                <w:szCs w:val="18"/>
              </w:rPr>
              <w:t xml:space="preserve">Refrigerant Charge Verification - </w:t>
            </w:r>
            <w:r w:rsidR="00440A0F" w:rsidRPr="004A5476">
              <w:rPr>
                <w:rFonts w:asciiTheme="minorHAnsi" w:hAnsiTheme="minorHAnsi"/>
                <w:b/>
                <w:sz w:val="18"/>
                <w:szCs w:val="18"/>
              </w:rPr>
              <w:t xml:space="preserve">Winter Setup </w:t>
            </w:r>
          </w:p>
          <w:p w14:paraId="01464937" w14:textId="2F93DBE9" w:rsidR="00786D26" w:rsidRPr="004A5476" w:rsidRDefault="00C765B4">
            <w:pPr>
              <w:keepNext/>
              <w:ind w:left="720"/>
              <w:rPr>
                <w:rFonts w:asciiTheme="minorHAnsi" w:hAnsiTheme="minorHAnsi"/>
                <w:b/>
                <w:sz w:val="18"/>
                <w:szCs w:val="18"/>
              </w:rPr>
              <w:pPrChange w:id="117" w:author="Alhabibi, Haider@Energy" w:date="2022-03-09T07:43:00Z">
                <w:pPr>
                  <w:keepNext/>
                  <w:numPr>
                    <w:numId w:val="26"/>
                  </w:numPr>
                  <w:ind w:left="720" w:hanging="360"/>
                </w:pPr>
              </w:pPrChange>
            </w:pPr>
            <w:ins w:id="118" w:author="Alhabibi, Haider@Energy" w:date="2022-03-09T07:43:00Z">
              <w:r>
                <w:rPr>
                  <w:rFonts w:ascii="Calibri" w:hAnsi="Calibri"/>
                  <w:sz w:val="18"/>
                  <w:szCs w:val="18"/>
                </w:rPr>
                <w:t>&lt;&lt;Static Text - see the top&gt;&gt;</w:t>
              </w:r>
            </w:ins>
            <w:del w:id="119" w:author="Alhabibi, Haider@Energy" w:date="2022-03-09T07:43:00Z">
              <w:r w:rsidR="00440A0F" w:rsidRPr="004A5476" w:rsidDel="00C765B4">
                <w:rPr>
                  <w:rFonts w:asciiTheme="minorHAnsi" w:hAnsiTheme="minorHAnsi"/>
                  <w:i/>
                  <w:sz w:val="18"/>
                  <w:szCs w:val="18"/>
                </w:rPr>
                <w:delText>Winter Setup for the Standard Charge Verification Procedure is specified in Reference Residential Appendix RA1.2.</w:delText>
              </w:r>
              <w:r w:rsidR="00682C77" w:rsidDel="00C765B4">
                <w:rPr>
                  <w:rFonts w:asciiTheme="minorHAnsi" w:hAnsiTheme="minorHAnsi"/>
                  <w:i/>
                  <w:sz w:val="18"/>
                  <w:szCs w:val="18"/>
                </w:rPr>
                <w:delText xml:space="preserve"> </w:delText>
              </w:r>
              <w:r w:rsidR="00440A0F" w:rsidRPr="004A5476" w:rsidDel="00C765B4">
                <w:rPr>
                  <w:rFonts w:asciiTheme="minorHAnsi" w:hAnsiTheme="minorHAnsi"/>
                  <w:i/>
                  <w:sz w:val="18"/>
                  <w:szCs w:val="18"/>
                </w:rPr>
                <w:delText>Procedures for determining Refrigerant Charge using the Standard Charge Verification Procedure are given in Reference Residential Appendix RA3.2.2.</w:delText>
              </w:r>
            </w:del>
          </w:p>
        </w:tc>
      </w:tr>
    </w:tbl>
    <w:p w14:paraId="01464939" w14:textId="77777777" w:rsidR="00786D26" w:rsidRPr="004A5476" w:rsidRDefault="00786D26"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440A0F" w:rsidRPr="004A5476" w14:paraId="0146493B" w14:textId="77777777" w:rsidTr="00E91EDC">
        <w:trPr>
          <w:cantSplit/>
          <w:trHeight w:val="323"/>
        </w:trPr>
        <w:tc>
          <w:tcPr>
            <w:tcW w:w="5000" w:type="pct"/>
            <w:gridSpan w:val="3"/>
            <w:vAlign w:val="center"/>
          </w:tcPr>
          <w:p w14:paraId="6DDA9E67" w14:textId="3F89CC3A" w:rsidR="00440A0F" w:rsidRDefault="00440A0F" w:rsidP="00D00050">
            <w:pPr>
              <w:keepNext/>
              <w:rPr>
                <w:rFonts w:asciiTheme="minorHAnsi" w:hAnsiTheme="minorHAnsi"/>
                <w:sz w:val="18"/>
                <w:szCs w:val="18"/>
              </w:rPr>
            </w:pPr>
            <w:r w:rsidRPr="00E91EDC">
              <w:rPr>
                <w:rFonts w:asciiTheme="minorHAnsi" w:hAnsiTheme="minorHAnsi"/>
                <w:b/>
                <w:szCs w:val="18"/>
              </w:rPr>
              <w:lastRenderedPageBreak/>
              <w:t>B. System Model Applicability for Winter Setup Method</w:t>
            </w:r>
          </w:p>
          <w:p w14:paraId="0146493A" w14:textId="756CD549" w:rsidR="00D00050" w:rsidRPr="00646833" w:rsidRDefault="00DE5353" w:rsidP="00D00050">
            <w:pPr>
              <w:keepNext/>
              <w:rPr>
                <w:rFonts w:asciiTheme="minorHAnsi" w:hAnsiTheme="minorHAnsi"/>
                <w:b/>
                <w:sz w:val="18"/>
                <w:szCs w:val="18"/>
              </w:rPr>
            </w:pPr>
            <w:ins w:id="120" w:author="Alhabibi, Haider@Energy" w:date="2022-03-09T07:40:00Z">
              <w:r>
                <w:rPr>
                  <w:rFonts w:ascii="Calibri" w:hAnsi="Calibri"/>
                  <w:sz w:val="18"/>
                  <w:szCs w:val="18"/>
                </w:rPr>
                <w:t>&lt;&lt;Static Text - see the top&gt;&gt;</w:t>
              </w:r>
            </w:ins>
            <w:del w:id="121" w:author="Alhabibi, Haider@Energy" w:date="2022-03-09T07:40:00Z">
              <w:r w:rsidR="00D00050" w:rsidRPr="00A85CF1" w:rsidDel="00DE5353">
                <w:rPr>
                  <w:rFonts w:asciiTheme="minorHAnsi" w:hAnsiTheme="minorHAnsi"/>
                  <w:sz w:val="18"/>
                  <w:szCs w:val="18"/>
                </w:rPr>
                <w:delText>HERS Rater must verify applicability of Winter Setup Method.</w:delText>
              </w:r>
            </w:del>
          </w:p>
        </w:tc>
      </w:tr>
      <w:tr w:rsidR="00440A0F" w:rsidRPr="004A5476" w14:paraId="0146493F" w14:textId="77777777">
        <w:trPr>
          <w:cantSplit/>
          <w:trHeight w:val="432"/>
        </w:trPr>
        <w:tc>
          <w:tcPr>
            <w:tcW w:w="253" w:type="pct"/>
            <w:vAlign w:val="center"/>
          </w:tcPr>
          <w:p w14:paraId="0146493C" w14:textId="77777777" w:rsidR="00440A0F" w:rsidRPr="00646833" w:rsidRDefault="00440A0F" w:rsidP="009A3570">
            <w:pPr>
              <w:keepNext/>
              <w:rPr>
                <w:rFonts w:asciiTheme="minorHAnsi" w:hAnsiTheme="minorHAnsi"/>
                <w:sz w:val="18"/>
                <w:szCs w:val="18"/>
              </w:rPr>
            </w:pPr>
            <w:r w:rsidRPr="00646833">
              <w:rPr>
                <w:rFonts w:asciiTheme="minorHAnsi" w:hAnsiTheme="minorHAnsi"/>
                <w:sz w:val="18"/>
                <w:szCs w:val="18"/>
              </w:rPr>
              <w:t>01</w:t>
            </w:r>
          </w:p>
        </w:tc>
        <w:tc>
          <w:tcPr>
            <w:tcW w:w="2247" w:type="pct"/>
            <w:vAlign w:val="center"/>
          </w:tcPr>
          <w:p w14:paraId="0146493D" w14:textId="50675DAE" w:rsidR="00440A0F" w:rsidRPr="00646833" w:rsidRDefault="00EC155E" w:rsidP="007E687C">
            <w:pPr>
              <w:keepNext/>
              <w:spacing w:after="60"/>
              <w:rPr>
                <w:rFonts w:asciiTheme="minorHAnsi" w:hAnsiTheme="minorHAnsi"/>
                <w:sz w:val="18"/>
                <w:szCs w:val="18"/>
              </w:rPr>
            </w:pPr>
            <w:r>
              <w:rPr>
                <w:rFonts w:asciiTheme="minorHAnsi" w:hAnsiTheme="minorHAnsi"/>
                <w:sz w:val="18"/>
                <w:szCs w:val="18"/>
              </w:rPr>
              <w:t xml:space="preserve">Refrigerant </w:t>
            </w:r>
            <w:r w:rsidR="00682C77">
              <w:rPr>
                <w:rFonts w:asciiTheme="minorHAnsi" w:hAnsiTheme="minorHAnsi"/>
                <w:sz w:val="18"/>
                <w:szCs w:val="18"/>
              </w:rPr>
              <w:t>M</w:t>
            </w:r>
            <w:r>
              <w:rPr>
                <w:rFonts w:asciiTheme="minorHAnsi" w:hAnsiTheme="minorHAnsi"/>
                <w:sz w:val="18"/>
                <w:szCs w:val="18"/>
              </w:rPr>
              <w:t xml:space="preserve">etering </w:t>
            </w:r>
            <w:r w:rsidR="00682C77">
              <w:rPr>
                <w:rFonts w:asciiTheme="minorHAnsi" w:hAnsiTheme="minorHAnsi"/>
                <w:sz w:val="18"/>
                <w:szCs w:val="18"/>
              </w:rPr>
              <w:t>D</w:t>
            </w:r>
            <w:r>
              <w:rPr>
                <w:rFonts w:asciiTheme="minorHAnsi" w:hAnsiTheme="minorHAnsi"/>
                <w:sz w:val="18"/>
                <w:szCs w:val="18"/>
              </w:rPr>
              <w:t xml:space="preserve">evice </w:t>
            </w:r>
            <w:r w:rsidR="00682C77">
              <w:rPr>
                <w:rFonts w:asciiTheme="minorHAnsi" w:hAnsiTheme="minorHAnsi"/>
                <w:sz w:val="18"/>
                <w:szCs w:val="18"/>
              </w:rPr>
              <w:t>T</w:t>
            </w:r>
            <w:r>
              <w:rPr>
                <w:rFonts w:asciiTheme="minorHAnsi" w:hAnsiTheme="minorHAnsi"/>
                <w:sz w:val="18"/>
                <w:szCs w:val="18"/>
              </w:rPr>
              <w:t>ype</w:t>
            </w:r>
          </w:p>
        </w:tc>
        <w:tc>
          <w:tcPr>
            <w:tcW w:w="2500" w:type="pct"/>
            <w:vAlign w:val="center"/>
          </w:tcPr>
          <w:p w14:paraId="0146493E" w14:textId="5FBC20CB" w:rsidR="00E053F5" w:rsidRPr="00646833" w:rsidRDefault="00EC155E" w:rsidP="00554645">
            <w:pPr>
              <w:keepNext/>
              <w:rPr>
                <w:rFonts w:asciiTheme="minorHAnsi" w:hAnsiTheme="minorHAnsi"/>
                <w:sz w:val="18"/>
                <w:szCs w:val="18"/>
              </w:rPr>
            </w:pPr>
            <w:r>
              <w:rPr>
                <w:rFonts w:asciiTheme="minorHAnsi" w:hAnsiTheme="minorHAnsi"/>
                <w:sz w:val="18"/>
                <w:szCs w:val="18"/>
              </w:rPr>
              <w:t xml:space="preserve"> &lt;&lt;metering device type data referenced from </w:t>
            </w:r>
            <w:del w:id="122" w:author="Alhabibi, Haider@Energy" w:date="2022-03-09T16:25:00Z">
              <w:r w:rsidDel="00F64869">
                <w:rPr>
                  <w:rFonts w:asciiTheme="minorHAnsi" w:hAnsiTheme="minorHAnsi"/>
                  <w:sz w:val="18"/>
                  <w:szCs w:val="18"/>
                </w:rPr>
                <w:delText>CF2R</w:delText>
              </w:r>
            </w:del>
            <w:ins w:id="123" w:author="Alhabibi, Haider@Energy" w:date="2022-03-09T16:25:00Z">
              <w:r w:rsidR="00F64869">
                <w:rPr>
                  <w:rFonts w:asciiTheme="minorHAnsi" w:hAnsiTheme="minorHAnsi"/>
                  <w:sz w:val="18"/>
                  <w:szCs w:val="18"/>
                </w:rPr>
                <w:t>LMCI</w:t>
              </w:r>
            </w:ins>
            <w:r>
              <w:rPr>
                <w:rFonts w:asciiTheme="minorHAnsi" w:hAnsiTheme="minorHAnsi"/>
                <w:sz w:val="18"/>
                <w:szCs w:val="18"/>
              </w:rPr>
              <w:t xml:space="preserve">.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40A0F" w:rsidRPr="004A5476" w14:paraId="01464946" w14:textId="77777777">
        <w:trPr>
          <w:cantSplit/>
          <w:trHeight w:val="432"/>
        </w:trPr>
        <w:tc>
          <w:tcPr>
            <w:tcW w:w="253" w:type="pct"/>
            <w:vAlign w:val="center"/>
          </w:tcPr>
          <w:p w14:paraId="01464940" w14:textId="77777777" w:rsidR="00440A0F" w:rsidRPr="00646833" w:rsidRDefault="00440A0F" w:rsidP="009A3570">
            <w:pPr>
              <w:keepNext/>
              <w:rPr>
                <w:rFonts w:asciiTheme="minorHAnsi" w:hAnsiTheme="minorHAnsi"/>
                <w:sz w:val="18"/>
                <w:szCs w:val="18"/>
              </w:rPr>
            </w:pPr>
            <w:r w:rsidRPr="00646833">
              <w:rPr>
                <w:rFonts w:asciiTheme="minorHAnsi" w:hAnsiTheme="minorHAnsi"/>
                <w:sz w:val="18"/>
                <w:szCs w:val="18"/>
              </w:rPr>
              <w:t>02</w:t>
            </w:r>
          </w:p>
        </w:tc>
        <w:tc>
          <w:tcPr>
            <w:tcW w:w="2247" w:type="pct"/>
            <w:vAlign w:val="center"/>
          </w:tcPr>
          <w:p w14:paraId="01464941" w14:textId="2881C975" w:rsidR="00440A0F" w:rsidRPr="00646833" w:rsidRDefault="00EC155E" w:rsidP="007E687C">
            <w:pPr>
              <w:keepNext/>
              <w:spacing w:after="60"/>
              <w:rPr>
                <w:rFonts w:asciiTheme="minorHAnsi" w:hAnsiTheme="minorHAnsi"/>
                <w:sz w:val="18"/>
                <w:szCs w:val="18"/>
              </w:rPr>
            </w:pPr>
            <w:r>
              <w:rPr>
                <w:rFonts w:asciiTheme="minorHAnsi" w:hAnsiTheme="minorHAnsi"/>
                <w:sz w:val="18"/>
                <w:szCs w:val="18"/>
              </w:rPr>
              <w:t xml:space="preserve">Winter Setup Method </w:t>
            </w:r>
            <w:r w:rsidR="00682C77">
              <w:rPr>
                <w:rFonts w:asciiTheme="minorHAnsi" w:hAnsiTheme="minorHAnsi"/>
                <w:sz w:val="18"/>
                <w:szCs w:val="18"/>
              </w:rPr>
              <w:t>A</w:t>
            </w:r>
            <w:r>
              <w:rPr>
                <w:rFonts w:asciiTheme="minorHAnsi" w:hAnsiTheme="minorHAnsi"/>
                <w:sz w:val="18"/>
                <w:szCs w:val="18"/>
              </w:rPr>
              <w:t xml:space="preserve">pplicability </w:t>
            </w:r>
            <w:r w:rsidR="00682C77">
              <w:rPr>
                <w:rFonts w:asciiTheme="minorHAnsi" w:hAnsiTheme="minorHAnsi"/>
                <w:sz w:val="18"/>
                <w:szCs w:val="18"/>
              </w:rPr>
              <w:t>S</w:t>
            </w:r>
            <w:r>
              <w:rPr>
                <w:rFonts w:asciiTheme="minorHAnsi" w:hAnsiTheme="minorHAnsi"/>
                <w:sz w:val="18"/>
                <w:szCs w:val="18"/>
              </w:rPr>
              <w:t>tatus</w:t>
            </w:r>
          </w:p>
        </w:tc>
        <w:tc>
          <w:tcPr>
            <w:tcW w:w="2500" w:type="pct"/>
            <w:vAlign w:val="center"/>
          </w:tcPr>
          <w:p w14:paraId="01464942" w14:textId="77777777" w:rsidR="00440A0F" w:rsidRPr="00646833" w:rsidRDefault="00EC155E" w:rsidP="009A3570">
            <w:pPr>
              <w:keepNext/>
              <w:rPr>
                <w:rFonts w:asciiTheme="minorHAnsi" w:hAnsiTheme="minorHAnsi"/>
                <w:sz w:val="18"/>
                <w:szCs w:val="18"/>
              </w:rPr>
            </w:pPr>
            <w:r>
              <w:rPr>
                <w:rFonts w:asciiTheme="minorHAnsi" w:hAnsiTheme="minorHAnsi"/>
                <w:sz w:val="18"/>
                <w:szCs w:val="18"/>
              </w:rPr>
              <w:t xml:space="preserve">&lt;&lt; If B01 </w:t>
            </w:r>
            <w:proofErr w:type="gramStart"/>
            <w:r>
              <w:rPr>
                <w:rFonts w:asciiTheme="minorHAnsi" w:hAnsiTheme="minorHAnsi"/>
                <w:sz w:val="18"/>
                <w:szCs w:val="18"/>
              </w:rPr>
              <w:t>= ;</w:t>
            </w:r>
            <w:proofErr w:type="gramEnd"/>
            <w:r>
              <w:rPr>
                <w:rFonts w:asciiTheme="minorHAnsi" w:hAnsiTheme="minorHAnsi"/>
                <w:sz w:val="18"/>
                <w:szCs w:val="18"/>
              </w:rPr>
              <w:t xml:space="preserve">  </w:t>
            </w:r>
            <w:r>
              <w:rPr>
                <w:rFonts w:asciiTheme="minorHAnsi" w:hAnsiTheme="minorHAnsi"/>
                <w:sz w:val="18"/>
                <w:szCs w:val="18"/>
                <w:u w:val="single"/>
              </w:rPr>
              <w:t>Fixed Orifice</w:t>
            </w:r>
            <w:r>
              <w:rPr>
                <w:rFonts w:asciiTheme="minorHAnsi" w:hAnsiTheme="minorHAnsi"/>
                <w:sz w:val="18"/>
                <w:szCs w:val="18"/>
              </w:rPr>
              <w:t xml:space="preserve">, then display text: </w:t>
            </w:r>
          </w:p>
          <w:p w14:paraId="01464943" w14:textId="77777777" w:rsidR="00440A0F" w:rsidRPr="00646833" w:rsidRDefault="00EC155E" w:rsidP="009A3570">
            <w:pPr>
              <w:keepNext/>
              <w:rPr>
                <w:rFonts w:asciiTheme="minorHAnsi" w:hAnsiTheme="minorHAnsi"/>
                <w:sz w:val="18"/>
                <w:szCs w:val="18"/>
              </w:rPr>
            </w:pPr>
            <w:r>
              <w:rPr>
                <w:rFonts w:asciiTheme="minorHAnsi" w:hAnsiTheme="minorHAnsi"/>
                <w:sz w:val="18"/>
                <w:szCs w:val="18"/>
              </w:rPr>
              <w:t xml:space="preserve">“Winter Setup Method is </w:t>
            </w:r>
            <w:r>
              <w:rPr>
                <w:rFonts w:asciiTheme="minorHAnsi" w:hAnsiTheme="minorHAnsi"/>
                <w:sz w:val="18"/>
                <w:szCs w:val="18"/>
                <w:u w:val="single"/>
              </w:rPr>
              <w:t>not</w:t>
            </w:r>
            <w:r>
              <w:rPr>
                <w:rFonts w:asciiTheme="minorHAnsi" w:hAnsiTheme="minorHAnsi"/>
                <w:sz w:val="18"/>
                <w:szCs w:val="18"/>
              </w:rPr>
              <w:t xml:space="preserve"> applicable to this system metering device type” (do not proceed</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01464944" w14:textId="77777777" w:rsidR="00440A0F" w:rsidRPr="00646833" w:rsidRDefault="00EC155E" w:rsidP="009A3570">
            <w:pPr>
              <w:keepNext/>
              <w:rPr>
                <w:rFonts w:asciiTheme="minorHAnsi" w:hAnsiTheme="minorHAnsi"/>
                <w:sz w:val="18"/>
                <w:szCs w:val="18"/>
              </w:rPr>
            </w:pPr>
            <w:r>
              <w:rPr>
                <w:rFonts w:asciiTheme="minorHAnsi" w:hAnsiTheme="minorHAnsi"/>
                <w:sz w:val="18"/>
                <w:szCs w:val="18"/>
              </w:rPr>
              <w:t>else, display text:</w:t>
            </w:r>
          </w:p>
          <w:p w14:paraId="01464945" w14:textId="77777777" w:rsidR="00440A0F" w:rsidRPr="00646833" w:rsidRDefault="00EC155E" w:rsidP="009A3570">
            <w:pPr>
              <w:keepNext/>
              <w:rPr>
                <w:rFonts w:asciiTheme="minorHAnsi" w:hAnsiTheme="minorHAnsi"/>
                <w:sz w:val="18"/>
                <w:szCs w:val="18"/>
              </w:rPr>
            </w:pPr>
            <w:r>
              <w:rPr>
                <w:rFonts w:asciiTheme="minorHAnsi" w:hAnsiTheme="minorHAnsi"/>
                <w:sz w:val="18"/>
                <w:szCs w:val="18"/>
              </w:rPr>
              <w:t xml:space="preserve">” </w:t>
            </w:r>
            <w:r>
              <w:rPr>
                <w:rFonts w:asciiTheme="minorHAnsi" w:hAnsiTheme="minorHAnsi"/>
                <w:sz w:val="18"/>
                <w:szCs w:val="18"/>
                <w:u w:val="single"/>
              </w:rPr>
              <w:t>Winter Setup Method is applicable</w:t>
            </w:r>
            <w:r>
              <w:rPr>
                <w:rFonts w:asciiTheme="minorHAnsi" w:hAnsiTheme="minorHAnsi"/>
                <w:sz w:val="18"/>
                <w:szCs w:val="18"/>
              </w:rPr>
              <w:t xml:space="preserve"> to this system metering device type”&gt;&gt;</w:t>
            </w:r>
          </w:p>
        </w:tc>
      </w:tr>
      <w:tr w:rsidR="00440A0F" w:rsidRPr="004A5476" w14:paraId="0146494A" w14:textId="77777777">
        <w:trPr>
          <w:cantSplit/>
          <w:trHeight w:val="432"/>
        </w:trPr>
        <w:tc>
          <w:tcPr>
            <w:tcW w:w="253" w:type="pct"/>
            <w:vAlign w:val="center"/>
          </w:tcPr>
          <w:p w14:paraId="01464947" w14:textId="77777777" w:rsidR="00440A0F" w:rsidRPr="00646833" w:rsidRDefault="00440A0F" w:rsidP="009A3570">
            <w:pPr>
              <w:keepNext/>
              <w:rPr>
                <w:rFonts w:asciiTheme="minorHAnsi" w:hAnsiTheme="minorHAnsi"/>
                <w:sz w:val="18"/>
                <w:szCs w:val="18"/>
              </w:rPr>
            </w:pPr>
            <w:r w:rsidRPr="00646833">
              <w:rPr>
                <w:rFonts w:asciiTheme="minorHAnsi" w:hAnsiTheme="minorHAnsi"/>
                <w:sz w:val="18"/>
                <w:szCs w:val="18"/>
              </w:rPr>
              <w:t>03</w:t>
            </w:r>
          </w:p>
        </w:tc>
        <w:tc>
          <w:tcPr>
            <w:tcW w:w="4747" w:type="pct"/>
            <w:gridSpan w:val="2"/>
          </w:tcPr>
          <w:p w14:paraId="01464948" w14:textId="77777777" w:rsidR="00440A0F" w:rsidRPr="007E687C" w:rsidRDefault="00EC155E" w:rsidP="00E91EDC">
            <w:pPr>
              <w:keepNext/>
              <w:rPr>
                <w:rFonts w:asciiTheme="minorHAnsi" w:hAnsiTheme="minorHAnsi"/>
                <w:b/>
                <w:sz w:val="18"/>
                <w:szCs w:val="18"/>
              </w:rPr>
            </w:pPr>
            <w:r w:rsidRPr="007E687C">
              <w:rPr>
                <w:rFonts w:asciiTheme="minorHAnsi" w:hAnsiTheme="minorHAnsi"/>
                <w:b/>
                <w:sz w:val="18"/>
                <w:szCs w:val="18"/>
              </w:rPr>
              <w:t>The responsible person's signature on this document indicates confirmation that the installed model number is currently listed as approved for Winter Setup Method on the Energy Commission website:</w:t>
            </w:r>
          </w:p>
          <w:p w14:paraId="01464949" w14:textId="1980AC82" w:rsidR="00440A0F" w:rsidRPr="00646833" w:rsidRDefault="0095575F" w:rsidP="007E687C">
            <w:pPr>
              <w:pStyle w:val="CommentText"/>
              <w:rPr>
                <w:rFonts w:asciiTheme="minorHAnsi" w:hAnsiTheme="minorHAnsi"/>
                <w:sz w:val="18"/>
                <w:szCs w:val="18"/>
              </w:rPr>
            </w:pPr>
            <w:ins w:id="124" w:author="Alhabibi, Haider@Energy" w:date="2021-12-08T16:39:00Z">
              <w:r>
                <w:rPr>
                  <w:rFonts w:asciiTheme="minorHAnsi" w:hAnsiTheme="minorHAnsi"/>
                  <w:sz w:val="18"/>
                  <w:szCs w:val="18"/>
                </w:rPr>
                <w:fldChar w:fldCharType="begin"/>
              </w:r>
              <w:r>
                <w:rPr>
                  <w:rFonts w:asciiTheme="minorHAnsi" w:hAnsiTheme="minorHAnsi"/>
                  <w:sz w:val="18"/>
                  <w:szCs w:val="18"/>
                </w:rPr>
                <w:instrText xml:space="preserve"> HYPERLINK "" </w:instrText>
              </w:r>
              <w:r>
                <w:rPr>
                  <w:rFonts w:asciiTheme="minorHAnsi" w:hAnsiTheme="minorHAnsi"/>
                  <w:sz w:val="18"/>
                  <w:szCs w:val="18"/>
                </w:rPr>
                <w:fldChar w:fldCharType="separate"/>
              </w:r>
            </w:ins>
            <w:del w:id="125" w:author="Alhabibi, Haider@Energy" w:date="2021-12-08T16:39:00Z">
              <w:r w:rsidRPr="00EE2CA9" w:rsidDel="0095575F">
                <w:rPr>
                  <w:rStyle w:val="Hyperlink"/>
                  <w:rFonts w:asciiTheme="minorHAnsi" w:hAnsiTheme="minorHAnsi"/>
                  <w:sz w:val="18"/>
                  <w:szCs w:val="18"/>
                </w:rPr>
                <w:delText>http://www.energy.ca.gov/title24/2008standards/special_case_appliance/</w:delText>
              </w:r>
            </w:del>
            <w:ins w:id="126" w:author="Alhabibi, Haider@Energy" w:date="2021-12-08T16:39:00Z">
              <w:r>
                <w:rPr>
                  <w:rFonts w:asciiTheme="minorHAnsi" w:hAnsiTheme="minorHAnsi"/>
                  <w:sz w:val="18"/>
                  <w:szCs w:val="18"/>
                </w:rPr>
                <w:fldChar w:fldCharType="end"/>
              </w:r>
              <w:r w:rsidRPr="0095575F">
                <w:rPr>
                  <w:rFonts w:asciiTheme="minorHAnsi" w:hAnsiTheme="minorHAnsi"/>
                  <w:sz w:val="18"/>
                  <w:szCs w:val="18"/>
                </w:rPr>
                <w:t>https://www.energy.ca.gov/rules-and-regulations/building-energy-efficiency/manufacturer-certification-building-equipment</w:t>
              </w:r>
            </w:ins>
          </w:p>
        </w:tc>
      </w:tr>
    </w:tbl>
    <w:p w14:paraId="0146494C" w14:textId="77777777" w:rsidR="004A5E5A" w:rsidRPr="004A5476" w:rsidRDefault="004A5E5A"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D209BF" w:rsidRPr="004A5476" w14:paraId="0146494F" w14:textId="77777777">
        <w:trPr>
          <w:cantSplit/>
          <w:trHeight w:val="432"/>
        </w:trPr>
        <w:tc>
          <w:tcPr>
            <w:tcW w:w="5000" w:type="pct"/>
            <w:gridSpan w:val="3"/>
          </w:tcPr>
          <w:p w14:paraId="0146494D" w14:textId="78FE16C9" w:rsidR="00D209BF" w:rsidRPr="00E91EDC" w:rsidRDefault="00D209BF" w:rsidP="00D209BF">
            <w:pPr>
              <w:keepNext/>
              <w:rPr>
                <w:rFonts w:asciiTheme="minorHAnsi" w:hAnsiTheme="minorHAnsi"/>
                <w:b/>
                <w:szCs w:val="18"/>
              </w:rPr>
            </w:pPr>
            <w:r w:rsidRPr="00E91EDC">
              <w:rPr>
                <w:rFonts w:asciiTheme="minorHAnsi" w:hAnsiTheme="minorHAnsi"/>
                <w:b/>
                <w:szCs w:val="18"/>
              </w:rPr>
              <w:t>C. Instrument Calibration</w:t>
            </w:r>
          </w:p>
          <w:p w14:paraId="0146494E" w14:textId="5698117B" w:rsidR="00D209BF" w:rsidRPr="004A5476" w:rsidRDefault="00DE5353" w:rsidP="00D209BF">
            <w:pPr>
              <w:keepNext/>
              <w:rPr>
                <w:rFonts w:asciiTheme="minorHAnsi" w:hAnsiTheme="minorHAnsi"/>
                <w:sz w:val="18"/>
                <w:szCs w:val="18"/>
              </w:rPr>
            </w:pPr>
            <w:ins w:id="127" w:author="Alhabibi, Haider@Energy" w:date="2022-03-09T07:40:00Z">
              <w:r>
                <w:rPr>
                  <w:rFonts w:ascii="Calibri" w:hAnsi="Calibri"/>
                  <w:sz w:val="18"/>
                  <w:szCs w:val="18"/>
                </w:rPr>
                <w:t>&lt;&lt;Static Text - see the top&gt;&gt;</w:t>
              </w:r>
            </w:ins>
            <w:del w:id="128" w:author="Alhabibi, Haider@Energy" w:date="2022-03-09T07:40:00Z">
              <w:r w:rsidR="00D00050" w:rsidRPr="00A85CF1" w:rsidDel="00DE5353">
                <w:rPr>
                  <w:rFonts w:asciiTheme="minorHAnsi" w:hAnsiTheme="minorHAnsi"/>
                  <w:sz w:val="18"/>
                  <w:szCs w:val="18"/>
                </w:rPr>
                <w:delText>HERS Raters are required to calibrate their diagnostic tools.</w:delText>
              </w:r>
              <w:r w:rsidR="00D00050" w:rsidDel="00DE5353">
                <w:rPr>
                  <w:rFonts w:asciiTheme="minorHAnsi" w:hAnsiTheme="minorHAnsi"/>
                  <w:sz w:val="18"/>
                  <w:szCs w:val="18"/>
                </w:rPr>
                <w:delText xml:space="preserve"> </w:delText>
              </w:r>
              <w:r w:rsidR="00D209BF" w:rsidRPr="004A5476" w:rsidDel="00DE5353">
                <w:rPr>
                  <w:rFonts w:asciiTheme="minorHAnsi" w:hAnsiTheme="minorHAnsi"/>
                  <w:sz w:val="18"/>
                  <w:szCs w:val="18"/>
                </w:rPr>
                <w:delText>Procedures for instrument calibration are given in Reference Residential Appendix RA3.2.2 and RA3.2.2.2</w:delText>
              </w:r>
            </w:del>
          </w:p>
        </w:tc>
      </w:tr>
      <w:tr w:rsidR="00D209BF" w:rsidRPr="004A5476" w14:paraId="01464953" w14:textId="77777777">
        <w:trPr>
          <w:cantSplit/>
          <w:trHeight w:val="432"/>
        </w:trPr>
        <w:tc>
          <w:tcPr>
            <w:tcW w:w="253" w:type="pct"/>
            <w:vAlign w:val="center"/>
          </w:tcPr>
          <w:p w14:paraId="01464950"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01</w:t>
            </w:r>
          </w:p>
        </w:tc>
        <w:tc>
          <w:tcPr>
            <w:tcW w:w="2247" w:type="pct"/>
            <w:vAlign w:val="center"/>
          </w:tcPr>
          <w:p w14:paraId="01464951" w14:textId="161A60E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Date of Digital Refrigerant Gauge Calibration</w:t>
            </w:r>
          </w:p>
        </w:tc>
        <w:tc>
          <w:tcPr>
            <w:tcW w:w="2500" w:type="pct"/>
            <w:vAlign w:val="center"/>
          </w:tcPr>
          <w:p w14:paraId="01464952"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&lt;&lt;user input: date of calibration: use validated date format&gt;&gt;</w:t>
            </w:r>
          </w:p>
        </w:tc>
      </w:tr>
      <w:tr w:rsidR="00D209BF" w:rsidRPr="004A5476" w14:paraId="01464957" w14:textId="77777777">
        <w:trPr>
          <w:cantSplit/>
          <w:trHeight w:val="432"/>
        </w:trPr>
        <w:tc>
          <w:tcPr>
            <w:tcW w:w="253" w:type="pct"/>
            <w:vAlign w:val="center"/>
          </w:tcPr>
          <w:p w14:paraId="01464954"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02</w:t>
            </w:r>
          </w:p>
        </w:tc>
        <w:tc>
          <w:tcPr>
            <w:tcW w:w="2247" w:type="pct"/>
            <w:vAlign w:val="center"/>
          </w:tcPr>
          <w:p w14:paraId="01464955" w14:textId="0D0437C4" w:rsidR="00D209BF" w:rsidRPr="004A5476" w:rsidRDefault="00D209BF" w:rsidP="00D209BF">
            <w:pPr>
              <w:keepNext/>
              <w:spacing w:after="60"/>
              <w:rPr>
                <w:rFonts w:asciiTheme="minorHAnsi" w:hAnsiTheme="minorHAnsi"/>
                <w:sz w:val="18"/>
                <w:szCs w:val="18"/>
              </w:rPr>
            </w:pPr>
            <w:r w:rsidRPr="004A5476">
              <w:rPr>
                <w:rFonts w:asciiTheme="minorHAnsi" w:hAnsiTheme="minorHAnsi"/>
                <w:sz w:val="18"/>
                <w:szCs w:val="18"/>
              </w:rPr>
              <w:t>Date of Digital Thermocouple Calibration</w:t>
            </w:r>
          </w:p>
        </w:tc>
        <w:tc>
          <w:tcPr>
            <w:tcW w:w="2500" w:type="pct"/>
            <w:vAlign w:val="center"/>
          </w:tcPr>
          <w:p w14:paraId="01464956"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&lt;&lt;user input: date of calibration: use validated date format&gt;&gt;</w:t>
            </w:r>
          </w:p>
        </w:tc>
      </w:tr>
      <w:tr w:rsidR="00D209BF" w:rsidRPr="004A5476" w14:paraId="0146495E" w14:textId="77777777">
        <w:trPr>
          <w:cantSplit/>
          <w:trHeight w:val="432"/>
        </w:trPr>
        <w:tc>
          <w:tcPr>
            <w:tcW w:w="253" w:type="pct"/>
            <w:vAlign w:val="center"/>
          </w:tcPr>
          <w:p w14:paraId="01464958"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03</w:t>
            </w:r>
          </w:p>
        </w:tc>
        <w:tc>
          <w:tcPr>
            <w:tcW w:w="2247" w:type="pct"/>
            <w:vAlign w:val="center"/>
          </w:tcPr>
          <w:p w14:paraId="01464959" w14:textId="75DC165E" w:rsidR="00D209BF" w:rsidRPr="004A5476" w:rsidRDefault="00D209BF" w:rsidP="00D209BF">
            <w:pPr>
              <w:keepNext/>
              <w:spacing w:after="60"/>
              <w:rPr>
                <w:rFonts w:asciiTheme="minorHAnsi" w:hAnsiTheme="minorHAnsi"/>
                <w:sz w:val="18"/>
                <w:szCs w:val="18"/>
              </w:rPr>
            </w:pPr>
            <w:r w:rsidRPr="004A5476">
              <w:rPr>
                <w:rFonts w:asciiTheme="minorHAnsi" w:hAnsiTheme="minorHAnsi"/>
                <w:sz w:val="18"/>
                <w:szCs w:val="18"/>
              </w:rPr>
              <w:t>Digital Refrigerant Gauge Calibration Status</w:t>
            </w:r>
          </w:p>
        </w:tc>
        <w:tc>
          <w:tcPr>
            <w:tcW w:w="2500" w:type="pct"/>
            <w:vAlign w:val="center"/>
          </w:tcPr>
          <w:p w14:paraId="0146495A" w14:textId="46BD144E"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 xml:space="preserve">&lt;&lt;if </w:t>
            </w:r>
            <w:r w:rsidR="00F13C05">
              <w:rPr>
                <w:rFonts w:asciiTheme="minorHAnsi" w:hAnsiTheme="minorHAnsi"/>
                <w:sz w:val="18"/>
                <w:szCs w:val="18"/>
              </w:rPr>
              <w:t>A14</w:t>
            </w:r>
            <w:r w:rsidRPr="004A5476">
              <w:rPr>
                <w:rFonts w:asciiTheme="minorHAnsi" w:hAnsiTheme="minorHAnsi"/>
                <w:sz w:val="18"/>
                <w:szCs w:val="18"/>
              </w:rPr>
              <w:t xml:space="preserve"> compared to C01 is greater than one month, then display text:  </w:t>
            </w:r>
          </w:p>
          <w:p w14:paraId="0146495B"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"Digital Refrigerant Gauge requires Calibration (do not proceed)</w:t>
            </w:r>
            <w:proofErr w:type="gramStart"/>
            <w:r w:rsidRPr="004A5476">
              <w:rPr>
                <w:rFonts w:asciiTheme="minorHAnsi" w:hAnsiTheme="minorHAnsi"/>
                <w:sz w:val="18"/>
                <w:szCs w:val="18"/>
              </w:rPr>
              <w:t>";</w:t>
            </w:r>
            <w:proofErr w:type="gramEnd"/>
          </w:p>
          <w:p w14:paraId="0146495C" w14:textId="5EC0D4C4"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 xml:space="preserve">elseif </w:t>
            </w:r>
            <w:r w:rsidR="00F13C05">
              <w:rPr>
                <w:rFonts w:asciiTheme="minorHAnsi" w:hAnsiTheme="minorHAnsi"/>
                <w:sz w:val="18"/>
                <w:szCs w:val="18"/>
              </w:rPr>
              <w:t>A14</w:t>
            </w:r>
            <w:r w:rsidRPr="004A5476">
              <w:rPr>
                <w:rFonts w:asciiTheme="minorHAnsi" w:hAnsiTheme="minorHAnsi"/>
                <w:sz w:val="18"/>
                <w:szCs w:val="18"/>
              </w:rPr>
              <w:t xml:space="preserve"> compared to C01 is ≥ 0 and </w:t>
            </w:r>
            <w:r w:rsidR="00A50B94">
              <w:rPr>
                <w:rFonts w:asciiTheme="minorHAnsi" w:hAnsiTheme="minorHAnsi"/>
                <w:sz w:val="18"/>
                <w:szCs w:val="18"/>
              </w:rPr>
              <w:t>≤</w:t>
            </w:r>
            <w:r w:rsidRPr="004A5476">
              <w:rPr>
                <w:rFonts w:asciiTheme="minorHAnsi" w:hAnsiTheme="minorHAnsi"/>
                <w:sz w:val="18"/>
                <w:szCs w:val="18"/>
              </w:rPr>
              <w:t xml:space="preserve">one </w:t>
            </w:r>
            <w:proofErr w:type="gramStart"/>
            <w:r w:rsidRPr="004A5476">
              <w:rPr>
                <w:rFonts w:asciiTheme="minorHAnsi" w:hAnsiTheme="minorHAnsi"/>
                <w:sz w:val="18"/>
                <w:szCs w:val="18"/>
              </w:rPr>
              <w:t>month;  then</w:t>
            </w:r>
            <w:proofErr w:type="gramEnd"/>
            <w:r w:rsidRPr="004A5476">
              <w:rPr>
                <w:rFonts w:asciiTheme="minorHAnsi" w:hAnsiTheme="minorHAnsi"/>
                <w:sz w:val="18"/>
                <w:szCs w:val="18"/>
              </w:rPr>
              <w:t xml:space="preserve"> display text:</w:t>
            </w:r>
          </w:p>
          <w:p w14:paraId="0146495D"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"calibration is current"&gt;&gt;</w:t>
            </w:r>
          </w:p>
        </w:tc>
      </w:tr>
      <w:tr w:rsidR="00D209BF" w:rsidRPr="004A5476" w14:paraId="01464966" w14:textId="77777777">
        <w:trPr>
          <w:cantSplit/>
          <w:trHeight w:val="432"/>
        </w:trPr>
        <w:tc>
          <w:tcPr>
            <w:tcW w:w="253" w:type="pct"/>
            <w:vAlign w:val="center"/>
          </w:tcPr>
          <w:p w14:paraId="0146495F"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04</w:t>
            </w:r>
          </w:p>
        </w:tc>
        <w:tc>
          <w:tcPr>
            <w:tcW w:w="2247" w:type="pct"/>
            <w:vAlign w:val="center"/>
          </w:tcPr>
          <w:p w14:paraId="01464960" w14:textId="17530EE2" w:rsidR="00D209BF" w:rsidRPr="004A5476" w:rsidRDefault="00D209BF" w:rsidP="00D209BF">
            <w:pPr>
              <w:keepNext/>
              <w:spacing w:after="60"/>
              <w:rPr>
                <w:rFonts w:asciiTheme="minorHAnsi" w:hAnsiTheme="minorHAnsi"/>
                <w:sz w:val="18"/>
                <w:szCs w:val="18"/>
              </w:rPr>
            </w:pPr>
            <w:r w:rsidRPr="004A5476">
              <w:rPr>
                <w:rFonts w:asciiTheme="minorHAnsi" w:hAnsiTheme="minorHAnsi"/>
                <w:sz w:val="18"/>
                <w:szCs w:val="18"/>
              </w:rPr>
              <w:t>Digital Thermocouple Calibration Status</w:t>
            </w:r>
          </w:p>
        </w:tc>
        <w:tc>
          <w:tcPr>
            <w:tcW w:w="2500" w:type="pct"/>
            <w:vAlign w:val="center"/>
          </w:tcPr>
          <w:p w14:paraId="01464961" w14:textId="26AF5AA4"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 xml:space="preserve">&lt;&lt;if </w:t>
            </w:r>
            <w:r w:rsidR="00F13C05">
              <w:rPr>
                <w:rFonts w:asciiTheme="minorHAnsi" w:hAnsiTheme="minorHAnsi"/>
                <w:sz w:val="18"/>
                <w:szCs w:val="18"/>
              </w:rPr>
              <w:t>A14</w:t>
            </w:r>
            <w:r w:rsidRPr="004A5476">
              <w:rPr>
                <w:rFonts w:asciiTheme="minorHAnsi" w:hAnsiTheme="minorHAnsi"/>
                <w:sz w:val="18"/>
                <w:szCs w:val="18"/>
              </w:rPr>
              <w:t xml:space="preserve"> compared to C02 is greater than one month, then display text:  </w:t>
            </w:r>
          </w:p>
          <w:p w14:paraId="01464962"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"Digital Thermocouple Gauge requires Calibration (do not proceed)"</w:t>
            </w:r>
          </w:p>
          <w:p w14:paraId="01464963" w14:textId="77777777" w:rsidR="00D209BF" w:rsidRPr="004A5476" w:rsidRDefault="00D209BF" w:rsidP="00D209BF">
            <w:pPr>
              <w:keepNext/>
              <w:rPr>
                <w:rFonts w:asciiTheme="minorHAnsi" w:hAnsiTheme="minorHAnsi"/>
                <w:sz w:val="18"/>
                <w:szCs w:val="18"/>
              </w:rPr>
            </w:pPr>
          </w:p>
          <w:p w14:paraId="01464964" w14:textId="30350D96"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 xml:space="preserve">elseif </w:t>
            </w:r>
            <w:r w:rsidR="00F13C05">
              <w:rPr>
                <w:rFonts w:asciiTheme="minorHAnsi" w:hAnsiTheme="minorHAnsi"/>
                <w:sz w:val="18"/>
                <w:szCs w:val="18"/>
              </w:rPr>
              <w:t>A14</w:t>
            </w:r>
            <w:r w:rsidRPr="004A5476">
              <w:rPr>
                <w:rFonts w:asciiTheme="minorHAnsi" w:hAnsiTheme="minorHAnsi"/>
                <w:sz w:val="18"/>
                <w:szCs w:val="18"/>
              </w:rPr>
              <w:t xml:space="preserve"> compared to C01 is ≥ 0 and </w:t>
            </w:r>
            <w:r w:rsidR="00236A1A">
              <w:rPr>
                <w:rFonts w:asciiTheme="minorHAnsi" w:hAnsiTheme="minorHAnsi"/>
                <w:sz w:val="18"/>
                <w:szCs w:val="18"/>
              </w:rPr>
              <w:t>≤</w:t>
            </w:r>
            <w:r w:rsidRPr="004A5476">
              <w:rPr>
                <w:rFonts w:asciiTheme="minorHAnsi" w:hAnsiTheme="minorHAnsi"/>
                <w:sz w:val="18"/>
                <w:szCs w:val="18"/>
              </w:rPr>
              <w:t xml:space="preserve">one </w:t>
            </w:r>
            <w:proofErr w:type="gramStart"/>
            <w:r w:rsidRPr="004A5476">
              <w:rPr>
                <w:rFonts w:asciiTheme="minorHAnsi" w:hAnsiTheme="minorHAnsi"/>
                <w:sz w:val="18"/>
                <w:szCs w:val="18"/>
              </w:rPr>
              <w:t>month;  then</w:t>
            </w:r>
            <w:proofErr w:type="gramEnd"/>
            <w:r w:rsidRPr="004A5476">
              <w:rPr>
                <w:rFonts w:asciiTheme="minorHAnsi" w:hAnsiTheme="minorHAnsi"/>
                <w:sz w:val="18"/>
                <w:szCs w:val="18"/>
              </w:rPr>
              <w:t xml:space="preserve"> display text:</w:t>
            </w:r>
          </w:p>
          <w:p w14:paraId="01464965"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"calibration is current"&gt;&gt;</w:t>
            </w:r>
          </w:p>
        </w:tc>
      </w:tr>
    </w:tbl>
    <w:p w14:paraId="01464967" w14:textId="77777777" w:rsidR="00786D26" w:rsidRPr="00E91EDC" w:rsidRDefault="00786D26" w:rsidP="00242D77">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D209BF" w:rsidRPr="004A5476" w14:paraId="0146496A" w14:textId="77777777">
        <w:trPr>
          <w:cantSplit/>
          <w:trHeight w:val="233"/>
        </w:trPr>
        <w:tc>
          <w:tcPr>
            <w:tcW w:w="5000" w:type="pct"/>
            <w:gridSpan w:val="3"/>
            <w:vAlign w:val="center"/>
          </w:tcPr>
          <w:p w14:paraId="01464968" w14:textId="6A1AC4E8" w:rsidR="00D209BF" w:rsidRPr="00646833" w:rsidRDefault="00D209BF" w:rsidP="00D209BF">
            <w:pPr>
              <w:pStyle w:val="Header"/>
              <w:keepNext/>
              <w:tabs>
                <w:tab w:val="clear" w:pos="4320"/>
                <w:tab w:val="clear" w:pos="8640"/>
              </w:tabs>
              <w:rPr>
                <w:rFonts w:asciiTheme="minorHAnsi" w:hAnsiTheme="minorHAnsi"/>
                <w:b/>
                <w:sz w:val="18"/>
                <w:szCs w:val="18"/>
              </w:rPr>
            </w:pPr>
            <w:r w:rsidRPr="00E91EDC">
              <w:rPr>
                <w:rFonts w:asciiTheme="minorHAnsi" w:hAnsiTheme="minorHAnsi"/>
                <w:b/>
                <w:szCs w:val="18"/>
              </w:rPr>
              <w:t>D. Measurement Access Hole (MAH) Verification</w:t>
            </w:r>
          </w:p>
          <w:p w14:paraId="01464969" w14:textId="70AB19FD" w:rsidR="00D209BF" w:rsidRPr="00646833" w:rsidRDefault="00DE5353" w:rsidP="00D209BF">
            <w:pPr>
              <w:pStyle w:val="Header"/>
              <w:keepNext/>
              <w:tabs>
                <w:tab w:val="clear" w:pos="4320"/>
                <w:tab w:val="clear" w:pos="8640"/>
              </w:tabs>
              <w:rPr>
                <w:rFonts w:asciiTheme="minorHAnsi" w:hAnsiTheme="minorHAnsi"/>
                <w:sz w:val="18"/>
                <w:szCs w:val="18"/>
              </w:rPr>
            </w:pPr>
            <w:ins w:id="129" w:author="Alhabibi, Haider@Energy" w:date="2022-03-09T07:40:00Z">
              <w:r>
                <w:rPr>
                  <w:rFonts w:ascii="Calibri" w:hAnsi="Calibri"/>
                  <w:sz w:val="18"/>
                  <w:szCs w:val="18"/>
                </w:rPr>
                <w:t>&lt;&lt;Static Text - see the top&gt;&gt;</w:t>
              </w:r>
            </w:ins>
            <w:del w:id="130" w:author="Alhabibi, Haider@Energy" w:date="2022-03-09T07:40:00Z">
              <w:r w:rsidR="00D00050" w:rsidRPr="00A85CF1" w:rsidDel="00DE5353">
                <w:rPr>
                  <w:rFonts w:asciiTheme="minorHAnsi" w:hAnsiTheme="minorHAnsi"/>
                  <w:sz w:val="18"/>
                  <w:szCs w:val="18"/>
                </w:rPr>
                <w:delText>HERS Raters are required to visually field verify MAH.</w:delText>
              </w:r>
              <w:r w:rsidR="00D00050" w:rsidDel="00DE5353">
                <w:rPr>
                  <w:rFonts w:asciiTheme="minorHAnsi" w:hAnsiTheme="minorHAnsi"/>
                  <w:sz w:val="18"/>
                  <w:szCs w:val="18"/>
                </w:rPr>
                <w:delText xml:space="preserve"> </w:delText>
              </w:r>
              <w:r w:rsidR="00EC155E" w:rsidRPr="009847DD" w:rsidDel="00DE5353">
                <w:rPr>
                  <w:rFonts w:asciiTheme="minorHAnsi" w:hAnsiTheme="minorHAnsi"/>
                  <w:sz w:val="18"/>
                  <w:szCs w:val="18"/>
                </w:rPr>
                <w:delText>Procedures for installing MAH are specified in Reference Residential Appendix RA3.2.2.3</w:delText>
              </w:r>
              <w:r w:rsidR="00D00050" w:rsidRPr="009847DD" w:rsidDel="00DE5353">
                <w:rPr>
                  <w:rFonts w:asciiTheme="minorHAnsi" w:hAnsiTheme="minorHAnsi"/>
                  <w:sz w:val="18"/>
                  <w:szCs w:val="18"/>
                </w:rPr>
                <w:delText>.</w:delText>
              </w:r>
            </w:del>
          </w:p>
        </w:tc>
      </w:tr>
      <w:tr w:rsidR="00D209BF" w:rsidRPr="004A5476" w14:paraId="01464972" w14:textId="77777777">
        <w:trPr>
          <w:cantSplit/>
          <w:trHeight w:val="233"/>
        </w:trPr>
        <w:tc>
          <w:tcPr>
            <w:tcW w:w="204" w:type="pct"/>
            <w:vAlign w:val="center"/>
          </w:tcPr>
          <w:p w14:paraId="0146496B" w14:textId="77777777" w:rsidR="00D209BF" w:rsidRPr="00646833" w:rsidRDefault="00D209BF" w:rsidP="00D209BF">
            <w:pPr>
              <w:pStyle w:val="IndexHeading"/>
              <w:keepNext/>
              <w:ind w:left="-115"/>
              <w:jc w:val="center"/>
              <w:rPr>
                <w:rFonts w:asciiTheme="minorHAnsi" w:hAnsiTheme="minorHAnsi"/>
                <w:b w:val="0"/>
                <w:bCs/>
                <w:sz w:val="18"/>
                <w:szCs w:val="18"/>
              </w:rPr>
            </w:pPr>
            <w:r w:rsidRPr="00646833">
              <w:rPr>
                <w:rFonts w:asciiTheme="minorHAnsi" w:hAnsiTheme="minorHAnsi"/>
                <w:b w:val="0"/>
                <w:bCs/>
                <w:sz w:val="18"/>
                <w:szCs w:val="18"/>
              </w:rPr>
              <w:t>01</w:t>
            </w:r>
          </w:p>
        </w:tc>
        <w:tc>
          <w:tcPr>
            <w:tcW w:w="2296" w:type="pct"/>
            <w:tcMar>
              <w:left w:w="115" w:type="dxa"/>
              <w:right w:w="101" w:type="dxa"/>
            </w:tcMar>
            <w:vAlign w:val="center"/>
          </w:tcPr>
          <w:p w14:paraId="0146496C" w14:textId="686EBBCE" w:rsidR="00D209BF" w:rsidRPr="00646833" w:rsidRDefault="00EC155E" w:rsidP="007E687C">
            <w:pPr>
              <w:keepNext/>
              <w:rPr>
                <w:rFonts w:asciiTheme="minorHAnsi" w:hAnsiTheme="minorHAnsi"/>
                <w:sz w:val="18"/>
                <w:szCs w:val="18"/>
              </w:rPr>
            </w:pPr>
            <w:r>
              <w:rPr>
                <w:rFonts w:asciiTheme="minorHAnsi" w:hAnsiTheme="minorHAnsi"/>
                <w:sz w:val="18"/>
                <w:szCs w:val="18"/>
              </w:rPr>
              <w:t xml:space="preserve">Method </w:t>
            </w:r>
            <w:r w:rsidR="00682C77">
              <w:rPr>
                <w:rFonts w:asciiTheme="minorHAnsi" w:hAnsiTheme="minorHAnsi"/>
                <w:sz w:val="18"/>
                <w:szCs w:val="18"/>
              </w:rPr>
              <w:t>U</w:t>
            </w:r>
            <w:r>
              <w:rPr>
                <w:rFonts w:asciiTheme="minorHAnsi" w:hAnsiTheme="minorHAnsi"/>
                <w:sz w:val="18"/>
                <w:szCs w:val="18"/>
              </w:rPr>
              <w:t xml:space="preserve">sed to </w:t>
            </w:r>
            <w:r w:rsidR="00682C77">
              <w:rPr>
                <w:rFonts w:asciiTheme="minorHAnsi" w:hAnsiTheme="minorHAnsi"/>
                <w:sz w:val="18"/>
                <w:szCs w:val="18"/>
              </w:rPr>
              <w:t>D</w:t>
            </w:r>
            <w:r>
              <w:rPr>
                <w:rFonts w:asciiTheme="minorHAnsi" w:hAnsiTheme="minorHAnsi"/>
                <w:sz w:val="18"/>
                <w:szCs w:val="18"/>
              </w:rPr>
              <w:t xml:space="preserve">emonstrate </w:t>
            </w:r>
            <w:r w:rsidR="00682C77">
              <w:rPr>
                <w:rFonts w:asciiTheme="minorHAnsi" w:hAnsiTheme="minorHAnsi"/>
                <w:sz w:val="18"/>
                <w:szCs w:val="18"/>
              </w:rPr>
              <w:t>C</w:t>
            </w:r>
            <w:r>
              <w:rPr>
                <w:rFonts w:asciiTheme="minorHAnsi" w:hAnsiTheme="minorHAnsi"/>
                <w:sz w:val="18"/>
                <w:szCs w:val="18"/>
              </w:rPr>
              <w:t xml:space="preserve">ompliance with the Measurement Access Hole (MAH) </w:t>
            </w:r>
            <w:r w:rsidR="00682C77">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0146496D" w14:textId="15AA5589" w:rsidR="00D209BF" w:rsidRPr="00646833" w:rsidRDefault="00EC155E" w:rsidP="00D209BF">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&lt;&lt;reference</w:t>
            </w:r>
            <w:r w:rsidR="008B0175" w:rsidRPr="00646833">
              <w:rPr>
                <w:rFonts w:asciiTheme="minorHAnsi" w:hAnsiTheme="minorHAnsi"/>
                <w:sz w:val="18"/>
                <w:szCs w:val="18"/>
              </w:rPr>
              <w:t xml:space="preserve"> value from </w:t>
            </w:r>
            <w:del w:id="131" w:author="Alhabibi, Haider@Energy" w:date="2022-03-09T16:25:00Z">
              <w:r w:rsidR="008B0175" w:rsidRPr="00646833" w:rsidDel="00F64869">
                <w:rPr>
                  <w:rFonts w:asciiTheme="minorHAnsi" w:hAnsiTheme="minorHAnsi"/>
                  <w:sz w:val="18"/>
                  <w:szCs w:val="18"/>
                </w:rPr>
                <w:delText>CF2R</w:delText>
              </w:r>
            </w:del>
            <w:ins w:id="132" w:author="Alhabibi, Haider@Energy" w:date="2022-03-09T16:25:00Z">
              <w:r w:rsidR="00F64869">
                <w:rPr>
                  <w:rFonts w:asciiTheme="minorHAnsi" w:hAnsiTheme="minorHAnsi"/>
                  <w:sz w:val="18"/>
                  <w:szCs w:val="18"/>
                </w:rPr>
                <w:t>LMCI</w:t>
              </w:r>
            </w:ins>
            <w:r w:rsidR="008B0175" w:rsidRPr="00646833">
              <w:rPr>
                <w:rFonts w:asciiTheme="minorHAnsi" w:hAnsiTheme="minorHAnsi"/>
                <w:sz w:val="18"/>
                <w:szCs w:val="18"/>
              </w:rPr>
              <w:t xml:space="preserve"> as default; allow user to override the default and pick one from list</w:t>
            </w:r>
            <w:r w:rsidR="00D209BF" w:rsidRPr="00646833">
              <w:rPr>
                <w:rFonts w:asciiTheme="minorHAnsi" w:hAnsiTheme="minorHAnsi"/>
                <w:sz w:val="18"/>
                <w:szCs w:val="18"/>
              </w:rPr>
              <w:t xml:space="preserve">: </w:t>
            </w:r>
          </w:p>
          <w:p w14:paraId="0146496E" w14:textId="77777777" w:rsidR="00D209BF" w:rsidRPr="00646833" w:rsidRDefault="00EC155E" w:rsidP="00D209BF">
            <w:pPr>
              <w:pStyle w:val="Header"/>
              <w:keepNext/>
              <w:numPr>
                <w:ilvl w:val="0"/>
                <w:numId w:val="20"/>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0146496F" w14:textId="77777777" w:rsidR="00D209BF" w:rsidRPr="00646833" w:rsidRDefault="00EC155E" w:rsidP="00D209BF">
            <w:pPr>
              <w:pStyle w:val="Header"/>
              <w:keepNext/>
              <w:numPr>
                <w:ilvl w:val="0"/>
                <w:numId w:val="20"/>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01464970" w14:textId="77777777" w:rsidR="00D209BF" w:rsidRPr="00646833" w:rsidRDefault="00EC155E" w:rsidP="00D209BF">
            <w:pPr>
              <w:pStyle w:val="ListParagraph"/>
              <w:keepNext/>
              <w:numPr>
                <w:ilvl w:val="0"/>
                <w:numId w:val="20"/>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w:t>
            </w:r>
          </w:p>
          <w:p w14:paraId="01464971" w14:textId="77777777" w:rsidR="00D209BF" w:rsidRPr="00646833" w:rsidRDefault="00EC155E" w:rsidP="00D209BF">
            <w:pPr>
              <w:pStyle w:val="ListParagraph"/>
              <w:keepNext/>
              <w:numPr>
                <w:ilvl w:val="0"/>
                <w:numId w:val="20"/>
              </w:numPr>
              <w:rPr>
                <w:rFonts w:asciiTheme="minorHAnsi" w:hAnsiTheme="minorHAnsi"/>
                <w:sz w:val="18"/>
                <w:szCs w:val="18"/>
              </w:rPr>
            </w:pPr>
            <w:r>
              <w:rPr>
                <w:rFonts w:asciiTheme="minorHAnsi" w:hAnsiTheme="minorHAnsi"/>
                <w:sz w:val="18"/>
                <w:szCs w:val="18"/>
              </w:rPr>
              <w:t>MAH is not installed. System does not comply&gt;&gt;</w:t>
            </w:r>
          </w:p>
        </w:tc>
      </w:tr>
    </w:tbl>
    <w:p w14:paraId="01464973" w14:textId="77777777" w:rsidR="00786D26" w:rsidRPr="004A5476" w:rsidRDefault="00786D26" w:rsidP="00242D77">
      <w:pPr>
        <w:pStyle w:val="Header"/>
        <w:tabs>
          <w:tab w:val="clear" w:pos="4320"/>
          <w:tab w:val="clear" w:pos="8640"/>
          <w:tab w:val="left" w:pos="360"/>
        </w:tabs>
        <w:rPr>
          <w:rFonts w:asciiTheme="minorHAnsi" w:hAnsiTheme="minorHAnsi"/>
          <w:sz w:val="18"/>
          <w:szCs w:val="18"/>
        </w:rPr>
      </w:pPr>
    </w:p>
    <w:p w14:paraId="01464989" w14:textId="77777777" w:rsidR="00786D26"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3"/>
        <w:gridCol w:w="2558"/>
        <w:gridCol w:w="3532"/>
        <w:gridCol w:w="4237"/>
      </w:tblGrid>
      <w:tr w:rsidR="00DC677B" w:rsidRPr="00654A92" w14:paraId="12BB5B2B" w14:textId="77777777" w:rsidTr="00DC677B">
        <w:trPr>
          <w:cantSplit/>
        </w:trPr>
        <w:tc>
          <w:tcPr>
            <w:tcW w:w="10998" w:type="dxa"/>
            <w:gridSpan w:val="4"/>
          </w:tcPr>
          <w:p w14:paraId="4EBF3861" w14:textId="77777777" w:rsidR="00DC677B" w:rsidRPr="00BC1E29" w:rsidRDefault="00DC677B" w:rsidP="00DC677B">
            <w:pPr>
              <w:keepNext/>
              <w:rPr>
                <w:rFonts w:ascii="Calibri" w:hAnsi="Calibri"/>
                <w:b/>
              </w:rPr>
            </w:pPr>
            <w:r w:rsidRPr="00BC1E29">
              <w:rPr>
                <w:rFonts w:ascii="Calibri" w:hAnsi="Calibri"/>
                <w:b/>
              </w:rPr>
              <w:lastRenderedPageBreak/>
              <w:t>E. Minimum System Airflow Rate Verification</w:t>
            </w:r>
          </w:p>
          <w:p w14:paraId="18E2B323" w14:textId="28EAF09C" w:rsidR="00DC677B" w:rsidDel="00DE5353" w:rsidRDefault="00DE5353" w:rsidP="00DC677B">
            <w:pPr>
              <w:keepNext/>
              <w:rPr>
                <w:del w:id="133" w:author="Alhabibi, Haider@Energy" w:date="2022-03-09T07:40:00Z"/>
                <w:rFonts w:ascii="Calibri" w:hAnsi="Calibri"/>
                <w:sz w:val="18"/>
              </w:rPr>
            </w:pPr>
            <w:ins w:id="134" w:author="Alhabibi, Haider@Energy" w:date="2022-03-09T07:40:00Z">
              <w:r>
                <w:rPr>
                  <w:rFonts w:ascii="Calibri" w:hAnsi="Calibri"/>
                  <w:sz w:val="18"/>
                  <w:szCs w:val="18"/>
                </w:rPr>
                <w:t>&lt;&lt;Static Text - see the top&gt;&gt;</w:t>
              </w:r>
            </w:ins>
            <w:del w:id="135" w:author="Alhabibi, Haider@Energy" w:date="2022-03-09T07:40:00Z">
              <w:r w:rsidR="00DC677B" w:rsidRPr="006F67A3" w:rsidDel="00DE5353">
                <w:rPr>
                  <w:rFonts w:ascii="Calibri" w:hAnsi="Calibri"/>
                  <w:sz w:val="18"/>
                </w:rPr>
                <w:delText>Procedures for verifying minimum system airflow are specified in Reference Residential Appendix RA</w:delText>
              </w:r>
              <w:r w:rsidR="00DC677B" w:rsidDel="00DE5353">
                <w:rPr>
                  <w:rFonts w:ascii="Calibri" w:hAnsi="Calibri"/>
                  <w:sz w:val="18"/>
                </w:rPr>
                <w:delText>3.3.3</w:delText>
              </w:r>
              <w:r w:rsidR="00DC677B" w:rsidRPr="006F67A3" w:rsidDel="00DE5353">
                <w:rPr>
                  <w:rFonts w:ascii="Calibri" w:hAnsi="Calibri"/>
                  <w:sz w:val="18"/>
                </w:rPr>
                <w:delText>.</w:delText>
              </w:r>
            </w:del>
          </w:p>
          <w:p w14:paraId="4BFF0DA5" w14:textId="77777777" w:rsidR="00DC677B" w:rsidRPr="00654A92" w:rsidRDefault="00DC677B" w:rsidP="00DC677B">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DC677B" w:rsidRPr="006A3EEB" w14:paraId="7CC3FCD3" w14:textId="77777777" w:rsidTr="00DC677B">
        <w:trPr>
          <w:cantSplit/>
          <w:trHeight w:val="305"/>
        </w:trPr>
        <w:tc>
          <w:tcPr>
            <w:tcW w:w="3078" w:type="dxa"/>
            <w:gridSpan w:val="2"/>
            <w:vAlign w:val="center"/>
          </w:tcPr>
          <w:p w14:paraId="38A54D80" w14:textId="77777777" w:rsidR="00DC677B" w:rsidRPr="006A3EEB" w:rsidRDefault="00DC677B" w:rsidP="00DC677B">
            <w:pPr>
              <w:keepNext/>
              <w:jc w:val="center"/>
              <w:rPr>
                <w:rFonts w:ascii="Calibri" w:hAnsi="Calibri"/>
                <w:sz w:val="18"/>
                <w:szCs w:val="18"/>
              </w:rPr>
            </w:pPr>
            <w:r>
              <w:rPr>
                <w:rFonts w:ascii="Calibri" w:hAnsi="Calibri"/>
                <w:sz w:val="18"/>
                <w:szCs w:val="18"/>
              </w:rPr>
              <w:t>01</w:t>
            </w:r>
          </w:p>
        </w:tc>
        <w:tc>
          <w:tcPr>
            <w:tcW w:w="3600" w:type="dxa"/>
          </w:tcPr>
          <w:p w14:paraId="389AE8EA" w14:textId="77777777" w:rsidR="00DC677B" w:rsidRDefault="00DC677B" w:rsidP="00DC677B">
            <w:pPr>
              <w:keepNext/>
              <w:jc w:val="center"/>
              <w:rPr>
                <w:rFonts w:ascii="Calibri" w:hAnsi="Calibri"/>
                <w:sz w:val="18"/>
                <w:szCs w:val="18"/>
              </w:rPr>
            </w:pPr>
            <w:r>
              <w:rPr>
                <w:rFonts w:ascii="Calibri" w:hAnsi="Calibri"/>
                <w:sz w:val="18"/>
                <w:szCs w:val="18"/>
              </w:rPr>
              <w:t>02</w:t>
            </w:r>
          </w:p>
        </w:tc>
        <w:tc>
          <w:tcPr>
            <w:tcW w:w="4320" w:type="dxa"/>
            <w:vAlign w:val="center"/>
          </w:tcPr>
          <w:p w14:paraId="29E62270" w14:textId="77777777" w:rsidR="00DC677B" w:rsidRPr="006A3EEB" w:rsidRDefault="00DC677B" w:rsidP="00DC677B">
            <w:pPr>
              <w:keepNext/>
              <w:jc w:val="center"/>
              <w:rPr>
                <w:rFonts w:ascii="Calibri" w:hAnsi="Calibri"/>
                <w:sz w:val="18"/>
                <w:szCs w:val="18"/>
              </w:rPr>
            </w:pPr>
            <w:r>
              <w:rPr>
                <w:rFonts w:ascii="Calibri" w:hAnsi="Calibri"/>
                <w:sz w:val="18"/>
                <w:szCs w:val="18"/>
              </w:rPr>
              <w:t>03</w:t>
            </w:r>
          </w:p>
        </w:tc>
      </w:tr>
      <w:tr w:rsidR="00DC677B" w:rsidRPr="006A3EEB" w14:paraId="4A5FFB2B" w14:textId="77777777" w:rsidTr="00DC677B">
        <w:trPr>
          <w:cantSplit/>
          <w:trHeight w:val="882"/>
        </w:trPr>
        <w:tc>
          <w:tcPr>
            <w:tcW w:w="3078" w:type="dxa"/>
            <w:gridSpan w:val="2"/>
            <w:tcBorders>
              <w:top w:val="nil"/>
            </w:tcBorders>
            <w:vAlign w:val="bottom"/>
          </w:tcPr>
          <w:p w14:paraId="05C71834" w14:textId="77777777" w:rsidR="00DC677B" w:rsidRPr="006A3EEB" w:rsidRDefault="00DC677B" w:rsidP="00DC677B">
            <w:pPr>
              <w:keepNext/>
              <w:jc w:val="center"/>
              <w:rPr>
                <w:rFonts w:ascii="Calibri" w:hAnsi="Calibri"/>
                <w:sz w:val="18"/>
                <w:szCs w:val="18"/>
              </w:rPr>
            </w:pPr>
            <w:r w:rsidRPr="00442EA4">
              <w:rPr>
                <w:rFonts w:ascii="Calibri" w:hAnsi="Calibri"/>
                <w:sz w:val="18"/>
                <w:szCs w:val="18"/>
              </w:rPr>
              <w:t>Indoor Unit Name or Description of Area Served</w:t>
            </w:r>
          </w:p>
        </w:tc>
        <w:tc>
          <w:tcPr>
            <w:tcW w:w="3600" w:type="dxa"/>
            <w:tcBorders>
              <w:top w:val="nil"/>
            </w:tcBorders>
            <w:vAlign w:val="bottom"/>
          </w:tcPr>
          <w:p w14:paraId="41F82595" w14:textId="77777777" w:rsidR="00DC677B" w:rsidRPr="006A3EEB" w:rsidRDefault="00DC677B" w:rsidP="00DC677B">
            <w:pPr>
              <w:keepNext/>
              <w:jc w:val="center"/>
              <w:rPr>
                <w:rFonts w:ascii="Calibri" w:hAnsi="Calibri"/>
                <w:sz w:val="18"/>
                <w:szCs w:val="18"/>
              </w:rPr>
            </w:pPr>
            <w:r w:rsidRPr="005A5F9A">
              <w:rPr>
                <w:rFonts w:ascii="Calibri" w:hAnsi="Calibri"/>
              </w:rPr>
              <w:t>Minimum Required System Airflow Rate (cfm)</w:t>
            </w:r>
          </w:p>
        </w:tc>
        <w:tc>
          <w:tcPr>
            <w:tcW w:w="4320" w:type="dxa"/>
            <w:tcBorders>
              <w:top w:val="nil"/>
            </w:tcBorders>
            <w:vAlign w:val="bottom"/>
          </w:tcPr>
          <w:p w14:paraId="67C6A2CA" w14:textId="77777777" w:rsidR="00DC677B" w:rsidRPr="006A3EEB" w:rsidRDefault="00DC677B" w:rsidP="00DC677B">
            <w:pPr>
              <w:keepNext/>
              <w:jc w:val="center"/>
              <w:rPr>
                <w:rFonts w:ascii="Calibri" w:hAnsi="Calibri"/>
                <w:sz w:val="18"/>
                <w:szCs w:val="18"/>
              </w:rPr>
            </w:pPr>
            <w:r w:rsidRPr="005A5F9A">
              <w:rPr>
                <w:rFonts w:ascii="Calibri" w:hAnsi="Calibri"/>
                <w:sz w:val="18"/>
                <w:szCs w:val="18"/>
              </w:rPr>
              <w:t>System Airflow Rate Verification Status</w:t>
            </w:r>
          </w:p>
        </w:tc>
      </w:tr>
      <w:tr w:rsidR="00DC677B" w:rsidRPr="006A3EEB" w14:paraId="0ED71409" w14:textId="77777777" w:rsidTr="00DC677B">
        <w:trPr>
          <w:cantSplit/>
          <w:trHeight w:val="2816"/>
        </w:trPr>
        <w:tc>
          <w:tcPr>
            <w:tcW w:w="3078" w:type="dxa"/>
            <w:gridSpan w:val="2"/>
          </w:tcPr>
          <w:p w14:paraId="5F338E04" w14:textId="77777777" w:rsidR="00DC677B" w:rsidRPr="00654A92" w:rsidRDefault="00DC677B" w:rsidP="00DC677B">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600" w:type="dxa"/>
          </w:tcPr>
          <w:p w14:paraId="356FC90F" w14:textId="6BCA9996" w:rsidR="005B320C" w:rsidRDefault="00DC677B" w:rsidP="005B320C">
            <w:pPr>
              <w:keepNext/>
              <w:rPr>
                <w:rFonts w:ascii="Calibri" w:hAnsi="Calibri"/>
                <w:sz w:val="14"/>
                <w:szCs w:val="14"/>
              </w:rPr>
            </w:pPr>
            <w:r w:rsidRPr="00654A92">
              <w:rPr>
                <w:rFonts w:ascii="Calibri" w:hAnsi="Calibri"/>
                <w:sz w:val="14"/>
                <w:szCs w:val="14"/>
              </w:rPr>
              <w:t>&lt;</w:t>
            </w:r>
            <w:r w:rsidR="005B320C" w:rsidRPr="00654A92">
              <w:rPr>
                <w:rFonts w:ascii="Calibri" w:hAnsi="Calibri"/>
                <w:sz w:val="14"/>
                <w:szCs w:val="14"/>
              </w:rPr>
              <w:t>&lt;</w:t>
            </w:r>
            <w:r w:rsidR="005B320C">
              <w:rPr>
                <w:rFonts w:ascii="Calibri" w:hAnsi="Calibri"/>
                <w:sz w:val="14"/>
                <w:szCs w:val="14"/>
              </w:rPr>
              <w:t xml:space="preserve">if the </w:t>
            </w:r>
            <w:del w:id="136" w:author="Alhabibi, Haider@Energy" w:date="2022-03-09T16:25:00Z">
              <w:r w:rsidR="005B320C" w:rsidDel="00F64869">
                <w:rPr>
                  <w:rFonts w:ascii="Calibri" w:hAnsi="Calibri"/>
                  <w:sz w:val="14"/>
                  <w:szCs w:val="14"/>
                </w:rPr>
                <w:delText>CF2R</w:delText>
              </w:r>
            </w:del>
            <w:ins w:id="137" w:author="Alhabibi, Haider@Energy" w:date="2022-03-09T16:25:00Z">
              <w:r w:rsidR="00F64869">
                <w:rPr>
                  <w:rFonts w:ascii="Calibri" w:hAnsi="Calibri"/>
                  <w:sz w:val="14"/>
                  <w:szCs w:val="14"/>
                </w:rPr>
                <w:t>LMCI</w:t>
              </w:r>
            </w:ins>
            <w:r w:rsidR="005B320C">
              <w:rPr>
                <w:rFonts w:ascii="Calibri" w:hAnsi="Calibri"/>
                <w:sz w:val="14"/>
                <w:szCs w:val="14"/>
              </w:rPr>
              <w:t xml:space="preserve">-MCH-01 indicates </w:t>
            </w:r>
            <w:proofErr w:type="gramStart"/>
            <w:r w:rsidR="005B320C">
              <w:rPr>
                <w:rFonts w:ascii="Calibri" w:hAnsi="Calibri"/>
                <w:sz w:val="14"/>
                <w:szCs w:val="14"/>
              </w:rPr>
              <w:t>a</w:t>
            </w:r>
            <w:proofErr w:type="gramEnd"/>
            <w:r w:rsidR="005B320C">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57DC10C9" w14:textId="67E1301D" w:rsidR="00DC677B" w:rsidRPr="00654A92" w:rsidRDefault="00DC677B" w:rsidP="00DC677B">
            <w:pPr>
              <w:keepNext/>
              <w:rPr>
                <w:rFonts w:ascii="Calibri" w:hAnsi="Calibri"/>
                <w:sz w:val="14"/>
                <w:szCs w:val="14"/>
              </w:rPr>
            </w:pPr>
            <w:r w:rsidRPr="00654A92">
              <w:rPr>
                <w:rFonts w:ascii="Calibri" w:hAnsi="Calibri"/>
                <w:sz w:val="14"/>
                <w:szCs w:val="14"/>
              </w:rPr>
              <w:t xml:space="preserve">  </w:t>
            </w:r>
          </w:p>
          <w:p w14:paraId="2A3DBD1F" w14:textId="30EBC381" w:rsidR="001B60EF" w:rsidRDefault="005B320C" w:rsidP="001B60EF">
            <w:pPr>
              <w:keepNext/>
              <w:rPr>
                <w:rFonts w:ascii="Calibri" w:hAnsi="Calibri"/>
                <w:sz w:val="14"/>
                <w:szCs w:val="14"/>
              </w:rPr>
            </w:pPr>
            <w:r>
              <w:rPr>
                <w:rFonts w:ascii="Calibri" w:hAnsi="Calibri"/>
                <w:sz w:val="14"/>
                <w:szCs w:val="14"/>
              </w:rPr>
              <w:t xml:space="preserve">Else </w:t>
            </w:r>
            <w:r w:rsidR="001B60EF">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1B60EF">
              <w:rPr>
                <w:rFonts w:ascii="Calibri" w:hAnsi="Calibri"/>
                <w:sz w:val="14"/>
                <w:szCs w:val="14"/>
              </w:rPr>
              <w:t>value from applicable MCH-23 field for the indoor unit in E01 according to the following list:</w:t>
            </w:r>
          </w:p>
          <w:p w14:paraId="1D8D2375" w14:textId="77777777" w:rsidR="001B60EF" w:rsidRDefault="001B60EF" w:rsidP="001B60EF">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4A960723" w14:textId="77777777" w:rsidR="001B60EF" w:rsidRDefault="001B60EF" w:rsidP="001B60EF">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789C9610" w14:textId="77777777" w:rsidR="001B60EF" w:rsidRDefault="001B60EF" w:rsidP="001B60EF">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2A35E78A" w14:textId="77777777" w:rsidR="001B60EF" w:rsidRDefault="001B60EF" w:rsidP="001B60EF">
            <w:pPr>
              <w:keepNext/>
              <w:rPr>
                <w:rFonts w:ascii="Calibri" w:hAnsi="Calibri"/>
                <w:sz w:val="14"/>
                <w:szCs w:val="14"/>
              </w:rPr>
            </w:pPr>
            <w:r>
              <w:rPr>
                <w:rFonts w:ascii="Calibri" w:hAnsi="Calibri"/>
                <w:sz w:val="14"/>
                <w:szCs w:val="14"/>
              </w:rPr>
              <w:t>(MCH-23d is not applicable)</w:t>
            </w:r>
          </w:p>
          <w:p w14:paraId="71005932" w14:textId="77777777" w:rsidR="001B60EF" w:rsidRDefault="001B60EF" w:rsidP="001B60EF">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356AB89E" w14:textId="77777777" w:rsidR="001B60EF" w:rsidRDefault="001B60EF" w:rsidP="001B60EF">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6D6D3ECF" w14:textId="2D3C5242" w:rsidR="00DC677B" w:rsidRPr="00654A92" w:rsidRDefault="00DC677B" w:rsidP="00DC677B">
            <w:pPr>
              <w:keepNext/>
              <w:rPr>
                <w:rFonts w:ascii="Calibri" w:hAnsi="Calibri"/>
                <w:sz w:val="14"/>
                <w:szCs w:val="14"/>
              </w:rPr>
            </w:pPr>
          </w:p>
        </w:tc>
        <w:tc>
          <w:tcPr>
            <w:tcW w:w="4320" w:type="dxa"/>
          </w:tcPr>
          <w:p w14:paraId="6A853F51" w14:textId="77777777" w:rsidR="00DC677B" w:rsidRPr="00646833" w:rsidRDefault="00DC677B" w:rsidP="00DC677B">
            <w:pPr>
              <w:keepNext/>
              <w:rPr>
                <w:rFonts w:asciiTheme="minorHAnsi" w:hAnsiTheme="minorHAnsi"/>
                <w:sz w:val="18"/>
                <w:szCs w:val="18"/>
              </w:rPr>
            </w:pPr>
            <w:r>
              <w:rPr>
                <w:rFonts w:asciiTheme="minorHAnsi" w:hAnsiTheme="minorHAnsi"/>
                <w:sz w:val="18"/>
                <w:szCs w:val="18"/>
              </w:rPr>
              <w:t xml:space="preserve">&lt;&lt;calculated field: </w:t>
            </w:r>
          </w:p>
          <w:p w14:paraId="14DAFDB7" w14:textId="1AA0FEB4" w:rsidR="00DC677B" w:rsidRPr="00646833" w:rsidRDefault="00DC677B" w:rsidP="00DC677B">
            <w:pPr>
              <w:keepNext/>
              <w:spacing w:afterLines="60" w:after="144"/>
              <w:rPr>
                <w:rFonts w:ascii="Calibri" w:hAnsi="Calibri"/>
                <w:sz w:val="18"/>
                <w:szCs w:val="18"/>
              </w:rPr>
            </w:pPr>
            <w:r w:rsidRPr="00646833">
              <w:rPr>
                <w:rFonts w:ascii="Calibri" w:hAnsi="Calibri"/>
                <w:sz w:val="18"/>
                <w:szCs w:val="18"/>
              </w:rPr>
              <w:t xml:space="preserve">if the </w:t>
            </w:r>
            <w:del w:id="138" w:author="Alhabibi, Haider@Energy" w:date="2022-03-09T16:25:00Z">
              <w:r w:rsidRPr="00646833" w:rsidDel="00F64869">
                <w:rPr>
                  <w:rFonts w:ascii="Calibri" w:hAnsi="Calibri"/>
                  <w:sz w:val="18"/>
                  <w:szCs w:val="18"/>
                </w:rPr>
                <w:delText>CF2R</w:delText>
              </w:r>
            </w:del>
            <w:ins w:id="139" w:author="Alhabibi, Haider@Energy" w:date="2022-03-09T16:25:00Z">
              <w:r w:rsidR="00F64869">
                <w:rPr>
                  <w:rFonts w:ascii="Calibri" w:hAnsi="Calibri"/>
                  <w:sz w:val="18"/>
                  <w:szCs w:val="18"/>
                </w:rPr>
                <w:t>LMCI</w:t>
              </w:r>
            </w:ins>
            <w:r w:rsidRPr="00646833">
              <w:rPr>
                <w:rFonts w:ascii="Calibri" w:hAnsi="Calibri"/>
                <w:sz w:val="18"/>
                <w:szCs w:val="18"/>
              </w:rPr>
              <w:t xml:space="preserve">-MCH-01 indicates </w:t>
            </w:r>
            <w:proofErr w:type="gramStart"/>
            <w:r w:rsidRPr="00646833">
              <w:rPr>
                <w:rFonts w:ascii="Calibri" w:hAnsi="Calibri"/>
                <w:sz w:val="18"/>
                <w:szCs w:val="18"/>
              </w:rPr>
              <w:t>a</w:t>
            </w:r>
            <w:proofErr w:type="gramEnd"/>
            <w:r w:rsidRPr="00646833">
              <w:rPr>
                <w:rFonts w:ascii="Calibri" w:hAnsi="Calibri"/>
                <w:sz w:val="18"/>
                <w:szCs w:val="18"/>
              </w:rPr>
              <w:t xml:space="preserve"> MCH-28 is required for alternate minimum airflow rate compliance, then</w:t>
            </w:r>
          </w:p>
          <w:p w14:paraId="30440F8D" w14:textId="5DFA7011" w:rsidR="00DC677B" w:rsidRDefault="00DC677B" w:rsidP="00DC677B">
            <w:pPr>
              <w:keepNext/>
              <w:spacing w:afterLines="60" w:after="144"/>
              <w:ind w:left="720"/>
              <w:rPr>
                <w:rFonts w:ascii="Calibri" w:hAnsi="Calibri"/>
                <w:sz w:val="18"/>
                <w:szCs w:val="18"/>
              </w:rPr>
            </w:pPr>
            <w:r w:rsidRPr="00646833">
              <w:rPr>
                <w:rFonts w:ascii="Calibri" w:hAnsi="Calibri"/>
                <w:sz w:val="18"/>
                <w:szCs w:val="18"/>
              </w:rPr>
              <w:t xml:space="preserve">if the system has a registered </w:t>
            </w:r>
            <w:del w:id="140" w:author="Alhabibi, Haider@Energy" w:date="2022-03-09T16:25:00Z">
              <w:r w:rsidRPr="00646833" w:rsidDel="00F64869">
                <w:rPr>
                  <w:rFonts w:ascii="Calibri" w:hAnsi="Calibri"/>
                  <w:sz w:val="18"/>
                  <w:szCs w:val="18"/>
                </w:rPr>
                <w:delText>CF3R</w:delText>
              </w:r>
            </w:del>
            <w:ins w:id="141" w:author="Alhabibi, Haider@Energy" w:date="2022-03-09T16:25:00Z">
              <w:r w:rsidR="00F64869">
                <w:rPr>
                  <w:rFonts w:ascii="Calibri" w:hAnsi="Calibri"/>
                  <w:sz w:val="18"/>
                  <w:szCs w:val="18"/>
                </w:rPr>
                <w:t>LMCC</w:t>
              </w:r>
            </w:ins>
            <w:r w:rsidRPr="00646833">
              <w:rPr>
                <w:rFonts w:ascii="Calibri" w:hAnsi="Calibri"/>
                <w:sz w:val="18"/>
                <w:szCs w:val="18"/>
              </w:rPr>
              <w:t>-MCH-28 that indicates compliance with Table 150.0-</w:t>
            </w:r>
            <w:r>
              <w:rPr>
                <w:rFonts w:ascii="Calibri" w:hAnsi="Calibri"/>
                <w:sz w:val="18"/>
                <w:szCs w:val="18"/>
              </w:rPr>
              <w:t>B</w:t>
            </w:r>
            <w:r w:rsidRPr="00646833">
              <w:rPr>
                <w:rFonts w:ascii="Calibri" w:hAnsi="Calibri"/>
                <w:sz w:val="18"/>
                <w:szCs w:val="18"/>
              </w:rPr>
              <w:t xml:space="preserve"> or </w:t>
            </w:r>
            <w:r>
              <w:rPr>
                <w:rFonts w:ascii="Calibri" w:hAnsi="Calibri"/>
                <w:sz w:val="18"/>
                <w:szCs w:val="18"/>
              </w:rPr>
              <w:t>C</w:t>
            </w:r>
            <w:r w:rsidRPr="00646833">
              <w:rPr>
                <w:rFonts w:ascii="Calibri" w:hAnsi="Calibri"/>
                <w:sz w:val="18"/>
                <w:szCs w:val="18"/>
              </w:rPr>
              <w:t xml:space="preserve"> return duct design requirements, then result =</w:t>
            </w:r>
            <w:r w:rsidRPr="00646833">
              <w:rPr>
                <w:rFonts w:ascii="Calibri" w:hAnsi="Calibri"/>
                <w:b/>
                <w:sz w:val="18"/>
                <w:szCs w:val="18"/>
              </w:rPr>
              <w:t>system complies using Table 150.0-</w:t>
            </w:r>
            <w:r>
              <w:rPr>
                <w:rFonts w:ascii="Calibri" w:hAnsi="Calibri"/>
                <w:b/>
                <w:sz w:val="18"/>
                <w:szCs w:val="18"/>
              </w:rPr>
              <w:t>B</w:t>
            </w:r>
            <w:r w:rsidRPr="00646833">
              <w:rPr>
                <w:rFonts w:ascii="Calibri" w:hAnsi="Calibri"/>
                <w:b/>
                <w:sz w:val="18"/>
                <w:szCs w:val="18"/>
              </w:rPr>
              <w:t xml:space="preserve"> or </w:t>
            </w:r>
            <w:r>
              <w:rPr>
                <w:rFonts w:ascii="Calibri" w:hAnsi="Calibri"/>
                <w:b/>
                <w:sz w:val="18"/>
                <w:szCs w:val="18"/>
              </w:rPr>
              <w:t>C</w:t>
            </w:r>
            <w:r w:rsidRPr="00646833">
              <w:rPr>
                <w:rFonts w:ascii="Calibri" w:hAnsi="Calibri"/>
                <w:b/>
                <w:sz w:val="18"/>
                <w:szCs w:val="18"/>
              </w:rPr>
              <w:t xml:space="preserve"> alternative return duct design criteria</w:t>
            </w:r>
            <w:r w:rsidRPr="00646833">
              <w:rPr>
                <w:rFonts w:ascii="Calibri" w:hAnsi="Calibri"/>
                <w:sz w:val="18"/>
                <w:szCs w:val="18"/>
              </w:rPr>
              <w:t>.</w:t>
            </w:r>
          </w:p>
          <w:p w14:paraId="3E15654C" w14:textId="4E9CA5EC" w:rsidR="00DC677B" w:rsidRDefault="00DC677B" w:rsidP="00DC677B">
            <w:pPr>
              <w:keepNext/>
              <w:spacing w:afterLines="60" w:after="144"/>
              <w:ind w:left="720"/>
              <w:rPr>
                <w:rFonts w:ascii="Calibri" w:hAnsi="Calibri"/>
                <w:sz w:val="18"/>
                <w:szCs w:val="18"/>
              </w:rPr>
            </w:pPr>
            <w:r w:rsidRPr="00646833">
              <w:rPr>
                <w:rFonts w:ascii="Calibri" w:hAnsi="Calibri"/>
                <w:sz w:val="18"/>
                <w:szCs w:val="18"/>
              </w:rPr>
              <w:t>else result=</w:t>
            </w:r>
            <w:r w:rsidRPr="00646833">
              <w:rPr>
                <w:rFonts w:ascii="Calibri" w:hAnsi="Calibri"/>
                <w:b/>
                <w:sz w:val="18"/>
                <w:szCs w:val="18"/>
              </w:rPr>
              <w:t xml:space="preserve">System does not comply.  A registered </w:t>
            </w:r>
            <w:del w:id="142" w:author="Alhabibi, Haider@Energy" w:date="2022-03-09T16:25:00Z">
              <w:r w:rsidRPr="00646833" w:rsidDel="00F64869">
                <w:rPr>
                  <w:rFonts w:ascii="Calibri" w:hAnsi="Calibri"/>
                  <w:b/>
                  <w:sz w:val="18"/>
                  <w:szCs w:val="18"/>
                </w:rPr>
                <w:delText>CF3R</w:delText>
              </w:r>
            </w:del>
            <w:ins w:id="143" w:author="Alhabibi, Haider@Energy" w:date="2022-03-09T16:25:00Z">
              <w:r w:rsidR="00F64869">
                <w:rPr>
                  <w:rFonts w:ascii="Calibri" w:hAnsi="Calibri"/>
                  <w:b/>
                  <w:sz w:val="18"/>
                  <w:szCs w:val="18"/>
                </w:rPr>
                <w:t>LMCC</w:t>
              </w:r>
            </w:ins>
            <w:r w:rsidRPr="00646833">
              <w:rPr>
                <w:rFonts w:ascii="Calibri" w:hAnsi="Calibri"/>
                <w:b/>
                <w:sz w:val="18"/>
                <w:szCs w:val="18"/>
              </w:rPr>
              <w:t xml:space="preserve">-MCH-28 is required </w:t>
            </w:r>
            <w:r w:rsidRPr="00646833">
              <w:rPr>
                <w:rFonts w:ascii="Calibri" w:hAnsi="Calibri"/>
                <w:sz w:val="18"/>
                <w:szCs w:val="18"/>
              </w:rPr>
              <w:t>(do not allow this MCH-25 to be registered).</w:t>
            </w:r>
          </w:p>
          <w:p w14:paraId="55DBDC9D" w14:textId="7E1AACEE" w:rsidR="00DC677B" w:rsidRDefault="00DC677B" w:rsidP="00DC677B">
            <w:pPr>
              <w:keepNext/>
              <w:spacing w:afterLines="60" w:after="144"/>
              <w:rPr>
                <w:rFonts w:ascii="Calibri" w:hAnsi="Calibri"/>
                <w:sz w:val="18"/>
                <w:szCs w:val="18"/>
              </w:rPr>
            </w:pPr>
            <w:r w:rsidRPr="00646833">
              <w:rPr>
                <w:rFonts w:ascii="Calibri" w:hAnsi="Calibri"/>
                <w:sz w:val="18"/>
                <w:szCs w:val="18"/>
                <w:u w:val="single"/>
              </w:rPr>
              <w:t>else</w:t>
            </w:r>
            <w:r w:rsidRPr="00646833">
              <w:rPr>
                <w:rFonts w:ascii="Calibri" w:hAnsi="Calibri"/>
                <w:sz w:val="18"/>
                <w:szCs w:val="18"/>
              </w:rPr>
              <w:t xml:space="preserve">if the </w:t>
            </w:r>
            <w:del w:id="144" w:author="Alhabibi, Haider@Energy" w:date="2022-03-09T16:25:00Z">
              <w:r w:rsidRPr="00646833" w:rsidDel="00F64869">
                <w:rPr>
                  <w:rFonts w:ascii="Calibri" w:hAnsi="Calibri"/>
                  <w:sz w:val="18"/>
                  <w:szCs w:val="18"/>
                </w:rPr>
                <w:delText>CF2R</w:delText>
              </w:r>
            </w:del>
            <w:ins w:id="145" w:author="Alhabibi, Haider@Energy" w:date="2022-03-09T16:25:00Z">
              <w:r w:rsidR="00F64869">
                <w:rPr>
                  <w:rFonts w:ascii="Calibri" w:hAnsi="Calibri"/>
                  <w:sz w:val="18"/>
                  <w:szCs w:val="18"/>
                </w:rPr>
                <w:t>LMCI</w:t>
              </w:r>
            </w:ins>
            <w:r w:rsidRPr="00646833">
              <w:rPr>
                <w:rFonts w:ascii="Calibri" w:hAnsi="Calibri"/>
                <w:sz w:val="18"/>
                <w:szCs w:val="18"/>
              </w:rPr>
              <w:t xml:space="preserve">-MCH-01 indicates </w:t>
            </w:r>
            <w:proofErr w:type="gramStart"/>
            <w:r w:rsidRPr="00646833">
              <w:rPr>
                <w:rFonts w:ascii="Calibri" w:hAnsi="Calibri"/>
                <w:sz w:val="18"/>
                <w:szCs w:val="18"/>
              </w:rPr>
              <w:t>a</w:t>
            </w:r>
            <w:proofErr w:type="gramEnd"/>
            <w:r w:rsidRPr="00646833">
              <w:rPr>
                <w:rFonts w:ascii="Calibri" w:hAnsi="Calibri"/>
                <w:sz w:val="18"/>
                <w:szCs w:val="18"/>
              </w:rPr>
              <w:t xml:space="preserve"> MCH-23 is required for minimum airflow rate compliance, then</w:t>
            </w:r>
          </w:p>
          <w:p w14:paraId="6EAB623A" w14:textId="79466FB7" w:rsidR="00DC677B" w:rsidRDefault="00DC677B" w:rsidP="00DC677B">
            <w:pPr>
              <w:keepNext/>
              <w:spacing w:afterLines="60" w:after="144"/>
              <w:ind w:left="720"/>
              <w:rPr>
                <w:rFonts w:ascii="Calibri" w:hAnsi="Calibri"/>
                <w:sz w:val="18"/>
                <w:szCs w:val="18"/>
              </w:rPr>
            </w:pPr>
            <w:r w:rsidRPr="00646833">
              <w:rPr>
                <w:rFonts w:ascii="Calibri" w:hAnsi="Calibri"/>
                <w:sz w:val="18"/>
                <w:szCs w:val="18"/>
              </w:rPr>
              <w:t xml:space="preserve">if this system has a registered </w:t>
            </w:r>
            <w:del w:id="146" w:author="Alhabibi, Haider@Energy" w:date="2022-03-09T16:25:00Z">
              <w:r w:rsidRPr="00646833" w:rsidDel="00F64869">
                <w:rPr>
                  <w:rFonts w:ascii="Calibri" w:hAnsi="Calibri"/>
                  <w:sz w:val="18"/>
                  <w:szCs w:val="18"/>
                </w:rPr>
                <w:delText>CF3R</w:delText>
              </w:r>
            </w:del>
            <w:ins w:id="147" w:author="Alhabibi, Haider@Energy" w:date="2022-03-09T16:25:00Z">
              <w:r w:rsidR="00F64869">
                <w:rPr>
                  <w:rFonts w:ascii="Calibri" w:hAnsi="Calibri"/>
                  <w:sz w:val="18"/>
                  <w:szCs w:val="18"/>
                </w:rPr>
                <w:t>LMCC</w:t>
              </w:r>
            </w:ins>
            <w:r w:rsidRPr="00646833">
              <w:rPr>
                <w:rFonts w:ascii="Calibri" w:hAnsi="Calibri"/>
                <w:sz w:val="18"/>
                <w:szCs w:val="18"/>
              </w:rPr>
              <w:t>-MCH-23a</w:t>
            </w:r>
            <w:r w:rsidR="00057221">
              <w:rPr>
                <w:rFonts w:ascii="Calibri" w:hAnsi="Calibri"/>
                <w:sz w:val="18"/>
                <w:szCs w:val="18"/>
              </w:rPr>
              <w:t>,</w:t>
            </w:r>
            <w:r w:rsidRPr="00646833">
              <w:rPr>
                <w:rFonts w:ascii="Calibri" w:hAnsi="Calibri"/>
                <w:sz w:val="18"/>
                <w:szCs w:val="18"/>
              </w:rPr>
              <w:t xml:space="preserve"> </w:t>
            </w:r>
            <w:del w:id="148" w:author="Alhabibi, Haider@Energy" w:date="2022-03-09T16:25:00Z">
              <w:r w:rsidRPr="00646833" w:rsidDel="00F64869">
                <w:rPr>
                  <w:rFonts w:ascii="Calibri" w:hAnsi="Calibri"/>
                  <w:sz w:val="18"/>
                  <w:szCs w:val="18"/>
                </w:rPr>
                <w:delText>CF3R</w:delText>
              </w:r>
            </w:del>
            <w:ins w:id="149" w:author="Alhabibi, Haider@Energy" w:date="2022-03-09T16:25:00Z">
              <w:r w:rsidR="00F64869">
                <w:rPr>
                  <w:rFonts w:ascii="Calibri" w:hAnsi="Calibri"/>
                  <w:sz w:val="18"/>
                  <w:szCs w:val="18"/>
                </w:rPr>
                <w:t>LMCC</w:t>
              </w:r>
            </w:ins>
            <w:r w:rsidRPr="00646833">
              <w:rPr>
                <w:rFonts w:ascii="Calibri" w:hAnsi="Calibri"/>
                <w:sz w:val="18"/>
                <w:szCs w:val="18"/>
              </w:rPr>
              <w:t>-MCH-23b</w:t>
            </w:r>
            <w:r w:rsidR="00057221" w:rsidRPr="00057221">
              <w:rPr>
                <w:rFonts w:ascii="Calibri" w:hAnsi="Calibri"/>
                <w:sz w:val="18"/>
                <w:szCs w:val="16"/>
              </w:rPr>
              <w:t xml:space="preserve">, </w:t>
            </w:r>
            <w:del w:id="150" w:author="Alhabibi, Haider@Energy" w:date="2022-03-09T16:25:00Z">
              <w:r w:rsidR="00057221" w:rsidRPr="00057221" w:rsidDel="00F64869">
                <w:rPr>
                  <w:rFonts w:ascii="Calibri" w:hAnsi="Calibri"/>
                  <w:sz w:val="18"/>
                  <w:szCs w:val="16"/>
                </w:rPr>
                <w:delText>CF2R</w:delText>
              </w:r>
            </w:del>
            <w:ins w:id="151" w:author="Alhabibi, Haider@Energy" w:date="2022-03-09T16:25:00Z">
              <w:r w:rsidR="00F64869">
                <w:rPr>
                  <w:rFonts w:ascii="Calibri" w:hAnsi="Calibri"/>
                  <w:sz w:val="18"/>
                  <w:szCs w:val="16"/>
                </w:rPr>
                <w:t>LMCI</w:t>
              </w:r>
            </w:ins>
            <w:r w:rsidR="00057221" w:rsidRPr="00057221">
              <w:rPr>
                <w:rFonts w:ascii="Calibri" w:hAnsi="Calibri"/>
                <w:sz w:val="18"/>
                <w:szCs w:val="16"/>
              </w:rPr>
              <w:t xml:space="preserve">-MCH-23e or </w:t>
            </w:r>
            <w:del w:id="152" w:author="Alhabibi, Haider@Energy" w:date="2022-03-09T16:25:00Z">
              <w:r w:rsidR="00057221" w:rsidRPr="00057221" w:rsidDel="00F64869">
                <w:rPr>
                  <w:rFonts w:ascii="Calibri" w:hAnsi="Calibri"/>
                  <w:sz w:val="18"/>
                  <w:szCs w:val="16"/>
                </w:rPr>
                <w:delText>CF2R</w:delText>
              </w:r>
            </w:del>
            <w:ins w:id="153" w:author="Alhabibi, Haider@Energy" w:date="2022-03-09T16:25:00Z">
              <w:r w:rsidR="00F64869">
                <w:rPr>
                  <w:rFonts w:ascii="Calibri" w:hAnsi="Calibri"/>
                  <w:sz w:val="18"/>
                  <w:szCs w:val="16"/>
                </w:rPr>
                <w:t>LMCI</w:t>
              </w:r>
            </w:ins>
            <w:r w:rsidR="00057221" w:rsidRPr="00057221">
              <w:rPr>
                <w:rFonts w:ascii="Calibri" w:hAnsi="Calibri"/>
                <w:sz w:val="18"/>
                <w:szCs w:val="16"/>
              </w:rPr>
              <w:t>-MCH-23</w:t>
            </w:r>
            <w:proofErr w:type="gramStart"/>
            <w:r w:rsidR="00057221" w:rsidRPr="00057221">
              <w:rPr>
                <w:rFonts w:ascii="Calibri" w:hAnsi="Calibri"/>
                <w:sz w:val="18"/>
                <w:szCs w:val="16"/>
              </w:rPr>
              <w:t xml:space="preserve">f </w:t>
            </w:r>
            <w:r w:rsidRPr="00646833">
              <w:rPr>
                <w:rFonts w:ascii="Calibri" w:hAnsi="Calibri"/>
                <w:sz w:val="18"/>
                <w:szCs w:val="18"/>
              </w:rPr>
              <w:t xml:space="preserve"> that</w:t>
            </w:r>
            <w:proofErr w:type="gramEnd"/>
            <w:r w:rsidRPr="00646833">
              <w:rPr>
                <w:rFonts w:ascii="Calibri" w:hAnsi="Calibri"/>
                <w:sz w:val="18"/>
                <w:szCs w:val="18"/>
              </w:rPr>
              <w:t xml:space="preserve"> meets the compliance criterion in E01, then result = </w:t>
            </w:r>
            <w:r w:rsidRPr="00646833">
              <w:rPr>
                <w:rFonts w:ascii="Calibri" w:hAnsi="Calibri"/>
                <w:b/>
                <w:sz w:val="18"/>
                <w:szCs w:val="18"/>
              </w:rPr>
              <w:t>System complies with minimum airflow rate requirements</w:t>
            </w:r>
            <w:r w:rsidRPr="00646833">
              <w:rPr>
                <w:rFonts w:ascii="Calibri" w:hAnsi="Calibri"/>
                <w:sz w:val="18"/>
                <w:szCs w:val="18"/>
              </w:rPr>
              <w:t>;</w:t>
            </w:r>
          </w:p>
          <w:p w14:paraId="3FE43A30" w14:textId="77777777" w:rsidR="00DC677B" w:rsidRDefault="00DC677B" w:rsidP="00DC677B">
            <w:pPr>
              <w:keepNext/>
              <w:spacing w:afterLines="60" w:after="144"/>
              <w:ind w:left="720"/>
              <w:rPr>
                <w:rFonts w:ascii="Calibri" w:hAnsi="Calibri"/>
                <w:sz w:val="18"/>
                <w:szCs w:val="18"/>
              </w:rPr>
            </w:pPr>
            <w:r w:rsidRPr="00646833">
              <w:rPr>
                <w:rFonts w:ascii="Calibri" w:hAnsi="Calibri"/>
                <w:sz w:val="18"/>
                <w:szCs w:val="18"/>
              </w:rPr>
              <w:t xml:space="preserve">elseif </w:t>
            </w:r>
            <w:r>
              <w:rPr>
                <w:rFonts w:ascii="Calibri" w:hAnsi="Calibri"/>
                <w:sz w:val="18"/>
                <w:szCs w:val="18"/>
              </w:rPr>
              <w:t>A10</w:t>
            </w:r>
            <w:r w:rsidRPr="00646833">
              <w:rPr>
                <w:rFonts w:ascii="Calibri" w:hAnsi="Calibri"/>
                <w:sz w:val="18"/>
                <w:szCs w:val="18"/>
              </w:rPr>
              <w:t>=Alteration, then</w:t>
            </w:r>
          </w:p>
          <w:p w14:paraId="31992BAA" w14:textId="2F078E6C" w:rsidR="00DC677B" w:rsidRDefault="00DC677B" w:rsidP="00DC677B">
            <w:pPr>
              <w:keepNext/>
              <w:spacing w:afterLines="60" w:after="144"/>
              <w:ind w:left="1440"/>
              <w:rPr>
                <w:rFonts w:ascii="Calibri" w:hAnsi="Calibri"/>
                <w:sz w:val="18"/>
                <w:szCs w:val="18"/>
              </w:rPr>
            </w:pPr>
            <w:r w:rsidRPr="00646833">
              <w:rPr>
                <w:rFonts w:ascii="Calibri" w:hAnsi="Calibri"/>
                <w:sz w:val="18"/>
                <w:szCs w:val="18"/>
              </w:rPr>
              <w:t xml:space="preserve">if the system complies with the alternative airflow compliance method on a registered </w:t>
            </w:r>
            <w:del w:id="154" w:author="Alhabibi, Haider@Energy" w:date="2022-03-09T16:25:00Z">
              <w:r w:rsidRPr="00646833" w:rsidDel="00F64869">
                <w:rPr>
                  <w:rFonts w:ascii="Calibri" w:hAnsi="Calibri"/>
                  <w:sz w:val="18"/>
                  <w:szCs w:val="18"/>
                </w:rPr>
                <w:delText>CF3R</w:delText>
              </w:r>
            </w:del>
            <w:ins w:id="155" w:author="Alhabibi, Haider@Energy" w:date="2022-03-09T16:25:00Z">
              <w:r w:rsidR="00F64869">
                <w:rPr>
                  <w:rFonts w:ascii="Calibri" w:hAnsi="Calibri"/>
                  <w:sz w:val="18"/>
                  <w:szCs w:val="18"/>
                </w:rPr>
                <w:t>LMCC</w:t>
              </w:r>
            </w:ins>
            <w:r w:rsidRPr="00646833">
              <w:rPr>
                <w:rFonts w:ascii="Calibri" w:hAnsi="Calibri"/>
                <w:sz w:val="18"/>
                <w:szCs w:val="18"/>
              </w:rPr>
              <w:t>-MCH23</w:t>
            </w:r>
            <w:proofErr w:type="gramStart"/>
            <w:r w:rsidRPr="00646833">
              <w:rPr>
                <w:rFonts w:ascii="Calibri" w:hAnsi="Calibri"/>
                <w:sz w:val="18"/>
                <w:szCs w:val="18"/>
              </w:rPr>
              <w:t>c;  then</w:t>
            </w:r>
            <w:proofErr w:type="gramEnd"/>
            <w:r w:rsidRPr="00646833">
              <w:rPr>
                <w:rFonts w:ascii="Calibri" w:hAnsi="Calibri"/>
                <w:sz w:val="18"/>
                <w:szCs w:val="18"/>
              </w:rPr>
              <w:t xml:space="preserve"> result =</w:t>
            </w:r>
            <w:r w:rsidRPr="00646833">
              <w:rPr>
                <w:rFonts w:ascii="Calibri" w:hAnsi="Calibri"/>
                <w:b/>
                <w:sz w:val="18"/>
                <w:szCs w:val="18"/>
              </w:rPr>
              <w:t>system complies using the alternative remedial actions specified in RA</w:t>
            </w:r>
            <w:r>
              <w:rPr>
                <w:rFonts w:ascii="Calibri" w:hAnsi="Calibri"/>
                <w:b/>
                <w:sz w:val="18"/>
                <w:szCs w:val="18"/>
              </w:rPr>
              <w:t>3.3.3.1.5</w:t>
            </w:r>
            <w:r w:rsidRPr="00646833">
              <w:rPr>
                <w:rFonts w:ascii="Calibri" w:hAnsi="Calibri"/>
                <w:sz w:val="18"/>
                <w:szCs w:val="18"/>
              </w:rPr>
              <w:t>.</w:t>
            </w:r>
            <w:r w:rsidRPr="00646833">
              <w:rPr>
                <w:rFonts w:asciiTheme="minorHAnsi" w:hAnsiTheme="minorHAnsi"/>
                <w:sz w:val="18"/>
                <w:szCs w:val="18"/>
              </w:rPr>
              <w:t xml:space="preserve"> </w:t>
            </w:r>
            <w:r w:rsidRPr="00646833">
              <w:rPr>
                <w:rFonts w:asciiTheme="minorHAnsi" w:hAnsiTheme="minorHAnsi"/>
                <w:b/>
                <w:sz w:val="18"/>
                <w:szCs w:val="18"/>
              </w:rPr>
              <w:t>This System does not qualify for Group Sampling.</w:t>
            </w:r>
          </w:p>
          <w:p w14:paraId="2F0285E3" w14:textId="4DC16AD6" w:rsidR="00DC677B" w:rsidRPr="00DC677B" w:rsidRDefault="00DC677B" w:rsidP="00DC677B">
            <w:pPr>
              <w:keepNext/>
              <w:spacing w:afterLines="60" w:after="144"/>
              <w:ind w:left="720"/>
              <w:rPr>
                <w:rFonts w:ascii="Calibri" w:hAnsi="Calibri"/>
                <w:sz w:val="18"/>
                <w:szCs w:val="18"/>
              </w:rPr>
            </w:pPr>
            <w:r w:rsidRPr="00646833">
              <w:rPr>
                <w:rFonts w:ascii="Calibri" w:hAnsi="Calibri"/>
                <w:sz w:val="18"/>
                <w:szCs w:val="18"/>
              </w:rPr>
              <w:t>else result=</w:t>
            </w:r>
            <w:r w:rsidRPr="00646833">
              <w:rPr>
                <w:rFonts w:ascii="Calibri" w:hAnsi="Calibri"/>
                <w:b/>
                <w:sz w:val="18"/>
                <w:szCs w:val="18"/>
              </w:rPr>
              <w:t xml:space="preserve">System does not comply. A registered </w:t>
            </w:r>
            <w:del w:id="156" w:author="Alhabibi, Haider@Energy" w:date="2022-03-09T16:25:00Z">
              <w:r w:rsidRPr="00646833" w:rsidDel="00F64869">
                <w:rPr>
                  <w:rFonts w:ascii="Calibri" w:hAnsi="Calibri"/>
                  <w:b/>
                  <w:sz w:val="18"/>
                  <w:szCs w:val="18"/>
                </w:rPr>
                <w:delText>CF3R</w:delText>
              </w:r>
            </w:del>
            <w:ins w:id="157" w:author="Alhabibi, Haider@Energy" w:date="2022-03-09T16:25:00Z">
              <w:r w:rsidR="00F64869">
                <w:rPr>
                  <w:rFonts w:ascii="Calibri" w:hAnsi="Calibri"/>
                  <w:b/>
                  <w:sz w:val="18"/>
                  <w:szCs w:val="18"/>
                </w:rPr>
                <w:t>LMCC</w:t>
              </w:r>
            </w:ins>
            <w:r w:rsidRPr="00646833">
              <w:rPr>
                <w:rFonts w:ascii="Calibri" w:hAnsi="Calibri"/>
                <w:b/>
                <w:sz w:val="18"/>
                <w:szCs w:val="18"/>
              </w:rPr>
              <w:t xml:space="preserve">-MCH-23 for this system is </w:t>
            </w:r>
            <w:proofErr w:type="gramStart"/>
            <w:r w:rsidRPr="00646833">
              <w:rPr>
                <w:rFonts w:ascii="Calibri" w:hAnsi="Calibri"/>
                <w:b/>
                <w:sz w:val="18"/>
                <w:szCs w:val="18"/>
              </w:rPr>
              <w:t xml:space="preserve">required </w:t>
            </w:r>
            <w:r w:rsidRPr="00646833">
              <w:rPr>
                <w:rFonts w:ascii="Calibri" w:hAnsi="Calibri"/>
                <w:sz w:val="18"/>
                <w:szCs w:val="18"/>
              </w:rPr>
              <w:t>.</w:t>
            </w:r>
            <w:proofErr w:type="gramEnd"/>
            <w:r w:rsidRPr="00646833">
              <w:rPr>
                <w:rFonts w:ascii="Calibri" w:hAnsi="Calibri"/>
                <w:sz w:val="18"/>
                <w:szCs w:val="18"/>
              </w:rPr>
              <w:t xml:space="preserve"> (do not allow this MCH-25 to be registered)</w:t>
            </w:r>
            <w:r>
              <w:rPr>
                <w:rFonts w:ascii="Calibri" w:hAnsi="Calibri"/>
                <w:sz w:val="18"/>
                <w:szCs w:val="18"/>
              </w:rPr>
              <w:t>&gt;&gt;</w:t>
            </w:r>
          </w:p>
        </w:tc>
      </w:tr>
      <w:tr w:rsidR="00DC677B" w:rsidRPr="006A3EEB" w14:paraId="461AF4EF" w14:textId="77777777" w:rsidTr="00DC677B">
        <w:trPr>
          <w:cantSplit/>
          <w:trHeight w:val="197"/>
        </w:trPr>
        <w:tc>
          <w:tcPr>
            <w:tcW w:w="3078" w:type="dxa"/>
            <w:gridSpan w:val="2"/>
          </w:tcPr>
          <w:p w14:paraId="6C284414" w14:textId="77777777" w:rsidR="00DC677B" w:rsidRPr="006A3EEB" w:rsidRDefault="00DC677B" w:rsidP="00DC677B">
            <w:pPr>
              <w:keepNext/>
              <w:rPr>
                <w:rFonts w:ascii="Calibri" w:hAnsi="Calibri"/>
                <w:sz w:val="16"/>
                <w:szCs w:val="16"/>
              </w:rPr>
            </w:pPr>
          </w:p>
        </w:tc>
        <w:tc>
          <w:tcPr>
            <w:tcW w:w="3600" w:type="dxa"/>
          </w:tcPr>
          <w:p w14:paraId="5FC8B6EA" w14:textId="77777777" w:rsidR="00DC677B" w:rsidRPr="006A3EEB" w:rsidRDefault="00DC677B" w:rsidP="00DC677B">
            <w:pPr>
              <w:keepNext/>
              <w:rPr>
                <w:rFonts w:ascii="Calibri" w:hAnsi="Calibri"/>
                <w:sz w:val="16"/>
                <w:szCs w:val="16"/>
              </w:rPr>
            </w:pPr>
          </w:p>
        </w:tc>
        <w:tc>
          <w:tcPr>
            <w:tcW w:w="4320" w:type="dxa"/>
          </w:tcPr>
          <w:p w14:paraId="321E0E65" w14:textId="77777777" w:rsidR="00DC677B" w:rsidRPr="006A3EEB" w:rsidRDefault="00DC677B" w:rsidP="00DC677B">
            <w:pPr>
              <w:keepNext/>
              <w:rPr>
                <w:rFonts w:ascii="Calibri" w:hAnsi="Calibri"/>
                <w:sz w:val="16"/>
                <w:szCs w:val="16"/>
              </w:rPr>
            </w:pPr>
          </w:p>
        </w:tc>
      </w:tr>
      <w:tr w:rsidR="00DC677B" w:rsidRPr="00BC1E29" w14:paraId="6A871829" w14:textId="77777777" w:rsidTr="00DC677B">
        <w:tblPrEx>
          <w:tblLook w:val="0000" w:firstRow="0" w:lastRow="0" w:firstColumn="0" w:lastColumn="0" w:noHBand="0" w:noVBand="0"/>
        </w:tblPrEx>
        <w:trPr>
          <w:trHeight w:val="360"/>
        </w:trPr>
        <w:tc>
          <w:tcPr>
            <w:tcW w:w="467" w:type="dxa"/>
            <w:vAlign w:val="center"/>
          </w:tcPr>
          <w:p w14:paraId="1333502A" w14:textId="77777777" w:rsidR="00DC677B" w:rsidRPr="00BC1E29" w:rsidRDefault="00DC677B" w:rsidP="00DC677B">
            <w:pPr>
              <w:keepNext/>
              <w:jc w:val="center"/>
              <w:rPr>
                <w:rFonts w:ascii="Calibri" w:hAnsi="Calibri"/>
              </w:rPr>
            </w:pPr>
            <w:r>
              <w:rPr>
                <w:rFonts w:ascii="Calibri" w:hAnsi="Calibri"/>
              </w:rPr>
              <w:t>04</w:t>
            </w:r>
          </w:p>
        </w:tc>
        <w:tc>
          <w:tcPr>
            <w:tcW w:w="10531" w:type="dxa"/>
            <w:gridSpan w:val="3"/>
          </w:tcPr>
          <w:p w14:paraId="32971ED8" w14:textId="587C17ED" w:rsidR="00DC677B" w:rsidRPr="00BC1E29" w:rsidRDefault="00DC677B" w:rsidP="00DC677B">
            <w:pPr>
              <w:keepNext/>
              <w:rPr>
                <w:rFonts w:ascii="Calibri" w:hAnsi="Calibri"/>
              </w:rPr>
            </w:pPr>
            <w:r w:rsidRPr="00C9301F">
              <w:rPr>
                <w:rFonts w:ascii="Calibri" w:hAnsi="Calibri"/>
                <w:sz w:val="18"/>
              </w:rPr>
              <w:t xml:space="preserve">Compliance Statement: &lt;&lt; If all indoor units listed in E01 indicate a compliant result in E03, then text result= "SC system complies with Minimum System Airflow Rate Verification"; else text result= "SC system does not comply with </w:t>
            </w:r>
            <w:proofErr w:type="spellStart"/>
            <w:r w:rsidRPr="00C9301F">
              <w:rPr>
                <w:rFonts w:ascii="Calibri" w:hAnsi="Calibri"/>
                <w:sz w:val="18"/>
              </w:rPr>
              <w:t>with</w:t>
            </w:r>
            <w:proofErr w:type="spellEnd"/>
            <w:r w:rsidRPr="00C9301F">
              <w:rPr>
                <w:rFonts w:ascii="Calibri" w:hAnsi="Calibri"/>
                <w:sz w:val="18"/>
              </w:rPr>
              <w:t xml:space="preserve"> Minimum System Airflow Rate Verification", and do not allow this MCH-25 to be registered</w:t>
            </w:r>
            <w:ins w:id="158" w:author="Alhabibi, Haider@Energy" w:date="2022-03-09T07:40:00Z">
              <w:r w:rsidR="00DE5353">
                <w:rPr>
                  <w:rFonts w:ascii="Calibri" w:hAnsi="Calibri"/>
                  <w:sz w:val="18"/>
                </w:rPr>
                <w:t>&gt;&gt;</w:t>
              </w:r>
            </w:ins>
            <w:del w:id="159" w:author="Alhabibi, Haider@Energy" w:date="2022-03-09T07:40:00Z">
              <w:r w:rsidRPr="00C9301F" w:rsidDel="00DE5353">
                <w:rPr>
                  <w:rFonts w:ascii="Calibri" w:hAnsi="Calibri"/>
                  <w:sz w:val="18"/>
                </w:rPr>
                <w:delText>.</w:delText>
              </w:r>
            </w:del>
          </w:p>
        </w:tc>
      </w:tr>
      <w:tr w:rsidR="00DC677B" w:rsidRPr="006A3EEB" w14:paraId="10AEC0DF" w14:textId="77777777" w:rsidTr="00DC677B">
        <w:trPr>
          <w:cantSplit/>
        </w:trPr>
        <w:tc>
          <w:tcPr>
            <w:tcW w:w="10998" w:type="dxa"/>
            <w:gridSpan w:val="4"/>
          </w:tcPr>
          <w:p w14:paraId="5BB6D8F9" w14:textId="77777777" w:rsidR="00DC677B" w:rsidRPr="006A3EEB" w:rsidRDefault="00DC677B" w:rsidP="00DC677B">
            <w:pPr>
              <w:rPr>
                <w:rFonts w:ascii="Calibri" w:hAnsi="Calibri"/>
                <w:sz w:val="18"/>
                <w:szCs w:val="18"/>
              </w:rPr>
            </w:pPr>
            <w:r w:rsidRPr="006A3EEB">
              <w:rPr>
                <w:rFonts w:ascii="Calibri" w:hAnsi="Calibri"/>
                <w:sz w:val="18"/>
                <w:szCs w:val="18"/>
              </w:rPr>
              <w:t>Notes:</w:t>
            </w:r>
          </w:p>
        </w:tc>
      </w:tr>
    </w:tbl>
    <w:p w14:paraId="69061A5F" w14:textId="5E09764E" w:rsidR="00DC677B" w:rsidRDefault="00DC677B" w:rsidP="00242D77">
      <w:pPr>
        <w:rPr>
          <w:rFonts w:asciiTheme="minorHAnsi" w:hAnsiTheme="minorHAnsi"/>
          <w:szCs w:val="18"/>
        </w:rPr>
      </w:pPr>
    </w:p>
    <w:p w14:paraId="2C0C6DA5" w14:textId="77777777" w:rsidR="00DC677B" w:rsidRPr="00E91EDC" w:rsidRDefault="00DC677B"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4A5476" w14:paraId="0146498C" w14:textId="77777777">
        <w:trPr>
          <w:cantSplit/>
          <w:trHeight w:val="360"/>
        </w:trPr>
        <w:tc>
          <w:tcPr>
            <w:tcW w:w="5000" w:type="pct"/>
            <w:gridSpan w:val="3"/>
            <w:vAlign w:val="center"/>
          </w:tcPr>
          <w:p w14:paraId="0146498A" w14:textId="534C6B1A" w:rsidR="00786D26" w:rsidRPr="00E91EDC" w:rsidRDefault="00786D26" w:rsidP="00E91EDC">
            <w:pPr>
              <w:rPr>
                <w:rFonts w:asciiTheme="minorHAnsi" w:hAnsiTheme="minorHAnsi"/>
                <w:b/>
                <w:szCs w:val="18"/>
              </w:rPr>
            </w:pPr>
            <w:r w:rsidRPr="00E91EDC">
              <w:rPr>
                <w:rFonts w:asciiTheme="minorHAnsi" w:hAnsiTheme="minorHAnsi"/>
                <w:b/>
                <w:szCs w:val="18"/>
              </w:rPr>
              <w:t>F. Data Collection and Calculations</w:t>
            </w:r>
          </w:p>
          <w:p w14:paraId="0146498B" w14:textId="52FF49FF" w:rsidR="00786D26" w:rsidRPr="00E91EDC" w:rsidRDefault="00DE5353" w:rsidP="00E91EDC">
            <w:pPr>
              <w:rPr>
                <w:rFonts w:asciiTheme="minorHAnsi" w:hAnsiTheme="minorHAnsi"/>
                <w:sz w:val="18"/>
                <w:szCs w:val="18"/>
              </w:rPr>
            </w:pPr>
            <w:ins w:id="160" w:author="Alhabibi, Haider@Energy" w:date="2022-03-09T07:41:00Z">
              <w:r>
                <w:rPr>
                  <w:rFonts w:ascii="Calibri" w:hAnsi="Calibri"/>
                  <w:sz w:val="18"/>
                  <w:szCs w:val="18"/>
                </w:rPr>
                <w:t>&lt;&lt;Static Text - see the top&gt;&gt;</w:t>
              </w:r>
            </w:ins>
            <w:del w:id="161" w:author="Alhabibi, Haider@Energy" w:date="2022-03-09T07:41:00Z">
              <w:r w:rsidR="00D00050" w:rsidRPr="00A85CF1" w:rsidDel="00DE5353">
                <w:rPr>
                  <w:rFonts w:asciiTheme="minorHAnsi" w:hAnsiTheme="minorHAnsi"/>
                  <w:sz w:val="18"/>
                  <w:szCs w:val="18"/>
                </w:rPr>
                <w:delText>HERS Rater must independently collect all data in this section.</w:delText>
              </w:r>
              <w:r w:rsidR="00D00050" w:rsidDel="00DE5353">
                <w:rPr>
                  <w:rFonts w:asciiTheme="minorHAnsi" w:hAnsiTheme="minorHAnsi"/>
                  <w:sz w:val="18"/>
                  <w:szCs w:val="18"/>
                </w:rPr>
                <w:delText xml:space="preserve"> </w:delText>
              </w:r>
              <w:r w:rsidR="00EC155E" w:rsidRPr="00E91EDC" w:rsidDel="00DE5353">
                <w:rPr>
                  <w:rFonts w:asciiTheme="minorHAnsi" w:hAnsiTheme="minorHAnsi"/>
                  <w:sz w:val="18"/>
                  <w:szCs w:val="18"/>
                </w:rPr>
                <w:delText>Procedures for determining Refrigerant Charge using the Standard Charge Verification Procedure are given in Reference Residential Appendix RA3.2.2.</w:delText>
              </w:r>
            </w:del>
          </w:p>
        </w:tc>
      </w:tr>
      <w:tr w:rsidR="00352560" w:rsidRPr="004A5476" w14:paraId="0146498F" w14:textId="77777777">
        <w:trPr>
          <w:cantSplit/>
          <w:trHeight w:val="432"/>
        </w:trPr>
        <w:tc>
          <w:tcPr>
            <w:tcW w:w="212" w:type="pct"/>
            <w:vAlign w:val="center"/>
          </w:tcPr>
          <w:p w14:paraId="0146498D" w14:textId="77777777" w:rsidR="00352560" w:rsidRPr="00646833" w:rsidRDefault="00352560" w:rsidP="00242D77">
            <w:pPr>
              <w:pStyle w:val="Header"/>
              <w:tabs>
                <w:tab w:val="clear" w:pos="4320"/>
                <w:tab w:val="clear" w:pos="8640"/>
              </w:tabs>
              <w:rPr>
                <w:rFonts w:asciiTheme="minorHAnsi" w:hAnsiTheme="minorHAnsi"/>
                <w:sz w:val="18"/>
                <w:szCs w:val="18"/>
              </w:rPr>
            </w:pPr>
            <w:r w:rsidRPr="00646833">
              <w:rPr>
                <w:rFonts w:ascii="Calibri" w:hAnsi="Calibri"/>
                <w:sz w:val="18"/>
                <w:szCs w:val="18"/>
              </w:rPr>
              <w:lastRenderedPageBreak/>
              <w:t>01</w:t>
            </w:r>
          </w:p>
        </w:tc>
        <w:tc>
          <w:tcPr>
            <w:tcW w:w="4788" w:type="pct"/>
            <w:gridSpan w:val="2"/>
            <w:vAlign w:val="center"/>
          </w:tcPr>
          <w:p w14:paraId="0146498E" w14:textId="77777777" w:rsidR="00352560" w:rsidRPr="00646833" w:rsidRDefault="00EC155E" w:rsidP="00E91EDC">
            <w:pPr>
              <w:rPr>
                <w:rFonts w:asciiTheme="minorHAnsi" w:hAnsiTheme="minorHAnsi"/>
                <w:sz w:val="18"/>
                <w:szCs w:val="18"/>
              </w:rPr>
            </w:pPr>
            <w:r>
              <w:rPr>
                <w:rFonts w:asciiTheme="minorHAnsi" w:hAnsiTheme="minorHAnsi"/>
                <w:sz w:val="18"/>
                <w:szCs w:val="18"/>
              </w:rPr>
              <w:t>The responsible person's signature on this document indicates confirmation that, with a Condenser Outlet Air Restrictor installed, and after system operation was stabilized for at least 15 minutes, throughout the data collection for this verification, the difference between the liquid line pressure and suction line pressure was maintained between 160 and 220 psi for R-410A systems, or between 100 and 145 psi for R-22 systems.</w:t>
            </w:r>
          </w:p>
        </w:tc>
      </w:tr>
      <w:tr w:rsidR="00352560" w:rsidRPr="004A5476" w14:paraId="01464993" w14:textId="77777777">
        <w:trPr>
          <w:cantSplit/>
          <w:trHeight w:val="432"/>
        </w:trPr>
        <w:tc>
          <w:tcPr>
            <w:tcW w:w="212" w:type="pct"/>
            <w:vAlign w:val="center"/>
          </w:tcPr>
          <w:p w14:paraId="01464990" w14:textId="77777777" w:rsidR="00352560" w:rsidRPr="00646833" w:rsidRDefault="00352560" w:rsidP="00242D77">
            <w:pPr>
              <w:pStyle w:val="Header"/>
              <w:tabs>
                <w:tab w:val="clear" w:pos="4320"/>
                <w:tab w:val="clear" w:pos="8640"/>
              </w:tabs>
              <w:rPr>
                <w:rFonts w:asciiTheme="minorHAnsi" w:hAnsiTheme="minorHAnsi"/>
                <w:sz w:val="18"/>
                <w:szCs w:val="18"/>
              </w:rPr>
            </w:pPr>
            <w:r w:rsidRPr="00646833">
              <w:rPr>
                <w:rFonts w:ascii="Calibri" w:hAnsi="Calibri"/>
                <w:sz w:val="18"/>
                <w:szCs w:val="18"/>
              </w:rPr>
              <w:t>02</w:t>
            </w:r>
          </w:p>
        </w:tc>
        <w:tc>
          <w:tcPr>
            <w:tcW w:w="2288" w:type="pct"/>
            <w:vAlign w:val="center"/>
          </w:tcPr>
          <w:p w14:paraId="01464991" w14:textId="1657A7BC" w:rsidR="00352560" w:rsidRPr="00646833" w:rsidRDefault="00EC155E" w:rsidP="000215D0">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Lowest </w:t>
            </w:r>
            <w:r w:rsidR="007E687C">
              <w:rPr>
                <w:rFonts w:asciiTheme="minorHAnsi" w:hAnsiTheme="minorHAnsi"/>
                <w:sz w:val="18"/>
                <w:szCs w:val="18"/>
              </w:rPr>
              <w:t>R</w:t>
            </w:r>
            <w:r>
              <w:rPr>
                <w:rFonts w:asciiTheme="minorHAnsi" w:hAnsiTheme="minorHAnsi"/>
                <w:sz w:val="18"/>
                <w:szCs w:val="18"/>
              </w:rPr>
              <w:t xml:space="preserve">eturn </w:t>
            </w:r>
            <w:r w:rsidR="007E687C">
              <w:rPr>
                <w:rFonts w:asciiTheme="minorHAnsi" w:hAnsiTheme="minorHAnsi"/>
                <w:sz w:val="18"/>
                <w:szCs w:val="18"/>
              </w:rPr>
              <w:t>A</w:t>
            </w:r>
            <w:r>
              <w:rPr>
                <w:rFonts w:asciiTheme="minorHAnsi" w:hAnsiTheme="minorHAnsi"/>
                <w:sz w:val="18"/>
                <w:szCs w:val="18"/>
              </w:rPr>
              <w:t xml:space="preserve">ir </w:t>
            </w:r>
            <w:r w:rsidR="007E687C">
              <w:rPr>
                <w:rFonts w:asciiTheme="minorHAnsi" w:hAnsiTheme="minorHAnsi"/>
                <w:sz w:val="18"/>
                <w:szCs w:val="18"/>
              </w:rPr>
              <w:t>D</w:t>
            </w:r>
            <w:r>
              <w:rPr>
                <w:rFonts w:asciiTheme="minorHAnsi" w:hAnsiTheme="minorHAnsi"/>
                <w:sz w:val="18"/>
                <w:szCs w:val="18"/>
              </w:rPr>
              <w:t>ry</w:t>
            </w:r>
            <w:r w:rsidR="000215D0">
              <w:rPr>
                <w:rFonts w:asciiTheme="minorHAnsi" w:hAnsiTheme="minorHAnsi"/>
                <w:sz w:val="18"/>
                <w:szCs w:val="18"/>
              </w:rPr>
              <w:t>-</w:t>
            </w:r>
            <w:r>
              <w:rPr>
                <w:rFonts w:asciiTheme="minorHAnsi" w:hAnsiTheme="minorHAnsi"/>
                <w:sz w:val="18"/>
                <w:szCs w:val="18"/>
              </w:rPr>
              <w:t xml:space="preserve">bulb </w:t>
            </w:r>
            <w:r w:rsidR="007E687C">
              <w:rPr>
                <w:rFonts w:asciiTheme="minorHAnsi" w:hAnsiTheme="minorHAnsi"/>
                <w:sz w:val="18"/>
                <w:szCs w:val="18"/>
              </w:rPr>
              <w:t>T</w:t>
            </w:r>
            <w:r>
              <w:rPr>
                <w:rFonts w:asciiTheme="minorHAnsi" w:hAnsiTheme="minorHAnsi"/>
                <w:sz w:val="18"/>
                <w:szCs w:val="18"/>
              </w:rPr>
              <w:t xml:space="preserve">emperature that </w:t>
            </w:r>
            <w:r w:rsidR="007E687C">
              <w:rPr>
                <w:rFonts w:asciiTheme="minorHAnsi" w:hAnsiTheme="minorHAnsi"/>
                <w:sz w:val="18"/>
                <w:szCs w:val="18"/>
              </w:rPr>
              <w:t>O</w:t>
            </w:r>
            <w:r>
              <w:rPr>
                <w:rFonts w:asciiTheme="minorHAnsi" w:hAnsiTheme="minorHAnsi"/>
                <w:sz w:val="18"/>
                <w:szCs w:val="18"/>
              </w:rPr>
              <w:t xml:space="preserve">ccurred </w:t>
            </w:r>
            <w:r w:rsidR="007E687C">
              <w:rPr>
                <w:rFonts w:asciiTheme="minorHAnsi" w:hAnsiTheme="minorHAnsi"/>
                <w:sz w:val="18"/>
                <w:szCs w:val="18"/>
              </w:rPr>
              <w:t>D</w:t>
            </w:r>
            <w:r>
              <w:rPr>
                <w:rFonts w:asciiTheme="minorHAnsi" w:hAnsiTheme="minorHAnsi"/>
                <w:sz w:val="18"/>
                <w:szCs w:val="18"/>
              </w:rPr>
              <w:t xml:space="preserve">uring the </w:t>
            </w:r>
            <w:r w:rsidR="007E687C">
              <w:rPr>
                <w:rFonts w:asciiTheme="minorHAnsi" w:hAnsiTheme="minorHAnsi"/>
                <w:sz w:val="18"/>
                <w:szCs w:val="18"/>
              </w:rPr>
              <w:t>R</w:t>
            </w:r>
            <w:r>
              <w:rPr>
                <w:rFonts w:asciiTheme="minorHAnsi" w:hAnsiTheme="minorHAnsi"/>
                <w:sz w:val="18"/>
                <w:szCs w:val="18"/>
              </w:rPr>
              <w:t xml:space="preserve">efrigerant </w:t>
            </w:r>
            <w:r w:rsidR="007E687C">
              <w:rPr>
                <w:rFonts w:asciiTheme="minorHAnsi" w:hAnsiTheme="minorHAnsi"/>
                <w:sz w:val="18"/>
                <w:szCs w:val="18"/>
              </w:rPr>
              <w:t>C</w:t>
            </w:r>
            <w:r>
              <w:rPr>
                <w:rFonts w:asciiTheme="minorHAnsi" w:hAnsiTheme="minorHAnsi"/>
                <w:sz w:val="18"/>
                <w:szCs w:val="18"/>
              </w:rPr>
              <w:t xml:space="preserve">harge </w:t>
            </w:r>
            <w:r w:rsidR="007E687C">
              <w:rPr>
                <w:rFonts w:asciiTheme="minorHAnsi" w:hAnsiTheme="minorHAnsi"/>
                <w:sz w:val="18"/>
                <w:szCs w:val="18"/>
              </w:rPr>
              <w:t>V</w:t>
            </w:r>
            <w:r>
              <w:rPr>
                <w:rFonts w:asciiTheme="minorHAnsi" w:hAnsiTheme="minorHAnsi"/>
                <w:sz w:val="18"/>
                <w:szCs w:val="18"/>
              </w:rPr>
              <w:t xml:space="preserve">erification </w:t>
            </w:r>
            <w:r w:rsidR="007E687C">
              <w:rPr>
                <w:rFonts w:asciiTheme="minorHAnsi" w:hAnsiTheme="minorHAnsi"/>
                <w:sz w:val="18"/>
                <w:szCs w:val="18"/>
              </w:rPr>
              <w:t>P</w:t>
            </w:r>
            <w:r>
              <w:rPr>
                <w:rFonts w:asciiTheme="minorHAnsi" w:hAnsiTheme="minorHAnsi"/>
                <w:sz w:val="18"/>
                <w:szCs w:val="18"/>
              </w:rPr>
              <w:t>rocedure (</w:t>
            </w:r>
            <w:r w:rsidR="000215D0">
              <w:rPr>
                <w:rFonts w:asciiTheme="minorHAnsi" w:hAnsiTheme="minorHAnsi"/>
                <w:sz w:val="18"/>
                <w:szCs w:val="18"/>
              </w:rPr>
              <w:t>°</w:t>
            </w:r>
            <w:r>
              <w:rPr>
                <w:rFonts w:asciiTheme="minorHAnsi" w:hAnsiTheme="minorHAnsi"/>
                <w:sz w:val="18"/>
                <w:szCs w:val="18"/>
              </w:rPr>
              <w:t>F)</w:t>
            </w:r>
          </w:p>
        </w:tc>
        <w:tc>
          <w:tcPr>
            <w:tcW w:w="2500" w:type="pct"/>
            <w:vAlign w:val="center"/>
          </w:tcPr>
          <w:p w14:paraId="01464992" w14:textId="77777777" w:rsidR="00352560" w:rsidRPr="00646833" w:rsidRDefault="00EC155E" w:rsidP="00E91EDC">
            <w:pPr>
              <w:rPr>
                <w:rFonts w:asciiTheme="minorHAnsi" w:hAnsiTheme="minorHAnsi"/>
                <w:sz w:val="18"/>
                <w:szCs w:val="18"/>
              </w:rPr>
            </w:pPr>
            <w:r>
              <w:rPr>
                <w:rFonts w:asciiTheme="minorHAnsi" w:hAnsiTheme="minorHAnsi"/>
                <w:sz w:val="18"/>
                <w:szCs w:val="18"/>
              </w:rPr>
              <w:t xml:space="preserve">&lt;&lt;user input: numeric: </w:t>
            </w:r>
            <w:proofErr w:type="spellStart"/>
            <w:r>
              <w:rPr>
                <w:rFonts w:asciiTheme="minorHAnsi" w:hAnsiTheme="minorHAnsi"/>
                <w:sz w:val="18"/>
                <w:szCs w:val="18"/>
              </w:rPr>
              <w:t>xxx.x</w:t>
            </w:r>
            <w:proofErr w:type="spellEnd"/>
            <w:r>
              <w:rPr>
                <w:rFonts w:asciiTheme="minorHAnsi" w:hAnsiTheme="minorHAnsi"/>
                <w:sz w:val="18"/>
                <w:szCs w:val="18"/>
              </w:rPr>
              <w:t>, (</w:t>
            </w:r>
            <w:proofErr w:type="gramStart"/>
            <w:r>
              <w:rPr>
                <w:rFonts w:asciiTheme="minorHAnsi" w:hAnsiTheme="minorHAnsi"/>
                <w:sz w:val="18"/>
                <w:szCs w:val="18"/>
              </w:rPr>
              <w:t>in order to</w:t>
            </w:r>
            <w:proofErr w:type="gramEnd"/>
            <w:r>
              <w:rPr>
                <w:rFonts w:asciiTheme="minorHAnsi" w:hAnsiTheme="minorHAnsi"/>
                <w:sz w:val="18"/>
                <w:szCs w:val="18"/>
              </w:rPr>
              <w:t xml:space="preserve"> have a verification that complies, the return air </w:t>
            </w:r>
            <w:proofErr w:type="spellStart"/>
            <w:r>
              <w:rPr>
                <w:rFonts w:asciiTheme="minorHAnsi" w:hAnsiTheme="minorHAnsi"/>
                <w:sz w:val="18"/>
                <w:szCs w:val="18"/>
              </w:rPr>
              <w:t>drybulb</w:t>
            </w:r>
            <w:proofErr w:type="spellEnd"/>
            <w:r>
              <w:rPr>
                <w:rFonts w:asciiTheme="minorHAnsi" w:hAnsiTheme="minorHAnsi"/>
                <w:sz w:val="18"/>
                <w:szCs w:val="18"/>
              </w:rPr>
              <w:t xml:space="preserve"> temperature must remain above 70F during the verification procedure), range = 0 to 130&gt;&gt;</w:t>
            </w:r>
          </w:p>
        </w:tc>
      </w:tr>
      <w:tr w:rsidR="00352560" w:rsidRPr="004A5476" w14:paraId="01464997" w14:textId="77777777">
        <w:trPr>
          <w:cantSplit/>
          <w:trHeight w:val="432"/>
        </w:trPr>
        <w:tc>
          <w:tcPr>
            <w:tcW w:w="212" w:type="pct"/>
            <w:vAlign w:val="center"/>
          </w:tcPr>
          <w:p w14:paraId="01464994" w14:textId="77777777" w:rsidR="00352560" w:rsidRPr="00646833" w:rsidRDefault="00352560" w:rsidP="00242D77">
            <w:pPr>
              <w:pStyle w:val="FootnoteText"/>
              <w:keepNext/>
              <w:rPr>
                <w:rFonts w:asciiTheme="minorHAnsi" w:hAnsiTheme="minorHAnsi"/>
                <w:sz w:val="18"/>
                <w:szCs w:val="18"/>
              </w:rPr>
            </w:pPr>
            <w:r w:rsidRPr="00646833">
              <w:rPr>
                <w:rFonts w:ascii="Calibri" w:hAnsi="Calibri"/>
                <w:sz w:val="18"/>
                <w:szCs w:val="18"/>
              </w:rPr>
              <w:t>03</w:t>
            </w:r>
          </w:p>
        </w:tc>
        <w:tc>
          <w:tcPr>
            <w:tcW w:w="2288" w:type="pct"/>
            <w:vAlign w:val="center"/>
          </w:tcPr>
          <w:p w14:paraId="2296B477" w14:textId="5C748E0D" w:rsidR="007E687C" w:rsidRDefault="00EC155E" w:rsidP="00E91EDC">
            <w:pPr>
              <w:keepNext/>
              <w:rPr>
                <w:rFonts w:asciiTheme="minorHAnsi" w:hAnsiTheme="minorHAnsi"/>
                <w:sz w:val="18"/>
                <w:szCs w:val="18"/>
              </w:rPr>
            </w:pPr>
            <w:r>
              <w:rPr>
                <w:rFonts w:asciiTheme="minorHAnsi" w:hAnsiTheme="minorHAnsi"/>
                <w:sz w:val="18"/>
                <w:szCs w:val="18"/>
              </w:rPr>
              <w:t xml:space="preserve">Measured Condenser </w:t>
            </w:r>
            <w:r w:rsidR="007E687C">
              <w:rPr>
                <w:rFonts w:asciiTheme="minorHAnsi" w:hAnsiTheme="minorHAnsi"/>
                <w:sz w:val="18"/>
                <w:szCs w:val="18"/>
              </w:rPr>
              <w:t>A</w:t>
            </w:r>
            <w:r>
              <w:rPr>
                <w:rFonts w:asciiTheme="minorHAnsi" w:hAnsiTheme="minorHAnsi"/>
                <w:sz w:val="18"/>
                <w:szCs w:val="18"/>
              </w:rPr>
              <w:t xml:space="preserve">ir entering </w:t>
            </w:r>
            <w:r w:rsidR="007E687C">
              <w:rPr>
                <w:rFonts w:asciiTheme="minorHAnsi" w:hAnsiTheme="minorHAnsi"/>
                <w:sz w:val="18"/>
                <w:szCs w:val="18"/>
              </w:rPr>
              <w:t>D</w:t>
            </w:r>
            <w:r>
              <w:rPr>
                <w:rFonts w:asciiTheme="minorHAnsi" w:hAnsiTheme="minorHAnsi"/>
                <w:sz w:val="18"/>
                <w:szCs w:val="18"/>
              </w:rPr>
              <w:t xml:space="preserve">ry-bulb </w:t>
            </w:r>
            <w:r w:rsidR="007E687C">
              <w:rPr>
                <w:rFonts w:asciiTheme="minorHAnsi" w:hAnsiTheme="minorHAnsi"/>
                <w:sz w:val="18"/>
                <w:szCs w:val="18"/>
              </w:rPr>
              <w:t>T</w:t>
            </w:r>
            <w:r>
              <w:rPr>
                <w:rFonts w:asciiTheme="minorHAnsi" w:hAnsiTheme="minorHAnsi"/>
                <w:sz w:val="18"/>
                <w:szCs w:val="18"/>
              </w:rPr>
              <w:t xml:space="preserve">emperature </w:t>
            </w:r>
          </w:p>
          <w:p w14:paraId="01464995" w14:textId="023DB008" w:rsidR="00352560" w:rsidRPr="00646833" w:rsidRDefault="00EC155E" w:rsidP="00E91EDC">
            <w:pPr>
              <w:keepNext/>
              <w:rPr>
                <w:rFonts w:asciiTheme="minorHAnsi" w:hAnsiTheme="minorHAnsi"/>
                <w:sz w:val="18"/>
                <w:szCs w:val="18"/>
              </w:rPr>
            </w:pPr>
            <w:r>
              <w:rPr>
                <w:rFonts w:asciiTheme="minorHAnsi" w:hAnsiTheme="minorHAnsi"/>
                <w:sz w:val="18"/>
                <w:szCs w:val="18"/>
              </w:rPr>
              <w:t xml:space="preserve">(T </w:t>
            </w:r>
            <w:r>
              <w:rPr>
                <w:rFonts w:asciiTheme="minorHAnsi" w:hAnsiTheme="minorHAnsi"/>
                <w:sz w:val="18"/>
                <w:szCs w:val="18"/>
                <w:vertAlign w:val="subscript"/>
              </w:rPr>
              <w:t xml:space="preserve">condenser, </w:t>
            </w:r>
            <w:proofErr w:type="spellStart"/>
            <w:r>
              <w:rPr>
                <w:rFonts w:asciiTheme="minorHAnsi" w:hAnsiTheme="minorHAnsi"/>
                <w:sz w:val="18"/>
                <w:szCs w:val="18"/>
                <w:vertAlign w:val="subscript"/>
              </w:rPr>
              <w:t>db</w:t>
            </w:r>
            <w:proofErr w:type="spellEnd"/>
            <w:r>
              <w:rPr>
                <w:rFonts w:asciiTheme="minorHAnsi" w:hAnsiTheme="minorHAnsi"/>
                <w:sz w:val="18"/>
                <w:szCs w:val="18"/>
              </w:rPr>
              <w:t>)</w:t>
            </w:r>
          </w:p>
        </w:tc>
        <w:tc>
          <w:tcPr>
            <w:tcW w:w="2500" w:type="pct"/>
            <w:vAlign w:val="center"/>
          </w:tcPr>
          <w:p w14:paraId="01464996" w14:textId="77777777" w:rsidR="00352560" w:rsidRPr="00646833" w:rsidRDefault="00EC155E" w:rsidP="00E91EDC">
            <w:pPr>
              <w:keepNext/>
              <w:rPr>
                <w:rFonts w:asciiTheme="minorHAnsi" w:hAnsiTheme="minorHAnsi"/>
                <w:sz w:val="18"/>
                <w:szCs w:val="18"/>
              </w:rPr>
            </w:pPr>
            <w:r>
              <w:rPr>
                <w:rFonts w:asciiTheme="minorHAnsi" w:hAnsiTheme="minorHAnsi"/>
                <w:sz w:val="18"/>
                <w:szCs w:val="18"/>
              </w:rPr>
              <w:t xml:space="preserve">&lt;user input: numeric: </w:t>
            </w:r>
            <w:proofErr w:type="spellStart"/>
            <w:r>
              <w:rPr>
                <w:rFonts w:asciiTheme="minorHAnsi" w:hAnsiTheme="minorHAnsi"/>
                <w:sz w:val="18"/>
                <w:szCs w:val="18"/>
              </w:rPr>
              <w:t>xxx.x</w:t>
            </w:r>
            <w:proofErr w:type="spellEnd"/>
            <w:r>
              <w:rPr>
                <w:rFonts w:asciiTheme="minorHAnsi" w:hAnsiTheme="minorHAnsi"/>
                <w:sz w:val="18"/>
                <w:szCs w:val="18"/>
              </w:rPr>
              <w:t>, check range), range = 0 to 130&gt;</w:t>
            </w:r>
          </w:p>
        </w:tc>
      </w:tr>
      <w:tr w:rsidR="00352560" w:rsidRPr="004A5476" w14:paraId="0146499B" w14:textId="77777777">
        <w:trPr>
          <w:cantSplit/>
          <w:trHeight w:val="432"/>
        </w:trPr>
        <w:tc>
          <w:tcPr>
            <w:tcW w:w="212" w:type="pct"/>
            <w:vAlign w:val="center"/>
          </w:tcPr>
          <w:p w14:paraId="01464998" w14:textId="77777777" w:rsidR="00352560" w:rsidRPr="00646833" w:rsidRDefault="00352560" w:rsidP="00242D77">
            <w:pPr>
              <w:pStyle w:val="Header"/>
              <w:keepNext/>
              <w:tabs>
                <w:tab w:val="clear" w:pos="4320"/>
                <w:tab w:val="clear" w:pos="8640"/>
              </w:tabs>
              <w:rPr>
                <w:rFonts w:asciiTheme="minorHAnsi" w:hAnsiTheme="minorHAnsi"/>
                <w:sz w:val="18"/>
                <w:szCs w:val="18"/>
              </w:rPr>
            </w:pPr>
            <w:r w:rsidRPr="00646833">
              <w:rPr>
                <w:rFonts w:ascii="Calibri" w:hAnsi="Calibri"/>
                <w:sz w:val="18"/>
                <w:szCs w:val="18"/>
              </w:rPr>
              <w:t>04</w:t>
            </w:r>
          </w:p>
        </w:tc>
        <w:tc>
          <w:tcPr>
            <w:tcW w:w="2288" w:type="pct"/>
            <w:vAlign w:val="center"/>
          </w:tcPr>
          <w:p w14:paraId="01464999" w14:textId="1396C3A7" w:rsidR="00352560" w:rsidRPr="00646833" w:rsidRDefault="00EC155E" w:rsidP="007E687C">
            <w:pPr>
              <w:pStyle w:val="Header"/>
              <w:keepNext/>
              <w:tabs>
                <w:tab w:val="clear" w:pos="4320"/>
                <w:tab w:val="clear" w:pos="8640"/>
              </w:tabs>
              <w:rPr>
                <w:rFonts w:asciiTheme="minorHAnsi" w:hAnsiTheme="minorHAnsi"/>
                <w:sz w:val="18"/>
                <w:szCs w:val="18"/>
              </w:rPr>
            </w:pPr>
            <w:r>
              <w:rPr>
                <w:rFonts w:asciiTheme="minorHAnsi" w:hAnsiTheme="minorHAnsi"/>
                <w:sz w:val="18"/>
                <w:szCs w:val="18"/>
              </w:rPr>
              <w:t>Outdoor Temperature Qualification Status</w:t>
            </w:r>
          </w:p>
        </w:tc>
        <w:tc>
          <w:tcPr>
            <w:tcW w:w="2500" w:type="pct"/>
            <w:vAlign w:val="center"/>
          </w:tcPr>
          <w:p w14:paraId="0146499A" w14:textId="77777777" w:rsidR="00352560" w:rsidRPr="00646833" w:rsidRDefault="005B37D2" w:rsidP="00E91EDC">
            <w:pPr>
              <w:keepNext/>
              <w:rPr>
                <w:rFonts w:asciiTheme="minorHAnsi" w:hAnsiTheme="minorHAnsi"/>
                <w:sz w:val="18"/>
                <w:szCs w:val="18"/>
              </w:rPr>
            </w:pPr>
            <w:r w:rsidRPr="00646833">
              <w:rPr>
                <w:rFonts w:ascii="Calibri" w:hAnsi="Calibri"/>
                <w:sz w:val="18"/>
                <w:szCs w:val="18"/>
              </w:rPr>
              <w:t>&lt;&lt;if F03 &lt; 37F or if F03 &gt; 70F, then display text: "Winter Setup is not allowed to be used when the outdoor temperature is less than 37F or greater than 70F ", do not proceed; else display text: "Outdoor temperature is within the allocable range for use of the Winter Setup"&gt;&gt;</w:t>
            </w:r>
          </w:p>
        </w:tc>
      </w:tr>
      <w:tr w:rsidR="00352560" w:rsidRPr="004A5476" w14:paraId="0146499F" w14:textId="77777777">
        <w:trPr>
          <w:cantSplit/>
          <w:trHeight w:val="432"/>
        </w:trPr>
        <w:tc>
          <w:tcPr>
            <w:tcW w:w="212" w:type="pct"/>
            <w:vAlign w:val="center"/>
          </w:tcPr>
          <w:p w14:paraId="0146499C" w14:textId="77777777" w:rsidR="00352560" w:rsidRPr="00646833" w:rsidRDefault="00352560" w:rsidP="00242D77">
            <w:pPr>
              <w:pStyle w:val="FootnoteText"/>
              <w:rPr>
                <w:rFonts w:asciiTheme="minorHAnsi" w:hAnsiTheme="minorHAnsi"/>
                <w:sz w:val="18"/>
                <w:szCs w:val="18"/>
              </w:rPr>
            </w:pPr>
            <w:r w:rsidRPr="00646833">
              <w:rPr>
                <w:rFonts w:ascii="Calibri" w:hAnsi="Calibri"/>
                <w:sz w:val="18"/>
                <w:szCs w:val="18"/>
              </w:rPr>
              <w:t>05</w:t>
            </w:r>
          </w:p>
        </w:tc>
        <w:tc>
          <w:tcPr>
            <w:tcW w:w="2288" w:type="pct"/>
            <w:vAlign w:val="center"/>
          </w:tcPr>
          <w:p w14:paraId="0146499D" w14:textId="3BCA8BBF" w:rsidR="00352560" w:rsidRPr="00646833" w:rsidRDefault="00EC155E" w:rsidP="000215D0">
            <w:pPr>
              <w:rPr>
                <w:rFonts w:asciiTheme="minorHAnsi" w:hAnsiTheme="minorHAnsi"/>
                <w:sz w:val="18"/>
                <w:szCs w:val="18"/>
              </w:rPr>
            </w:pPr>
            <w:r>
              <w:rPr>
                <w:rFonts w:asciiTheme="minorHAnsi" w:hAnsiTheme="minorHAnsi"/>
                <w:sz w:val="18"/>
                <w:szCs w:val="18"/>
              </w:rPr>
              <w:t>Measured Liquid Line Temperature (</w:t>
            </w:r>
            <w:proofErr w:type="spellStart"/>
            <w:r>
              <w:rPr>
                <w:rFonts w:asciiTheme="minorHAnsi" w:hAnsiTheme="minorHAnsi"/>
                <w:sz w:val="18"/>
                <w:szCs w:val="18"/>
              </w:rPr>
              <w:t>T</w:t>
            </w:r>
            <w:r>
              <w:rPr>
                <w:rFonts w:asciiTheme="minorHAnsi" w:hAnsiTheme="minorHAnsi"/>
                <w:sz w:val="18"/>
                <w:szCs w:val="18"/>
                <w:vertAlign w:val="subscript"/>
              </w:rPr>
              <w:t>liquid</w:t>
            </w:r>
            <w:proofErr w:type="spellEnd"/>
            <w:r>
              <w:rPr>
                <w:rFonts w:asciiTheme="minorHAnsi" w:hAnsiTheme="minorHAnsi"/>
                <w:sz w:val="18"/>
                <w:szCs w:val="18"/>
              </w:rPr>
              <w:t>) (</w:t>
            </w:r>
            <w:r w:rsidR="000215D0">
              <w:rPr>
                <w:rFonts w:asciiTheme="minorHAnsi" w:hAnsiTheme="minorHAnsi"/>
                <w:sz w:val="18"/>
                <w:szCs w:val="18"/>
              </w:rPr>
              <w:t>°</w:t>
            </w:r>
            <w:r>
              <w:rPr>
                <w:rFonts w:asciiTheme="minorHAnsi" w:hAnsiTheme="minorHAnsi"/>
                <w:sz w:val="18"/>
                <w:szCs w:val="18"/>
              </w:rPr>
              <w:t>F)</w:t>
            </w:r>
          </w:p>
        </w:tc>
        <w:tc>
          <w:tcPr>
            <w:tcW w:w="2500" w:type="pct"/>
            <w:vAlign w:val="center"/>
          </w:tcPr>
          <w:p w14:paraId="0146499E" w14:textId="77777777" w:rsidR="00352560" w:rsidRPr="00646833" w:rsidRDefault="00EC155E" w:rsidP="00E91EDC">
            <w:pPr>
              <w:rPr>
                <w:rFonts w:asciiTheme="minorHAnsi" w:hAnsiTheme="minorHAnsi"/>
                <w:sz w:val="18"/>
                <w:szCs w:val="18"/>
              </w:rPr>
            </w:pPr>
            <w:r>
              <w:rPr>
                <w:rFonts w:asciiTheme="minorHAnsi" w:hAnsiTheme="minorHAnsi"/>
                <w:sz w:val="18"/>
                <w:szCs w:val="18"/>
              </w:rPr>
              <w:t>&lt;user entry, check range = -40 to 150&gt;</w:t>
            </w:r>
          </w:p>
        </w:tc>
      </w:tr>
      <w:tr w:rsidR="00352560" w:rsidRPr="004A5476" w14:paraId="014649A3" w14:textId="77777777">
        <w:trPr>
          <w:cantSplit/>
          <w:trHeight w:val="432"/>
        </w:trPr>
        <w:tc>
          <w:tcPr>
            <w:tcW w:w="212" w:type="pct"/>
            <w:vAlign w:val="center"/>
          </w:tcPr>
          <w:p w14:paraId="014649A0" w14:textId="77777777" w:rsidR="00352560" w:rsidRPr="00646833" w:rsidRDefault="00352560" w:rsidP="00242D77">
            <w:pPr>
              <w:rPr>
                <w:rFonts w:asciiTheme="minorHAnsi" w:hAnsiTheme="minorHAnsi"/>
                <w:sz w:val="18"/>
                <w:szCs w:val="18"/>
              </w:rPr>
            </w:pPr>
            <w:r w:rsidRPr="00646833">
              <w:rPr>
                <w:rFonts w:ascii="Calibri" w:hAnsi="Calibri"/>
                <w:sz w:val="18"/>
                <w:szCs w:val="18"/>
              </w:rPr>
              <w:t>06</w:t>
            </w:r>
          </w:p>
        </w:tc>
        <w:tc>
          <w:tcPr>
            <w:tcW w:w="2288" w:type="pct"/>
            <w:vAlign w:val="center"/>
          </w:tcPr>
          <w:p w14:paraId="014649A1" w14:textId="3FE3E828" w:rsidR="00352560" w:rsidRPr="00646833" w:rsidRDefault="00EC155E" w:rsidP="00E91EDC">
            <w:pPr>
              <w:rPr>
                <w:rFonts w:asciiTheme="minorHAnsi" w:hAnsiTheme="minorHAnsi"/>
                <w:sz w:val="18"/>
                <w:szCs w:val="18"/>
              </w:rPr>
            </w:pPr>
            <w:r>
              <w:rPr>
                <w:rFonts w:asciiTheme="minorHAnsi" w:hAnsiTheme="minorHAnsi"/>
                <w:sz w:val="18"/>
                <w:szCs w:val="18"/>
              </w:rPr>
              <w:t>Measured Liquid Line Pressure (</w:t>
            </w:r>
            <w:proofErr w:type="spellStart"/>
            <w:r>
              <w:rPr>
                <w:rFonts w:asciiTheme="minorHAnsi" w:hAnsiTheme="minorHAnsi"/>
                <w:sz w:val="18"/>
                <w:szCs w:val="18"/>
              </w:rPr>
              <w:t>P</w:t>
            </w:r>
            <w:r>
              <w:rPr>
                <w:rFonts w:asciiTheme="minorHAnsi" w:hAnsiTheme="minorHAnsi"/>
                <w:sz w:val="18"/>
                <w:szCs w:val="18"/>
                <w:vertAlign w:val="subscript"/>
              </w:rPr>
              <w:t>liquid</w:t>
            </w:r>
            <w:proofErr w:type="spellEnd"/>
            <w:r>
              <w:rPr>
                <w:rFonts w:asciiTheme="minorHAnsi" w:hAnsiTheme="minorHAnsi"/>
                <w:sz w:val="18"/>
                <w:szCs w:val="18"/>
              </w:rPr>
              <w:t>) (</w:t>
            </w:r>
            <w:proofErr w:type="spellStart"/>
            <w:r>
              <w:rPr>
                <w:rFonts w:asciiTheme="minorHAnsi" w:hAnsiTheme="minorHAnsi"/>
                <w:sz w:val="18"/>
                <w:szCs w:val="18"/>
              </w:rPr>
              <w:t>psig</w:t>
            </w:r>
            <w:proofErr w:type="spellEnd"/>
            <w:r>
              <w:rPr>
                <w:rFonts w:asciiTheme="minorHAnsi" w:hAnsiTheme="minorHAnsi"/>
                <w:sz w:val="18"/>
                <w:szCs w:val="18"/>
              </w:rPr>
              <w:t>)</w:t>
            </w:r>
          </w:p>
        </w:tc>
        <w:tc>
          <w:tcPr>
            <w:tcW w:w="2500" w:type="pct"/>
            <w:vAlign w:val="center"/>
          </w:tcPr>
          <w:p w14:paraId="014649A2" w14:textId="77777777" w:rsidR="00352560" w:rsidRPr="00646833" w:rsidRDefault="00EC155E" w:rsidP="00E91EDC">
            <w:pPr>
              <w:rPr>
                <w:rFonts w:asciiTheme="minorHAnsi" w:hAnsiTheme="minorHAnsi"/>
                <w:sz w:val="18"/>
                <w:szCs w:val="18"/>
              </w:rPr>
            </w:pPr>
            <w:r>
              <w:rPr>
                <w:rFonts w:asciiTheme="minorHAnsi" w:hAnsiTheme="minorHAnsi"/>
                <w:sz w:val="18"/>
                <w:szCs w:val="18"/>
              </w:rPr>
              <w:t>&lt;user entry, check range = 0 to 800&gt;</w:t>
            </w:r>
          </w:p>
        </w:tc>
      </w:tr>
      <w:tr w:rsidR="00352560" w:rsidRPr="004A5476" w14:paraId="014649A8" w14:textId="77777777">
        <w:trPr>
          <w:cantSplit/>
          <w:trHeight w:val="432"/>
        </w:trPr>
        <w:tc>
          <w:tcPr>
            <w:tcW w:w="212" w:type="pct"/>
            <w:vAlign w:val="center"/>
          </w:tcPr>
          <w:p w14:paraId="014649A4" w14:textId="77777777" w:rsidR="00352560" w:rsidRPr="004A5476" w:rsidRDefault="00352560" w:rsidP="00242D77">
            <w:pPr>
              <w:rPr>
                <w:rFonts w:asciiTheme="minorHAnsi" w:hAnsiTheme="minorHAnsi"/>
                <w:sz w:val="18"/>
                <w:szCs w:val="18"/>
              </w:rPr>
            </w:pPr>
            <w:r w:rsidRPr="00331215">
              <w:rPr>
                <w:rFonts w:ascii="Calibri" w:hAnsi="Calibri"/>
              </w:rPr>
              <w:t>07</w:t>
            </w:r>
          </w:p>
        </w:tc>
        <w:tc>
          <w:tcPr>
            <w:tcW w:w="2288" w:type="pct"/>
            <w:vAlign w:val="center"/>
          </w:tcPr>
          <w:p w14:paraId="014649A5" w14:textId="645FFDEB" w:rsidR="00352560" w:rsidRPr="004A5476" w:rsidRDefault="00352560" w:rsidP="007E687C">
            <w:pPr>
              <w:rPr>
                <w:rFonts w:asciiTheme="minorHAnsi" w:hAnsiTheme="minorHAnsi"/>
                <w:sz w:val="18"/>
                <w:szCs w:val="18"/>
              </w:rPr>
            </w:pPr>
            <w:r w:rsidRPr="004A5476">
              <w:rPr>
                <w:rFonts w:asciiTheme="minorHAnsi" w:hAnsiTheme="minorHAnsi"/>
                <w:sz w:val="18"/>
                <w:szCs w:val="18"/>
              </w:rPr>
              <w:t xml:space="preserve">Condenser </w:t>
            </w:r>
            <w:r w:rsidR="007E687C">
              <w:rPr>
                <w:rFonts w:asciiTheme="minorHAnsi" w:hAnsiTheme="minorHAnsi"/>
                <w:sz w:val="18"/>
                <w:szCs w:val="18"/>
              </w:rPr>
              <w:t>S</w:t>
            </w:r>
            <w:r w:rsidRPr="004A5476">
              <w:rPr>
                <w:rFonts w:asciiTheme="minorHAnsi" w:hAnsiTheme="minorHAnsi"/>
                <w:sz w:val="18"/>
                <w:szCs w:val="18"/>
              </w:rPr>
              <w:t xml:space="preserve">aturation </w:t>
            </w:r>
            <w:r w:rsidR="007E687C">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condensor</w:t>
            </w:r>
            <w:proofErr w:type="spellEnd"/>
            <w:r w:rsidRPr="004A5476">
              <w:rPr>
                <w:rFonts w:asciiTheme="minorHAnsi" w:hAnsiTheme="minorHAnsi"/>
                <w:sz w:val="18"/>
                <w:szCs w:val="18"/>
              </w:rPr>
              <w:t>,</w:t>
            </w:r>
            <w:r w:rsidRPr="004A5476">
              <w:rPr>
                <w:rFonts w:asciiTheme="minorHAnsi" w:hAnsiTheme="minorHAnsi"/>
                <w:sz w:val="18"/>
                <w:szCs w:val="18"/>
                <w:vertAlign w:val="subscript"/>
              </w:rPr>
              <w:t xml:space="preserve"> sat</w:t>
            </w:r>
            <w:r w:rsidRPr="004A5476">
              <w:rPr>
                <w:rFonts w:asciiTheme="minorHAnsi" w:hAnsiTheme="minorHAnsi"/>
                <w:sz w:val="18"/>
                <w:szCs w:val="18"/>
              </w:rPr>
              <w:t>)</w:t>
            </w:r>
          </w:p>
          <w:p w14:paraId="014649A6" w14:textId="519D10EA" w:rsidR="00352560" w:rsidRPr="004A5476" w:rsidRDefault="00352560" w:rsidP="000215D0">
            <w:pPr>
              <w:rPr>
                <w:rFonts w:asciiTheme="minorHAnsi" w:hAnsiTheme="minorHAnsi"/>
                <w:sz w:val="18"/>
                <w:szCs w:val="18"/>
              </w:rPr>
            </w:pPr>
            <w:r w:rsidRPr="004A5476">
              <w:rPr>
                <w:rFonts w:asciiTheme="minorHAnsi" w:hAnsiTheme="minorHAnsi"/>
                <w:sz w:val="18"/>
                <w:szCs w:val="18"/>
              </w:rPr>
              <w:t xml:space="preserve">from </w:t>
            </w:r>
            <w:r w:rsidR="007E687C">
              <w:rPr>
                <w:rFonts w:asciiTheme="minorHAnsi" w:hAnsiTheme="minorHAnsi"/>
                <w:sz w:val="18"/>
                <w:szCs w:val="18"/>
              </w:rPr>
              <w:t>D</w:t>
            </w:r>
            <w:r w:rsidRPr="004A5476">
              <w:rPr>
                <w:rFonts w:asciiTheme="minorHAnsi" w:hAnsiTheme="minorHAnsi"/>
                <w:sz w:val="18"/>
                <w:szCs w:val="18"/>
              </w:rPr>
              <w:t xml:space="preserve">igital </w:t>
            </w:r>
            <w:r w:rsidR="007E687C">
              <w:rPr>
                <w:rFonts w:asciiTheme="minorHAnsi" w:hAnsiTheme="minorHAnsi"/>
                <w:sz w:val="18"/>
                <w:szCs w:val="18"/>
              </w:rPr>
              <w:t>G</w:t>
            </w:r>
            <w:r w:rsidRPr="004A5476">
              <w:rPr>
                <w:rFonts w:asciiTheme="minorHAnsi" w:hAnsiTheme="minorHAnsi"/>
                <w:sz w:val="18"/>
                <w:szCs w:val="18"/>
              </w:rPr>
              <w:t>auge or P-T Table using Line F05 (</w:t>
            </w:r>
            <w:r w:rsidR="000215D0">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9A7" w14:textId="77777777" w:rsidR="00352560" w:rsidRPr="004A5476" w:rsidRDefault="00352560" w:rsidP="00E91EDC">
            <w:pPr>
              <w:rPr>
                <w:rFonts w:asciiTheme="minorHAnsi" w:hAnsiTheme="minorHAnsi"/>
                <w:sz w:val="18"/>
                <w:szCs w:val="18"/>
              </w:rPr>
            </w:pPr>
            <w:r w:rsidRPr="004A5476">
              <w:rPr>
                <w:rFonts w:asciiTheme="minorHAnsi" w:hAnsiTheme="minorHAnsi"/>
                <w:sz w:val="18"/>
                <w:szCs w:val="18"/>
              </w:rPr>
              <w:t>&lt;user entry, check range = -40 to 150&gt;</w:t>
            </w:r>
          </w:p>
        </w:tc>
      </w:tr>
      <w:tr w:rsidR="00352560" w:rsidRPr="004A5476" w14:paraId="014649AC" w14:textId="77777777">
        <w:trPr>
          <w:cantSplit/>
          <w:trHeight w:val="432"/>
        </w:trPr>
        <w:tc>
          <w:tcPr>
            <w:tcW w:w="212" w:type="pct"/>
            <w:vAlign w:val="center"/>
          </w:tcPr>
          <w:p w14:paraId="014649A9" w14:textId="77777777" w:rsidR="00352560" w:rsidRPr="00646833" w:rsidRDefault="00352560" w:rsidP="00242D77">
            <w:pPr>
              <w:rPr>
                <w:rFonts w:asciiTheme="minorHAnsi" w:hAnsiTheme="minorHAnsi"/>
                <w:sz w:val="18"/>
                <w:szCs w:val="18"/>
              </w:rPr>
            </w:pPr>
            <w:r w:rsidRPr="00646833">
              <w:rPr>
                <w:rFonts w:asciiTheme="minorHAnsi" w:hAnsiTheme="minorHAnsi"/>
                <w:sz w:val="18"/>
                <w:szCs w:val="18"/>
              </w:rPr>
              <w:t>08</w:t>
            </w:r>
          </w:p>
        </w:tc>
        <w:tc>
          <w:tcPr>
            <w:tcW w:w="2288" w:type="pct"/>
            <w:vAlign w:val="center"/>
          </w:tcPr>
          <w:p w14:paraId="014649AA" w14:textId="119EB41B" w:rsidR="00352560" w:rsidRPr="00646833" w:rsidRDefault="00EC155E" w:rsidP="000215D0">
            <w:pPr>
              <w:rPr>
                <w:rFonts w:asciiTheme="minorHAnsi" w:hAnsiTheme="minorHAnsi"/>
                <w:sz w:val="18"/>
                <w:szCs w:val="18"/>
              </w:rPr>
            </w:pPr>
            <w:r>
              <w:rPr>
                <w:rFonts w:asciiTheme="minorHAnsi" w:hAnsiTheme="minorHAnsi"/>
                <w:sz w:val="18"/>
                <w:szCs w:val="18"/>
              </w:rPr>
              <w:t>Measured Subcooling (Line F0</w:t>
            </w:r>
            <w:r w:rsidR="00421B31">
              <w:rPr>
                <w:rFonts w:asciiTheme="minorHAnsi" w:hAnsiTheme="minorHAnsi"/>
                <w:sz w:val="18"/>
                <w:szCs w:val="18"/>
              </w:rPr>
              <w:t>7</w:t>
            </w:r>
            <w:r>
              <w:rPr>
                <w:rFonts w:asciiTheme="minorHAnsi" w:hAnsiTheme="minorHAnsi"/>
                <w:sz w:val="18"/>
                <w:szCs w:val="18"/>
              </w:rPr>
              <w:t xml:space="preserve"> – Line F0</w:t>
            </w:r>
            <w:r w:rsidR="00421B31">
              <w:rPr>
                <w:rFonts w:asciiTheme="minorHAnsi" w:hAnsiTheme="minorHAnsi"/>
                <w:sz w:val="18"/>
                <w:szCs w:val="18"/>
              </w:rPr>
              <w:t>5</w:t>
            </w:r>
            <w:r>
              <w:rPr>
                <w:rFonts w:asciiTheme="minorHAnsi" w:hAnsiTheme="minorHAnsi"/>
                <w:sz w:val="18"/>
                <w:szCs w:val="18"/>
              </w:rPr>
              <w:t>) (</w:t>
            </w:r>
            <w:r w:rsidR="000215D0">
              <w:rPr>
                <w:rFonts w:asciiTheme="minorHAnsi" w:hAnsiTheme="minorHAnsi"/>
                <w:sz w:val="18"/>
                <w:szCs w:val="18"/>
              </w:rPr>
              <w:t>°</w:t>
            </w:r>
            <w:r>
              <w:rPr>
                <w:rFonts w:asciiTheme="minorHAnsi" w:hAnsiTheme="minorHAnsi"/>
                <w:sz w:val="18"/>
                <w:szCs w:val="18"/>
              </w:rPr>
              <w:t>F)</w:t>
            </w:r>
          </w:p>
        </w:tc>
        <w:tc>
          <w:tcPr>
            <w:tcW w:w="2500" w:type="pct"/>
            <w:vAlign w:val="center"/>
          </w:tcPr>
          <w:p w14:paraId="014649AB" w14:textId="42E03833" w:rsidR="00352560" w:rsidRPr="00646833" w:rsidRDefault="00EC155E" w:rsidP="00E91EDC">
            <w:pPr>
              <w:rPr>
                <w:rFonts w:asciiTheme="minorHAnsi" w:hAnsiTheme="minorHAnsi"/>
                <w:sz w:val="18"/>
                <w:szCs w:val="18"/>
              </w:rPr>
            </w:pPr>
            <w:r>
              <w:rPr>
                <w:rFonts w:asciiTheme="minorHAnsi" w:hAnsiTheme="minorHAnsi"/>
                <w:sz w:val="18"/>
                <w:szCs w:val="18"/>
              </w:rPr>
              <w:t>&lt;&lt;temperature, calculated (F0</w:t>
            </w:r>
            <w:r w:rsidR="00421B31">
              <w:rPr>
                <w:rFonts w:asciiTheme="minorHAnsi" w:hAnsiTheme="minorHAnsi"/>
                <w:sz w:val="18"/>
                <w:szCs w:val="18"/>
              </w:rPr>
              <w:t>7</w:t>
            </w:r>
            <w:r>
              <w:rPr>
                <w:rFonts w:asciiTheme="minorHAnsi" w:hAnsiTheme="minorHAnsi"/>
                <w:sz w:val="18"/>
                <w:szCs w:val="18"/>
              </w:rPr>
              <w:t xml:space="preserve"> – F0</w:t>
            </w:r>
            <w:r w:rsidR="00421B31">
              <w:rPr>
                <w:rFonts w:asciiTheme="minorHAnsi" w:hAnsiTheme="minorHAnsi"/>
                <w:sz w:val="18"/>
                <w:szCs w:val="18"/>
              </w:rPr>
              <w:t>5</w:t>
            </w:r>
            <w:r>
              <w:rPr>
                <w:rFonts w:asciiTheme="minorHAnsi" w:hAnsiTheme="minorHAnsi"/>
                <w:sz w:val="18"/>
                <w:szCs w:val="18"/>
              </w:rPr>
              <w:t>)&gt;&gt;</w:t>
            </w:r>
          </w:p>
        </w:tc>
      </w:tr>
      <w:tr w:rsidR="00352560" w:rsidRPr="004A5476" w14:paraId="014649B0" w14:textId="77777777">
        <w:trPr>
          <w:cantSplit/>
          <w:trHeight w:val="432"/>
        </w:trPr>
        <w:tc>
          <w:tcPr>
            <w:tcW w:w="212" w:type="pct"/>
            <w:vAlign w:val="center"/>
          </w:tcPr>
          <w:p w14:paraId="014649AD" w14:textId="77777777" w:rsidR="00352560" w:rsidRPr="00646833" w:rsidRDefault="00352560" w:rsidP="00242D77">
            <w:pPr>
              <w:rPr>
                <w:rFonts w:asciiTheme="minorHAnsi" w:hAnsiTheme="minorHAnsi"/>
                <w:sz w:val="18"/>
                <w:szCs w:val="18"/>
              </w:rPr>
            </w:pPr>
            <w:r w:rsidRPr="00646833">
              <w:rPr>
                <w:rFonts w:ascii="Calibri" w:hAnsi="Calibri"/>
                <w:sz w:val="18"/>
                <w:szCs w:val="18"/>
              </w:rPr>
              <w:t>09</w:t>
            </w:r>
          </w:p>
        </w:tc>
        <w:tc>
          <w:tcPr>
            <w:tcW w:w="2288" w:type="pct"/>
            <w:vAlign w:val="center"/>
          </w:tcPr>
          <w:p w14:paraId="014649AE" w14:textId="10703425" w:rsidR="00352560" w:rsidRPr="00646833" w:rsidRDefault="00EC155E" w:rsidP="000215D0">
            <w:pPr>
              <w:rPr>
                <w:rFonts w:asciiTheme="minorHAnsi" w:hAnsiTheme="minorHAnsi"/>
                <w:sz w:val="18"/>
                <w:szCs w:val="18"/>
              </w:rPr>
            </w:pPr>
            <w:r>
              <w:rPr>
                <w:rFonts w:asciiTheme="minorHAnsi" w:hAnsiTheme="minorHAnsi"/>
                <w:sz w:val="18"/>
                <w:szCs w:val="18"/>
              </w:rPr>
              <w:t>Target Subcooling from Manufacturer (</w:t>
            </w:r>
            <w:r w:rsidR="000215D0">
              <w:rPr>
                <w:rFonts w:asciiTheme="minorHAnsi" w:hAnsiTheme="minorHAnsi"/>
                <w:sz w:val="18"/>
                <w:szCs w:val="18"/>
              </w:rPr>
              <w:t>°</w:t>
            </w:r>
            <w:r>
              <w:rPr>
                <w:rFonts w:asciiTheme="minorHAnsi" w:hAnsiTheme="minorHAnsi"/>
                <w:sz w:val="18"/>
                <w:szCs w:val="18"/>
              </w:rPr>
              <w:t>F)</w:t>
            </w:r>
          </w:p>
        </w:tc>
        <w:tc>
          <w:tcPr>
            <w:tcW w:w="2500" w:type="pct"/>
            <w:vAlign w:val="center"/>
          </w:tcPr>
          <w:p w14:paraId="014649AF" w14:textId="77777777" w:rsidR="00352560" w:rsidRPr="00646833" w:rsidRDefault="00EC155E" w:rsidP="00E91EDC">
            <w:pPr>
              <w:rPr>
                <w:rFonts w:asciiTheme="minorHAnsi" w:hAnsiTheme="minorHAnsi"/>
                <w:sz w:val="18"/>
                <w:szCs w:val="18"/>
              </w:rPr>
            </w:pPr>
            <w:r>
              <w:rPr>
                <w:rFonts w:asciiTheme="minorHAnsi" w:hAnsiTheme="minorHAnsi"/>
                <w:sz w:val="18"/>
                <w:szCs w:val="18"/>
              </w:rPr>
              <w:t>&lt;user entry, check range = 0 to 50&gt;</w:t>
            </w:r>
          </w:p>
        </w:tc>
      </w:tr>
      <w:tr w:rsidR="00352560" w:rsidRPr="004A5476" w14:paraId="014649B3" w14:textId="77777777" w:rsidTr="00352560">
        <w:trPr>
          <w:trHeight w:val="432"/>
        </w:trPr>
        <w:tc>
          <w:tcPr>
            <w:tcW w:w="212" w:type="pct"/>
            <w:vAlign w:val="center"/>
          </w:tcPr>
          <w:p w14:paraId="014649B1" w14:textId="77777777" w:rsidR="00352560" w:rsidRPr="00646833" w:rsidRDefault="00352560" w:rsidP="00242D77">
            <w:pPr>
              <w:rPr>
                <w:rFonts w:asciiTheme="minorHAnsi" w:hAnsiTheme="minorHAnsi"/>
                <w:sz w:val="18"/>
                <w:szCs w:val="18"/>
              </w:rPr>
            </w:pPr>
            <w:r w:rsidRPr="00646833">
              <w:rPr>
                <w:rFonts w:asciiTheme="minorHAnsi" w:hAnsiTheme="minorHAnsi"/>
                <w:sz w:val="18"/>
                <w:szCs w:val="18"/>
              </w:rPr>
              <w:t>10</w:t>
            </w:r>
          </w:p>
        </w:tc>
        <w:tc>
          <w:tcPr>
            <w:tcW w:w="4788" w:type="pct"/>
            <w:gridSpan w:val="2"/>
          </w:tcPr>
          <w:p w14:paraId="014649B2" w14:textId="4CB0A7D5" w:rsidR="00352560" w:rsidRPr="00646833" w:rsidRDefault="00EC155E" w:rsidP="004E434C">
            <w:pPr>
              <w:spacing w:after="60"/>
              <w:rPr>
                <w:rFonts w:asciiTheme="minorHAnsi" w:hAnsiTheme="minorHAnsi"/>
                <w:sz w:val="18"/>
                <w:szCs w:val="18"/>
              </w:rPr>
            </w:pPr>
            <w:r>
              <w:rPr>
                <w:rFonts w:asciiTheme="minorHAnsi" w:hAnsiTheme="minorHAnsi"/>
                <w:sz w:val="18"/>
                <w:szCs w:val="18"/>
              </w:rPr>
              <w:t xml:space="preserve">Compliance Statement: &lt;&lt;if </w:t>
            </w:r>
            <w:proofErr w:type="gramStart"/>
            <w:r>
              <w:rPr>
                <w:rFonts w:asciiTheme="minorHAnsi" w:hAnsiTheme="minorHAnsi"/>
                <w:sz w:val="18"/>
                <w:szCs w:val="18"/>
              </w:rPr>
              <w:t>ABS(</w:t>
            </w:r>
            <w:proofErr w:type="gramEnd"/>
            <w:r w:rsidR="004E434C">
              <w:rPr>
                <w:rFonts w:asciiTheme="minorHAnsi" w:hAnsiTheme="minorHAnsi"/>
                <w:sz w:val="18"/>
                <w:szCs w:val="18"/>
              </w:rPr>
              <w:t xml:space="preserve">F08 </w:t>
            </w:r>
            <w:r>
              <w:rPr>
                <w:rFonts w:asciiTheme="minorHAnsi" w:hAnsiTheme="minorHAnsi"/>
                <w:sz w:val="18"/>
                <w:szCs w:val="18"/>
              </w:rPr>
              <w:t xml:space="preserve">– </w:t>
            </w:r>
            <w:r w:rsidR="004E434C">
              <w:rPr>
                <w:rFonts w:asciiTheme="minorHAnsi" w:hAnsiTheme="minorHAnsi"/>
                <w:sz w:val="18"/>
                <w:szCs w:val="18"/>
              </w:rPr>
              <w:t>F09</w:t>
            </w:r>
            <w:r>
              <w:rPr>
                <w:rFonts w:asciiTheme="minorHAnsi" w:hAnsiTheme="minorHAnsi"/>
                <w:sz w:val="18"/>
                <w:szCs w:val="18"/>
              </w:rPr>
              <w:t>) ≤ 6, then display text: “System Complies with Winter Charge Setup Verification Method - System is also required to pass the Metering Device Verification, next Section.”; else display text: " System Refrigerant Charge does not Comply"&gt;&gt;</w:t>
            </w:r>
          </w:p>
        </w:tc>
      </w:tr>
    </w:tbl>
    <w:p w14:paraId="014649B4" w14:textId="77777777" w:rsidR="00786D26" w:rsidRPr="00E91EDC"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4A5476" w14:paraId="014649B7" w14:textId="77777777">
        <w:trPr>
          <w:trHeight w:val="360"/>
        </w:trPr>
        <w:tc>
          <w:tcPr>
            <w:tcW w:w="5000" w:type="pct"/>
            <w:gridSpan w:val="3"/>
            <w:vAlign w:val="center"/>
          </w:tcPr>
          <w:p w14:paraId="014649B5" w14:textId="2B2C71A6" w:rsidR="00786D26" w:rsidRPr="00E91EDC" w:rsidRDefault="00786D26" w:rsidP="00E91EDC">
            <w:pPr>
              <w:keepNext/>
              <w:rPr>
                <w:rFonts w:asciiTheme="minorHAnsi" w:hAnsiTheme="minorHAnsi"/>
                <w:b/>
                <w:szCs w:val="18"/>
              </w:rPr>
            </w:pPr>
            <w:r w:rsidRPr="00E91EDC">
              <w:rPr>
                <w:rFonts w:asciiTheme="minorHAnsi" w:hAnsiTheme="minorHAnsi"/>
                <w:b/>
                <w:szCs w:val="18"/>
              </w:rPr>
              <w:t>G. Metering Device Verification</w:t>
            </w:r>
          </w:p>
          <w:p w14:paraId="014649B6" w14:textId="7C40D9DD" w:rsidR="00786D26" w:rsidRPr="00E91EDC" w:rsidRDefault="0088799D" w:rsidP="00E91EDC">
            <w:pPr>
              <w:keepNext/>
              <w:rPr>
                <w:rFonts w:asciiTheme="minorHAnsi" w:hAnsiTheme="minorHAnsi"/>
                <w:sz w:val="18"/>
                <w:szCs w:val="18"/>
              </w:rPr>
            </w:pPr>
            <w:ins w:id="162" w:author="Alhabibi, Haider@Energy" w:date="2022-03-09T07:41:00Z">
              <w:r>
                <w:rPr>
                  <w:rFonts w:ascii="Calibri" w:hAnsi="Calibri"/>
                  <w:sz w:val="18"/>
                  <w:szCs w:val="18"/>
                </w:rPr>
                <w:t>&lt;&lt;Static Text - see the top&gt;&gt;</w:t>
              </w:r>
            </w:ins>
            <w:del w:id="163" w:author="Alhabibi, Haider@Energy" w:date="2022-03-09T07:41:00Z">
              <w:r w:rsidR="00D00050" w:rsidRPr="00A85CF1" w:rsidDel="0088799D">
                <w:rPr>
                  <w:rFonts w:asciiTheme="minorHAnsi" w:hAnsiTheme="minorHAnsi"/>
                  <w:sz w:val="18"/>
                  <w:szCs w:val="18"/>
                </w:rPr>
                <w:delText>HERS Rater must independently collect all data in this section.</w:delText>
              </w:r>
              <w:r w:rsidR="00D00050" w:rsidDel="0088799D">
                <w:rPr>
                  <w:rFonts w:asciiTheme="minorHAnsi" w:hAnsiTheme="minorHAnsi"/>
                  <w:sz w:val="18"/>
                  <w:szCs w:val="18"/>
                </w:rPr>
                <w:delText xml:space="preserve"> </w:delText>
              </w:r>
              <w:r w:rsidR="00786D26" w:rsidRPr="00E91EDC" w:rsidDel="0088799D">
                <w:rPr>
                  <w:rFonts w:asciiTheme="minorHAnsi" w:hAnsiTheme="minorHAnsi"/>
                  <w:sz w:val="18"/>
                  <w:szCs w:val="18"/>
                </w:rPr>
                <w:delText>Procedures for the verification of proper metering device operation are specified in RA3.2.2.6.2</w:delText>
              </w:r>
            </w:del>
          </w:p>
        </w:tc>
      </w:tr>
      <w:tr w:rsidR="00786D26" w:rsidRPr="004A5476" w14:paraId="014649BB" w14:textId="77777777">
        <w:trPr>
          <w:trHeight w:val="360"/>
        </w:trPr>
        <w:tc>
          <w:tcPr>
            <w:tcW w:w="212" w:type="pct"/>
            <w:vAlign w:val="center"/>
          </w:tcPr>
          <w:p w14:paraId="014649B8"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01</w:t>
            </w:r>
          </w:p>
        </w:tc>
        <w:tc>
          <w:tcPr>
            <w:tcW w:w="2288" w:type="pct"/>
            <w:vAlign w:val="center"/>
          </w:tcPr>
          <w:p w14:paraId="014649B9" w14:textId="6310C651" w:rsidR="00786D26" w:rsidRPr="004A5476" w:rsidRDefault="00786D26" w:rsidP="00234CC5">
            <w:pPr>
              <w:keepNext/>
              <w:spacing w:after="60"/>
              <w:rPr>
                <w:rFonts w:asciiTheme="minorHAnsi" w:hAnsiTheme="minorHAnsi"/>
                <w:sz w:val="18"/>
                <w:szCs w:val="18"/>
              </w:rPr>
            </w:pPr>
            <w:r w:rsidRPr="004A5476">
              <w:rPr>
                <w:rFonts w:asciiTheme="minorHAnsi" w:hAnsiTheme="minorHAnsi"/>
                <w:sz w:val="18"/>
                <w:szCs w:val="18"/>
              </w:rPr>
              <w:t xml:space="preserve">Measured Suction </w:t>
            </w:r>
            <w:r w:rsidR="007E687C">
              <w:rPr>
                <w:rFonts w:asciiTheme="minorHAnsi" w:hAnsiTheme="minorHAnsi"/>
                <w:sz w:val="18"/>
                <w:szCs w:val="18"/>
              </w:rPr>
              <w:t>L</w:t>
            </w:r>
            <w:r w:rsidRPr="004A5476">
              <w:rPr>
                <w:rFonts w:asciiTheme="minorHAnsi" w:hAnsiTheme="minorHAnsi"/>
                <w:sz w:val="18"/>
                <w:szCs w:val="18"/>
              </w:rPr>
              <w:t xml:space="preserve">ine </w:t>
            </w:r>
            <w:r w:rsidR="007E687C">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w:t>
            </w:r>
            <w:r w:rsidR="00234CC5">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9BA"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&lt;user entry, check range = -40 to 150&gt;</w:t>
            </w:r>
          </w:p>
        </w:tc>
      </w:tr>
      <w:tr w:rsidR="00786D26" w:rsidRPr="004A5476" w14:paraId="014649BF" w14:textId="77777777">
        <w:trPr>
          <w:trHeight w:val="360"/>
        </w:trPr>
        <w:tc>
          <w:tcPr>
            <w:tcW w:w="212" w:type="pct"/>
            <w:vAlign w:val="center"/>
          </w:tcPr>
          <w:p w14:paraId="014649BC"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02</w:t>
            </w:r>
          </w:p>
        </w:tc>
        <w:tc>
          <w:tcPr>
            <w:tcW w:w="2288" w:type="pct"/>
            <w:vAlign w:val="center"/>
          </w:tcPr>
          <w:p w14:paraId="014649BD" w14:textId="69CB5EF2" w:rsidR="00786D26" w:rsidRPr="004A5476" w:rsidRDefault="00786D26" w:rsidP="007E687C">
            <w:pPr>
              <w:keepNext/>
              <w:spacing w:after="60"/>
              <w:rPr>
                <w:rFonts w:asciiTheme="minorHAnsi" w:hAnsiTheme="minorHAnsi"/>
                <w:sz w:val="18"/>
                <w:szCs w:val="18"/>
              </w:rPr>
            </w:pPr>
            <w:r w:rsidRPr="004A5476">
              <w:rPr>
                <w:rFonts w:asciiTheme="minorHAnsi" w:hAnsiTheme="minorHAnsi"/>
                <w:sz w:val="18"/>
                <w:szCs w:val="18"/>
              </w:rPr>
              <w:t xml:space="preserve">Measured Suction </w:t>
            </w:r>
            <w:r w:rsidR="007E687C">
              <w:rPr>
                <w:rFonts w:asciiTheme="minorHAnsi" w:hAnsiTheme="minorHAnsi"/>
                <w:sz w:val="18"/>
                <w:szCs w:val="18"/>
              </w:rPr>
              <w:t>L</w:t>
            </w:r>
            <w:r w:rsidRPr="004A5476">
              <w:rPr>
                <w:rFonts w:asciiTheme="minorHAnsi" w:hAnsiTheme="minorHAnsi"/>
                <w:sz w:val="18"/>
                <w:szCs w:val="18"/>
              </w:rPr>
              <w:t xml:space="preserve">ine </w:t>
            </w:r>
            <w:r w:rsidR="007E687C">
              <w:rPr>
                <w:rFonts w:asciiTheme="minorHAnsi" w:hAnsiTheme="minorHAnsi"/>
                <w:sz w:val="18"/>
                <w:szCs w:val="18"/>
              </w:rPr>
              <w:t>P</w:t>
            </w:r>
            <w:r w:rsidRPr="004A5476">
              <w:rPr>
                <w:rFonts w:asciiTheme="minorHAnsi" w:hAnsiTheme="minorHAnsi"/>
                <w:sz w:val="18"/>
                <w:szCs w:val="18"/>
              </w:rPr>
              <w:t>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w:t>
            </w:r>
            <w:proofErr w:type="spellStart"/>
            <w:r w:rsidRPr="004A5476">
              <w:rPr>
                <w:rFonts w:asciiTheme="minorHAnsi" w:hAnsiTheme="minorHAnsi"/>
                <w:sz w:val="18"/>
                <w:szCs w:val="18"/>
              </w:rPr>
              <w:t>psig</w:t>
            </w:r>
            <w:proofErr w:type="spellEnd"/>
            <w:r w:rsidRPr="004A5476">
              <w:rPr>
                <w:rFonts w:asciiTheme="minorHAnsi" w:hAnsiTheme="minorHAnsi"/>
                <w:sz w:val="18"/>
                <w:szCs w:val="18"/>
              </w:rPr>
              <w:t>)</w:t>
            </w:r>
          </w:p>
        </w:tc>
        <w:tc>
          <w:tcPr>
            <w:tcW w:w="2500" w:type="pct"/>
            <w:vAlign w:val="center"/>
          </w:tcPr>
          <w:p w14:paraId="014649BE"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&lt;user entry, check range = 0 to 400&gt;</w:t>
            </w:r>
          </w:p>
        </w:tc>
      </w:tr>
      <w:tr w:rsidR="00786D26" w:rsidRPr="004A5476" w14:paraId="014649C4" w14:textId="77777777">
        <w:trPr>
          <w:trHeight w:val="360"/>
        </w:trPr>
        <w:tc>
          <w:tcPr>
            <w:tcW w:w="212" w:type="pct"/>
            <w:vAlign w:val="center"/>
          </w:tcPr>
          <w:p w14:paraId="014649C0"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03</w:t>
            </w:r>
          </w:p>
        </w:tc>
        <w:tc>
          <w:tcPr>
            <w:tcW w:w="2288" w:type="pct"/>
            <w:vAlign w:val="center"/>
          </w:tcPr>
          <w:p w14:paraId="014649C1" w14:textId="3A86D0B7" w:rsidR="00786D26" w:rsidRPr="004A5476" w:rsidRDefault="00786D26" w:rsidP="00242D77">
            <w:pPr>
              <w:keepNext/>
              <w:rPr>
                <w:rFonts w:asciiTheme="minorHAnsi" w:hAnsiTheme="minorHAnsi"/>
                <w:sz w:val="18"/>
                <w:szCs w:val="18"/>
              </w:rPr>
            </w:pPr>
            <w:r w:rsidRPr="004A5476">
              <w:rPr>
                <w:rFonts w:asciiTheme="minorHAnsi" w:hAnsiTheme="minorHAnsi"/>
                <w:sz w:val="18"/>
                <w:szCs w:val="18"/>
              </w:rPr>
              <w:t xml:space="preserve">Evaporator </w:t>
            </w:r>
            <w:r w:rsidR="007E687C">
              <w:rPr>
                <w:rFonts w:asciiTheme="minorHAnsi" w:hAnsiTheme="minorHAnsi"/>
                <w:sz w:val="18"/>
                <w:szCs w:val="18"/>
              </w:rPr>
              <w:t>S</w:t>
            </w:r>
            <w:r w:rsidRPr="004A5476">
              <w:rPr>
                <w:rFonts w:asciiTheme="minorHAnsi" w:hAnsiTheme="minorHAnsi"/>
                <w:sz w:val="18"/>
                <w:szCs w:val="18"/>
              </w:rPr>
              <w:t xml:space="preserve">aturation </w:t>
            </w:r>
            <w:r w:rsidR="007E687C">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evaporator</w:t>
            </w:r>
            <w:proofErr w:type="spellEnd"/>
            <w:r w:rsidRPr="004A5476">
              <w:rPr>
                <w:rFonts w:asciiTheme="minorHAnsi" w:hAnsiTheme="minorHAnsi"/>
                <w:sz w:val="18"/>
                <w:szCs w:val="18"/>
              </w:rPr>
              <w:t>,</w:t>
            </w:r>
            <w:r w:rsidRPr="004A5476">
              <w:rPr>
                <w:rFonts w:asciiTheme="minorHAnsi" w:hAnsiTheme="minorHAnsi"/>
                <w:sz w:val="18"/>
                <w:szCs w:val="18"/>
                <w:vertAlign w:val="subscript"/>
              </w:rPr>
              <w:t xml:space="preserve"> sat</w:t>
            </w:r>
            <w:r w:rsidRPr="004A5476">
              <w:rPr>
                <w:rFonts w:asciiTheme="minorHAnsi" w:hAnsiTheme="minorHAnsi"/>
                <w:sz w:val="18"/>
                <w:szCs w:val="18"/>
              </w:rPr>
              <w:t xml:space="preserve">) </w:t>
            </w:r>
          </w:p>
          <w:p w14:paraId="014649C2" w14:textId="1595098A" w:rsidR="00786D26" w:rsidRPr="004A5476" w:rsidRDefault="00786D26" w:rsidP="00234CC5">
            <w:pPr>
              <w:keepNext/>
              <w:rPr>
                <w:rFonts w:asciiTheme="minorHAnsi" w:hAnsiTheme="minorHAnsi"/>
                <w:sz w:val="18"/>
                <w:szCs w:val="18"/>
              </w:rPr>
            </w:pPr>
            <w:r w:rsidRPr="004A5476">
              <w:rPr>
                <w:rFonts w:asciiTheme="minorHAnsi" w:hAnsiTheme="minorHAnsi"/>
                <w:sz w:val="18"/>
                <w:szCs w:val="18"/>
              </w:rPr>
              <w:t xml:space="preserve">from </w:t>
            </w:r>
            <w:r w:rsidR="007E687C">
              <w:rPr>
                <w:rFonts w:asciiTheme="minorHAnsi" w:hAnsiTheme="minorHAnsi"/>
                <w:sz w:val="18"/>
                <w:szCs w:val="18"/>
              </w:rPr>
              <w:t>D</w:t>
            </w:r>
            <w:r w:rsidRPr="004A5476">
              <w:rPr>
                <w:rFonts w:asciiTheme="minorHAnsi" w:hAnsiTheme="minorHAnsi"/>
                <w:sz w:val="18"/>
                <w:szCs w:val="18"/>
              </w:rPr>
              <w:t xml:space="preserve">igital </w:t>
            </w:r>
            <w:r w:rsidR="007E687C">
              <w:rPr>
                <w:rFonts w:asciiTheme="minorHAnsi" w:hAnsiTheme="minorHAnsi"/>
                <w:sz w:val="18"/>
                <w:szCs w:val="18"/>
              </w:rPr>
              <w:t>G</w:t>
            </w:r>
            <w:r w:rsidRPr="004A5476">
              <w:rPr>
                <w:rFonts w:asciiTheme="minorHAnsi" w:hAnsiTheme="minorHAnsi"/>
                <w:sz w:val="18"/>
                <w:szCs w:val="18"/>
              </w:rPr>
              <w:t>auge or P-T Table using line G02 (</w:t>
            </w:r>
            <w:r w:rsidR="00234CC5">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9C3"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&lt;user entry, check range = -40 to 150&gt;</w:t>
            </w:r>
          </w:p>
        </w:tc>
      </w:tr>
      <w:tr w:rsidR="00786D26" w:rsidRPr="004A5476" w14:paraId="014649C8" w14:textId="77777777">
        <w:trPr>
          <w:trHeight w:val="360"/>
        </w:trPr>
        <w:tc>
          <w:tcPr>
            <w:tcW w:w="212" w:type="pct"/>
            <w:vAlign w:val="center"/>
          </w:tcPr>
          <w:p w14:paraId="014649C5"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04</w:t>
            </w:r>
          </w:p>
        </w:tc>
        <w:tc>
          <w:tcPr>
            <w:tcW w:w="2288" w:type="pct"/>
            <w:vAlign w:val="center"/>
          </w:tcPr>
          <w:p w14:paraId="014649C6" w14:textId="119BAD21" w:rsidR="00786D26" w:rsidRPr="004A5476" w:rsidRDefault="00786D26" w:rsidP="00234CC5">
            <w:pPr>
              <w:keepNext/>
              <w:spacing w:after="60"/>
              <w:rPr>
                <w:rFonts w:asciiTheme="minorHAnsi" w:hAnsiTheme="minorHAnsi"/>
                <w:sz w:val="18"/>
                <w:szCs w:val="18"/>
              </w:rPr>
            </w:pPr>
            <w:r w:rsidRPr="004A5476">
              <w:rPr>
                <w:rFonts w:asciiTheme="minorHAnsi" w:hAnsiTheme="minorHAnsi"/>
                <w:sz w:val="18"/>
                <w:szCs w:val="18"/>
              </w:rPr>
              <w:t>Measured Superheat (Line G01 – Line G03) (</w:t>
            </w:r>
            <w:r w:rsidR="00234CC5">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9C7"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&lt;&lt;temperature, calculated, Line G01 – Line G03&gt;&gt;</w:t>
            </w:r>
          </w:p>
        </w:tc>
      </w:tr>
      <w:tr w:rsidR="00786D26" w:rsidRPr="004A5476" w14:paraId="014649CC" w14:textId="77777777">
        <w:trPr>
          <w:trHeight w:val="360"/>
        </w:trPr>
        <w:tc>
          <w:tcPr>
            <w:tcW w:w="212" w:type="pct"/>
            <w:vAlign w:val="center"/>
          </w:tcPr>
          <w:p w14:paraId="014649C9" w14:textId="77777777" w:rsidR="00786D26" w:rsidRPr="004A5476" w:rsidDel="00C76C40" w:rsidRDefault="00786D26" w:rsidP="00242D77">
            <w:pPr>
              <w:keepNext/>
              <w:jc w:val="center"/>
              <w:rPr>
                <w:rFonts w:asciiTheme="minorHAnsi" w:hAnsiTheme="minorHAnsi"/>
                <w:sz w:val="18"/>
                <w:szCs w:val="18"/>
              </w:rPr>
            </w:pPr>
            <w:r w:rsidRPr="004A5476">
              <w:rPr>
                <w:rFonts w:asciiTheme="minorHAnsi" w:hAnsiTheme="minorHAnsi"/>
                <w:sz w:val="18"/>
                <w:szCs w:val="18"/>
              </w:rPr>
              <w:t>05</w:t>
            </w:r>
          </w:p>
        </w:tc>
        <w:tc>
          <w:tcPr>
            <w:tcW w:w="2288" w:type="pct"/>
            <w:vAlign w:val="center"/>
          </w:tcPr>
          <w:p w14:paraId="014649CA" w14:textId="1C4D9518" w:rsidR="00786D26" w:rsidRPr="004A5476" w:rsidRDefault="00786D26" w:rsidP="00234CC5">
            <w:pPr>
              <w:keepNext/>
              <w:spacing w:after="60"/>
              <w:rPr>
                <w:rFonts w:asciiTheme="minorHAnsi" w:hAnsiTheme="minorHAnsi"/>
                <w:sz w:val="18"/>
                <w:szCs w:val="18"/>
              </w:rPr>
            </w:pPr>
            <w:r w:rsidRPr="004A5476">
              <w:rPr>
                <w:rFonts w:asciiTheme="minorHAnsi" w:hAnsiTheme="minorHAnsi"/>
                <w:sz w:val="18"/>
                <w:szCs w:val="18"/>
              </w:rPr>
              <w:t xml:space="preserve">Measured Superheat (Line G04) is between </w:t>
            </w:r>
            <w:r w:rsidR="00763849" w:rsidRPr="004A5476">
              <w:rPr>
                <w:rFonts w:asciiTheme="minorHAnsi" w:hAnsiTheme="minorHAnsi"/>
                <w:sz w:val="18"/>
                <w:szCs w:val="18"/>
              </w:rPr>
              <w:t>3</w:t>
            </w:r>
            <w:r w:rsidR="00234CC5">
              <w:rPr>
                <w:rFonts w:asciiTheme="minorHAnsi" w:hAnsiTheme="minorHAnsi"/>
                <w:sz w:val="18"/>
                <w:szCs w:val="18"/>
              </w:rPr>
              <w:t>°F</w:t>
            </w:r>
            <w:r w:rsidRPr="004A5476">
              <w:rPr>
                <w:rFonts w:asciiTheme="minorHAnsi" w:hAnsiTheme="minorHAnsi"/>
                <w:sz w:val="18"/>
                <w:szCs w:val="18"/>
              </w:rPr>
              <w:t xml:space="preserve"> and 2</w:t>
            </w:r>
            <w:r w:rsidR="00763849" w:rsidRPr="004A5476">
              <w:rPr>
                <w:rFonts w:asciiTheme="minorHAnsi" w:hAnsiTheme="minorHAnsi"/>
                <w:sz w:val="18"/>
                <w:szCs w:val="18"/>
              </w:rPr>
              <w:t>6</w:t>
            </w:r>
            <w:r w:rsidR="00234CC5">
              <w:rPr>
                <w:rFonts w:asciiTheme="minorHAnsi" w:hAnsiTheme="minorHAnsi"/>
                <w:sz w:val="18"/>
                <w:szCs w:val="18"/>
              </w:rPr>
              <w:t>°F</w:t>
            </w:r>
            <w:r w:rsidRPr="004A5476">
              <w:rPr>
                <w:rFonts w:asciiTheme="minorHAnsi" w:hAnsiTheme="minorHAnsi"/>
                <w:sz w:val="18"/>
                <w:szCs w:val="18"/>
              </w:rPr>
              <w:t>F (inclusive)</w:t>
            </w:r>
          </w:p>
        </w:tc>
        <w:tc>
          <w:tcPr>
            <w:tcW w:w="2500" w:type="pct"/>
          </w:tcPr>
          <w:p w14:paraId="014649CB"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&lt;&lt;</w:t>
            </w:r>
            <w:proofErr w:type="gramStart"/>
            <w:r w:rsidRPr="004A5476">
              <w:rPr>
                <w:rFonts w:asciiTheme="minorHAnsi" w:hAnsiTheme="minorHAnsi"/>
                <w:sz w:val="18"/>
                <w:szCs w:val="18"/>
              </w:rPr>
              <w:t xml:space="preserve">if  </w:t>
            </w:r>
            <w:r w:rsidR="00763849" w:rsidRPr="004A5476">
              <w:rPr>
                <w:rFonts w:asciiTheme="minorHAnsi" w:hAnsiTheme="minorHAnsi"/>
                <w:sz w:val="18"/>
                <w:szCs w:val="18"/>
              </w:rPr>
              <w:t>3</w:t>
            </w:r>
            <w:proofErr w:type="gramEnd"/>
            <w:r w:rsidRPr="004A5476">
              <w:rPr>
                <w:rFonts w:asciiTheme="minorHAnsi" w:hAnsiTheme="minorHAnsi"/>
                <w:sz w:val="18"/>
                <w:szCs w:val="18"/>
              </w:rPr>
              <w:t xml:space="preserve"> </w:t>
            </w:r>
            <w:r w:rsidRPr="004A5476">
              <w:rPr>
                <w:rFonts w:asciiTheme="minorHAnsi" w:hAnsiTheme="minorHAnsi"/>
                <w:sz w:val="18"/>
                <w:szCs w:val="18"/>
              </w:rPr>
              <w:sym w:font="Symbol" w:char="F0A3"/>
            </w:r>
            <w:r w:rsidRPr="004A5476">
              <w:rPr>
                <w:rFonts w:asciiTheme="minorHAnsi" w:hAnsiTheme="minorHAnsi"/>
                <w:sz w:val="18"/>
                <w:szCs w:val="18"/>
              </w:rPr>
              <w:t xml:space="preserve"> G04 </w:t>
            </w:r>
            <w:r w:rsidRPr="004A5476">
              <w:rPr>
                <w:rFonts w:asciiTheme="minorHAnsi" w:hAnsiTheme="minorHAnsi"/>
                <w:sz w:val="18"/>
                <w:szCs w:val="18"/>
              </w:rPr>
              <w:sym w:font="Symbol" w:char="F0A3"/>
            </w:r>
            <w:r w:rsidRPr="004A5476">
              <w:rPr>
                <w:rFonts w:asciiTheme="minorHAnsi" w:hAnsiTheme="minorHAnsi"/>
                <w:sz w:val="18"/>
                <w:szCs w:val="18"/>
              </w:rPr>
              <w:t xml:space="preserve"> 2</w:t>
            </w:r>
            <w:r w:rsidR="00763849" w:rsidRPr="004A5476">
              <w:rPr>
                <w:rFonts w:asciiTheme="minorHAnsi" w:hAnsiTheme="minorHAnsi"/>
                <w:sz w:val="18"/>
                <w:szCs w:val="18"/>
              </w:rPr>
              <w:t>6</w:t>
            </w:r>
            <w:r w:rsidRPr="004A5476">
              <w:rPr>
                <w:rFonts w:asciiTheme="minorHAnsi" w:hAnsiTheme="minorHAnsi"/>
                <w:sz w:val="18"/>
                <w:szCs w:val="18"/>
              </w:rPr>
              <w:t xml:space="preserve"> then display text “Passes CEC requirement”&gt;&gt;</w:t>
            </w:r>
          </w:p>
        </w:tc>
      </w:tr>
      <w:tr w:rsidR="00786D26" w:rsidRPr="004A5476" w14:paraId="014649D0" w14:textId="77777777">
        <w:trPr>
          <w:trHeight w:val="360"/>
        </w:trPr>
        <w:tc>
          <w:tcPr>
            <w:tcW w:w="212" w:type="pct"/>
            <w:vAlign w:val="center"/>
          </w:tcPr>
          <w:p w14:paraId="014649CD"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06</w:t>
            </w:r>
          </w:p>
        </w:tc>
        <w:tc>
          <w:tcPr>
            <w:tcW w:w="2288" w:type="pct"/>
            <w:vAlign w:val="center"/>
          </w:tcPr>
          <w:p w14:paraId="014649CE" w14:textId="09E49E4B"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 xml:space="preserve">Measured Superheat (Line G04) is within manufacturer’s specifications </w:t>
            </w:r>
            <w:r w:rsidR="00234CC5">
              <w:rPr>
                <w:rFonts w:asciiTheme="minorHAnsi" w:hAnsiTheme="minorHAnsi"/>
                <w:sz w:val="18"/>
                <w:szCs w:val="18"/>
              </w:rPr>
              <w:t>(</w:t>
            </w:r>
            <w:r w:rsidRPr="004A5476">
              <w:rPr>
                <w:rFonts w:asciiTheme="minorHAnsi" w:hAnsiTheme="minorHAnsi"/>
                <w:sz w:val="18"/>
                <w:szCs w:val="18"/>
              </w:rPr>
              <w:t>if known</w:t>
            </w:r>
            <w:r w:rsidR="009E7E67">
              <w:rPr>
                <w:rFonts w:asciiTheme="minorHAnsi" w:hAnsiTheme="minorHAnsi"/>
                <w:sz w:val="18"/>
                <w:szCs w:val="18"/>
              </w:rPr>
              <w:t>)</w:t>
            </w:r>
          </w:p>
        </w:tc>
        <w:tc>
          <w:tcPr>
            <w:tcW w:w="2500" w:type="pct"/>
          </w:tcPr>
          <w:p w14:paraId="014649CF"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&lt;&lt;user entry, choose “Not known”, “Yes, documentation to be provided upon request”, or “No”&gt;&gt;</w:t>
            </w:r>
          </w:p>
        </w:tc>
      </w:tr>
      <w:tr w:rsidR="00786D26" w:rsidRPr="004A5476" w14:paraId="014649D3" w14:textId="77777777">
        <w:trPr>
          <w:trHeight w:val="360"/>
        </w:trPr>
        <w:tc>
          <w:tcPr>
            <w:tcW w:w="212" w:type="pct"/>
            <w:vAlign w:val="center"/>
          </w:tcPr>
          <w:p w14:paraId="014649D1"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07</w:t>
            </w:r>
          </w:p>
        </w:tc>
        <w:tc>
          <w:tcPr>
            <w:tcW w:w="4788" w:type="pct"/>
            <w:gridSpan w:val="2"/>
          </w:tcPr>
          <w:p w14:paraId="014649D2" w14:textId="77777777" w:rsidR="00786D26" w:rsidRPr="004A5476" w:rsidRDefault="00786D26" w:rsidP="00B15504">
            <w:pPr>
              <w:keepNext/>
              <w:spacing w:after="60"/>
              <w:rPr>
                <w:rFonts w:asciiTheme="minorHAnsi" w:hAnsiTheme="minorHAnsi"/>
                <w:sz w:val="18"/>
                <w:szCs w:val="18"/>
              </w:rPr>
            </w:pPr>
            <w:r w:rsidRPr="004A5476">
              <w:rPr>
                <w:rFonts w:asciiTheme="minorHAnsi" w:hAnsiTheme="minorHAnsi"/>
                <w:sz w:val="18"/>
                <w:szCs w:val="18"/>
              </w:rPr>
              <w:t>Compliance Statement: &lt;&lt; If G05 = “Passes CEC requirement” and G06 = “Not known”, or G06 = “Yes, documentation to be provided upon request”, then display text: “Metering Device Verification Passes”</w:t>
            </w:r>
          </w:p>
        </w:tc>
      </w:tr>
    </w:tbl>
    <w:p w14:paraId="014649D4" w14:textId="77777777" w:rsidR="00786D26" w:rsidRPr="00E91EDC" w:rsidRDefault="00786D26" w:rsidP="00242D77">
      <w:pPr>
        <w:rPr>
          <w:rFonts w:asciiTheme="minorHAnsi" w:hAnsiTheme="minorHAnsi"/>
          <w:szCs w:val="18"/>
        </w:rPr>
      </w:pPr>
    </w:p>
    <w:tbl>
      <w:tblPr>
        <w:tblW w:w="5003"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
        <w:gridCol w:w="449"/>
        <w:gridCol w:w="4938"/>
        <w:gridCol w:w="5402"/>
      </w:tblGrid>
      <w:tr w:rsidR="00440A0F" w:rsidRPr="004A5476" w14:paraId="014649D7" w14:textId="77777777">
        <w:trPr>
          <w:gridBefore w:val="1"/>
          <w:wBefore w:w="3" w:type="pct"/>
          <w:cantSplit/>
          <w:trHeight w:val="360"/>
        </w:trPr>
        <w:tc>
          <w:tcPr>
            <w:tcW w:w="4997" w:type="pct"/>
            <w:gridSpan w:val="3"/>
            <w:tcBorders>
              <w:top w:val="single" w:sz="4" w:space="0" w:color="auto"/>
              <w:left w:val="single" w:sz="4" w:space="0" w:color="auto"/>
              <w:bottom w:val="single" w:sz="4" w:space="0" w:color="auto"/>
              <w:right w:val="single" w:sz="4" w:space="0" w:color="auto"/>
            </w:tcBorders>
            <w:vAlign w:val="center"/>
          </w:tcPr>
          <w:p w14:paraId="014649D5" w14:textId="0E7E5AEC" w:rsidR="00440A0F" w:rsidRPr="00E91EDC" w:rsidRDefault="00556565" w:rsidP="00E91EDC">
            <w:pPr>
              <w:keepNext/>
              <w:rPr>
                <w:rFonts w:asciiTheme="minorHAnsi" w:hAnsiTheme="minorHAnsi"/>
                <w:b/>
                <w:szCs w:val="18"/>
              </w:rPr>
            </w:pPr>
            <w:r w:rsidRPr="00E91EDC">
              <w:rPr>
                <w:rFonts w:asciiTheme="minorHAnsi" w:hAnsiTheme="minorHAnsi"/>
                <w:b/>
                <w:szCs w:val="18"/>
              </w:rPr>
              <w:t>H</w:t>
            </w:r>
            <w:r w:rsidR="00440A0F" w:rsidRPr="00E91EDC">
              <w:rPr>
                <w:rFonts w:asciiTheme="minorHAnsi" w:hAnsiTheme="minorHAnsi"/>
                <w:b/>
                <w:szCs w:val="18"/>
              </w:rPr>
              <w:t>. Confirmation of Refrigerant Pressure Differential</w:t>
            </w:r>
          </w:p>
          <w:p w14:paraId="014649D6" w14:textId="221FC930" w:rsidR="00440A0F" w:rsidRPr="00E91EDC" w:rsidRDefault="0088799D" w:rsidP="00E91EDC">
            <w:pPr>
              <w:keepNext/>
              <w:rPr>
                <w:rFonts w:asciiTheme="minorHAnsi" w:hAnsiTheme="minorHAnsi"/>
                <w:sz w:val="18"/>
                <w:szCs w:val="18"/>
              </w:rPr>
            </w:pPr>
            <w:ins w:id="164" w:author="Alhabibi, Haider@Energy" w:date="2022-03-09T07:42:00Z">
              <w:r>
                <w:rPr>
                  <w:rFonts w:ascii="Calibri" w:hAnsi="Calibri"/>
                  <w:sz w:val="18"/>
                  <w:szCs w:val="18"/>
                </w:rPr>
                <w:t>&lt;&lt;Static Text - see the top&gt;&gt;</w:t>
              </w:r>
            </w:ins>
            <w:del w:id="165" w:author="Alhabibi, Haider@Energy" w:date="2022-03-09T07:42:00Z">
              <w:r w:rsidR="00D00050" w:rsidRPr="00A85CF1" w:rsidDel="0088799D">
                <w:rPr>
                  <w:rFonts w:asciiTheme="minorHAnsi" w:hAnsiTheme="minorHAnsi"/>
                  <w:sz w:val="18"/>
                  <w:szCs w:val="18"/>
                </w:rPr>
                <w:delText>HERS Rater must independently collect all data in this section.</w:delText>
              </w:r>
              <w:r w:rsidR="00D00050" w:rsidDel="0088799D">
                <w:rPr>
                  <w:rFonts w:asciiTheme="minorHAnsi" w:hAnsiTheme="minorHAnsi"/>
                  <w:sz w:val="18"/>
                  <w:szCs w:val="18"/>
                </w:rPr>
                <w:delText xml:space="preserve"> </w:delText>
              </w:r>
              <w:r w:rsidR="00440A0F" w:rsidRPr="00E91EDC" w:rsidDel="0088799D">
                <w:rPr>
                  <w:rFonts w:asciiTheme="minorHAnsi" w:hAnsiTheme="minorHAnsi"/>
                  <w:sz w:val="18"/>
                  <w:szCs w:val="18"/>
                </w:rPr>
                <w:delText>Procedures for the Winter Setup are detailed in RA1.2.22</w:delText>
              </w:r>
            </w:del>
          </w:p>
        </w:tc>
      </w:tr>
      <w:tr w:rsidR="00440A0F" w:rsidRPr="004A5476" w14:paraId="014649DB" w14:textId="77777777">
        <w:tblPrEx>
          <w:tblCellMar>
            <w:top w:w="29" w:type="dxa"/>
            <w:left w:w="115" w:type="dxa"/>
            <w:bottom w:w="29" w:type="dxa"/>
            <w:right w:w="115" w:type="dxa"/>
          </w:tblCellMar>
        </w:tblPrEx>
        <w:trPr>
          <w:trHeight w:val="144"/>
        </w:trPr>
        <w:tc>
          <w:tcPr>
            <w:tcW w:w="211" w:type="pct"/>
            <w:gridSpan w:val="2"/>
            <w:vAlign w:val="center"/>
          </w:tcPr>
          <w:p w14:paraId="014649D8" w14:textId="77777777" w:rsidR="00440A0F" w:rsidRPr="004A5476" w:rsidRDefault="00440A0F" w:rsidP="009A3570">
            <w:pPr>
              <w:keepNext/>
              <w:jc w:val="center"/>
              <w:rPr>
                <w:rFonts w:asciiTheme="minorHAnsi" w:hAnsiTheme="minorHAnsi"/>
                <w:sz w:val="18"/>
                <w:szCs w:val="18"/>
              </w:rPr>
            </w:pPr>
            <w:r w:rsidRPr="004A5476">
              <w:rPr>
                <w:rFonts w:asciiTheme="minorHAnsi" w:hAnsiTheme="minorHAnsi"/>
                <w:sz w:val="18"/>
                <w:szCs w:val="18"/>
              </w:rPr>
              <w:t>01</w:t>
            </w:r>
          </w:p>
        </w:tc>
        <w:tc>
          <w:tcPr>
            <w:tcW w:w="2287" w:type="pct"/>
            <w:vAlign w:val="center"/>
          </w:tcPr>
          <w:p w14:paraId="014649D9" w14:textId="7BD238DC" w:rsidR="00440A0F" w:rsidRPr="004A5476" w:rsidRDefault="00440A0F" w:rsidP="009A3570">
            <w:pPr>
              <w:keepNext/>
              <w:rPr>
                <w:rFonts w:asciiTheme="minorHAnsi" w:hAnsiTheme="minorHAnsi"/>
                <w:sz w:val="18"/>
                <w:szCs w:val="18"/>
              </w:rPr>
            </w:pPr>
            <w:proofErr w:type="spellStart"/>
            <w:r w:rsidRPr="004A5476">
              <w:rPr>
                <w:rFonts w:asciiTheme="minorHAnsi" w:hAnsiTheme="minorHAnsi" w:cs="ArialMT"/>
                <w:sz w:val="18"/>
                <w:szCs w:val="18"/>
              </w:rPr>
              <w:t>P</w:t>
            </w:r>
            <w:r w:rsidRPr="000518A5">
              <w:rPr>
                <w:rFonts w:asciiTheme="minorHAnsi" w:hAnsiTheme="minorHAnsi" w:cs="ArialMT"/>
                <w:sz w:val="18"/>
                <w:szCs w:val="18"/>
                <w:vertAlign w:val="subscript"/>
              </w:rPr>
              <w:t>high</w:t>
            </w:r>
            <w:proofErr w:type="spellEnd"/>
            <w:r w:rsidRPr="004A5476">
              <w:rPr>
                <w:rFonts w:asciiTheme="minorHAnsi" w:hAnsiTheme="minorHAnsi" w:cs="ArialMT"/>
                <w:sz w:val="18"/>
                <w:szCs w:val="18"/>
              </w:rPr>
              <w:t>, – P</w:t>
            </w:r>
            <w:r w:rsidRPr="000518A5">
              <w:rPr>
                <w:rFonts w:asciiTheme="minorHAnsi" w:hAnsiTheme="minorHAnsi" w:cs="ArialMT"/>
                <w:sz w:val="18"/>
                <w:szCs w:val="18"/>
                <w:vertAlign w:val="subscript"/>
              </w:rPr>
              <w:t>low</w:t>
            </w:r>
            <w:r w:rsidRPr="004A5476">
              <w:rPr>
                <w:rFonts w:asciiTheme="minorHAnsi" w:hAnsiTheme="minorHAnsi" w:cs="ArialMT"/>
                <w:sz w:val="18"/>
                <w:szCs w:val="18"/>
              </w:rPr>
              <w:t xml:space="preserve"> (psi) from F06 and G02</w:t>
            </w:r>
          </w:p>
        </w:tc>
        <w:tc>
          <w:tcPr>
            <w:tcW w:w="2500" w:type="pct"/>
          </w:tcPr>
          <w:p w14:paraId="014649DA" w14:textId="77777777" w:rsidR="00440A0F" w:rsidRPr="004A5476" w:rsidRDefault="00440A0F" w:rsidP="009A3570">
            <w:pPr>
              <w:pStyle w:val="Header"/>
              <w:keepNext/>
              <w:tabs>
                <w:tab w:val="clear" w:pos="4320"/>
                <w:tab w:val="clear" w:pos="8640"/>
              </w:tabs>
              <w:spacing w:after="60"/>
              <w:rPr>
                <w:rFonts w:asciiTheme="minorHAnsi" w:hAnsiTheme="minorHAnsi"/>
                <w:sz w:val="18"/>
                <w:szCs w:val="18"/>
              </w:rPr>
            </w:pPr>
            <w:r w:rsidRPr="004A5476">
              <w:rPr>
                <w:rFonts w:asciiTheme="minorHAnsi" w:hAnsiTheme="minorHAnsi"/>
                <w:sz w:val="18"/>
                <w:szCs w:val="18"/>
              </w:rPr>
              <w:t xml:space="preserve">&lt;&lt;calculated field; numeric xxx: </w:t>
            </w:r>
            <w:proofErr w:type="spellStart"/>
            <w:r w:rsidRPr="004A5476">
              <w:rPr>
                <w:rFonts w:asciiTheme="minorHAnsi" w:hAnsiTheme="minorHAnsi" w:cs="ArialMT"/>
                <w:sz w:val="18"/>
                <w:szCs w:val="18"/>
              </w:rPr>
              <w:t>P</w:t>
            </w:r>
            <w:r w:rsidRPr="000518A5">
              <w:rPr>
                <w:rFonts w:asciiTheme="minorHAnsi" w:hAnsiTheme="minorHAnsi" w:cs="ArialMT"/>
                <w:sz w:val="18"/>
                <w:szCs w:val="18"/>
                <w:vertAlign w:val="subscript"/>
              </w:rPr>
              <w:t>high</w:t>
            </w:r>
            <w:proofErr w:type="spellEnd"/>
            <w:r w:rsidRPr="004A5476">
              <w:rPr>
                <w:rFonts w:asciiTheme="minorHAnsi" w:hAnsiTheme="minorHAnsi" w:cs="ArialMT"/>
                <w:sz w:val="18"/>
                <w:szCs w:val="18"/>
              </w:rPr>
              <w:t>–P</w:t>
            </w:r>
            <w:r w:rsidRPr="000518A5">
              <w:rPr>
                <w:rFonts w:asciiTheme="minorHAnsi" w:hAnsiTheme="minorHAnsi" w:cs="ArialMT"/>
                <w:sz w:val="18"/>
                <w:szCs w:val="18"/>
                <w:vertAlign w:val="subscript"/>
              </w:rPr>
              <w:t>low</w:t>
            </w:r>
            <w:r w:rsidRPr="004A5476">
              <w:rPr>
                <w:rFonts w:asciiTheme="minorHAnsi" w:hAnsiTheme="minorHAnsi" w:cs="ArialMT"/>
                <w:sz w:val="18"/>
                <w:szCs w:val="18"/>
              </w:rPr>
              <w:t xml:space="preserve"> = F06-G02&gt;&gt;</w:t>
            </w:r>
          </w:p>
        </w:tc>
      </w:tr>
      <w:tr w:rsidR="00440A0F" w:rsidRPr="004A5476" w14:paraId="014649E1" w14:textId="77777777">
        <w:tblPrEx>
          <w:tblCellMar>
            <w:top w:w="29" w:type="dxa"/>
            <w:left w:w="115" w:type="dxa"/>
            <w:bottom w:w="29" w:type="dxa"/>
            <w:right w:w="115" w:type="dxa"/>
          </w:tblCellMar>
        </w:tblPrEx>
        <w:trPr>
          <w:trHeight w:val="144"/>
        </w:trPr>
        <w:tc>
          <w:tcPr>
            <w:tcW w:w="211" w:type="pct"/>
            <w:gridSpan w:val="2"/>
            <w:vAlign w:val="center"/>
          </w:tcPr>
          <w:p w14:paraId="014649DC" w14:textId="77777777" w:rsidR="00440A0F" w:rsidRPr="004A5476" w:rsidRDefault="00440A0F" w:rsidP="009A3570">
            <w:pPr>
              <w:keepNext/>
              <w:jc w:val="center"/>
              <w:rPr>
                <w:rFonts w:asciiTheme="minorHAnsi" w:hAnsiTheme="minorHAnsi"/>
                <w:sz w:val="18"/>
                <w:szCs w:val="18"/>
              </w:rPr>
            </w:pPr>
            <w:r w:rsidRPr="004A5476">
              <w:rPr>
                <w:rFonts w:asciiTheme="minorHAnsi" w:hAnsiTheme="minorHAnsi"/>
                <w:sz w:val="18"/>
                <w:szCs w:val="18"/>
              </w:rPr>
              <w:t>02</w:t>
            </w:r>
          </w:p>
        </w:tc>
        <w:tc>
          <w:tcPr>
            <w:tcW w:w="4786" w:type="pct"/>
            <w:gridSpan w:val="2"/>
            <w:vAlign w:val="center"/>
          </w:tcPr>
          <w:p w14:paraId="014649DD" w14:textId="09C0235D" w:rsidR="00440A0F" w:rsidRPr="004A5476" w:rsidRDefault="00440A0F" w:rsidP="009A3570">
            <w:pPr>
              <w:keepNext/>
              <w:rPr>
                <w:rFonts w:asciiTheme="minorHAnsi" w:hAnsiTheme="minorHAnsi" w:cs="ArialMT"/>
                <w:sz w:val="18"/>
                <w:szCs w:val="18"/>
              </w:rPr>
            </w:pPr>
            <w:r w:rsidRPr="004A5476">
              <w:rPr>
                <w:rFonts w:asciiTheme="minorHAnsi" w:hAnsiTheme="minorHAnsi"/>
                <w:sz w:val="18"/>
                <w:szCs w:val="18"/>
              </w:rPr>
              <w:t xml:space="preserve">Compliance Statement: </w:t>
            </w:r>
            <w:r w:rsidR="007E687C">
              <w:rPr>
                <w:rFonts w:asciiTheme="minorHAnsi" w:hAnsiTheme="minorHAnsi"/>
                <w:sz w:val="18"/>
                <w:szCs w:val="18"/>
              </w:rPr>
              <w:t>&lt;&lt;</w:t>
            </w:r>
            <w:r w:rsidRPr="004A5476">
              <w:rPr>
                <w:rFonts w:asciiTheme="minorHAnsi" w:hAnsiTheme="minorHAnsi"/>
                <w:sz w:val="18"/>
                <w:szCs w:val="18"/>
              </w:rPr>
              <w:t xml:space="preserve">Calculated field: if </w:t>
            </w:r>
            <w:r w:rsidRPr="004A5476">
              <w:rPr>
                <w:rFonts w:asciiTheme="minorHAnsi" w:hAnsiTheme="minorHAnsi" w:cs="ArialMT"/>
                <w:sz w:val="18"/>
                <w:szCs w:val="18"/>
              </w:rPr>
              <w:t xml:space="preserve">160 psi ≤ (cell </w:t>
            </w:r>
            <w:proofErr w:type="gramStart"/>
            <w:r w:rsidRPr="004A5476">
              <w:rPr>
                <w:rFonts w:asciiTheme="minorHAnsi" w:hAnsiTheme="minorHAnsi" w:cs="ArialMT"/>
                <w:sz w:val="18"/>
                <w:szCs w:val="18"/>
              </w:rPr>
              <w:t>I.01 )</w:t>
            </w:r>
            <w:proofErr w:type="gramEnd"/>
            <w:r w:rsidRPr="004A5476">
              <w:rPr>
                <w:rFonts w:asciiTheme="minorHAnsi" w:hAnsiTheme="minorHAnsi" w:cs="ArialMT"/>
                <w:sz w:val="18"/>
                <w:szCs w:val="18"/>
              </w:rPr>
              <w:t xml:space="preserve"> ≤ 220 = true, and A01= R-410A; </w:t>
            </w:r>
          </w:p>
          <w:p w14:paraId="014649DE" w14:textId="77777777" w:rsidR="00440A0F" w:rsidRPr="004A5476" w:rsidRDefault="00440A0F" w:rsidP="009A3570">
            <w:pPr>
              <w:keepNext/>
              <w:rPr>
                <w:rFonts w:asciiTheme="minorHAnsi" w:hAnsiTheme="minorHAnsi" w:cs="ArialMT"/>
                <w:sz w:val="18"/>
                <w:szCs w:val="18"/>
              </w:rPr>
            </w:pPr>
            <w:r w:rsidRPr="004A5476">
              <w:rPr>
                <w:rFonts w:asciiTheme="minorHAnsi" w:hAnsiTheme="minorHAnsi" w:cs="ArialMT"/>
                <w:sz w:val="18"/>
                <w:szCs w:val="18"/>
              </w:rPr>
              <w:t xml:space="preserve">elseif 100 psi ≤ (cell I.01) ≤ 145 and A01= R-22, </w:t>
            </w:r>
          </w:p>
          <w:p w14:paraId="014649DF" w14:textId="77777777" w:rsidR="00440A0F" w:rsidRPr="004A5476" w:rsidRDefault="00440A0F" w:rsidP="009A3570">
            <w:pPr>
              <w:keepNext/>
              <w:rPr>
                <w:rFonts w:asciiTheme="minorHAnsi" w:hAnsiTheme="minorHAnsi" w:cs="ArialMT"/>
                <w:sz w:val="18"/>
                <w:szCs w:val="18"/>
              </w:rPr>
            </w:pPr>
            <w:r w:rsidRPr="004A5476">
              <w:rPr>
                <w:rFonts w:asciiTheme="minorHAnsi" w:hAnsiTheme="minorHAnsi" w:cs="ArialMT"/>
                <w:sz w:val="18"/>
                <w:szCs w:val="18"/>
              </w:rPr>
              <w:t xml:space="preserve">then display text: "refrigerant pressure differential is within allowable range of values for the Winter Setup method - </w:t>
            </w:r>
            <w:proofErr w:type="gramStart"/>
            <w:r w:rsidRPr="004A5476">
              <w:rPr>
                <w:rFonts w:asciiTheme="minorHAnsi" w:hAnsiTheme="minorHAnsi" w:cs="ArialMT"/>
                <w:sz w:val="18"/>
                <w:szCs w:val="18"/>
              </w:rPr>
              <w:t>passes;</w:t>
            </w:r>
            <w:proofErr w:type="gramEnd"/>
            <w:r w:rsidRPr="004A5476">
              <w:rPr>
                <w:rFonts w:asciiTheme="minorHAnsi" w:hAnsiTheme="minorHAnsi" w:cs="ArialMT"/>
                <w:sz w:val="18"/>
                <w:szCs w:val="18"/>
              </w:rPr>
              <w:t xml:space="preserve"> </w:t>
            </w:r>
          </w:p>
          <w:p w14:paraId="014649E0" w14:textId="77777777" w:rsidR="00440A0F" w:rsidRPr="004A5476" w:rsidRDefault="00440A0F" w:rsidP="009A3570">
            <w:pPr>
              <w:keepNext/>
              <w:rPr>
                <w:rFonts w:asciiTheme="minorHAnsi" w:hAnsiTheme="minorHAnsi" w:cs="ArialMT"/>
                <w:sz w:val="18"/>
                <w:szCs w:val="18"/>
              </w:rPr>
            </w:pPr>
            <w:r w:rsidRPr="004A5476">
              <w:rPr>
                <w:rFonts w:asciiTheme="minorHAnsi" w:hAnsiTheme="minorHAnsi" w:cs="ArialMT"/>
                <w:sz w:val="18"/>
                <w:szCs w:val="18"/>
              </w:rPr>
              <w:t xml:space="preserve">else display text: "refrigerant pressure differential is outside of allowable range of values for the Winter Setup method - Does not pass"&gt;&gt; </w:t>
            </w:r>
          </w:p>
        </w:tc>
      </w:tr>
    </w:tbl>
    <w:p w14:paraId="014649E3" w14:textId="77777777" w:rsidR="00786D26" w:rsidRPr="004A5476" w:rsidRDefault="00786D2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352560" w:rsidRPr="00DF3F73" w14:paraId="014649E6" w14:textId="77777777" w:rsidTr="00352560">
        <w:trPr>
          <w:cantSplit/>
          <w:trHeight w:val="432"/>
        </w:trPr>
        <w:tc>
          <w:tcPr>
            <w:tcW w:w="5000" w:type="pct"/>
            <w:gridSpan w:val="2"/>
            <w:vAlign w:val="center"/>
          </w:tcPr>
          <w:p w14:paraId="014649E4" w14:textId="2B19674D" w:rsidR="00352560" w:rsidRPr="00E91EDC" w:rsidRDefault="00352560" w:rsidP="00E91EDC">
            <w:pPr>
              <w:keepNext/>
              <w:rPr>
                <w:rFonts w:asciiTheme="minorHAnsi" w:hAnsiTheme="minorHAnsi"/>
                <w:b/>
                <w:szCs w:val="18"/>
              </w:rPr>
            </w:pPr>
            <w:r w:rsidRPr="00E91EDC">
              <w:rPr>
                <w:rFonts w:asciiTheme="minorHAnsi" w:hAnsiTheme="minorHAnsi"/>
                <w:b/>
                <w:szCs w:val="18"/>
              </w:rPr>
              <w:lastRenderedPageBreak/>
              <w:t>I. Determination of HERS Verification Compliance</w:t>
            </w:r>
          </w:p>
          <w:p w14:paraId="014649E5" w14:textId="2500493B" w:rsidR="00352560" w:rsidRPr="00DF3F73" w:rsidRDefault="0088799D" w:rsidP="00E91EDC">
            <w:pPr>
              <w:keepNext/>
              <w:rPr>
                <w:rFonts w:asciiTheme="minorHAnsi" w:hAnsiTheme="minorHAnsi"/>
                <w:sz w:val="18"/>
                <w:szCs w:val="18"/>
              </w:rPr>
            </w:pPr>
            <w:ins w:id="166" w:author="Alhabibi, Haider@Energy" w:date="2022-03-09T07:42:00Z">
              <w:r>
                <w:rPr>
                  <w:rFonts w:ascii="Calibri" w:hAnsi="Calibri"/>
                  <w:sz w:val="18"/>
                  <w:szCs w:val="18"/>
                </w:rPr>
                <w:t>&lt;&lt;Static Text - see the top&gt;&gt;</w:t>
              </w:r>
            </w:ins>
            <w:del w:id="167" w:author="Alhabibi, Haider@Energy" w:date="2022-03-09T07:42:00Z">
              <w:r w:rsidR="00435792" w:rsidDel="0088799D">
                <w:rPr>
                  <w:rFonts w:asciiTheme="minorHAnsi" w:hAnsiTheme="minorHAnsi"/>
                  <w:sz w:val="18"/>
                  <w:szCs w:val="18"/>
                </w:rPr>
                <w:delText>All applicable sections of this document shall indicate compliance with the specified verification protocol requirements in order for this Certificate of Verification as a whole to be determined to be in compliance.</w:delText>
              </w:r>
            </w:del>
          </w:p>
        </w:tc>
      </w:tr>
      <w:tr w:rsidR="00352560" w:rsidRPr="00DF3F73" w14:paraId="014649E9" w14:textId="77777777" w:rsidTr="00352560">
        <w:trPr>
          <w:cantSplit/>
          <w:trHeight w:val="432"/>
        </w:trPr>
        <w:tc>
          <w:tcPr>
            <w:tcW w:w="253" w:type="pct"/>
            <w:vAlign w:val="center"/>
          </w:tcPr>
          <w:p w14:paraId="014649E7" w14:textId="77777777" w:rsidR="00352560" w:rsidRPr="00DF3F73" w:rsidDel="00C76C40" w:rsidRDefault="00352560" w:rsidP="00352560">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014649E8" w14:textId="742932C0" w:rsidR="00352560" w:rsidRPr="008228DD" w:rsidRDefault="00352560" w:rsidP="00352560">
            <w:pPr>
              <w:keepNext/>
              <w:spacing w:after="60"/>
              <w:rPr>
                <w:rFonts w:asciiTheme="minorHAnsi" w:hAnsiTheme="minorHAnsi"/>
                <w:sz w:val="18"/>
                <w:szCs w:val="18"/>
              </w:rPr>
            </w:pPr>
            <w:r w:rsidRPr="008228DD">
              <w:rPr>
                <w:rFonts w:asciiTheme="minorHAnsi" w:hAnsiTheme="minorHAnsi"/>
                <w:sz w:val="18"/>
                <w:szCs w:val="18"/>
              </w:rPr>
              <w:t xml:space="preserve">&lt;&lt;if </w:t>
            </w:r>
            <w:r w:rsidR="001E0FEF" w:rsidRPr="008228DD">
              <w:rPr>
                <w:rFonts w:asciiTheme="minorHAnsi" w:hAnsiTheme="minorHAnsi"/>
                <w:sz w:val="18"/>
                <w:szCs w:val="18"/>
              </w:rPr>
              <w:t xml:space="preserve">B02=Winter Setup Method is applicable; </w:t>
            </w:r>
            <w:r w:rsidRPr="008228DD">
              <w:rPr>
                <w:rFonts w:asciiTheme="minorHAnsi" w:hAnsiTheme="minorHAnsi"/>
                <w:sz w:val="18"/>
                <w:szCs w:val="18"/>
              </w:rPr>
              <w:t>C03 and C04=calibration is current; and D01≠ System does not comply; andE02≠ System does not comp</w:t>
            </w:r>
            <w:r w:rsidR="001E0FEF" w:rsidRPr="008228DD">
              <w:rPr>
                <w:rFonts w:asciiTheme="minorHAnsi" w:hAnsiTheme="minorHAnsi"/>
                <w:sz w:val="18"/>
                <w:szCs w:val="18"/>
              </w:rPr>
              <w:t>ly; and F10</w:t>
            </w:r>
            <w:r w:rsidRPr="008228DD">
              <w:rPr>
                <w:rFonts w:asciiTheme="minorHAnsi" w:hAnsiTheme="minorHAnsi"/>
                <w:sz w:val="18"/>
                <w:szCs w:val="18"/>
              </w:rPr>
              <w:t>= System complies with Subcooling Method; and G07= Metering Device Verification Passes</w:t>
            </w:r>
            <w:r w:rsidR="003C1A25">
              <w:rPr>
                <w:rFonts w:asciiTheme="minorHAnsi" w:hAnsiTheme="minorHAnsi"/>
                <w:sz w:val="18"/>
                <w:szCs w:val="18"/>
              </w:rPr>
              <w:t>; then display:</w:t>
            </w:r>
            <w:r w:rsidR="00435792">
              <w:rPr>
                <w:rFonts w:asciiTheme="minorHAnsi" w:hAnsiTheme="minorHAnsi"/>
                <w:sz w:val="18"/>
                <w:szCs w:val="18"/>
              </w:rPr>
              <w:t xml:space="preserve">  Complies: </w:t>
            </w:r>
            <w:r w:rsidR="00435792" w:rsidRPr="00221722">
              <w:rPr>
                <w:rFonts w:asciiTheme="minorHAnsi" w:hAnsiTheme="minorHAnsi"/>
                <w:sz w:val="18"/>
                <w:szCs w:val="18"/>
              </w:rPr>
              <w:t>All specified verification protocol requirem</w:t>
            </w:r>
            <w:r w:rsidR="00435792">
              <w:rPr>
                <w:rFonts w:asciiTheme="minorHAnsi" w:hAnsiTheme="minorHAnsi"/>
                <w:sz w:val="18"/>
                <w:szCs w:val="18"/>
              </w:rPr>
              <w:t xml:space="preserve">ents on this document are </w:t>
            </w:r>
            <w:proofErr w:type="gramStart"/>
            <w:r w:rsidR="00435792">
              <w:rPr>
                <w:rFonts w:asciiTheme="minorHAnsi" w:hAnsiTheme="minorHAnsi"/>
                <w:sz w:val="18"/>
                <w:szCs w:val="18"/>
              </w:rPr>
              <w:t>met;  else</w:t>
            </w:r>
            <w:proofErr w:type="gramEnd"/>
            <w:r w:rsidR="00435792">
              <w:rPr>
                <w:rFonts w:asciiTheme="minorHAnsi" w:hAnsiTheme="minorHAnsi"/>
                <w:sz w:val="18"/>
                <w:szCs w:val="18"/>
              </w:rPr>
              <w:t xml:space="preserve"> display: </w:t>
            </w:r>
            <w:r w:rsidR="00435792" w:rsidRPr="00221722">
              <w:rPr>
                <w:rFonts w:asciiTheme="minorHAnsi" w:hAnsiTheme="minorHAnsi"/>
                <w:sz w:val="18"/>
                <w:szCs w:val="18"/>
              </w:rPr>
              <w:t>Does not comply: One or more specified verification protocol requirements on this document are not met</w:t>
            </w:r>
            <w:r w:rsidR="00435792" w:rsidDel="00435792">
              <w:rPr>
                <w:rFonts w:asciiTheme="minorHAnsi" w:hAnsiTheme="minorHAnsi"/>
                <w:sz w:val="18"/>
                <w:szCs w:val="18"/>
              </w:rPr>
              <w:t xml:space="preserve"> </w:t>
            </w:r>
            <w:r w:rsidR="003C1A25">
              <w:rPr>
                <w:rFonts w:asciiTheme="minorHAnsi" w:hAnsiTheme="minorHAnsi"/>
                <w:sz w:val="18"/>
                <w:szCs w:val="18"/>
              </w:rPr>
              <w:t>&gt;&gt;</w:t>
            </w:r>
          </w:p>
        </w:tc>
      </w:tr>
    </w:tbl>
    <w:p w14:paraId="014649EA" w14:textId="77777777" w:rsidR="001E0FEF" w:rsidRDefault="001E0FEF">
      <w:pPr>
        <w:rPr>
          <w:rFonts w:asciiTheme="minorHAnsi" w:hAnsiTheme="minorHAnsi"/>
          <w:sz w:val="18"/>
          <w:szCs w:val="18"/>
        </w:rPr>
      </w:pPr>
    </w:p>
    <w:p w14:paraId="014649EB" w14:textId="77777777" w:rsidR="001E0FEF" w:rsidRDefault="001E0FEF">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1E0FEF" w:rsidRPr="004A5476" w14:paraId="014649ED" w14:textId="77777777" w:rsidTr="001E0FEF">
        <w:trPr>
          <w:trHeight w:val="288"/>
        </w:trPr>
        <w:tc>
          <w:tcPr>
            <w:tcW w:w="10950" w:type="dxa"/>
            <w:gridSpan w:val="4"/>
            <w:vAlign w:val="center"/>
          </w:tcPr>
          <w:p w14:paraId="014649EC" w14:textId="77777777" w:rsidR="001E0FEF" w:rsidRPr="004A5476"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4A5476">
              <w:rPr>
                <w:rFonts w:asciiTheme="minorHAnsi" w:hAnsiTheme="minorHAnsi" w:cs="Arial"/>
                <w:b/>
                <w:caps/>
                <w:sz w:val="18"/>
                <w:szCs w:val="18"/>
              </w:rPr>
              <w:t>Documentation Author's Declaration Statement</w:t>
            </w:r>
          </w:p>
        </w:tc>
      </w:tr>
      <w:tr w:rsidR="001E0FEF" w:rsidRPr="004A5476" w14:paraId="014649EF" w14:textId="77777777" w:rsidTr="00E91EDC">
        <w:trPr>
          <w:trHeight w:val="296"/>
        </w:trPr>
        <w:tc>
          <w:tcPr>
            <w:tcW w:w="10950" w:type="dxa"/>
            <w:gridSpan w:val="4"/>
            <w:vAlign w:val="center"/>
          </w:tcPr>
          <w:p w14:paraId="014649EE" w14:textId="77777777" w:rsidR="001E0FEF" w:rsidRPr="004A5476" w:rsidRDefault="001E0FEF" w:rsidP="001E0FEF">
            <w:pPr>
              <w:keepNext/>
              <w:numPr>
                <w:ilvl w:val="0"/>
                <w:numId w:val="29"/>
              </w:numPr>
              <w:rPr>
                <w:rFonts w:asciiTheme="minorHAnsi" w:hAnsiTheme="minorHAnsi"/>
                <w:sz w:val="18"/>
                <w:szCs w:val="18"/>
              </w:rPr>
            </w:pPr>
            <w:r w:rsidRPr="004A5476">
              <w:rPr>
                <w:rFonts w:asciiTheme="minorHAnsi" w:hAnsiTheme="minorHAnsi"/>
                <w:sz w:val="18"/>
                <w:szCs w:val="18"/>
              </w:rPr>
              <w:t>I certify that this Certificate of Verification documentation is accurate and complete.</w:t>
            </w:r>
          </w:p>
        </w:tc>
      </w:tr>
      <w:tr w:rsidR="001E0FEF" w:rsidRPr="004A5476" w14:paraId="014649F2" w14:textId="77777777" w:rsidTr="001E0FEF">
        <w:trPr>
          <w:trHeight w:val="360"/>
        </w:trPr>
        <w:tc>
          <w:tcPr>
            <w:tcW w:w="5434" w:type="dxa"/>
          </w:tcPr>
          <w:p w14:paraId="014649F0"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Documentation Author Name:</w:t>
            </w:r>
          </w:p>
        </w:tc>
        <w:tc>
          <w:tcPr>
            <w:tcW w:w="5516" w:type="dxa"/>
            <w:gridSpan w:val="3"/>
          </w:tcPr>
          <w:p w14:paraId="014649F1"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Documentation Author Signature:</w:t>
            </w:r>
          </w:p>
        </w:tc>
      </w:tr>
      <w:tr w:rsidR="001E0FEF" w:rsidRPr="004A5476" w14:paraId="014649F5" w14:textId="77777777" w:rsidTr="001E0FEF">
        <w:trPr>
          <w:trHeight w:val="360"/>
        </w:trPr>
        <w:tc>
          <w:tcPr>
            <w:tcW w:w="5434" w:type="dxa"/>
          </w:tcPr>
          <w:p w14:paraId="014649F3"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Company:</w:t>
            </w:r>
          </w:p>
        </w:tc>
        <w:tc>
          <w:tcPr>
            <w:tcW w:w="5516" w:type="dxa"/>
            <w:gridSpan w:val="3"/>
          </w:tcPr>
          <w:p w14:paraId="014649F4"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Date Signed:</w:t>
            </w:r>
          </w:p>
        </w:tc>
      </w:tr>
      <w:tr w:rsidR="001E0FEF" w:rsidRPr="004A5476" w14:paraId="014649F8" w14:textId="77777777" w:rsidTr="001E0FEF">
        <w:trPr>
          <w:trHeight w:val="360"/>
        </w:trPr>
        <w:tc>
          <w:tcPr>
            <w:tcW w:w="5434" w:type="dxa"/>
          </w:tcPr>
          <w:p w14:paraId="014649F6"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Address:</w:t>
            </w:r>
          </w:p>
        </w:tc>
        <w:tc>
          <w:tcPr>
            <w:tcW w:w="5516" w:type="dxa"/>
            <w:gridSpan w:val="3"/>
          </w:tcPr>
          <w:p w14:paraId="014649F7"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CEA/HERS Certification Information (if applicable):</w:t>
            </w:r>
          </w:p>
        </w:tc>
      </w:tr>
      <w:tr w:rsidR="001E0FEF" w:rsidRPr="004A5476" w14:paraId="014649FB" w14:textId="77777777" w:rsidTr="001E0FEF">
        <w:trPr>
          <w:trHeight w:val="360"/>
        </w:trPr>
        <w:tc>
          <w:tcPr>
            <w:tcW w:w="5434" w:type="dxa"/>
          </w:tcPr>
          <w:p w14:paraId="014649F9"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City/State/Zip:</w:t>
            </w:r>
          </w:p>
        </w:tc>
        <w:tc>
          <w:tcPr>
            <w:tcW w:w="5516" w:type="dxa"/>
            <w:gridSpan w:val="3"/>
          </w:tcPr>
          <w:p w14:paraId="014649FA"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Phone:</w:t>
            </w:r>
          </w:p>
        </w:tc>
      </w:tr>
      <w:tr w:rsidR="001E0FEF" w:rsidRPr="004A5476" w14:paraId="014649FD" w14:textId="77777777" w:rsidTr="001E0FEF">
        <w:tblPrEx>
          <w:tblCellMar>
            <w:left w:w="115" w:type="dxa"/>
            <w:right w:w="115" w:type="dxa"/>
          </w:tblCellMar>
        </w:tblPrEx>
        <w:trPr>
          <w:trHeight w:val="296"/>
        </w:trPr>
        <w:tc>
          <w:tcPr>
            <w:tcW w:w="10950" w:type="dxa"/>
            <w:gridSpan w:val="4"/>
            <w:vAlign w:val="center"/>
          </w:tcPr>
          <w:p w14:paraId="014649FC" w14:textId="77777777" w:rsidR="001E0FEF" w:rsidRPr="004A5476"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A5476">
              <w:rPr>
                <w:rFonts w:asciiTheme="minorHAnsi" w:hAnsiTheme="minorHAnsi" w:cs="Arial"/>
                <w:b/>
                <w:caps/>
                <w:sz w:val="18"/>
                <w:szCs w:val="18"/>
              </w:rPr>
              <w:t xml:space="preserve">Responsible Person's Declaration statement </w:t>
            </w:r>
          </w:p>
        </w:tc>
      </w:tr>
      <w:tr w:rsidR="001E0FEF" w:rsidRPr="004A5476" w14:paraId="01464A04" w14:textId="77777777" w:rsidTr="001E0FEF">
        <w:tblPrEx>
          <w:tblCellMar>
            <w:left w:w="115" w:type="dxa"/>
            <w:right w:w="115" w:type="dxa"/>
          </w:tblCellMar>
        </w:tblPrEx>
        <w:trPr>
          <w:trHeight w:val="504"/>
        </w:trPr>
        <w:tc>
          <w:tcPr>
            <w:tcW w:w="10950" w:type="dxa"/>
            <w:gridSpan w:val="4"/>
            <w:shd w:val="clear" w:color="auto" w:fill="auto"/>
          </w:tcPr>
          <w:p w14:paraId="014649FE" w14:textId="77777777" w:rsidR="001E0FEF" w:rsidRPr="004A5476" w:rsidRDefault="001E0FEF" w:rsidP="00E91EDC">
            <w:pPr>
              <w:pStyle w:val="p2"/>
              <w:keepNext/>
              <w:tabs>
                <w:tab w:val="clear" w:pos="357"/>
              </w:tabs>
              <w:spacing w:line="240" w:lineRule="auto"/>
              <w:ind w:left="0" w:right="90" w:firstLine="0"/>
              <w:rPr>
                <w:rFonts w:asciiTheme="minorHAnsi" w:hAnsiTheme="minorHAnsi"/>
                <w:sz w:val="18"/>
                <w:szCs w:val="18"/>
              </w:rPr>
            </w:pPr>
            <w:r w:rsidRPr="004A5476">
              <w:rPr>
                <w:rFonts w:asciiTheme="minorHAnsi" w:hAnsiTheme="minorHAnsi"/>
                <w:sz w:val="18"/>
                <w:szCs w:val="18"/>
              </w:rPr>
              <w:t xml:space="preserve">I certify the following under penalty of perjury, under the laws of the State of California: </w:t>
            </w:r>
          </w:p>
          <w:p w14:paraId="014649FF" w14:textId="77777777"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The information provided on this Certificate of Verification is true and correct.</w:t>
            </w:r>
          </w:p>
          <w:p w14:paraId="01464A00" w14:textId="77777777"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I am the certified HERS Rater who performed the verification identified and reported on this Certificate of Verification (responsible rater).</w:t>
            </w:r>
          </w:p>
          <w:p w14:paraId="01464A01" w14:textId="77777777"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1464A02" w14:textId="03389C0F"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 xml:space="preserve"> The information reported on applicable sections of the Certificate(s) of Installation (</w:t>
            </w:r>
            <w:del w:id="168" w:author="Alhabibi, Haider@Energy" w:date="2022-03-09T16:25:00Z">
              <w:r w:rsidRPr="004A5476" w:rsidDel="00F64869">
                <w:rPr>
                  <w:rFonts w:asciiTheme="minorHAnsi" w:hAnsiTheme="minorHAnsi"/>
                  <w:sz w:val="18"/>
                  <w:szCs w:val="18"/>
                </w:rPr>
                <w:delText>CF2R</w:delText>
              </w:r>
            </w:del>
            <w:ins w:id="169" w:author="Alhabibi, Haider@Energy" w:date="2022-03-09T16:25:00Z">
              <w:r w:rsidR="00F64869">
                <w:rPr>
                  <w:rFonts w:asciiTheme="minorHAnsi" w:hAnsiTheme="minorHAnsi"/>
                  <w:sz w:val="18"/>
                  <w:szCs w:val="18"/>
                </w:rPr>
                <w:t>LMCI</w:t>
              </w:r>
            </w:ins>
            <w:r w:rsidRPr="004A5476">
              <w:rPr>
                <w:rFonts w:asciiTheme="minorHAnsi" w:hAnsiTheme="minorHAnsi"/>
                <w:sz w:val="18"/>
                <w:szCs w:val="18"/>
              </w:rPr>
              <w:t>) signed and submitted by the person(s) responsible for the construction or installation conforms to the requirements specified on the Certificate(s) of Compliance (</w:t>
            </w:r>
            <w:del w:id="170" w:author="Alhabibi, Haider@Energy" w:date="2022-03-09T16:24:00Z">
              <w:r w:rsidRPr="004A5476" w:rsidDel="00F64869">
                <w:rPr>
                  <w:rFonts w:asciiTheme="minorHAnsi" w:hAnsiTheme="minorHAnsi"/>
                  <w:sz w:val="18"/>
                  <w:szCs w:val="18"/>
                </w:rPr>
                <w:delText>CF1R</w:delText>
              </w:r>
            </w:del>
            <w:ins w:id="171" w:author="Alhabibi, Haider@Energy" w:date="2022-03-09T16:24:00Z">
              <w:r w:rsidR="00F64869">
                <w:rPr>
                  <w:rFonts w:asciiTheme="minorHAnsi" w:hAnsiTheme="minorHAnsi"/>
                  <w:sz w:val="18"/>
                  <w:szCs w:val="18"/>
                </w:rPr>
                <w:t>LMCC</w:t>
              </w:r>
            </w:ins>
            <w:r w:rsidRPr="004A5476">
              <w:rPr>
                <w:rFonts w:asciiTheme="minorHAnsi" w:hAnsiTheme="minorHAnsi"/>
                <w:sz w:val="18"/>
                <w:szCs w:val="18"/>
              </w:rPr>
              <w:t>) approved by the enforcement agency.</w:t>
            </w:r>
          </w:p>
          <w:p w14:paraId="01464A03" w14:textId="77777777"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 xml:space="preserve">I will ensure that a registered copy of this Certificate of Verification shall be </w:t>
            </w:r>
            <w:proofErr w:type="gramStart"/>
            <w:r w:rsidRPr="004A5476">
              <w:rPr>
                <w:rFonts w:asciiTheme="minorHAnsi" w:hAnsiTheme="minorHAnsi"/>
                <w:sz w:val="18"/>
                <w:szCs w:val="18"/>
              </w:rPr>
              <w:t>posted, or</w:t>
            </w:r>
            <w:proofErr w:type="gramEnd"/>
            <w:r w:rsidRPr="004A5476">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1E0FEF" w:rsidRPr="004A5476" w14:paraId="01464A06" w14:textId="77777777" w:rsidTr="001E0FEF">
        <w:tblPrEx>
          <w:tblCellMar>
            <w:left w:w="115" w:type="dxa"/>
            <w:right w:w="115" w:type="dxa"/>
          </w:tblCellMar>
        </w:tblPrEx>
        <w:trPr>
          <w:trHeight w:val="278"/>
        </w:trPr>
        <w:tc>
          <w:tcPr>
            <w:tcW w:w="10950" w:type="dxa"/>
            <w:gridSpan w:val="4"/>
            <w:vAlign w:val="center"/>
          </w:tcPr>
          <w:p w14:paraId="01464A05" w14:textId="77777777" w:rsidR="001E0FEF" w:rsidRPr="004A5476"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A5476">
              <w:rPr>
                <w:rFonts w:asciiTheme="minorHAnsi" w:hAnsiTheme="minorHAnsi" w:cs="Arial"/>
                <w:b/>
                <w:caps/>
                <w:sz w:val="18"/>
                <w:szCs w:val="18"/>
              </w:rPr>
              <w:t>BUILDER OR INSTALLER INFORMATION AS SHOWN ON THE CERTIFICATE OF INSTALLATION</w:t>
            </w:r>
          </w:p>
        </w:tc>
      </w:tr>
      <w:tr w:rsidR="001E0FEF" w:rsidRPr="004A5476" w14:paraId="01464A08" w14:textId="77777777" w:rsidTr="00E91EDC">
        <w:tblPrEx>
          <w:tblCellMar>
            <w:left w:w="115" w:type="dxa"/>
            <w:right w:w="115" w:type="dxa"/>
          </w:tblCellMar>
        </w:tblPrEx>
        <w:trPr>
          <w:trHeight w:hRule="exact" w:val="360"/>
        </w:trPr>
        <w:tc>
          <w:tcPr>
            <w:tcW w:w="10950" w:type="dxa"/>
            <w:gridSpan w:val="4"/>
          </w:tcPr>
          <w:p w14:paraId="01464A07" w14:textId="77777777" w:rsidR="001E0FEF" w:rsidRPr="00E91EDC" w:rsidRDefault="001E0FEF" w:rsidP="00E91ED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Company Name (Installing Subcontractor, General Contractor, or Builder/Owner):</w:t>
            </w:r>
          </w:p>
        </w:tc>
      </w:tr>
      <w:tr w:rsidR="001E0FEF" w:rsidRPr="004A5476" w14:paraId="01464A0B" w14:textId="77777777" w:rsidTr="00E91EDC">
        <w:tblPrEx>
          <w:tblCellMar>
            <w:left w:w="115" w:type="dxa"/>
            <w:right w:w="115" w:type="dxa"/>
          </w:tblCellMar>
        </w:tblPrEx>
        <w:trPr>
          <w:trHeight w:hRule="exact" w:val="360"/>
        </w:trPr>
        <w:tc>
          <w:tcPr>
            <w:tcW w:w="5475" w:type="dxa"/>
            <w:gridSpan w:val="2"/>
          </w:tcPr>
          <w:p w14:paraId="01464A09" w14:textId="77777777" w:rsidR="001E0FEF" w:rsidRPr="00E91EDC" w:rsidRDefault="001E0FEF" w:rsidP="00E91EDC">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Responsible Builder or Installer Name:</w:t>
            </w:r>
          </w:p>
        </w:tc>
        <w:tc>
          <w:tcPr>
            <w:tcW w:w="5475" w:type="dxa"/>
            <w:gridSpan w:val="2"/>
          </w:tcPr>
          <w:p w14:paraId="01464A0A" w14:textId="77777777" w:rsidR="001E0FEF" w:rsidRPr="00E91EDC" w:rsidRDefault="001E0FEF" w:rsidP="007E687C">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CSLB License:</w:t>
            </w:r>
          </w:p>
        </w:tc>
      </w:tr>
      <w:tr w:rsidR="001E0FEF" w:rsidRPr="004A5476" w14:paraId="01464A0D" w14:textId="77777777" w:rsidTr="001E0FEF">
        <w:tblPrEx>
          <w:tblCellMar>
            <w:left w:w="108" w:type="dxa"/>
            <w:right w:w="108" w:type="dxa"/>
          </w:tblCellMar>
        </w:tblPrEx>
        <w:trPr>
          <w:trHeight w:hRule="exact" w:val="288"/>
        </w:trPr>
        <w:tc>
          <w:tcPr>
            <w:tcW w:w="10950" w:type="dxa"/>
            <w:gridSpan w:val="4"/>
            <w:vAlign w:val="center"/>
          </w:tcPr>
          <w:p w14:paraId="01464A0C" w14:textId="77777777" w:rsidR="001E0FEF" w:rsidRPr="004A5476" w:rsidRDefault="001E0FEF"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4A5476">
              <w:rPr>
                <w:rFonts w:asciiTheme="minorHAnsi" w:hAnsiTheme="minorHAnsi" w:cs="Arial"/>
                <w:b/>
                <w:caps/>
                <w:sz w:val="18"/>
                <w:szCs w:val="18"/>
              </w:rPr>
              <w:t>HERS</w:t>
            </w:r>
            <w:proofErr w:type="gramEnd"/>
            <w:r w:rsidRPr="004A5476">
              <w:rPr>
                <w:rFonts w:asciiTheme="minorHAnsi" w:hAnsiTheme="minorHAnsi" w:cs="Arial"/>
                <w:b/>
                <w:caps/>
                <w:sz w:val="18"/>
                <w:szCs w:val="18"/>
              </w:rPr>
              <w:t xml:space="preserve"> PROVIDER DATA REGISTRY INFORMATION</w:t>
            </w:r>
          </w:p>
        </w:tc>
      </w:tr>
      <w:tr w:rsidR="001E0FEF" w:rsidRPr="004A5476" w14:paraId="01464A10" w14:textId="77777777" w:rsidTr="001E0FEF">
        <w:tblPrEx>
          <w:tblCellMar>
            <w:left w:w="108" w:type="dxa"/>
            <w:right w:w="108" w:type="dxa"/>
          </w:tblCellMar>
        </w:tblPrEx>
        <w:trPr>
          <w:trHeight w:hRule="exact" w:val="360"/>
        </w:trPr>
        <w:tc>
          <w:tcPr>
            <w:tcW w:w="5482" w:type="dxa"/>
            <w:gridSpan w:val="3"/>
          </w:tcPr>
          <w:p w14:paraId="01464A0E" w14:textId="77777777" w:rsidR="001E0FEF" w:rsidRPr="00E91EDC"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Sample Group Number (if applicable):</w:t>
            </w:r>
          </w:p>
        </w:tc>
        <w:tc>
          <w:tcPr>
            <w:tcW w:w="5468" w:type="dxa"/>
          </w:tcPr>
          <w:p w14:paraId="01464A0F" w14:textId="41EA9004" w:rsidR="001E0FEF" w:rsidRPr="00E91EDC"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Dwelling Test Status in Sample Group (if applicable)</w:t>
            </w:r>
            <w:r w:rsidR="007E687C">
              <w:rPr>
                <w:rFonts w:asciiTheme="minorHAnsi" w:hAnsiTheme="minorHAnsi"/>
                <w:sz w:val="14"/>
                <w:szCs w:val="18"/>
              </w:rPr>
              <w:t>:</w:t>
            </w:r>
          </w:p>
        </w:tc>
      </w:tr>
      <w:tr w:rsidR="001E0FEF" w:rsidRPr="004A5476" w14:paraId="01464A12" w14:textId="77777777" w:rsidTr="001E0FEF">
        <w:tblPrEx>
          <w:tblCellMar>
            <w:left w:w="108" w:type="dxa"/>
            <w:right w:w="108" w:type="dxa"/>
          </w:tblCellMar>
        </w:tblPrEx>
        <w:trPr>
          <w:trHeight w:val="288"/>
        </w:trPr>
        <w:tc>
          <w:tcPr>
            <w:tcW w:w="10950" w:type="dxa"/>
            <w:gridSpan w:val="4"/>
            <w:vAlign w:val="center"/>
          </w:tcPr>
          <w:p w14:paraId="01464A11" w14:textId="77777777" w:rsidR="001E0FEF" w:rsidRPr="004A5476" w:rsidRDefault="001E0FEF"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4A5476">
              <w:rPr>
                <w:rFonts w:asciiTheme="minorHAnsi" w:hAnsiTheme="minorHAnsi" w:cs="Arial"/>
                <w:b/>
                <w:caps/>
                <w:sz w:val="18"/>
                <w:szCs w:val="18"/>
              </w:rPr>
              <w:t>HERS</w:t>
            </w:r>
            <w:proofErr w:type="gramEnd"/>
            <w:r w:rsidRPr="004A5476">
              <w:rPr>
                <w:rFonts w:asciiTheme="minorHAnsi" w:hAnsiTheme="minorHAnsi" w:cs="Arial"/>
                <w:b/>
                <w:caps/>
                <w:sz w:val="18"/>
                <w:szCs w:val="18"/>
              </w:rPr>
              <w:t xml:space="preserve"> RATER INFORMATION</w:t>
            </w:r>
          </w:p>
        </w:tc>
      </w:tr>
      <w:tr w:rsidR="001E0FEF" w:rsidRPr="004A5476" w14:paraId="01464A14" w14:textId="77777777" w:rsidTr="001E0FEF">
        <w:tblPrEx>
          <w:tblCellMar>
            <w:left w:w="108" w:type="dxa"/>
            <w:right w:w="108" w:type="dxa"/>
          </w:tblCellMar>
        </w:tblPrEx>
        <w:trPr>
          <w:trHeight w:hRule="exact" w:val="360"/>
        </w:trPr>
        <w:tc>
          <w:tcPr>
            <w:tcW w:w="10950" w:type="dxa"/>
            <w:gridSpan w:val="4"/>
          </w:tcPr>
          <w:p w14:paraId="01464A13" w14:textId="77777777" w:rsidR="001E0FEF" w:rsidRPr="00E91EDC" w:rsidRDefault="001E0FEF"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HERS Rater Company Name:</w:t>
            </w:r>
          </w:p>
        </w:tc>
      </w:tr>
      <w:tr w:rsidR="001E0FEF" w:rsidRPr="004A5476" w14:paraId="01464A17" w14:textId="77777777" w:rsidTr="001E0FEF">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1464A15" w14:textId="77777777" w:rsidR="001E0FEF" w:rsidRPr="00E91EDC" w:rsidRDefault="001E0FEF"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1464A16" w14:textId="77777777" w:rsidR="001E0FEF" w:rsidRPr="00E91EDC" w:rsidRDefault="001E0FEF"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Signature:</w:t>
            </w:r>
          </w:p>
        </w:tc>
      </w:tr>
      <w:tr w:rsidR="001E0FEF" w:rsidRPr="004A5476" w14:paraId="01464A1A" w14:textId="77777777" w:rsidTr="001E0FEF">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1464A18" w14:textId="5EA3C46A" w:rsidR="001E0FEF" w:rsidRPr="00E91EDC" w:rsidRDefault="001E0FEF"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Certification Number w/ this HERS Provider</w:t>
            </w:r>
            <w:r w:rsidR="007E687C" w:rsidRPr="00E91EDC">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01464A19" w14:textId="77777777" w:rsidR="001E0FEF" w:rsidRPr="00E91EDC" w:rsidRDefault="001E0FEF"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Date Signed:</w:t>
            </w:r>
          </w:p>
        </w:tc>
      </w:tr>
    </w:tbl>
    <w:p w14:paraId="01464A1B" w14:textId="77777777" w:rsidR="001E0FEF" w:rsidRPr="004A5476" w:rsidRDefault="001E0FEF">
      <w:pPr>
        <w:rPr>
          <w:rFonts w:asciiTheme="minorHAnsi" w:hAnsiTheme="minorHAnsi"/>
          <w:sz w:val="18"/>
          <w:szCs w:val="18"/>
        </w:rPr>
      </w:pPr>
    </w:p>
    <w:sectPr w:rsidR="001E0FEF" w:rsidRPr="004A5476" w:rsidSect="009847DD">
      <w:headerReference w:type="default" r:id="rId1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5EE97" w14:textId="77777777" w:rsidR="00E34A80" w:rsidRDefault="00E34A80">
      <w:r>
        <w:separator/>
      </w:r>
    </w:p>
  </w:endnote>
  <w:endnote w:type="continuationSeparator" w:id="0">
    <w:p w14:paraId="229D7DC9" w14:textId="77777777" w:rsidR="00E34A80" w:rsidRDefault="00E34A80">
      <w:r>
        <w:continuationSeparator/>
      </w:r>
    </w:p>
  </w:endnote>
  <w:endnote w:type="continuationNotice" w:id="1">
    <w:p w14:paraId="0F453536" w14:textId="77777777" w:rsidR="00E34A80" w:rsidRDefault="00E34A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MT">
    <w:altName w:val="Arial"/>
    <w:panose1 w:val="00000000000000000000"/>
    <w:charset w:val="4D"/>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64A34" w14:textId="77777777" w:rsidR="00652984" w:rsidRPr="00A404B1" w:rsidRDefault="00652984" w:rsidP="007E687C">
    <w:pPr>
      <w:pStyle w:val="Footer"/>
    </w:pPr>
    <w:r w:rsidRPr="00A404B1">
      <w:t xml:space="preserve">Registration Number:                                                           Registration Date/Time:                                           HERS Provider:                       </w:t>
    </w:r>
  </w:p>
  <w:p w14:paraId="01464A35" w14:textId="016D5AFE" w:rsidR="00652984" w:rsidRPr="00A404B1" w:rsidRDefault="00652984" w:rsidP="007E687C">
    <w:pPr>
      <w:pStyle w:val="Footer"/>
    </w:pPr>
    <w:r w:rsidRPr="00A404B1">
      <w:t>CA Building Energy Efficiency Standards - 20</w:t>
    </w:r>
    <w:ins w:id="15" w:author="Alhabibi, Haider@Energy" w:date="2021-08-30T19:50:00Z">
      <w:r w:rsidR="006E1CC8">
        <w:t>22</w:t>
      </w:r>
    </w:ins>
    <w:del w:id="16" w:author="Alhabibi, Haider@Energy" w:date="2021-08-30T19:50:00Z">
      <w:r w:rsidRPr="00A404B1" w:rsidDel="006E1CC8">
        <w:delText>1</w:delText>
      </w:r>
      <w:r w:rsidDel="006E1CC8">
        <w:delText>9</w:delText>
      </w:r>
    </w:del>
    <w:r w:rsidRPr="00A404B1">
      <w:t xml:space="preserve"> </w:t>
    </w:r>
    <w:del w:id="17" w:author="Alhabibi, Haider@Energy" w:date="2022-03-09T07:38:00Z">
      <w:r w:rsidRPr="00A404B1" w:rsidDel="00CC0F22">
        <w:delText xml:space="preserve">Residential </w:delText>
      </w:r>
    </w:del>
    <w:ins w:id="18" w:author="Alhabibi, Haider@Energy" w:date="2022-03-09T07:38:00Z">
      <w:r w:rsidR="00CC0F22">
        <w:t>Low</w:t>
      </w:r>
      <w:r w:rsidR="00FC4DF7">
        <w:t xml:space="preserve">-rise Multifamily </w:t>
      </w:r>
    </w:ins>
    <w:r w:rsidRPr="00A404B1">
      <w:t>Compliance</w:t>
    </w:r>
    <w:r w:rsidRPr="00A404B1">
      <w:tab/>
    </w:r>
    <w:del w:id="19" w:author="Alhabibi, Haider@Energy" w:date="2022-03-09T07:38:00Z">
      <w:r w:rsidR="005B320C" w:rsidDel="00CC0F22">
        <w:delText>July</w:delText>
      </w:r>
      <w:r w:rsidR="005B320C" w:rsidRPr="001B7E8D" w:rsidDel="00CC0F22">
        <w:delText xml:space="preserve"> </w:delText>
      </w:r>
    </w:del>
    <w:ins w:id="20" w:author="Alhabibi, Haider@Energy" w:date="2022-03-09T07:38:00Z">
      <w:r w:rsidR="00CC0F22">
        <w:t>January</w:t>
      </w:r>
      <w:r w:rsidR="00CC0F22" w:rsidRPr="001B7E8D">
        <w:t xml:space="preserve"> </w:t>
      </w:r>
    </w:ins>
    <w:r w:rsidRPr="001B7E8D">
      <w:t>20</w:t>
    </w:r>
    <w:ins w:id="21" w:author="Alhabibi, Haider@Energy" w:date="2021-08-30T19:50:00Z">
      <w:r w:rsidR="006E1CC8">
        <w:t>22</w:t>
      </w:r>
    </w:ins>
    <w:del w:id="22" w:author="Alhabibi, Haider@Energy" w:date="2021-08-30T19:50:00Z">
      <w:r w:rsidDel="006E1CC8">
        <w:delText>20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64A3D" w14:textId="7149D38F" w:rsidR="00652984" w:rsidRPr="00A404B1" w:rsidRDefault="00652984" w:rsidP="007E687C">
    <w:pPr>
      <w:pStyle w:val="Footer"/>
    </w:pPr>
    <w:r w:rsidRPr="00A404B1">
      <w:t>CA Building Energy Efficiency Standards - 20</w:t>
    </w:r>
    <w:ins w:id="85" w:author="Alhabibi, Haider@Energy" w:date="2021-08-30T19:50:00Z">
      <w:r w:rsidR="006E1CC8">
        <w:t>22</w:t>
      </w:r>
    </w:ins>
    <w:del w:id="86" w:author="Alhabibi, Haider@Energy" w:date="2021-08-30T19:50:00Z">
      <w:r w:rsidRPr="00A404B1" w:rsidDel="006E1CC8">
        <w:delText>1</w:delText>
      </w:r>
      <w:r w:rsidDel="006E1CC8">
        <w:delText>9</w:delText>
      </w:r>
    </w:del>
    <w:r w:rsidRPr="00A404B1">
      <w:t xml:space="preserve"> </w:t>
    </w:r>
    <w:del w:id="87" w:author="Alhabibi, Haider@Energy" w:date="2022-03-09T07:39:00Z">
      <w:r w:rsidRPr="00A404B1" w:rsidDel="00FC4DF7">
        <w:delText xml:space="preserve">Residential </w:delText>
      </w:r>
    </w:del>
    <w:ins w:id="88" w:author="Alhabibi, Haider@Energy" w:date="2022-03-09T07:39:00Z">
      <w:r w:rsidR="00FC4DF7">
        <w:t>Low-rise Multifamily</w:t>
      </w:r>
      <w:r w:rsidR="00FC4DF7" w:rsidRPr="00A404B1">
        <w:t xml:space="preserve"> </w:t>
      </w:r>
    </w:ins>
    <w:r w:rsidRPr="00A404B1">
      <w:t>Compliance</w:t>
    </w:r>
    <w:r w:rsidRPr="00A404B1">
      <w:tab/>
    </w:r>
    <w:del w:id="89" w:author="Alhabibi, Haider@Energy" w:date="2022-03-09T07:39:00Z">
      <w:r w:rsidR="005B320C" w:rsidDel="00FC4DF7">
        <w:delText>July</w:delText>
      </w:r>
      <w:r w:rsidR="005B320C" w:rsidRPr="001B7E8D" w:rsidDel="00FC4DF7">
        <w:delText xml:space="preserve"> </w:delText>
      </w:r>
    </w:del>
    <w:ins w:id="90" w:author="Alhabibi, Haider@Energy" w:date="2022-03-09T07:39:00Z">
      <w:r w:rsidR="00FC4DF7">
        <w:t>January</w:t>
      </w:r>
      <w:r w:rsidR="00FC4DF7" w:rsidRPr="001B7E8D">
        <w:t xml:space="preserve"> </w:t>
      </w:r>
    </w:ins>
    <w:r w:rsidRPr="001B7E8D">
      <w:t>20</w:t>
    </w:r>
    <w:ins w:id="91" w:author="Alhabibi, Haider@Energy" w:date="2021-08-30T19:50:00Z">
      <w:r w:rsidR="006E1CC8">
        <w:t>22</w:t>
      </w:r>
    </w:ins>
    <w:del w:id="92" w:author="Alhabibi, Haider@Energy" w:date="2021-08-30T19:50:00Z">
      <w:r w:rsidDel="006E1CC8">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840A6" w14:textId="77777777" w:rsidR="00E34A80" w:rsidRDefault="00E34A80">
      <w:r>
        <w:separator/>
      </w:r>
    </w:p>
  </w:footnote>
  <w:footnote w:type="continuationSeparator" w:id="0">
    <w:p w14:paraId="704F820C" w14:textId="77777777" w:rsidR="00E34A80" w:rsidRDefault="00E34A80">
      <w:r>
        <w:continuationSeparator/>
      </w:r>
    </w:p>
  </w:footnote>
  <w:footnote w:type="continuationNotice" w:id="1">
    <w:p w14:paraId="01FDAAF5" w14:textId="77777777" w:rsidR="00E34A80" w:rsidRDefault="00E34A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64A22" w14:textId="6B8CE3A9" w:rsidR="00652984" w:rsidRPr="00901A8A" w:rsidRDefault="0058430A" w:rsidP="00501968">
    <w:pPr>
      <w:suppressAutoHyphens/>
      <w:ind w:left="-90"/>
      <w:rPr>
        <w:rFonts w:ascii="Arial" w:hAnsi="Arial" w:cs="Arial"/>
        <w:sz w:val="14"/>
        <w:szCs w:val="14"/>
      </w:rPr>
    </w:pPr>
    <w:r>
      <w:rPr>
        <w:rFonts w:ascii="Arial" w:hAnsi="Arial" w:cs="Arial"/>
        <w:noProof/>
        <w:sz w:val="14"/>
        <w:szCs w:val="14"/>
      </w:rPr>
      <w:pict w14:anchorId="01464A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1" o:spid="_x0000_s2049" type="#_x0000_t75" style="position:absolute;left:0;text-align:left;margin-left:0;margin-top:0;width:540pt;height:405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652984" w:rsidRPr="00901A8A">
      <w:rPr>
        <w:rFonts w:ascii="Arial" w:hAnsi="Arial" w:cs="Arial"/>
        <w:sz w:val="14"/>
        <w:szCs w:val="14"/>
      </w:rPr>
      <w:t>STATE OF CALIFORNIA</w:t>
    </w:r>
  </w:p>
  <w:p w14:paraId="01464A23" w14:textId="69D9D58C" w:rsidR="00652984" w:rsidRDefault="00652984" w:rsidP="00501968">
    <w:pPr>
      <w:suppressAutoHyphens/>
      <w:ind w:left="-90"/>
      <w:rPr>
        <w:rFonts w:ascii="Arial" w:hAnsi="Arial" w:cs="Arial"/>
        <w:b/>
        <w:sz w:val="24"/>
        <w:szCs w:val="24"/>
      </w:rPr>
    </w:pPr>
    <w:r w:rsidRPr="00043935">
      <w:rPr>
        <w:rFonts w:ascii="Arial" w:hAnsi="Arial"/>
        <w:noProof/>
        <w:sz w:val="14"/>
      </w:rPr>
      <w:drawing>
        <wp:anchor distT="0" distB="0" distL="114300" distR="114300" simplePos="0" relativeHeight="251657216" behindDoc="0" locked="0" layoutInCell="1" allowOverlap="1" wp14:anchorId="01464A46" wp14:editId="55FE9E63">
          <wp:simplePos x="0" y="0"/>
          <wp:positionH relativeFrom="margin">
            <wp:posOffset>6591300</wp:posOffset>
          </wp:positionH>
          <wp:positionV relativeFrom="margin">
            <wp:posOffset>-1228090</wp:posOffset>
          </wp:positionV>
          <wp:extent cx="320675" cy="281305"/>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20675" cy="281305"/>
                  </a:xfrm>
                  <a:prstGeom prst="rect">
                    <a:avLst/>
                  </a:prstGeom>
                  <a:noFill/>
                </pic:spPr>
              </pic:pic>
            </a:graphicData>
          </a:graphic>
          <wp14:sizeRelV relativeFrom="margin">
            <wp14:pctHeight>0</wp14:pctHeight>
          </wp14:sizeRelV>
        </wp:anchor>
      </w:drawing>
    </w:r>
    <w:r>
      <w:rPr>
        <w:rFonts w:ascii="Arial" w:hAnsi="Arial" w:cs="Arial"/>
        <w:b/>
        <w:sz w:val="24"/>
        <w:szCs w:val="24"/>
      </w:rPr>
      <w:t>REFRIGERANT CHARGE VERIFICATION</w:t>
    </w:r>
  </w:p>
  <w:p w14:paraId="01464A24" w14:textId="4F3B31EA" w:rsidR="00652984" w:rsidRPr="00901A8A" w:rsidRDefault="00652984" w:rsidP="00501968">
    <w:pPr>
      <w:suppressAutoHyphens/>
      <w:ind w:left="-90"/>
      <w:rPr>
        <w:rFonts w:ascii="Arial" w:hAnsi="Arial" w:cs="Arial"/>
        <w:sz w:val="14"/>
        <w:szCs w:val="14"/>
      </w:rPr>
    </w:pPr>
    <w:r>
      <w:rPr>
        <w:rFonts w:ascii="Arial" w:hAnsi="Arial" w:cs="Arial"/>
        <w:sz w:val="14"/>
        <w:szCs w:val="14"/>
      </w:rPr>
      <w:t>CEC-</w:t>
    </w:r>
    <w:del w:id="7" w:author="Alhabibi, Haider@Energy" w:date="2022-03-09T16:25:00Z">
      <w:r w:rsidDel="00F64869">
        <w:rPr>
          <w:rFonts w:ascii="Arial" w:hAnsi="Arial" w:cs="Arial"/>
          <w:sz w:val="14"/>
          <w:szCs w:val="14"/>
        </w:rPr>
        <w:delText>CF3R</w:delText>
      </w:r>
    </w:del>
    <w:ins w:id="8" w:author="Alhabibi, Haider@Energy" w:date="2022-03-09T16:25:00Z">
      <w:r w:rsidR="00F64869">
        <w:rPr>
          <w:rFonts w:ascii="Arial" w:hAnsi="Arial" w:cs="Arial"/>
          <w:sz w:val="14"/>
          <w:szCs w:val="14"/>
        </w:rPr>
        <w:t>LMCC</w:t>
      </w:r>
    </w:ins>
    <w:r>
      <w:rPr>
        <w:rFonts w:ascii="Arial" w:hAnsi="Arial" w:cs="Arial"/>
        <w:sz w:val="14"/>
        <w:szCs w:val="14"/>
      </w:rPr>
      <w:t>-MCH-25-H</w:t>
    </w:r>
    <w:r w:rsidRPr="00901A8A">
      <w:rPr>
        <w:rFonts w:ascii="Arial" w:hAnsi="Arial" w:cs="Arial"/>
        <w:sz w:val="14"/>
        <w:szCs w:val="14"/>
      </w:rPr>
      <w:t xml:space="preserve"> (Revised </w:t>
    </w:r>
    <w:del w:id="9" w:author="Alhabibi, Haider@Energy" w:date="2022-03-09T07:38:00Z">
      <w:r w:rsidR="005B320C" w:rsidDel="00CC0F22">
        <w:rPr>
          <w:rFonts w:ascii="Arial" w:hAnsi="Arial" w:cs="Arial"/>
          <w:sz w:val="14"/>
          <w:szCs w:val="14"/>
        </w:rPr>
        <w:delText>07</w:delText>
      </w:r>
    </w:del>
    <w:ins w:id="10" w:author="Alhabibi, Haider@Energy" w:date="2022-03-09T07:38:00Z">
      <w:r w:rsidR="00CC0F22">
        <w:rPr>
          <w:rFonts w:ascii="Arial" w:hAnsi="Arial" w:cs="Arial"/>
          <w:sz w:val="14"/>
          <w:szCs w:val="14"/>
        </w:rPr>
        <w:t>01</w:t>
      </w:r>
    </w:ins>
    <w:r>
      <w:rPr>
        <w:rFonts w:ascii="Arial" w:hAnsi="Arial" w:cs="Arial"/>
        <w:sz w:val="14"/>
        <w:szCs w:val="14"/>
      </w:rPr>
      <w:t>/</w:t>
    </w:r>
    <w:ins w:id="11" w:author="Alhabibi, Haider@Energy" w:date="2021-08-30T19:50:00Z">
      <w:r w:rsidR="006E1CC8">
        <w:rPr>
          <w:rFonts w:ascii="Arial" w:hAnsi="Arial" w:cs="Arial"/>
          <w:sz w:val="14"/>
          <w:szCs w:val="14"/>
        </w:rPr>
        <w:t>22</w:t>
      </w:r>
    </w:ins>
    <w:del w:id="12" w:author="Alhabibi, Haider@Energy" w:date="2021-08-30T19:50:00Z">
      <w:r w:rsidDel="006E1CC8">
        <w:rPr>
          <w:rFonts w:ascii="Arial" w:hAnsi="Arial" w:cs="Arial"/>
          <w:sz w:val="14"/>
          <w:szCs w:val="14"/>
        </w:rPr>
        <w:delText>20</w:delText>
      </w:r>
    </w:del>
    <w:r w:rsidRPr="00901A8A">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652984" w:rsidRPr="00F85124" w14:paraId="01464A27" w14:textId="77777777" w:rsidTr="00554645">
      <w:trPr>
        <w:cantSplit/>
        <w:trHeight w:val="288"/>
      </w:trPr>
      <w:tc>
        <w:tcPr>
          <w:tcW w:w="3738" w:type="pct"/>
          <w:gridSpan w:val="2"/>
          <w:tcBorders>
            <w:right w:val="nil"/>
          </w:tcBorders>
          <w:vAlign w:val="center"/>
        </w:tcPr>
        <w:p w14:paraId="01464A25" w14:textId="77777777" w:rsidR="00652984" w:rsidRPr="00962907" w:rsidRDefault="00652984" w:rsidP="00554645">
          <w:pPr>
            <w:pStyle w:val="Heading1"/>
            <w:rPr>
              <w:rFonts w:ascii="Calibri" w:hAnsi="Calibri"/>
              <w:b w:val="0"/>
              <w:bCs/>
              <w:sz w:val="20"/>
            </w:rPr>
          </w:pPr>
          <w:r w:rsidRPr="00962907">
            <w:rPr>
              <w:rFonts w:ascii="Calibri" w:hAnsi="Calibri"/>
              <w:b w:val="0"/>
              <w:bCs/>
              <w:sz w:val="20"/>
            </w:rPr>
            <w:t xml:space="preserve">CERTIFICATE OF </w:t>
          </w:r>
          <w:r>
            <w:rPr>
              <w:rFonts w:ascii="Calibri" w:hAnsi="Calibri"/>
              <w:b w:val="0"/>
              <w:bCs/>
              <w:sz w:val="20"/>
            </w:rPr>
            <w:t>VERIFICATION</w:t>
          </w:r>
        </w:p>
      </w:tc>
      <w:tc>
        <w:tcPr>
          <w:tcW w:w="1262" w:type="pct"/>
          <w:tcBorders>
            <w:left w:val="nil"/>
          </w:tcBorders>
          <w:tcMar>
            <w:left w:w="115" w:type="dxa"/>
            <w:right w:w="115" w:type="dxa"/>
          </w:tcMar>
          <w:vAlign w:val="center"/>
        </w:tcPr>
        <w:p w14:paraId="01464A26" w14:textId="5EAA1AAF" w:rsidR="00652984" w:rsidRPr="00962907" w:rsidRDefault="00652984" w:rsidP="00554645">
          <w:pPr>
            <w:pStyle w:val="Heading1"/>
            <w:jc w:val="right"/>
            <w:rPr>
              <w:rFonts w:ascii="Calibri" w:hAnsi="Calibri"/>
              <w:b w:val="0"/>
              <w:bCs/>
              <w:sz w:val="20"/>
            </w:rPr>
          </w:pPr>
          <w:del w:id="13" w:author="Alhabibi, Haider@Energy" w:date="2022-03-09T16:25:00Z">
            <w:r w:rsidRPr="00962907" w:rsidDel="00F64869">
              <w:rPr>
                <w:rFonts w:ascii="Calibri" w:hAnsi="Calibri"/>
                <w:b w:val="0"/>
                <w:bCs/>
                <w:sz w:val="20"/>
              </w:rPr>
              <w:delText>CF</w:delText>
            </w:r>
            <w:r w:rsidDel="00F64869">
              <w:rPr>
                <w:rFonts w:ascii="Calibri" w:hAnsi="Calibri"/>
                <w:b w:val="0"/>
                <w:bCs/>
                <w:sz w:val="20"/>
              </w:rPr>
              <w:delText>3</w:delText>
            </w:r>
            <w:r w:rsidRPr="00962907" w:rsidDel="00F64869">
              <w:rPr>
                <w:rFonts w:ascii="Calibri" w:hAnsi="Calibri"/>
                <w:b w:val="0"/>
                <w:bCs/>
                <w:sz w:val="20"/>
              </w:rPr>
              <w:delText>R</w:delText>
            </w:r>
          </w:del>
          <w:ins w:id="14" w:author="Alhabibi, Haider@Energy" w:date="2022-03-09T16:25:00Z">
            <w:r w:rsidR="00F64869">
              <w:rPr>
                <w:rFonts w:ascii="Calibri" w:hAnsi="Calibri"/>
                <w:b w:val="0"/>
                <w:bCs/>
                <w:sz w:val="20"/>
              </w:rPr>
              <w:t>LMCC</w:t>
            </w:r>
          </w:ins>
          <w:r w:rsidRPr="00962907">
            <w:rPr>
              <w:rFonts w:ascii="Calibri" w:hAnsi="Calibri"/>
              <w:b w:val="0"/>
              <w:bCs/>
              <w:sz w:val="20"/>
            </w:rPr>
            <w:t>-MCH-25-H</w:t>
          </w:r>
        </w:p>
      </w:tc>
    </w:tr>
    <w:tr w:rsidR="00652984" w:rsidRPr="00F85124" w14:paraId="01464A2A" w14:textId="77777777" w:rsidTr="00554645">
      <w:trPr>
        <w:cantSplit/>
        <w:trHeight w:val="288"/>
      </w:trPr>
      <w:tc>
        <w:tcPr>
          <w:tcW w:w="2500" w:type="pct"/>
          <w:tcBorders>
            <w:right w:val="nil"/>
          </w:tcBorders>
        </w:tcPr>
        <w:p w14:paraId="01464A28" w14:textId="77777777" w:rsidR="00652984" w:rsidRPr="00962907" w:rsidRDefault="00652984" w:rsidP="00554645">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01464A29" w14:textId="4565E49B" w:rsidR="00652984" w:rsidRPr="00962907" w:rsidRDefault="00652984" w:rsidP="00554645">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1B60EF" w:rsidRPr="001B60EF">
            <w:rPr>
              <w:rFonts w:ascii="Calibri" w:hAnsi="Calibri"/>
              <w:bCs/>
              <w:noProof/>
            </w:rPr>
            <w:t>4</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8430A">
            <w:rPr>
              <w:rFonts w:ascii="Calibri" w:hAnsi="Calibri"/>
              <w:bCs/>
              <w:noProof/>
            </w:rPr>
            <w:t>4</w:t>
          </w:r>
          <w:r>
            <w:rPr>
              <w:rFonts w:ascii="Calibri" w:hAnsi="Calibri"/>
              <w:bCs/>
              <w:noProof/>
            </w:rPr>
            <w:fldChar w:fldCharType="end"/>
          </w:r>
          <w:r w:rsidRPr="00962907">
            <w:rPr>
              <w:rFonts w:ascii="Calibri" w:hAnsi="Calibri"/>
              <w:bCs/>
            </w:rPr>
            <w:t>)</w:t>
          </w:r>
        </w:p>
      </w:tc>
    </w:tr>
    <w:tr w:rsidR="00652984" w:rsidRPr="00F85124" w14:paraId="01464A2E" w14:textId="77777777" w:rsidTr="00554645">
      <w:trPr>
        <w:cantSplit/>
        <w:trHeight w:val="288"/>
      </w:trPr>
      <w:tc>
        <w:tcPr>
          <w:tcW w:w="0" w:type="auto"/>
        </w:tcPr>
        <w:p w14:paraId="01464A2B" w14:textId="77777777" w:rsidR="00652984" w:rsidRPr="00962907" w:rsidRDefault="00652984" w:rsidP="00554645">
          <w:pPr>
            <w:rPr>
              <w:rFonts w:ascii="Calibri" w:hAnsi="Calibri"/>
              <w:sz w:val="12"/>
              <w:szCs w:val="12"/>
            </w:rPr>
          </w:pPr>
          <w:r w:rsidRPr="00962907">
            <w:rPr>
              <w:rFonts w:ascii="Calibri" w:hAnsi="Calibri"/>
              <w:sz w:val="12"/>
              <w:szCs w:val="12"/>
            </w:rPr>
            <w:t>Project Name:</w:t>
          </w:r>
        </w:p>
      </w:tc>
      <w:tc>
        <w:tcPr>
          <w:tcW w:w="1377" w:type="pct"/>
        </w:tcPr>
        <w:p w14:paraId="01464A2C" w14:textId="77777777" w:rsidR="00652984" w:rsidRPr="00962907" w:rsidRDefault="00652984" w:rsidP="00554645">
          <w:pPr>
            <w:rPr>
              <w:rFonts w:ascii="Calibri" w:hAnsi="Calibri"/>
              <w:sz w:val="12"/>
              <w:szCs w:val="12"/>
            </w:rPr>
          </w:pPr>
          <w:r w:rsidRPr="00962907">
            <w:rPr>
              <w:rFonts w:ascii="Calibri" w:hAnsi="Calibri"/>
              <w:sz w:val="12"/>
              <w:szCs w:val="12"/>
            </w:rPr>
            <w:t>Enforcement Agency:</w:t>
          </w:r>
        </w:p>
      </w:tc>
      <w:tc>
        <w:tcPr>
          <w:tcW w:w="1262" w:type="pct"/>
        </w:tcPr>
        <w:p w14:paraId="01464A2D" w14:textId="77777777" w:rsidR="00652984" w:rsidRPr="00962907" w:rsidRDefault="00652984" w:rsidP="00554645">
          <w:pPr>
            <w:rPr>
              <w:rFonts w:ascii="Calibri" w:hAnsi="Calibri"/>
              <w:sz w:val="12"/>
              <w:szCs w:val="12"/>
            </w:rPr>
          </w:pPr>
          <w:r w:rsidRPr="00962907">
            <w:rPr>
              <w:rFonts w:ascii="Calibri" w:hAnsi="Calibri"/>
              <w:sz w:val="12"/>
              <w:szCs w:val="12"/>
            </w:rPr>
            <w:t>Permit Number:</w:t>
          </w:r>
        </w:p>
      </w:tc>
    </w:tr>
    <w:tr w:rsidR="00652984" w:rsidRPr="00F85124" w14:paraId="01464A32" w14:textId="77777777" w:rsidTr="00554645">
      <w:trPr>
        <w:cantSplit/>
        <w:trHeight w:val="288"/>
      </w:trPr>
      <w:tc>
        <w:tcPr>
          <w:tcW w:w="0" w:type="auto"/>
        </w:tcPr>
        <w:p w14:paraId="01464A2F" w14:textId="77777777" w:rsidR="00652984" w:rsidRPr="00962907" w:rsidRDefault="00652984" w:rsidP="00554645">
          <w:pPr>
            <w:rPr>
              <w:rFonts w:ascii="Calibri" w:hAnsi="Calibri"/>
              <w:sz w:val="12"/>
              <w:szCs w:val="12"/>
              <w:vertAlign w:val="superscript"/>
            </w:rPr>
          </w:pPr>
          <w:r w:rsidRPr="00962907">
            <w:rPr>
              <w:rFonts w:ascii="Calibri" w:hAnsi="Calibri"/>
              <w:sz w:val="12"/>
              <w:szCs w:val="12"/>
            </w:rPr>
            <w:t>Dwelling Address:</w:t>
          </w:r>
        </w:p>
      </w:tc>
      <w:tc>
        <w:tcPr>
          <w:tcW w:w="1377" w:type="pct"/>
        </w:tcPr>
        <w:p w14:paraId="01464A30" w14:textId="3160C84B" w:rsidR="00652984" w:rsidRPr="00962907" w:rsidRDefault="00652984" w:rsidP="00554645">
          <w:pPr>
            <w:rPr>
              <w:rFonts w:ascii="Calibri" w:hAnsi="Calibri"/>
              <w:sz w:val="12"/>
              <w:szCs w:val="12"/>
              <w:vertAlign w:val="superscript"/>
            </w:rPr>
          </w:pPr>
          <w:r w:rsidRPr="00962907">
            <w:rPr>
              <w:rFonts w:ascii="Calibri" w:hAnsi="Calibri"/>
              <w:sz w:val="12"/>
              <w:szCs w:val="12"/>
            </w:rPr>
            <w:t>City</w:t>
          </w:r>
          <w:r>
            <w:rPr>
              <w:rFonts w:ascii="Calibri" w:hAnsi="Calibri"/>
              <w:sz w:val="12"/>
              <w:szCs w:val="12"/>
            </w:rPr>
            <w:t>:</w:t>
          </w:r>
        </w:p>
      </w:tc>
      <w:tc>
        <w:tcPr>
          <w:tcW w:w="1262" w:type="pct"/>
        </w:tcPr>
        <w:p w14:paraId="01464A31" w14:textId="68F0B8F0" w:rsidR="00652984" w:rsidRPr="00962907" w:rsidRDefault="00652984" w:rsidP="00554645">
          <w:pPr>
            <w:rPr>
              <w:rFonts w:ascii="Calibri" w:hAnsi="Calibri"/>
              <w:sz w:val="12"/>
              <w:szCs w:val="12"/>
              <w:vertAlign w:val="superscript"/>
            </w:rPr>
          </w:pPr>
          <w:r w:rsidRPr="00962907">
            <w:rPr>
              <w:rFonts w:ascii="Calibri" w:hAnsi="Calibri"/>
              <w:sz w:val="12"/>
              <w:szCs w:val="12"/>
            </w:rPr>
            <w:t>Zip Code</w:t>
          </w:r>
          <w:r>
            <w:rPr>
              <w:rFonts w:ascii="Calibri" w:hAnsi="Calibri"/>
              <w:sz w:val="12"/>
              <w:szCs w:val="12"/>
            </w:rPr>
            <w:t>:</w:t>
          </w:r>
        </w:p>
      </w:tc>
    </w:tr>
  </w:tbl>
  <w:p w14:paraId="01464A33" w14:textId="77777777" w:rsidR="00652984" w:rsidRDefault="00652984" w:rsidP="00BA34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652984" w:rsidRPr="00F85124" w14:paraId="01464A38" w14:textId="77777777">
      <w:trPr>
        <w:cantSplit/>
        <w:trHeight w:val="288"/>
      </w:trPr>
      <w:tc>
        <w:tcPr>
          <w:tcW w:w="4016" w:type="pct"/>
          <w:gridSpan w:val="2"/>
          <w:tcBorders>
            <w:right w:val="nil"/>
          </w:tcBorders>
          <w:vAlign w:val="center"/>
        </w:tcPr>
        <w:p w14:paraId="01464A36" w14:textId="77777777" w:rsidR="00652984" w:rsidRDefault="00652984">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01464A37" w14:textId="3E91DC03" w:rsidR="00652984" w:rsidRPr="00962907" w:rsidRDefault="00652984" w:rsidP="00BA34B9">
          <w:pPr>
            <w:pStyle w:val="Heading1"/>
            <w:jc w:val="right"/>
            <w:rPr>
              <w:rFonts w:ascii="Calibri" w:hAnsi="Calibri"/>
              <w:b w:val="0"/>
              <w:bCs/>
              <w:sz w:val="20"/>
            </w:rPr>
          </w:pPr>
          <w:del w:id="83" w:author="Alhabibi, Haider@Energy" w:date="2022-03-09T16:25:00Z">
            <w:r w:rsidRPr="00962907" w:rsidDel="00F64869">
              <w:rPr>
                <w:rFonts w:ascii="Calibri" w:hAnsi="Calibri"/>
                <w:b w:val="0"/>
                <w:bCs/>
                <w:sz w:val="20"/>
              </w:rPr>
              <w:delText>CF</w:delText>
            </w:r>
            <w:r w:rsidDel="00F64869">
              <w:rPr>
                <w:rFonts w:ascii="Calibri" w:hAnsi="Calibri"/>
                <w:b w:val="0"/>
                <w:bCs/>
                <w:sz w:val="20"/>
              </w:rPr>
              <w:delText>3</w:delText>
            </w:r>
            <w:r w:rsidRPr="00962907" w:rsidDel="00F64869">
              <w:rPr>
                <w:rFonts w:ascii="Calibri" w:hAnsi="Calibri"/>
                <w:b w:val="0"/>
                <w:bCs/>
                <w:sz w:val="20"/>
              </w:rPr>
              <w:delText>R</w:delText>
            </w:r>
          </w:del>
          <w:ins w:id="84" w:author="Alhabibi, Haider@Energy" w:date="2022-03-09T16:25:00Z">
            <w:r w:rsidR="00F64869">
              <w:rPr>
                <w:rFonts w:ascii="Calibri" w:hAnsi="Calibri"/>
                <w:b w:val="0"/>
                <w:bCs/>
                <w:sz w:val="20"/>
              </w:rPr>
              <w:t>LMCC</w:t>
            </w:r>
          </w:ins>
          <w:r w:rsidRPr="00962907">
            <w:rPr>
              <w:rFonts w:ascii="Calibri" w:hAnsi="Calibri"/>
              <w:b w:val="0"/>
              <w:bCs/>
              <w:sz w:val="20"/>
            </w:rPr>
            <w:t>-MCH-25-H</w:t>
          </w:r>
        </w:p>
      </w:tc>
    </w:tr>
    <w:tr w:rsidR="00652984" w:rsidRPr="00F85124" w14:paraId="01464A3B" w14:textId="77777777">
      <w:trPr>
        <w:cantSplit/>
        <w:trHeight w:val="288"/>
      </w:trPr>
      <w:tc>
        <w:tcPr>
          <w:tcW w:w="2500" w:type="pct"/>
          <w:tcBorders>
            <w:right w:val="nil"/>
          </w:tcBorders>
        </w:tcPr>
        <w:p w14:paraId="01464A39" w14:textId="77777777" w:rsidR="00652984" w:rsidRPr="00962907" w:rsidRDefault="00652984"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e</w:t>
          </w:r>
        </w:p>
      </w:tc>
      <w:tc>
        <w:tcPr>
          <w:tcW w:w="2500" w:type="pct"/>
          <w:gridSpan w:val="2"/>
          <w:tcBorders>
            <w:left w:val="nil"/>
          </w:tcBorders>
        </w:tcPr>
        <w:p w14:paraId="01464A3A" w14:textId="56ADECBB" w:rsidR="00652984" w:rsidRPr="00962907" w:rsidRDefault="00652984"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1B60EF" w:rsidRPr="001B60EF">
            <w:rPr>
              <w:rFonts w:ascii="Calibri" w:hAnsi="Calibri"/>
              <w:bCs/>
              <w:noProof/>
            </w:rPr>
            <w:t>3</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8430A">
            <w:rPr>
              <w:rFonts w:ascii="Calibri" w:hAnsi="Calibri"/>
              <w:bCs/>
              <w:noProof/>
            </w:rPr>
            <w:t>3</w:t>
          </w:r>
          <w:r>
            <w:rPr>
              <w:rFonts w:ascii="Calibri" w:hAnsi="Calibri"/>
              <w:bCs/>
              <w:noProof/>
            </w:rPr>
            <w:fldChar w:fldCharType="end"/>
          </w:r>
          <w:r w:rsidRPr="00962907">
            <w:rPr>
              <w:rFonts w:ascii="Calibri" w:hAnsi="Calibri"/>
              <w:bCs/>
            </w:rPr>
            <w:t>)</w:t>
          </w:r>
        </w:p>
      </w:tc>
    </w:tr>
  </w:tbl>
  <w:p w14:paraId="01464A3C" w14:textId="77777777" w:rsidR="00652984" w:rsidRDefault="00652984"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652984" w:rsidRPr="00F85124" w14:paraId="01464A40" w14:textId="77777777">
      <w:trPr>
        <w:cantSplit/>
        <w:trHeight w:val="288"/>
      </w:trPr>
      <w:tc>
        <w:tcPr>
          <w:tcW w:w="4016" w:type="pct"/>
          <w:gridSpan w:val="2"/>
          <w:tcBorders>
            <w:right w:val="nil"/>
          </w:tcBorders>
          <w:vAlign w:val="center"/>
        </w:tcPr>
        <w:p w14:paraId="01464A3E" w14:textId="77777777" w:rsidR="00652984" w:rsidRDefault="00652984">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01464A3F" w14:textId="0A9971EE" w:rsidR="00652984" w:rsidRPr="00962907" w:rsidRDefault="00652984" w:rsidP="00BA34B9">
          <w:pPr>
            <w:pStyle w:val="Heading1"/>
            <w:jc w:val="right"/>
            <w:rPr>
              <w:rFonts w:ascii="Calibri" w:hAnsi="Calibri"/>
              <w:b w:val="0"/>
              <w:bCs/>
              <w:sz w:val="20"/>
            </w:rPr>
          </w:pPr>
          <w:del w:id="172" w:author="Alhabibi, Haider@Energy" w:date="2022-03-09T16:25:00Z">
            <w:r w:rsidRPr="00962907" w:rsidDel="00F64869">
              <w:rPr>
                <w:rFonts w:ascii="Calibri" w:hAnsi="Calibri"/>
                <w:b w:val="0"/>
                <w:bCs/>
                <w:sz w:val="20"/>
              </w:rPr>
              <w:delText>CF</w:delText>
            </w:r>
            <w:r w:rsidDel="00F64869">
              <w:rPr>
                <w:rFonts w:ascii="Calibri" w:hAnsi="Calibri"/>
                <w:b w:val="0"/>
                <w:bCs/>
                <w:sz w:val="20"/>
              </w:rPr>
              <w:delText>3</w:delText>
            </w:r>
            <w:r w:rsidRPr="00962907" w:rsidDel="00F64869">
              <w:rPr>
                <w:rFonts w:ascii="Calibri" w:hAnsi="Calibri"/>
                <w:b w:val="0"/>
                <w:bCs/>
                <w:sz w:val="20"/>
              </w:rPr>
              <w:delText>R</w:delText>
            </w:r>
          </w:del>
          <w:ins w:id="173" w:author="Alhabibi, Haider@Energy" w:date="2022-03-09T16:25:00Z">
            <w:r w:rsidR="00F64869">
              <w:rPr>
                <w:rFonts w:ascii="Calibri" w:hAnsi="Calibri"/>
                <w:b w:val="0"/>
                <w:bCs/>
                <w:sz w:val="20"/>
              </w:rPr>
              <w:t>LMCC</w:t>
            </w:r>
          </w:ins>
          <w:r w:rsidRPr="00962907">
            <w:rPr>
              <w:rFonts w:ascii="Calibri" w:hAnsi="Calibri"/>
              <w:b w:val="0"/>
              <w:bCs/>
              <w:sz w:val="20"/>
            </w:rPr>
            <w:t>-MCH-25-H</w:t>
          </w:r>
        </w:p>
      </w:tc>
    </w:tr>
    <w:tr w:rsidR="00652984" w:rsidRPr="00F85124" w14:paraId="01464A43" w14:textId="77777777">
      <w:trPr>
        <w:cantSplit/>
        <w:trHeight w:val="288"/>
      </w:trPr>
      <w:tc>
        <w:tcPr>
          <w:tcW w:w="2500" w:type="pct"/>
          <w:tcBorders>
            <w:right w:val="nil"/>
          </w:tcBorders>
        </w:tcPr>
        <w:p w14:paraId="01464A41" w14:textId="77777777" w:rsidR="00652984" w:rsidRPr="00962907" w:rsidRDefault="00652984"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e</w:t>
          </w:r>
        </w:p>
      </w:tc>
      <w:tc>
        <w:tcPr>
          <w:tcW w:w="2500" w:type="pct"/>
          <w:gridSpan w:val="2"/>
          <w:tcBorders>
            <w:left w:val="nil"/>
          </w:tcBorders>
        </w:tcPr>
        <w:p w14:paraId="01464A42" w14:textId="14EFAD68" w:rsidR="00652984" w:rsidRPr="00962907" w:rsidRDefault="00652984"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1B60EF" w:rsidRPr="001B60EF">
            <w:rPr>
              <w:rFonts w:ascii="Calibri" w:hAnsi="Calibri"/>
              <w:bCs/>
              <w:noProof/>
            </w:rPr>
            <w:t>3</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8430A">
            <w:rPr>
              <w:rFonts w:ascii="Calibri" w:hAnsi="Calibri"/>
              <w:bCs/>
              <w:noProof/>
            </w:rPr>
            <w:t>6</w:t>
          </w:r>
          <w:r>
            <w:rPr>
              <w:rFonts w:ascii="Calibri" w:hAnsi="Calibri"/>
              <w:bCs/>
              <w:noProof/>
            </w:rPr>
            <w:fldChar w:fldCharType="end"/>
          </w:r>
          <w:r w:rsidRPr="00962907">
            <w:rPr>
              <w:rFonts w:ascii="Calibri" w:hAnsi="Calibri"/>
              <w:bCs/>
            </w:rPr>
            <w:t>)</w:t>
          </w:r>
        </w:p>
      </w:tc>
    </w:tr>
  </w:tbl>
  <w:p w14:paraId="01464A44" w14:textId="77777777" w:rsidR="00652984" w:rsidRDefault="00652984"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AF9C69E8"/>
    <w:lvl w:ilvl="0" w:tplc="6A584680">
      <w:start w:val="1"/>
      <w:numFmt w:val="decimal"/>
      <w:lvlText w:val="%1."/>
      <w:lvlJc w:val="left"/>
      <w:pPr>
        <w:ind w:left="720" w:hanging="360"/>
      </w:pPr>
      <w:rPr>
        <w:rFonts w:ascii="Calibri" w:eastAsia="Times New Roman" w:hAnsi="Calibri" w:cs="Times New Roman" w:hint="default"/>
        <w:sz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6175169"/>
    <w:multiLevelType w:val="hybridMultilevel"/>
    <w:tmpl w:val="D892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3090A"/>
    <w:multiLevelType w:val="hybridMultilevel"/>
    <w:tmpl w:val="821C13CA"/>
    <w:lvl w:ilvl="0" w:tplc="8C94732C">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90771C1"/>
    <w:multiLevelType w:val="hybridMultilevel"/>
    <w:tmpl w:val="C554D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CB450E"/>
    <w:multiLevelType w:val="hybridMultilevel"/>
    <w:tmpl w:val="A3883BF6"/>
    <w:lvl w:ilvl="0" w:tplc="C21EAAA2">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6FC0219"/>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5"/>
  </w:num>
  <w:num w:numId="10">
    <w:abstractNumId w:val="10"/>
  </w:num>
  <w:num w:numId="11">
    <w:abstractNumId w:val="17"/>
  </w:num>
  <w:num w:numId="12">
    <w:abstractNumId w:val="16"/>
  </w:num>
  <w:num w:numId="13">
    <w:abstractNumId w:val="9"/>
  </w:num>
  <w:num w:numId="14">
    <w:abstractNumId w:val="12"/>
  </w:num>
  <w:num w:numId="15">
    <w:abstractNumId w:val="19"/>
  </w:num>
  <w:num w:numId="16">
    <w:abstractNumId w:val="4"/>
  </w:num>
  <w:num w:numId="17">
    <w:abstractNumId w:val="15"/>
  </w:num>
  <w:num w:numId="18">
    <w:abstractNumId w:val="13"/>
  </w:num>
  <w:num w:numId="19">
    <w:abstractNumId w:val="3"/>
  </w:num>
  <w:num w:numId="20">
    <w:abstractNumId w:val="21"/>
  </w:num>
  <w:num w:numId="21">
    <w:abstractNumId w:val="11"/>
  </w:num>
  <w:num w:numId="22">
    <w:abstractNumId w:val="2"/>
  </w:num>
  <w:num w:numId="23">
    <w:abstractNumId w:val="7"/>
  </w:num>
  <w:num w:numId="24">
    <w:abstractNumId w:val="18"/>
  </w:num>
  <w:num w:numId="25">
    <w:abstractNumId w:val="14"/>
  </w:num>
  <w:num w:numId="26">
    <w:abstractNumId w:val="8"/>
  </w:num>
  <w:num w:numId="27">
    <w:abstractNumId w:val="20"/>
  </w:num>
  <w:num w:numId="28">
    <w:abstractNumId w:val="6"/>
  </w:num>
  <w:num w:numId="29">
    <w:abstractNumId w:val="22"/>
  </w:num>
  <w:num w:numId="30">
    <w:abstractNumId w:val="23"/>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3A2"/>
    <w:rsid w:val="00002A5E"/>
    <w:rsid w:val="00007D1A"/>
    <w:rsid w:val="00010066"/>
    <w:rsid w:val="000170D3"/>
    <w:rsid w:val="000215D0"/>
    <w:rsid w:val="00021A7D"/>
    <w:rsid w:val="0002343B"/>
    <w:rsid w:val="000240B5"/>
    <w:rsid w:val="00037CA9"/>
    <w:rsid w:val="00043935"/>
    <w:rsid w:val="00044F33"/>
    <w:rsid w:val="000518A5"/>
    <w:rsid w:val="00057221"/>
    <w:rsid w:val="000636B8"/>
    <w:rsid w:val="00075B8A"/>
    <w:rsid w:val="00091E69"/>
    <w:rsid w:val="00097C1B"/>
    <w:rsid w:val="000E27BA"/>
    <w:rsid w:val="000E75EC"/>
    <w:rsid w:val="000F4B46"/>
    <w:rsid w:val="00105348"/>
    <w:rsid w:val="00112DDA"/>
    <w:rsid w:val="001252C0"/>
    <w:rsid w:val="001377CE"/>
    <w:rsid w:val="00140978"/>
    <w:rsid w:val="001460AC"/>
    <w:rsid w:val="00147D0A"/>
    <w:rsid w:val="001510A6"/>
    <w:rsid w:val="001518E1"/>
    <w:rsid w:val="001706C0"/>
    <w:rsid w:val="001806B1"/>
    <w:rsid w:val="00183E0B"/>
    <w:rsid w:val="00184895"/>
    <w:rsid w:val="001919CD"/>
    <w:rsid w:val="00193B12"/>
    <w:rsid w:val="001B3F29"/>
    <w:rsid w:val="001B4445"/>
    <w:rsid w:val="001B60EF"/>
    <w:rsid w:val="001B7E8D"/>
    <w:rsid w:val="001D40A4"/>
    <w:rsid w:val="001D6CBF"/>
    <w:rsid w:val="001E0FEF"/>
    <w:rsid w:val="001F6631"/>
    <w:rsid w:val="00204DF9"/>
    <w:rsid w:val="002056C3"/>
    <w:rsid w:val="002121F2"/>
    <w:rsid w:val="002137F8"/>
    <w:rsid w:val="00221431"/>
    <w:rsid w:val="00221779"/>
    <w:rsid w:val="00234CC5"/>
    <w:rsid w:val="00235B32"/>
    <w:rsid w:val="00235C07"/>
    <w:rsid w:val="0023655E"/>
    <w:rsid w:val="00236A1A"/>
    <w:rsid w:val="002375A4"/>
    <w:rsid w:val="00242D77"/>
    <w:rsid w:val="00262C04"/>
    <w:rsid w:val="00271EB8"/>
    <w:rsid w:val="00272FAE"/>
    <w:rsid w:val="002824CA"/>
    <w:rsid w:val="00285C64"/>
    <w:rsid w:val="00290C04"/>
    <w:rsid w:val="002A2F04"/>
    <w:rsid w:val="002A4813"/>
    <w:rsid w:val="002A514B"/>
    <w:rsid w:val="002A5205"/>
    <w:rsid w:val="002A542E"/>
    <w:rsid w:val="002B5074"/>
    <w:rsid w:val="002B57AA"/>
    <w:rsid w:val="002E260C"/>
    <w:rsid w:val="002E2C46"/>
    <w:rsid w:val="002E441C"/>
    <w:rsid w:val="002E4FAF"/>
    <w:rsid w:val="002E72A1"/>
    <w:rsid w:val="002F05D2"/>
    <w:rsid w:val="002F4F74"/>
    <w:rsid w:val="002F74E4"/>
    <w:rsid w:val="00307FA1"/>
    <w:rsid w:val="003231C8"/>
    <w:rsid w:val="00341451"/>
    <w:rsid w:val="003456CB"/>
    <w:rsid w:val="003501F5"/>
    <w:rsid w:val="00352560"/>
    <w:rsid w:val="003705F4"/>
    <w:rsid w:val="003708C8"/>
    <w:rsid w:val="00372216"/>
    <w:rsid w:val="003727FF"/>
    <w:rsid w:val="00393D2F"/>
    <w:rsid w:val="003975B8"/>
    <w:rsid w:val="003A198D"/>
    <w:rsid w:val="003A4765"/>
    <w:rsid w:val="003B3803"/>
    <w:rsid w:val="003C1A25"/>
    <w:rsid w:val="003C28DA"/>
    <w:rsid w:val="003C4BF1"/>
    <w:rsid w:val="003C583C"/>
    <w:rsid w:val="003D062D"/>
    <w:rsid w:val="003F2927"/>
    <w:rsid w:val="004064BB"/>
    <w:rsid w:val="00407FBE"/>
    <w:rsid w:val="00411871"/>
    <w:rsid w:val="004144EF"/>
    <w:rsid w:val="004147C8"/>
    <w:rsid w:val="00417344"/>
    <w:rsid w:val="00421B31"/>
    <w:rsid w:val="00426302"/>
    <w:rsid w:val="00435792"/>
    <w:rsid w:val="00436CBF"/>
    <w:rsid w:val="00440A0F"/>
    <w:rsid w:val="00444467"/>
    <w:rsid w:val="00454D38"/>
    <w:rsid w:val="00466B16"/>
    <w:rsid w:val="004710BC"/>
    <w:rsid w:val="00473B68"/>
    <w:rsid w:val="00475E8E"/>
    <w:rsid w:val="0047691A"/>
    <w:rsid w:val="00482796"/>
    <w:rsid w:val="00483480"/>
    <w:rsid w:val="004A27DE"/>
    <w:rsid w:val="004A5288"/>
    <w:rsid w:val="004A5476"/>
    <w:rsid w:val="004A5E5A"/>
    <w:rsid w:val="004B2C9A"/>
    <w:rsid w:val="004B3318"/>
    <w:rsid w:val="004B57F8"/>
    <w:rsid w:val="004C166D"/>
    <w:rsid w:val="004C1875"/>
    <w:rsid w:val="004C42AA"/>
    <w:rsid w:val="004D30F8"/>
    <w:rsid w:val="004E434C"/>
    <w:rsid w:val="004E7580"/>
    <w:rsid w:val="004F3D4C"/>
    <w:rsid w:val="004F5B7F"/>
    <w:rsid w:val="005004E5"/>
    <w:rsid w:val="00501968"/>
    <w:rsid w:val="0050605C"/>
    <w:rsid w:val="00507B83"/>
    <w:rsid w:val="00510B70"/>
    <w:rsid w:val="00513460"/>
    <w:rsid w:val="0051471E"/>
    <w:rsid w:val="00537078"/>
    <w:rsid w:val="00554645"/>
    <w:rsid w:val="00556565"/>
    <w:rsid w:val="00565165"/>
    <w:rsid w:val="00577FA7"/>
    <w:rsid w:val="0058430A"/>
    <w:rsid w:val="00591294"/>
    <w:rsid w:val="00596D7E"/>
    <w:rsid w:val="005A33E4"/>
    <w:rsid w:val="005A74D6"/>
    <w:rsid w:val="005B15E7"/>
    <w:rsid w:val="005B2375"/>
    <w:rsid w:val="005B320C"/>
    <w:rsid w:val="005B37D2"/>
    <w:rsid w:val="005B4BA0"/>
    <w:rsid w:val="005C1273"/>
    <w:rsid w:val="005C1562"/>
    <w:rsid w:val="005C1FC3"/>
    <w:rsid w:val="005C7D08"/>
    <w:rsid w:val="005D47C1"/>
    <w:rsid w:val="005E7AFE"/>
    <w:rsid w:val="005F4AE1"/>
    <w:rsid w:val="0060271A"/>
    <w:rsid w:val="00646833"/>
    <w:rsid w:val="00652984"/>
    <w:rsid w:val="00682C77"/>
    <w:rsid w:val="00685385"/>
    <w:rsid w:val="006858D2"/>
    <w:rsid w:val="006A7580"/>
    <w:rsid w:val="006B37BF"/>
    <w:rsid w:val="006C0ECB"/>
    <w:rsid w:val="006C13DC"/>
    <w:rsid w:val="006E1CC8"/>
    <w:rsid w:val="006F2FBB"/>
    <w:rsid w:val="00704AE4"/>
    <w:rsid w:val="0072091A"/>
    <w:rsid w:val="0072305B"/>
    <w:rsid w:val="007309DA"/>
    <w:rsid w:val="00730C1B"/>
    <w:rsid w:val="007377E9"/>
    <w:rsid w:val="00741115"/>
    <w:rsid w:val="007420AC"/>
    <w:rsid w:val="00745E2D"/>
    <w:rsid w:val="007503B7"/>
    <w:rsid w:val="007536A9"/>
    <w:rsid w:val="0075419B"/>
    <w:rsid w:val="00763849"/>
    <w:rsid w:val="00777469"/>
    <w:rsid w:val="00777B2F"/>
    <w:rsid w:val="00777FF0"/>
    <w:rsid w:val="00786D26"/>
    <w:rsid w:val="00790E4C"/>
    <w:rsid w:val="0079617D"/>
    <w:rsid w:val="007A1ACE"/>
    <w:rsid w:val="007B7288"/>
    <w:rsid w:val="007E687C"/>
    <w:rsid w:val="007F5E7D"/>
    <w:rsid w:val="00805125"/>
    <w:rsid w:val="00812E1B"/>
    <w:rsid w:val="00815131"/>
    <w:rsid w:val="00815F5F"/>
    <w:rsid w:val="0081741A"/>
    <w:rsid w:val="008228DD"/>
    <w:rsid w:val="00822BFA"/>
    <w:rsid w:val="0082587D"/>
    <w:rsid w:val="00837FDC"/>
    <w:rsid w:val="00846743"/>
    <w:rsid w:val="00861CA4"/>
    <w:rsid w:val="008638D5"/>
    <w:rsid w:val="00874B88"/>
    <w:rsid w:val="008778B5"/>
    <w:rsid w:val="008803E3"/>
    <w:rsid w:val="0088799D"/>
    <w:rsid w:val="008A4806"/>
    <w:rsid w:val="008B0175"/>
    <w:rsid w:val="008B5F7E"/>
    <w:rsid w:val="008C2835"/>
    <w:rsid w:val="008C4797"/>
    <w:rsid w:val="008C669D"/>
    <w:rsid w:val="008D5A55"/>
    <w:rsid w:val="008E515C"/>
    <w:rsid w:val="008F089C"/>
    <w:rsid w:val="008F1377"/>
    <w:rsid w:val="008F3C96"/>
    <w:rsid w:val="008F5524"/>
    <w:rsid w:val="008F5892"/>
    <w:rsid w:val="00902FC7"/>
    <w:rsid w:val="00913E23"/>
    <w:rsid w:val="0093076C"/>
    <w:rsid w:val="009369AA"/>
    <w:rsid w:val="0094659A"/>
    <w:rsid w:val="00946EBB"/>
    <w:rsid w:val="009519BD"/>
    <w:rsid w:val="0095575F"/>
    <w:rsid w:val="00956D4E"/>
    <w:rsid w:val="00957B8E"/>
    <w:rsid w:val="00962907"/>
    <w:rsid w:val="009640E1"/>
    <w:rsid w:val="00966549"/>
    <w:rsid w:val="009736B5"/>
    <w:rsid w:val="00975991"/>
    <w:rsid w:val="009847DD"/>
    <w:rsid w:val="00995757"/>
    <w:rsid w:val="009A2D6B"/>
    <w:rsid w:val="009A3570"/>
    <w:rsid w:val="009B39AA"/>
    <w:rsid w:val="009B5929"/>
    <w:rsid w:val="009B7BC8"/>
    <w:rsid w:val="009D1203"/>
    <w:rsid w:val="009D17DC"/>
    <w:rsid w:val="009D3DF5"/>
    <w:rsid w:val="009E7E67"/>
    <w:rsid w:val="009F44CD"/>
    <w:rsid w:val="00A01C12"/>
    <w:rsid w:val="00A0303F"/>
    <w:rsid w:val="00A045A0"/>
    <w:rsid w:val="00A1093E"/>
    <w:rsid w:val="00A157F9"/>
    <w:rsid w:val="00A160C2"/>
    <w:rsid w:val="00A16520"/>
    <w:rsid w:val="00A26CD5"/>
    <w:rsid w:val="00A3722C"/>
    <w:rsid w:val="00A404B1"/>
    <w:rsid w:val="00A405A2"/>
    <w:rsid w:val="00A43309"/>
    <w:rsid w:val="00A4434D"/>
    <w:rsid w:val="00A46086"/>
    <w:rsid w:val="00A50B94"/>
    <w:rsid w:val="00A53042"/>
    <w:rsid w:val="00A56DE9"/>
    <w:rsid w:val="00A728D9"/>
    <w:rsid w:val="00A82D38"/>
    <w:rsid w:val="00A841BB"/>
    <w:rsid w:val="00A95016"/>
    <w:rsid w:val="00AA0486"/>
    <w:rsid w:val="00AA1BB2"/>
    <w:rsid w:val="00AA57D0"/>
    <w:rsid w:val="00AB0E4A"/>
    <w:rsid w:val="00AB1A0D"/>
    <w:rsid w:val="00AC75AA"/>
    <w:rsid w:val="00AD6D16"/>
    <w:rsid w:val="00AF14B1"/>
    <w:rsid w:val="00B1130B"/>
    <w:rsid w:val="00B15504"/>
    <w:rsid w:val="00B15612"/>
    <w:rsid w:val="00B21128"/>
    <w:rsid w:val="00B306F6"/>
    <w:rsid w:val="00B33389"/>
    <w:rsid w:val="00B344E2"/>
    <w:rsid w:val="00B43E25"/>
    <w:rsid w:val="00B47B80"/>
    <w:rsid w:val="00B7604B"/>
    <w:rsid w:val="00B818A5"/>
    <w:rsid w:val="00B827A3"/>
    <w:rsid w:val="00BA34B9"/>
    <w:rsid w:val="00BA631C"/>
    <w:rsid w:val="00BA7A5A"/>
    <w:rsid w:val="00BC72AF"/>
    <w:rsid w:val="00BC7AC0"/>
    <w:rsid w:val="00BE11B0"/>
    <w:rsid w:val="00BE13DA"/>
    <w:rsid w:val="00BE314F"/>
    <w:rsid w:val="00C000B7"/>
    <w:rsid w:val="00C019D0"/>
    <w:rsid w:val="00C1201D"/>
    <w:rsid w:val="00C13A22"/>
    <w:rsid w:val="00C22810"/>
    <w:rsid w:val="00C24001"/>
    <w:rsid w:val="00C3169C"/>
    <w:rsid w:val="00C427D9"/>
    <w:rsid w:val="00C446C3"/>
    <w:rsid w:val="00C44C9B"/>
    <w:rsid w:val="00C45324"/>
    <w:rsid w:val="00C621A0"/>
    <w:rsid w:val="00C65938"/>
    <w:rsid w:val="00C6596A"/>
    <w:rsid w:val="00C67E2B"/>
    <w:rsid w:val="00C71730"/>
    <w:rsid w:val="00C765B4"/>
    <w:rsid w:val="00C76C40"/>
    <w:rsid w:val="00C84871"/>
    <w:rsid w:val="00C85603"/>
    <w:rsid w:val="00C8731F"/>
    <w:rsid w:val="00C97559"/>
    <w:rsid w:val="00CA1423"/>
    <w:rsid w:val="00CA1A15"/>
    <w:rsid w:val="00CB70E4"/>
    <w:rsid w:val="00CB71B7"/>
    <w:rsid w:val="00CC0F22"/>
    <w:rsid w:val="00CC1E11"/>
    <w:rsid w:val="00CC7090"/>
    <w:rsid w:val="00CD117C"/>
    <w:rsid w:val="00CD6746"/>
    <w:rsid w:val="00CD7168"/>
    <w:rsid w:val="00CD7989"/>
    <w:rsid w:val="00CE0378"/>
    <w:rsid w:val="00CE6883"/>
    <w:rsid w:val="00CE73AD"/>
    <w:rsid w:val="00CE7553"/>
    <w:rsid w:val="00CF3C01"/>
    <w:rsid w:val="00D00050"/>
    <w:rsid w:val="00D00D72"/>
    <w:rsid w:val="00D1674A"/>
    <w:rsid w:val="00D17100"/>
    <w:rsid w:val="00D209BF"/>
    <w:rsid w:val="00D2157D"/>
    <w:rsid w:val="00D223DA"/>
    <w:rsid w:val="00D26602"/>
    <w:rsid w:val="00D430BF"/>
    <w:rsid w:val="00D54215"/>
    <w:rsid w:val="00D61CD0"/>
    <w:rsid w:val="00D830CC"/>
    <w:rsid w:val="00D959AC"/>
    <w:rsid w:val="00DA084B"/>
    <w:rsid w:val="00DA2320"/>
    <w:rsid w:val="00DB20ED"/>
    <w:rsid w:val="00DB3D21"/>
    <w:rsid w:val="00DC0270"/>
    <w:rsid w:val="00DC11C0"/>
    <w:rsid w:val="00DC3BD6"/>
    <w:rsid w:val="00DC677B"/>
    <w:rsid w:val="00DD2E7C"/>
    <w:rsid w:val="00DE0C35"/>
    <w:rsid w:val="00DE2F84"/>
    <w:rsid w:val="00DE5353"/>
    <w:rsid w:val="00DE65F8"/>
    <w:rsid w:val="00DE7982"/>
    <w:rsid w:val="00DF0B3C"/>
    <w:rsid w:val="00DF3BA6"/>
    <w:rsid w:val="00E00874"/>
    <w:rsid w:val="00E02B30"/>
    <w:rsid w:val="00E05304"/>
    <w:rsid w:val="00E053F5"/>
    <w:rsid w:val="00E1559D"/>
    <w:rsid w:val="00E176D4"/>
    <w:rsid w:val="00E26B3A"/>
    <w:rsid w:val="00E34A80"/>
    <w:rsid w:val="00E72527"/>
    <w:rsid w:val="00E77944"/>
    <w:rsid w:val="00E80132"/>
    <w:rsid w:val="00E91EDC"/>
    <w:rsid w:val="00E948DB"/>
    <w:rsid w:val="00EA0D26"/>
    <w:rsid w:val="00EA2549"/>
    <w:rsid w:val="00EA698C"/>
    <w:rsid w:val="00EB6373"/>
    <w:rsid w:val="00EC155E"/>
    <w:rsid w:val="00ED33D0"/>
    <w:rsid w:val="00ED59AB"/>
    <w:rsid w:val="00ED5C66"/>
    <w:rsid w:val="00EE4F55"/>
    <w:rsid w:val="00EE79B8"/>
    <w:rsid w:val="00EF09D1"/>
    <w:rsid w:val="00EF6C66"/>
    <w:rsid w:val="00F10646"/>
    <w:rsid w:val="00F1064B"/>
    <w:rsid w:val="00F13C05"/>
    <w:rsid w:val="00F21A95"/>
    <w:rsid w:val="00F22DD7"/>
    <w:rsid w:val="00F3264F"/>
    <w:rsid w:val="00F33FA8"/>
    <w:rsid w:val="00F53366"/>
    <w:rsid w:val="00F54ACB"/>
    <w:rsid w:val="00F56566"/>
    <w:rsid w:val="00F63D78"/>
    <w:rsid w:val="00F64869"/>
    <w:rsid w:val="00F662EE"/>
    <w:rsid w:val="00F76C26"/>
    <w:rsid w:val="00F77D48"/>
    <w:rsid w:val="00F85124"/>
    <w:rsid w:val="00F85C25"/>
    <w:rsid w:val="00F959D8"/>
    <w:rsid w:val="00FB2F89"/>
    <w:rsid w:val="00FB3143"/>
    <w:rsid w:val="00FC4DF7"/>
    <w:rsid w:val="00FC58B2"/>
    <w:rsid w:val="00FC64E2"/>
    <w:rsid w:val="00FD400B"/>
    <w:rsid w:val="00FD55FC"/>
    <w:rsid w:val="00FD7A8D"/>
    <w:rsid w:val="00FE222F"/>
    <w:rsid w:val="00FE3483"/>
    <w:rsid w:val="00FF0509"/>
    <w:rsid w:val="00FF78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14646F7"/>
  <w15:docId w15:val="{589022BF-6BE7-4A09-8AB0-B8FDF4AA1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E687C"/>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E687C"/>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 w:type="character" w:styleId="Hyperlink">
    <w:name w:val="Hyperlink"/>
    <w:basedOn w:val="DefaultParagraphFont"/>
    <w:uiPriority w:val="99"/>
    <w:rsid w:val="00440A0F"/>
    <w:rPr>
      <w:rFonts w:cs="Times New Roman"/>
      <w:color w:val="0000FF"/>
      <w:u w:val="single"/>
    </w:rPr>
  </w:style>
  <w:style w:type="character" w:styleId="FollowedHyperlink">
    <w:name w:val="FollowedHyperlink"/>
    <w:basedOn w:val="DefaultParagraphFont"/>
    <w:uiPriority w:val="99"/>
    <w:semiHidden/>
    <w:unhideWhenUsed/>
    <w:rsid w:val="008D5A55"/>
    <w:rPr>
      <w:color w:val="800080" w:themeColor="followedHyperlink"/>
      <w:u w:val="single"/>
    </w:rPr>
  </w:style>
  <w:style w:type="character" w:styleId="UnresolvedMention">
    <w:name w:val="Unresolved Mention"/>
    <w:basedOn w:val="DefaultParagraphFont"/>
    <w:uiPriority w:val="99"/>
    <w:unhideWhenUsed/>
    <w:rsid w:val="00F33FA8"/>
    <w:rPr>
      <w:color w:val="605E5C"/>
      <w:shd w:val="clear" w:color="auto" w:fill="E1DFDD"/>
    </w:rPr>
  </w:style>
  <w:style w:type="character" w:styleId="Mention">
    <w:name w:val="Mention"/>
    <w:basedOn w:val="DefaultParagraphFont"/>
    <w:uiPriority w:val="99"/>
    <w:unhideWhenUsed/>
    <w:rsid w:val="00F33FA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7355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318DD472-1D63-4D28-A715-82149C9DFD1A}">
  <ds:schemaRefs>
    <ds:schemaRef ds:uri="http://schemas.microsoft.com/sharepoint/v3/contenttype/forms"/>
  </ds:schemaRefs>
</ds:datastoreItem>
</file>

<file path=customXml/itemProps2.xml><?xml version="1.0" encoding="utf-8"?>
<ds:datastoreItem xmlns:ds="http://schemas.openxmlformats.org/officeDocument/2006/customXml" ds:itemID="{6FE8CE71-B361-42C8-AE62-A4CA3E166BF1}">
  <ds:schemaRefs>
    <ds:schemaRef ds:uri="http://schemas.openxmlformats.org/officeDocument/2006/bibliography"/>
  </ds:schemaRefs>
</ds:datastoreItem>
</file>

<file path=customXml/itemProps3.xml><?xml version="1.0" encoding="utf-8"?>
<ds:datastoreItem xmlns:ds="http://schemas.openxmlformats.org/officeDocument/2006/customXml" ds:itemID="{7CF59BB0-8551-43B1-B2FA-285F6C2A97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B3A497-74B9-4F16-AD91-297088778CAF}">
  <ds:schemaRefs>
    <ds:schemaRef ds:uri="http://schemas.microsoft.com/office/2006/documentManagement/types"/>
    <ds:schemaRef ds:uri="785685f2-c2e1-4352-89aa-3faca8eaba52"/>
    <ds:schemaRef ds:uri="http://purl.org/dc/elements/1.1/"/>
    <ds:schemaRef ds:uri="http://schemas.microsoft.com/office/infopath/2007/PartnerControls"/>
    <ds:schemaRef ds:uri="http://schemas.microsoft.com/office/2006/metadata/properties"/>
    <ds:schemaRef ds:uri="http://schemas.openxmlformats.org/package/2006/metadata/core-properties"/>
    <ds:schemaRef ds:uri="5067c814-4b34-462c-a21d-c185ff6548d2"/>
    <ds:schemaRef ds:uri="http://www.w3.org/XML/1998/namespace"/>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13</Pages>
  <Words>6494</Words>
  <Characters>37016</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A</vt:lpstr>
    </vt:vector>
  </TitlesOfParts>
  <Company>California Energy Commission</Company>
  <LinksUpToDate>false</LinksUpToDate>
  <CharactersWithSpaces>43424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subject/>
  <dc:creator>dtam</dc:creator>
  <cp:keywords/>
  <cp:lastModifiedBy>Geiser, Che@Energy</cp:lastModifiedBy>
  <cp:revision>29</cp:revision>
  <cp:lastPrinted>2013-01-15T05:01:00Z</cp:lastPrinted>
  <dcterms:created xsi:type="dcterms:W3CDTF">2020-03-06T16:48:00Z</dcterms:created>
  <dcterms:modified xsi:type="dcterms:W3CDTF">2022-04-17T04:07:00Z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