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DAC73" w14:textId="09F945AC" w:rsidR="00CF224C" w:rsidRPr="003508F9" w:rsidRDefault="00CF224C" w:rsidP="00CF224C">
      <w:pPr>
        <w:tabs>
          <w:tab w:val="center" w:pos="5400"/>
        </w:tabs>
        <w:rPr>
          <w:rFonts w:asciiTheme="minorHAnsi" w:eastAsia="Calibri" w:hAnsiTheme="minorHAnsi" w:cstheme="minorHAnsi"/>
          <w:b/>
          <w:bCs/>
          <w:color w:val="201F1E"/>
          <w:sz w:val="24"/>
          <w:szCs w:val="24"/>
        </w:rPr>
      </w:pPr>
      <w:r w:rsidRPr="004E4007">
        <w:rPr>
          <w:rFonts w:asciiTheme="minorHAnsi" w:hAnsiTheme="minorHAnsi" w:cstheme="minorHAnsi"/>
          <w:b/>
          <w:bCs/>
          <w:sz w:val="24"/>
          <w:szCs w:val="24"/>
        </w:rPr>
        <w:t xml:space="preserve">CERTIFICATE OF </w:t>
      </w:r>
      <w:r w:rsidRPr="003508F9">
        <w:rPr>
          <w:rFonts w:asciiTheme="minorHAnsi" w:eastAsia="Calibri" w:hAnsiTheme="minorHAnsi" w:cstheme="minorHAnsi"/>
          <w:b/>
          <w:bCs/>
          <w:color w:val="201F1E"/>
          <w:sz w:val="24"/>
          <w:szCs w:val="24"/>
        </w:rPr>
        <w:t>VERIFICATION</w:t>
      </w:r>
      <w:r w:rsidRPr="003508F9">
        <w:rPr>
          <w:rFonts w:asciiTheme="minorHAnsi" w:eastAsia="Calibri" w:hAnsiTheme="minorHAnsi" w:cstheme="minorHAnsi"/>
          <w:b/>
          <w:bCs/>
          <w:color w:val="201F1E"/>
          <w:sz w:val="24"/>
          <w:szCs w:val="24"/>
        </w:rPr>
        <w:tab/>
      </w:r>
    </w:p>
    <w:p w14:paraId="1C0D8B8D" w14:textId="77777777" w:rsidR="00CF224C" w:rsidRPr="002A32BA" w:rsidRDefault="00CF224C" w:rsidP="00CF224C">
      <w:pPr>
        <w:rPr>
          <w:ins w:id="0" w:author="Geiser, Che@Energy" w:date="2023-06-06T14:13:00Z"/>
          <w:rFonts w:asciiTheme="minorHAnsi" w:hAnsiTheme="minorHAnsi" w:cstheme="minorHAnsi"/>
          <w:bCs/>
          <w:sz w:val="24"/>
          <w:szCs w:val="24"/>
        </w:rPr>
      </w:pPr>
      <w:r w:rsidRPr="004E4007">
        <w:rPr>
          <w:rFonts w:asciiTheme="minorHAnsi" w:hAnsiTheme="minorHAnsi" w:cstheme="minorHAnsi"/>
          <w:b/>
          <w:sz w:val="24"/>
          <w:szCs w:val="24"/>
        </w:rPr>
        <w:t>Note:</w:t>
      </w:r>
      <w:r w:rsidRPr="004E4007">
        <w:rPr>
          <w:rFonts w:asciiTheme="minorHAnsi" w:hAnsiTheme="minorHAnsi" w:cstheme="minorHAnsi"/>
          <w:bCs/>
          <w:sz w:val="24"/>
          <w:szCs w:val="24"/>
        </w:rPr>
        <w:t xml:space="preserve"> This table completed by HERS Registry.</w:t>
      </w:r>
    </w:p>
    <w:p w14:paraId="527B8AA0" w14:textId="77777777" w:rsidR="00A014CB" w:rsidRPr="004E4007" w:rsidRDefault="00A014CB" w:rsidP="00CF224C">
      <w:pPr>
        <w:rPr>
          <w:ins w:id="1" w:author="Geiser, Che@Energy" w:date="2023-06-06T14:12:00Z"/>
          <w:rFonts w:asciiTheme="minorHAnsi" w:hAnsiTheme="minorHAnsi" w:cstheme="minorHAnsi"/>
          <w:bCs/>
          <w:sz w:val="24"/>
          <w:szCs w:val="24"/>
        </w:rPr>
      </w:pPr>
    </w:p>
    <w:p w14:paraId="7F421969" w14:textId="66AB2943" w:rsidR="005518B7" w:rsidRPr="004E4007" w:rsidRDefault="005518B7" w:rsidP="00CF224C">
      <w:pPr>
        <w:rPr>
          <w:ins w:id="2" w:author="Geiser, Che@Energy" w:date="2023-06-06T14:13:00Z"/>
          <w:rFonts w:asciiTheme="minorHAnsi" w:hAnsiTheme="minorHAnsi" w:cstheme="minorHAnsi"/>
          <w:b/>
          <w:sz w:val="24"/>
          <w:szCs w:val="24"/>
        </w:rPr>
      </w:pPr>
      <w:ins w:id="3" w:author="Geiser, Che@Energy" w:date="2023-06-06T14:12:00Z">
        <w:r w:rsidRPr="004E4007">
          <w:rPr>
            <w:rFonts w:asciiTheme="minorHAnsi" w:hAnsiTheme="minorHAnsi" w:cstheme="minorHAnsi"/>
            <w:b/>
            <w:sz w:val="24"/>
            <w:szCs w:val="24"/>
          </w:rPr>
          <w:t>Project Deta</w:t>
        </w:r>
      </w:ins>
      <w:ins w:id="4" w:author="Geiser, Che@Energy" w:date="2023-06-06T14:13:00Z">
        <w:r w:rsidRPr="004E4007">
          <w:rPr>
            <w:rFonts w:asciiTheme="minorHAnsi" w:hAnsiTheme="minorHAnsi" w:cstheme="minorHAnsi"/>
            <w:b/>
            <w:sz w:val="24"/>
            <w:szCs w:val="24"/>
          </w:rPr>
          <w:t>ils</w:t>
        </w:r>
      </w:ins>
    </w:p>
    <w:tbl>
      <w:tblPr>
        <w:tblStyle w:val="TableGrid"/>
        <w:tblW w:w="10890" w:type="dxa"/>
        <w:tblInd w:w="-5" w:type="dxa"/>
        <w:tblLook w:val="04A0" w:firstRow="1" w:lastRow="0" w:firstColumn="1" w:lastColumn="0" w:noHBand="0" w:noVBand="1"/>
      </w:tblPr>
      <w:tblGrid>
        <w:gridCol w:w="1980"/>
        <w:gridCol w:w="3330"/>
        <w:gridCol w:w="2250"/>
        <w:gridCol w:w="3330"/>
      </w:tblGrid>
      <w:tr w:rsidR="001A5AC0" w:rsidRPr="004E4007" w14:paraId="6FFBBB99" w14:textId="77777777" w:rsidTr="003508F9">
        <w:trPr>
          <w:ins w:id="5" w:author="Geiser, Che@Energy" w:date="2023-06-06T14:13:00Z"/>
        </w:trPr>
        <w:tc>
          <w:tcPr>
            <w:tcW w:w="1980" w:type="dxa"/>
          </w:tcPr>
          <w:p w14:paraId="3CBD4F1F" w14:textId="77777777" w:rsidR="001A5AC0" w:rsidRPr="003508F9" w:rsidRDefault="001A5AC0" w:rsidP="0095758D">
            <w:pPr>
              <w:ind w:left="-19" w:right="-720"/>
              <w:rPr>
                <w:ins w:id="6" w:author="Geiser, Che@Energy" w:date="2023-06-06T14:13:00Z"/>
                <w:rFonts w:asciiTheme="minorHAnsi" w:hAnsiTheme="minorHAnsi" w:cstheme="minorHAnsi"/>
                <w:b/>
                <w:bCs/>
                <w:sz w:val="24"/>
                <w:szCs w:val="24"/>
              </w:rPr>
            </w:pPr>
            <w:ins w:id="7" w:author="Geiser, Che@Energy" w:date="2023-06-06T14:13:00Z">
              <w:r w:rsidRPr="003508F9">
                <w:rPr>
                  <w:rFonts w:asciiTheme="minorHAnsi" w:hAnsiTheme="minorHAnsi" w:cstheme="minorHAnsi"/>
                  <w:b/>
                  <w:bCs/>
                  <w:sz w:val="24"/>
                  <w:szCs w:val="24"/>
                </w:rPr>
                <w:t>Field Name</w:t>
              </w:r>
            </w:ins>
          </w:p>
        </w:tc>
        <w:tc>
          <w:tcPr>
            <w:tcW w:w="3330" w:type="dxa"/>
          </w:tcPr>
          <w:p w14:paraId="4591225E" w14:textId="77777777" w:rsidR="001A5AC0" w:rsidRPr="003508F9" w:rsidRDefault="001A5AC0" w:rsidP="0095758D">
            <w:pPr>
              <w:ind w:left="-19" w:right="-720"/>
              <w:rPr>
                <w:ins w:id="8" w:author="Geiser, Che@Energy" w:date="2023-06-06T14:13:00Z"/>
                <w:rFonts w:asciiTheme="minorHAnsi" w:hAnsiTheme="minorHAnsi" w:cstheme="minorHAnsi"/>
                <w:b/>
                <w:bCs/>
                <w:sz w:val="24"/>
                <w:szCs w:val="24"/>
              </w:rPr>
            </w:pPr>
            <w:ins w:id="9" w:author="Geiser, Che@Energy" w:date="2023-06-06T14:13:00Z">
              <w:r w:rsidRPr="003508F9">
                <w:rPr>
                  <w:rFonts w:asciiTheme="minorHAnsi" w:hAnsiTheme="minorHAnsi" w:cstheme="minorHAnsi"/>
                  <w:b/>
                  <w:bCs/>
                  <w:sz w:val="24"/>
                  <w:szCs w:val="24"/>
                </w:rPr>
                <w:t>Data Entry</w:t>
              </w:r>
            </w:ins>
          </w:p>
        </w:tc>
        <w:tc>
          <w:tcPr>
            <w:tcW w:w="2250" w:type="dxa"/>
          </w:tcPr>
          <w:p w14:paraId="6BE03C46" w14:textId="77777777" w:rsidR="001A5AC0" w:rsidRPr="003508F9" w:rsidRDefault="001A5AC0" w:rsidP="0095758D">
            <w:pPr>
              <w:ind w:left="-19" w:right="-720"/>
              <w:rPr>
                <w:ins w:id="10" w:author="Geiser, Che@Energy" w:date="2023-06-06T14:13:00Z"/>
                <w:rFonts w:asciiTheme="minorHAnsi" w:hAnsiTheme="minorHAnsi" w:cstheme="minorHAnsi"/>
                <w:sz w:val="24"/>
                <w:szCs w:val="24"/>
              </w:rPr>
            </w:pPr>
            <w:ins w:id="11" w:author="Geiser, Che@Energy" w:date="2023-06-06T14:13:00Z">
              <w:r w:rsidRPr="003508F9">
                <w:rPr>
                  <w:rFonts w:asciiTheme="minorHAnsi" w:hAnsiTheme="minorHAnsi" w:cstheme="minorHAnsi"/>
                  <w:b/>
                  <w:bCs/>
                  <w:sz w:val="24"/>
                  <w:szCs w:val="24"/>
                </w:rPr>
                <w:t>Field Name</w:t>
              </w:r>
            </w:ins>
          </w:p>
        </w:tc>
        <w:tc>
          <w:tcPr>
            <w:tcW w:w="3330" w:type="dxa"/>
          </w:tcPr>
          <w:p w14:paraId="14753840" w14:textId="77777777" w:rsidR="001A5AC0" w:rsidRPr="003508F9" w:rsidRDefault="001A5AC0" w:rsidP="0095758D">
            <w:pPr>
              <w:ind w:left="-19" w:right="-720"/>
              <w:rPr>
                <w:ins w:id="12" w:author="Geiser, Che@Energy" w:date="2023-06-06T14:13:00Z"/>
                <w:rFonts w:asciiTheme="minorHAnsi" w:hAnsiTheme="minorHAnsi" w:cstheme="minorHAnsi"/>
                <w:sz w:val="24"/>
                <w:szCs w:val="24"/>
              </w:rPr>
            </w:pPr>
            <w:ins w:id="13" w:author="Geiser, Che@Energy" w:date="2023-06-06T14:13:00Z">
              <w:r w:rsidRPr="003508F9">
                <w:rPr>
                  <w:rFonts w:asciiTheme="minorHAnsi" w:hAnsiTheme="minorHAnsi" w:cstheme="minorHAnsi"/>
                  <w:b/>
                  <w:bCs/>
                  <w:sz w:val="24"/>
                  <w:szCs w:val="24"/>
                </w:rPr>
                <w:t>Data Entry</w:t>
              </w:r>
            </w:ins>
          </w:p>
        </w:tc>
      </w:tr>
      <w:tr w:rsidR="001A5AC0" w:rsidRPr="004E4007" w14:paraId="1475988C" w14:textId="77777777" w:rsidTr="003508F9">
        <w:trPr>
          <w:ins w:id="14" w:author="Geiser, Che@Energy" w:date="2023-06-06T14:13:00Z"/>
        </w:trPr>
        <w:tc>
          <w:tcPr>
            <w:tcW w:w="1980" w:type="dxa"/>
          </w:tcPr>
          <w:p w14:paraId="2758E04F" w14:textId="77777777" w:rsidR="001A5AC0" w:rsidRPr="003508F9" w:rsidRDefault="001A5AC0" w:rsidP="0095758D">
            <w:pPr>
              <w:ind w:left="-19" w:right="-720"/>
              <w:rPr>
                <w:ins w:id="15" w:author="Geiser, Che@Energy" w:date="2023-06-06T14:13:00Z"/>
                <w:rFonts w:asciiTheme="minorHAnsi" w:hAnsiTheme="minorHAnsi" w:cstheme="minorHAnsi"/>
                <w:sz w:val="24"/>
                <w:szCs w:val="24"/>
              </w:rPr>
            </w:pPr>
            <w:ins w:id="16" w:author="Geiser, Che@Energy" w:date="2023-06-06T14:13:00Z">
              <w:r w:rsidRPr="003508F9">
                <w:rPr>
                  <w:rFonts w:asciiTheme="minorHAnsi" w:hAnsiTheme="minorHAnsi" w:cstheme="minorHAnsi"/>
                  <w:sz w:val="24"/>
                  <w:szCs w:val="24"/>
                </w:rPr>
                <w:t>Project Name:</w:t>
              </w:r>
            </w:ins>
          </w:p>
        </w:tc>
        <w:tc>
          <w:tcPr>
            <w:tcW w:w="3330" w:type="dxa"/>
          </w:tcPr>
          <w:p w14:paraId="17A1F6C4" w14:textId="77777777" w:rsidR="001A5AC0" w:rsidRPr="003508F9" w:rsidRDefault="001A5AC0" w:rsidP="0095758D">
            <w:pPr>
              <w:ind w:left="-19" w:right="-720"/>
              <w:rPr>
                <w:ins w:id="17" w:author="Geiser, Che@Energy" w:date="2023-06-06T14:13:00Z"/>
                <w:rFonts w:asciiTheme="minorHAnsi" w:hAnsiTheme="minorHAnsi" w:cstheme="minorHAnsi"/>
                <w:sz w:val="24"/>
                <w:szCs w:val="24"/>
              </w:rPr>
            </w:pPr>
          </w:p>
        </w:tc>
        <w:tc>
          <w:tcPr>
            <w:tcW w:w="2250" w:type="dxa"/>
          </w:tcPr>
          <w:p w14:paraId="3B847C4B" w14:textId="77777777" w:rsidR="001A5AC0" w:rsidRPr="003508F9" w:rsidRDefault="001A5AC0" w:rsidP="0095758D">
            <w:pPr>
              <w:ind w:left="-19" w:right="-720"/>
              <w:rPr>
                <w:ins w:id="18" w:author="Geiser, Che@Energy" w:date="2023-06-06T14:13:00Z"/>
                <w:rFonts w:asciiTheme="minorHAnsi" w:hAnsiTheme="minorHAnsi" w:cstheme="minorHAnsi"/>
                <w:sz w:val="24"/>
                <w:szCs w:val="24"/>
              </w:rPr>
            </w:pPr>
            <w:ins w:id="19" w:author="Geiser, Che@Energy" w:date="2023-06-06T14:13:00Z">
              <w:r w:rsidRPr="003508F9">
                <w:rPr>
                  <w:rFonts w:asciiTheme="minorHAnsi" w:hAnsiTheme="minorHAnsi" w:cstheme="minorHAnsi"/>
                  <w:sz w:val="24"/>
                  <w:szCs w:val="24"/>
                </w:rPr>
                <w:t>Enforcement Agency:</w:t>
              </w:r>
            </w:ins>
          </w:p>
        </w:tc>
        <w:tc>
          <w:tcPr>
            <w:tcW w:w="3330" w:type="dxa"/>
          </w:tcPr>
          <w:p w14:paraId="64A120D6" w14:textId="77777777" w:rsidR="001A5AC0" w:rsidRPr="003508F9" w:rsidRDefault="001A5AC0" w:rsidP="0095758D">
            <w:pPr>
              <w:ind w:left="-19" w:right="-720"/>
              <w:rPr>
                <w:ins w:id="20" w:author="Geiser, Che@Energy" w:date="2023-06-06T14:13:00Z"/>
                <w:rFonts w:asciiTheme="minorHAnsi" w:hAnsiTheme="minorHAnsi" w:cstheme="minorHAnsi"/>
                <w:sz w:val="24"/>
                <w:szCs w:val="24"/>
              </w:rPr>
            </w:pPr>
          </w:p>
        </w:tc>
      </w:tr>
      <w:tr w:rsidR="001A5AC0" w:rsidRPr="004E4007" w14:paraId="1E9DA48B" w14:textId="77777777" w:rsidTr="003508F9">
        <w:trPr>
          <w:ins w:id="21" w:author="Geiser, Che@Energy" w:date="2023-06-06T14:13:00Z"/>
        </w:trPr>
        <w:tc>
          <w:tcPr>
            <w:tcW w:w="1980" w:type="dxa"/>
          </w:tcPr>
          <w:p w14:paraId="7E69EE6D" w14:textId="77777777" w:rsidR="001A5AC0" w:rsidRPr="003508F9" w:rsidRDefault="001A5AC0" w:rsidP="0095758D">
            <w:pPr>
              <w:ind w:left="-19" w:right="-720"/>
              <w:rPr>
                <w:ins w:id="22" w:author="Geiser, Che@Energy" w:date="2023-06-06T14:13:00Z"/>
                <w:rFonts w:asciiTheme="minorHAnsi" w:hAnsiTheme="minorHAnsi" w:cstheme="minorHAnsi"/>
                <w:sz w:val="24"/>
                <w:szCs w:val="24"/>
              </w:rPr>
            </w:pPr>
            <w:ins w:id="23" w:author="Geiser, Che@Energy" w:date="2023-06-06T14:13:00Z">
              <w:r w:rsidRPr="003508F9">
                <w:rPr>
                  <w:rFonts w:asciiTheme="minorHAnsi" w:hAnsiTheme="minorHAnsi" w:cstheme="minorHAnsi"/>
                  <w:sz w:val="24"/>
                  <w:szCs w:val="24"/>
                </w:rPr>
                <w:t>Dwelling Address:</w:t>
              </w:r>
            </w:ins>
          </w:p>
        </w:tc>
        <w:tc>
          <w:tcPr>
            <w:tcW w:w="3330" w:type="dxa"/>
          </w:tcPr>
          <w:p w14:paraId="40ECB4F2" w14:textId="77777777" w:rsidR="001A5AC0" w:rsidRPr="003508F9" w:rsidRDefault="001A5AC0" w:rsidP="0095758D">
            <w:pPr>
              <w:ind w:left="-19" w:right="-720"/>
              <w:rPr>
                <w:ins w:id="24" w:author="Geiser, Che@Energy" w:date="2023-06-06T14:13:00Z"/>
                <w:rFonts w:asciiTheme="minorHAnsi" w:hAnsiTheme="minorHAnsi" w:cstheme="minorHAnsi"/>
                <w:sz w:val="24"/>
                <w:szCs w:val="24"/>
              </w:rPr>
            </w:pPr>
          </w:p>
        </w:tc>
        <w:tc>
          <w:tcPr>
            <w:tcW w:w="2250" w:type="dxa"/>
          </w:tcPr>
          <w:p w14:paraId="53E690BD" w14:textId="77777777" w:rsidR="001A5AC0" w:rsidRPr="003508F9" w:rsidRDefault="001A5AC0" w:rsidP="0095758D">
            <w:pPr>
              <w:ind w:left="-19" w:right="-720"/>
              <w:rPr>
                <w:ins w:id="25" w:author="Geiser, Che@Energy" w:date="2023-06-06T14:13:00Z"/>
                <w:rFonts w:asciiTheme="minorHAnsi" w:hAnsiTheme="minorHAnsi" w:cstheme="minorHAnsi"/>
                <w:sz w:val="24"/>
                <w:szCs w:val="24"/>
              </w:rPr>
            </w:pPr>
            <w:ins w:id="26" w:author="Geiser, Che@Energy" w:date="2023-06-06T14:13:00Z">
              <w:r w:rsidRPr="003508F9">
                <w:rPr>
                  <w:rFonts w:asciiTheme="minorHAnsi" w:hAnsiTheme="minorHAnsi" w:cstheme="minorHAnsi"/>
                  <w:sz w:val="24"/>
                  <w:szCs w:val="24"/>
                </w:rPr>
                <w:t>Permit Number:</w:t>
              </w:r>
            </w:ins>
          </w:p>
        </w:tc>
        <w:tc>
          <w:tcPr>
            <w:tcW w:w="3330" w:type="dxa"/>
          </w:tcPr>
          <w:p w14:paraId="4F4B80EB" w14:textId="77777777" w:rsidR="001A5AC0" w:rsidRPr="003508F9" w:rsidRDefault="001A5AC0" w:rsidP="0095758D">
            <w:pPr>
              <w:ind w:left="-19" w:right="-720"/>
              <w:rPr>
                <w:ins w:id="27" w:author="Geiser, Che@Energy" w:date="2023-06-06T14:13:00Z"/>
                <w:rFonts w:asciiTheme="minorHAnsi" w:hAnsiTheme="minorHAnsi" w:cstheme="minorHAnsi"/>
                <w:sz w:val="24"/>
                <w:szCs w:val="24"/>
              </w:rPr>
            </w:pPr>
          </w:p>
        </w:tc>
      </w:tr>
      <w:tr w:rsidR="001A5AC0" w:rsidRPr="004E4007" w14:paraId="4BA279DC" w14:textId="77777777" w:rsidTr="003508F9">
        <w:trPr>
          <w:ins w:id="28" w:author="Geiser, Che@Energy" w:date="2023-06-06T14:13:00Z"/>
        </w:trPr>
        <w:tc>
          <w:tcPr>
            <w:tcW w:w="1980" w:type="dxa"/>
          </w:tcPr>
          <w:p w14:paraId="20BE34ED" w14:textId="77777777" w:rsidR="001A5AC0" w:rsidRPr="003508F9" w:rsidRDefault="001A5AC0" w:rsidP="0095758D">
            <w:pPr>
              <w:ind w:left="-19" w:right="-720"/>
              <w:rPr>
                <w:ins w:id="29" w:author="Geiser, Che@Energy" w:date="2023-06-06T14:13:00Z"/>
                <w:rFonts w:asciiTheme="minorHAnsi" w:hAnsiTheme="minorHAnsi" w:cstheme="minorHAnsi"/>
                <w:sz w:val="24"/>
                <w:szCs w:val="24"/>
              </w:rPr>
            </w:pPr>
            <w:ins w:id="30" w:author="Geiser, Che@Energy" w:date="2023-06-06T14:13:00Z">
              <w:r w:rsidRPr="003508F9">
                <w:rPr>
                  <w:rFonts w:asciiTheme="minorHAnsi" w:hAnsiTheme="minorHAnsi" w:cstheme="minorHAnsi"/>
                  <w:sz w:val="24"/>
                  <w:szCs w:val="24"/>
                </w:rPr>
                <w:t>City and Zip Code:</w:t>
              </w:r>
            </w:ins>
          </w:p>
        </w:tc>
        <w:tc>
          <w:tcPr>
            <w:tcW w:w="3330" w:type="dxa"/>
          </w:tcPr>
          <w:p w14:paraId="3C012610" w14:textId="77777777" w:rsidR="001A5AC0" w:rsidRPr="003508F9" w:rsidRDefault="001A5AC0" w:rsidP="0095758D">
            <w:pPr>
              <w:ind w:left="-19" w:right="-720"/>
              <w:rPr>
                <w:ins w:id="31" w:author="Geiser, Che@Energy" w:date="2023-06-06T14:13:00Z"/>
                <w:rFonts w:asciiTheme="minorHAnsi" w:hAnsiTheme="minorHAnsi" w:cstheme="minorHAnsi"/>
                <w:sz w:val="24"/>
                <w:szCs w:val="24"/>
              </w:rPr>
            </w:pPr>
          </w:p>
        </w:tc>
        <w:tc>
          <w:tcPr>
            <w:tcW w:w="2250" w:type="dxa"/>
          </w:tcPr>
          <w:p w14:paraId="131E15F9" w14:textId="77777777" w:rsidR="001A5AC0" w:rsidRPr="003508F9" w:rsidRDefault="001A5AC0" w:rsidP="0095758D">
            <w:pPr>
              <w:ind w:left="-19" w:right="-720"/>
              <w:rPr>
                <w:ins w:id="32" w:author="Geiser, Che@Energy" w:date="2023-06-06T14:13:00Z"/>
                <w:rFonts w:asciiTheme="minorHAnsi" w:hAnsiTheme="minorHAnsi" w:cstheme="minorHAnsi"/>
                <w:sz w:val="24"/>
                <w:szCs w:val="24"/>
              </w:rPr>
            </w:pPr>
            <w:ins w:id="33" w:author="Geiser, Che@Energy" w:date="2023-06-06T14:13:00Z">
              <w:r w:rsidRPr="003508F9">
                <w:rPr>
                  <w:rFonts w:asciiTheme="minorHAnsi" w:hAnsiTheme="minorHAnsi" w:cstheme="minorHAnsi"/>
                  <w:sz w:val="24"/>
                  <w:szCs w:val="24"/>
                </w:rPr>
                <w:t>Date Permit Issued:</w:t>
              </w:r>
            </w:ins>
          </w:p>
        </w:tc>
        <w:tc>
          <w:tcPr>
            <w:tcW w:w="3330" w:type="dxa"/>
          </w:tcPr>
          <w:p w14:paraId="043DA2FD" w14:textId="77777777" w:rsidR="001A5AC0" w:rsidRPr="003508F9" w:rsidRDefault="001A5AC0" w:rsidP="0095758D">
            <w:pPr>
              <w:ind w:left="-19" w:right="-720"/>
              <w:rPr>
                <w:ins w:id="34" w:author="Geiser, Che@Energy" w:date="2023-06-06T14:13:00Z"/>
                <w:rFonts w:asciiTheme="minorHAnsi" w:hAnsiTheme="minorHAnsi" w:cstheme="minorHAnsi"/>
                <w:sz w:val="24"/>
                <w:szCs w:val="24"/>
              </w:rPr>
            </w:pPr>
          </w:p>
        </w:tc>
      </w:tr>
    </w:tbl>
    <w:p w14:paraId="56E3760D" w14:textId="77777777" w:rsidR="001A5AC0" w:rsidRPr="004E4007" w:rsidRDefault="001A5AC0" w:rsidP="00CF224C">
      <w:pPr>
        <w:rPr>
          <w:ins w:id="35" w:author="Geiser, Che@Energy" w:date="2023-06-06T14:13:00Z"/>
          <w:rFonts w:asciiTheme="minorHAnsi" w:hAnsiTheme="minorHAnsi" w:cstheme="minorHAnsi"/>
          <w:bCs/>
          <w:sz w:val="24"/>
          <w:szCs w:val="24"/>
        </w:rPr>
      </w:pPr>
    </w:p>
    <w:p w14:paraId="366F31C0" w14:textId="63DBBA3C" w:rsidR="005518B7" w:rsidRPr="003508F9" w:rsidRDefault="004E4007" w:rsidP="00CF224C">
      <w:pPr>
        <w:rPr>
          <w:rFonts w:asciiTheme="minorHAnsi" w:hAnsiTheme="minorHAnsi" w:cstheme="minorHAnsi"/>
          <w:b/>
          <w:sz w:val="24"/>
          <w:szCs w:val="24"/>
        </w:rPr>
      </w:pPr>
      <w:ins w:id="36" w:author="Geiser, Che@Energy" w:date="2023-06-06T14:15:00Z">
        <w:r w:rsidRPr="003508F9">
          <w:rPr>
            <w:rFonts w:asciiTheme="minorHAnsi" w:hAnsiTheme="minorHAnsi" w:cstheme="minorHAnsi"/>
            <w:b/>
            <w:sz w:val="24"/>
            <w:szCs w:val="24"/>
          </w:rPr>
          <w:t>A. Ducted Cooling System Information</w:t>
        </w:r>
      </w:ins>
    </w:p>
    <w:tbl>
      <w:tblPr>
        <w:tblStyle w:val="TableGrid"/>
        <w:tblW w:w="5000" w:type="pct"/>
        <w:tblInd w:w="18" w:type="dxa"/>
        <w:tblLook w:val="0020" w:firstRow="1" w:lastRow="0" w:firstColumn="0" w:lastColumn="0" w:noHBand="0" w:noVBand="0"/>
      </w:tblPr>
      <w:tblGrid>
        <w:gridCol w:w="5390"/>
        <w:gridCol w:w="5400"/>
      </w:tblGrid>
      <w:tr w:rsidR="00CF224C" w:rsidRPr="004E4007" w:rsidDel="00C63B5D" w14:paraId="5E492343" w14:textId="0D07A49B" w:rsidTr="003508F9">
        <w:trPr>
          <w:trHeight w:val="288"/>
          <w:del w:id="37" w:author="Geiser, Che@Energy" w:date="2023-06-06T14:12:00Z"/>
        </w:trPr>
        <w:tc>
          <w:tcPr>
            <w:tcW w:w="5390" w:type="dxa"/>
          </w:tcPr>
          <w:p w14:paraId="4EAF568C" w14:textId="1CB6D255" w:rsidR="00CF224C" w:rsidRPr="004E4007" w:rsidDel="00C63B5D" w:rsidRDefault="00CF224C" w:rsidP="00A358B3">
            <w:pPr>
              <w:ind w:left="-90"/>
              <w:rPr>
                <w:del w:id="38" w:author="Geiser, Che@Energy" w:date="2023-06-06T14:12:00Z"/>
                <w:rFonts w:asciiTheme="minorHAnsi" w:hAnsiTheme="minorHAnsi" w:cstheme="minorHAnsi"/>
                <w:sz w:val="24"/>
                <w:szCs w:val="24"/>
              </w:rPr>
            </w:pPr>
            <w:del w:id="39" w:author="Geiser, Che@Energy" w:date="2023-06-06T14:12:00Z">
              <w:r w:rsidRPr="004E4007" w:rsidDel="00C63B5D">
                <w:rPr>
                  <w:rFonts w:asciiTheme="minorHAnsi" w:hAnsiTheme="minorHAnsi" w:cstheme="minorHAnsi"/>
                  <w:sz w:val="24"/>
                  <w:szCs w:val="24"/>
                </w:rPr>
                <w:delText>Project Name:</w:delText>
              </w:r>
            </w:del>
          </w:p>
        </w:tc>
        <w:tc>
          <w:tcPr>
            <w:tcW w:w="5400" w:type="dxa"/>
          </w:tcPr>
          <w:p w14:paraId="379806C9" w14:textId="6C36CA9C" w:rsidR="00CF224C" w:rsidRPr="004E4007" w:rsidDel="00C63B5D" w:rsidRDefault="00CF224C" w:rsidP="00A358B3">
            <w:pPr>
              <w:ind w:left="-90"/>
              <w:rPr>
                <w:del w:id="40" w:author="Geiser, Che@Energy" w:date="2023-06-06T14:12:00Z"/>
                <w:rFonts w:asciiTheme="minorHAnsi" w:hAnsiTheme="minorHAnsi" w:cstheme="minorHAnsi"/>
                <w:sz w:val="24"/>
                <w:szCs w:val="24"/>
              </w:rPr>
            </w:pPr>
            <w:del w:id="41" w:author="Geiser, Che@Energy" w:date="2023-06-06T14:12:00Z">
              <w:r w:rsidRPr="004E4007" w:rsidDel="00C63B5D">
                <w:rPr>
                  <w:rFonts w:asciiTheme="minorHAnsi" w:hAnsiTheme="minorHAnsi" w:cstheme="minorHAnsi"/>
                  <w:sz w:val="24"/>
                  <w:szCs w:val="24"/>
                </w:rPr>
                <w:delText>Enforcement Agency:</w:delText>
              </w:r>
            </w:del>
          </w:p>
        </w:tc>
      </w:tr>
      <w:tr w:rsidR="00CF224C" w:rsidRPr="004E4007" w:rsidDel="00C63B5D" w14:paraId="0CFBD42B" w14:textId="16B3F355" w:rsidTr="003508F9">
        <w:trPr>
          <w:trHeight w:val="288"/>
          <w:del w:id="42" w:author="Geiser, Che@Energy" w:date="2023-06-06T14:12:00Z"/>
        </w:trPr>
        <w:tc>
          <w:tcPr>
            <w:tcW w:w="5390" w:type="dxa"/>
          </w:tcPr>
          <w:p w14:paraId="36DA9DCD" w14:textId="09CFB2CC" w:rsidR="00CF224C" w:rsidRPr="004E4007" w:rsidDel="00C63B5D" w:rsidRDefault="00CF224C" w:rsidP="00A358B3">
            <w:pPr>
              <w:ind w:left="-90"/>
              <w:rPr>
                <w:del w:id="43" w:author="Geiser, Che@Energy" w:date="2023-06-06T14:12:00Z"/>
                <w:rFonts w:asciiTheme="minorHAnsi" w:hAnsiTheme="minorHAnsi" w:cstheme="minorHAnsi"/>
                <w:sz w:val="24"/>
                <w:szCs w:val="24"/>
                <w:vertAlign w:val="superscript"/>
              </w:rPr>
            </w:pPr>
            <w:del w:id="44" w:author="Geiser, Che@Energy" w:date="2023-06-06T14:12:00Z">
              <w:r w:rsidRPr="004E4007" w:rsidDel="00C63B5D">
                <w:rPr>
                  <w:rFonts w:asciiTheme="minorHAnsi" w:hAnsiTheme="minorHAnsi" w:cstheme="minorHAnsi"/>
                  <w:sz w:val="24"/>
                  <w:szCs w:val="24"/>
                </w:rPr>
                <w:delText>Dwelling Address:</w:delText>
              </w:r>
            </w:del>
          </w:p>
        </w:tc>
        <w:tc>
          <w:tcPr>
            <w:tcW w:w="5400" w:type="dxa"/>
          </w:tcPr>
          <w:p w14:paraId="7BE4A0DA" w14:textId="3C90B671" w:rsidR="00CF224C" w:rsidRPr="004E4007" w:rsidDel="00C63B5D" w:rsidRDefault="00CF224C" w:rsidP="00A358B3">
            <w:pPr>
              <w:ind w:left="-90"/>
              <w:rPr>
                <w:del w:id="45" w:author="Geiser, Che@Energy" w:date="2023-06-06T14:12:00Z"/>
                <w:rFonts w:asciiTheme="minorHAnsi" w:hAnsiTheme="minorHAnsi" w:cstheme="minorHAnsi"/>
                <w:sz w:val="24"/>
                <w:szCs w:val="24"/>
                <w:vertAlign w:val="superscript"/>
              </w:rPr>
            </w:pPr>
            <w:del w:id="46" w:author="Geiser, Che@Energy" w:date="2023-06-06T14:12:00Z">
              <w:r w:rsidRPr="004E4007" w:rsidDel="00C63B5D">
                <w:rPr>
                  <w:rFonts w:asciiTheme="minorHAnsi" w:hAnsiTheme="minorHAnsi" w:cstheme="minorHAnsi"/>
                  <w:sz w:val="24"/>
                  <w:szCs w:val="24"/>
                </w:rPr>
                <w:delText>Permit Number:</w:delText>
              </w:r>
            </w:del>
          </w:p>
        </w:tc>
      </w:tr>
      <w:tr w:rsidR="00CF224C" w:rsidRPr="004E4007" w:rsidDel="00C63B5D" w14:paraId="3CF28C51" w14:textId="7B99FF1F" w:rsidTr="003508F9">
        <w:trPr>
          <w:trHeight w:val="288"/>
          <w:del w:id="47" w:author="Geiser, Che@Energy" w:date="2023-06-06T14:12:00Z"/>
        </w:trPr>
        <w:tc>
          <w:tcPr>
            <w:tcW w:w="5390" w:type="dxa"/>
          </w:tcPr>
          <w:p w14:paraId="34072A99" w14:textId="365AFC34" w:rsidR="00CF224C" w:rsidRPr="004E4007" w:rsidDel="00C63B5D" w:rsidRDefault="00CF224C" w:rsidP="00A358B3">
            <w:pPr>
              <w:ind w:left="-90"/>
              <w:rPr>
                <w:del w:id="48" w:author="Geiser, Che@Energy" w:date="2023-06-06T14:12:00Z"/>
                <w:rFonts w:asciiTheme="minorHAnsi" w:hAnsiTheme="minorHAnsi" w:cstheme="minorHAnsi"/>
                <w:sz w:val="24"/>
                <w:szCs w:val="24"/>
              </w:rPr>
            </w:pPr>
            <w:del w:id="49" w:author="Geiser, Che@Energy" w:date="2023-06-06T14:12:00Z">
              <w:r w:rsidRPr="004E4007" w:rsidDel="00C63B5D">
                <w:rPr>
                  <w:rFonts w:asciiTheme="minorHAnsi" w:hAnsiTheme="minorHAnsi" w:cstheme="minorHAnsi"/>
                  <w:sz w:val="24"/>
                  <w:szCs w:val="24"/>
                </w:rPr>
                <w:delText>City and Zip Code:</w:delText>
              </w:r>
            </w:del>
          </w:p>
        </w:tc>
        <w:tc>
          <w:tcPr>
            <w:tcW w:w="5400" w:type="dxa"/>
          </w:tcPr>
          <w:p w14:paraId="11F9F32C" w14:textId="7B18A5B5" w:rsidR="00CF224C" w:rsidRPr="004E4007" w:rsidDel="00C63B5D" w:rsidRDefault="00CF224C" w:rsidP="00A358B3">
            <w:pPr>
              <w:ind w:left="-90"/>
              <w:rPr>
                <w:del w:id="50" w:author="Geiser, Che@Energy" w:date="2023-06-06T14:12:00Z"/>
                <w:rFonts w:asciiTheme="minorHAnsi" w:hAnsiTheme="minorHAnsi" w:cstheme="minorHAnsi"/>
                <w:sz w:val="24"/>
                <w:szCs w:val="24"/>
              </w:rPr>
            </w:pPr>
            <w:del w:id="51" w:author="Geiser, Che@Energy" w:date="2023-06-06T14:12:00Z">
              <w:r w:rsidRPr="003508F9" w:rsidDel="00C63B5D">
                <w:rPr>
                  <w:rFonts w:asciiTheme="minorHAnsi" w:eastAsia="Calibri" w:hAnsiTheme="minorHAnsi" w:cstheme="minorHAnsi"/>
                  <w:color w:val="000000" w:themeColor="text1"/>
                  <w:sz w:val="24"/>
                  <w:szCs w:val="24"/>
                </w:rPr>
                <w:delText>Permit Application Date</w:delText>
              </w:r>
              <w:r w:rsidRPr="004E4007" w:rsidDel="00C63B5D">
                <w:rPr>
                  <w:rFonts w:asciiTheme="minorHAnsi" w:hAnsiTheme="minorHAnsi" w:cstheme="minorHAnsi"/>
                  <w:sz w:val="24"/>
                  <w:szCs w:val="24"/>
                </w:rPr>
                <w:delText>:</w:delText>
              </w:r>
            </w:del>
          </w:p>
        </w:tc>
      </w:tr>
    </w:tbl>
    <w:p w14:paraId="044A58CF" w14:textId="721B80F8" w:rsidR="00306B39" w:rsidRPr="003508F9" w:rsidDel="00630418" w:rsidRDefault="00306B39">
      <w:pPr>
        <w:rPr>
          <w:del w:id="52" w:author="Geiser, Che@Energy" w:date="2023-06-06T14:20:00Z"/>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Caption w:val="Table A. Ducted Cooling System Information"/>
      </w:tblPr>
      <w:tblGrid>
        <w:gridCol w:w="715"/>
        <w:gridCol w:w="4770"/>
        <w:gridCol w:w="5305"/>
      </w:tblGrid>
      <w:tr w:rsidR="005B3895" w:rsidRPr="004E4007" w:rsidDel="00657EFC" w14:paraId="1933E93B" w14:textId="69C3E5D1" w:rsidTr="003508F9">
        <w:trPr>
          <w:cantSplit/>
          <w:trHeight w:val="144"/>
          <w:del w:id="53" w:author="Geiser, Che@Energy" w:date="2023-06-06T14:16:00Z"/>
        </w:trPr>
        <w:tc>
          <w:tcPr>
            <w:tcW w:w="10790" w:type="dxa"/>
            <w:gridSpan w:val="3"/>
            <w:tcBorders>
              <w:bottom w:val="single" w:sz="4" w:space="0" w:color="auto"/>
            </w:tcBorders>
            <w:vAlign w:val="center"/>
          </w:tcPr>
          <w:p w14:paraId="1933E93A" w14:textId="0D9D61F6" w:rsidR="005B3895" w:rsidRPr="004E4007" w:rsidDel="00657EFC" w:rsidRDefault="005B3895" w:rsidP="00BD6432">
            <w:pPr>
              <w:keepNext/>
              <w:rPr>
                <w:del w:id="54" w:author="Geiser, Che@Energy" w:date="2023-06-06T14:16:00Z"/>
                <w:rFonts w:asciiTheme="minorHAnsi" w:hAnsiTheme="minorHAnsi" w:cstheme="minorHAnsi"/>
                <w:b/>
                <w:sz w:val="18"/>
                <w:szCs w:val="18"/>
              </w:rPr>
            </w:pPr>
            <w:del w:id="55" w:author="Geiser, Che@Energy" w:date="2023-06-06T14:16:00Z">
              <w:r w:rsidRPr="004E4007" w:rsidDel="00657EFC">
                <w:rPr>
                  <w:rFonts w:asciiTheme="minorHAnsi" w:hAnsiTheme="minorHAnsi" w:cstheme="minorHAnsi"/>
                  <w:b/>
                  <w:sz w:val="18"/>
                  <w:szCs w:val="18"/>
                </w:rPr>
                <w:delText>A. Ducted Cooling System Information</w:delText>
              </w:r>
            </w:del>
          </w:p>
        </w:tc>
      </w:tr>
      <w:tr w:rsidR="00643AC8" w:rsidRPr="00643AC8" w14:paraId="19CC4FB0" w14:textId="77777777" w:rsidTr="00643AC8">
        <w:tblPrEx>
          <w:tblBorders>
            <w:top w:val="none" w:sz="0" w:space="0" w:color="auto"/>
          </w:tblBorders>
        </w:tblPrEx>
        <w:trPr>
          <w:cantSplit/>
          <w:trHeight w:val="144"/>
          <w:ins w:id="56" w:author="Geiser, Che@Energy" w:date="2023-06-06T14:16:00Z"/>
        </w:trPr>
        <w:tc>
          <w:tcPr>
            <w:tcW w:w="715" w:type="dxa"/>
            <w:tcBorders>
              <w:top w:val="single" w:sz="4" w:space="0" w:color="auto"/>
            </w:tcBorders>
            <w:vAlign w:val="center"/>
          </w:tcPr>
          <w:p w14:paraId="1BC18E91" w14:textId="4A2F15FF" w:rsidR="00D555EA" w:rsidRPr="003508F9" w:rsidRDefault="00657EFC" w:rsidP="0095758D">
            <w:pPr>
              <w:pStyle w:val="FootnoteText"/>
              <w:jc w:val="center"/>
              <w:rPr>
                <w:ins w:id="57" w:author="Geiser, Che@Energy" w:date="2023-06-06T14:16:00Z"/>
                <w:rFonts w:asciiTheme="minorHAnsi" w:hAnsiTheme="minorHAnsi" w:cstheme="minorHAnsi"/>
                <w:b/>
                <w:bCs/>
                <w:sz w:val="24"/>
                <w:szCs w:val="24"/>
              </w:rPr>
            </w:pPr>
            <w:ins w:id="58" w:author="Geiser, Che@Energy" w:date="2023-06-06T14:16:00Z">
              <w:r w:rsidRPr="003508F9">
                <w:rPr>
                  <w:rFonts w:asciiTheme="minorHAnsi" w:hAnsiTheme="minorHAnsi" w:cstheme="minorHAnsi"/>
                  <w:b/>
                  <w:bCs/>
                  <w:sz w:val="24"/>
                  <w:szCs w:val="24"/>
                </w:rPr>
                <w:t>Field</w:t>
              </w:r>
            </w:ins>
          </w:p>
        </w:tc>
        <w:tc>
          <w:tcPr>
            <w:tcW w:w="4770" w:type="dxa"/>
            <w:tcBorders>
              <w:top w:val="single" w:sz="4" w:space="0" w:color="auto"/>
            </w:tcBorders>
            <w:vAlign w:val="center"/>
          </w:tcPr>
          <w:p w14:paraId="6B870A25" w14:textId="6A014237" w:rsidR="00D555EA" w:rsidRPr="003508F9" w:rsidRDefault="00657EFC" w:rsidP="0095758D">
            <w:pPr>
              <w:rPr>
                <w:ins w:id="59" w:author="Geiser, Che@Energy" w:date="2023-06-06T14:16:00Z"/>
                <w:rFonts w:asciiTheme="minorHAnsi" w:hAnsiTheme="minorHAnsi" w:cstheme="minorHAnsi"/>
                <w:b/>
                <w:bCs/>
                <w:color w:val="000000"/>
                <w:sz w:val="24"/>
                <w:szCs w:val="24"/>
              </w:rPr>
            </w:pPr>
            <w:ins w:id="60" w:author="Geiser, Che@Energy" w:date="2023-06-06T14:16:00Z">
              <w:r w:rsidRPr="003508F9">
                <w:rPr>
                  <w:rFonts w:asciiTheme="minorHAnsi" w:hAnsiTheme="minorHAnsi" w:cstheme="minorHAnsi"/>
                  <w:b/>
                  <w:bCs/>
                  <w:color w:val="000000"/>
                  <w:sz w:val="24"/>
                  <w:szCs w:val="24"/>
                </w:rPr>
                <w:t>Field Name</w:t>
              </w:r>
            </w:ins>
          </w:p>
        </w:tc>
        <w:tc>
          <w:tcPr>
            <w:tcW w:w="5305" w:type="dxa"/>
            <w:tcBorders>
              <w:top w:val="single" w:sz="4" w:space="0" w:color="auto"/>
            </w:tcBorders>
            <w:vAlign w:val="center"/>
          </w:tcPr>
          <w:p w14:paraId="369D137F" w14:textId="09C2C7A2" w:rsidR="00D555EA" w:rsidRPr="003508F9" w:rsidRDefault="00657EFC" w:rsidP="0095758D">
            <w:pPr>
              <w:rPr>
                <w:ins w:id="61" w:author="Geiser, Che@Energy" w:date="2023-06-06T14:16:00Z"/>
                <w:rFonts w:asciiTheme="minorHAnsi" w:hAnsiTheme="minorHAnsi" w:cstheme="minorHAnsi"/>
                <w:b/>
                <w:bCs/>
                <w:color w:val="000000"/>
                <w:sz w:val="24"/>
                <w:szCs w:val="24"/>
              </w:rPr>
            </w:pPr>
            <w:ins w:id="62" w:author="Geiser, Che@Energy" w:date="2023-06-06T14:16:00Z">
              <w:r w:rsidRPr="003508F9">
                <w:rPr>
                  <w:rFonts w:asciiTheme="minorHAnsi" w:hAnsiTheme="minorHAnsi" w:cstheme="minorHAnsi"/>
                  <w:b/>
                  <w:bCs/>
                  <w:color w:val="000000"/>
                  <w:sz w:val="24"/>
                  <w:szCs w:val="24"/>
                </w:rPr>
                <w:t>Entry</w:t>
              </w:r>
            </w:ins>
          </w:p>
        </w:tc>
      </w:tr>
      <w:tr w:rsidR="005B3895" w:rsidRPr="00657EFC" w14:paraId="1933E93F" w14:textId="77777777" w:rsidTr="003508F9">
        <w:tblPrEx>
          <w:tblBorders>
            <w:top w:val="none" w:sz="0" w:space="0" w:color="auto"/>
          </w:tblBorders>
        </w:tblPrEx>
        <w:trPr>
          <w:cantSplit/>
          <w:trHeight w:val="144"/>
        </w:trPr>
        <w:tc>
          <w:tcPr>
            <w:tcW w:w="715" w:type="dxa"/>
            <w:vAlign w:val="center"/>
          </w:tcPr>
          <w:p w14:paraId="1933E93C" w14:textId="77777777" w:rsidR="005B3895" w:rsidRPr="003508F9" w:rsidRDefault="005B3895" w:rsidP="005F1C8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01</w:t>
            </w:r>
          </w:p>
        </w:tc>
        <w:tc>
          <w:tcPr>
            <w:tcW w:w="4770" w:type="dxa"/>
            <w:vAlign w:val="center"/>
          </w:tcPr>
          <w:p w14:paraId="1933E93D" w14:textId="470F2B1A" w:rsidR="005B3895" w:rsidRPr="003508F9" w:rsidRDefault="002D77F8" w:rsidP="00BD6432">
            <w:pPr>
              <w:rPr>
                <w:rFonts w:asciiTheme="minorHAnsi" w:hAnsiTheme="minorHAnsi" w:cstheme="minorHAnsi"/>
                <w:color w:val="000000"/>
                <w:sz w:val="24"/>
                <w:szCs w:val="24"/>
              </w:rPr>
            </w:pPr>
            <w:r w:rsidRPr="003508F9">
              <w:rPr>
                <w:rFonts w:asciiTheme="minorHAnsi" w:hAnsiTheme="minorHAnsi" w:cstheme="minorHAnsi"/>
                <w:sz w:val="24"/>
                <w:szCs w:val="24"/>
              </w:rPr>
              <w:t>Space Conditioning System Identification or Name</w:t>
            </w:r>
          </w:p>
        </w:tc>
        <w:tc>
          <w:tcPr>
            <w:tcW w:w="5305" w:type="dxa"/>
            <w:vAlign w:val="center"/>
          </w:tcPr>
          <w:p w14:paraId="1933E93E" w14:textId="77777777" w:rsidR="005B3895" w:rsidRPr="003508F9" w:rsidRDefault="005B3895" w:rsidP="00BD6432">
            <w:pPr>
              <w:rPr>
                <w:rFonts w:asciiTheme="minorHAnsi" w:hAnsiTheme="minorHAnsi" w:cstheme="minorHAnsi"/>
                <w:color w:val="000000"/>
                <w:sz w:val="24"/>
                <w:szCs w:val="24"/>
              </w:rPr>
            </w:pPr>
          </w:p>
        </w:tc>
      </w:tr>
      <w:tr w:rsidR="005B3895" w:rsidRPr="00657EFC" w14:paraId="1933E943" w14:textId="77777777" w:rsidTr="003508F9">
        <w:tblPrEx>
          <w:tblBorders>
            <w:top w:val="none" w:sz="0" w:space="0" w:color="auto"/>
          </w:tblBorders>
        </w:tblPrEx>
        <w:trPr>
          <w:cantSplit/>
          <w:trHeight w:val="144"/>
        </w:trPr>
        <w:tc>
          <w:tcPr>
            <w:tcW w:w="715" w:type="dxa"/>
            <w:vAlign w:val="center"/>
          </w:tcPr>
          <w:p w14:paraId="1933E940" w14:textId="77777777" w:rsidR="005B3895" w:rsidRPr="003508F9" w:rsidRDefault="005B3895" w:rsidP="005F1C8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02</w:t>
            </w:r>
          </w:p>
        </w:tc>
        <w:tc>
          <w:tcPr>
            <w:tcW w:w="4770" w:type="dxa"/>
            <w:vAlign w:val="center"/>
          </w:tcPr>
          <w:p w14:paraId="1933E941" w14:textId="01179236" w:rsidR="005B3895" w:rsidRPr="003508F9" w:rsidRDefault="002D77F8" w:rsidP="00BD6432">
            <w:pPr>
              <w:rPr>
                <w:rFonts w:asciiTheme="minorHAnsi" w:hAnsiTheme="minorHAnsi" w:cstheme="minorHAnsi"/>
                <w:sz w:val="24"/>
                <w:szCs w:val="24"/>
              </w:rPr>
            </w:pPr>
            <w:r w:rsidRPr="003508F9">
              <w:rPr>
                <w:rFonts w:asciiTheme="minorHAnsi" w:hAnsiTheme="minorHAnsi" w:cstheme="minorHAnsi"/>
                <w:sz w:val="24"/>
                <w:szCs w:val="24"/>
              </w:rPr>
              <w:t>Space Conditioning System Description of Area Served</w:t>
            </w:r>
          </w:p>
        </w:tc>
        <w:tc>
          <w:tcPr>
            <w:tcW w:w="5305" w:type="dxa"/>
            <w:vAlign w:val="center"/>
          </w:tcPr>
          <w:p w14:paraId="1933E942" w14:textId="77777777" w:rsidR="005B3895" w:rsidRPr="003508F9" w:rsidRDefault="005B3895" w:rsidP="00BD6432">
            <w:pPr>
              <w:rPr>
                <w:rFonts w:asciiTheme="minorHAnsi" w:hAnsiTheme="minorHAnsi" w:cstheme="minorHAnsi"/>
                <w:sz w:val="24"/>
                <w:szCs w:val="24"/>
              </w:rPr>
            </w:pPr>
          </w:p>
        </w:tc>
      </w:tr>
      <w:tr w:rsidR="002D77F8" w:rsidRPr="00657EFC" w14:paraId="7FA7BBD9" w14:textId="77777777" w:rsidTr="003508F9">
        <w:tblPrEx>
          <w:tblBorders>
            <w:top w:val="none" w:sz="0" w:space="0" w:color="auto"/>
          </w:tblBorders>
        </w:tblPrEx>
        <w:trPr>
          <w:cantSplit/>
          <w:trHeight w:val="144"/>
        </w:trPr>
        <w:tc>
          <w:tcPr>
            <w:tcW w:w="715" w:type="dxa"/>
            <w:vAlign w:val="center"/>
          </w:tcPr>
          <w:p w14:paraId="3B08C9AA" w14:textId="468BEB0A" w:rsidR="002D77F8" w:rsidRPr="003508F9" w:rsidRDefault="002D77F8" w:rsidP="002D77F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03</w:t>
            </w:r>
          </w:p>
        </w:tc>
        <w:tc>
          <w:tcPr>
            <w:tcW w:w="4770" w:type="dxa"/>
            <w:vAlign w:val="center"/>
          </w:tcPr>
          <w:p w14:paraId="5B2D6509" w14:textId="3AE375B1" w:rsidR="002D77F8" w:rsidRPr="003508F9" w:rsidRDefault="002D77F8" w:rsidP="00BA1258">
            <w:pPr>
              <w:rPr>
                <w:rFonts w:asciiTheme="minorHAnsi" w:hAnsiTheme="minorHAnsi" w:cstheme="minorHAnsi"/>
                <w:sz w:val="24"/>
                <w:szCs w:val="24"/>
              </w:rPr>
            </w:pPr>
            <w:r w:rsidRPr="003508F9">
              <w:rPr>
                <w:rFonts w:asciiTheme="minorHAnsi" w:hAnsiTheme="minorHAnsi" w:cstheme="minorHAnsi"/>
                <w:sz w:val="24"/>
                <w:szCs w:val="24"/>
              </w:rPr>
              <w:t>Indoor Unit Name</w:t>
            </w:r>
            <w:r w:rsidR="00FC765D" w:rsidRPr="003508F9">
              <w:rPr>
                <w:rFonts w:asciiTheme="minorHAnsi" w:hAnsiTheme="minorHAnsi" w:cstheme="minorHAnsi"/>
                <w:sz w:val="24"/>
                <w:szCs w:val="24"/>
              </w:rPr>
              <w:t xml:space="preserve"> </w:t>
            </w:r>
          </w:p>
        </w:tc>
        <w:tc>
          <w:tcPr>
            <w:tcW w:w="5305" w:type="dxa"/>
            <w:vAlign w:val="center"/>
          </w:tcPr>
          <w:p w14:paraId="7789E1C8" w14:textId="77777777" w:rsidR="002D77F8" w:rsidRPr="003508F9" w:rsidRDefault="002D77F8" w:rsidP="002D77F8">
            <w:pPr>
              <w:rPr>
                <w:rFonts w:asciiTheme="minorHAnsi" w:hAnsiTheme="minorHAnsi" w:cstheme="minorHAnsi"/>
                <w:sz w:val="24"/>
                <w:szCs w:val="24"/>
              </w:rPr>
            </w:pPr>
          </w:p>
        </w:tc>
      </w:tr>
      <w:tr w:rsidR="002D77F8" w:rsidRPr="00657EFC" w14:paraId="1933E947" w14:textId="77777777" w:rsidTr="003508F9">
        <w:tblPrEx>
          <w:tblBorders>
            <w:top w:val="none" w:sz="0" w:space="0" w:color="auto"/>
          </w:tblBorders>
        </w:tblPrEx>
        <w:trPr>
          <w:cantSplit/>
          <w:trHeight w:val="144"/>
        </w:trPr>
        <w:tc>
          <w:tcPr>
            <w:tcW w:w="715" w:type="dxa"/>
            <w:vAlign w:val="center"/>
          </w:tcPr>
          <w:p w14:paraId="1933E944" w14:textId="0050CA9B" w:rsidR="002D77F8" w:rsidRPr="003508F9" w:rsidRDefault="002D77F8" w:rsidP="002D77F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04</w:t>
            </w:r>
          </w:p>
        </w:tc>
        <w:tc>
          <w:tcPr>
            <w:tcW w:w="4770" w:type="dxa"/>
            <w:vAlign w:val="center"/>
          </w:tcPr>
          <w:p w14:paraId="1933E945" w14:textId="42982E75" w:rsidR="002D77F8" w:rsidRPr="003508F9" w:rsidRDefault="002D77F8" w:rsidP="002D77F8">
            <w:pPr>
              <w:rPr>
                <w:rFonts w:asciiTheme="minorHAnsi" w:hAnsiTheme="minorHAnsi" w:cstheme="minorHAnsi"/>
                <w:sz w:val="24"/>
                <w:szCs w:val="24"/>
              </w:rPr>
            </w:pPr>
            <w:r w:rsidRPr="003508F9">
              <w:rPr>
                <w:rFonts w:asciiTheme="minorHAnsi" w:hAnsiTheme="minorHAnsi" w:cstheme="minorHAnsi"/>
                <w:sz w:val="24"/>
                <w:szCs w:val="24"/>
              </w:rPr>
              <w:t>System Installation Type</w:t>
            </w:r>
          </w:p>
        </w:tc>
        <w:tc>
          <w:tcPr>
            <w:tcW w:w="5305" w:type="dxa"/>
            <w:vAlign w:val="center"/>
          </w:tcPr>
          <w:p w14:paraId="1933E946" w14:textId="77777777" w:rsidR="002D77F8" w:rsidRPr="003508F9" w:rsidRDefault="002D77F8" w:rsidP="002D77F8">
            <w:pPr>
              <w:pStyle w:val="ListParagraph"/>
              <w:ind w:left="0"/>
              <w:rPr>
                <w:rFonts w:asciiTheme="minorHAnsi" w:hAnsiTheme="minorHAnsi" w:cstheme="minorHAnsi"/>
                <w:sz w:val="24"/>
                <w:szCs w:val="24"/>
              </w:rPr>
            </w:pPr>
          </w:p>
        </w:tc>
      </w:tr>
      <w:tr w:rsidR="002D77F8" w:rsidRPr="00657EFC" w14:paraId="1933E94B" w14:textId="77777777" w:rsidTr="003508F9">
        <w:tblPrEx>
          <w:tblBorders>
            <w:top w:val="none" w:sz="0" w:space="0" w:color="auto"/>
          </w:tblBorders>
        </w:tblPrEx>
        <w:trPr>
          <w:cantSplit/>
          <w:trHeight w:val="144"/>
        </w:trPr>
        <w:tc>
          <w:tcPr>
            <w:tcW w:w="715" w:type="dxa"/>
            <w:vAlign w:val="center"/>
          </w:tcPr>
          <w:p w14:paraId="1933E948" w14:textId="36795D80" w:rsidR="002D77F8" w:rsidRPr="003508F9" w:rsidRDefault="002D77F8" w:rsidP="002D77F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05</w:t>
            </w:r>
          </w:p>
        </w:tc>
        <w:tc>
          <w:tcPr>
            <w:tcW w:w="4770" w:type="dxa"/>
          </w:tcPr>
          <w:p w14:paraId="1933E949" w14:textId="6904B786" w:rsidR="002D77F8" w:rsidRPr="003508F9" w:rsidRDefault="002D77F8">
            <w:pPr>
              <w:pStyle w:val="Header"/>
              <w:tabs>
                <w:tab w:val="clear" w:pos="4320"/>
                <w:tab w:val="clear" w:pos="8640"/>
              </w:tabs>
              <w:rPr>
                <w:rFonts w:asciiTheme="minorHAnsi" w:hAnsiTheme="minorHAnsi" w:cstheme="minorHAnsi"/>
                <w:sz w:val="24"/>
                <w:szCs w:val="24"/>
              </w:rPr>
            </w:pPr>
            <w:r w:rsidRPr="003508F9">
              <w:rPr>
                <w:rFonts w:asciiTheme="minorHAnsi" w:hAnsiTheme="minorHAnsi" w:cstheme="minorHAnsi"/>
                <w:sz w:val="24"/>
                <w:szCs w:val="24"/>
              </w:rPr>
              <w:t>Nominal Cooling Capacity (tons)</w:t>
            </w:r>
          </w:p>
        </w:tc>
        <w:tc>
          <w:tcPr>
            <w:tcW w:w="5305" w:type="dxa"/>
            <w:vAlign w:val="center"/>
          </w:tcPr>
          <w:p w14:paraId="1933E94A" w14:textId="77777777" w:rsidR="002D77F8" w:rsidRPr="003508F9" w:rsidRDefault="002D77F8" w:rsidP="002D77F8">
            <w:pPr>
              <w:rPr>
                <w:rFonts w:asciiTheme="minorHAnsi" w:hAnsiTheme="minorHAnsi" w:cstheme="minorHAnsi"/>
                <w:sz w:val="24"/>
                <w:szCs w:val="24"/>
              </w:rPr>
            </w:pPr>
          </w:p>
        </w:tc>
      </w:tr>
      <w:tr w:rsidR="002D77F8" w:rsidRPr="00657EFC" w14:paraId="1933E94F" w14:textId="77777777" w:rsidTr="003508F9">
        <w:tblPrEx>
          <w:tblBorders>
            <w:top w:val="none" w:sz="0" w:space="0" w:color="auto"/>
          </w:tblBorders>
        </w:tblPrEx>
        <w:trPr>
          <w:cantSplit/>
          <w:trHeight w:val="144"/>
        </w:trPr>
        <w:tc>
          <w:tcPr>
            <w:tcW w:w="715" w:type="dxa"/>
            <w:vAlign w:val="center"/>
          </w:tcPr>
          <w:p w14:paraId="1933E94C" w14:textId="750170B5" w:rsidR="002D77F8" w:rsidRPr="003508F9" w:rsidRDefault="002D77F8" w:rsidP="002D77F8">
            <w:pPr>
              <w:pStyle w:val="Header"/>
              <w:tabs>
                <w:tab w:val="clear" w:pos="4320"/>
                <w:tab w:val="clear" w:pos="8640"/>
              </w:tabs>
              <w:jc w:val="center"/>
              <w:rPr>
                <w:rFonts w:asciiTheme="minorHAnsi" w:hAnsiTheme="minorHAnsi" w:cstheme="minorHAnsi"/>
                <w:sz w:val="24"/>
                <w:szCs w:val="24"/>
              </w:rPr>
            </w:pPr>
            <w:r w:rsidRPr="003508F9">
              <w:rPr>
                <w:rFonts w:asciiTheme="minorHAnsi" w:hAnsiTheme="minorHAnsi" w:cstheme="minorHAnsi"/>
                <w:sz w:val="24"/>
                <w:szCs w:val="24"/>
              </w:rPr>
              <w:t>06</w:t>
            </w:r>
          </w:p>
        </w:tc>
        <w:tc>
          <w:tcPr>
            <w:tcW w:w="4770" w:type="dxa"/>
            <w:vAlign w:val="center"/>
          </w:tcPr>
          <w:p w14:paraId="1933E94D" w14:textId="6B3ECF5D" w:rsidR="002D77F8" w:rsidRPr="003508F9" w:rsidRDefault="002D77F8" w:rsidP="002D77F8">
            <w:pPr>
              <w:pStyle w:val="Header"/>
              <w:tabs>
                <w:tab w:val="clear" w:pos="4320"/>
                <w:tab w:val="clear" w:pos="8640"/>
              </w:tabs>
              <w:rPr>
                <w:rFonts w:asciiTheme="minorHAnsi" w:hAnsiTheme="minorHAnsi" w:cstheme="minorHAnsi"/>
                <w:sz w:val="24"/>
                <w:szCs w:val="24"/>
              </w:rPr>
            </w:pPr>
            <w:r w:rsidRPr="003508F9">
              <w:rPr>
                <w:rFonts w:asciiTheme="minorHAnsi" w:hAnsiTheme="minorHAnsi" w:cstheme="minorHAnsi"/>
                <w:sz w:val="24"/>
                <w:szCs w:val="24"/>
              </w:rPr>
              <w:t>Condenser Speed Type</w:t>
            </w:r>
          </w:p>
        </w:tc>
        <w:tc>
          <w:tcPr>
            <w:tcW w:w="5305" w:type="dxa"/>
            <w:vAlign w:val="center"/>
          </w:tcPr>
          <w:p w14:paraId="1933E94E" w14:textId="77777777" w:rsidR="002D77F8" w:rsidRPr="003508F9" w:rsidRDefault="002D77F8" w:rsidP="002D77F8">
            <w:pPr>
              <w:rPr>
                <w:rFonts w:asciiTheme="minorHAnsi" w:hAnsiTheme="minorHAnsi" w:cstheme="minorHAnsi"/>
                <w:sz w:val="24"/>
                <w:szCs w:val="24"/>
              </w:rPr>
            </w:pPr>
          </w:p>
        </w:tc>
      </w:tr>
      <w:tr w:rsidR="002D77F8" w:rsidRPr="00657EFC" w14:paraId="1933E953" w14:textId="77777777" w:rsidTr="003508F9">
        <w:tblPrEx>
          <w:tblBorders>
            <w:top w:val="none" w:sz="0" w:space="0" w:color="auto"/>
          </w:tblBorders>
        </w:tblPrEx>
        <w:trPr>
          <w:cantSplit/>
          <w:trHeight w:val="144"/>
        </w:trPr>
        <w:tc>
          <w:tcPr>
            <w:tcW w:w="715" w:type="dxa"/>
            <w:vAlign w:val="center"/>
          </w:tcPr>
          <w:p w14:paraId="1933E950" w14:textId="534DD892" w:rsidR="002D77F8" w:rsidRPr="003508F9" w:rsidRDefault="002D77F8" w:rsidP="002D77F8">
            <w:pPr>
              <w:pStyle w:val="Header"/>
              <w:tabs>
                <w:tab w:val="clear" w:pos="4320"/>
                <w:tab w:val="clear" w:pos="8640"/>
              </w:tabs>
              <w:jc w:val="center"/>
              <w:rPr>
                <w:rFonts w:asciiTheme="minorHAnsi" w:hAnsiTheme="minorHAnsi" w:cstheme="minorHAnsi"/>
                <w:sz w:val="24"/>
                <w:szCs w:val="24"/>
              </w:rPr>
            </w:pPr>
            <w:r w:rsidRPr="003508F9">
              <w:rPr>
                <w:rFonts w:asciiTheme="minorHAnsi" w:hAnsiTheme="minorHAnsi" w:cstheme="minorHAnsi"/>
                <w:sz w:val="24"/>
                <w:szCs w:val="24"/>
              </w:rPr>
              <w:t>07</w:t>
            </w:r>
          </w:p>
        </w:tc>
        <w:tc>
          <w:tcPr>
            <w:tcW w:w="4770" w:type="dxa"/>
            <w:vAlign w:val="center"/>
          </w:tcPr>
          <w:p w14:paraId="1933E951" w14:textId="63A62456" w:rsidR="002D77F8" w:rsidRPr="003508F9" w:rsidRDefault="002D77F8" w:rsidP="002D77F8">
            <w:pPr>
              <w:pStyle w:val="Header"/>
              <w:tabs>
                <w:tab w:val="clear" w:pos="4320"/>
                <w:tab w:val="clear" w:pos="8640"/>
              </w:tabs>
              <w:rPr>
                <w:rFonts w:asciiTheme="minorHAnsi" w:hAnsiTheme="minorHAnsi" w:cstheme="minorHAnsi"/>
                <w:sz w:val="24"/>
                <w:szCs w:val="24"/>
              </w:rPr>
            </w:pPr>
            <w:r w:rsidRPr="003508F9">
              <w:rPr>
                <w:rFonts w:asciiTheme="minorHAnsi" w:hAnsiTheme="minorHAnsi" w:cstheme="minorHAnsi"/>
                <w:sz w:val="24"/>
                <w:szCs w:val="24"/>
              </w:rPr>
              <w:t>Cooling System Zonal Control Type</w:t>
            </w:r>
          </w:p>
        </w:tc>
        <w:tc>
          <w:tcPr>
            <w:tcW w:w="5305" w:type="dxa"/>
            <w:vAlign w:val="center"/>
          </w:tcPr>
          <w:p w14:paraId="1933E952" w14:textId="77777777" w:rsidR="002D77F8" w:rsidRPr="003508F9" w:rsidRDefault="002D77F8" w:rsidP="002D77F8">
            <w:pPr>
              <w:rPr>
                <w:rFonts w:asciiTheme="minorHAnsi" w:hAnsiTheme="minorHAnsi" w:cstheme="minorHAnsi"/>
                <w:sz w:val="24"/>
                <w:szCs w:val="24"/>
              </w:rPr>
            </w:pPr>
          </w:p>
        </w:tc>
      </w:tr>
      <w:tr w:rsidR="002D77F8" w:rsidRPr="00657EFC" w14:paraId="1933E957" w14:textId="77777777" w:rsidTr="003508F9">
        <w:tblPrEx>
          <w:tblBorders>
            <w:top w:val="none" w:sz="0" w:space="0" w:color="auto"/>
          </w:tblBorders>
        </w:tblPrEx>
        <w:trPr>
          <w:cantSplit/>
          <w:trHeight w:val="144"/>
        </w:trPr>
        <w:tc>
          <w:tcPr>
            <w:tcW w:w="715" w:type="dxa"/>
            <w:vAlign w:val="center"/>
          </w:tcPr>
          <w:p w14:paraId="1933E954" w14:textId="6C7A4CF3" w:rsidR="002D77F8" w:rsidRPr="003508F9" w:rsidRDefault="002D77F8" w:rsidP="002D77F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08</w:t>
            </w:r>
          </w:p>
        </w:tc>
        <w:tc>
          <w:tcPr>
            <w:tcW w:w="4770" w:type="dxa"/>
            <w:vAlign w:val="center"/>
          </w:tcPr>
          <w:p w14:paraId="1933E955" w14:textId="77CCD353" w:rsidR="002D77F8" w:rsidRPr="003508F9" w:rsidRDefault="002D77F8" w:rsidP="002D77F8">
            <w:pPr>
              <w:keepNext/>
              <w:rPr>
                <w:rFonts w:asciiTheme="minorHAnsi" w:hAnsiTheme="minorHAnsi" w:cstheme="minorHAnsi"/>
                <w:sz w:val="24"/>
                <w:szCs w:val="24"/>
              </w:rPr>
            </w:pPr>
            <w:r w:rsidRPr="003508F9">
              <w:rPr>
                <w:rFonts w:asciiTheme="minorHAnsi" w:hAnsiTheme="minorHAnsi" w:cstheme="minorHAnsi"/>
                <w:sz w:val="24"/>
                <w:szCs w:val="24"/>
              </w:rPr>
              <w:t>Central Fan Integrated (CFI) Ventilation System Status</w:t>
            </w:r>
          </w:p>
        </w:tc>
        <w:tc>
          <w:tcPr>
            <w:tcW w:w="5305" w:type="dxa"/>
            <w:vAlign w:val="center"/>
          </w:tcPr>
          <w:p w14:paraId="1933E956" w14:textId="77777777" w:rsidR="002D77F8" w:rsidRPr="003508F9" w:rsidRDefault="002D77F8" w:rsidP="002D77F8">
            <w:pPr>
              <w:rPr>
                <w:rFonts w:asciiTheme="minorHAnsi" w:hAnsiTheme="minorHAnsi" w:cstheme="minorHAnsi"/>
                <w:sz w:val="24"/>
                <w:szCs w:val="24"/>
              </w:rPr>
            </w:pPr>
          </w:p>
        </w:tc>
      </w:tr>
      <w:tr w:rsidR="002D77F8" w:rsidRPr="00657EFC" w14:paraId="1933E95B" w14:textId="77777777" w:rsidTr="003508F9">
        <w:tblPrEx>
          <w:tblBorders>
            <w:top w:val="none" w:sz="0" w:space="0" w:color="auto"/>
          </w:tblBorders>
        </w:tblPrEx>
        <w:trPr>
          <w:cantSplit/>
          <w:trHeight w:val="144"/>
        </w:trPr>
        <w:tc>
          <w:tcPr>
            <w:tcW w:w="715" w:type="dxa"/>
            <w:vAlign w:val="center"/>
          </w:tcPr>
          <w:p w14:paraId="1933E958" w14:textId="2AE70668" w:rsidR="002D77F8" w:rsidRPr="003508F9" w:rsidRDefault="002D77F8" w:rsidP="002D77F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09</w:t>
            </w:r>
          </w:p>
        </w:tc>
        <w:tc>
          <w:tcPr>
            <w:tcW w:w="4770" w:type="dxa"/>
            <w:vAlign w:val="center"/>
          </w:tcPr>
          <w:p w14:paraId="1933E959" w14:textId="07D4206D" w:rsidR="002D77F8" w:rsidRPr="003508F9" w:rsidRDefault="002D77F8" w:rsidP="002D77F8">
            <w:pPr>
              <w:keepNext/>
              <w:rPr>
                <w:rFonts w:asciiTheme="minorHAnsi" w:hAnsiTheme="minorHAnsi" w:cstheme="minorHAnsi"/>
                <w:sz w:val="24"/>
                <w:szCs w:val="24"/>
              </w:rPr>
            </w:pPr>
            <w:r w:rsidRPr="003508F9">
              <w:rPr>
                <w:rFonts w:asciiTheme="minorHAnsi" w:hAnsiTheme="minorHAnsi" w:cstheme="minorHAnsi"/>
                <w:sz w:val="24"/>
                <w:szCs w:val="24"/>
              </w:rPr>
              <w:t>System Bypass Duct Status</w:t>
            </w:r>
          </w:p>
        </w:tc>
        <w:tc>
          <w:tcPr>
            <w:tcW w:w="5305" w:type="dxa"/>
            <w:vAlign w:val="center"/>
          </w:tcPr>
          <w:p w14:paraId="1933E95A" w14:textId="77777777" w:rsidR="002D77F8" w:rsidRPr="003508F9" w:rsidRDefault="002D77F8" w:rsidP="002D77F8">
            <w:pPr>
              <w:pStyle w:val="ListParagraph"/>
              <w:keepNext/>
              <w:ind w:left="0"/>
              <w:rPr>
                <w:rFonts w:asciiTheme="minorHAnsi" w:hAnsiTheme="minorHAnsi" w:cstheme="minorHAnsi"/>
                <w:sz w:val="24"/>
                <w:szCs w:val="24"/>
              </w:rPr>
            </w:pPr>
          </w:p>
        </w:tc>
      </w:tr>
      <w:tr w:rsidR="002D77F8" w:rsidRPr="00657EFC" w14:paraId="1933E95F" w14:textId="77777777" w:rsidTr="003508F9">
        <w:tblPrEx>
          <w:tblBorders>
            <w:top w:val="none" w:sz="0" w:space="0" w:color="auto"/>
          </w:tblBorders>
        </w:tblPrEx>
        <w:trPr>
          <w:cantSplit/>
          <w:trHeight w:val="144"/>
        </w:trPr>
        <w:tc>
          <w:tcPr>
            <w:tcW w:w="715" w:type="dxa"/>
            <w:vAlign w:val="center"/>
          </w:tcPr>
          <w:p w14:paraId="1933E95C" w14:textId="6385C84C" w:rsidR="002D77F8" w:rsidRPr="003508F9" w:rsidRDefault="002D77F8" w:rsidP="002D77F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10</w:t>
            </w:r>
          </w:p>
        </w:tc>
        <w:tc>
          <w:tcPr>
            <w:tcW w:w="4770" w:type="dxa"/>
            <w:vAlign w:val="center"/>
          </w:tcPr>
          <w:p w14:paraId="1933E95D" w14:textId="6FECA014" w:rsidR="002D77F8" w:rsidRPr="003508F9" w:rsidRDefault="002D77F8" w:rsidP="002D77F8">
            <w:pPr>
              <w:keepNext/>
              <w:rPr>
                <w:rFonts w:asciiTheme="minorHAnsi" w:hAnsiTheme="minorHAnsi" w:cstheme="minorHAnsi"/>
                <w:sz w:val="24"/>
                <w:szCs w:val="24"/>
              </w:rPr>
            </w:pPr>
            <w:r w:rsidRPr="003508F9">
              <w:rPr>
                <w:rFonts w:asciiTheme="minorHAnsi" w:hAnsiTheme="minorHAnsi" w:cstheme="minorHAnsi"/>
                <w:sz w:val="24"/>
                <w:szCs w:val="24"/>
              </w:rPr>
              <w:t>Date of System Airflow Rate Measurement</w:t>
            </w:r>
          </w:p>
        </w:tc>
        <w:tc>
          <w:tcPr>
            <w:tcW w:w="5305" w:type="dxa"/>
            <w:vAlign w:val="center"/>
          </w:tcPr>
          <w:p w14:paraId="1933E95E" w14:textId="77777777" w:rsidR="002D77F8" w:rsidRPr="003508F9" w:rsidRDefault="002D77F8" w:rsidP="002D77F8">
            <w:pPr>
              <w:keepNext/>
              <w:rPr>
                <w:rFonts w:asciiTheme="minorHAnsi" w:hAnsiTheme="minorHAnsi" w:cstheme="minorHAnsi"/>
                <w:sz w:val="24"/>
                <w:szCs w:val="24"/>
              </w:rPr>
            </w:pPr>
          </w:p>
        </w:tc>
      </w:tr>
      <w:tr w:rsidR="002D77F8" w:rsidRPr="00657EFC" w14:paraId="1933E963" w14:textId="77777777" w:rsidTr="003508F9">
        <w:tblPrEx>
          <w:tblBorders>
            <w:top w:val="none" w:sz="0" w:space="0" w:color="auto"/>
          </w:tblBorders>
        </w:tblPrEx>
        <w:trPr>
          <w:cantSplit/>
          <w:trHeight w:val="1088"/>
        </w:trPr>
        <w:tc>
          <w:tcPr>
            <w:tcW w:w="715" w:type="dxa"/>
            <w:vAlign w:val="center"/>
          </w:tcPr>
          <w:p w14:paraId="1933E960" w14:textId="1E61F7BC" w:rsidR="002D77F8" w:rsidRPr="003508F9" w:rsidDel="006E5AE2" w:rsidRDefault="002D77F8" w:rsidP="002D77F8">
            <w:pPr>
              <w:pStyle w:val="FootnoteText"/>
              <w:jc w:val="center"/>
              <w:rPr>
                <w:rFonts w:asciiTheme="minorHAnsi" w:hAnsiTheme="minorHAnsi" w:cstheme="minorHAnsi"/>
                <w:sz w:val="24"/>
                <w:szCs w:val="24"/>
              </w:rPr>
            </w:pPr>
            <w:r w:rsidRPr="003508F9">
              <w:rPr>
                <w:rFonts w:asciiTheme="minorHAnsi" w:hAnsiTheme="minorHAnsi" w:cstheme="minorHAnsi"/>
                <w:sz w:val="24"/>
                <w:szCs w:val="24"/>
              </w:rPr>
              <w:t>11</w:t>
            </w:r>
          </w:p>
        </w:tc>
        <w:tc>
          <w:tcPr>
            <w:tcW w:w="4770" w:type="dxa"/>
            <w:vAlign w:val="center"/>
          </w:tcPr>
          <w:p w14:paraId="1933E961" w14:textId="63C61F17" w:rsidR="002D77F8" w:rsidRPr="003508F9" w:rsidRDefault="002D77F8" w:rsidP="002D77F8">
            <w:pPr>
              <w:keepNext/>
              <w:rPr>
                <w:rFonts w:asciiTheme="minorHAnsi" w:hAnsiTheme="minorHAnsi" w:cstheme="minorHAnsi"/>
                <w:sz w:val="24"/>
                <w:szCs w:val="24"/>
              </w:rPr>
            </w:pPr>
            <w:r w:rsidRPr="003508F9">
              <w:rPr>
                <w:rFonts w:asciiTheme="minorHAnsi" w:hAnsiTheme="minorHAnsi" w:cstheme="minorHAnsi"/>
                <w:sz w:val="24"/>
                <w:szCs w:val="24"/>
              </w:rPr>
              <w:t>Airflow Rate Protocol Utilized</w:t>
            </w:r>
          </w:p>
        </w:tc>
        <w:tc>
          <w:tcPr>
            <w:tcW w:w="5305" w:type="dxa"/>
            <w:vAlign w:val="center"/>
          </w:tcPr>
          <w:p w14:paraId="1933E962" w14:textId="77777777" w:rsidR="002D77F8" w:rsidRPr="003508F9" w:rsidRDefault="002D77F8" w:rsidP="002D77F8">
            <w:pPr>
              <w:keepNext/>
              <w:rPr>
                <w:rFonts w:asciiTheme="minorHAnsi" w:hAnsiTheme="minorHAnsi" w:cstheme="minorHAnsi"/>
                <w:sz w:val="24"/>
                <w:szCs w:val="24"/>
              </w:rPr>
            </w:pPr>
          </w:p>
        </w:tc>
      </w:tr>
      <w:tr w:rsidR="002D77F8" w:rsidRPr="00657EFC" w:rsidDel="003508F9" w14:paraId="46D1E8B0" w14:textId="24FF21A3" w:rsidTr="003508F9">
        <w:tblPrEx>
          <w:tblBorders>
            <w:top w:val="none" w:sz="0" w:space="0" w:color="auto"/>
          </w:tblBorders>
        </w:tblPrEx>
        <w:trPr>
          <w:cantSplit/>
          <w:trHeight w:val="144"/>
          <w:del w:id="63" w:author="Alhabibi, Haider@Energy" w:date="2023-11-22T13:42:00Z"/>
        </w:trPr>
        <w:tc>
          <w:tcPr>
            <w:tcW w:w="715" w:type="dxa"/>
            <w:vAlign w:val="center"/>
          </w:tcPr>
          <w:p w14:paraId="7F276F58" w14:textId="328C251B" w:rsidR="002D77F8" w:rsidRPr="003508F9" w:rsidDel="003508F9" w:rsidRDefault="002D77F8" w:rsidP="002D77F8">
            <w:pPr>
              <w:pStyle w:val="FootnoteText"/>
              <w:jc w:val="center"/>
              <w:rPr>
                <w:del w:id="64" w:author="Alhabibi, Haider@Energy" w:date="2023-11-22T13:42:00Z"/>
                <w:rFonts w:asciiTheme="minorHAnsi" w:hAnsiTheme="minorHAnsi" w:cstheme="minorHAnsi"/>
                <w:sz w:val="24"/>
                <w:szCs w:val="24"/>
              </w:rPr>
            </w:pPr>
            <w:del w:id="65" w:author="Alhabibi, Haider@Energy" w:date="2023-11-22T13:42:00Z">
              <w:r w:rsidRPr="003508F9" w:rsidDel="003508F9">
                <w:rPr>
                  <w:rFonts w:asciiTheme="minorHAnsi" w:hAnsiTheme="minorHAnsi" w:cstheme="minorHAnsi"/>
                  <w:sz w:val="24"/>
                  <w:szCs w:val="24"/>
                </w:rPr>
                <w:delText>12</w:delText>
              </w:r>
            </w:del>
          </w:p>
        </w:tc>
        <w:tc>
          <w:tcPr>
            <w:tcW w:w="4770" w:type="dxa"/>
            <w:vAlign w:val="center"/>
          </w:tcPr>
          <w:p w14:paraId="26E76E58" w14:textId="315995BE" w:rsidR="002D77F8" w:rsidRPr="003508F9" w:rsidDel="003508F9" w:rsidRDefault="002D77F8" w:rsidP="002D77F8">
            <w:pPr>
              <w:keepNext/>
              <w:rPr>
                <w:del w:id="66" w:author="Alhabibi, Haider@Energy" w:date="2023-11-22T13:42:00Z"/>
                <w:rFonts w:asciiTheme="minorHAnsi" w:hAnsiTheme="minorHAnsi" w:cstheme="minorHAnsi"/>
                <w:sz w:val="24"/>
                <w:szCs w:val="24"/>
              </w:rPr>
            </w:pPr>
            <w:del w:id="67" w:author="Alhabibi, Haider@Energy" w:date="2023-11-22T13:42:00Z">
              <w:r w:rsidRPr="003508F9" w:rsidDel="003508F9">
                <w:rPr>
                  <w:rFonts w:asciiTheme="minorHAnsi" w:hAnsiTheme="minorHAnsi" w:cstheme="minorHAnsi"/>
                  <w:sz w:val="24"/>
                  <w:szCs w:val="24"/>
                </w:rPr>
                <w:delText>Central Fan Ventilation Cooling System Status</w:delText>
              </w:r>
            </w:del>
          </w:p>
        </w:tc>
        <w:tc>
          <w:tcPr>
            <w:tcW w:w="5305" w:type="dxa"/>
            <w:vAlign w:val="center"/>
          </w:tcPr>
          <w:p w14:paraId="1780E4B0" w14:textId="54D25B23" w:rsidR="002D77F8" w:rsidRPr="003508F9" w:rsidDel="003508F9" w:rsidRDefault="002D77F8" w:rsidP="002D77F8">
            <w:pPr>
              <w:keepNext/>
              <w:rPr>
                <w:del w:id="68" w:author="Alhabibi, Haider@Energy" w:date="2023-11-22T13:42:00Z"/>
                <w:rFonts w:asciiTheme="minorHAnsi" w:hAnsiTheme="minorHAnsi" w:cstheme="minorHAnsi"/>
                <w:sz w:val="24"/>
                <w:szCs w:val="24"/>
              </w:rPr>
            </w:pPr>
          </w:p>
        </w:tc>
      </w:tr>
    </w:tbl>
    <w:p w14:paraId="1933E964" w14:textId="77777777" w:rsidR="005B3895" w:rsidRDefault="005B3895">
      <w:pPr>
        <w:rPr>
          <w:ins w:id="69" w:author="Geiser, Che@Energy" w:date="2023-06-06T14:21:00Z"/>
          <w:rFonts w:asciiTheme="minorHAnsi" w:hAnsiTheme="minorHAnsi" w:cstheme="minorHAnsi"/>
          <w:szCs w:val="18"/>
        </w:rPr>
      </w:pPr>
    </w:p>
    <w:p w14:paraId="29B4AC8A" w14:textId="77777777" w:rsidR="000F5FB1" w:rsidRPr="003508F9" w:rsidRDefault="000F5FB1" w:rsidP="000F5FB1">
      <w:pPr>
        <w:keepNext/>
        <w:rPr>
          <w:ins w:id="70" w:author="Geiser, Che@Energy" w:date="2023-06-06T14:21:00Z"/>
          <w:rFonts w:asciiTheme="minorHAnsi" w:hAnsiTheme="minorHAnsi" w:cstheme="minorHAnsi"/>
          <w:b/>
          <w:sz w:val="24"/>
          <w:szCs w:val="24"/>
        </w:rPr>
      </w:pPr>
      <w:ins w:id="71" w:author="Geiser, Che@Energy" w:date="2023-06-06T14:21:00Z">
        <w:r w:rsidRPr="003508F9">
          <w:rPr>
            <w:rFonts w:asciiTheme="minorHAnsi" w:hAnsiTheme="minorHAnsi" w:cstheme="minorHAnsi"/>
            <w:b/>
            <w:sz w:val="24"/>
            <w:szCs w:val="24"/>
          </w:rPr>
          <w:t>B. Hole for the Placement of a Static Pressure Probe (HSPP), and Permanently Installed Static Pressure Probe (PSPP) in the Supply Plenum</w:t>
        </w:r>
      </w:ins>
    </w:p>
    <w:p w14:paraId="2E9F07A5" w14:textId="134C02ED" w:rsidR="000F5FB1" w:rsidRPr="003508F9" w:rsidRDefault="000F5FB1" w:rsidP="000F5FB1">
      <w:pPr>
        <w:rPr>
          <w:ins w:id="72" w:author="Geiser, Che@Energy" w:date="2023-06-06T14:21:00Z"/>
          <w:rFonts w:asciiTheme="minorHAnsi" w:hAnsiTheme="minorHAnsi" w:cstheme="minorHAnsi"/>
          <w:sz w:val="24"/>
          <w:szCs w:val="24"/>
        </w:rPr>
      </w:pPr>
      <w:ins w:id="73" w:author="Geiser, Che@Energy" w:date="2023-06-06T14:21:00Z">
        <w:r w:rsidRPr="003508F9">
          <w:rPr>
            <w:rFonts w:asciiTheme="minorHAnsi" w:hAnsiTheme="minorHAnsi" w:cstheme="minorHAnsi"/>
            <w:sz w:val="24"/>
            <w:szCs w:val="24"/>
          </w:rPr>
          <w:t xml:space="preserve">Procedures for installing HSPP or PSPP are specified in RA3.3.1.1.  </w:t>
        </w:r>
      </w:ins>
    </w:p>
    <w:p w14:paraId="60A59A26" w14:textId="1465EEA9" w:rsidR="000F5FB1" w:rsidRPr="004E4007" w:rsidDel="000F5FB1" w:rsidRDefault="000F5FB1">
      <w:pPr>
        <w:rPr>
          <w:del w:id="74" w:author="Geiser, Che@Energy" w:date="2023-06-06T14:21:00Z"/>
          <w:rFonts w:asciiTheme="minorHAnsi" w:hAnsiTheme="minorHAnsi" w:cs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Caption w:val="Table B. Hole for the Placement of a Static Pressure Probe (HSPP), and Permanently Installed Static Pressure Probe (PSPP) in the Supply Plenum"/>
      </w:tblPr>
      <w:tblGrid>
        <w:gridCol w:w="715"/>
        <w:gridCol w:w="4770"/>
        <w:gridCol w:w="5305"/>
      </w:tblGrid>
      <w:tr w:rsidR="005B3895" w:rsidRPr="004E4007" w:rsidDel="000F5FB1" w14:paraId="1933E967" w14:textId="43EE04DB" w:rsidTr="003508F9">
        <w:trPr>
          <w:cantSplit/>
          <w:trHeight w:val="144"/>
          <w:del w:id="75" w:author="Geiser, Che@Energy" w:date="2023-06-06T14:21:00Z"/>
        </w:trPr>
        <w:tc>
          <w:tcPr>
            <w:tcW w:w="10790" w:type="dxa"/>
            <w:gridSpan w:val="3"/>
            <w:vAlign w:val="center"/>
          </w:tcPr>
          <w:p w14:paraId="1933E965" w14:textId="40A2EFF0" w:rsidR="005B3895" w:rsidRPr="004E4007" w:rsidDel="000F5FB1" w:rsidRDefault="005B3895" w:rsidP="005B3895">
            <w:pPr>
              <w:keepNext/>
              <w:rPr>
                <w:del w:id="76" w:author="Geiser, Che@Energy" w:date="2023-06-06T14:21:00Z"/>
                <w:rFonts w:asciiTheme="minorHAnsi" w:hAnsiTheme="minorHAnsi" w:cstheme="minorHAnsi"/>
                <w:b/>
                <w:sz w:val="18"/>
                <w:szCs w:val="18"/>
              </w:rPr>
            </w:pPr>
            <w:del w:id="77" w:author="Geiser, Che@Energy" w:date="2023-06-06T14:21:00Z">
              <w:r w:rsidRPr="004E4007" w:rsidDel="000F5FB1">
                <w:rPr>
                  <w:rFonts w:asciiTheme="minorHAnsi" w:hAnsiTheme="minorHAnsi" w:cstheme="minorHAnsi"/>
                  <w:b/>
                  <w:sz w:val="18"/>
                  <w:szCs w:val="18"/>
                </w:rPr>
                <w:delText xml:space="preserve">B. Hole for the </w:delText>
              </w:r>
              <w:r w:rsidR="007E05EA" w:rsidRPr="004E4007" w:rsidDel="000F5FB1">
                <w:rPr>
                  <w:rFonts w:asciiTheme="minorHAnsi" w:hAnsiTheme="minorHAnsi" w:cstheme="minorHAnsi"/>
                  <w:b/>
                  <w:sz w:val="18"/>
                  <w:szCs w:val="18"/>
                </w:rPr>
                <w:delText xml:space="preserve">Placement </w:delText>
              </w:r>
              <w:r w:rsidRPr="004E4007" w:rsidDel="000F5FB1">
                <w:rPr>
                  <w:rFonts w:asciiTheme="minorHAnsi" w:hAnsiTheme="minorHAnsi" w:cstheme="minorHAnsi"/>
                  <w:b/>
                  <w:sz w:val="18"/>
                  <w:szCs w:val="18"/>
                </w:rPr>
                <w:delText xml:space="preserve">of a Static Pressure Probe (HSPP), and Permanently </w:delText>
              </w:r>
              <w:r w:rsidR="007E05EA" w:rsidRPr="004E4007" w:rsidDel="000F5FB1">
                <w:rPr>
                  <w:rFonts w:asciiTheme="minorHAnsi" w:hAnsiTheme="minorHAnsi" w:cstheme="minorHAnsi"/>
                  <w:b/>
                  <w:sz w:val="18"/>
                  <w:szCs w:val="18"/>
                </w:rPr>
                <w:delText>I</w:delText>
              </w:r>
              <w:r w:rsidRPr="004E4007" w:rsidDel="000F5FB1">
                <w:rPr>
                  <w:rFonts w:asciiTheme="minorHAnsi" w:hAnsiTheme="minorHAnsi" w:cstheme="minorHAnsi"/>
                  <w:b/>
                  <w:sz w:val="18"/>
                  <w:szCs w:val="18"/>
                </w:rPr>
                <w:delText xml:space="preserve">nstalled Static Pressure Probe (PSPP) in the </w:delText>
              </w:r>
              <w:r w:rsidR="007E05EA" w:rsidRPr="004E4007" w:rsidDel="000F5FB1">
                <w:rPr>
                  <w:rFonts w:asciiTheme="minorHAnsi" w:hAnsiTheme="minorHAnsi" w:cstheme="minorHAnsi"/>
                  <w:b/>
                  <w:sz w:val="18"/>
                  <w:szCs w:val="18"/>
                </w:rPr>
                <w:delText>S</w:delText>
              </w:r>
              <w:r w:rsidRPr="004E4007" w:rsidDel="000F5FB1">
                <w:rPr>
                  <w:rFonts w:asciiTheme="minorHAnsi" w:hAnsiTheme="minorHAnsi" w:cstheme="minorHAnsi"/>
                  <w:b/>
                  <w:sz w:val="18"/>
                  <w:szCs w:val="18"/>
                </w:rPr>
                <w:delText xml:space="preserve">upply </w:delText>
              </w:r>
              <w:r w:rsidR="007E05EA" w:rsidRPr="004E4007" w:rsidDel="000F5FB1">
                <w:rPr>
                  <w:rFonts w:asciiTheme="minorHAnsi" w:hAnsiTheme="minorHAnsi" w:cstheme="minorHAnsi"/>
                  <w:b/>
                  <w:sz w:val="18"/>
                  <w:szCs w:val="18"/>
                </w:rPr>
                <w:delText>P</w:delText>
              </w:r>
              <w:r w:rsidRPr="004E4007" w:rsidDel="000F5FB1">
                <w:rPr>
                  <w:rFonts w:asciiTheme="minorHAnsi" w:hAnsiTheme="minorHAnsi" w:cstheme="minorHAnsi"/>
                  <w:b/>
                  <w:sz w:val="18"/>
                  <w:szCs w:val="18"/>
                </w:rPr>
                <w:delText>lenum</w:delText>
              </w:r>
            </w:del>
          </w:p>
          <w:p w14:paraId="1933E966" w14:textId="16728F3E" w:rsidR="005B3895" w:rsidRPr="004E4007" w:rsidDel="000F5FB1" w:rsidRDefault="005B3895" w:rsidP="005B3895">
            <w:pPr>
              <w:pStyle w:val="BulletCALetter"/>
              <w:spacing w:before="0"/>
              <w:ind w:left="0" w:firstLine="0"/>
              <w:rPr>
                <w:del w:id="78" w:author="Geiser, Che@Energy" w:date="2023-06-06T14:21:00Z"/>
                <w:rFonts w:asciiTheme="minorHAnsi" w:hAnsiTheme="minorHAnsi" w:cstheme="minorHAnsi"/>
                <w:sz w:val="18"/>
                <w:szCs w:val="18"/>
              </w:rPr>
            </w:pPr>
            <w:del w:id="79" w:author="Geiser, Che@Energy" w:date="2023-06-06T14:21:00Z">
              <w:r w:rsidRPr="004E4007" w:rsidDel="000F5FB1">
                <w:rPr>
                  <w:rFonts w:asciiTheme="minorHAnsi" w:hAnsiTheme="minorHAnsi" w:cstheme="minorHAnsi"/>
                  <w:sz w:val="18"/>
                  <w:szCs w:val="18"/>
                </w:rPr>
                <w:delText xml:space="preserve">Procedures for installing HSPP or PSPP are specified in RA3.3.1.1.  </w:delText>
              </w:r>
            </w:del>
          </w:p>
        </w:tc>
      </w:tr>
      <w:tr w:rsidR="000F5FB1" w:rsidRPr="000F5FB1" w:rsidDel="001739A4" w14:paraId="19CD1462" w14:textId="77777777" w:rsidTr="003508F9">
        <w:trPr>
          <w:cantSplit/>
          <w:trHeight w:val="144"/>
          <w:ins w:id="80" w:author="Geiser, Che@Energy" w:date="2023-06-06T14:21:00Z"/>
        </w:trPr>
        <w:tc>
          <w:tcPr>
            <w:tcW w:w="715" w:type="dxa"/>
            <w:vAlign w:val="center"/>
          </w:tcPr>
          <w:p w14:paraId="038EF6A5" w14:textId="392C152B" w:rsidR="000F5FB1" w:rsidRPr="003508F9" w:rsidRDefault="000F5FB1" w:rsidP="0095758D">
            <w:pPr>
              <w:pStyle w:val="IndexHeading"/>
              <w:jc w:val="center"/>
              <w:rPr>
                <w:ins w:id="81" w:author="Geiser, Che@Energy" w:date="2023-06-06T14:21:00Z"/>
                <w:rFonts w:asciiTheme="minorHAnsi" w:hAnsiTheme="minorHAnsi" w:cstheme="minorHAnsi"/>
                <w:bCs/>
                <w:sz w:val="24"/>
                <w:szCs w:val="24"/>
              </w:rPr>
            </w:pPr>
            <w:ins w:id="82" w:author="Geiser, Che@Energy" w:date="2023-06-06T14:21:00Z">
              <w:r w:rsidRPr="003508F9">
                <w:rPr>
                  <w:rFonts w:asciiTheme="minorHAnsi" w:hAnsiTheme="minorHAnsi" w:cstheme="minorHAnsi"/>
                  <w:bCs/>
                  <w:sz w:val="24"/>
                  <w:szCs w:val="24"/>
                </w:rPr>
                <w:t>Field</w:t>
              </w:r>
            </w:ins>
          </w:p>
        </w:tc>
        <w:tc>
          <w:tcPr>
            <w:tcW w:w="4770" w:type="dxa"/>
            <w:vAlign w:val="center"/>
          </w:tcPr>
          <w:p w14:paraId="1E98BF6E" w14:textId="78EE1A2A" w:rsidR="000F5FB1" w:rsidRPr="003508F9" w:rsidRDefault="000F5FB1" w:rsidP="0095758D">
            <w:pPr>
              <w:rPr>
                <w:ins w:id="83" w:author="Geiser, Che@Energy" w:date="2023-06-06T14:21:00Z"/>
                <w:rFonts w:asciiTheme="minorHAnsi" w:hAnsiTheme="minorHAnsi" w:cstheme="minorHAnsi"/>
                <w:b/>
                <w:bCs/>
                <w:sz w:val="24"/>
                <w:szCs w:val="24"/>
              </w:rPr>
            </w:pPr>
            <w:ins w:id="84" w:author="Geiser, Che@Energy" w:date="2023-06-06T14:21:00Z">
              <w:r w:rsidRPr="003508F9">
                <w:rPr>
                  <w:rFonts w:asciiTheme="minorHAnsi" w:hAnsiTheme="minorHAnsi" w:cstheme="minorHAnsi"/>
                  <w:b/>
                  <w:bCs/>
                  <w:sz w:val="24"/>
                  <w:szCs w:val="24"/>
                </w:rPr>
                <w:t>Field Name</w:t>
              </w:r>
            </w:ins>
          </w:p>
        </w:tc>
        <w:tc>
          <w:tcPr>
            <w:tcW w:w="5305" w:type="dxa"/>
            <w:vAlign w:val="center"/>
          </w:tcPr>
          <w:p w14:paraId="64F4AE3C" w14:textId="2EA2DF0B" w:rsidR="000F5FB1" w:rsidRPr="003508F9" w:rsidRDefault="000F5FB1" w:rsidP="0095758D">
            <w:pPr>
              <w:pStyle w:val="Header"/>
              <w:keepNext/>
              <w:tabs>
                <w:tab w:val="clear" w:pos="4320"/>
                <w:tab w:val="clear" w:pos="8640"/>
              </w:tabs>
              <w:rPr>
                <w:ins w:id="85" w:author="Geiser, Che@Energy" w:date="2023-06-06T14:21:00Z"/>
                <w:rFonts w:asciiTheme="minorHAnsi" w:hAnsiTheme="minorHAnsi" w:cstheme="minorHAnsi"/>
                <w:b/>
                <w:bCs/>
                <w:sz w:val="24"/>
                <w:szCs w:val="24"/>
              </w:rPr>
            </w:pPr>
            <w:ins w:id="86" w:author="Geiser, Che@Energy" w:date="2023-06-06T14:21:00Z">
              <w:r w:rsidRPr="003508F9">
                <w:rPr>
                  <w:rFonts w:asciiTheme="minorHAnsi" w:hAnsiTheme="minorHAnsi" w:cstheme="minorHAnsi"/>
                  <w:b/>
                  <w:bCs/>
                  <w:sz w:val="24"/>
                  <w:szCs w:val="24"/>
                </w:rPr>
                <w:t>Entry</w:t>
              </w:r>
            </w:ins>
          </w:p>
        </w:tc>
      </w:tr>
      <w:tr w:rsidR="005B3895" w:rsidRPr="000F5FB1" w:rsidDel="001739A4" w14:paraId="1933E96B" w14:textId="77777777" w:rsidTr="003508F9">
        <w:trPr>
          <w:cantSplit/>
          <w:trHeight w:val="144"/>
        </w:trPr>
        <w:tc>
          <w:tcPr>
            <w:tcW w:w="715" w:type="dxa"/>
            <w:vAlign w:val="center"/>
          </w:tcPr>
          <w:p w14:paraId="1933E968" w14:textId="77777777" w:rsidR="005B3895" w:rsidRPr="003508F9" w:rsidRDefault="006125E7" w:rsidP="005B3895">
            <w:pPr>
              <w:pStyle w:val="IndexHeading"/>
              <w:jc w:val="center"/>
              <w:rPr>
                <w:rFonts w:asciiTheme="minorHAnsi" w:hAnsiTheme="minorHAnsi" w:cstheme="minorHAnsi"/>
                <w:b w:val="0"/>
                <w:sz w:val="24"/>
                <w:szCs w:val="24"/>
              </w:rPr>
            </w:pPr>
            <w:r w:rsidRPr="003508F9">
              <w:rPr>
                <w:rFonts w:asciiTheme="minorHAnsi" w:hAnsiTheme="minorHAnsi" w:cstheme="minorHAnsi"/>
                <w:b w:val="0"/>
                <w:sz w:val="24"/>
                <w:szCs w:val="24"/>
              </w:rPr>
              <w:lastRenderedPageBreak/>
              <w:t>01</w:t>
            </w:r>
          </w:p>
        </w:tc>
        <w:tc>
          <w:tcPr>
            <w:tcW w:w="4770" w:type="dxa"/>
            <w:vAlign w:val="center"/>
          </w:tcPr>
          <w:p w14:paraId="1933E969" w14:textId="42A3B0EA" w:rsidR="005B3895" w:rsidRPr="003508F9" w:rsidRDefault="006125E7" w:rsidP="007E05EA">
            <w:pPr>
              <w:rPr>
                <w:rFonts w:asciiTheme="minorHAnsi" w:hAnsiTheme="minorHAnsi" w:cstheme="minorHAnsi"/>
                <w:sz w:val="24"/>
                <w:szCs w:val="24"/>
              </w:rPr>
            </w:pPr>
            <w:r w:rsidRPr="003508F9">
              <w:rPr>
                <w:rFonts w:asciiTheme="minorHAnsi" w:hAnsiTheme="minorHAnsi" w:cstheme="minorHAnsi"/>
                <w:sz w:val="24"/>
                <w:szCs w:val="24"/>
              </w:rPr>
              <w:t xml:space="preserve">Method </w:t>
            </w:r>
            <w:r w:rsidR="007E05EA" w:rsidRPr="003508F9">
              <w:rPr>
                <w:rFonts w:asciiTheme="minorHAnsi" w:hAnsiTheme="minorHAnsi" w:cstheme="minorHAnsi"/>
                <w:sz w:val="24"/>
                <w:szCs w:val="24"/>
              </w:rPr>
              <w:t>U</w:t>
            </w:r>
            <w:r w:rsidRPr="003508F9">
              <w:rPr>
                <w:rFonts w:asciiTheme="minorHAnsi" w:hAnsiTheme="minorHAnsi" w:cstheme="minorHAnsi"/>
                <w:sz w:val="24"/>
                <w:szCs w:val="24"/>
              </w:rPr>
              <w:t xml:space="preserve">sed to </w:t>
            </w:r>
            <w:r w:rsidR="007E05EA" w:rsidRPr="003508F9">
              <w:rPr>
                <w:rFonts w:asciiTheme="minorHAnsi" w:hAnsiTheme="minorHAnsi" w:cstheme="minorHAnsi"/>
                <w:sz w:val="24"/>
                <w:szCs w:val="24"/>
              </w:rPr>
              <w:t>D</w:t>
            </w:r>
            <w:r w:rsidRPr="003508F9">
              <w:rPr>
                <w:rFonts w:asciiTheme="minorHAnsi" w:hAnsiTheme="minorHAnsi" w:cstheme="minorHAnsi"/>
                <w:sz w:val="24"/>
                <w:szCs w:val="24"/>
              </w:rPr>
              <w:t xml:space="preserve">emonstrate </w:t>
            </w:r>
            <w:r w:rsidR="007E05EA" w:rsidRPr="003508F9">
              <w:rPr>
                <w:rFonts w:asciiTheme="minorHAnsi" w:hAnsiTheme="minorHAnsi" w:cstheme="minorHAnsi"/>
                <w:sz w:val="24"/>
                <w:szCs w:val="24"/>
              </w:rPr>
              <w:t>C</w:t>
            </w:r>
            <w:r w:rsidRPr="003508F9">
              <w:rPr>
                <w:rFonts w:asciiTheme="minorHAnsi" w:hAnsiTheme="minorHAnsi" w:cstheme="minorHAnsi"/>
                <w:sz w:val="24"/>
                <w:szCs w:val="24"/>
              </w:rPr>
              <w:t xml:space="preserve">ompliance with the HSPP/PSPP </w:t>
            </w:r>
            <w:r w:rsidR="007E05EA" w:rsidRPr="003508F9">
              <w:rPr>
                <w:rFonts w:asciiTheme="minorHAnsi" w:hAnsiTheme="minorHAnsi" w:cstheme="minorHAnsi"/>
                <w:sz w:val="24"/>
                <w:szCs w:val="24"/>
              </w:rPr>
              <w:t>R</w:t>
            </w:r>
            <w:r w:rsidRPr="003508F9">
              <w:rPr>
                <w:rFonts w:asciiTheme="minorHAnsi" w:hAnsiTheme="minorHAnsi" w:cstheme="minorHAnsi"/>
                <w:sz w:val="24"/>
                <w:szCs w:val="24"/>
              </w:rPr>
              <w:t>equirement</w:t>
            </w:r>
          </w:p>
        </w:tc>
        <w:tc>
          <w:tcPr>
            <w:tcW w:w="5305" w:type="dxa"/>
            <w:vAlign w:val="center"/>
          </w:tcPr>
          <w:p w14:paraId="1933E96A" w14:textId="77777777" w:rsidR="005B3895" w:rsidRPr="003508F9" w:rsidRDefault="005B3895" w:rsidP="007D53FC">
            <w:pPr>
              <w:pStyle w:val="Header"/>
              <w:keepNext/>
              <w:tabs>
                <w:tab w:val="clear" w:pos="4320"/>
                <w:tab w:val="clear" w:pos="8640"/>
              </w:tabs>
              <w:rPr>
                <w:rFonts w:asciiTheme="minorHAnsi" w:hAnsiTheme="minorHAnsi" w:cstheme="minorHAnsi"/>
                <w:sz w:val="24"/>
                <w:szCs w:val="24"/>
              </w:rPr>
            </w:pPr>
          </w:p>
        </w:tc>
      </w:tr>
    </w:tbl>
    <w:p w14:paraId="1933E96C" w14:textId="77777777" w:rsidR="001868E8" w:rsidRPr="004E4007" w:rsidRDefault="001868E8" w:rsidP="00B816B4">
      <w:pPr>
        <w:rPr>
          <w:rFonts w:asciiTheme="minorHAnsi" w:hAnsiTheme="minorHAnsi" w:cs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4E4007" w14:paraId="1933E96F" w14:textId="77777777" w:rsidTr="00BD6432">
        <w:trPr>
          <w:cantSplit/>
          <w:trHeight w:val="144"/>
        </w:trPr>
        <w:tc>
          <w:tcPr>
            <w:tcW w:w="5000" w:type="pct"/>
            <w:gridSpan w:val="3"/>
            <w:vAlign w:val="center"/>
          </w:tcPr>
          <w:p w14:paraId="1933E96D" w14:textId="7AB356A5" w:rsidR="007D53FC" w:rsidRPr="004E4007" w:rsidRDefault="007D53FC" w:rsidP="00BD6432">
            <w:pPr>
              <w:keepNext/>
              <w:rPr>
                <w:rFonts w:asciiTheme="minorHAnsi" w:hAnsiTheme="minorHAnsi" w:cstheme="minorHAnsi"/>
                <w:b/>
                <w:sz w:val="18"/>
                <w:szCs w:val="18"/>
              </w:rPr>
            </w:pPr>
            <w:r w:rsidRPr="004E4007">
              <w:rPr>
                <w:rFonts w:asciiTheme="minorHAnsi" w:hAnsiTheme="minorHAnsi" w:cstheme="minorHAnsi"/>
                <w:b/>
                <w:sz w:val="18"/>
                <w:szCs w:val="18"/>
              </w:rPr>
              <w:t>C. Airflow Rate Measurement Apparatus and Procedure Information</w:t>
            </w:r>
          </w:p>
          <w:p w14:paraId="1933E96E" w14:textId="77777777" w:rsidR="007D53FC" w:rsidRPr="004E4007" w:rsidRDefault="007D53FC" w:rsidP="00BD6432">
            <w:pPr>
              <w:keepNext/>
              <w:rPr>
                <w:rFonts w:asciiTheme="minorHAnsi" w:hAnsiTheme="minorHAnsi" w:cstheme="minorHAnsi"/>
                <w:b/>
                <w:sz w:val="18"/>
                <w:szCs w:val="18"/>
              </w:rPr>
            </w:pPr>
            <w:r w:rsidRPr="004E4007">
              <w:rPr>
                <w:rFonts w:asciiTheme="minorHAnsi" w:hAnsiTheme="minorHAnsi" w:cstheme="minorHAnsi"/>
                <w:sz w:val="18"/>
                <w:szCs w:val="18"/>
              </w:rPr>
              <w:t>Instrument Specifications are given in RA3.3.1.1, and system airflow rate measurement apparatus information is given in RA3.3.2.</w:t>
            </w:r>
          </w:p>
        </w:tc>
      </w:tr>
      <w:tr w:rsidR="007D53FC" w:rsidRPr="004E4007" w14:paraId="1933E973" w14:textId="77777777" w:rsidTr="002B0777">
        <w:trPr>
          <w:cantSplit/>
          <w:trHeight w:val="144"/>
        </w:trPr>
        <w:tc>
          <w:tcPr>
            <w:tcW w:w="212" w:type="pct"/>
            <w:vAlign w:val="center"/>
          </w:tcPr>
          <w:p w14:paraId="1933E970" w14:textId="77777777" w:rsidR="007D53FC" w:rsidRPr="004E4007" w:rsidRDefault="006125E7" w:rsidP="00BD6432">
            <w:pPr>
              <w:keepNext/>
              <w:jc w:val="center"/>
              <w:rPr>
                <w:rFonts w:asciiTheme="minorHAnsi" w:hAnsiTheme="minorHAnsi" w:cstheme="minorHAnsi"/>
                <w:sz w:val="18"/>
                <w:szCs w:val="18"/>
              </w:rPr>
            </w:pPr>
            <w:r w:rsidRPr="004E4007">
              <w:rPr>
                <w:rFonts w:asciiTheme="minorHAnsi" w:hAnsiTheme="minorHAnsi" w:cstheme="minorHAnsi"/>
                <w:sz w:val="18"/>
                <w:szCs w:val="18"/>
              </w:rPr>
              <w:t>01</w:t>
            </w:r>
          </w:p>
        </w:tc>
        <w:tc>
          <w:tcPr>
            <w:tcW w:w="2697" w:type="pct"/>
            <w:vAlign w:val="center"/>
          </w:tcPr>
          <w:p w14:paraId="1933E971" w14:textId="1CC6C8A4" w:rsidR="007D53FC" w:rsidRPr="004E4007" w:rsidRDefault="006125E7" w:rsidP="007E05EA">
            <w:pPr>
              <w:keepNext/>
              <w:rPr>
                <w:rFonts w:asciiTheme="minorHAnsi" w:hAnsiTheme="minorHAnsi" w:cstheme="minorHAnsi"/>
                <w:sz w:val="18"/>
                <w:szCs w:val="18"/>
              </w:rPr>
            </w:pPr>
            <w:r w:rsidRPr="004E4007">
              <w:rPr>
                <w:rFonts w:asciiTheme="minorHAnsi" w:hAnsiTheme="minorHAnsi" w:cstheme="minorHAnsi"/>
                <w:sz w:val="18"/>
                <w:szCs w:val="18"/>
              </w:rPr>
              <w:t xml:space="preserve">Airflow Rate Measurement Type </w:t>
            </w:r>
            <w:r w:rsidR="007E05EA" w:rsidRPr="004E4007">
              <w:rPr>
                <w:rFonts w:asciiTheme="minorHAnsi" w:hAnsiTheme="minorHAnsi" w:cstheme="minorHAnsi"/>
                <w:sz w:val="18"/>
                <w:szCs w:val="18"/>
              </w:rPr>
              <w:t>U</w:t>
            </w:r>
            <w:r w:rsidRPr="004E4007">
              <w:rPr>
                <w:rFonts w:asciiTheme="minorHAnsi" w:hAnsiTheme="minorHAnsi" w:cstheme="minorHAnsi"/>
                <w:sz w:val="18"/>
                <w:szCs w:val="18"/>
              </w:rPr>
              <w:t xml:space="preserve">sed for this </w:t>
            </w:r>
            <w:r w:rsidR="007E05EA" w:rsidRPr="004E4007">
              <w:rPr>
                <w:rFonts w:asciiTheme="minorHAnsi" w:hAnsiTheme="minorHAnsi" w:cstheme="minorHAnsi"/>
                <w:sz w:val="18"/>
                <w:szCs w:val="18"/>
              </w:rPr>
              <w:t>A</w:t>
            </w:r>
            <w:r w:rsidRPr="004E4007">
              <w:rPr>
                <w:rFonts w:asciiTheme="minorHAnsi" w:hAnsiTheme="minorHAnsi" w:cstheme="minorHAnsi"/>
                <w:sz w:val="18"/>
                <w:szCs w:val="18"/>
              </w:rPr>
              <w:t xml:space="preserve">irflow </w:t>
            </w:r>
            <w:r w:rsidR="007E05EA" w:rsidRPr="004E4007">
              <w:rPr>
                <w:rFonts w:asciiTheme="minorHAnsi" w:hAnsiTheme="minorHAnsi" w:cstheme="minorHAnsi"/>
                <w:sz w:val="18"/>
                <w:szCs w:val="18"/>
              </w:rPr>
              <w:t>R</w:t>
            </w:r>
            <w:r w:rsidRPr="004E4007">
              <w:rPr>
                <w:rFonts w:asciiTheme="minorHAnsi" w:hAnsiTheme="minorHAnsi" w:cstheme="minorHAnsi"/>
                <w:sz w:val="18"/>
                <w:szCs w:val="18"/>
              </w:rPr>
              <w:t xml:space="preserve">ate </w:t>
            </w:r>
            <w:r w:rsidR="007E05EA" w:rsidRPr="004E4007">
              <w:rPr>
                <w:rFonts w:asciiTheme="minorHAnsi" w:hAnsiTheme="minorHAnsi" w:cstheme="minorHAnsi"/>
                <w:sz w:val="18"/>
                <w:szCs w:val="18"/>
              </w:rPr>
              <w:t>V</w:t>
            </w:r>
            <w:r w:rsidRPr="004E4007">
              <w:rPr>
                <w:rFonts w:asciiTheme="minorHAnsi" w:hAnsiTheme="minorHAnsi" w:cstheme="minorHAnsi"/>
                <w:sz w:val="18"/>
                <w:szCs w:val="18"/>
              </w:rPr>
              <w:t>erification</w:t>
            </w:r>
          </w:p>
        </w:tc>
        <w:tc>
          <w:tcPr>
            <w:tcW w:w="2092" w:type="pct"/>
            <w:vAlign w:val="center"/>
          </w:tcPr>
          <w:p w14:paraId="1933E972" w14:textId="77777777" w:rsidR="007D53FC" w:rsidRPr="004E4007" w:rsidRDefault="007D53FC" w:rsidP="008A7FD4">
            <w:pPr>
              <w:pStyle w:val="ListParagraph"/>
              <w:keepNext/>
              <w:ind w:left="0"/>
              <w:rPr>
                <w:rFonts w:asciiTheme="minorHAnsi" w:hAnsiTheme="minorHAnsi" w:cstheme="minorHAnsi"/>
                <w:sz w:val="18"/>
                <w:szCs w:val="18"/>
              </w:rPr>
            </w:pPr>
          </w:p>
        </w:tc>
      </w:tr>
      <w:tr w:rsidR="007D53FC" w:rsidRPr="004E4007" w14:paraId="1933E977" w14:textId="77777777" w:rsidTr="002B0777">
        <w:trPr>
          <w:cantSplit/>
          <w:trHeight w:val="144"/>
        </w:trPr>
        <w:tc>
          <w:tcPr>
            <w:tcW w:w="212" w:type="pct"/>
            <w:vAlign w:val="center"/>
          </w:tcPr>
          <w:p w14:paraId="1933E974" w14:textId="77777777" w:rsidR="007D53FC" w:rsidRPr="004E4007" w:rsidRDefault="006125E7" w:rsidP="00BD6432">
            <w:pPr>
              <w:keepNext/>
              <w:jc w:val="center"/>
              <w:rPr>
                <w:rFonts w:asciiTheme="minorHAnsi" w:hAnsiTheme="minorHAnsi" w:cstheme="minorHAnsi"/>
                <w:sz w:val="18"/>
                <w:szCs w:val="18"/>
              </w:rPr>
            </w:pPr>
            <w:r w:rsidRPr="004E4007">
              <w:rPr>
                <w:rFonts w:asciiTheme="minorHAnsi" w:hAnsiTheme="minorHAnsi" w:cstheme="minorHAnsi"/>
                <w:sz w:val="18"/>
                <w:szCs w:val="18"/>
              </w:rPr>
              <w:t>02</w:t>
            </w:r>
          </w:p>
        </w:tc>
        <w:tc>
          <w:tcPr>
            <w:tcW w:w="2697" w:type="pct"/>
            <w:vAlign w:val="center"/>
          </w:tcPr>
          <w:p w14:paraId="1933E975" w14:textId="110C07EF" w:rsidR="007D53FC" w:rsidRPr="004E4007" w:rsidRDefault="006125E7" w:rsidP="00BD6432">
            <w:pPr>
              <w:keepNext/>
              <w:rPr>
                <w:rFonts w:asciiTheme="minorHAnsi" w:hAnsiTheme="minorHAnsi" w:cstheme="minorHAnsi"/>
                <w:sz w:val="18"/>
                <w:szCs w:val="18"/>
              </w:rPr>
            </w:pPr>
            <w:r w:rsidRPr="004E4007">
              <w:rPr>
                <w:rFonts w:asciiTheme="minorHAnsi" w:hAnsiTheme="minorHAnsi" w:cstheme="minorHAnsi"/>
                <w:sz w:val="18"/>
                <w:szCs w:val="18"/>
              </w:rPr>
              <w:t>Manufacturer of Airflow Measurement Apparatus</w:t>
            </w:r>
          </w:p>
        </w:tc>
        <w:tc>
          <w:tcPr>
            <w:tcW w:w="2092" w:type="pct"/>
            <w:vAlign w:val="center"/>
          </w:tcPr>
          <w:p w14:paraId="1933E976" w14:textId="77777777" w:rsidR="007D53FC" w:rsidRPr="004E4007" w:rsidRDefault="007D53FC" w:rsidP="008A7FD4">
            <w:pPr>
              <w:keepNext/>
              <w:rPr>
                <w:rFonts w:asciiTheme="minorHAnsi" w:hAnsiTheme="minorHAnsi" w:cstheme="minorHAnsi"/>
                <w:sz w:val="18"/>
                <w:szCs w:val="18"/>
              </w:rPr>
            </w:pPr>
          </w:p>
        </w:tc>
      </w:tr>
      <w:tr w:rsidR="007D53FC" w:rsidRPr="004E4007" w14:paraId="1933E97B" w14:textId="77777777" w:rsidTr="002B0777">
        <w:trPr>
          <w:cantSplit/>
          <w:trHeight w:val="144"/>
        </w:trPr>
        <w:tc>
          <w:tcPr>
            <w:tcW w:w="212" w:type="pct"/>
            <w:vAlign w:val="center"/>
          </w:tcPr>
          <w:p w14:paraId="1933E978" w14:textId="77777777" w:rsidR="007D53FC" w:rsidRPr="004E4007" w:rsidRDefault="006125E7" w:rsidP="00BD6432">
            <w:pPr>
              <w:keepNext/>
              <w:jc w:val="center"/>
              <w:rPr>
                <w:rFonts w:asciiTheme="minorHAnsi" w:hAnsiTheme="minorHAnsi" w:cstheme="minorHAnsi"/>
                <w:sz w:val="18"/>
                <w:szCs w:val="18"/>
              </w:rPr>
            </w:pPr>
            <w:r w:rsidRPr="004E4007">
              <w:rPr>
                <w:rFonts w:asciiTheme="minorHAnsi" w:hAnsiTheme="minorHAnsi" w:cstheme="minorHAnsi"/>
                <w:sz w:val="18"/>
                <w:szCs w:val="18"/>
              </w:rPr>
              <w:t>03</w:t>
            </w:r>
          </w:p>
        </w:tc>
        <w:tc>
          <w:tcPr>
            <w:tcW w:w="2697" w:type="pct"/>
            <w:vAlign w:val="center"/>
          </w:tcPr>
          <w:p w14:paraId="1933E979" w14:textId="159912D3" w:rsidR="007D53FC" w:rsidRPr="004E4007" w:rsidRDefault="006125E7" w:rsidP="00BD6432">
            <w:pPr>
              <w:keepNext/>
              <w:rPr>
                <w:rFonts w:asciiTheme="minorHAnsi" w:hAnsiTheme="minorHAnsi" w:cstheme="minorHAnsi"/>
                <w:sz w:val="18"/>
                <w:szCs w:val="18"/>
              </w:rPr>
            </w:pPr>
            <w:r w:rsidRPr="004E4007">
              <w:rPr>
                <w:rFonts w:asciiTheme="minorHAnsi" w:hAnsiTheme="minorHAnsi" w:cstheme="minorHAnsi"/>
                <w:sz w:val="18"/>
                <w:szCs w:val="18"/>
              </w:rPr>
              <w:t>Model number of Airflow Measurement Apparatus</w:t>
            </w:r>
          </w:p>
        </w:tc>
        <w:tc>
          <w:tcPr>
            <w:tcW w:w="2092" w:type="pct"/>
            <w:vAlign w:val="center"/>
          </w:tcPr>
          <w:p w14:paraId="1933E97A" w14:textId="77777777" w:rsidR="007D53FC" w:rsidRPr="004E4007" w:rsidRDefault="007D53FC" w:rsidP="008A7FD4">
            <w:pPr>
              <w:keepNext/>
              <w:rPr>
                <w:rFonts w:asciiTheme="minorHAnsi" w:hAnsiTheme="minorHAnsi" w:cstheme="minorHAnsi"/>
                <w:sz w:val="18"/>
                <w:szCs w:val="18"/>
              </w:rPr>
            </w:pPr>
          </w:p>
        </w:tc>
      </w:tr>
      <w:tr w:rsidR="007D53FC" w:rsidRPr="004E4007" w14:paraId="1933E97F" w14:textId="77777777" w:rsidTr="002B0777">
        <w:trPr>
          <w:cantSplit/>
          <w:trHeight w:val="144"/>
        </w:trPr>
        <w:tc>
          <w:tcPr>
            <w:tcW w:w="212" w:type="pct"/>
            <w:vAlign w:val="center"/>
          </w:tcPr>
          <w:p w14:paraId="1933E97C" w14:textId="77777777" w:rsidR="007D53FC" w:rsidRPr="004E4007" w:rsidRDefault="006125E7" w:rsidP="00BD6432">
            <w:pPr>
              <w:keepNext/>
              <w:jc w:val="center"/>
              <w:rPr>
                <w:rFonts w:asciiTheme="minorHAnsi" w:hAnsiTheme="minorHAnsi" w:cstheme="minorHAnsi"/>
                <w:sz w:val="18"/>
                <w:szCs w:val="18"/>
              </w:rPr>
            </w:pPr>
            <w:r w:rsidRPr="004E4007">
              <w:rPr>
                <w:rFonts w:asciiTheme="minorHAnsi" w:hAnsiTheme="minorHAnsi" w:cstheme="minorHAnsi"/>
                <w:sz w:val="18"/>
                <w:szCs w:val="18"/>
              </w:rPr>
              <w:t>04</w:t>
            </w:r>
          </w:p>
        </w:tc>
        <w:tc>
          <w:tcPr>
            <w:tcW w:w="2697" w:type="pct"/>
            <w:vAlign w:val="center"/>
          </w:tcPr>
          <w:p w14:paraId="1933E97D" w14:textId="4F169F2F" w:rsidR="007D53FC" w:rsidRPr="004E4007" w:rsidRDefault="006125E7" w:rsidP="00BD6432">
            <w:pPr>
              <w:keepNext/>
              <w:rPr>
                <w:rFonts w:asciiTheme="minorHAnsi" w:hAnsiTheme="minorHAnsi" w:cstheme="minorHAnsi"/>
                <w:sz w:val="18"/>
                <w:szCs w:val="18"/>
              </w:rPr>
            </w:pPr>
            <w:r w:rsidRPr="004E4007">
              <w:rPr>
                <w:rFonts w:asciiTheme="minorHAnsi" w:hAnsiTheme="minorHAnsi" w:cstheme="minorHAnsi"/>
                <w:sz w:val="18"/>
                <w:szCs w:val="18"/>
              </w:rPr>
              <w:t>Certification Status of the Airflow Measurement Apparatus Accuracy</w:t>
            </w:r>
          </w:p>
        </w:tc>
        <w:tc>
          <w:tcPr>
            <w:tcW w:w="2092" w:type="pct"/>
            <w:vAlign w:val="center"/>
          </w:tcPr>
          <w:p w14:paraId="1933E97E" w14:textId="77777777" w:rsidR="007D53FC" w:rsidRPr="004E4007" w:rsidRDefault="007D53FC" w:rsidP="008A7FD4">
            <w:pPr>
              <w:pStyle w:val="ListParagraph"/>
              <w:keepNext/>
              <w:ind w:left="0"/>
              <w:rPr>
                <w:rFonts w:asciiTheme="minorHAnsi" w:hAnsiTheme="minorHAnsi" w:cstheme="minorHAnsi"/>
                <w:sz w:val="18"/>
                <w:szCs w:val="18"/>
              </w:rPr>
            </w:pPr>
          </w:p>
        </w:tc>
      </w:tr>
    </w:tbl>
    <w:p w14:paraId="1933E980" w14:textId="77777777" w:rsidR="001868E8" w:rsidRDefault="001868E8" w:rsidP="00B816B4">
      <w:pPr>
        <w:rPr>
          <w:ins w:id="87" w:author="Geiser, Che@Energy" w:date="2023-06-06T14:23:00Z"/>
          <w:rFonts w:asciiTheme="minorHAnsi" w:hAnsiTheme="minorHAnsi" w:cstheme="minorHAnsi"/>
          <w:szCs w:val="18"/>
        </w:rPr>
      </w:pPr>
    </w:p>
    <w:p w14:paraId="5621509C" w14:textId="77777777" w:rsidR="000E5C81" w:rsidRDefault="000E5C81">
      <w:pPr>
        <w:rPr>
          <w:ins w:id="88" w:author="Geiser, Che@Energy" w:date="2023-06-06T14:24:00Z"/>
          <w:rFonts w:asciiTheme="minorHAnsi" w:hAnsiTheme="minorHAnsi" w:cstheme="minorHAnsi"/>
          <w:b/>
          <w:sz w:val="24"/>
          <w:szCs w:val="24"/>
        </w:rPr>
      </w:pPr>
      <w:ins w:id="89" w:author="Geiser, Che@Energy" w:date="2023-06-06T14:24:00Z">
        <w:r>
          <w:rPr>
            <w:rFonts w:asciiTheme="minorHAnsi" w:hAnsiTheme="minorHAnsi" w:cstheme="minorHAnsi"/>
            <w:b/>
            <w:sz w:val="24"/>
            <w:szCs w:val="24"/>
          </w:rPr>
          <w:br w:type="page"/>
        </w:r>
      </w:ins>
    </w:p>
    <w:p w14:paraId="4101A859" w14:textId="5D95C7DD" w:rsidR="00555FC0" w:rsidRPr="003508F9" w:rsidRDefault="00555FC0" w:rsidP="00B816B4">
      <w:pPr>
        <w:rPr>
          <w:ins w:id="90" w:author="Geiser, Che@Energy" w:date="2023-06-06T14:23:00Z"/>
          <w:rFonts w:asciiTheme="minorHAnsi" w:hAnsiTheme="minorHAnsi" w:cstheme="minorHAnsi"/>
          <w:sz w:val="24"/>
          <w:szCs w:val="24"/>
        </w:rPr>
      </w:pPr>
      <w:ins w:id="91" w:author="Geiser, Che@Energy" w:date="2023-06-06T14:23:00Z">
        <w:r w:rsidRPr="003508F9">
          <w:rPr>
            <w:rFonts w:asciiTheme="minorHAnsi" w:hAnsiTheme="minorHAnsi" w:cstheme="minorHAnsi"/>
            <w:b/>
            <w:sz w:val="24"/>
            <w:szCs w:val="24"/>
          </w:rPr>
          <w:lastRenderedPageBreak/>
          <w:t>MCH-23b Forced Air System Airflow Rate Measurement – Newly Installed Zoned Single-Speed Compressor Systems</w:t>
        </w:r>
      </w:ins>
    </w:p>
    <w:p w14:paraId="334A3B86" w14:textId="77777777" w:rsidR="00555FC0" w:rsidRPr="003508F9" w:rsidRDefault="00555FC0" w:rsidP="00B816B4">
      <w:pPr>
        <w:rPr>
          <w:rFonts w:asciiTheme="minorHAnsi" w:hAnsiTheme="minorHAnsi" w:cstheme="minorHAnsi"/>
          <w:sz w:val="24"/>
          <w:szCs w:val="24"/>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555FC0" w:rsidDel="00555FC0" w14:paraId="1933E984" w14:textId="61FD8A93" w:rsidTr="00BD6432">
        <w:trPr>
          <w:trHeight w:val="144"/>
          <w:del w:id="92" w:author="Geiser, Che@Energy" w:date="2023-06-06T14:23:00Z"/>
        </w:trPr>
        <w:tc>
          <w:tcPr>
            <w:tcW w:w="5000" w:type="pct"/>
          </w:tcPr>
          <w:p w14:paraId="1933E983" w14:textId="108BE5DA" w:rsidR="006B530D" w:rsidRPr="00555FC0" w:rsidDel="00555FC0" w:rsidRDefault="006125E7" w:rsidP="00BD6432">
            <w:pPr>
              <w:rPr>
                <w:del w:id="93" w:author="Geiser, Che@Energy" w:date="2023-06-06T14:23:00Z"/>
                <w:rFonts w:asciiTheme="minorHAnsi" w:hAnsiTheme="minorHAnsi" w:cstheme="minorHAnsi"/>
                <w:b/>
                <w:sz w:val="24"/>
                <w:szCs w:val="24"/>
                <w:rPrChange w:id="94" w:author="Geiser, Che@Energy" w:date="2023-06-06T14:23:00Z">
                  <w:rPr>
                    <w:del w:id="95" w:author="Geiser, Che@Energy" w:date="2023-06-06T14:23:00Z"/>
                    <w:rFonts w:asciiTheme="minorHAnsi" w:hAnsiTheme="minorHAnsi" w:cstheme="minorHAnsi"/>
                    <w:b/>
                    <w:sz w:val="18"/>
                    <w:szCs w:val="18"/>
                  </w:rPr>
                </w:rPrChange>
              </w:rPr>
            </w:pPr>
            <w:del w:id="96" w:author="Geiser, Che@Energy" w:date="2023-06-06T14:23:00Z">
              <w:r w:rsidRPr="00555FC0" w:rsidDel="00555FC0">
                <w:rPr>
                  <w:rFonts w:asciiTheme="minorHAnsi" w:hAnsiTheme="minorHAnsi" w:cstheme="minorHAnsi"/>
                  <w:b/>
                  <w:sz w:val="24"/>
                  <w:szCs w:val="24"/>
                  <w:rPrChange w:id="97" w:author="Geiser, Che@Energy" w:date="2023-06-06T14:23:00Z">
                    <w:rPr>
                      <w:rFonts w:asciiTheme="minorHAnsi" w:hAnsiTheme="minorHAnsi" w:cstheme="minorHAnsi"/>
                      <w:b/>
                      <w:sz w:val="18"/>
                      <w:szCs w:val="18"/>
                    </w:rPr>
                  </w:rPrChange>
                </w:rPr>
                <w:delText xml:space="preserve">MCH-23b Forced Air System Airflow Rate Measurement – Newly Installed Zoned Single-Speed Compressor Systems </w:delText>
              </w:r>
            </w:del>
          </w:p>
        </w:tc>
      </w:tr>
    </w:tbl>
    <w:p w14:paraId="6894EDDF" w14:textId="77777777" w:rsidR="00555FC0" w:rsidRPr="003508F9" w:rsidRDefault="00555FC0" w:rsidP="00555FC0">
      <w:pPr>
        <w:keepNext/>
        <w:rPr>
          <w:ins w:id="98" w:author="Geiser, Che@Energy" w:date="2023-06-06T14:23:00Z"/>
          <w:rFonts w:asciiTheme="minorHAnsi" w:hAnsiTheme="minorHAnsi" w:cstheme="minorHAnsi"/>
          <w:b/>
          <w:sz w:val="24"/>
          <w:szCs w:val="24"/>
        </w:rPr>
      </w:pPr>
      <w:ins w:id="99" w:author="Geiser, Che@Energy" w:date="2023-06-06T14:23:00Z">
        <w:r w:rsidRPr="003508F9">
          <w:rPr>
            <w:rFonts w:asciiTheme="minorHAnsi" w:hAnsiTheme="minorHAnsi" w:cstheme="minorHAnsi"/>
            <w:b/>
            <w:sz w:val="24"/>
            <w:szCs w:val="24"/>
          </w:rPr>
          <w:t>D. Forced Air System Airflow Rate Measurement – All Zones Calling</w:t>
        </w:r>
      </w:ins>
    </w:p>
    <w:p w14:paraId="1933E985" w14:textId="347674A1" w:rsidR="00BD6432" w:rsidRPr="003508F9" w:rsidRDefault="00555FC0" w:rsidP="00555FC0">
      <w:pPr>
        <w:rPr>
          <w:rFonts w:asciiTheme="minorHAnsi" w:hAnsiTheme="minorHAnsi" w:cstheme="minorHAnsi"/>
          <w:sz w:val="24"/>
          <w:szCs w:val="24"/>
        </w:rPr>
      </w:pPr>
      <w:ins w:id="100" w:author="Geiser, Che@Energy" w:date="2023-06-06T14:23:00Z">
        <w:r w:rsidRPr="003508F9">
          <w:rPr>
            <w:rFonts w:asciiTheme="minorHAnsi" w:hAnsiTheme="minorHAnsi" w:cstheme="minorHAnsi"/>
            <w:sz w:val="24"/>
            <w:szCs w:val="24"/>
          </w:rPr>
          <w:t>The procedures for System Airflow Rate Verification are specified in Reference Residential Appendix RA3.3.</w:t>
        </w:r>
      </w:ins>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4E4007" w:rsidDel="00555FC0" w14:paraId="1933E988" w14:textId="62EAC9F2" w:rsidTr="00AB21E4">
        <w:trPr>
          <w:trHeight w:val="144"/>
          <w:del w:id="101" w:author="Geiser, Che@Energy" w:date="2023-06-06T14:23:00Z"/>
        </w:trPr>
        <w:tc>
          <w:tcPr>
            <w:tcW w:w="5000" w:type="pct"/>
            <w:gridSpan w:val="3"/>
          </w:tcPr>
          <w:p w14:paraId="1933E986" w14:textId="412CBFBD" w:rsidR="00BD6432" w:rsidRPr="004E4007" w:rsidDel="00555FC0" w:rsidRDefault="006125E7" w:rsidP="00BD6432">
            <w:pPr>
              <w:keepNext/>
              <w:rPr>
                <w:del w:id="102" w:author="Geiser, Che@Energy" w:date="2023-06-06T14:23:00Z"/>
                <w:rFonts w:asciiTheme="minorHAnsi" w:hAnsiTheme="minorHAnsi" w:cstheme="minorHAnsi"/>
                <w:b/>
                <w:sz w:val="18"/>
                <w:szCs w:val="18"/>
              </w:rPr>
            </w:pPr>
            <w:del w:id="103" w:author="Geiser, Che@Energy" w:date="2023-06-06T14:23:00Z">
              <w:r w:rsidRPr="004E4007" w:rsidDel="00555FC0">
                <w:rPr>
                  <w:rFonts w:asciiTheme="minorHAnsi" w:hAnsiTheme="minorHAnsi" w:cstheme="minorHAnsi"/>
                  <w:b/>
                  <w:sz w:val="18"/>
                  <w:szCs w:val="18"/>
                </w:rPr>
                <w:delText>D. Forced Air System Airflow Rate Measurement – All Zones Calling</w:delText>
              </w:r>
            </w:del>
          </w:p>
          <w:p w14:paraId="1933E987" w14:textId="3329BAAA" w:rsidR="00BD6432" w:rsidRPr="004E4007" w:rsidDel="00555FC0" w:rsidRDefault="006125E7" w:rsidP="00BD6432">
            <w:pPr>
              <w:keepNext/>
              <w:rPr>
                <w:del w:id="104" w:author="Geiser, Che@Energy" w:date="2023-06-06T14:23:00Z"/>
                <w:rFonts w:asciiTheme="minorHAnsi" w:hAnsiTheme="minorHAnsi" w:cstheme="minorHAnsi"/>
                <w:b/>
                <w:sz w:val="18"/>
                <w:szCs w:val="18"/>
              </w:rPr>
            </w:pPr>
            <w:del w:id="105" w:author="Geiser, Che@Energy" w:date="2023-06-06T14:23:00Z">
              <w:r w:rsidRPr="004E4007" w:rsidDel="00555FC0">
                <w:rPr>
                  <w:rFonts w:asciiTheme="minorHAnsi" w:hAnsiTheme="minorHAnsi" w:cstheme="minorHAnsi"/>
                  <w:sz w:val="18"/>
                  <w:szCs w:val="18"/>
                </w:rPr>
                <w:delText>The procedures for System Airflow Rate Verification are specified in Reference Residential Appendix RA3.3.</w:delText>
              </w:r>
            </w:del>
          </w:p>
        </w:tc>
      </w:tr>
      <w:tr w:rsidR="00555FC0" w:rsidRPr="0095758D" w14:paraId="5ED702ED" w14:textId="77777777" w:rsidTr="0095758D">
        <w:trPr>
          <w:cantSplit/>
          <w:trHeight w:val="144"/>
          <w:ins w:id="106" w:author="Geiser, Che@Energy" w:date="2023-06-06T14:23:00Z"/>
        </w:trPr>
        <w:tc>
          <w:tcPr>
            <w:tcW w:w="212" w:type="pct"/>
            <w:vAlign w:val="center"/>
          </w:tcPr>
          <w:p w14:paraId="302FC088" w14:textId="4C3E35B4" w:rsidR="00555FC0" w:rsidRPr="003508F9" w:rsidRDefault="00555FC0" w:rsidP="0095758D">
            <w:pPr>
              <w:keepNext/>
              <w:jc w:val="center"/>
              <w:rPr>
                <w:ins w:id="107" w:author="Geiser, Che@Energy" w:date="2023-06-06T14:23:00Z"/>
                <w:rFonts w:asciiTheme="minorHAnsi" w:hAnsiTheme="minorHAnsi" w:cstheme="minorHAnsi"/>
                <w:b/>
                <w:bCs/>
                <w:sz w:val="18"/>
                <w:szCs w:val="18"/>
              </w:rPr>
            </w:pPr>
            <w:ins w:id="108" w:author="Geiser, Che@Energy" w:date="2023-06-06T14:23:00Z">
              <w:r w:rsidRPr="003508F9">
                <w:rPr>
                  <w:rFonts w:asciiTheme="minorHAnsi" w:hAnsiTheme="minorHAnsi" w:cstheme="minorHAnsi"/>
                  <w:b/>
                  <w:bCs/>
                  <w:sz w:val="18"/>
                  <w:szCs w:val="18"/>
                </w:rPr>
                <w:t>Field</w:t>
              </w:r>
            </w:ins>
          </w:p>
        </w:tc>
        <w:tc>
          <w:tcPr>
            <w:tcW w:w="2696" w:type="pct"/>
            <w:vAlign w:val="center"/>
          </w:tcPr>
          <w:p w14:paraId="32F9EE82" w14:textId="45AC38B3" w:rsidR="00555FC0" w:rsidRPr="003508F9" w:rsidRDefault="00555FC0" w:rsidP="0095758D">
            <w:pPr>
              <w:keepNext/>
              <w:rPr>
                <w:ins w:id="109" w:author="Geiser, Che@Energy" w:date="2023-06-06T14:23:00Z"/>
                <w:rFonts w:asciiTheme="minorHAnsi" w:hAnsiTheme="minorHAnsi" w:cstheme="minorHAnsi"/>
                <w:b/>
                <w:bCs/>
                <w:sz w:val="18"/>
                <w:szCs w:val="18"/>
              </w:rPr>
            </w:pPr>
            <w:ins w:id="110" w:author="Geiser, Che@Energy" w:date="2023-06-06T14:23:00Z">
              <w:r w:rsidRPr="003508F9">
                <w:rPr>
                  <w:rFonts w:asciiTheme="minorHAnsi" w:hAnsiTheme="minorHAnsi" w:cstheme="minorHAnsi"/>
                  <w:b/>
                  <w:bCs/>
                  <w:sz w:val="18"/>
                  <w:szCs w:val="18"/>
                </w:rPr>
                <w:t>Field Name</w:t>
              </w:r>
            </w:ins>
          </w:p>
        </w:tc>
        <w:tc>
          <w:tcPr>
            <w:tcW w:w="2092" w:type="pct"/>
            <w:vAlign w:val="center"/>
          </w:tcPr>
          <w:p w14:paraId="393FC78B" w14:textId="4A4E25A4" w:rsidR="00555FC0" w:rsidRPr="003508F9" w:rsidRDefault="00555FC0" w:rsidP="0095758D">
            <w:pPr>
              <w:keepNext/>
              <w:rPr>
                <w:ins w:id="111" w:author="Geiser, Che@Energy" w:date="2023-06-06T14:23:00Z"/>
                <w:rFonts w:asciiTheme="minorHAnsi" w:hAnsiTheme="minorHAnsi" w:cstheme="minorHAnsi"/>
                <w:b/>
                <w:bCs/>
                <w:sz w:val="18"/>
                <w:szCs w:val="18"/>
              </w:rPr>
            </w:pPr>
            <w:ins w:id="112" w:author="Geiser, Che@Energy" w:date="2023-06-06T14:24:00Z">
              <w:r w:rsidRPr="003508F9">
                <w:rPr>
                  <w:rFonts w:asciiTheme="minorHAnsi" w:hAnsiTheme="minorHAnsi" w:cstheme="minorHAnsi"/>
                  <w:b/>
                  <w:bCs/>
                  <w:sz w:val="18"/>
                  <w:szCs w:val="18"/>
                </w:rPr>
                <w:t>Entry</w:t>
              </w:r>
            </w:ins>
          </w:p>
        </w:tc>
      </w:tr>
      <w:tr w:rsidR="00BD6432" w:rsidRPr="004E4007" w14:paraId="1933E98C" w14:textId="77777777" w:rsidTr="002B0777">
        <w:trPr>
          <w:cantSplit/>
          <w:trHeight w:val="144"/>
        </w:trPr>
        <w:tc>
          <w:tcPr>
            <w:tcW w:w="212" w:type="pct"/>
            <w:vAlign w:val="center"/>
          </w:tcPr>
          <w:p w14:paraId="1933E989" w14:textId="77777777" w:rsidR="00BD6432" w:rsidRPr="004E4007" w:rsidRDefault="006125E7" w:rsidP="005F1C88">
            <w:pPr>
              <w:keepNext/>
              <w:jc w:val="center"/>
              <w:rPr>
                <w:rFonts w:asciiTheme="minorHAnsi" w:hAnsiTheme="minorHAnsi" w:cstheme="minorHAnsi"/>
                <w:sz w:val="18"/>
                <w:szCs w:val="18"/>
              </w:rPr>
            </w:pPr>
            <w:r w:rsidRPr="004E4007">
              <w:rPr>
                <w:rFonts w:asciiTheme="minorHAnsi" w:hAnsiTheme="minorHAnsi" w:cstheme="minorHAnsi"/>
                <w:sz w:val="18"/>
                <w:szCs w:val="18"/>
              </w:rPr>
              <w:t>01</w:t>
            </w:r>
          </w:p>
        </w:tc>
        <w:tc>
          <w:tcPr>
            <w:tcW w:w="2696" w:type="pct"/>
            <w:vAlign w:val="center"/>
          </w:tcPr>
          <w:p w14:paraId="1933E98A" w14:textId="31E5AA16" w:rsidR="00BD6432" w:rsidRPr="004E4007" w:rsidRDefault="006125E7" w:rsidP="00BD6432">
            <w:pPr>
              <w:keepNext/>
              <w:rPr>
                <w:rFonts w:asciiTheme="minorHAnsi" w:hAnsiTheme="minorHAnsi" w:cstheme="minorHAnsi"/>
                <w:sz w:val="18"/>
                <w:szCs w:val="18"/>
              </w:rPr>
            </w:pPr>
            <w:r w:rsidRPr="004E4007">
              <w:rPr>
                <w:rFonts w:asciiTheme="minorHAnsi" w:hAnsiTheme="minorHAnsi" w:cstheme="minorHAnsi"/>
                <w:sz w:val="18"/>
                <w:szCs w:val="18"/>
              </w:rPr>
              <w:t xml:space="preserve">Required All Zones Calling </w:t>
            </w:r>
            <w:r w:rsidR="00AA2E09" w:rsidRPr="004E4007">
              <w:rPr>
                <w:rFonts w:asciiTheme="minorHAnsi" w:hAnsiTheme="minorHAnsi" w:cstheme="minorHAnsi"/>
                <w:sz w:val="18"/>
                <w:szCs w:val="18"/>
              </w:rPr>
              <w:t xml:space="preserve">Minimum </w:t>
            </w:r>
            <w:r w:rsidRPr="004E4007">
              <w:rPr>
                <w:rFonts w:asciiTheme="minorHAnsi" w:hAnsiTheme="minorHAnsi" w:cstheme="minorHAnsi"/>
                <w:sz w:val="18"/>
                <w:szCs w:val="18"/>
              </w:rPr>
              <w:t>System Airflow Rate (cfm/ton)</w:t>
            </w:r>
          </w:p>
        </w:tc>
        <w:tc>
          <w:tcPr>
            <w:tcW w:w="2092" w:type="pct"/>
            <w:vAlign w:val="center"/>
          </w:tcPr>
          <w:p w14:paraId="1933E98B" w14:textId="77777777" w:rsidR="00BD6432" w:rsidRPr="004E4007" w:rsidRDefault="00BD6432" w:rsidP="00BD6432">
            <w:pPr>
              <w:keepNext/>
              <w:rPr>
                <w:rFonts w:asciiTheme="minorHAnsi" w:hAnsiTheme="minorHAnsi" w:cstheme="minorHAnsi"/>
                <w:sz w:val="18"/>
                <w:szCs w:val="18"/>
              </w:rPr>
            </w:pPr>
          </w:p>
        </w:tc>
      </w:tr>
      <w:tr w:rsidR="00BD6432" w:rsidRPr="004E4007" w14:paraId="1933E990" w14:textId="77777777" w:rsidTr="002B0777">
        <w:trPr>
          <w:cantSplit/>
          <w:trHeight w:val="144"/>
        </w:trPr>
        <w:tc>
          <w:tcPr>
            <w:tcW w:w="212" w:type="pct"/>
            <w:vAlign w:val="center"/>
          </w:tcPr>
          <w:p w14:paraId="1933E98D" w14:textId="77777777" w:rsidR="00BD6432" w:rsidRPr="004E4007" w:rsidRDefault="006125E7" w:rsidP="005F1C88">
            <w:pPr>
              <w:keepNext/>
              <w:jc w:val="center"/>
              <w:rPr>
                <w:rFonts w:asciiTheme="minorHAnsi" w:hAnsiTheme="minorHAnsi" w:cstheme="minorHAnsi"/>
                <w:sz w:val="18"/>
                <w:szCs w:val="18"/>
              </w:rPr>
            </w:pPr>
            <w:r w:rsidRPr="004E4007">
              <w:rPr>
                <w:rFonts w:asciiTheme="minorHAnsi" w:hAnsiTheme="minorHAnsi" w:cstheme="minorHAnsi"/>
                <w:sz w:val="18"/>
                <w:szCs w:val="18"/>
              </w:rPr>
              <w:t>02</w:t>
            </w:r>
          </w:p>
        </w:tc>
        <w:tc>
          <w:tcPr>
            <w:tcW w:w="2696" w:type="pct"/>
            <w:vAlign w:val="center"/>
          </w:tcPr>
          <w:p w14:paraId="1933E98E" w14:textId="52BAE9EE" w:rsidR="00BD6432" w:rsidRPr="004E4007" w:rsidRDefault="006125E7" w:rsidP="007E05EA">
            <w:pPr>
              <w:keepNext/>
              <w:rPr>
                <w:rFonts w:asciiTheme="minorHAnsi" w:hAnsiTheme="minorHAnsi" w:cstheme="minorHAnsi"/>
                <w:sz w:val="18"/>
                <w:szCs w:val="18"/>
              </w:rPr>
            </w:pPr>
            <w:r w:rsidRPr="004E4007">
              <w:rPr>
                <w:rFonts w:asciiTheme="minorHAnsi" w:hAnsiTheme="minorHAnsi" w:cstheme="minorHAnsi"/>
                <w:sz w:val="18"/>
                <w:szCs w:val="18"/>
              </w:rPr>
              <w:t xml:space="preserve">Required All Zones Calling </w:t>
            </w:r>
            <w:r w:rsidR="00AA2E09" w:rsidRPr="004E4007">
              <w:rPr>
                <w:rFonts w:asciiTheme="minorHAnsi" w:hAnsiTheme="minorHAnsi" w:cstheme="minorHAnsi"/>
                <w:sz w:val="18"/>
                <w:szCs w:val="18"/>
              </w:rPr>
              <w:t xml:space="preserve">Minimum </w:t>
            </w:r>
            <w:r w:rsidRPr="004E4007">
              <w:rPr>
                <w:rFonts w:asciiTheme="minorHAnsi" w:hAnsiTheme="minorHAnsi" w:cstheme="minorHAnsi"/>
                <w:sz w:val="18"/>
                <w:szCs w:val="18"/>
              </w:rPr>
              <w:t xml:space="preserve">System Airflow </w:t>
            </w:r>
            <w:r w:rsidR="007E05EA" w:rsidRPr="004E4007">
              <w:rPr>
                <w:rFonts w:asciiTheme="minorHAnsi" w:hAnsiTheme="minorHAnsi" w:cstheme="minorHAnsi"/>
                <w:sz w:val="18"/>
                <w:szCs w:val="18"/>
              </w:rPr>
              <w:t>T</w:t>
            </w:r>
            <w:r w:rsidRPr="004E4007">
              <w:rPr>
                <w:rFonts w:asciiTheme="minorHAnsi" w:hAnsiTheme="minorHAnsi" w:cstheme="minorHAnsi"/>
                <w:sz w:val="18"/>
                <w:szCs w:val="18"/>
              </w:rPr>
              <w:t>arget (cfm)</w:t>
            </w:r>
          </w:p>
        </w:tc>
        <w:tc>
          <w:tcPr>
            <w:tcW w:w="2092" w:type="pct"/>
            <w:vAlign w:val="center"/>
          </w:tcPr>
          <w:p w14:paraId="1933E98F" w14:textId="77777777" w:rsidR="00BD6432" w:rsidRPr="004E4007" w:rsidRDefault="00BD6432" w:rsidP="00BD6432">
            <w:pPr>
              <w:keepNext/>
              <w:rPr>
                <w:rFonts w:asciiTheme="minorHAnsi" w:hAnsiTheme="minorHAnsi" w:cstheme="minorHAnsi"/>
                <w:sz w:val="18"/>
                <w:szCs w:val="18"/>
              </w:rPr>
            </w:pPr>
          </w:p>
        </w:tc>
      </w:tr>
      <w:tr w:rsidR="00BD6432" w:rsidRPr="004E4007" w14:paraId="1933E994" w14:textId="77777777" w:rsidTr="002B0777">
        <w:trPr>
          <w:cantSplit/>
          <w:trHeight w:val="144"/>
        </w:trPr>
        <w:tc>
          <w:tcPr>
            <w:tcW w:w="212" w:type="pct"/>
            <w:vAlign w:val="center"/>
          </w:tcPr>
          <w:p w14:paraId="1933E991" w14:textId="77777777" w:rsidR="00BD6432" w:rsidRPr="004E4007" w:rsidRDefault="006125E7" w:rsidP="005F1C88">
            <w:pPr>
              <w:keepNext/>
              <w:jc w:val="center"/>
              <w:rPr>
                <w:rFonts w:asciiTheme="minorHAnsi" w:hAnsiTheme="minorHAnsi" w:cstheme="minorHAnsi"/>
                <w:sz w:val="18"/>
                <w:szCs w:val="18"/>
              </w:rPr>
            </w:pPr>
            <w:r w:rsidRPr="004E4007">
              <w:rPr>
                <w:rFonts w:asciiTheme="minorHAnsi" w:hAnsiTheme="minorHAnsi" w:cstheme="minorHAnsi"/>
                <w:sz w:val="18"/>
                <w:szCs w:val="18"/>
              </w:rPr>
              <w:t>03</w:t>
            </w:r>
          </w:p>
        </w:tc>
        <w:tc>
          <w:tcPr>
            <w:tcW w:w="2696" w:type="pct"/>
            <w:vAlign w:val="center"/>
          </w:tcPr>
          <w:p w14:paraId="1933E992" w14:textId="571951FA" w:rsidR="00BD6432" w:rsidRPr="004E4007" w:rsidRDefault="006125E7" w:rsidP="00BD6432">
            <w:pPr>
              <w:keepNext/>
              <w:rPr>
                <w:rFonts w:asciiTheme="minorHAnsi" w:hAnsiTheme="minorHAnsi" w:cstheme="minorHAnsi"/>
                <w:sz w:val="18"/>
                <w:szCs w:val="18"/>
              </w:rPr>
            </w:pPr>
            <w:r w:rsidRPr="004E4007">
              <w:rPr>
                <w:rFonts w:asciiTheme="minorHAnsi" w:hAnsiTheme="minorHAnsi" w:cstheme="minorHAnsi"/>
                <w:sz w:val="18"/>
                <w:szCs w:val="18"/>
              </w:rPr>
              <w:t>Actual System Airflow Rate Measurement (cfm)</w:t>
            </w:r>
          </w:p>
        </w:tc>
        <w:tc>
          <w:tcPr>
            <w:tcW w:w="2092" w:type="pct"/>
            <w:vAlign w:val="center"/>
          </w:tcPr>
          <w:p w14:paraId="1933E993" w14:textId="77777777" w:rsidR="00BD6432" w:rsidRPr="004E4007" w:rsidRDefault="00BD6432" w:rsidP="00BD6432">
            <w:pPr>
              <w:keepNext/>
              <w:rPr>
                <w:rFonts w:asciiTheme="minorHAnsi" w:hAnsiTheme="minorHAnsi" w:cstheme="minorHAnsi"/>
                <w:sz w:val="18"/>
                <w:szCs w:val="18"/>
              </w:rPr>
            </w:pPr>
          </w:p>
        </w:tc>
      </w:tr>
      <w:tr w:rsidR="00BD6432" w:rsidRPr="004E4007" w14:paraId="1933E998" w14:textId="77777777" w:rsidTr="002B0777">
        <w:trPr>
          <w:cantSplit/>
          <w:trHeight w:val="144"/>
        </w:trPr>
        <w:tc>
          <w:tcPr>
            <w:tcW w:w="212" w:type="pct"/>
            <w:vAlign w:val="center"/>
          </w:tcPr>
          <w:p w14:paraId="1933E995" w14:textId="77777777" w:rsidR="00BD6432" w:rsidRPr="004E4007" w:rsidRDefault="006125E7" w:rsidP="005F1C88">
            <w:pPr>
              <w:keepNext/>
              <w:jc w:val="center"/>
              <w:rPr>
                <w:rFonts w:asciiTheme="minorHAnsi" w:hAnsiTheme="minorHAnsi" w:cstheme="minorHAnsi"/>
                <w:sz w:val="18"/>
                <w:szCs w:val="18"/>
              </w:rPr>
            </w:pPr>
            <w:r w:rsidRPr="004E4007">
              <w:rPr>
                <w:rFonts w:asciiTheme="minorHAnsi" w:hAnsiTheme="minorHAnsi" w:cstheme="minorHAnsi"/>
                <w:sz w:val="18"/>
                <w:szCs w:val="18"/>
              </w:rPr>
              <w:t>04</w:t>
            </w:r>
          </w:p>
        </w:tc>
        <w:tc>
          <w:tcPr>
            <w:tcW w:w="2696" w:type="pct"/>
            <w:vAlign w:val="center"/>
          </w:tcPr>
          <w:p w14:paraId="1933E996" w14:textId="1A27C12A" w:rsidR="00BD6432" w:rsidRPr="004E4007" w:rsidRDefault="006125E7" w:rsidP="00BD6432">
            <w:pPr>
              <w:keepNext/>
              <w:rPr>
                <w:rFonts w:asciiTheme="minorHAnsi" w:hAnsiTheme="minorHAnsi" w:cstheme="minorHAnsi"/>
                <w:sz w:val="18"/>
                <w:szCs w:val="18"/>
              </w:rPr>
            </w:pPr>
            <w:r w:rsidRPr="004E4007">
              <w:rPr>
                <w:rFonts w:asciiTheme="minorHAnsi" w:hAnsiTheme="minorHAnsi" w:cstheme="minorHAnsi"/>
                <w:sz w:val="18"/>
                <w:szCs w:val="18"/>
              </w:rPr>
              <w:t>Compliance Statement</w:t>
            </w:r>
            <w:r w:rsidR="007E05EA" w:rsidRPr="004E4007">
              <w:rPr>
                <w:rFonts w:asciiTheme="minorHAnsi" w:hAnsiTheme="minorHAnsi" w:cstheme="minorHAnsi"/>
                <w:sz w:val="18"/>
                <w:szCs w:val="18"/>
              </w:rPr>
              <w:t>:</w:t>
            </w:r>
          </w:p>
        </w:tc>
        <w:tc>
          <w:tcPr>
            <w:tcW w:w="2092" w:type="pct"/>
            <w:vAlign w:val="center"/>
          </w:tcPr>
          <w:p w14:paraId="1933E997" w14:textId="77777777" w:rsidR="00BD6432" w:rsidRPr="004E4007" w:rsidRDefault="00BD6432" w:rsidP="00BD6432">
            <w:pPr>
              <w:keepNext/>
              <w:rPr>
                <w:rFonts w:asciiTheme="minorHAnsi" w:hAnsiTheme="minorHAnsi" w:cstheme="minorHAnsi"/>
                <w:sz w:val="18"/>
                <w:szCs w:val="18"/>
              </w:rPr>
            </w:pPr>
          </w:p>
        </w:tc>
      </w:tr>
    </w:tbl>
    <w:p w14:paraId="1933E999" w14:textId="77777777" w:rsidR="001868E8" w:rsidRDefault="001868E8" w:rsidP="00B816B4">
      <w:pPr>
        <w:rPr>
          <w:ins w:id="113" w:author="Geiser, Che@Energy" w:date="2023-06-06T14:25:00Z"/>
          <w:rFonts w:asciiTheme="minorHAnsi" w:hAnsiTheme="minorHAnsi" w:cstheme="minorHAnsi"/>
          <w:szCs w:val="18"/>
        </w:rPr>
      </w:pPr>
    </w:p>
    <w:p w14:paraId="79353287" w14:textId="77777777" w:rsidR="00183502" w:rsidRPr="004E4007" w:rsidRDefault="00183502" w:rsidP="00183502">
      <w:pPr>
        <w:keepNext/>
        <w:rPr>
          <w:ins w:id="114" w:author="Geiser, Che@Energy" w:date="2023-06-06T14:25:00Z"/>
          <w:rFonts w:asciiTheme="minorHAnsi" w:hAnsiTheme="minorHAnsi" w:cstheme="minorHAnsi"/>
          <w:b/>
          <w:sz w:val="18"/>
          <w:szCs w:val="18"/>
        </w:rPr>
      </w:pPr>
      <w:ins w:id="115" w:author="Geiser, Che@Energy" w:date="2023-06-06T14:25:00Z">
        <w:r w:rsidRPr="004E4007">
          <w:rPr>
            <w:rFonts w:asciiTheme="minorHAnsi" w:hAnsiTheme="minorHAnsi" w:cstheme="minorHAnsi"/>
            <w:b/>
            <w:sz w:val="18"/>
            <w:szCs w:val="18"/>
          </w:rPr>
          <w:t>E. Forced Air System Airflow Rate Measurement – All Other Zonal Control Modes</w:t>
        </w:r>
      </w:ins>
    </w:p>
    <w:p w14:paraId="08E0507E" w14:textId="77777777" w:rsidR="00183502" w:rsidRPr="004E4007" w:rsidRDefault="00183502" w:rsidP="00183502">
      <w:pPr>
        <w:keepNext/>
        <w:rPr>
          <w:ins w:id="116" w:author="Geiser, Che@Energy" w:date="2023-06-06T14:25:00Z"/>
          <w:rFonts w:asciiTheme="minorHAnsi" w:hAnsiTheme="minorHAnsi" w:cstheme="minorHAnsi"/>
          <w:sz w:val="18"/>
          <w:szCs w:val="18"/>
        </w:rPr>
      </w:pPr>
      <w:ins w:id="117" w:author="Geiser, Che@Energy" w:date="2023-06-06T14:25:00Z">
        <w:r w:rsidRPr="004E4007">
          <w:rPr>
            <w:rFonts w:asciiTheme="minorHAnsi" w:hAnsiTheme="minorHAnsi" w:cstheme="minorHAnsi"/>
            <w:sz w:val="18"/>
            <w:szCs w:val="18"/>
          </w:rPr>
          <w:t>The procedures for System Airflow Rate Verification are specified in Reference Residential Appendix RA3.3.</w:t>
        </w:r>
      </w:ins>
    </w:p>
    <w:p w14:paraId="0340D7FA" w14:textId="207CB789" w:rsidR="00183502" w:rsidRDefault="00183502" w:rsidP="00183502">
      <w:pPr>
        <w:rPr>
          <w:ins w:id="118" w:author="Geiser, Che@Energy" w:date="2023-06-06T14:25:00Z"/>
          <w:rFonts w:asciiTheme="minorHAnsi" w:hAnsiTheme="minorHAnsi" w:cstheme="minorHAnsi"/>
          <w:szCs w:val="18"/>
        </w:rPr>
      </w:pPr>
      <w:ins w:id="119" w:author="Geiser, Che@Energy" w:date="2023-06-06T14:25:00Z">
        <w:r w:rsidRPr="004E4007">
          <w:rPr>
            <w:rFonts w:asciiTheme="minorHAnsi" w:hAnsiTheme="minorHAnsi" w:cs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ins>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607"/>
        <w:gridCol w:w="4859"/>
        <w:gridCol w:w="5462"/>
      </w:tblGrid>
      <w:tr w:rsidR="00DD4EC2" w:rsidRPr="001C0AA0" w14:paraId="45D53507" w14:textId="77777777" w:rsidTr="003508F9">
        <w:trPr>
          <w:cantSplit/>
          <w:trHeight w:val="144"/>
          <w:ins w:id="120" w:author="Geiser, Che@Energy" w:date="2023-06-06T14:29:00Z"/>
        </w:trPr>
        <w:tc>
          <w:tcPr>
            <w:tcW w:w="278" w:type="pct"/>
            <w:vAlign w:val="center"/>
          </w:tcPr>
          <w:p w14:paraId="35808F8B" w14:textId="28903A4B" w:rsidR="00DD4EC2" w:rsidRPr="003508F9" w:rsidRDefault="00DD4EC2" w:rsidP="0095758D">
            <w:pPr>
              <w:keepNext/>
              <w:jc w:val="center"/>
              <w:rPr>
                <w:ins w:id="121" w:author="Geiser, Che@Energy" w:date="2023-06-06T14:29:00Z"/>
                <w:rFonts w:asciiTheme="minorHAnsi" w:hAnsiTheme="minorHAnsi" w:cstheme="minorHAnsi"/>
                <w:b/>
                <w:bCs/>
                <w:sz w:val="24"/>
                <w:szCs w:val="24"/>
              </w:rPr>
            </w:pPr>
            <w:ins w:id="122" w:author="Geiser, Che@Energy" w:date="2023-06-06T14:29:00Z">
              <w:r w:rsidRPr="003508F9">
                <w:rPr>
                  <w:rFonts w:asciiTheme="minorHAnsi" w:hAnsiTheme="minorHAnsi" w:cstheme="minorHAnsi"/>
                  <w:b/>
                  <w:bCs/>
                  <w:sz w:val="24"/>
                  <w:szCs w:val="24"/>
                </w:rPr>
                <w:t>Field</w:t>
              </w:r>
            </w:ins>
          </w:p>
        </w:tc>
        <w:tc>
          <w:tcPr>
            <w:tcW w:w="2223" w:type="pct"/>
          </w:tcPr>
          <w:p w14:paraId="0E660331" w14:textId="0745BC65" w:rsidR="00DD4EC2" w:rsidRPr="003508F9" w:rsidRDefault="00DD4EC2" w:rsidP="0095758D">
            <w:pPr>
              <w:keepNext/>
              <w:rPr>
                <w:ins w:id="123" w:author="Geiser, Che@Energy" w:date="2023-06-06T14:29:00Z"/>
                <w:rFonts w:asciiTheme="minorHAnsi" w:hAnsiTheme="minorHAnsi" w:cstheme="minorHAnsi"/>
                <w:b/>
                <w:bCs/>
                <w:sz w:val="24"/>
                <w:szCs w:val="24"/>
              </w:rPr>
            </w:pPr>
            <w:ins w:id="124" w:author="Geiser, Che@Energy" w:date="2023-06-06T14:29:00Z">
              <w:r w:rsidRPr="003508F9">
                <w:rPr>
                  <w:rFonts w:asciiTheme="minorHAnsi" w:hAnsiTheme="minorHAnsi" w:cstheme="minorHAnsi"/>
                  <w:b/>
                  <w:bCs/>
                  <w:sz w:val="24"/>
                  <w:szCs w:val="24"/>
                </w:rPr>
                <w:t>Field Name</w:t>
              </w:r>
            </w:ins>
          </w:p>
        </w:tc>
        <w:tc>
          <w:tcPr>
            <w:tcW w:w="2499" w:type="pct"/>
          </w:tcPr>
          <w:p w14:paraId="7A951F0D" w14:textId="219E2575" w:rsidR="00DD4EC2" w:rsidRPr="003508F9" w:rsidRDefault="00DD4EC2" w:rsidP="0095758D">
            <w:pPr>
              <w:keepNext/>
              <w:rPr>
                <w:ins w:id="125" w:author="Geiser, Che@Energy" w:date="2023-06-06T14:29:00Z"/>
                <w:rFonts w:asciiTheme="minorHAnsi" w:hAnsiTheme="minorHAnsi" w:cstheme="minorHAnsi"/>
                <w:b/>
                <w:bCs/>
                <w:sz w:val="24"/>
                <w:szCs w:val="24"/>
              </w:rPr>
            </w:pPr>
            <w:ins w:id="126" w:author="Geiser, Che@Energy" w:date="2023-06-06T14:29:00Z">
              <w:r w:rsidRPr="003508F9">
                <w:rPr>
                  <w:rFonts w:asciiTheme="minorHAnsi" w:hAnsiTheme="minorHAnsi" w:cstheme="minorHAnsi"/>
                  <w:b/>
                  <w:bCs/>
                  <w:sz w:val="24"/>
                  <w:szCs w:val="24"/>
                </w:rPr>
                <w:t>Entry</w:t>
              </w:r>
            </w:ins>
          </w:p>
        </w:tc>
      </w:tr>
      <w:tr w:rsidR="00DD4EC2" w:rsidRPr="001C0AA0" w14:paraId="793EC510" w14:textId="77777777" w:rsidTr="003508F9">
        <w:trPr>
          <w:cantSplit/>
          <w:trHeight w:val="144"/>
          <w:ins w:id="127" w:author="Geiser, Che@Energy" w:date="2023-06-06T14:29:00Z"/>
        </w:trPr>
        <w:tc>
          <w:tcPr>
            <w:tcW w:w="278" w:type="pct"/>
            <w:vAlign w:val="center"/>
          </w:tcPr>
          <w:p w14:paraId="0ABF4BBF" w14:textId="77777777" w:rsidR="00DD4EC2" w:rsidRPr="003508F9" w:rsidRDefault="00DD4EC2" w:rsidP="0095758D">
            <w:pPr>
              <w:keepNext/>
              <w:jc w:val="center"/>
              <w:rPr>
                <w:ins w:id="128" w:author="Geiser, Che@Energy" w:date="2023-06-06T14:29:00Z"/>
                <w:rFonts w:asciiTheme="minorHAnsi" w:hAnsiTheme="minorHAnsi" w:cstheme="minorHAnsi"/>
                <w:sz w:val="24"/>
                <w:szCs w:val="24"/>
              </w:rPr>
            </w:pPr>
            <w:ins w:id="129" w:author="Geiser, Che@Energy" w:date="2023-06-06T14:29:00Z">
              <w:r w:rsidRPr="003508F9">
                <w:rPr>
                  <w:rFonts w:asciiTheme="minorHAnsi" w:hAnsiTheme="minorHAnsi" w:cstheme="minorHAnsi"/>
                  <w:sz w:val="24"/>
                  <w:szCs w:val="24"/>
                </w:rPr>
                <w:t>01</w:t>
              </w:r>
            </w:ins>
          </w:p>
        </w:tc>
        <w:tc>
          <w:tcPr>
            <w:tcW w:w="2223" w:type="pct"/>
          </w:tcPr>
          <w:p w14:paraId="67C9A0B2" w14:textId="77777777" w:rsidR="00DD4EC2" w:rsidRPr="003508F9" w:rsidRDefault="00DD4EC2" w:rsidP="0095758D">
            <w:pPr>
              <w:keepNext/>
              <w:rPr>
                <w:ins w:id="130" w:author="Geiser, Che@Energy" w:date="2023-06-06T14:29:00Z"/>
                <w:rFonts w:asciiTheme="minorHAnsi" w:hAnsiTheme="minorHAnsi" w:cstheme="minorHAnsi"/>
                <w:sz w:val="24"/>
                <w:szCs w:val="24"/>
              </w:rPr>
            </w:pPr>
            <w:ins w:id="131" w:author="Geiser, Che@Energy" w:date="2023-06-06T14:29:00Z">
              <w:r w:rsidRPr="003508F9">
                <w:rPr>
                  <w:rFonts w:asciiTheme="minorHAnsi" w:hAnsiTheme="minorHAnsi" w:cstheme="minorHAnsi"/>
                  <w:sz w:val="24"/>
                  <w:szCs w:val="24"/>
                </w:rPr>
                <w:t>Number of Independently Controlled Zones</w:t>
              </w:r>
            </w:ins>
          </w:p>
          <w:p w14:paraId="3D26C35A" w14:textId="77777777" w:rsidR="00DD4EC2" w:rsidRPr="003508F9" w:rsidRDefault="00DD4EC2" w:rsidP="0095758D">
            <w:pPr>
              <w:keepNext/>
              <w:rPr>
                <w:ins w:id="132" w:author="Geiser, Che@Energy" w:date="2023-06-06T14:29:00Z"/>
                <w:rFonts w:asciiTheme="minorHAnsi" w:hAnsiTheme="minorHAnsi" w:cstheme="minorHAnsi"/>
                <w:sz w:val="24"/>
                <w:szCs w:val="24"/>
              </w:rPr>
            </w:pPr>
            <w:ins w:id="133" w:author="Geiser, Che@Energy" w:date="2023-06-06T14:29:00Z">
              <w:r w:rsidRPr="003508F9">
                <w:rPr>
                  <w:rFonts w:asciiTheme="minorHAnsi" w:hAnsiTheme="minorHAnsi" w:cstheme="minorHAnsi"/>
                  <w:sz w:val="24"/>
                  <w:szCs w:val="24"/>
                </w:rPr>
                <w:t>(i.e., number of thermostats or temperature sensors that independently control one or more dampers.)</w:t>
              </w:r>
            </w:ins>
          </w:p>
        </w:tc>
        <w:tc>
          <w:tcPr>
            <w:tcW w:w="2499" w:type="pct"/>
          </w:tcPr>
          <w:p w14:paraId="132122BF" w14:textId="77777777" w:rsidR="00DD4EC2" w:rsidRPr="003508F9" w:rsidRDefault="00DD4EC2" w:rsidP="0095758D">
            <w:pPr>
              <w:keepNext/>
              <w:rPr>
                <w:ins w:id="134" w:author="Geiser, Che@Energy" w:date="2023-06-06T14:29:00Z"/>
                <w:rFonts w:asciiTheme="minorHAnsi" w:hAnsiTheme="minorHAnsi" w:cstheme="minorHAnsi"/>
                <w:sz w:val="24"/>
                <w:szCs w:val="24"/>
              </w:rPr>
            </w:pPr>
          </w:p>
        </w:tc>
      </w:tr>
      <w:tr w:rsidR="00DD4EC2" w:rsidRPr="001C0AA0" w14:paraId="61656012" w14:textId="77777777" w:rsidTr="003508F9">
        <w:trPr>
          <w:cantSplit/>
          <w:trHeight w:val="144"/>
          <w:ins w:id="135" w:author="Geiser, Che@Energy" w:date="2023-06-06T14:29:00Z"/>
        </w:trPr>
        <w:tc>
          <w:tcPr>
            <w:tcW w:w="278" w:type="pct"/>
            <w:vAlign w:val="center"/>
          </w:tcPr>
          <w:p w14:paraId="781AE22F" w14:textId="77777777" w:rsidR="00DD4EC2" w:rsidRPr="003508F9" w:rsidRDefault="00DD4EC2" w:rsidP="0095758D">
            <w:pPr>
              <w:keepNext/>
              <w:jc w:val="center"/>
              <w:rPr>
                <w:ins w:id="136" w:author="Geiser, Che@Energy" w:date="2023-06-06T14:29:00Z"/>
                <w:rFonts w:asciiTheme="minorHAnsi" w:hAnsiTheme="minorHAnsi" w:cstheme="minorHAnsi"/>
                <w:sz w:val="24"/>
                <w:szCs w:val="24"/>
              </w:rPr>
            </w:pPr>
            <w:ins w:id="137" w:author="Geiser, Che@Energy" w:date="2023-06-06T14:29:00Z">
              <w:r w:rsidRPr="003508F9">
                <w:rPr>
                  <w:rFonts w:asciiTheme="minorHAnsi" w:hAnsiTheme="minorHAnsi" w:cstheme="minorHAnsi"/>
                  <w:sz w:val="24"/>
                  <w:szCs w:val="24"/>
                </w:rPr>
                <w:t>02</w:t>
              </w:r>
            </w:ins>
          </w:p>
        </w:tc>
        <w:tc>
          <w:tcPr>
            <w:tcW w:w="2223" w:type="pct"/>
            <w:vAlign w:val="center"/>
          </w:tcPr>
          <w:p w14:paraId="3A640A27" w14:textId="77777777" w:rsidR="00DD4EC2" w:rsidRPr="003508F9" w:rsidRDefault="00DD4EC2" w:rsidP="0095758D">
            <w:pPr>
              <w:keepNext/>
              <w:rPr>
                <w:ins w:id="138" w:author="Geiser, Che@Energy" w:date="2023-06-06T14:29:00Z"/>
                <w:rFonts w:asciiTheme="minorHAnsi" w:hAnsiTheme="minorHAnsi" w:cstheme="minorHAnsi"/>
                <w:sz w:val="24"/>
                <w:szCs w:val="24"/>
              </w:rPr>
            </w:pPr>
            <w:ins w:id="139" w:author="Geiser, Che@Energy" w:date="2023-06-06T14:29:00Z">
              <w:r w:rsidRPr="003508F9">
                <w:rPr>
                  <w:rFonts w:asciiTheme="minorHAnsi" w:hAnsiTheme="minorHAnsi" w:cstheme="minorHAnsi"/>
                  <w:sz w:val="24"/>
                  <w:szCs w:val="24"/>
                </w:rPr>
                <w:t>Required Minimum Cooling System Airflow Rate (cfm/ton)</w:t>
              </w:r>
            </w:ins>
          </w:p>
        </w:tc>
        <w:tc>
          <w:tcPr>
            <w:tcW w:w="2499" w:type="pct"/>
            <w:vAlign w:val="center"/>
          </w:tcPr>
          <w:p w14:paraId="2AE6555B" w14:textId="77777777" w:rsidR="00DD4EC2" w:rsidRPr="003508F9" w:rsidRDefault="00DD4EC2" w:rsidP="0095758D">
            <w:pPr>
              <w:keepNext/>
              <w:rPr>
                <w:ins w:id="140" w:author="Geiser, Che@Energy" w:date="2023-06-06T14:29:00Z"/>
                <w:rFonts w:asciiTheme="minorHAnsi" w:hAnsiTheme="minorHAnsi" w:cstheme="minorHAnsi"/>
                <w:sz w:val="24"/>
                <w:szCs w:val="24"/>
              </w:rPr>
            </w:pPr>
          </w:p>
        </w:tc>
      </w:tr>
      <w:tr w:rsidR="00DD4EC2" w:rsidRPr="001C0AA0" w14:paraId="6CD5E72B" w14:textId="77777777" w:rsidTr="003508F9">
        <w:trPr>
          <w:cantSplit/>
          <w:trHeight w:val="144"/>
          <w:ins w:id="141" w:author="Geiser, Che@Energy" w:date="2023-06-06T14:29:00Z"/>
        </w:trPr>
        <w:tc>
          <w:tcPr>
            <w:tcW w:w="278" w:type="pct"/>
            <w:vAlign w:val="center"/>
          </w:tcPr>
          <w:p w14:paraId="09236E7B" w14:textId="77777777" w:rsidR="00DD4EC2" w:rsidRPr="003508F9" w:rsidRDefault="00DD4EC2" w:rsidP="0095758D">
            <w:pPr>
              <w:keepNext/>
              <w:jc w:val="center"/>
              <w:rPr>
                <w:ins w:id="142" w:author="Geiser, Che@Energy" w:date="2023-06-06T14:29:00Z"/>
                <w:rFonts w:asciiTheme="minorHAnsi" w:hAnsiTheme="minorHAnsi" w:cstheme="minorHAnsi"/>
                <w:sz w:val="24"/>
                <w:szCs w:val="24"/>
              </w:rPr>
            </w:pPr>
            <w:ins w:id="143" w:author="Geiser, Che@Energy" w:date="2023-06-06T14:29:00Z">
              <w:r w:rsidRPr="003508F9">
                <w:rPr>
                  <w:rFonts w:asciiTheme="minorHAnsi" w:hAnsiTheme="minorHAnsi" w:cstheme="minorHAnsi"/>
                  <w:sz w:val="24"/>
                  <w:szCs w:val="24"/>
                </w:rPr>
                <w:t>03</w:t>
              </w:r>
            </w:ins>
          </w:p>
        </w:tc>
        <w:tc>
          <w:tcPr>
            <w:tcW w:w="2223" w:type="pct"/>
            <w:vAlign w:val="center"/>
          </w:tcPr>
          <w:p w14:paraId="2F52134A" w14:textId="77777777" w:rsidR="00DD4EC2" w:rsidRPr="003508F9" w:rsidRDefault="00DD4EC2" w:rsidP="0095758D">
            <w:pPr>
              <w:keepNext/>
              <w:rPr>
                <w:ins w:id="144" w:author="Geiser, Che@Energy" w:date="2023-06-06T14:29:00Z"/>
                <w:rFonts w:asciiTheme="minorHAnsi" w:hAnsiTheme="minorHAnsi" w:cstheme="minorHAnsi"/>
                <w:sz w:val="24"/>
                <w:szCs w:val="24"/>
              </w:rPr>
            </w:pPr>
            <w:ins w:id="145" w:author="Geiser, Che@Energy" w:date="2023-06-06T14:29:00Z">
              <w:r w:rsidRPr="003508F9">
                <w:rPr>
                  <w:rFonts w:asciiTheme="minorHAnsi" w:hAnsiTheme="minorHAnsi" w:cstheme="minorHAnsi"/>
                  <w:sz w:val="24"/>
                  <w:szCs w:val="24"/>
                </w:rPr>
                <w:t>Required Minimum Airflow in all Zonal Control Modes (cfm)</w:t>
              </w:r>
            </w:ins>
          </w:p>
        </w:tc>
        <w:tc>
          <w:tcPr>
            <w:tcW w:w="2499" w:type="pct"/>
            <w:vAlign w:val="center"/>
          </w:tcPr>
          <w:p w14:paraId="7ABAD6F8" w14:textId="77777777" w:rsidR="00DD4EC2" w:rsidRPr="003508F9" w:rsidRDefault="00DD4EC2" w:rsidP="0095758D">
            <w:pPr>
              <w:keepNext/>
              <w:rPr>
                <w:ins w:id="146" w:author="Geiser, Che@Energy" w:date="2023-06-06T14:29:00Z"/>
                <w:rFonts w:asciiTheme="minorHAnsi" w:hAnsiTheme="minorHAnsi" w:cstheme="minorHAnsi"/>
                <w:sz w:val="24"/>
                <w:szCs w:val="24"/>
              </w:rPr>
            </w:pPr>
          </w:p>
        </w:tc>
      </w:tr>
    </w:tbl>
    <w:p w14:paraId="7A2B14EF" w14:textId="19346EC4" w:rsidR="00FC48E6" w:rsidRPr="003508F9" w:rsidRDefault="00FC48E6" w:rsidP="00B816B4">
      <w:pPr>
        <w:rPr>
          <w:ins w:id="147" w:author="Geiser, Che@Energy" w:date="2023-06-06T14:29:00Z"/>
          <w:rFonts w:asciiTheme="minorHAnsi" w:hAnsiTheme="minorHAnsi" w:cstheme="minorHAnsi"/>
          <w:sz w:val="4"/>
          <w:szCs w:val="4"/>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608"/>
        <w:gridCol w:w="3060"/>
        <w:gridCol w:w="3630"/>
        <w:gridCol w:w="3630"/>
      </w:tblGrid>
      <w:tr w:rsidR="001C0AA0" w:rsidRPr="001C0AA0" w14:paraId="35CD693D" w14:textId="77777777" w:rsidTr="001C0AA0">
        <w:trPr>
          <w:cantSplit/>
          <w:trHeight w:val="144"/>
          <w:ins w:id="148" w:author="Geiser, Che@Energy" w:date="2023-06-06T14:29:00Z"/>
        </w:trPr>
        <w:tc>
          <w:tcPr>
            <w:tcW w:w="278" w:type="pct"/>
            <w:vAlign w:val="center"/>
          </w:tcPr>
          <w:p w14:paraId="61CF1972" w14:textId="5B148DF2" w:rsidR="00FC48E6" w:rsidRPr="003508F9" w:rsidRDefault="001C0AA0" w:rsidP="0095758D">
            <w:pPr>
              <w:keepNext/>
              <w:jc w:val="center"/>
              <w:rPr>
                <w:ins w:id="149" w:author="Geiser, Che@Energy" w:date="2023-06-06T14:29:00Z"/>
                <w:rFonts w:asciiTheme="minorHAnsi" w:hAnsiTheme="minorHAnsi" w:cstheme="minorHAnsi"/>
                <w:b/>
                <w:bCs/>
                <w:sz w:val="24"/>
                <w:szCs w:val="24"/>
              </w:rPr>
            </w:pPr>
            <w:ins w:id="150" w:author="Geiser, Che@Energy" w:date="2023-06-06T14:31:00Z">
              <w:r w:rsidRPr="003508F9">
                <w:rPr>
                  <w:rFonts w:asciiTheme="minorHAnsi" w:hAnsiTheme="minorHAnsi" w:cstheme="minorHAnsi"/>
                  <w:b/>
                  <w:bCs/>
                  <w:sz w:val="24"/>
                  <w:szCs w:val="24"/>
                </w:rPr>
                <w:t>Field</w:t>
              </w:r>
            </w:ins>
          </w:p>
        </w:tc>
        <w:tc>
          <w:tcPr>
            <w:tcW w:w="1400" w:type="pct"/>
            <w:vAlign w:val="center"/>
          </w:tcPr>
          <w:p w14:paraId="611017BC" w14:textId="4A3F7214" w:rsidR="00FC48E6" w:rsidRPr="003508F9" w:rsidRDefault="001C0AA0" w:rsidP="003508F9">
            <w:pPr>
              <w:keepNext/>
              <w:rPr>
                <w:ins w:id="151" w:author="Geiser, Che@Energy" w:date="2023-06-06T14:29:00Z"/>
                <w:rFonts w:asciiTheme="minorHAnsi" w:hAnsiTheme="minorHAnsi" w:cstheme="minorHAnsi"/>
                <w:b/>
                <w:bCs/>
                <w:sz w:val="24"/>
                <w:szCs w:val="24"/>
              </w:rPr>
            </w:pPr>
            <w:ins w:id="152" w:author="Geiser, Che@Energy" w:date="2023-06-06T14:31:00Z">
              <w:r w:rsidRPr="003508F9">
                <w:rPr>
                  <w:rFonts w:asciiTheme="minorHAnsi" w:hAnsiTheme="minorHAnsi" w:cstheme="minorHAnsi"/>
                  <w:b/>
                  <w:bCs/>
                  <w:sz w:val="24"/>
                  <w:szCs w:val="24"/>
                </w:rPr>
                <w:t>Field Name</w:t>
              </w:r>
            </w:ins>
          </w:p>
        </w:tc>
        <w:tc>
          <w:tcPr>
            <w:tcW w:w="1661" w:type="pct"/>
            <w:vAlign w:val="center"/>
          </w:tcPr>
          <w:p w14:paraId="416B61A9" w14:textId="5894ECC3" w:rsidR="00FC48E6" w:rsidRPr="003508F9" w:rsidRDefault="001C0AA0" w:rsidP="003508F9">
            <w:pPr>
              <w:keepNext/>
              <w:rPr>
                <w:ins w:id="153" w:author="Geiser, Che@Energy" w:date="2023-06-06T14:29:00Z"/>
                <w:rFonts w:asciiTheme="minorHAnsi" w:hAnsiTheme="minorHAnsi" w:cstheme="minorHAnsi"/>
                <w:b/>
                <w:bCs/>
                <w:sz w:val="24"/>
                <w:szCs w:val="24"/>
              </w:rPr>
            </w:pPr>
            <w:ins w:id="154" w:author="Geiser, Che@Energy" w:date="2023-06-06T14:31:00Z">
              <w:r w:rsidRPr="003508F9">
                <w:rPr>
                  <w:rFonts w:asciiTheme="minorHAnsi" w:hAnsiTheme="minorHAnsi" w:cstheme="minorHAnsi"/>
                  <w:b/>
                  <w:bCs/>
                  <w:sz w:val="24"/>
                  <w:szCs w:val="24"/>
                </w:rPr>
                <w:t>Entry 1</w:t>
              </w:r>
            </w:ins>
          </w:p>
        </w:tc>
        <w:tc>
          <w:tcPr>
            <w:tcW w:w="1661" w:type="pct"/>
            <w:vAlign w:val="center"/>
          </w:tcPr>
          <w:p w14:paraId="4F8E6C7B" w14:textId="31A97299" w:rsidR="00FC48E6" w:rsidRPr="003508F9" w:rsidRDefault="001C0AA0" w:rsidP="003508F9">
            <w:pPr>
              <w:keepNext/>
              <w:rPr>
                <w:ins w:id="155" w:author="Geiser, Che@Energy" w:date="2023-06-06T14:29:00Z"/>
                <w:rFonts w:asciiTheme="minorHAnsi" w:hAnsiTheme="minorHAnsi" w:cstheme="minorHAnsi"/>
                <w:b/>
                <w:bCs/>
                <w:sz w:val="24"/>
                <w:szCs w:val="24"/>
              </w:rPr>
            </w:pPr>
            <w:ins w:id="156" w:author="Geiser, Che@Energy" w:date="2023-06-06T14:31:00Z">
              <w:r w:rsidRPr="003508F9">
                <w:rPr>
                  <w:rFonts w:asciiTheme="minorHAnsi" w:hAnsiTheme="minorHAnsi" w:cstheme="minorHAnsi"/>
                  <w:b/>
                  <w:bCs/>
                  <w:sz w:val="24"/>
                  <w:szCs w:val="24"/>
                </w:rPr>
                <w:t>Entry 2</w:t>
              </w:r>
            </w:ins>
          </w:p>
        </w:tc>
      </w:tr>
      <w:tr w:rsidR="00FC48E6" w:rsidRPr="001C0AA0" w14:paraId="14A6ACBE" w14:textId="77777777" w:rsidTr="003508F9">
        <w:trPr>
          <w:cantSplit/>
          <w:trHeight w:val="144"/>
          <w:ins w:id="157" w:author="Geiser, Che@Energy" w:date="2023-06-06T14:29:00Z"/>
        </w:trPr>
        <w:tc>
          <w:tcPr>
            <w:tcW w:w="278" w:type="pct"/>
            <w:vAlign w:val="bottom"/>
          </w:tcPr>
          <w:p w14:paraId="4C18AAB4" w14:textId="5FE0F65F" w:rsidR="00FC48E6" w:rsidRPr="003508F9" w:rsidRDefault="001C0AA0" w:rsidP="0095758D">
            <w:pPr>
              <w:keepNext/>
              <w:jc w:val="center"/>
              <w:rPr>
                <w:ins w:id="158" w:author="Geiser, Che@Energy" w:date="2023-06-06T14:29:00Z"/>
                <w:rFonts w:asciiTheme="minorHAnsi" w:hAnsiTheme="minorHAnsi" w:cstheme="minorHAnsi"/>
                <w:sz w:val="24"/>
                <w:szCs w:val="24"/>
              </w:rPr>
            </w:pPr>
            <w:ins w:id="159" w:author="Geiser, Che@Energy" w:date="2023-06-06T14:30:00Z">
              <w:r w:rsidRPr="003508F9">
                <w:rPr>
                  <w:rFonts w:asciiTheme="minorHAnsi" w:hAnsiTheme="minorHAnsi" w:cstheme="minorHAnsi"/>
                  <w:sz w:val="24"/>
                  <w:szCs w:val="24"/>
                </w:rPr>
                <w:t>04</w:t>
              </w:r>
            </w:ins>
          </w:p>
        </w:tc>
        <w:tc>
          <w:tcPr>
            <w:tcW w:w="1400" w:type="pct"/>
            <w:vAlign w:val="bottom"/>
          </w:tcPr>
          <w:p w14:paraId="695994DA" w14:textId="27669F80" w:rsidR="00FC48E6" w:rsidRPr="003508F9" w:rsidRDefault="00FB720A" w:rsidP="0095758D">
            <w:pPr>
              <w:keepNext/>
              <w:jc w:val="center"/>
              <w:rPr>
                <w:ins w:id="160" w:author="Geiser, Che@Energy" w:date="2023-06-06T14:29:00Z"/>
                <w:rFonts w:asciiTheme="minorHAnsi" w:hAnsiTheme="minorHAnsi" w:cstheme="minorHAnsi"/>
                <w:sz w:val="24"/>
                <w:szCs w:val="24"/>
              </w:rPr>
            </w:pPr>
            <w:ins w:id="161" w:author="Geiser, Che@Energy" w:date="2023-06-06T14:30:00Z">
              <w:r w:rsidRPr="003508F9">
                <w:rPr>
                  <w:rFonts w:asciiTheme="minorHAnsi" w:hAnsiTheme="minorHAnsi" w:cstheme="minorHAnsi"/>
                  <w:sz w:val="24"/>
                  <w:szCs w:val="24"/>
                </w:rPr>
                <w:t>Zone Name</w:t>
              </w:r>
            </w:ins>
          </w:p>
        </w:tc>
        <w:tc>
          <w:tcPr>
            <w:tcW w:w="1661" w:type="pct"/>
            <w:vAlign w:val="bottom"/>
          </w:tcPr>
          <w:p w14:paraId="2CB06AC1" w14:textId="252EB39A" w:rsidR="00FC48E6" w:rsidRPr="003508F9" w:rsidRDefault="00FC48E6" w:rsidP="0095758D">
            <w:pPr>
              <w:keepNext/>
              <w:jc w:val="center"/>
              <w:rPr>
                <w:ins w:id="162" w:author="Geiser, Che@Energy" w:date="2023-06-06T14:29:00Z"/>
                <w:rFonts w:asciiTheme="minorHAnsi" w:hAnsiTheme="minorHAnsi" w:cstheme="minorHAnsi"/>
                <w:sz w:val="24"/>
                <w:szCs w:val="24"/>
              </w:rPr>
            </w:pPr>
          </w:p>
        </w:tc>
        <w:tc>
          <w:tcPr>
            <w:tcW w:w="1661" w:type="pct"/>
            <w:vAlign w:val="bottom"/>
          </w:tcPr>
          <w:p w14:paraId="06FC35C0" w14:textId="6346A5BB" w:rsidR="00FC48E6" w:rsidRPr="003508F9" w:rsidRDefault="00FC48E6" w:rsidP="0095758D">
            <w:pPr>
              <w:keepNext/>
              <w:jc w:val="center"/>
              <w:rPr>
                <w:ins w:id="163" w:author="Geiser, Che@Energy" w:date="2023-06-06T14:29:00Z"/>
                <w:rFonts w:asciiTheme="minorHAnsi" w:hAnsiTheme="minorHAnsi" w:cstheme="minorHAnsi"/>
                <w:sz w:val="24"/>
                <w:szCs w:val="24"/>
              </w:rPr>
            </w:pPr>
          </w:p>
        </w:tc>
      </w:tr>
      <w:tr w:rsidR="00FC48E6" w:rsidRPr="001C0AA0" w14:paraId="51FDE98A" w14:textId="77777777" w:rsidTr="003508F9">
        <w:trPr>
          <w:cantSplit/>
          <w:trHeight w:val="144"/>
          <w:ins w:id="164" w:author="Geiser, Che@Energy" w:date="2023-06-06T14:29:00Z"/>
        </w:trPr>
        <w:tc>
          <w:tcPr>
            <w:tcW w:w="278" w:type="pct"/>
            <w:vAlign w:val="center"/>
          </w:tcPr>
          <w:p w14:paraId="593DAC05" w14:textId="08FF7B06" w:rsidR="00FC48E6" w:rsidRPr="003508F9" w:rsidRDefault="001C0AA0" w:rsidP="0095758D">
            <w:pPr>
              <w:keepNext/>
              <w:jc w:val="center"/>
              <w:rPr>
                <w:ins w:id="165" w:author="Geiser, Che@Energy" w:date="2023-06-06T14:29:00Z"/>
                <w:rFonts w:asciiTheme="minorHAnsi" w:hAnsiTheme="minorHAnsi" w:cstheme="minorHAnsi"/>
                <w:sz w:val="24"/>
                <w:szCs w:val="24"/>
              </w:rPr>
            </w:pPr>
            <w:ins w:id="166" w:author="Geiser, Che@Energy" w:date="2023-06-06T14:30:00Z">
              <w:r w:rsidRPr="003508F9">
                <w:rPr>
                  <w:rFonts w:asciiTheme="minorHAnsi" w:hAnsiTheme="minorHAnsi" w:cstheme="minorHAnsi"/>
                  <w:sz w:val="24"/>
                  <w:szCs w:val="24"/>
                </w:rPr>
                <w:t>05</w:t>
              </w:r>
            </w:ins>
          </w:p>
        </w:tc>
        <w:tc>
          <w:tcPr>
            <w:tcW w:w="1400" w:type="pct"/>
            <w:vAlign w:val="center"/>
          </w:tcPr>
          <w:p w14:paraId="2DFD2218" w14:textId="4CB6DBF4" w:rsidR="00FC48E6" w:rsidRPr="003508F9" w:rsidRDefault="00FB720A" w:rsidP="0095758D">
            <w:pPr>
              <w:keepNext/>
              <w:jc w:val="center"/>
              <w:rPr>
                <w:ins w:id="167" w:author="Geiser, Che@Energy" w:date="2023-06-06T14:29:00Z"/>
                <w:rFonts w:asciiTheme="minorHAnsi" w:hAnsiTheme="minorHAnsi" w:cstheme="minorHAnsi"/>
                <w:sz w:val="24"/>
                <w:szCs w:val="24"/>
              </w:rPr>
            </w:pPr>
            <w:ins w:id="168" w:author="Geiser, Che@Energy" w:date="2023-06-06T14:30:00Z">
              <w:r w:rsidRPr="003508F9">
                <w:rPr>
                  <w:rFonts w:asciiTheme="minorHAnsi" w:hAnsiTheme="minorHAnsi" w:cstheme="minorHAnsi"/>
                  <w:sz w:val="24"/>
                  <w:szCs w:val="24"/>
                </w:rPr>
                <w:t>Zone Description</w:t>
              </w:r>
            </w:ins>
          </w:p>
        </w:tc>
        <w:tc>
          <w:tcPr>
            <w:tcW w:w="1661" w:type="pct"/>
            <w:vAlign w:val="center"/>
          </w:tcPr>
          <w:p w14:paraId="6311CA3C" w14:textId="77777777" w:rsidR="00FC48E6" w:rsidRPr="003508F9" w:rsidRDefault="00FC48E6" w:rsidP="0095758D">
            <w:pPr>
              <w:keepNext/>
              <w:jc w:val="center"/>
              <w:rPr>
                <w:ins w:id="169" w:author="Geiser, Che@Energy" w:date="2023-06-06T14:29:00Z"/>
                <w:rFonts w:asciiTheme="minorHAnsi" w:hAnsiTheme="minorHAnsi" w:cstheme="minorHAnsi"/>
                <w:sz w:val="24"/>
                <w:szCs w:val="24"/>
              </w:rPr>
            </w:pPr>
          </w:p>
        </w:tc>
        <w:tc>
          <w:tcPr>
            <w:tcW w:w="1661" w:type="pct"/>
            <w:vAlign w:val="center"/>
          </w:tcPr>
          <w:p w14:paraId="3C883FA1" w14:textId="77777777" w:rsidR="00FC48E6" w:rsidRPr="003508F9" w:rsidRDefault="00FC48E6" w:rsidP="0095758D">
            <w:pPr>
              <w:keepNext/>
              <w:jc w:val="center"/>
              <w:rPr>
                <w:ins w:id="170" w:author="Geiser, Che@Energy" w:date="2023-06-06T14:29:00Z"/>
                <w:rFonts w:asciiTheme="minorHAnsi" w:hAnsiTheme="minorHAnsi" w:cstheme="minorHAnsi"/>
                <w:sz w:val="24"/>
                <w:szCs w:val="24"/>
              </w:rPr>
            </w:pPr>
          </w:p>
        </w:tc>
      </w:tr>
      <w:tr w:rsidR="00FB720A" w:rsidRPr="001C0AA0" w14:paraId="662F8495" w14:textId="77777777" w:rsidTr="003508F9">
        <w:trPr>
          <w:cantSplit/>
          <w:trHeight w:val="144"/>
          <w:ins w:id="171" w:author="Geiser, Che@Energy" w:date="2023-06-06T14:30:00Z"/>
        </w:trPr>
        <w:tc>
          <w:tcPr>
            <w:tcW w:w="278" w:type="pct"/>
            <w:vAlign w:val="center"/>
          </w:tcPr>
          <w:p w14:paraId="64E9BFD5" w14:textId="46D81454" w:rsidR="00FB720A" w:rsidRPr="003508F9" w:rsidRDefault="001C0AA0" w:rsidP="00FB720A">
            <w:pPr>
              <w:keepNext/>
              <w:jc w:val="center"/>
              <w:rPr>
                <w:ins w:id="172" w:author="Geiser, Che@Energy" w:date="2023-06-06T14:30:00Z"/>
                <w:rFonts w:asciiTheme="minorHAnsi" w:hAnsiTheme="minorHAnsi" w:cstheme="minorHAnsi"/>
                <w:sz w:val="24"/>
                <w:szCs w:val="24"/>
              </w:rPr>
            </w:pPr>
            <w:ins w:id="173" w:author="Geiser, Che@Energy" w:date="2023-06-06T14:31:00Z">
              <w:r w:rsidRPr="003508F9">
                <w:rPr>
                  <w:rFonts w:asciiTheme="minorHAnsi" w:hAnsiTheme="minorHAnsi" w:cstheme="minorHAnsi"/>
                  <w:sz w:val="24"/>
                  <w:szCs w:val="24"/>
                </w:rPr>
                <w:t>06</w:t>
              </w:r>
            </w:ins>
          </w:p>
        </w:tc>
        <w:tc>
          <w:tcPr>
            <w:tcW w:w="1400" w:type="pct"/>
            <w:vAlign w:val="bottom"/>
          </w:tcPr>
          <w:p w14:paraId="76713FE4" w14:textId="72122C33" w:rsidR="00FB720A" w:rsidRPr="003508F9" w:rsidRDefault="00FB720A" w:rsidP="00FB720A">
            <w:pPr>
              <w:keepNext/>
              <w:jc w:val="center"/>
              <w:rPr>
                <w:ins w:id="174" w:author="Geiser, Che@Energy" w:date="2023-06-06T14:30:00Z"/>
                <w:rFonts w:asciiTheme="minorHAnsi" w:hAnsiTheme="minorHAnsi" w:cstheme="minorHAnsi"/>
                <w:sz w:val="24"/>
                <w:szCs w:val="24"/>
              </w:rPr>
            </w:pPr>
            <w:ins w:id="175" w:author="Geiser, Che@Energy" w:date="2023-06-06T14:30:00Z">
              <w:r w:rsidRPr="003508F9">
                <w:rPr>
                  <w:rFonts w:asciiTheme="minorHAnsi" w:hAnsiTheme="minorHAnsi" w:cstheme="minorHAnsi"/>
                  <w:sz w:val="24"/>
                  <w:szCs w:val="24"/>
                </w:rPr>
                <w:t>Measured Airflow with All Other Zones Off (CFM)</w:t>
              </w:r>
            </w:ins>
          </w:p>
        </w:tc>
        <w:tc>
          <w:tcPr>
            <w:tcW w:w="1661" w:type="pct"/>
            <w:vAlign w:val="center"/>
          </w:tcPr>
          <w:p w14:paraId="71AD1525" w14:textId="77777777" w:rsidR="00FB720A" w:rsidRPr="003508F9" w:rsidRDefault="00FB720A" w:rsidP="00FB720A">
            <w:pPr>
              <w:keepNext/>
              <w:jc w:val="center"/>
              <w:rPr>
                <w:ins w:id="176" w:author="Geiser, Che@Energy" w:date="2023-06-06T14:30:00Z"/>
                <w:rFonts w:asciiTheme="minorHAnsi" w:hAnsiTheme="minorHAnsi" w:cstheme="minorHAnsi"/>
                <w:sz w:val="24"/>
                <w:szCs w:val="24"/>
              </w:rPr>
            </w:pPr>
          </w:p>
        </w:tc>
        <w:tc>
          <w:tcPr>
            <w:tcW w:w="1661" w:type="pct"/>
            <w:vAlign w:val="center"/>
          </w:tcPr>
          <w:p w14:paraId="18112E72" w14:textId="77777777" w:rsidR="00FB720A" w:rsidRPr="003508F9" w:rsidRDefault="00FB720A" w:rsidP="00FB720A">
            <w:pPr>
              <w:keepNext/>
              <w:jc w:val="center"/>
              <w:rPr>
                <w:ins w:id="177" w:author="Geiser, Che@Energy" w:date="2023-06-06T14:30:00Z"/>
                <w:rFonts w:asciiTheme="minorHAnsi" w:hAnsiTheme="minorHAnsi" w:cstheme="minorHAnsi"/>
                <w:sz w:val="24"/>
                <w:szCs w:val="24"/>
              </w:rPr>
            </w:pPr>
          </w:p>
        </w:tc>
      </w:tr>
      <w:tr w:rsidR="00FB720A" w:rsidRPr="001C0AA0" w14:paraId="10202586" w14:textId="77777777" w:rsidTr="003508F9">
        <w:trPr>
          <w:cantSplit/>
          <w:trHeight w:val="144"/>
          <w:ins w:id="178" w:author="Geiser, Che@Energy" w:date="2023-06-06T14:29:00Z"/>
        </w:trPr>
        <w:tc>
          <w:tcPr>
            <w:tcW w:w="278" w:type="pct"/>
            <w:vAlign w:val="center"/>
          </w:tcPr>
          <w:p w14:paraId="14F53C1C" w14:textId="22678614" w:rsidR="00FB720A" w:rsidRPr="003508F9" w:rsidRDefault="001C0AA0" w:rsidP="00FB720A">
            <w:pPr>
              <w:keepNext/>
              <w:jc w:val="center"/>
              <w:rPr>
                <w:ins w:id="179" w:author="Geiser, Che@Energy" w:date="2023-06-06T14:29:00Z"/>
                <w:rFonts w:asciiTheme="minorHAnsi" w:hAnsiTheme="minorHAnsi" w:cstheme="minorHAnsi"/>
                <w:sz w:val="24"/>
                <w:szCs w:val="24"/>
              </w:rPr>
            </w:pPr>
            <w:ins w:id="180" w:author="Geiser, Che@Energy" w:date="2023-06-06T14:31:00Z">
              <w:r w:rsidRPr="003508F9">
                <w:rPr>
                  <w:rFonts w:asciiTheme="minorHAnsi" w:hAnsiTheme="minorHAnsi" w:cstheme="minorHAnsi"/>
                  <w:sz w:val="24"/>
                  <w:szCs w:val="24"/>
                </w:rPr>
                <w:t>07</w:t>
              </w:r>
            </w:ins>
          </w:p>
        </w:tc>
        <w:tc>
          <w:tcPr>
            <w:tcW w:w="1400" w:type="pct"/>
            <w:vAlign w:val="center"/>
          </w:tcPr>
          <w:p w14:paraId="1F0FC402" w14:textId="1AD0F6A5" w:rsidR="00FB720A" w:rsidRPr="003508F9" w:rsidRDefault="00FB720A" w:rsidP="00FB720A">
            <w:pPr>
              <w:keepNext/>
              <w:jc w:val="center"/>
              <w:rPr>
                <w:ins w:id="181" w:author="Geiser, Che@Energy" w:date="2023-06-06T14:29:00Z"/>
                <w:rFonts w:asciiTheme="minorHAnsi" w:hAnsiTheme="minorHAnsi" w:cstheme="minorHAnsi"/>
                <w:sz w:val="24"/>
                <w:szCs w:val="24"/>
              </w:rPr>
            </w:pPr>
            <w:ins w:id="182" w:author="Geiser, Che@Energy" w:date="2023-06-06T14:30:00Z">
              <w:r w:rsidRPr="003508F9">
                <w:rPr>
                  <w:rFonts w:asciiTheme="minorHAnsi" w:hAnsiTheme="minorHAnsi" w:cstheme="minorHAnsi"/>
                  <w:sz w:val="24"/>
                  <w:szCs w:val="24"/>
                </w:rPr>
                <w:t>Zone Compliance Status</w:t>
              </w:r>
            </w:ins>
          </w:p>
        </w:tc>
        <w:tc>
          <w:tcPr>
            <w:tcW w:w="1661" w:type="pct"/>
            <w:vAlign w:val="center"/>
          </w:tcPr>
          <w:p w14:paraId="3ADF3F4B" w14:textId="77777777" w:rsidR="00FB720A" w:rsidRPr="003508F9" w:rsidRDefault="00FB720A" w:rsidP="00FB720A">
            <w:pPr>
              <w:keepNext/>
              <w:jc w:val="center"/>
              <w:rPr>
                <w:ins w:id="183" w:author="Geiser, Che@Energy" w:date="2023-06-06T14:29:00Z"/>
                <w:rFonts w:asciiTheme="minorHAnsi" w:hAnsiTheme="minorHAnsi" w:cstheme="minorHAnsi"/>
                <w:sz w:val="24"/>
                <w:szCs w:val="24"/>
              </w:rPr>
            </w:pPr>
          </w:p>
        </w:tc>
        <w:tc>
          <w:tcPr>
            <w:tcW w:w="1661" w:type="pct"/>
            <w:vAlign w:val="center"/>
          </w:tcPr>
          <w:p w14:paraId="218BED6D" w14:textId="77777777" w:rsidR="00FB720A" w:rsidRPr="003508F9" w:rsidRDefault="00FB720A" w:rsidP="00FB720A">
            <w:pPr>
              <w:keepNext/>
              <w:jc w:val="center"/>
              <w:rPr>
                <w:ins w:id="184" w:author="Geiser, Che@Energy" w:date="2023-06-06T14:29:00Z"/>
                <w:rFonts w:asciiTheme="minorHAnsi" w:hAnsiTheme="minorHAnsi" w:cstheme="minorHAnsi"/>
                <w:sz w:val="24"/>
                <w:szCs w:val="24"/>
              </w:rPr>
            </w:pPr>
          </w:p>
        </w:tc>
      </w:tr>
    </w:tbl>
    <w:p w14:paraId="2817AF6B" w14:textId="77777777" w:rsidR="00DD4EC2" w:rsidRPr="003508F9" w:rsidRDefault="00DD4EC2" w:rsidP="00B816B4">
      <w:pPr>
        <w:rPr>
          <w:rFonts w:asciiTheme="minorHAnsi" w:hAnsiTheme="minorHAnsi" w:cstheme="minorHAnsi"/>
          <w:sz w:val="4"/>
          <w:szCs w:val="4"/>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608"/>
        <w:gridCol w:w="2146"/>
        <w:gridCol w:w="2712"/>
        <w:gridCol w:w="2739"/>
        <w:gridCol w:w="2723"/>
      </w:tblGrid>
      <w:tr w:rsidR="00061C0F" w:rsidRPr="004E4007" w:rsidDel="00183502" w14:paraId="1933E99D" w14:textId="00948D45" w:rsidTr="001D404C">
        <w:trPr>
          <w:trHeight w:val="144"/>
          <w:del w:id="185" w:author="Geiser, Che@Energy" w:date="2023-06-06T14:26:00Z"/>
        </w:trPr>
        <w:tc>
          <w:tcPr>
            <w:tcW w:w="5000" w:type="pct"/>
            <w:gridSpan w:val="5"/>
          </w:tcPr>
          <w:p w14:paraId="1933E99A" w14:textId="1FCE9EFF" w:rsidR="00061C0F" w:rsidRPr="004E4007" w:rsidDel="00183502" w:rsidRDefault="00061C0F" w:rsidP="001D404C">
            <w:pPr>
              <w:keepNext/>
              <w:rPr>
                <w:del w:id="186" w:author="Geiser, Che@Energy" w:date="2023-06-06T14:26:00Z"/>
                <w:rFonts w:asciiTheme="minorHAnsi" w:hAnsiTheme="minorHAnsi" w:cstheme="minorHAnsi"/>
                <w:b/>
                <w:sz w:val="18"/>
                <w:szCs w:val="18"/>
              </w:rPr>
            </w:pPr>
            <w:del w:id="187" w:author="Geiser, Che@Energy" w:date="2023-06-06T14:26:00Z">
              <w:r w:rsidRPr="004E4007" w:rsidDel="00183502">
                <w:rPr>
                  <w:rFonts w:asciiTheme="minorHAnsi" w:hAnsiTheme="minorHAnsi" w:cstheme="minorHAnsi"/>
                  <w:b/>
                  <w:sz w:val="18"/>
                  <w:szCs w:val="18"/>
                </w:rPr>
                <w:lastRenderedPageBreak/>
                <w:delText>E. Forced Air System Airflow Rate Measurement – All Other Zonal Control Modes</w:delText>
              </w:r>
            </w:del>
          </w:p>
          <w:p w14:paraId="1933E99B" w14:textId="72BEA819" w:rsidR="00061C0F" w:rsidRPr="004E4007" w:rsidDel="00183502" w:rsidRDefault="00061C0F" w:rsidP="001D404C">
            <w:pPr>
              <w:keepNext/>
              <w:rPr>
                <w:del w:id="188" w:author="Geiser, Che@Energy" w:date="2023-06-06T14:26:00Z"/>
                <w:rFonts w:asciiTheme="minorHAnsi" w:hAnsiTheme="minorHAnsi" w:cstheme="minorHAnsi"/>
                <w:sz w:val="18"/>
                <w:szCs w:val="18"/>
              </w:rPr>
            </w:pPr>
            <w:del w:id="189" w:author="Geiser, Che@Energy" w:date="2023-06-06T14:26:00Z">
              <w:r w:rsidRPr="004E4007" w:rsidDel="00183502">
                <w:rPr>
                  <w:rFonts w:asciiTheme="minorHAnsi" w:hAnsiTheme="minorHAnsi" w:cstheme="minorHAnsi"/>
                  <w:sz w:val="18"/>
                  <w:szCs w:val="18"/>
                </w:rPr>
                <w:delText>The procedures for System Airflow Rate Verification are specified in Reference Residential Appendix RA3.3.</w:delText>
              </w:r>
            </w:del>
          </w:p>
          <w:p w14:paraId="1933E99C" w14:textId="56511B63" w:rsidR="00061C0F" w:rsidRPr="004E4007" w:rsidDel="00183502" w:rsidRDefault="00611CD2" w:rsidP="001D404C">
            <w:pPr>
              <w:keepNext/>
              <w:rPr>
                <w:del w:id="190" w:author="Geiser, Che@Energy" w:date="2023-06-06T14:26:00Z"/>
                <w:rFonts w:asciiTheme="minorHAnsi" w:hAnsiTheme="minorHAnsi" w:cstheme="minorHAnsi"/>
                <w:b/>
                <w:sz w:val="16"/>
                <w:szCs w:val="16"/>
              </w:rPr>
            </w:pPr>
            <w:del w:id="191" w:author="Geiser, Che@Energy" w:date="2023-06-06T14:26:00Z">
              <w:r w:rsidRPr="004E4007" w:rsidDel="00183502">
                <w:rPr>
                  <w:rFonts w:asciiTheme="minorHAnsi" w:hAnsiTheme="minorHAnsi" w:cstheme="minorHAnsi"/>
                  <w:sz w:val="18"/>
                  <w:szCs w:val="18"/>
                </w:rPr>
                <w:delText>For compliance with verification in all zonal control modes, it is sufficient to verify airflow rate for operation of each individual zone when the individual zone is the sole zone calling for conditioning.</w:delText>
              </w:r>
              <w:r w:rsidR="00EA3860" w:rsidRPr="004E4007" w:rsidDel="00183502">
                <w:rPr>
                  <w:rFonts w:asciiTheme="minorHAnsi" w:hAnsiTheme="minorHAnsi" w:cstheme="minorHAnsi"/>
                  <w:sz w:val="18"/>
                  <w:szCs w:val="18"/>
                </w:rPr>
                <w:delText xml:space="preserve"> </w:delText>
              </w:r>
              <w:r w:rsidRPr="004E4007" w:rsidDel="00183502">
                <w:rPr>
                  <w:rFonts w:asciiTheme="minorHAnsi" w:hAnsiTheme="minorHAnsi" w:cstheme="minorHAnsi"/>
                  <w:sz w:val="18"/>
                  <w:szCs w:val="18"/>
                </w:rPr>
                <w:delText>It is not necessary to verify airflow rate for combinations of 2 or more zones that are less than all zones calling (e.g., 2 out of three zones calling).</w:delText>
              </w:r>
            </w:del>
          </w:p>
        </w:tc>
      </w:tr>
      <w:tr w:rsidR="00061C0F" w:rsidRPr="004E4007" w:rsidDel="001C0AA0" w14:paraId="1933E9A1" w14:textId="7E6908F4" w:rsidTr="003508F9">
        <w:trPr>
          <w:cantSplit/>
          <w:trHeight w:val="144"/>
          <w:del w:id="192" w:author="Geiser, Che@Energy" w:date="2023-06-06T14:32:00Z"/>
        </w:trPr>
        <w:tc>
          <w:tcPr>
            <w:tcW w:w="278" w:type="pct"/>
            <w:vAlign w:val="center"/>
          </w:tcPr>
          <w:p w14:paraId="1933E99E" w14:textId="57614934" w:rsidR="00061C0F" w:rsidRPr="004E4007" w:rsidDel="001C0AA0" w:rsidRDefault="00061C0F" w:rsidP="001D404C">
            <w:pPr>
              <w:keepNext/>
              <w:jc w:val="center"/>
              <w:rPr>
                <w:del w:id="193" w:author="Geiser, Che@Energy" w:date="2023-06-06T14:32:00Z"/>
                <w:rFonts w:asciiTheme="minorHAnsi" w:hAnsiTheme="minorHAnsi" w:cstheme="minorHAnsi"/>
                <w:sz w:val="18"/>
                <w:szCs w:val="18"/>
              </w:rPr>
            </w:pPr>
            <w:del w:id="194" w:author="Geiser, Che@Energy" w:date="2023-06-06T14:32:00Z">
              <w:r w:rsidRPr="003508F9" w:rsidDel="001C0AA0">
                <w:rPr>
                  <w:rFonts w:asciiTheme="minorHAnsi" w:hAnsiTheme="minorHAnsi" w:cstheme="minorHAnsi"/>
                  <w:sz w:val="18"/>
                  <w:szCs w:val="18"/>
                </w:rPr>
                <w:delText>01</w:delText>
              </w:r>
            </w:del>
          </w:p>
        </w:tc>
        <w:tc>
          <w:tcPr>
            <w:tcW w:w="2223" w:type="pct"/>
            <w:gridSpan w:val="2"/>
          </w:tcPr>
          <w:p w14:paraId="75DFEBE6" w14:textId="7EF26D83" w:rsidR="00EA3860" w:rsidRPr="003508F9" w:rsidDel="001C0AA0" w:rsidRDefault="00061C0F" w:rsidP="00EA3860">
            <w:pPr>
              <w:keepNext/>
              <w:rPr>
                <w:del w:id="195" w:author="Geiser, Che@Energy" w:date="2023-06-06T14:32:00Z"/>
                <w:rFonts w:asciiTheme="minorHAnsi" w:hAnsiTheme="minorHAnsi" w:cstheme="minorHAnsi"/>
                <w:sz w:val="18"/>
                <w:szCs w:val="18"/>
              </w:rPr>
            </w:pPr>
            <w:del w:id="196" w:author="Geiser, Che@Energy" w:date="2023-06-06T14:32:00Z">
              <w:r w:rsidRPr="003508F9" w:rsidDel="001C0AA0">
                <w:rPr>
                  <w:rFonts w:asciiTheme="minorHAnsi" w:hAnsiTheme="minorHAnsi" w:cstheme="minorHAnsi"/>
                  <w:sz w:val="18"/>
                  <w:szCs w:val="18"/>
                </w:rPr>
                <w:delText xml:space="preserve">Number of </w:delText>
              </w:r>
              <w:r w:rsidR="00EA3860" w:rsidRPr="003508F9" w:rsidDel="001C0AA0">
                <w:rPr>
                  <w:rFonts w:asciiTheme="minorHAnsi" w:hAnsiTheme="minorHAnsi" w:cstheme="minorHAnsi"/>
                  <w:sz w:val="18"/>
                  <w:szCs w:val="18"/>
                </w:rPr>
                <w:delText>I</w:delText>
              </w:r>
              <w:r w:rsidRPr="003508F9" w:rsidDel="001C0AA0">
                <w:rPr>
                  <w:rFonts w:asciiTheme="minorHAnsi" w:hAnsiTheme="minorHAnsi" w:cstheme="minorHAnsi"/>
                  <w:sz w:val="18"/>
                  <w:szCs w:val="18"/>
                </w:rPr>
                <w:delText xml:space="preserve">ndependently </w:delText>
              </w:r>
              <w:r w:rsidR="00EA3860" w:rsidRPr="003508F9" w:rsidDel="001C0AA0">
                <w:rPr>
                  <w:rFonts w:asciiTheme="minorHAnsi" w:hAnsiTheme="minorHAnsi" w:cstheme="minorHAnsi"/>
                  <w:sz w:val="18"/>
                  <w:szCs w:val="18"/>
                </w:rPr>
                <w:delText>C</w:delText>
              </w:r>
              <w:r w:rsidRPr="003508F9" w:rsidDel="001C0AA0">
                <w:rPr>
                  <w:rFonts w:asciiTheme="minorHAnsi" w:hAnsiTheme="minorHAnsi" w:cstheme="minorHAnsi"/>
                  <w:sz w:val="18"/>
                  <w:szCs w:val="18"/>
                </w:rPr>
                <w:delText xml:space="preserve">ontrolled </w:delText>
              </w:r>
              <w:r w:rsidR="00EA3860" w:rsidRPr="003508F9" w:rsidDel="001C0AA0">
                <w:rPr>
                  <w:rFonts w:asciiTheme="minorHAnsi" w:hAnsiTheme="minorHAnsi" w:cstheme="minorHAnsi"/>
                  <w:sz w:val="18"/>
                  <w:szCs w:val="18"/>
                </w:rPr>
                <w:delText>Z</w:delText>
              </w:r>
              <w:r w:rsidRPr="003508F9" w:rsidDel="001C0AA0">
                <w:rPr>
                  <w:rFonts w:asciiTheme="minorHAnsi" w:hAnsiTheme="minorHAnsi" w:cstheme="minorHAnsi"/>
                  <w:sz w:val="18"/>
                  <w:szCs w:val="18"/>
                </w:rPr>
                <w:delText>ones</w:delText>
              </w:r>
            </w:del>
          </w:p>
          <w:p w14:paraId="1933E99F" w14:textId="47B3AFCE" w:rsidR="00061C0F" w:rsidRPr="004E4007" w:rsidDel="001C0AA0" w:rsidRDefault="00AA2E09" w:rsidP="00EA3860">
            <w:pPr>
              <w:keepNext/>
              <w:rPr>
                <w:del w:id="197" w:author="Geiser, Che@Energy" w:date="2023-06-06T14:32:00Z"/>
                <w:rFonts w:asciiTheme="minorHAnsi" w:hAnsiTheme="minorHAnsi" w:cstheme="minorHAnsi"/>
                <w:sz w:val="18"/>
                <w:szCs w:val="18"/>
              </w:rPr>
            </w:pPr>
            <w:del w:id="198" w:author="Geiser, Che@Energy" w:date="2023-06-06T14:32:00Z">
              <w:r w:rsidRPr="003508F9" w:rsidDel="001C0AA0">
                <w:rPr>
                  <w:rFonts w:asciiTheme="minorHAnsi" w:hAnsiTheme="minorHAnsi" w:cstheme="minorHAnsi"/>
                  <w:sz w:val="18"/>
                  <w:szCs w:val="18"/>
                </w:rPr>
                <w:delText>(i.e., number of thermostats or temperature sensors that independently control one or more dampers.)</w:delText>
              </w:r>
            </w:del>
          </w:p>
        </w:tc>
        <w:tc>
          <w:tcPr>
            <w:tcW w:w="2499" w:type="pct"/>
            <w:gridSpan w:val="2"/>
          </w:tcPr>
          <w:p w14:paraId="1933E9A0" w14:textId="536C5796" w:rsidR="00061C0F" w:rsidRPr="004E4007" w:rsidDel="001C0AA0" w:rsidRDefault="00061C0F" w:rsidP="001D404C">
            <w:pPr>
              <w:keepNext/>
              <w:rPr>
                <w:del w:id="199" w:author="Geiser, Che@Energy" w:date="2023-06-06T14:32:00Z"/>
                <w:rFonts w:asciiTheme="minorHAnsi" w:hAnsiTheme="minorHAnsi" w:cstheme="minorHAnsi"/>
                <w:sz w:val="18"/>
                <w:szCs w:val="18"/>
              </w:rPr>
            </w:pPr>
          </w:p>
        </w:tc>
      </w:tr>
      <w:tr w:rsidR="0083509A" w:rsidRPr="004E4007" w:rsidDel="001C0AA0" w14:paraId="1933E9A5" w14:textId="172157EB" w:rsidTr="003508F9">
        <w:trPr>
          <w:cantSplit/>
          <w:trHeight w:val="144"/>
          <w:del w:id="200" w:author="Geiser, Che@Energy" w:date="2023-06-06T14:32:00Z"/>
        </w:trPr>
        <w:tc>
          <w:tcPr>
            <w:tcW w:w="278" w:type="pct"/>
            <w:vAlign w:val="center"/>
          </w:tcPr>
          <w:p w14:paraId="1933E9A2" w14:textId="1A66AE39" w:rsidR="0083509A" w:rsidRPr="004E4007" w:rsidDel="001C0AA0" w:rsidRDefault="0083509A" w:rsidP="001D404C">
            <w:pPr>
              <w:keepNext/>
              <w:jc w:val="center"/>
              <w:rPr>
                <w:del w:id="201" w:author="Geiser, Che@Energy" w:date="2023-06-06T14:32:00Z"/>
                <w:rFonts w:asciiTheme="minorHAnsi" w:hAnsiTheme="minorHAnsi" w:cstheme="minorHAnsi"/>
                <w:sz w:val="18"/>
                <w:szCs w:val="18"/>
                <w:rPrChange w:id="202" w:author="Geiser, Che@Energy" w:date="2023-06-06T14:15:00Z">
                  <w:rPr>
                    <w:del w:id="203" w:author="Geiser, Che@Energy" w:date="2023-06-06T14:32:00Z"/>
                    <w:rFonts w:ascii="Calibri" w:hAnsi="Calibri"/>
                    <w:sz w:val="18"/>
                    <w:szCs w:val="18"/>
                  </w:rPr>
                </w:rPrChange>
              </w:rPr>
            </w:pPr>
            <w:del w:id="204" w:author="Geiser, Che@Energy" w:date="2023-06-06T14:32:00Z">
              <w:r w:rsidRPr="004E4007" w:rsidDel="001C0AA0">
                <w:rPr>
                  <w:rFonts w:asciiTheme="minorHAnsi" w:hAnsiTheme="minorHAnsi" w:cstheme="minorHAnsi"/>
                  <w:sz w:val="18"/>
                  <w:szCs w:val="18"/>
                  <w:rPrChange w:id="205" w:author="Geiser, Che@Energy" w:date="2023-06-06T14:15:00Z">
                    <w:rPr>
                      <w:rFonts w:ascii="Calibri" w:hAnsi="Calibri"/>
                      <w:sz w:val="18"/>
                      <w:szCs w:val="18"/>
                    </w:rPr>
                  </w:rPrChange>
                </w:rPr>
                <w:delText>02</w:delText>
              </w:r>
            </w:del>
          </w:p>
        </w:tc>
        <w:tc>
          <w:tcPr>
            <w:tcW w:w="2223" w:type="pct"/>
            <w:gridSpan w:val="2"/>
            <w:vAlign w:val="center"/>
          </w:tcPr>
          <w:p w14:paraId="1933E9A3" w14:textId="6DA754C5" w:rsidR="0083509A" w:rsidRPr="003508F9" w:rsidDel="001C0AA0" w:rsidRDefault="0083509A" w:rsidP="00AA2E09">
            <w:pPr>
              <w:keepNext/>
              <w:rPr>
                <w:del w:id="206" w:author="Geiser, Che@Energy" w:date="2023-06-06T14:32:00Z"/>
                <w:rFonts w:asciiTheme="minorHAnsi" w:hAnsiTheme="minorHAnsi" w:cstheme="minorHAnsi"/>
                <w:sz w:val="18"/>
                <w:szCs w:val="18"/>
              </w:rPr>
            </w:pPr>
            <w:del w:id="207" w:author="Geiser, Che@Energy" w:date="2023-06-06T14:32:00Z">
              <w:r w:rsidRPr="004E4007" w:rsidDel="001C0AA0">
                <w:rPr>
                  <w:rFonts w:asciiTheme="minorHAnsi" w:hAnsiTheme="minorHAnsi" w:cstheme="minorHAnsi"/>
                  <w:sz w:val="18"/>
                  <w:szCs w:val="18"/>
                </w:rPr>
                <w:delText>Required Minimum Cooling System Airflow Rate (cfm/ton)</w:delText>
              </w:r>
            </w:del>
          </w:p>
        </w:tc>
        <w:tc>
          <w:tcPr>
            <w:tcW w:w="2499" w:type="pct"/>
            <w:gridSpan w:val="2"/>
            <w:vAlign w:val="center"/>
          </w:tcPr>
          <w:p w14:paraId="1933E9A4" w14:textId="476C0C51" w:rsidR="0083509A" w:rsidRPr="004E4007" w:rsidDel="001C0AA0" w:rsidRDefault="0083509A" w:rsidP="001D404C">
            <w:pPr>
              <w:keepNext/>
              <w:rPr>
                <w:del w:id="208" w:author="Geiser, Che@Energy" w:date="2023-06-06T14:32:00Z"/>
                <w:rFonts w:asciiTheme="minorHAnsi" w:hAnsiTheme="minorHAnsi" w:cstheme="minorHAnsi"/>
                <w:sz w:val="18"/>
                <w:szCs w:val="18"/>
              </w:rPr>
            </w:pPr>
          </w:p>
        </w:tc>
      </w:tr>
      <w:tr w:rsidR="00061C0F" w:rsidRPr="004E4007" w:rsidDel="001C0AA0" w14:paraId="1933E9A9" w14:textId="28F68A59" w:rsidTr="003508F9">
        <w:trPr>
          <w:cantSplit/>
          <w:trHeight w:val="144"/>
          <w:del w:id="209" w:author="Geiser, Che@Energy" w:date="2023-06-06T14:32:00Z"/>
        </w:trPr>
        <w:tc>
          <w:tcPr>
            <w:tcW w:w="278" w:type="pct"/>
            <w:vAlign w:val="center"/>
          </w:tcPr>
          <w:p w14:paraId="1933E9A6" w14:textId="4AB3653B" w:rsidR="00061C0F" w:rsidRPr="004E4007" w:rsidDel="001C0AA0" w:rsidRDefault="0083509A" w:rsidP="001D404C">
            <w:pPr>
              <w:keepNext/>
              <w:jc w:val="center"/>
              <w:rPr>
                <w:del w:id="210" w:author="Geiser, Che@Energy" w:date="2023-06-06T14:32:00Z"/>
                <w:rFonts w:asciiTheme="minorHAnsi" w:hAnsiTheme="minorHAnsi" w:cstheme="minorHAnsi"/>
                <w:sz w:val="18"/>
                <w:szCs w:val="18"/>
              </w:rPr>
            </w:pPr>
            <w:del w:id="211" w:author="Geiser, Che@Energy" w:date="2023-06-06T14:32:00Z">
              <w:r w:rsidRPr="003508F9" w:rsidDel="001C0AA0">
                <w:rPr>
                  <w:rFonts w:asciiTheme="minorHAnsi" w:hAnsiTheme="minorHAnsi" w:cstheme="minorHAnsi"/>
                  <w:sz w:val="18"/>
                  <w:szCs w:val="18"/>
                </w:rPr>
                <w:delText>03</w:delText>
              </w:r>
            </w:del>
          </w:p>
        </w:tc>
        <w:tc>
          <w:tcPr>
            <w:tcW w:w="2223" w:type="pct"/>
            <w:gridSpan w:val="2"/>
            <w:vAlign w:val="center"/>
          </w:tcPr>
          <w:p w14:paraId="1933E9A7" w14:textId="4FBF2ABD" w:rsidR="00061C0F" w:rsidRPr="004E4007" w:rsidDel="001C0AA0" w:rsidRDefault="00061C0F" w:rsidP="007E05EA">
            <w:pPr>
              <w:keepNext/>
              <w:rPr>
                <w:del w:id="212" w:author="Geiser, Che@Energy" w:date="2023-06-06T14:32:00Z"/>
                <w:rFonts w:asciiTheme="minorHAnsi" w:hAnsiTheme="minorHAnsi" w:cstheme="minorHAnsi"/>
                <w:sz w:val="18"/>
                <w:szCs w:val="18"/>
              </w:rPr>
            </w:pPr>
            <w:del w:id="213" w:author="Geiser, Che@Energy" w:date="2023-06-06T14:32:00Z">
              <w:r w:rsidRPr="003508F9" w:rsidDel="001C0AA0">
                <w:rPr>
                  <w:rFonts w:asciiTheme="minorHAnsi" w:hAnsiTheme="minorHAnsi" w:cstheme="minorHAnsi"/>
                  <w:sz w:val="18"/>
                  <w:szCs w:val="18"/>
                </w:rPr>
                <w:delText xml:space="preserve">Required </w:delText>
              </w:r>
              <w:r w:rsidR="007E05EA" w:rsidRPr="003508F9" w:rsidDel="001C0AA0">
                <w:rPr>
                  <w:rFonts w:asciiTheme="minorHAnsi" w:hAnsiTheme="minorHAnsi" w:cstheme="minorHAnsi"/>
                  <w:sz w:val="18"/>
                  <w:szCs w:val="18"/>
                </w:rPr>
                <w:delText>M</w:delText>
              </w:r>
              <w:r w:rsidR="00AA2E09" w:rsidRPr="003508F9" w:rsidDel="001C0AA0">
                <w:rPr>
                  <w:rFonts w:asciiTheme="minorHAnsi" w:hAnsiTheme="minorHAnsi" w:cstheme="minorHAnsi"/>
                  <w:sz w:val="18"/>
                  <w:szCs w:val="18"/>
                </w:rPr>
                <w:delText xml:space="preserve">inimum </w:delText>
              </w:r>
              <w:r w:rsidRPr="003508F9" w:rsidDel="001C0AA0">
                <w:rPr>
                  <w:rFonts w:asciiTheme="minorHAnsi" w:hAnsiTheme="minorHAnsi" w:cstheme="minorHAnsi"/>
                  <w:sz w:val="18"/>
                  <w:szCs w:val="18"/>
                </w:rPr>
                <w:delText>Airflow in all Zonal Control Modes (cfm)</w:delText>
              </w:r>
            </w:del>
          </w:p>
        </w:tc>
        <w:tc>
          <w:tcPr>
            <w:tcW w:w="2499" w:type="pct"/>
            <w:gridSpan w:val="2"/>
            <w:vAlign w:val="center"/>
          </w:tcPr>
          <w:p w14:paraId="1933E9A8" w14:textId="73D762CF" w:rsidR="00061C0F" w:rsidRPr="004E4007" w:rsidDel="001C0AA0" w:rsidRDefault="00061C0F" w:rsidP="001D404C">
            <w:pPr>
              <w:keepNext/>
              <w:rPr>
                <w:del w:id="214" w:author="Geiser, Che@Energy" w:date="2023-06-06T14:32:00Z"/>
                <w:rFonts w:asciiTheme="minorHAnsi" w:hAnsiTheme="minorHAnsi" w:cstheme="minorHAnsi"/>
                <w:sz w:val="18"/>
                <w:szCs w:val="18"/>
              </w:rPr>
            </w:pPr>
          </w:p>
        </w:tc>
      </w:tr>
      <w:tr w:rsidR="00061C0F" w:rsidRPr="004E4007" w:rsidDel="001C0AA0" w14:paraId="1933E9AE" w14:textId="7DFF58C5" w:rsidTr="00BD6E39">
        <w:trPr>
          <w:cantSplit/>
          <w:trHeight w:val="144"/>
          <w:del w:id="215" w:author="Geiser, Che@Energy" w:date="2023-06-06T14:32:00Z"/>
        </w:trPr>
        <w:tc>
          <w:tcPr>
            <w:tcW w:w="1260" w:type="pct"/>
            <w:gridSpan w:val="2"/>
            <w:vAlign w:val="center"/>
          </w:tcPr>
          <w:p w14:paraId="1933E9AA" w14:textId="78BB4435" w:rsidR="00061C0F" w:rsidRPr="004E4007" w:rsidDel="001C0AA0" w:rsidRDefault="0083509A" w:rsidP="001D404C">
            <w:pPr>
              <w:keepNext/>
              <w:jc w:val="center"/>
              <w:rPr>
                <w:del w:id="216" w:author="Geiser, Che@Energy" w:date="2023-06-06T14:32:00Z"/>
                <w:rFonts w:asciiTheme="minorHAnsi" w:hAnsiTheme="minorHAnsi" w:cstheme="minorHAnsi"/>
                <w:sz w:val="18"/>
                <w:szCs w:val="18"/>
              </w:rPr>
            </w:pPr>
            <w:del w:id="217" w:author="Geiser, Che@Energy" w:date="2023-06-06T14:32:00Z">
              <w:r w:rsidRPr="004E4007" w:rsidDel="001C0AA0">
                <w:rPr>
                  <w:rFonts w:asciiTheme="minorHAnsi" w:hAnsiTheme="minorHAnsi" w:cstheme="minorHAnsi"/>
                  <w:sz w:val="18"/>
                  <w:szCs w:val="18"/>
                </w:rPr>
                <w:delText>04</w:delText>
              </w:r>
            </w:del>
          </w:p>
        </w:tc>
        <w:tc>
          <w:tcPr>
            <w:tcW w:w="1241" w:type="pct"/>
            <w:vAlign w:val="center"/>
          </w:tcPr>
          <w:p w14:paraId="1933E9AB" w14:textId="543B1C94" w:rsidR="00061C0F" w:rsidRPr="004E4007" w:rsidDel="001C0AA0" w:rsidRDefault="0083509A" w:rsidP="001D404C">
            <w:pPr>
              <w:keepNext/>
              <w:jc w:val="center"/>
              <w:rPr>
                <w:del w:id="218" w:author="Geiser, Che@Energy" w:date="2023-06-06T14:32:00Z"/>
                <w:rFonts w:asciiTheme="minorHAnsi" w:hAnsiTheme="minorHAnsi" w:cstheme="minorHAnsi"/>
                <w:sz w:val="18"/>
                <w:szCs w:val="18"/>
              </w:rPr>
            </w:pPr>
            <w:del w:id="219" w:author="Geiser, Che@Energy" w:date="2023-06-06T14:32:00Z">
              <w:r w:rsidRPr="004E4007" w:rsidDel="001C0AA0">
                <w:rPr>
                  <w:rFonts w:asciiTheme="minorHAnsi" w:hAnsiTheme="minorHAnsi" w:cstheme="minorHAnsi"/>
                  <w:sz w:val="18"/>
                  <w:szCs w:val="18"/>
                </w:rPr>
                <w:delText>05</w:delText>
              </w:r>
            </w:del>
          </w:p>
        </w:tc>
        <w:tc>
          <w:tcPr>
            <w:tcW w:w="1253" w:type="pct"/>
            <w:vAlign w:val="center"/>
          </w:tcPr>
          <w:p w14:paraId="1933E9AC" w14:textId="573B4D9B" w:rsidR="00061C0F" w:rsidRPr="004E4007" w:rsidDel="001C0AA0" w:rsidRDefault="0083509A" w:rsidP="001D404C">
            <w:pPr>
              <w:keepNext/>
              <w:jc w:val="center"/>
              <w:rPr>
                <w:del w:id="220" w:author="Geiser, Che@Energy" w:date="2023-06-06T14:32:00Z"/>
                <w:rFonts w:asciiTheme="minorHAnsi" w:hAnsiTheme="minorHAnsi" w:cstheme="minorHAnsi"/>
                <w:sz w:val="18"/>
                <w:szCs w:val="18"/>
              </w:rPr>
            </w:pPr>
            <w:del w:id="221" w:author="Geiser, Che@Energy" w:date="2023-06-06T14:32:00Z">
              <w:r w:rsidRPr="004E4007" w:rsidDel="001C0AA0">
                <w:rPr>
                  <w:rFonts w:asciiTheme="minorHAnsi" w:hAnsiTheme="minorHAnsi" w:cstheme="minorHAnsi"/>
                  <w:sz w:val="18"/>
                  <w:szCs w:val="18"/>
                </w:rPr>
                <w:delText>06</w:delText>
              </w:r>
            </w:del>
          </w:p>
        </w:tc>
        <w:tc>
          <w:tcPr>
            <w:tcW w:w="1246" w:type="pct"/>
            <w:vAlign w:val="center"/>
          </w:tcPr>
          <w:p w14:paraId="1933E9AD" w14:textId="0A3DC01A" w:rsidR="00061C0F" w:rsidRPr="004E4007" w:rsidDel="001C0AA0" w:rsidRDefault="0083509A" w:rsidP="001D404C">
            <w:pPr>
              <w:keepNext/>
              <w:jc w:val="center"/>
              <w:rPr>
                <w:del w:id="222" w:author="Geiser, Che@Energy" w:date="2023-06-06T14:32:00Z"/>
                <w:rFonts w:asciiTheme="minorHAnsi" w:hAnsiTheme="minorHAnsi" w:cstheme="minorHAnsi"/>
                <w:sz w:val="18"/>
                <w:szCs w:val="18"/>
              </w:rPr>
            </w:pPr>
            <w:del w:id="223" w:author="Geiser, Che@Energy" w:date="2023-06-06T14:32:00Z">
              <w:r w:rsidRPr="004E4007" w:rsidDel="001C0AA0">
                <w:rPr>
                  <w:rFonts w:asciiTheme="minorHAnsi" w:hAnsiTheme="minorHAnsi" w:cstheme="minorHAnsi"/>
                  <w:sz w:val="18"/>
                  <w:szCs w:val="18"/>
                </w:rPr>
                <w:delText>07</w:delText>
              </w:r>
            </w:del>
          </w:p>
        </w:tc>
      </w:tr>
      <w:tr w:rsidR="00061C0F" w:rsidRPr="004E4007" w:rsidDel="001C0AA0" w14:paraId="1933E9B3" w14:textId="59F87FA3" w:rsidTr="002B0777">
        <w:trPr>
          <w:cantSplit/>
          <w:trHeight w:val="144"/>
          <w:del w:id="224" w:author="Geiser, Che@Energy" w:date="2023-06-06T14:32:00Z"/>
        </w:trPr>
        <w:tc>
          <w:tcPr>
            <w:tcW w:w="1260" w:type="pct"/>
            <w:gridSpan w:val="2"/>
            <w:vAlign w:val="bottom"/>
          </w:tcPr>
          <w:p w14:paraId="1933E9AF" w14:textId="5F7EC663" w:rsidR="00061C0F" w:rsidRPr="004E4007" w:rsidDel="001C0AA0" w:rsidRDefault="00061C0F" w:rsidP="002B0777">
            <w:pPr>
              <w:keepNext/>
              <w:jc w:val="center"/>
              <w:rPr>
                <w:del w:id="225" w:author="Geiser, Che@Energy" w:date="2023-06-06T14:32:00Z"/>
                <w:rFonts w:asciiTheme="minorHAnsi" w:hAnsiTheme="minorHAnsi" w:cstheme="minorHAnsi"/>
                <w:sz w:val="18"/>
                <w:szCs w:val="18"/>
              </w:rPr>
            </w:pPr>
            <w:del w:id="226" w:author="Geiser, Che@Energy" w:date="2023-06-06T14:32:00Z">
              <w:r w:rsidRPr="004E4007" w:rsidDel="001C0AA0">
                <w:rPr>
                  <w:rFonts w:asciiTheme="minorHAnsi" w:hAnsiTheme="minorHAnsi" w:cstheme="minorHAnsi"/>
                  <w:sz w:val="18"/>
                  <w:szCs w:val="18"/>
                </w:rPr>
                <w:delText>Zone Name</w:delText>
              </w:r>
            </w:del>
          </w:p>
        </w:tc>
        <w:tc>
          <w:tcPr>
            <w:tcW w:w="1241" w:type="pct"/>
            <w:vAlign w:val="bottom"/>
          </w:tcPr>
          <w:p w14:paraId="1933E9B0" w14:textId="60D12CA1" w:rsidR="00061C0F" w:rsidRPr="004E4007" w:rsidDel="001C0AA0" w:rsidRDefault="00061C0F" w:rsidP="002B0777">
            <w:pPr>
              <w:keepNext/>
              <w:jc w:val="center"/>
              <w:rPr>
                <w:del w:id="227" w:author="Geiser, Che@Energy" w:date="2023-06-06T14:32:00Z"/>
                <w:rFonts w:asciiTheme="minorHAnsi" w:hAnsiTheme="minorHAnsi" w:cstheme="minorHAnsi"/>
                <w:sz w:val="18"/>
                <w:szCs w:val="18"/>
              </w:rPr>
            </w:pPr>
            <w:del w:id="228" w:author="Geiser, Che@Energy" w:date="2023-06-06T14:32:00Z">
              <w:r w:rsidRPr="004E4007" w:rsidDel="001C0AA0">
                <w:rPr>
                  <w:rFonts w:asciiTheme="minorHAnsi" w:hAnsiTheme="minorHAnsi" w:cstheme="minorHAnsi"/>
                  <w:sz w:val="18"/>
                  <w:szCs w:val="18"/>
                </w:rPr>
                <w:delText>Zone Description</w:delText>
              </w:r>
            </w:del>
          </w:p>
        </w:tc>
        <w:tc>
          <w:tcPr>
            <w:tcW w:w="1253" w:type="pct"/>
            <w:vAlign w:val="bottom"/>
          </w:tcPr>
          <w:p w14:paraId="1933E9B1" w14:textId="1B5C0538" w:rsidR="00061C0F" w:rsidRPr="004E4007" w:rsidDel="001C0AA0" w:rsidRDefault="00061C0F" w:rsidP="002B0777">
            <w:pPr>
              <w:keepNext/>
              <w:jc w:val="center"/>
              <w:rPr>
                <w:del w:id="229" w:author="Geiser, Che@Energy" w:date="2023-06-06T14:32:00Z"/>
                <w:rFonts w:asciiTheme="minorHAnsi" w:hAnsiTheme="minorHAnsi" w:cstheme="minorHAnsi"/>
                <w:sz w:val="18"/>
                <w:szCs w:val="18"/>
              </w:rPr>
            </w:pPr>
            <w:del w:id="230" w:author="Geiser, Che@Energy" w:date="2023-06-06T14:32:00Z">
              <w:r w:rsidRPr="004E4007" w:rsidDel="001C0AA0">
                <w:rPr>
                  <w:rFonts w:asciiTheme="minorHAnsi" w:hAnsiTheme="minorHAnsi" w:cstheme="minorHAnsi"/>
                  <w:sz w:val="18"/>
                  <w:szCs w:val="18"/>
                </w:rPr>
                <w:delText xml:space="preserve">Measured Airflow with </w:delText>
              </w:r>
              <w:r w:rsidR="002B0777" w:rsidRPr="004E4007" w:rsidDel="001C0AA0">
                <w:rPr>
                  <w:rFonts w:asciiTheme="minorHAnsi" w:hAnsiTheme="minorHAnsi" w:cstheme="minorHAnsi"/>
                  <w:sz w:val="18"/>
                  <w:szCs w:val="18"/>
                </w:rPr>
                <w:delText>A</w:delText>
              </w:r>
              <w:r w:rsidRPr="004E4007" w:rsidDel="001C0AA0">
                <w:rPr>
                  <w:rFonts w:asciiTheme="minorHAnsi" w:hAnsiTheme="minorHAnsi" w:cstheme="minorHAnsi"/>
                  <w:sz w:val="18"/>
                  <w:szCs w:val="18"/>
                </w:rPr>
                <w:delText xml:space="preserve">ll </w:delText>
              </w:r>
              <w:r w:rsidR="002B0777" w:rsidRPr="004E4007" w:rsidDel="001C0AA0">
                <w:rPr>
                  <w:rFonts w:asciiTheme="minorHAnsi" w:hAnsiTheme="minorHAnsi" w:cstheme="minorHAnsi"/>
                  <w:sz w:val="18"/>
                  <w:szCs w:val="18"/>
                </w:rPr>
                <w:delText>O</w:delText>
              </w:r>
              <w:r w:rsidRPr="004E4007" w:rsidDel="001C0AA0">
                <w:rPr>
                  <w:rFonts w:asciiTheme="minorHAnsi" w:hAnsiTheme="minorHAnsi" w:cstheme="minorHAnsi"/>
                  <w:sz w:val="18"/>
                  <w:szCs w:val="18"/>
                </w:rPr>
                <w:delText xml:space="preserve">ther </w:delText>
              </w:r>
              <w:r w:rsidR="002B0777" w:rsidRPr="004E4007" w:rsidDel="001C0AA0">
                <w:rPr>
                  <w:rFonts w:asciiTheme="minorHAnsi" w:hAnsiTheme="minorHAnsi" w:cstheme="minorHAnsi"/>
                  <w:sz w:val="18"/>
                  <w:szCs w:val="18"/>
                </w:rPr>
                <w:delText>Z</w:delText>
              </w:r>
              <w:r w:rsidRPr="004E4007" w:rsidDel="001C0AA0">
                <w:rPr>
                  <w:rFonts w:asciiTheme="minorHAnsi" w:hAnsiTheme="minorHAnsi" w:cstheme="minorHAnsi"/>
                  <w:sz w:val="18"/>
                  <w:szCs w:val="18"/>
                </w:rPr>
                <w:delText xml:space="preserve">ones </w:delText>
              </w:r>
              <w:r w:rsidR="002B0777" w:rsidRPr="004E4007" w:rsidDel="001C0AA0">
                <w:rPr>
                  <w:rFonts w:asciiTheme="minorHAnsi" w:hAnsiTheme="minorHAnsi" w:cstheme="minorHAnsi"/>
                  <w:sz w:val="18"/>
                  <w:szCs w:val="18"/>
                </w:rPr>
                <w:delText>O</w:delText>
              </w:r>
              <w:r w:rsidRPr="004E4007" w:rsidDel="001C0AA0">
                <w:rPr>
                  <w:rFonts w:asciiTheme="minorHAnsi" w:hAnsiTheme="minorHAnsi" w:cstheme="minorHAnsi"/>
                  <w:sz w:val="18"/>
                  <w:szCs w:val="18"/>
                </w:rPr>
                <w:delText>ff (CFM)</w:delText>
              </w:r>
            </w:del>
          </w:p>
        </w:tc>
        <w:tc>
          <w:tcPr>
            <w:tcW w:w="1246" w:type="pct"/>
            <w:vAlign w:val="bottom"/>
          </w:tcPr>
          <w:p w14:paraId="1933E9B2" w14:textId="3B417A2A" w:rsidR="00061C0F" w:rsidRPr="004E4007" w:rsidDel="001C0AA0" w:rsidRDefault="00061C0F" w:rsidP="002B0777">
            <w:pPr>
              <w:keepNext/>
              <w:jc w:val="center"/>
              <w:rPr>
                <w:del w:id="231" w:author="Geiser, Che@Energy" w:date="2023-06-06T14:32:00Z"/>
                <w:rFonts w:asciiTheme="minorHAnsi" w:hAnsiTheme="minorHAnsi" w:cstheme="minorHAnsi"/>
                <w:sz w:val="18"/>
                <w:szCs w:val="18"/>
              </w:rPr>
            </w:pPr>
            <w:del w:id="232" w:author="Geiser, Che@Energy" w:date="2023-06-06T14:32:00Z">
              <w:r w:rsidRPr="004E4007" w:rsidDel="001C0AA0">
                <w:rPr>
                  <w:rFonts w:asciiTheme="minorHAnsi" w:hAnsiTheme="minorHAnsi" w:cstheme="minorHAnsi"/>
                  <w:sz w:val="18"/>
                  <w:szCs w:val="18"/>
                </w:rPr>
                <w:delText>Zone Compliance Status</w:delText>
              </w:r>
            </w:del>
          </w:p>
        </w:tc>
      </w:tr>
      <w:tr w:rsidR="00061C0F" w:rsidRPr="004E4007" w:rsidDel="001C0AA0" w14:paraId="1933E9B8" w14:textId="29605E7D" w:rsidTr="00BD6E39">
        <w:trPr>
          <w:cantSplit/>
          <w:trHeight w:val="144"/>
          <w:del w:id="233" w:author="Geiser, Che@Energy" w:date="2023-06-06T14:32:00Z"/>
        </w:trPr>
        <w:tc>
          <w:tcPr>
            <w:tcW w:w="1260" w:type="pct"/>
            <w:gridSpan w:val="2"/>
            <w:vAlign w:val="center"/>
          </w:tcPr>
          <w:p w14:paraId="1933E9B4" w14:textId="2D457D03" w:rsidR="00061C0F" w:rsidRPr="004E4007" w:rsidDel="001C0AA0" w:rsidRDefault="00061C0F" w:rsidP="00061C0F">
            <w:pPr>
              <w:keepNext/>
              <w:jc w:val="center"/>
              <w:rPr>
                <w:del w:id="234" w:author="Geiser, Che@Energy" w:date="2023-06-06T14:32:00Z"/>
                <w:rFonts w:asciiTheme="minorHAnsi" w:hAnsiTheme="minorHAnsi" w:cstheme="minorHAnsi"/>
                <w:sz w:val="18"/>
                <w:szCs w:val="18"/>
              </w:rPr>
            </w:pPr>
          </w:p>
        </w:tc>
        <w:tc>
          <w:tcPr>
            <w:tcW w:w="1241" w:type="pct"/>
            <w:vAlign w:val="center"/>
          </w:tcPr>
          <w:p w14:paraId="1933E9B5" w14:textId="5DD9AC09" w:rsidR="00061C0F" w:rsidRPr="004E4007" w:rsidDel="001C0AA0" w:rsidRDefault="00061C0F" w:rsidP="00061C0F">
            <w:pPr>
              <w:keepNext/>
              <w:jc w:val="center"/>
              <w:rPr>
                <w:del w:id="235" w:author="Geiser, Che@Energy" w:date="2023-06-06T14:32:00Z"/>
                <w:rFonts w:asciiTheme="minorHAnsi" w:hAnsiTheme="minorHAnsi" w:cstheme="minorHAnsi"/>
                <w:sz w:val="18"/>
                <w:szCs w:val="18"/>
              </w:rPr>
            </w:pPr>
          </w:p>
        </w:tc>
        <w:tc>
          <w:tcPr>
            <w:tcW w:w="1253" w:type="pct"/>
            <w:vAlign w:val="center"/>
          </w:tcPr>
          <w:p w14:paraId="1933E9B6" w14:textId="02A9CE35" w:rsidR="00061C0F" w:rsidRPr="004E4007" w:rsidDel="001C0AA0" w:rsidRDefault="00061C0F" w:rsidP="00061C0F">
            <w:pPr>
              <w:keepNext/>
              <w:jc w:val="center"/>
              <w:rPr>
                <w:del w:id="236" w:author="Geiser, Che@Energy" w:date="2023-06-06T14:32:00Z"/>
                <w:rFonts w:asciiTheme="minorHAnsi" w:hAnsiTheme="minorHAnsi" w:cstheme="minorHAnsi"/>
                <w:sz w:val="18"/>
                <w:szCs w:val="18"/>
              </w:rPr>
            </w:pPr>
          </w:p>
        </w:tc>
        <w:tc>
          <w:tcPr>
            <w:tcW w:w="1246" w:type="pct"/>
            <w:vAlign w:val="center"/>
          </w:tcPr>
          <w:p w14:paraId="1933E9B7" w14:textId="4758812C" w:rsidR="00061C0F" w:rsidRPr="004E4007" w:rsidDel="001C0AA0" w:rsidRDefault="00061C0F" w:rsidP="00061C0F">
            <w:pPr>
              <w:keepNext/>
              <w:jc w:val="center"/>
              <w:rPr>
                <w:del w:id="237" w:author="Geiser, Che@Energy" w:date="2023-06-06T14:32:00Z"/>
                <w:rFonts w:asciiTheme="minorHAnsi" w:hAnsiTheme="minorHAnsi" w:cstheme="minorHAnsi"/>
                <w:sz w:val="18"/>
                <w:szCs w:val="18"/>
              </w:rPr>
            </w:pPr>
          </w:p>
        </w:tc>
      </w:tr>
      <w:tr w:rsidR="00061C0F" w:rsidRPr="004E4007" w:rsidDel="001C0AA0" w14:paraId="1933E9BD" w14:textId="087731F7" w:rsidTr="00BD6E39">
        <w:trPr>
          <w:cantSplit/>
          <w:trHeight w:val="144"/>
          <w:del w:id="238" w:author="Geiser, Che@Energy" w:date="2023-06-06T14:32:00Z"/>
        </w:trPr>
        <w:tc>
          <w:tcPr>
            <w:tcW w:w="1260" w:type="pct"/>
            <w:gridSpan w:val="2"/>
            <w:vAlign w:val="center"/>
          </w:tcPr>
          <w:p w14:paraId="1933E9B9" w14:textId="7115A24C" w:rsidR="00061C0F" w:rsidRPr="004E4007" w:rsidDel="001C0AA0" w:rsidRDefault="00061C0F" w:rsidP="00061C0F">
            <w:pPr>
              <w:keepNext/>
              <w:jc w:val="center"/>
              <w:rPr>
                <w:del w:id="239" w:author="Geiser, Che@Energy" w:date="2023-06-06T14:32:00Z"/>
                <w:rFonts w:asciiTheme="minorHAnsi" w:hAnsiTheme="minorHAnsi" w:cstheme="minorHAnsi"/>
                <w:sz w:val="18"/>
                <w:szCs w:val="18"/>
              </w:rPr>
            </w:pPr>
          </w:p>
        </w:tc>
        <w:tc>
          <w:tcPr>
            <w:tcW w:w="1241" w:type="pct"/>
            <w:vAlign w:val="center"/>
          </w:tcPr>
          <w:p w14:paraId="1933E9BA" w14:textId="660022FC" w:rsidR="00061C0F" w:rsidRPr="004E4007" w:rsidDel="001C0AA0" w:rsidRDefault="00061C0F" w:rsidP="00061C0F">
            <w:pPr>
              <w:keepNext/>
              <w:jc w:val="center"/>
              <w:rPr>
                <w:del w:id="240" w:author="Geiser, Che@Energy" w:date="2023-06-06T14:32:00Z"/>
                <w:rFonts w:asciiTheme="minorHAnsi" w:hAnsiTheme="minorHAnsi" w:cstheme="minorHAnsi"/>
                <w:sz w:val="18"/>
                <w:szCs w:val="18"/>
              </w:rPr>
            </w:pPr>
          </w:p>
        </w:tc>
        <w:tc>
          <w:tcPr>
            <w:tcW w:w="1253" w:type="pct"/>
            <w:vAlign w:val="center"/>
          </w:tcPr>
          <w:p w14:paraId="1933E9BB" w14:textId="2E4B149C" w:rsidR="00061C0F" w:rsidRPr="004E4007" w:rsidDel="001C0AA0" w:rsidRDefault="00061C0F" w:rsidP="00061C0F">
            <w:pPr>
              <w:keepNext/>
              <w:jc w:val="center"/>
              <w:rPr>
                <w:del w:id="241" w:author="Geiser, Che@Energy" w:date="2023-06-06T14:32:00Z"/>
                <w:rFonts w:asciiTheme="minorHAnsi" w:hAnsiTheme="minorHAnsi" w:cstheme="minorHAnsi"/>
                <w:sz w:val="18"/>
                <w:szCs w:val="18"/>
              </w:rPr>
            </w:pPr>
          </w:p>
        </w:tc>
        <w:tc>
          <w:tcPr>
            <w:tcW w:w="1246" w:type="pct"/>
            <w:vAlign w:val="center"/>
          </w:tcPr>
          <w:p w14:paraId="1933E9BC" w14:textId="11627034" w:rsidR="00061C0F" w:rsidRPr="004E4007" w:rsidDel="001C0AA0" w:rsidRDefault="00061C0F" w:rsidP="001D404C">
            <w:pPr>
              <w:keepNext/>
              <w:jc w:val="center"/>
              <w:rPr>
                <w:del w:id="242" w:author="Geiser, Che@Energy" w:date="2023-06-06T14:32:00Z"/>
                <w:rFonts w:asciiTheme="minorHAnsi" w:hAnsiTheme="minorHAnsi" w:cstheme="minorHAnsi"/>
                <w:sz w:val="18"/>
                <w:szCs w:val="18"/>
              </w:rPr>
            </w:pPr>
          </w:p>
        </w:tc>
      </w:tr>
      <w:tr w:rsidR="001C0AA0" w:rsidRPr="001C0AA0" w14:paraId="25860795" w14:textId="77777777" w:rsidTr="003508F9">
        <w:tblPrEx>
          <w:tblCellMar>
            <w:left w:w="115" w:type="dxa"/>
            <w:right w:w="115" w:type="dxa"/>
          </w:tblCellMar>
        </w:tblPrEx>
        <w:trPr>
          <w:cantSplit/>
          <w:trHeight w:val="144"/>
          <w:ins w:id="243" w:author="Geiser, Che@Energy" w:date="2023-06-06T14:32:00Z"/>
        </w:trPr>
        <w:tc>
          <w:tcPr>
            <w:tcW w:w="278" w:type="pct"/>
            <w:vAlign w:val="center"/>
          </w:tcPr>
          <w:p w14:paraId="0FAFE8BF" w14:textId="331518F5" w:rsidR="001C0AA0" w:rsidRPr="003508F9" w:rsidRDefault="001C0AA0" w:rsidP="003508F9">
            <w:pPr>
              <w:keepNext/>
              <w:ind w:left="-132" w:right="-117"/>
              <w:jc w:val="center"/>
              <w:rPr>
                <w:ins w:id="244" w:author="Geiser, Che@Energy" w:date="2023-06-06T14:32:00Z"/>
                <w:rFonts w:asciiTheme="minorHAnsi" w:hAnsiTheme="minorHAnsi" w:cstheme="minorHAnsi"/>
                <w:b/>
                <w:bCs/>
                <w:sz w:val="24"/>
                <w:szCs w:val="24"/>
              </w:rPr>
            </w:pPr>
            <w:ins w:id="245" w:author="Geiser, Che@Energy" w:date="2023-06-06T14:32:00Z">
              <w:r w:rsidRPr="003508F9">
                <w:rPr>
                  <w:rFonts w:asciiTheme="minorHAnsi" w:hAnsiTheme="minorHAnsi" w:cstheme="minorHAnsi"/>
                  <w:b/>
                  <w:bCs/>
                  <w:sz w:val="24"/>
                  <w:szCs w:val="24"/>
                </w:rPr>
                <w:t>Field</w:t>
              </w:r>
            </w:ins>
          </w:p>
        </w:tc>
        <w:tc>
          <w:tcPr>
            <w:tcW w:w="2223" w:type="pct"/>
            <w:gridSpan w:val="2"/>
            <w:vAlign w:val="center"/>
          </w:tcPr>
          <w:p w14:paraId="6A80995D" w14:textId="2DE5279C" w:rsidR="001C0AA0" w:rsidRPr="003508F9" w:rsidRDefault="001C0AA0" w:rsidP="001C0AA0">
            <w:pPr>
              <w:pStyle w:val="FootnoteText"/>
              <w:rPr>
                <w:ins w:id="246" w:author="Geiser, Che@Energy" w:date="2023-06-06T14:32:00Z"/>
                <w:rFonts w:asciiTheme="minorHAnsi" w:hAnsiTheme="minorHAnsi" w:cstheme="minorHAnsi"/>
                <w:b/>
                <w:bCs/>
                <w:sz w:val="24"/>
                <w:szCs w:val="24"/>
              </w:rPr>
            </w:pPr>
            <w:ins w:id="247" w:author="Geiser, Che@Energy" w:date="2023-06-06T14:32:00Z">
              <w:r w:rsidRPr="003508F9">
                <w:rPr>
                  <w:rFonts w:asciiTheme="minorHAnsi" w:hAnsiTheme="minorHAnsi" w:cstheme="minorHAnsi"/>
                  <w:b/>
                  <w:bCs/>
                  <w:sz w:val="24"/>
                  <w:szCs w:val="24"/>
                </w:rPr>
                <w:t>Field Name</w:t>
              </w:r>
            </w:ins>
          </w:p>
        </w:tc>
        <w:tc>
          <w:tcPr>
            <w:tcW w:w="2499" w:type="pct"/>
            <w:gridSpan w:val="2"/>
          </w:tcPr>
          <w:p w14:paraId="6288648B" w14:textId="20B7065F" w:rsidR="001C0AA0" w:rsidRPr="003508F9" w:rsidRDefault="001C0AA0" w:rsidP="001C0AA0">
            <w:pPr>
              <w:pStyle w:val="FootnoteText"/>
              <w:rPr>
                <w:ins w:id="248" w:author="Geiser, Che@Energy" w:date="2023-06-06T14:32:00Z"/>
                <w:rFonts w:asciiTheme="minorHAnsi" w:hAnsiTheme="minorHAnsi" w:cstheme="minorHAnsi"/>
                <w:b/>
                <w:bCs/>
                <w:sz w:val="24"/>
                <w:szCs w:val="24"/>
              </w:rPr>
            </w:pPr>
            <w:ins w:id="249" w:author="Geiser, Che@Energy" w:date="2023-06-06T14:32:00Z">
              <w:r w:rsidRPr="003508F9">
                <w:rPr>
                  <w:rFonts w:asciiTheme="minorHAnsi" w:hAnsiTheme="minorHAnsi" w:cstheme="minorHAnsi"/>
                  <w:b/>
                  <w:bCs/>
                  <w:sz w:val="24"/>
                  <w:szCs w:val="24"/>
                </w:rPr>
                <w:t>Entry</w:t>
              </w:r>
            </w:ins>
          </w:p>
        </w:tc>
      </w:tr>
      <w:tr w:rsidR="00061C0F" w:rsidRPr="004E4007" w14:paraId="1933E9C1" w14:textId="77777777" w:rsidTr="003508F9">
        <w:tblPrEx>
          <w:tblCellMar>
            <w:left w:w="115" w:type="dxa"/>
            <w:right w:w="115" w:type="dxa"/>
          </w:tblCellMar>
        </w:tblPrEx>
        <w:trPr>
          <w:cantSplit/>
          <w:trHeight w:val="144"/>
        </w:trPr>
        <w:tc>
          <w:tcPr>
            <w:tcW w:w="278" w:type="pct"/>
            <w:vAlign w:val="center"/>
          </w:tcPr>
          <w:p w14:paraId="1933E9BE" w14:textId="00F11089" w:rsidR="00061C0F" w:rsidRPr="004E4007" w:rsidRDefault="00160979" w:rsidP="001D404C">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08</w:t>
            </w:r>
          </w:p>
        </w:tc>
        <w:tc>
          <w:tcPr>
            <w:tcW w:w="2223" w:type="pct"/>
            <w:gridSpan w:val="2"/>
            <w:vAlign w:val="center"/>
          </w:tcPr>
          <w:p w14:paraId="1933E9BF" w14:textId="77777777" w:rsidR="00061C0F" w:rsidRPr="004E4007" w:rsidRDefault="00061C0F" w:rsidP="001D404C">
            <w:pPr>
              <w:pStyle w:val="FootnoteText"/>
              <w:rPr>
                <w:rFonts w:asciiTheme="minorHAnsi" w:hAnsiTheme="minorHAnsi" w:cstheme="minorHAnsi"/>
                <w:sz w:val="18"/>
                <w:szCs w:val="18"/>
              </w:rPr>
            </w:pPr>
            <w:r w:rsidRPr="004E4007">
              <w:rPr>
                <w:rFonts w:asciiTheme="minorHAnsi" w:hAnsiTheme="minorHAnsi" w:cstheme="minorHAnsi"/>
                <w:sz w:val="18"/>
                <w:szCs w:val="18"/>
              </w:rPr>
              <w:t>Compliance Statement:</w:t>
            </w:r>
          </w:p>
        </w:tc>
        <w:tc>
          <w:tcPr>
            <w:tcW w:w="2499" w:type="pct"/>
            <w:gridSpan w:val="2"/>
          </w:tcPr>
          <w:p w14:paraId="1933E9C0" w14:textId="77777777" w:rsidR="00061C0F" w:rsidRPr="004E4007" w:rsidRDefault="00061C0F" w:rsidP="008D67CB">
            <w:pPr>
              <w:pStyle w:val="FootnoteText"/>
              <w:rPr>
                <w:rFonts w:asciiTheme="minorHAnsi" w:hAnsiTheme="minorHAnsi" w:cstheme="minorHAnsi"/>
                <w:sz w:val="18"/>
                <w:szCs w:val="18"/>
              </w:rPr>
            </w:pPr>
          </w:p>
        </w:tc>
      </w:tr>
    </w:tbl>
    <w:p w14:paraId="1933E9C2" w14:textId="77777777" w:rsidR="001868E8" w:rsidRDefault="001868E8" w:rsidP="00B816B4">
      <w:pPr>
        <w:rPr>
          <w:ins w:id="250" w:author="Geiser, Che@Energy" w:date="2023-06-06T14:35:00Z"/>
          <w:rFonts w:asciiTheme="minorHAnsi" w:hAnsiTheme="minorHAnsi" w:cstheme="minorHAnsi"/>
          <w:sz w:val="18"/>
          <w:szCs w:val="18"/>
        </w:rPr>
      </w:pPr>
    </w:p>
    <w:p w14:paraId="5E9C7E3E" w14:textId="77777777" w:rsidR="009B0643" w:rsidRDefault="009B0643" w:rsidP="00B816B4">
      <w:pPr>
        <w:rPr>
          <w:ins w:id="251" w:author="Geiser, Che@Energy" w:date="2023-06-06T14:35:00Z"/>
          <w:rFonts w:asciiTheme="minorHAnsi" w:hAnsiTheme="minorHAnsi" w:cstheme="minorHAnsi"/>
          <w:sz w:val="18"/>
          <w:szCs w:val="18"/>
        </w:rPr>
      </w:pPr>
    </w:p>
    <w:p w14:paraId="7999256A" w14:textId="77777777" w:rsidR="009B0643" w:rsidRDefault="009B0643" w:rsidP="00B816B4">
      <w:pPr>
        <w:rPr>
          <w:ins w:id="252" w:author="Geiser, Che@Energy" w:date="2023-06-06T14:35:00Z"/>
          <w:rFonts w:asciiTheme="minorHAnsi" w:hAnsiTheme="minorHAnsi" w:cstheme="minorHAnsi"/>
          <w:sz w:val="18"/>
          <w:szCs w:val="18"/>
        </w:rPr>
      </w:pPr>
    </w:p>
    <w:p w14:paraId="69F74286" w14:textId="77777777" w:rsidR="009B0643" w:rsidRDefault="009B0643">
      <w:pPr>
        <w:rPr>
          <w:ins w:id="253" w:author="Geiser, Che@Energy" w:date="2023-06-06T14:35:00Z"/>
          <w:rFonts w:asciiTheme="minorHAnsi" w:hAnsiTheme="minorHAnsi" w:cstheme="minorHAnsi"/>
          <w:b/>
          <w:sz w:val="18"/>
          <w:szCs w:val="18"/>
        </w:rPr>
      </w:pPr>
      <w:ins w:id="254" w:author="Geiser, Che@Energy" w:date="2023-06-06T14:35:00Z">
        <w:r>
          <w:rPr>
            <w:rFonts w:asciiTheme="minorHAnsi" w:hAnsiTheme="minorHAnsi" w:cstheme="minorHAnsi"/>
            <w:b/>
            <w:sz w:val="18"/>
            <w:szCs w:val="18"/>
          </w:rPr>
          <w:br w:type="page"/>
        </w:r>
      </w:ins>
    </w:p>
    <w:p w14:paraId="5644991D" w14:textId="22B08BFE" w:rsidR="009B0643" w:rsidRDefault="009B0643" w:rsidP="00B816B4">
      <w:pPr>
        <w:rPr>
          <w:ins w:id="255" w:author="Geiser, Che@Energy" w:date="2023-06-06T14:38:00Z"/>
          <w:rFonts w:asciiTheme="minorHAnsi" w:hAnsiTheme="minorHAnsi" w:cstheme="minorHAnsi"/>
          <w:b/>
          <w:sz w:val="18"/>
          <w:szCs w:val="18"/>
        </w:rPr>
      </w:pPr>
      <w:ins w:id="256" w:author="Geiser, Che@Energy" w:date="2023-06-06T14:35:00Z">
        <w:r w:rsidRPr="004E4007">
          <w:rPr>
            <w:rFonts w:asciiTheme="minorHAnsi" w:hAnsiTheme="minorHAnsi" w:cstheme="minorHAnsi"/>
            <w:b/>
            <w:sz w:val="18"/>
            <w:szCs w:val="18"/>
          </w:rPr>
          <w:lastRenderedPageBreak/>
          <w:t>F. Additional Requirements</w:t>
        </w:r>
      </w:ins>
    </w:p>
    <w:p w14:paraId="2EF521F2" w14:textId="3F4CBD3D" w:rsidR="00D53F87" w:rsidRPr="00D53F87" w:rsidRDefault="00D53F87" w:rsidP="003508F9">
      <w:pPr>
        <w:ind w:left="360"/>
        <w:rPr>
          <w:ins w:id="257" w:author="Geiser, Che@Energy" w:date="2023-06-06T14:35:00Z"/>
          <w:rFonts w:asciiTheme="minorHAnsi" w:hAnsiTheme="minorHAnsi" w:cstheme="minorHAnsi"/>
          <w:b/>
          <w:bCs/>
          <w:sz w:val="18"/>
          <w:szCs w:val="18"/>
        </w:rPr>
      </w:pPr>
      <w:ins w:id="258" w:author="Geiser, Che@Energy" w:date="2023-06-06T14:38:00Z">
        <w:r w:rsidRPr="00D53F87">
          <w:rPr>
            <w:rFonts w:asciiTheme="minorHAnsi" w:hAnsiTheme="minorHAnsi" w:cstheme="minorHAnsi"/>
            <w:b/>
            <w:bCs/>
            <w:sz w:val="18"/>
            <w:szCs w:val="18"/>
          </w:rPr>
          <w:t>The responsible person’s signature on this compliance document affirms that all applicable requirements in this table have been met unless otherwise noted in the Verification Status and the Corrections Notes in this table.</w:t>
        </w:r>
      </w:ins>
    </w:p>
    <w:p w14:paraId="37261059" w14:textId="77777777" w:rsidR="005332A8" w:rsidRPr="003508F9" w:rsidRDefault="009B0643" w:rsidP="009B0643">
      <w:pPr>
        <w:pStyle w:val="ListParagraph"/>
        <w:numPr>
          <w:ilvl w:val="0"/>
          <w:numId w:val="20"/>
        </w:numPr>
        <w:rPr>
          <w:ins w:id="259" w:author="Geiser, Che@Energy" w:date="2023-06-06T14:36:00Z"/>
          <w:rFonts w:asciiTheme="minorHAnsi" w:hAnsiTheme="minorHAnsi" w:cstheme="minorHAnsi"/>
          <w:sz w:val="18"/>
          <w:szCs w:val="18"/>
        </w:rPr>
      </w:pPr>
      <w:ins w:id="260" w:author="Geiser, Che@Energy" w:date="2023-06-06T14:35:00Z">
        <w:r w:rsidRPr="003508F9">
          <w:rPr>
            <w:rFonts w:asciiTheme="minorHAnsi" w:hAnsiTheme="minorHAnsi" w:cstheme="minorHAnsi"/>
            <w:sz w:val="18"/>
            <w:szCs w:val="18"/>
          </w:rPr>
          <w:t>Air filters that meet the applicable requirements of Standards Section 150.0(m)12 or 150.0(m)13 were properly installed in the system during system airflow rate measurement identified on this Certificate of Installation.</w:t>
        </w:r>
      </w:ins>
    </w:p>
    <w:p w14:paraId="1F6133B9" w14:textId="77777777" w:rsidR="005332A8" w:rsidRPr="003508F9" w:rsidRDefault="009B0643" w:rsidP="005332A8">
      <w:pPr>
        <w:pStyle w:val="ListParagraph"/>
        <w:numPr>
          <w:ilvl w:val="0"/>
          <w:numId w:val="20"/>
        </w:numPr>
        <w:rPr>
          <w:ins w:id="261" w:author="Geiser, Che@Energy" w:date="2023-06-06T14:36:00Z"/>
          <w:rFonts w:asciiTheme="minorHAnsi" w:hAnsiTheme="minorHAnsi" w:cstheme="minorHAnsi"/>
          <w:sz w:val="18"/>
          <w:szCs w:val="18"/>
        </w:rPr>
      </w:pPr>
      <w:ins w:id="262" w:author="Geiser, Che@Energy" w:date="2023-06-06T14:35:00Z">
        <w:r w:rsidRPr="003508F9">
          <w:rPr>
            <w:rFonts w:asciiTheme="minorHAnsi" w:hAnsiTheme="minorHAnsi" w:cs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ins>
    </w:p>
    <w:p w14:paraId="0E461B9A" w14:textId="77777777" w:rsidR="005332A8" w:rsidRPr="003508F9" w:rsidRDefault="009B0643" w:rsidP="005332A8">
      <w:pPr>
        <w:pStyle w:val="ListParagraph"/>
        <w:numPr>
          <w:ilvl w:val="0"/>
          <w:numId w:val="20"/>
        </w:numPr>
        <w:rPr>
          <w:ins w:id="263" w:author="Geiser, Che@Energy" w:date="2023-06-06T14:36:00Z"/>
          <w:rFonts w:asciiTheme="minorHAnsi" w:hAnsiTheme="minorHAnsi" w:cstheme="minorHAnsi"/>
          <w:sz w:val="18"/>
          <w:szCs w:val="18"/>
        </w:rPr>
      </w:pPr>
      <w:ins w:id="264" w:author="Geiser, Che@Energy" w:date="2023-06-06T14:35:00Z">
        <w:r w:rsidRPr="003508F9">
          <w:rPr>
            <w:rFonts w:asciiTheme="minorHAnsi" w:hAnsiTheme="minorHAnsi" w:cstheme="minorHAnsi"/>
            <w:sz w:val="18"/>
            <w:szCs w:val="18"/>
          </w:rPr>
          <w:t xml:space="preserve">A visual inspection shall confirm that bypass ducts that deliver conditioned supply air directly to the space conditioning system return duct airflow are not used on newly constructed zonally controlled systems unless the Performance Certificate of Compliance indicates an allowance for use of a bypass duct. When a bypass duct is accounted for on the Performance Certificate of Compliance, the airflow rate shall conform to the specifications listed on the Certificate of Compliance. </w:t>
        </w:r>
      </w:ins>
    </w:p>
    <w:p w14:paraId="30146369" w14:textId="77777777" w:rsidR="00E871B1" w:rsidRPr="003508F9" w:rsidRDefault="009B0643" w:rsidP="00E871B1">
      <w:pPr>
        <w:pStyle w:val="ListParagraph"/>
        <w:numPr>
          <w:ilvl w:val="0"/>
          <w:numId w:val="20"/>
        </w:numPr>
        <w:rPr>
          <w:ins w:id="265" w:author="Geiser, Che@Energy" w:date="2023-06-06T14:36:00Z"/>
          <w:rFonts w:asciiTheme="minorHAnsi" w:hAnsiTheme="minorHAnsi" w:cstheme="minorHAnsi"/>
          <w:sz w:val="18"/>
          <w:szCs w:val="18"/>
        </w:rPr>
      </w:pPr>
      <w:ins w:id="266" w:author="Geiser, Che@Energy" w:date="2023-06-06T14:35:00Z">
        <w:r w:rsidRPr="003508F9">
          <w:rPr>
            <w:rFonts w:asciiTheme="minorHAnsi" w:hAnsiTheme="minorHAnsi" w:cstheme="minorHAnsi"/>
            <w:sz w:val="18"/>
            <w:szCs w:val="18"/>
          </w:rPr>
          <w:t>All registers were fully open during the diagnostic test.</w:t>
        </w:r>
      </w:ins>
    </w:p>
    <w:p w14:paraId="6200BC8C" w14:textId="77777777" w:rsidR="00E871B1" w:rsidRPr="003508F9" w:rsidRDefault="009B0643" w:rsidP="00E871B1">
      <w:pPr>
        <w:pStyle w:val="ListParagraph"/>
        <w:numPr>
          <w:ilvl w:val="0"/>
          <w:numId w:val="20"/>
        </w:numPr>
        <w:rPr>
          <w:ins w:id="267" w:author="Geiser, Che@Energy" w:date="2023-06-06T14:36:00Z"/>
          <w:rFonts w:asciiTheme="minorHAnsi" w:hAnsiTheme="minorHAnsi" w:cstheme="minorHAnsi"/>
          <w:sz w:val="18"/>
          <w:szCs w:val="18"/>
        </w:rPr>
      </w:pPr>
      <w:ins w:id="268" w:author="Geiser, Che@Energy" w:date="2023-06-06T14:35:00Z">
        <w:r w:rsidRPr="003508F9">
          <w:rPr>
            <w:rFonts w:asciiTheme="minorHAnsi" w:hAnsiTheme="minorHAnsi" w:cstheme="minorHAnsi"/>
            <w:sz w:val="18"/>
            <w:szCs w:val="18"/>
          </w:rPr>
          <w:t>System fan was set at maximum speed during the diagnostic test.</w:t>
        </w:r>
      </w:ins>
    </w:p>
    <w:p w14:paraId="5538CC45" w14:textId="77777777" w:rsidR="00E871B1" w:rsidRPr="003508F9" w:rsidRDefault="009B0643" w:rsidP="00E871B1">
      <w:pPr>
        <w:pStyle w:val="ListParagraph"/>
        <w:numPr>
          <w:ilvl w:val="0"/>
          <w:numId w:val="20"/>
        </w:numPr>
        <w:rPr>
          <w:ins w:id="269" w:author="Geiser, Che@Energy" w:date="2023-06-06T14:36:00Z"/>
          <w:rFonts w:asciiTheme="minorHAnsi" w:hAnsiTheme="minorHAnsi" w:cstheme="minorHAnsi"/>
          <w:sz w:val="18"/>
          <w:szCs w:val="18"/>
        </w:rPr>
      </w:pPr>
      <w:ins w:id="270" w:author="Geiser, Che@Energy" w:date="2023-06-06T14:35:00Z">
        <w:r w:rsidRPr="003508F9">
          <w:rPr>
            <w:rFonts w:asciiTheme="minorHAnsi" w:hAnsiTheme="minorHAnsi" w:cstheme="minorHAnsi"/>
            <w:sz w:val="18"/>
            <w:szCs w:val="18"/>
          </w:rPr>
          <w:t>If fresh air duct is part of the HVAC system it was not closed during the diagnostic test.</w:t>
        </w:r>
      </w:ins>
    </w:p>
    <w:p w14:paraId="6389D64D" w14:textId="77777777" w:rsidR="00E871B1" w:rsidRPr="003508F9" w:rsidRDefault="009B0643" w:rsidP="00E871B1">
      <w:pPr>
        <w:pStyle w:val="ListParagraph"/>
        <w:numPr>
          <w:ilvl w:val="0"/>
          <w:numId w:val="20"/>
        </w:numPr>
        <w:rPr>
          <w:ins w:id="271" w:author="Geiser, Che@Energy" w:date="2023-06-06T14:36:00Z"/>
          <w:rFonts w:asciiTheme="minorHAnsi" w:hAnsiTheme="minorHAnsi" w:cstheme="minorHAnsi"/>
          <w:sz w:val="18"/>
          <w:szCs w:val="18"/>
        </w:rPr>
      </w:pPr>
      <w:ins w:id="272" w:author="Geiser, Che@Energy" w:date="2023-06-06T14:35:00Z">
        <w:r w:rsidRPr="003508F9">
          <w:rPr>
            <w:rFonts w:asciiTheme="minorHAnsi" w:hAnsiTheme="minorHAnsi" w:cstheme="minorHAnsi"/>
            <w:sz w:val="18"/>
            <w:szCs w:val="18"/>
          </w:rPr>
          <w:t>Airflow rate and fan watt draw shall be simultaneous measurements when used to calculate the Fan Efficacy tested value.</w:t>
        </w:r>
      </w:ins>
    </w:p>
    <w:p w14:paraId="52C9E1F0" w14:textId="02F3F1A4" w:rsidR="009B0643" w:rsidRPr="00D53F87" w:rsidRDefault="009B0643" w:rsidP="003508F9">
      <w:pPr>
        <w:pStyle w:val="ListParagraph"/>
        <w:numPr>
          <w:ilvl w:val="0"/>
          <w:numId w:val="20"/>
        </w:numPr>
        <w:rPr>
          <w:rFonts w:asciiTheme="minorHAnsi" w:hAnsiTheme="minorHAnsi" w:cstheme="minorHAnsi"/>
          <w:sz w:val="18"/>
          <w:szCs w:val="18"/>
        </w:rPr>
      </w:pPr>
      <w:ins w:id="273" w:author="Geiser, Che@Energy" w:date="2023-06-06T14:35:00Z">
        <w:r w:rsidRPr="003508F9">
          <w:rPr>
            <w:rFonts w:asciiTheme="minorHAnsi" w:hAnsiTheme="minorHAnsi" w:cstheme="minorHAnsi"/>
            <w:sz w:val="18"/>
            <w:szCs w:val="18"/>
          </w:rPr>
          <w:t>Multi-speed compressor space cooling systems or variable speed compressor systems shall verify airflow (cfm/ton) and fan efficacy (Watt/cfm) with system operating in cooling mode at the maximum compressor speed and the maximum air-handler fan speed.</w:t>
        </w:r>
      </w:ins>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91"/>
        <w:gridCol w:w="1481"/>
        <w:gridCol w:w="4626"/>
      </w:tblGrid>
      <w:tr w:rsidR="00B22990" w:rsidRPr="004E4007" w:rsidDel="00E871B1" w14:paraId="1933E9C4" w14:textId="5FF9295C" w:rsidTr="004A1875">
        <w:trPr>
          <w:trHeight w:val="144"/>
          <w:del w:id="274" w:author="Geiser, Che@Energy" w:date="2023-06-06T14:37:00Z"/>
        </w:trPr>
        <w:tc>
          <w:tcPr>
            <w:tcW w:w="10998" w:type="dxa"/>
            <w:gridSpan w:val="3"/>
            <w:tcBorders>
              <w:top w:val="single" w:sz="4" w:space="0" w:color="000000"/>
              <w:left w:val="single" w:sz="4" w:space="0" w:color="000000"/>
              <w:bottom w:val="single" w:sz="4" w:space="0" w:color="000000"/>
              <w:right w:val="single" w:sz="4" w:space="0" w:color="000000"/>
            </w:tcBorders>
          </w:tcPr>
          <w:p w14:paraId="1933E9C3" w14:textId="26713489" w:rsidR="00B22990" w:rsidRPr="004E4007" w:rsidDel="00E871B1" w:rsidRDefault="001664C1" w:rsidP="001664C1">
            <w:pPr>
              <w:keepNext/>
              <w:rPr>
                <w:del w:id="275" w:author="Geiser, Che@Energy" w:date="2023-06-06T14:37:00Z"/>
                <w:rFonts w:asciiTheme="minorHAnsi" w:hAnsiTheme="minorHAnsi" w:cstheme="minorHAnsi"/>
                <w:b/>
                <w:sz w:val="18"/>
                <w:szCs w:val="18"/>
              </w:rPr>
            </w:pPr>
            <w:del w:id="276" w:author="Geiser, Che@Energy" w:date="2023-06-06T14:37:00Z">
              <w:r w:rsidRPr="004E4007" w:rsidDel="00E871B1">
                <w:rPr>
                  <w:rFonts w:asciiTheme="minorHAnsi" w:hAnsiTheme="minorHAnsi" w:cstheme="minorHAnsi"/>
                  <w:b/>
                  <w:sz w:val="18"/>
                  <w:szCs w:val="18"/>
                </w:rPr>
                <w:lastRenderedPageBreak/>
                <w:delText>F</w:delText>
              </w:r>
              <w:r w:rsidR="00B22990" w:rsidRPr="004E4007" w:rsidDel="00E871B1">
                <w:rPr>
                  <w:rFonts w:asciiTheme="minorHAnsi" w:hAnsiTheme="minorHAnsi" w:cstheme="minorHAnsi"/>
                  <w:b/>
                  <w:sz w:val="18"/>
                  <w:szCs w:val="18"/>
                </w:rPr>
                <w:delText>. Additional Requirements</w:delText>
              </w:r>
            </w:del>
          </w:p>
        </w:tc>
      </w:tr>
      <w:tr w:rsidR="00B22990" w:rsidRPr="004E4007" w:rsidDel="00E871B1" w14:paraId="1933E9C7" w14:textId="13AF6EB4" w:rsidTr="003508F9">
        <w:trPr>
          <w:trHeight w:val="144"/>
          <w:del w:id="277" w:author="Geiser, Che@Energy" w:date="2023-06-06T14:37:00Z"/>
        </w:trPr>
        <w:tc>
          <w:tcPr>
            <w:tcW w:w="715" w:type="dxa"/>
            <w:vAlign w:val="center"/>
          </w:tcPr>
          <w:p w14:paraId="1933E9C5" w14:textId="4EA26F94" w:rsidR="00B22990" w:rsidRPr="004E4007" w:rsidDel="00E871B1" w:rsidRDefault="00B22990" w:rsidP="004A1875">
            <w:pPr>
              <w:pStyle w:val="FootnoteText"/>
              <w:keepNext/>
              <w:jc w:val="center"/>
              <w:rPr>
                <w:del w:id="278" w:author="Geiser, Che@Energy" w:date="2023-06-06T14:37:00Z"/>
                <w:rFonts w:asciiTheme="minorHAnsi" w:hAnsiTheme="minorHAnsi" w:cstheme="minorHAnsi"/>
                <w:sz w:val="18"/>
                <w:szCs w:val="18"/>
                <w:rPrChange w:id="279" w:author="Geiser, Che@Energy" w:date="2023-06-06T14:15:00Z">
                  <w:rPr>
                    <w:del w:id="280" w:author="Geiser, Che@Energy" w:date="2023-06-06T14:37:00Z"/>
                    <w:rFonts w:ascii="Calibri" w:hAnsi="Calibri"/>
                    <w:sz w:val="18"/>
                    <w:szCs w:val="18"/>
                  </w:rPr>
                </w:rPrChange>
              </w:rPr>
            </w:pPr>
            <w:del w:id="281" w:author="Geiser, Che@Energy" w:date="2023-06-06T14:37:00Z">
              <w:r w:rsidRPr="004E4007" w:rsidDel="00E871B1">
                <w:rPr>
                  <w:rFonts w:asciiTheme="minorHAnsi" w:hAnsiTheme="minorHAnsi" w:cstheme="minorHAnsi"/>
                  <w:sz w:val="18"/>
                  <w:szCs w:val="18"/>
                  <w:rPrChange w:id="282" w:author="Geiser, Che@Energy" w:date="2023-06-06T14:15:00Z">
                    <w:rPr>
                      <w:rFonts w:ascii="Calibri" w:hAnsi="Calibri"/>
                      <w:sz w:val="18"/>
                      <w:szCs w:val="18"/>
                    </w:rPr>
                  </w:rPrChange>
                </w:rPr>
                <w:delText>01</w:delText>
              </w:r>
            </w:del>
          </w:p>
        </w:tc>
        <w:tc>
          <w:tcPr>
            <w:tcW w:w="10283" w:type="dxa"/>
            <w:gridSpan w:val="2"/>
          </w:tcPr>
          <w:p w14:paraId="1933E9C6" w14:textId="247ABCF3" w:rsidR="00B22990" w:rsidRPr="004E4007" w:rsidDel="00E871B1" w:rsidRDefault="00B22990" w:rsidP="004A1875">
            <w:pPr>
              <w:pStyle w:val="FootnoteText"/>
              <w:keepNext/>
              <w:rPr>
                <w:del w:id="283" w:author="Geiser, Che@Energy" w:date="2023-06-06T14:37:00Z"/>
                <w:rFonts w:asciiTheme="minorHAnsi" w:hAnsiTheme="minorHAnsi" w:cstheme="minorHAnsi"/>
                <w:sz w:val="18"/>
                <w:szCs w:val="18"/>
              </w:rPr>
            </w:pPr>
            <w:del w:id="284" w:author="Geiser, Che@Energy" w:date="2023-06-06T14:37:00Z">
              <w:r w:rsidRPr="004E4007" w:rsidDel="00E871B1">
                <w:rPr>
                  <w:rFonts w:asciiTheme="minorHAnsi" w:hAnsiTheme="minorHAnsi" w:cstheme="minorHAnsi"/>
                  <w:sz w:val="18"/>
                  <w:szCs w:val="18"/>
                </w:rPr>
                <w:delText>Air filters that meet the applicable requirements of Standards Section 150.0(m)12 or 150.0(m)13 were properly installed in the system during system airflow rate measurement identified on this Certificate of Installation.</w:delText>
              </w:r>
            </w:del>
          </w:p>
        </w:tc>
      </w:tr>
      <w:tr w:rsidR="00B22990" w:rsidRPr="004E4007" w:rsidDel="00E871B1" w14:paraId="1933E9CA" w14:textId="3C80FE3D" w:rsidTr="003508F9">
        <w:trPr>
          <w:trHeight w:val="144"/>
          <w:del w:id="285" w:author="Geiser, Che@Energy" w:date="2023-06-06T14:37:00Z"/>
        </w:trPr>
        <w:tc>
          <w:tcPr>
            <w:tcW w:w="715" w:type="dxa"/>
            <w:vAlign w:val="center"/>
          </w:tcPr>
          <w:p w14:paraId="1933E9C8" w14:textId="65C85F31" w:rsidR="00B22990" w:rsidRPr="004E4007" w:rsidDel="00E871B1" w:rsidRDefault="00B22990" w:rsidP="004A1875">
            <w:pPr>
              <w:pStyle w:val="FootnoteText"/>
              <w:keepNext/>
              <w:jc w:val="center"/>
              <w:rPr>
                <w:del w:id="286" w:author="Geiser, Che@Energy" w:date="2023-06-06T14:37:00Z"/>
                <w:rFonts w:asciiTheme="minorHAnsi" w:hAnsiTheme="minorHAnsi" w:cstheme="minorHAnsi"/>
                <w:sz w:val="18"/>
                <w:szCs w:val="18"/>
                <w:rPrChange w:id="287" w:author="Geiser, Che@Energy" w:date="2023-06-06T14:15:00Z">
                  <w:rPr>
                    <w:del w:id="288" w:author="Geiser, Che@Energy" w:date="2023-06-06T14:37:00Z"/>
                    <w:rFonts w:ascii="Calibri" w:hAnsi="Calibri"/>
                    <w:sz w:val="18"/>
                    <w:szCs w:val="18"/>
                  </w:rPr>
                </w:rPrChange>
              </w:rPr>
            </w:pPr>
            <w:del w:id="289" w:author="Geiser, Che@Energy" w:date="2023-06-06T14:37:00Z">
              <w:r w:rsidRPr="004E4007" w:rsidDel="00E871B1">
                <w:rPr>
                  <w:rFonts w:asciiTheme="minorHAnsi" w:hAnsiTheme="minorHAnsi" w:cstheme="minorHAnsi"/>
                  <w:sz w:val="18"/>
                  <w:szCs w:val="18"/>
                  <w:rPrChange w:id="290" w:author="Geiser, Che@Energy" w:date="2023-06-06T14:15:00Z">
                    <w:rPr>
                      <w:rFonts w:ascii="Calibri" w:hAnsi="Calibri"/>
                      <w:sz w:val="18"/>
                      <w:szCs w:val="18"/>
                    </w:rPr>
                  </w:rPrChange>
                </w:rPr>
                <w:delText>02</w:delText>
              </w:r>
            </w:del>
          </w:p>
        </w:tc>
        <w:tc>
          <w:tcPr>
            <w:tcW w:w="10283" w:type="dxa"/>
            <w:gridSpan w:val="2"/>
          </w:tcPr>
          <w:p w14:paraId="1933E9C9" w14:textId="167FB64A" w:rsidR="00B22990" w:rsidRPr="004E4007" w:rsidDel="00E871B1" w:rsidRDefault="00B22990" w:rsidP="004A1875">
            <w:pPr>
              <w:pStyle w:val="FootnoteText"/>
              <w:keepNext/>
              <w:rPr>
                <w:del w:id="291" w:author="Geiser, Che@Energy" w:date="2023-06-06T14:37:00Z"/>
                <w:rFonts w:asciiTheme="minorHAnsi" w:hAnsiTheme="minorHAnsi" w:cstheme="minorHAnsi"/>
                <w:sz w:val="18"/>
                <w:szCs w:val="18"/>
              </w:rPr>
            </w:pPr>
            <w:del w:id="292" w:author="Geiser, Che@Energy" w:date="2023-06-06T14:37:00Z">
              <w:r w:rsidRPr="004E4007" w:rsidDel="00E871B1">
                <w:rPr>
                  <w:rFonts w:asciiTheme="minorHAnsi" w:hAnsiTheme="minorHAnsi" w:cstheme="minorHAnsi"/>
                  <w:sz w:val="18"/>
                  <w:szCs w:val="18"/>
                </w:rPr>
                <w:delText>The airflow rate measurement apparatus used to perform the airflow rate measurement identified on this Certificate of Installation was calibrated in accordance with the apparatus manufacturer's specifications and conforms to the instrumentation specifications given in RA3.3.1.</w:delText>
              </w:r>
            </w:del>
          </w:p>
        </w:tc>
      </w:tr>
      <w:tr w:rsidR="00B22990" w:rsidRPr="004E4007" w:rsidDel="00E871B1" w14:paraId="1933E9CD" w14:textId="658CFD08" w:rsidTr="003508F9">
        <w:trPr>
          <w:trHeight w:val="144"/>
          <w:del w:id="293" w:author="Geiser, Che@Energy" w:date="2023-06-06T14:37:00Z"/>
        </w:trPr>
        <w:tc>
          <w:tcPr>
            <w:tcW w:w="715" w:type="dxa"/>
            <w:vAlign w:val="center"/>
          </w:tcPr>
          <w:p w14:paraId="1933E9CB" w14:textId="738BB12E" w:rsidR="00B22990" w:rsidRPr="004E4007" w:rsidDel="00E871B1" w:rsidRDefault="00B22990" w:rsidP="004A1875">
            <w:pPr>
              <w:pStyle w:val="FootnoteText"/>
              <w:keepNext/>
              <w:jc w:val="center"/>
              <w:rPr>
                <w:del w:id="294" w:author="Geiser, Che@Energy" w:date="2023-06-06T14:37:00Z"/>
                <w:rFonts w:asciiTheme="minorHAnsi" w:hAnsiTheme="minorHAnsi" w:cstheme="minorHAnsi"/>
                <w:sz w:val="18"/>
                <w:szCs w:val="18"/>
                <w:rPrChange w:id="295" w:author="Geiser, Che@Energy" w:date="2023-06-06T14:15:00Z">
                  <w:rPr>
                    <w:del w:id="296" w:author="Geiser, Che@Energy" w:date="2023-06-06T14:37:00Z"/>
                    <w:rFonts w:ascii="Calibri" w:hAnsi="Calibri"/>
                    <w:sz w:val="18"/>
                    <w:szCs w:val="18"/>
                  </w:rPr>
                </w:rPrChange>
              </w:rPr>
            </w:pPr>
            <w:del w:id="297" w:author="Geiser, Che@Energy" w:date="2023-06-06T14:37:00Z">
              <w:r w:rsidRPr="004E4007" w:rsidDel="00E871B1">
                <w:rPr>
                  <w:rFonts w:asciiTheme="minorHAnsi" w:hAnsiTheme="minorHAnsi" w:cstheme="minorHAnsi"/>
                  <w:sz w:val="18"/>
                  <w:szCs w:val="18"/>
                  <w:rPrChange w:id="298" w:author="Geiser, Che@Energy" w:date="2023-06-06T14:15:00Z">
                    <w:rPr>
                      <w:rFonts w:ascii="Calibri" w:hAnsi="Calibri"/>
                      <w:sz w:val="18"/>
                      <w:szCs w:val="18"/>
                    </w:rPr>
                  </w:rPrChange>
                </w:rPr>
                <w:delText>03</w:delText>
              </w:r>
            </w:del>
          </w:p>
        </w:tc>
        <w:tc>
          <w:tcPr>
            <w:tcW w:w="10283" w:type="dxa"/>
            <w:gridSpan w:val="2"/>
          </w:tcPr>
          <w:p w14:paraId="1933E9CC" w14:textId="7B437283" w:rsidR="00B22990" w:rsidRPr="004E4007" w:rsidDel="00E871B1" w:rsidRDefault="00B22990" w:rsidP="00EC2629">
            <w:pPr>
              <w:pStyle w:val="FootnoteText"/>
              <w:keepNext/>
              <w:rPr>
                <w:del w:id="299" w:author="Geiser, Che@Energy" w:date="2023-06-06T14:37:00Z"/>
                <w:rFonts w:asciiTheme="minorHAnsi" w:hAnsiTheme="minorHAnsi" w:cstheme="minorHAnsi"/>
                <w:sz w:val="18"/>
                <w:szCs w:val="18"/>
              </w:rPr>
            </w:pPr>
            <w:del w:id="300" w:author="Geiser, Che@Energy" w:date="2023-06-06T14:37:00Z">
              <w:r w:rsidRPr="004E4007" w:rsidDel="00E871B1">
                <w:rPr>
                  <w:rFonts w:asciiTheme="minorHAnsi" w:hAnsiTheme="minorHAnsi" w:cstheme="minorHAnsi"/>
                  <w:color w:val="000000"/>
                  <w:sz w:val="18"/>
                  <w:szCs w:val="18"/>
                </w:rPr>
                <w:delText>A visual inspection shall confirm that bypass ducts that deliver conditioned supply air directly to the space conditioning system return duct airflow are not used on new</w:delText>
              </w:r>
              <w:r w:rsidR="00680899" w:rsidRPr="004E4007" w:rsidDel="00E871B1">
                <w:rPr>
                  <w:rFonts w:asciiTheme="minorHAnsi" w:hAnsiTheme="minorHAnsi" w:cstheme="minorHAnsi"/>
                  <w:color w:val="000000"/>
                  <w:sz w:val="18"/>
                  <w:szCs w:val="18"/>
                </w:rPr>
                <w:delText>ly constructed</w:delText>
              </w:r>
              <w:r w:rsidR="000B6476" w:rsidRPr="004E4007" w:rsidDel="00E871B1">
                <w:rPr>
                  <w:rFonts w:asciiTheme="minorHAnsi" w:hAnsiTheme="minorHAnsi" w:cstheme="minorHAnsi"/>
                  <w:color w:val="000000"/>
                  <w:sz w:val="18"/>
                  <w:szCs w:val="18"/>
                </w:rPr>
                <w:delText xml:space="preserve"> </w:delText>
              </w:r>
              <w:r w:rsidRPr="004E4007" w:rsidDel="00E871B1">
                <w:rPr>
                  <w:rFonts w:asciiTheme="minorHAnsi" w:hAnsiTheme="minorHAnsi" w:cstheme="minorHAnsi"/>
                  <w:color w:val="000000"/>
                  <w:sz w:val="18"/>
                  <w:szCs w:val="18"/>
                </w:rPr>
                <w:delTex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delText>
              </w:r>
              <w:r w:rsidR="000D7943" w:rsidRPr="004E4007" w:rsidDel="00E871B1">
                <w:rPr>
                  <w:rFonts w:asciiTheme="minorHAnsi" w:hAnsiTheme="minorHAnsi" w:cstheme="minorHAnsi"/>
                  <w:color w:val="000000"/>
                  <w:sz w:val="18"/>
                  <w:szCs w:val="18"/>
                </w:rPr>
                <w:delText>the Certificate of Compliance</w:delText>
              </w:r>
              <w:r w:rsidRPr="004E4007" w:rsidDel="00E871B1">
                <w:rPr>
                  <w:rFonts w:asciiTheme="minorHAnsi" w:hAnsiTheme="minorHAnsi" w:cstheme="minorHAnsi"/>
                  <w:color w:val="000000"/>
                  <w:sz w:val="18"/>
                  <w:szCs w:val="18"/>
                </w:rPr>
                <w:delText xml:space="preserve">. </w:delText>
              </w:r>
            </w:del>
          </w:p>
        </w:tc>
      </w:tr>
      <w:tr w:rsidR="00B22990" w:rsidRPr="004E4007" w:rsidDel="00E871B1" w14:paraId="1933E9D0" w14:textId="37AFF9E4" w:rsidTr="003508F9">
        <w:trPr>
          <w:trHeight w:val="144"/>
          <w:del w:id="301" w:author="Geiser, Che@Energy" w:date="2023-06-06T14:37:00Z"/>
        </w:trPr>
        <w:tc>
          <w:tcPr>
            <w:tcW w:w="715" w:type="dxa"/>
            <w:vAlign w:val="center"/>
          </w:tcPr>
          <w:p w14:paraId="1933E9CE" w14:textId="1A92F18B" w:rsidR="00B22990" w:rsidRPr="003508F9" w:rsidDel="00E871B1" w:rsidRDefault="00B22990" w:rsidP="004A1875">
            <w:pPr>
              <w:pStyle w:val="FootnoteText"/>
              <w:keepNext/>
              <w:jc w:val="center"/>
              <w:rPr>
                <w:del w:id="302" w:author="Geiser, Che@Energy" w:date="2023-06-06T14:37:00Z"/>
                <w:rFonts w:asciiTheme="minorHAnsi" w:hAnsiTheme="minorHAnsi" w:cstheme="minorHAnsi"/>
                <w:sz w:val="18"/>
                <w:szCs w:val="18"/>
              </w:rPr>
            </w:pPr>
            <w:del w:id="303" w:author="Geiser, Che@Energy" w:date="2023-06-06T14:37:00Z">
              <w:r w:rsidRPr="004E4007" w:rsidDel="00E871B1">
                <w:rPr>
                  <w:rFonts w:asciiTheme="minorHAnsi" w:hAnsiTheme="minorHAnsi" w:cstheme="minorHAnsi"/>
                  <w:sz w:val="18"/>
                  <w:szCs w:val="18"/>
                </w:rPr>
                <w:delText>04</w:delText>
              </w:r>
            </w:del>
          </w:p>
        </w:tc>
        <w:tc>
          <w:tcPr>
            <w:tcW w:w="10283" w:type="dxa"/>
            <w:gridSpan w:val="2"/>
            <w:vAlign w:val="center"/>
          </w:tcPr>
          <w:p w14:paraId="1933E9CF" w14:textId="1BF240E3" w:rsidR="00B22990" w:rsidRPr="004E4007" w:rsidDel="00E871B1" w:rsidRDefault="00B22990" w:rsidP="004A1875">
            <w:pPr>
              <w:pStyle w:val="FootnoteText"/>
              <w:keepNext/>
              <w:rPr>
                <w:del w:id="304" w:author="Geiser, Che@Energy" w:date="2023-06-06T14:37:00Z"/>
                <w:rFonts w:asciiTheme="minorHAnsi" w:hAnsiTheme="minorHAnsi" w:cstheme="minorHAnsi"/>
                <w:color w:val="000000"/>
                <w:sz w:val="18"/>
                <w:szCs w:val="18"/>
              </w:rPr>
            </w:pPr>
            <w:del w:id="305" w:author="Geiser, Che@Energy" w:date="2023-06-06T14:37:00Z">
              <w:r w:rsidRPr="004E4007" w:rsidDel="00E871B1">
                <w:rPr>
                  <w:rFonts w:asciiTheme="minorHAnsi" w:hAnsiTheme="minorHAnsi" w:cstheme="minorHAnsi"/>
                  <w:sz w:val="18"/>
                  <w:szCs w:val="18"/>
                </w:rPr>
                <w:delText>All registers were fully open during the diagnostic test.</w:delText>
              </w:r>
            </w:del>
          </w:p>
        </w:tc>
      </w:tr>
      <w:tr w:rsidR="00B22990" w:rsidRPr="004E4007" w:rsidDel="00E871B1" w14:paraId="1933E9D3" w14:textId="24D0B094" w:rsidTr="003508F9">
        <w:trPr>
          <w:trHeight w:val="144"/>
          <w:del w:id="306" w:author="Geiser, Che@Energy" w:date="2023-06-06T14:37:00Z"/>
        </w:trPr>
        <w:tc>
          <w:tcPr>
            <w:tcW w:w="715" w:type="dxa"/>
            <w:vAlign w:val="center"/>
          </w:tcPr>
          <w:p w14:paraId="1933E9D1" w14:textId="5E00E741" w:rsidR="00B22990" w:rsidRPr="003508F9" w:rsidDel="00E871B1" w:rsidRDefault="00B22990" w:rsidP="004A1875">
            <w:pPr>
              <w:pStyle w:val="FootnoteText"/>
              <w:keepNext/>
              <w:jc w:val="center"/>
              <w:rPr>
                <w:del w:id="307" w:author="Geiser, Che@Energy" w:date="2023-06-06T14:37:00Z"/>
                <w:rFonts w:asciiTheme="minorHAnsi" w:hAnsiTheme="minorHAnsi" w:cstheme="minorHAnsi"/>
                <w:sz w:val="18"/>
                <w:szCs w:val="18"/>
              </w:rPr>
            </w:pPr>
            <w:del w:id="308" w:author="Geiser, Che@Energy" w:date="2023-06-06T14:37:00Z">
              <w:r w:rsidRPr="004E4007" w:rsidDel="00E871B1">
                <w:rPr>
                  <w:rFonts w:asciiTheme="minorHAnsi" w:hAnsiTheme="minorHAnsi" w:cstheme="minorHAnsi"/>
                  <w:sz w:val="18"/>
                  <w:szCs w:val="18"/>
                </w:rPr>
                <w:delText>05</w:delText>
              </w:r>
            </w:del>
          </w:p>
        </w:tc>
        <w:tc>
          <w:tcPr>
            <w:tcW w:w="10283" w:type="dxa"/>
            <w:gridSpan w:val="2"/>
            <w:vAlign w:val="center"/>
          </w:tcPr>
          <w:p w14:paraId="1933E9D2" w14:textId="1EB870EB" w:rsidR="00B22990" w:rsidRPr="004E4007" w:rsidDel="00E871B1" w:rsidRDefault="00B22990" w:rsidP="004A1875">
            <w:pPr>
              <w:pStyle w:val="FootnoteText"/>
              <w:keepNext/>
              <w:rPr>
                <w:del w:id="309" w:author="Geiser, Che@Energy" w:date="2023-06-06T14:37:00Z"/>
                <w:rFonts w:asciiTheme="minorHAnsi" w:hAnsiTheme="minorHAnsi" w:cstheme="minorHAnsi"/>
                <w:color w:val="000000"/>
                <w:sz w:val="18"/>
                <w:szCs w:val="18"/>
              </w:rPr>
            </w:pPr>
            <w:del w:id="310" w:author="Geiser, Che@Energy" w:date="2023-06-06T14:37:00Z">
              <w:r w:rsidRPr="004E4007" w:rsidDel="00E871B1">
                <w:rPr>
                  <w:rFonts w:asciiTheme="minorHAnsi" w:hAnsiTheme="minorHAnsi" w:cstheme="minorHAnsi"/>
                  <w:sz w:val="18"/>
                  <w:szCs w:val="18"/>
                </w:rPr>
                <w:delText>System fan was set at maximum speed during the diagnostic test.</w:delText>
              </w:r>
            </w:del>
          </w:p>
        </w:tc>
      </w:tr>
      <w:tr w:rsidR="00B22990" w:rsidRPr="004E4007" w:rsidDel="00E871B1" w14:paraId="1933E9D6" w14:textId="7FD3DE52" w:rsidTr="003508F9">
        <w:trPr>
          <w:trHeight w:val="144"/>
          <w:del w:id="311" w:author="Geiser, Che@Energy" w:date="2023-06-06T14:37:00Z"/>
        </w:trPr>
        <w:tc>
          <w:tcPr>
            <w:tcW w:w="715" w:type="dxa"/>
            <w:vAlign w:val="center"/>
          </w:tcPr>
          <w:p w14:paraId="1933E9D4" w14:textId="709B4A8B" w:rsidR="00B22990" w:rsidRPr="003508F9" w:rsidDel="00E871B1" w:rsidRDefault="00B22990" w:rsidP="004A1875">
            <w:pPr>
              <w:pStyle w:val="FootnoteText"/>
              <w:keepNext/>
              <w:jc w:val="center"/>
              <w:rPr>
                <w:del w:id="312" w:author="Geiser, Che@Energy" w:date="2023-06-06T14:37:00Z"/>
                <w:rFonts w:asciiTheme="minorHAnsi" w:hAnsiTheme="minorHAnsi" w:cstheme="minorHAnsi"/>
                <w:sz w:val="18"/>
                <w:szCs w:val="18"/>
              </w:rPr>
            </w:pPr>
            <w:del w:id="313" w:author="Geiser, Che@Energy" w:date="2023-06-06T14:37:00Z">
              <w:r w:rsidRPr="004E4007" w:rsidDel="00E871B1">
                <w:rPr>
                  <w:rFonts w:asciiTheme="minorHAnsi" w:hAnsiTheme="minorHAnsi" w:cstheme="minorHAnsi"/>
                  <w:sz w:val="18"/>
                  <w:szCs w:val="18"/>
                </w:rPr>
                <w:delText>06</w:delText>
              </w:r>
            </w:del>
          </w:p>
        </w:tc>
        <w:tc>
          <w:tcPr>
            <w:tcW w:w="10283" w:type="dxa"/>
            <w:gridSpan w:val="2"/>
            <w:vAlign w:val="center"/>
          </w:tcPr>
          <w:p w14:paraId="1933E9D5" w14:textId="6ED1C087" w:rsidR="00B22990" w:rsidRPr="004E4007" w:rsidDel="00E871B1" w:rsidRDefault="00B22990" w:rsidP="004A1875">
            <w:pPr>
              <w:pStyle w:val="FootnoteText"/>
              <w:keepNext/>
              <w:rPr>
                <w:del w:id="314" w:author="Geiser, Che@Energy" w:date="2023-06-06T14:37:00Z"/>
                <w:rFonts w:asciiTheme="minorHAnsi" w:hAnsiTheme="minorHAnsi" w:cstheme="minorHAnsi"/>
                <w:color w:val="000000"/>
                <w:sz w:val="18"/>
                <w:szCs w:val="18"/>
              </w:rPr>
            </w:pPr>
            <w:del w:id="315" w:author="Geiser, Che@Energy" w:date="2023-06-06T14:37:00Z">
              <w:r w:rsidRPr="004E4007" w:rsidDel="00E871B1">
                <w:rPr>
                  <w:rFonts w:asciiTheme="minorHAnsi" w:hAnsiTheme="minorHAnsi" w:cstheme="minorHAnsi"/>
                  <w:sz w:val="18"/>
                  <w:szCs w:val="18"/>
                </w:rPr>
                <w:delText>If fresh air duct is part of the HVAC system it was not closed during the diagnostic test.</w:delText>
              </w:r>
            </w:del>
          </w:p>
        </w:tc>
      </w:tr>
      <w:tr w:rsidR="00B22990" w:rsidRPr="004E4007" w:rsidDel="00E871B1" w14:paraId="1933E9D9" w14:textId="72F281E7" w:rsidTr="003508F9">
        <w:trPr>
          <w:trHeight w:val="144"/>
          <w:del w:id="316" w:author="Geiser, Che@Energy" w:date="2023-06-06T14:37:00Z"/>
        </w:trPr>
        <w:tc>
          <w:tcPr>
            <w:tcW w:w="715" w:type="dxa"/>
            <w:vAlign w:val="center"/>
          </w:tcPr>
          <w:p w14:paraId="1933E9D7" w14:textId="1C9A8A7E" w:rsidR="00B22990" w:rsidRPr="003508F9" w:rsidDel="00E871B1" w:rsidRDefault="00B22990" w:rsidP="004A1875">
            <w:pPr>
              <w:pStyle w:val="FootnoteText"/>
              <w:keepNext/>
              <w:jc w:val="center"/>
              <w:rPr>
                <w:del w:id="317" w:author="Geiser, Che@Energy" w:date="2023-06-06T14:37:00Z"/>
                <w:rFonts w:asciiTheme="minorHAnsi" w:hAnsiTheme="minorHAnsi" w:cstheme="minorHAnsi"/>
                <w:sz w:val="18"/>
                <w:szCs w:val="18"/>
              </w:rPr>
            </w:pPr>
            <w:del w:id="318" w:author="Geiser, Che@Energy" w:date="2023-06-06T14:37:00Z">
              <w:r w:rsidRPr="004E4007" w:rsidDel="00E871B1">
                <w:rPr>
                  <w:rFonts w:asciiTheme="minorHAnsi" w:hAnsiTheme="minorHAnsi" w:cstheme="minorHAnsi"/>
                  <w:sz w:val="18"/>
                  <w:szCs w:val="18"/>
                </w:rPr>
                <w:delText>07</w:delText>
              </w:r>
            </w:del>
          </w:p>
        </w:tc>
        <w:tc>
          <w:tcPr>
            <w:tcW w:w="10283" w:type="dxa"/>
            <w:gridSpan w:val="2"/>
            <w:vAlign w:val="center"/>
          </w:tcPr>
          <w:p w14:paraId="1933E9D8" w14:textId="28EBA3AA" w:rsidR="00B22990" w:rsidRPr="004E4007" w:rsidDel="00E871B1" w:rsidRDefault="00B22990" w:rsidP="004A1875">
            <w:pPr>
              <w:pStyle w:val="FootnoteText"/>
              <w:keepNext/>
              <w:rPr>
                <w:del w:id="319" w:author="Geiser, Che@Energy" w:date="2023-06-06T14:37:00Z"/>
                <w:rFonts w:asciiTheme="minorHAnsi" w:hAnsiTheme="minorHAnsi" w:cstheme="minorHAnsi"/>
                <w:color w:val="000000"/>
                <w:sz w:val="18"/>
                <w:szCs w:val="18"/>
              </w:rPr>
            </w:pPr>
            <w:del w:id="320" w:author="Geiser, Che@Energy" w:date="2023-06-06T14:37:00Z">
              <w:r w:rsidRPr="004E4007" w:rsidDel="00E871B1">
                <w:rPr>
                  <w:rFonts w:asciiTheme="minorHAnsi" w:hAnsiTheme="minorHAnsi" w:cstheme="minorHAnsi"/>
                  <w:sz w:val="18"/>
                  <w:szCs w:val="18"/>
                </w:rPr>
                <w:delText>Airflow rate and fan watt draw shall be simultaneous measurements when used to calculate the Fan Efficacy tested value.</w:delText>
              </w:r>
            </w:del>
          </w:p>
        </w:tc>
      </w:tr>
      <w:tr w:rsidR="00B22990" w:rsidRPr="004E4007" w:rsidDel="00E871B1" w14:paraId="1933E9DC" w14:textId="0313B69D" w:rsidTr="003508F9">
        <w:trPr>
          <w:trHeight w:val="144"/>
          <w:del w:id="321" w:author="Geiser, Che@Energy" w:date="2023-06-06T14:37:00Z"/>
        </w:trPr>
        <w:tc>
          <w:tcPr>
            <w:tcW w:w="715" w:type="dxa"/>
            <w:vAlign w:val="center"/>
          </w:tcPr>
          <w:p w14:paraId="1933E9DA" w14:textId="13D558D7" w:rsidR="00B22990" w:rsidRPr="003508F9" w:rsidDel="00E871B1" w:rsidRDefault="00B22990" w:rsidP="004A1875">
            <w:pPr>
              <w:pStyle w:val="FootnoteText"/>
              <w:keepNext/>
              <w:jc w:val="center"/>
              <w:rPr>
                <w:del w:id="322" w:author="Geiser, Che@Energy" w:date="2023-06-06T14:37:00Z"/>
                <w:rFonts w:asciiTheme="minorHAnsi" w:hAnsiTheme="minorHAnsi" w:cstheme="minorHAnsi"/>
                <w:sz w:val="18"/>
                <w:szCs w:val="18"/>
              </w:rPr>
            </w:pPr>
            <w:del w:id="323" w:author="Geiser, Che@Energy" w:date="2023-06-06T14:37:00Z">
              <w:r w:rsidRPr="004E4007" w:rsidDel="00E871B1">
                <w:rPr>
                  <w:rFonts w:asciiTheme="minorHAnsi" w:hAnsiTheme="minorHAnsi" w:cstheme="minorHAnsi"/>
                  <w:sz w:val="18"/>
                  <w:szCs w:val="18"/>
                </w:rPr>
                <w:delText>08</w:delText>
              </w:r>
            </w:del>
          </w:p>
        </w:tc>
        <w:tc>
          <w:tcPr>
            <w:tcW w:w="10283" w:type="dxa"/>
            <w:gridSpan w:val="2"/>
            <w:vAlign w:val="center"/>
          </w:tcPr>
          <w:p w14:paraId="1933E9DB" w14:textId="6A135794" w:rsidR="00B22990" w:rsidRPr="004E4007" w:rsidDel="00E871B1" w:rsidRDefault="00B22990" w:rsidP="004A1875">
            <w:pPr>
              <w:pStyle w:val="FootnoteText"/>
              <w:keepNext/>
              <w:rPr>
                <w:del w:id="324" w:author="Geiser, Che@Energy" w:date="2023-06-06T14:37:00Z"/>
                <w:rFonts w:asciiTheme="minorHAnsi" w:hAnsiTheme="minorHAnsi" w:cstheme="minorHAnsi"/>
                <w:color w:val="000000"/>
                <w:sz w:val="18"/>
                <w:szCs w:val="18"/>
              </w:rPr>
            </w:pPr>
            <w:del w:id="325" w:author="Geiser, Che@Energy" w:date="2023-06-06T14:37:00Z">
              <w:r w:rsidRPr="004E4007" w:rsidDel="00E871B1">
                <w:rPr>
                  <w:rFonts w:asciiTheme="minorHAnsi" w:hAnsiTheme="minorHAnsi" w:cstheme="minorHAnsi"/>
                  <w:sz w:val="18"/>
                  <w:szCs w:val="18"/>
                </w:rPr>
                <w:delText>Multi-speed compressor space cooling systems or variable speed compressor systems shall verify airflow (cfm/ton) and fan efficacy (Watt/cfm) with system operating in cooling mode at the maximum compressor speed and the maximum air</w:delText>
              </w:r>
              <w:r w:rsidR="002B0777" w:rsidRPr="004E4007" w:rsidDel="00E871B1">
                <w:rPr>
                  <w:rFonts w:asciiTheme="minorHAnsi" w:hAnsiTheme="minorHAnsi" w:cstheme="minorHAnsi"/>
                  <w:sz w:val="18"/>
                  <w:szCs w:val="18"/>
                </w:rPr>
                <w:delText>-</w:delText>
              </w:r>
              <w:r w:rsidRPr="004E4007" w:rsidDel="00E871B1">
                <w:rPr>
                  <w:rFonts w:asciiTheme="minorHAnsi" w:hAnsiTheme="minorHAnsi" w:cstheme="minorHAnsi"/>
                  <w:sz w:val="18"/>
                  <w:szCs w:val="18"/>
                </w:rPr>
                <w:delText>handler fan speed.</w:delText>
              </w:r>
            </w:del>
          </w:p>
        </w:tc>
      </w:tr>
      <w:tr w:rsidR="00E871B1" w:rsidRPr="00E871B1" w14:paraId="4DC465A2" w14:textId="77777777" w:rsidTr="003508F9">
        <w:trPr>
          <w:trHeight w:val="144"/>
          <w:ins w:id="326" w:author="Geiser, Che@Energy" w:date="2023-06-06T14:37:00Z"/>
        </w:trPr>
        <w:tc>
          <w:tcPr>
            <w:tcW w:w="715" w:type="dxa"/>
            <w:vAlign w:val="center"/>
          </w:tcPr>
          <w:p w14:paraId="47765AC7" w14:textId="7AB1D4B3" w:rsidR="00E871B1" w:rsidRPr="003508F9" w:rsidRDefault="00E871B1" w:rsidP="0095758D">
            <w:pPr>
              <w:pStyle w:val="FootnoteText"/>
              <w:keepNext/>
              <w:jc w:val="center"/>
              <w:rPr>
                <w:ins w:id="327" w:author="Geiser, Che@Energy" w:date="2023-06-06T14:37:00Z"/>
                <w:rFonts w:asciiTheme="minorHAnsi" w:hAnsiTheme="minorHAnsi" w:cstheme="minorHAnsi"/>
                <w:b/>
                <w:bCs/>
                <w:sz w:val="24"/>
                <w:szCs w:val="24"/>
              </w:rPr>
            </w:pPr>
            <w:ins w:id="328" w:author="Geiser, Che@Energy" w:date="2023-06-06T14:37:00Z">
              <w:r w:rsidRPr="003508F9">
                <w:rPr>
                  <w:rFonts w:asciiTheme="minorHAnsi" w:hAnsiTheme="minorHAnsi" w:cstheme="minorHAnsi"/>
                  <w:b/>
                  <w:bCs/>
                  <w:sz w:val="24"/>
                  <w:szCs w:val="24"/>
                </w:rPr>
                <w:t>Field</w:t>
              </w:r>
            </w:ins>
          </w:p>
        </w:tc>
        <w:tc>
          <w:tcPr>
            <w:tcW w:w="1710" w:type="dxa"/>
            <w:vAlign w:val="center"/>
          </w:tcPr>
          <w:p w14:paraId="228567BA" w14:textId="1E585666" w:rsidR="00E871B1" w:rsidRPr="003508F9" w:rsidRDefault="00E871B1" w:rsidP="0095758D">
            <w:pPr>
              <w:pStyle w:val="FootnoteText"/>
              <w:keepNext/>
              <w:rPr>
                <w:ins w:id="329" w:author="Geiser, Che@Energy" w:date="2023-06-06T14:37:00Z"/>
                <w:rFonts w:asciiTheme="minorHAnsi" w:hAnsiTheme="minorHAnsi" w:cstheme="minorHAnsi"/>
                <w:b/>
                <w:bCs/>
                <w:sz w:val="24"/>
                <w:szCs w:val="24"/>
              </w:rPr>
            </w:pPr>
            <w:ins w:id="330" w:author="Geiser, Che@Energy" w:date="2023-06-06T14:37:00Z">
              <w:r w:rsidRPr="003508F9">
                <w:rPr>
                  <w:rFonts w:asciiTheme="minorHAnsi" w:hAnsiTheme="minorHAnsi" w:cstheme="minorHAnsi"/>
                  <w:b/>
                  <w:bCs/>
                  <w:sz w:val="24"/>
                  <w:szCs w:val="24"/>
                </w:rPr>
                <w:t>Field Name</w:t>
              </w:r>
            </w:ins>
          </w:p>
        </w:tc>
        <w:tc>
          <w:tcPr>
            <w:tcW w:w="8573" w:type="dxa"/>
            <w:vAlign w:val="center"/>
          </w:tcPr>
          <w:p w14:paraId="0880BC4C" w14:textId="59E7876A" w:rsidR="00E871B1" w:rsidRPr="003508F9" w:rsidRDefault="00E871B1" w:rsidP="003508F9">
            <w:pPr>
              <w:keepNext/>
              <w:tabs>
                <w:tab w:val="left" w:pos="356"/>
              </w:tabs>
              <w:rPr>
                <w:ins w:id="331" w:author="Geiser, Che@Energy" w:date="2023-06-06T14:37:00Z"/>
                <w:rFonts w:asciiTheme="minorHAnsi" w:hAnsiTheme="minorHAnsi" w:cstheme="minorHAnsi"/>
                <w:b/>
                <w:bCs/>
                <w:sz w:val="24"/>
                <w:szCs w:val="24"/>
              </w:rPr>
            </w:pPr>
            <w:ins w:id="332" w:author="Geiser, Che@Energy" w:date="2023-06-06T14:37:00Z">
              <w:r w:rsidRPr="003508F9">
                <w:rPr>
                  <w:rFonts w:asciiTheme="minorHAnsi" w:hAnsiTheme="minorHAnsi" w:cstheme="minorHAnsi"/>
                  <w:b/>
                  <w:bCs/>
                  <w:sz w:val="24"/>
                  <w:szCs w:val="24"/>
                </w:rPr>
                <w:t>Entry</w:t>
              </w:r>
            </w:ins>
          </w:p>
        </w:tc>
      </w:tr>
      <w:tr w:rsidR="00084B48" w:rsidRPr="004E4007" w14:paraId="15157D05" w14:textId="77777777" w:rsidTr="003508F9">
        <w:trPr>
          <w:trHeight w:val="144"/>
        </w:trPr>
        <w:tc>
          <w:tcPr>
            <w:tcW w:w="715" w:type="dxa"/>
            <w:vAlign w:val="center"/>
          </w:tcPr>
          <w:p w14:paraId="43565641" w14:textId="517C06B5" w:rsidR="00084B48" w:rsidRPr="003508F9" w:rsidRDefault="00084B48" w:rsidP="00084B48">
            <w:pPr>
              <w:pStyle w:val="FootnoteText"/>
              <w:keepNext/>
              <w:jc w:val="center"/>
              <w:rPr>
                <w:rFonts w:asciiTheme="minorHAnsi" w:hAnsiTheme="minorHAnsi" w:cstheme="minorHAnsi"/>
                <w:sz w:val="24"/>
                <w:szCs w:val="24"/>
              </w:rPr>
            </w:pPr>
            <w:r w:rsidRPr="003508F9">
              <w:rPr>
                <w:rFonts w:asciiTheme="minorHAnsi" w:hAnsiTheme="minorHAnsi" w:cstheme="minorHAnsi"/>
                <w:sz w:val="24"/>
                <w:szCs w:val="24"/>
              </w:rPr>
              <w:t>09</w:t>
            </w:r>
          </w:p>
        </w:tc>
        <w:tc>
          <w:tcPr>
            <w:tcW w:w="1710" w:type="dxa"/>
            <w:vAlign w:val="center"/>
          </w:tcPr>
          <w:p w14:paraId="26ED4B70" w14:textId="1E1A231A" w:rsidR="00084B48" w:rsidRPr="003508F9" w:rsidRDefault="00084B48" w:rsidP="00084B48">
            <w:pPr>
              <w:pStyle w:val="FootnoteText"/>
              <w:keepNext/>
              <w:rPr>
                <w:rFonts w:asciiTheme="minorHAnsi" w:hAnsiTheme="minorHAnsi" w:cstheme="minorHAnsi"/>
                <w:sz w:val="24"/>
                <w:szCs w:val="24"/>
              </w:rPr>
            </w:pPr>
            <w:r w:rsidRPr="003508F9">
              <w:rPr>
                <w:rFonts w:asciiTheme="minorHAnsi" w:hAnsiTheme="minorHAnsi" w:cstheme="minorHAnsi"/>
                <w:sz w:val="24"/>
                <w:szCs w:val="24"/>
              </w:rPr>
              <w:t>Verification Status:</w:t>
            </w:r>
          </w:p>
        </w:tc>
        <w:tc>
          <w:tcPr>
            <w:tcW w:w="8573" w:type="dxa"/>
            <w:vAlign w:val="center"/>
          </w:tcPr>
          <w:p w14:paraId="6BC14BA6" w14:textId="77777777" w:rsidR="00084B48" w:rsidRPr="003508F9" w:rsidRDefault="00084B48">
            <w:pPr>
              <w:pStyle w:val="ListParagraph"/>
              <w:keepNext/>
              <w:numPr>
                <w:ilvl w:val="0"/>
                <w:numId w:val="14"/>
              </w:numPr>
              <w:tabs>
                <w:tab w:val="left" w:pos="356"/>
              </w:tabs>
              <w:rPr>
                <w:rFonts w:asciiTheme="minorHAnsi" w:hAnsiTheme="minorHAnsi" w:cstheme="minorHAnsi"/>
                <w:sz w:val="24"/>
                <w:szCs w:val="24"/>
              </w:rPr>
            </w:pPr>
            <w:r w:rsidRPr="003508F9">
              <w:rPr>
                <w:rFonts w:asciiTheme="minorHAnsi" w:hAnsiTheme="minorHAnsi" w:cstheme="minorHAnsi"/>
                <w:sz w:val="24"/>
                <w:szCs w:val="24"/>
              </w:rPr>
              <w:t>Pass - all applicable requirements are met; or</w:t>
            </w:r>
          </w:p>
          <w:p w14:paraId="1FF17A3B" w14:textId="77777777" w:rsidR="00084B48" w:rsidRPr="003508F9" w:rsidRDefault="00084B48">
            <w:pPr>
              <w:pStyle w:val="ListParagraph"/>
              <w:keepNext/>
              <w:numPr>
                <w:ilvl w:val="0"/>
                <w:numId w:val="14"/>
              </w:numPr>
              <w:tabs>
                <w:tab w:val="left" w:pos="356"/>
              </w:tabs>
              <w:rPr>
                <w:rFonts w:asciiTheme="minorHAnsi" w:hAnsiTheme="minorHAnsi" w:cstheme="minorHAnsi"/>
                <w:sz w:val="24"/>
                <w:szCs w:val="24"/>
              </w:rPr>
            </w:pPr>
            <w:r w:rsidRPr="003508F9">
              <w:rPr>
                <w:rFonts w:asciiTheme="minorHAnsi" w:hAnsiTheme="minorHAnsi" w:cstheme="minorHAnsi"/>
                <w:sz w:val="24"/>
                <w:szCs w:val="24"/>
              </w:rPr>
              <w:t>Fail - one or more applicable requirements are not met. Enter reason for failure in corrections notes field below; or</w:t>
            </w:r>
          </w:p>
          <w:p w14:paraId="6237E33D" w14:textId="5AD45C9B" w:rsidR="00084B48" w:rsidRPr="003508F9" w:rsidRDefault="00084B48">
            <w:pPr>
              <w:pStyle w:val="ListParagraph"/>
              <w:keepNext/>
              <w:numPr>
                <w:ilvl w:val="0"/>
                <w:numId w:val="14"/>
              </w:numPr>
              <w:tabs>
                <w:tab w:val="left" w:pos="356"/>
              </w:tabs>
              <w:rPr>
                <w:rFonts w:asciiTheme="minorHAnsi" w:hAnsiTheme="minorHAnsi" w:cstheme="minorHAnsi"/>
                <w:sz w:val="24"/>
                <w:szCs w:val="24"/>
              </w:rPr>
            </w:pPr>
            <w:r w:rsidRPr="003508F9">
              <w:rPr>
                <w:rFonts w:asciiTheme="minorHAnsi" w:hAnsiTheme="minorHAnsi" w:cstheme="minorHAnsi"/>
                <w:sz w:val="24"/>
                <w:szCs w:val="24"/>
              </w:rPr>
              <w:t>All N/A - This entire table is not applicable</w:t>
            </w:r>
          </w:p>
        </w:tc>
      </w:tr>
      <w:tr w:rsidR="00084B48" w:rsidRPr="004E4007" w14:paraId="6E99C3C4" w14:textId="77777777" w:rsidTr="003508F9">
        <w:trPr>
          <w:trHeight w:val="1043"/>
        </w:trPr>
        <w:tc>
          <w:tcPr>
            <w:tcW w:w="715" w:type="dxa"/>
            <w:vAlign w:val="center"/>
          </w:tcPr>
          <w:p w14:paraId="444D1C60" w14:textId="2AED2F99" w:rsidR="00084B48" w:rsidRPr="003508F9" w:rsidRDefault="00084B48" w:rsidP="00084B48">
            <w:pPr>
              <w:pStyle w:val="FootnoteText"/>
              <w:keepNext/>
              <w:jc w:val="center"/>
              <w:rPr>
                <w:rFonts w:asciiTheme="minorHAnsi" w:hAnsiTheme="minorHAnsi" w:cstheme="minorHAnsi"/>
                <w:sz w:val="24"/>
                <w:szCs w:val="24"/>
              </w:rPr>
            </w:pPr>
            <w:r w:rsidRPr="003508F9">
              <w:rPr>
                <w:rFonts w:asciiTheme="minorHAnsi" w:hAnsiTheme="minorHAnsi" w:cstheme="minorHAnsi"/>
                <w:sz w:val="24"/>
                <w:szCs w:val="24"/>
              </w:rPr>
              <w:t>10</w:t>
            </w:r>
          </w:p>
        </w:tc>
        <w:tc>
          <w:tcPr>
            <w:tcW w:w="1710" w:type="dxa"/>
            <w:vAlign w:val="center"/>
          </w:tcPr>
          <w:p w14:paraId="3D0D7C3F" w14:textId="6847D819" w:rsidR="00084B48" w:rsidRPr="003508F9" w:rsidRDefault="00084B48" w:rsidP="00084B48">
            <w:pPr>
              <w:pStyle w:val="FootnoteText"/>
              <w:keepNext/>
              <w:rPr>
                <w:rFonts w:asciiTheme="minorHAnsi" w:hAnsiTheme="minorHAnsi" w:cstheme="minorHAnsi"/>
                <w:sz w:val="24"/>
                <w:szCs w:val="24"/>
              </w:rPr>
            </w:pPr>
            <w:r w:rsidRPr="003508F9">
              <w:rPr>
                <w:rFonts w:asciiTheme="minorHAnsi" w:hAnsiTheme="minorHAnsi" w:cstheme="minorHAnsi"/>
                <w:sz w:val="24"/>
                <w:szCs w:val="24"/>
              </w:rPr>
              <w:t>Correction Notes:</w:t>
            </w:r>
          </w:p>
        </w:tc>
        <w:tc>
          <w:tcPr>
            <w:tcW w:w="8573" w:type="dxa"/>
            <w:vAlign w:val="center"/>
          </w:tcPr>
          <w:p w14:paraId="5D46578E" w14:textId="7031AED8" w:rsidR="00084B48" w:rsidRPr="003508F9" w:rsidRDefault="00084B48" w:rsidP="00084B48">
            <w:pPr>
              <w:pStyle w:val="FootnoteText"/>
              <w:keepNext/>
              <w:rPr>
                <w:rFonts w:asciiTheme="minorHAnsi" w:hAnsiTheme="minorHAnsi" w:cstheme="minorHAnsi"/>
                <w:sz w:val="24"/>
                <w:szCs w:val="24"/>
              </w:rPr>
            </w:pPr>
          </w:p>
        </w:tc>
      </w:tr>
      <w:tr w:rsidR="00084B48" w:rsidRPr="004E4007" w:rsidDel="00D53F87" w14:paraId="1933E9DE" w14:textId="40EA4BFF" w:rsidTr="004A1875">
        <w:trPr>
          <w:gridAfter w:val="2"/>
          <w:wAfter w:w="10283" w:type="dxa"/>
          <w:trHeight w:val="144"/>
          <w:del w:id="333" w:author="Geiser, Che@Energy" w:date="2023-06-06T14:39:00Z"/>
        </w:trPr>
        <w:tc>
          <w:tcPr>
            <w:tcW w:w="10998" w:type="dxa"/>
            <w:vAlign w:val="center"/>
          </w:tcPr>
          <w:p w14:paraId="1933E9DD" w14:textId="111DD7BE" w:rsidR="00084B48" w:rsidRPr="004E4007" w:rsidDel="00D53F87" w:rsidRDefault="00084B48" w:rsidP="00084B48">
            <w:pPr>
              <w:pStyle w:val="FootnoteText"/>
              <w:keepNext/>
              <w:rPr>
                <w:del w:id="334" w:author="Geiser, Che@Energy" w:date="2023-06-06T14:39:00Z"/>
                <w:rFonts w:asciiTheme="minorHAnsi" w:hAnsiTheme="minorHAnsi" w:cstheme="minorHAnsi"/>
                <w:sz w:val="18"/>
                <w:szCs w:val="18"/>
              </w:rPr>
            </w:pPr>
            <w:del w:id="335" w:author="Geiser, Che@Energy" w:date="2023-06-06T14:39:00Z">
              <w:r w:rsidRPr="004E4007" w:rsidDel="00D53F87">
                <w:rPr>
                  <w:rFonts w:asciiTheme="minorHAnsi" w:hAnsiTheme="minorHAnsi" w:cstheme="minorHAnsi"/>
                  <w:b/>
                  <w:bCs/>
                  <w:sz w:val="18"/>
                  <w:szCs w:val="18"/>
                </w:rPr>
                <w:delText>The responsible person’s signature on this compliance document affirms that all applicable requirements in this table have been met unless otherwise noted in the Verification Status and the Corrections Notes in this table.</w:delText>
              </w:r>
            </w:del>
          </w:p>
        </w:tc>
      </w:tr>
    </w:tbl>
    <w:p w14:paraId="1933E9DF" w14:textId="77777777" w:rsidR="00C74B3C" w:rsidRPr="004E4007" w:rsidRDefault="00C74B3C" w:rsidP="00B816B4">
      <w:pPr>
        <w:rPr>
          <w:rFonts w:asciiTheme="minorHAnsi" w:hAnsiTheme="minorHAnsi" w:cstheme="minorHAnsi"/>
          <w:sz w:val="18"/>
          <w:szCs w:val="18"/>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084B48" w:rsidRPr="004E4007" w14:paraId="13C0EAC2" w14:textId="77777777" w:rsidTr="00E72BA4">
        <w:trPr>
          <w:cantSplit/>
          <w:trHeight w:val="432"/>
        </w:trPr>
        <w:tc>
          <w:tcPr>
            <w:tcW w:w="5000" w:type="pct"/>
            <w:gridSpan w:val="2"/>
            <w:vAlign w:val="center"/>
          </w:tcPr>
          <w:p w14:paraId="462BDEFA" w14:textId="77777777" w:rsidR="00084B48" w:rsidRPr="004E4007" w:rsidRDefault="00084B48" w:rsidP="00E72BA4">
            <w:pPr>
              <w:keepNext/>
              <w:rPr>
                <w:rFonts w:asciiTheme="minorHAnsi" w:hAnsiTheme="minorHAnsi" w:cstheme="minorHAnsi"/>
                <w:b/>
                <w:sz w:val="18"/>
                <w:szCs w:val="18"/>
              </w:rPr>
            </w:pPr>
            <w:r w:rsidRPr="004E4007">
              <w:rPr>
                <w:rFonts w:asciiTheme="minorHAnsi" w:hAnsiTheme="minorHAnsi" w:cstheme="minorHAnsi"/>
                <w:b/>
                <w:sz w:val="18"/>
                <w:szCs w:val="18"/>
              </w:rPr>
              <w:t>G. Determination of HERS Verification Compliance</w:t>
            </w:r>
          </w:p>
          <w:p w14:paraId="1C1604C0" w14:textId="77777777" w:rsidR="00084B48" w:rsidRPr="004E4007" w:rsidRDefault="00084B48" w:rsidP="00E72BA4">
            <w:pPr>
              <w:keepNext/>
              <w:rPr>
                <w:rFonts w:asciiTheme="minorHAnsi" w:hAnsiTheme="minorHAnsi" w:cstheme="minorHAnsi"/>
                <w:sz w:val="18"/>
                <w:szCs w:val="18"/>
              </w:rPr>
            </w:pPr>
            <w:r w:rsidRPr="004E4007">
              <w:rPr>
                <w:rFonts w:asciiTheme="minorHAnsi" w:hAnsiTheme="minorHAnsi" w:cs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84B48" w:rsidRPr="004E4007" w14:paraId="443ED70B" w14:textId="77777777" w:rsidTr="00E72BA4">
        <w:trPr>
          <w:cantSplit/>
          <w:trHeight w:val="432"/>
        </w:trPr>
        <w:tc>
          <w:tcPr>
            <w:tcW w:w="253" w:type="pct"/>
            <w:vAlign w:val="center"/>
          </w:tcPr>
          <w:p w14:paraId="6AFAC002" w14:textId="77777777" w:rsidR="00084B48" w:rsidRPr="004E4007" w:rsidDel="00C76C40" w:rsidRDefault="00084B48" w:rsidP="00E72BA4">
            <w:pPr>
              <w:keepNext/>
              <w:rPr>
                <w:rFonts w:asciiTheme="minorHAnsi" w:hAnsiTheme="minorHAnsi" w:cstheme="minorHAnsi"/>
                <w:sz w:val="18"/>
                <w:szCs w:val="18"/>
              </w:rPr>
            </w:pPr>
            <w:r w:rsidRPr="004E4007">
              <w:rPr>
                <w:rFonts w:asciiTheme="minorHAnsi" w:hAnsiTheme="minorHAnsi" w:cstheme="minorHAnsi"/>
                <w:sz w:val="18"/>
                <w:szCs w:val="18"/>
              </w:rPr>
              <w:t>01</w:t>
            </w:r>
          </w:p>
        </w:tc>
        <w:tc>
          <w:tcPr>
            <w:tcW w:w="4747" w:type="pct"/>
            <w:vAlign w:val="center"/>
          </w:tcPr>
          <w:p w14:paraId="30A4FB06" w14:textId="77777777" w:rsidR="00084B48" w:rsidRPr="004E4007" w:rsidRDefault="00084B48" w:rsidP="00E72BA4">
            <w:pPr>
              <w:keepNext/>
              <w:rPr>
                <w:rFonts w:asciiTheme="minorHAnsi" w:hAnsiTheme="minorHAnsi" w:cstheme="minorHAnsi"/>
                <w:sz w:val="18"/>
                <w:szCs w:val="18"/>
              </w:rPr>
            </w:pPr>
          </w:p>
        </w:tc>
      </w:tr>
    </w:tbl>
    <w:p w14:paraId="1933E9E0" w14:textId="763E3FDE" w:rsidR="001868E8" w:rsidRPr="004E4007" w:rsidRDefault="001868E8" w:rsidP="00DA2B2D">
      <w:pPr>
        <w:pStyle w:val="CommentText"/>
        <w:rPr>
          <w:rFonts w:asciiTheme="minorHAnsi" w:hAnsiTheme="minorHAnsi" w:cstheme="minorHAnsi"/>
          <w:sz w:val="18"/>
          <w:szCs w:val="18"/>
        </w:rPr>
      </w:pPr>
    </w:p>
    <w:p w14:paraId="4D251D10" w14:textId="77777777" w:rsidR="00084B48" w:rsidRPr="004E4007" w:rsidRDefault="00084B48" w:rsidP="00DA2B2D">
      <w:pPr>
        <w:pStyle w:val="CommentText"/>
        <w:rPr>
          <w:rFonts w:asciiTheme="minorHAnsi" w:hAnsiTheme="minorHAnsi" w:cstheme="minorHAnsi"/>
          <w:sz w:val="18"/>
          <w:szCs w:val="18"/>
        </w:rPr>
      </w:pPr>
    </w:p>
    <w:p w14:paraId="1933E9E1" w14:textId="77777777" w:rsidR="00BB611D" w:rsidRPr="003508F9" w:rsidRDefault="00BB611D">
      <w:pPr>
        <w:rPr>
          <w:rFonts w:asciiTheme="minorHAnsi" w:hAnsiTheme="minorHAnsi" w:cstheme="minorHAnsi"/>
        </w:rPr>
      </w:pPr>
      <w:r w:rsidRPr="003508F9">
        <w:rPr>
          <w:rFonts w:asciiTheme="minorHAnsi" w:hAnsiTheme="minorHAnsi" w:cs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8"/>
        <w:gridCol w:w="5400"/>
      </w:tblGrid>
      <w:tr w:rsidR="00132048" w:rsidRPr="004E4007" w14:paraId="1DE4F69E"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08C237D7"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sz w:val="22"/>
                <w:szCs w:val="22"/>
              </w:rPr>
            </w:pPr>
            <w:r w:rsidRPr="004E4007">
              <w:rPr>
                <w:rFonts w:asciiTheme="minorHAnsi" w:eastAsiaTheme="minorEastAsia" w:hAnsiTheme="minorHAnsi" w:cstheme="minorHAnsi"/>
                <w:b/>
                <w:caps/>
                <w:sz w:val="18"/>
                <w:szCs w:val="18"/>
              </w:rPr>
              <w:lastRenderedPageBreak/>
              <w:t>Documentation Author's Declaration Statement</w:t>
            </w:r>
          </w:p>
        </w:tc>
      </w:tr>
      <w:tr w:rsidR="00132048" w:rsidRPr="004E4007" w14:paraId="6DD11D76"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73D5D81F" w14:textId="77777777" w:rsidR="00132048" w:rsidRPr="004E4007" w:rsidRDefault="00132048">
            <w:pPr>
              <w:numPr>
                <w:ilvl w:val="0"/>
                <w:numId w:val="17"/>
              </w:numPr>
              <w:spacing w:after="200" w:line="276" w:lineRule="auto"/>
              <w:ind w:left="271" w:hanging="270"/>
              <w:rPr>
                <w:rFonts w:asciiTheme="minorHAnsi" w:eastAsiaTheme="minorEastAsia" w:hAnsiTheme="minorHAnsi" w:cstheme="minorHAnsi"/>
              </w:rPr>
            </w:pPr>
            <w:r w:rsidRPr="004E4007">
              <w:rPr>
                <w:rFonts w:asciiTheme="minorHAnsi" w:eastAsiaTheme="minorEastAsia" w:hAnsiTheme="minorHAnsi" w:cstheme="minorHAnsi"/>
              </w:rPr>
              <w:t>I certify that this Certificate of Verification documentation is accurate and complete.</w:t>
            </w:r>
          </w:p>
        </w:tc>
      </w:tr>
      <w:tr w:rsidR="00132048" w:rsidRPr="004E4007" w14:paraId="25A610B0"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A642FFB"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40916A41"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Documentation Author Signature:</w:t>
            </w:r>
          </w:p>
        </w:tc>
      </w:tr>
      <w:tr w:rsidR="00132048" w:rsidRPr="004E4007" w14:paraId="3F09B32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6EDAF7F1"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6166C7BE"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Date Signed:</w:t>
            </w:r>
          </w:p>
        </w:tc>
      </w:tr>
      <w:tr w:rsidR="00132048" w:rsidRPr="004E4007" w14:paraId="3681F29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2A543A"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5CEE2157"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CEA/HERS Certification Information (if applicable):</w:t>
            </w:r>
          </w:p>
        </w:tc>
      </w:tr>
      <w:tr w:rsidR="00132048" w:rsidRPr="004E4007" w14:paraId="52297EE5"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3243E7CA"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722009EB" w14:textId="77777777" w:rsidR="00132048" w:rsidRPr="004E4007" w:rsidRDefault="00132048" w:rsidP="00A358B3">
            <w:pPr>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Phone:</w:t>
            </w:r>
          </w:p>
        </w:tc>
      </w:tr>
      <w:tr w:rsidR="00132048" w:rsidRPr="004E4007" w14:paraId="249975A5" w14:textId="77777777" w:rsidTr="00A358B3">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CF60138"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8"/>
                <w:szCs w:val="18"/>
              </w:rPr>
            </w:pPr>
            <w:r w:rsidRPr="004E4007">
              <w:rPr>
                <w:rFonts w:asciiTheme="minorHAnsi" w:eastAsiaTheme="minorEastAsia" w:hAnsiTheme="minorHAnsi" w:cstheme="minorHAnsi"/>
                <w:b/>
                <w:caps/>
                <w:sz w:val="18"/>
                <w:szCs w:val="18"/>
              </w:rPr>
              <w:t xml:space="preserve">Responsible Person's Declaration statement </w:t>
            </w:r>
          </w:p>
        </w:tc>
      </w:tr>
      <w:tr w:rsidR="00132048" w:rsidRPr="004E4007" w14:paraId="1960D899" w14:textId="77777777" w:rsidTr="00A358B3">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E430C8A" w14:textId="77777777" w:rsidR="00132048" w:rsidRPr="004E4007" w:rsidRDefault="00132048" w:rsidP="00695807">
            <w:pPr>
              <w:spacing w:line="276" w:lineRule="auto"/>
              <w:rPr>
                <w:rFonts w:asciiTheme="minorHAnsi" w:eastAsiaTheme="minorEastAsia" w:hAnsiTheme="minorHAnsi" w:cstheme="minorHAnsi"/>
              </w:rPr>
            </w:pPr>
            <w:r w:rsidRPr="004E4007">
              <w:rPr>
                <w:rFonts w:asciiTheme="minorHAnsi" w:eastAsiaTheme="minorEastAsia" w:hAnsiTheme="minorHAnsi" w:cstheme="minorHAnsi"/>
              </w:rPr>
              <w:t xml:space="preserve">I certify the following under penalty of perjury, under the laws of the State of California: </w:t>
            </w:r>
          </w:p>
          <w:p w14:paraId="5D44DC8D" w14:textId="77777777" w:rsidR="00132048" w:rsidRPr="004E4007" w:rsidRDefault="00132048">
            <w:pPr>
              <w:numPr>
                <w:ilvl w:val="0"/>
                <w:numId w:val="18"/>
              </w:numPr>
              <w:ind w:left="877"/>
              <w:contextualSpacing/>
              <w:rPr>
                <w:rFonts w:asciiTheme="minorHAnsi" w:hAnsiTheme="minorHAnsi" w:cstheme="minorHAnsi"/>
              </w:rPr>
            </w:pPr>
            <w:r w:rsidRPr="004E4007">
              <w:rPr>
                <w:rFonts w:asciiTheme="minorHAnsi" w:hAnsiTheme="minorHAnsi" w:cstheme="minorHAnsi"/>
              </w:rPr>
              <w:t>The information provided on this Certificate of Verification is true and correct.</w:t>
            </w:r>
          </w:p>
          <w:p w14:paraId="35CE05EF" w14:textId="77777777" w:rsidR="00132048" w:rsidRPr="004E4007" w:rsidRDefault="00132048">
            <w:pPr>
              <w:numPr>
                <w:ilvl w:val="0"/>
                <w:numId w:val="18"/>
              </w:numPr>
              <w:ind w:left="877"/>
              <w:contextualSpacing/>
              <w:rPr>
                <w:rFonts w:asciiTheme="minorHAnsi" w:hAnsiTheme="minorHAnsi" w:cstheme="minorHAnsi"/>
              </w:rPr>
            </w:pPr>
            <w:r w:rsidRPr="004E4007">
              <w:rPr>
                <w:rFonts w:asciiTheme="minorHAnsi" w:hAnsiTheme="minorHAnsi" w:cstheme="minorHAnsi"/>
              </w:rPr>
              <w:t>I am the certified HERS Rater who performed the verification identified and reported on this Certificate of Verification (responsible rater).</w:t>
            </w:r>
          </w:p>
          <w:p w14:paraId="3BC66D34" w14:textId="77777777" w:rsidR="00132048" w:rsidRPr="004E4007" w:rsidRDefault="00132048">
            <w:pPr>
              <w:numPr>
                <w:ilvl w:val="0"/>
                <w:numId w:val="18"/>
              </w:numPr>
              <w:ind w:left="877"/>
              <w:contextualSpacing/>
              <w:rPr>
                <w:rFonts w:asciiTheme="minorHAnsi" w:hAnsiTheme="minorHAnsi" w:cstheme="minorHAnsi"/>
              </w:rPr>
            </w:pPr>
            <w:r w:rsidRPr="004E4007">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6583364" w14:textId="77777777" w:rsidR="00132048" w:rsidRPr="004E4007" w:rsidRDefault="00132048">
            <w:pPr>
              <w:numPr>
                <w:ilvl w:val="0"/>
                <w:numId w:val="18"/>
              </w:numPr>
              <w:ind w:left="877"/>
              <w:contextualSpacing/>
              <w:rPr>
                <w:rFonts w:asciiTheme="minorHAnsi" w:hAnsiTheme="minorHAnsi" w:cstheme="minorHAnsi"/>
              </w:rPr>
            </w:pPr>
            <w:r w:rsidRPr="004E4007">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0B85274" w14:textId="77777777" w:rsidR="00132048" w:rsidRPr="004E4007" w:rsidRDefault="00132048">
            <w:pPr>
              <w:numPr>
                <w:ilvl w:val="0"/>
                <w:numId w:val="18"/>
              </w:numPr>
              <w:ind w:left="877"/>
              <w:contextualSpacing/>
              <w:rPr>
                <w:rFonts w:asciiTheme="minorHAnsi" w:hAnsiTheme="minorHAnsi" w:cstheme="minorHAnsi"/>
              </w:rPr>
            </w:pPr>
            <w:r w:rsidRPr="004E4007">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7A3FFEC9" w14:textId="77777777" w:rsidR="00132048" w:rsidRPr="004E4007" w:rsidRDefault="00132048">
            <w:pPr>
              <w:numPr>
                <w:ilvl w:val="0"/>
                <w:numId w:val="18"/>
              </w:numPr>
              <w:ind w:left="877"/>
              <w:contextualSpacing/>
              <w:rPr>
                <w:rFonts w:asciiTheme="minorHAnsi" w:hAnsiTheme="minorHAnsi" w:cstheme="minorHAnsi"/>
              </w:rPr>
            </w:pPr>
            <w:r w:rsidRPr="004E4007">
              <w:rPr>
                <w:rFonts w:asciiTheme="minorHAnsi" w:hAnsiTheme="minorHAnsi" w:cstheme="minorHAnsi"/>
              </w:rPr>
              <w:t>I understand that a registered copy of this Certificate of Verification is required to be included with the documentation the builder provides to the building</w:t>
            </w:r>
            <w:bookmarkStart w:id="336" w:name="_Hlk104562088"/>
            <w:bookmarkStart w:id="337" w:name="_Hlk104572805"/>
            <w:r w:rsidRPr="004E4007">
              <w:rPr>
                <w:rFonts w:asciiTheme="minorHAnsi" w:hAnsiTheme="minorHAnsi" w:cstheme="minorHAnsi"/>
              </w:rPr>
              <w:t>.</w:t>
            </w:r>
          </w:p>
          <w:bookmarkEnd w:id="336"/>
          <w:bookmarkEnd w:id="337"/>
          <w:p w14:paraId="041E4C46" w14:textId="77777777" w:rsidR="00132048" w:rsidRPr="004E4007" w:rsidRDefault="00132048" w:rsidP="00A358B3">
            <w:pPr>
              <w:spacing w:after="200" w:line="276" w:lineRule="auto"/>
              <w:contextualSpacing/>
              <w:rPr>
                <w:rFonts w:asciiTheme="minorHAnsi" w:eastAsiaTheme="minorEastAsia" w:hAnsiTheme="minorHAnsi" w:cstheme="minorHAnsi"/>
                <w:sz w:val="18"/>
                <w:szCs w:val="18"/>
              </w:rPr>
            </w:pPr>
          </w:p>
        </w:tc>
      </w:tr>
      <w:tr w:rsidR="00132048" w:rsidRPr="004E4007" w14:paraId="561D3DF9" w14:textId="77777777" w:rsidTr="00A358B3">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3621DC8"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caps/>
                <w:sz w:val="18"/>
                <w:szCs w:val="18"/>
              </w:rPr>
            </w:pPr>
            <w:r w:rsidRPr="004E4007">
              <w:rPr>
                <w:rFonts w:asciiTheme="minorHAnsi" w:eastAsiaTheme="minorEastAsia" w:hAnsiTheme="minorHAnsi" w:cstheme="minorHAnsi"/>
                <w:b/>
                <w:caps/>
                <w:sz w:val="18"/>
                <w:szCs w:val="18"/>
              </w:rPr>
              <w:t>BUILDER OR INSTALLER INFORMATION AS SHOWN ON THE CERTIFICATE OF INSTALLATION</w:t>
            </w:r>
          </w:p>
        </w:tc>
      </w:tr>
      <w:tr w:rsidR="00132048" w:rsidRPr="004E4007" w14:paraId="25D02DAB"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DF5BC3"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Company Name (Installing Subcontractor, General Contractor, or Builder/Owner):</w:t>
            </w:r>
          </w:p>
        </w:tc>
      </w:tr>
      <w:tr w:rsidR="00132048" w:rsidRPr="004E4007" w14:paraId="27A9F471" w14:textId="77777777" w:rsidTr="00A358B3">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E74CD31" w14:textId="77777777" w:rsidR="00132048" w:rsidRPr="004E4007" w:rsidRDefault="00132048"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1F0A300" w14:textId="77777777" w:rsidR="00132048" w:rsidRPr="004E4007" w:rsidRDefault="00132048"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CSLB License:</w:t>
            </w:r>
          </w:p>
        </w:tc>
      </w:tr>
      <w:tr w:rsidR="00132048" w:rsidRPr="004E4007" w14:paraId="09F4BC20"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136ACB" w14:textId="77777777" w:rsidR="00132048" w:rsidRPr="004E4007"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HAnsi"/>
                <w:sz w:val="14"/>
                <w:szCs w:val="14"/>
              </w:rPr>
            </w:pPr>
            <w:r w:rsidRPr="004E4007">
              <w:rPr>
                <w:rFonts w:asciiTheme="minorHAnsi" w:eastAsiaTheme="minorEastAsia" w:hAnsiTheme="minorHAnsi" w:cstheme="minorHAnsi"/>
                <w:b/>
                <w:caps/>
                <w:sz w:val="18"/>
                <w:szCs w:val="18"/>
              </w:rPr>
              <w:t>HERS PROVIDER DATA REGISTRY INFORMATION</w:t>
            </w:r>
          </w:p>
        </w:tc>
      </w:tr>
      <w:tr w:rsidR="00132048" w:rsidRPr="004E4007" w14:paraId="5060E630"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E1CAF4"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Sample Group Number (if applicable):</w:t>
            </w:r>
          </w:p>
          <w:p w14:paraId="4D33B660"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E86281"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Dwelling Test Status in Sample Group (if applicable):</w:t>
            </w:r>
          </w:p>
          <w:p w14:paraId="1517E2B5" w14:textId="77777777" w:rsidR="00132048" w:rsidRPr="004E4007"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sz w:val="14"/>
                <w:szCs w:val="14"/>
              </w:rPr>
            </w:pPr>
          </w:p>
        </w:tc>
      </w:tr>
      <w:tr w:rsidR="00132048" w:rsidRPr="004E4007" w14:paraId="293D7D7A"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6B8E43" w14:textId="77777777" w:rsidR="00132048" w:rsidRPr="004E4007"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HAnsi"/>
                <w:sz w:val="14"/>
                <w:szCs w:val="14"/>
              </w:rPr>
            </w:pPr>
            <w:r w:rsidRPr="004E4007">
              <w:rPr>
                <w:rFonts w:asciiTheme="minorHAnsi" w:eastAsiaTheme="minorEastAsia" w:hAnsiTheme="minorHAnsi" w:cstheme="minorHAnsi"/>
                <w:b/>
                <w:caps/>
                <w:sz w:val="18"/>
                <w:szCs w:val="18"/>
              </w:rPr>
              <w:t>HERS RATER INFORMATION</w:t>
            </w:r>
          </w:p>
        </w:tc>
      </w:tr>
      <w:tr w:rsidR="00132048" w:rsidRPr="004E4007" w14:paraId="18DC576C"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0382B1" w14:textId="77777777" w:rsidR="00132048" w:rsidRPr="004E4007"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HERS Rater Company Name:</w:t>
            </w:r>
          </w:p>
          <w:p w14:paraId="1CB9A42F" w14:textId="77777777" w:rsidR="00132048" w:rsidRPr="004E4007"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HAnsi"/>
                <w:sz w:val="14"/>
                <w:szCs w:val="14"/>
              </w:rPr>
            </w:pPr>
          </w:p>
        </w:tc>
      </w:tr>
      <w:tr w:rsidR="00132048" w:rsidRPr="004E4007" w14:paraId="10611DCD"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12947D" w14:textId="77777777" w:rsidR="00132048" w:rsidRPr="004E4007"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D75979" w14:textId="77777777" w:rsidR="00132048" w:rsidRPr="004E4007"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Responsible Rater Signature:</w:t>
            </w:r>
          </w:p>
          <w:p w14:paraId="6F905D88" w14:textId="77777777" w:rsidR="00132048" w:rsidRPr="004E4007"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HAnsi"/>
                <w:sz w:val="14"/>
                <w:szCs w:val="14"/>
              </w:rPr>
            </w:pPr>
          </w:p>
        </w:tc>
      </w:tr>
      <w:tr w:rsidR="00132048" w:rsidRPr="004E4007" w14:paraId="4BF75E20"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C0EA75" w14:textId="77777777" w:rsidR="00132048" w:rsidRPr="004E4007"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EF720F" w14:textId="77777777" w:rsidR="00132048" w:rsidRPr="004E4007"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HAnsi"/>
                <w:sz w:val="14"/>
                <w:szCs w:val="14"/>
              </w:rPr>
            </w:pPr>
            <w:r w:rsidRPr="004E4007">
              <w:rPr>
                <w:rFonts w:asciiTheme="minorHAnsi" w:eastAsiaTheme="minorEastAsia" w:hAnsiTheme="minorHAnsi" w:cstheme="minorHAnsi"/>
                <w:sz w:val="14"/>
                <w:szCs w:val="14"/>
              </w:rPr>
              <w:t>Date Signed:</w:t>
            </w:r>
          </w:p>
        </w:tc>
      </w:tr>
    </w:tbl>
    <w:p w14:paraId="7E3B96F0" w14:textId="77777777" w:rsidR="00084B48" w:rsidRPr="003508F9" w:rsidRDefault="00084B48" w:rsidP="00DA2B2D">
      <w:pPr>
        <w:rPr>
          <w:rFonts w:asciiTheme="minorHAnsi" w:hAnsiTheme="minorHAnsi" w:cstheme="minorHAnsi"/>
          <w:b/>
          <w:sz w:val="32"/>
          <w:szCs w:val="32"/>
        </w:rPr>
        <w:sectPr w:rsidR="00084B48" w:rsidRPr="003508F9" w:rsidSect="001000F4">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0FF3CE23" w:rsidR="001868E8" w:rsidRPr="003508F9" w:rsidRDefault="00964509" w:rsidP="00F062C2">
      <w:pPr>
        <w:jc w:val="center"/>
        <w:rPr>
          <w:rFonts w:asciiTheme="minorHAnsi" w:hAnsiTheme="minorHAnsi" w:cstheme="minorHAnsi"/>
          <w:b/>
        </w:rPr>
      </w:pPr>
      <w:r w:rsidRPr="003508F9">
        <w:rPr>
          <w:rFonts w:asciiTheme="minorHAnsi" w:hAnsiTheme="minorHAnsi" w:cstheme="minorHAnsi"/>
          <w:b/>
        </w:rPr>
        <w:lastRenderedPageBreak/>
        <w:t>LMCV</w:t>
      </w:r>
      <w:r w:rsidR="00617914" w:rsidRPr="003508F9">
        <w:rPr>
          <w:rFonts w:asciiTheme="minorHAnsi" w:hAnsiTheme="minorHAnsi" w:cstheme="minorHAnsi"/>
          <w:b/>
        </w:rPr>
        <w:t>-MCH-23b-H User Instructions</w:t>
      </w:r>
    </w:p>
    <w:p w14:paraId="1933EA0F" w14:textId="77777777" w:rsidR="001868E8" w:rsidRPr="003508F9" w:rsidRDefault="001868E8" w:rsidP="00DA2B2D">
      <w:pPr>
        <w:rPr>
          <w:rFonts w:asciiTheme="minorHAnsi" w:hAnsiTheme="minorHAnsi" w:cstheme="minorHAnsi"/>
        </w:rPr>
      </w:pPr>
    </w:p>
    <w:p w14:paraId="1933EA10" w14:textId="019A9522" w:rsidR="007759B2" w:rsidRPr="003508F9" w:rsidRDefault="007759B2" w:rsidP="007759B2">
      <w:pPr>
        <w:rPr>
          <w:rFonts w:asciiTheme="minorHAnsi" w:hAnsiTheme="minorHAnsi" w:cstheme="minorHAnsi"/>
        </w:rPr>
      </w:pPr>
      <w:r w:rsidRPr="003508F9">
        <w:rPr>
          <w:rFonts w:asciiTheme="minorHAnsi" w:hAnsiTheme="minorHAnsi" w:cstheme="minorHAnsi"/>
          <w:b/>
        </w:rPr>
        <w:t>Section A. Ducted Cooling System Information</w:t>
      </w:r>
    </w:p>
    <w:p w14:paraId="1933EA11" w14:textId="1737BB88" w:rsidR="007759B2" w:rsidRPr="004E4007"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rPr>
        <w:t xml:space="preserve">System Identification or Name: This field is filled out automatically. It is referenced from the </w:t>
      </w:r>
      <w:r w:rsidR="00964509" w:rsidRPr="004E4007">
        <w:rPr>
          <w:rFonts w:asciiTheme="minorHAnsi" w:hAnsiTheme="minorHAnsi" w:cstheme="minorHAnsi"/>
        </w:rPr>
        <w:t>LMCI</w:t>
      </w:r>
      <w:r w:rsidRPr="004E4007">
        <w:rPr>
          <w:rFonts w:asciiTheme="minorHAnsi" w:hAnsiTheme="minorHAnsi" w:cstheme="minorHAnsi"/>
        </w:rPr>
        <w:t>-MCH-01, which must be completed prior to this document.</w:t>
      </w:r>
    </w:p>
    <w:p w14:paraId="1933EA12" w14:textId="50220754" w:rsidR="007759B2" w:rsidRPr="004E4007"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System Location or Area Served:</w:t>
      </w:r>
      <w:r w:rsidRPr="004E4007">
        <w:rPr>
          <w:rFonts w:asciiTheme="minorHAnsi" w:hAnsiTheme="minorHAnsi" w:cstheme="minorHAnsi"/>
        </w:rPr>
        <w:t xml:space="preserve"> This field is filled out automatically. It is referenced from the </w:t>
      </w:r>
      <w:r w:rsidR="00964509" w:rsidRPr="004E4007">
        <w:rPr>
          <w:rFonts w:asciiTheme="minorHAnsi" w:hAnsiTheme="minorHAnsi" w:cstheme="minorHAnsi"/>
        </w:rPr>
        <w:t>LMCI</w:t>
      </w:r>
      <w:r w:rsidRPr="004E4007">
        <w:rPr>
          <w:rFonts w:asciiTheme="minorHAnsi" w:hAnsiTheme="minorHAnsi" w:cstheme="minorHAnsi"/>
        </w:rPr>
        <w:t>-MCH-01, which must be completed prior to this document.</w:t>
      </w:r>
    </w:p>
    <w:p w14:paraId="1F6BEDF2" w14:textId="448000D3" w:rsidR="00213E3A" w:rsidRPr="004E4007" w:rsidRDefault="00213E3A">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rPr>
        <w:t xml:space="preserve">Indoor Unit Name: This field is filled out automatically. It is referenced from the </w:t>
      </w:r>
      <w:r w:rsidR="00964509" w:rsidRPr="004E4007">
        <w:rPr>
          <w:rFonts w:asciiTheme="minorHAnsi" w:hAnsiTheme="minorHAnsi" w:cstheme="minorHAnsi"/>
        </w:rPr>
        <w:t>LMCI</w:t>
      </w:r>
      <w:r w:rsidRPr="004E4007">
        <w:rPr>
          <w:rFonts w:asciiTheme="minorHAnsi" w:hAnsiTheme="minorHAnsi" w:cstheme="minorHAnsi"/>
        </w:rPr>
        <w:t>-MCH-01, which must be completed prior to this document.</w:t>
      </w:r>
    </w:p>
    <w:p w14:paraId="1933EA13" w14:textId="77777777" w:rsidR="007759B2" w:rsidRPr="004E4007"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System Installation Type:</w:t>
      </w:r>
      <w:r w:rsidRPr="004E4007">
        <w:rPr>
          <w:rFonts w:asciiTheme="minorHAnsi" w:hAnsiTheme="minorHAnsi" w:cstheme="minorHAnsi"/>
        </w:rPr>
        <w:t xml:space="preserve"> Select the appropriate System Installation Type from the following choices:</w:t>
      </w:r>
    </w:p>
    <w:p w14:paraId="1933EA14" w14:textId="7C952A13" w:rsidR="007759B2" w:rsidRPr="004E4007" w:rsidRDefault="0092178C">
      <w:pPr>
        <w:pStyle w:val="ListParagraph"/>
        <w:numPr>
          <w:ilvl w:val="1"/>
          <w:numId w:val="8"/>
        </w:numPr>
        <w:rPr>
          <w:rFonts w:asciiTheme="minorHAnsi" w:hAnsiTheme="minorHAnsi" w:cstheme="minorHAnsi"/>
        </w:rPr>
      </w:pPr>
      <w:r w:rsidRPr="004E4007">
        <w:rPr>
          <w:rFonts w:asciiTheme="minorHAnsi" w:hAnsiTheme="minorHAnsi" w:cstheme="minorHAnsi"/>
          <w:szCs w:val="32"/>
        </w:rPr>
        <w:t>New:</w:t>
      </w:r>
      <w:r w:rsidR="00617914" w:rsidRPr="004E4007">
        <w:rPr>
          <w:rFonts w:asciiTheme="minorHAnsi" w:hAnsiTheme="minorHAnsi" w:cstheme="minorHAnsi"/>
          <w:szCs w:val="32"/>
        </w:rPr>
        <w:t xml:space="preserve"> </w:t>
      </w:r>
      <w:r w:rsidRPr="004E4007">
        <w:rPr>
          <w:rFonts w:asciiTheme="minorHAnsi" w:hAnsiTheme="minorHAnsi" w:cstheme="minorHAns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4E4007" w:rsidRDefault="0092178C">
      <w:pPr>
        <w:pStyle w:val="ListParagraph"/>
        <w:numPr>
          <w:ilvl w:val="1"/>
          <w:numId w:val="8"/>
        </w:numPr>
        <w:rPr>
          <w:rFonts w:asciiTheme="minorHAnsi" w:hAnsiTheme="minorHAnsi" w:cstheme="minorHAnsi"/>
        </w:rPr>
      </w:pPr>
      <w:r w:rsidRPr="004E4007">
        <w:rPr>
          <w:rFonts w:asciiTheme="minorHAnsi" w:hAnsiTheme="minorHAnsi" w:cstheme="minorHAnsi"/>
          <w:szCs w:val="32"/>
        </w:rPr>
        <w:t>Replacement:</w:t>
      </w:r>
      <w:r w:rsidR="00617914" w:rsidRPr="004E4007">
        <w:rPr>
          <w:rFonts w:asciiTheme="minorHAnsi" w:hAnsiTheme="minorHAnsi" w:cstheme="minorHAnsi"/>
          <w:szCs w:val="32"/>
        </w:rPr>
        <w:t xml:space="preserve"> </w:t>
      </w:r>
      <w:r w:rsidRPr="004E4007">
        <w:rPr>
          <w:rFonts w:asciiTheme="minorHAnsi" w:hAnsiTheme="minorHAnsi" w:cstheme="minorHAnsi"/>
          <w:szCs w:val="32"/>
        </w:rPr>
        <w:t>Use this choice if the system is a</w:t>
      </w:r>
      <w:r w:rsidRPr="004E4007">
        <w:rPr>
          <w:rFonts w:asciiTheme="minorHAnsi" w:hAnsiTheme="minorHAnsi" w:cstheme="minorHAnsi"/>
          <w:bCs/>
          <w:szCs w:val="26"/>
        </w:rPr>
        <w:t xml:space="preserve"> complete</w:t>
      </w:r>
      <w:r w:rsidR="00617914" w:rsidRPr="004E4007">
        <w:rPr>
          <w:rFonts w:asciiTheme="minorHAnsi" w:hAnsiTheme="minorHAnsi" w:cstheme="minorHAnsi"/>
          <w:bCs/>
          <w:szCs w:val="26"/>
        </w:rPr>
        <w:t xml:space="preserve"> </w:t>
      </w:r>
      <w:r w:rsidRPr="004E4007">
        <w:rPr>
          <w:rFonts w:asciiTheme="minorHAnsi" w:hAnsiTheme="minorHAnsi" w:cstheme="minorHAnsi"/>
          <w:bCs/>
          <w:szCs w:val="26"/>
        </w:rPr>
        <w:t>replacement</w:t>
      </w:r>
      <w:r w:rsidR="00617914" w:rsidRPr="004E4007">
        <w:rPr>
          <w:rFonts w:asciiTheme="minorHAnsi" w:hAnsiTheme="minorHAnsi" w:cstheme="minorHAnsi"/>
          <w:bCs/>
          <w:szCs w:val="26"/>
        </w:rPr>
        <w:t xml:space="preserve"> </w:t>
      </w:r>
      <w:r w:rsidRPr="004E4007">
        <w:rPr>
          <w:rFonts w:asciiTheme="minorHAnsi" w:hAnsiTheme="minorHAnsi" w:cstheme="minorHAnsi"/>
          <w:bCs/>
          <w:szCs w:val="26"/>
        </w:rPr>
        <w:t>space-conditioning system</w:t>
      </w:r>
      <w:r w:rsidR="00617914" w:rsidRPr="004E4007">
        <w:rPr>
          <w:rFonts w:asciiTheme="minorHAnsi" w:hAnsiTheme="minorHAnsi" w:cstheme="minorHAnsi"/>
          <w:bCs/>
          <w:szCs w:val="26"/>
        </w:rPr>
        <w:t xml:space="preserve"> </w:t>
      </w:r>
      <w:r w:rsidRPr="004E4007">
        <w:rPr>
          <w:rFonts w:asciiTheme="minorHAnsi" w:hAnsiTheme="minorHAnsi" w:cstheme="minorHAnsi"/>
          <w:szCs w:val="26"/>
        </w:rPr>
        <w:t>installed as part of an alteration,</w:t>
      </w:r>
      <w:r w:rsidRPr="004E4007">
        <w:rPr>
          <w:rFonts w:asciiTheme="minorHAnsi" w:hAnsiTheme="minorHAnsi" w:cstheme="minorHAnsi"/>
          <w:szCs w:val="32"/>
        </w:rPr>
        <w:t xml:space="preserve"> and </w:t>
      </w:r>
      <w:r w:rsidRPr="004E4007">
        <w:rPr>
          <w:rFonts w:asciiTheme="minorHAnsi" w:hAnsiTheme="minorHAnsi" w:cstheme="minorHAnsi"/>
          <w:szCs w:val="26"/>
        </w:rPr>
        <w:t>includes all the system heating or cooling equipment plus a replacement duct system</w:t>
      </w:r>
      <w:r w:rsidRPr="004E4007">
        <w:rPr>
          <w:rFonts w:asciiTheme="minorHAnsi" w:hAnsiTheme="minorHAnsi" w:cstheme="minorHAnsi"/>
          <w:szCs w:val="32"/>
        </w:rPr>
        <w:t xml:space="preserve"> </w:t>
      </w:r>
      <w:r w:rsidRPr="004E4007">
        <w:rPr>
          <w:rFonts w:asciiTheme="minorHAnsi" w:hAnsiTheme="minorHAnsi" w:cstheme="minorHAnsi"/>
          <w:szCs w:val="26"/>
        </w:rPr>
        <w:t xml:space="preserve">(150.2(b)1Diia) where </w:t>
      </w:r>
      <w:r w:rsidR="007759B2" w:rsidRPr="004E4007">
        <w:rPr>
          <w:rFonts w:asciiTheme="minorHAnsi" w:hAnsiTheme="minorHAnsi" w:cstheme="minorHAnsi"/>
        </w:rPr>
        <w:t>the ducts are at least 75</w:t>
      </w:r>
      <w:r w:rsidR="002B0777" w:rsidRPr="004E4007">
        <w:rPr>
          <w:rFonts w:asciiTheme="minorHAnsi" w:hAnsiTheme="minorHAnsi" w:cstheme="minorHAnsi"/>
        </w:rPr>
        <w:t>%</w:t>
      </w:r>
      <w:r w:rsidR="007759B2" w:rsidRPr="004E4007">
        <w:rPr>
          <w:rFonts w:asciiTheme="minorHAnsi" w:hAnsiTheme="minorHAnsi" w:cstheme="minorHAnsi"/>
        </w:rPr>
        <w:t xml:space="preserve"> or more newly installed duct material (up to 25</w:t>
      </w:r>
      <w:r w:rsidR="002B0777" w:rsidRPr="004E4007">
        <w:rPr>
          <w:rFonts w:asciiTheme="minorHAnsi" w:hAnsiTheme="minorHAnsi" w:cstheme="minorHAnsi"/>
        </w:rPr>
        <w:t>%</w:t>
      </w:r>
      <w:r w:rsidR="007759B2" w:rsidRPr="004E4007">
        <w:rPr>
          <w:rFonts w:asciiTheme="minorHAnsi" w:hAnsiTheme="minorHAnsi" w:cstheme="minorHAnsi"/>
        </w:rPr>
        <w:t xml:space="preserve"> of the finished system may consist of reused parts from the dwelling unit’s previously existing duct system, such as registers, grilles, boots, air handler, coil, plenums, duct material)</w:t>
      </w:r>
      <w:r w:rsidRPr="004E4007">
        <w:rPr>
          <w:rFonts w:asciiTheme="minorHAnsi" w:hAnsiTheme="minorHAnsi" w:cstheme="minorHAnsi"/>
          <w:szCs w:val="26"/>
        </w:rPr>
        <w:t>; plus a replacement air handler.</w:t>
      </w:r>
    </w:p>
    <w:p w14:paraId="1933EA16" w14:textId="352218A3" w:rsidR="007759B2" w:rsidRPr="004E4007" w:rsidRDefault="0092178C">
      <w:pPr>
        <w:pStyle w:val="ListParagraph"/>
        <w:numPr>
          <w:ilvl w:val="1"/>
          <w:numId w:val="8"/>
        </w:numPr>
        <w:rPr>
          <w:rFonts w:asciiTheme="minorHAnsi" w:hAnsiTheme="minorHAnsi" w:cstheme="minorHAnsi"/>
        </w:rPr>
      </w:pPr>
      <w:r w:rsidRPr="004E4007">
        <w:rPr>
          <w:rFonts w:asciiTheme="minorHAnsi" w:hAnsiTheme="minorHAnsi" w:cstheme="minorHAnsi"/>
          <w:szCs w:val="32"/>
        </w:rPr>
        <w:t>Alteration:</w:t>
      </w:r>
      <w:r w:rsidR="00617914" w:rsidRPr="004E4007">
        <w:rPr>
          <w:rFonts w:asciiTheme="minorHAnsi" w:hAnsiTheme="minorHAnsi" w:cstheme="minorHAnsi"/>
          <w:szCs w:val="32"/>
        </w:rPr>
        <w:t xml:space="preserve"> </w:t>
      </w:r>
      <w:r w:rsidRPr="004E4007">
        <w:rPr>
          <w:rFonts w:asciiTheme="minorHAnsi" w:hAnsiTheme="minorHAnsi" w:cstheme="minorHAns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4E4007" w:rsidRDefault="0092178C">
      <w:pPr>
        <w:pStyle w:val="ListParagraph"/>
        <w:numPr>
          <w:ilvl w:val="2"/>
          <w:numId w:val="8"/>
        </w:numPr>
        <w:rPr>
          <w:rFonts w:asciiTheme="minorHAnsi" w:hAnsiTheme="minorHAnsi" w:cstheme="minorHAnsi"/>
        </w:rPr>
      </w:pPr>
      <w:r w:rsidRPr="004E4007">
        <w:rPr>
          <w:rFonts w:asciiTheme="minorHAnsi" w:hAnsiTheme="minorHAnsi" w:cstheme="minorHAnsi"/>
          <w:szCs w:val="32"/>
        </w:rPr>
        <w:t>40 feet</w:t>
      </w:r>
      <w:r w:rsidR="00617914" w:rsidRPr="004E4007">
        <w:rPr>
          <w:rFonts w:asciiTheme="minorHAnsi" w:hAnsiTheme="minorHAnsi" w:cstheme="minorHAnsi"/>
          <w:szCs w:val="32"/>
        </w:rPr>
        <w:t xml:space="preserve"> </w:t>
      </w:r>
      <w:r w:rsidRPr="004E4007">
        <w:rPr>
          <w:rFonts w:asciiTheme="minorHAnsi" w:hAnsiTheme="minorHAnsi" w:cstheme="minorHAnsi"/>
          <w:szCs w:val="32"/>
        </w:rPr>
        <w:t>or more</w:t>
      </w:r>
      <w:r w:rsidR="00617914" w:rsidRPr="004E4007">
        <w:rPr>
          <w:rFonts w:asciiTheme="minorHAnsi" w:hAnsiTheme="minorHAnsi" w:cstheme="minorHAnsi"/>
          <w:szCs w:val="32"/>
        </w:rPr>
        <w:t xml:space="preserve"> </w:t>
      </w:r>
      <w:r w:rsidRPr="004E4007">
        <w:rPr>
          <w:rFonts w:asciiTheme="minorHAnsi" w:hAnsiTheme="minorHAnsi" w:cstheme="minorHAnsi"/>
          <w:szCs w:val="32"/>
        </w:rPr>
        <w:t>of space-conditioning system ducts are installed in unconditioned space or indirectly conditioned space.</w:t>
      </w:r>
    </w:p>
    <w:p w14:paraId="1933EA18" w14:textId="77777777" w:rsidR="007759B2" w:rsidRPr="004E4007" w:rsidRDefault="0092178C">
      <w:pPr>
        <w:pStyle w:val="ListParagraph"/>
        <w:numPr>
          <w:ilvl w:val="2"/>
          <w:numId w:val="8"/>
        </w:numPr>
        <w:rPr>
          <w:rFonts w:asciiTheme="minorHAnsi" w:hAnsiTheme="minorHAnsi" w:cstheme="minorHAnsi"/>
        </w:rPr>
      </w:pPr>
      <w:r w:rsidRPr="004E4007">
        <w:rPr>
          <w:rFonts w:asciiTheme="minorHAnsi" w:hAnsiTheme="minorHAnsi" w:cstheme="minorHAnsi"/>
          <w:szCs w:val="32"/>
        </w:rPr>
        <w:t>Air conditioning or heat pump condenser</w:t>
      </w:r>
    </w:p>
    <w:p w14:paraId="1933EA19" w14:textId="77777777" w:rsidR="007759B2" w:rsidRPr="004E4007" w:rsidRDefault="0092178C">
      <w:pPr>
        <w:pStyle w:val="ListParagraph"/>
        <w:numPr>
          <w:ilvl w:val="2"/>
          <w:numId w:val="8"/>
        </w:numPr>
        <w:rPr>
          <w:rFonts w:asciiTheme="minorHAnsi" w:hAnsiTheme="minorHAnsi" w:cstheme="minorHAnsi"/>
        </w:rPr>
      </w:pPr>
      <w:r w:rsidRPr="004E4007">
        <w:rPr>
          <w:rFonts w:asciiTheme="minorHAnsi" w:hAnsiTheme="minorHAnsi" w:cstheme="minorHAnsi"/>
          <w:szCs w:val="32"/>
        </w:rPr>
        <w:t>Heating or cooling coil</w:t>
      </w:r>
    </w:p>
    <w:p w14:paraId="1933EA1A" w14:textId="77777777" w:rsidR="007759B2" w:rsidRPr="004E4007" w:rsidRDefault="0092178C">
      <w:pPr>
        <w:pStyle w:val="ListParagraph"/>
        <w:numPr>
          <w:ilvl w:val="2"/>
          <w:numId w:val="8"/>
        </w:numPr>
        <w:rPr>
          <w:rFonts w:asciiTheme="minorHAnsi" w:hAnsiTheme="minorHAnsi" w:cstheme="minorHAnsi"/>
        </w:rPr>
      </w:pPr>
      <w:r w:rsidRPr="004E4007">
        <w:rPr>
          <w:rFonts w:asciiTheme="minorHAnsi" w:hAnsiTheme="minorHAnsi" w:cstheme="minorHAnsi"/>
          <w:szCs w:val="32"/>
        </w:rPr>
        <w:t>Air handler (e.g., furnace, fan coil, package unit)</w:t>
      </w:r>
    </w:p>
    <w:p w14:paraId="61919FFB" w14:textId="7DAC7A49" w:rsidR="00A60A9E" w:rsidRPr="003508F9" w:rsidRDefault="00A60A9E">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Nominal Cooling Capacity (tons):</w:t>
      </w:r>
      <w:r w:rsidRPr="003508F9">
        <w:rPr>
          <w:rFonts w:asciiTheme="minorHAnsi" w:hAnsiTheme="minorHAnsi" w:cstheme="minorHAnsi"/>
        </w:rPr>
        <w:t xml:space="preserve"> This field is filled out automatically. It is referenced from the </w:t>
      </w:r>
      <w:r w:rsidR="00964509" w:rsidRPr="003508F9">
        <w:rPr>
          <w:rFonts w:asciiTheme="minorHAnsi" w:hAnsiTheme="minorHAnsi" w:cstheme="minorHAnsi"/>
        </w:rPr>
        <w:t>LMCI</w:t>
      </w:r>
      <w:r w:rsidRPr="003508F9">
        <w:rPr>
          <w:rFonts w:asciiTheme="minorHAnsi" w:hAnsiTheme="minorHAnsi" w:cstheme="minorHAnsi"/>
        </w:rPr>
        <w:t>-MCH-01,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5CDC4857" w:rsidR="007759B2" w:rsidRPr="003508F9"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Condenser Speed Type:</w:t>
      </w:r>
      <w:r w:rsidR="007759B2" w:rsidRPr="003508F9">
        <w:rPr>
          <w:rFonts w:asciiTheme="minorHAnsi" w:hAnsiTheme="minorHAnsi" w:cstheme="minorHAnsi"/>
        </w:rPr>
        <w:t xml:space="preserve"> This field is filled out automatically. It is referenced from the </w:t>
      </w:r>
      <w:r w:rsidR="00964509" w:rsidRPr="003508F9">
        <w:rPr>
          <w:rFonts w:asciiTheme="minorHAnsi" w:hAnsiTheme="minorHAnsi" w:cstheme="minorHAnsi"/>
        </w:rPr>
        <w:t>LMCI</w:t>
      </w:r>
      <w:r w:rsidR="007759B2" w:rsidRPr="003508F9">
        <w:rPr>
          <w:rFonts w:asciiTheme="minorHAnsi" w:hAnsiTheme="minorHAnsi" w:cstheme="minorHAnsi"/>
        </w:rPr>
        <w:t>-MCH-01, which must be completed prior to this document.</w:t>
      </w:r>
    </w:p>
    <w:p w14:paraId="1933EA1D" w14:textId="09D01B55" w:rsidR="007759B2" w:rsidRPr="003508F9"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Cooling System Zonal Control Type:</w:t>
      </w:r>
      <w:r w:rsidR="007759B2" w:rsidRPr="003508F9">
        <w:rPr>
          <w:rFonts w:asciiTheme="minorHAnsi" w:hAnsiTheme="minorHAnsi" w:cstheme="minorHAnsi"/>
        </w:rPr>
        <w:t xml:space="preserve"> This field is filled out automatically. It is referenced from the </w:t>
      </w:r>
      <w:r w:rsidR="00964509" w:rsidRPr="003508F9">
        <w:rPr>
          <w:rFonts w:asciiTheme="minorHAnsi" w:hAnsiTheme="minorHAnsi" w:cstheme="minorHAnsi"/>
        </w:rPr>
        <w:t>LMCI</w:t>
      </w:r>
      <w:r w:rsidR="007759B2" w:rsidRPr="003508F9">
        <w:rPr>
          <w:rFonts w:asciiTheme="minorHAnsi" w:hAnsiTheme="minorHAnsi" w:cstheme="minorHAnsi"/>
        </w:rPr>
        <w:t>-MCH-01, which must be completed prior to this document.</w:t>
      </w:r>
    </w:p>
    <w:p w14:paraId="1933EA1E" w14:textId="77777777" w:rsidR="007759B2" w:rsidRPr="003508F9"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Central Fan Integrated (CFI) Ventilation System Status:</w:t>
      </w:r>
      <w:r w:rsidR="007759B2" w:rsidRPr="003508F9">
        <w:rPr>
          <w:rFonts w:asciiTheme="minorHAnsi" w:hAnsiTheme="minorHAnsi" w:cstheme="minorHAnsi"/>
        </w:rPr>
        <w:t xml:space="preserve"> If the system has Central Fan Integrated System, then select “CFI System”, otherwise select “Not a CFI system”.</w:t>
      </w:r>
    </w:p>
    <w:p w14:paraId="1933EA1F" w14:textId="0FB54AAC" w:rsidR="007759B2" w:rsidRPr="003508F9"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System Bypass Duct Status:</w:t>
      </w:r>
      <w:r w:rsidR="007759B2" w:rsidRPr="003508F9">
        <w:rPr>
          <w:rFonts w:asciiTheme="minorHAnsi" w:hAnsiTheme="minorHAnsi" w:cstheme="minorHAnsi"/>
        </w:rPr>
        <w:t xml:space="preserve"> This field is filled out automatically. It is referenced from the </w:t>
      </w:r>
      <w:r w:rsidR="00964509" w:rsidRPr="003508F9">
        <w:rPr>
          <w:rFonts w:asciiTheme="minorHAnsi" w:hAnsiTheme="minorHAnsi" w:cstheme="minorHAnsi"/>
        </w:rPr>
        <w:t>LMCI</w:t>
      </w:r>
      <w:r w:rsidR="007759B2" w:rsidRPr="003508F9">
        <w:rPr>
          <w:rFonts w:asciiTheme="minorHAnsi" w:hAnsiTheme="minorHAnsi" w:cstheme="minorHAnsi"/>
        </w:rPr>
        <w:t>-MCH-01, which must be completed prior to this document.</w:t>
      </w:r>
    </w:p>
    <w:p w14:paraId="1933EA20" w14:textId="77777777" w:rsidR="007759B2" w:rsidRPr="003508F9"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Date of System Airflow Rate Measurement:</w:t>
      </w:r>
      <w:r w:rsidR="007759B2" w:rsidRPr="003508F9">
        <w:rPr>
          <w:rFonts w:asciiTheme="minorHAnsi" w:hAnsiTheme="minorHAnsi" w:cstheme="minorHAnsi"/>
        </w:rPr>
        <w:t xml:space="preserve"> Enter the date that the airflow test was performed.</w:t>
      </w:r>
    </w:p>
    <w:p w14:paraId="1933EA21" w14:textId="26DE4E59" w:rsidR="007759B2" w:rsidRPr="003508F9" w:rsidRDefault="0092178C">
      <w:pPr>
        <w:pStyle w:val="ListParagraph"/>
        <w:numPr>
          <w:ilvl w:val="0"/>
          <w:numId w:val="8"/>
        </w:numPr>
        <w:ind w:left="360" w:hanging="360"/>
        <w:rPr>
          <w:rFonts w:asciiTheme="minorHAnsi" w:hAnsiTheme="minorHAnsi" w:cstheme="minorHAnsi"/>
        </w:rPr>
      </w:pPr>
      <w:r w:rsidRPr="004E4007">
        <w:rPr>
          <w:rFonts w:asciiTheme="minorHAnsi" w:hAnsiTheme="minorHAnsi" w:cstheme="minorHAnsi"/>
          <w:szCs w:val="18"/>
        </w:rPr>
        <w:t xml:space="preserve">Airflow Rate Protocol </w:t>
      </w:r>
      <w:r w:rsidR="002B0777" w:rsidRPr="004E4007">
        <w:rPr>
          <w:rFonts w:asciiTheme="minorHAnsi" w:hAnsiTheme="minorHAnsi" w:cstheme="minorHAnsi"/>
          <w:szCs w:val="18"/>
        </w:rPr>
        <w:t>U</w:t>
      </w:r>
      <w:r w:rsidRPr="004E4007">
        <w:rPr>
          <w:rFonts w:asciiTheme="minorHAnsi" w:hAnsiTheme="minorHAnsi" w:cstheme="minorHAnsi"/>
          <w:szCs w:val="18"/>
        </w:rPr>
        <w:t>tilized:</w:t>
      </w:r>
      <w:r w:rsidR="007759B2" w:rsidRPr="003508F9">
        <w:rPr>
          <w:rFonts w:asciiTheme="minorHAnsi" w:hAnsiTheme="minorHAnsi" w:cstheme="minorHAnsi"/>
        </w:rPr>
        <w:t xml:space="preserve"> If the system installation type is “New” or “Replacement” then only the RA3.3 airflow methods may be used. If </w:t>
      </w:r>
      <w:r w:rsidR="00D817BB" w:rsidRPr="003508F9">
        <w:rPr>
          <w:rFonts w:asciiTheme="minorHAnsi" w:hAnsiTheme="minorHAnsi" w:cstheme="minorHAnsi"/>
        </w:rPr>
        <w:t xml:space="preserve">the system installation type is “Alteration”, the RA3.3 airflow methods may be used, but the Alternative to Compliance with Minimum System Airflow Requirements (“Best I Can Do” </w:t>
      </w:r>
      <w:r w:rsidR="002B0777" w:rsidRPr="003508F9">
        <w:rPr>
          <w:rFonts w:asciiTheme="minorHAnsi" w:hAnsiTheme="minorHAnsi" w:cstheme="minorHAnsi"/>
        </w:rPr>
        <w:t>A</w:t>
      </w:r>
      <w:r w:rsidR="00D817BB" w:rsidRPr="003508F9">
        <w:rPr>
          <w:rFonts w:asciiTheme="minorHAnsi" w:hAnsiTheme="minorHAnsi" w:cstheme="minorHAnsi"/>
        </w:rPr>
        <w:t>irflow) is an option for existing systems that may require substantial modification to improve the airflow.</w:t>
      </w:r>
    </w:p>
    <w:p w14:paraId="0FF9D92C" w14:textId="492AF3F9" w:rsidR="00C6285C" w:rsidRPr="00027831" w:rsidRDefault="00C6285C">
      <w:pPr>
        <w:rPr>
          <w:rFonts w:asciiTheme="minorHAnsi" w:hAnsiTheme="minorHAnsi" w:cstheme="minorHAnsi"/>
        </w:rPr>
        <w:pPrChange w:id="340" w:author="Alhabibi, Haider@Energy" w:date="2023-11-22T13:43:00Z">
          <w:pPr>
            <w:pStyle w:val="ListParagraph"/>
            <w:numPr>
              <w:numId w:val="8"/>
            </w:numPr>
            <w:ind w:left="360" w:hanging="360"/>
          </w:pPr>
        </w:pPrChange>
      </w:pPr>
      <w:del w:id="341" w:author="Alhabibi, Haider@Energy" w:date="2023-11-22T13:43:00Z">
        <w:r w:rsidRPr="00027831" w:rsidDel="003508F9">
          <w:rPr>
            <w:rFonts w:asciiTheme="minorHAnsi" w:hAnsiTheme="minorHAnsi" w:cstheme="minorHAnsi"/>
          </w:rPr>
          <w:delText xml:space="preserve">Central Fan Ventilation Cooling System (CFVCS) Status: This field is filled out automatically. It is referenced from the </w:delText>
        </w:r>
        <w:r w:rsidR="00964509" w:rsidRPr="00027831" w:rsidDel="003508F9">
          <w:rPr>
            <w:rFonts w:asciiTheme="minorHAnsi" w:hAnsiTheme="minorHAnsi" w:cstheme="minorHAnsi"/>
          </w:rPr>
          <w:delText>LMCI</w:delText>
        </w:r>
        <w:r w:rsidRPr="00027831" w:rsidDel="003508F9">
          <w:rPr>
            <w:rFonts w:asciiTheme="minorHAnsi" w:hAnsiTheme="minorHAnsi" w:cstheme="minorHAnsi"/>
          </w:rPr>
          <w:delText>-MCH-01, which must be completed prior to this document.</w:delText>
        </w:r>
      </w:del>
    </w:p>
    <w:p w14:paraId="1933EA22" w14:textId="77777777" w:rsidR="007759B2" w:rsidRPr="003508F9" w:rsidRDefault="007759B2" w:rsidP="007759B2">
      <w:pPr>
        <w:rPr>
          <w:rFonts w:asciiTheme="minorHAnsi" w:hAnsiTheme="minorHAnsi" w:cstheme="minorHAnsi"/>
        </w:rPr>
      </w:pPr>
    </w:p>
    <w:p w14:paraId="1933EA23" w14:textId="214C367C" w:rsidR="007759B2" w:rsidRPr="004E4007" w:rsidRDefault="00D817BB" w:rsidP="007759B2">
      <w:pPr>
        <w:keepNext/>
        <w:rPr>
          <w:rFonts w:asciiTheme="minorHAnsi" w:hAnsiTheme="minorHAnsi" w:cstheme="minorHAnsi"/>
          <w:b/>
          <w:szCs w:val="18"/>
        </w:rPr>
      </w:pPr>
      <w:r w:rsidRPr="004E4007">
        <w:rPr>
          <w:rFonts w:asciiTheme="minorHAnsi" w:hAnsiTheme="minorHAnsi" w:cstheme="minorHAnsi"/>
          <w:b/>
          <w:szCs w:val="18"/>
        </w:rPr>
        <w:t xml:space="preserve">Section B. Hole for the </w:t>
      </w:r>
      <w:r w:rsidR="00617914" w:rsidRPr="004E4007">
        <w:rPr>
          <w:rFonts w:asciiTheme="minorHAnsi" w:hAnsiTheme="minorHAnsi" w:cstheme="minorHAnsi"/>
          <w:b/>
          <w:szCs w:val="18"/>
        </w:rPr>
        <w:t>P</w:t>
      </w:r>
      <w:r w:rsidRPr="004E4007">
        <w:rPr>
          <w:rFonts w:asciiTheme="minorHAnsi" w:hAnsiTheme="minorHAnsi" w:cstheme="minorHAnsi"/>
          <w:b/>
          <w:szCs w:val="18"/>
        </w:rPr>
        <w:t xml:space="preserve">lacement of a Static Pressure Probe (HSPP), and Permanently </w:t>
      </w:r>
      <w:r w:rsidR="00617914" w:rsidRPr="004E4007">
        <w:rPr>
          <w:rFonts w:asciiTheme="minorHAnsi" w:hAnsiTheme="minorHAnsi" w:cstheme="minorHAnsi"/>
          <w:b/>
          <w:szCs w:val="18"/>
        </w:rPr>
        <w:t>I</w:t>
      </w:r>
      <w:r w:rsidRPr="004E4007">
        <w:rPr>
          <w:rFonts w:asciiTheme="minorHAnsi" w:hAnsiTheme="minorHAnsi" w:cstheme="minorHAnsi"/>
          <w:b/>
          <w:szCs w:val="18"/>
        </w:rPr>
        <w:t xml:space="preserve">nstalled Static Pressure Probe (PSPP) in the </w:t>
      </w:r>
      <w:r w:rsidR="00617914" w:rsidRPr="004E4007">
        <w:rPr>
          <w:rFonts w:asciiTheme="minorHAnsi" w:hAnsiTheme="minorHAnsi" w:cstheme="minorHAnsi"/>
          <w:b/>
          <w:szCs w:val="18"/>
        </w:rPr>
        <w:t>S</w:t>
      </w:r>
      <w:r w:rsidRPr="004E4007">
        <w:rPr>
          <w:rFonts w:asciiTheme="minorHAnsi" w:hAnsiTheme="minorHAnsi" w:cstheme="minorHAnsi"/>
          <w:b/>
          <w:szCs w:val="18"/>
        </w:rPr>
        <w:t xml:space="preserve">upply </w:t>
      </w:r>
      <w:r w:rsidR="00617914" w:rsidRPr="004E4007">
        <w:rPr>
          <w:rFonts w:asciiTheme="minorHAnsi" w:hAnsiTheme="minorHAnsi" w:cstheme="minorHAnsi"/>
          <w:b/>
          <w:szCs w:val="18"/>
        </w:rPr>
        <w:t>P</w:t>
      </w:r>
      <w:r w:rsidRPr="004E4007">
        <w:rPr>
          <w:rFonts w:asciiTheme="minorHAnsi" w:hAnsiTheme="minorHAnsi" w:cstheme="minorHAnsi"/>
          <w:b/>
          <w:szCs w:val="18"/>
        </w:rPr>
        <w:t>lenum</w:t>
      </w:r>
    </w:p>
    <w:p w14:paraId="1933EA24" w14:textId="7E5AAA87" w:rsidR="007759B2" w:rsidRPr="004E4007" w:rsidRDefault="00D817BB">
      <w:pPr>
        <w:pStyle w:val="ListParagraph"/>
        <w:numPr>
          <w:ilvl w:val="0"/>
          <w:numId w:val="9"/>
        </w:numPr>
        <w:ind w:left="360" w:hanging="360"/>
        <w:rPr>
          <w:rFonts w:asciiTheme="minorHAnsi" w:hAnsiTheme="minorHAnsi" w:cstheme="minorHAnsi"/>
          <w:szCs w:val="18"/>
        </w:rPr>
      </w:pPr>
      <w:r w:rsidRPr="004E4007">
        <w:rPr>
          <w:rFonts w:asciiTheme="minorHAnsi" w:hAnsiTheme="minorHAnsi" w:cs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3508F9" w:rsidRDefault="00D817BB">
      <w:pPr>
        <w:numPr>
          <w:ilvl w:val="0"/>
          <w:numId w:val="5"/>
        </w:numPr>
        <w:ind w:left="1080"/>
        <w:rPr>
          <w:rFonts w:asciiTheme="minorHAnsi" w:hAnsiTheme="minorHAnsi" w:cstheme="minorHAnsi"/>
        </w:rPr>
      </w:pPr>
      <w:r w:rsidRPr="003508F9">
        <w:rPr>
          <w:rFonts w:asciiTheme="minorHAnsi" w:hAnsiTheme="minorHAnsi" w:cstheme="minorHAnsi"/>
          <w:bCs/>
        </w:rPr>
        <w:t>If an Hole Static Pressure Probe is installed then select “HSPP Installed”</w:t>
      </w:r>
    </w:p>
    <w:p w14:paraId="1933EA26" w14:textId="77777777" w:rsidR="007759B2" w:rsidRPr="003508F9" w:rsidRDefault="00D817BB">
      <w:pPr>
        <w:numPr>
          <w:ilvl w:val="0"/>
          <w:numId w:val="5"/>
        </w:numPr>
        <w:ind w:left="1080"/>
        <w:rPr>
          <w:rFonts w:asciiTheme="minorHAnsi" w:hAnsiTheme="minorHAnsi" w:cstheme="minorHAnsi"/>
        </w:rPr>
      </w:pPr>
      <w:r w:rsidRPr="003508F9">
        <w:rPr>
          <w:rFonts w:asciiTheme="minorHAnsi" w:hAnsiTheme="minorHAnsi" w:cstheme="minorHAnsi"/>
          <w:bCs/>
        </w:rPr>
        <w:t>If a Permanent Static Pressure Probe is installed then select “PSPP Installed”</w:t>
      </w:r>
    </w:p>
    <w:p w14:paraId="1933EA27" w14:textId="57EA09F9" w:rsidR="007759B2" w:rsidRPr="003508F9" w:rsidRDefault="00D817BB">
      <w:pPr>
        <w:numPr>
          <w:ilvl w:val="0"/>
          <w:numId w:val="5"/>
        </w:numPr>
        <w:ind w:left="1080"/>
        <w:rPr>
          <w:rFonts w:asciiTheme="minorHAnsi" w:hAnsiTheme="minorHAnsi" w:cstheme="minorHAnsi"/>
        </w:rPr>
      </w:pPr>
      <w:r w:rsidRPr="003508F9">
        <w:rPr>
          <w:rFonts w:asciiTheme="minorHAnsi" w:hAnsiTheme="minorHAnsi" w:cs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3508F9" w:rsidRDefault="00D817BB">
      <w:pPr>
        <w:numPr>
          <w:ilvl w:val="0"/>
          <w:numId w:val="5"/>
        </w:numPr>
        <w:ind w:left="1080"/>
        <w:rPr>
          <w:rFonts w:asciiTheme="minorHAnsi" w:hAnsiTheme="minorHAnsi" w:cstheme="minorHAnsi"/>
        </w:rPr>
      </w:pPr>
      <w:r w:rsidRPr="003508F9">
        <w:rPr>
          <w:rFonts w:asciiTheme="minorHAnsi" w:hAnsiTheme="minorHAnsi" w:cstheme="minorHAnsi"/>
        </w:rPr>
        <w:t>If the system is such that an HSPP or PSPP is not applicable, select “HSPP/PSPP are not applicable to this system”.</w:t>
      </w:r>
    </w:p>
    <w:p w14:paraId="1933EA29" w14:textId="77777777" w:rsidR="007759B2" w:rsidRPr="003508F9" w:rsidRDefault="007759B2" w:rsidP="007759B2">
      <w:pPr>
        <w:ind w:left="720"/>
        <w:rPr>
          <w:rFonts w:asciiTheme="minorHAnsi" w:hAnsiTheme="minorHAnsi" w:cstheme="minorHAnsi"/>
          <w:bCs/>
        </w:rPr>
      </w:pPr>
    </w:p>
    <w:p w14:paraId="1933EA2A" w14:textId="082F3796" w:rsidR="007759B2" w:rsidRPr="004E4007" w:rsidRDefault="0092178C" w:rsidP="00755E11">
      <w:pPr>
        <w:keepNext/>
        <w:rPr>
          <w:rFonts w:asciiTheme="minorHAnsi" w:hAnsiTheme="minorHAnsi" w:cstheme="minorHAnsi"/>
          <w:b/>
          <w:szCs w:val="18"/>
        </w:rPr>
      </w:pPr>
      <w:r w:rsidRPr="004E4007">
        <w:rPr>
          <w:rFonts w:asciiTheme="minorHAnsi" w:hAnsiTheme="minorHAnsi" w:cstheme="minorHAnsi"/>
          <w:b/>
          <w:szCs w:val="18"/>
        </w:rPr>
        <w:t>Section C. Airflow Rate Measurement Apparatus and Procedure Information</w:t>
      </w:r>
    </w:p>
    <w:p w14:paraId="1933EA2B" w14:textId="14D0D7CF" w:rsidR="007759B2" w:rsidRPr="003508F9" w:rsidDel="00E1065B" w:rsidRDefault="0092178C">
      <w:pPr>
        <w:keepNext/>
        <w:numPr>
          <w:ilvl w:val="0"/>
          <w:numId w:val="10"/>
        </w:numPr>
        <w:ind w:left="360"/>
        <w:rPr>
          <w:rFonts w:asciiTheme="minorHAnsi" w:hAnsiTheme="minorHAnsi" w:cstheme="minorHAnsi"/>
        </w:rPr>
      </w:pPr>
      <w:r w:rsidRPr="004E4007">
        <w:rPr>
          <w:rFonts w:asciiTheme="minorHAnsi" w:hAnsiTheme="minorHAnsi" w:cstheme="minorHAnsi"/>
          <w:szCs w:val="18"/>
        </w:rPr>
        <w:t xml:space="preserve">Airflow Rate Measurement Type </w:t>
      </w:r>
      <w:r w:rsidR="00617914" w:rsidRPr="004E4007">
        <w:rPr>
          <w:rFonts w:asciiTheme="minorHAnsi" w:hAnsiTheme="minorHAnsi" w:cstheme="minorHAnsi"/>
          <w:szCs w:val="18"/>
        </w:rPr>
        <w:t>U</w:t>
      </w:r>
      <w:r w:rsidRPr="004E4007">
        <w:rPr>
          <w:rFonts w:asciiTheme="minorHAnsi" w:hAnsiTheme="minorHAnsi" w:cstheme="minorHAnsi"/>
          <w:szCs w:val="18"/>
        </w:rPr>
        <w:t xml:space="preserve">sed for this </w:t>
      </w:r>
      <w:r w:rsidR="00617914" w:rsidRPr="004E4007">
        <w:rPr>
          <w:rFonts w:asciiTheme="minorHAnsi" w:hAnsiTheme="minorHAnsi" w:cstheme="minorHAnsi"/>
          <w:szCs w:val="18"/>
        </w:rPr>
        <w:t>A</w:t>
      </w:r>
      <w:r w:rsidRPr="004E4007">
        <w:rPr>
          <w:rFonts w:asciiTheme="minorHAnsi" w:hAnsiTheme="minorHAnsi" w:cstheme="minorHAnsi"/>
          <w:szCs w:val="18"/>
        </w:rPr>
        <w:t xml:space="preserve">irflow </w:t>
      </w:r>
      <w:r w:rsidR="00617914" w:rsidRPr="004E4007">
        <w:rPr>
          <w:rFonts w:asciiTheme="minorHAnsi" w:hAnsiTheme="minorHAnsi" w:cstheme="minorHAnsi"/>
          <w:szCs w:val="18"/>
        </w:rPr>
        <w:t>R</w:t>
      </w:r>
      <w:r w:rsidRPr="004E4007">
        <w:rPr>
          <w:rFonts w:asciiTheme="minorHAnsi" w:hAnsiTheme="minorHAnsi" w:cstheme="minorHAnsi"/>
          <w:szCs w:val="18"/>
        </w:rPr>
        <w:t xml:space="preserve">ate </w:t>
      </w:r>
      <w:r w:rsidR="00617914" w:rsidRPr="004E4007">
        <w:rPr>
          <w:rFonts w:asciiTheme="minorHAnsi" w:hAnsiTheme="minorHAnsi" w:cstheme="minorHAnsi"/>
          <w:szCs w:val="18"/>
        </w:rPr>
        <w:t>V</w:t>
      </w:r>
      <w:r w:rsidRPr="004E4007">
        <w:rPr>
          <w:rFonts w:asciiTheme="minorHAnsi" w:hAnsiTheme="minorHAnsi" w:cstheme="minorHAnsi"/>
          <w:szCs w:val="18"/>
        </w:rPr>
        <w:t>erification:</w:t>
      </w:r>
      <w:r w:rsidR="007759B2" w:rsidRPr="004E4007">
        <w:rPr>
          <w:rFonts w:asciiTheme="minorHAnsi" w:hAnsiTheme="minorHAnsi" w:cstheme="minorHAnsi"/>
          <w:szCs w:val="18"/>
        </w:rPr>
        <w:t xml:space="preserve"> </w:t>
      </w:r>
      <w:r w:rsidR="007759B2" w:rsidRPr="003508F9">
        <w:rPr>
          <w:rFonts w:asciiTheme="minorHAnsi" w:hAnsiTheme="minorHAnsi" w:cstheme="minorHAnsi"/>
        </w:rPr>
        <w:t>Select the appropriate airflow test procedure from the following options for the method used to determine actual fan airflow</w:t>
      </w:r>
      <w:r w:rsidRPr="003508F9">
        <w:rPr>
          <w:rFonts w:asciiTheme="minorHAnsi" w:hAnsiTheme="minorHAnsi" w:cstheme="minorHAnsi"/>
        </w:rPr>
        <w:t>:</w:t>
      </w:r>
    </w:p>
    <w:p w14:paraId="1933EA2C" w14:textId="77777777" w:rsidR="007759B2" w:rsidRPr="003508F9" w:rsidDel="00E1065B" w:rsidRDefault="007759B2">
      <w:pPr>
        <w:keepNext/>
        <w:numPr>
          <w:ilvl w:val="1"/>
          <w:numId w:val="10"/>
        </w:numPr>
        <w:ind w:left="1080"/>
        <w:rPr>
          <w:rFonts w:asciiTheme="minorHAnsi" w:hAnsiTheme="minorHAnsi" w:cstheme="minorHAnsi"/>
        </w:rPr>
      </w:pPr>
      <w:r w:rsidRPr="003508F9">
        <w:rPr>
          <w:rFonts w:asciiTheme="minorHAnsi" w:hAnsiTheme="minorHAnsi" w:cstheme="minorHAnsi"/>
        </w:rPr>
        <w:t>Diagnostic Fan Flow Using Fan Flow Meter (aka Plenum Pressure Matching) according to the procedures in RA3.3.3.1.1</w:t>
      </w:r>
    </w:p>
    <w:p w14:paraId="1933EA2D" w14:textId="77777777" w:rsidR="007759B2" w:rsidRPr="003508F9" w:rsidDel="00E1065B" w:rsidRDefault="00D817BB">
      <w:pPr>
        <w:keepNext/>
        <w:numPr>
          <w:ilvl w:val="1"/>
          <w:numId w:val="10"/>
        </w:numPr>
        <w:ind w:left="1080"/>
        <w:rPr>
          <w:rFonts w:asciiTheme="minorHAnsi" w:hAnsiTheme="minorHAnsi" w:cstheme="minorHAnsi"/>
        </w:rPr>
      </w:pPr>
      <w:r w:rsidRPr="003508F9">
        <w:rPr>
          <w:rFonts w:asciiTheme="minorHAnsi" w:hAnsiTheme="minorHAnsi" w:cstheme="minorHAnsi"/>
        </w:rPr>
        <w:t>Diagnostic Fan Flow Using Flow Grid Measurement according to the procedures in RA3.3.3.1.2</w:t>
      </w:r>
    </w:p>
    <w:p w14:paraId="1933EA2E" w14:textId="77777777" w:rsidR="007759B2" w:rsidRPr="003508F9" w:rsidDel="00E1065B" w:rsidRDefault="00D817BB">
      <w:pPr>
        <w:keepNext/>
        <w:numPr>
          <w:ilvl w:val="1"/>
          <w:numId w:val="10"/>
        </w:numPr>
        <w:ind w:left="1080"/>
        <w:rPr>
          <w:rFonts w:asciiTheme="minorHAnsi" w:hAnsiTheme="minorHAnsi" w:cstheme="minorHAnsi"/>
        </w:rPr>
      </w:pPr>
      <w:r w:rsidRPr="003508F9">
        <w:rPr>
          <w:rFonts w:asciiTheme="minorHAnsi" w:hAnsiTheme="minorHAnsi" w:cstheme="minorHAnsi"/>
        </w:rPr>
        <w:t>Diagnostic Fan Flow Using Powered Flow Capture Hood according to the procedures in RA3.3.3.1.3</w:t>
      </w:r>
    </w:p>
    <w:p w14:paraId="1933EA2F" w14:textId="77777777" w:rsidR="007759B2" w:rsidRPr="003508F9" w:rsidRDefault="00D817BB">
      <w:pPr>
        <w:keepNext/>
        <w:numPr>
          <w:ilvl w:val="1"/>
          <w:numId w:val="10"/>
        </w:numPr>
        <w:ind w:left="1080"/>
        <w:rPr>
          <w:rFonts w:asciiTheme="minorHAnsi" w:hAnsiTheme="minorHAnsi" w:cstheme="minorHAnsi"/>
        </w:rPr>
      </w:pPr>
      <w:r w:rsidRPr="003508F9">
        <w:rPr>
          <w:rFonts w:asciiTheme="minorHAnsi" w:hAnsiTheme="minorHAnsi" w:cstheme="minorHAnsi"/>
        </w:rPr>
        <w:t>Diagnostic Fan Flow Using Traditional Flow Capture Hood according to the procedures in RA3.3.3.1.4</w:t>
      </w:r>
      <w:r w:rsidRPr="003508F9">
        <w:rPr>
          <w:rFonts w:asciiTheme="minorHAnsi" w:hAnsiTheme="minorHAnsi" w:cstheme="minorHAnsi"/>
        </w:rPr>
        <w:tab/>
      </w:r>
    </w:p>
    <w:p w14:paraId="1933EA30" w14:textId="77777777" w:rsidR="007759B2" w:rsidRPr="004E4007" w:rsidRDefault="0092178C">
      <w:pPr>
        <w:keepNext/>
        <w:numPr>
          <w:ilvl w:val="0"/>
          <w:numId w:val="10"/>
        </w:numPr>
        <w:ind w:left="360"/>
        <w:rPr>
          <w:rFonts w:asciiTheme="minorHAnsi" w:hAnsiTheme="minorHAnsi" w:cstheme="minorHAnsi"/>
          <w:szCs w:val="18"/>
        </w:rPr>
      </w:pPr>
      <w:r w:rsidRPr="004E4007">
        <w:rPr>
          <w:rFonts w:asciiTheme="minorHAnsi" w:hAnsiTheme="minorHAnsi" w:cstheme="minorHAnsi"/>
          <w:szCs w:val="18"/>
        </w:rPr>
        <w:t xml:space="preserve">Manufacturer of Airflow Measurement Apparatus: </w:t>
      </w:r>
      <w:r w:rsidR="007759B2" w:rsidRPr="004E4007">
        <w:rPr>
          <w:rFonts w:asciiTheme="minorHAnsi" w:hAnsiTheme="minorHAnsi" w:cstheme="minorHAnsi"/>
          <w:szCs w:val="18"/>
        </w:rPr>
        <w:t>Enter the</w:t>
      </w:r>
      <w:r w:rsidRPr="004E4007">
        <w:rPr>
          <w:rFonts w:asciiTheme="minorHAnsi" w:hAnsiTheme="minorHAnsi" w:cstheme="minorHAnsi"/>
          <w:szCs w:val="18"/>
        </w:rPr>
        <w:t xml:space="preserve"> </w:t>
      </w:r>
      <w:r w:rsidR="007759B2" w:rsidRPr="004E4007">
        <w:rPr>
          <w:rFonts w:asciiTheme="minorHAnsi" w:hAnsiTheme="minorHAnsi" w:cstheme="minorHAnsi"/>
          <w:szCs w:val="18"/>
        </w:rPr>
        <w:t xml:space="preserve">name of the manufacturer of the airflow measurement tool used to measure the airflow for this test. </w:t>
      </w:r>
    </w:p>
    <w:p w14:paraId="1933EA31" w14:textId="77777777" w:rsidR="007759B2" w:rsidRPr="004E4007" w:rsidRDefault="0092178C">
      <w:pPr>
        <w:keepNext/>
        <w:numPr>
          <w:ilvl w:val="0"/>
          <w:numId w:val="10"/>
        </w:numPr>
        <w:ind w:left="360"/>
        <w:rPr>
          <w:rFonts w:asciiTheme="minorHAnsi" w:hAnsiTheme="minorHAnsi" w:cstheme="minorHAnsi"/>
          <w:szCs w:val="18"/>
        </w:rPr>
      </w:pPr>
      <w:r w:rsidRPr="004E4007">
        <w:rPr>
          <w:rFonts w:asciiTheme="minorHAnsi" w:hAnsiTheme="minorHAnsi" w:cstheme="minorHAnsi"/>
          <w:szCs w:val="18"/>
        </w:rPr>
        <w:t xml:space="preserve">Model number of Airflow Measurement Apparatus: </w:t>
      </w:r>
      <w:r w:rsidR="007759B2" w:rsidRPr="004E4007">
        <w:rPr>
          <w:rFonts w:asciiTheme="minorHAnsi" w:hAnsiTheme="minorHAnsi" w:cstheme="minorHAnsi"/>
          <w:szCs w:val="18"/>
        </w:rPr>
        <w:t>Enter the</w:t>
      </w:r>
      <w:r w:rsidRPr="004E4007">
        <w:rPr>
          <w:rFonts w:asciiTheme="minorHAnsi" w:hAnsiTheme="minorHAnsi" w:cstheme="minorHAnsi"/>
          <w:szCs w:val="18"/>
        </w:rPr>
        <w:t xml:space="preserve"> </w:t>
      </w:r>
      <w:r w:rsidR="007759B2" w:rsidRPr="004E4007">
        <w:rPr>
          <w:rFonts w:asciiTheme="minorHAnsi" w:hAnsiTheme="minorHAnsi" w:cstheme="minorHAnsi"/>
          <w:szCs w:val="18"/>
        </w:rPr>
        <w:t>model number of the airflow measurement tool used to measure the airflow for this test.</w:t>
      </w:r>
      <w:r w:rsidR="00D817BB" w:rsidRPr="003508F9">
        <w:rPr>
          <w:rFonts w:asciiTheme="minorHAnsi" w:hAnsiTheme="minorHAnsi" w:cstheme="minorHAnsi"/>
        </w:rPr>
        <w:t xml:space="preserve"> </w:t>
      </w:r>
    </w:p>
    <w:p w14:paraId="1933EA32" w14:textId="774A8FAD" w:rsidR="007759B2" w:rsidRPr="003508F9" w:rsidRDefault="0092178C">
      <w:pPr>
        <w:keepNext/>
        <w:numPr>
          <w:ilvl w:val="0"/>
          <w:numId w:val="10"/>
        </w:numPr>
        <w:ind w:left="360"/>
        <w:rPr>
          <w:rFonts w:asciiTheme="minorHAnsi" w:hAnsiTheme="minorHAnsi" w:cstheme="minorHAnsi"/>
        </w:rPr>
      </w:pPr>
      <w:r w:rsidRPr="004E4007">
        <w:rPr>
          <w:rFonts w:asciiTheme="minorHAnsi" w:hAnsiTheme="minorHAnsi" w:cstheme="minorHAnsi"/>
          <w:szCs w:val="18"/>
        </w:rPr>
        <w:t xml:space="preserve">Certification Status of the Airflow Measurement Apparatus Accuracy: </w:t>
      </w:r>
      <w:r w:rsidR="007759B2" w:rsidRPr="004E4007">
        <w:rPr>
          <w:rFonts w:asciiTheme="minorHAnsi" w:hAnsiTheme="minorHAnsi" w:cstheme="minorHAnsi"/>
          <w:szCs w:val="18"/>
        </w:rPr>
        <w:t>The measurement apparatus used to perform</w:t>
      </w:r>
      <w:r w:rsidR="00C47FF6" w:rsidRPr="004E4007">
        <w:rPr>
          <w:rFonts w:asciiTheme="minorHAnsi" w:hAnsiTheme="minorHAnsi" w:cstheme="minorHAnsi"/>
          <w:szCs w:val="18"/>
        </w:rPr>
        <w:t xml:space="preserve"> an</w:t>
      </w:r>
      <w:r w:rsidR="007759B2" w:rsidRPr="004E4007">
        <w:rPr>
          <w:rFonts w:asciiTheme="minorHAnsi" w:hAnsiTheme="minorHAnsi" w:cstheme="minorHAnsi"/>
          <w:szCs w:val="18"/>
        </w:rPr>
        <w:t xml:space="preserve"> airflow verification measurements must appear on the CEC list of approved devices found at </w:t>
      </w:r>
      <w:hyperlink r:id="rId17" w:history="1">
        <w:r w:rsidR="00C025BF" w:rsidRPr="004E4007">
          <w:rPr>
            <w:rStyle w:val="Hyperlink"/>
            <w:rFonts w:asciiTheme="minorHAnsi" w:hAnsiTheme="minorHAnsi" w:cstheme="minorHAnsi"/>
            <w:szCs w:val="18"/>
            <w:u w:val="none"/>
          </w:rPr>
          <w:t>http://www.energy.ca.gov/</w:t>
        </w:r>
        <w:r w:rsidR="002E53CE" w:rsidRPr="004E4007">
          <w:rPr>
            <w:rStyle w:val="Hyperlink"/>
            <w:rFonts w:asciiTheme="minorHAnsi" w:hAnsiTheme="minorHAnsi" w:cstheme="minorHAnsi"/>
            <w:szCs w:val="18"/>
            <w:u w:val="none"/>
          </w:rPr>
          <w:t>title24/equipment_cert/ama_fas/index.html</w:t>
        </w:r>
      </w:hyperlink>
      <w:r w:rsidR="007759B2" w:rsidRPr="004E4007">
        <w:rPr>
          <w:rFonts w:asciiTheme="minorHAnsi" w:hAnsiTheme="minorHAnsi" w:cstheme="minorHAnsi"/>
          <w:szCs w:val="18"/>
        </w:rPr>
        <w:t>, if this is true, select “Certified”, otherwise select “Not Certified”. The latter choice will not allow the system to pass until a certified device is used.</w:t>
      </w:r>
      <w:r w:rsidRPr="003508F9">
        <w:rPr>
          <w:rFonts w:asciiTheme="minorHAnsi" w:hAnsiTheme="minorHAnsi" w:cstheme="minorHAnsi"/>
        </w:rPr>
        <w:t xml:space="preserve"> </w:t>
      </w:r>
    </w:p>
    <w:p w14:paraId="1933EA33" w14:textId="57533877" w:rsidR="007759B2" w:rsidRPr="003508F9" w:rsidDel="00E1065B" w:rsidRDefault="0092178C">
      <w:pPr>
        <w:keepNext/>
        <w:numPr>
          <w:ilvl w:val="0"/>
          <w:numId w:val="10"/>
        </w:numPr>
        <w:ind w:left="360"/>
        <w:rPr>
          <w:rFonts w:asciiTheme="minorHAnsi" w:hAnsiTheme="minorHAnsi" w:cstheme="minorHAnsi"/>
        </w:rPr>
      </w:pPr>
      <w:r w:rsidRPr="003508F9">
        <w:rPr>
          <w:rFonts w:asciiTheme="minorHAnsi" w:hAnsiTheme="minorHAnsi" w:cstheme="minorHAnsi"/>
        </w:rPr>
        <w:t>(not visible to user)</w:t>
      </w:r>
    </w:p>
    <w:p w14:paraId="1933EA34" w14:textId="77777777" w:rsidR="007759B2" w:rsidRPr="003508F9" w:rsidRDefault="007759B2" w:rsidP="007759B2">
      <w:pPr>
        <w:rPr>
          <w:rFonts w:asciiTheme="minorHAnsi" w:hAnsiTheme="minorHAnsi" w:cstheme="minorHAnsi"/>
          <w:b/>
        </w:rPr>
      </w:pPr>
    </w:p>
    <w:p w14:paraId="1933EA35" w14:textId="72D5443E" w:rsidR="007759B2" w:rsidRPr="003508F9" w:rsidRDefault="007759B2" w:rsidP="007759B2">
      <w:pPr>
        <w:rPr>
          <w:rFonts w:asciiTheme="minorHAnsi" w:hAnsiTheme="minorHAnsi" w:cstheme="minorHAnsi"/>
        </w:rPr>
      </w:pPr>
      <w:r w:rsidRPr="003508F9">
        <w:rPr>
          <w:rFonts w:asciiTheme="minorHAnsi" w:hAnsiTheme="minorHAnsi" w:cstheme="minorHAnsi"/>
          <w:b/>
        </w:rPr>
        <w:t xml:space="preserve">Section </w:t>
      </w:r>
      <w:r w:rsidR="0092178C" w:rsidRPr="004E4007">
        <w:rPr>
          <w:rFonts w:asciiTheme="minorHAnsi" w:hAnsiTheme="minorHAnsi" w:cstheme="minorHAnsi"/>
          <w:b/>
        </w:rPr>
        <w:t>D. Forced Air System Airflow Rate Measurement – All Zones Calling</w:t>
      </w:r>
      <w:r w:rsidRPr="003508F9" w:rsidDel="006D4F6B">
        <w:rPr>
          <w:rFonts w:asciiTheme="minorHAnsi" w:hAnsiTheme="minorHAnsi" w:cstheme="minorHAnsi"/>
          <w:b/>
        </w:rPr>
        <w:t xml:space="preserve"> </w:t>
      </w:r>
    </w:p>
    <w:p w14:paraId="1933EA36" w14:textId="1256EFD1" w:rsidR="007759B2" w:rsidRPr="003508F9" w:rsidRDefault="0092178C">
      <w:pPr>
        <w:pStyle w:val="ListParagraph"/>
        <w:numPr>
          <w:ilvl w:val="0"/>
          <w:numId w:val="11"/>
        </w:numPr>
        <w:rPr>
          <w:rFonts w:asciiTheme="minorHAnsi" w:hAnsiTheme="minorHAnsi" w:cstheme="minorHAnsi"/>
        </w:rPr>
      </w:pPr>
      <w:r w:rsidRPr="003508F9">
        <w:rPr>
          <w:rFonts w:asciiTheme="minorHAnsi" w:hAnsiTheme="minorHAnsi" w:cstheme="minorHAnsi"/>
        </w:rPr>
        <w:t xml:space="preserve">Required All Zones Calling Minimum System Airflow Rate (cfm/ton): </w:t>
      </w:r>
      <w:r w:rsidR="007759B2" w:rsidRPr="003508F9">
        <w:rPr>
          <w:rFonts w:asciiTheme="minorHAnsi" w:hAnsiTheme="minorHAnsi" w:cstheme="minorHAnsi"/>
        </w:rPr>
        <w:t xml:space="preserve">This field is filled automatically. The target is based on whether the system is new or altered and whether a value was specified on the </w:t>
      </w:r>
      <w:r w:rsidR="00964509" w:rsidRPr="003508F9">
        <w:rPr>
          <w:rFonts w:asciiTheme="minorHAnsi" w:hAnsiTheme="minorHAnsi" w:cstheme="minorHAnsi"/>
        </w:rPr>
        <w:t>LMCI</w:t>
      </w:r>
      <w:r w:rsidR="007759B2" w:rsidRPr="003508F9">
        <w:rPr>
          <w:rFonts w:asciiTheme="minorHAnsi" w:hAnsiTheme="minorHAnsi" w:cstheme="minorHAnsi"/>
        </w:rPr>
        <w:t>-MCH-01.</w:t>
      </w:r>
    </w:p>
    <w:p w14:paraId="1933EA37" w14:textId="2BB4BAF6" w:rsidR="007759B2" w:rsidRPr="003508F9" w:rsidRDefault="0092178C">
      <w:pPr>
        <w:pStyle w:val="ListParagraph"/>
        <w:numPr>
          <w:ilvl w:val="0"/>
          <w:numId w:val="11"/>
        </w:numPr>
        <w:rPr>
          <w:rFonts w:asciiTheme="minorHAnsi" w:hAnsiTheme="minorHAnsi" w:cstheme="minorHAnsi"/>
        </w:rPr>
      </w:pPr>
      <w:r w:rsidRPr="003508F9">
        <w:rPr>
          <w:rFonts w:asciiTheme="minorHAnsi" w:hAnsiTheme="minorHAnsi" w:cstheme="minorHAnsi"/>
        </w:rPr>
        <w:t xml:space="preserve">Required All Zones Calling Minimum System Airflow target (cfm): </w:t>
      </w:r>
      <w:r w:rsidR="007759B2" w:rsidRPr="003508F9">
        <w:rPr>
          <w:rFonts w:asciiTheme="minorHAnsi" w:hAnsiTheme="minorHAnsi" w:cstheme="minorHAnsi"/>
        </w:rPr>
        <w:t>This field is calculated automatically. It is the product of the minimum airflow rate per ton and the tonnage of the system condenser.</w:t>
      </w:r>
    </w:p>
    <w:p w14:paraId="1933EA38" w14:textId="5B95E4A5" w:rsidR="007759B2" w:rsidRPr="003508F9" w:rsidRDefault="0092178C">
      <w:pPr>
        <w:numPr>
          <w:ilvl w:val="0"/>
          <w:numId w:val="11"/>
        </w:numPr>
        <w:rPr>
          <w:rFonts w:asciiTheme="minorHAnsi" w:hAnsiTheme="minorHAnsi" w:cstheme="minorHAnsi"/>
        </w:rPr>
      </w:pPr>
      <w:r w:rsidRPr="003508F9">
        <w:rPr>
          <w:rFonts w:asciiTheme="minorHAnsi" w:hAnsiTheme="minorHAnsi" w:cstheme="minorHAnsi"/>
        </w:rPr>
        <w:t xml:space="preserve">Actual System Airflow Rate Measurement (cfm): </w:t>
      </w:r>
      <w:r w:rsidR="007759B2" w:rsidRPr="003508F9">
        <w:rPr>
          <w:rFonts w:asciiTheme="minorHAnsi" w:hAnsiTheme="minorHAnsi" w:cstheme="minorHAnsi"/>
        </w:rPr>
        <w:t>Enter the actual tested value of the airflow measured using the apparatus specified above.</w:t>
      </w:r>
    </w:p>
    <w:p w14:paraId="1933EA39" w14:textId="2AF3E968" w:rsidR="007759B2" w:rsidRPr="003508F9" w:rsidRDefault="0092178C">
      <w:pPr>
        <w:numPr>
          <w:ilvl w:val="0"/>
          <w:numId w:val="11"/>
        </w:numPr>
        <w:rPr>
          <w:rFonts w:asciiTheme="minorHAnsi" w:hAnsiTheme="minorHAnsi" w:cstheme="minorHAnsi"/>
        </w:rPr>
      </w:pPr>
      <w:r w:rsidRPr="003508F9">
        <w:rPr>
          <w:rFonts w:asciiTheme="minorHAnsi" w:hAnsiTheme="minorHAnsi" w:cstheme="minorHAnsi"/>
        </w:rPr>
        <w:t xml:space="preserve">Compliance Statement: </w:t>
      </w:r>
      <w:r w:rsidR="007759B2" w:rsidRPr="003508F9">
        <w:rPr>
          <w:rFonts w:asciiTheme="minorHAnsi" w:hAnsiTheme="minorHAnsi" w:cstheme="minorHAnsi"/>
        </w:rPr>
        <w:t>This field is filled automatically. Compliance requires that the measure</w:t>
      </w:r>
      <w:r w:rsidR="002B0777" w:rsidRPr="003508F9">
        <w:rPr>
          <w:rFonts w:asciiTheme="minorHAnsi" w:hAnsiTheme="minorHAnsi" w:cstheme="minorHAnsi"/>
        </w:rPr>
        <w:t>d</w:t>
      </w:r>
      <w:r w:rsidR="007759B2" w:rsidRPr="003508F9">
        <w:rPr>
          <w:rFonts w:asciiTheme="minorHAnsi" w:hAnsiTheme="minorHAnsi" w:cstheme="minorHAnsi"/>
        </w:rPr>
        <w:t xml:space="preserve"> airflow meets the minimum airflow target.</w:t>
      </w:r>
    </w:p>
    <w:p w14:paraId="1933EA3A" w14:textId="77777777" w:rsidR="007759B2" w:rsidRPr="003508F9" w:rsidRDefault="007759B2" w:rsidP="007759B2">
      <w:pPr>
        <w:rPr>
          <w:rFonts w:asciiTheme="minorHAnsi" w:hAnsiTheme="minorHAnsi" w:cstheme="minorHAnsi"/>
        </w:rPr>
      </w:pPr>
    </w:p>
    <w:p w14:paraId="1933EA3B" w14:textId="214D3C2A" w:rsidR="007759B2" w:rsidRPr="003508F9" w:rsidRDefault="007759B2" w:rsidP="007759B2">
      <w:pPr>
        <w:rPr>
          <w:rFonts w:asciiTheme="minorHAnsi" w:hAnsiTheme="minorHAnsi" w:cstheme="minorHAnsi"/>
          <w:b/>
        </w:rPr>
      </w:pPr>
      <w:r w:rsidRPr="003508F9">
        <w:rPr>
          <w:rFonts w:asciiTheme="minorHAnsi" w:hAnsiTheme="minorHAnsi" w:cstheme="minorHAnsi"/>
          <w:b/>
        </w:rPr>
        <w:t xml:space="preserve">Section </w:t>
      </w:r>
      <w:r w:rsidRPr="004E4007">
        <w:rPr>
          <w:rFonts w:asciiTheme="minorHAnsi" w:hAnsiTheme="minorHAnsi" w:cstheme="minorHAnsi"/>
          <w:b/>
          <w:szCs w:val="18"/>
        </w:rPr>
        <w:t>E. Forced Air System Airflow Rate Measurement – All Other Zonal Control Modes</w:t>
      </w:r>
    </w:p>
    <w:p w14:paraId="1933EA3C" w14:textId="31DEBBBF" w:rsidR="007759B2" w:rsidRPr="004E4007" w:rsidRDefault="0092178C">
      <w:pPr>
        <w:pStyle w:val="ListParagraph"/>
        <w:keepNext/>
        <w:numPr>
          <w:ilvl w:val="0"/>
          <w:numId w:val="12"/>
        </w:numPr>
        <w:rPr>
          <w:rFonts w:asciiTheme="minorHAnsi" w:hAnsiTheme="minorHAnsi" w:cstheme="minorHAnsi"/>
          <w:szCs w:val="18"/>
        </w:rPr>
      </w:pPr>
      <w:r w:rsidRPr="004E4007">
        <w:rPr>
          <w:rFonts w:asciiTheme="minorHAnsi" w:hAnsiTheme="minorHAnsi" w:cstheme="minorHAnsi"/>
          <w:szCs w:val="18"/>
        </w:rPr>
        <w:t xml:space="preserve">Number of Independently Controlled Zones: </w:t>
      </w:r>
      <w:r w:rsidR="007759B2" w:rsidRPr="004E4007">
        <w:rPr>
          <w:rFonts w:asciiTheme="minorHAnsi" w:hAnsiTheme="minorHAnsi" w:cs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2C3ADEFF" w:rsidR="007759B2" w:rsidRPr="004E4007" w:rsidRDefault="0092178C">
      <w:pPr>
        <w:pStyle w:val="ListParagraph"/>
        <w:keepNext/>
        <w:numPr>
          <w:ilvl w:val="0"/>
          <w:numId w:val="12"/>
        </w:numPr>
        <w:rPr>
          <w:rFonts w:asciiTheme="minorHAnsi" w:hAnsiTheme="minorHAnsi" w:cstheme="minorHAnsi"/>
          <w:szCs w:val="18"/>
        </w:rPr>
      </w:pPr>
      <w:r w:rsidRPr="004E4007">
        <w:rPr>
          <w:rFonts w:asciiTheme="minorHAnsi" w:hAnsiTheme="minorHAnsi" w:cstheme="minorHAnsi"/>
          <w:szCs w:val="18"/>
        </w:rPr>
        <w:t xml:space="preserve">Required Minimum Airflow in all Zonal Control Modes (cfm): </w:t>
      </w:r>
      <w:r w:rsidR="007759B2" w:rsidRPr="003508F9">
        <w:rPr>
          <w:rFonts w:asciiTheme="minorHAnsi" w:hAnsiTheme="minorHAnsi" w:cstheme="minorHAnsi"/>
        </w:rPr>
        <w:t xml:space="preserve">This field is filled out automatically. If a value other than 350 cfm was claimed in the performance calculations, it will be referenced from the </w:t>
      </w:r>
      <w:r w:rsidR="00964509" w:rsidRPr="003508F9">
        <w:rPr>
          <w:rFonts w:asciiTheme="minorHAnsi" w:hAnsiTheme="minorHAnsi" w:cstheme="minorHAnsi"/>
        </w:rPr>
        <w:t>LMCC</w:t>
      </w:r>
      <w:r w:rsidR="007759B2" w:rsidRPr="003508F9">
        <w:rPr>
          <w:rFonts w:asciiTheme="minorHAnsi" w:hAnsiTheme="minorHAnsi" w:cstheme="minorHAnsi"/>
        </w:rPr>
        <w:t>, otherwise the target is 350 cfm.</w:t>
      </w:r>
    </w:p>
    <w:p w14:paraId="1933EA3E" w14:textId="4F01180E" w:rsidR="007759B2" w:rsidRPr="004E4007" w:rsidRDefault="0092178C">
      <w:pPr>
        <w:pStyle w:val="ListParagraph"/>
        <w:keepNext/>
        <w:numPr>
          <w:ilvl w:val="0"/>
          <w:numId w:val="12"/>
        </w:numPr>
        <w:rPr>
          <w:rFonts w:asciiTheme="minorHAnsi" w:hAnsiTheme="minorHAnsi" w:cstheme="minorHAnsi"/>
          <w:szCs w:val="18"/>
        </w:rPr>
      </w:pPr>
      <w:r w:rsidRPr="004E4007">
        <w:rPr>
          <w:rFonts w:asciiTheme="minorHAnsi" w:hAnsiTheme="minorHAnsi" w:cstheme="minorHAnsi"/>
          <w:szCs w:val="18"/>
        </w:rPr>
        <w:t xml:space="preserve">Zone Name: </w:t>
      </w:r>
      <w:r w:rsidR="007759B2" w:rsidRPr="004E4007">
        <w:rPr>
          <w:rFonts w:asciiTheme="minorHAnsi" w:hAnsiTheme="minorHAnsi" w:cstheme="minorHAnsi"/>
          <w:szCs w:val="18"/>
        </w:rPr>
        <w:t>Enter a unique name for each zone on this system. Examples: Zone 1, Z1, Zone A, etc.</w:t>
      </w:r>
    </w:p>
    <w:p w14:paraId="1933EA3F" w14:textId="5121E578" w:rsidR="007759B2" w:rsidRPr="004E4007" w:rsidRDefault="0092178C">
      <w:pPr>
        <w:pStyle w:val="ListParagraph"/>
        <w:keepNext/>
        <w:numPr>
          <w:ilvl w:val="0"/>
          <w:numId w:val="12"/>
        </w:numPr>
        <w:rPr>
          <w:rFonts w:asciiTheme="minorHAnsi" w:hAnsiTheme="minorHAnsi" w:cstheme="minorHAnsi"/>
          <w:szCs w:val="18"/>
        </w:rPr>
      </w:pPr>
      <w:r w:rsidRPr="004E4007">
        <w:rPr>
          <w:rFonts w:asciiTheme="minorHAnsi" w:hAnsiTheme="minorHAnsi" w:cstheme="minorHAnsi"/>
          <w:szCs w:val="18"/>
        </w:rPr>
        <w:t>Zone Description:</w:t>
      </w:r>
      <w:r w:rsidR="007759B2" w:rsidRPr="004E4007">
        <w:rPr>
          <w:rFonts w:asciiTheme="minorHAnsi" w:hAnsiTheme="minorHAnsi" w:cstheme="minorHAnsi"/>
          <w:szCs w:val="18"/>
        </w:rPr>
        <w:t xml:space="preserve"> Enter a brief description of each zone that is detailed enough allow someone to distinguish it from the others in the field.</w:t>
      </w:r>
      <w:r w:rsidRPr="004E4007">
        <w:rPr>
          <w:rFonts w:asciiTheme="minorHAnsi" w:hAnsiTheme="minorHAnsi" w:cstheme="minorHAnsi"/>
          <w:szCs w:val="18"/>
        </w:rPr>
        <w:t xml:space="preserve"> Examples: upstairs, first floor, east wing, bedrooms only, (list rooms served), etc.</w:t>
      </w:r>
    </w:p>
    <w:p w14:paraId="1933EA40" w14:textId="51E2B2F2" w:rsidR="007759B2" w:rsidRPr="004E4007" w:rsidRDefault="0092178C">
      <w:pPr>
        <w:pStyle w:val="ListParagraph"/>
        <w:keepNext/>
        <w:numPr>
          <w:ilvl w:val="0"/>
          <w:numId w:val="12"/>
        </w:numPr>
        <w:rPr>
          <w:rFonts w:asciiTheme="minorHAnsi" w:hAnsiTheme="minorHAnsi" w:cstheme="minorHAnsi"/>
          <w:szCs w:val="18"/>
        </w:rPr>
      </w:pPr>
      <w:r w:rsidRPr="004E4007">
        <w:rPr>
          <w:rFonts w:asciiTheme="minorHAnsi" w:hAnsiTheme="minorHAnsi" w:cstheme="minorHAnsi"/>
          <w:szCs w:val="18"/>
        </w:rPr>
        <w:t xml:space="preserve">Measured Airflow with </w:t>
      </w:r>
      <w:r w:rsidR="002B0777" w:rsidRPr="004E4007">
        <w:rPr>
          <w:rFonts w:asciiTheme="minorHAnsi" w:hAnsiTheme="minorHAnsi" w:cstheme="minorHAnsi"/>
          <w:szCs w:val="18"/>
        </w:rPr>
        <w:t>A</w:t>
      </w:r>
      <w:r w:rsidRPr="004E4007">
        <w:rPr>
          <w:rFonts w:asciiTheme="minorHAnsi" w:hAnsiTheme="minorHAnsi" w:cstheme="minorHAnsi"/>
          <w:szCs w:val="18"/>
        </w:rPr>
        <w:t xml:space="preserve">ll </w:t>
      </w:r>
      <w:r w:rsidR="002B0777" w:rsidRPr="004E4007">
        <w:rPr>
          <w:rFonts w:asciiTheme="minorHAnsi" w:hAnsiTheme="minorHAnsi" w:cstheme="minorHAnsi"/>
          <w:szCs w:val="18"/>
        </w:rPr>
        <w:t>O</w:t>
      </w:r>
      <w:r w:rsidRPr="004E4007">
        <w:rPr>
          <w:rFonts w:asciiTheme="minorHAnsi" w:hAnsiTheme="minorHAnsi" w:cstheme="minorHAnsi"/>
          <w:szCs w:val="18"/>
        </w:rPr>
        <w:t xml:space="preserve">ther </w:t>
      </w:r>
      <w:r w:rsidR="002B0777" w:rsidRPr="004E4007">
        <w:rPr>
          <w:rFonts w:asciiTheme="minorHAnsi" w:hAnsiTheme="minorHAnsi" w:cstheme="minorHAnsi"/>
          <w:szCs w:val="18"/>
        </w:rPr>
        <w:t>Z</w:t>
      </w:r>
      <w:r w:rsidRPr="004E4007">
        <w:rPr>
          <w:rFonts w:asciiTheme="minorHAnsi" w:hAnsiTheme="minorHAnsi" w:cstheme="minorHAnsi"/>
          <w:szCs w:val="18"/>
        </w:rPr>
        <w:t xml:space="preserve">ones </w:t>
      </w:r>
      <w:r w:rsidR="002B0777" w:rsidRPr="004E4007">
        <w:rPr>
          <w:rFonts w:asciiTheme="minorHAnsi" w:hAnsiTheme="minorHAnsi" w:cstheme="minorHAnsi"/>
          <w:szCs w:val="18"/>
        </w:rPr>
        <w:t>O</w:t>
      </w:r>
      <w:r w:rsidRPr="004E4007">
        <w:rPr>
          <w:rFonts w:asciiTheme="minorHAnsi" w:hAnsiTheme="minorHAnsi" w:cstheme="minorHAnsi"/>
          <w:szCs w:val="18"/>
        </w:rPr>
        <w:t>ff:</w:t>
      </w:r>
      <w:r w:rsidR="007759B2" w:rsidRPr="004E4007">
        <w:rPr>
          <w:rFonts w:asciiTheme="minorHAnsi" w:hAnsiTheme="minorHAnsi" w:cstheme="minorHAnsi"/>
          <w:szCs w:val="18"/>
        </w:rPr>
        <w:t xml:space="preserve"> This test must be performed with only one independently controlled zone calling for cooling (Note: if fan watt verification </w:t>
      </w:r>
      <w:r w:rsidRPr="004E4007">
        <w:rPr>
          <w:rFonts w:asciiTheme="minorHAnsi" w:hAnsiTheme="minorHAnsi" w:cs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4E4007" w:rsidRDefault="0092178C">
      <w:pPr>
        <w:pStyle w:val="ListParagraph"/>
        <w:keepNext/>
        <w:numPr>
          <w:ilvl w:val="0"/>
          <w:numId w:val="12"/>
        </w:numPr>
        <w:rPr>
          <w:rFonts w:asciiTheme="minorHAnsi" w:hAnsiTheme="minorHAnsi" w:cstheme="minorHAnsi"/>
          <w:szCs w:val="18"/>
        </w:rPr>
      </w:pPr>
      <w:r w:rsidRPr="004E4007">
        <w:rPr>
          <w:rFonts w:asciiTheme="minorHAnsi" w:hAnsiTheme="minorHAnsi" w:cstheme="minorHAnsi"/>
          <w:szCs w:val="18"/>
        </w:rPr>
        <w:t xml:space="preserve">Zone Compliance Status: </w:t>
      </w:r>
      <w:r w:rsidR="007759B2" w:rsidRPr="004E4007">
        <w:rPr>
          <w:rFonts w:asciiTheme="minorHAnsi" w:hAnsiTheme="minorHAnsi" w:cstheme="minorHAnsi"/>
          <w:szCs w:val="18"/>
        </w:rPr>
        <w:t>This field is filled out automatically. The result is based on whether or not the actual airflow meets the required</w:t>
      </w:r>
      <w:r w:rsidRPr="004E4007">
        <w:rPr>
          <w:rFonts w:asciiTheme="minorHAnsi" w:hAnsiTheme="minorHAnsi" w:cstheme="minorHAnsi"/>
          <w:szCs w:val="18"/>
        </w:rPr>
        <w:t xml:space="preserve"> airflow for this zone.</w:t>
      </w:r>
    </w:p>
    <w:p w14:paraId="1933EA42" w14:textId="3EF79EA1" w:rsidR="007759B2" w:rsidRPr="003508F9" w:rsidRDefault="0092178C">
      <w:pPr>
        <w:pStyle w:val="ListParagraph"/>
        <w:numPr>
          <w:ilvl w:val="0"/>
          <w:numId w:val="12"/>
        </w:numPr>
        <w:rPr>
          <w:rFonts w:asciiTheme="minorHAnsi" w:hAnsiTheme="minorHAnsi" w:cstheme="minorHAnsi"/>
        </w:rPr>
      </w:pPr>
      <w:r w:rsidRPr="004E4007">
        <w:rPr>
          <w:rFonts w:asciiTheme="minorHAnsi" w:hAnsiTheme="minorHAnsi" w:cstheme="minorHAnsi"/>
          <w:szCs w:val="18"/>
        </w:rPr>
        <w:t xml:space="preserve">Compliance Statement: </w:t>
      </w:r>
      <w:r w:rsidR="007759B2" w:rsidRPr="004E4007">
        <w:rPr>
          <w:rFonts w:asciiTheme="minorHAnsi" w:hAnsiTheme="minorHAnsi" w:cstheme="minorHAnsi"/>
          <w:szCs w:val="18"/>
        </w:rPr>
        <w:t>This field is filled out automatically. The result is based on whether or not the actual airflow meets the required airflow for all zones</w:t>
      </w:r>
    </w:p>
    <w:p w14:paraId="1933EA43" w14:textId="77777777" w:rsidR="007759B2" w:rsidRPr="003508F9" w:rsidRDefault="007759B2" w:rsidP="007759B2">
      <w:pPr>
        <w:rPr>
          <w:rFonts w:asciiTheme="minorHAnsi" w:hAnsiTheme="minorHAnsi" w:cstheme="minorHAnsi"/>
        </w:rPr>
      </w:pPr>
    </w:p>
    <w:p w14:paraId="1933EA44" w14:textId="77777777" w:rsidR="007759B2" w:rsidRPr="003508F9" w:rsidRDefault="0092178C" w:rsidP="007759B2">
      <w:pPr>
        <w:rPr>
          <w:rFonts w:asciiTheme="minorHAnsi" w:hAnsiTheme="minorHAnsi" w:cstheme="minorHAnsi"/>
        </w:rPr>
      </w:pPr>
      <w:r w:rsidRPr="003508F9">
        <w:rPr>
          <w:rFonts w:asciiTheme="minorHAnsi" w:hAnsiTheme="minorHAnsi" w:cstheme="minorHAnsi"/>
          <w:b/>
        </w:rPr>
        <w:t>Section F. Additional Requirements</w:t>
      </w:r>
    </w:p>
    <w:p w14:paraId="1933EA45" w14:textId="77777777" w:rsidR="007759B2" w:rsidRPr="004E4007"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t>This field must be a true statement (or not applicable) for the system to comply.</w:t>
      </w:r>
    </w:p>
    <w:p w14:paraId="1933EA46" w14:textId="77777777" w:rsidR="007759B2" w:rsidRPr="004E4007"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t>This field must be a true statement (or not applicable) for the system to comply.</w:t>
      </w:r>
    </w:p>
    <w:p w14:paraId="1933EA47" w14:textId="77777777" w:rsidR="007759B2" w:rsidRPr="004E4007"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t>This field must be a true statement (or not applicable) for the system to comply.</w:t>
      </w:r>
    </w:p>
    <w:p w14:paraId="1933EA48" w14:textId="77777777" w:rsidR="007759B2" w:rsidRPr="004E4007"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t>This field must be a true statement (or not applicable) for the system to comply.</w:t>
      </w:r>
    </w:p>
    <w:p w14:paraId="1933EA49" w14:textId="77777777" w:rsidR="007759B2" w:rsidRPr="004E4007"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t>This field must be a true statement (or not applicable) for the system to comply.</w:t>
      </w:r>
    </w:p>
    <w:p w14:paraId="1933EA4A" w14:textId="77777777" w:rsidR="007759B2" w:rsidRPr="004E4007"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t>This field must be a true statement (or not applicable) for the system to comply.</w:t>
      </w:r>
    </w:p>
    <w:p w14:paraId="1933EA4B" w14:textId="77777777" w:rsidR="007759B2" w:rsidRPr="004E4007"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t>This field must be a true statement (or not applicable) for the system to comply.</w:t>
      </w:r>
    </w:p>
    <w:p w14:paraId="1933EA4F" w14:textId="002FD770" w:rsidR="001868E8" w:rsidRPr="003508F9" w:rsidRDefault="0092178C">
      <w:pPr>
        <w:numPr>
          <w:ilvl w:val="0"/>
          <w:numId w:val="13"/>
        </w:numPr>
        <w:ind w:left="360" w:hanging="360"/>
        <w:rPr>
          <w:rFonts w:asciiTheme="minorHAnsi" w:hAnsiTheme="minorHAnsi" w:cstheme="minorHAnsi"/>
        </w:rPr>
      </w:pPr>
      <w:r w:rsidRPr="004E4007">
        <w:rPr>
          <w:rFonts w:asciiTheme="minorHAnsi" w:hAnsiTheme="minorHAnsi" w:cstheme="minorHAnsi"/>
        </w:rPr>
        <w:lastRenderedPageBreak/>
        <w:t>This field must be a true statement (or not applicable) for the system to comply.</w:t>
      </w:r>
    </w:p>
    <w:p w14:paraId="4C8E0F82" w14:textId="6989ADB5" w:rsidR="00084B48" w:rsidRPr="004E4007" w:rsidRDefault="00084B48">
      <w:pPr>
        <w:numPr>
          <w:ilvl w:val="0"/>
          <w:numId w:val="13"/>
        </w:numPr>
        <w:ind w:left="360" w:hanging="360"/>
        <w:rPr>
          <w:rFonts w:asciiTheme="minorHAnsi" w:hAnsiTheme="minorHAnsi" w:cstheme="minorHAnsi"/>
        </w:rPr>
      </w:pPr>
      <w:r w:rsidRPr="004E4007">
        <w:rPr>
          <w:rFonts w:asciiTheme="minorHAnsi" w:hAnsiTheme="minorHAnsi" w:cstheme="minorHAnsi"/>
          <w:i/>
        </w:rPr>
        <w:t>Verification Status:</w:t>
      </w:r>
      <w:r w:rsidRPr="004E4007">
        <w:rPr>
          <w:rFonts w:asciiTheme="minorHAnsi" w:hAnsiTheme="minorHAnsi" w:cstheme="minorHAnsi"/>
        </w:rPr>
        <w:t xml:space="preserve"> If this Section does not apply, then select “All N/A”. If the system meets the airflow criteria then select “Pass”, otherwise select “Fail”. The latter selection means that the system does not meet the requirements and the </w:t>
      </w:r>
      <w:r w:rsidR="00964509" w:rsidRPr="004E4007">
        <w:rPr>
          <w:rFonts w:asciiTheme="minorHAnsi" w:hAnsiTheme="minorHAnsi" w:cstheme="minorHAnsi"/>
        </w:rPr>
        <w:t>LMCC</w:t>
      </w:r>
      <w:r w:rsidRPr="004E4007">
        <w:rPr>
          <w:rFonts w:asciiTheme="minorHAnsi" w:hAnsiTheme="minorHAnsi" w:cstheme="minorHAnsi"/>
        </w:rPr>
        <w:t xml:space="preserve"> will have to be revised, or the system will need to be modified to meet the requirements.</w:t>
      </w:r>
    </w:p>
    <w:p w14:paraId="46689CEF" w14:textId="6038548F" w:rsidR="00084B48" w:rsidRPr="003508F9" w:rsidRDefault="00084B48">
      <w:pPr>
        <w:numPr>
          <w:ilvl w:val="0"/>
          <w:numId w:val="13"/>
        </w:numPr>
        <w:ind w:left="360" w:hanging="360"/>
        <w:rPr>
          <w:rFonts w:asciiTheme="minorHAnsi" w:hAnsiTheme="minorHAnsi" w:cstheme="minorHAnsi"/>
        </w:rPr>
      </w:pPr>
      <w:r w:rsidRPr="004E4007">
        <w:rPr>
          <w:rFonts w:asciiTheme="minorHAnsi" w:hAnsiTheme="minorHAnsi" w:cstheme="minorHAnsi"/>
          <w:i/>
        </w:rPr>
        <w:t>Correction Notes:</w:t>
      </w:r>
      <w:r w:rsidRPr="004E4007">
        <w:rPr>
          <w:rFonts w:asciiTheme="minorHAnsi" w:hAnsiTheme="minorHAnsi" w:cstheme="minorHAnsi"/>
        </w:rPr>
        <w:t xml:space="preserve"> If one or more applicable requirements are not met “Fail” will appear in the row above. When this occurs the rater is required to enter detailed notes here that describe what failed and why. </w:t>
      </w:r>
    </w:p>
    <w:p w14:paraId="2EF0BB65" w14:textId="77777777" w:rsidR="007575B2" w:rsidRPr="004E4007" w:rsidRDefault="007575B2" w:rsidP="00617F10">
      <w:pPr>
        <w:ind w:left="360"/>
        <w:rPr>
          <w:rFonts w:asciiTheme="minorHAnsi" w:hAnsiTheme="minorHAnsi" w:cstheme="minorHAnsi"/>
          <w:i/>
          <w:sz w:val="18"/>
          <w:szCs w:val="18"/>
        </w:rPr>
      </w:pPr>
    </w:p>
    <w:p w14:paraId="68F42EA3" w14:textId="77777777" w:rsidR="00617F10" w:rsidRPr="003508F9" w:rsidRDefault="00617F10" w:rsidP="00617F10">
      <w:pPr>
        <w:ind w:left="360"/>
        <w:rPr>
          <w:rFonts w:asciiTheme="minorHAnsi" w:hAnsiTheme="minorHAnsi" w:cstheme="minorHAnsi"/>
          <w:iCs/>
        </w:rPr>
      </w:pPr>
    </w:p>
    <w:p w14:paraId="0EFA6F78" w14:textId="77777777" w:rsidR="00617F10" w:rsidRPr="003508F9" w:rsidRDefault="00617F10" w:rsidP="00617F10">
      <w:pPr>
        <w:rPr>
          <w:rFonts w:asciiTheme="minorHAnsi" w:hAnsiTheme="minorHAnsi" w:cstheme="minorHAnsi"/>
          <w:b/>
        </w:rPr>
      </w:pPr>
      <w:r w:rsidRPr="003508F9">
        <w:rPr>
          <w:rFonts w:asciiTheme="minorHAnsi" w:hAnsiTheme="minorHAnsi" w:cstheme="minorHAnsi"/>
          <w:b/>
        </w:rPr>
        <w:t>Section G. Determination of HERS Verification Compliance</w:t>
      </w:r>
    </w:p>
    <w:p w14:paraId="3892F9D4" w14:textId="77777777" w:rsidR="00617F10" w:rsidRPr="003508F9" w:rsidRDefault="00617F10">
      <w:pPr>
        <w:pStyle w:val="ListParagraph"/>
        <w:numPr>
          <w:ilvl w:val="0"/>
          <w:numId w:val="15"/>
        </w:numPr>
        <w:ind w:left="360"/>
        <w:rPr>
          <w:rFonts w:asciiTheme="minorHAnsi" w:hAnsiTheme="minorHAnsi" w:cstheme="minorHAnsi"/>
        </w:rPr>
      </w:pPr>
      <w:r w:rsidRPr="003508F9">
        <w:rPr>
          <w:rFonts w:asciiTheme="minorHAnsi" w:hAnsiTheme="minorHAnsi" w:cstheme="minorHAnsi"/>
        </w:rPr>
        <w:t>This field is filled out automatically. Compliance requires that all individual criteria pass.</w:t>
      </w:r>
    </w:p>
    <w:p w14:paraId="1933EA50" w14:textId="77777777" w:rsidR="001868E8" w:rsidRPr="003508F9" w:rsidRDefault="001868E8" w:rsidP="0009456E">
      <w:pPr>
        <w:rPr>
          <w:rFonts w:asciiTheme="minorHAnsi" w:hAnsiTheme="minorHAnsi" w:cstheme="minorHAnsi"/>
        </w:rPr>
        <w:sectPr w:rsidR="001868E8" w:rsidRPr="003508F9" w:rsidSect="001000F4">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42" w:author="Alhabibi, Haider@Energy" w:date="2023-11-22T13:44:00Z">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470"/>
        <w:gridCol w:w="4840"/>
        <w:gridCol w:w="5480"/>
        <w:tblGridChange w:id="343">
          <w:tblGrid>
            <w:gridCol w:w="470"/>
            <w:gridCol w:w="4840"/>
            <w:gridCol w:w="5480"/>
          </w:tblGrid>
        </w:tblGridChange>
      </w:tblGrid>
      <w:tr w:rsidR="000D7943" w:rsidRPr="004E4007" w14:paraId="1933EA52" w14:textId="77777777" w:rsidTr="00027831">
        <w:trPr>
          <w:cantSplit/>
          <w:trHeight w:val="144"/>
          <w:trPrChange w:id="344" w:author="Alhabibi, Haider@Energy" w:date="2023-11-22T13:44:00Z">
            <w:trPr>
              <w:cantSplit/>
              <w:trHeight w:val="144"/>
            </w:trPr>
          </w:trPrChange>
        </w:trPr>
        <w:tc>
          <w:tcPr>
            <w:tcW w:w="10790" w:type="dxa"/>
            <w:gridSpan w:val="3"/>
            <w:tcBorders>
              <w:top w:val="single" w:sz="4" w:space="0" w:color="auto"/>
            </w:tcBorders>
            <w:vAlign w:val="center"/>
            <w:tcPrChange w:id="345" w:author="Alhabibi, Haider@Energy" w:date="2023-11-22T13:44:00Z">
              <w:tcPr>
                <w:tcW w:w="11030" w:type="dxa"/>
                <w:gridSpan w:val="3"/>
                <w:tcBorders>
                  <w:top w:val="single" w:sz="4" w:space="0" w:color="auto"/>
                </w:tcBorders>
                <w:vAlign w:val="center"/>
              </w:tcPr>
            </w:tcPrChange>
          </w:tcPr>
          <w:p w14:paraId="1933EA51" w14:textId="77777777" w:rsidR="000D7943" w:rsidRPr="004E4007" w:rsidRDefault="000D7943" w:rsidP="003A55C3">
            <w:pPr>
              <w:keepNext/>
              <w:rPr>
                <w:rFonts w:asciiTheme="minorHAnsi" w:hAnsiTheme="minorHAnsi" w:cstheme="minorHAnsi"/>
                <w:b/>
                <w:sz w:val="18"/>
                <w:szCs w:val="18"/>
              </w:rPr>
            </w:pPr>
            <w:r w:rsidRPr="004E4007">
              <w:rPr>
                <w:rFonts w:asciiTheme="minorHAnsi" w:hAnsiTheme="minorHAnsi" w:cstheme="minorHAnsi"/>
                <w:b/>
                <w:sz w:val="18"/>
                <w:szCs w:val="18"/>
              </w:rPr>
              <w:lastRenderedPageBreak/>
              <w:t>A. Ducted Cooling System Information</w:t>
            </w:r>
          </w:p>
        </w:tc>
      </w:tr>
      <w:tr w:rsidR="002D77F8" w:rsidRPr="004E4007" w14:paraId="1933EA56" w14:textId="77777777" w:rsidTr="00027831">
        <w:trPr>
          <w:cantSplit/>
          <w:trHeight w:val="144"/>
          <w:trPrChange w:id="346" w:author="Alhabibi, Haider@Energy" w:date="2023-11-22T13:44:00Z">
            <w:trPr>
              <w:cantSplit/>
              <w:trHeight w:val="144"/>
            </w:trPr>
          </w:trPrChange>
        </w:trPr>
        <w:tc>
          <w:tcPr>
            <w:tcW w:w="470" w:type="dxa"/>
            <w:vAlign w:val="center"/>
            <w:tcPrChange w:id="347" w:author="Alhabibi, Haider@Energy" w:date="2023-11-22T13:44:00Z">
              <w:tcPr>
                <w:tcW w:w="475" w:type="dxa"/>
                <w:vAlign w:val="center"/>
              </w:tcPr>
            </w:tcPrChange>
          </w:tcPr>
          <w:p w14:paraId="1933EA53" w14:textId="77777777" w:rsidR="002D77F8" w:rsidRPr="004E4007" w:rsidRDefault="002D77F8"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01</w:t>
            </w:r>
          </w:p>
        </w:tc>
        <w:tc>
          <w:tcPr>
            <w:tcW w:w="4840" w:type="dxa"/>
            <w:vAlign w:val="center"/>
            <w:tcPrChange w:id="348" w:author="Alhabibi, Haider@Energy" w:date="2023-11-22T13:44:00Z">
              <w:tcPr>
                <w:tcW w:w="4950" w:type="dxa"/>
                <w:vAlign w:val="center"/>
              </w:tcPr>
            </w:tcPrChange>
          </w:tcPr>
          <w:p w14:paraId="1933EA54" w14:textId="023F4EAC" w:rsidR="002D77F8" w:rsidRPr="004E4007" w:rsidRDefault="002D77F8" w:rsidP="003A55C3">
            <w:pPr>
              <w:rPr>
                <w:rFonts w:asciiTheme="minorHAnsi" w:hAnsiTheme="minorHAnsi" w:cstheme="minorHAnsi"/>
                <w:color w:val="000000"/>
                <w:sz w:val="18"/>
                <w:szCs w:val="18"/>
              </w:rPr>
            </w:pPr>
            <w:r w:rsidRPr="004E4007">
              <w:rPr>
                <w:rFonts w:asciiTheme="minorHAnsi" w:hAnsiTheme="minorHAnsi" w:cstheme="minorHAnsi"/>
                <w:sz w:val="18"/>
                <w:szCs w:val="18"/>
              </w:rPr>
              <w:t xml:space="preserve">Space Conditioning System Identification or Name </w:t>
            </w:r>
          </w:p>
        </w:tc>
        <w:tc>
          <w:tcPr>
            <w:tcW w:w="5480" w:type="dxa"/>
            <w:vAlign w:val="center"/>
            <w:tcPrChange w:id="349" w:author="Alhabibi, Haider@Energy" w:date="2023-11-22T13:44:00Z">
              <w:tcPr>
                <w:tcW w:w="5605" w:type="dxa"/>
                <w:vAlign w:val="center"/>
              </w:tcPr>
            </w:tcPrChange>
          </w:tcPr>
          <w:p w14:paraId="1933EA55" w14:textId="77777777" w:rsidR="002D77F8" w:rsidRPr="004E4007" w:rsidRDefault="002D77F8" w:rsidP="003A55C3">
            <w:pPr>
              <w:rPr>
                <w:rFonts w:asciiTheme="minorHAnsi" w:hAnsiTheme="minorHAnsi" w:cstheme="minorHAnsi"/>
                <w:color w:val="000000"/>
                <w:sz w:val="18"/>
                <w:szCs w:val="18"/>
              </w:rPr>
            </w:pPr>
            <w:r w:rsidRPr="004E4007">
              <w:rPr>
                <w:rFonts w:asciiTheme="minorHAnsi" w:hAnsiTheme="minorHAnsi" w:cstheme="minorHAnsi"/>
                <w:sz w:val="18"/>
                <w:szCs w:val="18"/>
              </w:rPr>
              <w:t>&lt;&lt;auto filled text: referenced from MCH01&gt;&gt;</w:t>
            </w:r>
          </w:p>
        </w:tc>
      </w:tr>
      <w:tr w:rsidR="002D77F8" w:rsidRPr="004E4007" w14:paraId="1933EA5A" w14:textId="77777777" w:rsidTr="00027831">
        <w:trPr>
          <w:cantSplit/>
          <w:trHeight w:val="144"/>
          <w:trPrChange w:id="350" w:author="Alhabibi, Haider@Energy" w:date="2023-11-22T13:44:00Z">
            <w:trPr>
              <w:cantSplit/>
              <w:trHeight w:val="144"/>
            </w:trPr>
          </w:trPrChange>
        </w:trPr>
        <w:tc>
          <w:tcPr>
            <w:tcW w:w="470" w:type="dxa"/>
            <w:vAlign w:val="center"/>
            <w:tcPrChange w:id="351" w:author="Alhabibi, Haider@Energy" w:date="2023-11-22T13:44:00Z">
              <w:tcPr>
                <w:tcW w:w="475" w:type="dxa"/>
                <w:vAlign w:val="center"/>
              </w:tcPr>
            </w:tcPrChange>
          </w:tcPr>
          <w:p w14:paraId="1933EA57" w14:textId="77777777" w:rsidR="002D77F8" w:rsidRPr="004E4007" w:rsidRDefault="002D77F8"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02</w:t>
            </w:r>
          </w:p>
        </w:tc>
        <w:tc>
          <w:tcPr>
            <w:tcW w:w="4840" w:type="dxa"/>
            <w:vAlign w:val="center"/>
            <w:tcPrChange w:id="352" w:author="Alhabibi, Haider@Energy" w:date="2023-11-22T13:44:00Z">
              <w:tcPr>
                <w:tcW w:w="4950" w:type="dxa"/>
                <w:vAlign w:val="center"/>
              </w:tcPr>
            </w:tcPrChange>
          </w:tcPr>
          <w:p w14:paraId="1933EA58" w14:textId="51B9D042" w:rsidR="002D77F8" w:rsidRPr="004E4007" w:rsidRDefault="002D77F8" w:rsidP="003A55C3">
            <w:pPr>
              <w:rPr>
                <w:rFonts w:asciiTheme="minorHAnsi" w:hAnsiTheme="minorHAnsi" w:cstheme="minorHAnsi"/>
                <w:sz w:val="18"/>
                <w:szCs w:val="18"/>
              </w:rPr>
            </w:pPr>
            <w:r w:rsidRPr="004E4007">
              <w:rPr>
                <w:rFonts w:asciiTheme="minorHAnsi" w:hAnsiTheme="minorHAnsi" w:cstheme="minorHAnsi"/>
                <w:sz w:val="18"/>
                <w:szCs w:val="18"/>
              </w:rPr>
              <w:t>Space Conditioning System Description of Area Served</w:t>
            </w:r>
          </w:p>
        </w:tc>
        <w:tc>
          <w:tcPr>
            <w:tcW w:w="5480" w:type="dxa"/>
            <w:vAlign w:val="center"/>
            <w:tcPrChange w:id="353" w:author="Alhabibi, Haider@Energy" w:date="2023-11-22T13:44:00Z">
              <w:tcPr>
                <w:tcW w:w="5605" w:type="dxa"/>
                <w:vAlign w:val="center"/>
              </w:tcPr>
            </w:tcPrChange>
          </w:tcPr>
          <w:p w14:paraId="1933EA59" w14:textId="77777777" w:rsidR="002D77F8" w:rsidRPr="004E4007" w:rsidRDefault="002D77F8" w:rsidP="003A55C3">
            <w:pPr>
              <w:rPr>
                <w:rFonts w:asciiTheme="minorHAnsi" w:hAnsiTheme="minorHAnsi" w:cstheme="minorHAnsi"/>
                <w:sz w:val="18"/>
                <w:szCs w:val="18"/>
              </w:rPr>
            </w:pPr>
            <w:r w:rsidRPr="004E4007">
              <w:rPr>
                <w:rFonts w:asciiTheme="minorHAnsi" w:hAnsiTheme="minorHAnsi" w:cstheme="minorHAnsi"/>
                <w:sz w:val="18"/>
                <w:szCs w:val="18"/>
              </w:rPr>
              <w:t>&lt;&lt;auto filled text: referenced from MCH01&gt;&gt;</w:t>
            </w:r>
          </w:p>
        </w:tc>
      </w:tr>
      <w:tr w:rsidR="002D77F8" w:rsidRPr="004E4007" w14:paraId="62804444" w14:textId="77777777" w:rsidTr="00027831">
        <w:trPr>
          <w:cantSplit/>
          <w:trHeight w:val="144"/>
          <w:trPrChange w:id="354" w:author="Alhabibi, Haider@Energy" w:date="2023-11-22T13:44:00Z">
            <w:trPr>
              <w:cantSplit/>
              <w:trHeight w:val="144"/>
            </w:trPr>
          </w:trPrChange>
        </w:trPr>
        <w:tc>
          <w:tcPr>
            <w:tcW w:w="470" w:type="dxa"/>
            <w:vAlign w:val="center"/>
            <w:tcPrChange w:id="355" w:author="Alhabibi, Haider@Energy" w:date="2023-11-22T13:44:00Z">
              <w:tcPr>
                <w:tcW w:w="475" w:type="dxa"/>
                <w:vAlign w:val="center"/>
              </w:tcPr>
            </w:tcPrChange>
          </w:tcPr>
          <w:p w14:paraId="64CD130A" w14:textId="21D6C23C" w:rsidR="002D77F8" w:rsidRPr="004E4007" w:rsidRDefault="002D77F8"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03</w:t>
            </w:r>
          </w:p>
        </w:tc>
        <w:tc>
          <w:tcPr>
            <w:tcW w:w="4840" w:type="dxa"/>
            <w:vAlign w:val="center"/>
            <w:tcPrChange w:id="356" w:author="Alhabibi, Haider@Energy" w:date="2023-11-22T13:44:00Z">
              <w:tcPr>
                <w:tcW w:w="4950" w:type="dxa"/>
                <w:vAlign w:val="center"/>
              </w:tcPr>
            </w:tcPrChange>
          </w:tcPr>
          <w:p w14:paraId="2A605F0B" w14:textId="6A1D460F" w:rsidR="002D77F8" w:rsidRPr="004E4007" w:rsidRDefault="002D77F8" w:rsidP="003A55C3">
            <w:pPr>
              <w:rPr>
                <w:rFonts w:asciiTheme="minorHAnsi" w:hAnsiTheme="minorHAnsi" w:cstheme="minorHAnsi"/>
                <w:sz w:val="18"/>
                <w:szCs w:val="18"/>
              </w:rPr>
            </w:pPr>
            <w:r w:rsidRPr="004E4007">
              <w:rPr>
                <w:rFonts w:asciiTheme="minorHAnsi" w:hAnsiTheme="minorHAnsi" w:cstheme="minorHAnsi"/>
                <w:sz w:val="18"/>
                <w:szCs w:val="18"/>
              </w:rPr>
              <w:t>Indoor Unit Name</w:t>
            </w:r>
            <w:r w:rsidR="00FC765D" w:rsidRPr="004E4007">
              <w:rPr>
                <w:rFonts w:asciiTheme="minorHAnsi" w:hAnsiTheme="minorHAnsi" w:cstheme="minorHAnsi"/>
                <w:sz w:val="18"/>
                <w:szCs w:val="18"/>
              </w:rPr>
              <w:t xml:space="preserve"> </w:t>
            </w:r>
          </w:p>
        </w:tc>
        <w:tc>
          <w:tcPr>
            <w:tcW w:w="5480" w:type="dxa"/>
            <w:vAlign w:val="center"/>
            <w:tcPrChange w:id="357" w:author="Alhabibi, Haider@Energy" w:date="2023-11-22T13:44:00Z">
              <w:tcPr>
                <w:tcW w:w="5605" w:type="dxa"/>
                <w:vAlign w:val="center"/>
              </w:tcPr>
            </w:tcPrChange>
          </w:tcPr>
          <w:p w14:paraId="4E2AFEDD" w14:textId="064717EA" w:rsidR="002D77F8" w:rsidRPr="004E4007" w:rsidRDefault="002D77F8" w:rsidP="003A55C3">
            <w:pPr>
              <w:rPr>
                <w:rFonts w:asciiTheme="minorHAnsi" w:hAnsiTheme="minorHAnsi" w:cstheme="minorHAnsi"/>
                <w:sz w:val="18"/>
                <w:szCs w:val="18"/>
              </w:rPr>
            </w:pPr>
            <w:r w:rsidRPr="004E4007">
              <w:rPr>
                <w:rFonts w:asciiTheme="minorHAnsi" w:hAnsiTheme="minorHAnsi" w:cstheme="minorHAnsi"/>
                <w:sz w:val="18"/>
                <w:szCs w:val="18"/>
              </w:rPr>
              <w:t>&lt;&lt;auto filled text: referenced from MCH01&gt;&gt;</w:t>
            </w:r>
          </w:p>
        </w:tc>
      </w:tr>
      <w:tr w:rsidR="000D7943" w:rsidRPr="004E4007" w14:paraId="1933EA5E" w14:textId="77777777" w:rsidTr="00027831">
        <w:trPr>
          <w:cantSplit/>
          <w:trHeight w:val="144"/>
          <w:trPrChange w:id="358" w:author="Alhabibi, Haider@Energy" w:date="2023-11-22T13:44:00Z">
            <w:trPr>
              <w:cantSplit/>
              <w:trHeight w:val="144"/>
            </w:trPr>
          </w:trPrChange>
        </w:trPr>
        <w:tc>
          <w:tcPr>
            <w:tcW w:w="470" w:type="dxa"/>
            <w:vAlign w:val="center"/>
            <w:tcPrChange w:id="359" w:author="Alhabibi, Haider@Energy" w:date="2023-11-22T13:44:00Z">
              <w:tcPr>
                <w:tcW w:w="475" w:type="dxa"/>
                <w:vAlign w:val="center"/>
              </w:tcPr>
            </w:tcPrChange>
          </w:tcPr>
          <w:p w14:paraId="1933EA5B" w14:textId="60776186" w:rsidR="000D7943" w:rsidRPr="004E4007" w:rsidRDefault="000D7943"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w:t>
            </w:r>
            <w:r w:rsidR="002D77F8" w:rsidRPr="004E4007">
              <w:rPr>
                <w:rFonts w:asciiTheme="minorHAnsi" w:hAnsiTheme="minorHAnsi" w:cstheme="minorHAnsi"/>
                <w:sz w:val="18"/>
                <w:szCs w:val="18"/>
              </w:rPr>
              <w:t>4</w:t>
            </w:r>
          </w:p>
        </w:tc>
        <w:tc>
          <w:tcPr>
            <w:tcW w:w="4840" w:type="dxa"/>
            <w:vAlign w:val="center"/>
            <w:tcPrChange w:id="360" w:author="Alhabibi, Haider@Energy" w:date="2023-11-22T13:44:00Z">
              <w:tcPr>
                <w:tcW w:w="4950" w:type="dxa"/>
                <w:vAlign w:val="center"/>
              </w:tcPr>
            </w:tcPrChange>
          </w:tcPr>
          <w:p w14:paraId="1933EA5C" w14:textId="26867307" w:rsidR="000D7943" w:rsidRPr="004E4007" w:rsidRDefault="000D7943" w:rsidP="003A55C3">
            <w:pPr>
              <w:rPr>
                <w:rFonts w:asciiTheme="minorHAnsi" w:hAnsiTheme="minorHAnsi" w:cstheme="minorHAnsi"/>
                <w:sz w:val="18"/>
                <w:szCs w:val="18"/>
              </w:rPr>
            </w:pPr>
            <w:r w:rsidRPr="004E4007">
              <w:rPr>
                <w:rFonts w:asciiTheme="minorHAnsi" w:hAnsiTheme="minorHAnsi" w:cstheme="minorHAnsi"/>
                <w:sz w:val="18"/>
                <w:szCs w:val="18"/>
              </w:rPr>
              <w:t>System Installation Type</w:t>
            </w:r>
          </w:p>
        </w:tc>
        <w:tc>
          <w:tcPr>
            <w:tcW w:w="5480" w:type="dxa"/>
            <w:vAlign w:val="center"/>
            <w:tcPrChange w:id="361" w:author="Alhabibi, Haider@Energy" w:date="2023-11-22T13:44:00Z">
              <w:tcPr>
                <w:tcW w:w="5605" w:type="dxa"/>
                <w:vAlign w:val="center"/>
              </w:tcPr>
            </w:tcPrChange>
          </w:tcPr>
          <w:p w14:paraId="1933EA5D" w14:textId="5EE53196" w:rsidR="000D7943" w:rsidRPr="004E4007" w:rsidRDefault="000D7943" w:rsidP="003A55C3">
            <w:pPr>
              <w:rPr>
                <w:rFonts w:asciiTheme="minorHAnsi" w:hAnsiTheme="minorHAnsi" w:cstheme="minorHAnsi"/>
                <w:sz w:val="18"/>
                <w:szCs w:val="18"/>
              </w:rPr>
            </w:pPr>
            <w:r w:rsidRPr="004E4007">
              <w:rPr>
                <w:rFonts w:asciiTheme="minorHAnsi" w:hAnsiTheme="minorHAnsi" w:cstheme="minorHAnsi"/>
                <w:sz w:val="18"/>
                <w:szCs w:val="18"/>
              </w:rPr>
              <w:t>&lt;&lt;</w:t>
            </w:r>
            <w:r w:rsidR="007D369A" w:rsidRPr="004E4007">
              <w:rPr>
                <w:rFonts w:asciiTheme="minorHAnsi" w:hAnsiTheme="minorHAnsi" w:cstheme="minorHAnsi"/>
                <w:sz w:val="18"/>
                <w:szCs w:val="18"/>
              </w:rPr>
              <w:t>if the parent is a MCH-01b and a “yes” answer was given in B08 or B09, then A0</w:t>
            </w:r>
            <w:r w:rsidR="002D77F8" w:rsidRPr="004E4007">
              <w:rPr>
                <w:rFonts w:asciiTheme="minorHAnsi" w:hAnsiTheme="minorHAnsi" w:cstheme="minorHAnsi"/>
                <w:sz w:val="18"/>
                <w:szCs w:val="18"/>
              </w:rPr>
              <w:t>4</w:t>
            </w:r>
            <w:r w:rsidR="007D369A" w:rsidRPr="004E4007">
              <w:rPr>
                <w:rFonts w:asciiTheme="minorHAnsi" w:hAnsiTheme="minorHAnsi" w:cstheme="minorHAnsi"/>
                <w:sz w:val="18"/>
                <w:szCs w:val="18"/>
              </w:rPr>
              <w:t xml:space="preserve"> ≠ “alteration”; else </w:t>
            </w:r>
            <w:r w:rsidRPr="004E4007">
              <w:rPr>
                <w:rFonts w:asciiTheme="minorHAnsi" w:hAnsiTheme="minorHAnsi" w:cstheme="minorHAnsi"/>
                <w:sz w:val="18"/>
                <w:szCs w:val="18"/>
              </w:rPr>
              <w:t xml:space="preserve">User pick from </w:t>
            </w:r>
            <w:r w:rsidR="007D369A" w:rsidRPr="004E4007">
              <w:rPr>
                <w:rFonts w:asciiTheme="minorHAnsi" w:hAnsiTheme="minorHAnsi" w:cstheme="minorHAnsi"/>
                <w:sz w:val="18"/>
                <w:szCs w:val="18"/>
              </w:rPr>
              <w:t xml:space="preserve">complete </w:t>
            </w:r>
            <w:r w:rsidRPr="004E4007">
              <w:rPr>
                <w:rFonts w:asciiTheme="minorHAnsi" w:hAnsiTheme="minorHAnsi" w:cstheme="minorHAnsi"/>
                <w:sz w:val="18"/>
                <w:szCs w:val="18"/>
              </w:rPr>
              <w:t xml:space="preserve">list: *New; or *Replacement; or *Alteration)&gt;&gt; </w:t>
            </w:r>
          </w:p>
        </w:tc>
      </w:tr>
      <w:tr w:rsidR="00A60A9E" w:rsidRPr="004E4007" w14:paraId="1933EA65" w14:textId="77777777" w:rsidTr="00027831">
        <w:trPr>
          <w:cantSplit/>
          <w:trHeight w:val="144"/>
          <w:trPrChange w:id="362" w:author="Alhabibi, Haider@Energy" w:date="2023-11-22T13:44:00Z">
            <w:trPr>
              <w:cantSplit/>
              <w:trHeight w:val="144"/>
            </w:trPr>
          </w:trPrChange>
        </w:trPr>
        <w:tc>
          <w:tcPr>
            <w:tcW w:w="470" w:type="dxa"/>
            <w:vAlign w:val="center"/>
            <w:tcPrChange w:id="363" w:author="Alhabibi, Haider@Energy" w:date="2023-11-22T13:44:00Z">
              <w:tcPr>
                <w:tcW w:w="475" w:type="dxa"/>
                <w:vAlign w:val="center"/>
              </w:tcPr>
            </w:tcPrChange>
          </w:tcPr>
          <w:p w14:paraId="1933EA5F" w14:textId="19AC3484" w:rsidR="00A60A9E" w:rsidRPr="004E4007" w:rsidRDefault="00A60A9E"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05</w:t>
            </w:r>
          </w:p>
        </w:tc>
        <w:tc>
          <w:tcPr>
            <w:tcW w:w="4840" w:type="dxa"/>
            <w:vAlign w:val="center"/>
            <w:tcPrChange w:id="364" w:author="Alhabibi, Haider@Energy" w:date="2023-11-22T13:44:00Z">
              <w:tcPr>
                <w:tcW w:w="4950" w:type="dxa"/>
                <w:vAlign w:val="center"/>
              </w:tcPr>
            </w:tcPrChange>
          </w:tcPr>
          <w:p w14:paraId="1933EA60" w14:textId="7E676A71" w:rsidR="00A60A9E" w:rsidRPr="004E4007" w:rsidRDefault="00A60A9E" w:rsidP="003A55C3">
            <w:pPr>
              <w:pStyle w:val="Header"/>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Nominal Cooling Capacity (tons)</w:t>
            </w:r>
          </w:p>
        </w:tc>
        <w:tc>
          <w:tcPr>
            <w:tcW w:w="5480" w:type="dxa"/>
            <w:vAlign w:val="center"/>
            <w:tcPrChange w:id="365" w:author="Alhabibi, Haider@Energy" w:date="2023-11-22T13:44:00Z">
              <w:tcPr>
                <w:tcW w:w="5605" w:type="dxa"/>
                <w:vAlign w:val="center"/>
              </w:tcPr>
            </w:tcPrChange>
          </w:tcPr>
          <w:p w14:paraId="25E5D9B7" w14:textId="77777777" w:rsidR="00A60A9E" w:rsidRPr="004E4007" w:rsidRDefault="00A60A9E" w:rsidP="003A55C3">
            <w:pPr>
              <w:rPr>
                <w:rFonts w:asciiTheme="minorHAnsi" w:hAnsiTheme="minorHAnsi" w:cstheme="minorHAnsi"/>
                <w:sz w:val="16"/>
                <w:szCs w:val="16"/>
              </w:rPr>
            </w:pPr>
            <w:r w:rsidRPr="004E4007">
              <w:rPr>
                <w:rFonts w:asciiTheme="minorHAnsi" w:hAnsiTheme="minorHAnsi" w:cstheme="minorHAnsi"/>
                <w:sz w:val="16"/>
                <w:szCs w:val="16"/>
              </w:rPr>
              <w:t xml:space="preserve">&lt;&lt;calculated field: </w:t>
            </w:r>
          </w:p>
          <w:p w14:paraId="7DDDFF98" w14:textId="77777777" w:rsidR="00A60A9E" w:rsidRPr="004E4007" w:rsidRDefault="00A60A9E" w:rsidP="003A55C3">
            <w:pPr>
              <w:rPr>
                <w:rFonts w:asciiTheme="minorHAnsi" w:hAnsiTheme="minorHAnsi" w:cstheme="minorHAnsi"/>
                <w:sz w:val="16"/>
                <w:szCs w:val="16"/>
              </w:rPr>
            </w:pPr>
            <w:r w:rsidRPr="004E4007">
              <w:rPr>
                <w:rFonts w:asciiTheme="minorHAnsi" w:hAnsiTheme="minorHAnsi" w:cstheme="minorHAnsi"/>
                <w:sz w:val="16"/>
                <w:szCs w:val="16"/>
              </w:rPr>
              <w:t xml:space="preserve">If Cooling System Type on MCH-01 = ‘NoCooling’, </w:t>
            </w:r>
          </w:p>
          <w:p w14:paraId="48A35A50" w14:textId="77777777" w:rsidR="00A60A9E" w:rsidRPr="004E4007" w:rsidRDefault="00A60A9E" w:rsidP="003A55C3">
            <w:pPr>
              <w:rPr>
                <w:rFonts w:asciiTheme="minorHAnsi" w:hAnsiTheme="minorHAnsi" w:cstheme="minorHAnsi"/>
                <w:sz w:val="16"/>
                <w:szCs w:val="16"/>
              </w:rPr>
            </w:pPr>
            <w:r w:rsidRPr="004E4007">
              <w:rPr>
                <w:rFonts w:asciiTheme="minorHAnsi" w:hAnsiTheme="minorHAnsi" w:cstheme="minorHAnsi"/>
                <w:sz w:val="16"/>
                <w:szCs w:val="16"/>
              </w:rPr>
              <w:t xml:space="preserve">then, result in this field = ‘N/A - Heating-only system’; </w:t>
            </w:r>
          </w:p>
          <w:p w14:paraId="3DCC7EB6" w14:textId="77777777" w:rsidR="00A60A9E" w:rsidRPr="004E4007" w:rsidRDefault="00A60A9E" w:rsidP="003A55C3">
            <w:pPr>
              <w:rPr>
                <w:rFonts w:asciiTheme="minorHAnsi" w:hAnsiTheme="minorHAnsi" w:cstheme="minorHAnsi"/>
                <w:sz w:val="16"/>
                <w:szCs w:val="16"/>
              </w:rPr>
            </w:pPr>
          </w:p>
          <w:p w14:paraId="6925E92D" w14:textId="77777777" w:rsidR="00A60A9E" w:rsidRPr="004E4007" w:rsidRDefault="00A60A9E" w:rsidP="003A55C3">
            <w:pPr>
              <w:rPr>
                <w:rFonts w:asciiTheme="minorHAnsi" w:hAnsiTheme="minorHAnsi" w:cstheme="minorHAnsi"/>
                <w:b/>
                <w:sz w:val="16"/>
                <w:szCs w:val="16"/>
              </w:rPr>
            </w:pPr>
            <w:r w:rsidRPr="004E4007">
              <w:rPr>
                <w:rFonts w:asciiTheme="minorHAnsi" w:hAnsiTheme="minorHAnsi" w:cstheme="minorHAnsi"/>
                <w:sz w:val="16"/>
                <w:szCs w:val="16"/>
              </w:rPr>
              <w:t xml:space="preserve">Elseif, parent is </w:t>
            </w:r>
            <w:r w:rsidRPr="004E4007">
              <w:rPr>
                <w:rFonts w:asciiTheme="minorHAnsi" w:hAnsiTheme="minorHAnsi" w:cstheme="minorHAnsi"/>
                <w:b/>
                <w:sz w:val="16"/>
                <w:szCs w:val="16"/>
              </w:rPr>
              <w:t>MCH-01a:</w:t>
            </w:r>
          </w:p>
          <w:p w14:paraId="6E6F541D" w14:textId="6E444E99"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b/>
                <w:sz w:val="16"/>
                <w:szCs w:val="16"/>
              </w:rPr>
              <w:t>if</w:t>
            </w:r>
            <w:r w:rsidRPr="004E4007">
              <w:rPr>
                <w:rFonts w:asciiTheme="minorHAnsi" w:hAnsiTheme="minorHAnsi" w:cstheme="minorHAnsi"/>
                <w:sz w:val="16"/>
                <w:szCs w:val="16"/>
              </w:rPr>
              <w:t xml:space="preserve"> the duct system in MCH-01a field M03 has a value in MCH-01a field D06 &gt; 1, </w:t>
            </w:r>
            <w:r w:rsidR="00EC3DCD" w:rsidRPr="004E4007">
              <w:rPr>
                <w:rFonts w:asciiTheme="minorHAnsi" w:hAnsiTheme="minorHAnsi" w:cstheme="minorHAnsi"/>
                <w:sz w:val="16"/>
                <w:szCs w:val="16"/>
              </w:rPr>
              <w:t>and the system type in MCH-01d fields D04 or D05 are one of the following three types: 1:[VCHP-Ducted], 2:[VCHP-Ductless], 3:[VCHP-Ducted+Ductless],</w:t>
            </w:r>
          </w:p>
          <w:p w14:paraId="3FFAC489" w14:textId="77777777"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b/>
                <w:sz w:val="16"/>
                <w:szCs w:val="16"/>
              </w:rPr>
              <w:t>then</w:t>
            </w:r>
            <w:r w:rsidRPr="004E4007">
              <w:rPr>
                <w:rFonts w:asciiTheme="minorHAnsi" w:hAnsiTheme="minorHAnsi" w:cstheme="minorHAnsi"/>
                <w:sz w:val="16"/>
                <w:szCs w:val="16"/>
              </w:rPr>
              <w:t xml:space="preserve"> value in this field = Indoor Unit Nominal Cooling Capacity value referenced from MCH-01a field G10,</w:t>
            </w:r>
          </w:p>
          <w:p w14:paraId="12529A1B" w14:textId="77777777" w:rsidR="00A60A9E" w:rsidRPr="004E4007" w:rsidRDefault="00A60A9E" w:rsidP="003A55C3">
            <w:pPr>
              <w:ind w:left="160"/>
              <w:rPr>
                <w:rFonts w:asciiTheme="minorHAnsi" w:hAnsiTheme="minorHAnsi" w:cstheme="minorHAnsi"/>
                <w:sz w:val="16"/>
                <w:szCs w:val="16"/>
              </w:rPr>
            </w:pPr>
            <w:r w:rsidRPr="004E4007">
              <w:rPr>
                <w:rFonts w:asciiTheme="minorHAnsi" w:hAnsiTheme="minorHAnsi" w:cstheme="minorHAnsi"/>
                <w:b/>
                <w:sz w:val="16"/>
                <w:szCs w:val="16"/>
              </w:rPr>
              <w:t>else</w:t>
            </w:r>
            <w:r w:rsidRPr="004E4007">
              <w:rPr>
                <w:rFonts w:asciiTheme="minorHAnsi" w:hAnsiTheme="minorHAnsi" w:cstheme="minorHAnsi"/>
                <w:sz w:val="16"/>
                <w:szCs w:val="16"/>
              </w:rPr>
              <w:t xml:space="preserve"> value in this field = Condenser Nominal Cooling Capacity value referenced from one of the following two locations:</w:t>
            </w:r>
          </w:p>
          <w:p w14:paraId="05EECB97" w14:textId="77777777" w:rsidR="00A60A9E" w:rsidRPr="004E4007" w:rsidRDefault="00A60A9E" w:rsidP="003A55C3">
            <w:pPr>
              <w:ind w:left="160"/>
              <w:rPr>
                <w:rFonts w:asciiTheme="minorHAnsi" w:hAnsiTheme="minorHAnsi" w:cstheme="minorHAnsi"/>
                <w:sz w:val="16"/>
                <w:szCs w:val="16"/>
              </w:rPr>
            </w:pPr>
          </w:p>
          <w:p w14:paraId="350501CD" w14:textId="77777777"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sz w:val="16"/>
                <w:szCs w:val="16"/>
              </w:rPr>
              <w:t>1: [MCH-01a field F09 (if SC system is not a HP)]</w:t>
            </w:r>
          </w:p>
          <w:p w14:paraId="1C22D3D1" w14:textId="77777777"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sz w:val="16"/>
                <w:szCs w:val="16"/>
              </w:rPr>
              <w:t>2: [MCH-01a field I10 (if SC system is a HP)]</w:t>
            </w:r>
          </w:p>
          <w:p w14:paraId="7F24B132" w14:textId="77777777" w:rsidR="00A60A9E" w:rsidRPr="004E4007" w:rsidRDefault="00A60A9E" w:rsidP="003A55C3">
            <w:pPr>
              <w:rPr>
                <w:rFonts w:asciiTheme="minorHAnsi" w:hAnsiTheme="minorHAnsi" w:cstheme="minorHAnsi"/>
                <w:sz w:val="16"/>
                <w:szCs w:val="16"/>
              </w:rPr>
            </w:pPr>
          </w:p>
          <w:p w14:paraId="3DAEB4D0" w14:textId="77777777" w:rsidR="00A60A9E" w:rsidRPr="004E4007" w:rsidRDefault="00A60A9E" w:rsidP="003A55C3">
            <w:pPr>
              <w:rPr>
                <w:rFonts w:asciiTheme="minorHAnsi" w:hAnsiTheme="minorHAnsi" w:cstheme="minorHAnsi"/>
                <w:sz w:val="16"/>
                <w:szCs w:val="16"/>
              </w:rPr>
            </w:pPr>
            <w:r w:rsidRPr="004E4007">
              <w:rPr>
                <w:rFonts w:asciiTheme="minorHAnsi" w:hAnsiTheme="minorHAnsi" w:cstheme="minorHAnsi"/>
                <w:sz w:val="16"/>
                <w:szCs w:val="16"/>
              </w:rPr>
              <w:t xml:space="preserve">Elseif parent is </w:t>
            </w:r>
            <w:r w:rsidRPr="004E4007">
              <w:rPr>
                <w:rFonts w:asciiTheme="minorHAnsi" w:hAnsiTheme="minorHAnsi" w:cstheme="minorHAnsi"/>
                <w:b/>
                <w:sz w:val="16"/>
                <w:szCs w:val="16"/>
              </w:rPr>
              <w:t>MCH-01b</w:t>
            </w:r>
            <w:r w:rsidRPr="004E4007">
              <w:rPr>
                <w:rFonts w:asciiTheme="minorHAnsi" w:hAnsiTheme="minorHAnsi" w:cstheme="minorHAnsi"/>
                <w:sz w:val="16"/>
                <w:szCs w:val="16"/>
              </w:rPr>
              <w:t>:</w:t>
            </w:r>
          </w:p>
          <w:p w14:paraId="725B6DE5" w14:textId="5AB33BFB" w:rsidR="00A60A9E" w:rsidRPr="004E4007" w:rsidRDefault="00A60A9E" w:rsidP="003A55C3">
            <w:pPr>
              <w:ind w:left="693" w:hanging="533"/>
              <w:rPr>
                <w:rFonts w:asciiTheme="minorHAnsi" w:hAnsiTheme="minorHAnsi" w:cstheme="minorHAnsi"/>
                <w:sz w:val="16"/>
                <w:szCs w:val="16"/>
              </w:rPr>
            </w:pPr>
            <w:r w:rsidRPr="004E4007">
              <w:rPr>
                <w:rFonts w:asciiTheme="minorHAnsi" w:hAnsiTheme="minorHAnsi" w:cstheme="minorHAnsi"/>
                <w:b/>
                <w:sz w:val="16"/>
                <w:szCs w:val="16"/>
              </w:rPr>
              <w:t>if</w:t>
            </w:r>
            <w:r w:rsidRPr="004E4007">
              <w:rPr>
                <w:rFonts w:asciiTheme="minorHAnsi" w:hAnsiTheme="minorHAnsi" w:cstheme="minorHAnsi"/>
                <w:sz w:val="16"/>
                <w:szCs w:val="16"/>
              </w:rPr>
              <w:t xml:space="preserve"> the duct system in MCH-01b field J03 has a value in MCH-01b field C12 &gt; 1,</w:t>
            </w:r>
            <w:r w:rsidR="00EC3DCD" w:rsidRPr="004E4007">
              <w:rPr>
                <w:rFonts w:asciiTheme="minorHAnsi" w:hAnsiTheme="minorHAnsi" w:cstheme="minorHAnsi"/>
                <w:sz w:val="16"/>
                <w:szCs w:val="16"/>
              </w:rPr>
              <w:t xml:space="preserve"> and the system type in MCH-01b fields C03 or C07 are one of the following three types: 1:[VCHP-Ducted], 2:[VCHP-Ductless], 3:[VCHP-Ducted+Ductless],</w:t>
            </w:r>
          </w:p>
          <w:p w14:paraId="3893DE55" w14:textId="77777777" w:rsidR="00A60A9E" w:rsidRPr="004E4007" w:rsidRDefault="00A60A9E" w:rsidP="003A55C3">
            <w:pPr>
              <w:ind w:left="154"/>
              <w:rPr>
                <w:rFonts w:asciiTheme="minorHAnsi" w:hAnsiTheme="minorHAnsi" w:cstheme="minorHAnsi"/>
                <w:sz w:val="16"/>
                <w:szCs w:val="16"/>
              </w:rPr>
            </w:pPr>
            <w:r w:rsidRPr="004E4007">
              <w:rPr>
                <w:rFonts w:asciiTheme="minorHAnsi" w:hAnsiTheme="minorHAnsi" w:cstheme="minorHAnsi"/>
                <w:b/>
                <w:sz w:val="16"/>
                <w:szCs w:val="16"/>
              </w:rPr>
              <w:t>then</w:t>
            </w:r>
            <w:r w:rsidRPr="004E4007">
              <w:rPr>
                <w:rFonts w:asciiTheme="minorHAnsi" w:hAnsiTheme="minorHAnsi" w:cstheme="minorHAnsi"/>
                <w:sz w:val="16"/>
                <w:szCs w:val="16"/>
              </w:rPr>
              <w:t xml:space="preserve"> value in this field = Indoor Unit Nominal Cooling Capacity value referenced from one of the following two locations:</w:t>
            </w:r>
          </w:p>
          <w:p w14:paraId="1BC52B56" w14:textId="77777777" w:rsidR="00A60A9E" w:rsidRPr="004E4007" w:rsidRDefault="00A60A9E" w:rsidP="003A55C3">
            <w:pPr>
              <w:ind w:firstLine="160"/>
              <w:rPr>
                <w:rFonts w:asciiTheme="minorHAnsi" w:hAnsiTheme="minorHAnsi" w:cstheme="minorHAnsi"/>
                <w:sz w:val="16"/>
                <w:szCs w:val="16"/>
              </w:rPr>
            </w:pPr>
          </w:p>
          <w:p w14:paraId="761C4E84" w14:textId="77777777" w:rsidR="00A60A9E" w:rsidRPr="004E4007" w:rsidRDefault="00A60A9E" w:rsidP="003A55C3">
            <w:pPr>
              <w:ind w:firstLine="160"/>
              <w:rPr>
                <w:rFonts w:asciiTheme="minorHAnsi" w:hAnsiTheme="minorHAnsi" w:cstheme="minorHAnsi"/>
                <w:sz w:val="16"/>
                <w:szCs w:val="16"/>
              </w:rPr>
            </w:pPr>
            <w:r w:rsidRPr="004E4007">
              <w:rPr>
                <w:rFonts w:asciiTheme="minorHAnsi" w:hAnsiTheme="minorHAnsi" w:cstheme="minorHAnsi"/>
                <w:sz w:val="16"/>
                <w:szCs w:val="16"/>
              </w:rPr>
              <w:t>1: [MCH-01b field F12 (if &lt; 75% of duct system altered)]</w:t>
            </w:r>
          </w:p>
          <w:p w14:paraId="36FD1AB6" w14:textId="77777777" w:rsidR="00A60A9E" w:rsidRPr="004E4007" w:rsidRDefault="00A60A9E" w:rsidP="003A55C3">
            <w:pPr>
              <w:ind w:firstLine="160"/>
              <w:rPr>
                <w:rFonts w:asciiTheme="minorHAnsi" w:hAnsiTheme="minorHAnsi" w:cstheme="minorHAnsi"/>
                <w:sz w:val="16"/>
                <w:szCs w:val="16"/>
              </w:rPr>
            </w:pPr>
            <w:r w:rsidRPr="004E4007">
              <w:rPr>
                <w:rFonts w:asciiTheme="minorHAnsi" w:hAnsiTheme="minorHAnsi" w:cstheme="minorHAnsi"/>
                <w:sz w:val="16"/>
                <w:szCs w:val="16"/>
              </w:rPr>
              <w:t>2: [MCH-01b field G15 (if new or completely replaced duct system)]</w:t>
            </w:r>
          </w:p>
          <w:p w14:paraId="26F67C3B" w14:textId="77777777" w:rsidR="00A60A9E" w:rsidRPr="004E4007" w:rsidRDefault="00A60A9E" w:rsidP="003A55C3">
            <w:pPr>
              <w:ind w:left="154"/>
              <w:rPr>
                <w:rFonts w:asciiTheme="minorHAnsi" w:hAnsiTheme="minorHAnsi" w:cstheme="minorHAnsi"/>
                <w:b/>
                <w:sz w:val="16"/>
                <w:szCs w:val="16"/>
              </w:rPr>
            </w:pPr>
          </w:p>
          <w:p w14:paraId="59089B2E" w14:textId="77777777" w:rsidR="00A60A9E" w:rsidRPr="004E4007" w:rsidRDefault="00A60A9E" w:rsidP="003A55C3">
            <w:pPr>
              <w:ind w:left="154"/>
              <w:rPr>
                <w:rFonts w:asciiTheme="minorHAnsi" w:hAnsiTheme="minorHAnsi" w:cstheme="minorHAnsi"/>
                <w:sz w:val="16"/>
                <w:szCs w:val="16"/>
              </w:rPr>
            </w:pPr>
            <w:r w:rsidRPr="004E4007">
              <w:rPr>
                <w:rFonts w:asciiTheme="minorHAnsi" w:hAnsiTheme="minorHAnsi" w:cstheme="minorHAnsi"/>
                <w:b/>
                <w:sz w:val="16"/>
                <w:szCs w:val="16"/>
              </w:rPr>
              <w:t>else</w:t>
            </w:r>
            <w:r w:rsidRPr="004E4007">
              <w:rPr>
                <w:rFonts w:asciiTheme="minorHAnsi" w:hAnsiTheme="minorHAnsi" w:cstheme="minorHAnsi"/>
                <w:sz w:val="16"/>
                <w:szCs w:val="16"/>
              </w:rPr>
              <w:t xml:space="preserve"> value in this field = Condenser Nominal Cooling Capacity value referenced from MCH-01b field E09</w:t>
            </w:r>
          </w:p>
          <w:p w14:paraId="3A3612F2" w14:textId="77777777" w:rsidR="00A60A9E" w:rsidRPr="004E4007" w:rsidRDefault="00A60A9E" w:rsidP="003A55C3">
            <w:pPr>
              <w:rPr>
                <w:rFonts w:asciiTheme="minorHAnsi" w:hAnsiTheme="minorHAnsi" w:cstheme="minorHAnsi"/>
                <w:sz w:val="16"/>
                <w:szCs w:val="16"/>
              </w:rPr>
            </w:pPr>
          </w:p>
          <w:p w14:paraId="4781A295" w14:textId="77777777" w:rsidR="00A60A9E" w:rsidRPr="004E4007" w:rsidRDefault="00A60A9E" w:rsidP="003A55C3">
            <w:pPr>
              <w:rPr>
                <w:rFonts w:asciiTheme="minorHAnsi" w:hAnsiTheme="minorHAnsi" w:cstheme="minorHAnsi"/>
                <w:sz w:val="16"/>
                <w:szCs w:val="16"/>
              </w:rPr>
            </w:pPr>
            <w:r w:rsidRPr="004E4007">
              <w:rPr>
                <w:rFonts w:asciiTheme="minorHAnsi" w:hAnsiTheme="minorHAnsi" w:cstheme="minorHAnsi"/>
                <w:sz w:val="16"/>
                <w:szCs w:val="16"/>
              </w:rPr>
              <w:t xml:space="preserve">Elseif parent is </w:t>
            </w:r>
            <w:r w:rsidRPr="004E4007">
              <w:rPr>
                <w:rFonts w:asciiTheme="minorHAnsi" w:hAnsiTheme="minorHAnsi" w:cstheme="minorHAnsi"/>
                <w:b/>
                <w:sz w:val="16"/>
                <w:szCs w:val="16"/>
              </w:rPr>
              <w:t>MCH-01c</w:t>
            </w:r>
            <w:r w:rsidRPr="004E4007">
              <w:rPr>
                <w:rFonts w:asciiTheme="minorHAnsi" w:hAnsiTheme="minorHAnsi" w:cstheme="minorHAnsi"/>
                <w:sz w:val="16"/>
                <w:szCs w:val="16"/>
              </w:rPr>
              <w:t>:</w:t>
            </w:r>
          </w:p>
          <w:p w14:paraId="534711B5" w14:textId="313811B8" w:rsidR="00A60A9E" w:rsidRPr="004E4007" w:rsidRDefault="00A60A9E" w:rsidP="003A55C3">
            <w:pPr>
              <w:ind w:left="693" w:hanging="539"/>
              <w:rPr>
                <w:rFonts w:asciiTheme="minorHAnsi" w:hAnsiTheme="minorHAnsi" w:cstheme="minorHAnsi"/>
                <w:sz w:val="16"/>
                <w:szCs w:val="16"/>
              </w:rPr>
            </w:pPr>
            <w:r w:rsidRPr="004E4007">
              <w:rPr>
                <w:rFonts w:asciiTheme="minorHAnsi" w:hAnsiTheme="minorHAnsi" w:cstheme="minorHAnsi"/>
                <w:b/>
                <w:sz w:val="16"/>
                <w:szCs w:val="16"/>
              </w:rPr>
              <w:t>if</w:t>
            </w:r>
            <w:r w:rsidRPr="004E4007">
              <w:rPr>
                <w:rFonts w:asciiTheme="minorHAnsi" w:hAnsiTheme="minorHAnsi" w:cstheme="minorHAnsi"/>
                <w:sz w:val="16"/>
                <w:szCs w:val="16"/>
              </w:rPr>
              <w:t xml:space="preserve"> the duct system in MCH-01c field L03 has a value in MCH-01c field C11 &gt; 1,</w:t>
            </w:r>
            <w:r w:rsidR="00EC3DCD" w:rsidRPr="004E4007">
              <w:rPr>
                <w:rFonts w:asciiTheme="minorHAnsi" w:hAnsiTheme="minorHAnsi" w:cstheme="minorHAnsi"/>
                <w:sz w:val="16"/>
                <w:szCs w:val="16"/>
              </w:rPr>
              <w:t xml:space="preserve"> and the system type in MCH-01c fields C04 or C05 are one of the following three types; 1:[VCHP-Ducted], 2:[VCHP-Ductless], 3:[VCHP-Ducted+Ductless],</w:t>
            </w:r>
          </w:p>
          <w:p w14:paraId="687F35F3" w14:textId="77777777" w:rsidR="00A60A9E" w:rsidRPr="004E4007" w:rsidRDefault="00A60A9E" w:rsidP="003A55C3">
            <w:pPr>
              <w:ind w:left="154"/>
              <w:rPr>
                <w:rFonts w:asciiTheme="minorHAnsi" w:hAnsiTheme="minorHAnsi" w:cstheme="minorHAnsi"/>
                <w:sz w:val="16"/>
                <w:szCs w:val="16"/>
              </w:rPr>
            </w:pPr>
            <w:r w:rsidRPr="004E4007">
              <w:rPr>
                <w:rFonts w:asciiTheme="minorHAnsi" w:hAnsiTheme="minorHAnsi" w:cstheme="minorHAnsi"/>
                <w:b/>
                <w:sz w:val="16"/>
                <w:szCs w:val="16"/>
              </w:rPr>
              <w:t>then</w:t>
            </w:r>
            <w:r w:rsidRPr="004E4007">
              <w:rPr>
                <w:rFonts w:asciiTheme="minorHAnsi" w:hAnsiTheme="minorHAnsi" w:cstheme="minorHAnsi"/>
                <w:sz w:val="16"/>
                <w:szCs w:val="16"/>
              </w:rPr>
              <w:t xml:space="preserve"> value in this field = Indoor Unit Nominal Cooling Capacity value reference from MCH-01c field F10</w:t>
            </w:r>
          </w:p>
          <w:p w14:paraId="7345AC60" w14:textId="77777777" w:rsidR="00A60A9E" w:rsidRPr="004E4007" w:rsidRDefault="00A60A9E" w:rsidP="003A55C3">
            <w:pPr>
              <w:ind w:left="154"/>
              <w:rPr>
                <w:rFonts w:asciiTheme="minorHAnsi" w:hAnsiTheme="minorHAnsi" w:cstheme="minorHAnsi"/>
                <w:sz w:val="16"/>
                <w:szCs w:val="16"/>
              </w:rPr>
            </w:pPr>
            <w:r w:rsidRPr="004E4007">
              <w:rPr>
                <w:rFonts w:asciiTheme="minorHAnsi" w:hAnsiTheme="minorHAnsi" w:cstheme="minorHAnsi"/>
                <w:b/>
                <w:sz w:val="16"/>
                <w:szCs w:val="16"/>
              </w:rPr>
              <w:t>else</w:t>
            </w:r>
            <w:r w:rsidRPr="004E4007">
              <w:rPr>
                <w:rFonts w:asciiTheme="minorHAnsi" w:hAnsiTheme="minorHAnsi" w:cstheme="minorHAnsi"/>
                <w:sz w:val="16"/>
                <w:szCs w:val="16"/>
              </w:rPr>
              <w:t xml:space="preserve"> value in this field = Condenser Nominal Cooling Capacity value referenced from one of the following two locations:</w:t>
            </w:r>
          </w:p>
          <w:p w14:paraId="52F2DDCD" w14:textId="77777777" w:rsidR="00A60A9E" w:rsidRPr="004E4007" w:rsidRDefault="00A60A9E" w:rsidP="003A55C3">
            <w:pPr>
              <w:rPr>
                <w:rFonts w:asciiTheme="minorHAnsi" w:hAnsiTheme="minorHAnsi" w:cstheme="minorHAnsi"/>
                <w:sz w:val="16"/>
                <w:szCs w:val="16"/>
              </w:rPr>
            </w:pPr>
          </w:p>
          <w:p w14:paraId="4A33F649" w14:textId="77777777"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sz w:val="16"/>
                <w:szCs w:val="16"/>
              </w:rPr>
              <w:t>1: [MCH-01c field E09 (if SC system is not a HP)]</w:t>
            </w:r>
          </w:p>
          <w:p w14:paraId="467C2F2D" w14:textId="77777777"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sz w:val="16"/>
                <w:szCs w:val="16"/>
              </w:rPr>
              <w:t>2: [MCH-01c field H10 (if SC system is a HP)]</w:t>
            </w:r>
          </w:p>
          <w:p w14:paraId="252AB754" w14:textId="77777777" w:rsidR="00A60A9E" w:rsidRPr="004E4007" w:rsidRDefault="00A60A9E" w:rsidP="003A55C3">
            <w:pPr>
              <w:rPr>
                <w:rFonts w:asciiTheme="minorHAnsi" w:hAnsiTheme="minorHAnsi" w:cstheme="minorHAnsi"/>
                <w:sz w:val="16"/>
                <w:szCs w:val="16"/>
              </w:rPr>
            </w:pPr>
          </w:p>
          <w:p w14:paraId="72C7CD28" w14:textId="77777777" w:rsidR="00A60A9E" w:rsidRPr="004E4007" w:rsidRDefault="00A60A9E" w:rsidP="003A55C3">
            <w:pPr>
              <w:rPr>
                <w:rFonts w:asciiTheme="minorHAnsi" w:hAnsiTheme="minorHAnsi" w:cstheme="minorHAnsi"/>
                <w:sz w:val="16"/>
                <w:szCs w:val="16"/>
              </w:rPr>
            </w:pPr>
            <w:r w:rsidRPr="004E4007">
              <w:rPr>
                <w:rFonts w:asciiTheme="minorHAnsi" w:hAnsiTheme="minorHAnsi" w:cstheme="minorHAnsi"/>
                <w:sz w:val="16"/>
                <w:szCs w:val="16"/>
              </w:rPr>
              <w:t xml:space="preserve">Elseif parent is </w:t>
            </w:r>
            <w:r w:rsidRPr="004E4007">
              <w:rPr>
                <w:rFonts w:asciiTheme="minorHAnsi" w:hAnsiTheme="minorHAnsi" w:cstheme="minorHAnsi"/>
                <w:b/>
                <w:sz w:val="16"/>
                <w:szCs w:val="16"/>
              </w:rPr>
              <w:t>MCH-01d</w:t>
            </w:r>
            <w:r w:rsidRPr="004E4007">
              <w:rPr>
                <w:rFonts w:asciiTheme="minorHAnsi" w:hAnsiTheme="minorHAnsi" w:cstheme="minorHAnsi"/>
                <w:sz w:val="16"/>
                <w:szCs w:val="16"/>
              </w:rPr>
              <w:t>:</w:t>
            </w:r>
          </w:p>
          <w:p w14:paraId="761667D9" w14:textId="4A749490" w:rsidR="00A60A9E" w:rsidRPr="004E4007" w:rsidRDefault="00A60A9E" w:rsidP="003A55C3">
            <w:pPr>
              <w:ind w:left="693" w:hanging="540"/>
              <w:rPr>
                <w:rFonts w:asciiTheme="minorHAnsi" w:hAnsiTheme="minorHAnsi" w:cstheme="minorHAnsi"/>
                <w:sz w:val="16"/>
                <w:szCs w:val="16"/>
              </w:rPr>
            </w:pPr>
            <w:r w:rsidRPr="004E4007">
              <w:rPr>
                <w:rFonts w:asciiTheme="minorHAnsi" w:hAnsiTheme="minorHAnsi" w:cstheme="minorHAnsi"/>
                <w:b/>
                <w:sz w:val="16"/>
                <w:szCs w:val="16"/>
              </w:rPr>
              <w:t>if</w:t>
            </w:r>
            <w:r w:rsidRPr="004E4007">
              <w:rPr>
                <w:rFonts w:asciiTheme="minorHAnsi" w:hAnsiTheme="minorHAnsi" w:cstheme="minorHAnsi"/>
                <w:sz w:val="16"/>
                <w:szCs w:val="16"/>
              </w:rPr>
              <w:t xml:space="preserve"> the duct system in MCH-01d field O03 has a value in MCH-01d field D06 &gt; 1</w:t>
            </w:r>
            <w:r w:rsidR="00EC3DCD" w:rsidRPr="004E4007">
              <w:rPr>
                <w:rFonts w:asciiTheme="minorHAnsi" w:hAnsiTheme="minorHAnsi" w:cstheme="minorHAnsi"/>
                <w:sz w:val="16"/>
                <w:szCs w:val="16"/>
              </w:rPr>
              <w:t>, and the system type in MCH-01d fields D04 or D05 are one of the following three types: 1:[VCHP-Ducted], 2:[VCHP-Ductless], 3:[VCHP-Ducted+Ductless],</w:t>
            </w:r>
          </w:p>
          <w:p w14:paraId="549AD476" w14:textId="77777777" w:rsidR="00A60A9E" w:rsidRPr="004E4007" w:rsidRDefault="00A60A9E" w:rsidP="003A55C3">
            <w:pPr>
              <w:ind w:left="153"/>
              <w:rPr>
                <w:rFonts w:asciiTheme="minorHAnsi" w:hAnsiTheme="minorHAnsi" w:cstheme="minorHAnsi"/>
                <w:sz w:val="16"/>
                <w:szCs w:val="16"/>
              </w:rPr>
            </w:pPr>
            <w:r w:rsidRPr="004E4007">
              <w:rPr>
                <w:rFonts w:asciiTheme="minorHAnsi" w:hAnsiTheme="minorHAnsi" w:cstheme="minorHAnsi"/>
                <w:b/>
                <w:sz w:val="16"/>
                <w:szCs w:val="16"/>
              </w:rPr>
              <w:t>then</w:t>
            </w:r>
            <w:r w:rsidRPr="004E4007">
              <w:rPr>
                <w:rFonts w:asciiTheme="minorHAnsi" w:hAnsiTheme="minorHAnsi" w:cstheme="minorHAnsi"/>
                <w:sz w:val="16"/>
                <w:szCs w:val="16"/>
              </w:rPr>
              <w:t xml:space="preserve"> value in this field = Indoor Unit Nominal Cooling Capacity value referenced from one of the following two locations</w:t>
            </w:r>
          </w:p>
          <w:p w14:paraId="52D58A9B" w14:textId="77777777" w:rsidR="00A60A9E" w:rsidRPr="004E4007" w:rsidRDefault="00A60A9E" w:rsidP="003A55C3">
            <w:pPr>
              <w:ind w:left="153"/>
              <w:rPr>
                <w:rFonts w:asciiTheme="minorHAnsi" w:hAnsiTheme="minorHAnsi" w:cstheme="minorHAnsi"/>
                <w:sz w:val="16"/>
                <w:szCs w:val="16"/>
              </w:rPr>
            </w:pPr>
          </w:p>
          <w:p w14:paraId="6533510C" w14:textId="77777777" w:rsidR="00A60A9E" w:rsidRPr="004E4007" w:rsidRDefault="00A60A9E" w:rsidP="003A55C3">
            <w:pPr>
              <w:ind w:left="153"/>
              <w:rPr>
                <w:rFonts w:asciiTheme="minorHAnsi" w:hAnsiTheme="minorHAnsi" w:cstheme="minorHAnsi"/>
                <w:sz w:val="16"/>
                <w:szCs w:val="16"/>
              </w:rPr>
            </w:pPr>
            <w:r w:rsidRPr="004E4007">
              <w:rPr>
                <w:rFonts w:asciiTheme="minorHAnsi" w:hAnsiTheme="minorHAnsi" w:cstheme="minorHAnsi"/>
                <w:sz w:val="16"/>
                <w:szCs w:val="16"/>
              </w:rPr>
              <w:t>1: [MCH-01d field K12 (if &lt; 75% of duct system altered)]</w:t>
            </w:r>
          </w:p>
          <w:p w14:paraId="7CB9130C" w14:textId="77777777" w:rsidR="00A60A9E" w:rsidRPr="004E4007" w:rsidRDefault="00A60A9E" w:rsidP="003A55C3">
            <w:pPr>
              <w:ind w:left="153"/>
              <w:rPr>
                <w:rFonts w:asciiTheme="minorHAnsi" w:hAnsiTheme="minorHAnsi" w:cstheme="minorHAnsi"/>
                <w:sz w:val="16"/>
                <w:szCs w:val="16"/>
              </w:rPr>
            </w:pPr>
            <w:r w:rsidRPr="004E4007">
              <w:rPr>
                <w:rFonts w:asciiTheme="minorHAnsi" w:hAnsiTheme="minorHAnsi" w:cstheme="minorHAnsi"/>
                <w:sz w:val="16"/>
                <w:szCs w:val="16"/>
              </w:rPr>
              <w:t>2: [MCH-01d filed L15 (if new or completely replaced duct system)]</w:t>
            </w:r>
          </w:p>
          <w:p w14:paraId="631C9D75" w14:textId="77777777" w:rsidR="00A60A9E" w:rsidRPr="004E4007" w:rsidRDefault="00A60A9E" w:rsidP="003A55C3">
            <w:pPr>
              <w:ind w:left="153"/>
              <w:rPr>
                <w:rFonts w:asciiTheme="minorHAnsi" w:hAnsiTheme="minorHAnsi" w:cstheme="minorHAnsi"/>
                <w:b/>
                <w:sz w:val="16"/>
                <w:szCs w:val="16"/>
              </w:rPr>
            </w:pPr>
          </w:p>
          <w:p w14:paraId="5BD17322" w14:textId="77777777" w:rsidR="00A60A9E" w:rsidRPr="004E4007" w:rsidRDefault="00A60A9E" w:rsidP="003A55C3">
            <w:pPr>
              <w:ind w:left="153"/>
              <w:rPr>
                <w:rFonts w:asciiTheme="minorHAnsi" w:hAnsiTheme="minorHAnsi" w:cstheme="minorHAnsi"/>
                <w:b/>
                <w:sz w:val="16"/>
                <w:szCs w:val="16"/>
              </w:rPr>
            </w:pPr>
          </w:p>
          <w:p w14:paraId="0D3AD332" w14:textId="77777777" w:rsidR="00A60A9E" w:rsidRPr="004E4007" w:rsidRDefault="00A60A9E" w:rsidP="003A55C3">
            <w:pPr>
              <w:ind w:left="153"/>
              <w:rPr>
                <w:rFonts w:asciiTheme="minorHAnsi" w:hAnsiTheme="minorHAnsi" w:cstheme="minorHAnsi"/>
                <w:sz w:val="16"/>
                <w:szCs w:val="16"/>
              </w:rPr>
            </w:pPr>
            <w:r w:rsidRPr="004E4007">
              <w:rPr>
                <w:rFonts w:asciiTheme="minorHAnsi" w:hAnsiTheme="minorHAnsi" w:cstheme="minorHAnsi"/>
                <w:b/>
                <w:sz w:val="16"/>
                <w:szCs w:val="16"/>
              </w:rPr>
              <w:t>else</w:t>
            </w:r>
            <w:r w:rsidRPr="004E4007">
              <w:rPr>
                <w:rFonts w:asciiTheme="minorHAnsi" w:hAnsiTheme="minorHAnsi" w:cstheme="minorHAnsi"/>
                <w:sz w:val="16"/>
                <w:szCs w:val="16"/>
              </w:rPr>
              <w:t xml:space="preserve"> value in this filed = Condenser Nominal Cooling Capacity value referenced from one of the following two locations:</w:t>
            </w:r>
          </w:p>
          <w:p w14:paraId="24C4D199" w14:textId="77777777" w:rsidR="00A60A9E" w:rsidRPr="004E4007" w:rsidRDefault="00A60A9E" w:rsidP="003A55C3">
            <w:pPr>
              <w:rPr>
                <w:rFonts w:asciiTheme="minorHAnsi" w:hAnsiTheme="minorHAnsi" w:cstheme="minorHAnsi"/>
                <w:sz w:val="16"/>
                <w:szCs w:val="16"/>
              </w:rPr>
            </w:pPr>
          </w:p>
          <w:p w14:paraId="2DA9A968" w14:textId="77777777"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sz w:val="16"/>
                <w:szCs w:val="16"/>
              </w:rPr>
              <w:t>1: [MCH-01d field G09 (if SC system is not a HP)]</w:t>
            </w:r>
          </w:p>
          <w:p w14:paraId="60D4D7EA" w14:textId="77777777" w:rsidR="00A60A9E" w:rsidRPr="004E4007" w:rsidRDefault="00A60A9E" w:rsidP="003A55C3">
            <w:pPr>
              <w:ind w:left="720" w:hanging="560"/>
              <w:rPr>
                <w:rFonts w:asciiTheme="minorHAnsi" w:hAnsiTheme="minorHAnsi" w:cstheme="minorHAnsi"/>
                <w:sz w:val="16"/>
                <w:szCs w:val="16"/>
              </w:rPr>
            </w:pPr>
            <w:r w:rsidRPr="004E4007">
              <w:rPr>
                <w:rFonts w:asciiTheme="minorHAnsi" w:hAnsiTheme="minorHAnsi" w:cstheme="minorHAnsi"/>
                <w:sz w:val="16"/>
                <w:szCs w:val="16"/>
              </w:rPr>
              <w:t>2: [MCH-01d field J10 (if SC system is a HP)]</w:t>
            </w:r>
          </w:p>
          <w:p w14:paraId="1933EA64" w14:textId="4076695B"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6"/>
                <w:szCs w:val="16"/>
              </w:rPr>
              <w:lastRenderedPageBreak/>
              <w:t>&gt;&gt;</w:t>
            </w:r>
          </w:p>
        </w:tc>
      </w:tr>
      <w:tr w:rsidR="00A60A9E" w:rsidRPr="004E4007" w14:paraId="1933EA6E" w14:textId="77777777" w:rsidTr="00027831">
        <w:trPr>
          <w:cantSplit/>
          <w:trHeight w:val="144"/>
          <w:trPrChange w:id="366" w:author="Alhabibi, Haider@Energy" w:date="2023-11-22T13:44:00Z">
            <w:trPr>
              <w:cantSplit/>
              <w:trHeight w:val="144"/>
            </w:trPr>
          </w:trPrChange>
        </w:trPr>
        <w:tc>
          <w:tcPr>
            <w:tcW w:w="470" w:type="dxa"/>
            <w:vAlign w:val="center"/>
            <w:tcPrChange w:id="367" w:author="Alhabibi, Haider@Energy" w:date="2023-11-22T13:44:00Z">
              <w:tcPr>
                <w:tcW w:w="475" w:type="dxa"/>
                <w:vAlign w:val="center"/>
              </w:tcPr>
            </w:tcPrChange>
          </w:tcPr>
          <w:p w14:paraId="1933EA66" w14:textId="19B4A559" w:rsidR="00A60A9E" w:rsidRPr="004E4007" w:rsidRDefault="00A60A9E" w:rsidP="003A55C3">
            <w:pPr>
              <w:pStyle w:val="Header"/>
              <w:tabs>
                <w:tab w:val="clear" w:pos="4320"/>
                <w:tab w:val="clear" w:pos="8640"/>
              </w:tabs>
              <w:jc w:val="center"/>
              <w:rPr>
                <w:rFonts w:asciiTheme="minorHAnsi" w:hAnsiTheme="minorHAnsi" w:cstheme="minorHAnsi"/>
                <w:sz w:val="18"/>
                <w:szCs w:val="18"/>
              </w:rPr>
            </w:pPr>
            <w:r w:rsidRPr="004E4007">
              <w:rPr>
                <w:rFonts w:asciiTheme="minorHAnsi" w:hAnsiTheme="minorHAnsi" w:cstheme="minorHAnsi"/>
                <w:sz w:val="18"/>
                <w:szCs w:val="18"/>
              </w:rPr>
              <w:lastRenderedPageBreak/>
              <w:t>06</w:t>
            </w:r>
          </w:p>
        </w:tc>
        <w:tc>
          <w:tcPr>
            <w:tcW w:w="4840" w:type="dxa"/>
            <w:vAlign w:val="center"/>
            <w:tcPrChange w:id="368" w:author="Alhabibi, Haider@Energy" w:date="2023-11-22T13:44:00Z">
              <w:tcPr>
                <w:tcW w:w="4950" w:type="dxa"/>
                <w:vAlign w:val="center"/>
              </w:tcPr>
            </w:tcPrChange>
          </w:tcPr>
          <w:p w14:paraId="1933EA67" w14:textId="498AB669" w:rsidR="00A60A9E" w:rsidRPr="004E4007" w:rsidRDefault="00A60A9E" w:rsidP="003A55C3">
            <w:pPr>
              <w:pStyle w:val="Header"/>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Condenser Speed Type</w:t>
            </w:r>
          </w:p>
        </w:tc>
        <w:tc>
          <w:tcPr>
            <w:tcW w:w="5480" w:type="dxa"/>
            <w:vAlign w:val="center"/>
            <w:tcPrChange w:id="369" w:author="Alhabibi, Haider@Energy" w:date="2023-11-22T13:44:00Z">
              <w:tcPr>
                <w:tcW w:w="5605" w:type="dxa"/>
                <w:vAlign w:val="center"/>
              </w:tcPr>
            </w:tcPrChange>
          </w:tcPr>
          <w:p w14:paraId="1933EA68"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&lt;&lt;calculated field: If cooling system type=NoCooling then display text result= n/a - Heating-only system;</w:t>
            </w:r>
          </w:p>
          <w:p w14:paraId="1933EA69"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elsif  the condenser speed type is not  given on the MCH-01,</w:t>
            </w:r>
          </w:p>
          <w:p w14:paraId="1933EA6A"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then display text n/a –Condenser Speed requirements do not apply;</w:t>
            </w:r>
          </w:p>
          <w:p w14:paraId="1933EA6B"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elsif  the condenser speed type is given on the MCH-01,</w:t>
            </w:r>
          </w:p>
          <w:p w14:paraId="1933EA6C"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 xml:space="preserve"> then display value for Condenser Speed Type</w:t>
            </w:r>
          </w:p>
          <w:p w14:paraId="1933EA6D"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(note on applicable MCH-01 docs the options are:  MultiSpeed; or SingleSpeed)&gt;&gt;</w:t>
            </w:r>
          </w:p>
        </w:tc>
      </w:tr>
      <w:tr w:rsidR="00A60A9E" w:rsidRPr="004E4007" w14:paraId="1933EA77" w14:textId="77777777" w:rsidTr="00027831">
        <w:trPr>
          <w:cantSplit/>
          <w:trHeight w:val="144"/>
          <w:trPrChange w:id="370" w:author="Alhabibi, Haider@Energy" w:date="2023-11-22T13:44:00Z">
            <w:trPr>
              <w:cantSplit/>
              <w:trHeight w:val="144"/>
            </w:trPr>
          </w:trPrChange>
        </w:trPr>
        <w:tc>
          <w:tcPr>
            <w:tcW w:w="470" w:type="dxa"/>
            <w:vAlign w:val="center"/>
            <w:tcPrChange w:id="371" w:author="Alhabibi, Haider@Energy" w:date="2023-11-22T13:44:00Z">
              <w:tcPr>
                <w:tcW w:w="475" w:type="dxa"/>
                <w:vAlign w:val="center"/>
              </w:tcPr>
            </w:tcPrChange>
          </w:tcPr>
          <w:p w14:paraId="1933EA6F" w14:textId="42380047" w:rsidR="00A60A9E" w:rsidRPr="004E4007" w:rsidRDefault="00A60A9E" w:rsidP="003A55C3">
            <w:pPr>
              <w:pStyle w:val="Header"/>
              <w:tabs>
                <w:tab w:val="clear" w:pos="4320"/>
                <w:tab w:val="clear" w:pos="8640"/>
              </w:tabs>
              <w:jc w:val="center"/>
              <w:rPr>
                <w:rFonts w:asciiTheme="minorHAnsi" w:hAnsiTheme="minorHAnsi" w:cstheme="minorHAnsi"/>
                <w:sz w:val="18"/>
                <w:szCs w:val="18"/>
              </w:rPr>
            </w:pPr>
            <w:r w:rsidRPr="004E4007">
              <w:rPr>
                <w:rFonts w:asciiTheme="minorHAnsi" w:hAnsiTheme="minorHAnsi" w:cstheme="minorHAnsi"/>
                <w:sz w:val="18"/>
                <w:szCs w:val="18"/>
              </w:rPr>
              <w:t>07</w:t>
            </w:r>
          </w:p>
        </w:tc>
        <w:tc>
          <w:tcPr>
            <w:tcW w:w="4840" w:type="dxa"/>
            <w:vAlign w:val="center"/>
            <w:tcPrChange w:id="372" w:author="Alhabibi, Haider@Energy" w:date="2023-11-22T13:44:00Z">
              <w:tcPr>
                <w:tcW w:w="4950" w:type="dxa"/>
                <w:vAlign w:val="center"/>
              </w:tcPr>
            </w:tcPrChange>
          </w:tcPr>
          <w:p w14:paraId="1933EA70" w14:textId="6984B1A9" w:rsidR="00A60A9E" w:rsidRPr="004E4007" w:rsidRDefault="00A60A9E" w:rsidP="003A55C3">
            <w:pPr>
              <w:pStyle w:val="Header"/>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Cooling System Zonal Control Type</w:t>
            </w:r>
          </w:p>
        </w:tc>
        <w:tc>
          <w:tcPr>
            <w:tcW w:w="5480" w:type="dxa"/>
            <w:vAlign w:val="center"/>
            <w:tcPrChange w:id="373" w:author="Alhabibi, Haider@Energy" w:date="2023-11-22T13:44:00Z">
              <w:tcPr>
                <w:tcW w:w="5605" w:type="dxa"/>
                <w:vAlign w:val="center"/>
              </w:tcPr>
            </w:tcPrChange>
          </w:tcPr>
          <w:p w14:paraId="1933EA71" w14:textId="796F7F6D"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 xml:space="preserve">&lt;&lt;calculated field:If cooling system type=NoCooling then display text result= n/a - Heating-only system; </w:t>
            </w:r>
          </w:p>
          <w:p w14:paraId="1933EA72"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elseif the Cooling System Zonal Control Type is not given on the MCH-01,</w:t>
            </w:r>
          </w:p>
          <w:p w14:paraId="1933EA73"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then display text:  n/a –Cooling System Zonal Control requirements do not apply;</w:t>
            </w:r>
          </w:p>
          <w:p w14:paraId="1933EA74"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elsif  the Cooling System Zonal Control Type is given on the MCH-01,</w:t>
            </w:r>
          </w:p>
          <w:p w14:paraId="1933EA75"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 xml:space="preserve"> then display value for Cooling System Zonal Control Type</w:t>
            </w:r>
          </w:p>
          <w:p w14:paraId="1933EA76"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(note on applicable MCH-01 docs the options are:  ZonallyControlled and NotZonal)&gt;&gt;</w:t>
            </w:r>
          </w:p>
        </w:tc>
      </w:tr>
      <w:tr w:rsidR="00A60A9E" w:rsidRPr="004E4007" w14:paraId="1933EA83" w14:textId="77777777" w:rsidTr="00027831">
        <w:trPr>
          <w:cantSplit/>
          <w:trHeight w:val="144"/>
          <w:trPrChange w:id="374" w:author="Alhabibi, Haider@Energy" w:date="2023-11-22T13:44:00Z">
            <w:trPr>
              <w:cantSplit/>
              <w:trHeight w:val="144"/>
            </w:trPr>
          </w:trPrChange>
        </w:trPr>
        <w:tc>
          <w:tcPr>
            <w:tcW w:w="470" w:type="dxa"/>
            <w:vAlign w:val="center"/>
            <w:tcPrChange w:id="375" w:author="Alhabibi, Haider@Energy" w:date="2023-11-22T13:44:00Z">
              <w:tcPr>
                <w:tcW w:w="475" w:type="dxa"/>
                <w:vAlign w:val="center"/>
              </w:tcPr>
            </w:tcPrChange>
          </w:tcPr>
          <w:p w14:paraId="1933EA78" w14:textId="45787E6B" w:rsidR="00A60A9E" w:rsidRPr="004E4007" w:rsidRDefault="00A60A9E"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08</w:t>
            </w:r>
          </w:p>
        </w:tc>
        <w:tc>
          <w:tcPr>
            <w:tcW w:w="4840" w:type="dxa"/>
            <w:vAlign w:val="center"/>
            <w:tcPrChange w:id="376" w:author="Alhabibi, Haider@Energy" w:date="2023-11-22T13:44:00Z">
              <w:tcPr>
                <w:tcW w:w="4950" w:type="dxa"/>
                <w:vAlign w:val="center"/>
              </w:tcPr>
            </w:tcPrChange>
          </w:tcPr>
          <w:p w14:paraId="1933EA79" w14:textId="22A0803B"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Central Fan Integrated (CFI) Ventilation System Status</w:t>
            </w:r>
          </w:p>
        </w:tc>
        <w:tc>
          <w:tcPr>
            <w:tcW w:w="5480" w:type="dxa"/>
            <w:vAlign w:val="center"/>
            <w:tcPrChange w:id="377" w:author="Alhabibi, Haider@Energy" w:date="2023-11-22T13:44:00Z">
              <w:tcPr>
                <w:tcW w:w="5605" w:type="dxa"/>
                <w:vAlign w:val="center"/>
              </w:tcPr>
            </w:tcPrChange>
          </w:tcPr>
          <w:p w14:paraId="1933EA7A"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&lt;&lt;calculated field:</w:t>
            </w:r>
          </w:p>
          <w:p w14:paraId="1933EA7B"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 xml:space="preserve">reference value from MCH-01; </w:t>
            </w:r>
          </w:p>
          <w:p w14:paraId="1933EA7C"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 xml:space="preserve">note: allowable values = </w:t>
            </w:r>
          </w:p>
          <w:p w14:paraId="1933EA7D" w14:textId="77777777" w:rsidR="00A60A9E" w:rsidRPr="003508F9" w:rsidRDefault="00A60A9E" w:rsidP="003A55C3">
            <w:pPr>
              <w:keepNext/>
              <w:rPr>
                <w:rFonts w:asciiTheme="minorHAnsi" w:hAnsiTheme="minorHAnsi" w:cstheme="minorHAnsi"/>
                <w:sz w:val="16"/>
                <w:szCs w:val="16"/>
              </w:rPr>
            </w:pPr>
            <w:r w:rsidRPr="003508F9">
              <w:rPr>
                <w:rFonts w:asciiTheme="minorHAnsi" w:hAnsiTheme="minorHAnsi" w:cstheme="minorHAnsi"/>
                <w:sz w:val="16"/>
                <w:szCs w:val="16"/>
              </w:rPr>
              <w:t>*CFI System</w:t>
            </w:r>
          </w:p>
          <w:p w14:paraId="1933EA7E" w14:textId="77777777" w:rsidR="00A60A9E" w:rsidRPr="004E4007" w:rsidRDefault="00A60A9E" w:rsidP="003A55C3">
            <w:pPr>
              <w:rPr>
                <w:rFonts w:asciiTheme="minorHAnsi" w:hAnsiTheme="minorHAnsi" w:cstheme="minorHAnsi"/>
                <w:sz w:val="18"/>
                <w:szCs w:val="18"/>
              </w:rPr>
            </w:pPr>
            <w:r w:rsidRPr="003508F9">
              <w:rPr>
                <w:rFonts w:asciiTheme="minorHAnsi" w:hAnsiTheme="minorHAnsi" w:cstheme="minorHAnsi"/>
                <w:sz w:val="16"/>
                <w:szCs w:val="16"/>
              </w:rPr>
              <w:t>*</w:t>
            </w:r>
            <w:r w:rsidRPr="004E4007">
              <w:rPr>
                <w:rFonts w:asciiTheme="minorHAnsi" w:hAnsiTheme="minorHAnsi" w:cstheme="minorHAnsi"/>
                <w:sz w:val="16"/>
                <w:szCs w:val="16"/>
              </w:rPr>
              <w:t>Not CFI&gt;&gt;</w:t>
            </w:r>
          </w:p>
          <w:p w14:paraId="1933EA82" w14:textId="77777777" w:rsidR="00A60A9E" w:rsidRPr="004E4007" w:rsidRDefault="00A60A9E" w:rsidP="003A55C3">
            <w:pPr>
              <w:rPr>
                <w:rFonts w:asciiTheme="minorHAnsi" w:hAnsiTheme="minorHAnsi" w:cstheme="minorHAnsi"/>
                <w:sz w:val="18"/>
                <w:szCs w:val="18"/>
              </w:rPr>
            </w:pPr>
          </w:p>
        </w:tc>
      </w:tr>
      <w:tr w:rsidR="00A60A9E" w:rsidRPr="004E4007" w14:paraId="1933EA8B" w14:textId="77777777" w:rsidTr="00027831">
        <w:trPr>
          <w:cantSplit/>
          <w:trHeight w:val="144"/>
          <w:trPrChange w:id="378" w:author="Alhabibi, Haider@Energy" w:date="2023-11-22T13:44:00Z">
            <w:trPr>
              <w:cantSplit/>
              <w:trHeight w:val="144"/>
            </w:trPr>
          </w:trPrChange>
        </w:trPr>
        <w:tc>
          <w:tcPr>
            <w:tcW w:w="470" w:type="dxa"/>
            <w:vAlign w:val="center"/>
            <w:tcPrChange w:id="379" w:author="Alhabibi, Haider@Energy" w:date="2023-11-22T13:44:00Z">
              <w:tcPr>
                <w:tcW w:w="475" w:type="dxa"/>
                <w:vAlign w:val="center"/>
              </w:tcPr>
            </w:tcPrChange>
          </w:tcPr>
          <w:p w14:paraId="1933EA84" w14:textId="3A96B898" w:rsidR="00A60A9E" w:rsidRPr="004E4007" w:rsidRDefault="00A60A9E"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09</w:t>
            </w:r>
          </w:p>
        </w:tc>
        <w:tc>
          <w:tcPr>
            <w:tcW w:w="4840" w:type="dxa"/>
            <w:vAlign w:val="center"/>
            <w:tcPrChange w:id="380" w:author="Alhabibi, Haider@Energy" w:date="2023-11-22T13:44:00Z">
              <w:tcPr>
                <w:tcW w:w="4950" w:type="dxa"/>
                <w:vAlign w:val="center"/>
              </w:tcPr>
            </w:tcPrChange>
          </w:tcPr>
          <w:p w14:paraId="1933EA85" w14:textId="02641720"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System Bypass Duct Status</w:t>
            </w:r>
          </w:p>
        </w:tc>
        <w:tc>
          <w:tcPr>
            <w:tcW w:w="5480" w:type="dxa"/>
            <w:vAlign w:val="center"/>
            <w:tcPrChange w:id="381" w:author="Alhabibi, Haider@Energy" w:date="2023-11-22T13:44:00Z">
              <w:tcPr>
                <w:tcW w:w="5605" w:type="dxa"/>
                <w:vAlign w:val="center"/>
              </w:tcPr>
            </w:tcPrChange>
          </w:tcPr>
          <w:p w14:paraId="1933EA86" w14:textId="77777777"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 xml:space="preserve">&lt;&lt;calculated field: </w:t>
            </w:r>
          </w:p>
          <w:p w14:paraId="1933EA87" w14:textId="1F1C6B43"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If parent is MCH-01b, MCh-01c, or MCH-01d, then value=N/A;</w:t>
            </w:r>
          </w:p>
          <w:p w14:paraId="1933EA8A" w14:textId="527E913C" w:rsidR="00A60A9E" w:rsidRPr="004E4007" w:rsidRDefault="00A60A9E" w:rsidP="003A55C3">
            <w:pPr>
              <w:rPr>
                <w:rFonts w:asciiTheme="minorHAnsi" w:hAnsiTheme="minorHAnsi" w:cstheme="minorHAnsi"/>
                <w:sz w:val="18"/>
                <w:szCs w:val="18"/>
              </w:rPr>
            </w:pPr>
            <w:r w:rsidRPr="004E4007">
              <w:rPr>
                <w:rFonts w:asciiTheme="minorHAnsi" w:hAnsiTheme="minorHAnsi" w:cstheme="minorHAnsi"/>
                <w:sz w:val="18"/>
                <w:szCs w:val="18"/>
              </w:rPr>
              <w:t>elseif parent is MCH-01a, reference value from MCH-01a section J10</w:t>
            </w:r>
            <w:r w:rsidRPr="004E4007" w:rsidDel="009E5DC7">
              <w:rPr>
                <w:rFonts w:asciiTheme="minorHAnsi" w:hAnsiTheme="minorHAnsi" w:cstheme="minorHAnsi"/>
                <w:sz w:val="18"/>
                <w:szCs w:val="18"/>
              </w:rPr>
              <w:t xml:space="preserve"> </w:t>
            </w:r>
            <w:r w:rsidRPr="004E4007">
              <w:rPr>
                <w:rFonts w:asciiTheme="minorHAnsi" w:hAnsiTheme="minorHAnsi" w:cstheme="minorHAnsi"/>
                <w:sz w:val="18"/>
                <w:szCs w:val="18"/>
              </w:rPr>
              <w:t>(note: on the MCH01a the options are: Has Bypass Duct; or No bypass duct)&gt;&gt;</w:t>
            </w:r>
          </w:p>
        </w:tc>
      </w:tr>
      <w:tr w:rsidR="00A60A9E" w:rsidRPr="004E4007" w14:paraId="1933EA8F" w14:textId="77777777" w:rsidTr="00027831">
        <w:trPr>
          <w:cantSplit/>
          <w:trHeight w:val="144"/>
          <w:trPrChange w:id="382" w:author="Alhabibi, Haider@Energy" w:date="2023-11-22T13:44:00Z">
            <w:trPr>
              <w:cantSplit/>
              <w:trHeight w:val="144"/>
            </w:trPr>
          </w:trPrChange>
        </w:trPr>
        <w:tc>
          <w:tcPr>
            <w:tcW w:w="470" w:type="dxa"/>
            <w:vAlign w:val="center"/>
            <w:tcPrChange w:id="383" w:author="Alhabibi, Haider@Energy" w:date="2023-11-22T13:44:00Z">
              <w:tcPr>
                <w:tcW w:w="475" w:type="dxa"/>
                <w:vAlign w:val="center"/>
              </w:tcPr>
            </w:tcPrChange>
          </w:tcPr>
          <w:p w14:paraId="1933EA8C" w14:textId="5C968C94" w:rsidR="00A60A9E" w:rsidRPr="004E4007" w:rsidRDefault="00A60A9E"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10</w:t>
            </w:r>
          </w:p>
        </w:tc>
        <w:tc>
          <w:tcPr>
            <w:tcW w:w="4840" w:type="dxa"/>
            <w:vAlign w:val="center"/>
            <w:tcPrChange w:id="384" w:author="Alhabibi, Haider@Energy" w:date="2023-11-22T13:44:00Z">
              <w:tcPr>
                <w:tcW w:w="4950" w:type="dxa"/>
                <w:vAlign w:val="center"/>
              </w:tcPr>
            </w:tcPrChange>
          </w:tcPr>
          <w:p w14:paraId="1933EA8D" w14:textId="54D7E93C"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Date of System Airflow Rate Measurement</w:t>
            </w:r>
          </w:p>
        </w:tc>
        <w:tc>
          <w:tcPr>
            <w:tcW w:w="5480" w:type="dxa"/>
            <w:vAlign w:val="center"/>
            <w:tcPrChange w:id="385" w:author="Alhabibi, Haider@Energy" w:date="2023-11-22T13:44:00Z">
              <w:tcPr>
                <w:tcW w:w="5605" w:type="dxa"/>
                <w:vAlign w:val="center"/>
              </w:tcPr>
            </w:tcPrChange>
          </w:tcPr>
          <w:p w14:paraId="1933EA8E" w14:textId="77777777"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&lt;&lt;user input: date: use validated date format&gt;&gt;</w:t>
            </w:r>
          </w:p>
        </w:tc>
      </w:tr>
      <w:tr w:rsidR="00A60A9E" w:rsidRPr="004E4007" w14:paraId="1933EA97" w14:textId="77777777" w:rsidTr="00027831">
        <w:trPr>
          <w:cantSplit/>
          <w:trHeight w:val="144"/>
          <w:trPrChange w:id="386" w:author="Alhabibi, Haider@Energy" w:date="2023-11-22T13:44:00Z">
            <w:trPr>
              <w:cantSplit/>
              <w:trHeight w:val="144"/>
            </w:trPr>
          </w:trPrChange>
        </w:trPr>
        <w:tc>
          <w:tcPr>
            <w:tcW w:w="470" w:type="dxa"/>
            <w:vAlign w:val="center"/>
            <w:tcPrChange w:id="387" w:author="Alhabibi, Haider@Energy" w:date="2023-11-22T13:44:00Z">
              <w:tcPr>
                <w:tcW w:w="475" w:type="dxa"/>
                <w:vAlign w:val="center"/>
              </w:tcPr>
            </w:tcPrChange>
          </w:tcPr>
          <w:p w14:paraId="1933EA90" w14:textId="169BE52E" w:rsidR="00A60A9E" w:rsidRPr="004E4007" w:rsidDel="006E5AE2" w:rsidRDefault="00A60A9E" w:rsidP="003A55C3">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11</w:t>
            </w:r>
          </w:p>
        </w:tc>
        <w:tc>
          <w:tcPr>
            <w:tcW w:w="4840" w:type="dxa"/>
            <w:vAlign w:val="center"/>
            <w:tcPrChange w:id="388" w:author="Alhabibi, Haider@Energy" w:date="2023-11-22T13:44:00Z">
              <w:tcPr>
                <w:tcW w:w="4950" w:type="dxa"/>
                <w:vAlign w:val="center"/>
              </w:tcPr>
            </w:tcPrChange>
          </w:tcPr>
          <w:p w14:paraId="1933EA91" w14:textId="7A1B8EFE"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Airflow Rate Protocol Utilized</w:t>
            </w:r>
          </w:p>
        </w:tc>
        <w:tc>
          <w:tcPr>
            <w:tcW w:w="5480" w:type="dxa"/>
            <w:vAlign w:val="center"/>
            <w:tcPrChange w:id="389" w:author="Alhabibi, Haider@Energy" w:date="2023-11-22T13:44:00Z">
              <w:tcPr>
                <w:tcW w:w="5605" w:type="dxa"/>
                <w:vAlign w:val="center"/>
              </w:tcPr>
            </w:tcPrChange>
          </w:tcPr>
          <w:p w14:paraId="1933EA92" w14:textId="77777777"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 xml:space="preserve">&lt;&lt;Calculated field:  </w:t>
            </w:r>
          </w:p>
          <w:p w14:paraId="1933EA93" w14:textId="75B3E043"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If A04=(New or Replacement), then display result = RA3.3 procedures for airflow rate measurement;</w:t>
            </w:r>
          </w:p>
          <w:p w14:paraId="1933EA94" w14:textId="10AF6048"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elseif A04=Alteration then allow user to pick from list:</w:t>
            </w:r>
          </w:p>
          <w:p w14:paraId="1933EA95" w14:textId="1CC85137"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**RA3.3.3.1.5 Alternative to Compliance with Minimum System Airflow Requirements, or</w:t>
            </w:r>
          </w:p>
          <w:p w14:paraId="1933EA96" w14:textId="77777777" w:rsidR="00A60A9E" w:rsidRPr="004E4007" w:rsidRDefault="00A60A9E" w:rsidP="003A55C3">
            <w:pPr>
              <w:keepNext/>
              <w:rPr>
                <w:rFonts w:asciiTheme="minorHAnsi" w:hAnsiTheme="minorHAnsi" w:cstheme="minorHAnsi"/>
                <w:sz w:val="18"/>
                <w:szCs w:val="18"/>
              </w:rPr>
            </w:pPr>
            <w:r w:rsidRPr="004E4007">
              <w:rPr>
                <w:rFonts w:asciiTheme="minorHAnsi" w:hAnsiTheme="minorHAnsi" w:cstheme="minorHAnsi"/>
                <w:sz w:val="18"/>
                <w:szCs w:val="18"/>
              </w:rPr>
              <w:t>** RA3.3 procedures for airflow rate measurement&gt;&gt;</w:t>
            </w:r>
          </w:p>
        </w:tc>
      </w:tr>
      <w:tr w:rsidR="00A60A9E" w:rsidRPr="004E4007" w:rsidDel="00027831" w14:paraId="3A1F0E8C" w14:textId="5C558A54" w:rsidTr="00027831">
        <w:trPr>
          <w:cantSplit/>
          <w:trHeight w:val="144"/>
          <w:del w:id="390" w:author="Alhabibi, Haider@Energy" w:date="2023-11-22T13:44:00Z"/>
          <w:trPrChange w:id="391" w:author="Alhabibi, Haider@Energy" w:date="2023-11-22T13:44:00Z">
            <w:trPr>
              <w:cantSplit/>
              <w:trHeight w:val="144"/>
            </w:trPr>
          </w:trPrChange>
        </w:trPr>
        <w:tc>
          <w:tcPr>
            <w:tcW w:w="470" w:type="dxa"/>
            <w:vAlign w:val="center"/>
            <w:tcPrChange w:id="392" w:author="Alhabibi, Haider@Energy" w:date="2023-11-22T13:44:00Z">
              <w:tcPr>
                <w:tcW w:w="475" w:type="dxa"/>
                <w:vAlign w:val="center"/>
              </w:tcPr>
            </w:tcPrChange>
          </w:tcPr>
          <w:p w14:paraId="641E7BD6" w14:textId="78CDBAF6" w:rsidR="00A60A9E" w:rsidRPr="004E4007" w:rsidDel="00027831" w:rsidRDefault="00A60A9E" w:rsidP="003A55C3">
            <w:pPr>
              <w:pStyle w:val="FootnoteText"/>
              <w:jc w:val="center"/>
              <w:rPr>
                <w:del w:id="393" w:author="Alhabibi, Haider@Energy" w:date="2023-11-22T13:44:00Z"/>
                <w:rFonts w:asciiTheme="minorHAnsi" w:hAnsiTheme="minorHAnsi" w:cstheme="minorHAnsi"/>
                <w:sz w:val="18"/>
                <w:szCs w:val="18"/>
              </w:rPr>
            </w:pPr>
            <w:del w:id="394" w:author="Alhabibi, Haider@Energy" w:date="2023-11-22T13:44:00Z">
              <w:r w:rsidRPr="004E4007" w:rsidDel="00027831">
                <w:rPr>
                  <w:rFonts w:asciiTheme="minorHAnsi" w:hAnsiTheme="minorHAnsi" w:cstheme="minorHAnsi"/>
                  <w:sz w:val="18"/>
                  <w:szCs w:val="18"/>
                </w:rPr>
                <w:delText>12</w:delText>
              </w:r>
            </w:del>
          </w:p>
        </w:tc>
        <w:tc>
          <w:tcPr>
            <w:tcW w:w="4840" w:type="dxa"/>
            <w:vAlign w:val="center"/>
            <w:tcPrChange w:id="395" w:author="Alhabibi, Haider@Energy" w:date="2023-11-22T13:44:00Z">
              <w:tcPr>
                <w:tcW w:w="4950" w:type="dxa"/>
                <w:vAlign w:val="center"/>
              </w:tcPr>
            </w:tcPrChange>
          </w:tcPr>
          <w:p w14:paraId="0081ADFE" w14:textId="61662E22" w:rsidR="00A60A9E" w:rsidRPr="004E4007" w:rsidDel="00027831" w:rsidRDefault="00A60A9E" w:rsidP="003A55C3">
            <w:pPr>
              <w:keepNext/>
              <w:rPr>
                <w:del w:id="396" w:author="Alhabibi, Haider@Energy" w:date="2023-11-22T13:44:00Z"/>
                <w:rFonts w:asciiTheme="minorHAnsi" w:hAnsiTheme="minorHAnsi" w:cstheme="minorHAnsi"/>
                <w:sz w:val="18"/>
                <w:szCs w:val="18"/>
              </w:rPr>
            </w:pPr>
            <w:del w:id="397" w:author="Alhabibi, Haider@Energy" w:date="2023-11-22T13:44:00Z">
              <w:r w:rsidRPr="004E4007" w:rsidDel="00027831">
                <w:rPr>
                  <w:rFonts w:asciiTheme="minorHAnsi" w:hAnsiTheme="minorHAnsi" w:cstheme="minorHAnsi"/>
                  <w:sz w:val="18"/>
                  <w:szCs w:val="18"/>
                </w:rPr>
                <w:delText>Central Fan Ventilation Cooling System Status</w:delText>
              </w:r>
            </w:del>
          </w:p>
        </w:tc>
        <w:tc>
          <w:tcPr>
            <w:tcW w:w="5480" w:type="dxa"/>
            <w:vAlign w:val="center"/>
            <w:tcPrChange w:id="398" w:author="Alhabibi, Haider@Energy" w:date="2023-11-22T13:44:00Z">
              <w:tcPr>
                <w:tcW w:w="5605" w:type="dxa"/>
                <w:vAlign w:val="center"/>
              </w:tcPr>
            </w:tcPrChange>
          </w:tcPr>
          <w:p w14:paraId="0CEBD8C3" w14:textId="59A62414" w:rsidR="00A60A9E" w:rsidRPr="004E4007" w:rsidDel="00027831" w:rsidRDefault="00A60A9E" w:rsidP="003A55C3">
            <w:pPr>
              <w:keepNext/>
              <w:rPr>
                <w:del w:id="399" w:author="Alhabibi, Haider@Energy" w:date="2023-11-22T13:44:00Z"/>
                <w:rFonts w:asciiTheme="minorHAnsi" w:hAnsiTheme="minorHAnsi" w:cstheme="minorHAnsi"/>
                <w:sz w:val="18"/>
                <w:szCs w:val="18"/>
              </w:rPr>
            </w:pPr>
            <w:del w:id="400" w:author="Alhabibi, Haider@Energy" w:date="2023-11-22T13:44:00Z">
              <w:r w:rsidRPr="004E4007" w:rsidDel="00027831">
                <w:rPr>
                  <w:rFonts w:asciiTheme="minorHAnsi" w:hAnsiTheme="minorHAnsi" w:cstheme="minorHAnsi"/>
                  <w:sz w:val="18"/>
                  <w:szCs w:val="18"/>
                </w:rPr>
                <w:delText>&lt;&lt;Calculated Field:</w:delText>
              </w:r>
            </w:del>
          </w:p>
          <w:p w14:paraId="2449D2F9" w14:textId="33AFC3BB" w:rsidR="00A60A9E" w:rsidRPr="004E4007" w:rsidDel="00027831" w:rsidRDefault="00A60A9E" w:rsidP="003A55C3">
            <w:pPr>
              <w:keepNext/>
              <w:rPr>
                <w:del w:id="401" w:author="Alhabibi, Haider@Energy" w:date="2023-11-22T13:44:00Z"/>
                <w:rFonts w:asciiTheme="minorHAnsi" w:hAnsiTheme="minorHAnsi" w:cstheme="minorHAnsi"/>
                <w:sz w:val="18"/>
                <w:szCs w:val="18"/>
              </w:rPr>
            </w:pPr>
            <w:del w:id="402" w:author="Alhabibi, Haider@Energy" w:date="2023-11-22T13:44:00Z">
              <w:r w:rsidRPr="004E4007" w:rsidDel="00027831">
                <w:rPr>
                  <w:rFonts w:asciiTheme="minorHAnsi" w:hAnsiTheme="minorHAnsi" w:cstheme="minorHAnsi"/>
                  <w:sz w:val="18"/>
                  <w:szCs w:val="18"/>
                </w:rPr>
                <w:delText>Referenced from MCH-01, if MCH-01 variant is b or c, then display ‘Not a CFVCS’,</w:delText>
              </w:r>
            </w:del>
          </w:p>
          <w:p w14:paraId="63731855" w14:textId="5BB36287" w:rsidR="00A60A9E" w:rsidRPr="004E4007" w:rsidDel="00027831" w:rsidRDefault="00A60A9E" w:rsidP="003A55C3">
            <w:pPr>
              <w:keepNext/>
              <w:rPr>
                <w:del w:id="403" w:author="Alhabibi, Haider@Energy" w:date="2023-11-22T13:44:00Z"/>
                <w:rFonts w:asciiTheme="minorHAnsi" w:hAnsiTheme="minorHAnsi" w:cstheme="minorHAnsi"/>
                <w:sz w:val="18"/>
                <w:szCs w:val="18"/>
              </w:rPr>
            </w:pPr>
            <w:del w:id="404" w:author="Alhabibi, Haider@Energy" w:date="2023-11-22T13:44:00Z">
              <w:r w:rsidRPr="004E4007" w:rsidDel="00027831">
                <w:rPr>
                  <w:rFonts w:asciiTheme="minorHAnsi" w:hAnsiTheme="minorHAnsi" w:cstheme="minorHAnsi"/>
                  <w:sz w:val="18"/>
                  <w:szCs w:val="18"/>
                </w:rPr>
                <w:delText>If B05 Central Fan Ventilation Cooling System Type = Variable, then display ‘Variable CFVCS’,</w:delText>
              </w:r>
            </w:del>
          </w:p>
          <w:p w14:paraId="51796FFC" w14:textId="6E3A104E" w:rsidR="00A60A9E" w:rsidRPr="004E4007" w:rsidDel="00027831" w:rsidRDefault="00A60A9E" w:rsidP="003A55C3">
            <w:pPr>
              <w:keepNext/>
              <w:rPr>
                <w:del w:id="405" w:author="Alhabibi, Haider@Energy" w:date="2023-11-22T13:44:00Z"/>
                <w:rFonts w:asciiTheme="minorHAnsi" w:hAnsiTheme="minorHAnsi" w:cstheme="minorHAnsi"/>
                <w:sz w:val="18"/>
                <w:szCs w:val="18"/>
              </w:rPr>
            </w:pPr>
            <w:del w:id="406" w:author="Alhabibi, Haider@Energy" w:date="2023-11-22T13:44:00Z">
              <w:r w:rsidRPr="004E4007" w:rsidDel="00027831">
                <w:rPr>
                  <w:rFonts w:asciiTheme="minorHAnsi" w:hAnsiTheme="minorHAnsi" w:cstheme="minorHAnsi"/>
                  <w:sz w:val="18"/>
                  <w:szCs w:val="18"/>
                </w:rPr>
                <w:delText>ElseIf Type = Fixed, then display ‘Fixed CFVCS’,</w:delText>
              </w:r>
            </w:del>
          </w:p>
          <w:p w14:paraId="09FC964F" w14:textId="71C637BF" w:rsidR="00A60A9E" w:rsidRPr="004E4007" w:rsidDel="00027831" w:rsidRDefault="00A60A9E" w:rsidP="003A55C3">
            <w:pPr>
              <w:keepNext/>
              <w:rPr>
                <w:del w:id="407" w:author="Alhabibi, Haider@Energy" w:date="2023-11-22T13:44:00Z"/>
                <w:rFonts w:asciiTheme="minorHAnsi" w:hAnsiTheme="minorHAnsi" w:cstheme="minorHAnsi"/>
                <w:sz w:val="18"/>
                <w:szCs w:val="18"/>
              </w:rPr>
            </w:pPr>
            <w:del w:id="408" w:author="Alhabibi, Haider@Energy" w:date="2023-11-22T13:44:00Z">
              <w:r w:rsidRPr="004E4007" w:rsidDel="00027831">
                <w:rPr>
                  <w:rFonts w:asciiTheme="minorHAnsi" w:hAnsiTheme="minorHAnsi" w:cstheme="minorHAnsi"/>
                  <w:sz w:val="18"/>
                  <w:szCs w:val="18"/>
                </w:rPr>
                <w:delText>otherwise display ‘Not a CFVCS’.&gt;&gt;</w:delText>
              </w:r>
            </w:del>
          </w:p>
        </w:tc>
      </w:tr>
    </w:tbl>
    <w:p w14:paraId="1933EA99" w14:textId="77777777" w:rsidR="001B0D2A" w:rsidRPr="003508F9" w:rsidRDefault="001B0D2A">
      <w:pPr>
        <w:rPr>
          <w:rFonts w:asciiTheme="minorHAnsi" w:hAnsiTheme="minorHAnsi" w:cs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4E4007" w:rsidDel="001739A4" w14:paraId="1933EA9C" w14:textId="77777777" w:rsidTr="00693010">
        <w:trPr>
          <w:cantSplit/>
          <w:trHeight w:val="432"/>
        </w:trPr>
        <w:tc>
          <w:tcPr>
            <w:tcW w:w="11030" w:type="dxa"/>
            <w:gridSpan w:val="3"/>
            <w:vAlign w:val="center"/>
          </w:tcPr>
          <w:p w14:paraId="1933EA9A" w14:textId="5F5725CE" w:rsidR="001868E8" w:rsidRPr="004E4007" w:rsidRDefault="001868E8" w:rsidP="002E17DB">
            <w:pPr>
              <w:keepNext/>
              <w:rPr>
                <w:rFonts w:asciiTheme="minorHAnsi" w:hAnsiTheme="minorHAnsi" w:cstheme="minorHAnsi"/>
                <w:b/>
                <w:sz w:val="18"/>
                <w:szCs w:val="18"/>
              </w:rPr>
            </w:pPr>
            <w:r w:rsidRPr="004E4007">
              <w:rPr>
                <w:rFonts w:asciiTheme="minorHAnsi" w:hAnsiTheme="minorHAnsi" w:cstheme="minorHAnsi"/>
                <w:b/>
                <w:sz w:val="18"/>
                <w:szCs w:val="18"/>
              </w:rPr>
              <w:t xml:space="preserve">B. Hole for the </w:t>
            </w:r>
            <w:r w:rsidR="00617914" w:rsidRPr="004E4007">
              <w:rPr>
                <w:rFonts w:asciiTheme="minorHAnsi" w:hAnsiTheme="minorHAnsi" w:cstheme="minorHAnsi"/>
                <w:b/>
                <w:sz w:val="18"/>
                <w:szCs w:val="18"/>
              </w:rPr>
              <w:t>P</w:t>
            </w:r>
            <w:r w:rsidRPr="004E4007">
              <w:rPr>
                <w:rFonts w:asciiTheme="minorHAnsi" w:hAnsiTheme="minorHAnsi" w:cstheme="minorHAnsi"/>
                <w:b/>
                <w:sz w:val="18"/>
                <w:szCs w:val="18"/>
              </w:rPr>
              <w:t xml:space="preserve">lacement of a Static Pressure Probe (HSPP), and Permanently </w:t>
            </w:r>
            <w:r w:rsidR="00617914" w:rsidRPr="004E4007">
              <w:rPr>
                <w:rFonts w:asciiTheme="minorHAnsi" w:hAnsiTheme="minorHAnsi" w:cstheme="minorHAnsi"/>
                <w:b/>
                <w:sz w:val="18"/>
                <w:szCs w:val="18"/>
              </w:rPr>
              <w:t>I</w:t>
            </w:r>
            <w:r w:rsidRPr="004E4007">
              <w:rPr>
                <w:rFonts w:asciiTheme="minorHAnsi" w:hAnsiTheme="minorHAnsi" w:cstheme="minorHAnsi"/>
                <w:b/>
                <w:sz w:val="18"/>
                <w:szCs w:val="18"/>
              </w:rPr>
              <w:t xml:space="preserve">nstalled Static Pressure Probe (PSPP) in the </w:t>
            </w:r>
            <w:r w:rsidR="00617914" w:rsidRPr="004E4007">
              <w:rPr>
                <w:rFonts w:asciiTheme="minorHAnsi" w:hAnsiTheme="minorHAnsi" w:cstheme="minorHAnsi"/>
                <w:b/>
                <w:sz w:val="18"/>
                <w:szCs w:val="18"/>
              </w:rPr>
              <w:t>S</w:t>
            </w:r>
            <w:r w:rsidRPr="004E4007">
              <w:rPr>
                <w:rFonts w:asciiTheme="minorHAnsi" w:hAnsiTheme="minorHAnsi" w:cstheme="minorHAnsi"/>
                <w:b/>
                <w:sz w:val="18"/>
                <w:szCs w:val="18"/>
              </w:rPr>
              <w:t xml:space="preserve">upply </w:t>
            </w:r>
            <w:r w:rsidR="00617914" w:rsidRPr="004E4007">
              <w:rPr>
                <w:rFonts w:asciiTheme="minorHAnsi" w:hAnsiTheme="minorHAnsi" w:cstheme="minorHAnsi"/>
                <w:b/>
                <w:sz w:val="18"/>
                <w:szCs w:val="18"/>
              </w:rPr>
              <w:t>P</w:t>
            </w:r>
            <w:r w:rsidRPr="004E4007">
              <w:rPr>
                <w:rFonts w:asciiTheme="minorHAnsi" w:hAnsiTheme="minorHAnsi" w:cstheme="minorHAnsi"/>
                <w:b/>
                <w:sz w:val="18"/>
                <w:szCs w:val="18"/>
              </w:rPr>
              <w:t>lenum</w:t>
            </w:r>
          </w:p>
          <w:p w14:paraId="1933EA9B" w14:textId="61D9E71F" w:rsidR="001868E8" w:rsidRPr="004E4007" w:rsidRDefault="0027149C" w:rsidP="002E17DB">
            <w:pPr>
              <w:pStyle w:val="BulletCALetter"/>
              <w:spacing w:before="0"/>
              <w:ind w:left="0" w:firstLine="0"/>
              <w:rPr>
                <w:rFonts w:asciiTheme="minorHAnsi" w:hAnsiTheme="minorHAnsi" w:cstheme="minorHAnsi"/>
                <w:sz w:val="18"/>
                <w:szCs w:val="18"/>
              </w:rPr>
            </w:pPr>
            <w:r w:rsidRPr="003508F9">
              <w:rPr>
                <w:rFonts w:asciiTheme="minorHAnsi" w:hAnsiTheme="minorHAnsi" w:cstheme="minorHAnsi"/>
                <w:sz w:val="18"/>
                <w:szCs w:val="18"/>
              </w:rPr>
              <w:t>&lt;&lt;Static Text - see the top&gt;&gt;</w:t>
            </w:r>
          </w:p>
        </w:tc>
      </w:tr>
      <w:tr w:rsidR="001868E8" w:rsidRPr="004E4007" w:rsidDel="001739A4" w14:paraId="1933EAA7" w14:textId="77777777" w:rsidTr="00693010">
        <w:trPr>
          <w:cantSplit/>
          <w:trHeight w:val="432"/>
        </w:trPr>
        <w:tc>
          <w:tcPr>
            <w:tcW w:w="475" w:type="dxa"/>
            <w:vAlign w:val="center"/>
          </w:tcPr>
          <w:p w14:paraId="1933EA9D" w14:textId="77777777" w:rsidR="001868E8" w:rsidRPr="004E4007" w:rsidRDefault="001868E8" w:rsidP="002E17DB">
            <w:pPr>
              <w:pStyle w:val="IndexHeading"/>
              <w:jc w:val="center"/>
              <w:rPr>
                <w:rFonts w:asciiTheme="minorHAnsi" w:hAnsiTheme="minorHAnsi" w:cstheme="minorHAnsi"/>
                <w:b w:val="0"/>
                <w:sz w:val="18"/>
                <w:szCs w:val="18"/>
              </w:rPr>
            </w:pPr>
            <w:r w:rsidRPr="004E4007">
              <w:rPr>
                <w:rFonts w:asciiTheme="minorHAnsi" w:hAnsiTheme="minorHAnsi" w:cstheme="minorHAnsi"/>
                <w:b w:val="0"/>
                <w:sz w:val="18"/>
                <w:szCs w:val="18"/>
              </w:rPr>
              <w:t>01</w:t>
            </w:r>
          </w:p>
        </w:tc>
        <w:tc>
          <w:tcPr>
            <w:tcW w:w="4921" w:type="dxa"/>
            <w:vAlign w:val="center"/>
          </w:tcPr>
          <w:p w14:paraId="1933EA9E" w14:textId="0E49A235" w:rsidR="001868E8" w:rsidRPr="004E4007" w:rsidRDefault="001868E8" w:rsidP="00617914">
            <w:pPr>
              <w:rPr>
                <w:rFonts w:asciiTheme="minorHAnsi" w:hAnsiTheme="minorHAnsi" w:cstheme="minorHAnsi"/>
                <w:sz w:val="18"/>
                <w:szCs w:val="18"/>
              </w:rPr>
            </w:pPr>
            <w:r w:rsidRPr="004E4007">
              <w:rPr>
                <w:rFonts w:asciiTheme="minorHAnsi" w:hAnsiTheme="minorHAnsi" w:cstheme="minorHAnsi"/>
                <w:sz w:val="18"/>
                <w:szCs w:val="18"/>
              </w:rPr>
              <w:t xml:space="preserve">Method </w:t>
            </w:r>
            <w:r w:rsidR="00617914" w:rsidRPr="004E4007">
              <w:rPr>
                <w:rFonts w:asciiTheme="minorHAnsi" w:hAnsiTheme="minorHAnsi" w:cstheme="minorHAnsi"/>
                <w:sz w:val="18"/>
                <w:szCs w:val="18"/>
              </w:rPr>
              <w:t>U</w:t>
            </w:r>
            <w:r w:rsidRPr="004E4007">
              <w:rPr>
                <w:rFonts w:asciiTheme="minorHAnsi" w:hAnsiTheme="minorHAnsi" w:cstheme="minorHAnsi"/>
                <w:sz w:val="18"/>
                <w:szCs w:val="18"/>
              </w:rPr>
              <w:t xml:space="preserve">sed to </w:t>
            </w:r>
            <w:r w:rsidR="00617914" w:rsidRPr="004E4007">
              <w:rPr>
                <w:rFonts w:asciiTheme="minorHAnsi" w:hAnsiTheme="minorHAnsi" w:cstheme="minorHAnsi"/>
                <w:sz w:val="18"/>
                <w:szCs w:val="18"/>
              </w:rPr>
              <w:t>D</w:t>
            </w:r>
            <w:r w:rsidRPr="004E4007">
              <w:rPr>
                <w:rFonts w:asciiTheme="minorHAnsi" w:hAnsiTheme="minorHAnsi" w:cstheme="minorHAnsi"/>
                <w:sz w:val="18"/>
                <w:szCs w:val="18"/>
              </w:rPr>
              <w:t xml:space="preserve">emonstrate </w:t>
            </w:r>
            <w:r w:rsidR="00617914" w:rsidRPr="004E4007">
              <w:rPr>
                <w:rFonts w:asciiTheme="minorHAnsi" w:hAnsiTheme="minorHAnsi" w:cstheme="minorHAnsi"/>
                <w:sz w:val="18"/>
                <w:szCs w:val="18"/>
              </w:rPr>
              <w:t>C</w:t>
            </w:r>
            <w:r w:rsidRPr="004E4007">
              <w:rPr>
                <w:rFonts w:asciiTheme="minorHAnsi" w:hAnsiTheme="minorHAnsi" w:cstheme="minorHAnsi"/>
                <w:sz w:val="18"/>
                <w:szCs w:val="18"/>
              </w:rPr>
              <w:t xml:space="preserve">ompliance with the HSPP/PSPP </w:t>
            </w:r>
            <w:r w:rsidR="00617914" w:rsidRPr="004E4007">
              <w:rPr>
                <w:rFonts w:asciiTheme="minorHAnsi" w:hAnsiTheme="minorHAnsi" w:cstheme="minorHAnsi"/>
                <w:sz w:val="18"/>
                <w:szCs w:val="18"/>
              </w:rPr>
              <w:t>R</w:t>
            </w:r>
            <w:r w:rsidRPr="004E4007">
              <w:rPr>
                <w:rFonts w:asciiTheme="minorHAnsi" w:hAnsiTheme="minorHAnsi" w:cstheme="minorHAnsi"/>
                <w:sz w:val="18"/>
                <w:szCs w:val="18"/>
              </w:rPr>
              <w:t>equirement</w:t>
            </w:r>
          </w:p>
        </w:tc>
        <w:tc>
          <w:tcPr>
            <w:tcW w:w="5634" w:type="dxa"/>
            <w:vAlign w:val="center"/>
          </w:tcPr>
          <w:p w14:paraId="1933EA9F" w14:textId="77777777" w:rsidR="001868E8" w:rsidRPr="004E4007" w:rsidRDefault="001868E8" w:rsidP="002E17DB">
            <w:pPr>
              <w:pStyle w:val="Header"/>
              <w:keepNext/>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 xml:space="preserve">&lt;&lt;user select one of the options from list: </w:t>
            </w:r>
          </w:p>
          <w:p w14:paraId="1933EAA0" w14:textId="77777777" w:rsidR="001868E8" w:rsidRPr="004E4007" w:rsidRDefault="001868E8" w:rsidP="002E17DB">
            <w:pPr>
              <w:pStyle w:val="Header"/>
              <w:keepNext/>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 xml:space="preserve">**HSPP installed and labeled consistent with Figure RA3.3-1; </w:t>
            </w:r>
          </w:p>
          <w:p w14:paraId="1933EAA1" w14:textId="77777777" w:rsidR="001868E8" w:rsidRPr="004E4007" w:rsidRDefault="001868E8" w:rsidP="002E17DB">
            <w:pPr>
              <w:pStyle w:val="Header"/>
              <w:keepNext/>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 xml:space="preserve">or </w:t>
            </w:r>
          </w:p>
          <w:p w14:paraId="1933EAA2" w14:textId="77777777" w:rsidR="001868E8" w:rsidRPr="004E4007" w:rsidRDefault="001868E8" w:rsidP="002E17DB">
            <w:pPr>
              <w:pStyle w:val="Header"/>
              <w:keepNext/>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 xml:space="preserve">**PSPP installed and labeled consistent with Figure RA3.3-1, </w:t>
            </w:r>
          </w:p>
          <w:p w14:paraId="1933EAA3" w14:textId="77777777" w:rsidR="001868E8" w:rsidRPr="004E4007" w:rsidRDefault="001868E8" w:rsidP="002E17DB">
            <w:pPr>
              <w:pStyle w:val="Header"/>
              <w:keepNext/>
              <w:tabs>
                <w:tab w:val="clear" w:pos="4320"/>
                <w:tab w:val="clear" w:pos="8640"/>
              </w:tabs>
              <w:rPr>
                <w:rFonts w:asciiTheme="minorHAnsi" w:hAnsiTheme="minorHAnsi" w:cstheme="minorHAnsi"/>
                <w:sz w:val="18"/>
                <w:szCs w:val="18"/>
              </w:rPr>
            </w:pPr>
            <w:r w:rsidRPr="004E4007">
              <w:rPr>
                <w:rFonts w:asciiTheme="minorHAnsi" w:hAnsiTheme="minorHAnsi" w:cstheme="minorHAnsi"/>
                <w:sz w:val="18"/>
                <w:szCs w:val="18"/>
              </w:rPr>
              <w:t>or</w:t>
            </w:r>
          </w:p>
          <w:p w14:paraId="1933EAA4" w14:textId="7777777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 xml:space="preserve">**HSPP/PSPP cannot be installed consistent with Figure RA3.3-1.  An alternative location has been provided and clearly labeled, </w:t>
            </w:r>
          </w:p>
          <w:p w14:paraId="1933EAA5" w14:textId="7777777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 xml:space="preserve">or </w:t>
            </w:r>
          </w:p>
          <w:p w14:paraId="1933EAA6" w14:textId="77777777" w:rsidR="005B3895" w:rsidRPr="004E4007" w:rsidRDefault="001868E8" w:rsidP="002E17DB">
            <w:pPr>
              <w:pStyle w:val="ListParagraph"/>
              <w:keepNext/>
              <w:ind w:left="0"/>
              <w:rPr>
                <w:rFonts w:asciiTheme="minorHAnsi" w:hAnsiTheme="minorHAnsi" w:cstheme="minorHAnsi"/>
                <w:sz w:val="18"/>
                <w:szCs w:val="18"/>
              </w:rPr>
            </w:pPr>
            <w:r w:rsidRPr="004E4007">
              <w:rPr>
                <w:rFonts w:asciiTheme="minorHAnsi" w:hAnsiTheme="minorHAnsi" w:cstheme="minorHAnsi"/>
                <w:sz w:val="18"/>
                <w:szCs w:val="18"/>
              </w:rPr>
              <w:t>** HSPP/PSPP  are not applicable to this system &gt;&gt;</w:t>
            </w:r>
          </w:p>
        </w:tc>
      </w:tr>
    </w:tbl>
    <w:p w14:paraId="1933EAA8" w14:textId="77777777" w:rsidR="001868E8" w:rsidRPr="003508F9" w:rsidRDefault="001868E8" w:rsidP="00473374">
      <w:pPr>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4E4007" w14:paraId="1933EAAC" w14:textId="77777777" w:rsidTr="00693010">
        <w:trPr>
          <w:cantSplit/>
          <w:trHeight w:val="432"/>
        </w:trPr>
        <w:tc>
          <w:tcPr>
            <w:tcW w:w="5000" w:type="pct"/>
            <w:gridSpan w:val="3"/>
            <w:vAlign w:val="center"/>
          </w:tcPr>
          <w:p w14:paraId="1933EAAA" w14:textId="6B7A2D7A" w:rsidR="001868E8" w:rsidRPr="004E4007" w:rsidRDefault="001868E8" w:rsidP="002E17DB">
            <w:pPr>
              <w:keepNext/>
              <w:rPr>
                <w:rFonts w:asciiTheme="minorHAnsi" w:hAnsiTheme="minorHAnsi" w:cstheme="minorHAnsi"/>
                <w:b/>
                <w:sz w:val="18"/>
                <w:szCs w:val="18"/>
              </w:rPr>
            </w:pPr>
            <w:r w:rsidRPr="004E4007">
              <w:rPr>
                <w:rFonts w:asciiTheme="minorHAnsi" w:hAnsiTheme="minorHAnsi" w:cstheme="minorHAnsi"/>
                <w:b/>
                <w:sz w:val="18"/>
                <w:szCs w:val="18"/>
              </w:rPr>
              <w:lastRenderedPageBreak/>
              <w:t>C. Airflow Rate Measurement Apparatus and Procedure Information</w:t>
            </w:r>
          </w:p>
          <w:p w14:paraId="1933EAAB" w14:textId="77777777" w:rsidR="001868E8" w:rsidRPr="004E4007" w:rsidRDefault="001868E8" w:rsidP="002E17DB">
            <w:pPr>
              <w:keepNext/>
              <w:rPr>
                <w:rFonts w:asciiTheme="minorHAnsi" w:hAnsiTheme="minorHAnsi" w:cstheme="minorHAnsi"/>
                <w:b/>
                <w:sz w:val="18"/>
                <w:szCs w:val="18"/>
              </w:rPr>
            </w:pPr>
            <w:r w:rsidRPr="004E4007">
              <w:rPr>
                <w:rFonts w:asciiTheme="minorHAnsi" w:hAnsiTheme="minorHAnsi" w:cstheme="minorHAnsi"/>
                <w:sz w:val="18"/>
                <w:szCs w:val="18"/>
              </w:rPr>
              <w:t>Instrument Specifications are given in RA3.3.1.1, and system airflow rate measurement apparatus information is given in RA3.3.2.</w:t>
            </w:r>
          </w:p>
        </w:tc>
      </w:tr>
      <w:tr w:rsidR="001868E8" w:rsidRPr="004E4007" w14:paraId="1933EAB4" w14:textId="77777777" w:rsidTr="00E32A17">
        <w:trPr>
          <w:cantSplit/>
          <w:trHeight w:val="432"/>
        </w:trPr>
        <w:tc>
          <w:tcPr>
            <w:tcW w:w="181" w:type="pct"/>
            <w:vAlign w:val="center"/>
          </w:tcPr>
          <w:p w14:paraId="1933EAAD" w14:textId="77777777" w:rsidR="001868E8" w:rsidRPr="004E4007" w:rsidRDefault="001868E8" w:rsidP="002E17DB">
            <w:pPr>
              <w:keepNext/>
              <w:jc w:val="center"/>
              <w:rPr>
                <w:rFonts w:asciiTheme="minorHAnsi" w:hAnsiTheme="minorHAnsi" w:cstheme="minorHAnsi"/>
                <w:sz w:val="18"/>
                <w:szCs w:val="18"/>
              </w:rPr>
            </w:pPr>
            <w:r w:rsidRPr="004E4007">
              <w:rPr>
                <w:rFonts w:asciiTheme="minorHAnsi" w:hAnsiTheme="minorHAnsi" w:cstheme="minorHAnsi"/>
                <w:sz w:val="18"/>
                <w:szCs w:val="18"/>
              </w:rPr>
              <w:t>01</w:t>
            </w:r>
          </w:p>
        </w:tc>
        <w:tc>
          <w:tcPr>
            <w:tcW w:w="1977" w:type="pct"/>
            <w:vAlign w:val="center"/>
          </w:tcPr>
          <w:p w14:paraId="1933EAAE" w14:textId="76BFD554" w:rsidR="001868E8" w:rsidRPr="004E4007" w:rsidRDefault="001868E8" w:rsidP="002B0777">
            <w:pPr>
              <w:keepNext/>
              <w:rPr>
                <w:rFonts w:asciiTheme="minorHAnsi" w:hAnsiTheme="minorHAnsi" w:cstheme="minorHAnsi"/>
                <w:sz w:val="18"/>
                <w:szCs w:val="18"/>
              </w:rPr>
            </w:pPr>
            <w:r w:rsidRPr="004E4007">
              <w:rPr>
                <w:rFonts w:asciiTheme="minorHAnsi" w:hAnsiTheme="minorHAnsi" w:cstheme="minorHAnsi"/>
                <w:sz w:val="18"/>
                <w:szCs w:val="18"/>
              </w:rPr>
              <w:t xml:space="preserve">Airflow Rate Measurement Type </w:t>
            </w:r>
            <w:r w:rsidR="002B0777" w:rsidRPr="004E4007">
              <w:rPr>
                <w:rFonts w:asciiTheme="minorHAnsi" w:hAnsiTheme="minorHAnsi" w:cstheme="minorHAnsi"/>
                <w:sz w:val="18"/>
                <w:szCs w:val="18"/>
              </w:rPr>
              <w:t>U</w:t>
            </w:r>
            <w:r w:rsidRPr="004E4007">
              <w:rPr>
                <w:rFonts w:asciiTheme="minorHAnsi" w:hAnsiTheme="minorHAnsi" w:cstheme="minorHAnsi"/>
                <w:sz w:val="18"/>
                <w:szCs w:val="18"/>
              </w:rPr>
              <w:t xml:space="preserve">sed for this </w:t>
            </w:r>
            <w:r w:rsidR="002B0777" w:rsidRPr="004E4007">
              <w:rPr>
                <w:rFonts w:asciiTheme="minorHAnsi" w:hAnsiTheme="minorHAnsi" w:cstheme="minorHAnsi"/>
                <w:sz w:val="18"/>
                <w:szCs w:val="18"/>
              </w:rPr>
              <w:t>A</w:t>
            </w:r>
            <w:r w:rsidRPr="004E4007">
              <w:rPr>
                <w:rFonts w:asciiTheme="minorHAnsi" w:hAnsiTheme="minorHAnsi" w:cstheme="minorHAnsi"/>
                <w:sz w:val="18"/>
                <w:szCs w:val="18"/>
              </w:rPr>
              <w:t xml:space="preserve">irflow </w:t>
            </w:r>
            <w:r w:rsidR="002B0777" w:rsidRPr="004E4007">
              <w:rPr>
                <w:rFonts w:asciiTheme="minorHAnsi" w:hAnsiTheme="minorHAnsi" w:cstheme="minorHAnsi"/>
                <w:sz w:val="18"/>
                <w:szCs w:val="18"/>
              </w:rPr>
              <w:t>R</w:t>
            </w:r>
            <w:r w:rsidRPr="004E4007">
              <w:rPr>
                <w:rFonts w:asciiTheme="minorHAnsi" w:hAnsiTheme="minorHAnsi" w:cstheme="minorHAnsi"/>
                <w:sz w:val="18"/>
                <w:szCs w:val="18"/>
              </w:rPr>
              <w:t xml:space="preserve">ate </w:t>
            </w:r>
            <w:r w:rsidR="002B0777" w:rsidRPr="004E4007">
              <w:rPr>
                <w:rFonts w:asciiTheme="minorHAnsi" w:hAnsiTheme="minorHAnsi" w:cstheme="minorHAnsi"/>
                <w:sz w:val="18"/>
                <w:szCs w:val="18"/>
              </w:rPr>
              <w:t>V</w:t>
            </w:r>
            <w:r w:rsidRPr="004E4007">
              <w:rPr>
                <w:rFonts w:asciiTheme="minorHAnsi" w:hAnsiTheme="minorHAnsi" w:cstheme="minorHAnsi"/>
                <w:sz w:val="18"/>
                <w:szCs w:val="18"/>
              </w:rPr>
              <w:t>erification</w:t>
            </w:r>
          </w:p>
        </w:tc>
        <w:tc>
          <w:tcPr>
            <w:tcW w:w="2842" w:type="pct"/>
          </w:tcPr>
          <w:p w14:paraId="1933EAAF" w14:textId="7777777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 xml:space="preserve">&lt;&lt; user select one from list: </w:t>
            </w:r>
          </w:p>
          <w:p w14:paraId="1933EAB0" w14:textId="77777777" w:rsidR="001868E8" w:rsidRPr="004E4007" w:rsidRDefault="001868E8">
            <w:pPr>
              <w:pStyle w:val="ListParagraph"/>
              <w:keepNext/>
              <w:numPr>
                <w:ilvl w:val="0"/>
                <w:numId w:val="6"/>
              </w:numPr>
              <w:rPr>
                <w:rFonts w:asciiTheme="minorHAnsi" w:hAnsiTheme="minorHAnsi" w:cstheme="minorHAnsi"/>
                <w:sz w:val="18"/>
                <w:szCs w:val="18"/>
              </w:rPr>
            </w:pPr>
            <w:r w:rsidRPr="004E4007">
              <w:rPr>
                <w:rFonts w:asciiTheme="minorHAnsi" w:hAnsiTheme="minorHAnsi" w:cstheme="minorHAnsi"/>
                <w:sz w:val="18"/>
                <w:szCs w:val="18"/>
              </w:rPr>
              <w:t>Fan Flowmeter according to procedure in RA3.3.3.1.1</w:t>
            </w:r>
          </w:p>
          <w:p w14:paraId="1933EAB1" w14:textId="77777777" w:rsidR="001868E8" w:rsidRPr="004E4007" w:rsidRDefault="001868E8">
            <w:pPr>
              <w:pStyle w:val="ListParagraph"/>
              <w:keepNext/>
              <w:numPr>
                <w:ilvl w:val="0"/>
                <w:numId w:val="6"/>
              </w:numPr>
              <w:rPr>
                <w:rFonts w:asciiTheme="minorHAnsi" w:hAnsiTheme="minorHAnsi" w:cstheme="minorHAnsi"/>
                <w:sz w:val="18"/>
                <w:szCs w:val="18"/>
              </w:rPr>
            </w:pPr>
            <w:r w:rsidRPr="004E4007">
              <w:rPr>
                <w:rFonts w:asciiTheme="minorHAnsi" w:hAnsiTheme="minorHAnsi" w:cstheme="minorHAnsi"/>
                <w:sz w:val="18"/>
                <w:szCs w:val="18"/>
              </w:rPr>
              <w:t>Flow Grid according to procedure in RA3.3.3.1.2</w:t>
            </w:r>
          </w:p>
          <w:p w14:paraId="1933EAB2" w14:textId="77777777" w:rsidR="001868E8" w:rsidRPr="004E4007" w:rsidRDefault="001868E8">
            <w:pPr>
              <w:pStyle w:val="ListParagraph"/>
              <w:keepNext/>
              <w:numPr>
                <w:ilvl w:val="0"/>
                <w:numId w:val="6"/>
              </w:numPr>
              <w:rPr>
                <w:rFonts w:asciiTheme="minorHAnsi" w:hAnsiTheme="minorHAnsi" w:cstheme="minorHAnsi"/>
                <w:sz w:val="18"/>
                <w:szCs w:val="18"/>
              </w:rPr>
            </w:pPr>
            <w:r w:rsidRPr="004E4007">
              <w:rPr>
                <w:rFonts w:asciiTheme="minorHAnsi" w:hAnsiTheme="minorHAnsi" w:cstheme="minorHAnsi"/>
                <w:sz w:val="18"/>
                <w:szCs w:val="18"/>
              </w:rPr>
              <w:t>Powered Flow Capture Hood according to procedure in RA3.3.3.1.3</w:t>
            </w:r>
          </w:p>
          <w:p w14:paraId="1933EAB3" w14:textId="77777777" w:rsidR="001868E8" w:rsidRPr="004E4007" w:rsidRDefault="001868E8">
            <w:pPr>
              <w:pStyle w:val="ListParagraph"/>
              <w:keepNext/>
              <w:numPr>
                <w:ilvl w:val="0"/>
                <w:numId w:val="6"/>
              </w:numPr>
              <w:rPr>
                <w:rFonts w:asciiTheme="minorHAnsi" w:hAnsiTheme="minorHAnsi" w:cstheme="minorHAnsi"/>
                <w:sz w:val="18"/>
                <w:szCs w:val="18"/>
              </w:rPr>
            </w:pPr>
            <w:r w:rsidRPr="004E4007">
              <w:rPr>
                <w:rFonts w:asciiTheme="minorHAnsi" w:hAnsiTheme="minorHAnsi" w:cstheme="minorHAnsi"/>
                <w:sz w:val="18"/>
                <w:szCs w:val="18"/>
              </w:rPr>
              <w:t>Traditional Flow Capture Hood according to procedure in RA3.3.3.1.4&gt;&gt;</w:t>
            </w:r>
          </w:p>
        </w:tc>
      </w:tr>
      <w:tr w:rsidR="001868E8" w:rsidRPr="004E4007" w14:paraId="1933EAB8" w14:textId="77777777" w:rsidTr="00E32A17">
        <w:trPr>
          <w:cantSplit/>
          <w:trHeight w:val="432"/>
        </w:trPr>
        <w:tc>
          <w:tcPr>
            <w:tcW w:w="181" w:type="pct"/>
            <w:vAlign w:val="center"/>
          </w:tcPr>
          <w:p w14:paraId="1933EAB5" w14:textId="77777777" w:rsidR="001868E8" w:rsidRPr="004E4007" w:rsidRDefault="001868E8" w:rsidP="002E17DB">
            <w:pPr>
              <w:keepNext/>
              <w:jc w:val="center"/>
              <w:rPr>
                <w:rFonts w:asciiTheme="minorHAnsi" w:hAnsiTheme="minorHAnsi" w:cstheme="minorHAnsi"/>
                <w:sz w:val="18"/>
                <w:szCs w:val="18"/>
              </w:rPr>
            </w:pPr>
            <w:r w:rsidRPr="004E4007">
              <w:rPr>
                <w:rFonts w:asciiTheme="minorHAnsi" w:hAnsiTheme="minorHAnsi" w:cstheme="minorHAnsi"/>
                <w:sz w:val="18"/>
                <w:szCs w:val="18"/>
              </w:rPr>
              <w:t>02</w:t>
            </w:r>
          </w:p>
        </w:tc>
        <w:tc>
          <w:tcPr>
            <w:tcW w:w="1977" w:type="pct"/>
            <w:vAlign w:val="center"/>
          </w:tcPr>
          <w:p w14:paraId="1933EAB6" w14:textId="76E8C0E4"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Manufacturer of Airflow Measurement Apparatus</w:t>
            </w:r>
          </w:p>
        </w:tc>
        <w:tc>
          <w:tcPr>
            <w:tcW w:w="2842" w:type="pct"/>
            <w:vAlign w:val="center"/>
          </w:tcPr>
          <w:p w14:paraId="1933EAB7" w14:textId="7777777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&lt;&lt;user entry : text (or consider referencing from a data registry user profile)&gt;&gt;</w:t>
            </w:r>
          </w:p>
        </w:tc>
      </w:tr>
      <w:tr w:rsidR="001868E8" w:rsidRPr="004E4007" w14:paraId="1933EABC" w14:textId="77777777" w:rsidTr="00E32A17">
        <w:trPr>
          <w:cantSplit/>
          <w:trHeight w:val="432"/>
        </w:trPr>
        <w:tc>
          <w:tcPr>
            <w:tcW w:w="181" w:type="pct"/>
            <w:vAlign w:val="center"/>
          </w:tcPr>
          <w:p w14:paraId="1933EAB9" w14:textId="77777777" w:rsidR="001868E8" w:rsidRPr="004E4007" w:rsidRDefault="001868E8" w:rsidP="002E17DB">
            <w:pPr>
              <w:keepNext/>
              <w:jc w:val="center"/>
              <w:rPr>
                <w:rFonts w:asciiTheme="minorHAnsi" w:hAnsiTheme="minorHAnsi" w:cstheme="minorHAnsi"/>
                <w:sz w:val="18"/>
                <w:szCs w:val="18"/>
              </w:rPr>
            </w:pPr>
            <w:r w:rsidRPr="004E4007">
              <w:rPr>
                <w:rFonts w:asciiTheme="minorHAnsi" w:hAnsiTheme="minorHAnsi" w:cstheme="minorHAnsi"/>
                <w:sz w:val="18"/>
                <w:szCs w:val="18"/>
              </w:rPr>
              <w:t>03</w:t>
            </w:r>
          </w:p>
        </w:tc>
        <w:tc>
          <w:tcPr>
            <w:tcW w:w="1977" w:type="pct"/>
            <w:vAlign w:val="center"/>
          </w:tcPr>
          <w:p w14:paraId="1933EABA" w14:textId="5A3CF06D"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Model number of Airflow Measurement Apparatus</w:t>
            </w:r>
          </w:p>
        </w:tc>
        <w:tc>
          <w:tcPr>
            <w:tcW w:w="2842" w:type="pct"/>
            <w:vAlign w:val="center"/>
          </w:tcPr>
          <w:p w14:paraId="1933EABB" w14:textId="7777777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&lt;&lt;user entry: text (or consider referencing from a data registry user profile)&gt;&gt;</w:t>
            </w:r>
          </w:p>
        </w:tc>
      </w:tr>
      <w:tr w:rsidR="001868E8" w:rsidRPr="004E4007" w14:paraId="1933EAC3" w14:textId="77777777" w:rsidTr="00E32A17">
        <w:trPr>
          <w:cantSplit/>
          <w:trHeight w:val="432"/>
        </w:trPr>
        <w:tc>
          <w:tcPr>
            <w:tcW w:w="181" w:type="pct"/>
            <w:vAlign w:val="center"/>
          </w:tcPr>
          <w:p w14:paraId="1933EABD" w14:textId="77777777" w:rsidR="001868E8" w:rsidRPr="004E4007" w:rsidRDefault="001868E8" w:rsidP="002E17DB">
            <w:pPr>
              <w:keepNext/>
              <w:jc w:val="center"/>
              <w:rPr>
                <w:rFonts w:asciiTheme="minorHAnsi" w:hAnsiTheme="minorHAnsi" w:cstheme="minorHAnsi"/>
                <w:sz w:val="18"/>
                <w:szCs w:val="18"/>
              </w:rPr>
            </w:pPr>
            <w:r w:rsidRPr="004E4007">
              <w:rPr>
                <w:rFonts w:asciiTheme="minorHAnsi" w:hAnsiTheme="minorHAnsi" w:cstheme="minorHAnsi"/>
                <w:sz w:val="18"/>
                <w:szCs w:val="18"/>
              </w:rPr>
              <w:t>04</w:t>
            </w:r>
          </w:p>
        </w:tc>
        <w:tc>
          <w:tcPr>
            <w:tcW w:w="1977" w:type="pct"/>
            <w:vAlign w:val="center"/>
          </w:tcPr>
          <w:p w14:paraId="1933EABE" w14:textId="3867FBEA"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Certification Status of the Airflow Measurement Apparatus Accuracy</w:t>
            </w:r>
          </w:p>
        </w:tc>
        <w:tc>
          <w:tcPr>
            <w:tcW w:w="2842" w:type="pct"/>
            <w:vAlign w:val="center"/>
          </w:tcPr>
          <w:p w14:paraId="1933EABF" w14:textId="7777777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 xml:space="preserve">&lt;&lt;user select from list:  </w:t>
            </w:r>
          </w:p>
          <w:p w14:paraId="1933EAC0" w14:textId="77777777" w:rsidR="001868E8" w:rsidRPr="004E4007" w:rsidRDefault="001868E8">
            <w:pPr>
              <w:pStyle w:val="ListParagraph"/>
              <w:keepNext/>
              <w:numPr>
                <w:ilvl w:val="0"/>
                <w:numId w:val="7"/>
              </w:numPr>
              <w:rPr>
                <w:rFonts w:asciiTheme="minorHAnsi" w:hAnsiTheme="minorHAnsi" w:cstheme="minorHAnsi"/>
                <w:sz w:val="18"/>
                <w:szCs w:val="18"/>
              </w:rPr>
            </w:pPr>
            <w:r w:rsidRPr="004E4007">
              <w:rPr>
                <w:rFonts w:asciiTheme="minorHAnsi" w:hAnsiTheme="minorHAnsi" w:cstheme="minorHAnsi"/>
                <w:sz w:val="18"/>
                <w:szCs w:val="18"/>
              </w:rPr>
              <w:t>Certified by Manufacturer and listed on CEC Website at</w:t>
            </w:r>
          </w:p>
          <w:p w14:paraId="1933EAC1" w14:textId="73EB9F57" w:rsidR="001868E8" w:rsidRPr="004E4007" w:rsidRDefault="00000000" w:rsidP="002E17DB">
            <w:pPr>
              <w:pStyle w:val="ListParagraph"/>
              <w:keepNext/>
              <w:rPr>
                <w:rFonts w:asciiTheme="minorHAnsi" w:hAnsiTheme="minorHAnsi" w:cstheme="minorHAnsi"/>
                <w:sz w:val="18"/>
                <w:szCs w:val="18"/>
              </w:rPr>
            </w:pPr>
            <w:hyperlink r:id="rId23" w:history="1">
              <w:r w:rsidR="000F54F0" w:rsidRPr="004E4007">
                <w:rPr>
                  <w:rStyle w:val="Hyperlink"/>
                  <w:rFonts w:asciiTheme="minorHAnsi" w:hAnsiTheme="minorHAnsi" w:cstheme="minorHAnsi"/>
                  <w:sz w:val="18"/>
                  <w:szCs w:val="18"/>
                  <w:u w:val="none"/>
                </w:rPr>
                <w:t>http://www.energy.ca.gov/</w:t>
              </w:r>
              <w:r w:rsidR="00866ABB" w:rsidRPr="004E4007">
                <w:rPr>
                  <w:rStyle w:val="Hyperlink"/>
                  <w:rFonts w:asciiTheme="minorHAnsi" w:hAnsiTheme="minorHAnsi" w:cstheme="minorHAnsi"/>
                  <w:sz w:val="18"/>
                  <w:szCs w:val="18"/>
                  <w:u w:val="none"/>
                </w:rPr>
                <w:t>title24/equipment_cert/ama_fas/index.html</w:t>
              </w:r>
            </w:hyperlink>
            <w:r w:rsidR="001868E8" w:rsidRPr="004E4007">
              <w:rPr>
                <w:rFonts w:asciiTheme="minorHAnsi" w:hAnsiTheme="minorHAnsi" w:cstheme="minorHAnsi"/>
                <w:sz w:val="18"/>
                <w:szCs w:val="18"/>
              </w:rPr>
              <w:t>, or</w:t>
            </w:r>
          </w:p>
          <w:p w14:paraId="1933EAC2" w14:textId="77777777" w:rsidR="001868E8" w:rsidRPr="004E4007" w:rsidRDefault="001868E8">
            <w:pPr>
              <w:pStyle w:val="ListParagraph"/>
              <w:keepNext/>
              <w:numPr>
                <w:ilvl w:val="0"/>
                <w:numId w:val="7"/>
              </w:numPr>
              <w:rPr>
                <w:rFonts w:asciiTheme="minorHAnsi" w:hAnsiTheme="minorHAnsi" w:cstheme="minorHAnsi"/>
                <w:sz w:val="18"/>
                <w:szCs w:val="18"/>
              </w:rPr>
            </w:pPr>
            <w:r w:rsidRPr="004E4007">
              <w:rPr>
                <w:rFonts w:asciiTheme="minorHAnsi" w:hAnsiTheme="minorHAnsi" w:cstheme="minorHAnsi"/>
                <w:sz w:val="18"/>
                <w:szCs w:val="18"/>
              </w:rPr>
              <w:t>Not Certified (do not continue)&gt;&gt;</w:t>
            </w:r>
          </w:p>
        </w:tc>
      </w:tr>
      <w:tr w:rsidR="00C6285C" w:rsidRPr="004E4007" w14:paraId="1933EADC" w14:textId="77777777" w:rsidTr="00E32A17">
        <w:trPr>
          <w:cantSplit/>
          <w:trHeight w:val="432"/>
        </w:trPr>
        <w:tc>
          <w:tcPr>
            <w:tcW w:w="181" w:type="pct"/>
            <w:vAlign w:val="center"/>
          </w:tcPr>
          <w:p w14:paraId="1933EAC4" w14:textId="77777777" w:rsidR="00C6285C" w:rsidRPr="004E4007" w:rsidRDefault="00C6285C" w:rsidP="00C6285C">
            <w:pPr>
              <w:keepNext/>
              <w:jc w:val="center"/>
              <w:rPr>
                <w:rFonts w:asciiTheme="minorHAnsi" w:hAnsiTheme="minorHAnsi" w:cstheme="minorHAnsi"/>
                <w:sz w:val="18"/>
                <w:szCs w:val="18"/>
              </w:rPr>
            </w:pPr>
            <w:r w:rsidRPr="004E4007">
              <w:rPr>
                <w:rFonts w:asciiTheme="minorHAnsi" w:hAnsiTheme="minorHAnsi" w:cstheme="minorHAnsi"/>
                <w:sz w:val="18"/>
                <w:szCs w:val="18"/>
              </w:rPr>
              <w:t>05</w:t>
            </w:r>
          </w:p>
        </w:tc>
        <w:tc>
          <w:tcPr>
            <w:tcW w:w="1977" w:type="pct"/>
            <w:vAlign w:val="center"/>
          </w:tcPr>
          <w:p w14:paraId="1933EAC5" w14:textId="77777777" w:rsidR="00C6285C" w:rsidRPr="004E4007" w:rsidRDefault="00C6285C" w:rsidP="00C6285C">
            <w:pPr>
              <w:keepNext/>
              <w:rPr>
                <w:rFonts w:asciiTheme="minorHAnsi" w:hAnsiTheme="minorHAnsi" w:cstheme="minorHAnsi"/>
                <w:sz w:val="18"/>
                <w:szCs w:val="18"/>
              </w:rPr>
            </w:pPr>
            <w:r w:rsidRPr="004E4007">
              <w:rPr>
                <w:rFonts w:asciiTheme="minorHAnsi" w:hAnsiTheme="minorHAnsi" w:cstheme="minorHAnsi"/>
                <w:sz w:val="18"/>
                <w:szCs w:val="18"/>
              </w:rPr>
              <w:t>Determination of MCH23 type (this field not visible to user)</w:t>
            </w:r>
          </w:p>
        </w:tc>
        <w:tc>
          <w:tcPr>
            <w:tcW w:w="2842" w:type="pct"/>
            <w:vAlign w:val="center"/>
          </w:tcPr>
          <w:p w14:paraId="46C44A50" w14:textId="77777777" w:rsidR="00C6285C" w:rsidRPr="004E4007" w:rsidRDefault="00C6285C" w:rsidP="00C6285C">
            <w:pPr>
              <w:keepNext/>
              <w:rPr>
                <w:rFonts w:asciiTheme="minorHAnsi" w:hAnsiTheme="minorHAnsi" w:cstheme="minorHAnsi"/>
                <w:sz w:val="18"/>
                <w:szCs w:val="18"/>
              </w:rPr>
            </w:pPr>
            <w:r w:rsidRPr="004E4007">
              <w:rPr>
                <w:rFonts w:asciiTheme="minorHAnsi" w:hAnsiTheme="minorHAnsi" w:cstheme="minorHAnsi"/>
                <w:sz w:val="18"/>
                <w:szCs w:val="18"/>
              </w:rPr>
              <w:t xml:space="preserve">&lt;&lt;calculated field: </w:t>
            </w:r>
          </w:p>
          <w:p w14:paraId="7363AFFB" w14:textId="2243E7BC" w:rsidR="00C6285C" w:rsidRPr="004E4007" w:rsidRDefault="00C6285C" w:rsidP="00C6285C">
            <w:pPr>
              <w:keepNext/>
              <w:rPr>
                <w:rFonts w:asciiTheme="minorHAnsi" w:hAnsiTheme="minorHAnsi" w:cstheme="minorHAnsi"/>
                <w:sz w:val="16"/>
                <w:szCs w:val="16"/>
              </w:rPr>
            </w:pPr>
            <w:r w:rsidRPr="004E4007">
              <w:rPr>
                <w:rFonts w:asciiTheme="minorHAnsi" w:hAnsiTheme="minorHAnsi" w:cstheme="minorHAnsi"/>
                <w:sz w:val="16"/>
                <w:szCs w:val="16"/>
              </w:rPr>
              <w:t>If A1</w:t>
            </w:r>
            <w:r w:rsidR="002D77F8" w:rsidRPr="004E4007">
              <w:rPr>
                <w:rFonts w:asciiTheme="minorHAnsi" w:hAnsiTheme="minorHAnsi" w:cstheme="minorHAnsi"/>
                <w:sz w:val="16"/>
                <w:szCs w:val="16"/>
              </w:rPr>
              <w:t>1</w:t>
            </w:r>
            <w:r w:rsidRPr="004E4007">
              <w:rPr>
                <w:rFonts w:asciiTheme="minorHAnsi" w:hAnsiTheme="minorHAnsi" w:cstheme="minorHAnsi"/>
                <w:sz w:val="16"/>
                <w:szCs w:val="16"/>
              </w:rPr>
              <w:t xml:space="preserve"> = RA3.3.3.1.5 Then</w:t>
            </w:r>
          </w:p>
          <w:p w14:paraId="526336FB" w14:textId="221DD052" w:rsidR="00C6285C" w:rsidRPr="004E4007" w:rsidRDefault="00C6285C" w:rsidP="00C6285C">
            <w:pPr>
              <w:keepNext/>
              <w:ind w:left="720"/>
              <w:rPr>
                <w:rFonts w:asciiTheme="minorHAnsi" w:hAnsiTheme="minorHAnsi" w:cstheme="minorHAnsi"/>
                <w:sz w:val="16"/>
                <w:szCs w:val="16"/>
              </w:rPr>
            </w:pPr>
            <w:r w:rsidRPr="004E4007">
              <w:rPr>
                <w:rFonts w:asciiTheme="minorHAnsi" w:hAnsiTheme="minorHAnsi" w:cstheme="minorHAnsi"/>
                <w:sz w:val="16"/>
                <w:szCs w:val="16"/>
              </w:rPr>
              <w:t>If A0</w:t>
            </w:r>
            <w:r w:rsidR="002D77F8" w:rsidRPr="004E4007">
              <w:rPr>
                <w:rFonts w:asciiTheme="minorHAnsi" w:hAnsiTheme="minorHAnsi" w:cstheme="minorHAnsi"/>
                <w:sz w:val="16"/>
                <w:szCs w:val="16"/>
              </w:rPr>
              <w:t>4</w:t>
            </w:r>
            <w:r w:rsidRPr="004E4007">
              <w:rPr>
                <w:rFonts w:asciiTheme="minorHAnsi" w:hAnsiTheme="minorHAnsi" w:cstheme="minorHAnsi"/>
                <w:sz w:val="16"/>
                <w:szCs w:val="16"/>
              </w:rPr>
              <w:t xml:space="preserve"> = alteration Then Use variant MCH-23c;</w:t>
            </w:r>
          </w:p>
          <w:p w14:paraId="43410C55" w14:textId="6CCD9607" w:rsidR="00C6285C" w:rsidRPr="004E4007" w:rsidRDefault="00C6285C" w:rsidP="00C6285C">
            <w:pPr>
              <w:keepNext/>
              <w:rPr>
                <w:rFonts w:asciiTheme="minorHAnsi" w:hAnsiTheme="minorHAnsi" w:cstheme="minorHAnsi"/>
                <w:sz w:val="16"/>
                <w:szCs w:val="16"/>
              </w:rPr>
            </w:pPr>
            <w:r w:rsidRPr="004E4007">
              <w:rPr>
                <w:rFonts w:asciiTheme="minorHAnsi" w:hAnsiTheme="minorHAnsi" w:cstheme="minorHAnsi"/>
                <w:sz w:val="16"/>
                <w:szCs w:val="16"/>
              </w:rPr>
              <w:t>ElseIf A1</w:t>
            </w:r>
            <w:r w:rsidR="002D77F8" w:rsidRPr="004E4007">
              <w:rPr>
                <w:rFonts w:asciiTheme="minorHAnsi" w:hAnsiTheme="minorHAnsi" w:cstheme="minorHAnsi"/>
                <w:sz w:val="16"/>
                <w:szCs w:val="16"/>
              </w:rPr>
              <w:t>1</w:t>
            </w:r>
            <w:r w:rsidRPr="004E4007">
              <w:rPr>
                <w:rFonts w:asciiTheme="minorHAnsi" w:hAnsiTheme="minorHAnsi" w:cstheme="minorHAnsi"/>
                <w:sz w:val="16"/>
                <w:szCs w:val="16"/>
              </w:rPr>
              <w:t xml:space="preserve"> = RA3.3 procedures</w:t>
            </w:r>
            <w:r w:rsidRPr="004E4007">
              <w:rPr>
                <w:rFonts w:asciiTheme="minorHAnsi" w:hAnsiTheme="minorHAnsi" w:cstheme="minorHAnsi"/>
                <w:sz w:val="18"/>
                <w:szCs w:val="18"/>
              </w:rPr>
              <w:t xml:space="preserve"> </w:t>
            </w:r>
            <w:r w:rsidRPr="004E4007">
              <w:rPr>
                <w:rFonts w:asciiTheme="minorHAnsi" w:hAnsiTheme="minorHAnsi" w:cstheme="minorHAnsi"/>
                <w:sz w:val="16"/>
                <w:szCs w:val="16"/>
              </w:rPr>
              <w:t>Then</w:t>
            </w:r>
          </w:p>
          <w:p w14:paraId="4467D68C" w14:textId="3D31835F" w:rsidR="00C6285C" w:rsidRPr="004E4007" w:rsidRDefault="00C6285C" w:rsidP="00C6285C">
            <w:pPr>
              <w:keepNext/>
              <w:ind w:left="720"/>
              <w:rPr>
                <w:rFonts w:asciiTheme="minorHAnsi" w:hAnsiTheme="minorHAnsi" w:cstheme="minorHAnsi"/>
                <w:sz w:val="16"/>
                <w:szCs w:val="16"/>
              </w:rPr>
            </w:pPr>
            <w:r w:rsidRPr="004E4007">
              <w:rPr>
                <w:rFonts w:asciiTheme="minorHAnsi" w:hAnsiTheme="minorHAnsi" w:cstheme="minorHAnsi"/>
                <w:sz w:val="16"/>
                <w:szCs w:val="16"/>
              </w:rPr>
              <w:t>If A0</w:t>
            </w:r>
            <w:r w:rsidR="002D77F8" w:rsidRPr="004E4007">
              <w:rPr>
                <w:rFonts w:asciiTheme="minorHAnsi" w:hAnsiTheme="minorHAnsi" w:cstheme="minorHAnsi"/>
                <w:sz w:val="16"/>
                <w:szCs w:val="16"/>
              </w:rPr>
              <w:t>4</w:t>
            </w:r>
            <w:r w:rsidRPr="004E4007">
              <w:rPr>
                <w:rFonts w:asciiTheme="minorHAnsi" w:hAnsiTheme="minorHAnsi" w:cstheme="minorHAnsi"/>
                <w:sz w:val="16"/>
                <w:szCs w:val="16"/>
              </w:rPr>
              <w:t xml:space="preserve"> = alteration then</w:t>
            </w:r>
            <w:ins w:id="409" w:author="Alhabibi, Haider@Energy" w:date="2023-11-22T13:45:00Z">
              <w:r w:rsidR="00E16EBC" w:rsidRPr="00E16EBC">
                <w:rPr>
                  <w:rFonts w:asciiTheme="minorHAnsi" w:hAnsiTheme="minorHAnsi" w:cstheme="minorHAnsi"/>
                  <w:sz w:val="16"/>
                  <w:szCs w:val="16"/>
                </w:rPr>
                <w:t xml:space="preserve"> use MCH-23a</w:t>
              </w:r>
            </w:ins>
          </w:p>
          <w:p w14:paraId="5E9E90E6" w14:textId="58DC3C32" w:rsidR="00C6285C" w:rsidRPr="004E4007" w:rsidDel="00E16EBC" w:rsidRDefault="00C6285C" w:rsidP="00C6285C">
            <w:pPr>
              <w:keepNext/>
              <w:ind w:left="720"/>
              <w:rPr>
                <w:del w:id="410" w:author="Alhabibi, Haider@Energy" w:date="2023-11-22T13:45:00Z"/>
                <w:rFonts w:asciiTheme="minorHAnsi" w:hAnsiTheme="minorHAnsi" w:cstheme="minorHAnsi"/>
                <w:sz w:val="16"/>
                <w:szCs w:val="16"/>
              </w:rPr>
            </w:pPr>
            <w:del w:id="411" w:author="Alhabibi, Haider@Energy" w:date="2023-11-22T13:45:00Z">
              <w:r w:rsidRPr="004E4007" w:rsidDel="00E16EBC">
                <w:rPr>
                  <w:rFonts w:asciiTheme="minorHAnsi" w:hAnsiTheme="minorHAnsi" w:cstheme="minorHAnsi"/>
                  <w:sz w:val="16"/>
                  <w:szCs w:val="16"/>
                </w:rPr>
                <w:delText>If A1</w:delText>
              </w:r>
              <w:r w:rsidR="002D77F8" w:rsidRPr="004E4007" w:rsidDel="00E16EBC">
                <w:rPr>
                  <w:rFonts w:asciiTheme="minorHAnsi" w:hAnsiTheme="minorHAnsi" w:cstheme="minorHAnsi"/>
                  <w:sz w:val="16"/>
                  <w:szCs w:val="16"/>
                </w:rPr>
                <w:delText>2</w:delText>
              </w:r>
              <w:r w:rsidRPr="004E4007" w:rsidDel="00E16EBC">
                <w:rPr>
                  <w:rFonts w:asciiTheme="minorHAnsi" w:hAnsiTheme="minorHAnsi" w:cstheme="minorHAnsi"/>
                  <w:sz w:val="16"/>
                  <w:szCs w:val="16"/>
                </w:rPr>
                <w:delText xml:space="preserve"> = Variable CFVCS or Fixed CFVCS, then use variant MCH-23e,</w:delText>
              </w:r>
            </w:del>
          </w:p>
          <w:p w14:paraId="0429B1CF" w14:textId="77777777" w:rsidR="00C6285C" w:rsidRPr="004E4007" w:rsidRDefault="00C6285C" w:rsidP="00C6285C">
            <w:pPr>
              <w:keepNext/>
              <w:ind w:left="736"/>
              <w:rPr>
                <w:rFonts w:asciiTheme="minorHAnsi" w:hAnsiTheme="minorHAnsi" w:cstheme="minorHAnsi"/>
                <w:sz w:val="16"/>
                <w:szCs w:val="16"/>
              </w:rPr>
            </w:pPr>
            <w:r w:rsidRPr="004E4007">
              <w:rPr>
                <w:rFonts w:asciiTheme="minorHAnsi" w:hAnsiTheme="minorHAnsi" w:cstheme="minorHAnsi"/>
                <w:sz w:val="16"/>
                <w:szCs w:val="16"/>
              </w:rPr>
              <w:t>Else use MCH-23a;</w:t>
            </w:r>
          </w:p>
          <w:p w14:paraId="4E96F50A" w14:textId="77777777" w:rsidR="00C6285C" w:rsidRPr="004E4007" w:rsidRDefault="00C6285C" w:rsidP="00C6285C">
            <w:pPr>
              <w:keepNext/>
              <w:rPr>
                <w:rFonts w:asciiTheme="minorHAnsi" w:hAnsiTheme="minorHAnsi" w:cstheme="minorHAnsi"/>
                <w:sz w:val="16"/>
                <w:szCs w:val="16"/>
              </w:rPr>
            </w:pPr>
            <w:r w:rsidRPr="004E4007">
              <w:rPr>
                <w:rFonts w:asciiTheme="minorHAnsi" w:hAnsiTheme="minorHAnsi" w:cstheme="minorHAnsi"/>
                <w:sz w:val="16"/>
                <w:szCs w:val="16"/>
              </w:rPr>
              <w:t>EndEnd</w:t>
            </w:r>
          </w:p>
          <w:p w14:paraId="6ACA4BCA" w14:textId="77777777" w:rsidR="00C6285C" w:rsidRPr="004E4007" w:rsidRDefault="00C6285C" w:rsidP="00C6285C">
            <w:pPr>
              <w:keepNext/>
              <w:rPr>
                <w:rFonts w:asciiTheme="minorHAnsi" w:hAnsiTheme="minorHAnsi" w:cstheme="minorHAnsi"/>
                <w:sz w:val="16"/>
                <w:szCs w:val="16"/>
              </w:rPr>
            </w:pPr>
          </w:p>
          <w:p w14:paraId="6DCA8269" w14:textId="15E03225" w:rsidR="00C6285C" w:rsidRPr="004E4007" w:rsidRDefault="00C6285C" w:rsidP="00C6285C">
            <w:pPr>
              <w:keepNext/>
              <w:rPr>
                <w:rFonts w:asciiTheme="minorHAnsi" w:hAnsiTheme="minorHAnsi" w:cstheme="minorHAnsi"/>
                <w:sz w:val="16"/>
                <w:szCs w:val="16"/>
              </w:rPr>
            </w:pPr>
            <w:r w:rsidRPr="004E4007">
              <w:rPr>
                <w:rFonts w:asciiTheme="minorHAnsi" w:hAnsiTheme="minorHAnsi" w:cstheme="minorHAnsi"/>
                <w:sz w:val="16"/>
                <w:szCs w:val="16"/>
              </w:rPr>
              <w:t>If A0</w:t>
            </w:r>
            <w:r w:rsidR="002D77F8" w:rsidRPr="004E4007">
              <w:rPr>
                <w:rFonts w:asciiTheme="minorHAnsi" w:hAnsiTheme="minorHAnsi" w:cstheme="minorHAnsi"/>
                <w:sz w:val="16"/>
                <w:szCs w:val="16"/>
              </w:rPr>
              <w:t>7</w:t>
            </w:r>
            <w:r w:rsidRPr="004E4007">
              <w:rPr>
                <w:rFonts w:asciiTheme="minorHAnsi" w:hAnsiTheme="minorHAnsi" w:cstheme="minorHAnsi"/>
                <w:sz w:val="16"/>
                <w:szCs w:val="16"/>
              </w:rPr>
              <w:t xml:space="preserve"> =  ZonallyControlled </w:t>
            </w:r>
            <w:del w:id="412" w:author="Alhabibi, Haider@Energy" w:date="2023-11-22T13:47:00Z">
              <w:r w:rsidRPr="004E4007" w:rsidDel="008C5A23">
                <w:rPr>
                  <w:rFonts w:asciiTheme="minorHAnsi" w:hAnsiTheme="minorHAnsi" w:cstheme="minorHAnsi"/>
                  <w:sz w:val="16"/>
                  <w:szCs w:val="16"/>
                </w:rPr>
                <w:delText>Then</w:delText>
              </w:r>
            </w:del>
            <w:ins w:id="413" w:author="Alhabibi, Haider@Energy" w:date="2023-11-22T13:47:00Z">
              <w:r w:rsidR="008C5A23">
                <w:rPr>
                  <w:rFonts w:asciiTheme="minorHAnsi" w:hAnsiTheme="minorHAnsi" w:cstheme="minorHAnsi"/>
                  <w:sz w:val="16"/>
                  <w:szCs w:val="16"/>
                </w:rPr>
                <w:t>Or</w:t>
              </w:r>
            </w:ins>
          </w:p>
          <w:p w14:paraId="48F8F2F7" w14:textId="4843D747" w:rsidR="00C6285C" w:rsidRPr="004E4007" w:rsidRDefault="00C6285C" w:rsidP="00C6285C">
            <w:pPr>
              <w:keepNext/>
              <w:rPr>
                <w:rFonts w:asciiTheme="minorHAnsi" w:hAnsiTheme="minorHAnsi" w:cstheme="minorHAnsi"/>
                <w:sz w:val="16"/>
                <w:szCs w:val="16"/>
              </w:rPr>
            </w:pPr>
            <w:r w:rsidRPr="004E4007">
              <w:rPr>
                <w:rFonts w:asciiTheme="minorHAnsi" w:hAnsiTheme="minorHAnsi" w:cstheme="minorHAnsi"/>
                <w:sz w:val="16"/>
                <w:szCs w:val="16"/>
              </w:rPr>
              <w:t>If A0</w:t>
            </w:r>
            <w:r w:rsidR="002D77F8" w:rsidRPr="004E4007">
              <w:rPr>
                <w:rFonts w:asciiTheme="minorHAnsi" w:hAnsiTheme="minorHAnsi" w:cstheme="minorHAnsi"/>
                <w:sz w:val="16"/>
                <w:szCs w:val="16"/>
              </w:rPr>
              <w:t>6</w:t>
            </w:r>
            <w:r w:rsidRPr="004E4007">
              <w:rPr>
                <w:rFonts w:asciiTheme="minorHAnsi" w:hAnsiTheme="minorHAnsi" w:cstheme="minorHAnsi"/>
                <w:sz w:val="16"/>
                <w:szCs w:val="16"/>
              </w:rPr>
              <w:t xml:space="preserve"> = SingleSpeed then </w:t>
            </w:r>
          </w:p>
          <w:p w14:paraId="118DC806" w14:textId="0EDD9A79" w:rsidR="00C6285C" w:rsidRPr="004E4007" w:rsidDel="00BD2160" w:rsidRDefault="00C6285C" w:rsidP="00C6285C">
            <w:pPr>
              <w:keepNext/>
              <w:ind w:left="646"/>
              <w:rPr>
                <w:del w:id="414" w:author="Alhabibi, Haider@Energy" w:date="2023-11-22T13:45:00Z"/>
                <w:rFonts w:asciiTheme="minorHAnsi" w:hAnsiTheme="minorHAnsi" w:cstheme="minorHAnsi"/>
                <w:sz w:val="16"/>
                <w:szCs w:val="16"/>
              </w:rPr>
            </w:pPr>
            <w:del w:id="415" w:author="Alhabibi, Haider@Energy" w:date="2023-11-22T13:45:00Z">
              <w:r w:rsidRPr="004E4007" w:rsidDel="00BD2160">
                <w:rPr>
                  <w:rFonts w:asciiTheme="minorHAnsi" w:hAnsiTheme="minorHAnsi" w:cstheme="minorHAnsi"/>
                  <w:sz w:val="16"/>
                  <w:szCs w:val="16"/>
                </w:rPr>
                <w:delText>if A1</w:delText>
              </w:r>
              <w:r w:rsidR="002D77F8" w:rsidRPr="004E4007" w:rsidDel="00BD2160">
                <w:rPr>
                  <w:rFonts w:asciiTheme="minorHAnsi" w:hAnsiTheme="minorHAnsi" w:cstheme="minorHAnsi"/>
                  <w:sz w:val="16"/>
                  <w:szCs w:val="16"/>
                </w:rPr>
                <w:delText>2</w:delText>
              </w:r>
              <w:r w:rsidRPr="004E4007" w:rsidDel="00BD2160">
                <w:rPr>
                  <w:rFonts w:asciiTheme="minorHAnsi" w:hAnsiTheme="minorHAnsi" w:cstheme="minorHAnsi"/>
                  <w:sz w:val="16"/>
                  <w:szCs w:val="16"/>
                </w:rPr>
                <w:delText xml:space="preserve"> = Variable CFVCS or Fixed CFVCS, Then use variant MCH-23f,</w:delText>
              </w:r>
            </w:del>
          </w:p>
          <w:p w14:paraId="073F3CF0" w14:textId="667BC3FC" w:rsidR="00C6285C" w:rsidRPr="004E4007" w:rsidRDefault="00C6285C" w:rsidP="00C6285C">
            <w:pPr>
              <w:keepNext/>
              <w:ind w:left="646"/>
              <w:rPr>
                <w:rFonts w:asciiTheme="minorHAnsi" w:hAnsiTheme="minorHAnsi" w:cstheme="minorHAnsi"/>
                <w:sz w:val="16"/>
                <w:szCs w:val="16"/>
              </w:rPr>
            </w:pPr>
            <w:del w:id="416" w:author="Alhabibi, Haider@Energy" w:date="2023-11-22T13:45:00Z">
              <w:r w:rsidRPr="004E4007" w:rsidDel="00BD2160">
                <w:rPr>
                  <w:rFonts w:asciiTheme="minorHAnsi" w:hAnsiTheme="minorHAnsi" w:cstheme="minorHAnsi"/>
                  <w:sz w:val="16"/>
                  <w:szCs w:val="16"/>
                </w:rPr>
                <w:delText xml:space="preserve">Else </w:delText>
              </w:r>
            </w:del>
            <w:r w:rsidRPr="004E4007">
              <w:rPr>
                <w:rFonts w:asciiTheme="minorHAnsi" w:hAnsiTheme="minorHAnsi" w:cstheme="minorHAnsi"/>
                <w:sz w:val="16"/>
                <w:szCs w:val="16"/>
              </w:rPr>
              <w:t>use variant MCH-23b;</w:t>
            </w:r>
          </w:p>
          <w:p w14:paraId="201183DA" w14:textId="2A1DBD54" w:rsidR="00C6285C" w:rsidRPr="004E4007" w:rsidRDefault="00C6285C" w:rsidP="00C6285C">
            <w:pPr>
              <w:keepNext/>
              <w:rPr>
                <w:rFonts w:asciiTheme="minorHAnsi" w:hAnsiTheme="minorHAnsi" w:cstheme="minorHAnsi"/>
                <w:sz w:val="16"/>
                <w:szCs w:val="16"/>
              </w:rPr>
            </w:pPr>
            <w:r w:rsidRPr="004E4007">
              <w:rPr>
                <w:rFonts w:asciiTheme="minorHAnsi" w:hAnsiTheme="minorHAnsi" w:cstheme="minorHAnsi"/>
                <w:sz w:val="16"/>
                <w:szCs w:val="16"/>
              </w:rPr>
              <w:t>ElseIf A0</w:t>
            </w:r>
            <w:r w:rsidR="002D77F8" w:rsidRPr="004E4007">
              <w:rPr>
                <w:rFonts w:asciiTheme="minorHAnsi" w:hAnsiTheme="minorHAnsi" w:cstheme="minorHAnsi"/>
                <w:sz w:val="16"/>
                <w:szCs w:val="16"/>
              </w:rPr>
              <w:t>6</w:t>
            </w:r>
            <w:r w:rsidRPr="004E4007">
              <w:rPr>
                <w:rFonts w:asciiTheme="minorHAnsi" w:hAnsiTheme="minorHAnsi" w:cstheme="minorHAnsi"/>
                <w:sz w:val="16"/>
                <w:szCs w:val="16"/>
              </w:rPr>
              <w:t xml:space="preserve"> = MultiSpeed then</w:t>
            </w:r>
          </w:p>
          <w:p w14:paraId="5AFC12AB" w14:textId="7B393A1E" w:rsidR="00C6285C" w:rsidRPr="004E4007" w:rsidDel="00341CB8" w:rsidRDefault="00C6285C" w:rsidP="00C6285C">
            <w:pPr>
              <w:keepNext/>
              <w:ind w:left="646"/>
              <w:rPr>
                <w:del w:id="417" w:author="Alhabibi, Haider@Energy" w:date="2023-11-22T13:47:00Z"/>
                <w:rFonts w:asciiTheme="minorHAnsi" w:hAnsiTheme="minorHAnsi" w:cstheme="minorHAnsi"/>
                <w:sz w:val="16"/>
                <w:szCs w:val="16"/>
              </w:rPr>
            </w:pPr>
            <w:del w:id="418" w:author="Alhabibi, Haider@Energy" w:date="2023-11-22T13:47:00Z">
              <w:r w:rsidRPr="004E4007" w:rsidDel="00341CB8">
                <w:rPr>
                  <w:rFonts w:asciiTheme="minorHAnsi" w:hAnsiTheme="minorHAnsi" w:cstheme="minorHAnsi"/>
                  <w:sz w:val="16"/>
                  <w:szCs w:val="16"/>
                </w:rPr>
                <w:delText>if A1</w:delText>
              </w:r>
              <w:r w:rsidR="002D77F8" w:rsidRPr="004E4007" w:rsidDel="00341CB8">
                <w:rPr>
                  <w:rFonts w:asciiTheme="minorHAnsi" w:hAnsiTheme="minorHAnsi" w:cstheme="minorHAnsi"/>
                  <w:sz w:val="16"/>
                  <w:szCs w:val="16"/>
                </w:rPr>
                <w:delText>2</w:delText>
              </w:r>
              <w:r w:rsidRPr="004E4007" w:rsidDel="00341CB8">
                <w:rPr>
                  <w:rFonts w:asciiTheme="minorHAnsi" w:hAnsiTheme="minorHAnsi" w:cstheme="minorHAnsi"/>
                  <w:sz w:val="16"/>
                  <w:szCs w:val="16"/>
                </w:rPr>
                <w:delText xml:space="preserve"> = Variable CFVCS or Fixed CFVCS, Then use variant MCH-23e,</w:delText>
              </w:r>
            </w:del>
          </w:p>
          <w:p w14:paraId="1365071C" w14:textId="5D77827D" w:rsidR="00C6285C" w:rsidRPr="004E4007" w:rsidRDefault="00C6285C" w:rsidP="00C6285C">
            <w:pPr>
              <w:keepNext/>
              <w:ind w:left="646"/>
              <w:rPr>
                <w:rFonts w:asciiTheme="minorHAnsi" w:hAnsiTheme="minorHAnsi" w:cstheme="minorHAnsi"/>
                <w:sz w:val="16"/>
                <w:szCs w:val="16"/>
              </w:rPr>
            </w:pPr>
            <w:del w:id="419" w:author="Alhabibi, Haider@Energy" w:date="2023-11-22T13:47:00Z">
              <w:r w:rsidRPr="004E4007" w:rsidDel="00341CB8">
                <w:rPr>
                  <w:rFonts w:asciiTheme="minorHAnsi" w:hAnsiTheme="minorHAnsi" w:cstheme="minorHAnsi"/>
                  <w:sz w:val="16"/>
                  <w:szCs w:val="16"/>
                </w:rPr>
                <w:delText xml:space="preserve">Else </w:delText>
              </w:r>
            </w:del>
            <w:r w:rsidRPr="004E4007">
              <w:rPr>
                <w:rFonts w:asciiTheme="minorHAnsi" w:hAnsiTheme="minorHAnsi" w:cstheme="minorHAnsi"/>
                <w:sz w:val="16"/>
                <w:szCs w:val="16"/>
              </w:rPr>
              <w:t>use variant MCH-23a;</w:t>
            </w:r>
          </w:p>
          <w:p w14:paraId="25CE809C" w14:textId="77777777" w:rsidR="00C6285C" w:rsidRPr="004E4007" w:rsidRDefault="00C6285C" w:rsidP="00C6285C">
            <w:pPr>
              <w:keepNext/>
              <w:ind w:left="646"/>
              <w:rPr>
                <w:rFonts w:asciiTheme="minorHAnsi" w:hAnsiTheme="minorHAnsi" w:cstheme="minorHAnsi"/>
                <w:sz w:val="16"/>
                <w:szCs w:val="16"/>
              </w:rPr>
            </w:pPr>
          </w:p>
          <w:p w14:paraId="7E28A66D" w14:textId="40B2A290" w:rsidR="00C6285C" w:rsidRPr="004E4007" w:rsidRDefault="00C6285C" w:rsidP="00C6285C">
            <w:pPr>
              <w:keepNext/>
              <w:rPr>
                <w:rFonts w:asciiTheme="minorHAnsi" w:hAnsiTheme="minorHAnsi" w:cstheme="minorHAnsi"/>
                <w:sz w:val="16"/>
                <w:szCs w:val="16"/>
              </w:rPr>
            </w:pPr>
            <w:r w:rsidRPr="004E4007">
              <w:rPr>
                <w:rFonts w:asciiTheme="minorHAnsi" w:hAnsiTheme="minorHAnsi" w:cstheme="minorHAnsi"/>
                <w:sz w:val="16"/>
                <w:szCs w:val="16"/>
              </w:rPr>
              <w:t>ElseIf A0</w:t>
            </w:r>
            <w:r w:rsidR="002D77F8" w:rsidRPr="004E4007">
              <w:rPr>
                <w:rFonts w:asciiTheme="minorHAnsi" w:hAnsiTheme="minorHAnsi" w:cstheme="minorHAnsi"/>
                <w:sz w:val="16"/>
                <w:szCs w:val="16"/>
              </w:rPr>
              <w:t>7</w:t>
            </w:r>
            <w:r w:rsidRPr="004E4007">
              <w:rPr>
                <w:rFonts w:asciiTheme="minorHAnsi" w:hAnsiTheme="minorHAnsi" w:cstheme="minorHAnsi"/>
                <w:sz w:val="16"/>
                <w:szCs w:val="16"/>
              </w:rPr>
              <w:t xml:space="preserve"> = NotZonal Then</w:t>
            </w:r>
          </w:p>
          <w:p w14:paraId="7885A7EB" w14:textId="7F6B264C" w:rsidR="00C6285C" w:rsidRPr="004E4007" w:rsidRDefault="00C6285C" w:rsidP="00C6285C">
            <w:pPr>
              <w:keepNext/>
              <w:ind w:left="646"/>
              <w:rPr>
                <w:rFonts w:asciiTheme="minorHAnsi" w:hAnsiTheme="minorHAnsi" w:cstheme="minorHAnsi"/>
                <w:sz w:val="16"/>
                <w:szCs w:val="16"/>
              </w:rPr>
            </w:pPr>
            <w:r w:rsidRPr="004E4007">
              <w:rPr>
                <w:rFonts w:asciiTheme="minorHAnsi" w:hAnsiTheme="minorHAnsi" w:cstheme="minorHAnsi"/>
                <w:sz w:val="16"/>
                <w:szCs w:val="16"/>
              </w:rPr>
              <w:t>If cooling system type on MCH-01 = No Cooling And A0</w:t>
            </w:r>
            <w:r w:rsidR="002D77F8" w:rsidRPr="004E4007">
              <w:rPr>
                <w:rFonts w:asciiTheme="minorHAnsi" w:hAnsiTheme="minorHAnsi" w:cstheme="minorHAnsi"/>
                <w:sz w:val="16"/>
                <w:szCs w:val="16"/>
              </w:rPr>
              <w:t>8</w:t>
            </w:r>
            <w:r w:rsidRPr="004E4007">
              <w:rPr>
                <w:rFonts w:asciiTheme="minorHAnsi" w:hAnsiTheme="minorHAnsi" w:cstheme="minorHAnsi"/>
                <w:sz w:val="16"/>
                <w:szCs w:val="16"/>
              </w:rPr>
              <w:t xml:space="preserve"> = CFI System</w:t>
            </w:r>
            <w:del w:id="420" w:author="Alhabibi, Haider@Energy" w:date="2023-11-22T14:08:00Z">
              <w:r w:rsidRPr="004E4007" w:rsidDel="0059767A">
                <w:rPr>
                  <w:rFonts w:asciiTheme="minorHAnsi" w:hAnsiTheme="minorHAnsi" w:cstheme="minorHAnsi"/>
                  <w:sz w:val="16"/>
                  <w:szCs w:val="16"/>
                </w:rPr>
                <w:delText xml:space="preserve"> or A1</w:delText>
              </w:r>
              <w:r w:rsidR="002D77F8" w:rsidRPr="004E4007" w:rsidDel="0059767A">
                <w:rPr>
                  <w:rFonts w:asciiTheme="minorHAnsi" w:hAnsiTheme="minorHAnsi" w:cstheme="minorHAnsi"/>
                  <w:sz w:val="16"/>
                  <w:szCs w:val="16"/>
                </w:rPr>
                <w:delText>2</w:delText>
              </w:r>
              <w:r w:rsidRPr="004E4007" w:rsidDel="0059767A">
                <w:rPr>
                  <w:rFonts w:asciiTheme="minorHAnsi" w:hAnsiTheme="minorHAnsi" w:cstheme="minorHAnsi"/>
                  <w:sz w:val="16"/>
                  <w:szCs w:val="16"/>
                </w:rPr>
                <w:delText xml:space="preserve"> = Variable CFVCS or Fixed CFVCS</w:delText>
              </w:r>
            </w:del>
            <w:r w:rsidRPr="004E4007">
              <w:rPr>
                <w:rFonts w:asciiTheme="minorHAnsi" w:hAnsiTheme="minorHAnsi" w:cstheme="minorHAnsi"/>
                <w:sz w:val="16"/>
                <w:szCs w:val="16"/>
              </w:rPr>
              <w:t>, Then use variant MCH-23d,</w:t>
            </w:r>
          </w:p>
          <w:p w14:paraId="3A87DA2F" w14:textId="0EE01826" w:rsidR="00C6285C" w:rsidRPr="004E4007" w:rsidRDefault="00C6285C" w:rsidP="00C6285C">
            <w:pPr>
              <w:keepNext/>
              <w:ind w:left="646"/>
              <w:rPr>
                <w:rFonts w:asciiTheme="minorHAnsi" w:hAnsiTheme="minorHAnsi" w:cstheme="minorHAnsi"/>
                <w:sz w:val="16"/>
                <w:szCs w:val="16"/>
              </w:rPr>
            </w:pPr>
            <w:r w:rsidRPr="004E4007">
              <w:rPr>
                <w:rFonts w:asciiTheme="minorHAnsi" w:hAnsiTheme="minorHAnsi" w:cstheme="minorHAnsi"/>
                <w:sz w:val="16"/>
                <w:szCs w:val="16"/>
              </w:rPr>
              <w:t>elseif A0</w:t>
            </w:r>
            <w:r w:rsidR="002D77F8" w:rsidRPr="004E4007">
              <w:rPr>
                <w:rFonts w:asciiTheme="minorHAnsi" w:hAnsiTheme="minorHAnsi" w:cstheme="minorHAnsi"/>
                <w:sz w:val="16"/>
                <w:szCs w:val="16"/>
              </w:rPr>
              <w:t>4</w:t>
            </w:r>
            <w:r w:rsidRPr="004E4007">
              <w:rPr>
                <w:rFonts w:asciiTheme="minorHAnsi" w:hAnsiTheme="minorHAnsi" w:cstheme="minorHAnsi"/>
                <w:sz w:val="16"/>
                <w:szCs w:val="16"/>
              </w:rPr>
              <w:t xml:space="preserve"> = New or Replacement then </w:t>
            </w:r>
          </w:p>
          <w:p w14:paraId="08CA01A3" w14:textId="524A11B3" w:rsidR="00C6285C" w:rsidRPr="004E4007" w:rsidDel="00341CB8" w:rsidRDefault="00C6285C" w:rsidP="00C6285C">
            <w:pPr>
              <w:keepNext/>
              <w:ind w:left="646"/>
              <w:rPr>
                <w:del w:id="421" w:author="Alhabibi, Haider@Energy" w:date="2023-11-22T13:47:00Z"/>
                <w:rFonts w:asciiTheme="minorHAnsi" w:hAnsiTheme="minorHAnsi" w:cstheme="minorHAnsi"/>
                <w:sz w:val="16"/>
                <w:szCs w:val="16"/>
              </w:rPr>
            </w:pPr>
            <w:del w:id="422" w:author="Alhabibi, Haider@Energy" w:date="2023-11-22T13:47:00Z">
              <w:r w:rsidRPr="004E4007" w:rsidDel="00341CB8">
                <w:rPr>
                  <w:rFonts w:asciiTheme="minorHAnsi" w:hAnsiTheme="minorHAnsi" w:cstheme="minorHAnsi"/>
                  <w:sz w:val="16"/>
                  <w:szCs w:val="16"/>
                </w:rPr>
                <w:delText>if A1</w:delText>
              </w:r>
              <w:r w:rsidR="002D77F8" w:rsidRPr="004E4007" w:rsidDel="00341CB8">
                <w:rPr>
                  <w:rFonts w:asciiTheme="minorHAnsi" w:hAnsiTheme="minorHAnsi" w:cstheme="minorHAnsi"/>
                  <w:sz w:val="16"/>
                  <w:szCs w:val="16"/>
                </w:rPr>
                <w:delText>2</w:delText>
              </w:r>
              <w:r w:rsidRPr="004E4007" w:rsidDel="00341CB8">
                <w:rPr>
                  <w:rFonts w:asciiTheme="minorHAnsi" w:hAnsiTheme="minorHAnsi" w:cstheme="minorHAnsi"/>
                  <w:sz w:val="16"/>
                  <w:szCs w:val="16"/>
                </w:rPr>
                <w:delText xml:space="preserve"> = Variable CFVCS or Fixed CFVCS, Then use variant MCH-23e,</w:delText>
              </w:r>
            </w:del>
          </w:p>
          <w:p w14:paraId="48AD8568" w14:textId="7E95DAC3" w:rsidR="00C6285C" w:rsidRPr="004E4007" w:rsidRDefault="00C6285C" w:rsidP="00C6285C">
            <w:pPr>
              <w:keepNext/>
              <w:ind w:left="646"/>
              <w:rPr>
                <w:rFonts w:asciiTheme="minorHAnsi" w:hAnsiTheme="minorHAnsi" w:cstheme="minorHAnsi"/>
                <w:sz w:val="16"/>
                <w:szCs w:val="16"/>
              </w:rPr>
            </w:pPr>
            <w:del w:id="423" w:author="Alhabibi, Haider@Energy" w:date="2023-11-22T13:47:00Z">
              <w:r w:rsidRPr="004E4007" w:rsidDel="00341CB8">
                <w:rPr>
                  <w:rFonts w:asciiTheme="minorHAnsi" w:hAnsiTheme="minorHAnsi" w:cstheme="minorHAnsi"/>
                  <w:sz w:val="16"/>
                  <w:szCs w:val="16"/>
                </w:rPr>
                <w:delText xml:space="preserve">else </w:delText>
              </w:r>
            </w:del>
            <w:r w:rsidRPr="004E4007">
              <w:rPr>
                <w:rFonts w:asciiTheme="minorHAnsi" w:hAnsiTheme="minorHAnsi" w:cstheme="minorHAnsi"/>
                <w:sz w:val="16"/>
                <w:szCs w:val="16"/>
              </w:rPr>
              <w:t>use variant MCH-23a;</w:t>
            </w:r>
          </w:p>
          <w:p w14:paraId="4D6FA215" w14:textId="77777777" w:rsidR="00C6285C" w:rsidRPr="004E4007" w:rsidRDefault="00C6285C" w:rsidP="00C6285C">
            <w:pPr>
              <w:keepNext/>
              <w:ind w:left="646"/>
              <w:rPr>
                <w:rFonts w:asciiTheme="minorHAnsi" w:hAnsiTheme="minorHAnsi" w:cstheme="minorHAnsi"/>
                <w:sz w:val="16"/>
                <w:szCs w:val="16"/>
              </w:rPr>
            </w:pPr>
          </w:p>
          <w:p w14:paraId="4EA9D259" w14:textId="3213547A" w:rsidR="00C6285C" w:rsidRPr="003508F9" w:rsidRDefault="00C6285C" w:rsidP="00C6285C">
            <w:pPr>
              <w:keepNext/>
              <w:rPr>
                <w:rFonts w:asciiTheme="minorHAnsi" w:hAnsiTheme="minorHAnsi" w:cstheme="minorHAnsi"/>
                <w:sz w:val="16"/>
                <w:szCs w:val="16"/>
              </w:rPr>
            </w:pPr>
            <w:r w:rsidRPr="003508F9">
              <w:rPr>
                <w:rFonts w:asciiTheme="minorHAnsi" w:hAnsiTheme="minorHAnsi" w:cstheme="minorHAnsi"/>
                <w:sz w:val="16"/>
                <w:szCs w:val="16"/>
              </w:rPr>
              <w:t>ElseIf A0</w:t>
            </w:r>
            <w:r w:rsidR="002D77F8" w:rsidRPr="003508F9">
              <w:rPr>
                <w:rFonts w:asciiTheme="minorHAnsi" w:hAnsiTheme="minorHAnsi" w:cstheme="minorHAnsi"/>
                <w:sz w:val="16"/>
                <w:szCs w:val="16"/>
              </w:rPr>
              <w:t>7</w:t>
            </w:r>
            <w:r w:rsidRPr="003508F9">
              <w:rPr>
                <w:rFonts w:asciiTheme="minorHAnsi" w:hAnsiTheme="minorHAnsi" w:cstheme="minorHAnsi"/>
                <w:sz w:val="16"/>
                <w:szCs w:val="16"/>
              </w:rPr>
              <w:t xml:space="preserve"> = N/A Then</w:t>
            </w:r>
          </w:p>
          <w:p w14:paraId="045A3CF2" w14:textId="2A9CA5A3" w:rsidR="00C6285C" w:rsidRPr="003508F9" w:rsidRDefault="00C6285C" w:rsidP="00C6285C">
            <w:pPr>
              <w:keepNext/>
              <w:ind w:left="646"/>
              <w:rPr>
                <w:rFonts w:asciiTheme="minorHAnsi" w:hAnsiTheme="minorHAnsi" w:cstheme="minorHAnsi"/>
                <w:sz w:val="16"/>
                <w:szCs w:val="16"/>
              </w:rPr>
            </w:pPr>
            <w:r w:rsidRPr="003508F9">
              <w:rPr>
                <w:rFonts w:asciiTheme="minorHAnsi" w:hAnsiTheme="minorHAnsi" w:cstheme="minorHAnsi"/>
                <w:sz w:val="16"/>
                <w:szCs w:val="16"/>
              </w:rPr>
              <w:t>if A0</w:t>
            </w:r>
            <w:r w:rsidR="002D77F8" w:rsidRPr="003508F9">
              <w:rPr>
                <w:rFonts w:asciiTheme="minorHAnsi" w:hAnsiTheme="minorHAnsi" w:cstheme="minorHAnsi"/>
                <w:sz w:val="16"/>
                <w:szCs w:val="16"/>
              </w:rPr>
              <w:t>4</w:t>
            </w:r>
            <w:r w:rsidRPr="003508F9">
              <w:rPr>
                <w:rFonts w:asciiTheme="minorHAnsi" w:hAnsiTheme="minorHAnsi" w:cstheme="minorHAnsi"/>
                <w:sz w:val="16"/>
                <w:szCs w:val="16"/>
              </w:rPr>
              <w:t xml:space="preserve"> = New or Replacement, Then</w:t>
            </w:r>
          </w:p>
          <w:p w14:paraId="14E0CA36" w14:textId="11B6F72C" w:rsidR="00C6285C" w:rsidRPr="003508F9" w:rsidDel="00341CB8" w:rsidRDefault="00C6285C" w:rsidP="00341CB8">
            <w:pPr>
              <w:keepNext/>
              <w:ind w:left="646"/>
              <w:rPr>
                <w:del w:id="424" w:author="Alhabibi, Haider@Energy" w:date="2023-11-22T13:47:00Z"/>
                <w:rFonts w:asciiTheme="minorHAnsi" w:hAnsiTheme="minorHAnsi" w:cstheme="minorHAnsi"/>
                <w:sz w:val="16"/>
                <w:szCs w:val="16"/>
              </w:rPr>
            </w:pPr>
            <w:r w:rsidRPr="003508F9">
              <w:rPr>
                <w:rFonts w:asciiTheme="minorHAnsi" w:hAnsiTheme="minorHAnsi" w:cstheme="minorHAnsi"/>
                <w:sz w:val="16"/>
                <w:szCs w:val="16"/>
              </w:rPr>
              <w:t>If cooling system type on MCH-01 = No Cooling And A0</w:t>
            </w:r>
            <w:r w:rsidR="002D77F8" w:rsidRPr="003508F9">
              <w:rPr>
                <w:rFonts w:asciiTheme="minorHAnsi" w:hAnsiTheme="minorHAnsi" w:cstheme="minorHAnsi"/>
                <w:sz w:val="16"/>
                <w:szCs w:val="16"/>
              </w:rPr>
              <w:t>8</w:t>
            </w:r>
            <w:r w:rsidRPr="003508F9">
              <w:rPr>
                <w:rFonts w:asciiTheme="minorHAnsi" w:hAnsiTheme="minorHAnsi" w:cstheme="minorHAnsi"/>
                <w:sz w:val="16"/>
                <w:szCs w:val="16"/>
              </w:rPr>
              <w:t xml:space="preserve"> = CFI System </w:t>
            </w:r>
            <w:del w:id="425" w:author="Alhabibi, Haider@Energy" w:date="2023-11-22T14:08:00Z">
              <w:r w:rsidRPr="003508F9" w:rsidDel="00025E6E">
                <w:rPr>
                  <w:rFonts w:asciiTheme="minorHAnsi" w:hAnsiTheme="minorHAnsi" w:cstheme="minorHAnsi"/>
                  <w:sz w:val="16"/>
                  <w:szCs w:val="16"/>
                </w:rPr>
                <w:delText>or A1</w:delText>
              </w:r>
              <w:r w:rsidR="002D77F8" w:rsidRPr="003508F9" w:rsidDel="00025E6E">
                <w:rPr>
                  <w:rFonts w:asciiTheme="minorHAnsi" w:hAnsiTheme="minorHAnsi" w:cstheme="minorHAnsi"/>
                  <w:sz w:val="16"/>
                  <w:szCs w:val="16"/>
                </w:rPr>
                <w:delText>2</w:delText>
              </w:r>
              <w:r w:rsidRPr="003508F9" w:rsidDel="00025E6E">
                <w:rPr>
                  <w:rFonts w:asciiTheme="minorHAnsi" w:hAnsiTheme="minorHAnsi" w:cstheme="minorHAnsi"/>
                  <w:sz w:val="16"/>
                  <w:szCs w:val="16"/>
                </w:rPr>
                <w:delText xml:space="preserve"> = </w:delText>
              </w:r>
            </w:del>
            <w:del w:id="426" w:author="Alhabibi, Haider@Energy" w:date="2023-11-22T13:47:00Z">
              <w:r w:rsidRPr="004E4007" w:rsidDel="00341CB8">
                <w:rPr>
                  <w:rFonts w:asciiTheme="minorHAnsi" w:hAnsiTheme="minorHAnsi" w:cstheme="minorHAnsi"/>
                  <w:sz w:val="16"/>
                  <w:szCs w:val="16"/>
                </w:rPr>
                <w:delText>Variable CFVCS or Fixed CFVCS</w:delText>
              </w:r>
              <w:r w:rsidRPr="003508F9" w:rsidDel="00341CB8">
                <w:rPr>
                  <w:rFonts w:asciiTheme="minorHAnsi" w:hAnsiTheme="minorHAnsi" w:cstheme="minorHAnsi"/>
                  <w:sz w:val="16"/>
                  <w:szCs w:val="16"/>
                </w:rPr>
                <w:delText>, Then use variant MCH-23d;</w:delText>
              </w:r>
            </w:del>
          </w:p>
          <w:p w14:paraId="0EBA393C" w14:textId="444A87AA" w:rsidR="00C6285C" w:rsidRPr="003508F9" w:rsidRDefault="00C6285C" w:rsidP="00341CB8">
            <w:pPr>
              <w:keepNext/>
              <w:ind w:left="646"/>
              <w:rPr>
                <w:rFonts w:asciiTheme="minorHAnsi" w:hAnsiTheme="minorHAnsi" w:cstheme="minorHAnsi"/>
                <w:sz w:val="16"/>
                <w:szCs w:val="16"/>
              </w:rPr>
            </w:pPr>
            <w:del w:id="427" w:author="Alhabibi, Haider@Energy" w:date="2023-11-22T13:47:00Z">
              <w:r w:rsidRPr="003508F9" w:rsidDel="00341CB8">
                <w:rPr>
                  <w:rFonts w:asciiTheme="minorHAnsi" w:hAnsiTheme="minorHAnsi" w:cstheme="minorHAnsi"/>
                  <w:sz w:val="16"/>
                  <w:szCs w:val="16"/>
                </w:rPr>
                <w:delText>if A1</w:delText>
              </w:r>
              <w:r w:rsidR="002D77F8" w:rsidRPr="003508F9" w:rsidDel="00341CB8">
                <w:rPr>
                  <w:rFonts w:asciiTheme="minorHAnsi" w:hAnsiTheme="minorHAnsi" w:cstheme="minorHAnsi"/>
                  <w:sz w:val="16"/>
                  <w:szCs w:val="16"/>
                </w:rPr>
                <w:delText>2</w:delText>
              </w:r>
              <w:r w:rsidRPr="003508F9" w:rsidDel="00341CB8">
                <w:rPr>
                  <w:rFonts w:asciiTheme="minorHAnsi" w:hAnsiTheme="minorHAnsi" w:cstheme="minorHAnsi"/>
                  <w:sz w:val="16"/>
                  <w:szCs w:val="16"/>
                </w:rPr>
                <w:delText xml:space="preserve"> = </w:delText>
              </w:r>
              <w:r w:rsidRPr="004E4007" w:rsidDel="00341CB8">
                <w:rPr>
                  <w:rFonts w:asciiTheme="minorHAnsi" w:hAnsiTheme="minorHAnsi" w:cstheme="minorHAnsi"/>
                  <w:sz w:val="16"/>
                  <w:szCs w:val="16"/>
                </w:rPr>
                <w:delText xml:space="preserve">Variable CFVCS or Fixed CFVCS </w:delText>
              </w:r>
              <w:r w:rsidRPr="003508F9" w:rsidDel="00341CB8">
                <w:rPr>
                  <w:rFonts w:asciiTheme="minorHAnsi" w:hAnsiTheme="minorHAnsi" w:cstheme="minorHAnsi"/>
                  <w:sz w:val="16"/>
                  <w:szCs w:val="16"/>
                </w:rPr>
                <w:delText>use variant MCH-23e,</w:delText>
              </w:r>
            </w:del>
          </w:p>
          <w:p w14:paraId="64CE359C" w14:textId="77777777" w:rsidR="00C6285C" w:rsidRPr="003508F9" w:rsidRDefault="00C6285C" w:rsidP="00C6285C">
            <w:pPr>
              <w:keepNext/>
              <w:ind w:left="646"/>
              <w:rPr>
                <w:rFonts w:asciiTheme="minorHAnsi" w:hAnsiTheme="minorHAnsi" w:cstheme="minorHAnsi"/>
                <w:sz w:val="16"/>
                <w:szCs w:val="16"/>
              </w:rPr>
            </w:pPr>
            <w:r w:rsidRPr="003508F9">
              <w:rPr>
                <w:rFonts w:asciiTheme="minorHAnsi" w:hAnsiTheme="minorHAnsi" w:cstheme="minorHAnsi"/>
                <w:sz w:val="16"/>
                <w:szCs w:val="16"/>
              </w:rPr>
              <w:t>Else use variant MCH-23-a</w:t>
            </w:r>
          </w:p>
          <w:p w14:paraId="55EB94FC" w14:textId="77777777" w:rsidR="00C6285C" w:rsidRPr="004E4007" w:rsidRDefault="00C6285C" w:rsidP="00C6285C">
            <w:pPr>
              <w:keepNext/>
              <w:ind w:left="1006"/>
              <w:rPr>
                <w:rFonts w:asciiTheme="minorHAnsi" w:hAnsiTheme="minorHAnsi" w:cstheme="minorHAnsi"/>
                <w:sz w:val="16"/>
                <w:szCs w:val="16"/>
              </w:rPr>
            </w:pPr>
            <w:r w:rsidRPr="004E4007">
              <w:rPr>
                <w:rFonts w:asciiTheme="minorHAnsi" w:hAnsiTheme="minorHAnsi" w:cstheme="minorHAnsi"/>
                <w:sz w:val="16"/>
                <w:szCs w:val="16"/>
              </w:rPr>
              <w:t>End</w:t>
            </w:r>
          </w:p>
          <w:p w14:paraId="1933EADB" w14:textId="685CAF77" w:rsidR="00C6285C" w:rsidRPr="004E4007" w:rsidRDefault="00C6285C" w:rsidP="00C6285C">
            <w:pPr>
              <w:keepNext/>
              <w:rPr>
                <w:rFonts w:asciiTheme="minorHAnsi" w:hAnsiTheme="minorHAnsi" w:cstheme="minorHAnsi"/>
                <w:sz w:val="18"/>
                <w:szCs w:val="18"/>
              </w:rPr>
            </w:pPr>
            <w:r w:rsidRPr="004E4007">
              <w:rPr>
                <w:rFonts w:asciiTheme="minorHAnsi" w:hAnsiTheme="minorHAnsi" w:cstheme="minorHAnsi"/>
                <w:sz w:val="16"/>
                <w:szCs w:val="16"/>
              </w:rPr>
              <w:t>End&gt;&gt;</w:t>
            </w:r>
          </w:p>
        </w:tc>
      </w:tr>
    </w:tbl>
    <w:p w14:paraId="1933EADD" w14:textId="77777777" w:rsidR="001868E8" w:rsidRPr="003508F9" w:rsidRDefault="001868E8" w:rsidP="00693010">
      <w:pPr>
        <w:rPr>
          <w:rFonts w:asciiTheme="minorHAnsi" w:hAnsiTheme="minorHAnsi" w:cs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4E4007" w14:paraId="1933EAE1" w14:textId="77777777" w:rsidTr="002E17DB">
        <w:trPr>
          <w:trHeight w:val="144"/>
        </w:trPr>
        <w:tc>
          <w:tcPr>
            <w:tcW w:w="5000" w:type="pct"/>
            <w:vAlign w:val="center"/>
          </w:tcPr>
          <w:p w14:paraId="1933EAE0" w14:textId="622F5527" w:rsidR="006B530D" w:rsidRPr="003508F9" w:rsidRDefault="001868E8" w:rsidP="002E17DB">
            <w:pPr>
              <w:rPr>
                <w:rFonts w:asciiTheme="minorHAnsi" w:hAnsiTheme="minorHAnsi" w:cstheme="minorHAnsi"/>
                <w:b/>
              </w:rPr>
            </w:pPr>
            <w:r w:rsidRPr="003508F9">
              <w:rPr>
                <w:rFonts w:asciiTheme="minorHAnsi" w:hAnsiTheme="minorHAnsi" w:cstheme="minorHAnsi"/>
                <w:b/>
              </w:rPr>
              <w:t xml:space="preserve">MCH-23b Forced Air System Airflow Rate Measurement – Newly Installed Zoned Single-Speed Compressor Systems </w:t>
            </w:r>
          </w:p>
        </w:tc>
      </w:tr>
    </w:tbl>
    <w:p w14:paraId="1933EAE2" w14:textId="77777777" w:rsidR="001868E8" w:rsidRPr="003508F9" w:rsidRDefault="001868E8" w:rsidP="00693010">
      <w:pPr>
        <w:rPr>
          <w:rFonts w:asciiTheme="minorHAnsi" w:hAnsiTheme="minorHAnsi" w:cs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4E4007" w14:paraId="1933EAE5" w14:textId="77777777" w:rsidTr="00E32A17">
        <w:trPr>
          <w:trHeight w:val="233"/>
        </w:trPr>
        <w:tc>
          <w:tcPr>
            <w:tcW w:w="5000" w:type="pct"/>
            <w:gridSpan w:val="3"/>
          </w:tcPr>
          <w:p w14:paraId="1933EAE3" w14:textId="1CB916EB" w:rsidR="001868E8" w:rsidRPr="004E4007" w:rsidRDefault="001868E8" w:rsidP="002E17DB">
            <w:pPr>
              <w:keepNext/>
              <w:rPr>
                <w:rFonts w:asciiTheme="minorHAnsi" w:hAnsiTheme="minorHAnsi" w:cstheme="minorHAnsi"/>
                <w:b/>
                <w:sz w:val="18"/>
                <w:szCs w:val="18"/>
              </w:rPr>
            </w:pPr>
            <w:r w:rsidRPr="004E4007">
              <w:rPr>
                <w:rFonts w:asciiTheme="minorHAnsi" w:hAnsiTheme="minorHAnsi" w:cstheme="minorHAnsi"/>
                <w:b/>
                <w:sz w:val="18"/>
                <w:szCs w:val="18"/>
              </w:rPr>
              <w:lastRenderedPageBreak/>
              <w:t>D. Forced Air System Airflow Rate Measurement – All Zones Calling</w:t>
            </w:r>
          </w:p>
          <w:p w14:paraId="1933EAE4" w14:textId="191A7443" w:rsidR="001868E8" w:rsidRPr="004E4007" w:rsidRDefault="0027149C" w:rsidP="002E17DB">
            <w:pPr>
              <w:keepNext/>
              <w:rPr>
                <w:rFonts w:asciiTheme="minorHAnsi" w:hAnsiTheme="minorHAnsi" w:cstheme="minorHAnsi"/>
                <w:b/>
                <w:sz w:val="18"/>
                <w:szCs w:val="18"/>
              </w:rPr>
            </w:pPr>
            <w:r w:rsidRPr="003508F9">
              <w:rPr>
                <w:rFonts w:asciiTheme="minorHAnsi" w:hAnsiTheme="minorHAnsi" w:cstheme="minorHAnsi"/>
                <w:sz w:val="18"/>
                <w:szCs w:val="18"/>
              </w:rPr>
              <w:t>&lt;&lt;Static Text - see the top&gt;&gt;</w:t>
            </w:r>
          </w:p>
        </w:tc>
      </w:tr>
      <w:tr w:rsidR="00E32A17" w:rsidRPr="004E4007"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3508F9" w:rsidRDefault="00E32A17" w:rsidP="00E32A17">
            <w:pPr>
              <w:keepNext/>
              <w:jc w:val="center"/>
              <w:rPr>
                <w:rFonts w:asciiTheme="minorHAnsi" w:hAnsiTheme="minorHAnsi" w:cstheme="minorHAnsi"/>
                <w:sz w:val="18"/>
                <w:szCs w:val="18"/>
              </w:rPr>
            </w:pPr>
            <w:r w:rsidRPr="003508F9">
              <w:rPr>
                <w:rFonts w:asciiTheme="minorHAnsi" w:hAnsiTheme="minorHAnsi" w:cstheme="minorHAnsi"/>
                <w:sz w:val="18"/>
                <w:szCs w:val="18"/>
              </w:rPr>
              <w:t>01</w:t>
            </w:r>
          </w:p>
        </w:tc>
        <w:tc>
          <w:tcPr>
            <w:tcW w:w="2247" w:type="pct"/>
            <w:vAlign w:val="center"/>
          </w:tcPr>
          <w:p w14:paraId="1933EAE7" w14:textId="0838185A" w:rsidR="00E32A17" w:rsidRPr="004E4007" w:rsidRDefault="00E32A17" w:rsidP="00E32A17">
            <w:pPr>
              <w:keepNext/>
              <w:rPr>
                <w:rFonts w:asciiTheme="minorHAnsi" w:hAnsiTheme="minorHAnsi" w:cstheme="minorHAnsi"/>
                <w:sz w:val="18"/>
                <w:szCs w:val="18"/>
              </w:rPr>
            </w:pPr>
            <w:r w:rsidRPr="004E4007">
              <w:rPr>
                <w:rFonts w:asciiTheme="minorHAnsi" w:hAnsiTheme="minorHAnsi" w:cstheme="minorHAnsi"/>
                <w:sz w:val="18"/>
                <w:szCs w:val="18"/>
              </w:rPr>
              <w:t>Required All Zones Calling Minimum System Airflow Rate (cfm/ton)</w:t>
            </w:r>
          </w:p>
        </w:tc>
        <w:tc>
          <w:tcPr>
            <w:tcW w:w="2542" w:type="pct"/>
            <w:vAlign w:val="center"/>
          </w:tcPr>
          <w:p w14:paraId="217A2357" w14:textId="77777777" w:rsidR="00E32A17" w:rsidRPr="004E4007" w:rsidRDefault="00E32A17" w:rsidP="00E32A17">
            <w:pPr>
              <w:keepNext/>
              <w:rPr>
                <w:rFonts w:asciiTheme="minorHAnsi" w:hAnsiTheme="minorHAnsi" w:cstheme="minorHAnsi"/>
                <w:sz w:val="18"/>
                <w:szCs w:val="18"/>
              </w:rPr>
            </w:pPr>
            <w:r w:rsidRPr="004E4007">
              <w:rPr>
                <w:rFonts w:asciiTheme="minorHAnsi" w:hAnsiTheme="minorHAnsi" w:cstheme="minorHAnsi"/>
                <w:sz w:val="18"/>
                <w:szCs w:val="18"/>
              </w:rPr>
              <w:t xml:space="preserve">&lt;&lt;calculated field: </w:t>
            </w:r>
          </w:p>
          <w:p w14:paraId="65AA7C79" w14:textId="05D1ECB2" w:rsidR="00E32A17" w:rsidRPr="004E4007" w:rsidRDefault="00E32A17" w:rsidP="00E32A17">
            <w:pPr>
              <w:keepNext/>
              <w:rPr>
                <w:rFonts w:asciiTheme="minorHAnsi" w:hAnsiTheme="minorHAnsi" w:cstheme="minorHAnsi"/>
                <w:sz w:val="18"/>
                <w:szCs w:val="18"/>
              </w:rPr>
            </w:pPr>
            <w:r w:rsidRPr="004E4007">
              <w:rPr>
                <w:rFonts w:asciiTheme="minorHAnsi" w:hAnsiTheme="minorHAnsi" w:cstheme="minorHAnsi"/>
                <w:sz w:val="18"/>
                <w:szCs w:val="18"/>
              </w:rPr>
              <w:t>If MCH-01 – ResidentialCoolingSystemType = Small Duct High Velocity</w:t>
            </w:r>
            <w:r w:rsidR="00C6285C" w:rsidRPr="004E4007">
              <w:rPr>
                <w:rFonts w:asciiTheme="minorHAnsi" w:hAnsiTheme="minorHAnsi" w:cstheme="minorHAnsi"/>
                <w:sz w:val="18"/>
                <w:szCs w:val="18"/>
              </w:rPr>
              <w:t xml:space="preserve"> AC or Small Duct High Velocity HP</w:t>
            </w:r>
            <w:r w:rsidRPr="004E4007">
              <w:rPr>
                <w:rFonts w:asciiTheme="minorHAnsi" w:hAnsiTheme="minorHAnsi" w:cstheme="minorHAnsi"/>
                <w:sz w:val="18"/>
                <w:szCs w:val="18"/>
              </w:rPr>
              <w:t>, then value = 250</w:t>
            </w:r>
          </w:p>
          <w:p w14:paraId="58760CD1" w14:textId="77777777" w:rsidR="00E32A17" w:rsidRPr="004E4007" w:rsidRDefault="00E32A17" w:rsidP="00E32A17">
            <w:pPr>
              <w:keepNext/>
              <w:rPr>
                <w:rFonts w:asciiTheme="minorHAnsi" w:hAnsiTheme="minorHAnsi" w:cstheme="minorHAnsi"/>
                <w:sz w:val="18"/>
                <w:szCs w:val="18"/>
              </w:rPr>
            </w:pPr>
          </w:p>
          <w:p w14:paraId="43D6861E" w14:textId="00F7E61C" w:rsidR="00E32A17" w:rsidRPr="004E4007" w:rsidRDefault="00E32A17" w:rsidP="00E32A17">
            <w:pPr>
              <w:keepNext/>
              <w:rPr>
                <w:rFonts w:asciiTheme="minorHAnsi" w:hAnsiTheme="minorHAnsi" w:cstheme="minorHAnsi"/>
                <w:sz w:val="18"/>
                <w:szCs w:val="18"/>
              </w:rPr>
            </w:pPr>
            <w:r w:rsidRPr="004E4007">
              <w:rPr>
                <w:rFonts w:asciiTheme="minorHAnsi" w:hAnsiTheme="minorHAnsi" w:cstheme="minorHAnsi"/>
                <w:sz w:val="18"/>
                <w:szCs w:val="18"/>
              </w:rPr>
              <w:t>Elseif, A0</w:t>
            </w:r>
            <w:r w:rsidR="002D77F8" w:rsidRPr="004E4007">
              <w:rPr>
                <w:rFonts w:asciiTheme="minorHAnsi" w:hAnsiTheme="minorHAnsi" w:cstheme="minorHAnsi"/>
                <w:sz w:val="18"/>
                <w:szCs w:val="18"/>
              </w:rPr>
              <w:t>4</w:t>
            </w:r>
            <w:r w:rsidRPr="004E4007">
              <w:rPr>
                <w:rFonts w:asciiTheme="minorHAnsi" w:hAnsiTheme="minorHAnsi" w:cstheme="minorHAnsi"/>
                <w:sz w:val="18"/>
                <w:szCs w:val="18"/>
              </w:rPr>
              <w:t xml:space="preserve"> = Alteration, then value = 300;</w:t>
            </w:r>
          </w:p>
          <w:p w14:paraId="17E3FEB9" w14:textId="77777777" w:rsidR="00E32A17" w:rsidRPr="004E4007" w:rsidRDefault="00E32A17" w:rsidP="00E32A17">
            <w:pPr>
              <w:keepNext/>
              <w:rPr>
                <w:rFonts w:asciiTheme="minorHAnsi" w:hAnsiTheme="minorHAnsi" w:cstheme="minorHAnsi"/>
                <w:sz w:val="18"/>
                <w:szCs w:val="18"/>
              </w:rPr>
            </w:pPr>
          </w:p>
          <w:p w14:paraId="192EE731" w14:textId="77777777" w:rsidR="00BC41B1" w:rsidRDefault="00E32A17" w:rsidP="00E32A17">
            <w:pPr>
              <w:keepNext/>
              <w:rPr>
                <w:ins w:id="428" w:author="Alhabibi, Haider@Energy" w:date="2024-04-09T09:01:00Z"/>
                <w:rFonts w:asciiTheme="minorHAnsi" w:hAnsiTheme="minorHAnsi" w:cstheme="minorHAnsi"/>
                <w:sz w:val="18"/>
                <w:szCs w:val="18"/>
              </w:rPr>
            </w:pPr>
            <w:r w:rsidRPr="004E4007">
              <w:rPr>
                <w:rFonts w:asciiTheme="minorHAnsi" w:hAnsiTheme="minorHAnsi" w:cstheme="minorHAnsi"/>
                <w:sz w:val="18"/>
                <w:szCs w:val="18"/>
              </w:rPr>
              <w:t>Elseif parent is MCH-01a</w:t>
            </w:r>
            <w:ins w:id="429" w:author="Alhabibi, Haider@Energy" w:date="2024-04-09T09:01:00Z">
              <w:r w:rsidR="004C0096">
                <w:rPr>
                  <w:rFonts w:asciiTheme="minorHAnsi" w:hAnsiTheme="minorHAnsi" w:cstheme="minorHAnsi"/>
                  <w:sz w:val="18"/>
                  <w:szCs w:val="18"/>
                </w:rPr>
                <w:t xml:space="preserve"> only:</w:t>
              </w:r>
            </w:ins>
          </w:p>
          <w:p w14:paraId="116C1DF8" w14:textId="2EC6830C" w:rsidR="00E32A17" w:rsidRPr="004E4007" w:rsidRDefault="00822040" w:rsidP="00E32A17">
            <w:pPr>
              <w:keepNext/>
              <w:rPr>
                <w:rFonts w:asciiTheme="minorHAnsi" w:hAnsiTheme="minorHAnsi" w:cstheme="minorHAnsi"/>
                <w:sz w:val="18"/>
                <w:szCs w:val="18"/>
              </w:rPr>
            </w:pPr>
            <w:ins w:id="430" w:author="Alhabibi, Haider@Energy" w:date="2024-04-09T09:01:00Z">
              <w:r w:rsidRPr="00822040">
                <w:rPr>
                  <w:rFonts w:asciiTheme="minorHAnsi" w:hAnsiTheme="minorHAnsi" w:cstheme="minorHAnsi"/>
                  <w:sz w:val="18"/>
                  <w:szCs w:val="18"/>
                </w:rPr>
                <w:t>If (B10 ≠ NA and B10 ≠ D09)</w:t>
              </w:r>
            </w:ins>
            <w:del w:id="431" w:author="Alhabibi, Haider@Energy" w:date="2024-04-09T09:01:00Z">
              <w:r w:rsidR="00E32A17" w:rsidRPr="004E4007" w:rsidDel="00822040">
                <w:rPr>
                  <w:rFonts w:asciiTheme="minorHAnsi" w:hAnsiTheme="minorHAnsi" w:cstheme="minorHAnsi"/>
                  <w:sz w:val="18"/>
                  <w:szCs w:val="18"/>
                </w:rPr>
                <w:delText>, and B1</w:delText>
              </w:r>
              <w:r w:rsidR="00A60A9E" w:rsidRPr="004E4007" w:rsidDel="00822040">
                <w:rPr>
                  <w:rFonts w:asciiTheme="minorHAnsi" w:hAnsiTheme="minorHAnsi" w:cstheme="minorHAnsi"/>
                  <w:sz w:val="18"/>
                  <w:szCs w:val="18"/>
                </w:rPr>
                <w:delText>0</w:delText>
              </w:r>
              <w:r w:rsidR="00E32A17" w:rsidRPr="004E4007" w:rsidDel="00822040">
                <w:rPr>
                  <w:rFonts w:asciiTheme="minorHAnsi" w:hAnsiTheme="minorHAnsi" w:cstheme="minorHAnsi"/>
                  <w:sz w:val="18"/>
                  <w:szCs w:val="18"/>
                </w:rPr>
                <w:delText xml:space="preserve"> ≠ D09</w:delText>
              </w:r>
            </w:del>
            <w:r w:rsidR="00E32A17" w:rsidRPr="004E4007">
              <w:rPr>
                <w:rFonts w:asciiTheme="minorHAnsi" w:hAnsiTheme="minorHAnsi" w:cstheme="minorHAnsi"/>
                <w:sz w:val="18"/>
                <w:szCs w:val="18"/>
              </w:rPr>
              <w:t>, then value = 350;</w:t>
            </w:r>
          </w:p>
          <w:p w14:paraId="7BC67F98" w14:textId="3AF2C57F" w:rsidR="00E32A17" w:rsidRDefault="00E32A17" w:rsidP="00E32A17">
            <w:pPr>
              <w:keepNext/>
              <w:rPr>
                <w:rFonts w:asciiTheme="minorHAnsi" w:hAnsiTheme="minorHAnsi" w:cstheme="minorHAnsi"/>
                <w:sz w:val="18"/>
                <w:szCs w:val="18"/>
              </w:rPr>
            </w:pPr>
            <w:r w:rsidRPr="004E4007">
              <w:rPr>
                <w:rFonts w:asciiTheme="minorHAnsi" w:hAnsiTheme="minorHAnsi" w:cstheme="minorHAnsi"/>
                <w:sz w:val="18"/>
                <w:szCs w:val="18"/>
              </w:rPr>
              <w:t xml:space="preserve">Elseif </w:t>
            </w:r>
            <w:del w:id="432" w:author="Alhabibi, Haider@Energy" w:date="2024-04-09T15:47:00Z">
              <w:r w:rsidRPr="004E4007" w:rsidDel="00F50A4B">
                <w:rPr>
                  <w:rFonts w:asciiTheme="minorHAnsi" w:hAnsiTheme="minorHAnsi" w:cstheme="minorHAnsi"/>
                  <w:sz w:val="18"/>
                  <w:szCs w:val="18"/>
                </w:rPr>
                <w:delText xml:space="preserve">parent is MCH-01a, and </w:delText>
              </w:r>
            </w:del>
            <w:r w:rsidRPr="004E4007">
              <w:rPr>
                <w:rFonts w:asciiTheme="minorHAnsi" w:hAnsiTheme="minorHAnsi" w:cstheme="minorHAnsi"/>
                <w:sz w:val="18"/>
                <w:szCs w:val="18"/>
              </w:rPr>
              <w:t>C08 ≠ NA, then reference value from MCH-01a C08;</w:t>
            </w:r>
          </w:p>
          <w:p w14:paraId="73C6B18F" w14:textId="77777777" w:rsidR="00A81885" w:rsidRDefault="00A81885" w:rsidP="00E32A17">
            <w:pPr>
              <w:keepNext/>
              <w:rPr>
                <w:rFonts w:asciiTheme="minorHAnsi" w:hAnsiTheme="minorHAnsi" w:cstheme="minorHAnsi"/>
                <w:sz w:val="18"/>
                <w:szCs w:val="18"/>
              </w:rPr>
            </w:pPr>
          </w:p>
          <w:p w14:paraId="1B7E2943" w14:textId="77777777" w:rsidR="00B07213" w:rsidRPr="00B07213" w:rsidRDefault="00B07213" w:rsidP="00B07213">
            <w:pPr>
              <w:keepNext/>
              <w:rPr>
                <w:ins w:id="433" w:author="Alhabibi, Haider@Energy" w:date="2024-04-09T09:02:00Z"/>
                <w:rFonts w:asciiTheme="minorHAnsi" w:hAnsiTheme="minorHAnsi" w:cstheme="minorHAnsi"/>
                <w:sz w:val="18"/>
                <w:szCs w:val="18"/>
              </w:rPr>
            </w:pPr>
            <w:ins w:id="434" w:author="Alhabibi, Haider@Energy" w:date="2024-04-09T09:02:00Z">
              <w:r w:rsidRPr="00B07213">
                <w:rPr>
                  <w:rFonts w:asciiTheme="minorHAnsi" w:hAnsiTheme="minorHAnsi" w:cstheme="minorHAnsi"/>
                  <w:sz w:val="18"/>
                  <w:szCs w:val="18"/>
                </w:rPr>
                <w:t xml:space="preserve">Elseif parent is MCH-01d only: </w:t>
              </w:r>
            </w:ins>
          </w:p>
          <w:p w14:paraId="5201AF67" w14:textId="77777777" w:rsidR="00B07213" w:rsidRPr="00B07213" w:rsidRDefault="00B07213" w:rsidP="00B07213">
            <w:pPr>
              <w:keepNext/>
              <w:rPr>
                <w:ins w:id="435" w:author="Alhabibi, Haider@Energy" w:date="2024-04-09T09:02:00Z"/>
                <w:rFonts w:asciiTheme="minorHAnsi" w:hAnsiTheme="minorHAnsi" w:cstheme="minorHAnsi"/>
                <w:sz w:val="18"/>
                <w:szCs w:val="18"/>
              </w:rPr>
            </w:pPr>
            <w:ins w:id="436" w:author="Alhabibi, Haider@Energy" w:date="2024-04-09T09:02:00Z">
              <w:r w:rsidRPr="00B07213">
                <w:rPr>
                  <w:rFonts w:asciiTheme="minorHAnsi" w:hAnsiTheme="minorHAnsi" w:cstheme="minorHAnsi"/>
                  <w:sz w:val="18"/>
                  <w:szCs w:val="18"/>
                </w:rPr>
                <w:t>If (B08 ≠ NA and B08 ≠ D09) then value = 350;</w:t>
              </w:r>
            </w:ins>
          </w:p>
          <w:p w14:paraId="0B561E12" w14:textId="25B2E7DF" w:rsidR="00A81885" w:rsidRPr="004E4007" w:rsidRDefault="00B07213" w:rsidP="00B07213">
            <w:pPr>
              <w:keepNext/>
              <w:rPr>
                <w:rFonts w:asciiTheme="minorHAnsi" w:hAnsiTheme="minorHAnsi" w:cstheme="minorHAnsi"/>
                <w:sz w:val="18"/>
                <w:szCs w:val="18"/>
              </w:rPr>
            </w:pPr>
            <w:ins w:id="437" w:author="Alhabibi, Haider@Energy" w:date="2024-04-09T09:02:00Z">
              <w:r w:rsidRPr="00B07213">
                <w:rPr>
                  <w:rFonts w:asciiTheme="minorHAnsi" w:hAnsiTheme="minorHAnsi" w:cstheme="minorHAnsi"/>
                  <w:sz w:val="18"/>
                  <w:szCs w:val="18"/>
                </w:rPr>
                <w:t>Elseif C08 ≠ NA, then reference value from MCH-01d C08;</w:t>
              </w:r>
            </w:ins>
          </w:p>
          <w:p w14:paraId="0919D585" w14:textId="77777777" w:rsidR="00E32A17" w:rsidRPr="004E4007" w:rsidRDefault="00E32A17" w:rsidP="00E32A17">
            <w:pPr>
              <w:keepNext/>
              <w:rPr>
                <w:rFonts w:asciiTheme="minorHAnsi" w:hAnsiTheme="minorHAnsi" w:cstheme="minorHAnsi"/>
                <w:sz w:val="18"/>
                <w:szCs w:val="18"/>
              </w:rPr>
            </w:pPr>
          </w:p>
          <w:p w14:paraId="1933EAEC" w14:textId="0099F2B7" w:rsidR="00E32A17" w:rsidRPr="004E4007" w:rsidRDefault="00E32A17" w:rsidP="00E32A17">
            <w:pPr>
              <w:keepNext/>
              <w:rPr>
                <w:rFonts w:asciiTheme="minorHAnsi" w:hAnsiTheme="minorHAnsi" w:cstheme="minorHAnsi"/>
                <w:sz w:val="18"/>
                <w:szCs w:val="18"/>
              </w:rPr>
            </w:pPr>
            <w:r w:rsidRPr="004E4007">
              <w:rPr>
                <w:rFonts w:asciiTheme="minorHAnsi" w:hAnsiTheme="minorHAnsi" w:cstheme="minorHAnsi"/>
                <w:sz w:val="18"/>
                <w:szCs w:val="18"/>
              </w:rPr>
              <w:t>Else value = 350&gt;&gt;</w:t>
            </w:r>
          </w:p>
        </w:tc>
      </w:tr>
      <w:tr w:rsidR="001868E8" w:rsidRPr="004E4007"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3508F9" w:rsidRDefault="001868E8" w:rsidP="00A43176">
            <w:pPr>
              <w:keepNext/>
              <w:jc w:val="center"/>
              <w:rPr>
                <w:rFonts w:asciiTheme="minorHAnsi" w:hAnsiTheme="minorHAnsi" w:cstheme="minorHAnsi"/>
                <w:sz w:val="18"/>
                <w:szCs w:val="18"/>
              </w:rPr>
            </w:pPr>
            <w:r w:rsidRPr="003508F9">
              <w:rPr>
                <w:rFonts w:asciiTheme="minorHAnsi" w:hAnsiTheme="minorHAnsi" w:cstheme="minorHAnsi"/>
                <w:sz w:val="18"/>
                <w:szCs w:val="18"/>
              </w:rPr>
              <w:t>02</w:t>
            </w:r>
          </w:p>
        </w:tc>
        <w:tc>
          <w:tcPr>
            <w:tcW w:w="2247" w:type="pct"/>
            <w:vAlign w:val="center"/>
          </w:tcPr>
          <w:p w14:paraId="1933EAEF" w14:textId="6B0AEE1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 xml:space="preserve">Required All Zones Calling Minimum System Airflow </w:t>
            </w:r>
            <w:r w:rsidR="009C2ABA" w:rsidRPr="004E4007">
              <w:rPr>
                <w:rFonts w:asciiTheme="minorHAnsi" w:hAnsiTheme="minorHAnsi" w:cstheme="minorHAnsi"/>
                <w:sz w:val="18"/>
                <w:szCs w:val="18"/>
              </w:rPr>
              <w:t>T</w:t>
            </w:r>
            <w:r w:rsidRPr="004E4007">
              <w:rPr>
                <w:rFonts w:asciiTheme="minorHAnsi" w:hAnsiTheme="minorHAnsi" w:cstheme="minorHAnsi"/>
                <w:sz w:val="18"/>
                <w:szCs w:val="18"/>
              </w:rPr>
              <w:t>arget (cfm)</w:t>
            </w:r>
          </w:p>
        </w:tc>
        <w:tc>
          <w:tcPr>
            <w:tcW w:w="2542" w:type="pct"/>
            <w:vAlign w:val="center"/>
          </w:tcPr>
          <w:p w14:paraId="1933EAF0" w14:textId="2D00FB59"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&lt;&lt;calculated field: = A0</w:t>
            </w:r>
            <w:r w:rsidR="002D77F8" w:rsidRPr="004E4007">
              <w:rPr>
                <w:rFonts w:asciiTheme="minorHAnsi" w:hAnsiTheme="minorHAnsi" w:cstheme="minorHAnsi"/>
                <w:sz w:val="18"/>
                <w:szCs w:val="18"/>
              </w:rPr>
              <w:t>5</w:t>
            </w:r>
            <w:r w:rsidRPr="004E4007">
              <w:rPr>
                <w:rFonts w:asciiTheme="minorHAnsi" w:hAnsiTheme="minorHAnsi" w:cstheme="minorHAnsi"/>
                <w:sz w:val="18"/>
                <w:szCs w:val="18"/>
              </w:rPr>
              <w:t xml:space="preserve"> multiplied by value in D01&gt;&gt;</w:t>
            </w:r>
          </w:p>
        </w:tc>
      </w:tr>
      <w:tr w:rsidR="001868E8" w:rsidRPr="004E4007"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3508F9" w:rsidRDefault="001868E8" w:rsidP="00A43176">
            <w:pPr>
              <w:keepNext/>
              <w:jc w:val="center"/>
              <w:rPr>
                <w:rFonts w:asciiTheme="minorHAnsi" w:hAnsiTheme="minorHAnsi" w:cstheme="minorHAnsi"/>
                <w:sz w:val="18"/>
                <w:szCs w:val="18"/>
              </w:rPr>
            </w:pPr>
            <w:r w:rsidRPr="003508F9">
              <w:rPr>
                <w:rFonts w:asciiTheme="minorHAnsi" w:hAnsiTheme="minorHAnsi" w:cstheme="minorHAnsi"/>
                <w:sz w:val="18"/>
                <w:szCs w:val="18"/>
              </w:rPr>
              <w:t>03</w:t>
            </w:r>
          </w:p>
        </w:tc>
        <w:tc>
          <w:tcPr>
            <w:tcW w:w="2247" w:type="pct"/>
            <w:vAlign w:val="center"/>
          </w:tcPr>
          <w:p w14:paraId="1933EAF3" w14:textId="54294B00"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Actual System Airflow Rate Measurement (cfm)</w:t>
            </w:r>
          </w:p>
        </w:tc>
        <w:tc>
          <w:tcPr>
            <w:tcW w:w="2542" w:type="pct"/>
            <w:vAlign w:val="center"/>
          </w:tcPr>
          <w:p w14:paraId="1933EAF4" w14:textId="77777777" w:rsidR="001868E8" w:rsidRPr="004E4007" w:rsidRDefault="001868E8" w:rsidP="002E17DB">
            <w:pPr>
              <w:keepNext/>
              <w:rPr>
                <w:rFonts w:asciiTheme="minorHAnsi" w:hAnsiTheme="minorHAnsi" w:cstheme="minorHAnsi"/>
                <w:sz w:val="18"/>
                <w:szCs w:val="18"/>
              </w:rPr>
            </w:pPr>
            <w:r w:rsidRPr="004E4007">
              <w:rPr>
                <w:rFonts w:asciiTheme="minorHAnsi" w:hAnsiTheme="minorHAnsi" w:cstheme="minorHAnsi"/>
                <w:sz w:val="18"/>
                <w:szCs w:val="18"/>
              </w:rPr>
              <w:t>&lt;&lt;user input numeric value: xxxx&gt;&gt;</w:t>
            </w:r>
          </w:p>
        </w:tc>
      </w:tr>
      <w:tr w:rsidR="004C5BE2" w:rsidRPr="004E4007"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3508F9" w:rsidRDefault="004C5BE2" w:rsidP="00A43176">
            <w:pPr>
              <w:keepNext/>
              <w:jc w:val="center"/>
              <w:rPr>
                <w:rFonts w:asciiTheme="minorHAnsi" w:hAnsiTheme="minorHAnsi" w:cstheme="minorHAnsi"/>
                <w:sz w:val="18"/>
                <w:szCs w:val="18"/>
              </w:rPr>
            </w:pPr>
            <w:r w:rsidRPr="003508F9">
              <w:rPr>
                <w:rFonts w:asciiTheme="minorHAnsi" w:hAnsiTheme="minorHAnsi" w:cstheme="minorHAnsi"/>
                <w:sz w:val="18"/>
                <w:szCs w:val="18"/>
              </w:rPr>
              <w:t>04</w:t>
            </w:r>
          </w:p>
        </w:tc>
        <w:tc>
          <w:tcPr>
            <w:tcW w:w="2247" w:type="pct"/>
            <w:vAlign w:val="center"/>
          </w:tcPr>
          <w:p w14:paraId="1933EAF7" w14:textId="77777777" w:rsidR="004C5BE2" w:rsidRPr="004E4007" w:rsidRDefault="004C5BE2" w:rsidP="004C5BE2">
            <w:pPr>
              <w:keepNext/>
              <w:rPr>
                <w:rFonts w:asciiTheme="minorHAnsi" w:hAnsiTheme="minorHAnsi" w:cstheme="minorHAnsi"/>
                <w:sz w:val="18"/>
                <w:szCs w:val="18"/>
              </w:rPr>
            </w:pPr>
            <w:r w:rsidRPr="004E4007">
              <w:rPr>
                <w:rFonts w:asciiTheme="minorHAnsi" w:hAnsiTheme="minorHAnsi" w:cstheme="minorHAnsi"/>
                <w:sz w:val="18"/>
                <w:szCs w:val="18"/>
              </w:rPr>
              <w:t xml:space="preserve">Compliance Statement: </w:t>
            </w:r>
          </w:p>
        </w:tc>
        <w:tc>
          <w:tcPr>
            <w:tcW w:w="2542" w:type="pct"/>
            <w:vAlign w:val="center"/>
          </w:tcPr>
          <w:p w14:paraId="1933EAF8" w14:textId="77777777" w:rsidR="004C5BE2" w:rsidRPr="004E4007" w:rsidRDefault="004C5BE2" w:rsidP="004C5BE2">
            <w:pPr>
              <w:keepNext/>
              <w:rPr>
                <w:rFonts w:asciiTheme="minorHAnsi" w:hAnsiTheme="minorHAnsi" w:cstheme="minorHAnsi"/>
                <w:sz w:val="18"/>
                <w:szCs w:val="18"/>
              </w:rPr>
            </w:pPr>
            <w:r w:rsidRPr="004E4007">
              <w:rPr>
                <w:rFonts w:asciiTheme="minorHAnsi" w:hAnsiTheme="minorHAnsi" w:cstheme="minorHAnsi"/>
                <w:sz w:val="18"/>
                <w:szCs w:val="18"/>
              </w:rPr>
              <w:t>&lt;&lt;If D03≥D02, the display text "system airflow rate complies", else display text "system does not comply with minimum airflow rate requirement"&gt;&gt;</w:t>
            </w:r>
          </w:p>
        </w:tc>
      </w:tr>
    </w:tbl>
    <w:p w14:paraId="1933EAFA" w14:textId="77777777" w:rsidR="001868E8" w:rsidRPr="003508F9" w:rsidRDefault="001868E8" w:rsidP="0009456E">
      <w:pPr>
        <w:rPr>
          <w:rFonts w:asciiTheme="minorHAnsi" w:hAnsiTheme="minorHAnsi" w:cstheme="minorHAns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4E4007" w14:paraId="1933EAFE" w14:textId="77777777" w:rsidTr="00061C0F">
        <w:trPr>
          <w:trHeight w:val="144"/>
        </w:trPr>
        <w:tc>
          <w:tcPr>
            <w:tcW w:w="5000" w:type="pct"/>
            <w:gridSpan w:val="5"/>
          </w:tcPr>
          <w:p w14:paraId="1933EAFB" w14:textId="2E31282D" w:rsidR="0024561E" w:rsidRPr="004E4007" w:rsidRDefault="001868E8" w:rsidP="00A43176">
            <w:pPr>
              <w:keepNext/>
              <w:rPr>
                <w:rFonts w:asciiTheme="minorHAnsi" w:hAnsiTheme="minorHAnsi" w:cstheme="minorHAnsi"/>
                <w:b/>
                <w:sz w:val="18"/>
                <w:szCs w:val="18"/>
              </w:rPr>
            </w:pPr>
            <w:r w:rsidRPr="004E4007">
              <w:rPr>
                <w:rFonts w:asciiTheme="minorHAnsi" w:hAnsiTheme="minorHAnsi" w:cstheme="minorHAnsi"/>
                <w:b/>
                <w:sz w:val="18"/>
                <w:szCs w:val="18"/>
              </w:rPr>
              <w:t>E. Forced Air System Airflow Rate Measurement – All Other Zonal Control Modes</w:t>
            </w:r>
          </w:p>
          <w:p w14:paraId="1933EAFD" w14:textId="7D64E32E" w:rsidR="001868E8" w:rsidRPr="004E4007" w:rsidRDefault="0027149C" w:rsidP="0083509A">
            <w:pPr>
              <w:keepNext/>
              <w:rPr>
                <w:rFonts w:asciiTheme="minorHAnsi" w:hAnsiTheme="minorHAnsi" w:cstheme="minorHAnsi"/>
                <w:b/>
                <w:sz w:val="16"/>
                <w:szCs w:val="16"/>
              </w:rPr>
            </w:pPr>
            <w:r w:rsidRPr="003508F9">
              <w:rPr>
                <w:rFonts w:asciiTheme="minorHAnsi" w:hAnsiTheme="minorHAnsi" w:cstheme="minorHAnsi"/>
                <w:sz w:val="18"/>
                <w:szCs w:val="18"/>
              </w:rPr>
              <w:t>&lt;&lt;Static Text - see the top&gt;&gt;</w:t>
            </w:r>
          </w:p>
        </w:tc>
      </w:tr>
      <w:tr w:rsidR="00FC10E6" w:rsidRPr="004E4007"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4E4007" w:rsidRDefault="00FC10E6" w:rsidP="00FC10E6">
            <w:pPr>
              <w:keepNext/>
              <w:jc w:val="center"/>
              <w:rPr>
                <w:rFonts w:asciiTheme="minorHAnsi" w:hAnsiTheme="minorHAnsi" w:cstheme="minorHAnsi"/>
                <w:sz w:val="18"/>
                <w:szCs w:val="18"/>
              </w:rPr>
            </w:pPr>
            <w:r w:rsidRPr="003508F9">
              <w:rPr>
                <w:rFonts w:asciiTheme="minorHAnsi" w:hAnsiTheme="minorHAnsi" w:cstheme="minorHAnsi"/>
                <w:sz w:val="18"/>
                <w:szCs w:val="18"/>
              </w:rPr>
              <w:t>01</w:t>
            </w:r>
          </w:p>
        </w:tc>
        <w:tc>
          <w:tcPr>
            <w:tcW w:w="2245" w:type="pct"/>
            <w:gridSpan w:val="2"/>
          </w:tcPr>
          <w:p w14:paraId="086FBB65" w14:textId="6399C459" w:rsidR="000E395B" w:rsidRPr="003508F9" w:rsidRDefault="00FC10E6" w:rsidP="00A43176">
            <w:pPr>
              <w:keepNext/>
              <w:rPr>
                <w:rFonts w:asciiTheme="minorHAnsi" w:hAnsiTheme="minorHAnsi" w:cstheme="minorHAnsi"/>
                <w:sz w:val="18"/>
                <w:szCs w:val="18"/>
              </w:rPr>
            </w:pPr>
            <w:r w:rsidRPr="003508F9">
              <w:rPr>
                <w:rFonts w:asciiTheme="minorHAnsi" w:hAnsiTheme="minorHAnsi" w:cstheme="minorHAnsi"/>
                <w:sz w:val="18"/>
                <w:szCs w:val="18"/>
              </w:rPr>
              <w:t xml:space="preserve">Number of </w:t>
            </w:r>
            <w:r w:rsidR="000E395B" w:rsidRPr="003508F9">
              <w:rPr>
                <w:rFonts w:asciiTheme="minorHAnsi" w:hAnsiTheme="minorHAnsi" w:cstheme="minorHAnsi"/>
                <w:sz w:val="18"/>
                <w:szCs w:val="18"/>
              </w:rPr>
              <w:t>I</w:t>
            </w:r>
            <w:r w:rsidRPr="003508F9">
              <w:rPr>
                <w:rFonts w:asciiTheme="minorHAnsi" w:hAnsiTheme="minorHAnsi" w:cstheme="minorHAnsi"/>
                <w:sz w:val="18"/>
                <w:szCs w:val="18"/>
              </w:rPr>
              <w:t xml:space="preserve">ndependently </w:t>
            </w:r>
            <w:r w:rsidR="000E395B" w:rsidRPr="003508F9">
              <w:rPr>
                <w:rFonts w:asciiTheme="minorHAnsi" w:hAnsiTheme="minorHAnsi" w:cstheme="minorHAnsi"/>
                <w:sz w:val="18"/>
                <w:szCs w:val="18"/>
              </w:rPr>
              <w:t>C</w:t>
            </w:r>
            <w:r w:rsidRPr="003508F9">
              <w:rPr>
                <w:rFonts w:asciiTheme="minorHAnsi" w:hAnsiTheme="minorHAnsi" w:cstheme="minorHAnsi"/>
                <w:sz w:val="18"/>
                <w:szCs w:val="18"/>
              </w:rPr>
              <w:t xml:space="preserve">ontrolled </w:t>
            </w:r>
            <w:r w:rsidR="000E395B" w:rsidRPr="003508F9">
              <w:rPr>
                <w:rFonts w:asciiTheme="minorHAnsi" w:hAnsiTheme="minorHAnsi" w:cstheme="minorHAnsi"/>
                <w:sz w:val="18"/>
                <w:szCs w:val="18"/>
              </w:rPr>
              <w:t>Z</w:t>
            </w:r>
            <w:r w:rsidRPr="003508F9">
              <w:rPr>
                <w:rFonts w:asciiTheme="minorHAnsi" w:hAnsiTheme="minorHAnsi" w:cstheme="minorHAnsi"/>
                <w:sz w:val="18"/>
                <w:szCs w:val="18"/>
              </w:rPr>
              <w:t xml:space="preserve">ones </w:t>
            </w:r>
          </w:p>
          <w:p w14:paraId="1933EB00" w14:textId="4174D74D" w:rsidR="00FC10E6" w:rsidRPr="004E4007" w:rsidRDefault="00FC10E6" w:rsidP="00A43176">
            <w:pPr>
              <w:keepNext/>
              <w:rPr>
                <w:rFonts w:asciiTheme="minorHAnsi" w:hAnsiTheme="minorHAnsi" w:cstheme="minorHAnsi"/>
                <w:sz w:val="18"/>
                <w:szCs w:val="18"/>
              </w:rPr>
            </w:pPr>
            <w:r w:rsidRPr="003508F9">
              <w:rPr>
                <w:rFonts w:asciiTheme="minorHAnsi" w:hAnsiTheme="minorHAnsi" w:cstheme="minorHAnsi"/>
                <w:sz w:val="18"/>
                <w:szCs w:val="18"/>
              </w:rPr>
              <w:t>(i.e., number of thermostats or temperature sensors that independently control one or more dampers.)</w:t>
            </w:r>
          </w:p>
        </w:tc>
        <w:tc>
          <w:tcPr>
            <w:tcW w:w="2540" w:type="pct"/>
            <w:gridSpan w:val="2"/>
          </w:tcPr>
          <w:p w14:paraId="1933EB01" w14:textId="77777777" w:rsidR="00FC10E6" w:rsidRPr="003508F9" w:rsidRDefault="00FC10E6" w:rsidP="00A43176">
            <w:pPr>
              <w:keepNext/>
              <w:rPr>
                <w:rFonts w:asciiTheme="minorHAnsi" w:hAnsiTheme="minorHAnsi" w:cstheme="minorHAnsi"/>
                <w:sz w:val="18"/>
                <w:szCs w:val="18"/>
              </w:rPr>
            </w:pPr>
            <w:r w:rsidRPr="003508F9">
              <w:rPr>
                <w:rFonts w:asciiTheme="minorHAnsi" w:hAnsiTheme="minorHAnsi" w:cstheme="minorHAnsi"/>
                <w:sz w:val="18"/>
                <w:szCs w:val="18"/>
              </w:rPr>
              <w:t>&lt;&lt;user input, integer&gt;&gt;</w:t>
            </w:r>
          </w:p>
          <w:p w14:paraId="1933EB02" w14:textId="2868AA4D" w:rsidR="00061C0F" w:rsidRPr="004E4007" w:rsidRDefault="00061C0F" w:rsidP="007C40B0">
            <w:pPr>
              <w:keepNext/>
              <w:rPr>
                <w:rFonts w:asciiTheme="minorHAnsi" w:hAnsiTheme="minorHAnsi" w:cstheme="minorHAnsi"/>
                <w:sz w:val="18"/>
                <w:szCs w:val="18"/>
              </w:rPr>
            </w:pPr>
            <w:r w:rsidRPr="003508F9">
              <w:rPr>
                <w:rFonts w:asciiTheme="minorHAnsi" w:hAnsiTheme="minorHAnsi" w:cstheme="minorHAnsi"/>
                <w:sz w:val="18"/>
                <w:szCs w:val="18"/>
              </w:rPr>
              <w:t>(F</w:t>
            </w:r>
            <w:r w:rsidRPr="004E4007">
              <w:rPr>
                <w:rFonts w:asciiTheme="minorHAnsi" w:hAnsiTheme="minorHAnsi" w:cstheme="minorHAnsi"/>
                <w:sz w:val="18"/>
                <w:szCs w:val="18"/>
              </w:rPr>
              <w:t>or each zone create a row in Table E</w:t>
            </w:r>
            <w:r w:rsidR="007C40B0" w:rsidRPr="004E4007">
              <w:rPr>
                <w:rFonts w:asciiTheme="minorHAnsi" w:hAnsiTheme="minorHAnsi" w:cstheme="minorHAnsi"/>
                <w:sz w:val="18"/>
                <w:szCs w:val="18"/>
              </w:rPr>
              <w:t>: fields 04 through 07</w:t>
            </w:r>
            <w:r w:rsidRPr="004E4007">
              <w:rPr>
                <w:rFonts w:asciiTheme="minorHAnsi" w:hAnsiTheme="minorHAnsi" w:cstheme="minorHAnsi"/>
                <w:sz w:val="18"/>
                <w:szCs w:val="18"/>
              </w:rPr>
              <w:t>)</w:t>
            </w:r>
          </w:p>
        </w:tc>
      </w:tr>
      <w:tr w:rsidR="00235FD7" w:rsidRPr="004E4007"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3508F9" w:rsidRDefault="00235FD7" w:rsidP="00235FD7">
            <w:pPr>
              <w:keepNext/>
              <w:jc w:val="center"/>
              <w:rPr>
                <w:rFonts w:asciiTheme="minorHAnsi" w:hAnsiTheme="minorHAnsi" w:cstheme="minorHAnsi"/>
                <w:sz w:val="18"/>
                <w:szCs w:val="18"/>
              </w:rPr>
            </w:pPr>
            <w:r w:rsidRPr="003508F9">
              <w:rPr>
                <w:rFonts w:asciiTheme="minorHAnsi" w:hAnsiTheme="minorHAnsi" w:cstheme="minorHAnsi"/>
                <w:sz w:val="18"/>
                <w:szCs w:val="18"/>
              </w:rPr>
              <w:t>02</w:t>
            </w:r>
          </w:p>
        </w:tc>
        <w:tc>
          <w:tcPr>
            <w:tcW w:w="2245" w:type="pct"/>
            <w:gridSpan w:val="2"/>
            <w:vAlign w:val="center"/>
          </w:tcPr>
          <w:p w14:paraId="1933EB05" w14:textId="4F2F140B" w:rsidR="00235FD7" w:rsidRPr="003508F9" w:rsidRDefault="00235FD7" w:rsidP="00235FD7">
            <w:pPr>
              <w:keepNext/>
              <w:rPr>
                <w:rFonts w:asciiTheme="minorHAnsi" w:hAnsiTheme="minorHAnsi" w:cstheme="minorHAnsi"/>
                <w:sz w:val="18"/>
                <w:szCs w:val="18"/>
              </w:rPr>
            </w:pPr>
            <w:r w:rsidRPr="004E4007">
              <w:rPr>
                <w:rFonts w:asciiTheme="minorHAnsi" w:hAnsiTheme="minorHAnsi" w:cstheme="minorHAnsi"/>
                <w:sz w:val="18"/>
                <w:szCs w:val="18"/>
              </w:rPr>
              <w:t>Required Minimum Cooling System Airflow Rate (cfm/ton)</w:t>
            </w:r>
          </w:p>
        </w:tc>
        <w:tc>
          <w:tcPr>
            <w:tcW w:w="2540" w:type="pct"/>
            <w:gridSpan w:val="2"/>
            <w:vAlign w:val="center"/>
          </w:tcPr>
          <w:p w14:paraId="71D34998" w14:textId="77777777" w:rsidR="00235FD7" w:rsidRPr="004E4007" w:rsidRDefault="00235FD7" w:rsidP="00235FD7">
            <w:pPr>
              <w:keepNext/>
              <w:rPr>
                <w:rFonts w:asciiTheme="minorHAnsi" w:hAnsiTheme="minorHAnsi" w:cstheme="minorHAnsi"/>
                <w:sz w:val="18"/>
                <w:szCs w:val="18"/>
              </w:rPr>
            </w:pPr>
            <w:r w:rsidRPr="004E4007">
              <w:rPr>
                <w:rFonts w:asciiTheme="minorHAnsi" w:hAnsiTheme="minorHAnsi" w:cstheme="minorHAnsi"/>
                <w:sz w:val="18"/>
                <w:szCs w:val="18"/>
              </w:rPr>
              <w:t xml:space="preserve">&lt;&lt;calculated field: </w:t>
            </w:r>
          </w:p>
          <w:p w14:paraId="51BB3D49" w14:textId="682BB841" w:rsidR="00235FD7" w:rsidRPr="004E4007" w:rsidRDefault="00235FD7" w:rsidP="00235FD7">
            <w:pPr>
              <w:keepNext/>
              <w:rPr>
                <w:rFonts w:asciiTheme="minorHAnsi" w:hAnsiTheme="minorHAnsi" w:cstheme="minorHAnsi"/>
                <w:sz w:val="18"/>
                <w:szCs w:val="18"/>
              </w:rPr>
            </w:pPr>
            <w:r w:rsidRPr="004E4007">
              <w:rPr>
                <w:rFonts w:asciiTheme="minorHAnsi" w:hAnsiTheme="minorHAnsi" w:cstheme="minorHAnsi"/>
                <w:sz w:val="18"/>
                <w:szCs w:val="18"/>
              </w:rPr>
              <w:t>If MCH-01 – ResidentialCoolingSystemType = Small Duct High Velocity</w:t>
            </w:r>
            <w:r w:rsidR="00C6285C" w:rsidRPr="004E4007">
              <w:rPr>
                <w:rFonts w:asciiTheme="minorHAnsi" w:hAnsiTheme="minorHAnsi" w:cstheme="minorHAnsi"/>
                <w:sz w:val="18"/>
                <w:szCs w:val="18"/>
              </w:rPr>
              <w:t xml:space="preserve"> AC or Small Duct High Velocity HP</w:t>
            </w:r>
            <w:r w:rsidRPr="004E4007">
              <w:rPr>
                <w:rFonts w:asciiTheme="minorHAnsi" w:hAnsiTheme="minorHAnsi" w:cstheme="minorHAnsi"/>
                <w:sz w:val="18"/>
                <w:szCs w:val="18"/>
              </w:rPr>
              <w:t>, then value = 250</w:t>
            </w:r>
          </w:p>
          <w:p w14:paraId="172AF71C" w14:textId="77777777" w:rsidR="00235FD7" w:rsidRPr="004E4007" w:rsidRDefault="00235FD7" w:rsidP="00235FD7">
            <w:pPr>
              <w:keepNext/>
              <w:rPr>
                <w:rFonts w:asciiTheme="minorHAnsi" w:hAnsiTheme="minorHAnsi" w:cstheme="minorHAnsi"/>
                <w:sz w:val="18"/>
                <w:szCs w:val="18"/>
              </w:rPr>
            </w:pPr>
          </w:p>
          <w:p w14:paraId="66569BA0" w14:textId="19B746E6" w:rsidR="00235FD7" w:rsidRPr="004E4007" w:rsidRDefault="00235FD7" w:rsidP="00235FD7">
            <w:pPr>
              <w:keepNext/>
              <w:rPr>
                <w:rFonts w:asciiTheme="minorHAnsi" w:hAnsiTheme="minorHAnsi" w:cstheme="minorHAnsi"/>
                <w:sz w:val="18"/>
                <w:szCs w:val="18"/>
              </w:rPr>
            </w:pPr>
            <w:r w:rsidRPr="004E4007">
              <w:rPr>
                <w:rFonts w:asciiTheme="minorHAnsi" w:hAnsiTheme="minorHAnsi" w:cstheme="minorHAnsi"/>
                <w:sz w:val="18"/>
                <w:szCs w:val="18"/>
              </w:rPr>
              <w:t>Elseif, A0</w:t>
            </w:r>
            <w:r w:rsidR="002D77F8" w:rsidRPr="004E4007">
              <w:rPr>
                <w:rFonts w:asciiTheme="minorHAnsi" w:hAnsiTheme="minorHAnsi" w:cstheme="minorHAnsi"/>
                <w:sz w:val="18"/>
                <w:szCs w:val="18"/>
              </w:rPr>
              <w:t>4</w:t>
            </w:r>
            <w:r w:rsidRPr="004E4007">
              <w:rPr>
                <w:rFonts w:asciiTheme="minorHAnsi" w:hAnsiTheme="minorHAnsi" w:cstheme="minorHAnsi"/>
                <w:sz w:val="18"/>
                <w:szCs w:val="18"/>
              </w:rPr>
              <w:t xml:space="preserve"> = Alteration, then value = 300;</w:t>
            </w:r>
          </w:p>
          <w:p w14:paraId="239D3AA5" w14:textId="77777777" w:rsidR="00235FD7" w:rsidRPr="004E4007" w:rsidRDefault="00235FD7" w:rsidP="00235FD7">
            <w:pPr>
              <w:keepNext/>
              <w:rPr>
                <w:rFonts w:asciiTheme="minorHAnsi" w:hAnsiTheme="minorHAnsi" w:cstheme="minorHAnsi"/>
                <w:sz w:val="18"/>
                <w:szCs w:val="18"/>
              </w:rPr>
            </w:pPr>
          </w:p>
          <w:p w14:paraId="3825BF25" w14:textId="77777777" w:rsidR="00A17347" w:rsidRDefault="00235FD7" w:rsidP="00235FD7">
            <w:pPr>
              <w:keepNext/>
              <w:rPr>
                <w:ins w:id="438" w:author="Alhabibi, Haider@Energy" w:date="2024-04-09T09:03:00Z"/>
                <w:rFonts w:asciiTheme="minorHAnsi" w:hAnsiTheme="minorHAnsi" w:cstheme="minorHAnsi"/>
                <w:sz w:val="18"/>
                <w:szCs w:val="18"/>
              </w:rPr>
            </w:pPr>
            <w:r w:rsidRPr="004E4007">
              <w:rPr>
                <w:rFonts w:asciiTheme="minorHAnsi" w:hAnsiTheme="minorHAnsi" w:cstheme="minorHAnsi"/>
                <w:sz w:val="18"/>
                <w:szCs w:val="18"/>
              </w:rPr>
              <w:t>Elseif parent is MCH-01a</w:t>
            </w:r>
            <w:ins w:id="439" w:author="Alhabibi, Haider@Energy" w:date="2024-04-09T09:03:00Z">
              <w:r w:rsidR="00B07213">
                <w:rPr>
                  <w:rFonts w:asciiTheme="minorHAnsi" w:hAnsiTheme="minorHAnsi" w:cstheme="minorHAnsi"/>
                  <w:sz w:val="18"/>
                  <w:szCs w:val="18"/>
                </w:rPr>
                <w:t xml:space="preserve"> only</w:t>
              </w:r>
            </w:ins>
          </w:p>
          <w:p w14:paraId="57391142" w14:textId="06E09425" w:rsidR="00235FD7" w:rsidRPr="004E4007" w:rsidRDefault="00C277E2" w:rsidP="00235FD7">
            <w:pPr>
              <w:keepNext/>
              <w:rPr>
                <w:rFonts w:asciiTheme="minorHAnsi" w:hAnsiTheme="minorHAnsi" w:cstheme="minorHAnsi"/>
                <w:sz w:val="18"/>
                <w:szCs w:val="18"/>
              </w:rPr>
            </w:pPr>
            <w:ins w:id="440" w:author="Alhabibi, Haider@Energy" w:date="2024-04-09T09:03:00Z">
              <w:r w:rsidRPr="00C277E2">
                <w:rPr>
                  <w:rFonts w:asciiTheme="minorHAnsi" w:hAnsiTheme="minorHAnsi" w:cstheme="minorHAnsi"/>
                  <w:sz w:val="18"/>
                  <w:szCs w:val="18"/>
                </w:rPr>
                <w:t>If (B10 ≠ NA and B10 ≠ D09</w:t>
              </w:r>
            </w:ins>
            <w:del w:id="441" w:author="Alhabibi, Haider@Energy" w:date="2024-04-09T09:03:00Z">
              <w:r w:rsidR="00235FD7" w:rsidRPr="004E4007" w:rsidDel="00C277E2">
                <w:rPr>
                  <w:rFonts w:asciiTheme="minorHAnsi" w:hAnsiTheme="minorHAnsi" w:cstheme="minorHAnsi"/>
                  <w:sz w:val="18"/>
                  <w:szCs w:val="18"/>
                </w:rPr>
                <w:delText>, and B11 ≠ D09</w:delText>
              </w:r>
            </w:del>
            <w:r w:rsidR="00235FD7" w:rsidRPr="004E4007">
              <w:rPr>
                <w:rFonts w:asciiTheme="minorHAnsi" w:hAnsiTheme="minorHAnsi" w:cstheme="minorHAnsi"/>
                <w:sz w:val="18"/>
                <w:szCs w:val="18"/>
              </w:rPr>
              <w:t>, then value = 350;</w:t>
            </w:r>
          </w:p>
          <w:p w14:paraId="4357E280" w14:textId="77777777" w:rsidR="00235FD7" w:rsidRPr="004E4007" w:rsidRDefault="00235FD7" w:rsidP="00235FD7">
            <w:pPr>
              <w:keepNext/>
              <w:rPr>
                <w:rFonts w:asciiTheme="minorHAnsi" w:hAnsiTheme="minorHAnsi" w:cstheme="minorHAnsi"/>
                <w:sz w:val="18"/>
                <w:szCs w:val="18"/>
              </w:rPr>
            </w:pPr>
            <w:r w:rsidRPr="004E4007">
              <w:rPr>
                <w:rFonts w:asciiTheme="minorHAnsi" w:hAnsiTheme="minorHAnsi" w:cstheme="minorHAnsi"/>
                <w:sz w:val="18"/>
                <w:szCs w:val="18"/>
              </w:rPr>
              <w:t>Elseif parent is MCH-01a, and C08 ≠ NA, then reference value from MCH-01a C08;</w:t>
            </w:r>
          </w:p>
          <w:p w14:paraId="1D9913F5" w14:textId="77777777" w:rsidR="00235FD7" w:rsidRDefault="00235FD7" w:rsidP="00235FD7">
            <w:pPr>
              <w:keepNext/>
              <w:rPr>
                <w:ins w:id="442" w:author="Alhabibi, Haider@Energy" w:date="2024-04-09T09:04:00Z"/>
                <w:rFonts w:asciiTheme="minorHAnsi" w:hAnsiTheme="minorHAnsi" w:cstheme="minorHAnsi"/>
                <w:sz w:val="18"/>
                <w:szCs w:val="18"/>
              </w:rPr>
            </w:pPr>
          </w:p>
          <w:p w14:paraId="52F44886" w14:textId="77777777" w:rsidR="007D76E2" w:rsidRPr="007D76E2" w:rsidRDefault="007D76E2" w:rsidP="007D76E2">
            <w:pPr>
              <w:keepNext/>
              <w:rPr>
                <w:ins w:id="443" w:author="Alhabibi, Haider@Energy" w:date="2024-04-09T09:04:00Z"/>
                <w:rFonts w:asciiTheme="minorHAnsi" w:hAnsiTheme="minorHAnsi" w:cstheme="minorHAnsi"/>
                <w:sz w:val="18"/>
                <w:szCs w:val="18"/>
              </w:rPr>
            </w:pPr>
            <w:ins w:id="444" w:author="Alhabibi, Haider@Energy" w:date="2024-04-09T09:04:00Z">
              <w:r w:rsidRPr="007D76E2">
                <w:rPr>
                  <w:rFonts w:asciiTheme="minorHAnsi" w:hAnsiTheme="minorHAnsi" w:cstheme="minorHAnsi"/>
                  <w:sz w:val="18"/>
                  <w:szCs w:val="18"/>
                </w:rPr>
                <w:t xml:space="preserve">Elseif parent is MCH-01d only: </w:t>
              </w:r>
            </w:ins>
          </w:p>
          <w:p w14:paraId="008F3099" w14:textId="77777777" w:rsidR="007D76E2" w:rsidRPr="007D76E2" w:rsidRDefault="007D76E2" w:rsidP="007D76E2">
            <w:pPr>
              <w:keepNext/>
              <w:rPr>
                <w:ins w:id="445" w:author="Alhabibi, Haider@Energy" w:date="2024-04-09T09:04:00Z"/>
                <w:rFonts w:asciiTheme="minorHAnsi" w:hAnsiTheme="minorHAnsi" w:cstheme="minorHAnsi"/>
                <w:sz w:val="18"/>
                <w:szCs w:val="18"/>
              </w:rPr>
            </w:pPr>
            <w:ins w:id="446" w:author="Alhabibi, Haider@Energy" w:date="2024-04-09T09:04:00Z">
              <w:r w:rsidRPr="007D76E2">
                <w:rPr>
                  <w:rFonts w:asciiTheme="minorHAnsi" w:hAnsiTheme="minorHAnsi" w:cstheme="minorHAnsi"/>
                  <w:sz w:val="18"/>
                  <w:szCs w:val="18"/>
                </w:rPr>
                <w:t>If (B08 ≠ NA and B08 ≠ D09), then value = 350;</w:t>
              </w:r>
            </w:ins>
          </w:p>
          <w:p w14:paraId="511C9DE6" w14:textId="104810FC" w:rsidR="007D76E2" w:rsidRDefault="007D76E2" w:rsidP="007D76E2">
            <w:pPr>
              <w:keepNext/>
              <w:rPr>
                <w:ins w:id="447" w:author="Alhabibi, Haider@Energy" w:date="2024-04-09T09:04:00Z"/>
                <w:rFonts w:asciiTheme="minorHAnsi" w:hAnsiTheme="minorHAnsi" w:cstheme="minorHAnsi"/>
                <w:sz w:val="18"/>
                <w:szCs w:val="18"/>
              </w:rPr>
            </w:pPr>
            <w:ins w:id="448" w:author="Alhabibi, Haider@Energy" w:date="2024-04-09T09:04:00Z">
              <w:r w:rsidRPr="00CC2D47">
                <w:rPr>
                  <w:rFonts w:asciiTheme="minorHAnsi" w:hAnsiTheme="minorHAnsi" w:cstheme="minorHAnsi"/>
                  <w:sz w:val="18"/>
                  <w:szCs w:val="18"/>
                </w:rPr>
                <w:t>Elseif C08 ≠ NA, then reference value from MCH-01d C08;</w:t>
              </w:r>
            </w:ins>
          </w:p>
          <w:p w14:paraId="46FBB7F0" w14:textId="77777777" w:rsidR="007D76E2" w:rsidRPr="004E4007" w:rsidRDefault="007D76E2" w:rsidP="007D76E2">
            <w:pPr>
              <w:keepNext/>
              <w:rPr>
                <w:rFonts w:asciiTheme="minorHAnsi" w:hAnsiTheme="minorHAnsi" w:cstheme="minorHAnsi"/>
                <w:sz w:val="18"/>
                <w:szCs w:val="18"/>
              </w:rPr>
            </w:pPr>
          </w:p>
          <w:p w14:paraId="1933EB09" w14:textId="765FCBA3" w:rsidR="00235FD7" w:rsidRPr="004E4007" w:rsidRDefault="00235FD7" w:rsidP="00235FD7">
            <w:pPr>
              <w:keepNext/>
              <w:rPr>
                <w:rFonts w:asciiTheme="minorHAnsi" w:hAnsiTheme="minorHAnsi" w:cstheme="minorHAnsi"/>
                <w:sz w:val="18"/>
                <w:szCs w:val="18"/>
              </w:rPr>
            </w:pPr>
            <w:r w:rsidRPr="004E4007">
              <w:rPr>
                <w:rFonts w:asciiTheme="minorHAnsi" w:hAnsiTheme="minorHAnsi" w:cstheme="minorHAnsi"/>
                <w:sz w:val="18"/>
                <w:szCs w:val="18"/>
              </w:rPr>
              <w:t>Else value = 350&gt;&gt;</w:t>
            </w:r>
          </w:p>
        </w:tc>
      </w:tr>
      <w:tr w:rsidR="00ED5A86" w:rsidRPr="004E4007"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4E4007" w:rsidRDefault="00ED5A86" w:rsidP="00FC10E6">
            <w:pPr>
              <w:keepNext/>
              <w:jc w:val="center"/>
              <w:rPr>
                <w:rFonts w:asciiTheme="minorHAnsi" w:hAnsiTheme="minorHAnsi" w:cstheme="minorHAnsi"/>
                <w:sz w:val="18"/>
                <w:szCs w:val="18"/>
              </w:rPr>
            </w:pPr>
            <w:r w:rsidRPr="003508F9">
              <w:rPr>
                <w:rFonts w:asciiTheme="minorHAnsi" w:hAnsiTheme="minorHAnsi" w:cstheme="minorHAnsi"/>
                <w:sz w:val="18"/>
                <w:szCs w:val="18"/>
              </w:rPr>
              <w:t>03</w:t>
            </w:r>
          </w:p>
        </w:tc>
        <w:tc>
          <w:tcPr>
            <w:tcW w:w="2245" w:type="pct"/>
            <w:gridSpan w:val="2"/>
            <w:vAlign w:val="center"/>
          </w:tcPr>
          <w:p w14:paraId="1933EB0C" w14:textId="5C20CA0E" w:rsidR="00ED5A86" w:rsidRPr="004E4007" w:rsidRDefault="00ED5A86" w:rsidP="00FC10E6">
            <w:pPr>
              <w:keepNext/>
              <w:rPr>
                <w:rFonts w:asciiTheme="minorHAnsi" w:hAnsiTheme="minorHAnsi" w:cstheme="minorHAnsi"/>
                <w:sz w:val="18"/>
                <w:szCs w:val="18"/>
              </w:rPr>
            </w:pPr>
            <w:r w:rsidRPr="003508F9">
              <w:rPr>
                <w:rFonts w:asciiTheme="minorHAnsi" w:hAnsiTheme="minorHAnsi" w:cstheme="minorHAnsi"/>
                <w:sz w:val="18"/>
                <w:szCs w:val="18"/>
              </w:rPr>
              <w:t xml:space="preserve">Required </w:t>
            </w:r>
            <w:r w:rsidR="009C2ABA" w:rsidRPr="003508F9">
              <w:rPr>
                <w:rFonts w:asciiTheme="minorHAnsi" w:hAnsiTheme="minorHAnsi" w:cstheme="minorHAnsi"/>
                <w:sz w:val="18"/>
                <w:szCs w:val="18"/>
              </w:rPr>
              <w:t>M</w:t>
            </w:r>
            <w:r w:rsidRPr="003508F9">
              <w:rPr>
                <w:rFonts w:asciiTheme="minorHAnsi" w:hAnsiTheme="minorHAnsi" w:cstheme="minorHAnsi"/>
                <w:sz w:val="18"/>
                <w:szCs w:val="18"/>
              </w:rPr>
              <w:t>inimum Airflow in all Zonal Control Modes (cfm)</w:t>
            </w:r>
          </w:p>
        </w:tc>
        <w:tc>
          <w:tcPr>
            <w:tcW w:w="2540" w:type="pct"/>
            <w:gridSpan w:val="2"/>
            <w:vAlign w:val="center"/>
          </w:tcPr>
          <w:p w14:paraId="1933EB0F" w14:textId="54142CCA" w:rsidR="00ED5A86" w:rsidRPr="004E4007" w:rsidRDefault="00ED5A86" w:rsidP="00A43176">
            <w:pPr>
              <w:keepNext/>
              <w:rPr>
                <w:rFonts w:asciiTheme="minorHAnsi" w:hAnsiTheme="minorHAnsi" w:cstheme="minorHAnsi"/>
                <w:sz w:val="18"/>
                <w:szCs w:val="18"/>
              </w:rPr>
            </w:pPr>
            <w:r w:rsidRPr="004E4007">
              <w:rPr>
                <w:rFonts w:asciiTheme="minorHAnsi" w:hAnsiTheme="minorHAnsi" w:cstheme="minorHAnsi"/>
                <w:sz w:val="18"/>
                <w:szCs w:val="18"/>
              </w:rPr>
              <w:t>&lt;&lt;calculated field: = A0</w:t>
            </w:r>
            <w:r w:rsidR="002D77F8" w:rsidRPr="004E4007">
              <w:rPr>
                <w:rFonts w:asciiTheme="minorHAnsi" w:hAnsiTheme="minorHAnsi" w:cstheme="minorHAnsi"/>
                <w:sz w:val="18"/>
                <w:szCs w:val="18"/>
              </w:rPr>
              <w:t>5</w:t>
            </w:r>
            <w:r w:rsidRPr="004E4007">
              <w:rPr>
                <w:rFonts w:asciiTheme="minorHAnsi" w:hAnsiTheme="minorHAnsi" w:cstheme="minorHAnsi"/>
                <w:sz w:val="18"/>
                <w:szCs w:val="18"/>
              </w:rPr>
              <w:t xml:space="preserve"> multiplied by value in E02&gt;&gt;</w:t>
            </w:r>
          </w:p>
        </w:tc>
      </w:tr>
      <w:tr w:rsidR="00ED5A86" w:rsidRPr="004E4007"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4E4007" w:rsidRDefault="00ED5A86" w:rsidP="00A1629E">
            <w:pPr>
              <w:keepNext/>
              <w:rPr>
                <w:rFonts w:asciiTheme="minorHAnsi" w:hAnsiTheme="minorHAnsi" w:cstheme="minorHAnsi"/>
                <w:sz w:val="18"/>
                <w:szCs w:val="18"/>
              </w:rPr>
            </w:pPr>
            <w:r w:rsidRPr="004E4007">
              <w:rPr>
                <w:rFonts w:asciiTheme="minorHAnsi" w:hAnsiTheme="minorHAnsi" w:cstheme="minorHAnsi"/>
                <w:sz w:val="18"/>
                <w:szCs w:val="18"/>
              </w:rPr>
              <w:t>&lt;&lt;create 1 row of data for each of the number of independently controlled zones identified in E01&gt;&gt;</w:t>
            </w:r>
          </w:p>
        </w:tc>
      </w:tr>
      <w:tr w:rsidR="00ED5A86" w:rsidRPr="004E4007"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4E4007" w:rsidRDefault="00ED5A86" w:rsidP="0024561E">
            <w:pPr>
              <w:keepNext/>
              <w:jc w:val="center"/>
              <w:rPr>
                <w:rFonts w:asciiTheme="minorHAnsi" w:hAnsiTheme="minorHAnsi" w:cstheme="minorHAnsi"/>
                <w:sz w:val="18"/>
                <w:szCs w:val="18"/>
              </w:rPr>
            </w:pPr>
            <w:r w:rsidRPr="004E4007">
              <w:rPr>
                <w:rFonts w:asciiTheme="minorHAnsi" w:hAnsiTheme="minorHAnsi" w:cstheme="minorHAnsi"/>
                <w:sz w:val="18"/>
                <w:szCs w:val="18"/>
              </w:rPr>
              <w:t>04</w:t>
            </w:r>
          </w:p>
        </w:tc>
        <w:tc>
          <w:tcPr>
            <w:tcW w:w="1200" w:type="pct"/>
            <w:vAlign w:val="center"/>
          </w:tcPr>
          <w:p w14:paraId="1933EB14" w14:textId="1C52A851" w:rsidR="00ED5A86" w:rsidRPr="004E4007" w:rsidRDefault="00ED5A86" w:rsidP="0024561E">
            <w:pPr>
              <w:keepNext/>
              <w:jc w:val="center"/>
              <w:rPr>
                <w:rFonts w:asciiTheme="minorHAnsi" w:hAnsiTheme="minorHAnsi" w:cstheme="minorHAnsi"/>
                <w:sz w:val="18"/>
                <w:szCs w:val="18"/>
              </w:rPr>
            </w:pPr>
            <w:r w:rsidRPr="004E4007">
              <w:rPr>
                <w:rFonts w:asciiTheme="minorHAnsi" w:hAnsiTheme="minorHAnsi" w:cstheme="minorHAnsi"/>
                <w:sz w:val="18"/>
                <w:szCs w:val="18"/>
              </w:rPr>
              <w:t>05</w:t>
            </w:r>
          </w:p>
        </w:tc>
        <w:tc>
          <w:tcPr>
            <w:tcW w:w="1294" w:type="pct"/>
            <w:vAlign w:val="center"/>
          </w:tcPr>
          <w:p w14:paraId="1933EB15" w14:textId="511C3EF1" w:rsidR="00ED5A86" w:rsidRPr="004E4007" w:rsidRDefault="00ED5A86" w:rsidP="0024561E">
            <w:pPr>
              <w:keepNext/>
              <w:jc w:val="center"/>
              <w:rPr>
                <w:rFonts w:asciiTheme="minorHAnsi" w:hAnsiTheme="minorHAnsi" w:cstheme="minorHAnsi"/>
                <w:sz w:val="18"/>
                <w:szCs w:val="18"/>
              </w:rPr>
            </w:pPr>
            <w:r w:rsidRPr="004E4007">
              <w:rPr>
                <w:rFonts w:asciiTheme="minorHAnsi" w:hAnsiTheme="minorHAnsi" w:cstheme="minorHAnsi"/>
                <w:sz w:val="18"/>
                <w:szCs w:val="18"/>
              </w:rPr>
              <w:t>06</w:t>
            </w:r>
          </w:p>
        </w:tc>
        <w:tc>
          <w:tcPr>
            <w:tcW w:w="1246" w:type="pct"/>
            <w:vAlign w:val="center"/>
          </w:tcPr>
          <w:p w14:paraId="1933EB16" w14:textId="32FC78C5" w:rsidR="00ED5A86" w:rsidRPr="004E4007" w:rsidRDefault="00ED5A86" w:rsidP="0024561E">
            <w:pPr>
              <w:keepNext/>
              <w:jc w:val="center"/>
              <w:rPr>
                <w:rFonts w:asciiTheme="minorHAnsi" w:hAnsiTheme="minorHAnsi" w:cstheme="minorHAnsi"/>
                <w:sz w:val="18"/>
                <w:szCs w:val="18"/>
              </w:rPr>
            </w:pPr>
            <w:r w:rsidRPr="004E4007">
              <w:rPr>
                <w:rFonts w:asciiTheme="minorHAnsi" w:hAnsiTheme="minorHAnsi" w:cstheme="minorHAnsi"/>
                <w:sz w:val="18"/>
                <w:szCs w:val="18"/>
              </w:rPr>
              <w:t>07</w:t>
            </w:r>
          </w:p>
        </w:tc>
      </w:tr>
      <w:tr w:rsidR="00ED5A86" w:rsidRPr="004E4007"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4E4007" w:rsidRDefault="00ED5A86" w:rsidP="000E395B">
            <w:pPr>
              <w:keepNext/>
              <w:jc w:val="center"/>
              <w:rPr>
                <w:rFonts w:asciiTheme="minorHAnsi" w:hAnsiTheme="minorHAnsi" w:cstheme="minorHAnsi"/>
                <w:sz w:val="18"/>
                <w:szCs w:val="18"/>
              </w:rPr>
            </w:pPr>
            <w:r w:rsidRPr="004E4007">
              <w:rPr>
                <w:rFonts w:asciiTheme="minorHAnsi" w:hAnsiTheme="minorHAnsi" w:cstheme="minorHAnsi"/>
                <w:sz w:val="18"/>
                <w:szCs w:val="18"/>
              </w:rPr>
              <w:t>Zone Name</w:t>
            </w:r>
          </w:p>
        </w:tc>
        <w:tc>
          <w:tcPr>
            <w:tcW w:w="1200" w:type="pct"/>
            <w:vAlign w:val="bottom"/>
          </w:tcPr>
          <w:p w14:paraId="1933EB19" w14:textId="77777777" w:rsidR="00ED5A86" w:rsidRPr="004E4007" w:rsidRDefault="00ED5A86" w:rsidP="000E395B">
            <w:pPr>
              <w:keepNext/>
              <w:jc w:val="center"/>
              <w:rPr>
                <w:rFonts w:asciiTheme="minorHAnsi" w:hAnsiTheme="minorHAnsi" w:cstheme="minorHAnsi"/>
                <w:sz w:val="18"/>
                <w:szCs w:val="18"/>
              </w:rPr>
            </w:pPr>
            <w:r w:rsidRPr="004E4007">
              <w:rPr>
                <w:rFonts w:asciiTheme="minorHAnsi" w:hAnsiTheme="minorHAnsi" w:cstheme="minorHAnsi"/>
                <w:sz w:val="18"/>
                <w:szCs w:val="18"/>
              </w:rPr>
              <w:t>Zone Description</w:t>
            </w:r>
          </w:p>
        </w:tc>
        <w:tc>
          <w:tcPr>
            <w:tcW w:w="1294" w:type="pct"/>
            <w:vAlign w:val="bottom"/>
          </w:tcPr>
          <w:p w14:paraId="1933EB1A" w14:textId="13B76CDA" w:rsidR="00ED5A86" w:rsidRPr="004E4007" w:rsidRDefault="00ED5A86" w:rsidP="000E395B">
            <w:pPr>
              <w:keepNext/>
              <w:jc w:val="center"/>
              <w:rPr>
                <w:rFonts w:asciiTheme="minorHAnsi" w:hAnsiTheme="minorHAnsi" w:cstheme="minorHAnsi"/>
                <w:sz w:val="18"/>
                <w:szCs w:val="18"/>
              </w:rPr>
            </w:pPr>
            <w:r w:rsidRPr="004E4007">
              <w:rPr>
                <w:rFonts w:asciiTheme="minorHAnsi" w:hAnsiTheme="minorHAnsi" w:cstheme="minorHAnsi"/>
                <w:sz w:val="18"/>
                <w:szCs w:val="18"/>
              </w:rPr>
              <w:t xml:space="preserve">Measured Airflow with </w:t>
            </w:r>
            <w:r w:rsidR="000E395B" w:rsidRPr="004E4007">
              <w:rPr>
                <w:rFonts w:asciiTheme="minorHAnsi" w:hAnsiTheme="minorHAnsi" w:cstheme="minorHAnsi"/>
                <w:sz w:val="18"/>
                <w:szCs w:val="18"/>
              </w:rPr>
              <w:t>A</w:t>
            </w:r>
            <w:r w:rsidRPr="004E4007">
              <w:rPr>
                <w:rFonts w:asciiTheme="minorHAnsi" w:hAnsiTheme="minorHAnsi" w:cstheme="minorHAnsi"/>
                <w:sz w:val="18"/>
                <w:szCs w:val="18"/>
              </w:rPr>
              <w:t xml:space="preserve">ll </w:t>
            </w:r>
            <w:r w:rsidR="000E395B" w:rsidRPr="004E4007">
              <w:rPr>
                <w:rFonts w:asciiTheme="minorHAnsi" w:hAnsiTheme="minorHAnsi" w:cstheme="minorHAnsi"/>
                <w:sz w:val="18"/>
                <w:szCs w:val="18"/>
              </w:rPr>
              <w:t>O</w:t>
            </w:r>
            <w:r w:rsidRPr="004E4007">
              <w:rPr>
                <w:rFonts w:asciiTheme="minorHAnsi" w:hAnsiTheme="minorHAnsi" w:cstheme="minorHAnsi"/>
                <w:sz w:val="18"/>
                <w:szCs w:val="18"/>
              </w:rPr>
              <w:t xml:space="preserve">ther </w:t>
            </w:r>
            <w:r w:rsidR="000E395B" w:rsidRPr="004E4007">
              <w:rPr>
                <w:rFonts w:asciiTheme="minorHAnsi" w:hAnsiTheme="minorHAnsi" w:cstheme="minorHAnsi"/>
                <w:sz w:val="18"/>
                <w:szCs w:val="18"/>
              </w:rPr>
              <w:t>Z</w:t>
            </w:r>
            <w:r w:rsidRPr="004E4007">
              <w:rPr>
                <w:rFonts w:asciiTheme="minorHAnsi" w:hAnsiTheme="minorHAnsi" w:cstheme="minorHAnsi"/>
                <w:sz w:val="18"/>
                <w:szCs w:val="18"/>
              </w:rPr>
              <w:t xml:space="preserve">ones </w:t>
            </w:r>
            <w:r w:rsidR="000E395B" w:rsidRPr="004E4007">
              <w:rPr>
                <w:rFonts w:asciiTheme="minorHAnsi" w:hAnsiTheme="minorHAnsi" w:cstheme="minorHAnsi"/>
                <w:sz w:val="18"/>
                <w:szCs w:val="18"/>
              </w:rPr>
              <w:t>O</w:t>
            </w:r>
            <w:r w:rsidRPr="004E4007">
              <w:rPr>
                <w:rFonts w:asciiTheme="minorHAnsi" w:hAnsiTheme="minorHAnsi" w:cstheme="minorHAnsi"/>
                <w:sz w:val="18"/>
                <w:szCs w:val="18"/>
              </w:rPr>
              <w:t>ff (CFM)</w:t>
            </w:r>
          </w:p>
        </w:tc>
        <w:tc>
          <w:tcPr>
            <w:tcW w:w="1246" w:type="pct"/>
            <w:vAlign w:val="bottom"/>
          </w:tcPr>
          <w:p w14:paraId="1933EB1B" w14:textId="77777777" w:rsidR="00ED5A86" w:rsidRPr="004E4007" w:rsidRDefault="00ED5A86" w:rsidP="000E395B">
            <w:pPr>
              <w:keepNext/>
              <w:jc w:val="center"/>
              <w:rPr>
                <w:rFonts w:asciiTheme="minorHAnsi" w:hAnsiTheme="minorHAnsi" w:cstheme="minorHAnsi"/>
                <w:sz w:val="18"/>
                <w:szCs w:val="18"/>
              </w:rPr>
            </w:pPr>
            <w:r w:rsidRPr="004E4007">
              <w:rPr>
                <w:rFonts w:asciiTheme="minorHAnsi" w:hAnsiTheme="minorHAnsi" w:cstheme="minorHAnsi"/>
                <w:sz w:val="18"/>
                <w:szCs w:val="18"/>
              </w:rPr>
              <w:t>Zone Compliance Status</w:t>
            </w:r>
          </w:p>
        </w:tc>
      </w:tr>
      <w:tr w:rsidR="00ED5A86" w:rsidRPr="004E4007"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4E4007" w:rsidRDefault="00ED5A86" w:rsidP="00A43176">
            <w:pPr>
              <w:keepNext/>
              <w:jc w:val="center"/>
              <w:rPr>
                <w:rFonts w:asciiTheme="minorHAnsi" w:hAnsiTheme="minorHAnsi" w:cstheme="minorHAnsi"/>
                <w:sz w:val="18"/>
                <w:szCs w:val="18"/>
              </w:rPr>
            </w:pPr>
            <w:r w:rsidRPr="004E4007">
              <w:rPr>
                <w:rFonts w:asciiTheme="minorHAnsi" w:hAnsiTheme="minorHAnsi" w:cstheme="minorHAnsi"/>
                <w:sz w:val="18"/>
                <w:szCs w:val="18"/>
              </w:rPr>
              <w:t>&lt;&lt;user entry, text field 20 characters&gt;&gt;</w:t>
            </w:r>
          </w:p>
        </w:tc>
        <w:tc>
          <w:tcPr>
            <w:tcW w:w="1200" w:type="pct"/>
            <w:vAlign w:val="center"/>
          </w:tcPr>
          <w:p w14:paraId="1933EB1E" w14:textId="77777777" w:rsidR="00ED5A86" w:rsidRPr="004E4007" w:rsidRDefault="00ED5A86" w:rsidP="00A43176">
            <w:pPr>
              <w:keepNext/>
              <w:jc w:val="center"/>
              <w:rPr>
                <w:rFonts w:asciiTheme="minorHAnsi" w:hAnsiTheme="minorHAnsi" w:cstheme="minorHAnsi"/>
                <w:sz w:val="18"/>
                <w:szCs w:val="18"/>
              </w:rPr>
            </w:pPr>
            <w:r w:rsidRPr="004E4007">
              <w:rPr>
                <w:rFonts w:asciiTheme="minorHAnsi" w:hAnsiTheme="minorHAnsi" w:cstheme="minorHAnsi"/>
                <w:sz w:val="18"/>
                <w:szCs w:val="18"/>
              </w:rPr>
              <w:t>&lt;&lt;user entry, text field 50 characters&gt;&gt;</w:t>
            </w:r>
          </w:p>
        </w:tc>
        <w:tc>
          <w:tcPr>
            <w:tcW w:w="1294" w:type="pct"/>
            <w:vAlign w:val="center"/>
          </w:tcPr>
          <w:p w14:paraId="1933EB1F" w14:textId="77777777" w:rsidR="00ED5A86" w:rsidRPr="004E4007" w:rsidRDefault="00ED5A86" w:rsidP="00A43176">
            <w:pPr>
              <w:keepNext/>
              <w:jc w:val="center"/>
              <w:rPr>
                <w:rFonts w:asciiTheme="minorHAnsi" w:hAnsiTheme="minorHAnsi" w:cstheme="minorHAnsi"/>
                <w:sz w:val="18"/>
                <w:szCs w:val="18"/>
              </w:rPr>
            </w:pPr>
            <w:r w:rsidRPr="004E4007">
              <w:rPr>
                <w:rFonts w:asciiTheme="minorHAnsi" w:hAnsiTheme="minorHAnsi" w:cstheme="minorHAnsi"/>
                <w:sz w:val="18"/>
                <w:szCs w:val="18"/>
              </w:rPr>
              <w:t>&lt;&lt;user input numeric value: xxxx&gt;&gt;</w:t>
            </w:r>
          </w:p>
        </w:tc>
        <w:tc>
          <w:tcPr>
            <w:tcW w:w="1246" w:type="pct"/>
            <w:vAlign w:val="center"/>
          </w:tcPr>
          <w:p w14:paraId="1933EB20" w14:textId="4B62B26B" w:rsidR="00ED5A86" w:rsidRPr="004E4007" w:rsidRDefault="00ED5A86" w:rsidP="00ED5A86">
            <w:pPr>
              <w:keepNext/>
              <w:jc w:val="center"/>
              <w:rPr>
                <w:rFonts w:asciiTheme="minorHAnsi" w:hAnsiTheme="minorHAnsi" w:cstheme="minorHAnsi"/>
                <w:sz w:val="18"/>
                <w:szCs w:val="18"/>
              </w:rPr>
            </w:pPr>
            <w:r w:rsidRPr="004E4007">
              <w:rPr>
                <w:rFonts w:asciiTheme="minorHAnsi" w:hAnsiTheme="minorHAnsi" w:cstheme="minorHAnsi"/>
                <w:sz w:val="18"/>
                <w:szCs w:val="18"/>
              </w:rPr>
              <w:t>&lt;&lt;if E06 ≥ E03, then print “Pass”, else print “Fail”</w:t>
            </w:r>
          </w:p>
        </w:tc>
      </w:tr>
      <w:tr w:rsidR="00ED5A86" w:rsidRPr="004E4007"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4E4007" w:rsidRDefault="00ED5A86" w:rsidP="00A43176">
            <w:pPr>
              <w:keepNext/>
              <w:jc w:val="center"/>
              <w:rPr>
                <w:rFonts w:asciiTheme="minorHAnsi" w:hAnsiTheme="minorHAnsi" w:cstheme="minorHAnsi"/>
                <w:sz w:val="18"/>
                <w:szCs w:val="18"/>
              </w:rPr>
            </w:pPr>
          </w:p>
        </w:tc>
        <w:tc>
          <w:tcPr>
            <w:tcW w:w="1200" w:type="pct"/>
            <w:vAlign w:val="center"/>
          </w:tcPr>
          <w:p w14:paraId="1933EB23" w14:textId="77777777" w:rsidR="00ED5A86" w:rsidRPr="004E4007" w:rsidRDefault="00ED5A86" w:rsidP="00A43176">
            <w:pPr>
              <w:keepNext/>
              <w:jc w:val="center"/>
              <w:rPr>
                <w:rFonts w:asciiTheme="minorHAnsi" w:hAnsiTheme="minorHAnsi" w:cstheme="minorHAnsi"/>
                <w:sz w:val="18"/>
                <w:szCs w:val="18"/>
              </w:rPr>
            </w:pPr>
          </w:p>
        </w:tc>
        <w:tc>
          <w:tcPr>
            <w:tcW w:w="1294" w:type="pct"/>
            <w:vAlign w:val="center"/>
          </w:tcPr>
          <w:p w14:paraId="1933EB24" w14:textId="77777777" w:rsidR="00ED5A86" w:rsidRPr="004E4007" w:rsidRDefault="00ED5A86" w:rsidP="00A43176">
            <w:pPr>
              <w:keepNext/>
              <w:jc w:val="center"/>
              <w:rPr>
                <w:rFonts w:asciiTheme="minorHAnsi" w:hAnsiTheme="minorHAnsi" w:cstheme="minorHAnsi"/>
                <w:sz w:val="18"/>
                <w:szCs w:val="18"/>
              </w:rPr>
            </w:pPr>
          </w:p>
        </w:tc>
        <w:tc>
          <w:tcPr>
            <w:tcW w:w="1246" w:type="pct"/>
            <w:vAlign w:val="center"/>
          </w:tcPr>
          <w:p w14:paraId="1933EB25" w14:textId="77777777" w:rsidR="00ED5A86" w:rsidRPr="004E4007" w:rsidRDefault="00ED5A86" w:rsidP="00A43176">
            <w:pPr>
              <w:keepNext/>
              <w:jc w:val="center"/>
              <w:rPr>
                <w:rFonts w:asciiTheme="minorHAnsi" w:hAnsiTheme="minorHAnsi" w:cstheme="minorHAnsi"/>
                <w:sz w:val="18"/>
                <w:szCs w:val="18"/>
              </w:rPr>
            </w:pPr>
          </w:p>
        </w:tc>
      </w:tr>
      <w:tr w:rsidR="00ED5A86" w:rsidRPr="004E4007"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4E4007" w:rsidRDefault="00160979" w:rsidP="0024561E">
            <w:pPr>
              <w:pStyle w:val="FootnoteText"/>
              <w:jc w:val="center"/>
              <w:rPr>
                <w:rFonts w:asciiTheme="minorHAnsi" w:hAnsiTheme="minorHAnsi" w:cstheme="minorHAnsi"/>
                <w:sz w:val="18"/>
                <w:szCs w:val="18"/>
              </w:rPr>
            </w:pPr>
            <w:r w:rsidRPr="004E4007">
              <w:rPr>
                <w:rFonts w:asciiTheme="minorHAnsi" w:hAnsiTheme="minorHAnsi" w:cstheme="minorHAnsi"/>
                <w:sz w:val="18"/>
                <w:szCs w:val="18"/>
              </w:rPr>
              <w:t>08</w:t>
            </w:r>
          </w:p>
        </w:tc>
        <w:tc>
          <w:tcPr>
            <w:tcW w:w="2245" w:type="pct"/>
            <w:gridSpan w:val="2"/>
            <w:vAlign w:val="center"/>
          </w:tcPr>
          <w:p w14:paraId="1933EB28" w14:textId="77777777" w:rsidR="00ED5A86" w:rsidRPr="004E4007" w:rsidRDefault="00ED5A86" w:rsidP="00061C0F">
            <w:pPr>
              <w:pStyle w:val="FootnoteText"/>
              <w:rPr>
                <w:rFonts w:asciiTheme="minorHAnsi" w:hAnsiTheme="minorHAnsi" w:cstheme="minorHAnsi"/>
                <w:sz w:val="18"/>
                <w:szCs w:val="18"/>
              </w:rPr>
            </w:pPr>
            <w:r w:rsidRPr="004E4007">
              <w:rPr>
                <w:rFonts w:asciiTheme="minorHAnsi" w:hAnsiTheme="minorHAnsi" w:cstheme="minorHAnsi"/>
                <w:sz w:val="18"/>
                <w:szCs w:val="18"/>
              </w:rPr>
              <w:t>Compliance Statement:</w:t>
            </w:r>
          </w:p>
        </w:tc>
        <w:tc>
          <w:tcPr>
            <w:tcW w:w="2540" w:type="pct"/>
            <w:gridSpan w:val="2"/>
          </w:tcPr>
          <w:p w14:paraId="1933EB29" w14:textId="32F2BA30" w:rsidR="00ED5A86" w:rsidRPr="004E4007" w:rsidRDefault="00ED5A86" w:rsidP="00ED5A86">
            <w:pPr>
              <w:pStyle w:val="FootnoteText"/>
              <w:rPr>
                <w:rFonts w:asciiTheme="minorHAnsi" w:hAnsiTheme="minorHAnsi" w:cstheme="minorHAnsi"/>
                <w:sz w:val="18"/>
                <w:szCs w:val="18"/>
              </w:rPr>
            </w:pPr>
            <w:r w:rsidRPr="004E4007">
              <w:rPr>
                <w:rFonts w:asciiTheme="minorHAnsi" w:hAnsiTheme="minorHAnsi" w:cs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3508F9" w:rsidRDefault="001868E8" w:rsidP="00693010">
      <w:pPr>
        <w:rPr>
          <w:rFonts w:asciiTheme="minorHAnsi" w:hAnsiTheme="minorHAnsi" w:cs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4E4007" w14:paraId="1933EB2D" w14:textId="77777777" w:rsidTr="004A1875">
        <w:trPr>
          <w:trHeight w:val="144"/>
        </w:trPr>
        <w:tc>
          <w:tcPr>
            <w:tcW w:w="10998" w:type="dxa"/>
            <w:tcBorders>
              <w:top w:val="single" w:sz="4" w:space="0" w:color="000000"/>
              <w:left w:val="single" w:sz="4" w:space="0" w:color="000000"/>
              <w:bottom w:val="single" w:sz="4" w:space="0" w:color="000000"/>
              <w:right w:val="single" w:sz="4" w:space="0" w:color="000000"/>
            </w:tcBorders>
          </w:tcPr>
          <w:p w14:paraId="005D0282" w14:textId="77777777" w:rsidR="00B22990" w:rsidRPr="004E4007" w:rsidRDefault="001664C1" w:rsidP="001664C1">
            <w:pPr>
              <w:keepNext/>
              <w:rPr>
                <w:rFonts w:asciiTheme="minorHAnsi" w:hAnsiTheme="minorHAnsi" w:cstheme="minorHAnsi"/>
                <w:b/>
                <w:sz w:val="18"/>
                <w:szCs w:val="18"/>
              </w:rPr>
            </w:pPr>
            <w:r w:rsidRPr="004E4007">
              <w:rPr>
                <w:rFonts w:asciiTheme="minorHAnsi" w:hAnsiTheme="minorHAnsi" w:cstheme="minorHAnsi"/>
                <w:b/>
                <w:sz w:val="18"/>
                <w:szCs w:val="18"/>
              </w:rPr>
              <w:lastRenderedPageBreak/>
              <w:t>F</w:t>
            </w:r>
            <w:r w:rsidR="00B22990" w:rsidRPr="004E4007">
              <w:rPr>
                <w:rFonts w:asciiTheme="minorHAnsi" w:hAnsiTheme="minorHAnsi" w:cstheme="minorHAnsi"/>
                <w:b/>
                <w:sz w:val="18"/>
                <w:szCs w:val="18"/>
              </w:rPr>
              <w:t>. Additional Requirements</w:t>
            </w:r>
          </w:p>
          <w:p w14:paraId="1933EB2C" w14:textId="05BE5295" w:rsidR="0027149C" w:rsidRPr="004E4007" w:rsidRDefault="0027149C" w:rsidP="001664C1">
            <w:pPr>
              <w:keepNext/>
              <w:rPr>
                <w:rFonts w:asciiTheme="minorHAnsi" w:hAnsiTheme="minorHAnsi" w:cstheme="minorHAnsi"/>
                <w:b/>
                <w:sz w:val="18"/>
                <w:szCs w:val="18"/>
              </w:rPr>
            </w:pPr>
            <w:r w:rsidRPr="003508F9">
              <w:rPr>
                <w:rFonts w:asciiTheme="minorHAnsi" w:hAnsiTheme="minorHAnsi" w:cstheme="minorHAnsi"/>
                <w:sz w:val="18"/>
                <w:szCs w:val="18"/>
              </w:rPr>
              <w:t>&lt;&lt;Static Text - see the top&gt;&gt;</w:t>
            </w:r>
          </w:p>
        </w:tc>
      </w:tr>
      <w:tr w:rsidR="00084B48" w:rsidRPr="004E4007" w14:paraId="1933EB47" w14:textId="77777777" w:rsidTr="004A1875">
        <w:trPr>
          <w:trHeight w:val="144"/>
        </w:trPr>
        <w:tc>
          <w:tcPr>
            <w:tcW w:w="10998" w:type="dxa"/>
            <w:vAlign w:val="center"/>
          </w:tcPr>
          <w:p w14:paraId="1933EB46" w14:textId="250735E6" w:rsidR="00084B48" w:rsidRPr="004E4007" w:rsidRDefault="00084B48" w:rsidP="00084B48">
            <w:pPr>
              <w:pStyle w:val="FootnoteText"/>
              <w:keepNext/>
              <w:rPr>
                <w:rFonts w:asciiTheme="minorHAnsi" w:hAnsiTheme="minorHAnsi" w:cstheme="minorHAnsi"/>
                <w:sz w:val="18"/>
                <w:szCs w:val="18"/>
              </w:rPr>
            </w:pPr>
            <w:r w:rsidRPr="004E4007">
              <w:rPr>
                <w:rFonts w:asciiTheme="minorHAnsi" w:hAnsiTheme="minorHAnsi" w:cstheme="minorHAnsi"/>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4B000E4F" w:rsidR="001868E8" w:rsidRPr="003508F9" w:rsidRDefault="001868E8" w:rsidP="0009456E">
      <w:pPr>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84B48" w:rsidRPr="004E4007" w14:paraId="38AC73C3" w14:textId="77777777" w:rsidTr="00E72BA4">
        <w:trPr>
          <w:cantSplit/>
          <w:trHeight w:val="432"/>
        </w:trPr>
        <w:tc>
          <w:tcPr>
            <w:tcW w:w="5000" w:type="pct"/>
            <w:gridSpan w:val="2"/>
            <w:vAlign w:val="center"/>
          </w:tcPr>
          <w:p w14:paraId="6581C432" w14:textId="77777777" w:rsidR="00084B48" w:rsidRPr="004E4007" w:rsidRDefault="00084B48" w:rsidP="00E72BA4">
            <w:pPr>
              <w:keepNext/>
              <w:rPr>
                <w:rFonts w:asciiTheme="minorHAnsi" w:hAnsiTheme="minorHAnsi" w:cstheme="minorHAnsi"/>
                <w:b/>
                <w:sz w:val="18"/>
                <w:szCs w:val="18"/>
              </w:rPr>
            </w:pPr>
            <w:r w:rsidRPr="004E4007">
              <w:rPr>
                <w:rFonts w:asciiTheme="minorHAnsi" w:hAnsiTheme="minorHAnsi" w:cstheme="minorHAnsi"/>
                <w:b/>
                <w:sz w:val="18"/>
                <w:szCs w:val="18"/>
              </w:rPr>
              <w:t>G. Determination of HERS Verification Compliance</w:t>
            </w:r>
          </w:p>
          <w:p w14:paraId="3E50B13E" w14:textId="3D1758C5" w:rsidR="00084B48" w:rsidRPr="004E4007" w:rsidRDefault="0027149C" w:rsidP="00E72BA4">
            <w:pPr>
              <w:keepNext/>
              <w:rPr>
                <w:rFonts w:asciiTheme="minorHAnsi" w:hAnsiTheme="minorHAnsi" w:cstheme="minorHAnsi"/>
                <w:sz w:val="18"/>
                <w:szCs w:val="18"/>
              </w:rPr>
            </w:pPr>
            <w:r w:rsidRPr="003508F9">
              <w:rPr>
                <w:rFonts w:asciiTheme="minorHAnsi" w:hAnsiTheme="minorHAnsi" w:cstheme="minorHAnsi"/>
                <w:sz w:val="18"/>
                <w:szCs w:val="18"/>
              </w:rPr>
              <w:t>&lt;&lt;Static Text - see the top&gt;&gt;</w:t>
            </w:r>
          </w:p>
        </w:tc>
      </w:tr>
      <w:tr w:rsidR="00084B48" w:rsidRPr="004E4007" w14:paraId="5F4D20E7" w14:textId="77777777" w:rsidTr="00E72BA4">
        <w:trPr>
          <w:cantSplit/>
          <w:trHeight w:val="432"/>
        </w:trPr>
        <w:tc>
          <w:tcPr>
            <w:tcW w:w="253" w:type="pct"/>
            <w:vAlign w:val="center"/>
          </w:tcPr>
          <w:p w14:paraId="4AE1CA51" w14:textId="77777777" w:rsidR="00084B48" w:rsidRPr="004E4007" w:rsidDel="00C76C40" w:rsidRDefault="00084B48" w:rsidP="00E72BA4">
            <w:pPr>
              <w:keepNext/>
              <w:rPr>
                <w:rFonts w:asciiTheme="minorHAnsi" w:hAnsiTheme="minorHAnsi" w:cstheme="minorHAnsi"/>
                <w:sz w:val="18"/>
                <w:szCs w:val="18"/>
              </w:rPr>
            </w:pPr>
            <w:r w:rsidRPr="004E4007">
              <w:rPr>
                <w:rFonts w:asciiTheme="minorHAnsi" w:hAnsiTheme="minorHAnsi" w:cstheme="minorHAnsi"/>
                <w:sz w:val="18"/>
                <w:szCs w:val="18"/>
              </w:rPr>
              <w:t>01</w:t>
            </w:r>
          </w:p>
        </w:tc>
        <w:tc>
          <w:tcPr>
            <w:tcW w:w="4747" w:type="pct"/>
            <w:vAlign w:val="center"/>
          </w:tcPr>
          <w:p w14:paraId="531B7465" w14:textId="326D5DC4" w:rsidR="00084B48" w:rsidRPr="004E4007" w:rsidRDefault="00084B48">
            <w:pPr>
              <w:keepNext/>
              <w:spacing w:after="60"/>
              <w:rPr>
                <w:rFonts w:asciiTheme="minorHAnsi" w:hAnsiTheme="minorHAnsi" w:cstheme="minorHAnsi"/>
                <w:sz w:val="18"/>
                <w:szCs w:val="18"/>
              </w:rPr>
            </w:pPr>
            <w:r w:rsidRPr="004E4007">
              <w:rPr>
                <w:rFonts w:asciiTheme="minorHAnsi" w:hAnsiTheme="minorHAnsi" w:cstheme="minorHAnsi"/>
                <w:sz w:val="18"/>
                <w:szCs w:val="18"/>
              </w:rPr>
              <w:t>&lt;&lt;if  B01≠ System does not comply; and C04 ≠ Not Certified; and D04=system airflow rate complies; and E08= system airflow rate complies and F09</w:t>
            </w:r>
            <w:r w:rsidRPr="003508F9">
              <w:rPr>
                <w:rFonts w:asciiTheme="minorHAnsi" w:hAnsiTheme="minorHAnsi" w:cstheme="minorHAnsi"/>
                <w:sz w:val="18"/>
                <w:szCs w:val="18"/>
              </w:rPr>
              <w:t>≠</w:t>
            </w:r>
            <w:r w:rsidRPr="004E4007">
              <w:rPr>
                <w:rFonts w:asciiTheme="minorHAnsi" w:hAnsiTheme="minorHAnsi" w:cstheme="minorHAnsi"/>
                <w:sz w:val="18"/>
                <w:szCs w:val="18"/>
              </w:rPr>
              <w:t>Fail; then display: Complies: All specified verification protocol requirements on this document are met; else display: Does not comply: One or more specified verification protocol requirements on this document are not met &gt;</w:t>
            </w:r>
            <w:r w:rsidR="0027149C" w:rsidRPr="004E4007">
              <w:rPr>
                <w:rFonts w:asciiTheme="minorHAnsi" w:hAnsiTheme="minorHAnsi" w:cstheme="minorHAnsi"/>
                <w:sz w:val="18"/>
                <w:szCs w:val="18"/>
              </w:rPr>
              <w:t>&gt;</w:t>
            </w:r>
          </w:p>
        </w:tc>
      </w:tr>
    </w:tbl>
    <w:p w14:paraId="5C31BC0C" w14:textId="77777777" w:rsidR="00084B48" w:rsidRPr="004E4007" w:rsidRDefault="00084B48" w:rsidP="0009456E">
      <w:pPr>
        <w:rPr>
          <w:rFonts w:asciiTheme="minorHAnsi" w:hAnsiTheme="minorHAnsi" w:cstheme="minorHAnsi"/>
          <w:rPrChange w:id="449" w:author="Geiser, Che@Energy" w:date="2023-06-06T14:15:00Z">
            <w:rPr>
              <w:rFonts w:ascii="Calibri" w:hAnsi="Calibri"/>
            </w:rPr>
          </w:rPrChange>
        </w:rPr>
      </w:pPr>
    </w:p>
    <w:sectPr w:rsidR="00084B48" w:rsidRPr="004E4007" w:rsidSect="001000F4">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83A88" w14:textId="77777777" w:rsidR="001000F4" w:rsidRDefault="001000F4">
      <w:r>
        <w:separator/>
      </w:r>
    </w:p>
  </w:endnote>
  <w:endnote w:type="continuationSeparator" w:id="0">
    <w:p w14:paraId="30D48418" w14:textId="77777777" w:rsidR="001000F4" w:rsidRDefault="001000F4">
      <w:r>
        <w:continuationSeparator/>
      </w:r>
    </w:p>
  </w:endnote>
  <w:endnote w:type="continuationNotice" w:id="1">
    <w:p w14:paraId="19CA4873" w14:textId="77777777" w:rsidR="001000F4" w:rsidRDefault="001000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CF00A2" w:rsidRPr="00CB64DD" w:rsidRDefault="00CF00A2" w:rsidP="007B33F2">
    <w:pPr>
      <w:pStyle w:val="Footer"/>
    </w:pPr>
    <w:r w:rsidRPr="00CB64DD">
      <w:t xml:space="preserve">Registration Number:                                                           Registration Date/Time:                                           HERS Provider:                       </w:t>
    </w:r>
  </w:p>
  <w:p w14:paraId="1933EB62" w14:textId="7C2211D2" w:rsidR="00CF00A2" w:rsidRPr="00CB64DD" w:rsidRDefault="00CF00A2">
    <w:pPr>
      <w:pStyle w:val="Footer"/>
    </w:pPr>
    <w:r w:rsidRPr="00CB64DD">
      <w:t>CA Building Energy Efficiency Standards - 20</w:t>
    </w:r>
    <w:r w:rsidR="006E7AF2">
      <w:t>22</w:t>
    </w:r>
    <w:r w:rsidRPr="00CB64DD">
      <w:t xml:space="preserve"> </w:t>
    </w:r>
    <w:r w:rsidR="00787CF7">
      <w:t>Low-</w:t>
    </w:r>
    <w:r w:rsidR="00CF224C">
      <w:t>R</w:t>
    </w:r>
    <w:r w:rsidR="00787CF7">
      <w:t>ise Multifamily</w:t>
    </w:r>
    <w:r w:rsidR="00787CF7" w:rsidRPr="00CB64DD">
      <w:t xml:space="preserve"> </w:t>
    </w:r>
    <w:r w:rsidRPr="00CB64DD">
      <w:t>Compliance</w:t>
    </w:r>
    <w:r w:rsidRPr="00CB64DD">
      <w:tab/>
    </w:r>
    <w:r>
      <w:t>January 20</w:t>
    </w:r>
    <w:r w:rsidR="006E7AF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CF00A2" w:rsidRPr="00CB64DD" w:rsidRDefault="00CF00A2">
    <w:pPr>
      <w:pStyle w:val="Footer"/>
    </w:pPr>
    <w:r w:rsidRPr="00CB64DD">
      <w:t xml:space="preserve">Registration Number:                                                           Registration Date/Time:                                           HERS Provider:                       </w:t>
    </w:r>
  </w:p>
  <w:p w14:paraId="1933EB73" w14:textId="77777777" w:rsidR="00CF00A2" w:rsidRPr="00CB64DD" w:rsidRDefault="00CF00A2">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1F1E3AE4" w:rsidR="00CF00A2" w:rsidRPr="00CB64DD" w:rsidRDefault="00CF00A2" w:rsidP="007B33F2">
    <w:pPr>
      <w:pStyle w:val="Footer"/>
    </w:pPr>
    <w:r w:rsidRPr="00CB64DD">
      <w:t>CA Building Energy Efficiency Standards - 20</w:t>
    </w:r>
    <w:r w:rsidR="006E7AF2">
      <w:t>22</w:t>
    </w:r>
    <w:r w:rsidRPr="00CB64DD">
      <w:t xml:space="preserve"> </w:t>
    </w:r>
    <w:r w:rsidR="00787CF7">
      <w:t>Low-</w:t>
    </w:r>
    <w:r w:rsidR="00CF224C">
      <w:t>R</w:t>
    </w:r>
    <w:r w:rsidR="00787CF7">
      <w:t>ise Multifamily</w:t>
    </w:r>
    <w:r w:rsidR="00787CF7" w:rsidRPr="00CB64DD">
      <w:t xml:space="preserve"> </w:t>
    </w:r>
    <w:r w:rsidRPr="00CB64DD">
      <w:t>Compliance</w:t>
    </w:r>
    <w:r w:rsidRPr="00CB64DD">
      <w:tab/>
    </w:r>
    <w:r>
      <w:t>January 20</w:t>
    </w:r>
    <w:r w:rsidR="006E7AF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CF00A2" w:rsidRPr="00CB64DD" w:rsidRDefault="00CF00A2">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6763C" w14:textId="77777777" w:rsidR="001000F4" w:rsidRDefault="001000F4">
      <w:r>
        <w:separator/>
      </w:r>
    </w:p>
  </w:footnote>
  <w:footnote w:type="continuationSeparator" w:id="0">
    <w:p w14:paraId="4BA9CE24" w14:textId="77777777" w:rsidR="001000F4" w:rsidRDefault="001000F4">
      <w:r>
        <w:continuationSeparator/>
      </w:r>
    </w:p>
  </w:footnote>
  <w:footnote w:type="continuationNotice" w:id="1">
    <w:p w14:paraId="1B902283" w14:textId="77777777" w:rsidR="001000F4" w:rsidRDefault="001000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4CBC0D06" w:rsidR="00CF00A2" w:rsidRDefault="00CF00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4D7FE" w14:textId="77777777" w:rsidR="00306B39" w:rsidRPr="00F63ADA" w:rsidRDefault="00306B39" w:rsidP="00306B39">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79A3A883" wp14:editId="1684938B">
          <wp:simplePos x="0" y="0"/>
          <wp:positionH relativeFrom="margin">
            <wp:posOffset>0</wp:posOffset>
          </wp:positionH>
          <wp:positionV relativeFrom="paragraph">
            <wp:posOffset>75177</wp:posOffset>
          </wp:positionV>
          <wp:extent cx="2532380" cy="566420"/>
          <wp:effectExtent l="0" t="0" r="0" b="0"/>
          <wp:wrapNone/>
          <wp:docPr id="233905070" name="Picture 23390507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20FF3512" w14:textId="66CA8892" w:rsidR="00306B39" w:rsidRPr="0042764C" w:rsidRDefault="00306B39" w:rsidP="003508F9">
    <w:pPr>
      <w:numPr>
        <w:ilvl w:val="0"/>
        <w:numId w:val="16"/>
      </w:numPr>
      <w:tabs>
        <w:tab w:val="center" w:pos="4320"/>
        <w:tab w:val="right" w:pos="8640"/>
      </w:tabs>
      <w:spacing w:after="160" w:line="259" w:lineRule="auto"/>
      <w:ind w:left="360" w:firstLine="0"/>
      <w:jc w:val="center"/>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ins w:id="338" w:author="Geiser, Che@Energy" w:date="2023-06-06T14:11:00Z">
      <w:r w:rsidR="00F07EDE" w:rsidRPr="00F07EDE">
        <w:rPr>
          <w:rFonts w:asciiTheme="minorHAnsi" w:hAnsiTheme="minorHAnsi" w:cstheme="minorHAnsi"/>
          <w:b/>
          <w:bCs/>
          <w:i/>
          <w:iCs/>
          <w:sz w:val="28"/>
          <w:szCs w:val="28"/>
        </w:rPr>
        <w:t xml:space="preserve"> </w:t>
      </w:r>
      <w:r w:rsidR="00F07EDE" w:rsidRPr="00D9750A">
        <w:rPr>
          <w:rFonts w:asciiTheme="minorHAnsi" w:hAnsiTheme="minorHAnsi" w:cstheme="minorHAnsi"/>
          <w:b/>
          <w:bCs/>
          <w:i/>
          <w:iCs/>
          <w:sz w:val="28"/>
          <w:szCs w:val="28"/>
        </w:rPr>
        <w:t>NOT REGISTERED - CAN BE USED FOR SUBMISSION TO BUILDING DEPARTMENTS PRIOR TO DECEMBER 31, 2023</w:t>
      </w:r>
    </w:ins>
    <w:del w:id="339" w:author="Geiser, Che@Energy" w:date="2023-06-06T14:11:00Z">
      <w:r w:rsidRPr="00002C52" w:rsidDel="00F07EDE">
        <w:rPr>
          <w:rFonts w:ascii="Calibri" w:eastAsia="Calibri" w:hAnsi="Calibri" w:cs="Calibri"/>
          <w:b/>
          <w:bCs/>
          <w:i/>
          <w:iCs/>
          <w:sz w:val="28"/>
          <w:szCs w:val="28"/>
        </w:rPr>
        <w:delText>SAMPLE FORM – NOT VALID FOR SUBMISSION TO BUILDING DEPARTMENTS</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CF00A2" w:rsidRPr="00F85124" w14:paraId="1933EB65" w14:textId="77777777" w:rsidTr="002E105D">
      <w:trPr>
        <w:cantSplit/>
        <w:trHeight w:val="288"/>
      </w:trPr>
      <w:tc>
        <w:tcPr>
          <w:tcW w:w="3738" w:type="pct"/>
          <w:gridSpan w:val="3"/>
          <w:tcBorders>
            <w:right w:val="nil"/>
          </w:tcBorders>
          <w:vAlign w:val="center"/>
        </w:tcPr>
        <w:p w14:paraId="1933EB63" w14:textId="573224E1" w:rsidR="00CF00A2" w:rsidRPr="00F85124" w:rsidRDefault="00CF00A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04125D79" w:rsidR="00CF00A2" w:rsidRPr="00F85124" w:rsidRDefault="00964509" w:rsidP="002E105D">
          <w:pPr>
            <w:pStyle w:val="Heading1"/>
            <w:jc w:val="right"/>
            <w:rPr>
              <w:rFonts w:ascii="Calibri" w:hAnsi="Calibri"/>
              <w:b w:val="0"/>
              <w:bCs/>
              <w:sz w:val="20"/>
            </w:rPr>
          </w:pPr>
          <w:r>
            <w:rPr>
              <w:rFonts w:ascii="Calibri" w:hAnsi="Calibri"/>
              <w:b w:val="0"/>
              <w:bCs/>
              <w:sz w:val="20"/>
            </w:rPr>
            <w:t>LMCI</w:t>
          </w:r>
          <w:r w:rsidR="00CF00A2">
            <w:rPr>
              <w:rFonts w:ascii="Calibri" w:hAnsi="Calibri"/>
              <w:b w:val="0"/>
              <w:bCs/>
              <w:sz w:val="20"/>
            </w:rPr>
            <w:t>-MCH-23-H</w:t>
          </w:r>
        </w:p>
      </w:tc>
    </w:tr>
    <w:tr w:rsidR="00CF00A2" w:rsidRPr="00F85124" w14:paraId="1933EB68" w14:textId="77777777" w:rsidTr="007924C2">
      <w:trPr>
        <w:cantSplit/>
        <w:trHeight w:val="288"/>
      </w:trPr>
      <w:tc>
        <w:tcPr>
          <w:tcW w:w="2500" w:type="pct"/>
          <w:gridSpan w:val="2"/>
          <w:tcBorders>
            <w:right w:val="nil"/>
          </w:tcBorders>
        </w:tcPr>
        <w:p w14:paraId="1933EB66"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CF00A2" w:rsidRPr="00F85124" w14:paraId="1933EB6C" w14:textId="77777777" w:rsidTr="002E105D">
      <w:trPr>
        <w:cantSplit/>
        <w:trHeight w:val="288"/>
      </w:trPr>
      <w:tc>
        <w:tcPr>
          <w:tcW w:w="0" w:type="auto"/>
        </w:tcPr>
        <w:p w14:paraId="1933EB69" w14:textId="77777777" w:rsidR="00CF00A2" w:rsidRPr="00F85124" w:rsidRDefault="00CF00A2"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CF00A2" w:rsidRPr="00F85124" w:rsidRDefault="00CF00A2"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CF00A2" w:rsidRPr="00F85124" w:rsidRDefault="00CF00A2" w:rsidP="007924C2">
          <w:pPr>
            <w:rPr>
              <w:rFonts w:ascii="Calibri" w:hAnsi="Calibri"/>
              <w:sz w:val="12"/>
              <w:szCs w:val="12"/>
            </w:rPr>
          </w:pPr>
          <w:r w:rsidRPr="00F85124">
            <w:rPr>
              <w:rFonts w:ascii="Calibri" w:hAnsi="Calibri"/>
              <w:sz w:val="12"/>
              <w:szCs w:val="12"/>
            </w:rPr>
            <w:t>Permit Number:</w:t>
          </w:r>
        </w:p>
      </w:tc>
    </w:tr>
    <w:tr w:rsidR="00CF00A2" w:rsidRPr="00F85124" w14:paraId="1933EB70" w14:textId="77777777" w:rsidTr="002E105D">
      <w:trPr>
        <w:cantSplit/>
        <w:trHeight w:val="288"/>
      </w:trPr>
      <w:tc>
        <w:tcPr>
          <w:tcW w:w="0" w:type="auto"/>
        </w:tcPr>
        <w:p w14:paraId="1933EB6D"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Zip Code</w:t>
          </w:r>
        </w:p>
      </w:tc>
    </w:tr>
  </w:tbl>
  <w:p w14:paraId="1933EB71" w14:textId="7727CBA2" w:rsidR="00CF00A2" w:rsidRDefault="00CF00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3FF41BB3" w:rsidR="00CF00A2" w:rsidRDefault="00CF00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7" w14:textId="77777777" w:rsidTr="00CB64DD">
      <w:trPr>
        <w:cantSplit/>
        <w:trHeight w:val="288"/>
      </w:trPr>
      <w:tc>
        <w:tcPr>
          <w:tcW w:w="4016" w:type="pct"/>
          <w:gridSpan w:val="2"/>
          <w:tcBorders>
            <w:right w:val="nil"/>
          </w:tcBorders>
          <w:vAlign w:val="center"/>
        </w:tcPr>
        <w:p w14:paraId="1933EB75" w14:textId="3A5E8503" w:rsidR="00CF00A2" w:rsidRPr="00F85124" w:rsidRDefault="00CF00A2" w:rsidP="00E72BA4">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00F82C04" w:rsidR="00CF00A2" w:rsidRPr="00F85124" w:rsidRDefault="00964509" w:rsidP="007924C2">
          <w:pPr>
            <w:pStyle w:val="Heading1"/>
            <w:jc w:val="right"/>
            <w:rPr>
              <w:rFonts w:ascii="Calibri" w:hAnsi="Calibri"/>
              <w:b w:val="0"/>
              <w:bCs/>
              <w:sz w:val="20"/>
            </w:rPr>
          </w:pPr>
          <w:r>
            <w:rPr>
              <w:rFonts w:ascii="Calibri" w:hAnsi="Calibri"/>
              <w:b w:val="0"/>
              <w:bCs/>
              <w:sz w:val="20"/>
            </w:rPr>
            <w:t>LMCV</w:t>
          </w:r>
          <w:r w:rsidR="00CF00A2">
            <w:rPr>
              <w:rFonts w:ascii="Calibri" w:hAnsi="Calibri"/>
              <w:b w:val="0"/>
              <w:bCs/>
              <w:sz w:val="20"/>
            </w:rPr>
            <w:t>-MCH-23-H</w:t>
          </w:r>
        </w:p>
      </w:tc>
    </w:tr>
    <w:tr w:rsidR="00CF00A2" w:rsidRPr="00F85124" w14:paraId="1933EB7A" w14:textId="77777777" w:rsidTr="007924C2">
      <w:trPr>
        <w:cantSplit/>
        <w:trHeight w:val="288"/>
      </w:trPr>
      <w:tc>
        <w:tcPr>
          <w:tcW w:w="2500" w:type="pct"/>
          <w:tcBorders>
            <w:right w:val="nil"/>
          </w:tcBorders>
        </w:tcPr>
        <w:p w14:paraId="1933EB78" w14:textId="77777777" w:rsidR="00CF00A2" w:rsidRPr="002E105D" w:rsidRDefault="00CF00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4EA345B5"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50A4B">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12D76CBC" w:rsidR="00CF00A2" w:rsidRDefault="00CF00A2"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F" w14:textId="77777777" w:rsidTr="002E105D">
      <w:trPr>
        <w:cantSplit/>
        <w:trHeight w:val="288"/>
      </w:trPr>
      <w:tc>
        <w:tcPr>
          <w:tcW w:w="4016" w:type="pct"/>
          <w:gridSpan w:val="2"/>
          <w:tcBorders>
            <w:right w:val="nil"/>
          </w:tcBorders>
          <w:vAlign w:val="center"/>
        </w:tcPr>
        <w:p w14:paraId="1933EB7D" w14:textId="099D472C" w:rsidR="00CF00A2" w:rsidRPr="00F85124" w:rsidRDefault="00CF00A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3D61A28D" w:rsidR="00CF00A2" w:rsidRPr="00F85124" w:rsidRDefault="00964509" w:rsidP="002E105D">
          <w:pPr>
            <w:pStyle w:val="Heading1"/>
            <w:jc w:val="right"/>
            <w:rPr>
              <w:rFonts w:ascii="Calibri" w:hAnsi="Calibri"/>
              <w:b w:val="0"/>
              <w:bCs/>
              <w:sz w:val="20"/>
            </w:rPr>
          </w:pPr>
          <w:r>
            <w:rPr>
              <w:rFonts w:ascii="Calibri" w:hAnsi="Calibri"/>
              <w:b w:val="0"/>
              <w:bCs/>
              <w:sz w:val="20"/>
            </w:rPr>
            <w:t>LMCI</w:t>
          </w:r>
          <w:r w:rsidR="00CF00A2">
            <w:rPr>
              <w:rFonts w:ascii="Calibri" w:hAnsi="Calibri"/>
              <w:b w:val="0"/>
              <w:bCs/>
              <w:sz w:val="20"/>
            </w:rPr>
            <w:t>-MCH-23-H</w:t>
          </w:r>
        </w:p>
      </w:tc>
    </w:tr>
    <w:tr w:rsidR="00CF00A2" w:rsidRPr="00F85124" w14:paraId="1933EB82" w14:textId="77777777" w:rsidTr="007924C2">
      <w:trPr>
        <w:cantSplit/>
        <w:trHeight w:val="288"/>
      </w:trPr>
      <w:tc>
        <w:tcPr>
          <w:tcW w:w="2500" w:type="pct"/>
          <w:tcBorders>
            <w:right w:val="nil"/>
          </w:tcBorders>
        </w:tcPr>
        <w:p w14:paraId="1933EB80"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654C6CBB" w:rsidR="00CF00A2" w:rsidRDefault="00CF00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48A2643" w:rsidR="00CF00A2" w:rsidRDefault="00CF00A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88" w14:textId="77777777" w:rsidTr="00CB64DD">
      <w:trPr>
        <w:cantSplit/>
        <w:trHeight w:val="288"/>
      </w:trPr>
      <w:tc>
        <w:tcPr>
          <w:tcW w:w="4016" w:type="pct"/>
          <w:gridSpan w:val="2"/>
          <w:tcBorders>
            <w:right w:val="nil"/>
          </w:tcBorders>
          <w:vAlign w:val="center"/>
        </w:tcPr>
        <w:p w14:paraId="1933EB86" w14:textId="0FA2800C" w:rsidR="00CF00A2" w:rsidRPr="00F85124" w:rsidRDefault="00CF00A2" w:rsidP="00E72BA4">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3323CF33" w:rsidR="00CF00A2" w:rsidRPr="00F85124" w:rsidRDefault="00964509" w:rsidP="007924C2">
          <w:pPr>
            <w:pStyle w:val="Heading1"/>
            <w:jc w:val="right"/>
            <w:rPr>
              <w:rFonts w:ascii="Calibri" w:hAnsi="Calibri"/>
              <w:b w:val="0"/>
              <w:bCs/>
              <w:sz w:val="20"/>
            </w:rPr>
          </w:pPr>
          <w:r>
            <w:rPr>
              <w:rFonts w:ascii="Calibri" w:hAnsi="Calibri"/>
              <w:b w:val="0"/>
              <w:bCs/>
              <w:sz w:val="20"/>
            </w:rPr>
            <w:t>LMCV</w:t>
          </w:r>
          <w:r w:rsidR="00CF00A2">
            <w:rPr>
              <w:rFonts w:ascii="Calibri" w:hAnsi="Calibri"/>
              <w:b w:val="0"/>
              <w:bCs/>
              <w:sz w:val="20"/>
            </w:rPr>
            <w:t>-MCH-23-H</w:t>
          </w:r>
        </w:p>
      </w:tc>
    </w:tr>
    <w:tr w:rsidR="00CF00A2" w:rsidRPr="00F85124" w14:paraId="1933EB8B" w14:textId="77777777" w:rsidTr="007924C2">
      <w:trPr>
        <w:cantSplit/>
        <w:trHeight w:val="288"/>
      </w:trPr>
      <w:tc>
        <w:tcPr>
          <w:tcW w:w="2500" w:type="pct"/>
          <w:tcBorders>
            <w:right w:val="nil"/>
          </w:tcBorders>
        </w:tcPr>
        <w:p w14:paraId="1933EB89" w14:textId="77777777" w:rsidR="00CF00A2" w:rsidRPr="002E105D" w:rsidRDefault="00CF00A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14B619F4"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14C3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50A4B">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72EACE0D" w:rsidR="00CF00A2" w:rsidRDefault="00CF00A2"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6D731F71" w:rsidR="00CF00A2" w:rsidRDefault="00CF0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3DE5C2B"/>
    <w:multiLevelType w:val="hybridMultilevel"/>
    <w:tmpl w:val="39B2E78A"/>
    <w:lvl w:ilvl="0" w:tplc="5ACA55B8">
      <w:start w:val="1"/>
      <w:numFmt w:val="decimal"/>
      <w:lvlText w:val="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70574"/>
    <w:multiLevelType w:val="hybridMultilevel"/>
    <w:tmpl w:val="BCC69D7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7F4884A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46EE6C2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8"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C95ED664"/>
    <w:lvl w:ilvl="0" w:tplc="741A783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30061300">
    <w:abstractNumId w:val="0"/>
  </w:num>
  <w:num w:numId="2" w16cid:durableId="1387147399">
    <w:abstractNumId w:val="2"/>
  </w:num>
  <w:num w:numId="3" w16cid:durableId="898441288">
    <w:abstractNumId w:val="11"/>
  </w:num>
  <w:num w:numId="4" w16cid:durableId="427845180">
    <w:abstractNumId w:val="9"/>
  </w:num>
  <w:num w:numId="5" w16cid:durableId="409277947">
    <w:abstractNumId w:val="10"/>
  </w:num>
  <w:num w:numId="6" w16cid:durableId="1707414622">
    <w:abstractNumId w:val="15"/>
  </w:num>
  <w:num w:numId="7" w16cid:durableId="722676831">
    <w:abstractNumId w:val="13"/>
  </w:num>
  <w:num w:numId="8" w16cid:durableId="1471049580">
    <w:abstractNumId w:val="5"/>
  </w:num>
  <w:num w:numId="9" w16cid:durableId="2112581802">
    <w:abstractNumId w:val="4"/>
  </w:num>
  <w:num w:numId="10" w16cid:durableId="1344286163">
    <w:abstractNumId w:val="17"/>
  </w:num>
  <w:num w:numId="11" w16cid:durableId="1567912599">
    <w:abstractNumId w:val="1"/>
  </w:num>
  <w:num w:numId="12" w16cid:durableId="1364938647">
    <w:abstractNumId w:val="8"/>
  </w:num>
  <w:num w:numId="13" w16cid:durableId="1504660189">
    <w:abstractNumId w:val="6"/>
  </w:num>
  <w:num w:numId="14" w16cid:durableId="747583615">
    <w:abstractNumId w:val="18"/>
  </w:num>
  <w:num w:numId="15" w16cid:durableId="11811661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5802417">
    <w:abstractNumId w:val="14"/>
  </w:num>
  <w:num w:numId="17" w16cid:durableId="1917859343">
    <w:abstractNumId w:val="12"/>
    <w:lvlOverride w:ilvl="0">
      <w:startOverride w:val="1"/>
    </w:lvlOverride>
    <w:lvlOverride w:ilvl="1"/>
    <w:lvlOverride w:ilvl="2"/>
    <w:lvlOverride w:ilvl="3"/>
    <w:lvlOverride w:ilvl="4"/>
    <w:lvlOverride w:ilvl="5"/>
    <w:lvlOverride w:ilvl="6"/>
    <w:lvlOverride w:ilvl="7"/>
    <w:lvlOverride w:ilvl="8"/>
  </w:num>
  <w:num w:numId="18" w16cid:durableId="957103090">
    <w:abstractNumId w:val="16"/>
  </w:num>
  <w:num w:numId="19" w16cid:durableId="611475810">
    <w:abstractNumId w:val="12"/>
  </w:num>
  <w:num w:numId="20" w16cid:durableId="1697122624">
    <w:abstractNumId w:val="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5E6E"/>
    <w:rsid w:val="00026750"/>
    <w:rsid w:val="00027831"/>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1708"/>
    <w:rsid w:val="00076155"/>
    <w:rsid w:val="00076F08"/>
    <w:rsid w:val="00080A37"/>
    <w:rsid w:val="00080EEE"/>
    <w:rsid w:val="00081216"/>
    <w:rsid w:val="00081867"/>
    <w:rsid w:val="00083548"/>
    <w:rsid w:val="00084B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88A"/>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5C81"/>
    <w:rsid w:val="000E7ABD"/>
    <w:rsid w:val="000F070F"/>
    <w:rsid w:val="000F0BA7"/>
    <w:rsid w:val="000F3B26"/>
    <w:rsid w:val="000F54F0"/>
    <w:rsid w:val="000F5FB1"/>
    <w:rsid w:val="000F67E7"/>
    <w:rsid w:val="000F754C"/>
    <w:rsid w:val="001000F4"/>
    <w:rsid w:val="00104505"/>
    <w:rsid w:val="00104AAF"/>
    <w:rsid w:val="0011185D"/>
    <w:rsid w:val="00112E80"/>
    <w:rsid w:val="001131A2"/>
    <w:rsid w:val="00121AAA"/>
    <w:rsid w:val="001229C7"/>
    <w:rsid w:val="00123861"/>
    <w:rsid w:val="00125717"/>
    <w:rsid w:val="00126F26"/>
    <w:rsid w:val="001305CE"/>
    <w:rsid w:val="0013118A"/>
    <w:rsid w:val="001315EE"/>
    <w:rsid w:val="00132048"/>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3502"/>
    <w:rsid w:val="00185834"/>
    <w:rsid w:val="001868E8"/>
    <w:rsid w:val="00187604"/>
    <w:rsid w:val="0019496F"/>
    <w:rsid w:val="0019624F"/>
    <w:rsid w:val="0019726F"/>
    <w:rsid w:val="001A1C90"/>
    <w:rsid w:val="001A2E6A"/>
    <w:rsid w:val="001A5583"/>
    <w:rsid w:val="001A5AC0"/>
    <w:rsid w:val="001B0D2A"/>
    <w:rsid w:val="001B3D76"/>
    <w:rsid w:val="001B5BA4"/>
    <w:rsid w:val="001C0AA0"/>
    <w:rsid w:val="001C6761"/>
    <w:rsid w:val="001C6A01"/>
    <w:rsid w:val="001D404C"/>
    <w:rsid w:val="001D4E19"/>
    <w:rsid w:val="001D4FBA"/>
    <w:rsid w:val="001E0FFB"/>
    <w:rsid w:val="001E3C52"/>
    <w:rsid w:val="001F0E8D"/>
    <w:rsid w:val="001F20EE"/>
    <w:rsid w:val="00200E53"/>
    <w:rsid w:val="0020229C"/>
    <w:rsid w:val="00202608"/>
    <w:rsid w:val="00203852"/>
    <w:rsid w:val="00206039"/>
    <w:rsid w:val="0020619B"/>
    <w:rsid w:val="00213E3A"/>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49C"/>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4B83"/>
    <w:rsid w:val="00294BA6"/>
    <w:rsid w:val="00295ED5"/>
    <w:rsid w:val="00297712"/>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C5AD9"/>
    <w:rsid w:val="002D1475"/>
    <w:rsid w:val="002D1AB0"/>
    <w:rsid w:val="002D38CA"/>
    <w:rsid w:val="002D3BA6"/>
    <w:rsid w:val="002D59DB"/>
    <w:rsid w:val="002D680A"/>
    <w:rsid w:val="002D77F8"/>
    <w:rsid w:val="002D7AC0"/>
    <w:rsid w:val="002D7DB8"/>
    <w:rsid w:val="002E105D"/>
    <w:rsid w:val="002E16F8"/>
    <w:rsid w:val="002E17DB"/>
    <w:rsid w:val="002E1841"/>
    <w:rsid w:val="002E3676"/>
    <w:rsid w:val="002E3F17"/>
    <w:rsid w:val="002E53CE"/>
    <w:rsid w:val="002E7941"/>
    <w:rsid w:val="002F40A7"/>
    <w:rsid w:val="002F6775"/>
    <w:rsid w:val="003051D0"/>
    <w:rsid w:val="0030536C"/>
    <w:rsid w:val="00306026"/>
    <w:rsid w:val="00306B39"/>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1CB8"/>
    <w:rsid w:val="00344840"/>
    <w:rsid w:val="00346A44"/>
    <w:rsid w:val="003500C8"/>
    <w:rsid w:val="003508F9"/>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A55C3"/>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0E34"/>
    <w:rsid w:val="003F1C6F"/>
    <w:rsid w:val="003F49BD"/>
    <w:rsid w:val="003F5E08"/>
    <w:rsid w:val="003F6A76"/>
    <w:rsid w:val="00401367"/>
    <w:rsid w:val="004040D0"/>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096"/>
    <w:rsid w:val="004C0E48"/>
    <w:rsid w:val="004C23D9"/>
    <w:rsid w:val="004C2C61"/>
    <w:rsid w:val="004C5282"/>
    <w:rsid w:val="004C5BE2"/>
    <w:rsid w:val="004C6E7B"/>
    <w:rsid w:val="004D1CE3"/>
    <w:rsid w:val="004D287C"/>
    <w:rsid w:val="004D49F5"/>
    <w:rsid w:val="004D7DCD"/>
    <w:rsid w:val="004E112A"/>
    <w:rsid w:val="004E230B"/>
    <w:rsid w:val="004E4007"/>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284B"/>
    <w:rsid w:val="005332A8"/>
    <w:rsid w:val="005340A2"/>
    <w:rsid w:val="005340BF"/>
    <w:rsid w:val="00535EF7"/>
    <w:rsid w:val="00536AA4"/>
    <w:rsid w:val="00541293"/>
    <w:rsid w:val="00542A06"/>
    <w:rsid w:val="005432CE"/>
    <w:rsid w:val="005437EB"/>
    <w:rsid w:val="00550783"/>
    <w:rsid w:val="00551599"/>
    <w:rsid w:val="005518B7"/>
    <w:rsid w:val="00552A3E"/>
    <w:rsid w:val="00553650"/>
    <w:rsid w:val="00555139"/>
    <w:rsid w:val="005554F1"/>
    <w:rsid w:val="00555884"/>
    <w:rsid w:val="00555FC0"/>
    <w:rsid w:val="005607CA"/>
    <w:rsid w:val="00560A10"/>
    <w:rsid w:val="00562BA8"/>
    <w:rsid w:val="00566487"/>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9767A"/>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2956"/>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17F10"/>
    <w:rsid w:val="006200D7"/>
    <w:rsid w:val="006222FF"/>
    <w:rsid w:val="006225F1"/>
    <w:rsid w:val="006227B1"/>
    <w:rsid w:val="00622943"/>
    <w:rsid w:val="00622990"/>
    <w:rsid w:val="00630418"/>
    <w:rsid w:val="00631115"/>
    <w:rsid w:val="00632F51"/>
    <w:rsid w:val="00632F73"/>
    <w:rsid w:val="00633F6C"/>
    <w:rsid w:val="00637E6F"/>
    <w:rsid w:val="006411CF"/>
    <w:rsid w:val="00641C71"/>
    <w:rsid w:val="00641F88"/>
    <w:rsid w:val="0064300C"/>
    <w:rsid w:val="00643AC8"/>
    <w:rsid w:val="00643BDC"/>
    <w:rsid w:val="00643FF1"/>
    <w:rsid w:val="0065033E"/>
    <w:rsid w:val="006517BE"/>
    <w:rsid w:val="00654BBD"/>
    <w:rsid w:val="00654F37"/>
    <w:rsid w:val="00657EFC"/>
    <w:rsid w:val="00663AF7"/>
    <w:rsid w:val="00664AA2"/>
    <w:rsid w:val="00666C02"/>
    <w:rsid w:val="00667362"/>
    <w:rsid w:val="006720B0"/>
    <w:rsid w:val="006727EE"/>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5807"/>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E7AF2"/>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575B2"/>
    <w:rsid w:val="007635A5"/>
    <w:rsid w:val="0076441C"/>
    <w:rsid w:val="00764CBD"/>
    <w:rsid w:val="00765F67"/>
    <w:rsid w:val="00770D65"/>
    <w:rsid w:val="007755D6"/>
    <w:rsid w:val="007756F6"/>
    <w:rsid w:val="007759B2"/>
    <w:rsid w:val="00776799"/>
    <w:rsid w:val="007770C5"/>
    <w:rsid w:val="00777B2F"/>
    <w:rsid w:val="00783A13"/>
    <w:rsid w:val="00785B34"/>
    <w:rsid w:val="00787CF7"/>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D7641"/>
    <w:rsid w:val="007D76E2"/>
    <w:rsid w:val="007E05EA"/>
    <w:rsid w:val="007E0D76"/>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040"/>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5A23"/>
    <w:rsid w:val="008C6F5C"/>
    <w:rsid w:val="008D0475"/>
    <w:rsid w:val="008D0531"/>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21A90"/>
    <w:rsid w:val="00931348"/>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64509"/>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976C0"/>
    <w:rsid w:val="009A059F"/>
    <w:rsid w:val="009A1F14"/>
    <w:rsid w:val="009A2B50"/>
    <w:rsid w:val="009A2D42"/>
    <w:rsid w:val="009A3318"/>
    <w:rsid w:val="009A3B68"/>
    <w:rsid w:val="009A5A68"/>
    <w:rsid w:val="009A698F"/>
    <w:rsid w:val="009A6F10"/>
    <w:rsid w:val="009B0643"/>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5DC7"/>
    <w:rsid w:val="009E61EC"/>
    <w:rsid w:val="009E6B59"/>
    <w:rsid w:val="009F1F1C"/>
    <w:rsid w:val="009F2090"/>
    <w:rsid w:val="009F3C44"/>
    <w:rsid w:val="009F5E57"/>
    <w:rsid w:val="00A0027A"/>
    <w:rsid w:val="00A00AE7"/>
    <w:rsid w:val="00A014CB"/>
    <w:rsid w:val="00A02090"/>
    <w:rsid w:val="00A029A2"/>
    <w:rsid w:val="00A034B7"/>
    <w:rsid w:val="00A034EC"/>
    <w:rsid w:val="00A04CAF"/>
    <w:rsid w:val="00A05D8F"/>
    <w:rsid w:val="00A07D19"/>
    <w:rsid w:val="00A11984"/>
    <w:rsid w:val="00A12015"/>
    <w:rsid w:val="00A14AF1"/>
    <w:rsid w:val="00A1629E"/>
    <w:rsid w:val="00A16546"/>
    <w:rsid w:val="00A17347"/>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0A9E"/>
    <w:rsid w:val="00A66D66"/>
    <w:rsid w:val="00A670F8"/>
    <w:rsid w:val="00A677BB"/>
    <w:rsid w:val="00A702F0"/>
    <w:rsid w:val="00A70722"/>
    <w:rsid w:val="00A742B3"/>
    <w:rsid w:val="00A75B9B"/>
    <w:rsid w:val="00A81137"/>
    <w:rsid w:val="00A81885"/>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338"/>
    <w:rsid w:val="00AF1971"/>
    <w:rsid w:val="00AF2637"/>
    <w:rsid w:val="00AF314D"/>
    <w:rsid w:val="00AF4004"/>
    <w:rsid w:val="00B02BCF"/>
    <w:rsid w:val="00B02E79"/>
    <w:rsid w:val="00B04BC3"/>
    <w:rsid w:val="00B07213"/>
    <w:rsid w:val="00B132B1"/>
    <w:rsid w:val="00B14C32"/>
    <w:rsid w:val="00B175D9"/>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5A35"/>
    <w:rsid w:val="00B4607D"/>
    <w:rsid w:val="00B47B99"/>
    <w:rsid w:val="00B51352"/>
    <w:rsid w:val="00B55F60"/>
    <w:rsid w:val="00B61D39"/>
    <w:rsid w:val="00B6238C"/>
    <w:rsid w:val="00B644F7"/>
    <w:rsid w:val="00B663FF"/>
    <w:rsid w:val="00B6647D"/>
    <w:rsid w:val="00B67A1C"/>
    <w:rsid w:val="00B70434"/>
    <w:rsid w:val="00B73F3D"/>
    <w:rsid w:val="00B7450E"/>
    <w:rsid w:val="00B767F7"/>
    <w:rsid w:val="00B778B9"/>
    <w:rsid w:val="00B816B4"/>
    <w:rsid w:val="00B82CAC"/>
    <w:rsid w:val="00B82F48"/>
    <w:rsid w:val="00B85CEC"/>
    <w:rsid w:val="00B85E88"/>
    <w:rsid w:val="00B867D6"/>
    <w:rsid w:val="00B90F8F"/>
    <w:rsid w:val="00B940F6"/>
    <w:rsid w:val="00B94F6B"/>
    <w:rsid w:val="00B971C0"/>
    <w:rsid w:val="00BA0A8C"/>
    <w:rsid w:val="00BA1258"/>
    <w:rsid w:val="00BA2927"/>
    <w:rsid w:val="00BA3419"/>
    <w:rsid w:val="00BA6B7B"/>
    <w:rsid w:val="00BA6FA0"/>
    <w:rsid w:val="00BA7691"/>
    <w:rsid w:val="00BB4DC9"/>
    <w:rsid w:val="00BB5A6F"/>
    <w:rsid w:val="00BB611D"/>
    <w:rsid w:val="00BB7A32"/>
    <w:rsid w:val="00BC184C"/>
    <w:rsid w:val="00BC323B"/>
    <w:rsid w:val="00BC41B1"/>
    <w:rsid w:val="00BC64F6"/>
    <w:rsid w:val="00BC6F83"/>
    <w:rsid w:val="00BC786D"/>
    <w:rsid w:val="00BD14FB"/>
    <w:rsid w:val="00BD2160"/>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277E2"/>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285C"/>
    <w:rsid w:val="00C63B5D"/>
    <w:rsid w:val="00C64E63"/>
    <w:rsid w:val="00C65399"/>
    <w:rsid w:val="00C65957"/>
    <w:rsid w:val="00C66B1F"/>
    <w:rsid w:val="00C66D9B"/>
    <w:rsid w:val="00C67305"/>
    <w:rsid w:val="00C679B6"/>
    <w:rsid w:val="00C716BE"/>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0A2"/>
    <w:rsid w:val="00CF224C"/>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3F87"/>
    <w:rsid w:val="00D555EA"/>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1F85"/>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4EC2"/>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16EBC"/>
    <w:rsid w:val="00E224A4"/>
    <w:rsid w:val="00E23A7C"/>
    <w:rsid w:val="00E25456"/>
    <w:rsid w:val="00E25F0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BA4"/>
    <w:rsid w:val="00E72E91"/>
    <w:rsid w:val="00E756C6"/>
    <w:rsid w:val="00E76912"/>
    <w:rsid w:val="00E779B8"/>
    <w:rsid w:val="00E829EB"/>
    <w:rsid w:val="00E838D6"/>
    <w:rsid w:val="00E83F81"/>
    <w:rsid w:val="00E84817"/>
    <w:rsid w:val="00E871B1"/>
    <w:rsid w:val="00E87474"/>
    <w:rsid w:val="00E93C89"/>
    <w:rsid w:val="00E94F29"/>
    <w:rsid w:val="00E9540C"/>
    <w:rsid w:val="00E96503"/>
    <w:rsid w:val="00EA0E37"/>
    <w:rsid w:val="00EA2EB7"/>
    <w:rsid w:val="00EA3860"/>
    <w:rsid w:val="00EB1719"/>
    <w:rsid w:val="00EB19D1"/>
    <w:rsid w:val="00EB42BF"/>
    <w:rsid w:val="00EB4D48"/>
    <w:rsid w:val="00EB6A58"/>
    <w:rsid w:val="00EC09AF"/>
    <w:rsid w:val="00EC21BB"/>
    <w:rsid w:val="00EC2629"/>
    <w:rsid w:val="00EC3DCD"/>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4E7C"/>
    <w:rsid w:val="00F062C2"/>
    <w:rsid w:val="00F0737E"/>
    <w:rsid w:val="00F07EDE"/>
    <w:rsid w:val="00F10646"/>
    <w:rsid w:val="00F149DD"/>
    <w:rsid w:val="00F14D4B"/>
    <w:rsid w:val="00F230AF"/>
    <w:rsid w:val="00F23B4A"/>
    <w:rsid w:val="00F25D56"/>
    <w:rsid w:val="00F36DEC"/>
    <w:rsid w:val="00F37192"/>
    <w:rsid w:val="00F426FB"/>
    <w:rsid w:val="00F4326A"/>
    <w:rsid w:val="00F45CAA"/>
    <w:rsid w:val="00F501EC"/>
    <w:rsid w:val="00F50A4B"/>
    <w:rsid w:val="00F510D1"/>
    <w:rsid w:val="00F512AC"/>
    <w:rsid w:val="00F53F9A"/>
    <w:rsid w:val="00F54276"/>
    <w:rsid w:val="00F555CD"/>
    <w:rsid w:val="00F55BAE"/>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649"/>
    <w:rsid w:val="00F949C8"/>
    <w:rsid w:val="00F95A62"/>
    <w:rsid w:val="00FA1346"/>
    <w:rsid w:val="00FA2F41"/>
    <w:rsid w:val="00FA35DD"/>
    <w:rsid w:val="00FA473E"/>
    <w:rsid w:val="00FA5BCF"/>
    <w:rsid w:val="00FB2FA7"/>
    <w:rsid w:val="00FB3189"/>
    <w:rsid w:val="00FB3217"/>
    <w:rsid w:val="00FB60F8"/>
    <w:rsid w:val="00FB720A"/>
    <w:rsid w:val="00FC0300"/>
    <w:rsid w:val="00FC0A25"/>
    <w:rsid w:val="00FC10E6"/>
    <w:rsid w:val="00FC25BE"/>
    <w:rsid w:val="00FC2A0E"/>
    <w:rsid w:val="00FC48E6"/>
    <w:rsid w:val="00FC765D"/>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EC2"/>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3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773524915">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3C453-44B3-4660-AE90-C007A7818914}">
  <ds:schemaRefs>
    <ds:schemaRef ds:uri="http://schemas.microsoft.com/sharepoint/v3/contenttype/forms"/>
  </ds:schemaRefs>
</ds:datastoreItem>
</file>

<file path=customXml/itemProps2.xml><?xml version="1.0" encoding="utf-8"?>
<ds:datastoreItem xmlns:ds="http://schemas.openxmlformats.org/officeDocument/2006/customXml" ds:itemID="{FF603236-C8B4-42DB-BB10-F536F783435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5E4CBD02-2758-41BD-AB89-9D34AFF7C5D6}">
  <ds:schemaRefs>
    <ds:schemaRef ds:uri="http://schemas.openxmlformats.org/officeDocument/2006/bibliography"/>
  </ds:schemaRefs>
</ds:datastoreItem>
</file>

<file path=customXml/itemProps4.xml><?xml version="1.0" encoding="utf-8"?>
<ds:datastoreItem xmlns:ds="http://schemas.openxmlformats.org/officeDocument/2006/customXml" ds:itemID="{F81B668C-8EDC-4890-9DEF-368F3E0351E7}">
  <ds:schemaRefs>
    <ds:schemaRef ds:uri="http://schemas.openxmlformats.org/officeDocument/2006/bibliography"/>
  </ds:schemaRefs>
</ds:datastoreItem>
</file>

<file path=customXml/itemProps5.xml><?xml version="1.0" encoding="utf-8"?>
<ds:datastoreItem xmlns:ds="http://schemas.openxmlformats.org/officeDocument/2006/customXml" ds:itemID="{DD32D442-5C19-4F80-BC84-74D15F26E977}"/>
</file>

<file path=docProps/app.xml><?xml version="1.0" encoding="utf-8"?>
<Properties xmlns="http://schemas.openxmlformats.org/officeDocument/2006/extended-properties" xmlns:vt="http://schemas.openxmlformats.org/officeDocument/2006/docPropsVTypes">
  <Template>Normal</Template>
  <TotalTime>272</TotalTime>
  <Pages>15</Pages>
  <Words>4948</Words>
  <Characters>28207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tferris110513</dc:creator>
  <cp:lastModifiedBy>Alhabibi, Haider@Energy</cp:lastModifiedBy>
  <cp:revision>67</cp:revision>
  <cp:lastPrinted>2023-06-06T21:47:00Z</cp:lastPrinted>
  <dcterms:created xsi:type="dcterms:W3CDTF">2019-11-22T16:47:00Z</dcterms:created>
  <dcterms:modified xsi:type="dcterms:W3CDTF">2024-04-09T22:47:00Z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