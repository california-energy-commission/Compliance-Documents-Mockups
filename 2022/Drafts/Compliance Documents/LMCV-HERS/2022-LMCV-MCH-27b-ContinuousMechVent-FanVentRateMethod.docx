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1016"/>
      </w:tblGrid>
      <w:tr w:rsidR="007056D7" w14:paraId="78291366" w14:textId="77777777" w:rsidTr="003952E1">
        <w:tc>
          <w:tcPr>
            <w:tcW w:w="11016" w:type="dxa"/>
          </w:tcPr>
          <w:p w14:paraId="78291365" w14:textId="26106B8A" w:rsidR="007056D7" w:rsidRDefault="007056D7" w:rsidP="003952E1">
            <w:pPr>
              <w:rPr>
                <w:rFonts w:asciiTheme="minorHAnsi" w:hAnsiTheme="minorHAnsi"/>
                <w:sz w:val="18"/>
                <w:szCs w:val="18"/>
              </w:rPr>
            </w:pPr>
            <w:r w:rsidRPr="00CB00C9">
              <w:rPr>
                <w:rFonts w:asciiTheme="minorHAnsi" w:hAnsiTheme="minorHAnsi" w:cs="font78"/>
                <w:sz w:val="18"/>
                <w:szCs w:val="18"/>
              </w:rPr>
              <w:t>Title 24, Part 6, Section 1</w:t>
            </w:r>
            <w:ins w:id="0" w:author="Alhabibi, Haider@Energy" w:date="2022-03-30T18:57:00Z">
              <w:r w:rsidR="002A1C8B">
                <w:rPr>
                  <w:rFonts w:asciiTheme="minorHAnsi" w:hAnsiTheme="minorHAnsi" w:cs="font78"/>
                  <w:sz w:val="18"/>
                  <w:szCs w:val="18"/>
                </w:rPr>
                <w:t>60.2(b)2</w:t>
              </w:r>
            </w:ins>
            <w:del w:id="1" w:author="Alhabibi, Haider@Energy" w:date="2022-03-30T18:57:00Z">
              <w:r w:rsidRPr="00CB00C9" w:rsidDel="002A1C8B">
                <w:rPr>
                  <w:rFonts w:asciiTheme="minorHAnsi" w:hAnsiTheme="minorHAnsi" w:cs="font78"/>
                  <w:sz w:val="18"/>
                  <w:szCs w:val="18"/>
                </w:rPr>
                <w:delText>50.0(o)</w:delText>
              </w:r>
            </w:del>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ins w:id="2" w:author="Alhabibi, Haider@Energy" w:date="2022-03-30T18:57:00Z">
              <w:r w:rsidR="002A1C8B">
                <w:rPr>
                  <w:rFonts w:asciiTheme="minorHAnsi" w:hAnsiTheme="minorHAnsi" w:cs="font78"/>
                  <w:b/>
                  <w:bCs/>
                  <w:sz w:val="18"/>
                  <w:szCs w:val="18"/>
                </w:rPr>
                <w:t>and</w:t>
              </w:r>
            </w:ins>
            <w:del w:id="3" w:author="Alhabibi, Haider@Energy" w:date="2022-03-30T18:57:00Z">
              <w:r w:rsidRPr="00CB00C9" w:rsidDel="002A1C8B">
                <w:rPr>
                  <w:rFonts w:asciiTheme="minorHAnsi" w:hAnsiTheme="minorHAnsi" w:cs="font78"/>
                  <w:b/>
                  <w:bCs/>
                  <w:sz w:val="18"/>
                  <w:szCs w:val="18"/>
                </w:rPr>
                <w:delText>for</w:delText>
              </w:r>
            </w:del>
            <w:r w:rsidRPr="00CB00C9">
              <w:rPr>
                <w:rFonts w:asciiTheme="minorHAnsi" w:hAnsiTheme="minorHAnsi" w:cs="font78"/>
                <w:b/>
                <w:bCs/>
                <w:sz w:val="18"/>
                <w:szCs w:val="18"/>
              </w:rPr>
              <w:t xml:space="preserve"> Indoor Air Quality</w:t>
            </w:r>
            <w:ins w:id="4" w:author="Alhabibi, Haider@Energy" w:date="2022-03-30T18:58:00Z">
              <w:r w:rsidR="00AD17D0">
                <w:rPr>
                  <w:rFonts w:asciiTheme="minorHAnsi" w:hAnsiTheme="minorHAnsi" w:cs="font78"/>
                  <w:b/>
                  <w:bCs/>
                  <w:sz w:val="18"/>
                  <w:szCs w:val="18"/>
                </w:rPr>
                <w:t xml:space="preserve"> for Attached Dwelling Units</w:t>
              </w:r>
            </w:ins>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w:t>
            </w:r>
            <w:ins w:id="5" w:author="Alhabibi, Haider@Energy" w:date="2022-03-30T18:58:00Z">
              <w:r w:rsidR="00AD17D0">
                <w:rPr>
                  <w:rFonts w:asciiTheme="minorHAnsi" w:hAnsiTheme="minorHAnsi" w:cs="font78"/>
                  <w:sz w:val="18"/>
                  <w:szCs w:val="18"/>
                </w:rPr>
                <w:t xml:space="preserve"> </w:t>
              </w:r>
            </w:ins>
            <w:r w:rsidRPr="00CB00C9">
              <w:rPr>
                <w:rFonts w:asciiTheme="minorHAnsi" w:hAnsiTheme="minorHAnsi" w:cs="font78"/>
                <w:sz w:val="18"/>
                <w:szCs w:val="18"/>
              </w:rPr>
              <w:t>62.2</w:t>
            </w:r>
            <w:r>
              <w:rPr>
                <w:rFonts w:asciiTheme="minorHAnsi" w:hAnsiTheme="minorHAnsi" w:cs="font78"/>
                <w:sz w:val="18"/>
                <w:szCs w:val="18"/>
              </w:rPr>
              <w:t>-201</w:t>
            </w:r>
            <w:ins w:id="6" w:author="Alhabibi, Haider@Energy" w:date="2022-03-30T18:58:00Z">
              <w:r w:rsidR="00AD17D0">
                <w:rPr>
                  <w:rFonts w:asciiTheme="minorHAnsi" w:hAnsiTheme="minorHAnsi" w:cs="font78"/>
                  <w:sz w:val="18"/>
                  <w:szCs w:val="18"/>
                </w:rPr>
                <w:t>9</w:t>
              </w:r>
            </w:ins>
            <w:del w:id="7" w:author="Alhabibi, Haider@Energy" w:date="2022-03-30T18:58:00Z">
              <w:r w:rsidDel="00AD17D0">
                <w:rPr>
                  <w:rFonts w:asciiTheme="minorHAnsi" w:hAnsiTheme="minorHAnsi" w:cs="font78"/>
                  <w:sz w:val="18"/>
                  <w:szCs w:val="18"/>
                </w:rPr>
                <w:delText>6</w:delText>
              </w:r>
            </w:del>
            <w:r w:rsidRPr="00CB00C9">
              <w:rPr>
                <w:rFonts w:asciiTheme="minorHAnsi" w:hAnsiTheme="minorHAnsi" w:cs="font78"/>
                <w:sz w:val="18"/>
                <w:szCs w:val="18"/>
              </w:rPr>
              <w:t xml:space="preserve"> Ventilation and Acceptable Indoor Air Quality in Low-Rise Residential Buildings</w:t>
            </w:r>
            <w:r>
              <w:rPr>
                <w:rFonts w:asciiTheme="minorHAnsi" w:hAnsiTheme="minorHAnsi" w:cs="font78"/>
                <w:sz w:val="18"/>
                <w:szCs w:val="18"/>
              </w:rPr>
              <w:t xml:space="preserve"> subject to the amendments specified by Title 24, Part 6, Section 1</w:t>
            </w:r>
            <w:ins w:id="8" w:author="Alhabibi, Haider@Energy" w:date="2022-03-30T18:59:00Z">
              <w:r w:rsidR="00F313B7">
                <w:rPr>
                  <w:rFonts w:asciiTheme="minorHAnsi" w:hAnsiTheme="minorHAnsi" w:cs="font78"/>
                  <w:sz w:val="18"/>
                  <w:szCs w:val="18"/>
                </w:rPr>
                <w:t>60.2(b)2</w:t>
              </w:r>
            </w:ins>
            <w:del w:id="9" w:author="Alhabibi, Haider@Energy" w:date="2022-03-30T18:59:00Z">
              <w:r w:rsidDel="00F313B7">
                <w:rPr>
                  <w:rFonts w:asciiTheme="minorHAnsi" w:hAnsiTheme="minorHAnsi" w:cs="font78"/>
                  <w:sz w:val="18"/>
                  <w:szCs w:val="18"/>
                </w:rPr>
                <w:delText>50.0(o)1</w:delText>
              </w:r>
            </w:del>
            <w:r>
              <w:rPr>
                <w:rFonts w:asciiTheme="minorHAnsi" w:hAnsiTheme="minorHAnsi" w:cs="font78"/>
                <w:sz w:val="18"/>
                <w:szCs w:val="18"/>
              </w:rPr>
              <w:t xml:space="preserve"> </w:t>
            </w:r>
          </w:p>
        </w:tc>
      </w:tr>
    </w:tbl>
    <w:p w14:paraId="78291367" w14:textId="77777777" w:rsidR="007056D7" w:rsidRPr="001B7F7E"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29"/>
        <w:gridCol w:w="5588"/>
      </w:tblGrid>
      <w:tr w:rsidR="007056D7" w:rsidRPr="00D2491C" w14:paraId="78291369" w14:textId="77777777" w:rsidTr="00067870">
        <w:tc>
          <w:tcPr>
            <w:tcW w:w="11016" w:type="dxa"/>
            <w:gridSpan w:val="3"/>
          </w:tcPr>
          <w:p w14:paraId="78291368" w14:textId="1180E318"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10" w:author="Alhabibi, Haider@Energy" w:date="2022-03-30T18:59:00Z">
              <w:r w:rsidR="00F313B7">
                <w:rPr>
                  <w:rFonts w:asciiTheme="minorHAnsi" w:hAnsiTheme="minorHAnsi"/>
                  <w:b/>
                  <w:szCs w:val="18"/>
                </w:rPr>
                <w:t>Whole</w:t>
              </w:r>
              <w:r w:rsidR="000259CA">
                <w:rPr>
                  <w:rFonts w:asciiTheme="minorHAnsi" w:hAnsiTheme="minorHAnsi"/>
                  <w:b/>
                  <w:szCs w:val="18"/>
                </w:rPr>
                <w:t>-</w:t>
              </w:r>
            </w:ins>
            <w:r w:rsidRPr="00500C2C">
              <w:rPr>
                <w:rFonts w:asciiTheme="minorHAnsi" w:hAnsiTheme="minorHAnsi"/>
                <w:b/>
                <w:szCs w:val="18"/>
              </w:rPr>
              <w:t>Dwelling Mechanical Ventilation - General Information</w:t>
            </w:r>
          </w:p>
        </w:tc>
      </w:tr>
      <w:tr w:rsidR="007056D7" w:rsidRPr="00D2491C" w14:paraId="7829136D" w14:textId="77777777" w:rsidTr="00067870">
        <w:trPr>
          <w:trHeight w:val="158"/>
        </w:trPr>
        <w:tc>
          <w:tcPr>
            <w:tcW w:w="799" w:type="dxa"/>
            <w:vAlign w:val="center"/>
          </w:tcPr>
          <w:p w14:paraId="7829136A"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29" w:type="dxa"/>
            <w:vAlign w:val="center"/>
          </w:tcPr>
          <w:p w14:paraId="7829136B"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88" w:type="dxa"/>
          </w:tcPr>
          <w:p w14:paraId="7829136C" w14:textId="77777777" w:rsidR="007056D7" w:rsidRPr="00F5715E" w:rsidRDefault="007056D7" w:rsidP="003952E1">
            <w:pPr>
              <w:rPr>
                <w:rFonts w:asciiTheme="minorHAnsi" w:hAnsiTheme="minorHAnsi"/>
                <w:sz w:val="18"/>
                <w:szCs w:val="18"/>
              </w:rPr>
            </w:pPr>
          </w:p>
        </w:tc>
      </w:tr>
      <w:tr w:rsidR="007056D7" w:rsidRPr="00D2491C" w14:paraId="78291371" w14:textId="77777777" w:rsidTr="00067870">
        <w:trPr>
          <w:trHeight w:val="158"/>
        </w:trPr>
        <w:tc>
          <w:tcPr>
            <w:tcW w:w="799" w:type="dxa"/>
            <w:vAlign w:val="center"/>
          </w:tcPr>
          <w:p w14:paraId="7829136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29" w:type="dxa"/>
            <w:vAlign w:val="center"/>
          </w:tcPr>
          <w:p w14:paraId="7829136F"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88" w:type="dxa"/>
          </w:tcPr>
          <w:p w14:paraId="78291370" w14:textId="77777777" w:rsidR="007056D7" w:rsidRPr="00F5715E" w:rsidRDefault="007056D7" w:rsidP="003952E1">
            <w:pPr>
              <w:rPr>
                <w:rFonts w:asciiTheme="minorHAnsi" w:hAnsiTheme="minorHAnsi"/>
                <w:sz w:val="18"/>
                <w:szCs w:val="18"/>
              </w:rPr>
            </w:pPr>
          </w:p>
        </w:tc>
      </w:tr>
      <w:tr w:rsidR="007056D7" w:rsidRPr="00D2491C" w14:paraId="78291375" w14:textId="77777777" w:rsidTr="00067870">
        <w:trPr>
          <w:trHeight w:val="158"/>
        </w:trPr>
        <w:tc>
          <w:tcPr>
            <w:tcW w:w="799" w:type="dxa"/>
            <w:vAlign w:val="center"/>
          </w:tcPr>
          <w:p w14:paraId="78291372"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29" w:type="dxa"/>
            <w:vAlign w:val="center"/>
          </w:tcPr>
          <w:p w14:paraId="78291373"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88" w:type="dxa"/>
          </w:tcPr>
          <w:p w14:paraId="78291374" w14:textId="77777777" w:rsidR="007056D7" w:rsidRPr="00F5715E" w:rsidRDefault="007056D7" w:rsidP="003952E1">
            <w:pPr>
              <w:rPr>
                <w:rFonts w:asciiTheme="minorHAnsi" w:hAnsiTheme="minorHAnsi"/>
                <w:sz w:val="18"/>
                <w:szCs w:val="18"/>
              </w:rPr>
            </w:pPr>
          </w:p>
        </w:tc>
      </w:tr>
      <w:tr w:rsidR="007056D7" w:rsidRPr="00D2491C" w14:paraId="7829137A" w14:textId="77777777" w:rsidTr="00067870">
        <w:trPr>
          <w:trHeight w:val="158"/>
        </w:trPr>
        <w:tc>
          <w:tcPr>
            <w:tcW w:w="799" w:type="dxa"/>
            <w:vAlign w:val="center"/>
          </w:tcPr>
          <w:p w14:paraId="78291376"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29" w:type="dxa"/>
            <w:vAlign w:val="center"/>
          </w:tcPr>
          <w:p w14:paraId="78291377"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8"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88" w:type="dxa"/>
          </w:tcPr>
          <w:p w14:paraId="78291379" w14:textId="77777777" w:rsidR="007056D7" w:rsidRPr="00F5715E" w:rsidRDefault="007056D7" w:rsidP="003952E1">
            <w:pPr>
              <w:rPr>
                <w:rFonts w:asciiTheme="minorHAnsi" w:hAnsiTheme="minorHAnsi"/>
                <w:sz w:val="18"/>
                <w:szCs w:val="18"/>
              </w:rPr>
            </w:pPr>
          </w:p>
        </w:tc>
      </w:tr>
      <w:tr w:rsidR="007056D7" w:rsidRPr="00D2491C" w14:paraId="7829137F" w14:textId="77777777" w:rsidTr="00067870">
        <w:trPr>
          <w:trHeight w:val="158"/>
        </w:trPr>
        <w:tc>
          <w:tcPr>
            <w:tcW w:w="799" w:type="dxa"/>
            <w:vAlign w:val="center"/>
          </w:tcPr>
          <w:p w14:paraId="7829137B"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29" w:type="dxa"/>
            <w:vAlign w:val="center"/>
          </w:tcPr>
          <w:p w14:paraId="7829137C"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37D"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88" w:type="dxa"/>
          </w:tcPr>
          <w:p w14:paraId="7829137E" w14:textId="77777777" w:rsidR="007056D7" w:rsidRPr="00F5715E" w:rsidRDefault="007056D7" w:rsidP="003952E1">
            <w:pPr>
              <w:rPr>
                <w:rFonts w:asciiTheme="minorHAnsi" w:hAnsiTheme="minorHAnsi"/>
                <w:sz w:val="18"/>
                <w:szCs w:val="18"/>
              </w:rPr>
            </w:pPr>
          </w:p>
        </w:tc>
      </w:tr>
      <w:tr w:rsidR="007056D7" w:rsidRPr="00D2491C" w14:paraId="782913A0" w14:textId="77777777" w:rsidTr="00067870">
        <w:trPr>
          <w:trHeight w:val="158"/>
        </w:trPr>
        <w:tc>
          <w:tcPr>
            <w:tcW w:w="799" w:type="dxa"/>
            <w:vAlign w:val="center"/>
          </w:tcPr>
          <w:p w14:paraId="7829139D" w14:textId="2D3523A6"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629" w:type="dxa"/>
            <w:vAlign w:val="center"/>
          </w:tcPr>
          <w:p w14:paraId="7829139E"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88" w:type="dxa"/>
          </w:tcPr>
          <w:p w14:paraId="7829139F" w14:textId="77777777" w:rsidR="007056D7" w:rsidRDefault="007056D7" w:rsidP="003952E1">
            <w:pPr>
              <w:rPr>
                <w:rFonts w:asciiTheme="minorHAnsi" w:hAnsiTheme="minorHAnsi"/>
                <w:sz w:val="18"/>
                <w:szCs w:val="18"/>
              </w:rPr>
            </w:pPr>
          </w:p>
        </w:tc>
      </w:tr>
      <w:tr w:rsidR="007056D7" w:rsidRPr="00D2491C" w14:paraId="782913A4" w14:textId="77777777" w:rsidTr="00067870">
        <w:trPr>
          <w:trHeight w:val="158"/>
        </w:trPr>
        <w:tc>
          <w:tcPr>
            <w:tcW w:w="799" w:type="dxa"/>
            <w:vAlign w:val="center"/>
          </w:tcPr>
          <w:p w14:paraId="782913A1" w14:textId="6F451F23" w:rsidR="007056D7"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629" w:type="dxa"/>
            <w:vAlign w:val="center"/>
          </w:tcPr>
          <w:p w14:paraId="782913A2"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88" w:type="dxa"/>
          </w:tcPr>
          <w:p w14:paraId="782913A3" w14:textId="77777777" w:rsidR="007056D7" w:rsidRDefault="007056D7" w:rsidP="003952E1">
            <w:pPr>
              <w:rPr>
                <w:rFonts w:asciiTheme="minorHAnsi" w:hAnsiTheme="minorHAnsi"/>
                <w:sz w:val="18"/>
                <w:szCs w:val="18"/>
              </w:rPr>
            </w:pPr>
          </w:p>
        </w:tc>
      </w:tr>
      <w:tr w:rsidR="007056D7" w:rsidRPr="00D2491C" w14:paraId="782913BD" w14:textId="77777777" w:rsidTr="00067870">
        <w:trPr>
          <w:trHeight w:val="158"/>
        </w:trPr>
        <w:tc>
          <w:tcPr>
            <w:tcW w:w="11016" w:type="dxa"/>
            <w:gridSpan w:val="3"/>
            <w:vAlign w:val="center"/>
          </w:tcPr>
          <w:p w14:paraId="782913BB"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782913BC"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3BE" w14:textId="77777777" w:rsidR="007056D7" w:rsidRPr="001B7F7E" w:rsidRDefault="007056D7" w:rsidP="007056D7">
      <w:pPr>
        <w:rPr>
          <w:rFonts w:asciiTheme="minorHAnsi" w:hAnsiTheme="minorHAnsi"/>
          <w:sz w:val="18"/>
          <w:szCs w:val="18"/>
        </w:rPr>
      </w:pPr>
    </w:p>
    <w:tbl>
      <w:tblPr>
        <w:tblStyle w:val="TableGrid"/>
        <w:tblW w:w="0" w:type="auto"/>
        <w:tblLook w:val="04A0" w:firstRow="1" w:lastRow="0" w:firstColumn="1" w:lastColumn="0" w:noHBand="0" w:noVBand="1"/>
      </w:tblPr>
      <w:tblGrid>
        <w:gridCol w:w="11016"/>
      </w:tblGrid>
      <w:tr w:rsidR="007056D7" w:rsidRPr="000A18ED" w14:paraId="782913C0" w14:textId="77777777" w:rsidTr="003952E1">
        <w:tc>
          <w:tcPr>
            <w:tcW w:w="11016" w:type="dxa"/>
          </w:tcPr>
          <w:p w14:paraId="782913BF" w14:textId="2851E34E" w:rsidR="00D12B47" w:rsidRDefault="007056D7" w:rsidP="00D578D5">
            <w:pPr>
              <w:rPr>
                <w:rFonts w:asciiTheme="minorHAnsi" w:hAnsiTheme="minorHAnsi"/>
                <w:b/>
                <w:szCs w:val="18"/>
              </w:rPr>
            </w:pPr>
            <w:r>
              <w:rPr>
                <w:rFonts w:asciiTheme="minorHAnsi" w:hAnsiTheme="minorHAnsi"/>
                <w:b/>
                <w:szCs w:val="18"/>
              </w:rPr>
              <w:t>MCH-</w:t>
            </w:r>
            <w:r w:rsidRPr="0029047D">
              <w:rPr>
                <w:rFonts w:asciiTheme="minorHAnsi" w:hAnsiTheme="minorHAnsi"/>
                <w:b/>
                <w:szCs w:val="18"/>
              </w:rPr>
              <w:t>27</w:t>
            </w:r>
            <w:r w:rsidR="00D578D5">
              <w:rPr>
                <w:rFonts w:asciiTheme="minorHAnsi" w:hAnsiTheme="minorHAnsi"/>
                <w:b/>
                <w:szCs w:val="18"/>
              </w:rPr>
              <w:t>b</w:t>
            </w:r>
            <w:r>
              <w:rPr>
                <w:rFonts w:asciiTheme="minorHAnsi" w:hAnsiTheme="minorHAnsi"/>
                <w:b/>
                <w:szCs w:val="18"/>
              </w:rPr>
              <w:t xml:space="preserve"> – </w:t>
            </w:r>
            <w:r w:rsidR="008F10D8">
              <w:rPr>
                <w:rFonts w:asciiTheme="minorHAnsi" w:hAnsiTheme="minorHAnsi"/>
                <w:b/>
                <w:szCs w:val="18"/>
              </w:rPr>
              <w:t>Multifamily</w:t>
            </w:r>
            <w:r w:rsidR="007715C6">
              <w:rPr>
                <w:rFonts w:asciiTheme="minorHAnsi" w:hAnsiTheme="minorHAnsi"/>
                <w:b/>
                <w:szCs w:val="18"/>
              </w:rPr>
              <w:t xml:space="preserve"> Ventilation</w:t>
            </w:r>
          </w:p>
        </w:tc>
      </w:tr>
    </w:tbl>
    <w:p w14:paraId="782913C1" w14:textId="77777777" w:rsidR="007056D7" w:rsidRPr="001B7F7E" w:rsidRDefault="007056D7" w:rsidP="007056D7">
      <w:pPr>
        <w:rPr>
          <w:rFonts w:asciiTheme="minorHAnsi" w:hAnsiTheme="minorHAnsi"/>
          <w:b/>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7056D7" w:rsidRPr="00CB00C9" w14:paraId="782913CF" w14:textId="77777777" w:rsidTr="00067870">
        <w:tc>
          <w:tcPr>
            <w:tcW w:w="11016" w:type="dxa"/>
            <w:gridSpan w:val="3"/>
          </w:tcPr>
          <w:p w14:paraId="782913CD" w14:textId="77777777" w:rsidR="007056D7" w:rsidRPr="0029047D" w:rsidRDefault="007056D7" w:rsidP="003952E1">
            <w:pPr>
              <w:keepNext/>
              <w:rPr>
                <w:rFonts w:asciiTheme="minorHAnsi" w:hAnsiTheme="minorHAnsi"/>
                <w:b/>
                <w:szCs w:val="18"/>
              </w:rPr>
            </w:pPr>
            <w:r w:rsidRPr="0029047D">
              <w:rPr>
                <w:rFonts w:asciiTheme="minorHAnsi" w:hAnsiTheme="minorHAnsi"/>
                <w:b/>
                <w:szCs w:val="18"/>
              </w:rPr>
              <w:t>B. Ventilation - Total Ventilation Rate</w:t>
            </w:r>
          </w:p>
          <w:p w14:paraId="782913CE" w14:textId="36A00351"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11" w:author="Alhabibi, Haider@Energy" w:date="2022-03-30T19:00:00Z">
              <w:r w:rsidRPr="00CB00C9" w:rsidDel="00D34819">
                <w:rPr>
                  <w:rFonts w:asciiTheme="minorHAnsi" w:hAnsiTheme="minorHAnsi"/>
                  <w:sz w:val="18"/>
                  <w:szCs w:val="18"/>
                </w:rPr>
                <w:delText xml:space="preserve">building </w:delText>
              </w:r>
            </w:del>
            <w:ins w:id="12" w:author="Alhabibi, Haider@Energy" w:date="2022-03-30T19:00:00Z">
              <w:r w:rsidR="00D34819">
                <w:rPr>
                  <w:rFonts w:asciiTheme="minorHAnsi" w:hAnsiTheme="minorHAnsi"/>
                  <w:sz w:val="18"/>
                  <w:szCs w:val="18"/>
                </w:rPr>
                <w:t>dwelling</w:t>
              </w:r>
              <w:r w:rsidR="00D34819"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ins w:id="13" w:author="Alhabibi, Haider@Energy" w:date="2022-03-30T19:00:00Z">
              <w:r w:rsidR="00D34819">
                <w:rPr>
                  <w:rFonts w:asciiTheme="minorHAnsi" w:hAnsiTheme="minorHAnsi"/>
                  <w:sz w:val="18"/>
                  <w:szCs w:val="18"/>
                </w:rPr>
                <w:t>160.2(b)2Aiv</w:t>
              </w:r>
            </w:ins>
            <w:del w:id="14" w:author="Alhabibi, Haider@Energy" w:date="2022-03-30T19:00:00Z">
              <w:r w:rsidDel="00D34819">
                <w:rPr>
                  <w:rFonts w:asciiTheme="minorHAnsi" w:hAnsiTheme="minorHAnsi"/>
                  <w:sz w:val="18"/>
                  <w:szCs w:val="18"/>
                </w:rPr>
                <w:delText>150.0(o)1Ci</w:delText>
              </w:r>
            </w:del>
          </w:p>
        </w:tc>
      </w:tr>
      <w:tr w:rsidR="007056D7" w:rsidRPr="00CB00C9" w14:paraId="782913D3" w14:textId="77777777" w:rsidTr="00067870">
        <w:tc>
          <w:tcPr>
            <w:tcW w:w="593" w:type="dxa"/>
            <w:vAlign w:val="center"/>
          </w:tcPr>
          <w:p w14:paraId="782913D0"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3D1"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(Q</w:t>
            </w:r>
            <w:r w:rsidRPr="001D331F">
              <w:rPr>
                <w:rFonts w:asciiTheme="minorHAnsi" w:hAnsiTheme="minorHAnsi"/>
                <w:sz w:val="18"/>
                <w:szCs w:val="18"/>
                <w:vertAlign w:val="subscript"/>
              </w:rPr>
              <w:t>tot</w:t>
            </w:r>
            <w:r w:rsidRPr="00CB00C9">
              <w:rPr>
                <w:rFonts w:asciiTheme="minorHAnsi" w:hAnsiTheme="minorHAnsi"/>
                <w:sz w:val="18"/>
                <w:szCs w:val="18"/>
              </w:rPr>
              <w:t>)</w:t>
            </w:r>
          </w:p>
        </w:tc>
        <w:tc>
          <w:tcPr>
            <w:tcW w:w="5698" w:type="dxa"/>
          </w:tcPr>
          <w:p w14:paraId="782913D2" w14:textId="77777777" w:rsidR="007056D7" w:rsidRPr="007F6151" w:rsidRDefault="007056D7" w:rsidP="003952E1">
            <w:pPr>
              <w:keepNext/>
              <w:rPr>
                <w:rFonts w:asciiTheme="minorHAnsi" w:hAnsiTheme="minorHAnsi"/>
                <w:sz w:val="18"/>
                <w:szCs w:val="18"/>
              </w:rPr>
            </w:pPr>
          </w:p>
        </w:tc>
      </w:tr>
    </w:tbl>
    <w:p w14:paraId="782913EA" w14:textId="77777777" w:rsidR="00EA7933" w:rsidRPr="001B7F7E" w:rsidRDefault="00EA7933">
      <w:pPr>
        <w:rPr>
          <w:rFonts w:asciiTheme="minorHAnsi" w:hAnsiTheme="minorHAnsi" w:cstheme="minorHAnsi"/>
          <w:sz w:val="18"/>
          <w:szCs w:val="18"/>
        </w:rPr>
      </w:pPr>
    </w:p>
    <w:tbl>
      <w:tblPr>
        <w:tblStyle w:val="TableGrid"/>
        <w:tblW w:w="11016" w:type="dxa"/>
        <w:tblLook w:val="04A0" w:firstRow="1" w:lastRow="0" w:firstColumn="1" w:lastColumn="0" w:noHBand="0" w:noVBand="1"/>
      </w:tblPr>
      <w:tblGrid>
        <w:gridCol w:w="2145"/>
        <w:gridCol w:w="2146"/>
        <w:gridCol w:w="2146"/>
        <w:gridCol w:w="2146"/>
        <w:gridCol w:w="2415"/>
        <w:gridCol w:w="18"/>
      </w:tblGrid>
      <w:tr w:rsidR="007056D7" w14:paraId="782913ED" w14:textId="77777777" w:rsidTr="00F36EAC">
        <w:tc>
          <w:tcPr>
            <w:tcW w:w="11016" w:type="dxa"/>
            <w:gridSpan w:val="6"/>
          </w:tcPr>
          <w:p w14:paraId="782913EB" w14:textId="77777777" w:rsidR="007056D7" w:rsidRPr="0029047D" w:rsidRDefault="007056D7" w:rsidP="003952E1">
            <w:pPr>
              <w:keepNext/>
              <w:rPr>
                <w:rFonts w:asciiTheme="minorHAnsi" w:hAnsiTheme="minorHAnsi"/>
                <w:b/>
                <w:szCs w:val="18"/>
              </w:rPr>
            </w:pPr>
            <w:r>
              <w:rPr>
                <w:rFonts w:asciiTheme="minorHAnsi" w:hAnsiTheme="minorHAnsi"/>
                <w:b/>
                <w:szCs w:val="18"/>
              </w:rPr>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3EC" w14:textId="39351CDB"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del w:id="15" w:author="Alhabibi, Haider@Energy" w:date="2022-03-30T19:00:00Z">
              <w:r w:rsidRPr="00CB00C9" w:rsidDel="00BF2B70">
                <w:rPr>
                  <w:rFonts w:asciiTheme="minorHAnsi" w:hAnsiTheme="minorHAnsi"/>
                  <w:sz w:val="18"/>
                  <w:szCs w:val="18"/>
                </w:rPr>
                <w:delText xml:space="preserve">building </w:delText>
              </w:r>
            </w:del>
            <w:ins w:id="16" w:author="Alhabibi, Haider@Energy" w:date="2022-03-30T19:00:00Z">
              <w:r w:rsidR="00BF2B70">
                <w:rPr>
                  <w:rFonts w:asciiTheme="minorHAnsi" w:hAnsiTheme="minorHAnsi"/>
                  <w:sz w:val="18"/>
                  <w:szCs w:val="18"/>
                </w:rPr>
                <w:t>dwelling</w:t>
              </w:r>
              <w:r w:rsidR="00BF2B70" w:rsidRPr="00CB00C9">
                <w:rPr>
                  <w:rFonts w:asciiTheme="minorHAnsi" w:hAnsiTheme="minorHAnsi"/>
                  <w:sz w:val="18"/>
                  <w:szCs w:val="18"/>
                </w:rPr>
                <w:t xml:space="preserve"> </w:t>
              </w:r>
            </w:ins>
            <w:r w:rsidRPr="00CB00C9">
              <w:rPr>
                <w:rFonts w:asciiTheme="minorHAnsi" w:hAnsiTheme="minorHAnsi"/>
                <w:sz w:val="18"/>
                <w:szCs w:val="18"/>
              </w:rPr>
              <w:t xml:space="preserve">ventilation with outdoor air each hour at no less than the rate in </w:t>
            </w:r>
            <w:ins w:id="17" w:author="Alhabibi, Haider@Energy" w:date="2022-03-30T19:00:00Z">
              <w:r w:rsidR="00BF2B70">
                <w:rPr>
                  <w:rFonts w:asciiTheme="minorHAnsi" w:hAnsiTheme="minorHAnsi"/>
                  <w:sz w:val="18"/>
                  <w:szCs w:val="18"/>
                </w:rPr>
                <w:t>160.2(b)2Aiv</w:t>
              </w:r>
            </w:ins>
            <w:del w:id="18" w:author="Alhabibi, Haider@Energy" w:date="2022-03-30T19:00:00Z">
              <w:r w:rsidDel="00BF2B70">
                <w:rPr>
                  <w:rFonts w:asciiTheme="minorHAnsi" w:hAnsiTheme="minorHAnsi"/>
                  <w:sz w:val="18"/>
                  <w:szCs w:val="18"/>
                </w:rPr>
                <w:delText>150.0(o)1Ci</w:delText>
              </w:r>
            </w:del>
          </w:p>
        </w:tc>
      </w:tr>
      <w:tr w:rsidR="007056D7" w14:paraId="782913F3" w14:textId="77777777" w:rsidTr="00F36EAC">
        <w:trPr>
          <w:gridAfter w:val="1"/>
          <w:wAfter w:w="18" w:type="dxa"/>
        </w:trPr>
        <w:tc>
          <w:tcPr>
            <w:tcW w:w="2145" w:type="dxa"/>
            <w:vAlign w:val="center"/>
          </w:tcPr>
          <w:p w14:paraId="782913EE"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782913EF"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782913F0"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782913F1"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415" w:type="dxa"/>
            <w:vAlign w:val="center"/>
          </w:tcPr>
          <w:p w14:paraId="782913F2"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782913F9" w14:textId="77777777" w:rsidTr="00F36EAC">
        <w:trPr>
          <w:gridAfter w:val="1"/>
          <w:wAfter w:w="18" w:type="dxa"/>
        </w:trPr>
        <w:tc>
          <w:tcPr>
            <w:tcW w:w="2145" w:type="dxa"/>
            <w:vAlign w:val="bottom"/>
          </w:tcPr>
          <w:p w14:paraId="782913F4"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782913F5"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782913F6"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(Min/Hr)</w:t>
            </w:r>
          </w:p>
        </w:tc>
        <w:tc>
          <w:tcPr>
            <w:tcW w:w="2146" w:type="dxa"/>
            <w:vAlign w:val="bottom"/>
          </w:tcPr>
          <w:p w14:paraId="782913F7"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415" w:type="dxa"/>
            <w:vAlign w:val="bottom"/>
          </w:tcPr>
          <w:p w14:paraId="782913F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782913FF" w14:textId="77777777" w:rsidTr="00F36EAC">
        <w:trPr>
          <w:gridAfter w:val="1"/>
          <w:wAfter w:w="18" w:type="dxa"/>
        </w:trPr>
        <w:tc>
          <w:tcPr>
            <w:tcW w:w="2145" w:type="dxa"/>
            <w:vAlign w:val="bottom"/>
          </w:tcPr>
          <w:p w14:paraId="782913FA"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B"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C" w14:textId="77777777" w:rsidR="007056D7" w:rsidRPr="00BF496A" w:rsidRDefault="007056D7" w:rsidP="003952E1">
            <w:pPr>
              <w:jc w:val="center"/>
              <w:rPr>
                <w:rFonts w:asciiTheme="minorHAnsi" w:hAnsiTheme="minorHAnsi"/>
                <w:sz w:val="18"/>
                <w:szCs w:val="18"/>
              </w:rPr>
            </w:pPr>
          </w:p>
        </w:tc>
        <w:tc>
          <w:tcPr>
            <w:tcW w:w="2146" w:type="dxa"/>
            <w:vAlign w:val="bottom"/>
          </w:tcPr>
          <w:p w14:paraId="782913FD" w14:textId="77777777" w:rsidR="007056D7" w:rsidRPr="00BF496A" w:rsidRDefault="007056D7" w:rsidP="003952E1">
            <w:pPr>
              <w:jc w:val="center"/>
              <w:rPr>
                <w:rFonts w:asciiTheme="minorHAnsi" w:hAnsiTheme="minorHAnsi"/>
                <w:sz w:val="18"/>
                <w:szCs w:val="18"/>
              </w:rPr>
            </w:pPr>
          </w:p>
        </w:tc>
        <w:tc>
          <w:tcPr>
            <w:tcW w:w="2415" w:type="dxa"/>
            <w:vAlign w:val="bottom"/>
          </w:tcPr>
          <w:p w14:paraId="782913FE" w14:textId="77777777" w:rsidR="007056D7" w:rsidRPr="00BF496A" w:rsidRDefault="007056D7" w:rsidP="003952E1">
            <w:pPr>
              <w:jc w:val="center"/>
              <w:rPr>
                <w:rFonts w:asciiTheme="minorHAnsi" w:hAnsiTheme="minorHAnsi"/>
                <w:sz w:val="18"/>
                <w:szCs w:val="18"/>
              </w:rPr>
            </w:pPr>
          </w:p>
        </w:tc>
      </w:tr>
      <w:tr w:rsidR="007056D7" w14:paraId="78291405" w14:textId="77777777" w:rsidTr="00F36EAC">
        <w:trPr>
          <w:gridAfter w:val="1"/>
          <w:wAfter w:w="18" w:type="dxa"/>
        </w:trPr>
        <w:tc>
          <w:tcPr>
            <w:tcW w:w="2145" w:type="dxa"/>
          </w:tcPr>
          <w:p w14:paraId="78291400" w14:textId="77777777" w:rsidR="007056D7" w:rsidRPr="00BF496A" w:rsidRDefault="007056D7" w:rsidP="003952E1">
            <w:pPr>
              <w:rPr>
                <w:rFonts w:asciiTheme="minorHAnsi" w:hAnsiTheme="minorHAnsi"/>
                <w:sz w:val="18"/>
                <w:szCs w:val="18"/>
              </w:rPr>
            </w:pPr>
          </w:p>
        </w:tc>
        <w:tc>
          <w:tcPr>
            <w:tcW w:w="2146" w:type="dxa"/>
          </w:tcPr>
          <w:p w14:paraId="78291401" w14:textId="77777777" w:rsidR="007056D7" w:rsidRPr="00BF496A" w:rsidRDefault="007056D7" w:rsidP="003952E1">
            <w:pPr>
              <w:rPr>
                <w:rFonts w:asciiTheme="minorHAnsi" w:hAnsiTheme="minorHAnsi"/>
                <w:sz w:val="18"/>
                <w:szCs w:val="18"/>
              </w:rPr>
            </w:pPr>
          </w:p>
        </w:tc>
        <w:tc>
          <w:tcPr>
            <w:tcW w:w="2146" w:type="dxa"/>
          </w:tcPr>
          <w:p w14:paraId="78291402" w14:textId="77777777" w:rsidR="007056D7" w:rsidRPr="00BF496A" w:rsidRDefault="007056D7" w:rsidP="003952E1">
            <w:pPr>
              <w:rPr>
                <w:rFonts w:asciiTheme="minorHAnsi" w:hAnsiTheme="minorHAnsi"/>
                <w:sz w:val="18"/>
                <w:szCs w:val="18"/>
              </w:rPr>
            </w:pPr>
          </w:p>
        </w:tc>
        <w:tc>
          <w:tcPr>
            <w:tcW w:w="2146" w:type="dxa"/>
          </w:tcPr>
          <w:p w14:paraId="78291403" w14:textId="77777777" w:rsidR="007056D7" w:rsidRPr="00BF496A" w:rsidRDefault="007056D7" w:rsidP="003952E1">
            <w:pPr>
              <w:rPr>
                <w:rFonts w:asciiTheme="minorHAnsi" w:hAnsiTheme="minorHAnsi"/>
                <w:sz w:val="18"/>
                <w:szCs w:val="18"/>
              </w:rPr>
            </w:pPr>
          </w:p>
        </w:tc>
        <w:tc>
          <w:tcPr>
            <w:tcW w:w="2415" w:type="dxa"/>
          </w:tcPr>
          <w:p w14:paraId="78291404" w14:textId="77777777" w:rsidR="007056D7" w:rsidRPr="00BF496A" w:rsidRDefault="007056D7" w:rsidP="003952E1">
            <w:pPr>
              <w:rPr>
                <w:rFonts w:asciiTheme="minorHAnsi" w:hAnsiTheme="minorHAnsi"/>
                <w:sz w:val="18"/>
                <w:szCs w:val="18"/>
              </w:rPr>
            </w:pPr>
          </w:p>
        </w:tc>
      </w:tr>
      <w:tr w:rsidR="007056D7" w14:paraId="7829140B" w14:textId="77777777" w:rsidTr="00F36EAC">
        <w:trPr>
          <w:gridAfter w:val="1"/>
          <w:wAfter w:w="18" w:type="dxa"/>
        </w:trPr>
        <w:tc>
          <w:tcPr>
            <w:tcW w:w="2145" w:type="dxa"/>
          </w:tcPr>
          <w:p w14:paraId="78291406" w14:textId="77777777" w:rsidR="007056D7" w:rsidRPr="00BF496A" w:rsidRDefault="007056D7" w:rsidP="003952E1">
            <w:pPr>
              <w:rPr>
                <w:rFonts w:asciiTheme="minorHAnsi" w:hAnsiTheme="minorHAnsi"/>
                <w:sz w:val="18"/>
                <w:szCs w:val="18"/>
              </w:rPr>
            </w:pPr>
          </w:p>
        </w:tc>
        <w:tc>
          <w:tcPr>
            <w:tcW w:w="2146" w:type="dxa"/>
          </w:tcPr>
          <w:p w14:paraId="78291407" w14:textId="77777777" w:rsidR="007056D7" w:rsidRPr="00BF496A" w:rsidRDefault="007056D7" w:rsidP="003952E1">
            <w:pPr>
              <w:rPr>
                <w:rFonts w:asciiTheme="minorHAnsi" w:hAnsiTheme="minorHAnsi"/>
                <w:sz w:val="18"/>
                <w:szCs w:val="18"/>
              </w:rPr>
            </w:pPr>
          </w:p>
        </w:tc>
        <w:tc>
          <w:tcPr>
            <w:tcW w:w="2146" w:type="dxa"/>
          </w:tcPr>
          <w:p w14:paraId="78291408" w14:textId="77777777" w:rsidR="007056D7" w:rsidRPr="00BF496A" w:rsidRDefault="007056D7" w:rsidP="003952E1">
            <w:pPr>
              <w:rPr>
                <w:rFonts w:asciiTheme="minorHAnsi" w:hAnsiTheme="minorHAnsi"/>
                <w:sz w:val="18"/>
                <w:szCs w:val="18"/>
              </w:rPr>
            </w:pPr>
          </w:p>
        </w:tc>
        <w:tc>
          <w:tcPr>
            <w:tcW w:w="2146" w:type="dxa"/>
          </w:tcPr>
          <w:p w14:paraId="78291409" w14:textId="77777777" w:rsidR="007056D7" w:rsidRPr="00BF496A" w:rsidRDefault="007056D7" w:rsidP="003952E1">
            <w:pPr>
              <w:rPr>
                <w:rFonts w:asciiTheme="minorHAnsi" w:hAnsiTheme="minorHAnsi"/>
                <w:sz w:val="18"/>
                <w:szCs w:val="18"/>
              </w:rPr>
            </w:pPr>
          </w:p>
        </w:tc>
        <w:tc>
          <w:tcPr>
            <w:tcW w:w="2415" w:type="dxa"/>
          </w:tcPr>
          <w:p w14:paraId="7829140A" w14:textId="77777777" w:rsidR="007056D7" w:rsidRPr="00BF496A" w:rsidRDefault="007056D7" w:rsidP="003952E1">
            <w:pPr>
              <w:rPr>
                <w:rFonts w:asciiTheme="minorHAnsi" w:hAnsiTheme="minorHAnsi"/>
                <w:sz w:val="18"/>
                <w:szCs w:val="18"/>
              </w:rPr>
            </w:pPr>
          </w:p>
        </w:tc>
      </w:tr>
      <w:tr w:rsidR="007056D7" w14:paraId="7829140F" w14:textId="77777777" w:rsidTr="00F36EAC">
        <w:trPr>
          <w:gridAfter w:val="1"/>
          <w:wAfter w:w="18" w:type="dxa"/>
        </w:trPr>
        <w:tc>
          <w:tcPr>
            <w:tcW w:w="2145" w:type="dxa"/>
            <w:vAlign w:val="bottom"/>
          </w:tcPr>
          <w:p w14:paraId="7829140C"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7829140D" w14:textId="29E8BFC3" w:rsidR="007056D7" w:rsidRPr="00BF496A" w:rsidRDefault="007056D7"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r w:rsidR="00234ADD">
              <w:rPr>
                <w:rFonts w:asciiTheme="minorHAnsi" w:hAnsiTheme="minorHAnsi"/>
                <w:sz w:val="18"/>
                <w:szCs w:val="18"/>
              </w:rPr>
              <w:t>Equivalent  C</w:t>
            </w:r>
            <w:r w:rsidRPr="00BF496A">
              <w:rPr>
                <w:rFonts w:asciiTheme="minorHAnsi" w:hAnsiTheme="minorHAnsi"/>
                <w:sz w:val="18"/>
                <w:szCs w:val="18"/>
              </w:rPr>
              <w:t xml:space="preserve">ontinuous Ventilation (CFM) </w:t>
            </w:r>
          </w:p>
        </w:tc>
        <w:tc>
          <w:tcPr>
            <w:tcW w:w="2415" w:type="dxa"/>
          </w:tcPr>
          <w:p w14:paraId="7829140E" w14:textId="77777777" w:rsidR="007056D7" w:rsidRPr="00BF496A" w:rsidRDefault="007056D7" w:rsidP="003952E1">
            <w:pPr>
              <w:rPr>
                <w:rFonts w:asciiTheme="minorHAnsi" w:hAnsiTheme="minorHAnsi"/>
                <w:sz w:val="18"/>
                <w:szCs w:val="18"/>
              </w:rPr>
            </w:pPr>
          </w:p>
        </w:tc>
      </w:tr>
    </w:tbl>
    <w:p w14:paraId="78291410" w14:textId="77777777" w:rsidR="007056D7" w:rsidRDefault="007056D7" w:rsidP="007056D7">
      <w:pPr>
        <w:rPr>
          <w:ins w:id="19" w:author="Alhabibi, Haider@Energy" w:date="2022-03-30T19:01:00Z"/>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0D6159" w14:paraId="683C9152" w14:textId="77777777" w:rsidTr="00AE38B6">
        <w:trPr>
          <w:ins w:id="20" w:author="Alhabibi, Haider@Energy" w:date="2022-03-30T19:01:00Z"/>
        </w:trPr>
        <w:tc>
          <w:tcPr>
            <w:tcW w:w="10998" w:type="dxa"/>
            <w:gridSpan w:val="4"/>
          </w:tcPr>
          <w:p w14:paraId="43F33451" w14:textId="77777777" w:rsidR="000D6159" w:rsidRDefault="000D6159" w:rsidP="00AE38B6">
            <w:pPr>
              <w:rPr>
                <w:ins w:id="21" w:author="Alhabibi, Haider@Energy" w:date="2022-03-30T19:01:00Z"/>
                <w:rFonts w:asciiTheme="minorHAnsi" w:hAnsiTheme="minorHAnsi" w:cstheme="minorHAnsi"/>
                <w:b/>
                <w:bCs/>
                <w:sz w:val="18"/>
                <w:szCs w:val="18"/>
              </w:rPr>
            </w:pPr>
            <w:ins w:id="22" w:author="Alhabibi, Haider@Energy" w:date="2022-03-30T19:01:00Z">
              <w:r>
                <w:rPr>
                  <w:rFonts w:asciiTheme="minorHAnsi" w:hAnsiTheme="minorHAnsi" w:cstheme="minorHAnsi"/>
                  <w:b/>
                  <w:bCs/>
                  <w:sz w:val="18"/>
                  <w:szCs w:val="18"/>
                </w:rPr>
                <w:t xml:space="preserve">C2.  </w:t>
              </w:r>
              <w:r w:rsidRPr="0041218C">
                <w:rPr>
                  <w:rFonts w:asciiTheme="minorHAnsi" w:hAnsiTheme="minorHAnsi" w:cstheme="minorHAnsi"/>
                  <w:b/>
                  <w:bCs/>
                  <w:sz w:val="18"/>
                  <w:szCs w:val="18"/>
                </w:rPr>
                <w:t>HRV or ERV</w:t>
              </w:r>
              <w:r>
                <w:rPr>
                  <w:rFonts w:asciiTheme="minorHAnsi" w:hAnsiTheme="minorHAnsi" w:cstheme="minorHAnsi"/>
                  <w:b/>
                  <w:bCs/>
                  <w:sz w:val="18"/>
                  <w:szCs w:val="18"/>
                </w:rPr>
                <w:t xml:space="preserve"> serving Individual Dwelling Unit</w:t>
              </w:r>
            </w:ins>
          </w:p>
          <w:p w14:paraId="642ADA5F" w14:textId="77777777" w:rsidR="000D6159" w:rsidRDefault="000D6159" w:rsidP="000D6159">
            <w:pPr>
              <w:pStyle w:val="ListParagraph"/>
              <w:numPr>
                <w:ilvl w:val="0"/>
                <w:numId w:val="36"/>
              </w:numPr>
              <w:rPr>
                <w:ins w:id="23" w:author="Alhabibi, Haider@Energy" w:date="2022-03-30T19:01:00Z"/>
                <w:rFonts w:asciiTheme="minorHAnsi" w:hAnsiTheme="minorHAnsi" w:cstheme="minorHAnsi"/>
                <w:sz w:val="18"/>
                <w:szCs w:val="18"/>
              </w:rPr>
            </w:pPr>
            <w:ins w:id="24" w:author="Alhabibi, Haider@Energy" w:date="2022-03-30T19:01:00Z">
              <w:r w:rsidRPr="00687AF0">
                <w:rPr>
                  <w:rFonts w:asciiTheme="minorHAnsi" w:hAnsiTheme="minorHAnsi" w:cstheme="minorHAnsi"/>
                  <w:sz w:val="18"/>
                  <w:szCs w:val="18"/>
                </w:rPr>
                <w:t xml:space="preserve">Heat or Energy Recovery Systems must have a fan efficacy of ≤ 1.0 W/cfm </w:t>
              </w:r>
              <w:r>
                <w:rPr>
                  <w:rFonts w:asciiTheme="minorHAnsi" w:hAnsiTheme="minorHAnsi" w:cstheme="minorHAnsi"/>
                  <w:sz w:val="18"/>
                  <w:szCs w:val="18"/>
                </w:rPr>
                <w:t xml:space="preserve">in all climate zones </w:t>
              </w:r>
              <w:r w:rsidRPr="00687AF0">
                <w:rPr>
                  <w:rFonts w:asciiTheme="minorHAnsi" w:hAnsiTheme="minorHAnsi" w:cstheme="minorHAnsi"/>
                  <w:sz w:val="18"/>
                  <w:szCs w:val="18"/>
                </w:rPr>
                <w:t>(Section 160.2(b)2Biii)</w:t>
              </w:r>
              <w:r>
                <w:rPr>
                  <w:rFonts w:asciiTheme="minorHAnsi" w:hAnsiTheme="minorHAnsi" w:cstheme="minorHAnsi"/>
                  <w:sz w:val="18"/>
                  <w:szCs w:val="18"/>
                </w:rPr>
                <w:t>.</w:t>
              </w:r>
            </w:ins>
          </w:p>
          <w:p w14:paraId="5B084B46" w14:textId="77777777" w:rsidR="000D6159" w:rsidRPr="00AE38B6" w:rsidRDefault="000D6159" w:rsidP="000D6159">
            <w:pPr>
              <w:pStyle w:val="ListParagraph"/>
              <w:numPr>
                <w:ilvl w:val="0"/>
                <w:numId w:val="36"/>
              </w:numPr>
              <w:rPr>
                <w:ins w:id="25" w:author="Alhabibi, Haider@Energy" w:date="2022-03-30T19:01:00Z"/>
                <w:rFonts w:asciiTheme="minorHAnsi" w:hAnsiTheme="minorHAnsi" w:cstheme="minorHAnsi"/>
                <w:sz w:val="18"/>
                <w:szCs w:val="18"/>
              </w:rPr>
            </w:pPr>
            <w:ins w:id="26" w:author="Alhabibi, Haider@Energy" w:date="2022-03-30T19:01:00Z">
              <w:r>
                <w:rPr>
                  <w:rFonts w:asciiTheme="minorHAnsi" w:hAnsiTheme="minorHAnsi" w:cstheme="minorHAnsi"/>
                  <w:sz w:val="18"/>
                  <w:szCs w:val="18"/>
                </w:rPr>
                <w:t xml:space="preserve">Heat or Energy Recovery Systems must prescriptively have a fan efficacy of </w:t>
              </w:r>
              <w:r w:rsidRPr="00687AF0">
                <w:rPr>
                  <w:rFonts w:asciiTheme="minorHAnsi" w:hAnsiTheme="minorHAnsi" w:cstheme="minorHAnsi"/>
                  <w:sz w:val="18"/>
                  <w:szCs w:val="18"/>
                </w:rPr>
                <w:t xml:space="preserve">≤ </w:t>
              </w:r>
              <w:r>
                <w:rPr>
                  <w:rFonts w:asciiTheme="minorHAnsi" w:hAnsiTheme="minorHAnsi" w:cstheme="minorHAnsi"/>
                  <w:sz w:val="18"/>
                  <w:szCs w:val="18"/>
                </w:rPr>
                <w:t>0.6 W/cfm and a minimum sensible heat recovery of 67% in climate zones 1, 2, and 11-16 (Section 170.2(c)3Biva).</w:t>
              </w:r>
            </w:ins>
          </w:p>
        </w:tc>
      </w:tr>
      <w:tr w:rsidR="000D6159" w14:paraId="479FC8E5" w14:textId="77777777" w:rsidTr="00AE38B6">
        <w:trPr>
          <w:ins w:id="27" w:author="Alhabibi, Haider@Energy" w:date="2022-03-30T19:01:00Z"/>
        </w:trPr>
        <w:tc>
          <w:tcPr>
            <w:tcW w:w="1705" w:type="dxa"/>
          </w:tcPr>
          <w:p w14:paraId="769FEF45" w14:textId="77777777" w:rsidR="000D6159" w:rsidRDefault="000D6159" w:rsidP="00AE38B6">
            <w:pPr>
              <w:rPr>
                <w:ins w:id="28" w:author="Alhabibi, Haider@Energy" w:date="2022-03-30T19:01:00Z"/>
                <w:rFonts w:asciiTheme="minorHAnsi" w:hAnsiTheme="minorHAnsi" w:cstheme="minorHAnsi"/>
                <w:sz w:val="18"/>
                <w:szCs w:val="18"/>
              </w:rPr>
            </w:pPr>
            <w:ins w:id="29" w:author="Alhabibi, Haider@Energy" w:date="2022-03-30T19:01:00Z">
              <w:r>
                <w:rPr>
                  <w:rFonts w:asciiTheme="minorHAnsi" w:hAnsiTheme="minorHAnsi" w:cstheme="minorHAnsi"/>
                  <w:sz w:val="18"/>
                  <w:szCs w:val="18"/>
                </w:rPr>
                <w:t>01</w:t>
              </w:r>
            </w:ins>
          </w:p>
        </w:tc>
        <w:tc>
          <w:tcPr>
            <w:tcW w:w="2430" w:type="dxa"/>
          </w:tcPr>
          <w:p w14:paraId="70AB2D43" w14:textId="77777777" w:rsidR="000D6159" w:rsidRDefault="000D6159" w:rsidP="00AE38B6">
            <w:pPr>
              <w:rPr>
                <w:ins w:id="30" w:author="Alhabibi, Haider@Energy" w:date="2022-03-30T19:01:00Z"/>
                <w:rFonts w:asciiTheme="minorHAnsi" w:hAnsiTheme="minorHAnsi" w:cstheme="minorHAnsi"/>
                <w:sz w:val="18"/>
                <w:szCs w:val="18"/>
              </w:rPr>
            </w:pPr>
            <w:ins w:id="31" w:author="Alhabibi, Haider@Energy" w:date="2022-03-30T19:01:00Z">
              <w:r>
                <w:rPr>
                  <w:rFonts w:asciiTheme="minorHAnsi" w:hAnsiTheme="minorHAnsi" w:cstheme="minorHAnsi"/>
                  <w:sz w:val="18"/>
                  <w:szCs w:val="18"/>
                </w:rPr>
                <w:t>02</w:t>
              </w:r>
            </w:ins>
          </w:p>
        </w:tc>
        <w:tc>
          <w:tcPr>
            <w:tcW w:w="3957" w:type="dxa"/>
          </w:tcPr>
          <w:p w14:paraId="71F465A3" w14:textId="77777777" w:rsidR="000D6159" w:rsidRDefault="000D6159" w:rsidP="00AE38B6">
            <w:pPr>
              <w:rPr>
                <w:ins w:id="32" w:author="Alhabibi, Haider@Energy" w:date="2022-03-30T19:01:00Z"/>
                <w:rFonts w:asciiTheme="minorHAnsi" w:hAnsiTheme="minorHAnsi" w:cstheme="minorHAnsi"/>
                <w:sz w:val="18"/>
                <w:szCs w:val="18"/>
              </w:rPr>
            </w:pPr>
            <w:ins w:id="33" w:author="Alhabibi, Haider@Energy" w:date="2022-03-30T19:01:00Z">
              <w:r>
                <w:rPr>
                  <w:rFonts w:asciiTheme="minorHAnsi" w:hAnsiTheme="minorHAnsi" w:cstheme="minorHAnsi"/>
                  <w:sz w:val="18"/>
                  <w:szCs w:val="18"/>
                </w:rPr>
                <w:t>03</w:t>
              </w:r>
            </w:ins>
          </w:p>
        </w:tc>
        <w:tc>
          <w:tcPr>
            <w:tcW w:w="2906" w:type="dxa"/>
          </w:tcPr>
          <w:p w14:paraId="47EC199F" w14:textId="77777777" w:rsidR="000D6159" w:rsidRDefault="000D6159" w:rsidP="00AE38B6">
            <w:pPr>
              <w:rPr>
                <w:ins w:id="34" w:author="Alhabibi, Haider@Energy" w:date="2022-03-30T19:01:00Z"/>
                <w:rFonts w:asciiTheme="minorHAnsi" w:hAnsiTheme="minorHAnsi" w:cstheme="minorHAnsi"/>
                <w:sz w:val="18"/>
                <w:szCs w:val="18"/>
              </w:rPr>
            </w:pPr>
            <w:ins w:id="35" w:author="Alhabibi, Haider@Energy" w:date="2022-03-30T19:01:00Z">
              <w:r>
                <w:rPr>
                  <w:rFonts w:asciiTheme="minorHAnsi" w:hAnsiTheme="minorHAnsi" w:cstheme="minorHAnsi"/>
                  <w:sz w:val="18"/>
                  <w:szCs w:val="18"/>
                </w:rPr>
                <w:t>04</w:t>
              </w:r>
            </w:ins>
          </w:p>
        </w:tc>
      </w:tr>
      <w:tr w:rsidR="000D6159" w14:paraId="1F6629B8" w14:textId="77777777" w:rsidTr="00AE38B6">
        <w:trPr>
          <w:ins w:id="36" w:author="Alhabibi, Haider@Energy" w:date="2022-03-30T19:01:00Z"/>
        </w:trPr>
        <w:tc>
          <w:tcPr>
            <w:tcW w:w="1705" w:type="dxa"/>
          </w:tcPr>
          <w:p w14:paraId="57EAD4C1" w14:textId="77777777" w:rsidR="000D6159" w:rsidRDefault="000D6159" w:rsidP="00AE38B6">
            <w:pPr>
              <w:rPr>
                <w:ins w:id="37" w:author="Alhabibi, Haider@Energy" w:date="2022-03-30T19:01:00Z"/>
                <w:rFonts w:asciiTheme="minorHAnsi" w:hAnsiTheme="minorHAnsi" w:cstheme="minorHAnsi"/>
                <w:sz w:val="18"/>
                <w:szCs w:val="18"/>
              </w:rPr>
            </w:pPr>
            <w:ins w:id="38" w:author="Alhabibi, Haider@Energy" w:date="2022-03-30T19:01:00Z">
              <w:r>
                <w:rPr>
                  <w:rFonts w:asciiTheme="minorHAnsi" w:hAnsiTheme="minorHAnsi" w:cstheme="minorHAnsi"/>
                  <w:sz w:val="18"/>
                  <w:szCs w:val="18"/>
                </w:rPr>
                <w:t>Manufacturer Make</w:t>
              </w:r>
            </w:ins>
          </w:p>
        </w:tc>
        <w:tc>
          <w:tcPr>
            <w:tcW w:w="2430" w:type="dxa"/>
          </w:tcPr>
          <w:p w14:paraId="66F0C89A" w14:textId="77777777" w:rsidR="000D6159" w:rsidRDefault="000D6159" w:rsidP="00AE38B6">
            <w:pPr>
              <w:rPr>
                <w:ins w:id="39" w:author="Alhabibi, Haider@Energy" w:date="2022-03-30T19:01:00Z"/>
                <w:rFonts w:asciiTheme="minorHAnsi" w:hAnsiTheme="minorHAnsi" w:cstheme="minorHAnsi"/>
                <w:sz w:val="18"/>
                <w:szCs w:val="18"/>
              </w:rPr>
            </w:pPr>
            <w:ins w:id="40" w:author="Alhabibi, Haider@Energy" w:date="2022-03-30T19:01:00Z">
              <w:r>
                <w:rPr>
                  <w:rFonts w:asciiTheme="minorHAnsi" w:hAnsiTheme="minorHAnsi" w:cstheme="minorHAnsi"/>
                  <w:sz w:val="18"/>
                  <w:szCs w:val="18"/>
                </w:rPr>
                <w:t>Manufacturer Model Number</w:t>
              </w:r>
            </w:ins>
          </w:p>
        </w:tc>
        <w:tc>
          <w:tcPr>
            <w:tcW w:w="3957" w:type="dxa"/>
          </w:tcPr>
          <w:p w14:paraId="3E4CA9A4" w14:textId="77777777" w:rsidR="000D6159" w:rsidRDefault="000D6159" w:rsidP="00AE38B6">
            <w:pPr>
              <w:rPr>
                <w:ins w:id="41" w:author="Alhabibi, Haider@Energy" w:date="2022-03-30T19:01:00Z"/>
                <w:rFonts w:asciiTheme="minorHAnsi" w:hAnsiTheme="minorHAnsi" w:cstheme="minorHAnsi"/>
                <w:sz w:val="18"/>
                <w:szCs w:val="18"/>
              </w:rPr>
            </w:pPr>
            <w:ins w:id="42" w:author="Alhabibi, Haider@Energy" w:date="2022-03-30T19:01:00Z">
              <w:r>
                <w:rPr>
                  <w:rFonts w:asciiTheme="minorHAnsi" w:hAnsiTheme="minorHAnsi" w:cstheme="minorHAnsi"/>
                  <w:sz w:val="18"/>
                  <w:szCs w:val="18"/>
                </w:rPr>
                <w:t>Fan Efficacy Performance Rating (W/CFM)</w:t>
              </w:r>
            </w:ins>
          </w:p>
        </w:tc>
        <w:tc>
          <w:tcPr>
            <w:tcW w:w="2906" w:type="dxa"/>
          </w:tcPr>
          <w:p w14:paraId="1E14CF6C" w14:textId="77777777" w:rsidR="000D6159" w:rsidRDefault="000D6159" w:rsidP="00AE38B6">
            <w:pPr>
              <w:rPr>
                <w:ins w:id="43" w:author="Alhabibi, Haider@Energy" w:date="2022-03-30T19:01:00Z"/>
                <w:rFonts w:asciiTheme="minorHAnsi" w:hAnsiTheme="minorHAnsi" w:cstheme="minorHAnsi"/>
                <w:sz w:val="18"/>
                <w:szCs w:val="18"/>
              </w:rPr>
            </w:pPr>
            <w:ins w:id="44" w:author="Alhabibi, Haider@Energy" w:date="2022-03-30T19:01:00Z">
              <w:r>
                <w:rPr>
                  <w:rFonts w:asciiTheme="minorHAnsi" w:hAnsiTheme="minorHAnsi" w:cstheme="minorHAnsi"/>
                  <w:sz w:val="18"/>
                  <w:szCs w:val="18"/>
                </w:rPr>
                <w:t>Sensible Recovery Efficiency (%)</w:t>
              </w:r>
            </w:ins>
          </w:p>
        </w:tc>
      </w:tr>
      <w:tr w:rsidR="000D6159" w14:paraId="612B7E84" w14:textId="77777777" w:rsidTr="00AE38B6">
        <w:trPr>
          <w:ins w:id="45" w:author="Alhabibi, Haider@Energy" w:date="2022-03-30T19:01:00Z"/>
        </w:trPr>
        <w:tc>
          <w:tcPr>
            <w:tcW w:w="1705" w:type="dxa"/>
          </w:tcPr>
          <w:p w14:paraId="2D5B3643" w14:textId="77777777" w:rsidR="000D6159" w:rsidRDefault="000D6159" w:rsidP="00AE38B6">
            <w:pPr>
              <w:rPr>
                <w:ins w:id="46" w:author="Alhabibi, Haider@Energy" w:date="2022-03-30T19:01:00Z"/>
                <w:rFonts w:asciiTheme="minorHAnsi" w:hAnsiTheme="minorHAnsi" w:cstheme="minorHAnsi"/>
                <w:sz w:val="18"/>
                <w:szCs w:val="18"/>
              </w:rPr>
            </w:pPr>
          </w:p>
        </w:tc>
        <w:tc>
          <w:tcPr>
            <w:tcW w:w="2430" w:type="dxa"/>
          </w:tcPr>
          <w:p w14:paraId="1F3D6795" w14:textId="77777777" w:rsidR="000D6159" w:rsidRDefault="000D6159" w:rsidP="00AE38B6">
            <w:pPr>
              <w:rPr>
                <w:ins w:id="47" w:author="Alhabibi, Haider@Energy" w:date="2022-03-30T19:01:00Z"/>
                <w:rFonts w:asciiTheme="minorHAnsi" w:hAnsiTheme="minorHAnsi" w:cstheme="minorHAnsi"/>
                <w:sz w:val="18"/>
                <w:szCs w:val="18"/>
              </w:rPr>
            </w:pPr>
          </w:p>
        </w:tc>
        <w:tc>
          <w:tcPr>
            <w:tcW w:w="3957" w:type="dxa"/>
          </w:tcPr>
          <w:p w14:paraId="11BB7E4C" w14:textId="77777777" w:rsidR="000D6159" w:rsidRDefault="000D6159" w:rsidP="00AE38B6">
            <w:pPr>
              <w:rPr>
                <w:ins w:id="48" w:author="Alhabibi, Haider@Energy" w:date="2022-03-30T19:01:00Z"/>
                <w:rFonts w:asciiTheme="minorHAnsi" w:hAnsiTheme="minorHAnsi" w:cstheme="minorHAnsi"/>
                <w:sz w:val="18"/>
                <w:szCs w:val="18"/>
              </w:rPr>
            </w:pPr>
          </w:p>
        </w:tc>
        <w:tc>
          <w:tcPr>
            <w:tcW w:w="2906" w:type="dxa"/>
          </w:tcPr>
          <w:p w14:paraId="60E8E1CE" w14:textId="77777777" w:rsidR="000D6159" w:rsidRDefault="000D6159" w:rsidP="00AE38B6">
            <w:pPr>
              <w:rPr>
                <w:ins w:id="49" w:author="Alhabibi, Haider@Energy" w:date="2022-03-30T19:01:00Z"/>
                <w:rFonts w:asciiTheme="minorHAnsi" w:hAnsiTheme="minorHAnsi" w:cstheme="minorHAnsi"/>
                <w:sz w:val="18"/>
                <w:szCs w:val="18"/>
              </w:rPr>
            </w:pPr>
          </w:p>
        </w:tc>
      </w:tr>
      <w:tr w:rsidR="000D6159" w14:paraId="04BBC921" w14:textId="77777777" w:rsidTr="00AE38B6">
        <w:trPr>
          <w:ins w:id="50" w:author="Alhabibi, Haider@Energy" w:date="2022-03-30T19:01:00Z"/>
        </w:trPr>
        <w:tc>
          <w:tcPr>
            <w:tcW w:w="1705" w:type="dxa"/>
          </w:tcPr>
          <w:p w14:paraId="5CA17042" w14:textId="77777777" w:rsidR="000D6159" w:rsidRDefault="000D6159" w:rsidP="00AE38B6">
            <w:pPr>
              <w:rPr>
                <w:ins w:id="51" w:author="Alhabibi, Haider@Energy" w:date="2022-03-30T19:01:00Z"/>
                <w:rFonts w:asciiTheme="minorHAnsi" w:hAnsiTheme="minorHAnsi" w:cstheme="minorHAnsi"/>
                <w:sz w:val="18"/>
                <w:szCs w:val="18"/>
              </w:rPr>
            </w:pPr>
          </w:p>
        </w:tc>
        <w:tc>
          <w:tcPr>
            <w:tcW w:w="2430" w:type="dxa"/>
          </w:tcPr>
          <w:p w14:paraId="385C79CE" w14:textId="77777777" w:rsidR="000D6159" w:rsidRDefault="000D6159" w:rsidP="00AE38B6">
            <w:pPr>
              <w:rPr>
                <w:ins w:id="52" w:author="Alhabibi, Haider@Energy" w:date="2022-03-30T19:01:00Z"/>
                <w:rFonts w:asciiTheme="minorHAnsi" w:hAnsiTheme="minorHAnsi" w:cstheme="minorHAnsi"/>
                <w:sz w:val="18"/>
                <w:szCs w:val="18"/>
              </w:rPr>
            </w:pPr>
          </w:p>
        </w:tc>
        <w:tc>
          <w:tcPr>
            <w:tcW w:w="3957" w:type="dxa"/>
          </w:tcPr>
          <w:p w14:paraId="4EB9A7E8" w14:textId="77777777" w:rsidR="000D6159" w:rsidRDefault="000D6159" w:rsidP="00AE38B6">
            <w:pPr>
              <w:rPr>
                <w:ins w:id="53" w:author="Alhabibi, Haider@Energy" w:date="2022-03-30T19:01:00Z"/>
                <w:rFonts w:asciiTheme="minorHAnsi" w:hAnsiTheme="minorHAnsi" w:cstheme="minorHAnsi"/>
                <w:sz w:val="18"/>
                <w:szCs w:val="18"/>
              </w:rPr>
            </w:pPr>
          </w:p>
        </w:tc>
        <w:tc>
          <w:tcPr>
            <w:tcW w:w="2906" w:type="dxa"/>
          </w:tcPr>
          <w:p w14:paraId="436B417A" w14:textId="77777777" w:rsidR="000D6159" w:rsidRDefault="000D6159" w:rsidP="00AE38B6">
            <w:pPr>
              <w:rPr>
                <w:ins w:id="54" w:author="Alhabibi, Haider@Energy" w:date="2022-03-30T19:01:00Z"/>
                <w:rFonts w:asciiTheme="minorHAnsi" w:hAnsiTheme="minorHAnsi" w:cstheme="minorHAnsi"/>
                <w:sz w:val="18"/>
                <w:szCs w:val="18"/>
              </w:rPr>
            </w:pPr>
          </w:p>
        </w:tc>
      </w:tr>
      <w:tr w:rsidR="000D6159" w14:paraId="138CCC85" w14:textId="77777777" w:rsidTr="00AE38B6">
        <w:trPr>
          <w:ins w:id="55" w:author="Alhabibi, Haider@Energy" w:date="2022-03-30T19:01:00Z"/>
        </w:trPr>
        <w:tc>
          <w:tcPr>
            <w:tcW w:w="1705" w:type="dxa"/>
          </w:tcPr>
          <w:p w14:paraId="331FA85E" w14:textId="77777777" w:rsidR="000D6159" w:rsidRDefault="000D6159" w:rsidP="00AE38B6">
            <w:pPr>
              <w:rPr>
                <w:ins w:id="56" w:author="Alhabibi, Haider@Energy" w:date="2022-03-30T19:01:00Z"/>
                <w:rFonts w:asciiTheme="minorHAnsi" w:hAnsiTheme="minorHAnsi" w:cstheme="minorHAnsi"/>
                <w:sz w:val="18"/>
                <w:szCs w:val="18"/>
              </w:rPr>
            </w:pPr>
          </w:p>
        </w:tc>
        <w:tc>
          <w:tcPr>
            <w:tcW w:w="2430" w:type="dxa"/>
          </w:tcPr>
          <w:p w14:paraId="608AEC86" w14:textId="77777777" w:rsidR="000D6159" w:rsidRDefault="000D6159" w:rsidP="00AE38B6">
            <w:pPr>
              <w:rPr>
                <w:ins w:id="57" w:author="Alhabibi, Haider@Energy" w:date="2022-03-30T19:01:00Z"/>
                <w:rFonts w:asciiTheme="minorHAnsi" w:hAnsiTheme="minorHAnsi" w:cstheme="minorHAnsi"/>
                <w:sz w:val="18"/>
                <w:szCs w:val="18"/>
              </w:rPr>
            </w:pPr>
          </w:p>
        </w:tc>
        <w:tc>
          <w:tcPr>
            <w:tcW w:w="3957" w:type="dxa"/>
          </w:tcPr>
          <w:p w14:paraId="4CA0AA5E" w14:textId="77777777" w:rsidR="000D6159" w:rsidRDefault="000D6159" w:rsidP="00AE38B6">
            <w:pPr>
              <w:rPr>
                <w:ins w:id="58" w:author="Alhabibi, Haider@Energy" w:date="2022-03-30T19:01:00Z"/>
                <w:rFonts w:asciiTheme="minorHAnsi" w:hAnsiTheme="minorHAnsi" w:cstheme="minorHAnsi"/>
                <w:sz w:val="18"/>
                <w:szCs w:val="18"/>
              </w:rPr>
            </w:pPr>
          </w:p>
        </w:tc>
        <w:tc>
          <w:tcPr>
            <w:tcW w:w="2906" w:type="dxa"/>
          </w:tcPr>
          <w:p w14:paraId="4AB4C23F" w14:textId="77777777" w:rsidR="000D6159" w:rsidRDefault="000D6159" w:rsidP="00AE38B6">
            <w:pPr>
              <w:rPr>
                <w:ins w:id="59" w:author="Alhabibi, Haider@Energy" w:date="2022-03-30T19:01:00Z"/>
                <w:rFonts w:asciiTheme="minorHAnsi" w:hAnsiTheme="minorHAnsi" w:cstheme="minorHAnsi"/>
                <w:sz w:val="18"/>
                <w:szCs w:val="18"/>
              </w:rPr>
            </w:pPr>
          </w:p>
        </w:tc>
      </w:tr>
    </w:tbl>
    <w:p w14:paraId="09A4FF94" w14:textId="77777777" w:rsidR="000D6159" w:rsidRPr="001B7F7E" w:rsidRDefault="000D6159"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582D84" w:rsidRPr="00500C2C" w14:paraId="78291412" w14:textId="77777777" w:rsidTr="00BA5D81">
        <w:tc>
          <w:tcPr>
            <w:tcW w:w="11015" w:type="dxa"/>
            <w:gridSpan w:val="3"/>
          </w:tcPr>
          <w:p w14:paraId="78291411" w14:textId="77777777" w:rsidR="00582D84" w:rsidRDefault="00582D84" w:rsidP="00582D84">
            <w:pPr>
              <w:keepNext/>
              <w:rPr>
                <w:rFonts w:asciiTheme="minorHAnsi" w:hAnsiTheme="minorHAnsi"/>
                <w:szCs w:val="18"/>
              </w:rPr>
            </w:pPr>
            <w:r>
              <w:rPr>
                <w:rFonts w:asciiTheme="minorHAnsi" w:hAnsiTheme="minorHAnsi"/>
                <w:b/>
                <w:szCs w:val="18"/>
              </w:rPr>
              <w:t>D</w:t>
            </w:r>
            <w:r w:rsidRPr="00500C2C">
              <w:rPr>
                <w:rFonts w:asciiTheme="minorHAnsi" w:hAnsiTheme="minorHAnsi"/>
                <w:b/>
                <w:szCs w:val="18"/>
              </w:rPr>
              <w:t xml:space="preserve">. </w:t>
            </w:r>
            <w:r>
              <w:rPr>
                <w:rFonts w:asciiTheme="minorHAnsi" w:hAnsiTheme="minorHAnsi"/>
                <w:b/>
                <w:szCs w:val="18"/>
              </w:rPr>
              <w:t>Additional Envelope Requirements</w:t>
            </w:r>
          </w:p>
        </w:tc>
      </w:tr>
      <w:tr w:rsidR="00582D84" w:rsidRPr="00D2491C" w14:paraId="78291416" w14:textId="77777777" w:rsidTr="00BA5D81">
        <w:trPr>
          <w:trHeight w:val="158"/>
        </w:trPr>
        <w:tc>
          <w:tcPr>
            <w:tcW w:w="638" w:type="dxa"/>
            <w:vAlign w:val="center"/>
          </w:tcPr>
          <w:p w14:paraId="78291413" w14:textId="77777777" w:rsidR="00582D84" w:rsidRPr="00D2491C"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4" w14:textId="77777777" w:rsidR="00582D84" w:rsidRPr="00D2491C" w:rsidRDefault="00582D84" w:rsidP="00BA5D81">
            <w:pPr>
              <w:keepNext/>
              <w:rPr>
                <w:rFonts w:asciiTheme="minorHAnsi" w:hAnsiTheme="minorHAnsi"/>
                <w:sz w:val="18"/>
                <w:szCs w:val="18"/>
              </w:rPr>
            </w:pPr>
            <w:r>
              <w:rPr>
                <w:rFonts w:asciiTheme="minorHAnsi" w:hAnsiTheme="minorHAnsi"/>
                <w:sz w:val="18"/>
                <w:szCs w:val="18"/>
              </w:rPr>
              <w:t>Envelope Leakage</w:t>
            </w:r>
          </w:p>
        </w:tc>
        <w:tc>
          <w:tcPr>
            <w:tcW w:w="5654" w:type="dxa"/>
            <w:vAlign w:val="center"/>
          </w:tcPr>
          <w:p w14:paraId="78291415" w14:textId="77777777" w:rsidR="00582D84" w:rsidRPr="00D2491C" w:rsidRDefault="00582D84" w:rsidP="00BA5D81">
            <w:pPr>
              <w:keepNext/>
              <w:rPr>
                <w:rFonts w:asciiTheme="minorHAnsi" w:hAnsiTheme="minorHAnsi"/>
                <w:sz w:val="18"/>
                <w:szCs w:val="18"/>
              </w:rPr>
            </w:pPr>
          </w:p>
        </w:tc>
      </w:tr>
    </w:tbl>
    <w:p w14:paraId="78291417" w14:textId="77777777" w:rsidR="00582D84" w:rsidRPr="001B7F7E" w:rsidRDefault="00582D84" w:rsidP="00582D8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582D84" w:rsidRPr="00500C2C" w14:paraId="78291419" w14:textId="77777777" w:rsidTr="00BA5D81">
        <w:tc>
          <w:tcPr>
            <w:tcW w:w="11016" w:type="dxa"/>
            <w:gridSpan w:val="3"/>
          </w:tcPr>
          <w:p w14:paraId="78291418" w14:textId="77777777" w:rsidR="00582D84" w:rsidRDefault="00582D84" w:rsidP="00582D84">
            <w:pPr>
              <w:keepNext/>
              <w:rPr>
                <w:rFonts w:asciiTheme="minorHAnsi" w:hAnsiTheme="minorHAnsi"/>
                <w:szCs w:val="18"/>
              </w:rPr>
            </w:pPr>
            <w:r>
              <w:rPr>
                <w:rFonts w:asciiTheme="minorHAnsi" w:hAnsiTheme="minorHAnsi"/>
                <w:b/>
                <w:szCs w:val="18"/>
              </w:rPr>
              <w:lastRenderedPageBreak/>
              <w:t>E</w:t>
            </w:r>
            <w:r w:rsidRPr="00500C2C">
              <w:rPr>
                <w:rFonts w:asciiTheme="minorHAnsi" w:hAnsiTheme="minorHAnsi"/>
                <w:b/>
                <w:szCs w:val="18"/>
              </w:rPr>
              <w:t xml:space="preserve">. </w:t>
            </w:r>
            <w:r>
              <w:rPr>
                <w:rFonts w:asciiTheme="minorHAnsi" w:hAnsiTheme="minorHAnsi"/>
                <w:b/>
                <w:szCs w:val="18"/>
              </w:rPr>
              <w:t>Additional Central Ventilation System Balancing Requirements</w:t>
            </w:r>
          </w:p>
        </w:tc>
      </w:tr>
      <w:tr w:rsidR="00582D84" w:rsidRPr="00D2491C" w14:paraId="7829141D" w14:textId="77777777" w:rsidTr="00BA5D81">
        <w:trPr>
          <w:trHeight w:val="158"/>
        </w:trPr>
        <w:tc>
          <w:tcPr>
            <w:tcW w:w="656" w:type="dxa"/>
            <w:vAlign w:val="center"/>
          </w:tcPr>
          <w:p w14:paraId="7829141A" w14:textId="77777777" w:rsidR="00582D84" w:rsidRDefault="00582D84" w:rsidP="00BA5D81">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41B" w14:textId="77777777" w:rsidR="00582D84" w:rsidRDefault="00582D84" w:rsidP="00BA5D81">
            <w:pPr>
              <w:keepNext/>
              <w:rPr>
                <w:rFonts w:asciiTheme="minorHAnsi" w:hAnsiTheme="minorHAnsi"/>
                <w:sz w:val="18"/>
                <w:szCs w:val="18"/>
              </w:rPr>
            </w:pPr>
            <w:r>
              <w:rPr>
                <w:rFonts w:asciiTheme="minorHAnsi" w:hAnsiTheme="minorHAnsi"/>
                <w:sz w:val="18"/>
                <w:szCs w:val="18"/>
              </w:rPr>
              <w:t>Maximum Ventilation Flow</w:t>
            </w:r>
            <w:r w:rsidR="007715C6">
              <w:rPr>
                <w:rFonts w:asciiTheme="minorHAnsi" w:hAnsiTheme="minorHAnsi"/>
                <w:sz w:val="18"/>
                <w:szCs w:val="18"/>
              </w:rPr>
              <w:t xml:space="preserve"> (CFM)</w:t>
            </w:r>
          </w:p>
        </w:tc>
        <w:tc>
          <w:tcPr>
            <w:tcW w:w="5637" w:type="dxa"/>
            <w:vAlign w:val="center"/>
          </w:tcPr>
          <w:p w14:paraId="7829141C" w14:textId="77777777" w:rsidR="00582D84" w:rsidRDefault="00582D84" w:rsidP="00BA5D81">
            <w:pPr>
              <w:rPr>
                <w:rFonts w:asciiTheme="minorHAnsi" w:hAnsiTheme="minorHAnsi"/>
                <w:sz w:val="18"/>
                <w:szCs w:val="18"/>
              </w:rPr>
            </w:pPr>
          </w:p>
        </w:tc>
      </w:tr>
    </w:tbl>
    <w:p w14:paraId="7829141E" w14:textId="77777777" w:rsidR="00582D84" w:rsidRPr="001B7F7E" w:rsidRDefault="00582D84"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371"/>
      </w:tblGrid>
      <w:tr w:rsidR="007056D7" w:rsidRPr="00500C2C" w14:paraId="78291420" w14:textId="77777777" w:rsidTr="00067870">
        <w:tc>
          <w:tcPr>
            <w:tcW w:w="11012" w:type="dxa"/>
            <w:gridSpan w:val="2"/>
          </w:tcPr>
          <w:p w14:paraId="7829141F" w14:textId="0F4824F3" w:rsidR="00571B10" w:rsidRDefault="00BA5D81">
            <w:pPr>
              <w:keepNext/>
              <w:rPr>
                <w:rFonts w:asciiTheme="minorHAnsi" w:hAnsiTheme="minorHAnsi"/>
                <w:szCs w:val="18"/>
              </w:rPr>
            </w:pPr>
            <w:r>
              <w:rPr>
                <w:rFonts w:asciiTheme="minorHAnsi" w:hAnsiTheme="minorHAnsi"/>
                <w:b/>
                <w:szCs w:val="18"/>
              </w:rPr>
              <w:t>F</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78291423" w14:textId="77777777" w:rsidTr="00067870">
        <w:trPr>
          <w:trHeight w:val="158"/>
        </w:trPr>
        <w:tc>
          <w:tcPr>
            <w:tcW w:w="641" w:type="dxa"/>
            <w:vAlign w:val="center"/>
          </w:tcPr>
          <w:p w14:paraId="78291421"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371" w:type="dxa"/>
            <w:vAlign w:val="center"/>
          </w:tcPr>
          <w:p w14:paraId="78291422" w14:textId="77777777" w:rsidR="00D12B47" w:rsidRDefault="00D12B47" w:rsidP="00D12B47">
            <w:pPr>
              <w:keepNext/>
              <w:rPr>
                <w:rFonts w:asciiTheme="minorHAnsi" w:hAnsiTheme="minorHAnsi"/>
                <w:sz w:val="18"/>
                <w:szCs w:val="18"/>
              </w:rPr>
            </w:pPr>
          </w:p>
        </w:tc>
      </w:tr>
    </w:tbl>
    <w:p w14:paraId="102CEBB0" w14:textId="77777777" w:rsidR="00877455" w:rsidRDefault="00877455">
      <w:pPr>
        <w:rPr>
          <w:rFonts w:asciiTheme="minorHAnsi" w:hAnsi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4"/>
        <w:gridCol w:w="10358"/>
      </w:tblGrid>
      <w:tr w:rsidR="00877455" w:rsidRPr="00500C2C" w14:paraId="5506597F" w14:textId="77777777" w:rsidTr="00465FDE">
        <w:tc>
          <w:tcPr>
            <w:tcW w:w="10786" w:type="dxa"/>
            <w:gridSpan w:val="2"/>
          </w:tcPr>
          <w:p w14:paraId="6A7C263D" w14:textId="3294521B" w:rsidR="00877455" w:rsidRDefault="00C954E0" w:rsidP="00465FDE">
            <w:pPr>
              <w:keepNext/>
              <w:rPr>
                <w:rFonts w:asciiTheme="minorHAnsi" w:hAnsiTheme="minorHAnsi"/>
                <w:b/>
                <w:szCs w:val="18"/>
              </w:rPr>
            </w:pPr>
            <w:r>
              <w:rPr>
                <w:rFonts w:asciiTheme="minorHAnsi" w:hAnsiTheme="minorHAnsi"/>
                <w:b/>
                <w:szCs w:val="18"/>
              </w:rPr>
              <w:t>G</w:t>
            </w:r>
            <w:r w:rsidR="00877455" w:rsidRPr="00500C2C">
              <w:rPr>
                <w:rFonts w:asciiTheme="minorHAnsi" w:hAnsiTheme="minorHAnsi"/>
                <w:b/>
                <w:szCs w:val="18"/>
              </w:rPr>
              <w:t xml:space="preserve">. </w:t>
            </w:r>
            <w:r w:rsidR="00877455">
              <w:rPr>
                <w:rFonts w:asciiTheme="minorHAnsi" w:hAnsiTheme="minorHAnsi"/>
                <w:b/>
                <w:szCs w:val="18"/>
              </w:rPr>
              <w:t>Determination of HERS Verification Compliance</w:t>
            </w:r>
          </w:p>
          <w:p w14:paraId="37D3D7B0" w14:textId="77777777" w:rsidR="00877455" w:rsidRPr="00500C2C" w:rsidRDefault="00877455" w:rsidP="00465FDE">
            <w:pPr>
              <w:keepNext/>
              <w:rPr>
                <w:rFonts w:asciiTheme="minorHAnsi" w:hAnsiTheme="minorHAnsi"/>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877455" w:rsidRPr="00D2491C" w14:paraId="75551842" w14:textId="77777777" w:rsidTr="00465FDE">
        <w:trPr>
          <w:trHeight w:val="158"/>
        </w:trPr>
        <w:tc>
          <w:tcPr>
            <w:tcW w:w="641" w:type="dxa"/>
            <w:vAlign w:val="center"/>
          </w:tcPr>
          <w:p w14:paraId="6FA43FD1" w14:textId="77777777" w:rsidR="00877455" w:rsidRPr="00D2491C" w:rsidRDefault="00877455" w:rsidP="00465FDE">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B31173C" w14:textId="77777777" w:rsidR="00877455" w:rsidRDefault="00877455" w:rsidP="00465FDE">
            <w:pPr>
              <w:keepNext/>
              <w:rPr>
                <w:rFonts w:asciiTheme="minorHAnsi" w:hAnsiTheme="minorHAnsi"/>
                <w:sz w:val="18"/>
                <w:szCs w:val="18"/>
              </w:rPr>
            </w:pPr>
          </w:p>
        </w:tc>
      </w:tr>
    </w:tbl>
    <w:p w14:paraId="671F6207" w14:textId="77777777" w:rsidR="00BB724F" w:rsidRDefault="00BB724F">
      <w:pPr>
        <w:rPr>
          <w:rFonts w:asciiTheme="minorHAnsi" w:hAnsiTheme="minorHAnsi"/>
          <w:sz w:val="18"/>
          <w:szCs w:val="18"/>
        </w:rPr>
      </w:pPr>
      <w:r>
        <w:rPr>
          <w:rFonts w:asciiTheme="minorHAnsi" w:hAnsiTheme="minorHAnsi"/>
          <w:sz w:val="18"/>
          <w:szCs w:val="18"/>
        </w:rPr>
        <w:br w:type="page"/>
      </w:r>
    </w:p>
    <w:p w14:paraId="0D955314" w14:textId="2036F1DC" w:rsidR="00B07E8D" w:rsidRDefault="00B07E8D" w:rsidP="00B07E8D"/>
    <w:p w14:paraId="0A5E2EAC" w14:textId="76E94D86" w:rsidR="00C954E0" w:rsidRDefault="00C954E0">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C954E0" w:rsidRPr="00BB16FE" w14:paraId="4641C356" w14:textId="77777777" w:rsidTr="00465FDE">
        <w:trPr>
          <w:trHeight w:val="288"/>
        </w:trPr>
        <w:tc>
          <w:tcPr>
            <w:tcW w:w="10950" w:type="dxa"/>
            <w:gridSpan w:val="4"/>
            <w:vAlign w:val="center"/>
          </w:tcPr>
          <w:p w14:paraId="3B4AF911"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t>Documentation Author's Declaration Statement</w:t>
            </w:r>
          </w:p>
        </w:tc>
      </w:tr>
      <w:tr w:rsidR="00C954E0" w:rsidRPr="00BB16FE" w14:paraId="7B4CC190" w14:textId="77777777" w:rsidTr="00465FDE">
        <w:trPr>
          <w:trHeight w:val="360"/>
        </w:trPr>
        <w:tc>
          <w:tcPr>
            <w:tcW w:w="10950" w:type="dxa"/>
            <w:gridSpan w:val="4"/>
            <w:vAlign w:val="center"/>
          </w:tcPr>
          <w:p w14:paraId="63EFA2FD" w14:textId="77777777" w:rsidR="00C954E0" w:rsidRPr="00BB16FE" w:rsidRDefault="00C954E0" w:rsidP="00465FDE">
            <w:pPr>
              <w:numPr>
                <w:ilvl w:val="0"/>
                <w:numId w:val="3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C954E0" w:rsidRPr="00BB16FE" w14:paraId="47A81146" w14:textId="77777777" w:rsidTr="00465FDE">
        <w:trPr>
          <w:trHeight w:val="360"/>
        </w:trPr>
        <w:tc>
          <w:tcPr>
            <w:tcW w:w="5434" w:type="dxa"/>
          </w:tcPr>
          <w:p w14:paraId="4AAAA29B"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0F2CE05D"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C954E0" w:rsidRPr="00BB16FE" w14:paraId="3BF939D4" w14:textId="77777777" w:rsidTr="00465FDE">
        <w:trPr>
          <w:trHeight w:val="360"/>
        </w:trPr>
        <w:tc>
          <w:tcPr>
            <w:tcW w:w="5434" w:type="dxa"/>
          </w:tcPr>
          <w:p w14:paraId="15AB7AD5"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6E93ED08"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C954E0" w:rsidRPr="00BB16FE" w14:paraId="1A1F9091" w14:textId="77777777" w:rsidTr="00465FDE">
        <w:trPr>
          <w:trHeight w:val="360"/>
        </w:trPr>
        <w:tc>
          <w:tcPr>
            <w:tcW w:w="5434" w:type="dxa"/>
          </w:tcPr>
          <w:p w14:paraId="632C3F79"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338BED68"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C954E0" w:rsidRPr="00BB16FE" w14:paraId="682D5432" w14:textId="77777777" w:rsidTr="00465FDE">
        <w:trPr>
          <w:trHeight w:val="360"/>
        </w:trPr>
        <w:tc>
          <w:tcPr>
            <w:tcW w:w="5434" w:type="dxa"/>
          </w:tcPr>
          <w:p w14:paraId="47F9BFBA"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533D0D20"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C954E0" w:rsidRPr="00BB16FE" w14:paraId="6A4BE849" w14:textId="77777777" w:rsidTr="00465FDE">
        <w:tblPrEx>
          <w:tblCellMar>
            <w:left w:w="115" w:type="dxa"/>
            <w:right w:w="115" w:type="dxa"/>
          </w:tblCellMar>
        </w:tblPrEx>
        <w:trPr>
          <w:trHeight w:val="296"/>
        </w:trPr>
        <w:tc>
          <w:tcPr>
            <w:tcW w:w="10950" w:type="dxa"/>
            <w:gridSpan w:val="4"/>
            <w:vAlign w:val="center"/>
          </w:tcPr>
          <w:p w14:paraId="2E03FE9F"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C954E0" w:rsidRPr="00BB16FE" w14:paraId="405A5E63" w14:textId="77777777" w:rsidTr="00465FDE">
        <w:tblPrEx>
          <w:tblCellMar>
            <w:left w:w="115" w:type="dxa"/>
            <w:right w:w="115" w:type="dxa"/>
          </w:tblCellMar>
        </w:tblPrEx>
        <w:trPr>
          <w:trHeight w:val="504"/>
        </w:trPr>
        <w:tc>
          <w:tcPr>
            <w:tcW w:w="10950" w:type="dxa"/>
            <w:gridSpan w:val="4"/>
            <w:shd w:val="clear" w:color="auto" w:fill="auto"/>
          </w:tcPr>
          <w:p w14:paraId="7D1B2024" w14:textId="77777777" w:rsidR="00C954E0" w:rsidRPr="00BB16FE" w:rsidRDefault="00C954E0" w:rsidP="00465FDE">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14AD0D4D"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4DE3FF24"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3EBFDC73"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178EF7B" w14:textId="2EE6B589"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w:t>
            </w:r>
            <w:del w:id="60" w:author="Alhabibi, Haider@Energy" w:date="2022-03-30T18:54:00Z">
              <w:r w:rsidRPr="00BB16FE" w:rsidDel="002A1C8B">
                <w:rPr>
                  <w:rFonts w:asciiTheme="minorHAnsi" w:hAnsiTheme="minorHAnsi"/>
                  <w:snapToGrid w:val="0"/>
                  <w:sz w:val="18"/>
                  <w:szCs w:val="18"/>
                </w:rPr>
                <w:delText>CF2R</w:delText>
              </w:r>
            </w:del>
            <w:ins w:id="61" w:author="Alhabibi, Haider@Energy" w:date="2022-03-30T18:54:00Z">
              <w:r w:rsidR="002A1C8B">
                <w:rPr>
                  <w:rFonts w:asciiTheme="minorHAnsi" w:hAnsiTheme="minorHAnsi"/>
                  <w:snapToGrid w:val="0"/>
                  <w:sz w:val="18"/>
                  <w:szCs w:val="18"/>
                </w:rPr>
                <w:t>LMCI</w:t>
              </w:r>
            </w:ins>
            <w:r w:rsidRPr="00BB16FE">
              <w:rPr>
                <w:rFonts w:asciiTheme="minorHAnsi" w:hAnsiTheme="minorHAnsi"/>
                <w:snapToGrid w:val="0"/>
                <w:sz w:val="18"/>
                <w:szCs w:val="18"/>
              </w:rPr>
              <w:t>) signed and submitted by the person(s) responsible for the construction or installation conforms to the requirements specified on the Certificate(s) of Compliance (</w:t>
            </w:r>
            <w:del w:id="62" w:author="Alhabibi, Haider@Energy" w:date="2022-03-30T18:55:00Z">
              <w:r w:rsidRPr="00BB16FE" w:rsidDel="002A1C8B">
                <w:rPr>
                  <w:rFonts w:asciiTheme="minorHAnsi" w:hAnsiTheme="minorHAnsi"/>
                  <w:snapToGrid w:val="0"/>
                  <w:sz w:val="18"/>
                  <w:szCs w:val="18"/>
                </w:rPr>
                <w:delText>CF1R</w:delText>
              </w:r>
            </w:del>
            <w:ins w:id="63" w:author="Alhabibi, Haider@Energy" w:date="2022-03-30T18:55:00Z">
              <w:r w:rsidR="002A1C8B">
                <w:rPr>
                  <w:rFonts w:asciiTheme="minorHAnsi" w:hAnsiTheme="minorHAnsi"/>
                  <w:snapToGrid w:val="0"/>
                  <w:sz w:val="18"/>
                  <w:szCs w:val="18"/>
                </w:rPr>
                <w:t>LMCC</w:t>
              </w:r>
            </w:ins>
            <w:r w:rsidRPr="00BB16FE">
              <w:rPr>
                <w:rFonts w:asciiTheme="minorHAnsi" w:hAnsiTheme="minorHAnsi"/>
                <w:snapToGrid w:val="0"/>
                <w:sz w:val="18"/>
                <w:szCs w:val="18"/>
              </w:rPr>
              <w:t>) approved by the enforcement agency.</w:t>
            </w:r>
          </w:p>
          <w:p w14:paraId="77883B5D"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954E0" w:rsidRPr="00BB16FE" w14:paraId="727C7B43" w14:textId="77777777" w:rsidTr="00465FDE">
        <w:tblPrEx>
          <w:tblCellMar>
            <w:left w:w="115" w:type="dxa"/>
            <w:right w:w="115" w:type="dxa"/>
          </w:tblCellMar>
        </w:tblPrEx>
        <w:trPr>
          <w:trHeight w:val="278"/>
        </w:trPr>
        <w:tc>
          <w:tcPr>
            <w:tcW w:w="10950" w:type="dxa"/>
            <w:gridSpan w:val="4"/>
            <w:vAlign w:val="center"/>
          </w:tcPr>
          <w:p w14:paraId="65E3E2B1"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C954E0" w:rsidRPr="00BB16FE" w14:paraId="6AB93B92" w14:textId="77777777" w:rsidTr="00465FDE">
        <w:tblPrEx>
          <w:tblCellMar>
            <w:left w:w="115" w:type="dxa"/>
            <w:right w:w="115" w:type="dxa"/>
          </w:tblCellMar>
        </w:tblPrEx>
        <w:trPr>
          <w:trHeight w:hRule="exact" w:val="360"/>
        </w:trPr>
        <w:tc>
          <w:tcPr>
            <w:tcW w:w="10950" w:type="dxa"/>
            <w:gridSpan w:val="4"/>
            <w:vAlign w:val="center"/>
          </w:tcPr>
          <w:p w14:paraId="2C91A6D0"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C954E0" w:rsidRPr="00BB16FE" w14:paraId="2E0DB422" w14:textId="77777777" w:rsidTr="00465FDE">
        <w:tblPrEx>
          <w:tblCellMar>
            <w:left w:w="115" w:type="dxa"/>
            <w:right w:w="115" w:type="dxa"/>
          </w:tblCellMar>
        </w:tblPrEx>
        <w:trPr>
          <w:trHeight w:hRule="exact" w:val="360"/>
        </w:trPr>
        <w:tc>
          <w:tcPr>
            <w:tcW w:w="5475" w:type="dxa"/>
            <w:gridSpan w:val="2"/>
          </w:tcPr>
          <w:p w14:paraId="5F2F5137" w14:textId="77777777" w:rsidR="00C954E0" w:rsidRPr="00BB16FE" w:rsidRDefault="00C954E0" w:rsidP="00465FD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354B8A84" w14:textId="77777777" w:rsidR="00C954E0" w:rsidRPr="00BB16FE" w:rsidRDefault="00C954E0" w:rsidP="00465FD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C954E0" w:rsidRPr="00BB16FE" w14:paraId="2C28B31D" w14:textId="77777777" w:rsidTr="00465FDE">
        <w:tblPrEx>
          <w:tblCellMar>
            <w:left w:w="108" w:type="dxa"/>
            <w:right w:w="108" w:type="dxa"/>
          </w:tblCellMar>
        </w:tblPrEx>
        <w:trPr>
          <w:trHeight w:hRule="exact" w:val="288"/>
        </w:trPr>
        <w:tc>
          <w:tcPr>
            <w:tcW w:w="10950" w:type="dxa"/>
            <w:gridSpan w:val="4"/>
            <w:vAlign w:val="center"/>
          </w:tcPr>
          <w:p w14:paraId="5EC44F72" w14:textId="77777777" w:rsidR="00C954E0" w:rsidRPr="00BB16FE" w:rsidRDefault="00C954E0" w:rsidP="00465FD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C954E0" w:rsidRPr="00BB16FE" w14:paraId="1F60AC7F" w14:textId="77777777" w:rsidTr="00465FDE">
        <w:tblPrEx>
          <w:tblCellMar>
            <w:left w:w="108" w:type="dxa"/>
            <w:right w:w="108" w:type="dxa"/>
          </w:tblCellMar>
        </w:tblPrEx>
        <w:trPr>
          <w:trHeight w:hRule="exact" w:val="360"/>
        </w:trPr>
        <w:tc>
          <w:tcPr>
            <w:tcW w:w="5482" w:type="dxa"/>
            <w:gridSpan w:val="3"/>
          </w:tcPr>
          <w:p w14:paraId="306C2C30"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40E8004F"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Pr>
                <w:rFonts w:asciiTheme="minorHAnsi" w:eastAsia="Calibri" w:hAnsiTheme="minorHAnsi"/>
                <w:sz w:val="14"/>
                <w:szCs w:val="14"/>
              </w:rPr>
              <w:t>:</w:t>
            </w:r>
          </w:p>
        </w:tc>
      </w:tr>
      <w:tr w:rsidR="00C954E0" w:rsidRPr="00BB16FE" w14:paraId="0130B522" w14:textId="77777777" w:rsidTr="00465FDE">
        <w:tblPrEx>
          <w:tblCellMar>
            <w:left w:w="108" w:type="dxa"/>
            <w:right w:w="108" w:type="dxa"/>
          </w:tblCellMar>
        </w:tblPrEx>
        <w:trPr>
          <w:trHeight w:val="288"/>
        </w:trPr>
        <w:tc>
          <w:tcPr>
            <w:tcW w:w="10950" w:type="dxa"/>
            <w:gridSpan w:val="4"/>
            <w:vAlign w:val="center"/>
          </w:tcPr>
          <w:p w14:paraId="5AC636C9" w14:textId="77777777" w:rsidR="00C954E0" w:rsidRPr="00BB16FE" w:rsidRDefault="00C954E0" w:rsidP="00465FD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C954E0" w:rsidRPr="00BB16FE" w14:paraId="059E8771" w14:textId="77777777" w:rsidTr="00465FDE">
        <w:tblPrEx>
          <w:tblCellMar>
            <w:left w:w="108" w:type="dxa"/>
            <w:right w:w="108" w:type="dxa"/>
          </w:tblCellMar>
        </w:tblPrEx>
        <w:trPr>
          <w:trHeight w:hRule="exact" w:val="360"/>
        </w:trPr>
        <w:tc>
          <w:tcPr>
            <w:tcW w:w="10950" w:type="dxa"/>
            <w:gridSpan w:val="4"/>
          </w:tcPr>
          <w:p w14:paraId="44A19359" w14:textId="77777777" w:rsidR="00C954E0" w:rsidRPr="00BB16FE" w:rsidRDefault="00C954E0" w:rsidP="00465FD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C954E0" w:rsidRPr="00BB16FE" w14:paraId="35200E27" w14:textId="77777777" w:rsidTr="00465F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DBEAB48"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6BDA999"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C954E0" w:rsidRPr="00BB16FE" w14:paraId="7B17E7CA" w14:textId="77777777" w:rsidTr="00465F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29CBB128"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06580DD9"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09F1C62E" w14:textId="77777777" w:rsidR="00010690" w:rsidRPr="00CB00C9" w:rsidRDefault="00010690" w:rsidP="00B71555">
      <w:pPr>
        <w:rPr>
          <w:rFonts w:asciiTheme="minorHAnsi" w:hAnsiTheme="minorHAnsi"/>
          <w:sz w:val="18"/>
          <w:szCs w:val="18"/>
        </w:rPr>
      </w:pPr>
    </w:p>
    <w:p w14:paraId="7829150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default" r:id="rId13"/>
          <w:headerReference w:type="first" r:id="rId14"/>
          <w:type w:val="continuous"/>
          <w:pgSz w:w="12240" w:h="15840" w:code="1"/>
          <w:pgMar w:top="720" w:right="720" w:bottom="720" w:left="720" w:header="432" w:footer="432" w:gutter="0"/>
          <w:cols w:space="720"/>
          <w:docGrid w:linePitch="272"/>
        </w:sectPr>
      </w:pPr>
    </w:p>
    <w:p w14:paraId="78291508" w14:textId="1BC6257A" w:rsidR="00636F83" w:rsidRPr="000A6716" w:rsidRDefault="000A6716" w:rsidP="000A6716">
      <w:pPr>
        <w:jc w:val="center"/>
        <w:rPr>
          <w:rFonts w:asciiTheme="minorHAnsi" w:hAnsiTheme="minorHAnsi"/>
          <w:b/>
          <w:sz w:val="28"/>
          <w:szCs w:val="18"/>
        </w:rPr>
      </w:pPr>
      <w:del w:id="78" w:author="Alhabibi, Haider@Energy" w:date="2022-03-30T18:54:00Z">
        <w:r w:rsidRPr="0029047D" w:rsidDel="002A1C8B">
          <w:rPr>
            <w:rFonts w:asciiTheme="minorHAnsi" w:hAnsiTheme="minorHAnsi"/>
            <w:b/>
            <w:szCs w:val="18"/>
          </w:rPr>
          <w:lastRenderedPageBreak/>
          <w:delText>CF</w:delText>
        </w:r>
        <w:r w:rsidR="000E1CAE" w:rsidDel="002A1C8B">
          <w:rPr>
            <w:rFonts w:asciiTheme="minorHAnsi" w:hAnsiTheme="minorHAnsi"/>
            <w:b/>
            <w:szCs w:val="18"/>
          </w:rPr>
          <w:delText>3</w:delText>
        </w:r>
        <w:r w:rsidRPr="0029047D" w:rsidDel="002A1C8B">
          <w:rPr>
            <w:rFonts w:asciiTheme="minorHAnsi" w:hAnsiTheme="minorHAnsi"/>
            <w:b/>
            <w:szCs w:val="18"/>
          </w:rPr>
          <w:delText>R</w:delText>
        </w:r>
      </w:del>
      <w:ins w:id="79" w:author="Alhabibi, Haider@Energy" w:date="2022-03-30T18:54:00Z">
        <w:r w:rsidR="002A1C8B">
          <w:rPr>
            <w:rFonts w:asciiTheme="minorHAnsi" w:hAnsiTheme="minorHAnsi"/>
            <w:b/>
            <w:szCs w:val="18"/>
          </w:rPr>
          <w:t>LMCV</w:t>
        </w:r>
      </w:ins>
      <w:r w:rsidRPr="0029047D">
        <w:rPr>
          <w:rFonts w:asciiTheme="minorHAnsi" w:hAnsiTheme="minorHAnsi"/>
          <w:b/>
          <w:szCs w:val="18"/>
        </w:rPr>
        <w:t>-MCH-27</w:t>
      </w:r>
      <w:r w:rsidR="008F10D8">
        <w:rPr>
          <w:rFonts w:asciiTheme="minorHAnsi" w:hAnsiTheme="minorHAnsi"/>
          <w:b/>
          <w:szCs w:val="18"/>
        </w:rPr>
        <w:t>b</w:t>
      </w:r>
      <w:r w:rsidRPr="0029047D">
        <w:rPr>
          <w:rFonts w:asciiTheme="minorHAnsi" w:hAnsiTheme="minorHAnsi"/>
          <w:b/>
          <w:szCs w:val="18"/>
        </w:rPr>
        <w:t>-H User Instructions</w:t>
      </w:r>
    </w:p>
    <w:p w14:paraId="78291509" w14:textId="77777777" w:rsidR="00636F83" w:rsidRDefault="00636F83" w:rsidP="00636F83">
      <w:pPr>
        <w:rPr>
          <w:rFonts w:asciiTheme="minorHAnsi" w:eastAsia="Cambria" w:hAnsiTheme="minorHAnsi"/>
          <w:b/>
          <w:sz w:val="18"/>
          <w:szCs w:val="18"/>
        </w:rPr>
      </w:pPr>
    </w:p>
    <w:p w14:paraId="7829150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7829150B" w14:textId="26AF20B5"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xml:space="preserve">: This field is filled out automatically. It is referenced from the </w:t>
      </w:r>
      <w:del w:id="80" w:author="Alhabibi, Haider@Energy" w:date="2022-03-30T18:54:00Z">
        <w:r w:rsidR="00495793" w:rsidRPr="00495793" w:rsidDel="002A1C8B">
          <w:rPr>
            <w:rFonts w:asciiTheme="minorHAnsi" w:hAnsiTheme="minorHAnsi"/>
            <w:sz w:val="18"/>
            <w:szCs w:val="18"/>
          </w:rPr>
          <w:delText>CF2R</w:delText>
        </w:r>
      </w:del>
      <w:ins w:id="81" w:author="Alhabibi, Haider@Energy" w:date="2022-03-30T18:54:00Z">
        <w:r w:rsidR="002A1C8B">
          <w:rPr>
            <w:rFonts w:asciiTheme="minorHAnsi" w:hAnsiTheme="minorHAnsi"/>
            <w:sz w:val="18"/>
            <w:szCs w:val="18"/>
          </w:rPr>
          <w:t>LMCI</w:t>
        </w:r>
      </w:ins>
      <w:r w:rsidR="00495793" w:rsidRPr="00495793">
        <w:rPr>
          <w:rFonts w:asciiTheme="minorHAnsi" w:hAnsiTheme="minorHAnsi"/>
          <w:sz w:val="18"/>
          <w:szCs w:val="18"/>
        </w:rPr>
        <w:t>-MCH-01, which must be completed prior to this document.</w:t>
      </w:r>
      <w:r w:rsidR="00636F83">
        <w:rPr>
          <w:rFonts w:asciiTheme="minorHAnsi" w:hAnsiTheme="minorHAnsi"/>
          <w:sz w:val="18"/>
          <w:szCs w:val="18"/>
        </w:rPr>
        <w:t xml:space="preserve"> This is the unique identifier for this dwelling unit. Needed mostly for multifamily dwelling units. Ventilation is calculated and provided for each dwelling unit individually.</w:t>
      </w:r>
    </w:p>
    <w:p w14:paraId="7829150C" w14:textId="5038FE78"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w:t>
      </w:r>
      <w:del w:id="82" w:author="Alhabibi, Haider@Energy" w:date="2022-03-30T18:55:00Z">
        <w:r w:rsidR="00636F83" w:rsidRPr="00D2491C" w:rsidDel="002A1C8B">
          <w:rPr>
            <w:rFonts w:asciiTheme="minorHAnsi" w:hAnsiTheme="minorHAnsi"/>
            <w:sz w:val="18"/>
            <w:szCs w:val="18"/>
          </w:rPr>
          <w:delText>CF1R</w:delText>
        </w:r>
      </w:del>
      <w:ins w:id="83" w:author="Alhabibi, Haider@Energy" w:date="2022-03-30T18:55:00Z">
        <w:r w:rsidR="002A1C8B">
          <w:rPr>
            <w:rFonts w:asciiTheme="minorHAnsi" w:hAnsiTheme="minorHAnsi"/>
            <w:sz w:val="18"/>
            <w:szCs w:val="18"/>
          </w:rPr>
          <w:t>LMCC</w:t>
        </w:r>
      </w:ins>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2446">
        <w:rPr>
          <w:rFonts w:asciiTheme="minorHAnsi" w:eastAsia="Cambria" w:hAnsiTheme="minorHAnsi"/>
          <w:sz w:val="18"/>
          <w:szCs w:val="18"/>
        </w:rPr>
        <w:t xml:space="preserve">are </w:t>
      </w:r>
      <w:del w:id="84" w:author="Alhabibi, Haider@Energy" w:date="2022-03-30T19:02:00Z">
        <w:r w:rsidR="00452446" w:rsidDel="009C45D4">
          <w:rPr>
            <w:rFonts w:asciiTheme="minorHAnsi" w:eastAsia="Cambria" w:hAnsiTheme="minorHAnsi"/>
            <w:sz w:val="18"/>
            <w:szCs w:val="18"/>
          </w:rPr>
          <w:delText>“Single F</w:delText>
        </w:r>
        <w:r w:rsidR="00636F83" w:rsidRPr="00D2491C" w:rsidDel="009C45D4">
          <w:rPr>
            <w:rFonts w:asciiTheme="minorHAnsi" w:eastAsia="Cambria" w:hAnsiTheme="minorHAnsi"/>
            <w:sz w:val="18"/>
            <w:szCs w:val="18"/>
          </w:rPr>
          <w:delText>amily</w:delText>
        </w:r>
        <w:r w:rsidR="00AF584B" w:rsidDel="009C45D4">
          <w:rPr>
            <w:rFonts w:asciiTheme="minorHAnsi" w:eastAsia="Cambria" w:hAnsiTheme="minorHAnsi"/>
            <w:sz w:val="18"/>
            <w:szCs w:val="18"/>
          </w:rPr>
          <w:delText xml:space="preserve"> </w:delText>
        </w:r>
        <w:r w:rsidR="00452446" w:rsidDel="009C45D4">
          <w:rPr>
            <w:rFonts w:asciiTheme="minorHAnsi" w:eastAsia="Cambria" w:hAnsiTheme="minorHAnsi"/>
            <w:sz w:val="18"/>
            <w:szCs w:val="18"/>
          </w:rPr>
          <w:delText>A</w:delText>
        </w:r>
        <w:r w:rsidR="00AF584B" w:rsidDel="009C45D4">
          <w:rPr>
            <w:rFonts w:asciiTheme="minorHAnsi" w:eastAsia="Cambria" w:hAnsiTheme="minorHAnsi"/>
            <w:sz w:val="18"/>
            <w:szCs w:val="18"/>
          </w:rPr>
          <w:delText>ttached</w:delText>
        </w:r>
        <w:r w:rsidR="00636F83" w:rsidRPr="00D2491C" w:rsidDel="009C45D4">
          <w:rPr>
            <w:rFonts w:asciiTheme="minorHAnsi" w:eastAsia="Cambria" w:hAnsiTheme="minorHAnsi"/>
            <w:sz w:val="18"/>
            <w:szCs w:val="18"/>
          </w:rPr>
          <w:delText>”</w:delText>
        </w:r>
        <w:r w:rsidR="00AF584B" w:rsidDel="009C45D4">
          <w:rPr>
            <w:rFonts w:asciiTheme="minorHAnsi" w:eastAsia="Cambria" w:hAnsiTheme="minorHAnsi"/>
            <w:sz w:val="18"/>
            <w:szCs w:val="18"/>
          </w:rPr>
          <w:delText xml:space="preserve">, </w:delText>
        </w:r>
        <w:r w:rsidR="00AF584B" w:rsidRPr="00D2491C" w:rsidDel="009C45D4">
          <w:rPr>
            <w:rFonts w:asciiTheme="minorHAnsi" w:eastAsia="Cambria" w:hAnsiTheme="minorHAnsi"/>
            <w:sz w:val="18"/>
            <w:szCs w:val="18"/>
          </w:rPr>
          <w:delText>“</w:delText>
        </w:r>
        <w:r w:rsidR="00452446" w:rsidDel="009C45D4">
          <w:rPr>
            <w:rFonts w:asciiTheme="minorHAnsi" w:eastAsia="Cambria" w:hAnsiTheme="minorHAnsi"/>
            <w:sz w:val="18"/>
            <w:szCs w:val="18"/>
          </w:rPr>
          <w:delText>S</w:delText>
        </w:r>
        <w:r w:rsidR="00AF584B" w:rsidRPr="00D2491C" w:rsidDel="009C45D4">
          <w:rPr>
            <w:rFonts w:asciiTheme="minorHAnsi" w:eastAsia="Cambria" w:hAnsiTheme="minorHAnsi"/>
            <w:sz w:val="18"/>
            <w:szCs w:val="18"/>
          </w:rPr>
          <w:delText xml:space="preserve">ingle </w:delText>
        </w:r>
        <w:r w:rsidR="00452446" w:rsidDel="009C45D4">
          <w:rPr>
            <w:rFonts w:asciiTheme="minorHAnsi" w:eastAsia="Cambria" w:hAnsiTheme="minorHAnsi"/>
            <w:sz w:val="18"/>
            <w:szCs w:val="18"/>
          </w:rPr>
          <w:delText>F</w:delText>
        </w:r>
        <w:r w:rsidR="00AF584B" w:rsidRPr="00D2491C" w:rsidDel="009C45D4">
          <w:rPr>
            <w:rFonts w:asciiTheme="minorHAnsi" w:eastAsia="Cambria" w:hAnsiTheme="minorHAnsi"/>
            <w:sz w:val="18"/>
            <w:szCs w:val="18"/>
          </w:rPr>
          <w:delText>amily</w:delText>
        </w:r>
        <w:r w:rsidR="00AF584B" w:rsidDel="009C45D4">
          <w:rPr>
            <w:rFonts w:asciiTheme="minorHAnsi" w:eastAsia="Cambria" w:hAnsiTheme="minorHAnsi"/>
            <w:sz w:val="18"/>
            <w:szCs w:val="18"/>
          </w:rPr>
          <w:delText xml:space="preserve"> </w:delText>
        </w:r>
        <w:r w:rsidR="00452446" w:rsidDel="009C45D4">
          <w:rPr>
            <w:rFonts w:asciiTheme="minorHAnsi" w:eastAsia="Cambria" w:hAnsiTheme="minorHAnsi"/>
            <w:sz w:val="18"/>
            <w:szCs w:val="18"/>
          </w:rPr>
          <w:delText>D</w:delText>
        </w:r>
        <w:r w:rsidR="00AF584B" w:rsidDel="009C45D4">
          <w:rPr>
            <w:rFonts w:asciiTheme="minorHAnsi" w:eastAsia="Cambria" w:hAnsiTheme="minorHAnsi"/>
            <w:sz w:val="18"/>
            <w:szCs w:val="18"/>
          </w:rPr>
          <w:delText>etached</w:delText>
        </w:r>
        <w:r w:rsidR="00AF584B" w:rsidRPr="00D2491C" w:rsidDel="009C45D4">
          <w:rPr>
            <w:rFonts w:asciiTheme="minorHAnsi" w:eastAsia="Cambria" w:hAnsiTheme="minorHAnsi"/>
            <w:sz w:val="18"/>
            <w:szCs w:val="18"/>
          </w:rPr>
          <w:delText>”</w:delText>
        </w:r>
        <w:r w:rsidR="00636F83" w:rsidRPr="00D2491C" w:rsidDel="009C45D4">
          <w:rPr>
            <w:rFonts w:asciiTheme="minorHAnsi" w:eastAsia="Cambria" w:hAnsiTheme="minorHAnsi"/>
            <w:sz w:val="18"/>
            <w:szCs w:val="18"/>
          </w:rPr>
          <w:delText xml:space="preserve"> and</w:delText>
        </w:r>
        <w:r w:rsidR="00636F83" w:rsidRPr="00D2491C" w:rsidDel="002E1F92">
          <w:rPr>
            <w:rFonts w:asciiTheme="minorHAnsi" w:eastAsia="Cambria" w:hAnsiTheme="minorHAnsi"/>
            <w:sz w:val="18"/>
            <w:szCs w:val="18"/>
          </w:rPr>
          <w:delText xml:space="preserve"> </w:delText>
        </w:r>
      </w:del>
      <w:r w:rsidR="00636F83" w:rsidRPr="00D2491C">
        <w:rPr>
          <w:rFonts w:asciiTheme="minorHAnsi" w:eastAsia="Cambria" w:hAnsiTheme="minorHAnsi"/>
          <w:sz w:val="18"/>
          <w:szCs w:val="18"/>
        </w:rPr>
        <w:t>“</w:t>
      </w:r>
      <w:r w:rsidR="00452446">
        <w:rPr>
          <w:rFonts w:asciiTheme="minorHAnsi" w:eastAsia="Cambria" w:hAnsiTheme="minorHAnsi"/>
          <w:sz w:val="18"/>
          <w:szCs w:val="18"/>
        </w:rPr>
        <w:t>M</w:t>
      </w:r>
      <w:r w:rsidR="00636F83" w:rsidRPr="00D2491C">
        <w:rPr>
          <w:rFonts w:asciiTheme="minorHAnsi" w:eastAsia="Cambria" w:hAnsiTheme="minorHAnsi"/>
          <w:sz w:val="18"/>
          <w:szCs w:val="18"/>
        </w:rPr>
        <w:t>ultifamily”</w:t>
      </w:r>
      <w:r w:rsidR="00636F83">
        <w:rPr>
          <w:rFonts w:asciiTheme="minorHAnsi" w:eastAsia="Cambria" w:hAnsiTheme="minorHAnsi"/>
          <w:sz w:val="18"/>
          <w:szCs w:val="18"/>
        </w:rPr>
        <w:t>.</w:t>
      </w:r>
      <w:r w:rsidR="00AF584B">
        <w:rPr>
          <w:rFonts w:asciiTheme="minorHAnsi" w:eastAsia="Cambria" w:hAnsiTheme="minorHAnsi"/>
          <w:sz w:val="18"/>
          <w:szCs w:val="18"/>
        </w:rPr>
        <w:t xml:space="preserve"> User is allowed to overwrite imported value with “</w:t>
      </w:r>
      <w:r w:rsidR="00452446">
        <w:rPr>
          <w:rFonts w:asciiTheme="minorHAnsi" w:eastAsia="Cambria" w:hAnsiTheme="minorHAnsi"/>
          <w:sz w:val="18"/>
          <w:szCs w:val="18"/>
        </w:rPr>
        <w:t>N</w:t>
      </w:r>
      <w:r w:rsidR="00AF584B">
        <w:rPr>
          <w:rFonts w:asciiTheme="minorHAnsi" w:eastAsia="Cambria" w:hAnsiTheme="minorHAnsi"/>
          <w:sz w:val="18"/>
          <w:szCs w:val="18"/>
        </w:rPr>
        <w:t>on-dwelling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7829150D" w14:textId="6505A169"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w:t>
      </w:r>
      <w:del w:id="85" w:author="Alhabibi, Haider@Energy" w:date="2022-03-30T18:55:00Z">
        <w:r w:rsidRPr="00D2491C" w:rsidDel="002A1C8B">
          <w:rPr>
            <w:rFonts w:asciiTheme="minorHAnsi" w:hAnsiTheme="minorHAnsi"/>
            <w:sz w:val="18"/>
            <w:szCs w:val="18"/>
          </w:rPr>
          <w:delText>CF1R</w:delText>
        </w:r>
      </w:del>
      <w:ins w:id="86" w:author="Alhabibi, Haider@Energy" w:date="2022-03-30T18:55:00Z">
        <w:r w:rsidR="002A1C8B">
          <w:rPr>
            <w:rFonts w:asciiTheme="minorHAnsi" w:hAnsiTheme="minorHAnsi"/>
            <w:sz w:val="18"/>
            <w:szCs w:val="18"/>
          </w:rPr>
          <w:t>LMCC</w:t>
        </w:r>
      </w:ins>
      <w:r>
        <w:rPr>
          <w:rFonts w:asciiTheme="minorHAnsi" w:hAnsiTheme="minorHAnsi"/>
          <w:sz w:val="18"/>
          <w:szCs w:val="18"/>
        </w:rPr>
        <w:t>.</w:t>
      </w:r>
    </w:p>
    <w:p w14:paraId="7829150E" w14:textId="43DD3D3B"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w:t>
      </w:r>
      <w:del w:id="87" w:author="Alhabibi, Haider@Energy" w:date="2022-03-30T18:55:00Z">
        <w:r w:rsidRPr="00495793" w:rsidDel="002A1C8B">
          <w:rPr>
            <w:rFonts w:asciiTheme="minorHAnsi" w:hAnsiTheme="minorHAnsi"/>
            <w:sz w:val="18"/>
            <w:szCs w:val="18"/>
          </w:rPr>
          <w:delText>CF1R</w:delText>
        </w:r>
      </w:del>
      <w:ins w:id="88" w:author="Alhabibi, Haider@Energy" w:date="2022-03-30T18:55:00Z">
        <w:r w:rsidR="002A1C8B">
          <w:rPr>
            <w:rFonts w:asciiTheme="minorHAnsi" w:hAnsiTheme="minorHAnsi"/>
            <w:sz w:val="18"/>
            <w:szCs w:val="18"/>
          </w:rPr>
          <w:t>LMCC</w:t>
        </w:r>
      </w:ins>
      <w:r w:rsidRPr="00495793">
        <w:rPr>
          <w:rFonts w:asciiTheme="minorHAnsi" w:hAnsiTheme="minorHAnsi"/>
          <w:sz w:val="18"/>
          <w:szCs w:val="18"/>
        </w:rPr>
        <w:t xml:space="preserve">-PRF-01,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7829150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78291510" w14:textId="0AE035D0"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w:t>
      </w:r>
      <w:r w:rsidRPr="00B54159">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w:t>
      </w:r>
      <w:r w:rsidR="00B54159" w:rsidRPr="00B54159">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w:t>
      </w:r>
      <w:r w:rsidR="00B54159" w:rsidRPr="00B54159">
        <w:rPr>
          <w:rFonts w:asciiTheme="minorHAnsi" w:hAnsiTheme="minorHAnsi"/>
          <w:sz w:val="18"/>
          <w:szCs w:val="18"/>
          <w:vertAlign w:val="superscript"/>
        </w:rPr>
        <w: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w:t>
      </w:r>
      <w:r w:rsidRPr="00452446">
        <w:rPr>
          <w:rFonts w:asciiTheme="minorHAnsi" w:hAnsiTheme="minorHAnsi"/>
          <w:sz w:val="18"/>
          <w:szCs w:val="18"/>
          <w:vertAlign w:val="superscript"/>
        </w:rPr>
        <w:t>2</w:t>
      </w:r>
      <w:r>
        <w:rPr>
          <w:rFonts w:asciiTheme="minorHAnsi" w:hAnsiTheme="minorHAnsi"/>
          <w:sz w:val="18"/>
          <w:szCs w:val="18"/>
        </w:rPr>
        <w:t>”</w:t>
      </w:r>
      <w:r w:rsidR="00495793" w:rsidRPr="00495793">
        <w:rPr>
          <w:rFonts w:asciiTheme="minorHAnsi" w:hAnsiTheme="minorHAnsi"/>
          <w:sz w:val="18"/>
          <w:szCs w:val="18"/>
        </w:rPr>
        <w:t>.</w:t>
      </w:r>
    </w:p>
    <w:p w14:paraId="78291511" w14:textId="5E09C132"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 xml:space="preserve">This field is filled out automatically. It is referenced from the </w:t>
      </w:r>
      <w:del w:id="89" w:author="Alhabibi, Haider@Energy" w:date="2022-03-30T18:54:00Z">
        <w:r w:rsidRPr="009C5721" w:rsidDel="002A1C8B">
          <w:rPr>
            <w:rFonts w:asciiTheme="minorHAnsi" w:hAnsiTheme="minorHAnsi"/>
            <w:sz w:val="18"/>
            <w:szCs w:val="18"/>
          </w:rPr>
          <w:delText>CF2R</w:delText>
        </w:r>
      </w:del>
      <w:ins w:id="90" w:author="Alhabibi, Haider@Energy" w:date="2022-03-30T18:54:00Z">
        <w:r w:rsidR="002A1C8B">
          <w:rPr>
            <w:rFonts w:asciiTheme="minorHAnsi" w:hAnsiTheme="minorHAnsi"/>
            <w:sz w:val="18"/>
            <w:szCs w:val="18"/>
          </w:rPr>
          <w:t>LMCI</w:t>
        </w:r>
      </w:ins>
      <w:r w:rsidRPr="009C5721">
        <w:rPr>
          <w:rFonts w:asciiTheme="minorHAnsi" w:hAnsiTheme="minorHAnsi"/>
          <w:sz w:val="18"/>
          <w:szCs w:val="18"/>
        </w:rPr>
        <w:t>-MCH-01</w:t>
      </w:r>
      <w:r>
        <w:rPr>
          <w:rFonts w:asciiTheme="minorHAnsi" w:hAnsiTheme="minorHAnsi"/>
          <w:sz w:val="18"/>
          <w:szCs w:val="18"/>
        </w:rPr>
        <w:t>.</w:t>
      </w:r>
      <w:r w:rsidRPr="00D2491C" w:rsidDel="00D32EB3">
        <w:rPr>
          <w:rFonts w:asciiTheme="minorHAnsi" w:hAnsiTheme="minorHAnsi"/>
          <w:sz w:val="18"/>
          <w:szCs w:val="18"/>
        </w:rPr>
        <w:t xml:space="preserve"> </w:t>
      </w:r>
    </w:p>
    <w:p w14:paraId="78291512" w14:textId="0F1F6D41"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 xml:space="preserve">This field is filled out automatically. It is referenced from the </w:t>
      </w:r>
      <w:del w:id="91" w:author="Alhabibi, Haider@Energy" w:date="2022-03-30T18:54:00Z">
        <w:r w:rsidRPr="009C5721" w:rsidDel="002A1C8B">
          <w:rPr>
            <w:rFonts w:asciiTheme="minorHAnsi" w:hAnsiTheme="minorHAnsi"/>
            <w:sz w:val="18"/>
            <w:szCs w:val="18"/>
          </w:rPr>
          <w:delText>CF2R</w:delText>
        </w:r>
      </w:del>
      <w:ins w:id="92" w:author="Alhabibi, Haider@Energy" w:date="2022-03-30T18:54:00Z">
        <w:r w:rsidR="002A1C8B">
          <w:rPr>
            <w:rFonts w:asciiTheme="minorHAnsi" w:hAnsiTheme="minorHAnsi"/>
            <w:sz w:val="18"/>
            <w:szCs w:val="18"/>
          </w:rPr>
          <w:t>LMCI</w:t>
        </w:r>
      </w:ins>
      <w:r w:rsidRPr="009C5721">
        <w:rPr>
          <w:rFonts w:asciiTheme="minorHAnsi" w:hAnsiTheme="minorHAnsi"/>
          <w:sz w:val="18"/>
          <w:szCs w:val="18"/>
        </w:rPr>
        <w:t>-MCH-01</w:t>
      </w:r>
      <w:r>
        <w:rPr>
          <w:rFonts w:asciiTheme="minorHAnsi" w:hAnsiTheme="minorHAnsi"/>
          <w:sz w:val="18"/>
          <w:szCs w:val="18"/>
        </w:rPr>
        <w:t>.</w:t>
      </w:r>
    </w:p>
    <w:p w14:paraId="7829152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78291525" w14:textId="44329836"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parent document is the </w:t>
      </w:r>
      <w:del w:id="93" w:author="Alhabibi, Haider@Energy" w:date="2022-03-30T18:55:00Z">
        <w:r w:rsidRPr="009C5721" w:rsidDel="002A1C8B">
          <w:rPr>
            <w:rFonts w:asciiTheme="minorHAnsi" w:hAnsiTheme="minorHAnsi"/>
            <w:sz w:val="18"/>
            <w:szCs w:val="18"/>
          </w:rPr>
          <w:delText>CF1R</w:delText>
        </w:r>
      </w:del>
      <w:ins w:id="94" w:author="Alhabibi, Haider@Energy" w:date="2022-03-30T18:55:00Z">
        <w:r w:rsidR="002A1C8B">
          <w:rPr>
            <w:rFonts w:asciiTheme="minorHAnsi" w:hAnsiTheme="minorHAnsi"/>
            <w:sz w:val="18"/>
            <w:szCs w:val="18"/>
          </w:rPr>
          <w:t>LMCC</w:t>
        </w:r>
      </w:ins>
      <w:r w:rsidRPr="009C5721">
        <w:rPr>
          <w:rFonts w:asciiTheme="minorHAnsi" w:hAnsiTheme="minorHAnsi"/>
          <w:sz w:val="18"/>
          <w:szCs w:val="18"/>
        </w:rPr>
        <w:t>-PRF-01</w:t>
      </w:r>
      <w:r>
        <w:rPr>
          <w:rFonts w:asciiTheme="minorHAnsi" w:hAnsiTheme="minorHAnsi"/>
          <w:sz w:val="18"/>
          <w:szCs w:val="18"/>
        </w:rPr>
        <w:t>, the value will be filled out automatically.</w:t>
      </w:r>
    </w:p>
    <w:p w14:paraId="78291526" w14:textId="77777777" w:rsidR="00CE3C37" w:rsidRPr="003E1B97" w:rsidRDefault="001C61BF"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If b</w:t>
      </w:r>
      <w:r w:rsidR="00CE3C37">
        <w:rPr>
          <w:rFonts w:asciiTheme="minorHAnsi" w:hAnsiTheme="minorHAnsi"/>
          <w:sz w:val="18"/>
          <w:szCs w:val="18"/>
        </w:rPr>
        <w:t>uilding type is equal to Non-dwelling unit, an N/A value will be filled out automatically.</w:t>
      </w:r>
    </w:p>
    <w:p w14:paraId="7829152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1C61BF">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7829152C"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7829152D" w14:textId="77777777" w:rsidR="00CE3C37" w:rsidRPr="00E32596" w:rsidRDefault="001C61BF"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If b</w:t>
      </w:r>
      <w:r w:rsidR="00802732">
        <w:rPr>
          <w:rFonts w:asciiTheme="minorHAnsi" w:hAnsiTheme="minorHAnsi"/>
          <w:sz w:val="18"/>
          <w:szCs w:val="18"/>
        </w:rPr>
        <w:t>uilding type is equal to Non-dwelling unit, an N/A value will be filled out automatically.</w:t>
      </w:r>
    </w:p>
    <w:p w14:paraId="7829152E"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7829152F" w14:textId="77777777" w:rsidR="00E32596" w:rsidRP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(A11) = Central Fan Integrated &amp; “Ventilation Operation Schedule” (A12</w:t>
      </w:r>
      <w:r w:rsidR="001C61BF"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7829153A" w14:textId="77777777" w:rsidR="00670A84" w:rsidRPr="00505DD6" w:rsidRDefault="00670A84" w:rsidP="00505DD6">
      <w:pPr>
        <w:rPr>
          <w:rFonts w:asciiTheme="minorHAnsi" w:eastAsia="Cambria" w:hAnsiTheme="minorHAnsi" w:cstheme="minorHAnsi"/>
          <w:b/>
          <w:sz w:val="18"/>
          <w:szCs w:val="18"/>
        </w:rPr>
      </w:pPr>
    </w:p>
    <w:p w14:paraId="7829153B" w14:textId="77777777" w:rsidR="00636F83" w:rsidRDefault="00636F83" w:rsidP="00636F83">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7829153E" w14:textId="1D63C212" w:rsidR="00636F83" w:rsidRPr="0045459E" w:rsidRDefault="00636F83" w:rsidP="00A768FF">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sidR="00A768FF">
        <w:rPr>
          <w:rFonts w:asciiTheme="minorHAnsi" w:eastAsia="Cambria" w:hAnsiTheme="minorHAnsi"/>
          <w:sz w:val="18"/>
          <w:szCs w:val="18"/>
        </w:rPr>
        <w:t xml:space="preserve"> </w:t>
      </w:r>
      <w:ins w:id="95" w:author="Alhabibi, Haider@Energy" w:date="2022-03-30T19:02:00Z">
        <w:r w:rsidR="009125A9" w:rsidRPr="00B7557F">
          <w:rPr>
            <w:rFonts w:asciiTheme="minorHAnsi" w:eastAsia="Cambria" w:hAnsiTheme="minorHAnsi"/>
            <w:sz w:val="18"/>
            <w:szCs w:val="18"/>
          </w:rPr>
          <w:t>160.2</w:t>
        </w:r>
        <w:r w:rsidR="009125A9">
          <w:rPr>
            <w:rFonts w:asciiTheme="minorHAnsi" w:eastAsia="Cambria" w:hAnsiTheme="minorHAnsi"/>
            <w:sz w:val="18"/>
            <w:szCs w:val="18"/>
          </w:rPr>
          <w:t>-B</w:t>
        </w:r>
      </w:ins>
      <w:del w:id="96" w:author="Alhabibi, Haider@Energy" w:date="2022-03-30T19:02:00Z">
        <w:r w:rsidR="00A768FF" w:rsidDel="009125A9">
          <w:rPr>
            <w:rFonts w:asciiTheme="minorHAnsi" w:eastAsia="Cambria" w:hAnsiTheme="minorHAnsi"/>
            <w:sz w:val="18"/>
            <w:szCs w:val="18"/>
          </w:rPr>
          <w:delText>150.0-B</w:delText>
        </w:r>
      </w:del>
      <w:r w:rsidR="00A768FF">
        <w:rPr>
          <w:rFonts w:asciiTheme="minorHAnsi" w:eastAsia="Cambria" w:hAnsiTheme="minorHAnsi"/>
          <w:sz w:val="18"/>
          <w:szCs w:val="18"/>
        </w:rPr>
        <w:t xml:space="preserve"> from the Energy Standards</w:t>
      </w:r>
      <w:r w:rsidRPr="00EE71C1">
        <w:rPr>
          <w:rFonts w:asciiTheme="minorHAnsi" w:eastAsia="Cambria" w:hAnsiTheme="minorHAnsi"/>
          <w:sz w:val="18"/>
          <w:szCs w:val="18"/>
        </w:rPr>
        <w:t>.</w:t>
      </w:r>
    </w:p>
    <w:p w14:paraId="7829154D" w14:textId="7CC46DEE" w:rsidR="00EA7933" w:rsidRDefault="00EA7933" w:rsidP="00067870">
      <w:pPr>
        <w:contextualSpacing/>
        <w:rPr>
          <w:rFonts w:asciiTheme="minorHAnsi" w:eastAsia="Cambria" w:hAnsiTheme="minorHAnsi"/>
          <w:sz w:val="18"/>
          <w:szCs w:val="18"/>
        </w:rPr>
      </w:pPr>
    </w:p>
    <w:p w14:paraId="78291894" w14:textId="77777777" w:rsidR="00CA4DB1" w:rsidRDefault="00CA4DB1" w:rsidP="00CA4DB1">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C</w:t>
      </w:r>
      <w:r w:rsidRPr="00EE71C1">
        <w:rPr>
          <w:rFonts w:asciiTheme="minorHAnsi" w:eastAsia="Cambria" w:hAnsiTheme="minorHAnsi"/>
          <w:b/>
          <w:sz w:val="18"/>
          <w:szCs w:val="18"/>
        </w:rPr>
        <w:t xml:space="preserve">. </w:t>
      </w:r>
      <w:r w:rsidR="00F46A43">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78291895"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identifying the fan name for each installed ventilation fan</w:t>
      </w:r>
      <w:r>
        <w:rPr>
          <w:rFonts w:asciiTheme="minorHAnsi" w:eastAsia="Cambria" w:hAnsiTheme="minorHAnsi"/>
          <w:sz w:val="18"/>
          <w:szCs w:val="18"/>
        </w:rPr>
        <w:t>.</w:t>
      </w:r>
    </w:p>
    <w:p w14:paraId="78291896"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input text </w:t>
      </w:r>
      <w:r w:rsidR="006B7D08">
        <w:rPr>
          <w:rFonts w:asciiTheme="minorHAnsi" w:eastAsia="Cambria" w:hAnsiTheme="minorHAnsi"/>
          <w:sz w:val="18"/>
          <w:szCs w:val="18"/>
        </w:rPr>
        <w:t xml:space="preserve">identifying the </w:t>
      </w:r>
      <w:r>
        <w:rPr>
          <w:rFonts w:asciiTheme="minorHAnsi" w:eastAsia="Cambria" w:hAnsiTheme="minorHAnsi"/>
          <w:sz w:val="18"/>
          <w:szCs w:val="18"/>
        </w:rPr>
        <w:t>fan location</w:t>
      </w:r>
      <w:r w:rsidR="006B7D08">
        <w:rPr>
          <w:rFonts w:asciiTheme="minorHAnsi" w:eastAsia="Cambria" w:hAnsiTheme="minorHAnsi"/>
          <w:sz w:val="18"/>
          <w:szCs w:val="18"/>
        </w:rPr>
        <w:t xml:space="preserve"> for each installed ventilation fan</w:t>
      </w:r>
      <w:r>
        <w:rPr>
          <w:rFonts w:asciiTheme="minorHAnsi" w:eastAsia="Cambria" w:hAnsiTheme="minorHAnsi"/>
          <w:sz w:val="18"/>
          <w:szCs w:val="18"/>
        </w:rPr>
        <w:t>.</w:t>
      </w:r>
    </w:p>
    <w:p w14:paraId="78291897" w14:textId="77777777" w:rsidR="00F46A43" w:rsidRDefault="00F46A43"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Runtime (Min/Hr)</w:t>
      </w:r>
      <w:r w:rsidRPr="00F46A43">
        <w:rPr>
          <w:rFonts w:asciiTheme="minorHAnsi" w:eastAsia="Cambria" w:hAnsiTheme="minorHAnsi"/>
          <w:sz w:val="18"/>
          <w:szCs w:val="18"/>
        </w:rPr>
        <w:t>: This value may be filled out automatically or be user input.</w:t>
      </w:r>
    </w:p>
    <w:p w14:paraId="78291898" w14:textId="635CCA64" w:rsidR="00F46A43" w:rsidRDefault="00F46A43" w:rsidP="00F46A43">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continuous</w:t>
      </w:r>
      <w:r w:rsidR="006B7D08">
        <w:rPr>
          <w:rFonts w:asciiTheme="minorHAnsi" w:eastAsia="Cambria" w:hAnsiTheme="minorHAnsi"/>
          <w:sz w:val="18"/>
          <w:szCs w:val="18"/>
        </w:rPr>
        <w:t>”</w:t>
      </w:r>
      <w:r>
        <w:rPr>
          <w:rFonts w:asciiTheme="minorHAnsi" w:eastAsia="Cambria" w:hAnsiTheme="minorHAnsi"/>
          <w:sz w:val="18"/>
          <w:szCs w:val="18"/>
        </w:rPr>
        <w:t>, then value of 60 will be automatically entered.</w:t>
      </w:r>
    </w:p>
    <w:p w14:paraId="78291899" w14:textId="642E8E25" w:rsidR="006B7D08" w:rsidRDefault="00F46A43" w:rsidP="006B7D08">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 xml:space="preserve">If ventilation operation schedule from section </w:t>
      </w:r>
      <w:r w:rsidR="00B54159">
        <w:rPr>
          <w:rFonts w:asciiTheme="minorHAnsi" w:eastAsia="Cambria" w:hAnsiTheme="minorHAnsi"/>
          <w:sz w:val="18"/>
          <w:szCs w:val="18"/>
        </w:rPr>
        <w:t>A</w:t>
      </w:r>
      <w:r>
        <w:rPr>
          <w:rFonts w:asciiTheme="minorHAnsi" w:eastAsia="Cambria" w:hAnsiTheme="minorHAnsi"/>
          <w:sz w:val="18"/>
          <w:szCs w:val="18"/>
        </w:rPr>
        <w:t xml:space="preserve"> = </w:t>
      </w:r>
      <w:r w:rsidR="006B7D08">
        <w:rPr>
          <w:rFonts w:asciiTheme="minorHAnsi" w:eastAsia="Cambria" w:hAnsiTheme="minorHAnsi"/>
          <w:sz w:val="18"/>
          <w:szCs w:val="18"/>
        </w:rPr>
        <w:t>“</w:t>
      </w:r>
      <w:r>
        <w:rPr>
          <w:rFonts w:asciiTheme="minorHAnsi" w:eastAsia="Cambria" w:hAnsiTheme="minorHAnsi"/>
          <w:sz w:val="18"/>
          <w:szCs w:val="18"/>
        </w:rPr>
        <w:t>short</w:t>
      </w:r>
      <w:r w:rsidR="006B7D08">
        <w:rPr>
          <w:rFonts w:asciiTheme="minorHAnsi" w:eastAsia="Cambria" w:hAnsiTheme="minorHAnsi"/>
          <w:sz w:val="18"/>
          <w:szCs w:val="18"/>
        </w:rPr>
        <w:t xml:space="preserve"> </w:t>
      </w:r>
      <w:r>
        <w:rPr>
          <w:rFonts w:asciiTheme="minorHAnsi" w:eastAsia="Cambria" w:hAnsiTheme="minorHAnsi"/>
          <w:sz w:val="18"/>
          <w:szCs w:val="18"/>
        </w:rPr>
        <w:t>term average</w:t>
      </w:r>
      <w:r w:rsidR="006B7D08">
        <w:rPr>
          <w:rFonts w:asciiTheme="minorHAnsi" w:eastAsia="Cambria" w:hAnsiTheme="minorHAnsi"/>
          <w:sz w:val="18"/>
          <w:szCs w:val="18"/>
        </w:rPr>
        <w:t>”</w:t>
      </w:r>
      <w:r>
        <w:rPr>
          <w:rFonts w:asciiTheme="minorHAnsi" w:eastAsia="Cambria" w:hAnsiTheme="minorHAnsi"/>
          <w:sz w:val="18"/>
          <w:szCs w:val="18"/>
        </w:rPr>
        <w:t>, then user enter value of</w:t>
      </w:r>
      <w:r w:rsidR="006B7D08">
        <w:rPr>
          <w:rFonts w:asciiTheme="minorHAnsi" w:eastAsia="Cambria" w:hAnsiTheme="minorHAnsi"/>
          <w:sz w:val="18"/>
          <w:szCs w:val="18"/>
        </w:rPr>
        <w:t xml:space="preserve"> less than or equal to </w:t>
      </w:r>
      <w:r>
        <w:rPr>
          <w:rFonts w:asciiTheme="minorHAnsi" w:eastAsia="Cambria" w:hAnsiTheme="minorHAnsi"/>
          <w:sz w:val="18"/>
          <w:szCs w:val="18"/>
        </w:rPr>
        <w:t>60</w:t>
      </w:r>
      <w:r w:rsidR="006849B6">
        <w:rPr>
          <w:rFonts w:asciiTheme="minorHAnsi" w:eastAsia="Cambria" w:hAnsiTheme="minorHAnsi"/>
          <w:sz w:val="18"/>
          <w:szCs w:val="18"/>
        </w:rPr>
        <w:t xml:space="preserve"> for each installed ventilation fan.</w:t>
      </w:r>
    </w:p>
    <w:p w14:paraId="7829189A" w14:textId="77777777" w:rsidR="006B7D08" w:rsidRDefault="006B7D08"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User </w:t>
      </w:r>
      <w:r w:rsidR="00F967F2">
        <w:rPr>
          <w:rFonts w:asciiTheme="minorHAnsi" w:eastAsia="Cambria" w:hAnsiTheme="minorHAnsi"/>
          <w:sz w:val="18"/>
          <w:szCs w:val="18"/>
        </w:rPr>
        <w:t xml:space="preserve">to </w:t>
      </w:r>
      <w:r>
        <w:rPr>
          <w:rFonts w:asciiTheme="minorHAnsi" w:eastAsia="Cambria" w:hAnsiTheme="minorHAnsi"/>
          <w:sz w:val="18"/>
          <w:szCs w:val="18"/>
        </w:rPr>
        <w:t xml:space="preserve">enter CFM value from test </w:t>
      </w:r>
      <w:r w:rsidR="00F967F2">
        <w:rPr>
          <w:rFonts w:asciiTheme="minorHAnsi" w:eastAsia="Cambria" w:hAnsiTheme="minorHAnsi"/>
          <w:sz w:val="18"/>
          <w:szCs w:val="18"/>
        </w:rPr>
        <w:t xml:space="preserve">procedures described in </w:t>
      </w:r>
      <w:r>
        <w:rPr>
          <w:rFonts w:asciiTheme="minorHAnsi" w:eastAsia="Cambria" w:hAnsiTheme="minorHAnsi"/>
          <w:sz w:val="18"/>
          <w:szCs w:val="18"/>
        </w:rPr>
        <w:t>RA3.</w:t>
      </w:r>
      <w:r w:rsidR="00F967F2">
        <w:rPr>
          <w:rFonts w:asciiTheme="minorHAnsi" w:eastAsia="Cambria" w:hAnsiTheme="minorHAnsi"/>
          <w:sz w:val="18"/>
          <w:szCs w:val="18"/>
        </w:rPr>
        <w:t>7.4 for e</w:t>
      </w:r>
      <w:r>
        <w:rPr>
          <w:rFonts w:asciiTheme="minorHAnsi" w:eastAsia="Cambria" w:hAnsiTheme="minorHAnsi"/>
          <w:sz w:val="18"/>
          <w:szCs w:val="18"/>
        </w:rPr>
        <w:t>ach installed ventilation fan</w:t>
      </w:r>
      <w:r w:rsidR="006849B6">
        <w:rPr>
          <w:rFonts w:asciiTheme="minorHAnsi" w:eastAsia="Cambria" w:hAnsiTheme="minorHAnsi"/>
          <w:sz w:val="18"/>
          <w:szCs w:val="18"/>
        </w:rPr>
        <w:t>.</w:t>
      </w:r>
    </w:p>
    <w:p w14:paraId="7829189B" w14:textId="77777777" w:rsidR="006849B6" w:rsidRDefault="006849B6" w:rsidP="00F46A43">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7829189C" w14:textId="7E65A7C6" w:rsidR="00571B10" w:rsidRDefault="00264FF9">
      <w:pPr>
        <w:pStyle w:val="ListParagraph"/>
        <w:numPr>
          <w:ilvl w:val="0"/>
          <w:numId w:val="30"/>
        </w:numPr>
        <w:rPr>
          <w:rFonts w:asciiTheme="minorHAnsi" w:eastAsia="Cambria" w:hAnsiTheme="minorHAnsi"/>
          <w:sz w:val="18"/>
          <w:szCs w:val="18"/>
        </w:rPr>
      </w:pPr>
      <w:r>
        <w:rPr>
          <w:rFonts w:asciiTheme="minorHAnsi" w:eastAsia="Cambria" w:hAnsiTheme="minorHAnsi"/>
          <w:sz w:val="18"/>
          <w:szCs w:val="18"/>
        </w:rPr>
        <w:t xml:space="preserve">Total installed </w:t>
      </w:r>
      <w:r w:rsidR="00234ADD">
        <w:rPr>
          <w:rFonts w:asciiTheme="minorHAnsi" w:eastAsia="Cambria" w:hAnsiTheme="minorHAnsi"/>
          <w:sz w:val="18"/>
          <w:szCs w:val="18"/>
        </w:rPr>
        <w:t xml:space="preserve">equivalent </w:t>
      </w:r>
      <w:r>
        <w:rPr>
          <w:rFonts w:asciiTheme="minorHAnsi" w:eastAsia="Cambria" w:hAnsiTheme="minorHAnsi"/>
          <w:sz w:val="18"/>
          <w:szCs w:val="18"/>
        </w:rPr>
        <w:t>continuous ventilation CFM is automatically calculated based on the installed ventilation fans.</w:t>
      </w:r>
    </w:p>
    <w:p w14:paraId="7829189D" w14:textId="1F22857A" w:rsidR="004D1E0E" w:rsidRDefault="004D1E0E">
      <w:pPr>
        <w:rPr>
          <w:ins w:id="97" w:author="Alhabibi, Haider@Energy" w:date="2022-03-30T19:03:00Z"/>
          <w:rFonts w:asciiTheme="minorHAnsi" w:eastAsia="Cambria" w:hAnsiTheme="minorHAnsi"/>
          <w:sz w:val="18"/>
          <w:szCs w:val="18"/>
        </w:rPr>
      </w:pPr>
    </w:p>
    <w:p w14:paraId="21071A3F" w14:textId="77777777" w:rsidR="00E4289A" w:rsidRPr="00AE38B6" w:rsidRDefault="00E4289A" w:rsidP="00E4289A">
      <w:pPr>
        <w:rPr>
          <w:ins w:id="98" w:author="Alhabibi, Haider@Energy" w:date="2022-03-30T19:03:00Z"/>
          <w:rFonts w:asciiTheme="minorHAnsi" w:eastAsia="Cambria" w:hAnsiTheme="minorHAnsi"/>
          <w:b/>
          <w:bCs/>
          <w:sz w:val="18"/>
          <w:szCs w:val="18"/>
        </w:rPr>
      </w:pPr>
      <w:ins w:id="99" w:author="Alhabibi, Haider@Energy" w:date="2022-03-30T19:03:00Z">
        <w:r w:rsidRPr="00AE38B6">
          <w:rPr>
            <w:rFonts w:asciiTheme="minorHAnsi" w:eastAsia="Cambria" w:hAnsiTheme="minorHAnsi"/>
            <w:b/>
            <w:bCs/>
            <w:sz w:val="18"/>
            <w:szCs w:val="18"/>
          </w:rPr>
          <w:t>Section C2. HRV or ERV serving Individual Dwelling Unit</w:t>
        </w:r>
      </w:ins>
    </w:p>
    <w:p w14:paraId="4E519ECF" w14:textId="77777777" w:rsidR="00E4289A" w:rsidRDefault="00E4289A" w:rsidP="00E4289A">
      <w:pPr>
        <w:pStyle w:val="ListParagraph"/>
        <w:numPr>
          <w:ilvl w:val="0"/>
          <w:numId w:val="37"/>
        </w:numPr>
        <w:ind w:left="360"/>
        <w:rPr>
          <w:ins w:id="100" w:author="Alhabibi, Haider@Energy" w:date="2022-03-30T19:03:00Z"/>
          <w:rFonts w:asciiTheme="minorHAnsi" w:eastAsia="Cambria" w:hAnsiTheme="minorHAnsi"/>
          <w:sz w:val="18"/>
          <w:szCs w:val="18"/>
        </w:rPr>
      </w:pPr>
      <w:ins w:id="101" w:author="Alhabibi, Haider@Energy" w:date="2022-03-30T19:03:00Z">
        <w:r>
          <w:rPr>
            <w:rFonts w:asciiTheme="minorHAnsi" w:eastAsia="Cambria" w:hAnsiTheme="minorHAnsi"/>
            <w:sz w:val="18"/>
            <w:szCs w:val="18"/>
          </w:rPr>
          <w:t>User input manufacturer make of the installed equipment from the manufacturer nameplate.</w:t>
        </w:r>
      </w:ins>
    </w:p>
    <w:p w14:paraId="2C465659" w14:textId="77777777" w:rsidR="00E4289A" w:rsidRDefault="00E4289A" w:rsidP="00E4289A">
      <w:pPr>
        <w:pStyle w:val="ListParagraph"/>
        <w:numPr>
          <w:ilvl w:val="0"/>
          <w:numId w:val="37"/>
        </w:numPr>
        <w:ind w:left="360"/>
        <w:rPr>
          <w:ins w:id="102" w:author="Alhabibi, Haider@Energy" w:date="2022-03-30T19:03:00Z"/>
          <w:rFonts w:asciiTheme="minorHAnsi" w:eastAsia="Cambria" w:hAnsiTheme="minorHAnsi"/>
          <w:sz w:val="18"/>
          <w:szCs w:val="18"/>
        </w:rPr>
      </w:pPr>
      <w:ins w:id="103" w:author="Alhabibi, Haider@Energy" w:date="2022-03-30T19:03:00Z">
        <w:r>
          <w:rPr>
            <w:rFonts w:asciiTheme="minorHAnsi" w:eastAsia="Cambria" w:hAnsiTheme="minorHAnsi"/>
            <w:sz w:val="18"/>
            <w:szCs w:val="18"/>
          </w:rPr>
          <w:t xml:space="preserve">User input model number of the installed equipment from the manufacturer nameplate. </w:t>
        </w:r>
      </w:ins>
    </w:p>
    <w:p w14:paraId="216B646F" w14:textId="77777777" w:rsidR="00E4289A" w:rsidRDefault="00E4289A" w:rsidP="00E4289A">
      <w:pPr>
        <w:pStyle w:val="ListParagraph"/>
        <w:numPr>
          <w:ilvl w:val="0"/>
          <w:numId w:val="37"/>
        </w:numPr>
        <w:ind w:left="360"/>
        <w:rPr>
          <w:ins w:id="104" w:author="Alhabibi, Haider@Energy" w:date="2022-03-30T19:03:00Z"/>
          <w:rFonts w:asciiTheme="minorHAnsi" w:eastAsia="Cambria" w:hAnsiTheme="minorHAnsi"/>
          <w:sz w:val="18"/>
          <w:szCs w:val="18"/>
        </w:rPr>
      </w:pPr>
      <w:ins w:id="105" w:author="Alhabibi, Haider@Energy" w:date="2022-03-30T19:03:00Z">
        <w:r>
          <w:rPr>
            <w:rFonts w:asciiTheme="minorHAnsi" w:eastAsia="Cambria" w:hAnsiTheme="minorHAnsi"/>
            <w:sz w:val="18"/>
            <w:szCs w:val="18"/>
          </w:rPr>
          <w:t>User input the fan efficacy performance rating (W/CFM) for the installed equipment as determined by RA3.7.4.4.</w:t>
        </w:r>
      </w:ins>
    </w:p>
    <w:p w14:paraId="2FF8B078" w14:textId="77777777" w:rsidR="00E4289A" w:rsidRDefault="00E4289A" w:rsidP="00E4289A">
      <w:pPr>
        <w:pStyle w:val="ListParagraph"/>
        <w:numPr>
          <w:ilvl w:val="0"/>
          <w:numId w:val="37"/>
        </w:numPr>
        <w:ind w:left="360"/>
        <w:rPr>
          <w:ins w:id="106" w:author="Alhabibi, Haider@Energy" w:date="2022-03-30T19:03:00Z"/>
          <w:rFonts w:asciiTheme="minorHAnsi" w:eastAsia="Cambria" w:hAnsiTheme="minorHAnsi"/>
          <w:sz w:val="18"/>
          <w:szCs w:val="18"/>
        </w:rPr>
      </w:pPr>
      <w:ins w:id="107" w:author="Alhabibi, Haider@Energy" w:date="2022-03-30T19:03:00Z">
        <w:r>
          <w:rPr>
            <w:rFonts w:asciiTheme="minorHAnsi" w:eastAsia="Cambria" w:hAnsiTheme="minorHAnsi"/>
            <w:sz w:val="18"/>
            <w:szCs w:val="18"/>
          </w:rPr>
          <w:t>User input the sensible recovery efficiency performance rating (%) for the installed equipment as determined by RA3.7.4.4.</w:t>
        </w:r>
      </w:ins>
    </w:p>
    <w:p w14:paraId="763FA721" w14:textId="77777777" w:rsidR="00E4289A" w:rsidRDefault="00E4289A">
      <w:pPr>
        <w:rPr>
          <w:rFonts w:asciiTheme="minorHAnsi" w:eastAsia="Cambria" w:hAnsiTheme="minorHAnsi"/>
          <w:sz w:val="18"/>
          <w:szCs w:val="18"/>
        </w:rPr>
      </w:pPr>
    </w:p>
    <w:p w14:paraId="7829189E"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w:t>
      </w:r>
      <w:r w:rsidRPr="00CA3598">
        <w:rPr>
          <w:rFonts w:asciiTheme="minorHAnsi" w:eastAsia="Cambria" w:hAnsiTheme="minorHAnsi"/>
          <w:b/>
          <w:sz w:val="18"/>
          <w:szCs w:val="18"/>
        </w:rPr>
        <w:t xml:space="preserve"> Additional Envelope Requirements</w:t>
      </w:r>
    </w:p>
    <w:p w14:paraId="7829189F" w14:textId="0D56B6D1" w:rsidR="00571B10" w:rsidRDefault="00CA3598">
      <w:pPr>
        <w:pStyle w:val="ListParagraph"/>
        <w:numPr>
          <w:ilvl w:val="0"/>
          <w:numId w:val="32"/>
        </w:numPr>
        <w:rPr>
          <w:rFonts w:asciiTheme="minorHAnsi" w:eastAsia="Cambria" w:hAnsiTheme="minorHAnsi"/>
          <w:sz w:val="18"/>
          <w:szCs w:val="18"/>
        </w:rPr>
      </w:pPr>
      <w:r>
        <w:rPr>
          <w:rFonts w:asciiTheme="minorHAnsi" w:hAnsiTheme="minorHAnsi"/>
          <w:sz w:val="18"/>
          <w:szCs w:val="18"/>
        </w:rPr>
        <w:t>Envelope Leakage</w:t>
      </w:r>
      <w:r w:rsidRPr="00495793">
        <w:rPr>
          <w:rFonts w:asciiTheme="minorHAnsi" w:hAnsiTheme="minorHAnsi"/>
          <w:sz w:val="18"/>
          <w:szCs w:val="18"/>
        </w:rPr>
        <w:t xml:space="preserve">: This field is filled out automatically. It is referenced from the </w:t>
      </w:r>
      <w:del w:id="108" w:author="Alhabibi, Haider@Energy" w:date="2022-03-30T18:54:00Z">
        <w:r w:rsidRPr="00495793" w:rsidDel="002A1C8B">
          <w:rPr>
            <w:rFonts w:asciiTheme="minorHAnsi" w:hAnsiTheme="minorHAnsi"/>
            <w:sz w:val="18"/>
            <w:szCs w:val="18"/>
          </w:rPr>
          <w:delText>CF2R</w:delText>
        </w:r>
      </w:del>
      <w:ins w:id="109" w:author="Alhabibi, Haider@Energy" w:date="2022-03-30T18:54:00Z">
        <w:r w:rsidR="002A1C8B">
          <w:rPr>
            <w:rFonts w:asciiTheme="minorHAnsi" w:hAnsiTheme="minorHAnsi"/>
            <w:sz w:val="18"/>
            <w:szCs w:val="18"/>
          </w:rPr>
          <w:t>LMCI</w:t>
        </w:r>
      </w:ins>
      <w:r w:rsidRPr="00495793">
        <w:rPr>
          <w:rFonts w:asciiTheme="minorHAnsi" w:hAnsiTheme="minorHAnsi"/>
          <w:sz w:val="18"/>
          <w:szCs w:val="18"/>
        </w:rPr>
        <w:t>-MCH-</w:t>
      </w:r>
      <w:r>
        <w:rPr>
          <w:rFonts w:asciiTheme="minorHAnsi" w:hAnsiTheme="minorHAnsi"/>
          <w:sz w:val="18"/>
          <w:szCs w:val="18"/>
        </w:rPr>
        <w:t>24</w:t>
      </w:r>
      <w:r w:rsidRPr="00495793">
        <w:rPr>
          <w:rFonts w:asciiTheme="minorHAnsi" w:hAnsiTheme="minorHAnsi"/>
          <w:sz w:val="18"/>
          <w:szCs w:val="18"/>
        </w:rPr>
        <w:t>, which must be completed prior to this document.</w:t>
      </w:r>
    </w:p>
    <w:p w14:paraId="782918A0" w14:textId="77777777" w:rsidR="00571B10" w:rsidRDefault="00571B10">
      <w:pPr>
        <w:rPr>
          <w:rFonts w:asciiTheme="minorHAnsi" w:eastAsia="Cambria" w:hAnsiTheme="minorHAnsi"/>
          <w:sz w:val="18"/>
          <w:szCs w:val="18"/>
        </w:rPr>
      </w:pPr>
    </w:p>
    <w:p w14:paraId="782918A1" w14:textId="77777777" w:rsidR="00CA3598" w:rsidRDefault="00CA3598" w:rsidP="00CA3598">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E</w:t>
      </w:r>
      <w:r w:rsidRPr="00EE71C1">
        <w:rPr>
          <w:rFonts w:asciiTheme="minorHAnsi" w:eastAsia="Cambria" w:hAnsiTheme="minorHAnsi"/>
          <w:b/>
          <w:sz w:val="18"/>
          <w:szCs w:val="18"/>
        </w:rPr>
        <w:t>.</w:t>
      </w:r>
      <w:r w:rsidR="007715C6" w:rsidRPr="007715C6">
        <w:t xml:space="preserve"> </w:t>
      </w:r>
      <w:r w:rsidR="007715C6" w:rsidRPr="007715C6">
        <w:rPr>
          <w:rFonts w:asciiTheme="minorHAnsi" w:eastAsia="Cambria" w:hAnsiTheme="minorHAnsi"/>
          <w:b/>
          <w:sz w:val="18"/>
          <w:szCs w:val="18"/>
        </w:rPr>
        <w:t>Additional Central Ventilation System Balancing Requirements</w:t>
      </w:r>
    </w:p>
    <w:p w14:paraId="782918A2" w14:textId="77777777" w:rsidR="00571B10" w:rsidRDefault="00264FF9">
      <w:pPr>
        <w:pStyle w:val="ListParagraph"/>
        <w:numPr>
          <w:ilvl w:val="0"/>
          <w:numId w:val="33"/>
        </w:numPr>
        <w:rPr>
          <w:rFonts w:asciiTheme="minorHAnsi" w:eastAsia="Cambria" w:hAnsiTheme="minorHAnsi"/>
          <w:sz w:val="18"/>
          <w:szCs w:val="18"/>
        </w:rPr>
      </w:pPr>
      <w:r>
        <w:rPr>
          <w:rFonts w:asciiTheme="minorHAnsi" w:hAnsiTheme="minorHAnsi"/>
          <w:sz w:val="18"/>
          <w:szCs w:val="18"/>
        </w:rPr>
        <w:t>Maximum Ventilation Flow (CFM): This field is filled out automatically calculated.</w:t>
      </w:r>
    </w:p>
    <w:p w14:paraId="782918A3" w14:textId="77777777" w:rsidR="00571B10" w:rsidRDefault="00571B10">
      <w:pPr>
        <w:pStyle w:val="ListParagraph"/>
        <w:ind w:left="360"/>
        <w:rPr>
          <w:ins w:id="110" w:author="Alhabibi, Haider@Energy" w:date="2022-03-30T19:55:00Z"/>
          <w:rFonts w:asciiTheme="minorHAnsi" w:eastAsia="Cambria" w:hAnsiTheme="minorHAnsi"/>
          <w:sz w:val="18"/>
          <w:szCs w:val="18"/>
        </w:rPr>
      </w:pPr>
    </w:p>
    <w:p w14:paraId="1B892778" w14:textId="120A5D12" w:rsidR="00514E32" w:rsidRPr="001036B8" w:rsidRDefault="00514E32" w:rsidP="00514E32">
      <w:pPr>
        <w:rPr>
          <w:ins w:id="111" w:author="Alhabibi, Haider@Energy" w:date="2022-03-30T19:55:00Z"/>
          <w:rFonts w:asciiTheme="minorHAnsi" w:hAnsiTheme="minorHAnsi"/>
        </w:rPr>
      </w:pPr>
      <w:ins w:id="112" w:author="Alhabibi, Haider@Energy" w:date="2022-03-30T19:55:00Z">
        <w:r w:rsidRPr="001036B8">
          <w:rPr>
            <w:rFonts w:ascii="Calibri" w:hAnsi="Calibri"/>
            <w:b/>
          </w:rPr>
          <w:t xml:space="preserve">Section </w:t>
        </w:r>
        <w:r>
          <w:rPr>
            <w:rFonts w:ascii="Calibri" w:hAnsi="Calibri"/>
            <w:b/>
          </w:rPr>
          <w:t>F</w:t>
        </w:r>
        <w:r w:rsidRPr="001036B8">
          <w:rPr>
            <w:rFonts w:ascii="Calibri" w:hAnsi="Calibri"/>
            <w:b/>
          </w:rPr>
          <w:t xml:space="preserve">. </w:t>
        </w:r>
        <w:r w:rsidRPr="00514E32">
          <w:rPr>
            <w:rFonts w:ascii="Calibri" w:hAnsi="Calibri"/>
            <w:b/>
            <w:szCs w:val="18"/>
          </w:rPr>
          <w:t>Compliance Statement</w:t>
        </w:r>
      </w:ins>
    </w:p>
    <w:p w14:paraId="77BBDE43" w14:textId="30D564E1" w:rsidR="00514E32" w:rsidRPr="001036B8" w:rsidRDefault="00514E32" w:rsidP="00514E32">
      <w:pPr>
        <w:pStyle w:val="ListParagraph"/>
        <w:numPr>
          <w:ilvl w:val="0"/>
          <w:numId w:val="39"/>
        </w:numPr>
        <w:rPr>
          <w:ins w:id="113" w:author="Alhabibi, Haider@Energy" w:date="2022-03-30T19:55:00Z"/>
          <w:rFonts w:asciiTheme="minorHAnsi" w:hAnsiTheme="minorHAnsi"/>
        </w:rPr>
      </w:pPr>
      <w:ins w:id="114" w:author="Alhabibi, Haider@Energy" w:date="2022-03-30T19:55:00Z">
        <w:r w:rsidRPr="001036B8">
          <w:rPr>
            <w:rFonts w:ascii="Calibri" w:hAnsi="Calibri"/>
          </w:rPr>
          <w:t>This field is filled out automatically.</w:t>
        </w:r>
      </w:ins>
    </w:p>
    <w:p w14:paraId="4A8F236A" w14:textId="77777777" w:rsidR="008E5998" w:rsidRDefault="008E5998">
      <w:pPr>
        <w:pStyle w:val="ListParagraph"/>
        <w:ind w:left="360"/>
        <w:rPr>
          <w:rFonts w:asciiTheme="minorHAnsi" w:eastAsia="Cambria" w:hAnsiTheme="minorHAnsi"/>
          <w:sz w:val="18"/>
          <w:szCs w:val="18"/>
        </w:rPr>
      </w:pPr>
    </w:p>
    <w:p w14:paraId="321BA46A" w14:textId="22E51BB3" w:rsidR="008E5998" w:rsidRPr="008E5998" w:rsidRDefault="008E5998" w:rsidP="008E5998">
      <w:pPr>
        <w:rPr>
          <w:ins w:id="115" w:author="Alhabibi, Haider@Energy" w:date="2022-03-30T19:44:00Z"/>
          <w:rFonts w:asciiTheme="minorHAnsi" w:hAnsiTheme="minorHAnsi"/>
          <w:b/>
        </w:rPr>
      </w:pPr>
      <w:ins w:id="116" w:author="Alhabibi, Haider@Energy" w:date="2022-03-30T19:44:00Z">
        <w:r w:rsidRPr="008E5998">
          <w:rPr>
            <w:rFonts w:asciiTheme="minorHAnsi" w:hAnsiTheme="minorHAnsi"/>
            <w:b/>
          </w:rPr>
          <w:t xml:space="preserve">Section </w:t>
        </w:r>
        <w:r w:rsidR="003D18D7">
          <w:rPr>
            <w:rFonts w:asciiTheme="minorHAnsi" w:hAnsiTheme="minorHAnsi"/>
            <w:b/>
          </w:rPr>
          <w:t>G</w:t>
        </w:r>
        <w:r w:rsidRPr="008E5998">
          <w:rPr>
            <w:rFonts w:asciiTheme="minorHAnsi" w:hAnsiTheme="minorHAnsi"/>
            <w:b/>
          </w:rPr>
          <w:t>. Determination of HERS Verification Compliance</w:t>
        </w:r>
      </w:ins>
    </w:p>
    <w:p w14:paraId="06234BF4" w14:textId="77777777" w:rsidR="008439FB" w:rsidRPr="00C62500" w:rsidRDefault="008439FB" w:rsidP="008439FB">
      <w:pPr>
        <w:numPr>
          <w:ilvl w:val="0"/>
          <w:numId w:val="40"/>
        </w:numPr>
        <w:rPr>
          <w:ins w:id="117" w:author="Alhabibi, Haider@Energy" w:date="2022-03-30T20:10:00Z"/>
          <w:rFonts w:asciiTheme="minorHAnsi" w:hAnsiTheme="minorHAnsi"/>
        </w:rPr>
      </w:pPr>
      <w:ins w:id="118" w:author="Alhabibi, Haider@Energy" w:date="2022-03-30T20:10:00Z">
        <w:r w:rsidRPr="00714E84">
          <w:rPr>
            <w:rFonts w:asciiTheme="minorHAnsi" w:hAnsiTheme="minorHAnsi"/>
          </w:rPr>
          <w:t xml:space="preserve">This field </w:t>
        </w:r>
        <w:r>
          <w:rPr>
            <w:rFonts w:asciiTheme="minorHAnsi" w:hAnsiTheme="minorHAnsi"/>
          </w:rPr>
          <w:t>is filled out automatically based on all verification protocol requirements in this document showing compliance.</w:t>
        </w:r>
      </w:ins>
    </w:p>
    <w:p w14:paraId="782918A4" w14:textId="77777777" w:rsidR="00571B10" w:rsidRPr="00571B10" w:rsidRDefault="00571B10" w:rsidP="00CA3598">
      <w:pPr>
        <w:rPr>
          <w:rFonts w:asciiTheme="minorHAnsi" w:eastAsia="Cambria" w:hAnsiTheme="minorHAnsi"/>
          <w:sz w:val="18"/>
          <w:szCs w:val="18"/>
        </w:rPr>
        <w:sectPr w:rsidR="00571B10" w:rsidRPr="00571B10" w:rsidSect="00FB7C8C">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96325C" w14:paraId="782918A6" w14:textId="77777777" w:rsidTr="0096325C">
        <w:tc>
          <w:tcPr>
            <w:tcW w:w="11016" w:type="dxa"/>
          </w:tcPr>
          <w:p w14:paraId="782918A5" w14:textId="103B6996" w:rsidR="0096325C" w:rsidRDefault="0096325C" w:rsidP="00D27AE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w:t>
            </w:r>
            <w:ins w:id="127" w:author="Alhabibi, Haider@Energy" w:date="2022-03-30T19:58:00Z">
              <w:r w:rsidR="00016DCC">
                <w:rPr>
                  <w:rFonts w:asciiTheme="minorHAnsi" w:hAnsiTheme="minorHAnsi" w:cs="font78"/>
                  <w:sz w:val="18"/>
                  <w:szCs w:val="18"/>
                  <w:highlight w:val="yellow"/>
                </w:rPr>
                <w:t>160.2(b)2</w:t>
              </w:r>
            </w:ins>
            <w:del w:id="128" w:author="Alhabibi, Haider@Energy" w:date="2022-03-30T19:58:00Z">
              <w:r w:rsidRPr="00CB00C9" w:rsidDel="00016DCC">
                <w:rPr>
                  <w:rFonts w:asciiTheme="minorHAnsi" w:hAnsiTheme="minorHAnsi" w:cs="font78"/>
                  <w:sz w:val="18"/>
                  <w:szCs w:val="18"/>
                </w:rPr>
                <w:delText>150.0(o)</w:delText>
              </w:r>
            </w:del>
            <w:r w:rsidRPr="00CB00C9">
              <w:rPr>
                <w:rFonts w:asciiTheme="minorHAnsi" w:hAnsiTheme="minorHAnsi" w:cs="font78"/>
                <w:sz w:val="18"/>
                <w:szCs w:val="18"/>
              </w:rPr>
              <w:t xml:space="preserve"> </w:t>
            </w:r>
            <w:r w:rsidRPr="00CB00C9">
              <w:rPr>
                <w:rFonts w:asciiTheme="minorHAnsi" w:hAnsiTheme="minorHAnsi" w:cs="font78"/>
                <w:b/>
                <w:bCs/>
                <w:sz w:val="18"/>
                <w:szCs w:val="18"/>
              </w:rPr>
              <w:t xml:space="preserve">Ventilation </w:t>
            </w:r>
            <w:ins w:id="129" w:author="Alhabibi, Haider@Energy" w:date="2022-03-30T19:58:00Z">
              <w:r w:rsidR="00016DCC">
                <w:rPr>
                  <w:rFonts w:asciiTheme="minorHAnsi" w:hAnsiTheme="minorHAnsi" w:cs="font78"/>
                  <w:b/>
                  <w:bCs/>
                  <w:sz w:val="18"/>
                  <w:szCs w:val="18"/>
                </w:rPr>
                <w:t>and</w:t>
              </w:r>
            </w:ins>
            <w:del w:id="130" w:author="Alhabibi, Haider@Energy" w:date="2022-03-30T19:58:00Z">
              <w:r w:rsidRPr="00CB00C9" w:rsidDel="00FE7424">
                <w:rPr>
                  <w:rFonts w:asciiTheme="minorHAnsi" w:hAnsiTheme="minorHAnsi" w:cs="font78"/>
                  <w:b/>
                  <w:bCs/>
                  <w:sz w:val="18"/>
                  <w:szCs w:val="18"/>
                </w:rPr>
                <w:delText>for</w:delText>
              </w:r>
            </w:del>
            <w:r w:rsidRPr="00CB00C9">
              <w:rPr>
                <w:rFonts w:asciiTheme="minorHAnsi" w:hAnsiTheme="minorHAnsi" w:cs="font78"/>
                <w:b/>
                <w:bCs/>
                <w:sz w:val="18"/>
                <w:szCs w:val="18"/>
              </w:rPr>
              <w:t xml:space="preserve"> Indoor Air Quality</w:t>
            </w:r>
            <w:ins w:id="131" w:author="Alhabibi, Haider@Energy" w:date="2022-03-30T19:58:00Z">
              <w:r w:rsidR="003B62AF">
                <w:rPr>
                  <w:rFonts w:asciiTheme="minorHAnsi" w:hAnsiTheme="minorHAnsi" w:cs="font78"/>
                  <w:b/>
                  <w:bCs/>
                  <w:sz w:val="18"/>
                  <w:szCs w:val="18"/>
                </w:rPr>
                <w:t xml:space="preserve"> for Attached Dwelling Units</w:t>
              </w:r>
            </w:ins>
            <w:r w:rsidRPr="00CB00C9">
              <w:rPr>
                <w:rFonts w:asciiTheme="minorHAnsi" w:hAnsiTheme="minorHAnsi" w:cs="font78"/>
                <w:b/>
                <w:bCs/>
                <w:sz w:val="18"/>
                <w:szCs w:val="18"/>
              </w:rPr>
              <w:t xml:space="preserve">. </w:t>
            </w:r>
            <w:r w:rsidRPr="00CB00C9">
              <w:rPr>
                <w:rFonts w:asciiTheme="minorHAnsi" w:hAnsiTheme="minorHAnsi" w:cs="font78"/>
                <w:sz w:val="18"/>
                <w:szCs w:val="18"/>
              </w:rPr>
              <w:t>All dwelling units shall meet the requirements of ANSI/ASHRAE Standard62.2</w:t>
            </w:r>
            <w:r w:rsidR="00700338">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w:t>
            </w:r>
            <w:ins w:id="132" w:author="Alhabibi, Haider@Energy" w:date="2022-03-30T19:58:00Z">
              <w:r w:rsidR="000645EC">
                <w:rPr>
                  <w:rFonts w:asciiTheme="minorHAnsi" w:hAnsiTheme="minorHAnsi" w:cs="font78"/>
                  <w:sz w:val="18"/>
                  <w:szCs w:val="18"/>
                </w:rPr>
                <w:t>160.2(b)2A</w:t>
              </w:r>
            </w:ins>
            <w:del w:id="133" w:author="Alhabibi, Haider@Energy" w:date="2022-03-30T19:58:00Z">
              <w:r w:rsidR="00D27AE0" w:rsidDel="000645EC">
                <w:rPr>
                  <w:rFonts w:asciiTheme="minorHAnsi" w:hAnsiTheme="minorHAnsi" w:cs="font78"/>
                  <w:sz w:val="18"/>
                  <w:szCs w:val="18"/>
                </w:rPr>
                <w:delText>150.0(o)1</w:delText>
              </w:r>
              <w:r w:rsidR="00052480" w:rsidDel="000645EC">
                <w:rPr>
                  <w:rFonts w:asciiTheme="minorHAnsi" w:hAnsiTheme="minorHAnsi" w:cs="font78"/>
                  <w:sz w:val="18"/>
                  <w:szCs w:val="18"/>
                </w:rPr>
                <w:delText xml:space="preserve"> </w:delText>
              </w:r>
            </w:del>
          </w:p>
        </w:tc>
      </w:tr>
    </w:tbl>
    <w:p w14:paraId="782918A7" w14:textId="77777777" w:rsidR="002A1F1B" w:rsidRPr="001B7F7E"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99"/>
        <w:gridCol w:w="4615"/>
        <w:gridCol w:w="5602"/>
      </w:tblGrid>
      <w:tr w:rsidR="002A1F1B" w:rsidRPr="00D2491C" w14:paraId="782918A9" w14:textId="77777777" w:rsidTr="00067870">
        <w:tc>
          <w:tcPr>
            <w:tcW w:w="11016" w:type="dxa"/>
            <w:gridSpan w:val="3"/>
          </w:tcPr>
          <w:p w14:paraId="782918A8" w14:textId="151A2400"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134" w:author="Alhabibi, Haider@Energy" w:date="2022-03-30T19:59:00Z">
              <w:r w:rsidR="007F7EF6">
                <w:rPr>
                  <w:rFonts w:asciiTheme="minorHAnsi" w:hAnsiTheme="minorHAnsi"/>
                  <w:b/>
                  <w:szCs w:val="18"/>
                </w:rPr>
                <w:t>Whole-</w:t>
              </w:r>
            </w:ins>
            <w:r w:rsidRPr="00500C2C">
              <w:rPr>
                <w:rFonts w:asciiTheme="minorHAnsi" w:hAnsiTheme="minorHAnsi"/>
                <w:b/>
                <w:szCs w:val="18"/>
              </w:rPr>
              <w:t>Dwelling Mechanical Ventilation - General Information</w:t>
            </w:r>
          </w:p>
        </w:tc>
      </w:tr>
      <w:tr w:rsidR="002A1F1B" w:rsidRPr="00D2491C" w14:paraId="782918AD" w14:textId="77777777" w:rsidTr="00067870">
        <w:trPr>
          <w:trHeight w:val="158"/>
        </w:trPr>
        <w:tc>
          <w:tcPr>
            <w:tcW w:w="799" w:type="dxa"/>
            <w:vAlign w:val="center"/>
          </w:tcPr>
          <w:p w14:paraId="782918AA"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615" w:type="dxa"/>
            <w:vAlign w:val="center"/>
          </w:tcPr>
          <w:p w14:paraId="782918AB"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602" w:type="dxa"/>
            <w:tcMar>
              <w:left w:w="72" w:type="dxa"/>
              <w:right w:w="72" w:type="dxa"/>
            </w:tcMar>
          </w:tcPr>
          <w:p w14:paraId="782918AC" w14:textId="4DC5231A" w:rsidR="002A1F1B" w:rsidRPr="00F5715E" w:rsidRDefault="002A1F1B" w:rsidP="00B47A76">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r w:rsidRPr="00F5715E">
              <w:rPr>
                <w:rFonts w:asciiTheme="minorHAnsi" w:hAnsiTheme="minorHAnsi"/>
                <w:sz w:val="18"/>
                <w:szCs w:val="18"/>
              </w:rPr>
              <w:t>.</w:t>
            </w:r>
            <w:r>
              <w:rPr>
                <w:rFonts w:asciiTheme="minorHAnsi" w:hAnsiTheme="minorHAnsi"/>
                <w:sz w:val="18"/>
                <w:szCs w:val="18"/>
              </w:rPr>
              <w:t>&gt;&gt;</w:t>
            </w:r>
          </w:p>
        </w:tc>
      </w:tr>
      <w:tr w:rsidR="002A1F1B" w:rsidRPr="00D2491C" w14:paraId="782918B1" w14:textId="77777777" w:rsidTr="00067870">
        <w:trPr>
          <w:trHeight w:val="158"/>
        </w:trPr>
        <w:tc>
          <w:tcPr>
            <w:tcW w:w="799" w:type="dxa"/>
            <w:vAlign w:val="center"/>
          </w:tcPr>
          <w:p w14:paraId="782918A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15" w:type="dxa"/>
            <w:vAlign w:val="center"/>
          </w:tcPr>
          <w:p w14:paraId="782918AF"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602" w:type="dxa"/>
            <w:tcMar>
              <w:left w:w="72" w:type="dxa"/>
              <w:right w:w="72" w:type="dxa"/>
            </w:tcMar>
          </w:tcPr>
          <w:p w14:paraId="782918B0" w14:textId="5AFB2937" w:rsidR="002A1F1B" w:rsidRPr="00F5715E" w:rsidRDefault="00912920" w:rsidP="009C121C">
            <w:pPr>
              <w:rPr>
                <w:rFonts w:asciiTheme="minorHAnsi" w:hAnsiTheme="minorHAnsi"/>
                <w:sz w:val="18"/>
                <w:szCs w:val="18"/>
              </w:rPr>
            </w:pPr>
            <w:r w:rsidRPr="007A5D38">
              <w:rPr>
                <w:rFonts w:asciiTheme="minorHAnsi" w:hAnsiTheme="minorHAnsi" w:cstheme="minorHAnsi"/>
                <w:sz w:val="18"/>
                <w:szCs w:val="18"/>
              </w:rPr>
              <w:t xml:space="preserve">&lt;&lt; calculated field, referenced data from </w:t>
            </w:r>
            <w:del w:id="135" w:author="Alhabibi, Haider@Energy" w:date="2022-03-30T18:55:00Z">
              <w:r w:rsidRPr="007A5D38" w:rsidDel="002A1C8B">
                <w:rPr>
                  <w:rFonts w:asciiTheme="minorHAnsi" w:hAnsiTheme="minorHAnsi" w:cstheme="minorHAnsi"/>
                  <w:sz w:val="18"/>
                  <w:szCs w:val="18"/>
                </w:rPr>
                <w:delText>CF1R</w:delText>
              </w:r>
            </w:del>
            <w:ins w:id="136" w:author="Alhabibi, Haider@Energy" w:date="2022-03-30T18:55:00Z">
              <w:r w:rsidR="002A1C8B">
                <w:rPr>
                  <w:rFonts w:asciiTheme="minorHAnsi" w:hAnsiTheme="minorHAnsi" w:cstheme="minorHAnsi"/>
                  <w:sz w:val="18"/>
                  <w:szCs w:val="18"/>
                </w:rPr>
                <w:t>LMCC</w:t>
              </w:r>
            </w:ins>
            <w:r w:rsidRPr="007A5D38">
              <w:rPr>
                <w:rFonts w:asciiTheme="minorHAnsi" w:hAnsiTheme="minorHAnsi" w:cstheme="minorHAnsi"/>
                <w:sz w:val="18"/>
                <w:szCs w:val="18"/>
              </w:rPr>
              <w:t xml:space="preserve">, allowed values = multifamily, </w:t>
            </w:r>
            <w:del w:id="137" w:author="Alhabibi, Haider@Energy" w:date="2022-03-30T19:59:00Z">
              <w:r w:rsidRPr="007A5D38" w:rsidDel="007F7EF6">
                <w:rPr>
                  <w:rFonts w:asciiTheme="minorHAnsi" w:hAnsiTheme="minorHAnsi" w:cstheme="minorHAnsi"/>
                  <w:sz w:val="18"/>
                  <w:szCs w:val="18"/>
                </w:rPr>
                <w:delText>single family detached, single family attached,</w:delText>
              </w:r>
            </w:del>
            <w:r w:rsidRPr="007A5D38">
              <w:rPr>
                <w:rFonts w:asciiTheme="minorHAnsi" w:hAnsiTheme="minorHAnsi" w:cstheme="minorHAnsi"/>
                <w:sz w:val="18"/>
                <w:szCs w:val="18"/>
              </w:rPr>
              <w:t xml:space="preserve"> or allow user to pick</w:t>
            </w:r>
            <w:r w:rsidR="009C121C" w:rsidRPr="007A5D38" w:rsidDel="009C121C">
              <w:rPr>
                <w:rFonts w:asciiTheme="minorHAnsi" w:hAnsiTheme="minorHAnsi" w:cstheme="minorHAnsi"/>
                <w:sz w:val="18"/>
                <w:szCs w:val="18"/>
              </w:rPr>
              <w:t xml:space="preserve"> </w:t>
            </w:r>
            <w:r>
              <w:rPr>
                <w:rFonts w:asciiTheme="minorHAnsi" w:hAnsiTheme="minorHAnsi"/>
                <w:sz w:val="18"/>
                <w:szCs w:val="18"/>
              </w:rPr>
              <w:t>&gt;&gt;</w:t>
            </w:r>
          </w:p>
        </w:tc>
      </w:tr>
      <w:tr w:rsidR="002A1F1B" w:rsidRPr="00D2491C" w14:paraId="782918B8" w14:textId="77777777" w:rsidTr="00067870">
        <w:trPr>
          <w:trHeight w:val="158"/>
        </w:trPr>
        <w:tc>
          <w:tcPr>
            <w:tcW w:w="799" w:type="dxa"/>
            <w:vAlign w:val="center"/>
          </w:tcPr>
          <w:p w14:paraId="782918B2"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15" w:type="dxa"/>
            <w:vAlign w:val="center"/>
          </w:tcPr>
          <w:p w14:paraId="782918B3"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602" w:type="dxa"/>
            <w:tcMar>
              <w:left w:w="72" w:type="dxa"/>
              <w:right w:w="72" w:type="dxa"/>
            </w:tcMar>
          </w:tcPr>
          <w:p w14:paraId="782918B4" w14:textId="7698015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w:t>
            </w:r>
            <w:ins w:id="138" w:author="Alhabibi, Haider@Energy [2]" w:date="2022-05-11T09:35:00Z">
              <w:r w:rsidR="00097F57" w:rsidRPr="00F63637">
                <w:rPr>
                  <w:rFonts w:asciiTheme="minorHAnsi" w:hAnsiTheme="minorHAnsi" w:cstheme="minorHAnsi"/>
                  <w:sz w:val="18"/>
                  <w:szCs w:val="18"/>
                </w:rPr>
                <w:t xml:space="preserve">if parent is LMCC-PRF </w:t>
              </w:r>
            </w:ins>
            <w:r w:rsidRPr="007A5D38">
              <w:rPr>
                <w:rFonts w:asciiTheme="minorHAnsi" w:hAnsiTheme="minorHAnsi" w:cstheme="minorHAnsi"/>
                <w:sz w:val="18"/>
                <w:szCs w:val="18"/>
              </w:rPr>
              <w:t xml:space="preserve">referenced data from </w:t>
            </w:r>
            <w:del w:id="139" w:author="Alhabibi, Haider@Energy" w:date="2022-03-30T18:55:00Z">
              <w:r w:rsidRPr="007A5D38" w:rsidDel="002A1C8B">
                <w:rPr>
                  <w:rFonts w:asciiTheme="minorHAnsi" w:hAnsiTheme="minorHAnsi" w:cstheme="minorHAnsi"/>
                  <w:sz w:val="18"/>
                  <w:szCs w:val="18"/>
                </w:rPr>
                <w:delText>CF1R</w:delText>
              </w:r>
            </w:del>
            <w:ins w:id="140" w:author="Alhabibi, Haider@Energy" w:date="2022-03-30T18:55:00Z">
              <w:r w:rsidR="002A1C8B">
                <w:rPr>
                  <w:rFonts w:asciiTheme="minorHAnsi" w:hAnsiTheme="minorHAnsi" w:cstheme="minorHAnsi"/>
                  <w:sz w:val="18"/>
                  <w:szCs w:val="18"/>
                </w:rPr>
                <w:t>LMCC</w:t>
              </w:r>
            </w:ins>
            <w:ins w:id="141" w:author="Alhabibi, Haider@Energy [2]" w:date="2022-05-11T09:36:00Z">
              <w:r w:rsidR="005649E6">
                <w:rPr>
                  <w:rFonts w:asciiTheme="minorHAnsi" w:hAnsiTheme="minorHAnsi" w:cstheme="minorHAnsi"/>
                  <w:sz w:val="18"/>
                  <w:szCs w:val="18"/>
                </w:rPr>
                <w:t>-PRF</w:t>
              </w:r>
            </w:ins>
            <w:r w:rsidRPr="007A5D38">
              <w:rPr>
                <w:rFonts w:asciiTheme="minorHAnsi" w:hAnsiTheme="minorHAnsi" w:cstheme="minorHAnsi"/>
                <w:sz w:val="18"/>
                <w:szCs w:val="18"/>
              </w:rPr>
              <w:t>;</w:t>
            </w:r>
            <w:ins w:id="142" w:author="Alhabibi, Haider@Energy [2]" w:date="2022-05-11T09:36:00Z">
              <w:r w:rsidR="005649E6">
                <w:rPr>
                  <w:rFonts w:asciiTheme="minorHAnsi" w:hAnsiTheme="minorHAnsi" w:cstheme="minorHAnsi"/>
                  <w:sz w:val="18"/>
                  <w:szCs w:val="18"/>
                </w:rPr>
                <w:t xml:space="preserve"> </w:t>
              </w:r>
              <w:r w:rsidR="005649E6" w:rsidRPr="00F63637">
                <w:rPr>
                  <w:rFonts w:asciiTheme="minorHAnsi" w:hAnsiTheme="minorHAnsi" w:cstheme="minorHAnsi"/>
                  <w:sz w:val="18"/>
                  <w:szCs w:val="18"/>
                </w:rPr>
                <w:t>else if parent is LMCC-MCH allow user to select one from list.</w:t>
              </w:r>
            </w:ins>
          </w:p>
          <w:p w14:paraId="782918B5" w14:textId="028A15A6" w:rsidR="00912920" w:rsidRPr="007A5D38" w:rsidRDefault="00912920" w:rsidP="00912920">
            <w:pPr>
              <w:rPr>
                <w:rFonts w:asciiTheme="minorHAnsi" w:hAnsiTheme="minorHAnsi" w:cstheme="minorHAnsi"/>
                <w:sz w:val="18"/>
                <w:szCs w:val="18"/>
              </w:rPr>
            </w:pPr>
            <w:del w:id="143" w:author="Alhabibi, Haider@Energy [2]" w:date="2022-05-11T09:36:00Z">
              <w:r w:rsidRPr="007A5D38" w:rsidDel="009E3C6F">
                <w:rPr>
                  <w:rFonts w:asciiTheme="minorHAnsi" w:hAnsiTheme="minorHAnsi" w:cstheme="minorHAnsi"/>
                  <w:sz w:val="18"/>
                  <w:szCs w:val="18"/>
                </w:rPr>
                <w:delText>If parent document is CF1R</w:delText>
              </w:r>
            </w:del>
            <w:ins w:id="144" w:author="Alhabibi, Haider@Energy" w:date="2022-03-30T18:55:00Z">
              <w:del w:id="145" w:author="Alhabibi, Haider@Energy [2]" w:date="2022-05-11T09:36:00Z">
                <w:r w:rsidR="002A1C8B" w:rsidDel="009E3C6F">
                  <w:rPr>
                    <w:rFonts w:asciiTheme="minorHAnsi" w:hAnsiTheme="minorHAnsi" w:cstheme="minorHAnsi"/>
                    <w:sz w:val="18"/>
                    <w:szCs w:val="18"/>
                  </w:rPr>
                  <w:delText>LMCC</w:delText>
                </w:r>
              </w:del>
            </w:ins>
            <w:del w:id="146" w:author="Alhabibi, Haider@Energy [2]" w:date="2022-05-11T09:36:00Z">
              <w:r w:rsidRPr="007A5D38" w:rsidDel="009E3C6F">
                <w:rPr>
                  <w:rFonts w:asciiTheme="minorHAnsi" w:hAnsiTheme="minorHAnsi" w:cstheme="minorHAnsi"/>
                  <w:sz w:val="18"/>
                  <w:szCs w:val="18"/>
                </w:rPr>
                <w:delText xml:space="preserve">-PRF-01, </w:delText>
              </w:r>
            </w:del>
            <w:r w:rsidRPr="007A5D38">
              <w:rPr>
                <w:rFonts w:asciiTheme="minorHAnsi" w:hAnsiTheme="minorHAnsi" w:cstheme="minorHAnsi"/>
                <w:sz w:val="18"/>
                <w:szCs w:val="18"/>
              </w:rPr>
              <w:t>allowed values = Newly Constructed, Newly Constructed (Addition Alone), and Addition and /or Alteration;</w:t>
            </w:r>
          </w:p>
          <w:p w14:paraId="782918B6" w14:textId="23D2F27A" w:rsidR="00912920" w:rsidRPr="007A5D38" w:rsidDel="009E3C6F" w:rsidRDefault="00912920" w:rsidP="00912920">
            <w:pPr>
              <w:rPr>
                <w:del w:id="147" w:author="Alhabibi, Haider@Energy [2]" w:date="2022-05-11T09:36:00Z"/>
                <w:rFonts w:asciiTheme="minorHAnsi" w:hAnsiTheme="minorHAnsi" w:cstheme="minorHAnsi"/>
                <w:sz w:val="18"/>
                <w:szCs w:val="18"/>
              </w:rPr>
            </w:pPr>
            <w:del w:id="148" w:author="Alhabibi, Haider@Energy [2]" w:date="2022-05-11T09:36:00Z">
              <w:r w:rsidRPr="007A5D38" w:rsidDel="009E3C6F">
                <w:rPr>
                  <w:rFonts w:asciiTheme="minorHAnsi" w:hAnsiTheme="minorHAnsi" w:cstheme="minorHAnsi"/>
                  <w:sz w:val="18"/>
                  <w:szCs w:val="18"/>
                </w:rPr>
                <w:delText>Else if parent document is CF1R-NCB-01, allowed values = Newly Constructed and Newly Constructed (Addition Alone);</w:delText>
              </w:r>
            </w:del>
          </w:p>
          <w:p w14:paraId="782918B7" w14:textId="785316BC" w:rsidR="002A1F1B" w:rsidRPr="00F5715E" w:rsidRDefault="00912920" w:rsidP="00912920">
            <w:pPr>
              <w:rPr>
                <w:rFonts w:asciiTheme="minorHAnsi" w:hAnsiTheme="minorHAnsi"/>
                <w:sz w:val="18"/>
                <w:szCs w:val="18"/>
              </w:rPr>
            </w:pPr>
            <w:del w:id="149" w:author="Alhabibi, Haider@Energy [2]" w:date="2022-05-11T09:36:00Z">
              <w:r w:rsidRPr="007A5D38" w:rsidDel="009E3C6F">
                <w:rPr>
                  <w:rFonts w:asciiTheme="minorHAnsi" w:hAnsiTheme="minorHAnsi" w:cstheme="minorHAnsi"/>
                  <w:sz w:val="18"/>
                  <w:szCs w:val="18"/>
                </w:rPr>
                <w:delText>Else if parent document is CF1R-ADD-01, allowed values = ADU Addition &lt; 300 ft</w:delText>
              </w:r>
              <w:r w:rsidR="00B54159" w:rsidDel="009E3C6F">
                <w:rPr>
                  <w:rFonts w:asciiTheme="minorHAnsi" w:hAnsiTheme="minorHAnsi" w:cstheme="minorHAnsi"/>
                  <w:sz w:val="18"/>
                  <w:szCs w:val="18"/>
                </w:rPr>
                <w:delText>^</w:delText>
              </w:r>
              <w:r w:rsidRPr="007A5D38" w:rsidDel="009E3C6F">
                <w:rPr>
                  <w:rFonts w:asciiTheme="minorHAnsi" w:hAnsiTheme="minorHAnsi" w:cstheme="minorHAnsi"/>
                  <w:sz w:val="18"/>
                  <w:szCs w:val="18"/>
                </w:rPr>
                <w:delText>2, ADU Addition &gt; 300 to &lt; 400 ft</w:delText>
              </w:r>
              <w:r w:rsidR="00B54159" w:rsidDel="009E3C6F">
                <w:rPr>
                  <w:rFonts w:asciiTheme="minorHAnsi" w:hAnsiTheme="minorHAnsi" w:cstheme="minorHAnsi"/>
                  <w:sz w:val="18"/>
                  <w:szCs w:val="18"/>
                </w:rPr>
                <w:delText>^</w:delText>
              </w:r>
              <w:r w:rsidRPr="007A5D38" w:rsidDel="009E3C6F">
                <w:rPr>
                  <w:rFonts w:asciiTheme="minorHAnsi" w:hAnsiTheme="minorHAnsi" w:cstheme="minorHAnsi"/>
                  <w:sz w:val="18"/>
                  <w:szCs w:val="18"/>
                </w:rPr>
                <w:delText>2, ADU Addition &gt; 400 to &lt; 700 ft</w:delText>
              </w:r>
              <w:r w:rsidR="00B54159" w:rsidDel="009E3C6F">
                <w:rPr>
                  <w:rFonts w:asciiTheme="minorHAnsi" w:hAnsiTheme="minorHAnsi" w:cstheme="minorHAnsi"/>
                  <w:sz w:val="18"/>
                  <w:szCs w:val="18"/>
                </w:rPr>
                <w:delText>^</w:delText>
              </w:r>
              <w:r w:rsidRPr="007A5D38" w:rsidDel="009E3C6F">
                <w:rPr>
                  <w:rFonts w:asciiTheme="minorHAnsi" w:hAnsiTheme="minorHAnsi" w:cstheme="minorHAnsi"/>
                  <w:sz w:val="18"/>
                  <w:szCs w:val="18"/>
                </w:rPr>
                <w:delText>2, and ADU Addition &gt; 700 to &lt; 1000 ft</w:delText>
              </w:r>
              <w:r w:rsidR="00B54159" w:rsidDel="009E3C6F">
                <w:rPr>
                  <w:rFonts w:asciiTheme="minorHAnsi" w:hAnsiTheme="minorHAnsi" w:cstheme="minorHAnsi"/>
                  <w:sz w:val="18"/>
                  <w:szCs w:val="18"/>
                </w:rPr>
                <w:delText>^</w:delText>
              </w:r>
              <w:r w:rsidRPr="007A5D38" w:rsidDel="009E3C6F">
                <w:rPr>
                  <w:rFonts w:asciiTheme="minorHAnsi" w:hAnsiTheme="minorHAnsi" w:cstheme="minorHAnsi"/>
                  <w:sz w:val="18"/>
                  <w:szCs w:val="18"/>
                </w:rPr>
                <w:delText>2</w:delText>
              </w:r>
            </w:del>
            <w:r w:rsidRPr="00F5715E">
              <w:rPr>
                <w:rFonts w:asciiTheme="minorHAnsi" w:hAnsiTheme="minorHAnsi"/>
                <w:sz w:val="18"/>
                <w:szCs w:val="18"/>
                <w:u w:val="single"/>
              </w:rPr>
              <w:t>&gt;&gt;</w:t>
            </w:r>
          </w:p>
        </w:tc>
      </w:tr>
      <w:tr w:rsidR="002A1F1B" w:rsidRPr="00D2491C" w14:paraId="782918BD" w14:textId="77777777" w:rsidTr="00067870">
        <w:trPr>
          <w:trHeight w:val="158"/>
        </w:trPr>
        <w:tc>
          <w:tcPr>
            <w:tcW w:w="799" w:type="dxa"/>
            <w:vAlign w:val="center"/>
          </w:tcPr>
          <w:p w14:paraId="782918B9"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615" w:type="dxa"/>
            <w:vAlign w:val="center"/>
          </w:tcPr>
          <w:p w14:paraId="782918BA"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BB"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602" w:type="dxa"/>
            <w:tcMar>
              <w:left w:w="72" w:type="dxa"/>
              <w:right w:w="72" w:type="dxa"/>
            </w:tcMar>
          </w:tcPr>
          <w:p w14:paraId="782918BC" w14:textId="37521D9D" w:rsidR="002A1F1B" w:rsidRPr="00F5715E" w:rsidRDefault="002A1F1B" w:rsidP="00B47A76">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782918C2" w14:textId="77777777" w:rsidTr="00067870">
        <w:trPr>
          <w:trHeight w:val="158"/>
        </w:trPr>
        <w:tc>
          <w:tcPr>
            <w:tcW w:w="799" w:type="dxa"/>
            <w:vAlign w:val="center"/>
          </w:tcPr>
          <w:p w14:paraId="782918BE"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615" w:type="dxa"/>
            <w:vAlign w:val="center"/>
          </w:tcPr>
          <w:p w14:paraId="782918BF"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782918C0"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602" w:type="dxa"/>
            <w:tcMar>
              <w:left w:w="72" w:type="dxa"/>
              <w:right w:w="72" w:type="dxa"/>
            </w:tcMar>
          </w:tcPr>
          <w:p w14:paraId="782918C1" w14:textId="6446E7C6" w:rsidR="002A1F1B" w:rsidRPr="00F5715E" w:rsidRDefault="002A1F1B" w:rsidP="00B47A76">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r w:rsidRPr="009D121A">
              <w:rPr>
                <w:rFonts w:asciiTheme="minorHAnsi" w:hAnsiTheme="minorHAnsi"/>
                <w:sz w:val="18"/>
                <w:szCs w:val="18"/>
              </w:rPr>
              <w:t>&gt;&gt;</w:t>
            </w:r>
          </w:p>
        </w:tc>
      </w:tr>
      <w:tr w:rsidR="00EE3065" w:rsidRPr="00D2491C" w14:paraId="782918FB" w14:textId="77777777" w:rsidTr="00067870">
        <w:trPr>
          <w:trHeight w:val="158"/>
        </w:trPr>
        <w:tc>
          <w:tcPr>
            <w:tcW w:w="799" w:type="dxa"/>
            <w:vAlign w:val="center"/>
          </w:tcPr>
          <w:p w14:paraId="782918EE" w14:textId="294800D2"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06</w:t>
            </w:r>
          </w:p>
        </w:tc>
        <w:tc>
          <w:tcPr>
            <w:tcW w:w="4615" w:type="dxa"/>
            <w:vAlign w:val="center"/>
          </w:tcPr>
          <w:p w14:paraId="782918EF"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602" w:type="dxa"/>
            <w:tcMar>
              <w:left w:w="72" w:type="dxa"/>
              <w:right w:w="72" w:type="dxa"/>
            </w:tcMar>
          </w:tcPr>
          <w:p w14:paraId="782918F0" w14:textId="646C1039"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&lt;&lt; calculated value if </w:t>
            </w:r>
            <w:ins w:id="150" w:author="Alhabibi, Haider@Energy [2]" w:date="2022-05-11T09:37:00Z">
              <w:r w:rsidR="00393B4D">
                <w:rPr>
                  <w:rFonts w:asciiTheme="minorHAnsi" w:hAnsiTheme="minorHAnsi" w:cstheme="minorHAnsi"/>
                  <w:sz w:val="18"/>
                  <w:szCs w:val="18"/>
                </w:rPr>
                <w:t xml:space="preserve">perent is </w:t>
              </w:r>
            </w:ins>
            <w:del w:id="151" w:author="Alhabibi, Haider@Energy [2]" w:date="2022-05-11T09:37:00Z">
              <w:r w:rsidRPr="007A5D38" w:rsidDel="00393B4D">
                <w:rPr>
                  <w:rFonts w:asciiTheme="minorHAnsi" w:hAnsiTheme="minorHAnsi" w:cstheme="minorHAnsi"/>
                  <w:sz w:val="18"/>
                  <w:szCs w:val="18"/>
                </w:rPr>
                <w:delText>registered CF1R</w:delText>
              </w:r>
            </w:del>
            <w:ins w:id="152" w:author="Alhabibi, Haider@Energy" w:date="2022-03-30T18:55:00Z">
              <w:del w:id="153" w:author="Alhabibi, Haider@Energy [2]" w:date="2022-05-11T09:37:00Z">
                <w:r w:rsidR="002A1C8B" w:rsidDel="00393B4D">
                  <w:rPr>
                    <w:rFonts w:asciiTheme="minorHAnsi" w:hAnsiTheme="minorHAnsi" w:cstheme="minorHAnsi"/>
                    <w:sz w:val="18"/>
                    <w:szCs w:val="18"/>
                  </w:rPr>
                  <w:delText>LMCC</w:delText>
                </w:r>
              </w:del>
            </w:ins>
            <w:del w:id="154" w:author="Alhabibi, Haider@Energy [2]" w:date="2022-05-11T09:37:00Z">
              <w:r w:rsidRPr="007A5D38" w:rsidDel="00393B4D">
                <w:rPr>
                  <w:rFonts w:asciiTheme="minorHAnsi" w:hAnsiTheme="minorHAnsi" w:cstheme="minorHAnsi"/>
                  <w:sz w:val="18"/>
                  <w:szCs w:val="18"/>
                </w:rPr>
                <w:delText xml:space="preserve"> form equals</w:delText>
              </w:r>
            </w:del>
            <w:r w:rsidRPr="007A5D38">
              <w:rPr>
                <w:rFonts w:asciiTheme="minorHAnsi" w:hAnsiTheme="minorHAnsi" w:cstheme="minorHAnsi"/>
                <w:sz w:val="18"/>
                <w:szCs w:val="18"/>
              </w:rPr>
              <w:t xml:space="preserve"> </w:t>
            </w:r>
            <w:del w:id="155" w:author="Alhabibi, Haider@Energy" w:date="2022-03-30T18:55:00Z">
              <w:r w:rsidRPr="007A5D38" w:rsidDel="002A1C8B">
                <w:rPr>
                  <w:rFonts w:asciiTheme="minorHAnsi" w:hAnsiTheme="minorHAnsi" w:cstheme="minorHAnsi"/>
                  <w:sz w:val="18"/>
                  <w:szCs w:val="18"/>
                </w:rPr>
                <w:delText>CF1R</w:delText>
              </w:r>
            </w:del>
            <w:ins w:id="156" w:author="Alhabibi, Haider@Energy" w:date="2022-03-30T18:55:00Z">
              <w:r w:rsidR="002A1C8B">
                <w:rPr>
                  <w:rFonts w:asciiTheme="minorHAnsi" w:hAnsiTheme="minorHAnsi" w:cstheme="minorHAnsi"/>
                  <w:sz w:val="18"/>
                  <w:szCs w:val="18"/>
                </w:rPr>
                <w:t>LMCC</w:t>
              </w:r>
            </w:ins>
            <w:r w:rsidRPr="007A5D38">
              <w:rPr>
                <w:rFonts w:asciiTheme="minorHAnsi" w:hAnsiTheme="minorHAnsi" w:cstheme="minorHAnsi"/>
                <w:sz w:val="18"/>
                <w:szCs w:val="18"/>
              </w:rPr>
              <w:t>-PRF</w:t>
            </w:r>
            <w:del w:id="157" w:author="Alhabibi, Haider@Energy [2]" w:date="2022-05-11T09:37:00Z">
              <w:r w:rsidRPr="007A5D38" w:rsidDel="00393B4D">
                <w:rPr>
                  <w:rFonts w:asciiTheme="minorHAnsi" w:hAnsiTheme="minorHAnsi" w:cstheme="minorHAnsi"/>
                  <w:sz w:val="18"/>
                  <w:szCs w:val="18"/>
                </w:rPr>
                <w:delText>-01</w:delText>
              </w:r>
            </w:del>
            <w:r w:rsidRPr="007A5D38">
              <w:rPr>
                <w:rFonts w:asciiTheme="minorHAnsi" w:hAnsiTheme="minorHAnsi" w:cstheme="minorHAnsi"/>
                <w:sz w:val="18"/>
                <w:szCs w:val="18"/>
              </w:rPr>
              <w:t xml:space="preserve">, reference data from </w:t>
            </w:r>
            <w:del w:id="158" w:author="Alhabibi, Haider@Energy" w:date="2022-03-30T18:55:00Z">
              <w:r w:rsidRPr="007A5D38" w:rsidDel="002A1C8B">
                <w:rPr>
                  <w:rFonts w:asciiTheme="minorHAnsi" w:hAnsiTheme="minorHAnsi" w:cstheme="minorHAnsi"/>
                  <w:sz w:val="18"/>
                  <w:szCs w:val="18"/>
                </w:rPr>
                <w:delText>CF1R</w:delText>
              </w:r>
            </w:del>
            <w:ins w:id="159" w:author="Alhabibi, Haider@Energy" w:date="2022-03-30T18:55:00Z">
              <w:r w:rsidR="002A1C8B">
                <w:rPr>
                  <w:rFonts w:asciiTheme="minorHAnsi" w:hAnsiTheme="minorHAnsi" w:cstheme="minorHAnsi"/>
                  <w:sz w:val="18"/>
                  <w:szCs w:val="18"/>
                </w:rPr>
                <w:t>LMCC</w:t>
              </w:r>
            </w:ins>
            <w:ins w:id="160" w:author="Alhabibi, Haider@Energy [2]" w:date="2022-05-11T09:37:00Z">
              <w:r w:rsidR="00EF5E22">
                <w:rPr>
                  <w:rFonts w:asciiTheme="minorHAnsi" w:hAnsiTheme="minorHAnsi" w:cstheme="minorHAnsi"/>
                  <w:sz w:val="18"/>
                  <w:szCs w:val="18"/>
                </w:rPr>
                <w:t>-PRF</w:t>
              </w:r>
            </w:ins>
            <w:r w:rsidRPr="007A5D38">
              <w:rPr>
                <w:rFonts w:asciiTheme="minorHAnsi" w:hAnsiTheme="minorHAnsi" w:cstheme="minorHAnsi"/>
                <w:sz w:val="18"/>
                <w:szCs w:val="18"/>
              </w:rPr>
              <w:t>;</w:t>
            </w:r>
            <w:r w:rsidRPr="007A5D38">
              <w:rPr>
                <w:rFonts w:asciiTheme="minorHAnsi" w:hAnsiTheme="minorHAnsi" w:cstheme="minorHAnsi"/>
                <w:sz w:val="18"/>
                <w:szCs w:val="18"/>
              </w:rPr>
              <w:br/>
              <w:t xml:space="preserve">else if </w:t>
            </w:r>
            <w:ins w:id="161" w:author="Alhabibi, Haider@Energy [2]" w:date="2022-05-11T09:38:00Z">
              <w:r w:rsidR="00423DE9">
                <w:rPr>
                  <w:rFonts w:asciiTheme="minorHAnsi" w:hAnsiTheme="minorHAnsi" w:cstheme="minorHAnsi"/>
                  <w:sz w:val="18"/>
                  <w:szCs w:val="18"/>
                </w:rPr>
                <w:t>parent</w:t>
              </w:r>
            </w:ins>
            <w:ins w:id="162" w:author="Alhabibi, Haider@Energy [2]" w:date="2022-05-11T09:37:00Z">
              <w:r w:rsidR="00EF5E22">
                <w:rPr>
                  <w:rFonts w:asciiTheme="minorHAnsi" w:hAnsiTheme="minorHAnsi" w:cstheme="minorHAnsi"/>
                  <w:sz w:val="18"/>
                  <w:szCs w:val="18"/>
                </w:rPr>
                <w:t xml:space="preserve"> is </w:t>
              </w:r>
            </w:ins>
            <w:del w:id="163" w:author="Alhabibi, Haider@Energy [2]" w:date="2022-05-11T09:37:00Z">
              <w:r w:rsidRPr="007A5D38" w:rsidDel="00EF5E22">
                <w:rPr>
                  <w:rFonts w:asciiTheme="minorHAnsi" w:hAnsiTheme="minorHAnsi" w:cstheme="minorHAnsi"/>
                  <w:sz w:val="18"/>
                  <w:szCs w:val="18"/>
                </w:rPr>
                <w:delText>registered</w:delText>
              </w:r>
            </w:del>
            <w:r w:rsidRPr="007A5D38">
              <w:rPr>
                <w:rFonts w:asciiTheme="minorHAnsi" w:hAnsiTheme="minorHAnsi" w:cstheme="minorHAnsi"/>
                <w:sz w:val="18"/>
                <w:szCs w:val="18"/>
              </w:rPr>
              <w:t xml:space="preserve"> </w:t>
            </w:r>
            <w:del w:id="164" w:author="Alhabibi, Haider@Energy" w:date="2022-03-30T18:55:00Z">
              <w:r w:rsidRPr="007A5D38" w:rsidDel="002A1C8B">
                <w:rPr>
                  <w:rFonts w:asciiTheme="minorHAnsi" w:hAnsiTheme="minorHAnsi" w:cstheme="minorHAnsi"/>
                  <w:sz w:val="18"/>
                  <w:szCs w:val="18"/>
                </w:rPr>
                <w:delText>CF1R</w:delText>
              </w:r>
            </w:del>
            <w:ins w:id="165" w:author="Alhabibi, Haider@Energy" w:date="2022-03-30T18:55:00Z">
              <w:r w:rsidR="002A1C8B">
                <w:rPr>
                  <w:rFonts w:asciiTheme="minorHAnsi" w:hAnsiTheme="minorHAnsi" w:cstheme="minorHAnsi"/>
                  <w:sz w:val="18"/>
                  <w:szCs w:val="18"/>
                </w:rPr>
                <w:t>LMCC</w:t>
              </w:r>
            </w:ins>
            <w:ins w:id="166" w:author="Alhabibi, Haider@Energy [2]" w:date="2022-05-11T09:38:00Z">
              <w:r w:rsidR="00423DE9">
                <w:rPr>
                  <w:rFonts w:asciiTheme="minorHAnsi" w:hAnsiTheme="minorHAnsi" w:cstheme="minorHAnsi"/>
                  <w:sz w:val="18"/>
                  <w:szCs w:val="18"/>
                </w:rPr>
                <w:t>-MCH</w:t>
              </w:r>
            </w:ins>
            <w:del w:id="167" w:author="Alhabibi, Haider@Energy [2]" w:date="2022-05-11T09:45:00Z">
              <w:r w:rsidRPr="007A5D38" w:rsidDel="00B6007D">
                <w:rPr>
                  <w:rFonts w:asciiTheme="minorHAnsi" w:hAnsiTheme="minorHAnsi" w:cstheme="minorHAnsi"/>
                  <w:sz w:val="18"/>
                  <w:szCs w:val="18"/>
                </w:rPr>
                <w:delText xml:space="preserve"> form equals CF1R-NCB-01 or CF1R-ADD-01</w:delText>
              </w:r>
            </w:del>
            <w:r w:rsidRPr="007A5D38">
              <w:rPr>
                <w:rFonts w:asciiTheme="minorHAnsi" w:hAnsiTheme="minorHAnsi" w:cstheme="minorHAnsi"/>
                <w:sz w:val="18"/>
                <w:szCs w:val="18"/>
              </w:rPr>
              <w:t xml:space="preserve">, </w:t>
            </w:r>
            <w:ins w:id="168" w:author="Alhabibi, Haider@Energy [2]" w:date="2022-05-11T09:45:00Z">
              <w:r w:rsidR="00B6007D">
                <w:rPr>
                  <w:rFonts w:asciiTheme="minorHAnsi" w:hAnsiTheme="minorHAnsi" w:cstheme="minorHAnsi"/>
                  <w:sz w:val="18"/>
                  <w:szCs w:val="18"/>
                </w:rPr>
                <w:t xml:space="preserve">allow </w:t>
              </w:r>
            </w:ins>
            <w:r w:rsidRPr="007A5D38">
              <w:rPr>
                <w:rFonts w:asciiTheme="minorHAnsi" w:hAnsiTheme="minorHAnsi" w:cstheme="minorHAnsi"/>
                <w:sz w:val="18"/>
                <w:szCs w:val="18"/>
              </w:rPr>
              <w:t xml:space="preserve">user </w:t>
            </w:r>
            <w:ins w:id="169" w:author="Alhabibi, Haider@Energy [2]" w:date="2022-05-11T09:45:00Z">
              <w:r w:rsidR="00C63831">
                <w:rPr>
                  <w:rFonts w:asciiTheme="minorHAnsi" w:hAnsiTheme="minorHAnsi" w:cstheme="minorHAnsi"/>
                  <w:sz w:val="18"/>
                  <w:szCs w:val="18"/>
                </w:rPr>
                <w:t xml:space="preserve">to </w:t>
              </w:r>
            </w:ins>
            <w:r w:rsidRPr="007A5D38">
              <w:rPr>
                <w:rFonts w:asciiTheme="minorHAnsi" w:hAnsiTheme="minorHAnsi" w:cstheme="minorHAnsi"/>
                <w:sz w:val="18"/>
                <w:szCs w:val="18"/>
              </w:rPr>
              <w:t xml:space="preserve">pick one from list:  </w:t>
            </w:r>
          </w:p>
          <w:p w14:paraId="782918F1"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782918F2"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782918F3"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or</w:t>
            </w:r>
          </w:p>
          <w:p w14:paraId="782918F4"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ERV; or</w:t>
            </w:r>
          </w:p>
          <w:p w14:paraId="782918F5"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**Balanced – HRV; or</w:t>
            </w:r>
          </w:p>
          <w:p w14:paraId="782918F6"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Fan Integrated (CFI); or</w:t>
            </w:r>
          </w:p>
          <w:p w14:paraId="782918F7"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Supply; or</w:t>
            </w:r>
          </w:p>
          <w:p w14:paraId="782918F8"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Exhaust; or</w:t>
            </w:r>
          </w:p>
          <w:p w14:paraId="782918F9" w14:textId="77777777" w:rsidR="00EE3065" w:rsidRPr="00D12B47" w:rsidRDefault="00EE3065" w:rsidP="00EE3065">
            <w:pPr>
              <w:rPr>
                <w:rFonts w:asciiTheme="minorHAnsi" w:hAnsiTheme="minorHAnsi" w:cstheme="minorHAnsi"/>
                <w:sz w:val="18"/>
                <w:szCs w:val="18"/>
              </w:rPr>
            </w:pPr>
            <w:r w:rsidRPr="00D12B47">
              <w:rPr>
                <w:rFonts w:asciiTheme="minorHAnsi" w:hAnsiTheme="minorHAnsi" w:cstheme="minorHAnsi"/>
                <w:sz w:val="18"/>
                <w:szCs w:val="18"/>
              </w:rPr>
              <w:t>**Central Ventilation System – Balanced</w:t>
            </w:r>
          </w:p>
          <w:p w14:paraId="782918FA"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u w:val="single"/>
              </w:rPr>
              <w:t>Else if “Building Type” (A02) = “Non-dwelling unit” then value = N/A&gt;&gt;</w:t>
            </w:r>
          </w:p>
        </w:tc>
      </w:tr>
      <w:tr w:rsidR="00EE3065" w:rsidRPr="00D2491C" w14:paraId="78291903" w14:textId="77777777" w:rsidTr="00067870">
        <w:trPr>
          <w:trHeight w:val="158"/>
        </w:trPr>
        <w:tc>
          <w:tcPr>
            <w:tcW w:w="799" w:type="dxa"/>
            <w:vAlign w:val="center"/>
          </w:tcPr>
          <w:p w14:paraId="782918FC" w14:textId="627ACD01" w:rsidR="00EE3065" w:rsidRPr="00F5715E" w:rsidRDefault="00F37662" w:rsidP="00F37662">
            <w:pPr>
              <w:jc w:val="center"/>
              <w:rPr>
                <w:rFonts w:asciiTheme="minorHAnsi" w:hAnsiTheme="minorHAnsi"/>
                <w:sz w:val="18"/>
                <w:szCs w:val="18"/>
              </w:rPr>
            </w:pPr>
            <w:r>
              <w:rPr>
                <w:rFonts w:asciiTheme="minorHAnsi" w:hAnsiTheme="minorHAnsi" w:cstheme="minorHAnsi"/>
                <w:sz w:val="18"/>
                <w:szCs w:val="18"/>
              </w:rPr>
              <w:t>07</w:t>
            </w:r>
          </w:p>
        </w:tc>
        <w:tc>
          <w:tcPr>
            <w:tcW w:w="4615" w:type="dxa"/>
            <w:vAlign w:val="center"/>
          </w:tcPr>
          <w:p w14:paraId="782918FD"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602" w:type="dxa"/>
            <w:tcMar>
              <w:left w:w="72" w:type="dxa"/>
              <w:right w:w="72" w:type="dxa"/>
            </w:tcMar>
          </w:tcPr>
          <w:p w14:paraId="782918FE" w14:textId="77777777" w:rsidR="00EE3065" w:rsidRPr="00D12B47"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&lt;&lt; </w:t>
            </w:r>
            <w:r w:rsidRPr="00D12B47">
              <w:rPr>
                <w:rFonts w:asciiTheme="minorHAnsi" w:hAnsiTheme="minorHAnsi" w:cstheme="minorHAnsi"/>
                <w:sz w:val="18"/>
                <w:szCs w:val="18"/>
              </w:rPr>
              <w:t>if “Building Type” (A02) = “Non-dwelling unit”, then value = N/A;</w:t>
            </w:r>
            <w:r w:rsidRPr="00D12B47">
              <w:rPr>
                <w:rFonts w:asciiTheme="minorHAnsi" w:hAnsiTheme="minorHAnsi" w:cstheme="minorHAnsi"/>
                <w:sz w:val="18"/>
                <w:szCs w:val="18"/>
              </w:rPr>
              <w:br/>
              <w:t>Else allow user to choose from list:</w:t>
            </w:r>
            <w:r w:rsidRPr="00D12B47">
              <w:rPr>
                <w:rFonts w:asciiTheme="minorHAnsi" w:hAnsiTheme="minorHAnsi" w:cstheme="minorHAnsi"/>
                <w:sz w:val="18"/>
                <w:szCs w:val="18"/>
              </w:rPr>
              <w:br/>
              <w:t>**Continuous; or</w:t>
            </w:r>
          </w:p>
          <w:p w14:paraId="78291901" w14:textId="55AAEBA9" w:rsidR="00EE3065" w:rsidRPr="00D12B47" w:rsidRDefault="00EE3065">
            <w:pPr>
              <w:rPr>
                <w:rFonts w:asciiTheme="minorHAnsi" w:hAnsiTheme="minorHAnsi" w:cstheme="minorHAnsi"/>
                <w:sz w:val="18"/>
                <w:szCs w:val="18"/>
              </w:rPr>
            </w:pPr>
            <w:r w:rsidRPr="00D12B47">
              <w:rPr>
                <w:rFonts w:asciiTheme="minorHAnsi" w:hAnsiTheme="minorHAnsi" w:cstheme="minorHAnsi"/>
                <w:sz w:val="18"/>
                <w:szCs w:val="18"/>
              </w:rPr>
              <w:t xml:space="preserve">**Short-Term Average; </w:t>
            </w:r>
            <w:r w:rsidRPr="00D12B47">
              <w:rPr>
                <w:rFonts w:asciiTheme="minorHAnsi" w:hAnsiTheme="minorHAnsi" w:cstheme="minorHAnsi"/>
                <w:sz w:val="18"/>
                <w:szCs w:val="18"/>
              </w:rPr>
              <w:br/>
            </w:r>
            <w:r w:rsidR="00EA1C0F">
              <w:rPr>
                <w:rFonts w:asciiTheme="minorHAnsi" w:hAnsiTheme="minorHAnsi" w:cstheme="minorHAnsi"/>
                <w:sz w:val="18"/>
                <w:szCs w:val="18"/>
              </w:rPr>
              <w:t xml:space="preserve">Else </w:t>
            </w:r>
            <w:r w:rsidRPr="00D12B47">
              <w:rPr>
                <w:rFonts w:asciiTheme="minorHAnsi" w:hAnsiTheme="minorHAnsi" w:cstheme="minorHAnsi"/>
                <w:sz w:val="18"/>
                <w:szCs w:val="18"/>
              </w:rPr>
              <w:t>if “Ventilation System Type” (</w:t>
            </w:r>
            <w:r w:rsidR="00905F19" w:rsidRPr="00D12B47">
              <w:rPr>
                <w:rFonts w:asciiTheme="minorHAnsi" w:hAnsiTheme="minorHAnsi" w:cstheme="minorHAnsi"/>
                <w:sz w:val="18"/>
                <w:szCs w:val="18"/>
              </w:rPr>
              <w:t>A</w:t>
            </w:r>
            <w:r w:rsidR="00905F19">
              <w:rPr>
                <w:rFonts w:asciiTheme="minorHAnsi" w:hAnsiTheme="minorHAnsi" w:cstheme="minorHAnsi"/>
                <w:sz w:val="18"/>
                <w:szCs w:val="18"/>
              </w:rPr>
              <w:t>06</w:t>
            </w:r>
            <w:r w:rsidRPr="00D12B47">
              <w:rPr>
                <w:rFonts w:asciiTheme="minorHAnsi" w:hAnsiTheme="minorHAnsi" w:cstheme="minorHAnsi"/>
                <w:sz w:val="18"/>
                <w:szCs w:val="18"/>
              </w:rPr>
              <w:t>) = Central Fan Integrated &amp; “Ventilation Operation Schedule” (</w:t>
            </w:r>
            <w:r w:rsidR="00905F19" w:rsidRPr="00D12B47">
              <w:rPr>
                <w:rFonts w:asciiTheme="minorHAnsi" w:hAnsiTheme="minorHAnsi" w:cstheme="minorHAnsi"/>
                <w:sz w:val="18"/>
                <w:szCs w:val="18"/>
              </w:rPr>
              <w:t>A</w:t>
            </w:r>
            <w:r w:rsidR="00905F19">
              <w:rPr>
                <w:rFonts w:asciiTheme="minorHAnsi" w:hAnsiTheme="minorHAnsi" w:cstheme="minorHAnsi"/>
                <w:sz w:val="18"/>
                <w:szCs w:val="18"/>
              </w:rPr>
              <w:t>07</w:t>
            </w:r>
            <w:r w:rsidRPr="00D12B47">
              <w:rPr>
                <w:rFonts w:asciiTheme="minorHAnsi" w:hAnsiTheme="minorHAnsi" w:cstheme="minorHAnsi"/>
                <w:sz w:val="18"/>
                <w:szCs w:val="18"/>
              </w:rPr>
              <w:t>)= Continuous; then display:</w:t>
            </w:r>
          </w:p>
          <w:p w14:paraId="78291902"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7829192D" w14:textId="77777777" w:rsidTr="00067870">
        <w:trPr>
          <w:trHeight w:val="158"/>
        </w:trPr>
        <w:tc>
          <w:tcPr>
            <w:tcW w:w="799" w:type="dxa"/>
            <w:vAlign w:val="center"/>
          </w:tcPr>
          <w:p w14:paraId="7829191B" w14:textId="5C3F8DD4" w:rsidR="00EE3065" w:rsidRDefault="00F37662" w:rsidP="00F37662">
            <w:pPr>
              <w:jc w:val="center"/>
              <w:rPr>
                <w:rFonts w:asciiTheme="minorHAnsi" w:hAnsiTheme="minorHAnsi"/>
                <w:sz w:val="18"/>
                <w:szCs w:val="18"/>
              </w:rPr>
            </w:pPr>
            <w:r>
              <w:rPr>
                <w:rFonts w:asciiTheme="minorHAnsi" w:hAnsiTheme="minorHAnsi" w:cstheme="minorHAnsi"/>
                <w:sz w:val="18"/>
                <w:szCs w:val="18"/>
              </w:rPr>
              <w:t>08</w:t>
            </w:r>
          </w:p>
        </w:tc>
        <w:tc>
          <w:tcPr>
            <w:tcW w:w="4615" w:type="dxa"/>
            <w:vAlign w:val="center"/>
          </w:tcPr>
          <w:p w14:paraId="7829191C"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determine compliance method for this document; display applicable tables below;</w:t>
            </w:r>
          </w:p>
          <w:p w14:paraId="7829191D"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(this row not visible to user)</w:t>
            </w:r>
          </w:p>
        </w:tc>
        <w:tc>
          <w:tcPr>
            <w:tcW w:w="5602" w:type="dxa"/>
            <w:tcMar>
              <w:left w:w="72" w:type="dxa"/>
              <w:right w:w="72" w:type="dxa"/>
            </w:tcMar>
          </w:tcPr>
          <w:p w14:paraId="7829191E"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7829191F" w14:textId="127CD9CF" w:rsidR="00EE3065" w:rsidRPr="00D12B47" w:rsidDel="00ED357A" w:rsidRDefault="00EE3065" w:rsidP="00EE3065">
            <w:pPr>
              <w:rPr>
                <w:del w:id="170" w:author="Alhabibi, Haider@Energy" w:date="2022-03-30T20:00:00Z"/>
                <w:rFonts w:asciiTheme="minorHAnsi" w:hAnsiTheme="minorHAnsi" w:cstheme="minorHAnsi"/>
                <w:sz w:val="18"/>
                <w:szCs w:val="18"/>
              </w:rPr>
            </w:pPr>
            <w:del w:id="171" w:author="Alhabibi, Haider@Energy" w:date="2022-03-30T20:00:00Z">
              <w:r w:rsidRPr="00D12B47" w:rsidDel="00ED357A">
                <w:rPr>
                  <w:rFonts w:asciiTheme="minorHAnsi" w:hAnsiTheme="minorHAnsi" w:cstheme="minorHAnsi"/>
                  <w:sz w:val="18"/>
                  <w:szCs w:val="18"/>
                </w:rPr>
                <w:delText>if “Building Type” (A02) = Single Family Detached or Single Family Attached and “Ventilation System Type” (A</w:delText>
              </w:r>
              <w:r w:rsidR="00B54159" w:rsidDel="00ED357A">
                <w:rPr>
                  <w:rFonts w:asciiTheme="minorHAnsi" w:hAnsiTheme="minorHAnsi" w:cstheme="minorHAnsi"/>
                  <w:sz w:val="18"/>
                  <w:szCs w:val="18"/>
                </w:rPr>
                <w:delText>06</w:delText>
              </w:r>
              <w:r w:rsidRPr="00D12B47" w:rsidDel="00ED357A">
                <w:rPr>
                  <w:rFonts w:asciiTheme="minorHAnsi" w:hAnsiTheme="minorHAnsi" w:cstheme="minorHAnsi"/>
                  <w:sz w:val="18"/>
                  <w:szCs w:val="18"/>
                </w:rPr>
                <w:delText>) = Supply, Exhaust, Balanced, Balanced – ERV, Balanced – HRV, or Central Fan Integrated and “Ventilation Operation Schedule (A</w:delText>
              </w:r>
              <w:r w:rsidR="00B54159" w:rsidDel="00ED357A">
                <w:rPr>
                  <w:rFonts w:asciiTheme="minorHAnsi" w:hAnsiTheme="minorHAnsi" w:cstheme="minorHAnsi"/>
                  <w:sz w:val="18"/>
                  <w:szCs w:val="18"/>
                </w:rPr>
                <w:delText>07</w:delText>
              </w:r>
              <w:r w:rsidRPr="00D12B47" w:rsidDel="00ED357A">
                <w:rPr>
                  <w:rFonts w:asciiTheme="minorHAnsi" w:hAnsiTheme="minorHAnsi" w:cstheme="minorHAnsi"/>
                  <w:sz w:val="18"/>
                  <w:szCs w:val="18"/>
                </w:rPr>
                <w:delText>) = Continuous, or Short-Term Average then display method:</w:delText>
              </w:r>
            </w:del>
          </w:p>
          <w:p w14:paraId="78291920" w14:textId="3B82C620" w:rsidR="00EE3065" w:rsidRPr="00D12B47" w:rsidDel="00ED357A" w:rsidRDefault="00EE3065" w:rsidP="00EE3065">
            <w:pPr>
              <w:rPr>
                <w:del w:id="172" w:author="Alhabibi, Haider@Energy" w:date="2022-03-30T20:00:00Z"/>
                <w:rFonts w:asciiTheme="minorHAnsi" w:hAnsiTheme="minorHAnsi" w:cstheme="minorHAnsi"/>
                <w:b/>
                <w:sz w:val="18"/>
                <w:szCs w:val="18"/>
              </w:rPr>
            </w:pPr>
            <w:del w:id="173" w:author="Alhabibi, Haider@Energy" w:date="2022-03-30T20:00:00Z">
              <w:r w:rsidRPr="00D12B47" w:rsidDel="00ED357A">
                <w:rPr>
                  <w:rFonts w:asciiTheme="minorHAnsi" w:hAnsiTheme="minorHAnsi" w:cstheme="minorHAnsi"/>
                  <w:b/>
                  <w:sz w:val="18"/>
                  <w:szCs w:val="18"/>
                </w:rPr>
                <w:delText>**27a – Single Family Attached/Detached Ventilation;</w:delText>
              </w:r>
            </w:del>
          </w:p>
          <w:p w14:paraId="78291929" w14:textId="567F0D67" w:rsidR="00EE3065" w:rsidRPr="00D12B47" w:rsidDel="00ED357A" w:rsidRDefault="00EE3065" w:rsidP="00EE3065">
            <w:pPr>
              <w:rPr>
                <w:del w:id="174" w:author="Alhabibi, Haider@Energy" w:date="2022-03-30T20:00:00Z"/>
                <w:rFonts w:asciiTheme="minorHAnsi" w:hAnsiTheme="minorHAnsi" w:cstheme="minorHAnsi"/>
                <w:sz w:val="18"/>
                <w:szCs w:val="18"/>
              </w:rPr>
            </w:pPr>
            <w:del w:id="175" w:author="Alhabibi, Haider@Energy" w:date="2022-03-30T20:00:00Z">
              <w:r w:rsidRPr="00D12B47" w:rsidDel="00ED357A">
                <w:rPr>
                  <w:rFonts w:asciiTheme="minorHAnsi" w:hAnsiTheme="minorHAnsi" w:cstheme="minorHAnsi"/>
                  <w:sz w:val="18"/>
                  <w:szCs w:val="18"/>
                </w:rPr>
                <w:delText>Else if “Building Type” (A02) = Single Family Detached, Single Family Attached, or Multifamily and “Ventilation System Type” (</w:delText>
              </w:r>
              <w:r w:rsidR="00E81EB3" w:rsidRPr="00D12B47" w:rsidDel="00ED357A">
                <w:rPr>
                  <w:rFonts w:asciiTheme="minorHAnsi" w:hAnsiTheme="minorHAnsi" w:cstheme="minorHAnsi"/>
                  <w:sz w:val="18"/>
                  <w:szCs w:val="18"/>
                </w:rPr>
                <w:delText>A</w:delText>
              </w:r>
              <w:r w:rsidR="00E81EB3" w:rsidDel="00ED357A">
                <w:rPr>
                  <w:rFonts w:asciiTheme="minorHAnsi" w:hAnsiTheme="minorHAnsi" w:cstheme="minorHAnsi"/>
                  <w:sz w:val="18"/>
                  <w:szCs w:val="18"/>
                </w:rPr>
                <w:delText>06</w:delText>
              </w:r>
              <w:r w:rsidRPr="00D12B47" w:rsidDel="00ED357A">
                <w:rPr>
                  <w:rFonts w:asciiTheme="minorHAnsi" w:hAnsiTheme="minorHAnsi" w:cstheme="minorHAnsi"/>
                  <w:sz w:val="18"/>
                  <w:szCs w:val="18"/>
                </w:rPr>
                <w:delText>) = Supply, Exhaust, Balanced, Balanced – ERV, Balanced – HRV and “Ventilation Operation Schedule (A</w:delText>
              </w:r>
              <w:r w:rsidR="00B54159" w:rsidDel="00ED357A">
                <w:rPr>
                  <w:rFonts w:asciiTheme="minorHAnsi" w:hAnsiTheme="minorHAnsi" w:cstheme="minorHAnsi"/>
                  <w:sz w:val="18"/>
                  <w:szCs w:val="18"/>
                </w:rPr>
                <w:delText>07</w:delText>
              </w:r>
              <w:r w:rsidRPr="00D12B47" w:rsidDel="00ED357A">
                <w:rPr>
                  <w:rFonts w:asciiTheme="minorHAnsi" w:hAnsiTheme="minorHAnsi" w:cstheme="minorHAnsi"/>
                  <w:sz w:val="18"/>
                  <w:szCs w:val="18"/>
                </w:rPr>
                <w:delText>) = Scheduled or Real-Time Control, then display method:</w:delText>
              </w:r>
            </w:del>
          </w:p>
          <w:p w14:paraId="7829192A" w14:textId="72EDF016" w:rsidR="00EE3065" w:rsidDel="00ED357A" w:rsidRDefault="00EE3065" w:rsidP="00EE3065">
            <w:pPr>
              <w:rPr>
                <w:del w:id="176" w:author="Alhabibi, Haider@Energy" w:date="2022-03-30T20:00:00Z"/>
                <w:rFonts w:asciiTheme="minorHAnsi" w:hAnsiTheme="minorHAnsi" w:cstheme="minorHAnsi"/>
                <w:b/>
                <w:sz w:val="18"/>
                <w:szCs w:val="18"/>
              </w:rPr>
            </w:pPr>
            <w:del w:id="177" w:author="Alhabibi, Haider@Energy" w:date="2022-03-30T20:00:00Z">
              <w:r w:rsidRPr="00D12B47" w:rsidDel="00ED357A">
                <w:rPr>
                  <w:rFonts w:asciiTheme="minorHAnsi" w:hAnsiTheme="minorHAnsi" w:cstheme="minorHAnsi"/>
                  <w:b/>
                  <w:sz w:val="18"/>
                  <w:szCs w:val="18"/>
                </w:rPr>
                <w:lastRenderedPageBreak/>
                <w:delText>**27</w:delText>
              </w:r>
              <w:r w:rsidR="007715C6" w:rsidDel="00ED357A">
                <w:rPr>
                  <w:rFonts w:asciiTheme="minorHAnsi" w:hAnsiTheme="minorHAnsi" w:cstheme="minorHAnsi"/>
                  <w:b/>
                  <w:sz w:val="18"/>
                  <w:szCs w:val="18"/>
                </w:rPr>
                <w:delText>c</w:delText>
              </w:r>
              <w:r w:rsidRPr="00D12B47" w:rsidDel="00ED357A">
                <w:rPr>
                  <w:rFonts w:asciiTheme="minorHAnsi" w:hAnsiTheme="minorHAnsi" w:cstheme="minorHAnsi"/>
                  <w:b/>
                  <w:sz w:val="18"/>
                  <w:szCs w:val="18"/>
                </w:rPr>
                <w:delText xml:space="preserve"> – Scheduled or Real-Time Control Ventilation System;</w:delText>
              </w:r>
            </w:del>
          </w:p>
          <w:p w14:paraId="162D4AD3" w14:textId="0324BAA5" w:rsidR="00F55BE3" w:rsidRPr="00D12B47" w:rsidRDefault="00F55BE3" w:rsidP="00F55BE3">
            <w:pPr>
              <w:rPr>
                <w:rFonts w:asciiTheme="minorHAnsi" w:hAnsiTheme="minorHAnsi" w:cstheme="minorHAnsi"/>
                <w:sz w:val="18"/>
                <w:szCs w:val="18"/>
              </w:rPr>
            </w:pPr>
            <w:del w:id="178" w:author="Alhabibi, Haider@Energy" w:date="2022-03-30T20:00:00Z">
              <w:r w:rsidRPr="00D12B47" w:rsidDel="00ED357A">
                <w:rPr>
                  <w:rFonts w:asciiTheme="minorHAnsi" w:hAnsiTheme="minorHAnsi" w:cstheme="minorHAnsi"/>
                  <w:sz w:val="18"/>
                  <w:szCs w:val="18"/>
                </w:rPr>
                <w:delText>Else if</w:delText>
              </w:r>
            </w:del>
            <w:r w:rsidRPr="00D12B47">
              <w:rPr>
                <w:rFonts w:asciiTheme="minorHAnsi" w:hAnsiTheme="minorHAnsi" w:cstheme="minorHAnsi"/>
                <w:sz w:val="18"/>
                <w:szCs w:val="18"/>
              </w:rPr>
              <w:t xml:space="preserve"> “Building Type” (A02) = Multifamily</w:t>
            </w:r>
            <w:r w:rsidR="00A31D09">
              <w:rPr>
                <w:rFonts w:asciiTheme="minorHAnsi" w:hAnsiTheme="minorHAnsi" w:cstheme="minorHAnsi"/>
                <w:sz w:val="18"/>
                <w:szCs w:val="18"/>
              </w:rPr>
              <w:t xml:space="preserve"> </w:t>
            </w:r>
            <w:r w:rsidR="00A31D09" w:rsidRPr="00F156EB">
              <w:rPr>
                <w:rFonts w:ascii="Calibri" w:eastAsia="Calibri" w:hAnsi="Calibri"/>
                <w:sz w:val="18"/>
                <w:szCs w:val="18"/>
              </w:rPr>
              <w:t>and</w:t>
            </w:r>
            <w:r w:rsidR="00A31D09" w:rsidRPr="00F156EB">
              <w:rPr>
                <w:rFonts w:ascii="Calibri" w:eastAsia="Calibri" w:hAnsi="Calibri"/>
                <w:sz w:val="22"/>
                <w:szCs w:val="22"/>
              </w:rPr>
              <w:t xml:space="preserve"> </w:t>
            </w:r>
            <w:r w:rsidR="00A31D09" w:rsidRPr="00F156EB">
              <w:rPr>
                <w:rFonts w:ascii="Calibri" w:eastAsia="Calibri" w:hAnsi="Calibri" w:cs="Calibri"/>
                <w:sz w:val="18"/>
                <w:szCs w:val="18"/>
              </w:rPr>
              <w:t>“Ventilation System Type” (A06) = Central Ventilation System – Supply</w:t>
            </w:r>
            <w:r w:rsidR="00A31D09" w:rsidRPr="00F156EB">
              <w:rPr>
                <w:rFonts w:ascii="Calibri" w:eastAsia="Calibri" w:hAnsi="Calibri"/>
                <w:sz w:val="18"/>
                <w:szCs w:val="18"/>
              </w:rPr>
              <w:t>, Central Ventilation System – Exhaust, or Central Ventilation System – Balanced</w:t>
            </w:r>
            <w:r w:rsidRPr="00D12B47">
              <w:rPr>
                <w:rFonts w:asciiTheme="minorHAnsi" w:hAnsiTheme="minorHAnsi" w:cstheme="minorHAnsi"/>
                <w:sz w:val="18"/>
                <w:szCs w:val="18"/>
              </w:rPr>
              <w:t>, then display method:</w:t>
            </w:r>
          </w:p>
          <w:p w14:paraId="61CBC499" w14:textId="77777777" w:rsidR="00425839" w:rsidRDefault="00F55BE3" w:rsidP="00EE3065">
            <w:pPr>
              <w:rPr>
                <w:rFonts w:asciiTheme="minorHAnsi" w:hAnsiTheme="minorHAnsi" w:cstheme="minorHAnsi"/>
                <w:b/>
                <w:sz w:val="18"/>
                <w:szCs w:val="18"/>
              </w:rPr>
            </w:pPr>
            <w:r w:rsidRPr="00D12B47">
              <w:rPr>
                <w:rFonts w:asciiTheme="minorHAnsi" w:hAnsiTheme="minorHAnsi" w:cstheme="minorHAnsi"/>
                <w:b/>
                <w:sz w:val="18"/>
                <w:szCs w:val="18"/>
              </w:rPr>
              <w:t>**27b – Multifamily</w:t>
            </w:r>
          </w:p>
          <w:p w14:paraId="7829192C" w14:textId="754DAB09" w:rsidR="00571B10" w:rsidRDefault="00EE3065">
            <w:pPr>
              <w:rPr>
                <w:rFonts w:asciiTheme="minorHAnsi" w:hAnsiTheme="minorHAnsi" w:cstheme="minorHAnsi"/>
                <w:sz w:val="18"/>
                <w:szCs w:val="18"/>
              </w:rPr>
            </w:pPr>
            <w:r w:rsidRPr="00D12B47">
              <w:rPr>
                <w:rFonts w:asciiTheme="minorHAnsi" w:hAnsiTheme="minorHAnsi" w:cstheme="minorHAnsi"/>
                <w:b/>
                <w:sz w:val="18"/>
                <w:szCs w:val="18"/>
              </w:rPr>
              <w:t>&gt;&gt;</w:t>
            </w:r>
          </w:p>
        </w:tc>
      </w:tr>
      <w:tr w:rsidR="00995DE1" w:rsidRPr="00D2491C" w14:paraId="39D2CEBA" w14:textId="77777777" w:rsidTr="00067870">
        <w:trPr>
          <w:trHeight w:val="158"/>
        </w:trPr>
        <w:tc>
          <w:tcPr>
            <w:tcW w:w="799" w:type="dxa"/>
            <w:vAlign w:val="center"/>
          </w:tcPr>
          <w:p w14:paraId="55AC7DF6" w14:textId="3E055772" w:rsidR="00995DE1" w:rsidRDefault="00995DE1" w:rsidP="00995DE1">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615" w:type="dxa"/>
            <w:vAlign w:val="center"/>
          </w:tcPr>
          <w:p w14:paraId="55692A52" w14:textId="6DF8745F" w:rsidR="00995DE1" w:rsidRPr="007A5D38" w:rsidRDefault="00995DE1" w:rsidP="00995DE1">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602" w:type="dxa"/>
            <w:tcMar>
              <w:left w:w="72" w:type="dxa"/>
              <w:right w:w="72" w:type="dxa"/>
            </w:tcMar>
          </w:tcPr>
          <w:p w14:paraId="3E897178" w14:textId="22CE74DB" w:rsidR="00995DE1" w:rsidRPr="007A5D38" w:rsidRDefault="00995DE1" w:rsidP="00995DE1">
            <w:pPr>
              <w:rPr>
                <w:rFonts w:asciiTheme="minorHAnsi" w:hAnsiTheme="minorHAnsi" w:cstheme="minorHAnsi"/>
                <w:sz w:val="18"/>
                <w:szCs w:val="18"/>
              </w:rPr>
            </w:pPr>
            <w:r>
              <w:rPr>
                <w:rFonts w:asciiTheme="minorHAnsi" w:hAnsiTheme="minorHAnsi" w:cstheme="minorHAnsi"/>
                <w:sz w:val="18"/>
                <w:szCs w:val="18"/>
              </w:rPr>
              <w:t xml:space="preserve">&lt;&lt;value from </w:t>
            </w:r>
            <w:del w:id="179" w:author="Alhabibi, Haider@Energy" w:date="2022-03-30T18:55:00Z">
              <w:r w:rsidDel="002A1C8B">
                <w:rPr>
                  <w:rFonts w:asciiTheme="minorHAnsi" w:hAnsiTheme="minorHAnsi" w:cstheme="minorHAnsi"/>
                  <w:sz w:val="18"/>
                  <w:szCs w:val="18"/>
                </w:rPr>
                <w:delText>CF1R</w:delText>
              </w:r>
            </w:del>
            <w:ins w:id="180" w:author="Alhabibi, Haider@Energy" w:date="2022-03-30T18:55:00Z">
              <w:r w:rsidR="002A1C8B">
                <w:rPr>
                  <w:rFonts w:asciiTheme="minorHAnsi" w:hAnsiTheme="minorHAnsi" w:cstheme="minorHAnsi"/>
                  <w:sz w:val="18"/>
                  <w:szCs w:val="18"/>
                </w:rPr>
                <w:t>LMCC</w:t>
              </w:r>
            </w:ins>
            <w:r>
              <w:rPr>
                <w:rFonts w:asciiTheme="minorHAnsi" w:hAnsiTheme="minorHAnsi" w:cstheme="minorHAnsi"/>
                <w:sz w:val="18"/>
                <w:szCs w:val="18"/>
              </w:rPr>
              <w:t>&gt;&gt;</w:t>
            </w:r>
          </w:p>
        </w:tc>
      </w:tr>
      <w:tr w:rsidR="00995DE1" w:rsidRPr="00D2491C" w14:paraId="78291944" w14:textId="77777777" w:rsidTr="00067870">
        <w:trPr>
          <w:trHeight w:val="158"/>
        </w:trPr>
        <w:tc>
          <w:tcPr>
            <w:tcW w:w="11016" w:type="dxa"/>
            <w:gridSpan w:val="3"/>
            <w:vAlign w:val="center"/>
          </w:tcPr>
          <w:p w14:paraId="78291942" w14:textId="77777777" w:rsidR="00995DE1" w:rsidRDefault="00995DE1" w:rsidP="00995DE1">
            <w:pPr>
              <w:rPr>
                <w:rFonts w:asciiTheme="minorHAnsi" w:hAnsiTheme="minorHAnsi"/>
                <w:sz w:val="18"/>
                <w:szCs w:val="18"/>
              </w:rPr>
            </w:pPr>
            <w:r>
              <w:rPr>
                <w:rFonts w:asciiTheme="minorHAnsi" w:hAnsiTheme="minorHAnsi"/>
                <w:sz w:val="18"/>
                <w:szCs w:val="18"/>
              </w:rPr>
              <w:t xml:space="preserve">Note: </w:t>
            </w:r>
          </w:p>
          <w:p w14:paraId="78291943" w14:textId="77777777" w:rsidR="00995DE1" w:rsidRDefault="00995DE1" w:rsidP="00995D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78291945" w14:textId="77777777" w:rsidR="005A2B97" w:rsidRPr="001B7F7E" w:rsidRDefault="005A2B97" w:rsidP="00D65FA1">
      <w:pPr>
        <w:rPr>
          <w:rFonts w:asciiTheme="minorHAnsi" w:hAnsiTheme="minorHAnsi"/>
          <w:sz w:val="18"/>
          <w:szCs w:val="18"/>
        </w:rPr>
      </w:pPr>
    </w:p>
    <w:tbl>
      <w:tblPr>
        <w:tblStyle w:val="TableGrid"/>
        <w:tblW w:w="0" w:type="auto"/>
        <w:tblLook w:val="04A0" w:firstRow="1" w:lastRow="0" w:firstColumn="1" w:lastColumn="0" w:noHBand="0" w:noVBand="1"/>
      </w:tblPr>
      <w:tblGrid>
        <w:gridCol w:w="11016"/>
      </w:tblGrid>
      <w:tr w:rsidR="003F49B9" w14:paraId="78291947" w14:textId="77777777" w:rsidTr="003F49B9">
        <w:tc>
          <w:tcPr>
            <w:tcW w:w="11016" w:type="dxa"/>
          </w:tcPr>
          <w:p w14:paraId="78291946" w14:textId="3CA0479D" w:rsidR="00571B10" w:rsidRDefault="0029047D">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8F10D8">
              <w:rPr>
                <w:rFonts w:asciiTheme="minorHAnsi" w:hAnsiTheme="minorHAnsi"/>
                <w:b/>
                <w:szCs w:val="18"/>
              </w:rPr>
              <w:t>b</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8F10D8">
              <w:rPr>
                <w:rFonts w:asciiTheme="minorHAnsi" w:hAnsiTheme="minorHAnsi"/>
                <w:b/>
                <w:szCs w:val="18"/>
              </w:rPr>
              <w:t>Multifamily</w:t>
            </w:r>
            <w:r w:rsidR="007715C6">
              <w:rPr>
                <w:rFonts w:asciiTheme="minorHAnsi" w:hAnsiTheme="minorHAnsi"/>
                <w:b/>
                <w:szCs w:val="18"/>
              </w:rPr>
              <w:t xml:space="preserve"> </w:t>
            </w:r>
            <w:r w:rsidR="008F10D8" w:rsidRPr="008F10D8">
              <w:rPr>
                <w:rFonts w:asciiTheme="minorHAnsi" w:hAnsiTheme="minorHAnsi"/>
                <w:b/>
                <w:szCs w:val="18"/>
              </w:rPr>
              <w:t>Ventilation</w:t>
            </w:r>
          </w:p>
        </w:tc>
      </w:tr>
    </w:tbl>
    <w:p w14:paraId="78291948" w14:textId="77777777" w:rsidR="00A11558" w:rsidRDefault="00A11558">
      <w:pPr>
        <w:rPr>
          <w:rFonts w:asciiTheme="minorHAnsi" w:hAnsiTheme="minorHAnsi" w:cstheme="minorHAnsi"/>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725"/>
        <w:gridCol w:w="5698"/>
      </w:tblGrid>
      <w:tr w:rsidR="00F51F71" w:rsidRPr="00CB00C9" w14:paraId="78291956" w14:textId="77777777" w:rsidTr="008F10D8">
        <w:tc>
          <w:tcPr>
            <w:tcW w:w="11016" w:type="dxa"/>
            <w:gridSpan w:val="3"/>
          </w:tcPr>
          <w:p w14:paraId="78291954" w14:textId="77777777" w:rsidR="00F51F71" w:rsidRPr="0029047D" w:rsidRDefault="00F51F71" w:rsidP="003A7CD3">
            <w:pPr>
              <w:keepNext/>
              <w:rPr>
                <w:rFonts w:asciiTheme="minorHAnsi" w:hAnsiTheme="minorHAnsi"/>
                <w:b/>
                <w:szCs w:val="18"/>
              </w:rPr>
            </w:pPr>
            <w:r w:rsidRPr="0029047D">
              <w:rPr>
                <w:rFonts w:asciiTheme="minorHAnsi" w:hAnsiTheme="minorHAnsi"/>
                <w:b/>
                <w:szCs w:val="18"/>
              </w:rPr>
              <w:t>B. Ventilation - Total Ventilation Rate</w:t>
            </w:r>
          </w:p>
          <w:p w14:paraId="78291955" w14:textId="0484C27E"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ins w:id="181" w:author="Alhabibi, Haider@Energy" w:date="2022-03-30T20:00:00Z">
              <w:r w:rsidR="00AB4C33">
                <w:rPr>
                  <w:rFonts w:asciiTheme="minorHAnsi" w:hAnsiTheme="minorHAnsi"/>
                  <w:sz w:val="18"/>
                  <w:szCs w:val="18"/>
                </w:rPr>
                <w:t xml:space="preserve"> dwelling</w:t>
              </w:r>
            </w:ins>
            <w:del w:id="182" w:author="Alhabibi, Haider@Energy" w:date="2022-03-30T20:00:00Z">
              <w:r w:rsidRPr="00CB00C9" w:rsidDel="00AB4C33">
                <w:rPr>
                  <w:rFonts w:asciiTheme="minorHAnsi" w:hAnsiTheme="minorHAnsi"/>
                  <w:sz w:val="18"/>
                  <w:szCs w:val="18"/>
                </w:rPr>
                <w:delText>building</w:delText>
              </w:r>
            </w:del>
            <w:r w:rsidRPr="00CB00C9">
              <w:rPr>
                <w:rFonts w:asciiTheme="minorHAnsi" w:hAnsiTheme="minorHAnsi"/>
                <w:sz w:val="18"/>
                <w:szCs w:val="18"/>
              </w:rPr>
              <w:t xml:space="preserve"> ventilation with outdoor air each hour at no less than the rate in </w:t>
            </w:r>
            <w:ins w:id="183" w:author="Alhabibi, Haider@Energy" w:date="2022-03-30T20:01:00Z">
              <w:r w:rsidR="0003207B">
                <w:rPr>
                  <w:rFonts w:asciiTheme="minorHAnsi" w:hAnsiTheme="minorHAnsi"/>
                  <w:sz w:val="18"/>
                  <w:szCs w:val="18"/>
                </w:rPr>
                <w:t>160.2(b)2Aiv</w:t>
              </w:r>
            </w:ins>
            <w:del w:id="184" w:author="Alhabibi, Haider@Energy" w:date="2022-03-30T20:01:00Z">
              <w:r w:rsidDel="0003207B">
                <w:rPr>
                  <w:rFonts w:asciiTheme="minorHAnsi" w:hAnsiTheme="minorHAnsi"/>
                  <w:sz w:val="18"/>
                  <w:szCs w:val="18"/>
                </w:rPr>
                <w:delText>150.0(o)1Ci</w:delText>
              </w:r>
            </w:del>
          </w:p>
        </w:tc>
      </w:tr>
      <w:tr w:rsidR="00F51F71" w:rsidRPr="00CB00C9" w14:paraId="7829195A" w14:textId="77777777" w:rsidTr="008F10D8">
        <w:tc>
          <w:tcPr>
            <w:tcW w:w="593" w:type="dxa"/>
            <w:vAlign w:val="center"/>
          </w:tcPr>
          <w:p w14:paraId="78291957"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725" w:type="dxa"/>
            <w:vAlign w:val="center"/>
          </w:tcPr>
          <w:p w14:paraId="78291958"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(Q</w:t>
            </w:r>
            <w:r w:rsidRPr="001D331F">
              <w:rPr>
                <w:rFonts w:asciiTheme="minorHAnsi" w:hAnsiTheme="minorHAnsi"/>
                <w:sz w:val="18"/>
                <w:szCs w:val="18"/>
                <w:vertAlign w:val="subscript"/>
              </w:rPr>
              <w:t>tot</w:t>
            </w:r>
            <w:r w:rsidRPr="00CB00C9">
              <w:rPr>
                <w:rFonts w:asciiTheme="minorHAnsi" w:hAnsiTheme="minorHAnsi"/>
                <w:sz w:val="18"/>
                <w:szCs w:val="18"/>
              </w:rPr>
              <w:t>)</w:t>
            </w:r>
          </w:p>
        </w:tc>
        <w:tc>
          <w:tcPr>
            <w:tcW w:w="5698" w:type="dxa"/>
          </w:tcPr>
          <w:p w14:paraId="78291959" w14:textId="7EED7BD3" w:rsidR="00F51F71" w:rsidRPr="007F6151" w:rsidRDefault="00F51F71" w:rsidP="00B54159">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w:t>
            </w:r>
            <w:r w:rsidR="00B54159">
              <w:rPr>
                <w:rFonts w:asciiTheme="minorHAnsi" w:hAnsiTheme="minorHAnsi"/>
                <w:sz w:val="18"/>
                <w:szCs w:val="18"/>
              </w:rPr>
              <w:t>150.0-B</w:t>
            </w:r>
            <w:r w:rsidRPr="00C3222B">
              <w:rPr>
                <w:rFonts w:asciiTheme="minorHAnsi" w:hAnsiTheme="minorHAnsi"/>
                <w:sz w:val="18"/>
                <w:szCs w:val="18"/>
              </w:rPr>
              <w:t xml:space="preserve">):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sidR="001238D0">
              <w:rPr>
                <w:rFonts w:asciiTheme="minorHAnsi" w:hAnsiTheme="minorHAnsi"/>
                <w:sz w:val="18"/>
                <w:szCs w:val="18"/>
              </w:rPr>
              <w:t>“</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001238D0">
              <w:rPr>
                <w:rFonts w:asciiTheme="minorHAnsi" w:hAnsiTheme="minorHAnsi"/>
                <w:sz w:val="18"/>
                <w:szCs w:val="18"/>
              </w:rPr>
              <w: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w:t>
            </w:r>
            <w:r w:rsidR="001238D0">
              <w:rPr>
                <w:rFonts w:asciiTheme="minorHAnsi" w:hAnsiTheme="minorHAnsi"/>
                <w:sz w:val="18"/>
                <w:szCs w:val="18"/>
              </w:rPr>
              <w:t>“</w:t>
            </w:r>
            <w:r w:rsidR="001238D0" w:rsidRPr="00F5715E">
              <w:rPr>
                <w:rFonts w:asciiTheme="minorHAnsi" w:hAnsiTheme="minorHAnsi"/>
                <w:sz w:val="18"/>
                <w:szCs w:val="18"/>
              </w:rPr>
              <w:t xml:space="preserve">Number of </w:t>
            </w:r>
            <w:r w:rsidR="001238D0">
              <w:rPr>
                <w:rFonts w:asciiTheme="minorHAnsi" w:hAnsiTheme="minorHAnsi"/>
                <w:sz w:val="18"/>
                <w:szCs w:val="18"/>
              </w:rPr>
              <w:t>B</w:t>
            </w:r>
            <w:r w:rsidR="001238D0" w:rsidRPr="00F5715E">
              <w:rPr>
                <w:rFonts w:asciiTheme="minorHAnsi" w:hAnsiTheme="minorHAnsi"/>
                <w:sz w:val="18"/>
                <w:szCs w:val="18"/>
              </w:rPr>
              <w:t xml:space="preserve">edrooms in </w:t>
            </w:r>
            <w:r w:rsidR="001238D0">
              <w:rPr>
                <w:rFonts w:asciiTheme="minorHAnsi" w:hAnsiTheme="minorHAnsi"/>
                <w:sz w:val="18"/>
                <w:szCs w:val="18"/>
              </w:rPr>
              <w:t>D</w:t>
            </w:r>
            <w:r w:rsidR="001238D0" w:rsidRPr="00F5715E">
              <w:rPr>
                <w:rFonts w:asciiTheme="minorHAnsi" w:hAnsiTheme="minorHAnsi"/>
                <w:sz w:val="18"/>
                <w:szCs w:val="18"/>
              </w:rPr>
              <w:t xml:space="preserve">welling </w:t>
            </w:r>
            <w:r w:rsidR="001238D0">
              <w:rPr>
                <w:rFonts w:asciiTheme="minorHAnsi" w:hAnsiTheme="minorHAnsi"/>
                <w:sz w:val="18"/>
                <w:szCs w:val="18"/>
              </w:rPr>
              <w:t>U</w:t>
            </w:r>
            <w:r w:rsidR="001238D0" w:rsidRPr="00F5715E">
              <w:rPr>
                <w:rFonts w:asciiTheme="minorHAnsi" w:hAnsiTheme="minorHAnsi"/>
                <w:sz w:val="18"/>
                <w:szCs w:val="18"/>
              </w:rPr>
              <w:t>nit</w:t>
            </w:r>
            <w:r w:rsidR="001238D0">
              <w:rPr>
                <w:rFonts w:asciiTheme="minorHAnsi" w:hAnsiTheme="minorHAnsi"/>
                <w:sz w:val="18"/>
                <w:szCs w:val="18"/>
              </w:rPr>
              <w:t>”</w:t>
            </w:r>
            <w:r w:rsidR="001238D0" w:rsidRPr="00D2491C">
              <w:rPr>
                <w:rFonts w:asciiTheme="minorHAnsi" w:hAnsiTheme="minorHAnsi"/>
                <w:sz w:val="18"/>
                <w:szCs w:val="18"/>
              </w:rPr>
              <w:t xml:space="preserve"> </w:t>
            </w:r>
            <w:r w:rsidR="001238D0">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001238D0">
              <w:rPr>
                <w:rFonts w:asciiTheme="minorHAnsi" w:hAnsiTheme="minorHAnsi"/>
                <w:sz w:val="18"/>
                <w:szCs w:val="18"/>
              </w:rPr>
              <w:t>)</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bl>
    <w:p w14:paraId="78291978" w14:textId="77777777" w:rsidR="00D12B47" w:rsidRPr="001B7F7E" w:rsidRDefault="00D12B47">
      <w:pPr>
        <w:rPr>
          <w:rFonts w:asciiTheme="minorHAnsi" w:hAnsiTheme="minorHAnsi" w:cstheme="minorHAnsi"/>
          <w:sz w:val="18"/>
          <w:szCs w:val="18"/>
        </w:rPr>
      </w:pPr>
    </w:p>
    <w:tbl>
      <w:tblPr>
        <w:tblStyle w:val="TableGrid"/>
        <w:tblW w:w="11015" w:type="dxa"/>
        <w:tblLook w:val="04A0" w:firstRow="1" w:lastRow="0" w:firstColumn="1" w:lastColumn="0" w:noHBand="0" w:noVBand="1"/>
      </w:tblPr>
      <w:tblGrid>
        <w:gridCol w:w="2203"/>
        <w:gridCol w:w="2203"/>
        <w:gridCol w:w="2203"/>
        <w:gridCol w:w="2203"/>
        <w:gridCol w:w="2203"/>
      </w:tblGrid>
      <w:tr w:rsidR="00BA5D81" w14:paraId="7829197C" w14:textId="77777777" w:rsidTr="00BA5D81">
        <w:tc>
          <w:tcPr>
            <w:tcW w:w="11015" w:type="dxa"/>
            <w:gridSpan w:val="5"/>
          </w:tcPr>
          <w:p w14:paraId="7829197A" w14:textId="77777777" w:rsidR="00BA5D81" w:rsidRPr="0029047D" w:rsidRDefault="00BA5D81" w:rsidP="00BA5D81">
            <w:pPr>
              <w:keepNext/>
              <w:rPr>
                <w:rFonts w:asciiTheme="minorHAnsi" w:hAnsiTheme="minorHAnsi"/>
                <w:b/>
                <w:szCs w:val="18"/>
              </w:rPr>
            </w:pPr>
            <w:r>
              <w:rPr>
                <w:rFonts w:asciiTheme="minorHAnsi" w:hAnsiTheme="minorHAnsi"/>
                <w:b/>
                <w:szCs w:val="18"/>
              </w:rPr>
              <w:t>C</w:t>
            </w:r>
            <w:r w:rsidRPr="0029047D">
              <w:rPr>
                <w:rFonts w:asciiTheme="minorHAnsi" w:hAnsiTheme="minorHAnsi"/>
                <w:b/>
                <w:szCs w:val="18"/>
              </w:rPr>
              <w:t xml:space="preserve">. </w:t>
            </w:r>
            <w:r>
              <w:rPr>
                <w:rFonts w:asciiTheme="minorHAnsi" w:hAnsiTheme="minorHAnsi"/>
                <w:b/>
                <w:szCs w:val="18"/>
              </w:rPr>
              <w:t xml:space="preserve">Installed </w:t>
            </w:r>
            <w:r w:rsidRPr="0029047D">
              <w:rPr>
                <w:rFonts w:asciiTheme="minorHAnsi" w:hAnsiTheme="minorHAnsi"/>
                <w:b/>
                <w:szCs w:val="18"/>
              </w:rPr>
              <w:t>Ventilation - Total Ventilation Rate</w:t>
            </w:r>
          </w:p>
          <w:p w14:paraId="7829197B" w14:textId="73C877E6" w:rsidR="00BA5D81" w:rsidRDefault="00BA5D81" w:rsidP="00BA5D8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ins w:id="185" w:author="Alhabibi, Haider@Energy" w:date="2022-03-30T20:01:00Z">
              <w:r w:rsidR="00C55FB1">
                <w:rPr>
                  <w:rFonts w:asciiTheme="minorHAnsi" w:hAnsiTheme="minorHAnsi"/>
                  <w:sz w:val="18"/>
                  <w:szCs w:val="18"/>
                </w:rPr>
                <w:t xml:space="preserve"> dwelling</w:t>
              </w:r>
            </w:ins>
            <w:del w:id="186" w:author="Alhabibi, Haider@Energy" w:date="2022-03-30T20:01:00Z">
              <w:r w:rsidRPr="00CB00C9" w:rsidDel="00C55FB1">
                <w:rPr>
                  <w:rFonts w:asciiTheme="minorHAnsi" w:hAnsiTheme="minorHAnsi"/>
                  <w:sz w:val="18"/>
                  <w:szCs w:val="18"/>
                </w:rPr>
                <w:delText>building</w:delText>
              </w:r>
            </w:del>
            <w:r w:rsidRPr="00CB00C9">
              <w:rPr>
                <w:rFonts w:asciiTheme="minorHAnsi" w:hAnsiTheme="minorHAnsi"/>
                <w:sz w:val="18"/>
                <w:szCs w:val="18"/>
              </w:rPr>
              <w:t xml:space="preserve"> ventilation with outdoor air each hour at no less than the rate in </w:t>
            </w:r>
            <w:ins w:id="187" w:author="Alhabibi, Haider@Energy" w:date="2022-03-30T20:01:00Z">
              <w:r w:rsidR="00C738C6">
                <w:rPr>
                  <w:rFonts w:asciiTheme="minorHAnsi" w:hAnsiTheme="minorHAnsi"/>
                  <w:sz w:val="18"/>
                  <w:szCs w:val="18"/>
                </w:rPr>
                <w:t>160.2(b)2Aiv</w:t>
              </w:r>
            </w:ins>
            <w:del w:id="188" w:author="Alhabibi, Haider@Energy" w:date="2022-03-30T20:01:00Z">
              <w:r w:rsidDel="00C738C6">
                <w:rPr>
                  <w:rFonts w:asciiTheme="minorHAnsi" w:hAnsiTheme="minorHAnsi"/>
                  <w:sz w:val="18"/>
                  <w:szCs w:val="18"/>
                </w:rPr>
                <w:delText>150.0(o)1Ci</w:delText>
              </w:r>
            </w:del>
          </w:p>
        </w:tc>
      </w:tr>
      <w:tr w:rsidR="00BA5D81" w14:paraId="78291982" w14:textId="77777777" w:rsidTr="00BA5D81">
        <w:tc>
          <w:tcPr>
            <w:tcW w:w="2203" w:type="dxa"/>
            <w:vAlign w:val="center"/>
          </w:tcPr>
          <w:p w14:paraId="7829197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01</w:t>
            </w:r>
          </w:p>
        </w:tc>
        <w:tc>
          <w:tcPr>
            <w:tcW w:w="2203" w:type="dxa"/>
            <w:vAlign w:val="center"/>
          </w:tcPr>
          <w:p w14:paraId="7829197E"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02</w:t>
            </w:r>
          </w:p>
        </w:tc>
        <w:tc>
          <w:tcPr>
            <w:tcW w:w="2203" w:type="dxa"/>
            <w:vAlign w:val="center"/>
          </w:tcPr>
          <w:p w14:paraId="7829197F"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03</w:t>
            </w:r>
          </w:p>
        </w:tc>
        <w:tc>
          <w:tcPr>
            <w:tcW w:w="2203" w:type="dxa"/>
            <w:vAlign w:val="center"/>
          </w:tcPr>
          <w:p w14:paraId="78291980" w14:textId="77777777" w:rsidR="00BA5D81" w:rsidRPr="00607053" w:rsidRDefault="00BA5D81" w:rsidP="00BA5D81">
            <w:pPr>
              <w:jc w:val="center"/>
              <w:rPr>
                <w:rFonts w:asciiTheme="minorHAnsi" w:hAnsiTheme="minorHAnsi"/>
                <w:sz w:val="18"/>
                <w:szCs w:val="18"/>
              </w:rPr>
            </w:pPr>
            <w:r w:rsidRPr="00607053">
              <w:rPr>
                <w:rFonts w:asciiTheme="minorHAnsi" w:hAnsiTheme="minorHAnsi"/>
                <w:sz w:val="18"/>
                <w:szCs w:val="18"/>
              </w:rPr>
              <w:t>04</w:t>
            </w:r>
          </w:p>
        </w:tc>
        <w:tc>
          <w:tcPr>
            <w:tcW w:w="2203" w:type="dxa"/>
            <w:vAlign w:val="center"/>
          </w:tcPr>
          <w:p w14:paraId="78291981" w14:textId="77777777" w:rsidR="00BA5D81" w:rsidRPr="00741660" w:rsidRDefault="00BA5D81" w:rsidP="00BA5D81">
            <w:pPr>
              <w:jc w:val="center"/>
              <w:rPr>
                <w:rFonts w:asciiTheme="minorHAnsi" w:hAnsiTheme="minorHAnsi"/>
                <w:sz w:val="18"/>
                <w:szCs w:val="18"/>
              </w:rPr>
            </w:pPr>
            <w:r w:rsidRPr="00741660">
              <w:rPr>
                <w:rFonts w:asciiTheme="minorHAnsi" w:hAnsiTheme="minorHAnsi"/>
                <w:sz w:val="18"/>
                <w:szCs w:val="18"/>
              </w:rPr>
              <w:t>05</w:t>
            </w:r>
          </w:p>
        </w:tc>
      </w:tr>
      <w:tr w:rsidR="00BA5D81" w14:paraId="78291988" w14:textId="77777777" w:rsidTr="00BA5D81">
        <w:tc>
          <w:tcPr>
            <w:tcW w:w="2203" w:type="dxa"/>
            <w:vAlign w:val="bottom"/>
          </w:tcPr>
          <w:p w14:paraId="78291983"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Name</w:t>
            </w:r>
          </w:p>
        </w:tc>
        <w:tc>
          <w:tcPr>
            <w:tcW w:w="2203" w:type="dxa"/>
            <w:vAlign w:val="bottom"/>
          </w:tcPr>
          <w:p w14:paraId="78291984"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Fan Location</w:t>
            </w:r>
          </w:p>
        </w:tc>
        <w:tc>
          <w:tcPr>
            <w:tcW w:w="2203" w:type="dxa"/>
            <w:vAlign w:val="bottom"/>
          </w:tcPr>
          <w:p w14:paraId="78291985"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Runtime (Min/Hr)</w:t>
            </w:r>
          </w:p>
        </w:tc>
        <w:tc>
          <w:tcPr>
            <w:tcW w:w="2203" w:type="dxa"/>
            <w:vAlign w:val="bottom"/>
          </w:tcPr>
          <w:p w14:paraId="78291986" w14:textId="77777777" w:rsidR="00BA5D81" w:rsidRPr="00BF496A" w:rsidRDefault="00BA5D81" w:rsidP="00BA5D8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03" w:type="dxa"/>
            <w:vAlign w:val="bottom"/>
          </w:tcPr>
          <w:p w14:paraId="78291987"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BA5D81" w14:paraId="78291990" w14:textId="77777777" w:rsidTr="00BA5D81">
        <w:tc>
          <w:tcPr>
            <w:tcW w:w="2203" w:type="dxa"/>
            <w:vAlign w:val="bottom"/>
          </w:tcPr>
          <w:p w14:paraId="78291989"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 text&gt;&gt;</w:t>
            </w:r>
          </w:p>
        </w:tc>
        <w:tc>
          <w:tcPr>
            <w:tcW w:w="2203" w:type="dxa"/>
            <w:vAlign w:val="bottom"/>
          </w:tcPr>
          <w:p w14:paraId="7829198A"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203" w:type="dxa"/>
            <w:vAlign w:val="bottom"/>
          </w:tcPr>
          <w:p w14:paraId="7829198B" w14:textId="77777777" w:rsidR="00BA5D81" w:rsidRPr="00BF496A" w:rsidRDefault="00BA5D81" w:rsidP="00BA5D81">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(B13) equals Continuous, then value equals 60;</w:t>
            </w:r>
          </w:p>
          <w:p w14:paraId="7829198C" w14:textId="77777777" w:rsidR="00BA5D81" w:rsidRPr="00BF496A" w:rsidRDefault="00BA5D81" w:rsidP="00BA5D81">
            <w:pPr>
              <w:jc w:val="center"/>
              <w:rPr>
                <w:rFonts w:asciiTheme="minorHAnsi" w:hAnsiTheme="minorHAnsi" w:cstheme="minorHAnsi"/>
                <w:sz w:val="18"/>
                <w:szCs w:val="18"/>
              </w:rPr>
            </w:pPr>
          </w:p>
          <w:p w14:paraId="7829198D"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(B13) equals Short Term Average ,then user input value positive integer ≤ 60&gt;&gt;</w:t>
            </w:r>
          </w:p>
        </w:tc>
        <w:tc>
          <w:tcPr>
            <w:tcW w:w="2203" w:type="dxa"/>
            <w:vAlign w:val="bottom"/>
          </w:tcPr>
          <w:p w14:paraId="7829198E" w14:textId="77777777" w:rsidR="00BA5D81" w:rsidRPr="00BF496A" w:rsidRDefault="00BA5D81" w:rsidP="00BA5D81">
            <w:pPr>
              <w:jc w:val="center"/>
              <w:rPr>
                <w:rFonts w:asciiTheme="minorHAnsi" w:hAnsiTheme="minorHAnsi"/>
                <w:sz w:val="18"/>
                <w:szCs w:val="18"/>
              </w:rPr>
            </w:pPr>
            <w:r w:rsidRPr="00BF496A">
              <w:rPr>
                <w:rFonts w:asciiTheme="minorHAnsi" w:hAnsiTheme="minorHAnsi" w:cstheme="minorHAnsi"/>
                <w:sz w:val="18"/>
                <w:szCs w:val="18"/>
              </w:rPr>
              <w:t>&lt;&lt; user input,</w:t>
            </w:r>
            <w:r>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203" w:type="dxa"/>
            <w:vAlign w:val="bottom"/>
          </w:tcPr>
          <w:p w14:paraId="7829198F" w14:textId="6BE82D85"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(Min/Hr)</w:t>
            </w:r>
            <w:r>
              <w:rPr>
                <w:rFonts w:asciiTheme="minorHAnsi" w:hAnsiTheme="minorHAnsi"/>
                <w:sz w:val="18"/>
                <w:szCs w:val="18"/>
              </w:rPr>
              <w:t>” (C</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AD4907" w:rsidRPr="00AD4907">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(C</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BA5D81" w14:paraId="78291996" w14:textId="77777777" w:rsidTr="00BA5D81">
        <w:tc>
          <w:tcPr>
            <w:tcW w:w="2203" w:type="dxa"/>
          </w:tcPr>
          <w:p w14:paraId="78291991" w14:textId="77777777" w:rsidR="00BA5D81" w:rsidRPr="00BF496A" w:rsidRDefault="00BA5D81" w:rsidP="00BA5D81">
            <w:pPr>
              <w:rPr>
                <w:rFonts w:asciiTheme="minorHAnsi" w:hAnsiTheme="minorHAnsi"/>
                <w:sz w:val="18"/>
                <w:szCs w:val="18"/>
              </w:rPr>
            </w:pPr>
          </w:p>
        </w:tc>
        <w:tc>
          <w:tcPr>
            <w:tcW w:w="2203" w:type="dxa"/>
          </w:tcPr>
          <w:p w14:paraId="78291992" w14:textId="77777777" w:rsidR="00BA5D81" w:rsidRPr="00BF496A" w:rsidRDefault="00BA5D81" w:rsidP="00BA5D81">
            <w:pPr>
              <w:rPr>
                <w:rFonts w:asciiTheme="minorHAnsi" w:hAnsiTheme="minorHAnsi"/>
                <w:sz w:val="18"/>
                <w:szCs w:val="18"/>
              </w:rPr>
            </w:pPr>
          </w:p>
        </w:tc>
        <w:tc>
          <w:tcPr>
            <w:tcW w:w="2203" w:type="dxa"/>
          </w:tcPr>
          <w:p w14:paraId="78291993" w14:textId="77777777" w:rsidR="00BA5D81" w:rsidRPr="00BF496A" w:rsidRDefault="00BA5D81" w:rsidP="00BA5D81">
            <w:pPr>
              <w:rPr>
                <w:rFonts w:asciiTheme="minorHAnsi" w:hAnsiTheme="minorHAnsi"/>
                <w:sz w:val="18"/>
                <w:szCs w:val="18"/>
              </w:rPr>
            </w:pPr>
          </w:p>
        </w:tc>
        <w:tc>
          <w:tcPr>
            <w:tcW w:w="2203" w:type="dxa"/>
          </w:tcPr>
          <w:p w14:paraId="78291994" w14:textId="77777777" w:rsidR="00BA5D81" w:rsidRPr="00BF496A" w:rsidRDefault="00BA5D81" w:rsidP="00BA5D81">
            <w:pPr>
              <w:rPr>
                <w:rFonts w:asciiTheme="minorHAnsi" w:hAnsiTheme="minorHAnsi"/>
                <w:sz w:val="18"/>
                <w:szCs w:val="18"/>
              </w:rPr>
            </w:pPr>
          </w:p>
        </w:tc>
        <w:tc>
          <w:tcPr>
            <w:tcW w:w="2203" w:type="dxa"/>
          </w:tcPr>
          <w:p w14:paraId="78291995" w14:textId="77777777" w:rsidR="00BA5D81" w:rsidRPr="00BF496A" w:rsidRDefault="00BA5D81" w:rsidP="00BA5D81">
            <w:pPr>
              <w:rPr>
                <w:rFonts w:asciiTheme="minorHAnsi" w:hAnsiTheme="minorHAnsi"/>
                <w:sz w:val="18"/>
                <w:szCs w:val="18"/>
              </w:rPr>
            </w:pPr>
          </w:p>
        </w:tc>
      </w:tr>
      <w:tr w:rsidR="00BA5D81" w14:paraId="7829199C" w14:textId="77777777" w:rsidTr="00BA5D81">
        <w:tc>
          <w:tcPr>
            <w:tcW w:w="2203" w:type="dxa"/>
          </w:tcPr>
          <w:p w14:paraId="78291997" w14:textId="77777777" w:rsidR="00BA5D81" w:rsidRPr="00BF496A" w:rsidRDefault="00BA5D81" w:rsidP="00BA5D81">
            <w:pPr>
              <w:rPr>
                <w:rFonts w:asciiTheme="minorHAnsi" w:hAnsiTheme="minorHAnsi"/>
                <w:sz w:val="18"/>
                <w:szCs w:val="18"/>
              </w:rPr>
            </w:pPr>
          </w:p>
        </w:tc>
        <w:tc>
          <w:tcPr>
            <w:tcW w:w="2203" w:type="dxa"/>
          </w:tcPr>
          <w:p w14:paraId="78291998" w14:textId="77777777" w:rsidR="00BA5D81" w:rsidRPr="00BF496A" w:rsidRDefault="00BA5D81" w:rsidP="00BA5D81">
            <w:pPr>
              <w:rPr>
                <w:rFonts w:asciiTheme="minorHAnsi" w:hAnsiTheme="minorHAnsi"/>
                <w:sz w:val="18"/>
                <w:szCs w:val="18"/>
              </w:rPr>
            </w:pPr>
          </w:p>
        </w:tc>
        <w:tc>
          <w:tcPr>
            <w:tcW w:w="2203" w:type="dxa"/>
          </w:tcPr>
          <w:p w14:paraId="78291999" w14:textId="77777777" w:rsidR="00BA5D81" w:rsidRPr="00BF496A" w:rsidRDefault="00BA5D81" w:rsidP="00BA5D81">
            <w:pPr>
              <w:rPr>
                <w:rFonts w:asciiTheme="minorHAnsi" w:hAnsiTheme="minorHAnsi"/>
                <w:sz w:val="18"/>
                <w:szCs w:val="18"/>
              </w:rPr>
            </w:pPr>
          </w:p>
        </w:tc>
        <w:tc>
          <w:tcPr>
            <w:tcW w:w="2203" w:type="dxa"/>
          </w:tcPr>
          <w:p w14:paraId="7829199A" w14:textId="77777777" w:rsidR="00BA5D81" w:rsidRPr="00BF496A" w:rsidRDefault="00BA5D81" w:rsidP="00BA5D81">
            <w:pPr>
              <w:rPr>
                <w:rFonts w:asciiTheme="minorHAnsi" w:hAnsiTheme="minorHAnsi"/>
                <w:sz w:val="18"/>
                <w:szCs w:val="18"/>
              </w:rPr>
            </w:pPr>
          </w:p>
        </w:tc>
        <w:tc>
          <w:tcPr>
            <w:tcW w:w="2203" w:type="dxa"/>
          </w:tcPr>
          <w:p w14:paraId="7829199B" w14:textId="77777777" w:rsidR="00BA5D81" w:rsidRPr="00BF496A" w:rsidRDefault="00BA5D81" w:rsidP="00BA5D81">
            <w:pPr>
              <w:rPr>
                <w:rFonts w:asciiTheme="minorHAnsi" w:hAnsiTheme="minorHAnsi"/>
                <w:sz w:val="18"/>
                <w:szCs w:val="18"/>
              </w:rPr>
            </w:pPr>
          </w:p>
        </w:tc>
      </w:tr>
      <w:tr w:rsidR="00BA5D81" w14:paraId="782919A0" w14:textId="77777777" w:rsidTr="00BA5D81">
        <w:tc>
          <w:tcPr>
            <w:tcW w:w="2203" w:type="dxa"/>
            <w:vAlign w:val="bottom"/>
          </w:tcPr>
          <w:p w14:paraId="7829199D" w14:textId="77777777" w:rsidR="00BA5D81" w:rsidRPr="00BF496A" w:rsidRDefault="00BA5D81" w:rsidP="00BA5D81">
            <w:pPr>
              <w:jc w:val="center"/>
              <w:rPr>
                <w:rFonts w:asciiTheme="minorHAnsi" w:hAnsiTheme="minorHAnsi"/>
                <w:sz w:val="18"/>
                <w:szCs w:val="18"/>
              </w:rPr>
            </w:pPr>
            <w:r w:rsidRPr="00BF496A">
              <w:rPr>
                <w:rFonts w:asciiTheme="minorHAnsi" w:hAnsiTheme="minorHAnsi"/>
                <w:sz w:val="18"/>
                <w:szCs w:val="18"/>
              </w:rPr>
              <w:t>06</w:t>
            </w:r>
          </w:p>
        </w:tc>
        <w:tc>
          <w:tcPr>
            <w:tcW w:w="6609" w:type="dxa"/>
            <w:gridSpan w:val="3"/>
            <w:vAlign w:val="bottom"/>
          </w:tcPr>
          <w:p w14:paraId="7829199E" w14:textId="668C0AE6" w:rsidR="00BA5D81" w:rsidRPr="00BF496A" w:rsidRDefault="00BA5D81" w:rsidP="00234ADD">
            <w:pPr>
              <w:rPr>
                <w:rFonts w:asciiTheme="minorHAnsi" w:hAnsiTheme="minorHAnsi"/>
                <w:sz w:val="18"/>
                <w:szCs w:val="18"/>
              </w:rPr>
            </w:pPr>
            <w:r w:rsidRPr="00BF496A">
              <w:rPr>
                <w:rFonts w:asciiTheme="minorHAnsi" w:hAnsiTheme="minorHAnsi"/>
                <w:sz w:val="18"/>
                <w:szCs w:val="18"/>
              </w:rPr>
              <w:t xml:space="preserve">Total </w:t>
            </w:r>
            <w:r w:rsidR="00234ADD">
              <w:rPr>
                <w:rFonts w:asciiTheme="minorHAnsi" w:hAnsiTheme="minorHAnsi"/>
                <w:sz w:val="18"/>
                <w:szCs w:val="18"/>
              </w:rPr>
              <w:t>I</w:t>
            </w:r>
            <w:r w:rsidRPr="00BF496A">
              <w:rPr>
                <w:rFonts w:asciiTheme="minorHAnsi" w:hAnsiTheme="minorHAnsi"/>
                <w:sz w:val="18"/>
                <w:szCs w:val="18"/>
              </w:rPr>
              <w:t xml:space="preserve">nstalled </w:t>
            </w:r>
            <w:r w:rsidR="00234AD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03" w:type="dxa"/>
          </w:tcPr>
          <w:p w14:paraId="7829199F" w14:textId="77777777" w:rsidR="00BA5D81" w:rsidRPr="00BF496A" w:rsidRDefault="00BA5D81" w:rsidP="00BA5D81">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Pr>
                <w:rFonts w:asciiTheme="minorHAnsi" w:hAnsiTheme="minorHAnsi"/>
                <w:sz w:val="18"/>
                <w:szCs w:val="18"/>
              </w:rPr>
              <w:t>C</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782919A1" w14:textId="77777777" w:rsidR="00BA5D81" w:rsidRDefault="00BA5D81">
      <w:pPr>
        <w:rPr>
          <w:ins w:id="189" w:author="Alhabibi, Haider@Energy" w:date="2022-03-30T20:01:00Z"/>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906"/>
      </w:tblGrid>
      <w:tr w:rsidR="00CB635A" w14:paraId="4A53D9B5" w14:textId="77777777" w:rsidTr="00D035F8">
        <w:trPr>
          <w:ins w:id="190" w:author="Alhabibi, Haider@Energy" w:date="2022-03-30T20:02:00Z"/>
        </w:trPr>
        <w:tc>
          <w:tcPr>
            <w:tcW w:w="10998" w:type="dxa"/>
            <w:gridSpan w:val="4"/>
          </w:tcPr>
          <w:p w14:paraId="66644935" w14:textId="77777777" w:rsidR="00CB635A" w:rsidRDefault="00CB635A" w:rsidP="00D035F8">
            <w:pPr>
              <w:rPr>
                <w:ins w:id="191" w:author="Alhabibi, Haider@Energy" w:date="2022-03-30T20:02:00Z"/>
                <w:rFonts w:asciiTheme="minorHAnsi" w:hAnsiTheme="minorHAnsi" w:cstheme="minorHAnsi"/>
                <w:b/>
                <w:bCs/>
                <w:sz w:val="18"/>
                <w:szCs w:val="18"/>
              </w:rPr>
            </w:pPr>
            <w:ins w:id="192" w:author="Alhabibi, Haider@Energy" w:date="2022-03-30T20:02:00Z">
              <w:r>
                <w:rPr>
                  <w:rFonts w:asciiTheme="minorHAnsi" w:hAnsiTheme="minorHAnsi" w:cstheme="minorHAnsi"/>
                  <w:b/>
                  <w:bCs/>
                  <w:sz w:val="18"/>
                  <w:szCs w:val="18"/>
                </w:rPr>
                <w:t xml:space="preserve">C2.  </w:t>
              </w:r>
              <w:r w:rsidRPr="0041218C">
                <w:rPr>
                  <w:rFonts w:asciiTheme="minorHAnsi" w:hAnsiTheme="minorHAnsi" w:cstheme="minorHAnsi"/>
                  <w:b/>
                  <w:bCs/>
                  <w:sz w:val="18"/>
                  <w:szCs w:val="18"/>
                </w:rPr>
                <w:t>HRV or ERV</w:t>
              </w:r>
              <w:r>
                <w:rPr>
                  <w:rFonts w:asciiTheme="minorHAnsi" w:hAnsiTheme="minorHAnsi" w:cstheme="minorHAnsi"/>
                  <w:b/>
                  <w:bCs/>
                  <w:sz w:val="18"/>
                  <w:szCs w:val="18"/>
                </w:rPr>
                <w:t xml:space="preserve"> serving Individual Dwelling Unit</w:t>
              </w:r>
            </w:ins>
          </w:p>
          <w:p w14:paraId="30595DCE" w14:textId="77777777" w:rsidR="00CB635A" w:rsidRDefault="00CB635A" w:rsidP="00CB635A">
            <w:pPr>
              <w:pStyle w:val="ListParagraph"/>
              <w:numPr>
                <w:ilvl w:val="0"/>
                <w:numId w:val="36"/>
              </w:numPr>
              <w:rPr>
                <w:ins w:id="193" w:author="Alhabibi, Haider@Energy" w:date="2022-03-30T20:02:00Z"/>
                <w:rFonts w:asciiTheme="minorHAnsi" w:hAnsiTheme="minorHAnsi" w:cstheme="minorHAnsi"/>
                <w:sz w:val="18"/>
                <w:szCs w:val="18"/>
              </w:rPr>
            </w:pPr>
            <w:ins w:id="194" w:author="Alhabibi, Haider@Energy" w:date="2022-03-30T20:02:00Z">
              <w:r w:rsidRPr="00687AF0">
                <w:rPr>
                  <w:rFonts w:asciiTheme="minorHAnsi" w:hAnsiTheme="minorHAnsi" w:cstheme="minorHAnsi"/>
                  <w:sz w:val="18"/>
                  <w:szCs w:val="18"/>
                </w:rPr>
                <w:t xml:space="preserve">Heat or Energy Recovery Systems must have a fan efficacy of ≤ 1.0 W/cfm </w:t>
              </w:r>
              <w:r>
                <w:rPr>
                  <w:rFonts w:asciiTheme="minorHAnsi" w:hAnsiTheme="minorHAnsi" w:cstheme="minorHAnsi"/>
                  <w:sz w:val="18"/>
                  <w:szCs w:val="18"/>
                </w:rPr>
                <w:t xml:space="preserve">in all climate zones </w:t>
              </w:r>
              <w:r w:rsidRPr="00687AF0">
                <w:rPr>
                  <w:rFonts w:asciiTheme="minorHAnsi" w:hAnsiTheme="minorHAnsi" w:cstheme="minorHAnsi"/>
                  <w:sz w:val="18"/>
                  <w:szCs w:val="18"/>
                </w:rPr>
                <w:t>(Section 160.2(b)2Biii)</w:t>
              </w:r>
              <w:r>
                <w:rPr>
                  <w:rFonts w:asciiTheme="minorHAnsi" w:hAnsiTheme="minorHAnsi" w:cstheme="minorHAnsi"/>
                  <w:sz w:val="18"/>
                  <w:szCs w:val="18"/>
                </w:rPr>
                <w:t>.</w:t>
              </w:r>
            </w:ins>
          </w:p>
          <w:p w14:paraId="6F7082B9" w14:textId="77777777" w:rsidR="00CB635A" w:rsidRPr="00687AF0" w:rsidRDefault="00CB635A" w:rsidP="00CB635A">
            <w:pPr>
              <w:pStyle w:val="ListParagraph"/>
              <w:numPr>
                <w:ilvl w:val="0"/>
                <w:numId w:val="36"/>
              </w:numPr>
              <w:rPr>
                <w:ins w:id="195" w:author="Alhabibi, Haider@Energy" w:date="2022-03-30T20:02:00Z"/>
                <w:rFonts w:asciiTheme="minorHAnsi" w:hAnsiTheme="minorHAnsi" w:cstheme="minorHAnsi"/>
                <w:sz w:val="18"/>
                <w:szCs w:val="18"/>
              </w:rPr>
            </w:pPr>
            <w:ins w:id="196" w:author="Alhabibi, Haider@Energy" w:date="2022-03-30T20:02:00Z">
              <w:r>
                <w:rPr>
                  <w:rFonts w:asciiTheme="minorHAnsi" w:hAnsiTheme="minorHAnsi" w:cstheme="minorHAnsi"/>
                  <w:sz w:val="18"/>
                  <w:szCs w:val="18"/>
                </w:rPr>
                <w:t xml:space="preserve">Heat or Energy Recovery Systems must prescriptively have a fan efficacy of </w:t>
              </w:r>
              <w:r w:rsidRPr="00687AF0">
                <w:rPr>
                  <w:rFonts w:asciiTheme="minorHAnsi" w:hAnsiTheme="minorHAnsi" w:cstheme="minorHAnsi"/>
                  <w:sz w:val="18"/>
                  <w:szCs w:val="18"/>
                </w:rPr>
                <w:t xml:space="preserve">≤ </w:t>
              </w:r>
              <w:r>
                <w:rPr>
                  <w:rFonts w:asciiTheme="minorHAnsi" w:hAnsiTheme="minorHAnsi" w:cstheme="minorHAnsi"/>
                  <w:sz w:val="18"/>
                  <w:szCs w:val="18"/>
                </w:rPr>
                <w:t>0.6 W/cfm and a minimum sensible heat recovery of 67% in climate zones 1, 2, and 11-16 (Section 170.2(c)3Biva).</w:t>
              </w:r>
            </w:ins>
          </w:p>
        </w:tc>
      </w:tr>
      <w:tr w:rsidR="00CB635A" w14:paraId="6D2FC44D" w14:textId="77777777" w:rsidTr="00D035F8">
        <w:trPr>
          <w:ins w:id="197" w:author="Alhabibi, Haider@Energy" w:date="2022-03-30T20:02:00Z"/>
        </w:trPr>
        <w:tc>
          <w:tcPr>
            <w:tcW w:w="1705" w:type="dxa"/>
          </w:tcPr>
          <w:p w14:paraId="0DD3E12E" w14:textId="77777777" w:rsidR="00CB635A" w:rsidRDefault="00CB635A" w:rsidP="00D035F8">
            <w:pPr>
              <w:rPr>
                <w:ins w:id="198" w:author="Alhabibi, Haider@Energy" w:date="2022-03-30T20:02:00Z"/>
                <w:rFonts w:asciiTheme="minorHAnsi" w:hAnsiTheme="minorHAnsi" w:cstheme="minorHAnsi"/>
                <w:sz w:val="18"/>
                <w:szCs w:val="18"/>
              </w:rPr>
            </w:pPr>
            <w:ins w:id="199" w:author="Alhabibi, Haider@Energy" w:date="2022-03-30T20:02:00Z">
              <w:r>
                <w:rPr>
                  <w:rFonts w:asciiTheme="minorHAnsi" w:hAnsiTheme="minorHAnsi" w:cstheme="minorHAnsi"/>
                  <w:sz w:val="18"/>
                  <w:szCs w:val="18"/>
                </w:rPr>
                <w:t>01</w:t>
              </w:r>
            </w:ins>
          </w:p>
        </w:tc>
        <w:tc>
          <w:tcPr>
            <w:tcW w:w="2430" w:type="dxa"/>
          </w:tcPr>
          <w:p w14:paraId="14724ED2" w14:textId="77777777" w:rsidR="00CB635A" w:rsidRDefault="00CB635A" w:rsidP="00D035F8">
            <w:pPr>
              <w:rPr>
                <w:ins w:id="200" w:author="Alhabibi, Haider@Energy" w:date="2022-03-30T20:02:00Z"/>
                <w:rFonts w:asciiTheme="minorHAnsi" w:hAnsiTheme="minorHAnsi" w:cstheme="minorHAnsi"/>
                <w:sz w:val="18"/>
                <w:szCs w:val="18"/>
              </w:rPr>
            </w:pPr>
            <w:ins w:id="201" w:author="Alhabibi, Haider@Energy" w:date="2022-03-30T20:02:00Z">
              <w:r>
                <w:rPr>
                  <w:rFonts w:asciiTheme="minorHAnsi" w:hAnsiTheme="minorHAnsi" w:cstheme="minorHAnsi"/>
                  <w:sz w:val="18"/>
                  <w:szCs w:val="18"/>
                </w:rPr>
                <w:t>02</w:t>
              </w:r>
            </w:ins>
          </w:p>
        </w:tc>
        <w:tc>
          <w:tcPr>
            <w:tcW w:w="3957" w:type="dxa"/>
          </w:tcPr>
          <w:p w14:paraId="00468F1B" w14:textId="77777777" w:rsidR="00CB635A" w:rsidRDefault="00CB635A" w:rsidP="00D035F8">
            <w:pPr>
              <w:rPr>
                <w:ins w:id="202" w:author="Alhabibi, Haider@Energy" w:date="2022-03-30T20:02:00Z"/>
                <w:rFonts w:asciiTheme="minorHAnsi" w:hAnsiTheme="minorHAnsi" w:cstheme="minorHAnsi"/>
                <w:sz w:val="18"/>
                <w:szCs w:val="18"/>
              </w:rPr>
            </w:pPr>
            <w:ins w:id="203" w:author="Alhabibi, Haider@Energy" w:date="2022-03-30T20:02:00Z">
              <w:r>
                <w:rPr>
                  <w:rFonts w:asciiTheme="minorHAnsi" w:hAnsiTheme="minorHAnsi" w:cstheme="minorHAnsi"/>
                  <w:sz w:val="18"/>
                  <w:szCs w:val="18"/>
                </w:rPr>
                <w:t>03</w:t>
              </w:r>
            </w:ins>
          </w:p>
        </w:tc>
        <w:tc>
          <w:tcPr>
            <w:tcW w:w="2906" w:type="dxa"/>
          </w:tcPr>
          <w:p w14:paraId="2DECB6DB" w14:textId="77777777" w:rsidR="00CB635A" w:rsidRDefault="00CB635A" w:rsidP="00D035F8">
            <w:pPr>
              <w:rPr>
                <w:ins w:id="204" w:author="Alhabibi, Haider@Energy" w:date="2022-03-30T20:02:00Z"/>
                <w:rFonts w:asciiTheme="minorHAnsi" w:hAnsiTheme="minorHAnsi" w:cstheme="minorHAnsi"/>
                <w:sz w:val="18"/>
                <w:szCs w:val="18"/>
              </w:rPr>
            </w:pPr>
            <w:ins w:id="205" w:author="Alhabibi, Haider@Energy" w:date="2022-03-30T20:02:00Z">
              <w:r>
                <w:rPr>
                  <w:rFonts w:asciiTheme="minorHAnsi" w:hAnsiTheme="minorHAnsi" w:cstheme="minorHAnsi"/>
                  <w:sz w:val="18"/>
                  <w:szCs w:val="18"/>
                </w:rPr>
                <w:t>04</w:t>
              </w:r>
            </w:ins>
          </w:p>
        </w:tc>
      </w:tr>
      <w:tr w:rsidR="00CB635A" w14:paraId="17E4B20D" w14:textId="77777777" w:rsidTr="00D035F8">
        <w:trPr>
          <w:ins w:id="206" w:author="Alhabibi, Haider@Energy" w:date="2022-03-30T20:02:00Z"/>
        </w:trPr>
        <w:tc>
          <w:tcPr>
            <w:tcW w:w="1705" w:type="dxa"/>
          </w:tcPr>
          <w:p w14:paraId="5C8AB6E8" w14:textId="77777777" w:rsidR="00CB635A" w:rsidRDefault="00CB635A" w:rsidP="00D035F8">
            <w:pPr>
              <w:rPr>
                <w:ins w:id="207" w:author="Alhabibi, Haider@Energy" w:date="2022-03-30T20:02:00Z"/>
                <w:rFonts w:asciiTheme="minorHAnsi" w:hAnsiTheme="minorHAnsi" w:cstheme="minorHAnsi"/>
                <w:sz w:val="18"/>
                <w:szCs w:val="18"/>
              </w:rPr>
            </w:pPr>
            <w:ins w:id="208" w:author="Alhabibi, Haider@Energy" w:date="2022-03-30T20:02:00Z">
              <w:r>
                <w:rPr>
                  <w:rFonts w:asciiTheme="minorHAnsi" w:hAnsiTheme="minorHAnsi" w:cstheme="minorHAnsi"/>
                  <w:sz w:val="18"/>
                  <w:szCs w:val="18"/>
                </w:rPr>
                <w:t>Manufacturer Make</w:t>
              </w:r>
            </w:ins>
          </w:p>
        </w:tc>
        <w:tc>
          <w:tcPr>
            <w:tcW w:w="2430" w:type="dxa"/>
          </w:tcPr>
          <w:p w14:paraId="5097C2B7" w14:textId="77777777" w:rsidR="00CB635A" w:rsidRDefault="00CB635A" w:rsidP="00D035F8">
            <w:pPr>
              <w:rPr>
                <w:ins w:id="209" w:author="Alhabibi, Haider@Energy" w:date="2022-03-30T20:02:00Z"/>
                <w:rFonts w:asciiTheme="minorHAnsi" w:hAnsiTheme="minorHAnsi" w:cstheme="minorHAnsi"/>
                <w:sz w:val="18"/>
                <w:szCs w:val="18"/>
              </w:rPr>
            </w:pPr>
            <w:ins w:id="210" w:author="Alhabibi, Haider@Energy" w:date="2022-03-30T20:02:00Z">
              <w:r>
                <w:rPr>
                  <w:rFonts w:asciiTheme="minorHAnsi" w:hAnsiTheme="minorHAnsi" w:cstheme="minorHAnsi"/>
                  <w:sz w:val="18"/>
                  <w:szCs w:val="18"/>
                </w:rPr>
                <w:t>Manufacturer Model Number</w:t>
              </w:r>
            </w:ins>
          </w:p>
        </w:tc>
        <w:tc>
          <w:tcPr>
            <w:tcW w:w="3957" w:type="dxa"/>
          </w:tcPr>
          <w:p w14:paraId="6915B78D" w14:textId="77777777" w:rsidR="00CB635A" w:rsidRDefault="00CB635A" w:rsidP="00D035F8">
            <w:pPr>
              <w:rPr>
                <w:ins w:id="211" w:author="Alhabibi, Haider@Energy" w:date="2022-03-30T20:02:00Z"/>
                <w:rFonts w:asciiTheme="minorHAnsi" w:hAnsiTheme="minorHAnsi" w:cstheme="minorHAnsi"/>
                <w:sz w:val="18"/>
                <w:szCs w:val="18"/>
              </w:rPr>
            </w:pPr>
            <w:ins w:id="212" w:author="Alhabibi, Haider@Energy" w:date="2022-03-30T20:02:00Z">
              <w:r>
                <w:rPr>
                  <w:rFonts w:asciiTheme="minorHAnsi" w:hAnsiTheme="minorHAnsi" w:cstheme="minorHAnsi"/>
                  <w:sz w:val="18"/>
                  <w:szCs w:val="18"/>
                </w:rPr>
                <w:t>Fan Efficacy Performance Rating (W/CFM)</w:t>
              </w:r>
            </w:ins>
          </w:p>
        </w:tc>
        <w:tc>
          <w:tcPr>
            <w:tcW w:w="2906" w:type="dxa"/>
          </w:tcPr>
          <w:p w14:paraId="012F8A99" w14:textId="77777777" w:rsidR="00CB635A" w:rsidRDefault="00CB635A" w:rsidP="00D035F8">
            <w:pPr>
              <w:rPr>
                <w:ins w:id="213" w:author="Alhabibi, Haider@Energy" w:date="2022-03-30T20:02:00Z"/>
                <w:rFonts w:asciiTheme="minorHAnsi" w:hAnsiTheme="minorHAnsi" w:cstheme="minorHAnsi"/>
                <w:sz w:val="18"/>
                <w:szCs w:val="18"/>
              </w:rPr>
            </w:pPr>
            <w:ins w:id="214" w:author="Alhabibi, Haider@Energy" w:date="2022-03-30T20:02:00Z">
              <w:r>
                <w:rPr>
                  <w:rFonts w:asciiTheme="minorHAnsi" w:hAnsiTheme="minorHAnsi" w:cstheme="minorHAnsi"/>
                  <w:sz w:val="18"/>
                  <w:szCs w:val="18"/>
                </w:rPr>
                <w:t>Sensible Recovery Efficiency (%)</w:t>
              </w:r>
            </w:ins>
          </w:p>
        </w:tc>
      </w:tr>
      <w:tr w:rsidR="00CB635A" w14:paraId="4C2A9019" w14:textId="77777777" w:rsidTr="00D035F8">
        <w:trPr>
          <w:ins w:id="215" w:author="Alhabibi, Haider@Energy" w:date="2022-03-30T20:02:00Z"/>
        </w:trPr>
        <w:tc>
          <w:tcPr>
            <w:tcW w:w="1705" w:type="dxa"/>
          </w:tcPr>
          <w:p w14:paraId="3B8F657B" w14:textId="77777777" w:rsidR="00CB635A" w:rsidRDefault="00CB635A" w:rsidP="00D035F8">
            <w:pPr>
              <w:rPr>
                <w:ins w:id="216" w:author="Alhabibi, Haider@Energy" w:date="2022-03-30T20:02:00Z"/>
                <w:rFonts w:asciiTheme="minorHAnsi" w:hAnsiTheme="minorHAnsi" w:cstheme="minorHAnsi"/>
                <w:sz w:val="18"/>
                <w:szCs w:val="18"/>
              </w:rPr>
            </w:pPr>
            <w:ins w:id="217" w:author="Alhabibi, Haider@Energy" w:date="2022-03-30T20:02:00Z">
              <w:r w:rsidRPr="00BF496A">
                <w:rPr>
                  <w:rFonts w:asciiTheme="minorHAnsi" w:hAnsiTheme="minorHAnsi" w:cstheme="minorHAnsi"/>
                  <w:sz w:val="18"/>
                  <w:szCs w:val="18"/>
                </w:rPr>
                <w:t>&lt;&lt; user input, text&gt;&gt;</w:t>
              </w:r>
            </w:ins>
          </w:p>
        </w:tc>
        <w:tc>
          <w:tcPr>
            <w:tcW w:w="2430" w:type="dxa"/>
          </w:tcPr>
          <w:p w14:paraId="0734ECFA" w14:textId="77777777" w:rsidR="00CB635A" w:rsidRDefault="00CB635A" w:rsidP="00D035F8">
            <w:pPr>
              <w:rPr>
                <w:ins w:id="218" w:author="Alhabibi, Haider@Energy" w:date="2022-03-30T20:02:00Z"/>
                <w:rFonts w:asciiTheme="minorHAnsi" w:hAnsiTheme="minorHAnsi" w:cstheme="minorHAnsi"/>
                <w:sz w:val="18"/>
                <w:szCs w:val="18"/>
              </w:rPr>
            </w:pPr>
            <w:ins w:id="219" w:author="Alhabibi, Haider@Energy" w:date="2022-03-30T20:02:00Z">
              <w:r w:rsidRPr="00BF496A">
                <w:rPr>
                  <w:rFonts w:asciiTheme="minorHAnsi" w:hAnsiTheme="minorHAnsi" w:cstheme="minorHAnsi"/>
                  <w:sz w:val="18"/>
                  <w:szCs w:val="18"/>
                </w:rPr>
                <w:t>&lt;&lt; user input, text&gt;&gt;</w:t>
              </w:r>
            </w:ins>
          </w:p>
        </w:tc>
        <w:tc>
          <w:tcPr>
            <w:tcW w:w="3957" w:type="dxa"/>
          </w:tcPr>
          <w:p w14:paraId="1473E0FB" w14:textId="77777777" w:rsidR="00CB635A" w:rsidRDefault="00CB635A" w:rsidP="00D035F8">
            <w:pPr>
              <w:rPr>
                <w:ins w:id="220" w:author="Alhabibi, Haider@Energy" w:date="2022-03-30T20:02:00Z"/>
                <w:rFonts w:asciiTheme="minorHAnsi" w:hAnsiTheme="minorHAnsi" w:cstheme="minorBidi"/>
                <w:sz w:val="18"/>
                <w:szCs w:val="18"/>
              </w:rPr>
            </w:pPr>
            <w:ins w:id="221" w:author="Alhabibi, Haider@Energy" w:date="2022-03-30T20:02:00Z">
              <w:r w:rsidRPr="44DA99E8">
                <w:rPr>
                  <w:rFonts w:asciiTheme="minorHAnsi" w:hAnsiTheme="minorHAnsi" w:cstheme="minorBidi"/>
                  <w:sz w:val="18"/>
                  <w:szCs w:val="18"/>
                </w:rPr>
                <w:t>&lt;&lt; user input, text&gt;&gt;</w:t>
              </w:r>
            </w:ins>
          </w:p>
          <w:p w14:paraId="3C8AAC77" w14:textId="77777777" w:rsidR="00CB635A" w:rsidRDefault="00CB635A" w:rsidP="00D035F8">
            <w:pPr>
              <w:rPr>
                <w:ins w:id="222" w:author="Alhabibi, Haider@Energy" w:date="2022-03-30T20:02:00Z"/>
                <w:rFonts w:asciiTheme="minorHAnsi" w:hAnsiTheme="minorHAnsi" w:cstheme="minorHAnsi"/>
                <w:sz w:val="18"/>
                <w:szCs w:val="18"/>
              </w:rPr>
            </w:pPr>
          </w:p>
          <w:p w14:paraId="2F071C4F" w14:textId="77777777" w:rsidR="00CB635A" w:rsidRDefault="00CB635A" w:rsidP="00D035F8">
            <w:pPr>
              <w:rPr>
                <w:ins w:id="223" w:author="Alhabibi, Haider@Energy" w:date="2022-03-30T20:02:00Z"/>
                <w:rFonts w:asciiTheme="minorHAnsi" w:hAnsiTheme="minorHAnsi" w:cstheme="minorHAnsi"/>
                <w:sz w:val="18"/>
                <w:szCs w:val="18"/>
              </w:rPr>
            </w:pPr>
            <w:ins w:id="224" w:author="Alhabibi, Haider@Energy" w:date="2022-03-30T20:02:00Z">
              <w:r>
                <w:rPr>
                  <w:rFonts w:asciiTheme="minorHAnsi" w:hAnsiTheme="minorHAnsi" w:cstheme="minorHAnsi"/>
                  <w:sz w:val="18"/>
                  <w:szCs w:val="18"/>
                </w:rPr>
                <w:t>Range check:</w:t>
              </w:r>
            </w:ins>
          </w:p>
          <w:p w14:paraId="3ED5DCB0" w14:textId="77777777" w:rsidR="00CB635A" w:rsidRDefault="00CB635A" w:rsidP="00D035F8">
            <w:pPr>
              <w:rPr>
                <w:ins w:id="225" w:author="Alhabibi, Haider@Energy" w:date="2022-03-30T20:02:00Z"/>
                <w:rFonts w:asciiTheme="minorHAnsi" w:hAnsiTheme="minorHAnsi" w:cstheme="minorHAnsi"/>
                <w:sz w:val="18"/>
                <w:szCs w:val="18"/>
              </w:rPr>
            </w:pPr>
            <w:ins w:id="226" w:author="Alhabibi, Haider@Energy" w:date="2022-03-30T20:02:00Z">
              <w:r>
                <w:rPr>
                  <w:rFonts w:asciiTheme="minorHAnsi" w:hAnsiTheme="minorHAnsi" w:cstheme="minorHAnsi"/>
                  <w:sz w:val="18"/>
                  <w:szCs w:val="18"/>
                </w:rPr>
                <w:t>User entered value must be ≤ 0.6 if complying prescriptively in climate zones 1, 2, and 11-16; else value must be ≤ 1.0</w:t>
              </w:r>
              <w:r w:rsidRPr="00BF496A">
                <w:rPr>
                  <w:rFonts w:asciiTheme="minorHAnsi" w:hAnsiTheme="minorHAnsi" w:cstheme="minorHAnsi"/>
                  <w:sz w:val="18"/>
                  <w:szCs w:val="18"/>
                </w:rPr>
                <w:t>&gt;&gt;</w:t>
              </w:r>
            </w:ins>
          </w:p>
        </w:tc>
        <w:tc>
          <w:tcPr>
            <w:tcW w:w="2906" w:type="dxa"/>
          </w:tcPr>
          <w:p w14:paraId="2D802B8C" w14:textId="77777777" w:rsidR="00CB635A" w:rsidRDefault="00CB635A" w:rsidP="00D035F8">
            <w:pPr>
              <w:rPr>
                <w:ins w:id="227" w:author="Alhabibi, Haider@Energy" w:date="2022-03-30T20:02:00Z"/>
                <w:rFonts w:asciiTheme="minorHAnsi" w:hAnsiTheme="minorHAnsi" w:cstheme="minorBidi"/>
                <w:sz w:val="18"/>
                <w:szCs w:val="18"/>
              </w:rPr>
            </w:pPr>
            <w:ins w:id="228" w:author="Alhabibi, Haider@Energy" w:date="2022-03-30T20:02:00Z">
              <w:r w:rsidRPr="44DA99E8">
                <w:rPr>
                  <w:rFonts w:asciiTheme="minorHAnsi" w:hAnsiTheme="minorHAnsi" w:cstheme="minorBidi"/>
                  <w:sz w:val="18"/>
                  <w:szCs w:val="18"/>
                </w:rPr>
                <w:t>&lt;&lt; user input, text&gt;&gt;</w:t>
              </w:r>
            </w:ins>
          </w:p>
          <w:p w14:paraId="29136B02" w14:textId="77777777" w:rsidR="00CB635A" w:rsidRDefault="00CB635A" w:rsidP="00D035F8">
            <w:pPr>
              <w:rPr>
                <w:ins w:id="229" w:author="Alhabibi, Haider@Energy" w:date="2022-03-30T20:02:00Z"/>
                <w:rFonts w:asciiTheme="minorHAnsi" w:hAnsiTheme="minorHAnsi" w:cstheme="minorHAnsi"/>
                <w:sz w:val="18"/>
                <w:szCs w:val="18"/>
              </w:rPr>
            </w:pPr>
            <w:ins w:id="230" w:author="Alhabibi, Haider@Energy" w:date="2022-03-30T20:02:00Z">
              <w:r>
                <w:rPr>
                  <w:rFonts w:asciiTheme="minorHAnsi" w:hAnsiTheme="minorHAnsi" w:cstheme="minorHAnsi"/>
                  <w:sz w:val="18"/>
                  <w:szCs w:val="18"/>
                </w:rPr>
                <w:t>Range check:</w:t>
              </w:r>
            </w:ins>
          </w:p>
          <w:p w14:paraId="68FCFAB3" w14:textId="77777777" w:rsidR="00CB635A" w:rsidRDefault="00CB635A" w:rsidP="00D035F8">
            <w:pPr>
              <w:rPr>
                <w:ins w:id="231" w:author="Alhabibi, Haider@Energy" w:date="2022-03-30T20:02:00Z"/>
                <w:rFonts w:asciiTheme="minorHAnsi" w:hAnsiTheme="minorHAnsi" w:cstheme="minorHAnsi"/>
                <w:sz w:val="18"/>
                <w:szCs w:val="18"/>
              </w:rPr>
            </w:pPr>
            <w:ins w:id="232" w:author="Alhabibi, Haider@Energy" w:date="2022-03-30T20:02:00Z">
              <w:r>
                <w:rPr>
                  <w:rFonts w:asciiTheme="minorHAnsi" w:hAnsiTheme="minorHAnsi" w:cstheme="minorHAnsi"/>
                  <w:sz w:val="18"/>
                  <w:szCs w:val="18"/>
                </w:rPr>
                <w:t>User entered value must be ≥ 67% if complying prescriptively in climate zones 1, 2, and 11-16; else no restriction</w:t>
              </w:r>
              <w:r w:rsidRPr="00BF496A">
                <w:rPr>
                  <w:rFonts w:asciiTheme="minorHAnsi" w:hAnsiTheme="minorHAnsi" w:cstheme="minorHAnsi"/>
                  <w:sz w:val="18"/>
                  <w:szCs w:val="18"/>
                </w:rPr>
                <w:t>&gt;&gt;</w:t>
              </w:r>
            </w:ins>
          </w:p>
        </w:tc>
      </w:tr>
      <w:tr w:rsidR="00CB635A" w14:paraId="3AA28D16" w14:textId="77777777" w:rsidTr="00D035F8">
        <w:trPr>
          <w:ins w:id="233" w:author="Alhabibi, Haider@Energy" w:date="2022-03-30T20:02:00Z"/>
        </w:trPr>
        <w:tc>
          <w:tcPr>
            <w:tcW w:w="1705" w:type="dxa"/>
          </w:tcPr>
          <w:p w14:paraId="17E6FE94" w14:textId="77777777" w:rsidR="00CB635A" w:rsidRDefault="00CB635A" w:rsidP="00D035F8">
            <w:pPr>
              <w:rPr>
                <w:ins w:id="234" w:author="Alhabibi, Haider@Energy" w:date="2022-03-30T20:02:00Z"/>
                <w:rFonts w:asciiTheme="minorHAnsi" w:hAnsiTheme="minorHAnsi" w:cstheme="minorHAnsi"/>
                <w:sz w:val="18"/>
                <w:szCs w:val="18"/>
              </w:rPr>
            </w:pPr>
          </w:p>
        </w:tc>
        <w:tc>
          <w:tcPr>
            <w:tcW w:w="2430" w:type="dxa"/>
          </w:tcPr>
          <w:p w14:paraId="13C13209" w14:textId="77777777" w:rsidR="00CB635A" w:rsidRDefault="00CB635A" w:rsidP="00D035F8">
            <w:pPr>
              <w:rPr>
                <w:ins w:id="235" w:author="Alhabibi, Haider@Energy" w:date="2022-03-30T20:02:00Z"/>
                <w:rFonts w:asciiTheme="minorHAnsi" w:hAnsiTheme="minorHAnsi" w:cstheme="minorHAnsi"/>
                <w:sz w:val="18"/>
                <w:szCs w:val="18"/>
              </w:rPr>
            </w:pPr>
          </w:p>
        </w:tc>
        <w:tc>
          <w:tcPr>
            <w:tcW w:w="3957" w:type="dxa"/>
          </w:tcPr>
          <w:p w14:paraId="75A93492" w14:textId="77777777" w:rsidR="00CB635A" w:rsidRDefault="00CB635A" w:rsidP="00D035F8">
            <w:pPr>
              <w:rPr>
                <w:ins w:id="236" w:author="Alhabibi, Haider@Energy" w:date="2022-03-30T20:02:00Z"/>
                <w:rFonts w:asciiTheme="minorHAnsi" w:hAnsiTheme="minorHAnsi" w:cstheme="minorHAnsi"/>
                <w:sz w:val="18"/>
                <w:szCs w:val="18"/>
              </w:rPr>
            </w:pPr>
          </w:p>
        </w:tc>
        <w:tc>
          <w:tcPr>
            <w:tcW w:w="2906" w:type="dxa"/>
          </w:tcPr>
          <w:p w14:paraId="7752B2CE" w14:textId="77777777" w:rsidR="00CB635A" w:rsidRDefault="00CB635A" w:rsidP="00D035F8">
            <w:pPr>
              <w:rPr>
                <w:ins w:id="237" w:author="Alhabibi, Haider@Energy" w:date="2022-03-30T20:02:00Z"/>
                <w:rFonts w:asciiTheme="minorHAnsi" w:hAnsiTheme="minorHAnsi" w:cstheme="minorHAnsi"/>
                <w:sz w:val="18"/>
                <w:szCs w:val="18"/>
              </w:rPr>
            </w:pPr>
          </w:p>
        </w:tc>
      </w:tr>
      <w:tr w:rsidR="00CB635A" w14:paraId="7D771F94" w14:textId="77777777" w:rsidTr="00D035F8">
        <w:trPr>
          <w:ins w:id="238" w:author="Alhabibi, Haider@Energy" w:date="2022-03-30T20:02:00Z"/>
        </w:trPr>
        <w:tc>
          <w:tcPr>
            <w:tcW w:w="1705" w:type="dxa"/>
          </w:tcPr>
          <w:p w14:paraId="090B4F66" w14:textId="77777777" w:rsidR="00CB635A" w:rsidRDefault="00CB635A" w:rsidP="00D035F8">
            <w:pPr>
              <w:rPr>
                <w:ins w:id="239" w:author="Alhabibi, Haider@Energy" w:date="2022-03-30T20:02:00Z"/>
                <w:rFonts w:asciiTheme="minorHAnsi" w:hAnsiTheme="minorHAnsi" w:cstheme="minorHAnsi"/>
                <w:sz w:val="18"/>
                <w:szCs w:val="18"/>
              </w:rPr>
            </w:pPr>
          </w:p>
        </w:tc>
        <w:tc>
          <w:tcPr>
            <w:tcW w:w="2430" w:type="dxa"/>
          </w:tcPr>
          <w:p w14:paraId="11F1BDB2" w14:textId="77777777" w:rsidR="00CB635A" w:rsidRDefault="00CB635A" w:rsidP="00D035F8">
            <w:pPr>
              <w:rPr>
                <w:ins w:id="240" w:author="Alhabibi, Haider@Energy" w:date="2022-03-30T20:02:00Z"/>
                <w:rFonts w:asciiTheme="minorHAnsi" w:hAnsiTheme="minorHAnsi" w:cstheme="minorHAnsi"/>
                <w:sz w:val="18"/>
                <w:szCs w:val="18"/>
              </w:rPr>
            </w:pPr>
          </w:p>
        </w:tc>
        <w:tc>
          <w:tcPr>
            <w:tcW w:w="3957" w:type="dxa"/>
          </w:tcPr>
          <w:p w14:paraId="02070DA4" w14:textId="77777777" w:rsidR="00CB635A" w:rsidRDefault="00CB635A" w:rsidP="00D035F8">
            <w:pPr>
              <w:rPr>
                <w:ins w:id="241" w:author="Alhabibi, Haider@Energy" w:date="2022-03-30T20:02:00Z"/>
                <w:rFonts w:asciiTheme="minorHAnsi" w:hAnsiTheme="minorHAnsi" w:cstheme="minorHAnsi"/>
                <w:sz w:val="18"/>
                <w:szCs w:val="18"/>
              </w:rPr>
            </w:pPr>
          </w:p>
        </w:tc>
        <w:tc>
          <w:tcPr>
            <w:tcW w:w="2906" w:type="dxa"/>
          </w:tcPr>
          <w:p w14:paraId="63A2F3FD" w14:textId="77777777" w:rsidR="00CB635A" w:rsidRDefault="00CB635A" w:rsidP="00D035F8">
            <w:pPr>
              <w:rPr>
                <w:ins w:id="242" w:author="Alhabibi, Haider@Energy" w:date="2022-03-30T20:02:00Z"/>
                <w:rFonts w:asciiTheme="minorHAnsi" w:hAnsiTheme="minorHAnsi" w:cstheme="minorHAnsi"/>
                <w:sz w:val="18"/>
                <w:szCs w:val="18"/>
              </w:rPr>
            </w:pPr>
          </w:p>
        </w:tc>
      </w:tr>
    </w:tbl>
    <w:p w14:paraId="1BA01F4A" w14:textId="77777777" w:rsidR="00CB635A" w:rsidRPr="001B7F7E" w:rsidRDefault="00CB635A">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723"/>
        <w:gridCol w:w="5655"/>
      </w:tblGrid>
      <w:tr w:rsidR="00E51FB8" w:rsidRPr="00500C2C" w14:paraId="782919A4" w14:textId="77777777" w:rsidTr="00E51FB8">
        <w:tc>
          <w:tcPr>
            <w:tcW w:w="11015" w:type="dxa"/>
            <w:gridSpan w:val="3"/>
          </w:tcPr>
          <w:p w14:paraId="782919A2" w14:textId="77777777" w:rsidR="0040533A" w:rsidRDefault="00EA1C0F" w:rsidP="0040533A">
            <w:pPr>
              <w:keepNext/>
              <w:rPr>
                <w:rFonts w:asciiTheme="minorHAnsi" w:hAnsiTheme="minorHAnsi"/>
                <w:b/>
                <w:szCs w:val="18"/>
              </w:rPr>
            </w:pPr>
            <w:r>
              <w:rPr>
                <w:rFonts w:asciiTheme="minorHAnsi" w:hAnsiTheme="minorHAnsi"/>
                <w:b/>
                <w:szCs w:val="18"/>
              </w:rPr>
              <w:lastRenderedPageBreak/>
              <w:t>D</w:t>
            </w:r>
            <w:r w:rsidRPr="00500C2C">
              <w:rPr>
                <w:rFonts w:asciiTheme="minorHAnsi" w:hAnsiTheme="minorHAnsi"/>
                <w:b/>
                <w:szCs w:val="18"/>
              </w:rPr>
              <w:t xml:space="preserve">. </w:t>
            </w:r>
            <w:r w:rsidR="0040533A">
              <w:rPr>
                <w:rFonts w:asciiTheme="minorHAnsi" w:hAnsiTheme="minorHAnsi"/>
                <w:b/>
                <w:szCs w:val="18"/>
              </w:rPr>
              <w:t>Additional Envelope Requirements</w:t>
            </w:r>
          </w:p>
          <w:p w14:paraId="782919A3" w14:textId="1E31E5E1" w:rsidR="00E51FB8" w:rsidRDefault="00CE7AF2">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then display Table D;</w:t>
            </w:r>
            <w:r w:rsidR="00B41DAB">
              <w:rPr>
                <w:rFonts w:asciiTheme="minorHAnsi" w:hAnsiTheme="minorHAnsi" w:cstheme="minorHAnsi"/>
                <w:sz w:val="18"/>
                <w:szCs w:val="18"/>
              </w:rPr>
              <w:t xml:space="preserve"> </w:t>
            </w:r>
            <w:r>
              <w:rPr>
                <w:rFonts w:ascii="Calibri" w:hAnsi="Calibri"/>
                <w:sz w:val="18"/>
                <w:szCs w:val="18"/>
              </w:rPr>
              <w:t xml:space="preserve">Else </w:t>
            </w:r>
            <w:r w:rsidR="00B41DAB" w:rsidRPr="00233996">
              <w:rPr>
                <w:rFonts w:ascii="Calibri" w:hAnsi="Calibri"/>
                <w:sz w:val="18"/>
                <w:szCs w:val="18"/>
              </w:rPr>
              <w:t>display the section does not apply message</w:t>
            </w:r>
            <w:r w:rsidR="00B41DAB">
              <w:rPr>
                <w:rFonts w:ascii="Calibri" w:hAnsi="Calibri"/>
                <w:sz w:val="18"/>
                <w:szCs w:val="18"/>
              </w:rPr>
              <w:t>&gt;&gt;</w:t>
            </w:r>
          </w:p>
        </w:tc>
      </w:tr>
      <w:tr w:rsidR="00E51FB8" w:rsidRPr="00D2491C" w14:paraId="782919A8" w14:textId="77777777" w:rsidTr="00E51FB8">
        <w:trPr>
          <w:trHeight w:val="158"/>
        </w:trPr>
        <w:tc>
          <w:tcPr>
            <w:tcW w:w="638" w:type="dxa"/>
            <w:vAlign w:val="center"/>
          </w:tcPr>
          <w:p w14:paraId="782919A5" w14:textId="77777777" w:rsidR="00EA1C0F" w:rsidRPr="00D2491C" w:rsidRDefault="00EA1C0F" w:rsidP="00E51FB8">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9A6" w14:textId="77777777" w:rsidR="00EA1C0F" w:rsidRPr="00D2491C" w:rsidRDefault="0040533A" w:rsidP="0040533A">
            <w:pPr>
              <w:keepNext/>
              <w:rPr>
                <w:rFonts w:asciiTheme="minorHAnsi" w:hAnsiTheme="minorHAnsi"/>
                <w:sz w:val="18"/>
                <w:szCs w:val="18"/>
              </w:rPr>
            </w:pPr>
            <w:r>
              <w:rPr>
                <w:rFonts w:asciiTheme="minorHAnsi" w:hAnsiTheme="minorHAnsi"/>
                <w:sz w:val="18"/>
                <w:szCs w:val="18"/>
              </w:rPr>
              <w:t>Envelope Leakage</w:t>
            </w:r>
          </w:p>
        </w:tc>
        <w:tc>
          <w:tcPr>
            <w:tcW w:w="5654" w:type="dxa"/>
            <w:vAlign w:val="center"/>
          </w:tcPr>
          <w:p w14:paraId="782919A7" w14:textId="47A95EDF" w:rsidR="00EA1C0F" w:rsidRPr="00D2491C" w:rsidRDefault="0040533A" w:rsidP="0040533A">
            <w:pPr>
              <w:keepNext/>
              <w:rPr>
                <w:rFonts w:asciiTheme="minorHAnsi" w:hAnsiTheme="minorHAnsi"/>
                <w:sz w:val="18"/>
                <w:szCs w:val="18"/>
              </w:rPr>
            </w:pPr>
            <w:r w:rsidRPr="007A5D38">
              <w:rPr>
                <w:rFonts w:asciiTheme="minorHAnsi" w:hAnsiTheme="minorHAnsi" w:cstheme="minorHAnsi"/>
                <w:sz w:val="18"/>
                <w:szCs w:val="18"/>
              </w:rPr>
              <w:t xml:space="preserve">&lt;&lt; calculated field, referenced data from </w:t>
            </w:r>
            <w:del w:id="243" w:author="Alhabibi, Haider@Energy" w:date="2022-03-30T18:54:00Z">
              <w:r w:rsidRPr="007A5D38" w:rsidDel="002A1C8B">
                <w:rPr>
                  <w:rFonts w:asciiTheme="minorHAnsi" w:hAnsiTheme="minorHAnsi" w:cstheme="minorHAnsi"/>
                  <w:sz w:val="18"/>
                  <w:szCs w:val="18"/>
                </w:rPr>
                <w:delText>CF</w:delText>
              </w:r>
              <w:r w:rsidDel="002A1C8B">
                <w:rPr>
                  <w:rFonts w:asciiTheme="minorHAnsi" w:hAnsiTheme="minorHAnsi" w:cstheme="minorHAnsi"/>
                  <w:sz w:val="18"/>
                  <w:szCs w:val="18"/>
                </w:rPr>
                <w:delText>2</w:delText>
              </w:r>
              <w:r w:rsidRPr="007A5D38" w:rsidDel="002A1C8B">
                <w:rPr>
                  <w:rFonts w:asciiTheme="minorHAnsi" w:hAnsiTheme="minorHAnsi" w:cstheme="minorHAnsi"/>
                  <w:sz w:val="18"/>
                  <w:szCs w:val="18"/>
                </w:rPr>
                <w:delText>R</w:delText>
              </w:r>
            </w:del>
            <w:ins w:id="244" w:author="Alhabibi, Haider@Energy" w:date="2022-03-30T18:54:00Z">
              <w:r w:rsidR="002A1C8B">
                <w:rPr>
                  <w:rFonts w:asciiTheme="minorHAnsi" w:hAnsiTheme="minorHAnsi" w:cstheme="minorHAnsi"/>
                  <w:sz w:val="18"/>
                  <w:szCs w:val="18"/>
                </w:rPr>
                <w:t>LMCI</w:t>
              </w:r>
            </w:ins>
            <w:r>
              <w:rPr>
                <w:rFonts w:asciiTheme="minorHAnsi" w:hAnsiTheme="minorHAnsi" w:cstheme="minorHAnsi"/>
                <w:sz w:val="18"/>
                <w:szCs w:val="18"/>
              </w:rPr>
              <w:t>-MCH-24&gt;&gt;</w:t>
            </w:r>
          </w:p>
        </w:tc>
      </w:tr>
    </w:tbl>
    <w:p w14:paraId="782919A9" w14:textId="77777777" w:rsidR="00EA1C0F" w:rsidRPr="001B7F7E" w:rsidRDefault="00EA1C0F">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4723"/>
        <w:gridCol w:w="5637"/>
      </w:tblGrid>
      <w:tr w:rsidR="00B41DAB" w:rsidRPr="00500C2C" w14:paraId="782919AC" w14:textId="77777777" w:rsidTr="00E51FB8">
        <w:tc>
          <w:tcPr>
            <w:tcW w:w="11016" w:type="dxa"/>
            <w:gridSpan w:val="3"/>
          </w:tcPr>
          <w:p w14:paraId="782919AA" w14:textId="77777777" w:rsidR="00B41DAB" w:rsidRDefault="00B41DAB" w:rsidP="00E51FB8">
            <w:pPr>
              <w:keepNext/>
              <w:rPr>
                <w:rFonts w:asciiTheme="minorHAnsi" w:hAnsiTheme="minorHAnsi"/>
                <w:b/>
                <w:szCs w:val="18"/>
              </w:rPr>
            </w:pPr>
            <w:r>
              <w:rPr>
                <w:rFonts w:asciiTheme="minorHAnsi" w:hAnsiTheme="minorHAnsi"/>
                <w:b/>
                <w:szCs w:val="18"/>
              </w:rPr>
              <w:t>E</w:t>
            </w:r>
            <w:r w:rsidRPr="00500C2C">
              <w:rPr>
                <w:rFonts w:asciiTheme="minorHAnsi" w:hAnsiTheme="minorHAnsi"/>
                <w:b/>
                <w:szCs w:val="18"/>
              </w:rPr>
              <w:t xml:space="preserve">. </w:t>
            </w:r>
            <w:r>
              <w:rPr>
                <w:rFonts w:asciiTheme="minorHAnsi" w:hAnsiTheme="minorHAnsi"/>
                <w:b/>
                <w:szCs w:val="18"/>
              </w:rPr>
              <w:t xml:space="preserve">Additional Central </w:t>
            </w:r>
            <w:r w:rsidR="00E730EA">
              <w:rPr>
                <w:rFonts w:asciiTheme="minorHAnsi" w:hAnsiTheme="minorHAnsi"/>
                <w:b/>
                <w:szCs w:val="18"/>
              </w:rPr>
              <w:t>V</w:t>
            </w:r>
            <w:r>
              <w:rPr>
                <w:rFonts w:asciiTheme="minorHAnsi" w:hAnsiTheme="minorHAnsi"/>
                <w:b/>
                <w:szCs w:val="18"/>
              </w:rPr>
              <w:t>entilation System</w:t>
            </w:r>
            <w:r w:rsidR="00E730EA">
              <w:rPr>
                <w:rFonts w:asciiTheme="minorHAnsi" w:hAnsiTheme="minorHAnsi"/>
                <w:b/>
                <w:szCs w:val="18"/>
              </w:rPr>
              <w:t xml:space="preserve"> Balancing </w:t>
            </w:r>
            <w:r>
              <w:rPr>
                <w:rFonts w:asciiTheme="minorHAnsi" w:hAnsiTheme="minorHAnsi"/>
                <w:b/>
                <w:szCs w:val="18"/>
              </w:rPr>
              <w:t>Requirements</w:t>
            </w:r>
          </w:p>
          <w:p w14:paraId="782919AB" w14:textId="0322B8F2" w:rsidR="00E51FB8" w:rsidRDefault="00B41DAB">
            <w:pPr>
              <w:rPr>
                <w:rFonts w:asciiTheme="minorHAnsi" w:hAnsiTheme="minorHAnsi"/>
                <w:szCs w:val="18"/>
              </w:rPr>
            </w:pPr>
            <w:r w:rsidRPr="00233996">
              <w:rPr>
                <w:rFonts w:ascii="Calibri" w:hAnsi="Calibri"/>
                <w:sz w:val="18"/>
                <w:szCs w:val="18"/>
              </w:rPr>
              <w:t xml:space="preserve">&lt;&lt;if </w:t>
            </w:r>
            <w:r w:rsidRPr="007A5D38">
              <w:rPr>
                <w:rFonts w:asciiTheme="minorHAnsi" w:hAnsiTheme="minorHAnsi" w:cstheme="minorHAnsi"/>
                <w:sz w:val="18"/>
                <w:szCs w:val="18"/>
              </w:rPr>
              <w:t>Ventilation System Type</w:t>
            </w:r>
            <w:r w:rsidRPr="00233996">
              <w:rPr>
                <w:rFonts w:ascii="Calibri" w:hAnsi="Calibri"/>
                <w:sz w:val="18"/>
                <w:szCs w:val="18"/>
              </w:rPr>
              <w:t xml:space="preserve"> </w:t>
            </w:r>
            <w:r>
              <w:rPr>
                <w:rFonts w:ascii="Calibri" w:hAnsi="Calibri"/>
                <w:sz w:val="18"/>
                <w:szCs w:val="18"/>
              </w:rPr>
              <w:t>(A</w:t>
            </w:r>
            <w:r w:rsidR="00B54159">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then display Table E; </w:t>
            </w:r>
            <w:r>
              <w:rPr>
                <w:rFonts w:ascii="Calibri" w:hAnsi="Calibri"/>
                <w:sz w:val="18"/>
                <w:szCs w:val="18"/>
              </w:rPr>
              <w:t xml:space="preserve">Else </w:t>
            </w:r>
            <w:r w:rsidRPr="00233996">
              <w:rPr>
                <w:rFonts w:ascii="Calibri" w:hAnsi="Calibri"/>
                <w:sz w:val="18"/>
                <w:szCs w:val="18"/>
              </w:rPr>
              <w:t>display the section does not apply message</w:t>
            </w:r>
            <w:r>
              <w:rPr>
                <w:rFonts w:ascii="Calibri" w:hAnsi="Calibri"/>
                <w:sz w:val="18"/>
                <w:szCs w:val="18"/>
              </w:rPr>
              <w:t>&gt;&gt;</w:t>
            </w:r>
          </w:p>
        </w:tc>
      </w:tr>
      <w:tr w:rsidR="00B41DAB" w:rsidRPr="00D2491C" w14:paraId="782919B0" w14:textId="77777777" w:rsidTr="00E51FB8">
        <w:trPr>
          <w:trHeight w:val="158"/>
        </w:trPr>
        <w:tc>
          <w:tcPr>
            <w:tcW w:w="656" w:type="dxa"/>
            <w:vAlign w:val="center"/>
          </w:tcPr>
          <w:p w14:paraId="782919AD" w14:textId="77777777" w:rsidR="00E51FB8" w:rsidRDefault="00B41DAB">
            <w:pPr>
              <w:keepNext/>
              <w:jc w:val="center"/>
              <w:rPr>
                <w:rFonts w:asciiTheme="minorHAnsi" w:hAnsiTheme="minorHAnsi"/>
                <w:sz w:val="18"/>
                <w:szCs w:val="18"/>
              </w:rPr>
            </w:pPr>
            <w:r w:rsidRPr="00D2491C">
              <w:rPr>
                <w:rFonts w:asciiTheme="minorHAnsi" w:hAnsiTheme="minorHAnsi"/>
                <w:sz w:val="18"/>
                <w:szCs w:val="18"/>
              </w:rPr>
              <w:t>01</w:t>
            </w:r>
          </w:p>
        </w:tc>
        <w:tc>
          <w:tcPr>
            <w:tcW w:w="4723" w:type="dxa"/>
            <w:vAlign w:val="center"/>
          </w:tcPr>
          <w:p w14:paraId="782919AE" w14:textId="77777777" w:rsidR="00E51FB8" w:rsidRDefault="00E730EA">
            <w:pPr>
              <w:keepNext/>
              <w:rPr>
                <w:rFonts w:asciiTheme="minorHAnsi" w:hAnsiTheme="minorHAnsi"/>
                <w:sz w:val="18"/>
                <w:szCs w:val="18"/>
              </w:rPr>
            </w:pPr>
            <w:r>
              <w:rPr>
                <w:rFonts w:asciiTheme="minorHAnsi" w:hAnsiTheme="minorHAnsi"/>
                <w:sz w:val="18"/>
                <w:szCs w:val="18"/>
              </w:rPr>
              <w:t xml:space="preserve">Maximum Ventilation </w:t>
            </w:r>
            <w:r w:rsidR="005E6F8D">
              <w:rPr>
                <w:rFonts w:asciiTheme="minorHAnsi" w:hAnsiTheme="minorHAnsi"/>
                <w:sz w:val="18"/>
                <w:szCs w:val="18"/>
              </w:rPr>
              <w:t>Flow</w:t>
            </w:r>
            <w:r w:rsidR="007715C6">
              <w:rPr>
                <w:rFonts w:asciiTheme="minorHAnsi" w:hAnsiTheme="minorHAnsi"/>
                <w:sz w:val="18"/>
                <w:szCs w:val="18"/>
              </w:rPr>
              <w:t xml:space="preserve"> (CFM)</w:t>
            </w:r>
          </w:p>
        </w:tc>
        <w:tc>
          <w:tcPr>
            <w:tcW w:w="5637" w:type="dxa"/>
            <w:vAlign w:val="center"/>
          </w:tcPr>
          <w:p w14:paraId="782919AF" w14:textId="77777777" w:rsidR="00E51FB8" w:rsidRDefault="00B41DAB">
            <w:pPr>
              <w:rPr>
                <w:rFonts w:asciiTheme="minorHAnsi" w:hAnsiTheme="minorHAnsi"/>
                <w:sz w:val="18"/>
                <w:szCs w:val="18"/>
              </w:rPr>
            </w:pPr>
            <w:r w:rsidRPr="007A5D38">
              <w:rPr>
                <w:rFonts w:asciiTheme="minorHAnsi" w:hAnsiTheme="minorHAnsi" w:cstheme="minorHAnsi"/>
                <w:sz w:val="18"/>
                <w:szCs w:val="18"/>
              </w:rPr>
              <w:t>&lt;&lt;</w:t>
            </w:r>
            <w:r w:rsidR="00E730EA">
              <w:rPr>
                <w:rFonts w:asciiTheme="minorHAnsi" w:hAnsiTheme="minorHAnsi"/>
                <w:sz w:val="18"/>
                <w:szCs w:val="18"/>
              </w:rPr>
              <w:t xml:space="preserve">calculated field, </w:t>
            </w:r>
            <w:r w:rsidR="005E6F8D">
              <w:rPr>
                <w:rFonts w:asciiTheme="minorHAnsi" w:hAnsiTheme="minorHAnsi"/>
                <w:sz w:val="18"/>
                <w:szCs w:val="18"/>
              </w:rPr>
              <w:t>“Required Mechanical</w:t>
            </w:r>
            <w:r w:rsidR="005E6F8D" w:rsidRPr="00CB00C9">
              <w:rPr>
                <w:rFonts w:asciiTheme="minorHAnsi" w:hAnsiTheme="minorHAnsi"/>
                <w:sz w:val="18"/>
                <w:szCs w:val="18"/>
              </w:rPr>
              <w:t xml:space="preserve"> Ventilation Rate</w:t>
            </w:r>
            <w:r w:rsidR="005E6F8D">
              <w:rPr>
                <w:rFonts w:asciiTheme="minorHAnsi" w:hAnsiTheme="minorHAnsi"/>
                <w:sz w:val="18"/>
                <w:szCs w:val="18"/>
              </w:rPr>
              <w:t xml:space="preserve"> (B06) </w:t>
            </w:r>
            <w:r w:rsidR="00E730EA">
              <w:rPr>
                <w:rFonts w:asciiTheme="minorHAnsi" w:hAnsiTheme="minorHAnsi"/>
                <w:sz w:val="18"/>
                <w:szCs w:val="18"/>
              </w:rPr>
              <w:t xml:space="preserve">* </w:t>
            </w:r>
            <w:r w:rsidR="005E6F8D">
              <w:rPr>
                <w:rFonts w:asciiTheme="minorHAnsi" w:hAnsiTheme="minorHAnsi"/>
                <w:sz w:val="18"/>
                <w:szCs w:val="18"/>
              </w:rPr>
              <w:t>1.20</w:t>
            </w:r>
            <w:r>
              <w:rPr>
                <w:rFonts w:asciiTheme="minorHAnsi" w:hAnsiTheme="minorHAnsi" w:cstheme="minorHAnsi"/>
                <w:sz w:val="18"/>
                <w:szCs w:val="18"/>
              </w:rPr>
              <w:t>&gt;&gt;</w:t>
            </w:r>
          </w:p>
        </w:tc>
      </w:tr>
    </w:tbl>
    <w:p w14:paraId="782919B1" w14:textId="04A70932" w:rsidR="00B41DAB" w:rsidRDefault="00B41DAB">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56"/>
        <w:gridCol w:w="10360"/>
      </w:tblGrid>
      <w:tr w:rsidR="001238D0" w14:paraId="1B3CBB5B" w14:textId="77777777" w:rsidTr="00452446">
        <w:tc>
          <w:tcPr>
            <w:tcW w:w="11016" w:type="dxa"/>
            <w:gridSpan w:val="2"/>
          </w:tcPr>
          <w:p w14:paraId="090B8D69" w14:textId="28AE65DF" w:rsidR="001238D0" w:rsidRDefault="001238D0" w:rsidP="001238D0">
            <w:pPr>
              <w:keepNext/>
              <w:rPr>
                <w:rFonts w:asciiTheme="minorHAnsi" w:hAnsiTheme="minorHAnsi"/>
                <w:szCs w:val="18"/>
              </w:rPr>
            </w:pPr>
            <w:r>
              <w:rPr>
                <w:rFonts w:asciiTheme="minorHAnsi" w:hAnsiTheme="minorHAnsi"/>
                <w:b/>
                <w:szCs w:val="18"/>
              </w:rPr>
              <w:t>F</w:t>
            </w:r>
            <w:r w:rsidRPr="00500C2C">
              <w:rPr>
                <w:rFonts w:asciiTheme="minorHAnsi" w:hAnsiTheme="minorHAnsi"/>
                <w:b/>
                <w:szCs w:val="18"/>
              </w:rPr>
              <w:t xml:space="preserve">. </w:t>
            </w:r>
            <w:r>
              <w:rPr>
                <w:rFonts w:asciiTheme="minorHAnsi" w:hAnsiTheme="minorHAnsi"/>
                <w:b/>
                <w:szCs w:val="18"/>
              </w:rPr>
              <w:t>Compliance Statement</w:t>
            </w:r>
          </w:p>
        </w:tc>
      </w:tr>
      <w:tr w:rsidR="001238D0" w14:paraId="092443C2" w14:textId="77777777" w:rsidTr="00452446">
        <w:trPr>
          <w:trHeight w:val="158"/>
        </w:trPr>
        <w:tc>
          <w:tcPr>
            <w:tcW w:w="656" w:type="dxa"/>
            <w:vAlign w:val="center"/>
          </w:tcPr>
          <w:p w14:paraId="03EC4D1B" w14:textId="77777777" w:rsidR="001238D0" w:rsidRDefault="001238D0" w:rsidP="00452446">
            <w:pPr>
              <w:keepNext/>
              <w:jc w:val="center"/>
              <w:rPr>
                <w:rFonts w:asciiTheme="minorHAnsi" w:hAnsiTheme="minorHAnsi"/>
                <w:sz w:val="18"/>
                <w:szCs w:val="18"/>
              </w:rPr>
            </w:pPr>
            <w:r w:rsidRPr="00D2491C">
              <w:rPr>
                <w:rFonts w:asciiTheme="minorHAnsi" w:hAnsiTheme="minorHAnsi"/>
                <w:sz w:val="18"/>
                <w:szCs w:val="18"/>
              </w:rPr>
              <w:t>01</w:t>
            </w:r>
          </w:p>
        </w:tc>
        <w:tc>
          <w:tcPr>
            <w:tcW w:w="10360" w:type="dxa"/>
            <w:vAlign w:val="center"/>
          </w:tcPr>
          <w:p w14:paraId="52E3BB68" w14:textId="628A16FF" w:rsidR="001238D0" w:rsidRDefault="001238D0" w:rsidP="001238D0">
            <w:pPr>
              <w:keepNext/>
              <w:rPr>
                <w:rFonts w:asciiTheme="minorHAnsi" w:hAnsiTheme="minorHAnsi"/>
                <w:sz w:val="18"/>
                <w:szCs w:val="18"/>
              </w:rPr>
            </w:pPr>
            <w:r w:rsidRPr="00D2491C">
              <w:rPr>
                <w:rFonts w:asciiTheme="minorHAnsi" w:hAnsiTheme="minorHAnsi"/>
                <w:sz w:val="18"/>
                <w:szCs w:val="18"/>
              </w:rPr>
              <w:t>&lt;&lt;</w:t>
            </w:r>
            <w:r w:rsidRPr="00C27BAB">
              <w:rPr>
                <w:rFonts w:asciiTheme="minorHAnsi" w:hAnsiTheme="minorHAnsi"/>
                <w:sz w:val="18"/>
                <w:szCs w:val="18"/>
              </w:rPr>
              <w:t>I</w:t>
            </w:r>
            <w:r>
              <w:rPr>
                <w:rFonts w:asciiTheme="minorHAnsi" w:hAnsiTheme="minorHAnsi"/>
                <w:sz w:val="18"/>
                <w:szCs w:val="18"/>
              </w:rPr>
              <w:t>f</w:t>
            </w:r>
            <w:r w:rsidRPr="00C27BAB">
              <w:rPr>
                <w:rFonts w:asciiTheme="minorHAnsi" w:hAnsiTheme="minorHAnsi"/>
                <w:sz w:val="18"/>
                <w:szCs w:val="18"/>
              </w:rPr>
              <w:t xml:space="preserve"> </w:t>
            </w:r>
            <w:r>
              <w:rPr>
                <w:rFonts w:asciiTheme="minorHAnsi" w:hAnsiTheme="minorHAnsi"/>
                <w:sz w:val="18"/>
                <w:szCs w:val="18"/>
              </w:rPr>
              <w:t>‘Building Type” (</w:t>
            </w:r>
            <w:r w:rsidRPr="00C27BAB">
              <w:rPr>
                <w:rFonts w:asciiTheme="minorHAnsi" w:hAnsiTheme="minorHAnsi"/>
                <w:sz w:val="18"/>
                <w:szCs w:val="18"/>
              </w:rPr>
              <w:t>A02</w:t>
            </w:r>
            <w:r>
              <w:rPr>
                <w:rFonts w:asciiTheme="minorHAnsi" w:hAnsiTheme="minorHAnsi"/>
                <w:sz w:val="18"/>
                <w:szCs w:val="18"/>
              </w:rPr>
              <w:t>)</w:t>
            </w:r>
            <w:r w:rsidRPr="00C27BAB">
              <w:rPr>
                <w:rFonts w:asciiTheme="minorHAnsi" w:hAnsiTheme="minorHAnsi"/>
                <w:sz w:val="18"/>
                <w:szCs w:val="18"/>
              </w:rPr>
              <w:t xml:space="preserve"> = ‘Non-dwelling Unit’ then display text: “Building Passes</w:t>
            </w:r>
            <w:r>
              <w:rPr>
                <w:rFonts w:asciiTheme="minorHAnsi" w:hAnsiTheme="minorHAnsi"/>
                <w:sz w:val="18"/>
                <w:szCs w:val="18"/>
              </w:rPr>
              <w:t>”;</w:t>
            </w:r>
          </w:p>
          <w:p w14:paraId="66A11092" w14:textId="77777777" w:rsidR="00505DD6" w:rsidRDefault="00505DD6" w:rsidP="001238D0">
            <w:pPr>
              <w:keepNext/>
              <w:rPr>
                <w:rFonts w:asciiTheme="minorHAnsi" w:hAnsiTheme="minorHAnsi"/>
                <w:sz w:val="18"/>
                <w:szCs w:val="18"/>
              </w:rPr>
            </w:pPr>
          </w:p>
          <w:p w14:paraId="05997960" w14:textId="45273F34"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Balanced</w:t>
            </w:r>
            <w:r>
              <w:rPr>
                <w:rFonts w:asciiTheme="minorHAnsi" w:hAnsiTheme="minorHAnsi" w:cstheme="minorHAnsi"/>
                <w:sz w:val="18"/>
                <w:szCs w:val="18"/>
              </w:rPr>
              <w:t xml:space="preserve">, </w:t>
            </w:r>
            <w:r w:rsidRPr="00D12B47">
              <w:rPr>
                <w:rFonts w:asciiTheme="minorHAnsi" w:hAnsiTheme="minorHAnsi" w:cstheme="minorHAnsi"/>
                <w:sz w:val="18"/>
                <w:szCs w:val="18"/>
              </w:rPr>
              <w:t>Balanced – ERV</w:t>
            </w:r>
            <w:r>
              <w:rPr>
                <w:rFonts w:asciiTheme="minorHAnsi" w:hAnsiTheme="minorHAnsi" w:cstheme="minorHAnsi"/>
                <w:sz w:val="18"/>
                <w:szCs w:val="18"/>
              </w:rPr>
              <w:t xml:space="preserve"> or </w:t>
            </w:r>
            <w:r w:rsidRPr="00D12B47">
              <w:rPr>
                <w:rFonts w:asciiTheme="minorHAnsi" w:hAnsiTheme="minorHAnsi" w:cstheme="minorHAnsi"/>
                <w:sz w:val="18"/>
                <w:szCs w:val="18"/>
              </w:rPr>
              <w:t>Balanced – HRV</w:t>
            </w:r>
            <w:r>
              <w:rPr>
                <w:rFonts w:asciiTheme="minorHAnsi" w:hAnsiTheme="minorHAnsi" w:cstheme="minorHAnsi"/>
                <w:sz w:val="18"/>
                <w:szCs w:val="18"/>
              </w:rPr>
              <w:t xml:space="preserve"> and the </w:t>
            </w:r>
            <w:r>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w:t>
            </w:r>
            <w:r>
              <w:rPr>
                <w:rFonts w:asciiTheme="minorHAnsi" w:hAnsiTheme="minorHAnsi"/>
                <w:sz w:val="18"/>
                <w:szCs w:val="18"/>
              </w:rPr>
              <w:t xml:space="preserve"> Ventilation” (C06)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 xml:space="preserve">Total </w:t>
            </w:r>
            <w:r>
              <w:rPr>
                <w:rFonts w:asciiTheme="minorHAnsi" w:hAnsiTheme="minorHAnsi"/>
                <w:sz w:val="18"/>
                <w:szCs w:val="18"/>
              </w:rPr>
              <w:t>Required Ventilation Rate” (B0</w:t>
            </w:r>
            <w:r w:rsidR="00505DD6">
              <w:rPr>
                <w:rFonts w:asciiTheme="minorHAnsi" w:hAnsiTheme="minorHAnsi"/>
                <w:sz w:val="18"/>
                <w:szCs w:val="18"/>
              </w:rPr>
              <w:t>1</w:t>
            </w:r>
            <w:r>
              <w:rPr>
                <w:rFonts w:asciiTheme="minorHAnsi" w:hAnsiTheme="minorHAnsi"/>
                <w:sz w:val="18"/>
                <w:szCs w:val="18"/>
              </w:rPr>
              <w:t>),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BD1FD43" w14:textId="53FF8F24"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Balanced</w:t>
            </w:r>
            <w:r>
              <w:rPr>
                <w:rFonts w:asciiTheme="minorHAnsi" w:hAnsiTheme="minorHAnsi" w:cstheme="minorHAnsi"/>
                <w:sz w:val="18"/>
                <w:szCs w:val="18"/>
              </w:rPr>
              <w:t xml:space="preserve"> and the </w:t>
            </w:r>
            <w:r w:rsidR="00505DD6">
              <w:rPr>
                <w:rFonts w:asciiTheme="minorHAnsi" w:hAnsiTheme="minorHAnsi"/>
                <w:sz w:val="18"/>
                <w:szCs w:val="18"/>
              </w:rPr>
              <w:t xml:space="preserve">“Total Installed </w:t>
            </w:r>
            <w:r w:rsidR="000840B5">
              <w:rPr>
                <w:rFonts w:asciiTheme="minorHAnsi" w:hAnsiTheme="minorHAnsi"/>
                <w:sz w:val="18"/>
                <w:szCs w:val="18"/>
              </w:rPr>
              <w:t xml:space="preserve">Equivalent </w:t>
            </w:r>
            <w:r w:rsidR="00505DD6">
              <w:rPr>
                <w:rFonts w:asciiTheme="minorHAnsi" w:hAnsiTheme="minorHAnsi"/>
                <w:sz w:val="18"/>
                <w:szCs w:val="18"/>
              </w:rPr>
              <w:t>Continuous Ventilation” (C06)</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w:t>
            </w:r>
            <w:r w:rsidR="00505DD6">
              <w:rPr>
                <w:rFonts w:asciiTheme="minorHAnsi" w:hAnsiTheme="minorHAnsi"/>
                <w:sz w:val="18"/>
                <w:szCs w:val="18"/>
              </w:rPr>
              <w:t>“Total Required Ventilation Rate” (B01)</w:t>
            </w:r>
            <w:r>
              <w:rPr>
                <w:rFonts w:asciiTheme="minorHAnsi" w:hAnsiTheme="minorHAnsi"/>
                <w:sz w:val="18"/>
                <w:szCs w:val="18"/>
              </w:rPr>
              <w:t xml:space="preserve"> and the “</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71EDE5AD" w14:textId="13431857"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7A5D38">
              <w:rPr>
                <w:rFonts w:asciiTheme="minorHAnsi" w:hAnsiTheme="minorHAnsi" w:cstheme="minorHAnsi"/>
                <w:sz w:val="18"/>
                <w:szCs w:val="18"/>
              </w:rPr>
              <w:t>Supply</w:t>
            </w:r>
            <w:r>
              <w:rPr>
                <w:rFonts w:asciiTheme="minorHAnsi" w:hAnsiTheme="minorHAnsi" w:cstheme="minorHAnsi"/>
                <w:sz w:val="18"/>
                <w:szCs w:val="18"/>
              </w:rPr>
              <w:t xml:space="preserve">, Exhaust, </w:t>
            </w:r>
            <w:r w:rsidRPr="00D12B47">
              <w:rPr>
                <w:rFonts w:asciiTheme="minorHAnsi" w:hAnsiTheme="minorHAnsi" w:cstheme="minorHAnsi"/>
                <w:sz w:val="18"/>
                <w:szCs w:val="18"/>
              </w:rPr>
              <w:t>Central Fan Integrated (CFI)</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0840B5">
              <w:rPr>
                <w:rFonts w:asciiTheme="minorHAnsi" w:hAnsiTheme="minorHAnsi"/>
                <w:sz w:val="18"/>
                <w:szCs w:val="18"/>
              </w:rPr>
              <w:t xml:space="preserve"> </w:t>
            </w:r>
            <w:r>
              <w:rPr>
                <w:rFonts w:asciiTheme="minorHAnsi" w:hAnsiTheme="minorHAnsi"/>
                <w:sz w:val="18"/>
                <w:szCs w:val="18"/>
              </w:rPr>
              <w:t>(</w:t>
            </w:r>
            <w:r w:rsidR="00B54159">
              <w:rPr>
                <w:rFonts w:asciiTheme="minorHAnsi" w:hAnsiTheme="minorHAnsi"/>
                <w:sz w:val="18"/>
                <w:szCs w:val="18"/>
              </w:rPr>
              <w:t>D</w:t>
            </w:r>
            <w:r>
              <w:rPr>
                <w:rFonts w:asciiTheme="minorHAnsi" w:hAnsiTheme="minorHAnsi"/>
                <w:sz w:val="18"/>
                <w:szCs w:val="18"/>
              </w:rPr>
              <w:t xml:space="preserve">01) </w:t>
            </w:r>
            <w:r w:rsidR="000840B5">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del w:id="245" w:author="Alhabibi, Haider@Energy" w:date="2022-03-30T18:54:00Z">
              <w:r w:rsidR="00FE7ABA" w:rsidDel="002A1C8B">
                <w:rPr>
                  <w:rFonts w:asciiTheme="minorHAnsi" w:hAnsiTheme="minorHAnsi"/>
                  <w:sz w:val="18"/>
                  <w:szCs w:val="18"/>
                </w:rPr>
                <w:delText>CF2R</w:delText>
              </w:r>
            </w:del>
            <w:ins w:id="246" w:author="Alhabibi, Haider@Energy" w:date="2022-03-30T18:54:00Z">
              <w:r w:rsidR="002A1C8B">
                <w:rPr>
                  <w:rFonts w:asciiTheme="minorHAnsi" w:hAnsiTheme="minorHAnsi"/>
                  <w:sz w:val="18"/>
                  <w:szCs w:val="18"/>
                </w:rPr>
                <w:t>LMCI</w:t>
              </w:r>
            </w:ins>
            <w:r w:rsidR="00FE7ABA">
              <w:rPr>
                <w:rFonts w:asciiTheme="minorHAnsi" w:hAnsiTheme="minorHAnsi"/>
                <w:sz w:val="18"/>
                <w:szCs w:val="18"/>
              </w:rPr>
              <w:t xml:space="preserve">-MCH-24), </w:t>
            </w:r>
            <w:r>
              <w:rPr>
                <w:rFonts w:asciiTheme="minorHAnsi" w:hAnsiTheme="minorHAnsi"/>
                <w:sz w:val="18"/>
                <w:szCs w:val="18"/>
              </w:rPr>
              <w:t>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4E91253E" w14:textId="72A721C4" w:rsidR="001238D0" w:rsidRDefault="001238D0" w:rsidP="001238D0">
            <w:pPr>
              <w:rPr>
                <w:rFonts w:asciiTheme="minorHAnsi" w:hAnsiTheme="minorHAnsi"/>
                <w:sz w:val="18"/>
                <w:szCs w:val="18"/>
              </w:rPr>
            </w:pPr>
            <w:r>
              <w:rPr>
                <w:rFonts w:asciiTheme="minorHAnsi" w:hAnsiTheme="minorHAnsi"/>
                <w:sz w:val="18"/>
                <w:szCs w:val="18"/>
              </w:rPr>
              <w:t xml:space="preserve">Else if the </w:t>
            </w:r>
            <w:r w:rsidR="00505DD6">
              <w:rPr>
                <w:rFonts w:asciiTheme="minorHAnsi" w:hAnsiTheme="minorHAnsi"/>
                <w:sz w:val="18"/>
                <w:szCs w:val="18"/>
              </w:rPr>
              <w:t>“</w:t>
            </w:r>
            <w:r w:rsidRPr="007A5D38">
              <w:rPr>
                <w:rFonts w:asciiTheme="minorHAnsi" w:hAnsiTheme="minorHAnsi" w:cstheme="minorHAnsi"/>
                <w:sz w:val="18"/>
                <w:szCs w:val="18"/>
              </w:rPr>
              <w:t>Ventilation System Type</w:t>
            </w:r>
            <w:r w:rsidR="00505DD6">
              <w:rPr>
                <w:rFonts w:asciiTheme="minorHAnsi" w:hAnsiTheme="minorHAnsi" w:cstheme="minorHAnsi"/>
                <w:sz w:val="18"/>
                <w:szCs w:val="18"/>
              </w:rPr>
              <w:t>”</w:t>
            </w:r>
            <w:r w:rsidRPr="00233996">
              <w:rPr>
                <w:rFonts w:ascii="Calibri" w:hAnsi="Calibri"/>
                <w:sz w:val="18"/>
                <w:szCs w:val="18"/>
              </w:rPr>
              <w:t xml:space="preserve"> </w:t>
            </w:r>
            <w:r>
              <w:rPr>
                <w:rFonts w:ascii="Calibri" w:hAnsi="Calibri"/>
                <w:sz w:val="18"/>
                <w:szCs w:val="18"/>
              </w:rPr>
              <w:t>(A</w:t>
            </w:r>
            <w:r w:rsidR="00505DD6">
              <w:rPr>
                <w:rFonts w:ascii="Calibri" w:hAnsi="Calibri"/>
                <w:sz w:val="18"/>
                <w:szCs w:val="18"/>
              </w:rPr>
              <w:t>06</w:t>
            </w:r>
            <w:r>
              <w:rPr>
                <w:rFonts w:ascii="Calibri" w:hAnsi="Calibri"/>
                <w:sz w:val="18"/>
                <w:szCs w:val="18"/>
              </w:rPr>
              <w:t xml:space="preserve">) equals </w:t>
            </w:r>
            <w:r w:rsidRPr="00D12B47">
              <w:rPr>
                <w:rFonts w:asciiTheme="minorHAnsi" w:hAnsiTheme="minorHAnsi" w:cstheme="minorHAnsi"/>
                <w:sz w:val="18"/>
                <w:szCs w:val="18"/>
              </w:rPr>
              <w:t>Central Ventilation System – Supply</w:t>
            </w:r>
            <w:r>
              <w:rPr>
                <w:rFonts w:asciiTheme="minorHAnsi" w:hAnsiTheme="minorHAnsi" w:cstheme="minorHAnsi"/>
                <w:sz w:val="18"/>
                <w:szCs w:val="18"/>
              </w:rPr>
              <w:t xml:space="preserve"> or </w:t>
            </w:r>
            <w:r w:rsidRPr="00D12B47">
              <w:rPr>
                <w:rFonts w:asciiTheme="minorHAnsi" w:hAnsiTheme="minorHAnsi" w:cstheme="minorHAnsi"/>
                <w:sz w:val="18"/>
                <w:szCs w:val="18"/>
              </w:rPr>
              <w:t>Central Ventilation System – Exhaust</w:t>
            </w:r>
            <w:r>
              <w:rPr>
                <w:rFonts w:asciiTheme="minorHAnsi" w:hAnsiTheme="minorHAnsi" w:cs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w:t>
            </w:r>
            <w:r>
              <w:rPr>
                <w:rFonts w:asciiTheme="minorHAnsi" w:hAnsiTheme="minorHAnsi"/>
                <w:sz w:val="18"/>
                <w:szCs w:val="18"/>
              </w:rPr>
              <w:t xml:space="preserve"> (C06) </w:t>
            </w:r>
            <w:r>
              <w:rPr>
                <w:rFonts w:asciiTheme="minorHAnsi" w:hAnsiTheme="minorHAnsi" w:cstheme="minorHAnsi"/>
                <w:sz w:val="18"/>
                <w:szCs w:val="18"/>
              </w:rPr>
              <w:t>≥</w:t>
            </w:r>
            <w:r>
              <w:rPr>
                <w:rFonts w:asciiTheme="minorHAnsi" w:hAnsiTheme="minorHAnsi"/>
                <w:sz w:val="18"/>
                <w:szCs w:val="18"/>
              </w:rPr>
              <w:t xml:space="preserve"> </w:t>
            </w:r>
            <w:r w:rsidR="000840B5">
              <w:rPr>
                <w:rFonts w:asciiTheme="minorHAnsi" w:hAnsiTheme="minorHAnsi"/>
                <w:sz w:val="18"/>
                <w:szCs w:val="18"/>
              </w:rPr>
              <w:t>“Total Required Ventilation Rate” (B01)</w:t>
            </w:r>
            <w:r>
              <w:rPr>
                <w:rFonts w:asciiTheme="minorHAnsi" w:hAnsiTheme="minorHAnsi"/>
                <w:sz w:val="18"/>
                <w:szCs w:val="18"/>
              </w:rPr>
              <w:t>, and if “Envelope Leakage”(</w:t>
            </w:r>
            <w:r w:rsidR="00FE7ABA">
              <w:rPr>
                <w:rFonts w:asciiTheme="minorHAnsi" w:hAnsiTheme="minorHAnsi"/>
                <w:sz w:val="18"/>
                <w:szCs w:val="18"/>
              </w:rPr>
              <w:t>D</w:t>
            </w:r>
            <w:r>
              <w:rPr>
                <w:rFonts w:asciiTheme="minorHAnsi" w:hAnsiTheme="minorHAnsi"/>
                <w:sz w:val="18"/>
                <w:szCs w:val="18"/>
              </w:rPr>
              <w:t xml:space="preserve">01) </w:t>
            </w:r>
            <w:r>
              <w:rPr>
                <w:rFonts w:asciiTheme="minorHAnsi" w:hAnsiTheme="minorHAnsi" w:cstheme="minorHAnsi"/>
                <w:sz w:val="18"/>
                <w:szCs w:val="18"/>
              </w:rPr>
              <w:t>≤</w:t>
            </w:r>
            <w:r>
              <w:rPr>
                <w:rFonts w:asciiTheme="minorHAnsi" w:hAnsiTheme="minorHAnsi"/>
                <w:sz w:val="18"/>
                <w:szCs w:val="18"/>
              </w:rPr>
              <w:t xml:space="preserve"> </w:t>
            </w:r>
            <w:r w:rsidR="00FE7ABA">
              <w:rPr>
                <w:rFonts w:asciiTheme="minorHAnsi" w:hAnsiTheme="minorHAnsi"/>
                <w:sz w:val="18"/>
                <w:szCs w:val="18"/>
              </w:rPr>
              <w:t xml:space="preserve">“Target dwelling unit compartmentalization leakage” (taken from </w:t>
            </w:r>
            <w:del w:id="247" w:author="Alhabibi, Haider@Energy" w:date="2022-03-30T18:55:00Z">
              <w:r w:rsidR="00FE7ABA" w:rsidDel="002A1C8B">
                <w:rPr>
                  <w:rFonts w:asciiTheme="minorHAnsi" w:hAnsiTheme="minorHAnsi"/>
                  <w:sz w:val="18"/>
                  <w:szCs w:val="18"/>
                </w:rPr>
                <w:delText>CF2R</w:delText>
              </w:r>
            </w:del>
            <w:ins w:id="248" w:author="Alhabibi, Haider@Energy" w:date="2022-03-30T18:55:00Z">
              <w:r w:rsidR="002A1C8B">
                <w:rPr>
                  <w:rFonts w:asciiTheme="minorHAnsi" w:hAnsiTheme="minorHAnsi"/>
                  <w:sz w:val="18"/>
                  <w:szCs w:val="18"/>
                </w:rPr>
                <w:t>LMCI</w:t>
              </w:r>
            </w:ins>
            <w:r w:rsidR="00FE7ABA">
              <w:rPr>
                <w:rFonts w:asciiTheme="minorHAnsi" w:hAnsiTheme="minorHAnsi"/>
                <w:sz w:val="18"/>
                <w:szCs w:val="18"/>
              </w:rPr>
              <w:t>-MCH-24),</w:t>
            </w:r>
            <w:r>
              <w:rPr>
                <w:rFonts w:asciiTheme="minorHAnsi" w:hAnsiTheme="minorHAnsi"/>
                <w:sz w:val="18"/>
                <w:szCs w:val="18"/>
              </w:rPr>
              <w:t xml:space="preserve"> and the </w:t>
            </w:r>
            <w:r w:rsidR="000840B5">
              <w:rPr>
                <w:rFonts w:asciiTheme="minorHAnsi" w:hAnsiTheme="minorHAnsi" w:cstheme="minorHAnsi"/>
                <w:sz w:val="18"/>
                <w:szCs w:val="18"/>
              </w:rPr>
              <w:t>“</w:t>
            </w:r>
            <w:r w:rsidR="000840B5">
              <w:rPr>
                <w:rFonts w:asciiTheme="minorHAnsi" w:hAnsiTheme="minorHAnsi"/>
                <w:sz w:val="18"/>
                <w:szCs w:val="18"/>
              </w:rPr>
              <w:t>Total Installed Equivalent Continuous Ventilation” (C06)</w:t>
            </w:r>
            <w:r>
              <w:rPr>
                <w:rFonts w:asciiTheme="minorHAnsi" w:hAnsiTheme="minorHAnsi"/>
                <w:sz w:val="18"/>
                <w:szCs w:val="18"/>
              </w:rPr>
              <w:t xml:space="preserve"> </w:t>
            </w:r>
            <w:r>
              <w:rPr>
                <w:rFonts w:asciiTheme="minorHAnsi" w:hAnsiTheme="minorHAnsi" w:cstheme="minorHAnsi"/>
                <w:sz w:val="18"/>
                <w:szCs w:val="18"/>
              </w:rPr>
              <w:t>≤ “</w:t>
            </w:r>
            <w:r>
              <w:rPr>
                <w:rFonts w:asciiTheme="minorHAnsi" w:hAnsiTheme="minorHAnsi"/>
                <w:sz w:val="18"/>
                <w:szCs w:val="18"/>
              </w:rPr>
              <w:t>Maximum Ventilation Flow” (E01), then display text: "Building Passes Mechanical Ventilation Rate</w:t>
            </w:r>
            <w:r w:rsidDel="001E1FD4">
              <w:rPr>
                <w:rFonts w:asciiTheme="minorHAnsi" w:hAnsiTheme="minorHAnsi"/>
                <w:sz w:val="18"/>
                <w:szCs w:val="18"/>
              </w:rPr>
              <w:t xml:space="preserve"> </w:t>
            </w:r>
            <w:r>
              <w:rPr>
                <w:rFonts w:asciiTheme="minorHAnsi" w:hAnsiTheme="minorHAnsi"/>
                <w:sz w:val="18"/>
                <w:szCs w:val="18"/>
              </w:rPr>
              <w:t>Test”</w:t>
            </w:r>
          </w:p>
          <w:p w14:paraId="69AC1165" w14:textId="42C87BCE" w:rsidR="001238D0" w:rsidRDefault="001238D0" w:rsidP="001238D0">
            <w:pPr>
              <w:rPr>
                <w:rFonts w:asciiTheme="minorHAnsi" w:hAnsiTheme="minorHAnsi"/>
                <w:sz w:val="18"/>
                <w:szCs w:val="18"/>
              </w:rPr>
            </w:pPr>
            <w:r>
              <w:rPr>
                <w:rFonts w:asciiTheme="minorHAnsi" w:hAnsiTheme="minorHAnsi"/>
                <w:sz w:val="18"/>
                <w:szCs w:val="18"/>
              </w:rPr>
              <w:t>Else display text: "Building Fails Mechanical Ventilation Rate Test"</w:t>
            </w:r>
            <w:r w:rsidRPr="00D2491C">
              <w:rPr>
                <w:rFonts w:asciiTheme="minorHAnsi" w:hAnsiTheme="minorHAnsi"/>
                <w:sz w:val="18"/>
                <w:szCs w:val="18"/>
              </w:rPr>
              <w:t>&gt;&gt;</w:t>
            </w:r>
          </w:p>
        </w:tc>
      </w:tr>
    </w:tbl>
    <w:p w14:paraId="6BFE4BE3" w14:textId="77777777" w:rsidR="00C954E0" w:rsidRDefault="00C954E0">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C954E0" w:rsidRPr="0084687D" w14:paraId="64528C61" w14:textId="77777777" w:rsidTr="00465FDE">
        <w:trPr>
          <w:cantSplit/>
          <w:trHeight w:val="432"/>
        </w:trPr>
        <w:tc>
          <w:tcPr>
            <w:tcW w:w="5000" w:type="pct"/>
            <w:gridSpan w:val="2"/>
            <w:vAlign w:val="center"/>
          </w:tcPr>
          <w:p w14:paraId="367948E0" w14:textId="2FAEF99D" w:rsidR="00C954E0" w:rsidRPr="00AD610F" w:rsidRDefault="00C954E0" w:rsidP="00465FDE">
            <w:pPr>
              <w:keepNext/>
              <w:rPr>
                <w:rFonts w:ascii="Calibri" w:hAnsi="Calibri"/>
                <w:b/>
                <w:szCs w:val="18"/>
              </w:rPr>
            </w:pPr>
            <w:r>
              <w:rPr>
                <w:rFonts w:ascii="Calibri" w:hAnsi="Calibri"/>
                <w:b/>
                <w:szCs w:val="18"/>
              </w:rPr>
              <w:t>G</w:t>
            </w:r>
            <w:r w:rsidRPr="00AD610F">
              <w:rPr>
                <w:rFonts w:ascii="Calibri" w:hAnsi="Calibri"/>
                <w:b/>
                <w:szCs w:val="18"/>
              </w:rPr>
              <w:t>. Determination of HERS Verification Compliance</w:t>
            </w:r>
          </w:p>
          <w:p w14:paraId="65ED86A0" w14:textId="77777777" w:rsidR="00C954E0" w:rsidRPr="0084687D" w:rsidRDefault="00C954E0" w:rsidP="00465FDE">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C954E0" w:rsidRPr="0084687D" w14:paraId="3E57499C" w14:textId="77777777" w:rsidTr="00465FDE">
        <w:trPr>
          <w:cantSplit/>
          <w:trHeight w:val="144"/>
        </w:trPr>
        <w:tc>
          <w:tcPr>
            <w:tcW w:w="253" w:type="pct"/>
            <w:vAlign w:val="center"/>
          </w:tcPr>
          <w:p w14:paraId="4DE0406D" w14:textId="77777777" w:rsidR="00C954E0" w:rsidRPr="0084687D" w:rsidDel="00C76C40" w:rsidRDefault="00C954E0" w:rsidP="00465FDE">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2F14719C" w14:textId="0DB07959" w:rsidR="00C954E0" w:rsidRPr="0084687D" w:rsidRDefault="00C954E0" w:rsidP="00CD498F">
            <w:pPr>
              <w:keepNext/>
              <w:spacing w:after="60"/>
              <w:rPr>
                <w:rFonts w:ascii="Calibri" w:hAnsi="Calibri"/>
                <w:sz w:val="18"/>
                <w:szCs w:val="18"/>
              </w:rPr>
            </w:pPr>
            <w:r w:rsidRPr="0084687D">
              <w:rPr>
                <w:rFonts w:ascii="Calibri" w:hAnsi="Calibri"/>
                <w:sz w:val="18"/>
                <w:szCs w:val="18"/>
              </w:rPr>
              <w:t xml:space="preserve">&lt;&lt;if </w:t>
            </w:r>
            <w:r w:rsidR="00CD498F">
              <w:rPr>
                <w:rFonts w:ascii="Calibri" w:hAnsi="Calibri"/>
                <w:sz w:val="18"/>
                <w:szCs w:val="18"/>
              </w:rPr>
              <w:t>F</w:t>
            </w:r>
            <w:r>
              <w:rPr>
                <w:rFonts w:ascii="Calibri" w:hAnsi="Calibri"/>
                <w:sz w:val="18"/>
                <w:szCs w:val="18"/>
              </w:rPr>
              <w:t>01</w:t>
            </w:r>
            <w:r w:rsidRPr="0084687D">
              <w:rPr>
                <w:rFonts w:ascii="Calibri" w:hAnsi="Calibri"/>
                <w:sz w:val="18"/>
                <w:szCs w:val="18"/>
              </w:rPr>
              <w:t xml:space="preserve"> = </w:t>
            </w:r>
            <w:r>
              <w:rPr>
                <w:rFonts w:asciiTheme="minorHAnsi" w:hAnsiTheme="minorHAnsi"/>
                <w:sz w:val="18"/>
                <w:szCs w:val="18"/>
              </w:rPr>
              <w:t>Building Passes Mechanical Ventilation Rate</w:t>
            </w:r>
            <w:r w:rsidDel="001E1FD4">
              <w:rPr>
                <w:rFonts w:asciiTheme="minorHAnsi" w:hAnsiTheme="minorHAnsi"/>
                <w:sz w:val="18"/>
                <w:szCs w:val="18"/>
              </w:rPr>
              <w:t xml:space="preserve"> </w:t>
            </w:r>
            <w:r>
              <w:rPr>
                <w:rFonts w:asciiTheme="minorHAnsi" w:hAnsiTheme="minorHAnsi"/>
                <w:sz w:val="18"/>
                <w:szCs w:val="18"/>
              </w:rPr>
              <w:t xml:space="preserve">Test, </w:t>
            </w:r>
            <w:r w:rsidRPr="0084687D">
              <w:rPr>
                <w:rFonts w:ascii="Calibri" w:hAnsi="Calibri"/>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258F5749" w14:textId="77777777" w:rsidR="00BB724F" w:rsidRDefault="00BB724F">
      <w:pPr>
        <w:rPr>
          <w:rFonts w:asciiTheme="minorHAnsi" w:hAnsiTheme="minorHAnsi"/>
          <w:sz w:val="18"/>
          <w:szCs w:val="18"/>
        </w:rPr>
      </w:pPr>
      <w:r>
        <w:rPr>
          <w:rFonts w:asciiTheme="minorHAnsi" w:hAnsiTheme="minorHAnsi"/>
          <w:sz w:val="18"/>
          <w:szCs w:val="18"/>
        </w:rPr>
        <w:br w:type="page"/>
      </w:r>
    </w:p>
    <w:p w14:paraId="04EF604D" w14:textId="191F89D7" w:rsidR="00B07E8D" w:rsidRDefault="00B07E8D" w:rsidP="00B07E8D"/>
    <w:p w14:paraId="444D81D5" w14:textId="22067F13" w:rsidR="00BB724F" w:rsidRDefault="00BB724F" w:rsidP="00BB724F">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C954E0" w:rsidRPr="00BB16FE" w14:paraId="48DFA1F6" w14:textId="77777777" w:rsidTr="00465FDE">
        <w:trPr>
          <w:trHeight w:val="288"/>
        </w:trPr>
        <w:tc>
          <w:tcPr>
            <w:tcW w:w="10950" w:type="dxa"/>
            <w:gridSpan w:val="4"/>
            <w:vAlign w:val="center"/>
          </w:tcPr>
          <w:p w14:paraId="2C4E09ED"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BB16FE">
              <w:rPr>
                <w:rFonts w:asciiTheme="minorHAnsi" w:eastAsia="Calibri" w:hAnsiTheme="minorHAnsi" w:cs="Arial"/>
                <w:b/>
                <w:caps/>
                <w:sz w:val="18"/>
                <w:szCs w:val="18"/>
              </w:rPr>
              <w:t>Documentation Author's Declaration Statement</w:t>
            </w:r>
          </w:p>
        </w:tc>
      </w:tr>
      <w:tr w:rsidR="00C954E0" w:rsidRPr="00BB16FE" w14:paraId="50334ABB" w14:textId="77777777" w:rsidTr="00465FDE">
        <w:trPr>
          <w:trHeight w:val="360"/>
        </w:trPr>
        <w:tc>
          <w:tcPr>
            <w:tcW w:w="10950" w:type="dxa"/>
            <w:gridSpan w:val="4"/>
            <w:vAlign w:val="center"/>
          </w:tcPr>
          <w:p w14:paraId="4655448A" w14:textId="77777777" w:rsidR="00C954E0" w:rsidRPr="00BB16FE" w:rsidRDefault="00C954E0" w:rsidP="00465FDE">
            <w:pPr>
              <w:numPr>
                <w:ilvl w:val="0"/>
                <w:numId w:val="34"/>
              </w:numPr>
              <w:ind w:left="271" w:hanging="288"/>
              <w:rPr>
                <w:rFonts w:asciiTheme="minorHAnsi" w:eastAsia="Calibri" w:hAnsiTheme="minorHAnsi"/>
                <w:sz w:val="18"/>
                <w:szCs w:val="18"/>
              </w:rPr>
            </w:pPr>
            <w:r w:rsidRPr="00BB16FE">
              <w:rPr>
                <w:rFonts w:asciiTheme="minorHAnsi" w:eastAsia="Calibri" w:hAnsiTheme="minorHAnsi"/>
                <w:sz w:val="18"/>
                <w:szCs w:val="18"/>
              </w:rPr>
              <w:t>I certify that this Certificate of Verification documentation is accurate and complete.</w:t>
            </w:r>
          </w:p>
        </w:tc>
      </w:tr>
      <w:tr w:rsidR="00C954E0" w:rsidRPr="00BB16FE" w14:paraId="11FCA769" w14:textId="77777777" w:rsidTr="00465FDE">
        <w:trPr>
          <w:trHeight w:val="360"/>
        </w:trPr>
        <w:tc>
          <w:tcPr>
            <w:tcW w:w="5434" w:type="dxa"/>
          </w:tcPr>
          <w:p w14:paraId="5AC6D7A6"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Name:</w:t>
            </w:r>
          </w:p>
        </w:tc>
        <w:tc>
          <w:tcPr>
            <w:tcW w:w="5516" w:type="dxa"/>
            <w:gridSpan w:val="3"/>
          </w:tcPr>
          <w:p w14:paraId="194BF4D7"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Documentation Author Signature:</w:t>
            </w:r>
          </w:p>
        </w:tc>
      </w:tr>
      <w:tr w:rsidR="00C954E0" w:rsidRPr="00BB16FE" w14:paraId="6CE311FD" w14:textId="77777777" w:rsidTr="00465FDE">
        <w:trPr>
          <w:trHeight w:val="360"/>
        </w:trPr>
        <w:tc>
          <w:tcPr>
            <w:tcW w:w="5434" w:type="dxa"/>
          </w:tcPr>
          <w:p w14:paraId="24AF2FAD"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Company:</w:t>
            </w:r>
          </w:p>
        </w:tc>
        <w:tc>
          <w:tcPr>
            <w:tcW w:w="5516" w:type="dxa"/>
            <w:gridSpan w:val="3"/>
          </w:tcPr>
          <w:p w14:paraId="6FC4D317"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Date Signed:</w:t>
            </w:r>
          </w:p>
        </w:tc>
      </w:tr>
      <w:tr w:rsidR="00C954E0" w:rsidRPr="00BB16FE" w14:paraId="36E58291" w14:textId="77777777" w:rsidTr="00465FDE">
        <w:trPr>
          <w:trHeight w:val="360"/>
        </w:trPr>
        <w:tc>
          <w:tcPr>
            <w:tcW w:w="5434" w:type="dxa"/>
          </w:tcPr>
          <w:p w14:paraId="5E3601D5"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Address:</w:t>
            </w:r>
          </w:p>
        </w:tc>
        <w:tc>
          <w:tcPr>
            <w:tcW w:w="5516" w:type="dxa"/>
            <w:gridSpan w:val="3"/>
          </w:tcPr>
          <w:p w14:paraId="58F12A02"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CEA/HERS Certification Information (if applicable):</w:t>
            </w:r>
          </w:p>
        </w:tc>
      </w:tr>
      <w:tr w:rsidR="00C954E0" w:rsidRPr="00BB16FE" w14:paraId="164D44CC" w14:textId="77777777" w:rsidTr="00465FDE">
        <w:trPr>
          <w:trHeight w:val="360"/>
        </w:trPr>
        <w:tc>
          <w:tcPr>
            <w:tcW w:w="5434" w:type="dxa"/>
          </w:tcPr>
          <w:p w14:paraId="1DCEC779"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City/State/Zip:</w:t>
            </w:r>
          </w:p>
        </w:tc>
        <w:tc>
          <w:tcPr>
            <w:tcW w:w="5516" w:type="dxa"/>
            <w:gridSpan w:val="3"/>
          </w:tcPr>
          <w:p w14:paraId="20C73BC9" w14:textId="77777777" w:rsidR="00C954E0" w:rsidRPr="00BB16FE" w:rsidRDefault="00C954E0" w:rsidP="00465FDE">
            <w:pPr>
              <w:spacing w:after="200" w:line="276" w:lineRule="auto"/>
              <w:rPr>
                <w:rFonts w:asciiTheme="minorHAnsi" w:eastAsia="Calibri" w:hAnsiTheme="minorHAnsi"/>
                <w:sz w:val="14"/>
                <w:szCs w:val="14"/>
              </w:rPr>
            </w:pPr>
            <w:r w:rsidRPr="00BB16FE">
              <w:rPr>
                <w:rFonts w:asciiTheme="minorHAnsi" w:eastAsia="Calibri" w:hAnsiTheme="minorHAnsi"/>
                <w:sz w:val="14"/>
                <w:szCs w:val="14"/>
              </w:rPr>
              <w:t>Phone:</w:t>
            </w:r>
          </w:p>
        </w:tc>
      </w:tr>
      <w:tr w:rsidR="00C954E0" w:rsidRPr="00BB16FE" w14:paraId="2EB2EFC7" w14:textId="77777777" w:rsidTr="00465FDE">
        <w:tblPrEx>
          <w:tblCellMar>
            <w:left w:w="115" w:type="dxa"/>
            <w:right w:w="115" w:type="dxa"/>
          </w:tblCellMar>
        </w:tblPrEx>
        <w:trPr>
          <w:trHeight w:val="296"/>
        </w:trPr>
        <w:tc>
          <w:tcPr>
            <w:tcW w:w="10950" w:type="dxa"/>
            <w:gridSpan w:val="4"/>
            <w:vAlign w:val="center"/>
          </w:tcPr>
          <w:p w14:paraId="2D54F11F"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BB16FE">
              <w:rPr>
                <w:rFonts w:asciiTheme="minorHAnsi" w:eastAsia="Calibri" w:hAnsiTheme="minorHAnsi" w:cs="Arial"/>
                <w:b/>
                <w:caps/>
                <w:sz w:val="18"/>
                <w:szCs w:val="18"/>
              </w:rPr>
              <w:t xml:space="preserve">Responsible Person's Declaration statement </w:t>
            </w:r>
          </w:p>
        </w:tc>
      </w:tr>
      <w:tr w:rsidR="00C954E0" w:rsidRPr="00BB16FE" w14:paraId="3F7D51FF" w14:textId="77777777" w:rsidTr="00465FDE">
        <w:tblPrEx>
          <w:tblCellMar>
            <w:left w:w="115" w:type="dxa"/>
            <w:right w:w="115" w:type="dxa"/>
          </w:tblCellMar>
        </w:tblPrEx>
        <w:trPr>
          <w:trHeight w:val="504"/>
        </w:trPr>
        <w:tc>
          <w:tcPr>
            <w:tcW w:w="10950" w:type="dxa"/>
            <w:gridSpan w:val="4"/>
            <w:shd w:val="clear" w:color="auto" w:fill="auto"/>
          </w:tcPr>
          <w:p w14:paraId="21A58401" w14:textId="77777777" w:rsidR="00C954E0" w:rsidRPr="00BB16FE" w:rsidRDefault="00C954E0" w:rsidP="00465FDE">
            <w:pPr>
              <w:keepNext/>
              <w:widowControl w:val="0"/>
              <w:ind w:right="90"/>
              <w:rPr>
                <w:rFonts w:asciiTheme="minorHAnsi" w:hAnsiTheme="minorHAnsi"/>
                <w:snapToGrid w:val="0"/>
                <w:sz w:val="18"/>
                <w:szCs w:val="18"/>
              </w:rPr>
            </w:pPr>
            <w:r w:rsidRPr="00BB16FE">
              <w:rPr>
                <w:rFonts w:asciiTheme="minorHAnsi" w:hAnsiTheme="minorHAnsi"/>
                <w:snapToGrid w:val="0"/>
                <w:sz w:val="18"/>
                <w:szCs w:val="18"/>
              </w:rPr>
              <w:t xml:space="preserve">I certify the following under penalty of perjury, under the laws of the State of California: </w:t>
            </w:r>
          </w:p>
          <w:p w14:paraId="65C5E49E"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information provided on this Certificate of Verification is true and correct.</w:t>
            </w:r>
          </w:p>
          <w:p w14:paraId="73E05B76"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I am the certified HERS Rater who performed the verification identified and reported on this Certificate of Verification (responsible rater).</w:t>
            </w:r>
          </w:p>
          <w:p w14:paraId="0121A473"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2AE7685" w14:textId="7088B9D6"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 The information reported on applicable sections of the Certificate(s) of Installation (</w:t>
            </w:r>
            <w:del w:id="249" w:author="Alhabibi, Haider@Energy" w:date="2022-03-30T18:55:00Z">
              <w:r w:rsidRPr="00BB16FE" w:rsidDel="002A1C8B">
                <w:rPr>
                  <w:rFonts w:asciiTheme="minorHAnsi" w:hAnsiTheme="minorHAnsi"/>
                  <w:snapToGrid w:val="0"/>
                  <w:sz w:val="18"/>
                  <w:szCs w:val="18"/>
                </w:rPr>
                <w:delText>CF2R</w:delText>
              </w:r>
            </w:del>
            <w:ins w:id="250" w:author="Alhabibi, Haider@Energy" w:date="2022-03-30T18:55:00Z">
              <w:r w:rsidR="002A1C8B">
                <w:rPr>
                  <w:rFonts w:asciiTheme="minorHAnsi" w:hAnsiTheme="minorHAnsi"/>
                  <w:snapToGrid w:val="0"/>
                  <w:sz w:val="18"/>
                  <w:szCs w:val="18"/>
                </w:rPr>
                <w:t>LMCI</w:t>
              </w:r>
            </w:ins>
            <w:r w:rsidRPr="00BB16FE">
              <w:rPr>
                <w:rFonts w:asciiTheme="minorHAnsi" w:hAnsiTheme="minorHAnsi"/>
                <w:snapToGrid w:val="0"/>
                <w:sz w:val="18"/>
                <w:szCs w:val="18"/>
              </w:rPr>
              <w:t>) signed and submitted by the person(s) responsible for the construction or installation conforms to the requirements specified on the Certificate(s) of Compliance (</w:t>
            </w:r>
            <w:del w:id="251" w:author="Alhabibi, Haider@Energy" w:date="2022-03-30T18:56:00Z">
              <w:r w:rsidRPr="00BB16FE" w:rsidDel="002A1C8B">
                <w:rPr>
                  <w:rFonts w:asciiTheme="minorHAnsi" w:hAnsiTheme="minorHAnsi"/>
                  <w:snapToGrid w:val="0"/>
                  <w:sz w:val="18"/>
                  <w:szCs w:val="18"/>
                </w:rPr>
                <w:delText>CF1R</w:delText>
              </w:r>
            </w:del>
            <w:ins w:id="252" w:author="Alhabibi, Haider@Energy" w:date="2022-03-30T18:56:00Z">
              <w:r w:rsidR="002A1C8B">
                <w:rPr>
                  <w:rFonts w:asciiTheme="minorHAnsi" w:hAnsiTheme="minorHAnsi"/>
                  <w:snapToGrid w:val="0"/>
                  <w:sz w:val="18"/>
                  <w:szCs w:val="18"/>
                </w:rPr>
                <w:t>LMCC</w:t>
              </w:r>
            </w:ins>
            <w:r w:rsidRPr="00BB16FE">
              <w:rPr>
                <w:rFonts w:asciiTheme="minorHAnsi" w:hAnsiTheme="minorHAnsi"/>
                <w:snapToGrid w:val="0"/>
                <w:sz w:val="18"/>
                <w:szCs w:val="18"/>
              </w:rPr>
              <w:t>) approved by the enforcement agency.</w:t>
            </w:r>
          </w:p>
          <w:p w14:paraId="7A057C45" w14:textId="77777777" w:rsidR="00C954E0" w:rsidRPr="00BB16FE" w:rsidRDefault="00C954E0" w:rsidP="00465FDE">
            <w:pPr>
              <w:keepNext/>
              <w:widowControl w:val="0"/>
              <w:numPr>
                <w:ilvl w:val="0"/>
                <w:numId w:val="35"/>
              </w:numPr>
              <w:spacing w:line="276" w:lineRule="auto"/>
              <w:ind w:right="90"/>
              <w:rPr>
                <w:rFonts w:asciiTheme="minorHAnsi" w:hAnsiTheme="minorHAnsi"/>
                <w:snapToGrid w:val="0"/>
                <w:sz w:val="18"/>
                <w:szCs w:val="18"/>
              </w:rPr>
            </w:pPr>
            <w:r w:rsidRPr="00BB16FE">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C954E0" w:rsidRPr="00BB16FE" w14:paraId="5D350EE4" w14:textId="77777777" w:rsidTr="00465FDE">
        <w:tblPrEx>
          <w:tblCellMar>
            <w:left w:w="115" w:type="dxa"/>
            <w:right w:w="115" w:type="dxa"/>
          </w:tblCellMar>
        </w:tblPrEx>
        <w:trPr>
          <w:trHeight w:val="278"/>
        </w:trPr>
        <w:tc>
          <w:tcPr>
            <w:tcW w:w="10950" w:type="dxa"/>
            <w:gridSpan w:val="4"/>
            <w:vAlign w:val="center"/>
          </w:tcPr>
          <w:p w14:paraId="45BF7695"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BB16FE">
              <w:rPr>
                <w:rFonts w:asciiTheme="minorHAnsi" w:eastAsia="Calibri" w:hAnsiTheme="minorHAnsi" w:cs="Arial"/>
                <w:b/>
                <w:caps/>
                <w:sz w:val="18"/>
                <w:szCs w:val="18"/>
              </w:rPr>
              <w:t>BUILDER OR INSTALLER INFORMATION AS SHOWN ON THE CERTIFICATE OF INSTALLATION</w:t>
            </w:r>
          </w:p>
        </w:tc>
      </w:tr>
      <w:tr w:rsidR="00C954E0" w:rsidRPr="00BB16FE" w14:paraId="41132C54" w14:textId="77777777" w:rsidTr="00465FDE">
        <w:tblPrEx>
          <w:tblCellMar>
            <w:left w:w="115" w:type="dxa"/>
            <w:right w:w="115" w:type="dxa"/>
          </w:tblCellMar>
        </w:tblPrEx>
        <w:trPr>
          <w:trHeight w:hRule="exact" w:val="360"/>
        </w:trPr>
        <w:tc>
          <w:tcPr>
            <w:tcW w:w="10950" w:type="dxa"/>
            <w:gridSpan w:val="4"/>
            <w:vAlign w:val="center"/>
          </w:tcPr>
          <w:p w14:paraId="578915B9"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Company Name (Installing Subcontractor, General Contractor, or Builder/Owner):</w:t>
            </w:r>
          </w:p>
        </w:tc>
      </w:tr>
      <w:tr w:rsidR="00C954E0" w:rsidRPr="00BB16FE" w14:paraId="3E665AF3" w14:textId="77777777" w:rsidTr="00465FDE">
        <w:tblPrEx>
          <w:tblCellMar>
            <w:left w:w="115" w:type="dxa"/>
            <w:right w:w="115" w:type="dxa"/>
          </w:tblCellMar>
        </w:tblPrEx>
        <w:trPr>
          <w:trHeight w:hRule="exact" w:val="360"/>
        </w:trPr>
        <w:tc>
          <w:tcPr>
            <w:tcW w:w="5475" w:type="dxa"/>
            <w:gridSpan w:val="2"/>
          </w:tcPr>
          <w:p w14:paraId="17986F5B" w14:textId="77777777" w:rsidR="00C954E0" w:rsidRPr="00BB16FE" w:rsidRDefault="00C954E0" w:rsidP="00465FD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BB16FE">
              <w:rPr>
                <w:rFonts w:asciiTheme="minorHAnsi" w:eastAsia="Calibri" w:hAnsiTheme="minorHAnsi"/>
                <w:sz w:val="14"/>
                <w:szCs w:val="14"/>
              </w:rPr>
              <w:t>Responsible Builder or Installer Name:</w:t>
            </w:r>
          </w:p>
        </w:tc>
        <w:tc>
          <w:tcPr>
            <w:tcW w:w="5475" w:type="dxa"/>
            <w:gridSpan w:val="2"/>
          </w:tcPr>
          <w:p w14:paraId="4DF4AB8F" w14:textId="77777777" w:rsidR="00C954E0" w:rsidRPr="00BB16FE" w:rsidRDefault="00C954E0" w:rsidP="00465FDE">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CSLB License:</w:t>
            </w:r>
          </w:p>
        </w:tc>
      </w:tr>
      <w:tr w:rsidR="00C954E0" w:rsidRPr="00BB16FE" w14:paraId="015F08C1" w14:textId="77777777" w:rsidTr="00465FDE">
        <w:tblPrEx>
          <w:tblCellMar>
            <w:left w:w="108" w:type="dxa"/>
            <w:right w:w="108" w:type="dxa"/>
          </w:tblCellMar>
        </w:tblPrEx>
        <w:trPr>
          <w:trHeight w:hRule="exact" w:val="288"/>
        </w:trPr>
        <w:tc>
          <w:tcPr>
            <w:tcW w:w="10950" w:type="dxa"/>
            <w:gridSpan w:val="4"/>
            <w:vAlign w:val="center"/>
          </w:tcPr>
          <w:p w14:paraId="77BBF97C" w14:textId="77777777" w:rsidR="00C954E0" w:rsidRPr="00BB16FE" w:rsidRDefault="00C954E0" w:rsidP="00465FD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PROVIDER DATA REGISTRY INFORMATION</w:t>
            </w:r>
          </w:p>
        </w:tc>
      </w:tr>
      <w:tr w:rsidR="00C954E0" w:rsidRPr="00BB16FE" w14:paraId="3C1AA026" w14:textId="77777777" w:rsidTr="00465FDE">
        <w:tblPrEx>
          <w:tblCellMar>
            <w:left w:w="108" w:type="dxa"/>
            <w:right w:w="108" w:type="dxa"/>
          </w:tblCellMar>
        </w:tblPrEx>
        <w:trPr>
          <w:trHeight w:hRule="exact" w:val="360"/>
        </w:trPr>
        <w:tc>
          <w:tcPr>
            <w:tcW w:w="5482" w:type="dxa"/>
            <w:gridSpan w:val="3"/>
          </w:tcPr>
          <w:p w14:paraId="35DF8D96"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Sample Group Number (if applicable):</w:t>
            </w:r>
          </w:p>
        </w:tc>
        <w:tc>
          <w:tcPr>
            <w:tcW w:w="5468" w:type="dxa"/>
          </w:tcPr>
          <w:p w14:paraId="5C47732E" w14:textId="77777777" w:rsidR="00C954E0" w:rsidRPr="00BB16FE" w:rsidRDefault="00C954E0" w:rsidP="00465FDE">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BB16FE">
              <w:rPr>
                <w:rFonts w:asciiTheme="minorHAnsi" w:eastAsia="Calibri" w:hAnsiTheme="minorHAnsi"/>
                <w:sz w:val="14"/>
                <w:szCs w:val="14"/>
              </w:rPr>
              <w:t>Dwelling Test Status in Sample Group (if applicable)</w:t>
            </w:r>
            <w:r>
              <w:rPr>
                <w:rFonts w:asciiTheme="minorHAnsi" w:eastAsia="Calibri" w:hAnsiTheme="minorHAnsi"/>
                <w:sz w:val="14"/>
                <w:szCs w:val="14"/>
              </w:rPr>
              <w:t>:</w:t>
            </w:r>
          </w:p>
        </w:tc>
      </w:tr>
      <w:tr w:rsidR="00C954E0" w:rsidRPr="00BB16FE" w14:paraId="6C1858C4" w14:textId="77777777" w:rsidTr="00465FDE">
        <w:tblPrEx>
          <w:tblCellMar>
            <w:left w:w="108" w:type="dxa"/>
            <w:right w:w="108" w:type="dxa"/>
          </w:tblCellMar>
        </w:tblPrEx>
        <w:trPr>
          <w:trHeight w:val="288"/>
        </w:trPr>
        <w:tc>
          <w:tcPr>
            <w:tcW w:w="10950" w:type="dxa"/>
            <w:gridSpan w:val="4"/>
            <w:vAlign w:val="center"/>
          </w:tcPr>
          <w:p w14:paraId="647EB5FB" w14:textId="77777777" w:rsidR="00C954E0" w:rsidRPr="00BB16FE" w:rsidRDefault="00C954E0" w:rsidP="00465FD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BB16FE">
              <w:rPr>
                <w:rFonts w:asciiTheme="minorHAnsi" w:eastAsia="Calibri" w:hAnsiTheme="minorHAnsi" w:cs="Arial"/>
                <w:b/>
                <w:caps/>
                <w:sz w:val="18"/>
                <w:szCs w:val="18"/>
              </w:rPr>
              <w:t>HERS RATER INFORMATION</w:t>
            </w:r>
          </w:p>
        </w:tc>
      </w:tr>
      <w:tr w:rsidR="00C954E0" w:rsidRPr="00BB16FE" w14:paraId="3EE1B9E1" w14:textId="77777777" w:rsidTr="00465FDE">
        <w:tblPrEx>
          <w:tblCellMar>
            <w:left w:w="108" w:type="dxa"/>
            <w:right w:w="108" w:type="dxa"/>
          </w:tblCellMar>
        </w:tblPrEx>
        <w:trPr>
          <w:trHeight w:hRule="exact" w:val="360"/>
        </w:trPr>
        <w:tc>
          <w:tcPr>
            <w:tcW w:w="10950" w:type="dxa"/>
            <w:gridSpan w:val="4"/>
          </w:tcPr>
          <w:p w14:paraId="7D123755" w14:textId="77777777" w:rsidR="00C954E0" w:rsidRPr="00BB16FE" w:rsidRDefault="00C954E0" w:rsidP="00465FDE">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HERS Rater Company Name:</w:t>
            </w:r>
          </w:p>
        </w:tc>
      </w:tr>
      <w:tr w:rsidR="00C954E0" w:rsidRPr="00BB16FE" w14:paraId="5B232AEA" w14:textId="77777777" w:rsidTr="00465F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4A4CC45"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13D639B"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Signature:</w:t>
            </w:r>
          </w:p>
        </w:tc>
      </w:tr>
      <w:tr w:rsidR="00C954E0" w:rsidRPr="00BB16FE" w14:paraId="5B8F635B" w14:textId="77777777" w:rsidTr="00465FDE">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6F324BB7"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Responsible Rater Certification Number w/ this HERS Provider</w:t>
            </w:r>
            <w:r>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778F9D38" w14:textId="77777777" w:rsidR="00C954E0" w:rsidRPr="00BB16FE" w:rsidRDefault="00C954E0" w:rsidP="00465FDE">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BB16FE">
              <w:rPr>
                <w:rFonts w:asciiTheme="minorHAnsi" w:eastAsia="Calibri" w:hAnsiTheme="minorHAnsi"/>
                <w:sz w:val="14"/>
                <w:szCs w:val="14"/>
              </w:rPr>
              <w:t>Date Signed:</w:t>
            </w:r>
          </w:p>
        </w:tc>
      </w:tr>
    </w:tbl>
    <w:p w14:paraId="78291A9E" w14:textId="77777777" w:rsidR="00571B10" w:rsidRDefault="00571B10" w:rsidP="00010690">
      <w:pPr>
        <w:rPr>
          <w:rFonts w:asciiTheme="minorHAnsi" w:hAnsiTheme="minorHAnsi"/>
          <w:sz w:val="18"/>
          <w:szCs w:val="18"/>
        </w:rPr>
      </w:pPr>
    </w:p>
    <w:sectPr w:rsidR="00571B10" w:rsidSect="00FB7C8C">
      <w:headerReference w:type="even" r:id="rId19"/>
      <w:headerReference w:type="default" r:id="rId20"/>
      <w:footerReference w:type="default" r:id="rId21"/>
      <w:headerReference w:type="first" r:id="rId22"/>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8EC26B" w14:textId="77777777" w:rsidR="00480C1D" w:rsidRDefault="00480C1D">
      <w:r>
        <w:separator/>
      </w:r>
    </w:p>
  </w:endnote>
  <w:endnote w:type="continuationSeparator" w:id="0">
    <w:p w14:paraId="0FC3C758" w14:textId="77777777" w:rsidR="00480C1D" w:rsidRDefault="00480C1D">
      <w:r>
        <w:continuationSeparator/>
      </w:r>
    </w:p>
  </w:endnote>
  <w:endnote w:type="continuationNotice" w:id="1">
    <w:p w14:paraId="2E4143F1" w14:textId="77777777" w:rsidR="00480C1D" w:rsidRDefault="00480C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D" w14:textId="77777777" w:rsidR="00916331" w:rsidRPr="009213E6" w:rsidRDefault="00916331" w:rsidP="009213E6">
    <w:pPr>
      <w:pStyle w:val="Footer"/>
      <w:rPr>
        <w:b/>
      </w:rPr>
    </w:pPr>
    <w:r w:rsidRPr="009213E6">
      <w:t xml:space="preserve">Registration Number:                                            Registration Date/Time:                                                    HERS Provider:                                   </w:t>
    </w:r>
  </w:p>
  <w:p w14:paraId="78291ABE" w14:textId="0751937C" w:rsidR="00916331" w:rsidRPr="009213E6" w:rsidRDefault="00916331" w:rsidP="009213E6">
    <w:pPr>
      <w:pStyle w:val="Footer"/>
    </w:pPr>
    <w:r w:rsidRPr="009213E6">
      <w:t>CA Building Energy Efficiency Standards - 20</w:t>
    </w:r>
    <w:ins w:id="72" w:author="Alhabibi, Haider@Energy" w:date="2021-08-30T20:10:00Z">
      <w:r w:rsidR="00FA39E0">
        <w:t>22</w:t>
      </w:r>
    </w:ins>
    <w:del w:id="73" w:author="Alhabibi, Haider@Energy" w:date="2021-08-30T20:10:00Z">
      <w:r w:rsidRPr="009213E6" w:rsidDel="00FA39E0">
        <w:delText>1</w:delText>
      </w:r>
      <w:r w:rsidDel="00FA39E0">
        <w:delText>9</w:delText>
      </w:r>
    </w:del>
    <w:r w:rsidRPr="009213E6">
      <w:t xml:space="preserve"> </w:t>
    </w:r>
    <w:del w:id="74" w:author="Alhabibi, Haider@Energy" w:date="2022-03-30T18:56:00Z">
      <w:r w:rsidRPr="009213E6" w:rsidDel="002A1C8B">
        <w:delText xml:space="preserve">Residential </w:delText>
      </w:r>
    </w:del>
    <w:ins w:id="75" w:author="Alhabibi, Haider@Energy" w:date="2022-03-30T18:56:00Z">
      <w:r w:rsidR="002A1C8B">
        <w:t>Low-rise Multifamily</w:t>
      </w:r>
      <w:r w:rsidR="002A1C8B" w:rsidRPr="009213E6">
        <w:t xml:space="preserve"> </w:t>
      </w:r>
    </w:ins>
    <w:r w:rsidRPr="009213E6">
      <w:t>Compliance</w:t>
    </w:r>
    <w:r w:rsidRPr="009213E6">
      <w:tab/>
    </w:r>
    <w:r w:rsidR="00546BC3">
      <w:t xml:space="preserve">March </w:t>
    </w:r>
    <w:r>
      <w:t>20</w:t>
    </w:r>
    <w:ins w:id="76" w:author="Alhabibi, Haider@Energy" w:date="2021-08-30T20:10:00Z">
      <w:r w:rsidR="00FA39E0">
        <w:t>22</w:t>
      </w:r>
    </w:ins>
    <w:del w:id="77" w:author="Alhabibi, Haider@Energy" w:date="2021-08-30T20:10:00Z">
      <w:r w:rsidDel="00FA39E0">
        <w:delText>20</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8" w14:textId="47A5C57E" w:rsidR="00916331" w:rsidRPr="009213E6" w:rsidRDefault="00916331" w:rsidP="009213E6">
    <w:pPr>
      <w:pStyle w:val="Footer"/>
    </w:pPr>
    <w:r w:rsidRPr="009213E6">
      <w:t>CA Building Energy Efficiency Standards - 20</w:t>
    </w:r>
    <w:ins w:id="121" w:author="Alhabibi, Haider@Energy" w:date="2021-08-30T20:10:00Z">
      <w:r w:rsidR="00FA39E0">
        <w:t>22</w:t>
      </w:r>
    </w:ins>
    <w:del w:id="122" w:author="Alhabibi, Haider@Energy" w:date="2021-08-30T20:10:00Z">
      <w:r w:rsidRPr="009213E6" w:rsidDel="00FA39E0">
        <w:delText>1</w:delText>
      </w:r>
      <w:r w:rsidDel="00FA39E0">
        <w:delText>9</w:delText>
      </w:r>
    </w:del>
    <w:r w:rsidRPr="009213E6">
      <w:t xml:space="preserve"> </w:t>
    </w:r>
    <w:del w:id="123" w:author="Alhabibi, Haider@Energy" w:date="2022-03-30T18:56:00Z">
      <w:r w:rsidRPr="009213E6" w:rsidDel="002A1C8B">
        <w:delText xml:space="preserve">Residential </w:delText>
      </w:r>
    </w:del>
    <w:ins w:id="124" w:author="Alhabibi, Haider@Energy" w:date="2022-03-30T18:56:00Z">
      <w:r w:rsidR="002A1C8B">
        <w:t>Low-rise Multifamily</w:t>
      </w:r>
      <w:r w:rsidR="002A1C8B" w:rsidRPr="009213E6">
        <w:t xml:space="preserve"> </w:t>
      </w:r>
    </w:ins>
    <w:r w:rsidRPr="009213E6">
      <w:t>Compliance</w:t>
    </w:r>
    <w:r w:rsidRPr="009213E6">
      <w:tab/>
    </w:r>
    <w:r w:rsidR="00546BC3">
      <w:t xml:space="preserve">March </w:t>
    </w:r>
    <w:r>
      <w:t>20</w:t>
    </w:r>
    <w:ins w:id="125" w:author="Alhabibi, Haider@Energy" w:date="2021-08-30T20:10:00Z">
      <w:r w:rsidR="00FA39E0">
        <w:t>22</w:t>
      </w:r>
    </w:ins>
    <w:del w:id="126" w:author="Alhabibi, Haider@Energy" w:date="2021-08-30T20:10:00Z">
      <w:r w:rsidDel="00FA39E0">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2" w14:textId="52B00D6E" w:rsidR="00916331" w:rsidRPr="00A165EE" w:rsidRDefault="00916331" w:rsidP="009213E6">
    <w:pPr>
      <w:pStyle w:val="Footer"/>
      <w:rPr>
        <w:b/>
      </w:rPr>
    </w:pPr>
    <w:r w:rsidRPr="00A165EE">
      <w:t>CA Building Energy Efficiency Standards - 20</w:t>
    </w:r>
    <w:ins w:id="255" w:author="Alhabibi, Haider@Energy" w:date="2021-08-30T20:10:00Z">
      <w:r w:rsidR="00FA39E0">
        <w:t>22</w:t>
      </w:r>
    </w:ins>
    <w:del w:id="256" w:author="Alhabibi, Haider@Energy" w:date="2021-08-30T20:10:00Z">
      <w:r w:rsidRPr="00A165EE" w:rsidDel="00FA39E0">
        <w:delText>1</w:delText>
      </w:r>
      <w:r w:rsidDel="00FA39E0">
        <w:delText>9</w:delText>
      </w:r>
    </w:del>
    <w:r w:rsidRPr="00A165EE">
      <w:t xml:space="preserve"> </w:t>
    </w:r>
    <w:del w:id="257" w:author="Alhabibi, Haider@Energy" w:date="2022-03-30T18:56:00Z">
      <w:r w:rsidRPr="00A165EE" w:rsidDel="002A1C8B">
        <w:delText xml:space="preserve">Residential </w:delText>
      </w:r>
    </w:del>
    <w:ins w:id="258" w:author="Alhabibi, Haider@Energy" w:date="2022-03-30T18:56:00Z">
      <w:r w:rsidR="002A1C8B">
        <w:t>Low-rise Multifamily</w:t>
      </w:r>
      <w:r w:rsidR="002A1C8B" w:rsidRPr="00A165EE">
        <w:t xml:space="preserve"> </w:t>
      </w:r>
    </w:ins>
    <w:r w:rsidRPr="00A165EE">
      <w:t>Compliance</w:t>
    </w:r>
    <w:r w:rsidRPr="00A165EE">
      <w:tab/>
    </w:r>
    <w:r w:rsidR="00546BC3">
      <w:t>March</w:t>
    </w:r>
    <w:r>
      <w:t xml:space="preserve"> 20</w:t>
    </w:r>
    <w:ins w:id="259" w:author="Alhabibi, Haider@Energy" w:date="2021-08-30T20:10:00Z">
      <w:r w:rsidR="00FA39E0">
        <w:t>22</w:t>
      </w:r>
    </w:ins>
    <w:del w:id="260" w:author="Alhabibi, Haider@Energy" w:date="2021-08-30T20:10:00Z">
      <w:r w:rsidDel="00FA39E0">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E8D712" w14:textId="77777777" w:rsidR="00480C1D" w:rsidRDefault="00480C1D">
      <w:r>
        <w:separator/>
      </w:r>
    </w:p>
  </w:footnote>
  <w:footnote w:type="continuationSeparator" w:id="0">
    <w:p w14:paraId="495C8BCE" w14:textId="77777777" w:rsidR="00480C1D" w:rsidRDefault="00480C1D">
      <w:r>
        <w:continuationSeparator/>
      </w:r>
    </w:p>
  </w:footnote>
  <w:footnote w:type="continuationNotice" w:id="1">
    <w:p w14:paraId="1BC2B571" w14:textId="77777777" w:rsidR="00480C1D" w:rsidRDefault="00480C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A" w14:textId="77777777" w:rsidR="00916331" w:rsidRDefault="00480C1D">
    <w:pPr>
      <w:pStyle w:val="Header"/>
    </w:pPr>
    <w:r>
      <w:rPr>
        <w:noProof/>
      </w:rPr>
      <w:pict w14:anchorId="78291A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4" o:spid="_x0000_s102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AB" w14:textId="77777777" w:rsidR="00916331" w:rsidRPr="007770C5" w:rsidRDefault="00480C1D" w:rsidP="00352336">
    <w:pPr>
      <w:suppressAutoHyphens/>
      <w:ind w:left="-90"/>
      <w:rPr>
        <w:rFonts w:ascii="Arial" w:hAnsi="Arial" w:cs="Arial"/>
        <w:sz w:val="14"/>
        <w:szCs w:val="14"/>
      </w:rPr>
    </w:pPr>
    <w:r>
      <w:rPr>
        <w:rFonts w:ascii="Arial" w:hAnsi="Arial" w:cs="Arial"/>
        <w:noProof/>
        <w:sz w:val="14"/>
        <w:szCs w:val="14"/>
      </w:rPr>
      <w:pict w14:anchorId="78291A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5" o:spid="_x0000_s1027"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916331" w:rsidRPr="007770C5">
      <w:rPr>
        <w:rFonts w:ascii="Arial" w:hAnsi="Arial" w:cs="Arial"/>
        <w:sz w:val="14"/>
        <w:szCs w:val="14"/>
      </w:rPr>
      <w:t>STATE OF CALIFORNIA</w:t>
    </w:r>
  </w:p>
  <w:p w14:paraId="78291AAC" w14:textId="77777777" w:rsidR="00916331" w:rsidRPr="007770C5" w:rsidRDefault="00916331"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7216" behindDoc="0" locked="0" layoutInCell="1" allowOverlap="1" wp14:anchorId="78291AD6" wp14:editId="26215B1D">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anchor>
      </w:drawing>
    </w:r>
    <w:r>
      <w:rPr>
        <w:rFonts w:ascii="Arial" w:hAnsi="Arial" w:cs="Arial"/>
        <w:b/>
        <w:sz w:val="24"/>
        <w:szCs w:val="24"/>
      </w:rPr>
      <w:t>INDOOR AIR QUALITY AND MECHANICAL VENTILATION</w:t>
    </w:r>
  </w:p>
  <w:p w14:paraId="78291AAD" w14:textId="4D7B66B7" w:rsidR="00916331" w:rsidRPr="007770C5" w:rsidRDefault="00916331" w:rsidP="00352336">
    <w:pPr>
      <w:suppressAutoHyphens/>
      <w:ind w:left="-90"/>
      <w:rPr>
        <w:rFonts w:ascii="Arial" w:hAnsi="Arial" w:cs="Arial"/>
        <w:sz w:val="14"/>
        <w:szCs w:val="14"/>
      </w:rPr>
    </w:pPr>
    <w:r>
      <w:rPr>
        <w:rFonts w:ascii="Arial" w:hAnsi="Arial" w:cs="Arial"/>
        <w:sz w:val="14"/>
        <w:szCs w:val="14"/>
      </w:rPr>
      <w:t>CEC-</w:t>
    </w:r>
    <w:del w:id="64" w:author="Alhabibi, Haider@Energy" w:date="2022-03-30T18:54:00Z">
      <w:r w:rsidDel="002A1C8B">
        <w:rPr>
          <w:rFonts w:ascii="Arial" w:hAnsi="Arial" w:cs="Arial"/>
          <w:sz w:val="14"/>
          <w:szCs w:val="14"/>
        </w:rPr>
        <w:delText>CF3R</w:delText>
      </w:r>
    </w:del>
    <w:ins w:id="65" w:author="Alhabibi, Haider@Energy" w:date="2022-03-30T18:54:00Z">
      <w:r w:rsidR="002A1C8B">
        <w:rPr>
          <w:rFonts w:ascii="Arial" w:hAnsi="Arial" w:cs="Arial"/>
          <w:sz w:val="14"/>
          <w:szCs w:val="14"/>
        </w:rPr>
        <w:t>LMCV</w:t>
      </w:r>
    </w:ins>
    <w:r>
      <w:rPr>
        <w:rFonts w:ascii="Arial" w:hAnsi="Arial" w:cs="Arial"/>
        <w:sz w:val="14"/>
        <w:szCs w:val="14"/>
      </w:rPr>
      <w:t>-MCH-27b-H</w:t>
    </w:r>
    <w:r w:rsidRPr="007770C5">
      <w:rPr>
        <w:rFonts w:ascii="Arial" w:hAnsi="Arial" w:cs="Arial"/>
        <w:sz w:val="14"/>
        <w:szCs w:val="14"/>
      </w:rPr>
      <w:t xml:space="preserve"> (Revised</w:t>
    </w:r>
    <w:r>
      <w:rPr>
        <w:rFonts w:ascii="Arial" w:hAnsi="Arial" w:cs="Arial"/>
        <w:sz w:val="14"/>
        <w:szCs w:val="14"/>
      </w:rPr>
      <w:t xml:space="preserve"> 0</w:t>
    </w:r>
    <w:ins w:id="66" w:author="Alhabibi, Haider@Energy" w:date="2021-08-30T20:09:00Z">
      <w:r w:rsidR="00FA39E0">
        <w:rPr>
          <w:rFonts w:ascii="Arial" w:hAnsi="Arial" w:cs="Arial"/>
          <w:sz w:val="14"/>
          <w:szCs w:val="14"/>
        </w:rPr>
        <w:t>1</w:t>
      </w:r>
    </w:ins>
    <w:del w:id="67" w:author="Alhabibi, Haider@Energy" w:date="2021-08-30T20:09:00Z">
      <w:r w:rsidR="00546BC3" w:rsidDel="00FA39E0">
        <w:rPr>
          <w:rFonts w:ascii="Arial" w:hAnsi="Arial" w:cs="Arial"/>
          <w:sz w:val="14"/>
          <w:szCs w:val="14"/>
        </w:rPr>
        <w:delText>3</w:delText>
      </w:r>
    </w:del>
    <w:r>
      <w:rPr>
        <w:rFonts w:ascii="Arial" w:hAnsi="Arial" w:cs="Arial"/>
        <w:sz w:val="14"/>
        <w:szCs w:val="14"/>
      </w:rPr>
      <w:t>/</w:t>
    </w:r>
    <w:ins w:id="68" w:author="Alhabibi, Haider@Energy" w:date="2021-08-30T20:09:00Z">
      <w:r w:rsidR="00FA39E0">
        <w:rPr>
          <w:rFonts w:ascii="Arial" w:hAnsi="Arial" w:cs="Arial"/>
          <w:sz w:val="14"/>
          <w:szCs w:val="14"/>
        </w:rPr>
        <w:t>22</w:t>
      </w:r>
    </w:ins>
    <w:del w:id="69" w:author="Alhabibi, Haider@Energy" w:date="2021-08-30T20:09:00Z">
      <w:r w:rsidDel="00FA39E0">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16331" w:rsidRPr="00F85124" w14:paraId="78291AB0" w14:textId="77777777" w:rsidTr="0013183D">
      <w:trPr>
        <w:cantSplit/>
        <w:trHeight w:val="288"/>
      </w:trPr>
      <w:tc>
        <w:tcPr>
          <w:tcW w:w="3881" w:type="pct"/>
          <w:gridSpan w:val="2"/>
          <w:tcBorders>
            <w:bottom w:val="single" w:sz="4" w:space="0" w:color="auto"/>
            <w:right w:val="nil"/>
          </w:tcBorders>
          <w:vAlign w:val="center"/>
        </w:tcPr>
        <w:p w14:paraId="78291AAE" w14:textId="5A4007E6" w:rsidR="00916331" w:rsidRPr="00D65FA1" w:rsidRDefault="00916331" w:rsidP="0013183D">
          <w:pPr>
            <w:pStyle w:val="Style17"/>
            <w:rPr>
              <w:b/>
              <w:sz w:val="20"/>
            </w:rPr>
          </w:pPr>
          <w:r w:rsidRPr="00D65FA1">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78291AAF" w14:textId="534C4834" w:rsidR="00916331" w:rsidRPr="00D65FA1" w:rsidRDefault="00916331" w:rsidP="007F6151">
          <w:pPr>
            <w:pStyle w:val="Style18"/>
            <w:rPr>
              <w:b/>
              <w:sz w:val="20"/>
            </w:rPr>
          </w:pPr>
          <w:del w:id="70" w:author="Alhabibi, Haider@Energy" w:date="2022-03-30T18:54:00Z">
            <w:r w:rsidRPr="00D65FA1" w:rsidDel="002A1C8B">
              <w:rPr>
                <w:sz w:val="20"/>
              </w:rPr>
              <w:delText>CF</w:delText>
            </w:r>
            <w:r w:rsidDel="002A1C8B">
              <w:rPr>
                <w:sz w:val="20"/>
              </w:rPr>
              <w:delText>3</w:delText>
            </w:r>
            <w:r w:rsidRPr="00D65FA1" w:rsidDel="002A1C8B">
              <w:rPr>
                <w:sz w:val="20"/>
              </w:rPr>
              <w:delText>R</w:delText>
            </w:r>
          </w:del>
          <w:ins w:id="71" w:author="Alhabibi, Haider@Energy" w:date="2022-03-30T18:54:00Z">
            <w:r w:rsidR="002A1C8B">
              <w:rPr>
                <w:sz w:val="20"/>
              </w:rPr>
              <w:t>LMCV</w:t>
            </w:r>
          </w:ins>
          <w:r w:rsidRPr="00D65FA1">
            <w:rPr>
              <w:sz w:val="20"/>
            </w:rPr>
            <w:t>-MCH-27</w:t>
          </w:r>
          <w:r>
            <w:rPr>
              <w:sz w:val="20"/>
            </w:rPr>
            <w:t>-H</w:t>
          </w:r>
        </w:p>
      </w:tc>
    </w:tr>
    <w:tr w:rsidR="00916331" w:rsidRPr="00F85124" w14:paraId="78291AB3" w14:textId="77777777" w:rsidTr="0013183D">
      <w:trPr>
        <w:cantSplit/>
        <w:trHeight w:val="288"/>
      </w:trPr>
      <w:tc>
        <w:tcPr>
          <w:tcW w:w="2285" w:type="pct"/>
          <w:tcBorders>
            <w:right w:val="nil"/>
          </w:tcBorders>
        </w:tcPr>
        <w:p w14:paraId="78291AB1" w14:textId="77777777" w:rsidR="00916331" w:rsidRPr="00F85124" w:rsidRDefault="00916331" w:rsidP="0013183D">
          <w:pPr>
            <w:pStyle w:val="Style19"/>
            <w:rPr>
              <w:sz w:val="12"/>
              <w:szCs w:val="12"/>
            </w:rPr>
          </w:pPr>
          <w:r w:rsidRPr="00505A99">
            <w:t>Indoor Air Quality and Mechanical Ventilation</w:t>
          </w:r>
        </w:p>
      </w:tc>
      <w:tc>
        <w:tcPr>
          <w:tcW w:w="2715" w:type="pct"/>
          <w:gridSpan w:val="2"/>
          <w:tcBorders>
            <w:left w:val="nil"/>
          </w:tcBorders>
        </w:tcPr>
        <w:p w14:paraId="78291AB2" w14:textId="1D5DFB05" w:rsidR="00916331" w:rsidRPr="00F85124" w:rsidRDefault="00916331"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46BC3" w:rsidRPr="00546BC3">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C63831">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916331" w:rsidRPr="00F85124" w14:paraId="78291AB7" w14:textId="77777777" w:rsidTr="0013183D">
      <w:trPr>
        <w:cantSplit/>
        <w:trHeight w:val="288"/>
      </w:trPr>
      <w:tc>
        <w:tcPr>
          <w:tcW w:w="0" w:type="auto"/>
        </w:tcPr>
        <w:p w14:paraId="78291AB4" w14:textId="77777777" w:rsidR="00916331" w:rsidRPr="00F85124" w:rsidRDefault="00916331" w:rsidP="0013183D">
          <w:pPr>
            <w:pStyle w:val="Style20"/>
          </w:pPr>
          <w:r w:rsidRPr="00F85124">
            <w:t>Project Name:</w:t>
          </w:r>
        </w:p>
      </w:tc>
      <w:tc>
        <w:tcPr>
          <w:tcW w:w="1596" w:type="pct"/>
        </w:tcPr>
        <w:p w14:paraId="78291AB5" w14:textId="77777777" w:rsidR="00916331" w:rsidRPr="00F85124" w:rsidRDefault="00916331" w:rsidP="0013183D">
          <w:pPr>
            <w:pStyle w:val="Style20"/>
          </w:pPr>
          <w:r w:rsidRPr="00F85124">
            <w:t>Enforcement Agency:</w:t>
          </w:r>
        </w:p>
      </w:tc>
      <w:tc>
        <w:tcPr>
          <w:tcW w:w="1119" w:type="pct"/>
        </w:tcPr>
        <w:p w14:paraId="78291AB6" w14:textId="77777777" w:rsidR="00916331" w:rsidRPr="00F85124" w:rsidRDefault="00916331" w:rsidP="0013183D">
          <w:pPr>
            <w:pStyle w:val="Style20"/>
          </w:pPr>
          <w:r w:rsidRPr="00F85124">
            <w:t>Permit Number:</w:t>
          </w:r>
        </w:p>
      </w:tc>
    </w:tr>
    <w:tr w:rsidR="00916331" w:rsidRPr="00F85124" w14:paraId="78291ABB" w14:textId="77777777" w:rsidTr="0013183D">
      <w:trPr>
        <w:cantSplit/>
        <w:trHeight w:val="288"/>
      </w:trPr>
      <w:tc>
        <w:tcPr>
          <w:tcW w:w="0" w:type="auto"/>
        </w:tcPr>
        <w:p w14:paraId="78291AB8" w14:textId="77777777" w:rsidR="00916331" w:rsidRPr="00F85124" w:rsidRDefault="00916331" w:rsidP="0013183D">
          <w:pPr>
            <w:pStyle w:val="Style20"/>
            <w:rPr>
              <w:vertAlign w:val="superscript"/>
            </w:rPr>
          </w:pPr>
          <w:r w:rsidRPr="00F85124">
            <w:t>Dwelling Address:</w:t>
          </w:r>
        </w:p>
      </w:tc>
      <w:tc>
        <w:tcPr>
          <w:tcW w:w="1596" w:type="pct"/>
        </w:tcPr>
        <w:p w14:paraId="78291AB9" w14:textId="77777777" w:rsidR="00916331" w:rsidRPr="00F85124" w:rsidRDefault="00916331" w:rsidP="0013183D">
          <w:pPr>
            <w:pStyle w:val="Style20"/>
            <w:rPr>
              <w:vertAlign w:val="superscript"/>
            </w:rPr>
          </w:pPr>
          <w:r w:rsidRPr="00F85124">
            <w:t>City</w:t>
          </w:r>
          <w:r>
            <w:t>:</w:t>
          </w:r>
        </w:p>
      </w:tc>
      <w:tc>
        <w:tcPr>
          <w:tcW w:w="1119" w:type="pct"/>
        </w:tcPr>
        <w:p w14:paraId="78291ABA" w14:textId="77777777" w:rsidR="00916331" w:rsidRPr="00F85124" w:rsidRDefault="00916331" w:rsidP="0013183D">
          <w:pPr>
            <w:pStyle w:val="Style20"/>
            <w:rPr>
              <w:vertAlign w:val="superscript"/>
            </w:rPr>
          </w:pPr>
          <w:r w:rsidRPr="00F85124">
            <w:t>Zip Code</w:t>
          </w:r>
          <w:r>
            <w:t>:</w:t>
          </w:r>
        </w:p>
      </w:tc>
    </w:tr>
  </w:tbl>
  <w:p w14:paraId="78291ABC" w14:textId="77777777" w:rsidR="00916331" w:rsidRDefault="009163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BF" w14:textId="77777777" w:rsidR="00916331" w:rsidRDefault="00480C1D">
    <w:pPr>
      <w:pStyle w:val="Header"/>
    </w:pPr>
    <w:r>
      <w:rPr>
        <w:noProof/>
      </w:rPr>
      <w:pict w14:anchorId="78291A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3" o:spid="_x0000_s102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0" w14:textId="77777777" w:rsidR="00916331" w:rsidRDefault="00480C1D">
    <w:pPr>
      <w:pStyle w:val="Header"/>
    </w:pPr>
    <w:r>
      <w:rPr>
        <w:noProof/>
      </w:rPr>
      <w:pict w14:anchorId="78291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7"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16331" w:rsidRPr="00F85124" w14:paraId="78291AC3" w14:textId="77777777" w:rsidTr="00023A98">
      <w:trPr>
        <w:cantSplit/>
        <w:trHeight w:val="288"/>
      </w:trPr>
      <w:tc>
        <w:tcPr>
          <w:tcW w:w="3881" w:type="pct"/>
          <w:gridSpan w:val="2"/>
          <w:tcBorders>
            <w:bottom w:val="single" w:sz="4" w:space="0" w:color="auto"/>
            <w:right w:val="nil"/>
          </w:tcBorders>
          <w:vAlign w:val="center"/>
        </w:tcPr>
        <w:p w14:paraId="78291AC1" w14:textId="362724D0" w:rsidR="00916331" w:rsidRPr="00927918" w:rsidRDefault="00916331" w:rsidP="00023A98">
          <w:pPr>
            <w:pStyle w:val="Style17"/>
            <w:rPr>
              <w:b/>
              <w:sz w:val="20"/>
            </w:rPr>
          </w:pPr>
          <w:r w:rsidRPr="00927918">
            <w:rPr>
              <w:sz w:val="20"/>
            </w:rPr>
            <w:t xml:space="preserve">CERTIFICATE OF </w:t>
          </w:r>
          <w:r>
            <w:rPr>
              <w:sz w:val="20"/>
            </w:rPr>
            <w:t>VERIFICATION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78291AC2" w14:textId="66665E63" w:rsidR="00916331" w:rsidRPr="00927918" w:rsidRDefault="00916331" w:rsidP="00D85A3A">
          <w:pPr>
            <w:pStyle w:val="Style18"/>
            <w:rPr>
              <w:b/>
              <w:sz w:val="20"/>
            </w:rPr>
          </w:pPr>
          <w:del w:id="119" w:author="Alhabibi, Haider@Energy" w:date="2022-03-30T18:54:00Z">
            <w:r w:rsidRPr="00927918" w:rsidDel="002A1C8B">
              <w:rPr>
                <w:sz w:val="20"/>
              </w:rPr>
              <w:delText>CF</w:delText>
            </w:r>
            <w:r w:rsidDel="002A1C8B">
              <w:rPr>
                <w:sz w:val="20"/>
              </w:rPr>
              <w:delText>3</w:delText>
            </w:r>
            <w:r w:rsidRPr="00927918" w:rsidDel="002A1C8B">
              <w:rPr>
                <w:sz w:val="20"/>
              </w:rPr>
              <w:delText>R</w:delText>
            </w:r>
          </w:del>
          <w:ins w:id="120" w:author="Alhabibi, Haider@Energy" w:date="2022-03-30T18:54:00Z">
            <w:r w:rsidR="002A1C8B">
              <w:rPr>
                <w:sz w:val="20"/>
              </w:rPr>
              <w:t>LMCV</w:t>
            </w:r>
          </w:ins>
          <w:r w:rsidRPr="00927918">
            <w:rPr>
              <w:sz w:val="20"/>
            </w:rPr>
            <w:t>-MCH-27</w:t>
          </w:r>
          <w:r>
            <w:rPr>
              <w:sz w:val="20"/>
            </w:rPr>
            <w:t>-H</w:t>
          </w:r>
        </w:p>
      </w:tc>
    </w:tr>
    <w:tr w:rsidR="00916331" w:rsidRPr="00F85124" w14:paraId="78291AC6" w14:textId="77777777" w:rsidTr="00023A98">
      <w:trPr>
        <w:cantSplit/>
        <w:trHeight w:val="288"/>
      </w:trPr>
      <w:tc>
        <w:tcPr>
          <w:tcW w:w="2285" w:type="pct"/>
          <w:tcBorders>
            <w:right w:val="nil"/>
          </w:tcBorders>
        </w:tcPr>
        <w:p w14:paraId="78291AC4" w14:textId="77777777" w:rsidR="00916331" w:rsidRPr="00F85124" w:rsidRDefault="00916331"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5" w14:textId="2878E3AB" w:rsidR="00916331" w:rsidRPr="00F85124" w:rsidRDefault="0091633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46BC3" w:rsidRPr="00546BC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C63831">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78291AC7" w14:textId="77777777" w:rsidR="00916331" w:rsidRDefault="00480C1D" w:rsidP="00D65FA1">
    <w:pPr>
      <w:pStyle w:val="Header"/>
    </w:pPr>
    <w:r>
      <w:rPr>
        <w:noProof/>
      </w:rPr>
      <w:pict w14:anchorId="78291A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8" o:spid="_x0000_s103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9" w14:textId="77777777" w:rsidR="00916331" w:rsidRDefault="00480C1D">
    <w:pPr>
      <w:pStyle w:val="Header"/>
    </w:pPr>
    <w:r>
      <w:rPr>
        <w:noProof/>
      </w:rPr>
      <w:pict w14:anchorId="78291A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6" o:spid="_x0000_s102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CA" w14:textId="77777777" w:rsidR="00916331" w:rsidRDefault="00480C1D">
    <w:pPr>
      <w:pStyle w:val="Header"/>
    </w:pPr>
    <w:r>
      <w:rPr>
        <w:noProof/>
      </w:rPr>
      <w:pict w14:anchorId="78291A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0" o:spid="_x0000_s103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916331" w:rsidRPr="00F85124" w14:paraId="78291ACD" w14:textId="77777777" w:rsidTr="00023A98">
      <w:trPr>
        <w:cantSplit/>
        <w:trHeight w:val="288"/>
      </w:trPr>
      <w:tc>
        <w:tcPr>
          <w:tcW w:w="3881" w:type="pct"/>
          <w:gridSpan w:val="2"/>
          <w:tcBorders>
            <w:bottom w:val="single" w:sz="4" w:space="0" w:color="auto"/>
            <w:right w:val="nil"/>
          </w:tcBorders>
          <w:vAlign w:val="center"/>
        </w:tcPr>
        <w:p w14:paraId="78291ACB" w14:textId="6A60C05A" w:rsidR="00916331" w:rsidRPr="00D65FA1" w:rsidRDefault="00916331" w:rsidP="00023A98">
          <w:pPr>
            <w:pStyle w:val="Style17"/>
            <w:rPr>
              <w:b/>
              <w:sz w:val="20"/>
            </w:rPr>
          </w:pPr>
          <w:r w:rsidRPr="00D65FA1">
            <w:rPr>
              <w:sz w:val="20"/>
            </w:rPr>
            <w:t xml:space="preserve">CERTIFICATE OF </w:t>
          </w:r>
          <w:r>
            <w:rPr>
              <w:sz w:val="20"/>
            </w:rPr>
            <w:t>VERIFICATION – DATA FIELD DEFINITIONS AND CALCULATIONS</w:t>
          </w:r>
        </w:p>
      </w:tc>
      <w:tc>
        <w:tcPr>
          <w:tcW w:w="1119" w:type="pct"/>
          <w:tcBorders>
            <w:left w:val="nil"/>
            <w:bottom w:val="single" w:sz="4" w:space="0" w:color="auto"/>
          </w:tcBorders>
          <w:tcMar>
            <w:left w:w="115" w:type="dxa"/>
            <w:right w:w="115" w:type="dxa"/>
          </w:tcMar>
          <w:vAlign w:val="center"/>
        </w:tcPr>
        <w:p w14:paraId="78291ACC" w14:textId="07A508C2" w:rsidR="00916331" w:rsidRPr="00D65FA1" w:rsidRDefault="00916331" w:rsidP="00D85A3A">
          <w:pPr>
            <w:pStyle w:val="Style18"/>
            <w:rPr>
              <w:b/>
              <w:sz w:val="20"/>
            </w:rPr>
          </w:pPr>
          <w:del w:id="253" w:author="Alhabibi, Haider@Energy" w:date="2022-03-30T18:54:00Z">
            <w:r w:rsidRPr="00D65FA1" w:rsidDel="002A1C8B">
              <w:rPr>
                <w:sz w:val="20"/>
              </w:rPr>
              <w:delText>CF</w:delText>
            </w:r>
            <w:r w:rsidDel="002A1C8B">
              <w:rPr>
                <w:sz w:val="20"/>
              </w:rPr>
              <w:delText>3</w:delText>
            </w:r>
            <w:r w:rsidRPr="00D65FA1" w:rsidDel="002A1C8B">
              <w:rPr>
                <w:sz w:val="20"/>
              </w:rPr>
              <w:delText>R</w:delText>
            </w:r>
          </w:del>
          <w:ins w:id="254" w:author="Alhabibi, Haider@Energy" w:date="2022-03-30T18:54:00Z">
            <w:r w:rsidR="002A1C8B">
              <w:rPr>
                <w:sz w:val="20"/>
              </w:rPr>
              <w:t>LMCV</w:t>
            </w:r>
          </w:ins>
          <w:r w:rsidRPr="00D65FA1">
            <w:rPr>
              <w:sz w:val="20"/>
            </w:rPr>
            <w:t>-MCH-27</w:t>
          </w:r>
          <w:r>
            <w:rPr>
              <w:sz w:val="20"/>
            </w:rPr>
            <w:t>-H</w:t>
          </w:r>
        </w:p>
      </w:tc>
    </w:tr>
    <w:tr w:rsidR="00916331" w:rsidRPr="00F85124" w14:paraId="78291AD0" w14:textId="77777777" w:rsidTr="00023A98">
      <w:trPr>
        <w:cantSplit/>
        <w:trHeight w:val="288"/>
      </w:trPr>
      <w:tc>
        <w:tcPr>
          <w:tcW w:w="2285" w:type="pct"/>
          <w:tcBorders>
            <w:right w:val="nil"/>
          </w:tcBorders>
        </w:tcPr>
        <w:p w14:paraId="78291ACE" w14:textId="77777777" w:rsidR="00916331" w:rsidRPr="00F85124" w:rsidRDefault="00916331" w:rsidP="008F10D8">
          <w:pPr>
            <w:pStyle w:val="Style19"/>
            <w:rPr>
              <w:sz w:val="12"/>
              <w:szCs w:val="12"/>
            </w:rPr>
          </w:pPr>
          <w:r w:rsidRPr="00505A99">
            <w:t>Indoor Air Quality and Mechanical Ventilation</w:t>
          </w:r>
          <w:r>
            <w:t xml:space="preserve"> – MCH-27b</w:t>
          </w:r>
        </w:p>
      </w:tc>
      <w:tc>
        <w:tcPr>
          <w:tcW w:w="2715" w:type="pct"/>
          <w:gridSpan w:val="2"/>
          <w:tcBorders>
            <w:left w:val="nil"/>
          </w:tcBorders>
        </w:tcPr>
        <w:p w14:paraId="78291ACF" w14:textId="1999E330" w:rsidR="00916331" w:rsidRPr="00F85124" w:rsidRDefault="00916331"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546BC3" w:rsidRPr="00546BC3">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C63831">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w:t>
          </w:r>
        </w:p>
      </w:tc>
    </w:tr>
  </w:tbl>
  <w:p w14:paraId="78291AD1" w14:textId="77777777" w:rsidR="00916331" w:rsidRDefault="00480C1D" w:rsidP="007F6151">
    <w:pPr>
      <w:pStyle w:val="Header"/>
    </w:pPr>
    <w:r>
      <w:rPr>
        <w:noProof/>
      </w:rPr>
      <w:pict w14:anchorId="78291A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11" o:spid="_x0000_s1034"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1AD3" w14:textId="77777777" w:rsidR="00916331" w:rsidRDefault="00480C1D">
    <w:pPr>
      <w:pStyle w:val="Header"/>
    </w:pPr>
    <w:r>
      <w:rPr>
        <w:noProof/>
      </w:rPr>
      <w:pict w14:anchorId="78291A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47709" o:spid="_x0000_s103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133086F"/>
    <w:multiLevelType w:val="hybridMultilevel"/>
    <w:tmpl w:val="0E4E2B82"/>
    <w:lvl w:ilvl="0" w:tplc="9BA8E5A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75711A1"/>
    <w:multiLevelType w:val="hybridMultilevel"/>
    <w:tmpl w:val="1A2EC9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C30BC1"/>
    <w:multiLevelType w:val="hybridMultilevel"/>
    <w:tmpl w:val="428C7A52"/>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370F8A"/>
    <w:multiLevelType w:val="hybridMultilevel"/>
    <w:tmpl w:val="273CB46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20" w15:restartNumberingAfterBreak="0">
    <w:nsid w:val="3E667D05"/>
    <w:multiLevelType w:val="hybridMultilevel"/>
    <w:tmpl w:val="47AC0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A609D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9371CD"/>
    <w:multiLevelType w:val="hybridMultilevel"/>
    <w:tmpl w:val="54AA8A10"/>
    <w:lvl w:ilvl="0" w:tplc="9790FF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82F1AEC"/>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FA73BE5"/>
    <w:multiLevelType w:val="hybridMultilevel"/>
    <w:tmpl w:val="0BD07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543685D"/>
    <w:multiLevelType w:val="hybridMultilevel"/>
    <w:tmpl w:val="E65E5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A50EE"/>
    <w:multiLevelType w:val="hybridMultilevel"/>
    <w:tmpl w:val="23CE0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F872178"/>
    <w:multiLevelType w:val="hybridMultilevel"/>
    <w:tmpl w:val="7A129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92817526">
    <w:abstractNumId w:val="12"/>
  </w:num>
  <w:num w:numId="2" w16cid:durableId="1644695826">
    <w:abstractNumId w:val="4"/>
  </w:num>
  <w:num w:numId="3" w16cid:durableId="1073164527">
    <w:abstractNumId w:val="23"/>
  </w:num>
  <w:num w:numId="4" w16cid:durableId="1384677337">
    <w:abstractNumId w:val="1"/>
  </w:num>
  <w:num w:numId="5" w16cid:durableId="881133076">
    <w:abstractNumId w:val="0"/>
  </w:num>
  <w:num w:numId="6" w16cid:durableId="720520483">
    <w:abstractNumId w:val="11"/>
  </w:num>
  <w:num w:numId="7" w16cid:durableId="2027713863">
    <w:abstractNumId w:val="24"/>
  </w:num>
  <w:num w:numId="8" w16cid:durableId="1005326994">
    <w:abstractNumId w:val="26"/>
  </w:num>
  <w:num w:numId="9" w16cid:durableId="2026855913">
    <w:abstractNumId w:val="10"/>
  </w:num>
  <w:num w:numId="10" w16cid:durableId="2089493031">
    <w:abstractNumId w:val="16"/>
  </w:num>
  <w:num w:numId="11" w16cid:durableId="886143716">
    <w:abstractNumId w:val="31"/>
  </w:num>
  <w:num w:numId="12" w16cid:durableId="1709647872">
    <w:abstractNumId w:val="19"/>
  </w:num>
  <w:num w:numId="13" w16cid:durableId="949320245">
    <w:abstractNumId w:val="13"/>
  </w:num>
  <w:num w:numId="14" w16cid:durableId="1319262968">
    <w:abstractNumId w:val="22"/>
  </w:num>
  <w:num w:numId="15" w16cid:durableId="153079766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36538082">
    <w:abstractNumId w:val="11"/>
  </w:num>
  <w:num w:numId="17" w16cid:durableId="175077766">
    <w:abstractNumId w:val="11"/>
  </w:num>
  <w:num w:numId="18" w16cid:durableId="1836333307">
    <w:abstractNumId w:val="6"/>
  </w:num>
  <w:num w:numId="19" w16cid:durableId="1897861694">
    <w:abstractNumId w:val="9"/>
  </w:num>
  <w:num w:numId="20" w16cid:durableId="454715930">
    <w:abstractNumId w:val="34"/>
  </w:num>
  <w:num w:numId="21" w16cid:durableId="126363000">
    <w:abstractNumId w:val="14"/>
  </w:num>
  <w:num w:numId="22" w16cid:durableId="317539371">
    <w:abstractNumId w:val="17"/>
  </w:num>
  <w:num w:numId="23" w16cid:durableId="876435618">
    <w:abstractNumId w:val="33"/>
  </w:num>
  <w:num w:numId="24" w16cid:durableId="717044932">
    <w:abstractNumId w:val="3"/>
  </w:num>
  <w:num w:numId="25" w16cid:durableId="155154702">
    <w:abstractNumId w:val="2"/>
  </w:num>
  <w:num w:numId="26" w16cid:durableId="395661999">
    <w:abstractNumId w:val="32"/>
  </w:num>
  <w:num w:numId="27" w16cid:durableId="540558360">
    <w:abstractNumId w:val="15"/>
  </w:num>
  <w:num w:numId="28" w16cid:durableId="928736858">
    <w:abstractNumId w:val="25"/>
  </w:num>
  <w:num w:numId="29" w16cid:durableId="84228033">
    <w:abstractNumId w:val="27"/>
  </w:num>
  <w:num w:numId="30" w16cid:durableId="1967269284">
    <w:abstractNumId w:val="29"/>
  </w:num>
  <w:num w:numId="31" w16cid:durableId="1732580149">
    <w:abstractNumId w:val="7"/>
  </w:num>
  <w:num w:numId="32" w16cid:durableId="1701205577">
    <w:abstractNumId w:val="35"/>
  </w:num>
  <w:num w:numId="33" w16cid:durableId="288753408">
    <w:abstractNumId w:val="28"/>
  </w:num>
  <w:num w:numId="34" w16cid:durableId="1329745942">
    <w:abstractNumId w:val="5"/>
  </w:num>
  <w:num w:numId="35" w16cid:durableId="90710272">
    <w:abstractNumId w:val="21"/>
  </w:num>
  <w:num w:numId="36" w16cid:durableId="1828086706">
    <w:abstractNumId w:val="30"/>
  </w:num>
  <w:num w:numId="37" w16cid:durableId="1368407872">
    <w:abstractNumId w:val="20"/>
  </w:num>
  <w:num w:numId="38" w16cid:durableId="1640649526">
    <w:abstractNumId w:val="8"/>
  </w:num>
  <w:num w:numId="39" w16cid:durableId="156187031">
    <w:abstractNumId w:val="18"/>
  </w:num>
  <w:num w:numId="40" w16cid:durableId="7761100">
    <w:abstractNumId w:val="3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DateAndTime/>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2EE0"/>
    <w:rsid w:val="0001052E"/>
    <w:rsid w:val="00010690"/>
    <w:rsid w:val="00010C95"/>
    <w:rsid w:val="000165F9"/>
    <w:rsid w:val="00016DCC"/>
    <w:rsid w:val="00020B01"/>
    <w:rsid w:val="00023A98"/>
    <w:rsid w:val="000259CA"/>
    <w:rsid w:val="00026B59"/>
    <w:rsid w:val="00031FF2"/>
    <w:rsid w:val="0003207B"/>
    <w:rsid w:val="000320C3"/>
    <w:rsid w:val="00035135"/>
    <w:rsid w:val="00037F93"/>
    <w:rsid w:val="00041453"/>
    <w:rsid w:val="00044B4F"/>
    <w:rsid w:val="000452DE"/>
    <w:rsid w:val="00045AF9"/>
    <w:rsid w:val="00052480"/>
    <w:rsid w:val="0006136B"/>
    <w:rsid w:val="0006325B"/>
    <w:rsid w:val="00063541"/>
    <w:rsid w:val="000645EC"/>
    <w:rsid w:val="00065AA8"/>
    <w:rsid w:val="00067802"/>
    <w:rsid w:val="00067870"/>
    <w:rsid w:val="00070E18"/>
    <w:rsid w:val="000753FB"/>
    <w:rsid w:val="000840B5"/>
    <w:rsid w:val="00093A7F"/>
    <w:rsid w:val="00094357"/>
    <w:rsid w:val="0009608C"/>
    <w:rsid w:val="00097F57"/>
    <w:rsid w:val="00097FDE"/>
    <w:rsid w:val="000A01E6"/>
    <w:rsid w:val="000A18ED"/>
    <w:rsid w:val="000A6716"/>
    <w:rsid w:val="000A7A62"/>
    <w:rsid w:val="000B1B45"/>
    <w:rsid w:val="000C0B3F"/>
    <w:rsid w:val="000C31D2"/>
    <w:rsid w:val="000C4D97"/>
    <w:rsid w:val="000C6B12"/>
    <w:rsid w:val="000D01A4"/>
    <w:rsid w:val="000D065E"/>
    <w:rsid w:val="000D0C09"/>
    <w:rsid w:val="000D4776"/>
    <w:rsid w:val="000D6159"/>
    <w:rsid w:val="000E0347"/>
    <w:rsid w:val="000E1CAE"/>
    <w:rsid w:val="000E2FAB"/>
    <w:rsid w:val="000F2727"/>
    <w:rsid w:val="000F3711"/>
    <w:rsid w:val="000F685B"/>
    <w:rsid w:val="000F7AAF"/>
    <w:rsid w:val="00103283"/>
    <w:rsid w:val="001051B9"/>
    <w:rsid w:val="001079E1"/>
    <w:rsid w:val="00121986"/>
    <w:rsid w:val="00121AEA"/>
    <w:rsid w:val="001238D0"/>
    <w:rsid w:val="001257F7"/>
    <w:rsid w:val="001260CF"/>
    <w:rsid w:val="00127A5E"/>
    <w:rsid w:val="0013183D"/>
    <w:rsid w:val="00131E30"/>
    <w:rsid w:val="00135299"/>
    <w:rsid w:val="00141821"/>
    <w:rsid w:val="001456B0"/>
    <w:rsid w:val="0014582E"/>
    <w:rsid w:val="00163FB5"/>
    <w:rsid w:val="00164B1B"/>
    <w:rsid w:val="00170A93"/>
    <w:rsid w:val="00174B78"/>
    <w:rsid w:val="001837A7"/>
    <w:rsid w:val="001844F5"/>
    <w:rsid w:val="00192313"/>
    <w:rsid w:val="0019313C"/>
    <w:rsid w:val="001947AA"/>
    <w:rsid w:val="001A6444"/>
    <w:rsid w:val="001B1FE6"/>
    <w:rsid w:val="001B335E"/>
    <w:rsid w:val="001B37A2"/>
    <w:rsid w:val="001B6972"/>
    <w:rsid w:val="001B7F7E"/>
    <w:rsid w:val="001C0809"/>
    <w:rsid w:val="001C4226"/>
    <w:rsid w:val="001C61BF"/>
    <w:rsid w:val="001C624C"/>
    <w:rsid w:val="001D331F"/>
    <w:rsid w:val="001D533A"/>
    <w:rsid w:val="001E2BE1"/>
    <w:rsid w:val="001E3C1B"/>
    <w:rsid w:val="001E3ED5"/>
    <w:rsid w:val="001F4A5C"/>
    <w:rsid w:val="002011BC"/>
    <w:rsid w:val="00202A63"/>
    <w:rsid w:val="00202E7F"/>
    <w:rsid w:val="00204C45"/>
    <w:rsid w:val="00212114"/>
    <w:rsid w:val="0021359B"/>
    <w:rsid w:val="00213B87"/>
    <w:rsid w:val="00222DEB"/>
    <w:rsid w:val="00223BFD"/>
    <w:rsid w:val="00232C1C"/>
    <w:rsid w:val="00234ADD"/>
    <w:rsid w:val="00237379"/>
    <w:rsid w:val="00246307"/>
    <w:rsid w:val="002477FB"/>
    <w:rsid w:val="002501AE"/>
    <w:rsid w:val="00260F33"/>
    <w:rsid w:val="00264FF9"/>
    <w:rsid w:val="0026531F"/>
    <w:rsid w:val="002679C3"/>
    <w:rsid w:val="00276E1F"/>
    <w:rsid w:val="0029047D"/>
    <w:rsid w:val="0029154A"/>
    <w:rsid w:val="002A1C8B"/>
    <w:rsid w:val="002A1F1B"/>
    <w:rsid w:val="002A3EBD"/>
    <w:rsid w:val="002A4574"/>
    <w:rsid w:val="002B0B3F"/>
    <w:rsid w:val="002C03F1"/>
    <w:rsid w:val="002C4695"/>
    <w:rsid w:val="002C490A"/>
    <w:rsid w:val="002D0D46"/>
    <w:rsid w:val="002D1C94"/>
    <w:rsid w:val="002D69FC"/>
    <w:rsid w:val="002E1F92"/>
    <w:rsid w:val="002F25BB"/>
    <w:rsid w:val="002F5EFB"/>
    <w:rsid w:val="002F679F"/>
    <w:rsid w:val="0030200E"/>
    <w:rsid w:val="00324825"/>
    <w:rsid w:val="00326D40"/>
    <w:rsid w:val="00332461"/>
    <w:rsid w:val="003363E8"/>
    <w:rsid w:val="00341EBD"/>
    <w:rsid w:val="003426B7"/>
    <w:rsid w:val="00350756"/>
    <w:rsid w:val="00352336"/>
    <w:rsid w:val="00353923"/>
    <w:rsid w:val="00354C00"/>
    <w:rsid w:val="00355C2A"/>
    <w:rsid w:val="003563E7"/>
    <w:rsid w:val="003573E4"/>
    <w:rsid w:val="00362ECD"/>
    <w:rsid w:val="0036351A"/>
    <w:rsid w:val="00370F90"/>
    <w:rsid w:val="00377144"/>
    <w:rsid w:val="0038173A"/>
    <w:rsid w:val="003837C9"/>
    <w:rsid w:val="00393B4D"/>
    <w:rsid w:val="003952E1"/>
    <w:rsid w:val="003A3A65"/>
    <w:rsid w:val="003A3D8D"/>
    <w:rsid w:val="003A6A70"/>
    <w:rsid w:val="003A7CD3"/>
    <w:rsid w:val="003B4F74"/>
    <w:rsid w:val="003B62AF"/>
    <w:rsid w:val="003B6CB0"/>
    <w:rsid w:val="003C565D"/>
    <w:rsid w:val="003C5C44"/>
    <w:rsid w:val="003D0A5A"/>
    <w:rsid w:val="003D18D7"/>
    <w:rsid w:val="003D30A5"/>
    <w:rsid w:val="003E3948"/>
    <w:rsid w:val="003E7FF4"/>
    <w:rsid w:val="003F2391"/>
    <w:rsid w:val="003F49B9"/>
    <w:rsid w:val="0040533A"/>
    <w:rsid w:val="004152D0"/>
    <w:rsid w:val="00423DE9"/>
    <w:rsid w:val="00423E8B"/>
    <w:rsid w:val="00425839"/>
    <w:rsid w:val="00431F8D"/>
    <w:rsid w:val="004351D2"/>
    <w:rsid w:val="004354D4"/>
    <w:rsid w:val="00444E93"/>
    <w:rsid w:val="00445E71"/>
    <w:rsid w:val="0044729E"/>
    <w:rsid w:val="004509C4"/>
    <w:rsid w:val="0045236C"/>
    <w:rsid w:val="00452446"/>
    <w:rsid w:val="004575B2"/>
    <w:rsid w:val="00465DA8"/>
    <w:rsid w:val="00465FDE"/>
    <w:rsid w:val="00467A82"/>
    <w:rsid w:val="004726CC"/>
    <w:rsid w:val="004772E1"/>
    <w:rsid w:val="00480A2B"/>
    <w:rsid w:val="00480C1D"/>
    <w:rsid w:val="00484240"/>
    <w:rsid w:val="004854B8"/>
    <w:rsid w:val="00490895"/>
    <w:rsid w:val="004913AF"/>
    <w:rsid w:val="004947F6"/>
    <w:rsid w:val="00495793"/>
    <w:rsid w:val="0049664A"/>
    <w:rsid w:val="004A27C6"/>
    <w:rsid w:val="004A3B1A"/>
    <w:rsid w:val="004B12CA"/>
    <w:rsid w:val="004B6E84"/>
    <w:rsid w:val="004C3F98"/>
    <w:rsid w:val="004C4DA0"/>
    <w:rsid w:val="004C5AC8"/>
    <w:rsid w:val="004C65CB"/>
    <w:rsid w:val="004D1B4B"/>
    <w:rsid w:val="004D1E0E"/>
    <w:rsid w:val="004E0BF4"/>
    <w:rsid w:val="004E4F83"/>
    <w:rsid w:val="004E5751"/>
    <w:rsid w:val="004F0D78"/>
    <w:rsid w:val="004F2569"/>
    <w:rsid w:val="00502543"/>
    <w:rsid w:val="00502D64"/>
    <w:rsid w:val="00505A99"/>
    <w:rsid w:val="00505DD6"/>
    <w:rsid w:val="005066B1"/>
    <w:rsid w:val="00511464"/>
    <w:rsid w:val="00514E32"/>
    <w:rsid w:val="00517694"/>
    <w:rsid w:val="00517C75"/>
    <w:rsid w:val="00521E1D"/>
    <w:rsid w:val="005405B0"/>
    <w:rsid w:val="005410ED"/>
    <w:rsid w:val="0054256A"/>
    <w:rsid w:val="00546BC3"/>
    <w:rsid w:val="005518CD"/>
    <w:rsid w:val="005649E6"/>
    <w:rsid w:val="00571B10"/>
    <w:rsid w:val="00573D96"/>
    <w:rsid w:val="00582D84"/>
    <w:rsid w:val="00584D67"/>
    <w:rsid w:val="005A21B1"/>
    <w:rsid w:val="005A2B97"/>
    <w:rsid w:val="005C28D4"/>
    <w:rsid w:val="005D3BD0"/>
    <w:rsid w:val="005D410F"/>
    <w:rsid w:val="005D51CC"/>
    <w:rsid w:val="005D66CB"/>
    <w:rsid w:val="005E1615"/>
    <w:rsid w:val="005E2F74"/>
    <w:rsid w:val="005E6F8D"/>
    <w:rsid w:val="005F61B2"/>
    <w:rsid w:val="0060116F"/>
    <w:rsid w:val="00603E19"/>
    <w:rsid w:val="006312CE"/>
    <w:rsid w:val="006329D6"/>
    <w:rsid w:val="006368EF"/>
    <w:rsid w:val="00636F83"/>
    <w:rsid w:val="0064067F"/>
    <w:rsid w:val="00640CBD"/>
    <w:rsid w:val="00644DA5"/>
    <w:rsid w:val="006610B8"/>
    <w:rsid w:val="0066221E"/>
    <w:rsid w:val="00665B38"/>
    <w:rsid w:val="00665F31"/>
    <w:rsid w:val="00670A84"/>
    <w:rsid w:val="00681623"/>
    <w:rsid w:val="006849B6"/>
    <w:rsid w:val="0069465C"/>
    <w:rsid w:val="00697E52"/>
    <w:rsid w:val="006A206B"/>
    <w:rsid w:val="006A4533"/>
    <w:rsid w:val="006A5191"/>
    <w:rsid w:val="006B7D08"/>
    <w:rsid w:val="006D0675"/>
    <w:rsid w:val="006D0A26"/>
    <w:rsid w:val="006D6FE1"/>
    <w:rsid w:val="006E0082"/>
    <w:rsid w:val="006E3552"/>
    <w:rsid w:val="006F20AA"/>
    <w:rsid w:val="006F5261"/>
    <w:rsid w:val="00700338"/>
    <w:rsid w:val="007043ED"/>
    <w:rsid w:val="007056D7"/>
    <w:rsid w:val="00707DEC"/>
    <w:rsid w:val="0072149D"/>
    <w:rsid w:val="0072157A"/>
    <w:rsid w:val="00731786"/>
    <w:rsid w:val="00753879"/>
    <w:rsid w:val="00762E40"/>
    <w:rsid w:val="00771100"/>
    <w:rsid w:val="007715C6"/>
    <w:rsid w:val="00777B2F"/>
    <w:rsid w:val="00783CAF"/>
    <w:rsid w:val="00786052"/>
    <w:rsid w:val="0078705F"/>
    <w:rsid w:val="0079128F"/>
    <w:rsid w:val="00791629"/>
    <w:rsid w:val="00795E0C"/>
    <w:rsid w:val="007A093B"/>
    <w:rsid w:val="007A4BBF"/>
    <w:rsid w:val="007A5D38"/>
    <w:rsid w:val="007C522D"/>
    <w:rsid w:val="007D3387"/>
    <w:rsid w:val="007D4CA3"/>
    <w:rsid w:val="007E1719"/>
    <w:rsid w:val="007E5494"/>
    <w:rsid w:val="007F32B2"/>
    <w:rsid w:val="007F6151"/>
    <w:rsid w:val="007F7EF6"/>
    <w:rsid w:val="00800C91"/>
    <w:rsid w:val="00802060"/>
    <w:rsid w:val="00802732"/>
    <w:rsid w:val="00802F5A"/>
    <w:rsid w:val="00806304"/>
    <w:rsid w:val="00813D02"/>
    <w:rsid w:val="008236A7"/>
    <w:rsid w:val="00827F4B"/>
    <w:rsid w:val="00830150"/>
    <w:rsid w:val="00837423"/>
    <w:rsid w:val="008378BF"/>
    <w:rsid w:val="008439FB"/>
    <w:rsid w:val="008472E3"/>
    <w:rsid w:val="00850692"/>
    <w:rsid w:val="008514A1"/>
    <w:rsid w:val="00851558"/>
    <w:rsid w:val="0085658C"/>
    <w:rsid w:val="00873389"/>
    <w:rsid w:val="00877455"/>
    <w:rsid w:val="00883B90"/>
    <w:rsid w:val="008951AB"/>
    <w:rsid w:val="008978A7"/>
    <w:rsid w:val="008A0EE5"/>
    <w:rsid w:val="008A46CE"/>
    <w:rsid w:val="008A77FE"/>
    <w:rsid w:val="008B7043"/>
    <w:rsid w:val="008C5AD3"/>
    <w:rsid w:val="008C702A"/>
    <w:rsid w:val="008D037B"/>
    <w:rsid w:val="008D2AD1"/>
    <w:rsid w:val="008D7DBB"/>
    <w:rsid w:val="008E5998"/>
    <w:rsid w:val="008E74BE"/>
    <w:rsid w:val="008F10D8"/>
    <w:rsid w:val="008F5AD6"/>
    <w:rsid w:val="008F5F1A"/>
    <w:rsid w:val="008F77B0"/>
    <w:rsid w:val="00905F19"/>
    <w:rsid w:val="009062EA"/>
    <w:rsid w:val="009062F2"/>
    <w:rsid w:val="009125A9"/>
    <w:rsid w:val="0091285E"/>
    <w:rsid w:val="00912920"/>
    <w:rsid w:val="00912F68"/>
    <w:rsid w:val="00916331"/>
    <w:rsid w:val="009213E6"/>
    <w:rsid w:val="00925EA3"/>
    <w:rsid w:val="009325D2"/>
    <w:rsid w:val="00932E1C"/>
    <w:rsid w:val="009335C5"/>
    <w:rsid w:val="009355B6"/>
    <w:rsid w:val="009369F2"/>
    <w:rsid w:val="00951BB7"/>
    <w:rsid w:val="009528FF"/>
    <w:rsid w:val="00954811"/>
    <w:rsid w:val="00954E27"/>
    <w:rsid w:val="0096325C"/>
    <w:rsid w:val="00966F67"/>
    <w:rsid w:val="00972E73"/>
    <w:rsid w:val="00990CEB"/>
    <w:rsid w:val="00992AE0"/>
    <w:rsid w:val="0099586D"/>
    <w:rsid w:val="00995DE1"/>
    <w:rsid w:val="0099732B"/>
    <w:rsid w:val="009A4F12"/>
    <w:rsid w:val="009A4F6D"/>
    <w:rsid w:val="009A708E"/>
    <w:rsid w:val="009B1087"/>
    <w:rsid w:val="009B1D56"/>
    <w:rsid w:val="009C121C"/>
    <w:rsid w:val="009C45D4"/>
    <w:rsid w:val="009C7275"/>
    <w:rsid w:val="009D3476"/>
    <w:rsid w:val="009D4C4A"/>
    <w:rsid w:val="009D6D23"/>
    <w:rsid w:val="009E3C6F"/>
    <w:rsid w:val="009E6892"/>
    <w:rsid w:val="009E7A2F"/>
    <w:rsid w:val="009F41D2"/>
    <w:rsid w:val="009F4FC9"/>
    <w:rsid w:val="00A064F6"/>
    <w:rsid w:val="00A106C7"/>
    <w:rsid w:val="00A11558"/>
    <w:rsid w:val="00A203AF"/>
    <w:rsid w:val="00A26E22"/>
    <w:rsid w:val="00A31477"/>
    <w:rsid w:val="00A31D09"/>
    <w:rsid w:val="00A32DFD"/>
    <w:rsid w:val="00A35980"/>
    <w:rsid w:val="00A377D9"/>
    <w:rsid w:val="00A4665D"/>
    <w:rsid w:val="00A56F73"/>
    <w:rsid w:val="00A6101B"/>
    <w:rsid w:val="00A635C0"/>
    <w:rsid w:val="00A648E4"/>
    <w:rsid w:val="00A729CA"/>
    <w:rsid w:val="00A74AB2"/>
    <w:rsid w:val="00A768FF"/>
    <w:rsid w:val="00AA157A"/>
    <w:rsid w:val="00AA4AC4"/>
    <w:rsid w:val="00AA5BE8"/>
    <w:rsid w:val="00AA686E"/>
    <w:rsid w:val="00AA7267"/>
    <w:rsid w:val="00AB4A68"/>
    <w:rsid w:val="00AB4B57"/>
    <w:rsid w:val="00AB4C33"/>
    <w:rsid w:val="00AB55F0"/>
    <w:rsid w:val="00AC01B4"/>
    <w:rsid w:val="00AC0F91"/>
    <w:rsid w:val="00AC2089"/>
    <w:rsid w:val="00AC36B4"/>
    <w:rsid w:val="00AC7866"/>
    <w:rsid w:val="00AC79A0"/>
    <w:rsid w:val="00AD17D0"/>
    <w:rsid w:val="00AD1A32"/>
    <w:rsid w:val="00AD4907"/>
    <w:rsid w:val="00AE10C0"/>
    <w:rsid w:val="00AE5DAC"/>
    <w:rsid w:val="00AE6DE8"/>
    <w:rsid w:val="00AF0597"/>
    <w:rsid w:val="00AF584B"/>
    <w:rsid w:val="00B07E8D"/>
    <w:rsid w:val="00B2607A"/>
    <w:rsid w:val="00B3284C"/>
    <w:rsid w:val="00B37E3B"/>
    <w:rsid w:val="00B41DAB"/>
    <w:rsid w:val="00B41FFD"/>
    <w:rsid w:val="00B461A4"/>
    <w:rsid w:val="00B47A76"/>
    <w:rsid w:val="00B54159"/>
    <w:rsid w:val="00B573A6"/>
    <w:rsid w:val="00B6007D"/>
    <w:rsid w:val="00B70781"/>
    <w:rsid w:val="00B71555"/>
    <w:rsid w:val="00B753CB"/>
    <w:rsid w:val="00B85083"/>
    <w:rsid w:val="00B866CA"/>
    <w:rsid w:val="00B87430"/>
    <w:rsid w:val="00B9070D"/>
    <w:rsid w:val="00B91C90"/>
    <w:rsid w:val="00B962B3"/>
    <w:rsid w:val="00B96332"/>
    <w:rsid w:val="00B97159"/>
    <w:rsid w:val="00BA3C37"/>
    <w:rsid w:val="00BA4F7A"/>
    <w:rsid w:val="00BA4F86"/>
    <w:rsid w:val="00BA5D81"/>
    <w:rsid w:val="00BA6D7A"/>
    <w:rsid w:val="00BB7005"/>
    <w:rsid w:val="00BB724F"/>
    <w:rsid w:val="00BC2AE6"/>
    <w:rsid w:val="00BC564F"/>
    <w:rsid w:val="00BD285F"/>
    <w:rsid w:val="00BF2B70"/>
    <w:rsid w:val="00BF340F"/>
    <w:rsid w:val="00BF54E0"/>
    <w:rsid w:val="00C013F8"/>
    <w:rsid w:val="00C01E1A"/>
    <w:rsid w:val="00C03396"/>
    <w:rsid w:val="00C053EF"/>
    <w:rsid w:val="00C135F2"/>
    <w:rsid w:val="00C16F33"/>
    <w:rsid w:val="00C16F9A"/>
    <w:rsid w:val="00C1794E"/>
    <w:rsid w:val="00C21469"/>
    <w:rsid w:val="00C23D5F"/>
    <w:rsid w:val="00C27BAB"/>
    <w:rsid w:val="00C3222B"/>
    <w:rsid w:val="00C4096F"/>
    <w:rsid w:val="00C44A28"/>
    <w:rsid w:val="00C44D97"/>
    <w:rsid w:val="00C474C1"/>
    <w:rsid w:val="00C5055B"/>
    <w:rsid w:val="00C513DF"/>
    <w:rsid w:val="00C53BA4"/>
    <w:rsid w:val="00C53F9A"/>
    <w:rsid w:val="00C55FB1"/>
    <w:rsid w:val="00C56E30"/>
    <w:rsid w:val="00C570B9"/>
    <w:rsid w:val="00C62719"/>
    <w:rsid w:val="00C62D48"/>
    <w:rsid w:val="00C63831"/>
    <w:rsid w:val="00C64DBF"/>
    <w:rsid w:val="00C71ABD"/>
    <w:rsid w:val="00C738C6"/>
    <w:rsid w:val="00C76888"/>
    <w:rsid w:val="00C91598"/>
    <w:rsid w:val="00C9288D"/>
    <w:rsid w:val="00C954E0"/>
    <w:rsid w:val="00CA3598"/>
    <w:rsid w:val="00CA4DB1"/>
    <w:rsid w:val="00CA4FE4"/>
    <w:rsid w:val="00CA740A"/>
    <w:rsid w:val="00CB00C9"/>
    <w:rsid w:val="00CB14DD"/>
    <w:rsid w:val="00CB22EC"/>
    <w:rsid w:val="00CB62E7"/>
    <w:rsid w:val="00CB635A"/>
    <w:rsid w:val="00CC5F3A"/>
    <w:rsid w:val="00CD498F"/>
    <w:rsid w:val="00CD6B8A"/>
    <w:rsid w:val="00CE3C37"/>
    <w:rsid w:val="00CE3D5B"/>
    <w:rsid w:val="00CE7AF2"/>
    <w:rsid w:val="00CF0F79"/>
    <w:rsid w:val="00CF0FC6"/>
    <w:rsid w:val="00CF3857"/>
    <w:rsid w:val="00CF38ED"/>
    <w:rsid w:val="00CF3ECE"/>
    <w:rsid w:val="00CF4E00"/>
    <w:rsid w:val="00D000F8"/>
    <w:rsid w:val="00D0506C"/>
    <w:rsid w:val="00D0728E"/>
    <w:rsid w:val="00D12B47"/>
    <w:rsid w:val="00D1405D"/>
    <w:rsid w:val="00D2532B"/>
    <w:rsid w:val="00D25693"/>
    <w:rsid w:val="00D26DCF"/>
    <w:rsid w:val="00D27AE0"/>
    <w:rsid w:val="00D329E4"/>
    <w:rsid w:val="00D32EB3"/>
    <w:rsid w:val="00D34819"/>
    <w:rsid w:val="00D35D3C"/>
    <w:rsid w:val="00D431C2"/>
    <w:rsid w:val="00D434B0"/>
    <w:rsid w:val="00D45E88"/>
    <w:rsid w:val="00D546E0"/>
    <w:rsid w:val="00D54DA1"/>
    <w:rsid w:val="00D578D5"/>
    <w:rsid w:val="00D611EF"/>
    <w:rsid w:val="00D6244D"/>
    <w:rsid w:val="00D642FF"/>
    <w:rsid w:val="00D65FA1"/>
    <w:rsid w:val="00D67E5B"/>
    <w:rsid w:val="00D71F67"/>
    <w:rsid w:val="00D72293"/>
    <w:rsid w:val="00D8314E"/>
    <w:rsid w:val="00D84059"/>
    <w:rsid w:val="00D85A3A"/>
    <w:rsid w:val="00D85C84"/>
    <w:rsid w:val="00D951D1"/>
    <w:rsid w:val="00DA445F"/>
    <w:rsid w:val="00DB3BB0"/>
    <w:rsid w:val="00DC7F00"/>
    <w:rsid w:val="00DD2592"/>
    <w:rsid w:val="00DD4B3B"/>
    <w:rsid w:val="00DE0501"/>
    <w:rsid w:val="00DE4D94"/>
    <w:rsid w:val="00DE79CE"/>
    <w:rsid w:val="00DF4E35"/>
    <w:rsid w:val="00E0224C"/>
    <w:rsid w:val="00E04D85"/>
    <w:rsid w:val="00E06B35"/>
    <w:rsid w:val="00E168DF"/>
    <w:rsid w:val="00E22DBA"/>
    <w:rsid w:val="00E32596"/>
    <w:rsid w:val="00E326DF"/>
    <w:rsid w:val="00E3328B"/>
    <w:rsid w:val="00E35A2C"/>
    <w:rsid w:val="00E37C19"/>
    <w:rsid w:val="00E4289A"/>
    <w:rsid w:val="00E5118D"/>
    <w:rsid w:val="00E51FB8"/>
    <w:rsid w:val="00E54A96"/>
    <w:rsid w:val="00E658A8"/>
    <w:rsid w:val="00E730EA"/>
    <w:rsid w:val="00E74FA7"/>
    <w:rsid w:val="00E81EB3"/>
    <w:rsid w:val="00E84254"/>
    <w:rsid w:val="00E84F79"/>
    <w:rsid w:val="00E860B2"/>
    <w:rsid w:val="00E94DBE"/>
    <w:rsid w:val="00E9761F"/>
    <w:rsid w:val="00EA1C0F"/>
    <w:rsid w:val="00EA7933"/>
    <w:rsid w:val="00EB1DEC"/>
    <w:rsid w:val="00EB3465"/>
    <w:rsid w:val="00EB40E3"/>
    <w:rsid w:val="00EC0A97"/>
    <w:rsid w:val="00EC18D4"/>
    <w:rsid w:val="00EC36AD"/>
    <w:rsid w:val="00ED2264"/>
    <w:rsid w:val="00ED357A"/>
    <w:rsid w:val="00ED7383"/>
    <w:rsid w:val="00EE1876"/>
    <w:rsid w:val="00EE2770"/>
    <w:rsid w:val="00EE3065"/>
    <w:rsid w:val="00EE3CED"/>
    <w:rsid w:val="00EE6757"/>
    <w:rsid w:val="00EE7FFA"/>
    <w:rsid w:val="00EF05FF"/>
    <w:rsid w:val="00EF5E22"/>
    <w:rsid w:val="00EF64A5"/>
    <w:rsid w:val="00F111F9"/>
    <w:rsid w:val="00F1220E"/>
    <w:rsid w:val="00F16766"/>
    <w:rsid w:val="00F313B7"/>
    <w:rsid w:val="00F33AAA"/>
    <w:rsid w:val="00F36EAC"/>
    <w:rsid w:val="00F37662"/>
    <w:rsid w:val="00F464CD"/>
    <w:rsid w:val="00F46A43"/>
    <w:rsid w:val="00F51F71"/>
    <w:rsid w:val="00F52A83"/>
    <w:rsid w:val="00F557F6"/>
    <w:rsid w:val="00F55BE3"/>
    <w:rsid w:val="00F635DD"/>
    <w:rsid w:val="00F836EF"/>
    <w:rsid w:val="00F86E28"/>
    <w:rsid w:val="00F967F2"/>
    <w:rsid w:val="00FA39E0"/>
    <w:rsid w:val="00FA76EA"/>
    <w:rsid w:val="00FB5CF1"/>
    <w:rsid w:val="00FB7C8C"/>
    <w:rsid w:val="00FC25CF"/>
    <w:rsid w:val="00FC5CD6"/>
    <w:rsid w:val="00FD0B67"/>
    <w:rsid w:val="00FD4D9A"/>
    <w:rsid w:val="00FE561B"/>
    <w:rsid w:val="00FE7424"/>
    <w:rsid w:val="00FE74FD"/>
    <w:rsid w:val="00FE7ABA"/>
    <w:rsid w:val="00FF5B89"/>
  </w:rsids>
  <m:mathPr>
    <m:mathFont m:val="Cambria Math"/>
    <m:brkBin m:val="before"/>
    <m:brkBinSub m:val="--"/>
    <m:smallFrac/>
    <m:dispDef/>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91365"/>
  <w15:docId w15:val="{F5DC7EA6-5D08-4093-998D-4ED950F45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0A5C85-5F02-4383-8252-C7EAD367E019}">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ADD544A1-AC8E-41E3-8F2A-0E9776AAFB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369620-758F-4606-91C8-3F26F394E7A6}">
  <ds:schemaRefs>
    <ds:schemaRef ds:uri="http://schemas.openxmlformats.org/officeDocument/2006/bibliography"/>
  </ds:schemaRefs>
</ds:datastoreItem>
</file>

<file path=customXml/itemProps4.xml><?xml version="1.0" encoding="utf-8"?>
<ds:datastoreItem xmlns:ds="http://schemas.openxmlformats.org/officeDocument/2006/customXml" ds:itemID="{9B6ED045-67AB-4A72-B6E0-95650CE8BF4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8</Pages>
  <Words>3234</Words>
  <Characters>18440</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84</cp:revision>
  <cp:lastPrinted>2018-11-28T15:42:00Z</cp:lastPrinted>
  <dcterms:created xsi:type="dcterms:W3CDTF">2018-11-25T20:04:00Z</dcterms:created>
  <dcterms:modified xsi:type="dcterms:W3CDTF">2022-05-11T16:46:00Z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