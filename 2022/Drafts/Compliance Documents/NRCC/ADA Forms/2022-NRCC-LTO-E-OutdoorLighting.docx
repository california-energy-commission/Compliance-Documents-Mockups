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EF6C0" w14:textId="77777777" w:rsidR="00D600C0" w:rsidRDefault="00BC4DA8" w:rsidP="00BC4DA8">
      <w:pPr>
        <w:rPr>
          <w:rFonts w:ascii="Calibri" w:hAnsi="Calibri" w:cs="Calibri"/>
          <w:b/>
          <w:bCs/>
          <w:sz w:val="24"/>
          <w:szCs w:val="24"/>
        </w:rPr>
      </w:pPr>
      <w:r w:rsidRPr="00824B23">
        <w:rPr>
          <w:rFonts w:ascii="Calibri" w:hAnsi="Calibri" w:cs="Calibri"/>
          <w:b/>
          <w:bCs/>
          <w:sz w:val="24"/>
          <w:szCs w:val="24"/>
        </w:rPr>
        <w:t>CERTIFICATE OF COMPLI</w:t>
      </w:r>
      <w:r w:rsidR="00003AFB">
        <w:rPr>
          <w:rFonts w:ascii="Calibri" w:hAnsi="Calibri" w:cs="Calibri"/>
          <w:b/>
          <w:bCs/>
          <w:sz w:val="24"/>
          <w:szCs w:val="24"/>
        </w:rPr>
        <w:t>A</w:t>
      </w:r>
      <w:r w:rsidRPr="00824B23">
        <w:rPr>
          <w:rFonts w:ascii="Calibri" w:hAnsi="Calibri" w:cs="Calibri"/>
          <w:b/>
          <w:bCs/>
          <w:sz w:val="24"/>
          <w:szCs w:val="24"/>
        </w:rPr>
        <w:t>NCE</w:t>
      </w:r>
    </w:p>
    <w:p w14:paraId="73A2E809" w14:textId="77777777" w:rsidR="00D600C0" w:rsidRPr="00D600C0" w:rsidRDefault="00D600C0" w:rsidP="00D600C0">
      <w:pPr>
        <w:rPr>
          <w:i/>
          <w:iCs/>
          <w:sz w:val="24"/>
          <w:szCs w:val="24"/>
        </w:rPr>
      </w:pPr>
      <w:r w:rsidRPr="00D600C0">
        <w:rPr>
          <w:i/>
          <w:iCs/>
          <w:sz w:val="24"/>
          <w:szCs w:val="24"/>
        </w:rPr>
        <w:t>This document is used to demonstrate compliance with requirements in §110.9, §130.0, §130.2, §140.7, and §141.0(b)2L for outdoor lighting scopes using the prescriptive path for nonresidential and hotel/motel occupancies. It is also used to document compliance with requirements in §160.5, §170.2(e)6, §180.1(a) and §180.2(b)4Bv for outdoor lighting scopes using the prescriptive path for multifamily and mixed-use occupancies. Multifamily includes dormitory and senior living facilities.</w:t>
      </w:r>
    </w:p>
    <w:tbl>
      <w:tblPr>
        <w:tblStyle w:val="TableGrid1"/>
        <w:tblW w:w="5000" w:type="pct"/>
        <w:tblLook w:val="0020" w:firstRow="1" w:lastRow="0" w:firstColumn="0" w:lastColumn="0" w:noHBand="0" w:noVBand="0"/>
      </w:tblPr>
      <w:tblGrid>
        <w:gridCol w:w="7195"/>
        <w:gridCol w:w="7195"/>
      </w:tblGrid>
      <w:tr w:rsidR="00BC4DA8" w:rsidRPr="00824B23" w14:paraId="36DA71A4" w14:textId="77777777" w:rsidTr="00A47F05">
        <w:trPr>
          <w:trHeight w:val="280"/>
        </w:trPr>
        <w:tc>
          <w:tcPr>
            <w:tcW w:w="7195" w:type="dxa"/>
          </w:tcPr>
          <w:p w14:paraId="39DC32CC" w14:textId="77777777" w:rsidR="00BC4DA8" w:rsidRPr="00824B23" w:rsidRDefault="00BC4DA8" w:rsidP="00A47F05">
            <w:pPr>
              <w:rPr>
                <w:rFonts w:ascii="Calibri" w:hAnsi="Calibri" w:cs="Calibri"/>
                <w:sz w:val="24"/>
                <w:szCs w:val="24"/>
              </w:rPr>
            </w:pPr>
            <w:r w:rsidRPr="00824B23">
              <w:rPr>
                <w:rFonts w:ascii="Calibri" w:hAnsi="Calibri" w:cs="Calibri"/>
                <w:sz w:val="24"/>
                <w:szCs w:val="24"/>
              </w:rPr>
              <w:t>Project Name:</w:t>
            </w:r>
          </w:p>
        </w:tc>
        <w:tc>
          <w:tcPr>
            <w:tcW w:w="7195" w:type="dxa"/>
          </w:tcPr>
          <w:p w14:paraId="4F9589F6" w14:textId="77777777" w:rsidR="00BC4DA8" w:rsidRPr="00824B23" w:rsidRDefault="00BC4DA8" w:rsidP="00A47F05">
            <w:pPr>
              <w:rPr>
                <w:rFonts w:ascii="Calibri" w:hAnsi="Calibri" w:cs="Calibri"/>
                <w:sz w:val="24"/>
                <w:szCs w:val="24"/>
              </w:rPr>
            </w:pPr>
            <w:r w:rsidRPr="00824B23">
              <w:rPr>
                <w:rFonts w:ascii="Calibri" w:hAnsi="Calibri" w:cs="Calibri"/>
                <w:sz w:val="24"/>
                <w:szCs w:val="24"/>
              </w:rPr>
              <w:t>Enforcement Agency:</w:t>
            </w:r>
          </w:p>
        </w:tc>
      </w:tr>
      <w:tr w:rsidR="00BC4DA8" w:rsidRPr="00824B23" w14:paraId="2421E40C" w14:textId="77777777" w:rsidTr="00A47F05">
        <w:trPr>
          <w:trHeight w:val="280"/>
        </w:trPr>
        <w:tc>
          <w:tcPr>
            <w:tcW w:w="7195" w:type="dxa"/>
          </w:tcPr>
          <w:p w14:paraId="75468128" w14:textId="77777777" w:rsidR="00BC4DA8" w:rsidRPr="00824B23" w:rsidRDefault="00BC4DA8" w:rsidP="00A47F05">
            <w:pPr>
              <w:rPr>
                <w:rFonts w:ascii="Calibri" w:hAnsi="Calibri" w:cs="Calibri"/>
                <w:sz w:val="24"/>
                <w:szCs w:val="24"/>
                <w:vertAlign w:val="superscript"/>
              </w:rPr>
            </w:pPr>
            <w:r w:rsidRPr="00824B23">
              <w:rPr>
                <w:rFonts w:ascii="Calibri" w:hAnsi="Calibri" w:cs="Calibri"/>
                <w:sz w:val="24"/>
                <w:szCs w:val="24"/>
              </w:rPr>
              <w:t>Dwelling Address:</w:t>
            </w:r>
          </w:p>
        </w:tc>
        <w:tc>
          <w:tcPr>
            <w:tcW w:w="7195" w:type="dxa"/>
          </w:tcPr>
          <w:p w14:paraId="2CD5E0E8" w14:textId="77777777" w:rsidR="00BC4DA8" w:rsidRPr="00824B23" w:rsidRDefault="00BC4DA8" w:rsidP="00A47F05">
            <w:pPr>
              <w:rPr>
                <w:rFonts w:ascii="Calibri" w:hAnsi="Calibri" w:cs="Calibri"/>
                <w:sz w:val="24"/>
                <w:szCs w:val="24"/>
                <w:vertAlign w:val="superscript"/>
              </w:rPr>
            </w:pPr>
            <w:r w:rsidRPr="00824B23">
              <w:rPr>
                <w:rFonts w:ascii="Calibri" w:hAnsi="Calibri" w:cs="Calibri"/>
                <w:sz w:val="24"/>
                <w:szCs w:val="24"/>
              </w:rPr>
              <w:t>Permit Number:</w:t>
            </w:r>
          </w:p>
        </w:tc>
      </w:tr>
      <w:tr w:rsidR="00BC4DA8" w:rsidRPr="00824B23" w14:paraId="052F63A6" w14:textId="77777777" w:rsidTr="00A47F05">
        <w:trPr>
          <w:trHeight w:val="280"/>
        </w:trPr>
        <w:tc>
          <w:tcPr>
            <w:tcW w:w="7195" w:type="dxa"/>
          </w:tcPr>
          <w:p w14:paraId="433669F0" w14:textId="77777777" w:rsidR="00BC4DA8" w:rsidRPr="00824B23" w:rsidRDefault="00BC4DA8" w:rsidP="00A47F05">
            <w:pPr>
              <w:rPr>
                <w:rFonts w:ascii="Calibri" w:hAnsi="Calibri" w:cs="Calibri"/>
                <w:sz w:val="24"/>
                <w:szCs w:val="24"/>
              </w:rPr>
            </w:pPr>
            <w:r w:rsidRPr="00824B23">
              <w:rPr>
                <w:rFonts w:ascii="Calibri" w:hAnsi="Calibri" w:cs="Calibri"/>
                <w:sz w:val="24"/>
                <w:szCs w:val="24"/>
              </w:rPr>
              <w:t>City and Zip Code:</w:t>
            </w:r>
          </w:p>
        </w:tc>
        <w:tc>
          <w:tcPr>
            <w:tcW w:w="7195" w:type="dxa"/>
          </w:tcPr>
          <w:p w14:paraId="198B0444" w14:textId="77777777" w:rsidR="00BC4DA8" w:rsidRPr="00824B23" w:rsidRDefault="00BC4DA8" w:rsidP="00A47F05">
            <w:pPr>
              <w:rPr>
                <w:rFonts w:ascii="Calibri" w:hAnsi="Calibri" w:cs="Calibri"/>
                <w:sz w:val="24"/>
                <w:szCs w:val="24"/>
              </w:rPr>
            </w:pPr>
            <w:r w:rsidRPr="00824B23">
              <w:rPr>
                <w:rFonts w:ascii="Calibri" w:hAnsi="Calibri" w:cs="Calibri"/>
                <w:sz w:val="24"/>
                <w:szCs w:val="24"/>
              </w:rPr>
              <w:t>Date Permit Issued:</w:t>
            </w:r>
          </w:p>
        </w:tc>
      </w:tr>
    </w:tbl>
    <w:p w14:paraId="37B56857" w14:textId="77777777" w:rsidR="002614C2" w:rsidRDefault="002614C2"/>
    <w:tbl>
      <w:tblPr>
        <w:tblW w:w="5000" w:type="pct"/>
        <w:tblLayout w:type="fixed"/>
        <w:tblCellMar>
          <w:left w:w="0" w:type="dxa"/>
          <w:right w:w="0" w:type="dxa"/>
        </w:tblCellMar>
        <w:tblLook w:val="04A0" w:firstRow="1" w:lastRow="0" w:firstColumn="1" w:lastColumn="0" w:noHBand="0" w:noVBand="1"/>
      </w:tblPr>
      <w:tblGrid>
        <w:gridCol w:w="385"/>
        <w:gridCol w:w="2210"/>
        <w:gridCol w:w="602"/>
        <w:gridCol w:w="475"/>
        <w:gridCol w:w="363"/>
        <w:gridCol w:w="3632"/>
        <w:gridCol w:w="423"/>
        <w:gridCol w:w="3108"/>
        <w:gridCol w:w="417"/>
        <w:gridCol w:w="46"/>
        <w:gridCol w:w="2702"/>
        <w:gridCol w:w="17"/>
        <w:gridCol w:w="10"/>
      </w:tblGrid>
      <w:tr w:rsidR="00F11299" w14:paraId="46FA7665" w14:textId="77777777" w:rsidTr="00F11299">
        <w:trPr>
          <w:gridAfter w:val="2"/>
          <w:wAfter w:w="10" w:type="pct"/>
          <w:trHeight w:val="197"/>
        </w:trPr>
        <w:tc>
          <w:tcPr>
            <w:tcW w:w="4990" w:type="pct"/>
            <w:gridSpan w:val="11"/>
            <w:tcBorders>
              <w:top w:val="single" w:sz="4" w:space="0" w:color="231F20"/>
              <w:left w:val="single" w:sz="4" w:space="0" w:color="231F20"/>
              <w:bottom w:val="nil"/>
              <w:right w:val="single" w:sz="4" w:space="0" w:color="231F20"/>
            </w:tcBorders>
            <w:shd w:val="clear" w:color="auto" w:fill="auto"/>
            <w:hideMark/>
          </w:tcPr>
          <w:p w14:paraId="33F48761" w14:textId="77777777" w:rsidR="00F11299" w:rsidRDefault="00F11299" w:rsidP="00B4242A">
            <w:pPr>
              <w:spacing w:after="0"/>
              <w:rPr>
                <w:rFonts w:ascii="Calibri" w:hAnsi="Calibri" w:cs="Calibri"/>
                <w:b/>
                <w:bCs/>
                <w:color w:val="231F20"/>
              </w:rPr>
            </w:pPr>
            <w:r>
              <w:rPr>
                <w:rFonts w:ascii="Calibri" w:hAnsi="Calibri" w:cs="Calibri"/>
                <w:b/>
                <w:bCs/>
                <w:color w:val="231F20"/>
              </w:rPr>
              <w:t>A. GENERAL INFORMATION</w:t>
            </w:r>
          </w:p>
        </w:tc>
      </w:tr>
      <w:tr w:rsidR="00F11299" w14:paraId="1ACC2F4B" w14:textId="77777777" w:rsidTr="00F11299">
        <w:trPr>
          <w:gridAfter w:val="1"/>
          <w:wAfter w:w="4" w:type="pct"/>
          <w:trHeight w:val="290"/>
        </w:trPr>
        <w:tc>
          <w:tcPr>
            <w:tcW w:w="13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9CD896" w14:textId="77777777" w:rsidR="00F11299" w:rsidRDefault="00F11299" w:rsidP="00B4242A">
            <w:pPr>
              <w:spacing w:after="0"/>
              <w:jc w:val="center"/>
              <w:rPr>
                <w:rFonts w:ascii="Calibri" w:hAnsi="Calibri" w:cs="Calibri"/>
                <w:sz w:val="20"/>
                <w:szCs w:val="20"/>
              </w:rPr>
            </w:pPr>
            <w:r>
              <w:rPr>
                <w:rFonts w:ascii="Calibri" w:hAnsi="Calibri" w:cs="Calibri"/>
                <w:sz w:val="20"/>
                <w:szCs w:val="20"/>
              </w:rPr>
              <w:t>01</w:t>
            </w:r>
          </w:p>
        </w:tc>
        <w:tc>
          <w:tcPr>
            <w:tcW w:w="1142" w:type="pct"/>
            <w:gridSpan w:val="3"/>
            <w:tcBorders>
              <w:top w:val="single" w:sz="4" w:space="0" w:color="auto"/>
              <w:left w:val="nil"/>
              <w:bottom w:val="single" w:sz="4" w:space="0" w:color="auto"/>
              <w:right w:val="single" w:sz="4" w:space="0" w:color="auto"/>
            </w:tcBorders>
            <w:shd w:val="clear" w:color="auto" w:fill="auto"/>
            <w:noWrap/>
            <w:vAlign w:val="bottom"/>
            <w:hideMark/>
          </w:tcPr>
          <w:p w14:paraId="492DA871" w14:textId="77777777" w:rsidR="00F11299" w:rsidRPr="00C55207" w:rsidRDefault="00F11299" w:rsidP="00B4242A">
            <w:pPr>
              <w:spacing w:after="0"/>
              <w:rPr>
                <w:rFonts w:ascii="Calibri" w:hAnsi="Calibri" w:cs="Calibri"/>
              </w:rPr>
            </w:pPr>
            <w:r w:rsidRPr="00C55207">
              <w:rPr>
                <w:rFonts w:ascii="Calibri" w:hAnsi="Calibri" w:cs="Calibri"/>
              </w:rPr>
              <w:t>Project Location (city)</w:t>
            </w:r>
          </w:p>
        </w:tc>
        <w:tc>
          <w:tcPr>
            <w:tcW w:w="1387" w:type="pct"/>
            <w:gridSpan w:val="2"/>
            <w:tcBorders>
              <w:top w:val="single" w:sz="4" w:space="0" w:color="auto"/>
              <w:left w:val="nil"/>
              <w:bottom w:val="single" w:sz="4" w:space="0" w:color="auto"/>
              <w:right w:val="single" w:sz="4" w:space="0" w:color="auto"/>
            </w:tcBorders>
            <w:shd w:val="clear" w:color="auto" w:fill="auto"/>
            <w:noWrap/>
            <w:vAlign w:val="bottom"/>
            <w:hideMark/>
          </w:tcPr>
          <w:p w14:paraId="77A3C87F" w14:textId="77777777" w:rsidR="00F11299" w:rsidRPr="00C55207" w:rsidRDefault="00F11299" w:rsidP="00B4242A">
            <w:pPr>
              <w:spacing w:after="0"/>
              <w:rPr>
                <w:rFonts w:ascii="Calibri" w:hAnsi="Calibri" w:cs="Calibri"/>
              </w:rPr>
            </w:pPr>
            <w:r w:rsidRPr="00C55207">
              <w:rPr>
                <w:rFonts w:ascii="Calibri" w:hAnsi="Calibri" w:cs="Calibri"/>
              </w:rPr>
              <w:t> </w:t>
            </w:r>
          </w:p>
        </w:tc>
        <w:tc>
          <w:tcPr>
            <w:tcW w:w="147"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4F9AFC" w14:textId="77777777" w:rsidR="00F11299" w:rsidRPr="00C55207" w:rsidRDefault="00F11299" w:rsidP="00B4242A">
            <w:pPr>
              <w:spacing w:after="0"/>
              <w:jc w:val="center"/>
              <w:rPr>
                <w:rFonts w:ascii="Calibri" w:hAnsi="Calibri" w:cs="Calibri"/>
              </w:rPr>
            </w:pPr>
            <w:r w:rsidRPr="00C55207">
              <w:rPr>
                <w:rFonts w:ascii="Calibri" w:hAnsi="Calibri" w:cs="Calibri"/>
              </w:rPr>
              <w:t>04</w:t>
            </w:r>
          </w:p>
        </w:tc>
        <w:tc>
          <w:tcPr>
            <w:tcW w:w="1225" w:type="pct"/>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F99049" w14:textId="77777777" w:rsidR="00F11299" w:rsidRPr="00C55207" w:rsidRDefault="00F11299" w:rsidP="00B4242A">
            <w:pPr>
              <w:spacing w:after="0"/>
              <w:rPr>
                <w:rFonts w:ascii="Calibri" w:hAnsi="Calibri" w:cs="Calibri"/>
              </w:rPr>
            </w:pPr>
            <w:r w:rsidRPr="00C55207">
              <w:rPr>
                <w:rFonts w:ascii="Calibri" w:hAnsi="Calibri" w:cs="Calibri"/>
              </w:rPr>
              <w:t>Total Illuminated Hardscape Area (ft</w:t>
            </w:r>
            <w:r w:rsidRPr="00C55207">
              <w:rPr>
                <w:rFonts w:ascii="Calibri" w:hAnsi="Calibri" w:cs="Calibri"/>
                <w:vertAlign w:val="superscript"/>
              </w:rPr>
              <w:t>2</w:t>
            </w:r>
            <w:r w:rsidRPr="00C55207">
              <w:rPr>
                <w:rFonts w:ascii="Calibri" w:hAnsi="Calibri" w:cs="Calibri"/>
              </w:rPr>
              <w:t>)</w:t>
            </w:r>
          </w:p>
        </w:tc>
        <w:tc>
          <w:tcPr>
            <w:tcW w:w="961" w:type="pct"/>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211917" w14:textId="77777777" w:rsidR="00F11299" w:rsidRPr="00C55207" w:rsidRDefault="00F11299" w:rsidP="00B4242A">
            <w:pPr>
              <w:jc w:val="center"/>
              <w:rPr>
                <w:rFonts w:ascii="Calibri" w:hAnsi="Calibri" w:cs="Calibri"/>
              </w:rPr>
            </w:pPr>
            <w:r w:rsidRPr="00C55207">
              <w:rPr>
                <w:rFonts w:ascii="Calibri" w:hAnsi="Calibri" w:cs="Calibri"/>
              </w:rPr>
              <w:t> </w:t>
            </w:r>
          </w:p>
        </w:tc>
      </w:tr>
      <w:tr w:rsidR="00F11299" w14:paraId="72EAB5B8" w14:textId="77777777" w:rsidTr="00F11299">
        <w:trPr>
          <w:gridAfter w:val="1"/>
          <w:wAfter w:w="4" w:type="pct"/>
          <w:trHeight w:val="224"/>
        </w:trPr>
        <w:tc>
          <w:tcPr>
            <w:tcW w:w="134" w:type="pct"/>
            <w:tcBorders>
              <w:top w:val="nil"/>
              <w:left w:val="single" w:sz="4" w:space="0" w:color="auto"/>
              <w:bottom w:val="single" w:sz="4" w:space="0" w:color="auto"/>
              <w:right w:val="single" w:sz="4" w:space="0" w:color="auto"/>
            </w:tcBorders>
            <w:shd w:val="clear" w:color="auto" w:fill="auto"/>
            <w:noWrap/>
            <w:vAlign w:val="center"/>
            <w:hideMark/>
          </w:tcPr>
          <w:p w14:paraId="263F22F8" w14:textId="77777777" w:rsidR="00F11299" w:rsidRDefault="00F11299" w:rsidP="00B4242A">
            <w:pPr>
              <w:spacing w:after="0"/>
              <w:jc w:val="center"/>
              <w:rPr>
                <w:rFonts w:ascii="Calibri" w:hAnsi="Calibri" w:cs="Calibri"/>
                <w:sz w:val="20"/>
                <w:szCs w:val="20"/>
              </w:rPr>
            </w:pPr>
            <w:r>
              <w:rPr>
                <w:rFonts w:ascii="Calibri" w:hAnsi="Calibri" w:cs="Calibri"/>
                <w:sz w:val="20"/>
                <w:szCs w:val="20"/>
              </w:rPr>
              <w:t>02</w:t>
            </w:r>
          </w:p>
        </w:tc>
        <w:tc>
          <w:tcPr>
            <w:tcW w:w="1142" w:type="pct"/>
            <w:gridSpan w:val="3"/>
            <w:tcBorders>
              <w:top w:val="single" w:sz="4" w:space="0" w:color="auto"/>
              <w:left w:val="nil"/>
              <w:bottom w:val="single" w:sz="4" w:space="0" w:color="auto"/>
              <w:right w:val="single" w:sz="4" w:space="0" w:color="auto"/>
            </w:tcBorders>
            <w:shd w:val="clear" w:color="auto" w:fill="auto"/>
            <w:noWrap/>
            <w:vAlign w:val="bottom"/>
            <w:hideMark/>
          </w:tcPr>
          <w:p w14:paraId="5F2D4BF3" w14:textId="77777777" w:rsidR="00F11299" w:rsidRPr="00C55207" w:rsidRDefault="00F11299" w:rsidP="00B4242A">
            <w:pPr>
              <w:spacing w:after="120"/>
              <w:rPr>
                <w:rFonts w:ascii="Calibri" w:hAnsi="Calibri" w:cs="Calibri"/>
              </w:rPr>
            </w:pPr>
            <w:r w:rsidRPr="00C55207">
              <w:rPr>
                <w:rFonts w:ascii="Calibri" w:hAnsi="Calibri" w:cs="Calibri"/>
              </w:rPr>
              <w:t>Climate Zone</w:t>
            </w:r>
          </w:p>
        </w:tc>
        <w:tc>
          <w:tcPr>
            <w:tcW w:w="1387" w:type="pct"/>
            <w:gridSpan w:val="2"/>
            <w:tcBorders>
              <w:top w:val="single" w:sz="4" w:space="0" w:color="auto"/>
              <w:left w:val="nil"/>
              <w:bottom w:val="single" w:sz="4" w:space="0" w:color="auto"/>
              <w:right w:val="single" w:sz="4" w:space="0" w:color="auto"/>
            </w:tcBorders>
            <w:shd w:val="clear" w:color="auto" w:fill="auto"/>
            <w:noWrap/>
            <w:vAlign w:val="bottom"/>
            <w:hideMark/>
          </w:tcPr>
          <w:p w14:paraId="67C78A88" w14:textId="77777777" w:rsidR="00F11299" w:rsidRPr="00C55207" w:rsidRDefault="00F11299" w:rsidP="00B4242A">
            <w:pPr>
              <w:rPr>
                <w:rFonts w:ascii="Calibri" w:hAnsi="Calibri" w:cs="Calibri"/>
              </w:rPr>
            </w:pPr>
            <w:r w:rsidRPr="00C55207">
              <w:rPr>
                <w:rFonts w:ascii="Calibri" w:hAnsi="Calibri" w:cs="Calibri"/>
              </w:rPr>
              <w:t> </w:t>
            </w:r>
          </w:p>
        </w:tc>
        <w:tc>
          <w:tcPr>
            <w:tcW w:w="147"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D1A7AC4" w14:textId="77777777" w:rsidR="00F11299" w:rsidRPr="00C55207" w:rsidRDefault="00F11299" w:rsidP="00B4242A">
            <w:pPr>
              <w:rPr>
                <w:rFonts w:ascii="Calibri" w:hAnsi="Calibri" w:cs="Calibri"/>
              </w:rPr>
            </w:pPr>
          </w:p>
        </w:tc>
        <w:tc>
          <w:tcPr>
            <w:tcW w:w="1225" w:type="pct"/>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BE4989B" w14:textId="77777777" w:rsidR="00F11299" w:rsidRPr="00C55207" w:rsidRDefault="00F11299" w:rsidP="00B4242A">
            <w:pPr>
              <w:rPr>
                <w:rFonts w:ascii="Calibri" w:hAnsi="Calibri" w:cs="Calibri"/>
              </w:rPr>
            </w:pPr>
          </w:p>
        </w:tc>
        <w:tc>
          <w:tcPr>
            <w:tcW w:w="961" w:type="pct"/>
            <w:gridSpan w:val="3"/>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BBF3F42" w14:textId="77777777" w:rsidR="00F11299" w:rsidRPr="00C55207" w:rsidRDefault="00F11299" w:rsidP="00B4242A">
            <w:pPr>
              <w:rPr>
                <w:rFonts w:ascii="Calibri" w:hAnsi="Calibri" w:cs="Calibri"/>
              </w:rPr>
            </w:pPr>
          </w:p>
        </w:tc>
      </w:tr>
      <w:tr w:rsidR="00F11299" w14:paraId="2F63C3E8" w14:textId="77777777" w:rsidTr="00F11299">
        <w:trPr>
          <w:gridAfter w:val="2"/>
          <w:wAfter w:w="10" w:type="pct"/>
          <w:trHeight w:val="290"/>
        </w:trPr>
        <w:tc>
          <w:tcPr>
            <w:tcW w:w="134" w:type="pct"/>
            <w:tcBorders>
              <w:top w:val="nil"/>
              <w:left w:val="single" w:sz="4" w:space="0" w:color="auto"/>
              <w:bottom w:val="single" w:sz="4" w:space="0" w:color="auto"/>
              <w:right w:val="single" w:sz="4" w:space="0" w:color="auto"/>
            </w:tcBorders>
            <w:shd w:val="clear" w:color="auto" w:fill="auto"/>
            <w:noWrap/>
            <w:vAlign w:val="center"/>
            <w:hideMark/>
          </w:tcPr>
          <w:p w14:paraId="314A3FAB" w14:textId="77777777" w:rsidR="00F11299" w:rsidRDefault="00F11299" w:rsidP="00B4242A">
            <w:pPr>
              <w:spacing w:after="0"/>
              <w:jc w:val="center"/>
              <w:rPr>
                <w:rFonts w:ascii="Calibri" w:hAnsi="Calibri" w:cs="Calibri"/>
                <w:sz w:val="20"/>
                <w:szCs w:val="20"/>
              </w:rPr>
            </w:pPr>
            <w:r>
              <w:rPr>
                <w:rFonts w:ascii="Calibri" w:hAnsi="Calibri" w:cs="Calibri"/>
                <w:sz w:val="20"/>
                <w:szCs w:val="20"/>
              </w:rPr>
              <w:t>03</w:t>
            </w:r>
          </w:p>
        </w:tc>
        <w:tc>
          <w:tcPr>
            <w:tcW w:w="4856" w:type="pct"/>
            <w:gridSpan w:val="10"/>
            <w:tcBorders>
              <w:top w:val="single" w:sz="4" w:space="0" w:color="auto"/>
              <w:left w:val="nil"/>
              <w:bottom w:val="single" w:sz="4" w:space="0" w:color="auto"/>
              <w:right w:val="single" w:sz="4" w:space="0" w:color="000000"/>
            </w:tcBorders>
            <w:shd w:val="clear" w:color="auto" w:fill="auto"/>
            <w:noWrap/>
            <w:vAlign w:val="bottom"/>
            <w:hideMark/>
          </w:tcPr>
          <w:p w14:paraId="08794549" w14:textId="77777777" w:rsidR="00F11299" w:rsidRPr="00C55207" w:rsidRDefault="00F11299" w:rsidP="00B4242A">
            <w:pPr>
              <w:spacing w:after="0"/>
              <w:rPr>
                <w:rFonts w:ascii="Calibri" w:hAnsi="Calibri" w:cs="Calibri"/>
              </w:rPr>
            </w:pPr>
            <w:r w:rsidRPr="00C55207">
              <w:rPr>
                <w:rFonts w:ascii="Calibri" w:hAnsi="Calibri" w:cs="Calibri"/>
              </w:rPr>
              <w:t>Outdoor Lighting Zone per Title 24, Part 1 §10-114 or as designated by Authority Having Jurisdiction (AHJ):</w:t>
            </w:r>
          </w:p>
        </w:tc>
      </w:tr>
      <w:tr w:rsidR="00F11299" w14:paraId="31A82306" w14:textId="77777777" w:rsidTr="00F11299">
        <w:trPr>
          <w:gridAfter w:val="2"/>
          <w:wAfter w:w="10" w:type="pct"/>
          <w:trHeight w:val="290"/>
        </w:trPr>
        <w:tc>
          <w:tcPr>
            <w:tcW w:w="13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5F7293" w14:textId="77777777" w:rsidR="00F11299" w:rsidRDefault="00F11299" w:rsidP="00B4242A">
            <w:pPr>
              <w:spacing w:after="0"/>
              <w:jc w:val="center"/>
              <w:rPr>
                <w:rFonts w:ascii="Wingdings" w:hAnsi="Wingdings" w:cs="Calibri"/>
                <w:sz w:val="20"/>
                <w:szCs w:val="20"/>
              </w:rPr>
            </w:pPr>
            <w:r>
              <w:rPr>
                <w:rFonts w:ascii="Wingdings" w:hAnsi="Wingdings" w:cs="Calibri"/>
                <w:sz w:val="20"/>
                <w:szCs w:val="20"/>
              </w:rPr>
              <w:t>¨</w:t>
            </w:r>
          </w:p>
        </w:tc>
        <w:tc>
          <w:tcPr>
            <w:tcW w:w="1142" w:type="pct"/>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BB3C54" w14:textId="77777777" w:rsidR="00F11299" w:rsidRPr="00C55207" w:rsidRDefault="00F11299" w:rsidP="00B4242A">
            <w:pPr>
              <w:spacing w:after="0"/>
              <w:rPr>
                <w:rFonts w:ascii="Calibri" w:hAnsi="Calibri" w:cs="Calibri"/>
              </w:rPr>
            </w:pPr>
            <w:r w:rsidRPr="00C55207">
              <w:rPr>
                <w:rFonts w:ascii="Calibri" w:hAnsi="Calibri" w:cs="Calibri"/>
              </w:rPr>
              <w:t>LZ-0: Very Low- Undeveloped Parkland</w:t>
            </w:r>
          </w:p>
        </w:tc>
        <w:tc>
          <w:tcPr>
            <w:tcW w:w="12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0654EE" w14:textId="77777777" w:rsidR="00F11299" w:rsidRPr="00C55207" w:rsidRDefault="00F11299" w:rsidP="00B4242A">
            <w:pPr>
              <w:spacing w:after="0"/>
              <w:jc w:val="center"/>
              <w:rPr>
                <w:rFonts w:ascii="Wingdings" w:hAnsi="Wingdings" w:cs="Calibri"/>
              </w:rPr>
            </w:pPr>
            <w:r w:rsidRPr="00C55207">
              <w:rPr>
                <w:rFonts w:ascii="Wingdings" w:hAnsi="Wingdings" w:cs="Calibri"/>
              </w:rPr>
              <w:t>¨</w:t>
            </w:r>
          </w:p>
        </w:tc>
        <w:tc>
          <w:tcPr>
            <w:tcW w:w="126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F51650" w14:textId="77777777" w:rsidR="00F11299" w:rsidRPr="00C55207" w:rsidRDefault="00F11299" w:rsidP="00B4242A">
            <w:pPr>
              <w:rPr>
                <w:rFonts w:ascii="Calibri" w:hAnsi="Calibri" w:cs="Calibri"/>
              </w:rPr>
            </w:pPr>
            <w:r w:rsidRPr="00C55207">
              <w:rPr>
                <w:rFonts w:ascii="Calibri" w:hAnsi="Calibri" w:cs="Calibri"/>
              </w:rPr>
              <w:t>LZ-2: Moderate- Urban Clusters</w:t>
            </w:r>
          </w:p>
        </w:tc>
        <w:tc>
          <w:tcPr>
            <w:tcW w:w="14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65CB77" w14:textId="77777777" w:rsidR="00F11299" w:rsidRPr="00C55207" w:rsidRDefault="00F11299" w:rsidP="00B4242A">
            <w:pPr>
              <w:spacing w:after="0"/>
              <w:jc w:val="center"/>
              <w:rPr>
                <w:rFonts w:ascii="Wingdings" w:hAnsi="Wingdings" w:cs="Calibri"/>
              </w:rPr>
            </w:pPr>
            <w:r w:rsidRPr="00C55207">
              <w:rPr>
                <w:rFonts w:ascii="Wingdings" w:hAnsi="Wingdings" w:cs="Calibri"/>
              </w:rPr>
              <w:t>¨</w:t>
            </w:r>
          </w:p>
        </w:tc>
        <w:tc>
          <w:tcPr>
            <w:tcW w:w="2180" w:type="pct"/>
            <w:gridSpan w:val="4"/>
            <w:vMerge w:val="restart"/>
            <w:tcBorders>
              <w:top w:val="single" w:sz="4" w:space="0" w:color="auto"/>
              <w:left w:val="single" w:sz="4" w:space="0" w:color="auto"/>
              <w:bottom w:val="single" w:sz="4" w:space="0" w:color="000000"/>
              <w:right w:val="single" w:sz="4" w:space="0" w:color="auto"/>
            </w:tcBorders>
            <w:shd w:val="clear" w:color="auto" w:fill="auto"/>
            <w:hideMark/>
          </w:tcPr>
          <w:p w14:paraId="393B43E3" w14:textId="77777777" w:rsidR="00F11299" w:rsidRPr="00C55207" w:rsidRDefault="00F11299" w:rsidP="00B4242A">
            <w:pPr>
              <w:spacing w:before="120" w:after="0"/>
              <w:rPr>
                <w:rFonts w:ascii="Calibri" w:hAnsi="Calibri" w:cs="Calibri"/>
              </w:rPr>
            </w:pPr>
            <w:r w:rsidRPr="00C55207">
              <w:rPr>
                <w:rFonts w:ascii="Calibri" w:hAnsi="Calibri" w:cs="Calibri"/>
              </w:rPr>
              <w:t xml:space="preserve">LZ-4: High-Must be reviewed by CA Energy Commission for Approval </w:t>
            </w:r>
          </w:p>
        </w:tc>
      </w:tr>
      <w:tr w:rsidR="00F11299" w14:paraId="7EA5A532" w14:textId="77777777" w:rsidTr="00F11299">
        <w:trPr>
          <w:gridAfter w:val="2"/>
          <w:wAfter w:w="10" w:type="pct"/>
          <w:trHeight w:val="290"/>
        </w:trPr>
        <w:tc>
          <w:tcPr>
            <w:tcW w:w="13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546E08" w14:textId="77777777" w:rsidR="00F11299" w:rsidRDefault="00F11299" w:rsidP="00B4242A">
            <w:pPr>
              <w:spacing w:after="0"/>
              <w:jc w:val="center"/>
              <w:rPr>
                <w:rFonts w:ascii="Wingdings" w:hAnsi="Wingdings" w:cs="Calibri"/>
                <w:sz w:val="20"/>
                <w:szCs w:val="20"/>
              </w:rPr>
            </w:pPr>
            <w:r>
              <w:rPr>
                <w:rFonts w:ascii="Wingdings" w:hAnsi="Wingdings" w:cs="Calibri"/>
                <w:sz w:val="20"/>
                <w:szCs w:val="20"/>
              </w:rPr>
              <w:t>¨</w:t>
            </w:r>
          </w:p>
        </w:tc>
        <w:tc>
          <w:tcPr>
            <w:tcW w:w="1142" w:type="pct"/>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0DDC02" w14:textId="77777777" w:rsidR="00F11299" w:rsidRPr="00C55207" w:rsidRDefault="00F11299" w:rsidP="00B4242A">
            <w:pPr>
              <w:spacing w:after="0"/>
              <w:rPr>
                <w:rFonts w:ascii="Calibri" w:hAnsi="Calibri" w:cs="Calibri"/>
              </w:rPr>
            </w:pPr>
            <w:r w:rsidRPr="00C55207">
              <w:rPr>
                <w:rFonts w:ascii="Calibri" w:hAnsi="Calibri" w:cs="Calibri"/>
              </w:rPr>
              <w:t>LZ-1: Low- Rural Areas</w:t>
            </w:r>
          </w:p>
        </w:tc>
        <w:tc>
          <w:tcPr>
            <w:tcW w:w="12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BE0DEC" w14:textId="77777777" w:rsidR="00F11299" w:rsidRPr="00C55207" w:rsidRDefault="00F11299" w:rsidP="00B4242A">
            <w:pPr>
              <w:spacing w:after="0"/>
              <w:jc w:val="center"/>
              <w:rPr>
                <w:rFonts w:ascii="Wingdings" w:hAnsi="Wingdings" w:cs="Calibri"/>
              </w:rPr>
            </w:pPr>
            <w:r w:rsidRPr="00C55207">
              <w:rPr>
                <w:rFonts w:ascii="Wingdings" w:hAnsi="Wingdings" w:cs="Calibri"/>
              </w:rPr>
              <w:t>¨</w:t>
            </w:r>
          </w:p>
        </w:tc>
        <w:tc>
          <w:tcPr>
            <w:tcW w:w="1261" w:type="pct"/>
            <w:tcBorders>
              <w:top w:val="single" w:sz="4" w:space="0" w:color="auto"/>
              <w:left w:val="single" w:sz="4" w:space="0" w:color="auto"/>
              <w:bottom w:val="single" w:sz="4" w:space="0" w:color="auto"/>
            </w:tcBorders>
            <w:shd w:val="clear" w:color="auto" w:fill="auto"/>
            <w:noWrap/>
            <w:vAlign w:val="bottom"/>
            <w:hideMark/>
          </w:tcPr>
          <w:p w14:paraId="2028DE5E" w14:textId="77777777" w:rsidR="00F11299" w:rsidRPr="00C55207" w:rsidRDefault="00F11299" w:rsidP="00B4242A">
            <w:pPr>
              <w:spacing w:after="0"/>
              <w:rPr>
                <w:rFonts w:ascii="Calibri" w:hAnsi="Calibri" w:cs="Calibri"/>
              </w:rPr>
            </w:pPr>
            <w:r w:rsidRPr="00C55207">
              <w:rPr>
                <w:rFonts w:ascii="Calibri" w:hAnsi="Calibri" w:cs="Calibri"/>
              </w:rPr>
              <w:t>LZ-3: Moderately High- Urban Areas</w:t>
            </w:r>
          </w:p>
        </w:tc>
        <w:tc>
          <w:tcPr>
            <w:tcW w:w="147" w:type="pct"/>
            <w:tcBorders>
              <w:top w:val="single" w:sz="4" w:space="0" w:color="auto"/>
              <w:left w:val="nil"/>
              <w:bottom w:val="single" w:sz="4" w:space="0" w:color="auto"/>
              <w:right w:val="single" w:sz="4" w:space="0" w:color="auto"/>
            </w:tcBorders>
            <w:shd w:val="clear" w:color="auto" w:fill="auto"/>
            <w:noWrap/>
            <w:vAlign w:val="center"/>
            <w:hideMark/>
          </w:tcPr>
          <w:p w14:paraId="5AE78880" w14:textId="77777777" w:rsidR="00F11299" w:rsidRPr="00C55207" w:rsidRDefault="00F11299" w:rsidP="00B4242A">
            <w:pPr>
              <w:spacing w:after="0"/>
              <w:jc w:val="center"/>
              <w:rPr>
                <w:rFonts w:ascii="Wingdings" w:hAnsi="Wingdings" w:cs="Calibri"/>
              </w:rPr>
            </w:pPr>
            <w:r w:rsidRPr="00C55207">
              <w:rPr>
                <w:rFonts w:ascii="Wingdings" w:cs="Calibri"/>
              </w:rPr>
              <w:t> </w:t>
            </w:r>
          </w:p>
        </w:tc>
        <w:tc>
          <w:tcPr>
            <w:tcW w:w="2180" w:type="pct"/>
            <w:gridSpan w:val="4"/>
            <w:vMerge/>
            <w:tcBorders>
              <w:top w:val="nil"/>
              <w:left w:val="single" w:sz="4" w:space="0" w:color="auto"/>
              <w:bottom w:val="single" w:sz="4" w:space="0" w:color="auto"/>
              <w:right w:val="single" w:sz="4" w:space="0" w:color="auto"/>
            </w:tcBorders>
            <w:shd w:val="clear" w:color="auto" w:fill="auto"/>
            <w:vAlign w:val="center"/>
            <w:hideMark/>
          </w:tcPr>
          <w:p w14:paraId="7F6C73DB" w14:textId="77777777" w:rsidR="00F11299" w:rsidRPr="00C55207" w:rsidRDefault="00F11299" w:rsidP="00B4242A">
            <w:pPr>
              <w:rPr>
                <w:rFonts w:ascii="Calibri" w:hAnsi="Calibri" w:cs="Calibri"/>
              </w:rPr>
            </w:pPr>
          </w:p>
        </w:tc>
      </w:tr>
      <w:tr w:rsidR="00F11299" w14:paraId="4D3FDAD4" w14:textId="77777777" w:rsidTr="00F11299">
        <w:trPr>
          <w:gridAfter w:val="2"/>
          <w:wAfter w:w="10" w:type="pct"/>
          <w:trHeight w:val="287"/>
        </w:trPr>
        <w:tc>
          <w:tcPr>
            <w:tcW w:w="134" w:type="pct"/>
            <w:tcBorders>
              <w:top w:val="nil"/>
              <w:left w:val="single" w:sz="4" w:space="0" w:color="auto"/>
              <w:bottom w:val="single" w:sz="4" w:space="0" w:color="auto"/>
              <w:right w:val="single" w:sz="4" w:space="0" w:color="auto"/>
            </w:tcBorders>
            <w:shd w:val="clear" w:color="auto" w:fill="auto"/>
            <w:noWrap/>
            <w:vAlign w:val="center"/>
            <w:hideMark/>
          </w:tcPr>
          <w:p w14:paraId="33BF6D1F" w14:textId="77777777" w:rsidR="00F11299" w:rsidRDefault="00F11299" w:rsidP="00B4242A">
            <w:pPr>
              <w:spacing w:after="0"/>
              <w:jc w:val="center"/>
              <w:rPr>
                <w:rFonts w:ascii="Calibri" w:hAnsi="Calibri" w:cs="Calibri"/>
                <w:sz w:val="20"/>
                <w:szCs w:val="20"/>
              </w:rPr>
            </w:pPr>
            <w:r>
              <w:rPr>
                <w:rFonts w:ascii="Calibri" w:hAnsi="Calibri" w:cs="Calibri"/>
                <w:sz w:val="20"/>
                <w:szCs w:val="20"/>
              </w:rPr>
              <w:t>05</w:t>
            </w:r>
          </w:p>
        </w:tc>
        <w:tc>
          <w:tcPr>
            <w:tcW w:w="4856" w:type="pct"/>
            <w:gridSpan w:val="10"/>
            <w:tcBorders>
              <w:top w:val="single" w:sz="4" w:space="0" w:color="auto"/>
              <w:left w:val="nil"/>
              <w:bottom w:val="single" w:sz="4" w:space="0" w:color="auto"/>
              <w:right w:val="single" w:sz="4" w:space="0" w:color="auto"/>
            </w:tcBorders>
            <w:shd w:val="clear" w:color="auto" w:fill="auto"/>
            <w:noWrap/>
            <w:vAlign w:val="bottom"/>
            <w:hideMark/>
          </w:tcPr>
          <w:p w14:paraId="51C9FEC6" w14:textId="77777777" w:rsidR="00F11299" w:rsidRPr="00C55207" w:rsidRDefault="00F11299" w:rsidP="00B4242A">
            <w:pPr>
              <w:spacing w:after="0"/>
              <w:rPr>
                <w:rFonts w:ascii="Calibri" w:hAnsi="Calibri" w:cs="Calibri"/>
              </w:rPr>
            </w:pPr>
            <w:r w:rsidRPr="00C55207">
              <w:rPr>
                <w:rFonts w:ascii="Calibri" w:hAnsi="Calibri" w:cs="Calibri"/>
              </w:rPr>
              <w:t>Occupancy Types within Project:</w:t>
            </w:r>
          </w:p>
        </w:tc>
      </w:tr>
      <w:tr w:rsidR="00F11299" w14:paraId="610C576C" w14:textId="77777777" w:rsidTr="00F11299">
        <w:trPr>
          <w:gridAfter w:val="2"/>
          <w:wAfter w:w="10" w:type="pct"/>
          <w:trHeight w:val="450"/>
        </w:trPr>
        <w:tc>
          <w:tcPr>
            <w:tcW w:w="134"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5BADC3F" w14:textId="77777777" w:rsidR="00F11299" w:rsidRDefault="00F11299" w:rsidP="00B4242A">
            <w:pPr>
              <w:jc w:val="center"/>
              <w:rPr>
                <w:rFonts w:ascii="Wingdings" w:hAnsi="Wingdings" w:cs="Calibri"/>
                <w:sz w:val="20"/>
                <w:szCs w:val="20"/>
              </w:rPr>
            </w:pPr>
            <w:r>
              <w:rPr>
                <w:rFonts w:ascii="Wingdings" w:hAnsi="Wingdings" w:cs="Calibri"/>
                <w:sz w:val="20"/>
                <w:szCs w:val="20"/>
              </w:rPr>
              <w:t>¨</w:t>
            </w:r>
          </w:p>
        </w:tc>
        <w:tc>
          <w:tcPr>
            <w:tcW w:w="768"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0CA01F94" w14:textId="77777777" w:rsidR="00F11299" w:rsidRPr="00C55207" w:rsidRDefault="00F11299" w:rsidP="00B4242A">
            <w:pPr>
              <w:spacing w:after="0"/>
              <w:rPr>
                <w:rFonts w:ascii="Calibri" w:hAnsi="Calibri" w:cs="Calibri"/>
              </w:rPr>
            </w:pPr>
            <w:r w:rsidRPr="00C55207">
              <w:rPr>
                <w:rFonts w:ascii="Calibri" w:hAnsi="Calibri" w:cs="Calibri"/>
              </w:rPr>
              <w:t>Office</w:t>
            </w:r>
          </w:p>
        </w:tc>
        <w:tc>
          <w:tcPr>
            <w:tcW w:w="20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5E81733" w14:textId="77777777" w:rsidR="00F11299" w:rsidRPr="00C55207" w:rsidRDefault="00F11299" w:rsidP="00B4242A">
            <w:pPr>
              <w:spacing w:after="0"/>
              <w:jc w:val="center"/>
              <w:rPr>
                <w:rFonts w:ascii="Wingdings" w:hAnsi="Wingdings" w:cs="Calibri"/>
              </w:rPr>
            </w:pPr>
            <w:r w:rsidRPr="00C55207">
              <w:rPr>
                <w:rFonts w:ascii="Wingdings" w:hAnsi="Wingdings" w:cs="Calibri"/>
              </w:rPr>
              <w:t>¨</w:t>
            </w:r>
          </w:p>
        </w:tc>
        <w:tc>
          <w:tcPr>
            <w:tcW w:w="1553"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63DCC8D1" w14:textId="77777777" w:rsidR="005D012A" w:rsidRDefault="005D012A" w:rsidP="00B4242A">
            <w:pPr>
              <w:spacing w:after="0"/>
              <w:rPr>
                <w:rFonts w:ascii="Calibri" w:hAnsi="Calibri" w:cs="Calibri"/>
              </w:rPr>
            </w:pPr>
            <w:r w:rsidRPr="005D012A">
              <w:rPr>
                <w:rFonts w:ascii="Calibri" w:hAnsi="Calibri" w:cs="Calibri"/>
              </w:rPr>
              <w:t>High-Rise Residential</w:t>
            </w:r>
          </w:p>
          <w:p w14:paraId="63CF06B2" w14:textId="6DE77768" w:rsidR="00F11299" w:rsidRPr="00C55207" w:rsidRDefault="00F11299" w:rsidP="00B4242A">
            <w:pPr>
              <w:spacing w:after="0"/>
              <w:rPr>
                <w:rFonts w:ascii="Calibri" w:hAnsi="Calibri" w:cs="Calibri"/>
              </w:rPr>
            </w:pPr>
            <w:r w:rsidRPr="00C55207">
              <w:rPr>
                <w:rFonts w:ascii="Calibri" w:hAnsi="Calibri" w:cs="Calibri"/>
              </w:rPr>
              <w:t>Multifamily/ MF Mixed-use &gt;= 4 stories</w:t>
            </w:r>
            <w:r w:rsidRPr="00C55207">
              <w:rPr>
                <w:rFonts w:ascii="Calibri" w:hAnsi="Calibri" w:cs="Calibri"/>
              </w:rPr>
              <w:br/>
              <w:t>(includes dormitory, senior living)</w:t>
            </w:r>
          </w:p>
        </w:tc>
        <w:tc>
          <w:tcPr>
            <w:tcW w:w="147"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840CE95" w14:textId="77777777" w:rsidR="00F11299" w:rsidRPr="00C55207" w:rsidRDefault="00F11299" w:rsidP="00B4242A">
            <w:pPr>
              <w:spacing w:after="0"/>
              <w:jc w:val="center"/>
              <w:rPr>
                <w:rFonts w:ascii="Wingdings" w:hAnsi="Wingdings" w:cs="Calibri"/>
              </w:rPr>
            </w:pPr>
            <w:r w:rsidRPr="00C55207">
              <w:rPr>
                <w:rFonts w:ascii="Wingdings" w:hAnsi="Wingdings" w:cs="Calibri"/>
              </w:rPr>
              <w:t>¨</w:t>
            </w:r>
          </w:p>
        </w:tc>
        <w:tc>
          <w:tcPr>
            <w:tcW w:w="1080" w:type="pct"/>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0941DD89" w14:textId="77777777" w:rsidR="00F11299" w:rsidRPr="00C55207" w:rsidRDefault="00F11299" w:rsidP="00B4242A">
            <w:pPr>
              <w:spacing w:after="0"/>
              <w:rPr>
                <w:rFonts w:ascii="Calibri" w:hAnsi="Calibri" w:cs="Calibri"/>
              </w:rPr>
            </w:pPr>
            <w:r w:rsidRPr="00C55207">
              <w:rPr>
                <w:rFonts w:ascii="Calibri" w:hAnsi="Calibri" w:cs="Calibri"/>
              </w:rPr>
              <w:t>School</w:t>
            </w:r>
          </w:p>
        </w:tc>
        <w:tc>
          <w:tcPr>
            <w:tcW w:w="161" w:type="pct"/>
            <w:gridSpan w:val="2"/>
            <w:vMerge w:val="restart"/>
            <w:tcBorders>
              <w:top w:val="nil"/>
              <w:left w:val="single" w:sz="4" w:space="0" w:color="auto"/>
              <w:bottom w:val="single" w:sz="4" w:space="0" w:color="000000"/>
              <w:right w:val="single" w:sz="4" w:space="0" w:color="auto"/>
            </w:tcBorders>
            <w:shd w:val="clear" w:color="auto" w:fill="auto"/>
            <w:noWrap/>
            <w:vAlign w:val="center"/>
            <w:hideMark/>
          </w:tcPr>
          <w:p w14:paraId="3EDC751C" w14:textId="77777777" w:rsidR="00F11299" w:rsidRPr="00C55207" w:rsidRDefault="00F11299" w:rsidP="00B4242A">
            <w:pPr>
              <w:spacing w:after="0"/>
              <w:jc w:val="center"/>
              <w:rPr>
                <w:rFonts w:ascii="Wingdings" w:hAnsi="Wingdings" w:cs="Calibri"/>
              </w:rPr>
            </w:pPr>
            <w:r w:rsidRPr="00C55207">
              <w:rPr>
                <w:rFonts w:ascii="Wingdings" w:hAnsi="Wingdings" w:cs="Calibri"/>
              </w:rPr>
              <w:t>¨</w:t>
            </w:r>
          </w:p>
        </w:tc>
        <w:tc>
          <w:tcPr>
            <w:tcW w:w="939" w:type="pct"/>
            <w:vMerge w:val="restart"/>
            <w:tcBorders>
              <w:top w:val="nil"/>
              <w:left w:val="single" w:sz="4" w:space="0" w:color="auto"/>
              <w:bottom w:val="single" w:sz="4" w:space="0" w:color="000000"/>
              <w:right w:val="single" w:sz="4" w:space="0" w:color="auto"/>
            </w:tcBorders>
            <w:shd w:val="clear" w:color="auto" w:fill="auto"/>
            <w:vAlign w:val="center"/>
            <w:hideMark/>
          </w:tcPr>
          <w:p w14:paraId="2A8590AF" w14:textId="77777777" w:rsidR="00F11299" w:rsidRPr="00C55207" w:rsidRDefault="00F11299" w:rsidP="00B4242A">
            <w:pPr>
              <w:spacing w:after="0"/>
              <w:rPr>
                <w:rFonts w:ascii="Calibri" w:hAnsi="Calibri" w:cs="Calibri"/>
              </w:rPr>
            </w:pPr>
            <w:r w:rsidRPr="00C55207">
              <w:rPr>
                <w:rFonts w:ascii="Calibri" w:hAnsi="Calibri" w:cs="Calibri"/>
              </w:rPr>
              <w:t>Warehouse</w:t>
            </w:r>
          </w:p>
        </w:tc>
      </w:tr>
      <w:tr w:rsidR="00F11299" w14:paraId="32A19F4E" w14:textId="77777777" w:rsidTr="00F11299">
        <w:trPr>
          <w:trHeight w:val="96"/>
        </w:trPr>
        <w:tc>
          <w:tcPr>
            <w:tcW w:w="134" w:type="pct"/>
            <w:vMerge/>
            <w:tcBorders>
              <w:top w:val="nil"/>
              <w:left w:val="single" w:sz="4" w:space="0" w:color="auto"/>
              <w:bottom w:val="single" w:sz="4" w:space="0" w:color="000000"/>
              <w:right w:val="single" w:sz="4" w:space="0" w:color="auto"/>
            </w:tcBorders>
            <w:shd w:val="clear" w:color="auto" w:fill="auto"/>
            <w:vAlign w:val="center"/>
            <w:hideMark/>
          </w:tcPr>
          <w:p w14:paraId="3182BFDF" w14:textId="77777777" w:rsidR="00F11299" w:rsidRDefault="00F11299" w:rsidP="00B4242A">
            <w:pPr>
              <w:rPr>
                <w:rFonts w:ascii="Wingdings" w:hAnsi="Wingdings" w:cs="Calibri"/>
                <w:sz w:val="20"/>
                <w:szCs w:val="20"/>
              </w:rPr>
            </w:pPr>
          </w:p>
        </w:tc>
        <w:tc>
          <w:tcPr>
            <w:tcW w:w="768"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0007AE99" w14:textId="77777777" w:rsidR="00F11299" w:rsidRPr="00C55207" w:rsidRDefault="00F11299" w:rsidP="00B4242A">
            <w:pPr>
              <w:spacing w:after="0"/>
              <w:rPr>
                <w:rFonts w:ascii="Calibri" w:hAnsi="Calibri" w:cs="Calibri"/>
              </w:rPr>
            </w:pPr>
          </w:p>
        </w:tc>
        <w:tc>
          <w:tcPr>
            <w:tcW w:w="209" w:type="pct"/>
            <w:vMerge/>
            <w:tcBorders>
              <w:top w:val="nil"/>
              <w:left w:val="single" w:sz="4" w:space="0" w:color="auto"/>
              <w:bottom w:val="single" w:sz="4" w:space="0" w:color="000000"/>
              <w:right w:val="single" w:sz="4" w:space="0" w:color="auto"/>
            </w:tcBorders>
            <w:shd w:val="clear" w:color="auto" w:fill="auto"/>
            <w:vAlign w:val="center"/>
            <w:hideMark/>
          </w:tcPr>
          <w:p w14:paraId="41C1DC3A" w14:textId="77777777" w:rsidR="00F11299" w:rsidRPr="00C55207" w:rsidRDefault="00F11299" w:rsidP="00B4242A">
            <w:pPr>
              <w:spacing w:after="0"/>
              <w:rPr>
                <w:rFonts w:ascii="Wingdings" w:hAnsi="Wingdings" w:cs="Calibri"/>
              </w:rPr>
            </w:pPr>
          </w:p>
        </w:tc>
        <w:tc>
          <w:tcPr>
            <w:tcW w:w="1553" w:type="pct"/>
            <w:gridSpan w:val="3"/>
            <w:vMerge/>
            <w:tcBorders>
              <w:top w:val="nil"/>
              <w:left w:val="single" w:sz="4" w:space="0" w:color="auto"/>
              <w:bottom w:val="single" w:sz="4" w:space="0" w:color="000000"/>
              <w:right w:val="single" w:sz="4" w:space="0" w:color="auto"/>
            </w:tcBorders>
            <w:shd w:val="clear" w:color="auto" w:fill="auto"/>
            <w:vAlign w:val="center"/>
            <w:hideMark/>
          </w:tcPr>
          <w:p w14:paraId="452A8333" w14:textId="77777777" w:rsidR="00F11299" w:rsidRPr="00C55207" w:rsidRDefault="00F11299" w:rsidP="00B4242A">
            <w:pPr>
              <w:spacing w:after="0"/>
              <w:rPr>
                <w:rFonts w:ascii="Calibri" w:hAnsi="Calibri" w:cs="Calibri"/>
              </w:rPr>
            </w:pPr>
          </w:p>
        </w:tc>
        <w:tc>
          <w:tcPr>
            <w:tcW w:w="147" w:type="pct"/>
            <w:vMerge/>
            <w:tcBorders>
              <w:top w:val="nil"/>
              <w:left w:val="single" w:sz="4" w:space="0" w:color="auto"/>
              <w:bottom w:val="single" w:sz="4" w:space="0" w:color="000000"/>
              <w:right w:val="single" w:sz="4" w:space="0" w:color="auto"/>
            </w:tcBorders>
            <w:shd w:val="clear" w:color="auto" w:fill="auto"/>
            <w:vAlign w:val="center"/>
            <w:hideMark/>
          </w:tcPr>
          <w:p w14:paraId="0AF812BF" w14:textId="77777777" w:rsidR="00F11299" w:rsidRPr="00C55207" w:rsidRDefault="00F11299" w:rsidP="00B4242A">
            <w:pPr>
              <w:spacing w:after="0"/>
              <w:rPr>
                <w:rFonts w:ascii="Wingdings" w:hAnsi="Wingdings" w:cs="Calibri"/>
              </w:rPr>
            </w:pPr>
          </w:p>
        </w:tc>
        <w:tc>
          <w:tcPr>
            <w:tcW w:w="1080"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69F3ED58" w14:textId="77777777" w:rsidR="00F11299" w:rsidRPr="00C55207" w:rsidRDefault="00F11299" w:rsidP="00B4242A">
            <w:pPr>
              <w:spacing w:after="0"/>
              <w:rPr>
                <w:rFonts w:ascii="Calibri" w:hAnsi="Calibri" w:cs="Calibri"/>
              </w:rPr>
            </w:pPr>
          </w:p>
        </w:tc>
        <w:tc>
          <w:tcPr>
            <w:tcW w:w="161" w:type="pct"/>
            <w:gridSpan w:val="2"/>
            <w:vMerge/>
            <w:tcBorders>
              <w:top w:val="nil"/>
              <w:left w:val="single" w:sz="4" w:space="0" w:color="auto"/>
              <w:bottom w:val="single" w:sz="4" w:space="0" w:color="000000"/>
              <w:right w:val="single" w:sz="4" w:space="0" w:color="auto"/>
            </w:tcBorders>
            <w:shd w:val="clear" w:color="auto" w:fill="auto"/>
            <w:vAlign w:val="center"/>
            <w:hideMark/>
          </w:tcPr>
          <w:p w14:paraId="4DE53F81" w14:textId="77777777" w:rsidR="00F11299" w:rsidRPr="00C55207" w:rsidRDefault="00F11299" w:rsidP="00B4242A">
            <w:pPr>
              <w:spacing w:after="0"/>
              <w:rPr>
                <w:rFonts w:ascii="Wingdings" w:hAnsi="Wingdings" w:cs="Calibri"/>
              </w:rPr>
            </w:pPr>
          </w:p>
        </w:tc>
        <w:tc>
          <w:tcPr>
            <w:tcW w:w="939" w:type="pct"/>
            <w:vMerge/>
            <w:tcBorders>
              <w:top w:val="nil"/>
              <w:left w:val="single" w:sz="4" w:space="0" w:color="auto"/>
              <w:bottom w:val="single" w:sz="4" w:space="0" w:color="000000"/>
              <w:right w:val="single" w:sz="4" w:space="0" w:color="auto"/>
            </w:tcBorders>
            <w:shd w:val="clear" w:color="auto" w:fill="auto"/>
            <w:vAlign w:val="center"/>
            <w:hideMark/>
          </w:tcPr>
          <w:p w14:paraId="6EC21F56" w14:textId="77777777" w:rsidR="00F11299" w:rsidRPr="00C55207" w:rsidRDefault="00F11299" w:rsidP="00B4242A">
            <w:pPr>
              <w:spacing w:after="0"/>
              <w:rPr>
                <w:rFonts w:ascii="Calibri" w:hAnsi="Calibri" w:cs="Calibri"/>
              </w:rPr>
            </w:pPr>
          </w:p>
        </w:tc>
        <w:tc>
          <w:tcPr>
            <w:tcW w:w="10" w:type="pct"/>
            <w:gridSpan w:val="2"/>
            <w:tcBorders>
              <w:top w:val="nil"/>
              <w:left w:val="nil"/>
              <w:bottom w:val="nil"/>
              <w:right w:val="nil"/>
            </w:tcBorders>
            <w:shd w:val="clear" w:color="auto" w:fill="auto"/>
            <w:noWrap/>
            <w:vAlign w:val="bottom"/>
            <w:hideMark/>
          </w:tcPr>
          <w:p w14:paraId="28392087" w14:textId="77777777" w:rsidR="00F11299" w:rsidRDefault="00F11299" w:rsidP="00B4242A">
            <w:pPr>
              <w:rPr>
                <w:rFonts w:ascii="Calibri" w:hAnsi="Calibri" w:cs="Calibri"/>
                <w:sz w:val="20"/>
                <w:szCs w:val="20"/>
              </w:rPr>
            </w:pPr>
          </w:p>
        </w:tc>
      </w:tr>
      <w:tr w:rsidR="00F11299" w14:paraId="45248CB0" w14:textId="77777777" w:rsidTr="00F11299">
        <w:trPr>
          <w:trHeight w:val="290"/>
        </w:trPr>
        <w:tc>
          <w:tcPr>
            <w:tcW w:w="134" w:type="pct"/>
            <w:tcBorders>
              <w:top w:val="nil"/>
              <w:left w:val="single" w:sz="4" w:space="0" w:color="auto"/>
              <w:bottom w:val="single" w:sz="4" w:space="0" w:color="auto"/>
              <w:right w:val="single" w:sz="4" w:space="0" w:color="auto"/>
            </w:tcBorders>
            <w:shd w:val="clear" w:color="auto" w:fill="auto"/>
            <w:noWrap/>
            <w:vAlign w:val="bottom"/>
            <w:hideMark/>
          </w:tcPr>
          <w:p w14:paraId="7D693904" w14:textId="77777777" w:rsidR="00F11299" w:rsidRDefault="00F11299" w:rsidP="00B4242A">
            <w:pPr>
              <w:spacing w:after="0"/>
              <w:jc w:val="center"/>
              <w:rPr>
                <w:rFonts w:ascii="Wingdings" w:hAnsi="Wingdings" w:cs="Calibri"/>
                <w:sz w:val="20"/>
                <w:szCs w:val="20"/>
              </w:rPr>
            </w:pPr>
            <w:r w:rsidRPr="00C55207">
              <w:rPr>
                <w:rFonts w:ascii="Wingdings" w:hAnsi="Wingdings" w:cs="Calibri"/>
              </w:rPr>
              <w:t>¨</w:t>
            </w:r>
          </w:p>
        </w:tc>
        <w:tc>
          <w:tcPr>
            <w:tcW w:w="768" w:type="pct"/>
            <w:tcBorders>
              <w:top w:val="single" w:sz="4" w:space="0" w:color="auto"/>
              <w:left w:val="nil"/>
              <w:bottom w:val="single" w:sz="4" w:space="0" w:color="auto"/>
              <w:right w:val="single" w:sz="4" w:space="0" w:color="auto"/>
            </w:tcBorders>
            <w:shd w:val="clear" w:color="auto" w:fill="auto"/>
            <w:noWrap/>
            <w:vAlign w:val="center"/>
            <w:hideMark/>
          </w:tcPr>
          <w:p w14:paraId="48BD4BCF" w14:textId="77777777" w:rsidR="00F11299" w:rsidRPr="00C55207" w:rsidRDefault="00F11299" w:rsidP="00B4242A">
            <w:pPr>
              <w:spacing w:after="0"/>
              <w:rPr>
                <w:rFonts w:ascii="Calibri" w:hAnsi="Calibri" w:cs="Calibri"/>
              </w:rPr>
            </w:pPr>
            <w:r w:rsidRPr="00C55207">
              <w:rPr>
                <w:rFonts w:ascii="Calibri" w:hAnsi="Calibri" w:cs="Calibri"/>
              </w:rPr>
              <w:t>Parking Garage</w:t>
            </w:r>
          </w:p>
        </w:tc>
        <w:tc>
          <w:tcPr>
            <w:tcW w:w="209" w:type="pct"/>
            <w:tcBorders>
              <w:top w:val="nil"/>
              <w:left w:val="nil"/>
              <w:bottom w:val="single" w:sz="4" w:space="0" w:color="auto"/>
              <w:right w:val="single" w:sz="4" w:space="0" w:color="auto"/>
            </w:tcBorders>
            <w:shd w:val="clear" w:color="auto" w:fill="auto"/>
            <w:noWrap/>
            <w:vAlign w:val="center"/>
            <w:hideMark/>
          </w:tcPr>
          <w:p w14:paraId="211219B2" w14:textId="77777777" w:rsidR="00F11299" w:rsidRPr="00C55207" w:rsidRDefault="00F11299" w:rsidP="00B4242A">
            <w:pPr>
              <w:spacing w:after="0"/>
              <w:jc w:val="center"/>
              <w:rPr>
                <w:rFonts w:ascii="Wingdings" w:hAnsi="Wingdings" w:cs="Calibri"/>
              </w:rPr>
            </w:pPr>
            <w:r w:rsidRPr="00C55207">
              <w:rPr>
                <w:rFonts w:ascii="Wingdings" w:hAnsi="Wingdings" w:cs="Calibri"/>
              </w:rPr>
              <w:t>¨</w:t>
            </w:r>
          </w:p>
        </w:tc>
        <w:tc>
          <w:tcPr>
            <w:tcW w:w="1553" w:type="pct"/>
            <w:gridSpan w:val="3"/>
            <w:tcBorders>
              <w:top w:val="nil"/>
              <w:left w:val="nil"/>
              <w:bottom w:val="single" w:sz="4" w:space="0" w:color="auto"/>
              <w:right w:val="single" w:sz="4" w:space="0" w:color="auto"/>
            </w:tcBorders>
            <w:shd w:val="clear" w:color="auto" w:fill="auto"/>
            <w:noWrap/>
            <w:vAlign w:val="center"/>
            <w:hideMark/>
          </w:tcPr>
          <w:p w14:paraId="4E707ECE" w14:textId="77777777" w:rsidR="00F11299" w:rsidRPr="00C55207" w:rsidRDefault="00F11299" w:rsidP="00B4242A">
            <w:pPr>
              <w:spacing w:after="0"/>
              <w:rPr>
                <w:rFonts w:ascii="Calibri" w:hAnsi="Calibri" w:cs="Calibri"/>
              </w:rPr>
            </w:pPr>
            <w:r w:rsidRPr="00C55207">
              <w:rPr>
                <w:rFonts w:ascii="Calibri" w:hAnsi="Calibri" w:cs="Calibri"/>
              </w:rPr>
              <w:t>Retail</w:t>
            </w:r>
          </w:p>
        </w:tc>
        <w:tc>
          <w:tcPr>
            <w:tcW w:w="147" w:type="pct"/>
            <w:tcBorders>
              <w:top w:val="nil"/>
              <w:left w:val="nil"/>
              <w:bottom w:val="single" w:sz="4" w:space="0" w:color="auto"/>
              <w:right w:val="single" w:sz="4" w:space="0" w:color="auto"/>
            </w:tcBorders>
            <w:shd w:val="clear" w:color="auto" w:fill="auto"/>
            <w:noWrap/>
            <w:vAlign w:val="center"/>
            <w:hideMark/>
          </w:tcPr>
          <w:p w14:paraId="4CBD8711" w14:textId="77777777" w:rsidR="00F11299" w:rsidRPr="00C55207" w:rsidRDefault="00F11299" w:rsidP="00B4242A">
            <w:pPr>
              <w:spacing w:after="0"/>
              <w:jc w:val="center"/>
              <w:rPr>
                <w:rFonts w:ascii="Wingdings" w:hAnsi="Wingdings" w:cs="Calibri"/>
              </w:rPr>
            </w:pPr>
            <w:r w:rsidRPr="00C55207">
              <w:rPr>
                <w:rFonts w:ascii="Wingdings" w:hAnsi="Wingdings" w:cs="Calibri"/>
              </w:rPr>
              <w:t>¨</w:t>
            </w:r>
          </w:p>
        </w:tc>
        <w:tc>
          <w:tcPr>
            <w:tcW w:w="1080" w:type="pct"/>
            <w:tcBorders>
              <w:top w:val="single" w:sz="4" w:space="0" w:color="auto"/>
              <w:left w:val="nil"/>
              <w:bottom w:val="single" w:sz="4" w:space="0" w:color="auto"/>
              <w:right w:val="single" w:sz="4" w:space="0" w:color="auto"/>
            </w:tcBorders>
            <w:shd w:val="clear" w:color="auto" w:fill="auto"/>
            <w:vAlign w:val="center"/>
            <w:hideMark/>
          </w:tcPr>
          <w:p w14:paraId="1DF3760A" w14:textId="77777777" w:rsidR="00F11299" w:rsidRPr="00C55207" w:rsidRDefault="00F11299" w:rsidP="00B4242A">
            <w:pPr>
              <w:spacing w:after="0"/>
              <w:rPr>
                <w:rFonts w:ascii="Calibri" w:hAnsi="Calibri" w:cs="Calibri"/>
              </w:rPr>
            </w:pPr>
            <w:r w:rsidRPr="00C55207">
              <w:rPr>
                <w:rFonts w:ascii="Calibri" w:hAnsi="Calibri" w:cs="Calibri"/>
              </w:rPr>
              <w:t>Hotel/Motel</w:t>
            </w:r>
          </w:p>
        </w:tc>
        <w:tc>
          <w:tcPr>
            <w:tcW w:w="161" w:type="pct"/>
            <w:gridSpan w:val="2"/>
            <w:tcBorders>
              <w:top w:val="nil"/>
              <w:left w:val="nil"/>
              <w:bottom w:val="single" w:sz="4" w:space="0" w:color="auto"/>
              <w:right w:val="single" w:sz="4" w:space="0" w:color="auto"/>
            </w:tcBorders>
            <w:shd w:val="clear" w:color="auto" w:fill="auto"/>
            <w:noWrap/>
            <w:vAlign w:val="center"/>
            <w:hideMark/>
          </w:tcPr>
          <w:p w14:paraId="20040F76" w14:textId="77777777" w:rsidR="00F11299" w:rsidRPr="00C55207" w:rsidRDefault="00F11299" w:rsidP="00B4242A">
            <w:pPr>
              <w:spacing w:after="0"/>
              <w:jc w:val="center"/>
              <w:rPr>
                <w:rFonts w:ascii="Wingdings" w:hAnsi="Wingdings" w:cs="Calibri"/>
              </w:rPr>
            </w:pPr>
            <w:r w:rsidRPr="00C55207">
              <w:rPr>
                <w:rFonts w:ascii="Wingdings" w:hAnsi="Wingdings" w:cs="Calibri"/>
              </w:rPr>
              <w:t>¨</w:t>
            </w:r>
          </w:p>
        </w:tc>
        <w:tc>
          <w:tcPr>
            <w:tcW w:w="939" w:type="pct"/>
            <w:tcBorders>
              <w:top w:val="nil"/>
              <w:left w:val="nil"/>
              <w:bottom w:val="single" w:sz="4" w:space="0" w:color="auto"/>
              <w:right w:val="single" w:sz="4" w:space="0" w:color="auto"/>
            </w:tcBorders>
            <w:shd w:val="clear" w:color="auto" w:fill="auto"/>
            <w:vAlign w:val="center"/>
            <w:hideMark/>
          </w:tcPr>
          <w:p w14:paraId="56D1F3B0" w14:textId="77777777" w:rsidR="00F11299" w:rsidRPr="00C55207" w:rsidRDefault="00F11299" w:rsidP="00B4242A">
            <w:pPr>
              <w:spacing w:after="0"/>
              <w:rPr>
                <w:rFonts w:ascii="Calibri" w:hAnsi="Calibri" w:cs="Calibri"/>
              </w:rPr>
            </w:pPr>
            <w:r w:rsidRPr="00C55207">
              <w:rPr>
                <w:rFonts w:ascii="Calibri" w:hAnsi="Calibri" w:cs="Calibri"/>
              </w:rPr>
              <w:t>Healthcare</w:t>
            </w:r>
          </w:p>
        </w:tc>
        <w:tc>
          <w:tcPr>
            <w:tcW w:w="10" w:type="pct"/>
            <w:gridSpan w:val="2"/>
            <w:shd w:val="clear" w:color="auto" w:fill="auto"/>
            <w:vAlign w:val="center"/>
            <w:hideMark/>
          </w:tcPr>
          <w:p w14:paraId="4F7E8E43" w14:textId="77777777" w:rsidR="00F11299" w:rsidRDefault="00F11299" w:rsidP="00B4242A">
            <w:pPr>
              <w:rPr>
                <w:sz w:val="20"/>
                <w:szCs w:val="20"/>
              </w:rPr>
            </w:pPr>
          </w:p>
        </w:tc>
      </w:tr>
    </w:tbl>
    <w:p w14:paraId="5368AD8D" w14:textId="283BC621" w:rsidR="005E2220" w:rsidRDefault="002614C2">
      <w:r>
        <w:t xml:space="preserve"> </w:t>
      </w:r>
      <w:r w:rsidR="005E2220">
        <w:br w:type="page"/>
      </w:r>
    </w:p>
    <w:tbl>
      <w:tblPr>
        <w:tblW w:w="14395" w:type="dxa"/>
        <w:tblLook w:val="04A0" w:firstRow="1" w:lastRow="0" w:firstColumn="1" w:lastColumn="0" w:noHBand="0" w:noVBand="1"/>
      </w:tblPr>
      <w:tblGrid>
        <w:gridCol w:w="715"/>
        <w:gridCol w:w="360"/>
        <w:gridCol w:w="1980"/>
        <w:gridCol w:w="180"/>
        <w:gridCol w:w="900"/>
        <w:gridCol w:w="2610"/>
        <w:gridCol w:w="5040"/>
        <w:gridCol w:w="1350"/>
        <w:gridCol w:w="1260"/>
      </w:tblGrid>
      <w:tr w:rsidR="00B46D5B" w:rsidRPr="005E2220" w14:paraId="213C561A" w14:textId="77777777" w:rsidTr="00BC4DA8">
        <w:trPr>
          <w:trHeight w:val="300"/>
        </w:trPr>
        <w:tc>
          <w:tcPr>
            <w:tcW w:w="14395" w:type="dxa"/>
            <w:gridSpan w:val="9"/>
            <w:tcBorders>
              <w:top w:val="single" w:sz="4" w:space="0" w:color="auto"/>
              <w:left w:val="single" w:sz="4" w:space="0" w:color="auto"/>
              <w:bottom w:val="single" w:sz="4" w:space="0" w:color="auto"/>
              <w:right w:val="single" w:sz="4" w:space="0" w:color="000000"/>
            </w:tcBorders>
            <w:shd w:val="clear" w:color="auto" w:fill="auto"/>
            <w:vAlign w:val="center"/>
            <w:hideMark/>
          </w:tcPr>
          <w:p w14:paraId="731900B0" w14:textId="77777777" w:rsidR="00B46D5B" w:rsidRPr="005E2220" w:rsidRDefault="00B46D5B" w:rsidP="00BC4DA8">
            <w:pPr>
              <w:spacing w:after="0"/>
              <w:rPr>
                <w:rFonts w:ascii="Calibri" w:eastAsia="Times New Roman" w:hAnsi="Calibri" w:cs="Calibri"/>
                <w:b/>
                <w:bCs/>
              </w:rPr>
            </w:pPr>
            <w:r w:rsidRPr="005E2220">
              <w:rPr>
                <w:rFonts w:ascii="Calibri" w:eastAsia="Times New Roman" w:hAnsi="Calibri" w:cs="Calibri"/>
                <w:b/>
                <w:bCs/>
              </w:rPr>
              <w:lastRenderedPageBreak/>
              <w:t>B. PROJECT SCOPE</w:t>
            </w:r>
          </w:p>
        </w:tc>
      </w:tr>
      <w:tr w:rsidR="00B46D5B" w:rsidRPr="005E2220" w14:paraId="373A0FAA" w14:textId="77777777" w:rsidTr="00BC4DA8">
        <w:trPr>
          <w:trHeight w:val="431"/>
        </w:trPr>
        <w:tc>
          <w:tcPr>
            <w:tcW w:w="14395" w:type="dxa"/>
            <w:gridSpan w:val="9"/>
            <w:tcBorders>
              <w:top w:val="single" w:sz="4" w:space="0" w:color="auto"/>
              <w:left w:val="single" w:sz="4" w:space="0" w:color="auto"/>
              <w:bottom w:val="single" w:sz="4" w:space="0" w:color="auto"/>
              <w:right w:val="single" w:sz="4" w:space="0" w:color="000000"/>
            </w:tcBorders>
            <w:shd w:val="clear" w:color="auto" w:fill="auto"/>
            <w:hideMark/>
          </w:tcPr>
          <w:p w14:paraId="22BFE828" w14:textId="77777777" w:rsidR="00B46D5B" w:rsidRPr="009215F5" w:rsidRDefault="00B46D5B" w:rsidP="00BC4DA8">
            <w:pPr>
              <w:spacing w:after="0" w:line="240" w:lineRule="auto"/>
              <w:rPr>
                <w:rFonts w:ascii="Calibri" w:eastAsia="Times New Roman" w:hAnsi="Calibri" w:cs="Calibri"/>
                <w:i/>
                <w:iCs/>
              </w:rPr>
            </w:pPr>
            <w:r w:rsidRPr="009215F5">
              <w:rPr>
                <w:rFonts w:ascii="Calibri" w:eastAsia="Times New Roman" w:hAnsi="Calibri" w:cs="Calibri"/>
                <w:i/>
                <w:iCs/>
              </w:rPr>
              <w:t>This table includes outdoor lighting systems that are within the scope of the permit application and are demonstrating compliance using the prescriptive path outlined in §140.7/§170.2(e)6 or §141.0(b)2L/§180.2(b)4Bv for alterations.</w:t>
            </w:r>
          </w:p>
        </w:tc>
      </w:tr>
      <w:tr w:rsidR="00B46D5B" w:rsidRPr="005E2220" w14:paraId="0EE8DCD9" w14:textId="77777777" w:rsidTr="00BC4DA8">
        <w:trPr>
          <w:trHeight w:val="300"/>
        </w:trPr>
        <w:tc>
          <w:tcPr>
            <w:tcW w:w="14395" w:type="dxa"/>
            <w:gridSpan w:val="9"/>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977AB06" w14:textId="77777777" w:rsidR="00B46D5B" w:rsidRPr="009215F5" w:rsidRDefault="00B46D5B" w:rsidP="00BC4DA8">
            <w:pPr>
              <w:spacing w:after="0" w:line="240" w:lineRule="auto"/>
              <w:rPr>
                <w:rFonts w:ascii="Calibri" w:eastAsia="Times New Roman" w:hAnsi="Calibri" w:cs="Calibri"/>
              </w:rPr>
            </w:pPr>
            <w:r w:rsidRPr="009215F5">
              <w:rPr>
                <w:rFonts w:ascii="Calibri" w:eastAsia="Times New Roman" w:hAnsi="Calibri" w:cs="Calibri"/>
              </w:rPr>
              <w:t>My project consists of:</w:t>
            </w:r>
          </w:p>
        </w:tc>
      </w:tr>
      <w:tr w:rsidR="00B46D5B" w:rsidRPr="005E2220" w14:paraId="3C6F68D1" w14:textId="77777777" w:rsidTr="00BC4DA8">
        <w:trPr>
          <w:trHeight w:val="251"/>
        </w:trPr>
        <w:tc>
          <w:tcPr>
            <w:tcW w:w="3235" w:type="dxa"/>
            <w:gridSpan w:val="4"/>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66D383E" w14:textId="77777777" w:rsidR="00B46D5B" w:rsidRPr="009215F5" w:rsidRDefault="00B46D5B" w:rsidP="00BC4DA8">
            <w:pPr>
              <w:spacing w:after="0" w:line="240" w:lineRule="auto"/>
              <w:jc w:val="center"/>
              <w:rPr>
                <w:rFonts w:ascii="Calibri" w:eastAsia="Times New Roman" w:hAnsi="Calibri" w:cs="Calibri"/>
              </w:rPr>
            </w:pPr>
            <w:r w:rsidRPr="009215F5">
              <w:rPr>
                <w:rFonts w:ascii="Calibri" w:eastAsia="Times New Roman" w:hAnsi="Calibri" w:cs="Calibri"/>
              </w:rPr>
              <w:t>01</w:t>
            </w:r>
          </w:p>
        </w:tc>
        <w:tc>
          <w:tcPr>
            <w:tcW w:w="11160" w:type="dxa"/>
            <w:gridSpan w:val="5"/>
            <w:tcBorders>
              <w:top w:val="single" w:sz="4" w:space="0" w:color="auto"/>
              <w:left w:val="nil"/>
              <w:bottom w:val="single" w:sz="4" w:space="0" w:color="auto"/>
              <w:right w:val="single" w:sz="4" w:space="0" w:color="auto"/>
            </w:tcBorders>
            <w:shd w:val="clear" w:color="auto" w:fill="auto"/>
            <w:noWrap/>
            <w:vAlign w:val="center"/>
            <w:hideMark/>
          </w:tcPr>
          <w:p w14:paraId="771359F8" w14:textId="77777777" w:rsidR="00B46D5B" w:rsidRPr="009215F5" w:rsidRDefault="00B46D5B" w:rsidP="00BC4DA8">
            <w:pPr>
              <w:spacing w:after="0" w:line="240" w:lineRule="auto"/>
              <w:jc w:val="center"/>
              <w:rPr>
                <w:rFonts w:ascii="Calibri" w:eastAsia="Times New Roman" w:hAnsi="Calibri" w:cs="Calibri"/>
              </w:rPr>
            </w:pPr>
            <w:r w:rsidRPr="009215F5">
              <w:rPr>
                <w:rFonts w:ascii="Calibri" w:eastAsia="Times New Roman" w:hAnsi="Calibri" w:cs="Calibri"/>
              </w:rPr>
              <w:t>02</w:t>
            </w:r>
          </w:p>
        </w:tc>
      </w:tr>
      <w:tr w:rsidR="00B46D5B" w:rsidRPr="005E2220" w14:paraId="41E2BD40" w14:textId="77777777" w:rsidTr="00BC4DA8">
        <w:trPr>
          <w:trHeight w:val="290"/>
        </w:trPr>
        <w:tc>
          <w:tcPr>
            <w:tcW w:w="715" w:type="dxa"/>
            <w:tcBorders>
              <w:top w:val="nil"/>
              <w:left w:val="single" w:sz="4" w:space="0" w:color="auto"/>
              <w:bottom w:val="single" w:sz="4" w:space="0" w:color="auto"/>
              <w:right w:val="nil"/>
            </w:tcBorders>
            <w:shd w:val="clear" w:color="auto" w:fill="auto"/>
            <w:noWrap/>
            <w:vAlign w:val="center"/>
            <w:hideMark/>
          </w:tcPr>
          <w:p w14:paraId="1914FF28" w14:textId="77777777" w:rsidR="00B46D5B" w:rsidRPr="009215F5" w:rsidRDefault="00B46D5B" w:rsidP="00BC4DA8">
            <w:pPr>
              <w:spacing w:after="0" w:line="240" w:lineRule="auto"/>
              <w:jc w:val="center"/>
              <w:rPr>
                <w:rFonts w:ascii="Wingdings" w:eastAsia="Times New Roman" w:hAnsi="Wingdings" w:cs="Calibri"/>
              </w:rPr>
            </w:pPr>
            <w:r w:rsidRPr="009215F5">
              <w:rPr>
                <w:rFonts w:ascii="Wingdings" w:eastAsia="Times New Roman" w:hAnsi="Wingdings" w:cs="Calibri"/>
              </w:rPr>
              <w:t>¨</w:t>
            </w:r>
          </w:p>
        </w:tc>
        <w:tc>
          <w:tcPr>
            <w:tcW w:w="2520"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558D6437" w14:textId="77777777" w:rsidR="00B46D5B" w:rsidRPr="009215F5" w:rsidRDefault="00B46D5B" w:rsidP="00BC4DA8">
            <w:pPr>
              <w:spacing w:after="0" w:line="240" w:lineRule="auto"/>
              <w:rPr>
                <w:rFonts w:ascii="Calibri" w:eastAsia="Times New Roman" w:hAnsi="Calibri" w:cs="Calibri"/>
              </w:rPr>
            </w:pPr>
            <w:r w:rsidRPr="009215F5">
              <w:rPr>
                <w:rFonts w:ascii="Calibri" w:eastAsia="Times New Roman" w:hAnsi="Calibri" w:cs="Calibri"/>
              </w:rPr>
              <w:t>New Lighting System</w:t>
            </w:r>
          </w:p>
        </w:tc>
        <w:tc>
          <w:tcPr>
            <w:tcW w:w="11160"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2C4A8526" w14:textId="77777777" w:rsidR="00B46D5B" w:rsidRPr="009215F5" w:rsidRDefault="00B46D5B" w:rsidP="00BC4DA8">
            <w:pPr>
              <w:spacing w:after="0" w:line="240" w:lineRule="auto"/>
              <w:rPr>
                <w:rFonts w:ascii="Calibri" w:eastAsia="Times New Roman" w:hAnsi="Calibri" w:cs="Calibri"/>
              </w:rPr>
            </w:pPr>
            <w:r w:rsidRPr="009215F5">
              <w:rPr>
                <w:rFonts w:ascii="Calibri" w:eastAsia="Times New Roman" w:hAnsi="Calibri" w:cs="Calibri"/>
              </w:rPr>
              <w:t>Must Comply with Allowances from §140.7/§170.2(e)6.</w:t>
            </w:r>
          </w:p>
        </w:tc>
      </w:tr>
      <w:tr w:rsidR="00B46D5B" w:rsidRPr="005E2220" w14:paraId="190323A5" w14:textId="77777777" w:rsidTr="00DA7F3F">
        <w:trPr>
          <w:trHeight w:val="269"/>
        </w:trPr>
        <w:tc>
          <w:tcPr>
            <w:tcW w:w="715" w:type="dxa"/>
            <w:tcBorders>
              <w:top w:val="nil"/>
              <w:left w:val="single" w:sz="4" w:space="0" w:color="auto"/>
              <w:bottom w:val="single" w:sz="4" w:space="0" w:color="auto"/>
              <w:right w:val="nil"/>
            </w:tcBorders>
            <w:shd w:val="clear" w:color="auto" w:fill="auto"/>
            <w:noWrap/>
            <w:vAlign w:val="center"/>
            <w:hideMark/>
          </w:tcPr>
          <w:p w14:paraId="32830DCD" w14:textId="77777777" w:rsidR="00B46D5B" w:rsidRPr="009215F5" w:rsidRDefault="00B46D5B" w:rsidP="00BC4DA8">
            <w:pPr>
              <w:spacing w:after="0" w:line="240" w:lineRule="auto"/>
              <w:jc w:val="center"/>
              <w:rPr>
                <w:rFonts w:ascii="Wingdings" w:eastAsia="Times New Roman" w:hAnsi="Wingdings" w:cs="Calibri"/>
              </w:rPr>
            </w:pPr>
            <w:r w:rsidRPr="009215F5">
              <w:rPr>
                <w:rFonts w:ascii="Wingdings" w:eastAsia="Times New Roman" w:hAnsi="Wingdings" w:cs="Calibri"/>
              </w:rPr>
              <w:t>¨</w:t>
            </w:r>
          </w:p>
        </w:tc>
        <w:tc>
          <w:tcPr>
            <w:tcW w:w="2520" w:type="dxa"/>
            <w:gridSpan w:val="3"/>
            <w:tcBorders>
              <w:top w:val="nil"/>
              <w:left w:val="nil"/>
              <w:bottom w:val="single" w:sz="4" w:space="0" w:color="auto"/>
              <w:right w:val="single" w:sz="4" w:space="0" w:color="000000"/>
            </w:tcBorders>
            <w:shd w:val="clear" w:color="auto" w:fill="auto"/>
            <w:noWrap/>
            <w:vAlign w:val="bottom"/>
            <w:hideMark/>
          </w:tcPr>
          <w:p w14:paraId="68B54B3C" w14:textId="77777777" w:rsidR="00B46D5B" w:rsidRPr="009215F5" w:rsidRDefault="00B46D5B" w:rsidP="00BC4DA8">
            <w:pPr>
              <w:spacing w:after="0" w:line="240" w:lineRule="auto"/>
              <w:rPr>
                <w:rFonts w:ascii="Calibri" w:eastAsia="Times New Roman" w:hAnsi="Calibri" w:cs="Calibri"/>
              </w:rPr>
            </w:pPr>
            <w:r w:rsidRPr="009215F5">
              <w:rPr>
                <w:rFonts w:ascii="Calibri" w:eastAsia="Times New Roman" w:hAnsi="Calibri" w:cs="Calibri"/>
              </w:rPr>
              <w:t>Altered Lighting System</w:t>
            </w:r>
          </w:p>
        </w:tc>
        <w:tc>
          <w:tcPr>
            <w:tcW w:w="8550" w:type="dxa"/>
            <w:gridSpan w:val="3"/>
            <w:tcBorders>
              <w:top w:val="nil"/>
              <w:left w:val="nil"/>
              <w:bottom w:val="single" w:sz="4" w:space="0" w:color="auto"/>
              <w:right w:val="single" w:sz="4" w:space="0" w:color="000000"/>
            </w:tcBorders>
            <w:shd w:val="clear" w:color="auto" w:fill="auto"/>
            <w:vAlign w:val="bottom"/>
            <w:hideMark/>
          </w:tcPr>
          <w:p w14:paraId="0E142DDE" w14:textId="77777777" w:rsidR="00B46D5B" w:rsidRPr="009215F5" w:rsidRDefault="00B46D5B" w:rsidP="00BC4DA8">
            <w:pPr>
              <w:spacing w:after="0" w:line="240" w:lineRule="auto"/>
              <w:rPr>
                <w:rFonts w:ascii="Calibri" w:eastAsia="Times New Roman" w:hAnsi="Calibri" w:cs="Calibri"/>
              </w:rPr>
            </w:pPr>
            <w:r w:rsidRPr="009215F5">
              <w:rPr>
                <w:rFonts w:ascii="Calibri" w:eastAsia="Times New Roman" w:hAnsi="Calibri" w:cs="Calibri"/>
              </w:rPr>
              <w:t>Is your alteration increasing the connected lighting load (Watts)?</w:t>
            </w:r>
          </w:p>
        </w:tc>
        <w:tc>
          <w:tcPr>
            <w:tcW w:w="1350" w:type="dxa"/>
            <w:tcBorders>
              <w:top w:val="nil"/>
              <w:left w:val="nil"/>
              <w:bottom w:val="single" w:sz="4" w:space="0" w:color="auto"/>
              <w:right w:val="single" w:sz="4" w:space="0" w:color="auto"/>
            </w:tcBorders>
            <w:shd w:val="clear" w:color="auto" w:fill="auto"/>
            <w:noWrap/>
            <w:vAlign w:val="bottom"/>
            <w:hideMark/>
          </w:tcPr>
          <w:p w14:paraId="373054CC" w14:textId="77777777" w:rsidR="00B46D5B" w:rsidRPr="009215F5" w:rsidRDefault="00B46D5B" w:rsidP="00BC4DA8">
            <w:pPr>
              <w:spacing w:after="0" w:line="240" w:lineRule="auto"/>
              <w:rPr>
                <w:rFonts w:ascii="Calibri" w:eastAsia="Times New Roman" w:hAnsi="Calibri" w:cs="Calibri"/>
              </w:rPr>
            </w:pPr>
            <w:r w:rsidRPr="009215F5">
              <w:rPr>
                <w:rFonts w:ascii="Wingdings" w:eastAsia="Times New Roman" w:hAnsi="Wingdings" w:cs="Calibri"/>
              </w:rPr>
              <w:t>o</w:t>
            </w:r>
            <w:r w:rsidRPr="009215F5">
              <w:rPr>
                <w:rFonts w:ascii="Calibri" w:eastAsia="Times New Roman" w:hAnsi="Calibri" w:cs="Calibri"/>
              </w:rPr>
              <w:t xml:space="preserve">   Yes</w:t>
            </w:r>
          </w:p>
        </w:tc>
        <w:tc>
          <w:tcPr>
            <w:tcW w:w="1260" w:type="dxa"/>
            <w:tcBorders>
              <w:top w:val="nil"/>
              <w:left w:val="nil"/>
              <w:bottom w:val="single" w:sz="4" w:space="0" w:color="auto"/>
              <w:right w:val="single" w:sz="4" w:space="0" w:color="auto"/>
            </w:tcBorders>
            <w:shd w:val="clear" w:color="auto" w:fill="auto"/>
            <w:noWrap/>
            <w:vAlign w:val="center"/>
            <w:hideMark/>
          </w:tcPr>
          <w:p w14:paraId="5431E3F5" w14:textId="77777777" w:rsidR="00B46D5B" w:rsidRPr="009215F5" w:rsidRDefault="00B46D5B" w:rsidP="00BC4DA8">
            <w:pPr>
              <w:spacing w:after="0" w:line="240" w:lineRule="auto"/>
              <w:jc w:val="center"/>
              <w:rPr>
                <w:rFonts w:ascii="Calibri" w:eastAsia="Times New Roman" w:hAnsi="Calibri" w:cs="Calibri"/>
              </w:rPr>
            </w:pPr>
            <w:r w:rsidRPr="009215F5">
              <w:rPr>
                <w:rFonts w:ascii="Wingdings" w:eastAsia="Times New Roman" w:hAnsi="Wingdings" w:cs="Calibri"/>
              </w:rPr>
              <w:t>o</w:t>
            </w:r>
            <w:r w:rsidRPr="009215F5">
              <w:rPr>
                <w:rFonts w:ascii="Calibri" w:eastAsia="Times New Roman" w:hAnsi="Calibri" w:cs="Calibri"/>
              </w:rPr>
              <w:t xml:space="preserve"> No</w:t>
            </w:r>
          </w:p>
        </w:tc>
      </w:tr>
      <w:tr w:rsidR="00B46D5B" w:rsidRPr="005E2220" w14:paraId="060DBBF1" w14:textId="77777777" w:rsidTr="00BC4DA8">
        <w:trPr>
          <w:trHeight w:val="290"/>
        </w:trPr>
        <w:tc>
          <w:tcPr>
            <w:tcW w:w="4135" w:type="dxa"/>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87B2B2A" w14:textId="77777777" w:rsidR="00B46D5B" w:rsidRPr="009215F5" w:rsidRDefault="00B46D5B" w:rsidP="00BC4DA8">
            <w:pPr>
              <w:spacing w:after="0" w:line="240" w:lineRule="auto"/>
              <w:jc w:val="center"/>
              <w:rPr>
                <w:rFonts w:ascii="Calibri" w:eastAsia="Times New Roman" w:hAnsi="Calibri" w:cs="Calibri"/>
              </w:rPr>
            </w:pPr>
            <w:r w:rsidRPr="009215F5">
              <w:rPr>
                <w:rFonts w:ascii="Calibri" w:eastAsia="Times New Roman" w:hAnsi="Calibri" w:cs="Calibri"/>
              </w:rPr>
              <w:t>03</w:t>
            </w:r>
          </w:p>
        </w:tc>
        <w:tc>
          <w:tcPr>
            <w:tcW w:w="2610" w:type="dxa"/>
            <w:tcBorders>
              <w:top w:val="nil"/>
              <w:left w:val="nil"/>
              <w:bottom w:val="single" w:sz="4" w:space="0" w:color="auto"/>
              <w:right w:val="nil"/>
            </w:tcBorders>
            <w:shd w:val="clear" w:color="auto" w:fill="auto"/>
            <w:noWrap/>
            <w:vAlign w:val="center"/>
            <w:hideMark/>
          </w:tcPr>
          <w:p w14:paraId="1833A2E8" w14:textId="77777777" w:rsidR="00B46D5B" w:rsidRPr="009215F5" w:rsidRDefault="00B46D5B" w:rsidP="00BC4DA8">
            <w:pPr>
              <w:spacing w:after="0" w:line="240" w:lineRule="auto"/>
              <w:jc w:val="center"/>
              <w:rPr>
                <w:rFonts w:ascii="Calibri" w:eastAsia="Times New Roman" w:hAnsi="Calibri" w:cs="Calibri"/>
              </w:rPr>
            </w:pPr>
            <w:r w:rsidRPr="009215F5">
              <w:rPr>
                <w:rFonts w:ascii="Calibri" w:eastAsia="Times New Roman" w:hAnsi="Calibri" w:cs="Calibri"/>
              </w:rPr>
              <w:t>04</w:t>
            </w:r>
          </w:p>
        </w:tc>
        <w:tc>
          <w:tcPr>
            <w:tcW w:w="7650"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FFD5E0C" w14:textId="77777777" w:rsidR="00B46D5B" w:rsidRPr="009215F5" w:rsidRDefault="00B46D5B" w:rsidP="00BC4DA8">
            <w:pPr>
              <w:spacing w:after="0" w:line="240" w:lineRule="auto"/>
              <w:jc w:val="center"/>
              <w:rPr>
                <w:rFonts w:ascii="Calibri" w:eastAsia="Times New Roman" w:hAnsi="Calibri" w:cs="Calibri"/>
              </w:rPr>
            </w:pPr>
            <w:r w:rsidRPr="009215F5">
              <w:rPr>
                <w:rFonts w:ascii="Calibri" w:eastAsia="Times New Roman" w:hAnsi="Calibri" w:cs="Calibri"/>
              </w:rPr>
              <w:t>05</w:t>
            </w:r>
          </w:p>
        </w:tc>
      </w:tr>
      <w:tr w:rsidR="00B46D5B" w:rsidRPr="005E2220" w14:paraId="6849FA43" w14:textId="77777777" w:rsidTr="00BC4DA8">
        <w:trPr>
          <w:trHeight w:val="615"/>
        </w:trPr>
        <w:tc>
          <w:tcPr>
            <w:tcW w:w="4135"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57EFCE43" w14:textId="77777777" w:rsidR="00B46D5B" w:rsidRPr="009215F5" w:rsidRDefault="00B46D5B" w:rsidP="00BC4DA8">
            <w:pPr>
              <w:spacing w:after="0" w:line="240" w:lineRule="auto"/>
              <w:jc w:val="center"/>
              <w:rPr>
                <w:rFonts w:ascii="Calibri" w:eastAsia="Times New Roman" w:hAnsi="Calibri" w:cs="Calibri"/>
              </w:rPr>
            </w:pPr>
            <w:r w:rsidRPr="009215F5">
              <w:rPr>
                <w:rFonts w:ascii="Calibri" w:eastAsia="Times New Roman" w:hAnsi="Calibri" w:cs="Calibri"/>
              </w:rPr>
              <w:t>% of Existing Luminaires Being Altered</w:t>
            </w:r>
            <w:r w:rsidRPr="009215F5">
              <w:rPr>
                <w:rFonts w:ascii="Calibri" w:eastAsia="Times New Roman" w:hAnsi="Calibri" w:cs="Calibri"/>
                <w:vertAlign w:val="superscript"/>
              </w:rPr>
              <w:t>1</w:t>
            </w:r>
          </w:p>
        </w:tc>
        <w:tc>
          <w:tcPr>
            <w:tcW w:w="2610" w:type="dxa"/>
            <w:tcBorders>
              <w:top w:val="nil"/>
              <w:left w:val="nil"/>
              <w:bottom w:val="single" w:sz="4" w:space="0" w:color="auto"/>
              <w:right w:val="single" w:sz="4" w:space="0" w:color="auto"/>
            </w:tcBorders>
            <w:shd w:val="clear" w:color="auto" w:fill="auto"/>
            <w:vAlign w:val="center"/>
            <w:hideMark/>
          </w:tcPr>
          <w:p w14:paraId="25C8C5A5" w14:textId="77777777" w:rsidR="00B46D5B" w:rsidRPr="009215F5" w:rsidRDefault="00B46D5B" w:rsidP="00BC4DA8">
            <w:pPr>
              <w:spacing w:after="0" w:line="240" w:lineRule="auto"/>
              <w:jc w:val="center"/>
              <w:rPr>
                <w:rFonts w:ascii="Calibri" w:eastAsia="Times New Roman" w:hAnsi="Calibri" w:cs="Calibri"/>
              </w:rPr>
            </w:pPr>
            <w:r w:rsidRPr="009215F5">
              <w:rPr>
                <w:rFonts w:ascii="Calibri" w:eastAsia="Times New Roman" w:hAnsi="Calibri" w:cs="Calibri"/>
              </w:rPr>
              <w:t xml:space="preserve">Sum Total of Luminaires Being Added or Altered </w:t>
            </w:r>
          </w:p>
        </w:tc>
        <w:tc>
          <w:tcPr>
            <w:tcW w:w="7650" w:type="dxa"/>
            <w:gridSpan w:val="3"/>
            <w:tcBorders>
              <w:top w:val="single" w:sz="4" w:space="0" w:color="auto"/>
              <w:left w:val="nil"/>
              <w:bottom w:val="single" w:sz="4" w:space="0" w:color="auto"/>
              <w:right w:val="single" w:sz="4" w:space="0" w:color="000000"/>
            </w:tcBorders>
            <w:shd w:val="clear" w:color="auto" w:fill="auto"/>
            <w:vAlign w:val="center"/>
            <w:hideMark/>
          </w:tcPr>
          <w:p w14:paraId="22531499" w14:textId="77777777" w:rsidR="00B46D5B" w:rsidRPr="009215F5" w:rsidRDefault="00B46D5B" w:rsidP="00BC4DA8">
            <w:pPr>
              <w:spacing w:after="0" w:line="240" w:lineRule="auto"/>
              <w:jc w:val="center"/>
              <w:rPr>
                <w:rFonts w:ascii="Calibri" w:eastAsia="Times New Roman" w:hAnsi="Calibri" w:cs="Calibri"/>
              </w:rPr>
            </w:pPr>
            <w:r w:rsidRPr="009215F5">
              <w:rPr>
                <w:rFonts w:ascii="Calibri" w:eastAsia="Times New Roman" w:hAnsi="Calibri" w:cs="Calibri"/>
              </w:rPr>
              <w:t>Calculation Method</w:t>
            </w:r>
          </w:p>
        </w:tc>
      </w:tr>
      <w:tr w:rsidR="00B46D5B" w:rsidRPr="005E2220" w14:paraId="69E2026B" w14:textId="77777777" w:rsidTr="00BC4DA8">
        <w:trPr>
          <w:trHeight w:val="290"/>
        </w:trPr>
        <w:tc>
          <w:tcPr>
            <w:tcW w:w="1075"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12BD85" w14:textId="77777777" w:rsidR="00B46D5B" w:rsidRPr="009215F5" w:rsidRDefault="00B46D5B" w:rsidP="00BC4DA8">
            <w:pPr>
              <w:spacing w:after="0" w:line="240" w:lineRule="auto"/>
              <w:jc w:val="center"/>
              <w:rPr>
                <w:rFonts w:ascii="Calibri" w:eastAsia="Times New Roman" w:hAnsi="Calibri" w:cs="Calibri"/>
              </w:rPr>
            </w:pPr>
            <w:r w:rsidRPr="009215F5">
              <w:rPr>
                <w:rFonts w:ascii="Wingdings" w:eastAsia="Times New Roman" w:hAnsi="Wingdings" w:cs="Calibri"/>
              </w:rPr>
              <w:t>o</w:t>
            </w:r>
            <w:r w:rsidRPr="009215F5">
              <w:rPr>
                <w:rFonts w:ascii="Calibri" w:eastAsia="Times New Roman" w:hAnsi="Calibri" w:cs="Calibri"/>
              </w:rPr>
              <w:t xml:space="preserve"> &lt; 10%</w:t>
            </w:r>
          </w:p>
        </w:tc>
        <w:tc>
          <w:tcPr>
            <w:tcW w:w="1980" w:type="dxa"/>
            <w:tcBorders>
              <w:top w:val="nil"/>
              <w:left w:val="nil"/>
              <w:bottom w:val="single" w:sz="4" w:space="0" w:color="auto"/>
              <w:right w:val="single" w:sz="4" w:space="0" w:color="auto"/>
            </w:tcBorders>
            <w:shd w:val="clear" w:color="auto" w:fill="auto"/>
            <w:noWrap/>
            <w:vAlign w:val="center"/>
            <w:hideMark/>
          </w:tcPr>
          <w:p w14:paraId="5EFD87B5" w14:textId="77777777" w:rsidR="00B46D5B" w:rsidRPr="009215F5" w:rsidRDefault="00B46D5B" w:rsidP="00BC4DA8">
            <w:pPr>
              <w:spacing w:after="0" w:line="240" w:lineRule="auto"/>
              <w:jc w:val="center"/>
              <w:rPr>
                <w:rFonts w:ascii="Calibri" w:eastAsia="Times New Roman" w:hAnsi="Calibri" w:cs="Calibri"/>
              </w:rPr>
            </w:pPr>
            <w:r w:rsidRPr="009215F5">
              <w:rPr>
                <w:rFonts w:ascii="Wingdings" w:eastAsia="Times New Roman" w:hAnsi="Wingdings" w:cs="Calibri"/>
              </w:rPr>
              <w:t>o</w:t>
            </w:r>
            <w:r w:rsidRPr="009215F5">
              <w:rPr>
                <w:rFonts w:ascii="Calibri" w:eastAsia="Times New Roman" w:hAnsi="Calibri" w:cs="Calibri"/>
              </w:rPr>
              <w:t xml:space="preserve"> ≥ 10% and &lt; 50%</w:t>
            </w:r>
          </w:p>
        </w:tc>
        <w:tc>
          <w:tcPr>
            <w:tcW w:w="1080" w:type="dxa"/>
            <w:gridSpan w:val="2"/>
            <w:tcBorders>
              <w:top w:val="nil"/>
              <w:left w:val="nil"/>
              <w:bottom w:val="single" w:sz="4" w:space="0" w:color="auto"/>
              <w:right w:val="single" w:sz="4" w:space="0" w:color="auto"/>
            </w:tcBorders>
            <w:shd w:val="clear" w:color="auto" w:fill="auto"/>
            <w:noWrap/>
            <w:vAlign w:val="center"/>
            <w:hideMark/>
          </w:tcPr>
          <w:p w14:paraId="3F4C1647" w14:textId="77777777" w:rsidR="00B46D5B" w:rsidRPr="009215F5" w:rsidRDefault="00B46D5B" w:rsidP="00BC4DA8">
            <w:pPr>
              <w:spacing w:after="0" w:line="240" w:lineRule="auto"/>
              <w:jc w:val="center"/>
              <w:rPr>
                <w:rFonts w:ascii="Calibri" w:eastAsia="Times New Roman" w:hAnsi="Calibri" w:cs="Calibri"/>
              </w:rPr>
            </w:pPr>
            <w:r w:rsidRPr="009215F5">
              <w:rPr>
                <w:rFonts w:ascii="Wingdings" w:eastAsia="Times New Roman" w:hAnsi="Wingdings" w:cs="Calibri"/>
              </w:rPr>
              <w:t>o</w:t>
            </w:r>
            <w:r w:rsidRPr="009215F5">
              <w:rPr>
                <w:rFonts w:ascii="Calibri" w:eastAsia="Times New Roman" w:hAnsi="Calibri" w:cs="Calibri"/>
              </w:rPr>
              <w:t xml:space="preserve"> ≥ 50%</w:t>
            </w:r>
          </w:p>
        </w:tc>
        <w:tc>
          <w:tcPr>
            <w:tcW w:w="2610" w:type="dxa"/>
            <w:tcBorders>
              <w:top w:val="nil"/>
              <w:left w:val="nil"/>
              <w:bottom w:val="nil"/>
              <w:right w:val="nil"/>
            </w:tcBorders>
            <w:shd w:val="clear" w:color="auto" w:fill="auto"/>
            <w:noWrap/>
            <w:vAlign w:val="bottom"/>
            <w:hideMark/>
          </w:tcPr>
          <w:p w14:paraId="64FF6E5E" w14:textId="77777777" w:rsidR="00B46D5B" w:rsidRPr="009215F5" w:rsidRDefault="00B46D5B" w:rsidP="00BC4DA8">
            <w:pPr>
              <w:spacing w:after="0" w:line="240" w:lineRule="auto"/>
              <w:rPr>
                <w:rFonts w:ascii="Calibri" w:eastAsia="Times New Roman" w:hAnsi="Calibri" w:cs="Calibri"/>
              </w:rPr>
            </w:pPr>
            <w:r w:rsidRPr="009215F5">
              <w:rPr>
                <w:rFonts w:ascii="Calibri" w:eastAsia="Times New Roman" w:hAnsi="Calibri" w:cs="Calibri"/>
              </w:rPr>
              <w:t> </w:t>
            </w:r>
          </w:p>
        </w:tc>
        <w:tc>
          <w:tcPr>
            <w:tcW w:w="7650"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639FE6A" w14:textId="42B42A49" w:rsidR="00B46D5B" w:rsidRPr="009215F5" w:rsidRDefault="00B46D5B" w:rsidP="00BC4DA8">
            <w:pPr>
              <w:spacing w:after="0" w:line="240" w:lineRule="auto"/>
              <w:jc w:val="center"/>
              <w:rPr>
                <w:rFonts w:ascii="Calibri" w:eastAsia="Times New Roman" w:hAnsi="Calibri" w:cs="Calibri"/>
                <w:b/>
                <w:bCs/>
                <w:i/>
                <w:iCs/>
              </w:rPr>
            </w:pPr>
          </w:p>
        </w:tc>
      </w:tr>
      <w:tr w:rsidR="00B46D5B" w:rsidRPr="005E2220" w14:paraId="3FB183A5" w14:textId="77777777" w:rsidTr="00BC4DA8">
        <w:trPr>
          <w:trHeight w:val="224"/>
        </w:trPr>
        <w:tc>
          <w:tcPr>
            <w:tcW w:w="14395" w:type="dxa"/>
            <w:gridSpan w:val="9"/>
            <w:tcBorders>
              <w:top w:val="single" w:sz="4" w:space="0" w:color="auto"/>
              <w:left w:val="single" w:sz="4" w:space="0" w:color="auto"/>
              <w:bottom w:val="single" w:sz="4" w:space="0" w:color="auto"/>
              <w:right w:val="single" w:sz="4" w:space="0" w:color="000000"/>
            </w:tcBorders>
            <w:shd w:val="clear" w:color="auto" w:fill="auto"/>
            <w:hideMark/>
          </w:tcPr>
          <w:p w14:paraId="1E83C1E0" w14:textId="77777777" w:rsidR="00B46D5B" w:rsidRPr="009215F5" w:rsidRDefault="00B46D5B" w:rsidP="00BC4DA8">
            <w:pPr>
              <w:spacing w:after="0" w:line="240" w:lineRule="auto"/>
              <w:rPr>
                <w:rFonts w:ascii="Calibri" w:eastAsia="Times New Roman" w:hAnsi="Calibri" w:cs="Calibri"/>
                <w:i/>
                <w:iCs/>
              </w:rPr>
            </w:pPr>
            <w:r w:rsidRPr="009215F5">
              <w:rPr>
                <w:rFonts w:ascii="Calibri" w:eastAsia="Times New Roman" w:hAnsi="Calibri" w:cs="Calibri"/>
                <w:i/>
                <w:iCs/>
              </w:rPr>
              <w:t>Please proceed to Table F. Outdoor Lighting Fixture Schedule to define the project's luminaires.</w:t>
            </w:r>
          </w:p>
        </w:tc>
      </w:tr>
      <w:tr w:rsidR="00B46D5B" w:rsidRPr="005E2220" w14:paraId="570ADFBA" w14:textId="77777777" w:rsidTr="00BC4DA8">
        <w:trPr>
          <w:trHeight w:val="585"/>
        </w:trPr>
        <w:tc>
          <w:tcPr>
            <w:tcW w:w="14395" w:type="dxa"/>
            <w:gridSpan w:val="9"/>
            <w:tcBorders>
              <w:top w:val="single" w:sz="4" w:space="0" w:color="auto"/>
              <w:left w:val="single" w:sz="4" w:space="0" w:color="auto"/>
              <w:bottom w:val="single" w:sz="4" w:space="0" w:color="auto"/>
              <w:right w:val="single" w:sz="4" w:space="0" w:color="auto"/>
            </w:tcBorders>
            <w:shd w:val="clear" w:color="auto" w:fill="auto"/>
            <w:hideMark/>
          </w:tcPr>
          <w:p w14:paraId="18141F8B" w14:textId="77777777" w:rsidR="00B46D5B" w:rsidRPr="009215F5" w:rsidRDefault="00B46D5B" w:rsidP="00BC4DA8">
            <w:pPr>
              <w:spacing w:after="0" w:line="240" w:lineRule="auto"/>
              <w:rPr>
                <w:rFonts w:ascii="Calibri" w:eastAsia="Times New Roman" w:hAnsi="Calibri" w:cs="Calibri"/>
                <w:i/>
                <w:iCs/>
              </w:rPr>
            </w:pPr>
            <w:r w:rsidRPr="009215F5">
              <w:rPr>
                <w:rFonts w:ascii="Calibri" w:eastAsia="Times New Roman" w:hAnsi="Calibri" w:cs="Calibri"/>
                <w:i/>
                <w:iCs/>
                <w:vertAlign w:val="superscript"/>
              </w:rPr>
              <w:t>1</w:t>
            </w:r>
            <w:r w:rsidRPr="009215F5">
              <w:rPr>
                <w:rFonts w:ascii="Calibri" w:eastAsia="Times New Roman" w:hAnsi="Calibri" w:cs="Calibri"/>
                <w:i/>
                <w:iCs/>
              </w:rPr>
              <w:t xml:space="preserve"> FOOTNOTES: % of Existing Luminaires Being Altered = (Sum Total of Luminaires Being Added or Altered / Existing Luminaires within the Scope of the Permit Application) x 100</w:t>
            </w:r>
          </w:p>
        </w:tc>
      </w:tr>
    </w:tbl>
    <w:p w14:paraId="267D5B25" w14:textId="77777777" w:rsidR="00B46D5B" w:rsidRDefault="00B46D5B"/>
    <w:p w14:paraId="4FDC5F54" w14:textId="77777777" w:rsidR="00B46D5B" w:rsidRDefault="00B46D5B"/>
    <w:p w14:paraId="7F97ED72" w14:textId="77777777" w:rsidR="00B46D5B" w:rsidRDefault="00B46D5B"/>
    <w:p w14:paraId="70F5C88C" w14:textId="5441E917" w:rsidR="00B46D5B" w:rsidRDefault="00B46D5B">
      <w:r>
        <w:br w:type="page"/>
      </w:r>
    </w:p>
    <w:p w14:paraId="51496F6D" w14:textId="77777777" w:rsidR="002059C3" w:rsidRDefault="002059C3"/>
    <w:tbl>
      <w:tblPr>
        <w:tblW w:w="5000" w:type="pct"/>
        <w:tblLook w:val="04A0" w:firstRow="1" w:lastRow="0" w:firstColumn="1" w:lastColumn="0" w:noHBand="0" w:noVBand="1"/>
      </w:tblPr>
      <w:tblGrid>
        <w:gridCol w:w="1243"/>
        <w:gridCol w:w="313"/>
        <w:gridCol w:w="1242"/>
        <w:gridCol w:w="313"/>
        <w:gridCol w:w="1160"/>
        <w:gridCol w:w="313"/>
        <w:gridCol w:w="1259"/>
        <w:gridCol w:w="313"/>
        <w:gridCol w:w="1242"/>
        <w:gridCol w:w="525"/>
        <w:gridCol w:w="1372"/>
        <w:gridCol w:w="313"/>
        <w:gridCol w:w="922"/>
        <w:gridCol w:w="323"/>
        <w:gridCol w:w="869"/>
        <w:gridCol w:w="2668"/>
      </w:tblGrid>
      <w:tr w:rsidR="00564CFA" w:rsidRPr="009E433D" w14:paraId="249B161C" w14:textId="77777777" w:rsidTr="006357F0">
        <w:trPr>
          <w:trHeight w:val="192"/>
        </w:trPr>
        <w:tc>
          <w:tcPr>
            <w:tcW w:w="14390"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061311B6" w14:textId="77777777" w:rsidR="00564CFA" w:rsidRPr="009E433D" w:rsidRDefault="00564CFA" w:rsidP="00564CFA">
            <w:pPr>
              <w:spacing w:after="0" w:line="240" w:lineRule="auto"/>
              <w:rPr>
                <w:rFonts w:ascii="Calibri" w:eastAsia="Times New Roman" w:hAnsi="Calibri" w:cs="Calibri"/>
                <w:b/>
                <w:bCs/>
              </w:rPr>
            </w:pPr>
            <w:r w:rsidRPr="009E433D">
              <w:rPr>
                <w:rFonts w:ascii="Calibri" w:eastAsia="Times New Roman" w:hAnsi="Calibri" w:cs="Calibri"/>
                <w:b/>
                <w:bCs/>
              </w:rPr>
              <w:t>C. COMPLIANCE RESULTS</w:t>
            </w:r>
          </w:p>
        </w:tc>
      </w:tr>
      <w:tr w:rsidR="00564CFA" w:rsidRPr="009E433D" w14:paraId="1E091246" w14:textId="77777777" w:rsidTr="006357F0">
        <w:trPr>
          <w:trHeight w:val="376"/>
        </w:trPr>
        <w:tc>
          <w:tcPr>
            <w:tcW w:w="14390" w:type="dxa"/>
            <w:gridSpan w:val="16"/>
            <w:tcBorders>
              <w:top w:val="single" w:sz="4" w:space="0" w:color="auto"/>
              <w:left w:val="single" w:sz="4" w:space="0" w:color="auto"/>
              <w:bottom w:val="single" w:sz="4" w:space="0" w:color="auto"/>
              <w:right w:val="single" w:sz="4" w:space="0" w:color="auto"/>
            </w:tcBorders>
            <w:shd w:val="clear" w:color="auto" w:fill="auto"/>
            <w:hideMark/>
          </w:tcPr>
          <w:p w14:paraId="6CAC0357" w14:textId="77777777" w:rsidR="00564CFA" w:rsidRPr="009E433D" w:rsidRDefault="00564CFA" w:rsidP="00564CFA">
            <w:pPr>
              <w:spacing w:after="0" w:line="240" w:lineRule="auto"/>
              <w:rPr>
                <w:rFonts w:ascii="Calibri" w:eastAsia="Times New Roman" w:hAnsi="Calibri" w:cs="Calibri"/>
                <w:i/>
                <w:iCs/>
                <w:sz w:val="20"/>
                <w:szCs w:val="20"/>
              </w:rPr>
            </w:pPr>
            <w:r w:rsidRPr="009E433D">
              <w:rPr>
                <w:rFonts w:ascii="Calibri" w:eastAsia="Times New Roman" w:hAnsi="Calibri" w:cs="Calibri"/>
                <w:i/>
                <w:iCs/>
                <w:sz w:val="20"/>
                <w:szCs w:val="20"/>
              </w:rPr>
              <w:t>Results in this table are automatically calculated from data input and calculations in Tables G through N.</w:t>
            </w:r>
            <w:r w:rsidRPr="009E433D">
              <w:rPr>
                <w:rFonts w:ascii="Calibri" w:eastAsia="Times New Roman" w:hAnsi="Calibri" w:cs="Calibri"/>
                <w:i/>
                <w:iCs/>
                <w:sz w:val="20"/>
                <w:szCs w:val="20"/>
              </w:rPr>
              <w:br/>
              <w:t>Note: If any cell on this table says "COMPLIES with Exceptional Conditions" refer to Table D. Exceptional Conditions for guidance or see the applicable Table referenced below.</w:t>
            </w:r>
            <w:r w:rsidRPr="009E433D">
              <w:rPr>
                <w:rFonts w:ascii="Calibri" w:eastAsia="Times New Roman" w:hAnsi="Calibri" w:cs="Calibri"/>
                <w:b/>
                <w:bCs/>
                <w:sz w:val="20"/>
                <w:szCs w:val="20"/>
              </w:rPr>
              <w:t xml:space="preserve"> </w:t>
            </w:r>
          </w:p>
        </w:tc>
      </w:tr>
      <w:tr w:rsidR="00564CFA" w:rsidRPr="009E433D" w14:paraId="3B0B3A33" w14:textId="77777777" w:rsidTr="006357F0">
        <w:trPr>
          <w:trHeight w:val="179"/>
        </w:trPr>
        <w:tc>
          <w:tcPr>
            <w:tcW w:w="9491" w:type="dxa"/>
            <w:gridSpan w:val="12"/>
            <w:tcBorders>
              <w:top w:val="single" w:sz="4" w:space="0" w:color="auto"/>
              <w:left w:val="single" w:sz="4" w:space="0" w:color="auto"/>
              <w:bottom w:val="single" w:sz="4" w:space="0" w:color="auto"/>
              <w:right w:val="single" w:sz="4" w:space="0" w:color="auto"/>
            </w:tcBorders>
            <w:shd w:val="clear" w:color="auto" w:fill="auto"/>
            <w:noWrap/>
            <w:hideMark/>
          </w:tcPr>
          <w:p w14:paraId="5D0ED009"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Calculation of Total Allowed Lighting Power (Watts) §140.7/§170.2(e)6 or §141.0(b)2L/§180.2(b)4Bv</w:t>
            </w:r>
          </w:p>
        </w:tc>
        <w:tc>
          <w:tcPr>
            <w:tcW w:w="4899" w:type="dxa"/>
            <w:gridSpan w:val="4"/>
            <w:tcBorders>
              <w:top w:val="single" w:sz="4" w:space="0" w:color="auto"/>
              <w:left w:val="nil"/>
              <w:bottom w:val="single" w:sz="4" w:space="0" w:color="auto"/>
              <w:right w:val="single" w:sz="4" w:space="0" w:color="auto"/>
            </w:tcBorders>
            <w:shd w:val="clear" w:color="auto" w:fill="auto"/>
            <w:noWrap/>
            <w:vAlign w:val="center"/>
            <w:hideMark/>
          </w:tcPr>
          <w:p w14:paraId="1C4FC37C"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Compliance Results</w:t>
            </w:r>
          </w:p>
        </w:tc>
      </w:tr>
      <w:tr w:rsidR="006357F0" w:rsidRPr="009E433D" w14:paraId="43AF7D42" w14:textId="77777777" w:rsidTr="006357F0">
        <w:trPr>
          <w:trHeight w:val="179"/>
        </w:trPr>
        <w:tc>
          <w:tcPr>
            <w:tcW w:w="1237" w:type="dxa"/>
            <w:tcBorders>
              <w:top w:val="nil"/>
              <w:left w:val="single" w:sz="4" w:space="0" w:color="auto"/>
              <w:bottom w:val="single" w:sz="4" w:space="0" w:color="auto"/>
              <w:right w:val="single" w:sz="4" w:space="0" w:color="auto"/>
            </w:tcBorders>
            <w:shd w:val="clear" w:color="auto" w:fill="auto"/>
            <w:noWrap/>
            <w:vAlign w:val="center"/>
            <w:hideMark/>
          </w:tcPr>
          <w:p w14:paraId="38C47B50" w14:textId="77777777" w:rsidR="00564CFA" w:rsidRPr="009E433D" w:rsidRDefault="00564CFA" w:rsidP="00564CFA">
            <w:pPr>
              <w:spacing w:after="0" w:line="240" w:lineRule="auto"/>
              <w:jc w:val="center"/>
              <w:rPr>
                <w:rFonts w:ascii="Calibri" w:eastAsia="Times New Roman" w:hAnsi="Calibri" w:cs="Calibri"/>
              </w:rPr>
            </w:pPr>
            <w:r w:rsidRPr="009E433D">
              <w:rPr>
                <w:rFonts w:ascii="Calibri" w:eastAsia="Times New Roman" w:hAnsi="Calibri" w:cs="Calibri"/>
              </w:rPr>
              <w:t>01</w:t>
            </w:r>
          </w:p>
        </w:tc>
        <w:tc>
          <w:tcPr>
            <w:tcW w:w="313" w:type="dxa"/>
            <w:vMerge w:val="restart"/>
            <w:tcBorders>
              <w:top w:val="nil"/>
              <w:left w:val="single" w:sz="4" w:space="0" w:color="auto"/>
              <w:bottom w:val="single" w:sz="4" w:space="0" w:color="000000"/>
              <w:right w:val="single" w:sz="4" w:space="0" w:color="auto"/>
            </w:tcBorders>
            <w:shd w:val="clear" w:color="auto" w:fill="auto"/>
            <w:vAlign w:val="center"/>
            <w:hideMark/>
          </w:tcPr>
          <w:p w14:paraId="64BB7C29" w14:textId="77777777" w:rsidR="00564CFA" w:rsidRPr="009E433D" w:rsidRDefault="00564CFA" w:rsidP="00564CFA">
            <w:pPr>
              <w:spacing w:after="0" w:line="240" w:lineRule="auto"/>
              <w:jc w:val="center"/>
              <w:rPr>
                <w:rFonts w:ascii="Calibri" w:eastAsia="Times New Roman" w:hAnsi="Calibri" w:cs="Calibri"/>
                <w:sz w:val="20"/>
                <w:szCs w:val="20"/>
              </w:rPr>
            </w:pPr>
            <w:r w:rsidRPr="009E433D">
              <w:rPr>
                <w:rFonts w:ascii="Calibri" w:eastAsia="Times New Roman" w:hAnsi="Calibri" w:cs="Calibri"/>
                <w:sz w:val="20"/>
                <w:szCs w:val="20"/>
              </w:rPr>
              <w:t>+</w:t>
            </w:r>
          </w:p>
        </w:tc>
        <w:tc>
          <w:tcPr>
            <w:tcW w:w="1236" w:type="dxa"/>
            <w:tcBorders>
              <w:top w:val="nil"/>
              <w:left w:val="nil"/>
              <w:bottom w:val="single" w:sz="4" w:space="0" w:color="auto"/>
              <w:right w:val="single" w:sz="4" w:space="0" w:color="auto"/>
            </w:tcBorders>
            <w:shd w:val="clear" w:color="auto" w:fill="auto"/>
            <w:noWrap/>
            <w:vAlign w:val="center"/>
            <w:hideMark/>
          </w:tcPr>
          <w:p w14:paraId="07971168" w14:textId="77777777" w:rsidR="00564CFA" w:rsidRPr="009E433D" w:rsidRDefault="00564CFA" w:rsidP="00564CFA">
            <w:pPr>
              <w:spacing w:after="0" w:line="240" w:lineRule="auto"/>
              <w:jc w:val="center"/>
              <w:rPr>
                <w:rFonts w:ascii="Calibri" w:eastAsia="Times New Roman" w:hAnsi="Calibri" w:cs="Calibri"/>
              </w:rPr>
            </w:pPr>
            <w:r w:rsidRPr="009E433D">
              <w:rPr>
                <w:rFonts w:ascii="Calibri" w:eastAsia="Times New Roman" w:hAnsi="Calibri" w:cs="Calibri"/>
              </w:rPr>
              <w:t>02</w:t>
            </w:r>
          </w:p>
        </w:tc>
        <w:tc>
          <w:tcPr>
            <w:tcW w:w="312" w:type="dxa"/>
            <w:vMerge w:val="restart"/>
            <w:tcBorders>
              <w:top w:val="nil"/>
              <w:left w:val="single" w:sz="4" w:space="0" w:color="auto"/>
              <w:bottom w:val="single" w:sz="4" w:space="0" w:color="000000"/>
              <w:right w:val="single" w:sz="4" w:space="0" w:color="auto"/>
            </w:tcBorders>
            <w:shd w:val="clear" w:color="auto" w:fill="auto"/>
            <w:vAlign w:val="center"/>
            <w:hideMark/>
          </w:tcPr>
          <w:p w14:paraId="49837475" w14:textId="77777777" w:rsidR="00564CFA" w:rsidRPr="009E433D" w:rsidRDefault="00564CFA" w:rsidP="00564CFA">
            <w:pPr>
              <w:spacing w:after="0" w:line="240" w:lineRule="auto"/>
              <w:jc w:val="center"/>
              <w:rPr>
                <w:rFonts w:ascii="Calibri" w:eastAsia="Times New Roman" w:hAnsi="Calibri" w:cs="Calibri"/>
                <w:sz w:val="20"/>
                <w:szCs w:val="20"/>
              </w:rPr>
            </w:pPr>
            <w:r w:rsidRPr="009E433D">
              <w:rPr>
                <w:rFonts w:ascii="Calibri" w:eastAsia="Times New Roman" w:hAnsi="Calibri" w:cs="Calibri"/>
                <w:sz w:val="20"/>
                <w:szCs w:val="20"/>
              </w:rPr>
              <w:t>+</w:t>
            </w:r>
          </w:p>
        </w:tc>
        <w:tc>
          <w:tcPr>
            <w:tcW w:w="1154" w:type="dxa"/>
            <w:tcBorders>
              <w:top w:val="nil"/>
              <w:left w:val="nil"/>
              <w:bottom w:val="single" w:sz="4" w:space="0" w:color="auto"/>
              <w:right w:val="single" w:sz="4" w:space="0" w:color="auto"/>
            </w:tcBorders>
            <w:shd w:val="clear" w:color="auto" w:fill="auto"/>
            <w:noWrap/>
            <w:vAlign w:val="center"/>
            <w:hideMark/>
          </w:tcPr>
          <w:p w14:paraId="531796C0" w14:textId="77777777" w:rsidR="00564CFA" w:rsidRPr="009E433D" w:rsidRDefault="00564CFA" w:rsidP="00564CFA">
            <w:pPr>
              <w:spacing w:after="0" w:line="240" w:lineRule="auto"/>
              <w:jc w:val="center"/>
              <w:rPr>
                <w:rFonts w:ascii="Calibri" w:eastAsia="Times New Roman" w:hAnsi="Calibri" w:cs="Calibri"/>
              </w:rPr>
            </w:pPr>
            <w:r w:rsidRPr="009E433D">
              <w:rPr>
                <w:rFonts w:ascii="Calibri" w:eastAsia="Times New Roman" w:hAnsi="Calibri" w:cs="Calibri"/>
              </w:rPr>
              <w:t>03</w:t>
            </w:r>
          </w:p>
        </w:tc>
        <w:tc>
          <w:tcPr>
            <w:tcW w:w="312" w:type="dxa"/>
            <w:vMerge w:val="restart"/>
            <w:tcBorders>
              <w:top w:val="nil"/>
              <w:left w:val="single" w:sz="4" w:space="0" w:color="auto"/>
              <w:bottom w:val="single" w:sz="4" w:space="0" w:color="000000"/>
              <w:right w:val="single" w:sz="4" w:space="0" w:color="auto"/>
            </w:tcBorders>
            <w:shd w:val="clear" w:color="auto" w:fill="auto"/>
            <w:vAlign w:val="center"/>
            <w:hideMark/>
          </w:tcPr>
          <w:p w14:paraId="4AFF3351" w14:textId="77777777" w:rsidR="00564CFA" w:rsidRPr="009E433D" w:rsidRDefault="00564CFA" w:rsidP="00564CFA">
            <w:pPr>
              <w:spacing w:after="0" w:line="240" w:lineRule="auto"/>
              <w:jc w:val="center"/>
              <w:rPr>
                <w:rFonts w:ascii="Calibri" w:eastAsia="Times New Roman" w:hAnsi="Calibri" w:cs="Calibri"/>
                <w:sz w:val="20"/>
                <w:szCs w:val="20"/>
              </w:rPr>
            </w:pPr>
            <w:r w:rsidRPr="009E433D">
              <w:rPr>
                <w:rFonts w:ascii="Calibri" w:eastAsia="Times New Roman" w:hAnsi="Calibri" w:cs="Calibri"/>
                <w:sz w:val="20"/>
                <w:szCs w:val="20"/>
              </w:rPr>
              <w:t>+</w:t>
            </w:r>
          </w:p>
        </w:tc>
        <w:tc>
          <w:tcPr>
            <w:tcW w:w="1252" w:type="dxa"/>
            <w:tcBorders>
              <w:top w:val="nil"/>
              <w:left w:val="nil"/>
              <w:bottom w:val="single" w:sz="4" w:space="0" w:color="auto"/>
              <w:right w:val="single" w:sz="4" w:space="0" w:color="auto"/>
            </w:tcBorders>
            <w:shd w:val="clear" w:color="auto" w:fill="auto"/>
            <w:noWrap/>
            <w:vAlign w:val="center"/>
            <w:hideMark/>
          </w:tcPr>
          <w:p w14:paraId="3B609606"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04</w:t>
            </w:r>
          </w:p>
        </w:tc>
        <w:tc>
          <w:tcPr>
            <w:tcW w:w="312" w:type="dxa"/>
            <w:vMerge w:val="restart"/>
            <w:tcBorders>
              <w:top w:val="nil"/>
              <w:left w:val="single" w:sz="4" w:space="0" w:color="auto"/>
              <w:bottom w:val="single" w:sz="4" w:space="0" w:color="000000"/>
              <w:right w:val="single" w:sz="4" w:space="0" w:color="auto"/>
            </w:tcBorders>
            <w:shd w:val="clear" w:color="auto" w:fill="auto"/>
            <w:vAlign w:val="center"/>
            <w:hideMark/>
          </w:tcPr>
          <w:p w14:paraId="036837BB" w14:textId="77777777" w:rsidR="00564CFA" w:rsidRPr="004E082F" w:rsidRDefault="00564CFA" w:rsidP="00564CFA">
            <w:pPr>
              <w:spacing w:after="0" w:line="240" w:lineRule="auto"/>
              <w:jc w:val="center"/>
              <w:rPr>
                <w:rFonts w:ascii="Calibri" w:eastAsia="Times New Roman" w:hAnsi="Calibri" w:cs="Calibri"/>
                <w:sz w:val="20"/>
                <w:szCs w:val="20"/>
              </w:rPr>
            </w:pPr>
            <w:r w:rsidRPr="004E082F">
              <w:rPr>
                <w:rFonts w:ascii="Calibri" w:eastAsia="Times New Roman" w:hAnsi="Calibri" w:cs="Calibri"/>
                <w:sz w:val="20"/>
                <w:szCs w:val="20"/>
              </w:rPr>
              <w:t>+</w:t>
            </w:r>
          </w:p>
        </w:tc>
        <w:tc>
          <w:tcPr>
            <w:tcW w:w="1236" w:type="dxa"/>
            <w:tcBorders>
              <w:top w:val="nil"/>
              <w:left w:val="nil"/>
              <w:bottom w:val="single" w:sz="4" w:space="0" w:color="auto"/>
              <w:right w:val="single" w:sz="4" w:space="0" w:color="auto"/>
            </w:tcBorders>
            <w:shd w:val="clear" w:color="auto" w:fill="auto"/>
            <w:noWrap/>
            <w:vAlign w:val="center"/>
            <w:hideMark/>
          </w:tcPr>
          <w:p w14:paraId="502EA25A"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05</w:t>
            </w:r>
          </w:p>
        </w:tc>
        <w:tc>
          <w:tcPr>
            <w:tcW w:w="731" w:type="dxa"/>
            <w:vMerge w:val="restart"/>
            <w:tcBorders>
              <w:top w:val="nil"/>
              <w:left w:val="single" w:sz="4" w:space="0" w:color="auto"/>
              <w:bottom w:val="single" w:sz="4" w:space="0" w:color="000000"/>
              <w:right w:val="single" w:sz="4" w:space="0" w:color="auto"/>
            </w:tcBorders>
            <w:shd w:val="clear" w:color="auto" w:fill="auto"/>
            <w:vAlign w:val="center"/>
            <w:hideMark/>
          </w:tcPr>
          <w:p w14:paraId="281730FC" w14:textId="77777777" w:rsidR="00564CFA" w:rsidRPr="004E082F" w:rsidRDefault="00564CFA" w:rsidP="00564CFA">
            <w:pPr>
              <w:spacing w:after="0" w:line="240" w:lineRule="auto"/>
              <w:jc w:val="center"/>
              <w:rPr>
                <w:rFonts w:ascii="Calibri" w:eastAsia="Times New Roman" w:hAnsi="Calibri" w:cs="Calibri"/>
                <w:sz w:val="20"/>
                <w:szCs w:val="20"/>
              </w:rPr>
            </w:pPr>
            <w:r w:rsidRPr="004E082F">
              <w:rPr>
                <w:rFonts w:ascii="Calibri" w:eastAsia="Times New Roman" w:hAnsi="Calibri" w:cs="Calibri"/>
                <w:sz w:val="20"/>
                <w:szCs w:val="20"/>
              </w:rPr>
              <w:t>OR</w:t>
            </w:r>
          </w:p>
        </w:tc>
        <w:tc>
          <w:tcPr>
            <w:tcW w:w="1084" w:type="dxa"/>
            <w:tcBorders>
              <w:top w:val="nil"/>
              <w:left w:val="nil"/>
              <w:bottom w:val="single" w:sz="4" w:space="0" w:color="auto"/>
              <w:right w:val="single" w:sz="4" w:space="0" w:color="auto"/>
            </w:tcBorders>
            <w:shd w:val="clear" w:color="auto" w:fill="auto"/>
            <w:noWrap/>
            <w:vAlign w:val="center"/>
            <w:hideMark/>
          </w:tcPr>
          <w:p w14:paraId="1CBF08AB"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06</w:t>
            </w:r>
          </w:p>
        </w:tc>
        <w:tc>
          <w:tcPr>
            <w:tcW w:w="312" w:type="dxa"/>
            <w:vMerge w:val="restart"/>
            <w:tcBorders>
              <w:top w:val="nil"/>
              <w:left w:val="single" w:sz="4" w:space="0" w:color="auto"/>
              <w:bottom w:val="single" w:sz="4" w:space="0" w:color="000000"/>
              <w:right w:val="single" w:sz="4" w:space="0" w:color="auto"/>
            </w:tcBorders>
            <w:shd w:val="clear" w:color="auto" w:fill="auto"/>
            <w:vAlign w:val="center"/>
            <w:hideMark/>
          </w:tcPr>
          <w:p w14:paraId="67BC48C8" w14:textId="77777777" w:rsidR="00564CFA" w:rsidRPr="004E082F" w:rsidRDefault="00564CFA" w:rsidP="00564CFA">
            <w:pPr>
              <w:spacing w:after="0" w:line="240" w:lineRule="auto"/>
              <w:jc w:val="center"/>
              <w:rPr>
                <w:rFonts w:ascii="Calibri" w:eastAsia="Times New Roman" w:hAnsi="Calibri" w:cs="Calibri"/>
                <w:sz w:val="20"/>
                <w:szCs w:val="20"/>
              </w:rPr>
            </w:pPr>
            <w:r w:rsidRPr="004E082F">
              <w:rPr>
                <w:rFonts w:ascii="Calibri" w:eastAsia="Times New Roman" w:hAnsi="Calibri" w:cs="Calibri"/>
                <w:sz w:val="20"/>
                <w:szCs w:val="20"/>
              </w:rPr>
              <w:t>=</w:t>
            </w:r>
          </w:p>
        </w:tc>
        <w:tc>
          <w:tcPr>
            <w:tcW w:w="918" w:type="dxa"/>
            <w:tcBorders>
              <w:top w:val="nil"/>
              <w:left w:val="nil"/>
              <w:bottom w:val="single" w:sz="4" w:space="0" w:color="auto"/>
              <w:right w:val="single" w:sz="4" w:space="0" w:color="auto"/>
            </w:tcBorders>
            <w:shd w:val="clear" w:color="auto" w:fill="auto"/>
            <w:vAlign w:val="center"/>
            <w:hideMark/>
          </w:tcPr>
          <w:p w14:paraId="3D41177E"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07</w:t>
            </w:r>
          </w:p>
        </w:tc>
        <w:tc>
          <w:tcPr>
            <w:tcW w:w="322" w:type="dxa"/>
            <w:vMerge w:val="restart"/>
            <w:tcBorders>
              <w:top w:val="nil"/>
              <w:left w:val="single" w:sz="4" w:space="0" w:color="auto"/>
              <w:bottom w:val="single" w:sz="4" w:space="0" w:color="auto"/>
              <w:right w:val="single" w:sz="4" w:space="0" w:color="auto"/>
            </w:tcBorders>
            <w:shd w:val="clear" w:color="auto" w:fill="auto"/>
            <w:vAlign w:val="center"/>
            <w:hideMark/>
          </w:tcPr>
          <w:p w14:paraId="052F19C3" w14:textId="77777777" w:rsidR="00564CFA" w:rsidRPr="004E082F" w:rsidRDefault="00564CFA" w:rsidP="00564CFA">
            <w:pPr>
              <w:spacing w:after="0" w:line="240" w:lineRule="auto"/>
              <w:jc w:val="center"/>
              <w:rPr>
                <w:rFonts w:ascii="Calibri" w:eastAsia="Times New Roman" w:hAnsi="Calibri" w:cs="Calibri"/>
                <w:u w:val="single"/>
              </w:rPr>
            </w:pPr>
            <w:r w:rsidRPr="004E082F">
              <w:rPr>
                <w:rFonts w:ascii="Calibri" w:eastAsia="Times New Roman" w:hAnsi="Calibri" w:cs="Calibri"/>
                <w:u w:val="single"/>
              </w:rPr>
              <w:t>&gt;</w:t>
            </w:r>
          </w:p>
        </w:tc>
        <w:tc>
          <w:tcPr>
            <w:tcW w:w="918" w:type="dxa"/>
            <w:tcBorders>
              <w:top w:val="nil"/>
              <w:left w:val="nil"/>
              <w:bottom w:val="single" w:sz="4" w:space="0" w:color="auto"/>
              <w:right w:val="single" w:sz="4" w:space="0" w:color="auto"/>
            </w:tcBorders>
            <w:shd w:val="clear" w:color="auto" w:fill="auto"/>
            <w:vAlign w:val="center"/>
            <w:hideMark/>
          </w:tcPr>
          <w:p w14:paraId="7AFC1146"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08</w:t>
            </w:r>
          </w:p>
        </w:tc>
        <w:tc>
          <w:tcPr>
            <w:tcW w:w="2741" w:type="dxa"/>
            <w:tcBorders>
              <w:top w:val="nil"/>
              <w:left w:val="nil"/>
              <w:bottom w:val="single" w:sz="4" w:space="0" w:color="auto"/>
              <w:right w:val="single" w:sz="4" w:space="0" w:color="auto"/>
            </w:tcBorders>
            <w:shd w:val="clear" w:color="auto" w:fill="auto"/>
            <w:vAlign w:val="center"/>
            <w:hideMark/>
          </w:tcPr>
          <w:p w14:paraId="332F968D"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09</w:t>
            </w:r>
          </w:p>
        </w:tc>
      </w:tr>
      <w:tr w:rsidR="006357F0" w:rsidRPr="009E433D" w14:paraId="0FDBE53A" w14:textId="77777777" w:rsidTr="006357F0">
        <w:trPr>
          <w:trHeight w:val="722"/>
        </w:trPr>
        <w:tc>
          <w:tcPr>
            <w:tcW w:w="1237" w:type="dxa"/>
            <w:tcBorders>
              <w:top w:val="nil"/>
              <w:left w:val="single" w:sz="4" w:space="0" w:color="auto"/>
              <w:bottom w:val="single" w:sz="4" w:space="0" w:color="auto"/>
              <w:right w:val="single" w:sz="4" w:space="0" w:color="auto"/>
            </w:tcBorders>
            <w:shd w:val="clear" w:color="auto" w:fill="auto"/>
            <w:vAlign w:val="center"/>
            <w:hideMark/>
          </w:tcPr>
          <w:p w14:paraId="3E65253E"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General Hardscape Allowance §140.7(d)1/</w:t>
            </w:r>
            <w:r w:rsidRPr="004E082F">
              <w:rPr>
                <w:rFonts w:ascii="Calibri" w:eastAsia="Times New Roman" w:hAnsi="Calibri" w:cs="Calibri"/>
              </w:rPr>
              <w:br/>
              <w:t>§170.2(e)6</w:t>
            </w:r>
          </w:p>
        </w:tc>
        <w:tc>
          <w:tcPr>
            <w:tcW w:w="313" w:type="dxa"/>
            <w:vMerge/>
            <w:tcBorders>
              <w:top w:val="nil"/>
              <w:left w:val="single" w:sz="4" w:space="0" w:color="auto"/>
              <w:bottom w:val="single" w:sz="4" w:space="0" w:color="000000"/>
              <w:right w:val="single" w:sz="4" w:space="0" w:color="auto"/>
            </w:tcBorders>
            <w:shd w:val="clear" w:color="auto" w:fill="auto"/>
            <w:vAlign w:val="center"/>
            <w:hideMark/>
          </w:tcPr>
          <w:p w14:paraId="49529450" w14:textId="77777777" w:rsidR="00564CFA" w:rsidRPr="004E082F" w:rsidRDefault="00564CFA" w:rsidP="00564CFA">
            <w:pPr>
              <w:spacing w:after="0" w:line="240" w:lineRule="auto"/>
              <w:rPr>
                <w:rFonts w:ascii="Calibri" w:eastAsia="Times New Roman" w:hAnsi="Calibri" w:cs="Calibri"/>
              </w:rPr>
            </w:pPr>
          </w:p>
        </w:tc>
        <w:tc>
          <w:tcPr>
            <w:tcW w:w="1236" w:type="dxa"/>
            <w:tcBorders>
              <w:top w:val="nil"/>
              <w:left w:val="nil"/>
              <w:bottom w:val="single" w:sz="4" w:space="0" w:color="auto"/>
              <w:right w:val="single" w:sz="4" w:space="0" w:color="auto"/>
            </w:tcBorders>
            <w:shd w:val="clear" w:color="auto" w:fill="auto"/>
            <w:vAlign w:val="center"/>
            <w:hideMark/>
          </w:tcPr>
          <w:p w14:paraId="0010A446"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Per Application §140.7(d)2/</w:t>
            </w:r>
            <w:r w:rsidRPr="004E082F">
              <w:rPr>
                <w:rFonts w:ascii="Calibri" w:eastAsia="Times New Roman" w:hAnsi="Calibri" w:cs="Calibri"/>
              </w:rPr>
              <w:br/>
              <w:t>§170.2(e)6</w:t>
            </w:r>
          </w:p>
        </w:tc>
        <w:tc>
          <w:tcPr>
            <w:tcW w:w="312" w:type="dxa"/>
            <w:vMerge/>
            <w:tcBorders>
              <w:top w:val="nil"/>
              <w:left w:val="single" w:sz="4" w:space="0" w:color="auto"/>
              <w:bottom w:val="single" w:sz="4" w:space="0" w:color="000000"/>
              <w:right w:val="single" w:sz="4" w:space="0" w:color="auto"/>
            </w:tcBorders>
            <w:shd w:val="clear" w:color="auto" w:fill="auto"/>
            <w:vAlign w:val="center"/>
            <w:hideMark/>
          </w:tcPr>
          <w:p w14:paraId="197AB16D" w14:textId="77777777" w:rsidR="00564CFA" w:rsidRPr="004E082F" w:rsidRDefault="00564CFA" w:rsidP="00564CFA">
            <w:pPr>
              <w:spacing w:after="0" w:line="240" w:lineRule="auto"/>
              <w:rPr>
                <w:rFonts w:ascii="Calibri" w:eastAsia="Times New Roman" w:hAnsi="Calibri" w:cs="Calibri"/>
              </w:rPr>
            </w:pPr>
          </w:p>
        </w:tc>
        <w:tc>
          <w:tcPr>
            <w:tcW w:w="1154" w:type="dxa"/>
            <w:tcBorders>
              <w:top w:val="nil"/>
              <w:left w:val="nil"/>
              <w:bottom w:val="single" w:sz="4" w:space="0" w:color="auto"/>
              <w:right w:val="single" w:sz="4" w:space="0" w:color="auto"/>
            </w:tcBorders>
            <w:shd w:val="clear" w:color="auto" w:fill="auto"/>
            <w:vAlign w:val="center"/>
            <w:hideMark/>
          </w:tcPr>
          <w:p w14:paraId="12F56B95"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Sales Frontage §140.7(d)2</w:t>
            </w:r>
          </w:p>
        </w:tc>
        <w:tc>
          <w:tcPr>
            <w:tcW w:w="312" w:type="dxa"/>
            <w:vMerge/>
            <w:tcBorders>
              <w:top w:val="nil"/>
              <w:left w:val="single" w:sz="4" w:space="0" w:color="auto"/>
              <w:bottom w:val="single" w:sz="4" w:space="0" w:color="000000"/>
              <w:right w:val="single" w:sz="4" w:space="0" w:color="auto"/>
            </w:tcBorders>
            <w:shd w:val="clear" w:color="auto" w:fill="auto"/>
            <w:vAlign w:val="center"/>
            <w:hideMark/>
          </w:tcPr>
          <w:p w14:paraId="6C2CF11C" w14:textId="77777777" w:rsidR="00564CFA" w:rsidRPr="00C55207" w:rsidRDefault="00564CFA" w:rsidP="00564CFA">
            <w:pPr>
              <w:spacing w:after="0" w:line="240" w:lineRule="auto"/>
              <w:rPr>
                <w:rFonts w:ascii="Calibri" w:eastAsia="Times New Roman" w:hAnsi="Calibri" w:cs="Calibri"/>
                <w:b/>
                <w:bCs/>
              </w:rPr>
            </w:pPr>
          </w:p>
        </w:tc>
        <w:tc>
          <w:tcPr>
            <w:tcW w:w="1252" w:type="dxa"/>
            <w:tcBorders>
              <w:top w:val="nil"/>
              <w:left w:val="nil"/>
              <w:bottom w:val="single" w:sz="4" w:space="0" w:color="auto"/>
              <w:right w:val="single" w:sz="4" w:space="0" w:color="auto"/>
            </w:tcBorders>
            <w:shd w:val="clear" w:color="auto" w:fill="auto"/>
            <w:vAlign w:val="center"/>
            <w:hideMark/>
          </w:tcPr>
          <w:p w14:paraId="132ABFD8"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Ornamental §140.7(d)2/</w:t>
            </w:r>
            <w:r w:rsidRPr="004E082F">
              <w:rPr>
                <w:rFonts w:ascii="Calibri" w:eastAsia="Times New Roman" w:hAnsi="Calibri" w:cs="Calibri"/>
              </w:rPr>
              <w:br/>
              <w:t>§170.2(e)6</w:t>
            </w:r>
          </w:p>
        </w:tc>
        <w:tc>
          <w:tcPr>
            <w:tcW w:w="312" w:type="dxa"/>
            <w:vMerge/>
            <w:tcBorders>
              <w:top w:val="nil"/>
              <w:left w:val="single" w:sz="4" w:space="0" w:color="auto"/>
              <w:bottom w:val="single" w:sz="4" w:space="0" w:color="000000"/>
              <w:right w:val="single" w:sz="4" w:space="0" w:color="auto"/>
            </w:tcBorders>
            <w:shd w:val="clear" w:color="auto" w:fill="auto"/>
            <w:vAlign w:val="center"/>
            <w:hideMark/>
          </w:tcPr>
          <w:p w14:paraId="6A0E8EDE" w14:textId="77777777" w:rsidR="00564CFA" w:rsidRPr="004E082F" w:rsidRDefault="00564CFA" w:rsidP="00564CFA">
            <w:pPr>
              <w:spacing w:after="0" w:line="240" w:lineRule="auto"/>
              <w:rPr>
                <w:rFonts w:ascii="Calibri" w:eastAsia="Times New Roman" w:hAnsi="Calibri" w:cs="Calibri"/>
              </w:rPr>
            </w:pPr>
          </w:p>
        </w:tc>
        <w:tc>
          <w:tcPr>
            <w:tcW w:w="1236" w:type="dxa"/>
            <w:tcBorders>
              <w:top w:val="nil"/>
              <w:left w:val="nil"/>
              <w:bottom w:val="single" w:sz="4" w:space="0" w:color="auto"/>
              <w:right w:val="single" w:sz="4" w:space="0" w:color="auto"/>
            </w:tcBorders>
            <w:shd w:val="clear" w:color="auto" w:fill="auto"/>
            <w:vAlign w:val="center"/>
            <w:hideMark/>
          </w:tcPr>
          <w:p w14:paraId="4B8BCCD7"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Per Specific Area §140.7(d)2/</w:t>
            </w:r>
            <w:r w:rsidRPr="004E082F">
              <w:rPr>
                <w:rFonts w:ascii="Calibri" w:eastAsia="Times New Roman" w:hAnsi="Calibri" w:cs="Calibri"/>
              </w:rPr>
              <w:br/>
              <w:t>§170.2(e)6</w:t>
            </w:r>
          </w:p>
        </w:tc>
        <w:tc>
          <w:tcPr>
            <w:tcW w:w="731" w:type="dxa"/>
            <w:vMerge/>
            <w:tcBorders>
              <w:top w:val="nil"/>
              <w:left w:val="single" w:sz="4" w:space="0" w:color="auto"/>
              <w:bottom w:val="single" w:sz="4" w:space="0" w:color="000000"/>
              <w:right w:val="single" w:sz="4" w:space="0" w:color="auto"/>
            </w:tcBorders>
            <w:shd w:val="clear" w:color="auto" w:fill="auto"/>
            <w:vAlign w:val="center"/>
            <w:hideMark/>
          </w:tcPr>
          <w:p w14:paraId="4D3E270D" w14:textId="77777777" w:rsidR="00564CFA" w:rsidRPr="004E082F" w:rsidRDefault="00564CFA" w:rsidP="00564CFA">
            <w:pPr>
              <w:spacing w:after="0" w:line="240" w:lineRule="auto"/>
              <w:rPr>
                <w:rFonts w:ascii="Calibri" w:eastAsia="Times New Roman" w:hAnsi="Calibri" w:cs="Calibri"/>
              </w:rPr>
            </w:pPr>
          </w:p>
        </w:tc>
        <w:tc>
          <w:tcPr>
            <w:tcW w:w="1084" w:type="dxa"/>
            <w:tcBorders>
              <w:top w:val="nil"/>
              <w:left w:val="nil"/>
              <w:bottom w:val="single" w:sz="4" w:space="0" w:color="auto"/>
              <w:right w:val="single" w:sz="4" w:space="0" w:color="auto"/>
            </w:tcBorders>
            <w:shd w:val="clear" w:color="auto" w:fill="auto"/>
            <w:vAlign w:val="center"/>
            <w:hideMark/>
          </w:tcPr>
          <w:p w14:paraId="646CFA7B"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 xml:space="preserve">Existing Power Allowance </w:t>
            </w:r>
            <w:r w:rsidRPr="004E082F">
              <w:rPr>
                <w:rFonts w:ascii="Calibri" w:eastAsia="Times New Roman" w:hAnsi="Calibri" w:cs="Calibri"/>
              </w:rPr>
              <w:br/>
              <w:t>§141.0(b)2L/</w:t>
            </w:r>
            <w:r w:rsidRPr="004E082F">
              <w:rPr>
                <w:rFonts w:ascii="Calibri" w:eastAsia="Times New Roman" w:hAnsi="Calibri" w:cs="Calibri"/>
              </w:rPr>
              <w:br/>
              <w:t>§180.2(b)4Bv</w:t>
            </w:r>
          </w:p>
        </w:tc>
        <w:tc>
          <w:tcPr>
            <w:tcW w:w="312" w:type="dxa"/>
            <w:vMerge/>
            <w:tcBorders>
              <w:top w:val="nil"/>
              <w:left w:val="single" w:sz="4" w:space="0" w:color="auto"/>
              <w:bottom w:val="single" w:sz="4" w:space="0" w:color="000000"/>
              <w:right w:val="single" w:sz="4" w:space="0" w:color="auto"/>
            </w:tcBorders>
            <w:shd w:val="clear" w:color="auto" w:fill="auto"/>
            <w:vAlign w:val="center"/>
            <w:hideMark/>
          </w:tcPr>
          <w:p w14:paraId="43D23BF1" w14:textId="77777777" w:rsidR="00564CFA" w:rsidRPr="004E082F" w:rsidRDefault="00564CFA" w:rsidP="00564CFA">
            <w:pPr>
              <w:spacing w:after="0" w:line="240" w:lineRule="auto"/>
              <w:rPr>
                <w:rFonts w:ascii="Calibri" w:eastAsia="Times New Roman" w:hAnsi="Calibri" w:cs="Calibri"/>
              </w:rPr>
            </w:pPr>
          </w:p>
        </w:tc>
        <w:tc>
          <w:tcPr>
            <w:tcW w:w="918" w:type="dxa"/>
            <w:vMerge w:val="restart"/>
            <w:tcBorders>
              <w:top w:val="nil"/>
              <w:left w:val="single" w:sz="4" w:space="0" w:color="auto"/>
              <w:bottom w:val="single" w:sz="4" w:space="0" w:color="auto"/>
              <w:right w:val="single" w:sz="4" w:space="0" w:color="auto"/>
            </w:tcBorders>
            <w:shd w:val="clear" w:color="auto" w:fill="auto"/>
            <w:vAlign w:val="center"/>
            <w:hideMark/>
          </w:tcPr>
          <w:p w14:paraId="73525EAB"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 xml:space="preserve">Total Allowed (Watts) </w:t>
            </w:r>
          </w:p>
        </w:tc>
        <w:tc>
          <w:tcPr>
            <w:tcW w:w="322" w:type="dxa"/>
            <w:vMerge/>
            <w:tcBorders>
              <w:top w:val="nil"/>
              <w:left w:val="single" w:sz="4" w:space="0" w:color="auto"/>
              <w:bottom w:val="single" w:sz="4" w:space="0" w:color="auto"/>
              <w:right w:val="single" w:sz="4" w:space="0" w:color="auto"/>
            </w:tcBorders>
            <w:shd w:val="clear" w:color="auto" w:fill="auto"/>
            <w:vAlign w:val="center"/>
            <w:hideMark/>
          </w:tcPr>
          <w:p w14:paraId="3A06C952" w14:textId="77777777" w:rsidR="00564CFA" w:rsidRPr="004E082F" w:rsidRDefault="00564CFA" w:rsidP="00564CFA">
            <w:pPr>
              <w:spacing w:after="0" w:line="240" w:lineRule="auto"/>
              <w:rPr>
                <w:rFonts w:ascii="Calibri" w:eastAsia="Times New Roman" w:hAnsi="Calibri" w:cs="Calibri"/>
                <w:u w:val="single"/>
              </w:rPr>
            </w:pPr>
          </w:p>
        </w:tc>
        <w:tc>
          <w:tcPr>
            <w:tcW w:w="918" w:type="dxa"/>
            <w:tcBorders>
              <w:top w:val="nil"/>
              <w:left w:val="nil"/>
              <w:bottom w:val="single" w:sz="4" w:space="0" w:color="auto"/>
              <w:right w:val="single" w:sz="4" w:space="0" w:color="auto"/>
            </w:tcBorders>
            <w:shd w:val="clear" w:color="auto" w:fill="auto"/>
            <w:vAlign w:val="center"/>
            <w:hideMark/>
          </w:tcPr>
          <w:p w14:paraId="31662ABA"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 xml:space="preserve">Total Actual (Watts) </w:t>
            </w:r>
          </w:p>
        </w:tc>
        <w:tc>
          <w:tcPr>
            <w:tcW w:w="2741" w:type="dxa"/>
            <w:vMerge w:val="restart"/>
            <w:tcBorders>
              <w:top w:val="nil"/>
              <w:left w:val="single" w:sz="4" w:space="0" w:color="auto"/>
              <w:bottom w:val="single" w:sz="4" w:space="0" w:color="auto"/>
              <w:right w:val="single" w:sz="4" w:space="0" w:color="auto"/>
            </w:tcBorders>
            <w:shd w:val="clear" w:color="auto" w:fill="auto"/>
            <w:vAlign w:val="center"/>
            <w:hideMark/>
          </w:tcPr>
          <w:p w14:paraId="3781F68A" w14:textId="77777777" w:rsidR="00564CFA" w:rsidRPr="004E082F" w:rsidRDefault="00564CFA" w:rsidP="00564CFA">
            <w:pPr>
              <w:spacing w:after="0" w:line="240" w:lineRule="auto"/>
              <w:jc w:val="center"/>
              <w:rPr>
                <w:rFonts w:ascii="Calibri" w:eastAsia="Times New Roman" w:hAnsi="Calibri" w:cs="Calibri"/>
              </w:rPr>
            </w:pPr>
            <w:r w:rsidRPr="004E082F">
              <w:rPr>
                <w:rFonts w:ascii="Calibri" w:eastAsia="Times New Roman" w:hAnsi="Calibri" w:cs="Calibri"/>
              </w:rPr>
              <w:t xml:space="preserve">07 Must be </w:t>
            </w:r>
            <w:r w:rsidRPr="004E082F">
              <w:rPr>
                <w:rFonts w:ascii="Calibri" w:eastAsia="Times New Roman" w:hAnsi="Calibri" w:cs="Calibri"/>
                <w:u w:val="single"/>
              </w:rPr>
              <w:t>&gt;</w:t>
            </w:r>
            <w:r w:rsidRPr="004E082F">
              <w:rPr>
                <w:rFonts w:ascii="Calibri" w:eastAsia="Times New Roman" w:hAnsi="Calibri" w:cs="Calibri"/>
              </w:rPr>
              <w:t xml:space="preserve"> 08</w:t>
            </w:r>
          </w:p>
        </w:tc>
      </w:tr>
      <w:tr w:rsidR="006357F0" w:rsidRPr="009E433D" w14:paraId="4CAC820E" w14:textId="77777777" w:rsidTr="006357F0">
        <w:trPr>
          <w:trHeight w:val="176"/>
        </w:trPr>
        <w:tc>
          <w:tcPr>
            <w:tcW w:w="1237" w:type="dxa"/>
            <w:tcBorders>
              <w:top w:val="nil"/>
              <w:left w:val="single" w:sz="4" w:space="0" w:color="auto"/>
              <w:bottom w:val="single" w:sz="4" w:space="0" w:color="auto"/>
              <w:right w:val="single" w:sz="4" w:space="0" w:color="auto"/>
            </w:tcBorders>
            <w:shd w:val="clear" w:color="auto" w:fill="auto"/>
            <w:vAlign w:val="center"/>
            <w:hideMark/>
          </w:tcPr>
          <w:p w14:paraId="01F5946D" w14:textId="77777777" w:rsidR="00564CFA" w:rsidRPr="00C32D2E" w:rsidRDefault="00564CFA" w:rsidP="00564CFA">
            <w:pPr>
              <w:spacing w:after="0" w:line="240" w:lineRule="auto"/>
              <w:jc w:val="center"/>
              <w:rPr>
                <w:rFonts w:ascii="Calibri" w:eastAsia="Times New Roman" w:hAnsi="Calibri" w:cs="Calibri"/>
              </w:rPr>
            </w:pPr>
            <w:r w:rsidRPr="00C32D2E">
              <w:rPr>
                <w:rFonts w:ascii="Calibri" w:eastAsia="Times New Roman" w:hAnsi="Calibri" w:cs="Calibri"/>
              </w:rPr>
              <w:t>(See Table I)</w:t>
            </w:r>
          </w:p>
        </w:tc>
        <w:tc>
          <w:tcPr>
            <w:tcW w:w="313" w:type="dxa"/>
            <w:vMerge/>
            <w:tcBorders>
              <w:top w:val="nil"/>
              <w:left w:val="single" w:sz="4" w:space="0" w:color="auto"/>
              <w:bottom w:val="single" w:sz="4" w:space="0" w:color="000000"/>
              <w:right w:val="single" w:sz="4" w:space="0" w:color="auto"/>
            </w:tcBorders>
            <w:shd w:val="clear" w:color="auto" w:fill="auto"/>
            <w:vAlign w:val="center"/>
            <w:hideMark/>
          </w:tcPr>
          <w:p w14:paraId="454BCF79" w14:textId="77777777" w:rsidR="00564CFA" w:rsidRPr="00C32D2E" w:rsidRDefault="00564CFA" w:rsidP="00564CFA">
            <w:pPr>
              <w:spacing w:after="0" w:line="240" w:lineRule="auto"/>
              <w:rPr>
                <w:rFonts w:ascii="Calibri" w:eastAsia="Times New Roman" w:hAnsi="Calibri" w:cs="Calibri"/>
              </w:rPr>
            </w:pPr>
          </w:p>
        </w:tc>
        <w:tc>
          <w:tcPr>
            <w:tcW w:w="1236" w:type="dxa"/>
            <w:tcBorders>
              <w:top w:val="nil"/>
              <w:left w:val="nil"/>
              <w:bottom w:val="single" w:sz="4" w:space="0" w:color="auto"/>
              <w:right w:val="single" w:sz="4" w:space="0" w:color="auto"/>
            </w:tcBorders>
            <w:shd w:val="clear" w:color="auto" w:fill="auto"/>
            <w:vAlign w:val="center"/>
            <w:hideMark/>
          </w:tcPr>
          <w:p w14:paraId="08631F71" w14:textId="77777777" w:rsidR="00564CFA" w:rsidRPr="00C32D2E" w:rsidRDefault="00564CFA" w:rsidP="00564CFA">
            <w:pPr>
              <w:spacing w:after="0" w:line="240" w:lineRule="auto"/>
              <w:jc w:val="center"/>
              <w:rPr>
                <w:rFonts w:ascii="Calibri" w:eastAsia="Times New Roman" w:hAnsi="Calibri" w:cs="Calibri"/>
              </w:rPr>
            </w:pPr>
            <w:r w:rsidRPr="00C32D2E">
              <w:rPr>
                <w:rFonts w:ascii="Calibri" w:eastAsia="Times New Roman" w:hAnsi="Calibri" w:cs="Calibri"/>
              </w:rPr>
              <w:t>(See Table J)</w:t>
            </w:r>
          </w:p>
        </w:tc>
        <w:tc>
          <w:tcPr>
            <w:tcW w:w="312" w:type="dxa"/>
            <w:vMerge/>
            <w:tcBorders>
              <w:top w:val="nil"/>
              <w:left w:val="single" w:sz="4" w:space="0" w:color="auto"/>
              <w:bottom w:val="single" w:sz="4" w:space="0" w:color="000000"/>
              <w:right w:val="single" w:sz="4" w:space="0" w:color="auto"/>
            </w:tcBorders>
            <w:shd w:val="clear" w:color="auto" w:fill="auto"/>
            <w:vAlign w:val="center"/>
            <w:hideMark/>
          </w:tcPr>
          <w:p w14:paraId="5DB9EB4B" w14:textId="77777777" w:rsidR="00564CFA" w:rsidRPr="00C32D2E" w:rsidRDefault="00564CFA" w:rsidP="00564CFA">
            <w:pPr>
              <w:spacing w:after="0" w:line="240" w:lineRule="auto"/>
              <w:rPr>
                <w:rFonts w:ascii="Calibri" w:eastAsia="Times New Roman" w:hAnsi="Calibri" w:cs="Calibri"/>
              </w:rPr>
            </w:pPr>
          </w:p>
        </w:tc>
        <w:tc>
          <w:tcPr>
            <w:tcW w:w="1154" w:type="dxa"/>
            <w:tcBorders>
              <w:top w:val="nil"/>
              <w:left w:val="nil"/>
              <w:bottom w:val="single" w:sz="4" w:space="0" w:color="auto"/>
              <w:right w:val="single" w:sz="4" w:space="0" w:color="auto"/>
            </w:tcBorders>
            <w:shd w:val="clear" w:color="auto" w:fill="auto"/>
            <w:vAlign w:val="center"/>
            <w:hideMark/>
          </w:tcPr>
          <w:p w14:paraId="408493C2" w14:textId="77777777" w:rsidR="00564CFA" w:rsidRPr="00C32D2E" w:rsidRDefault="00564CFA" w:rsidP="00564CFA">
            <w:pPr>
              <w:spacing w:after="0" w:line="240" w:lineRule="auto"/>
              <w:jc w:val="center"/>
              <w:rPr>
                <w:rFonts w:ascii="Calibri" w:eastAsia="Times New Roman" w:hAnsi="Calibri" w:cs="Calibri"/>
              </w:rPr>
            </w:pPr>
            <w:r w:rsidRPr="00C32D2E">
              <w:rPr>
                <w:rFonts w:ascii="Calibri" w:eastAsia="Times New Roman" w:hAnsi="Calibri" w:cs="Calibri"/>
              </w:rPr>
              <w:t>(See Table K)</w:t>
            </w:r>
          </w:p>
        </w:tc>
        <w:tc>
          <w:tcPr>
            <w:tcW w:w="312" w:type="dxa"/>
            <w:vMerge/>
            <w:tcBorders>
              <w:top w:val="nil"/>
              <w:left w:val="single" w:sz="4" w:space="0" w:color="auto"/>
              <w:bottom w:val="single" w:sz="4" w:space="0" w:color="000000"/>
              <w:right w:val="single" w:sz="4" w:space="0" w:color="auto"/>
            </w:tcBorders>
            <w:shd w:val="clear" w:color="auto" w:fill="auto"/>
            <w:vAlign w:val="center"/>
            <w:hideMark/>
          </w:tcPr>
          <w:p w14:paraId="39254874" w14:textId="77777777" w:rsidR="00564CFA" w:rsidRPr="00C32D2E" w:rsidRDefault="00564CFA" w:rsidP="00564CFA">
            <w:pPr>
              <w:spacing w:after="0" w:line="240" w:lineRule="auto"/>
              <w:rPr>
                <w:rFonts w:ascii="Calibri" w:eastAsia="Times New Roman" w:hAnsi="Calibri" w:cs="Calibri"/>
              </w:rPr>
            </w:pPr>
          </w:p>
        </w:tc>
        <w:tc>
          <w:tcPr>
            <w:tcW w:w="1252" w:type="dxa"/>
            <w:tcBorders>
              <w:top w:val="nil"/>
              <w:left w:val="nil"/>
              <w:bottom w:val="single" w:sz="4" w:space="0" w:color="auto"/>
              <w:right w:val="single" w:sz="4" w:space="0" w:color="auto"/>
            </w:tcBorders>
            <w:shd w:val="clear" w:color="auto" w:fill="auto"/>
            <w:vAlign w:val="center"/>
            <w:hideMark/>
          </w:tcPr>
          <w:p w14:paraId="66594ED9" w14:textId="77777777" w:rsidR="00564CFA" w:rsidRPr="00C32D2E" w:rsidRDefault="00564CFA" w:rsidP="00564CFA">
            <w:pPr>
              <w:spacing w:after="0" w:line="240" w:lineRule="auto"/>
              <w:jc w:val="center"/>
              <w:rPr>
                <w:rFonts w:ascii="Calibri" w:eastAsia="Times New Roman" w:hAnsi="Calibri" w:cs="Calibri"/>
              </w:rPr>
            </w:pPr>
            <w:r w:rsidRPr="00C32D2E">
              <w:rPr>
                <w:rFonts w:ascii="Calibri" w:eastAsia="Times New Roman" w:hAnsi="Calibri" w:cs="Calibri"/>
              </w:rPr>
              <w:t>(See Table L)</w:t>
            </w:r>
          </w:p>
        </w:tc>
        <w:tc>
          <w:tcPr>
            <w:tcW w:w="312" w:type="dxa"/>
            <w:vMerge/>
            <w:tcBorders>
              <w:top w:val="nil"/>
              <w:left w:val="single" w:sz="4" w:space="0" w:color="auto"/>
              <w:bottom w:val="single" w:sz="4" w:space="0" w:color="000000"/>
              <w:right w:val="single" w:sz="4" w:space="0" w:color="auto"/>
            </w:tcBorders>
            <w:shd w:val="clear" w:color="auto" w:fill="auto"/>
            <w:vAlign w:val="center"/>
            <w:hideMark/>
          </w:tcPr>
          <w:p w14:paraId="0B32CA54" w14:textId="77777777" w:rsidR="00564CFA" w:rsidRPr="00C32D2E" w:rsidRDefault="00564CFA" w:rsidP="00564CFA">
            <w:pPr>
              <w:spacing w:after="0" w:line="240" w:lineRule="auto"/>
              <w:rPr>
                <w:rFonts w:ascii="Calibri" w:eastAsia="Times New Roman" w:hAnsi="Calibri" w:cs="Calibri"/>
              </w:rPr>
            </w:pPr>
          </w:p>
        </w:tc>
        <w:tc>
          <w:tcPr>
            <w:tcW w:w="1236" w:type="dxa"/>
            <w:tcBorders>
              <w:top w:val="nil"/>
              <w:left w:val="nil"/>
              <w:bottom w:val="single" w:sz="4" w:space="0" w:color="auto"/>
              <w:right w:val="single" w:sz="4" w:space="0" w:color="auto"/>
            </w:tcBorders>
            <w:shd w:val="clear" w:color="auto" w:fill="auto"/>
            <w:vAlign w:val="center"/>
            <w:hideMark/>
          </w:tcPr>
          <w:p w14:paraId="3688B6C8" w14:textId="77777777" w:rsidR="00564CFA" w:rsidRPr="00C32D2E" w:rsidRDefault="00564CFA" w:rsidP="00564CFA">
            <w:pPr>
              <w:spacing w:after="0" w:line="240" w:lineRule="auto"/>
              <w:jc w:val="center"/>
              <w:rPr>
                <w:rFonts w:ascii="Calibri" w:eastAsia="Times New Roman" w:hAnsi="Calibri" w:cs="Calibri"/>
              </w:rPr>
            </w:pPr>
            <w:r w:rsidRPr="00C32D2E">
              <w:rPr>
                <w:rFonts w:ascii="Calibri" w:eastAsia="Times New Roman" w:hAnsi="Calibri" w:cs="Calibri"/>
              </w:rPr>
              <w:t>(See Table M)</w:t>
            </w:r>
          </w:p>
        </w:tc>
        <w:tc>
          <w:tcPr>
            <w:tcW w:w="731" w:type="dxa"/>
            <w:vMerge/>
            <w:tcBorders>
              <w:top w:val="nil"/>
              <w:left w:val="single" w:sz="4" w:space="0" w:color="auto"/>
              <w:bottom w:val="single" w:sz="4" w:space="0" w:color="000000"/>
              <w:right w:val="single" w:sz="4" w:space="0" w:color="auto"/>
            </w:tcBorders>
            <w:shd w:val="clear" w:color="auto" w:fill="auto"/>
            <w:vAlign w:val="center"/>
            <w:hideMark/>
          </w:tcPr>
          <w:p w14:paraId="35D8EE53" w14:textId="77777777" w:rsidR="00564CFA" w:rsidRPr="00C32D2E" w:rsidRDefault="00564CFA" w:rsidP="00564CFA">
            <w:pPr>
              <w:spacing w:after="0" w:line="240" w:lineRule="auto"/>
              <w:rPr>
                <w:rFonts w:ascii="Calibri" w:eastAsia="Times New Roman" w:hAnsi="Calibri" w:cs="Calibri"/>
              </w:rPr>
            </w:pPr>
          </w:p>
        </w:tc>
        <w:tc>
          <w:tcPr>
            <w:tcW w:w="1084" w:type="dxa"/>
            <w:tcBorders>
              <w:top w:val="nil"/>
              <w:left w:val="nil"/>
              <w:bottom w:val="single" w:sz="4" w:space="0" w:color="auto"/>
              <w:right w:val="single" w:sz="4" w:space="0" w:color="auto"/>
            </w:tcBorders>
            <w:shd w:val="clear" w:color="auto" w:fill="auto"/>
            <w:vAlign w:val="center"/>
            <w:hideMark/>
          </w:tcPr>
          <w:p w14:paraId="5E3BAD8F" w14:textId="77777777" w:rsidR="00564CFA" w:rsidRPr="00C32D2E" w:rsidRDefault="00564CFA" w:rsidP="00564CFA">
            <w:pPr>
              <w:spacing w:after="0" w:line="240" w:lineRule="auto"/>
              <w:jc w:val="center"/>
              <w:rPr>
                <w:rFonts w:ascii="Calibri" w:eastAsia="Times New Roman" w:hAnsi="Calibri" w:cs="Calibri"/>
              </w:rPr>
            </w:pPr>
            <w:r w:rsidRPr="00C32D2E">
              <w:rPr>
                <w:rFonts w:ascii="Calibri" w:eastAsia="Times New Roman" w:hAnsi="Calibri" w:cs="Calibri"/>
              </w:rPr>
              <w:t>(See Table N)</w:t>
            </w:r>
          </w:p>
        </w:tc>
        <w:tc>
          <w:tcPr>
            <w:tcW w:w="312" w:type="dxa"/>
            <w:vMerge/>
            <w:tcBorders>
              <w:top w:val="nil"/>
              <w:left w:val="single" w:sz="4" w:space="0" w:color="auto"/>
              <w:bottom w:val="single" w:sz="4" w:space="0" w:color="000000"/>
              <w:right w:val="single" w:sz="4" w:space="0" w:color="auto"/>
            </w:tcBorders>
            <w:shd w:val="clear" w:color="auto" w:fill="auto"/>
            <w:vAlign w:val="center"/>
            <w:hideMark/>
          </w:tcPr>
          <w:p w14:paraId="327E24C3" w14:textId="77777777" w:rsidR="00564CFA" w:rsidRPr="00C32D2E" w:rsidRDefault="00564CFA" w:rsidP="00564CFA">
            <w:pPr>
              <w:spacing w:after="0" w:line="240" w:lineRule="auto"/>
              <w:rPr>
                <w:rFonts w:ascii="Calibri" w:eastAsia="Times New Roman" w:hAnsi="Calibri" w:cs="Calibri"/>
              </w:rPr>
            </w:pPr>
          </w:p>
        </w:tc>
        <w:tc>
          <w:tcPr>
            <w:tcW w:w="918" w:type="dxa"/>
            <w:vMerge/>
            <w:tcBorders>
              <w:top w:val="nil"/>
              <w:left w:val="single" w:sz="4" w:space="0" w:color="auto"/>
              <w:bottom w:val="single" w:sz="4" w:space="0" w:color="auto"/>
              <w:right w:val="single" w:sz="4" w:space="0" w:color="auto"/>
            </w:tcBorders>
            <w:shd w:val="clear" w:color="auto" w:fill="auto"/>
            <w:vAlign w:val="center"/>
            <w:hideMark/>
          </w:tcPr>
          <w:p w14:paraId="2C551034" w14:textId="77777777" w:rsidR="00564CFA" w:rsidRPr="00C32D2E" w:rsidRDefault="00564CFA" w:rsidP="00564CFA">
            <w:pPr>
              <w:spacing w:after="0" w:line="240" w:lineRule="auto"/>
              <w:rPr>
                <w:rFonts w:ascii="Calibri" w:eastAsia="Times New Roman" w:hAnsi="Calibri" w:cs="Calibri"/>
                <w:b/>
                <w:bCs/>
              </w:rPr>
            </w:pPr>
          </w:p>
        </w:tc>
        <w:tc>
          <w:tcPr>
            <w:tcW w:w="322" w:type="dxa"/>
            <w:vMerge/>
            <w:tcBorders>
              <w:top w:val="nil"/>
              <w:left w:val="single" w:sz="4" w:space="0" w:color="auto"/>
              <w:bottom w:val="single" w:sz="4" w:space="0" w:color="auto"/>
              <w:right w:val="single" w:sz="4" w:space="0" w:color="auto"/>
            </w:tcBorders>
            <w:shd w:val="clear" w:color="auto" w:fill="auto"/>
            <w:vAlign w:val="center"/>
            <w:hideMark/>
          </w:tcPr>
          <w:p w14:paraId="565B59AE" w14:textId="77777777" w:rsidR="00564CFA" w:rsidRPr="00C32D2E" w:rsidRDefault="00564CFA" w:rsidP="00564CFA">
            <w:pPr>
              <w:spacing w:after="0" w:line="240" w:lineRule="auto"/>
              <w:rPr>
                <w:rFonts w:ascii="Calibri" w:eastAsia="Times New Roman" w:hAnsi="Calibri" w:cs="Calibri"/>
                <w:u w:val="single"/>
              </w:rPr>
            </w:pPr>
          </w:p>
        </w:tc>
        <w:tc>
          <w:tcPr>
            <w:tcW w:w="918" w:type="dxa"/>
            <w:tcBorders>
              <w:top w:val="nil"/>
              <w:left w:val="nil"/>
              <w:bottom w:val="single" w:sz="4" w:space="0" w:color="auto"/>
              <w:right w:val="single" w:sz="4" w:space="0" w:color="auto"/>
            </w:tcBorders>
            <w:shd w:val="clear" w:color="auto" w:fill="auto"/>
            <w:vAlign w:val="center"/>
            <w:hideMark/>
          </w:tcPr>
          <w:p w14:paraId="098C4A4C" w14:textId="77777777" w:rsidR="00564CFA" w:rsidRPr="00C32D2E" w:rsidRDefault="00564CFA" w:rsidP="00564CFA">
            <w:pPr>
              <w:spacing w:after="0" w:line="240" w:lineRule="auto"/>
              <w:jc w:val="center"/>
              <w:rPr>
                <w:rFonts w:ascii="Calibri" w:eastAsia="Times New Roman" w:hAnsi="Calibri" w:cs="Calibri"/>
              </w:rPr>
            </w:pPr>
            <w:r w:rsidRPr="00C32D2E">
              <w:rPr>
                <w:rFonts w:ascii="Calibri" w:eastAsia="Times New Roman" w:hAnsi="Calibri" w:cs="Calibri"/>
              </w:rPr>
              <w:t>(See Table F)</w:t>
            </w:r>
          </w:p>
        </w:tc>
        <w:tc>
          <w:tcPr>
            <w:tcW w:w="2741" w:type="dxa"/>
            <w:vMerge/>
            <w:tcBorders>
              <w:top w:val="nil"/>
              <w:left w:val="single" w:sz="4" w:space="0" w:color="auto"/>
              <w:bottom w:val="single" w:sz="4" w:space="0" w:color="auto"/>
              <w:right w:val="single" w:sz="4" w:space="0" w:color="auto"/>
            </w:tcBorders>
            <w:shd w:val="clear" w:color="auto" w:fill="auto"/>
            <w:vAlign w:val="center"/>
            <w:hideMark/>
          </w:tcPr>
          <w:p w14:paraId="660AF02B" w14:textId="77777777" w:rsidR="00564CFA" w:rsidRPr="009E433D" w:rsidRDefault="00564CFA" w:rsidP="00564CFA">
            <w:pPr>
              <w:spacing w:after="0" w:line="240" w:lineRule="auto"/>
              <w:rPr>
                <w:rFonts w:ascii="Calibri" w:eastAsia="Times New Roman" w:hAnsi="Calibri" w:cs="Calibri"/>
                <w:b/>
                <w:bCs/>
              </w:rPr>
            </w:pPr>
          </w:p>
        </w:tc>
      </w:tr>
      <w:tr w:rsidR="006357F0" w:rsidRPr="009E433D" w14:paraId="72D7ACC5" w14:textId="77777777" w:rsidTr="006357F0">
        <w:trPr>
          <w:trHeight w:val="464"/>
        </w:trPr>
        <w:tc>
          <w:tcPr>
            <w:tcW w:w="1237" w:type="dxa"/>
            <w:tcBorders>
              <w:top w:val="nil"/>
              <w:left w:val="single" w:sz="4" w:space="0" w:color="auto"/>
              <w:bottom w:val="single" w:sz="4" w:space="0" w:color="auto"/>
              <w:right w:val="single" w:sz="4" w:space="0" w:color="auto"/>
            </w:tcBorders>
            <w:shd w:val="clear" w:color="auto" w:fill="auto"/>
            <w:vAlign w:val="center"/>
            <w:hideMark/>
          </w:tcPr>
          <w:p w14:paraId="11062429" w14:textId="77777777" w:rsidR="00564CFA" w:rsidRPr="009E433D" w:rsidRDefault="00564CFA" w:rsidP="00564CFA">
            <w:pPr>
              <w:spacing w:after="0" w:line="240" w:lineRule="auto"/>
              <w:jc w:val="center"/>
              <w:rPr>
                <w:rFonts w:ascii="Calibri" w:eastAsia="Times New Roman" w:hAnsi="Calibri" w:cs="Calibri"/>
                <w:sz w:val="20"/>
                <w:szCs w:val="20"/>
              </w:rPr>
            </w:pPr>
            <w:r w:rsidRPr="009E433D">
              <w:rPr>
                <w:rFonts w:ascii="Calibri" w:eastAsia="Times New Roman" w:hAnsi="Calibri" w:cs="Calibri"/>
                <w:sz w:val="20"/>
                <w:szCs w:val="20"/>
              </w:rPr>
              <w:t> </w:t>
            </w:r>
          </w:p>
        </w:tc>
        <w:tc>
          <w:tcPr>
            <w:tcW w:w="313" w:type="dxa"/>
            <w:tcBorders>
              <w:top w:val="nil"/>
              <w:left w:val="nil"/>
              <w:bottom w:val="single" w:sz="4" w:space="0" w:color="auto"/>
              <w:right w:val="single" w:sz="4" w:space="0" w:color="auto"/>
            </w:tcBorders>
            <w:shd w:val="clear" w:color="auto" w:fill="auto"/>
            <w:vAlign w:val="center"/>
            <w:hideMark/>
          </w:tcPr>
          <w:p w14:paraId="33A600E7" w14:textId="77777777" w:rsidR="00564CFA" w:rsidRPr="009E433D" w:rsidRDefault="00564CFA" w:rsidP="00564CFA">
            <w:pPr>
              <w:spacing w:after="0" w:line="240" w:lineRule="auto"/>
              <w:jc w:val="center"/>
              <w:rPr>
                <w:rFonts w:ascii="Calibri" w:eastAsia="Times New Roman" w:hAnsi="Calibri" w:cs="Calibri"/>
                <w:b/>
                <w:bCs/>
                <w:sz w:val="20"/>
                <w:szCs w:val="20"/>
              </w:rPr>
            </w:pPr>
            <w:r w:rsidRPr="009E433D">
              <w:rPr>
                <w:rFonts w:ascii="Calibri" w:eastAsia="Times New Roman" w:hAnsi="Calibri" w:cs="Calibri"/>
                <w:b/>
                <w:bCs/>
                <w:sz w:val="20"/>
                <w:szCs w:val="20"/>
              </w:rPr>
              <w:t>+</w:t>
            </w:r>
          </w:p>
        </w:tc>
        <w:tc>
          <w:tcPr>
            <w:tcW w:w="1236" w:type="dxa"/>
            <w:tcBorders>
              <w:top w:val="nil"/>
              <w:left w:val="nil"/>
              <w:bottom w:val="single" w:sz="4" w:space="0" w:color="auto"/>
              <w:right w:val="single" w:sz="4" w:space="0" w:color="auto"/>
            </w:tcBorders>
            <w:shd w:val="clear" w:color="auto" w:fill="auto"/>
            <w:vAlign w:val="center"/>
            <w:hideMark/>
          </w:tcPr>
          <w:p w14:paraId="027D66C1" w14:textId="77777777" w:rsidR="00564CFA" w:rsidRPr="009E433D" w:rsidRDefault="00564CFA" w:rsidP="00564CFA">
            <w:pPr>
              <w:spacing w:after="0" w:line="240" w:lineRule="auto"/>
              <w:jc w:val="center"/>
              <w:rPr>
                <w:rFonts w:ascii="Calibri" w:eastAsia="Times New Roman" w:hAnsi="Calibri" w:cs="Calibri"/>
                <w:sz w:val="20"/>
                <w:szCs w:val="20"/>
              </w:rPr>
            </w:pPr>
          </w:p>
        </w:tc>
        <w:tc>
          <w:tcPr>
            <w:tcW w:w="312" w:type="dxa"/>
            <w:tcBorders>
              <w:top w:val="nil"/>
              <w:left w:val="nil"/>
              <w:bottom w:val="single" w:sz="4" w:space="0" w:color="auto"/>
              <w:right w:val="single" w:sz="4" w:space="0" w:color="auto"/>
            </w:tcBorders>
            <w:shd w:val="clear" w:color="auto" w:fill="auto"/>
            <w:vAlign w:val="center"/>
            <w:hideMark/>
          </w:tcPr>
          <w:p w14:paraId="1FDB9C82" w14:textId="77777777" w:rsidR="00564CFA" w:rsidRPr="009E433D" w:rsidRDefault="00564CFA" w:rsidP="00564CFA">
            <w:pPr>
              <w:spacing w:after="0" w:line="240" w:lineRule="auto"/>
              <w:jc w:val="center"/>
              <w:rPr>
                <w:rFonts w:ascii="Calibri" w:eastAsia="Times New Roman" w:hAnsi="Calibri" w:cs="Calibri"/>
                <w:b/>
                <w:bCs/>
                <w:sz w:val="20"/>
                <w:szCs w:val="20"/>
              </w:rPr>
            </w:pPr>
            <w:r w:rsidRPr="009E433D">
              <w:rPr>
                <w:rFonts w:ascii="Calibri" w:eastAsia="Times New Roman" w:hAnsi="Calibri" w:cs="Calibri"/>
                <w:b/>
                <w:bCs/>
                <w:sz w:val="20"/>
                <w:szCs w:val="20"/>
              </w:rPr>
              <w:t>+</w:t>
            </w:r>
          </w:p>
        </w:tc>
        <w:tc>
          <w:tcPr>
            <w:tcW w:w="1154" w:type="dxa"/>
            <w:tcBorders>
              <w:top w:val="nil"/>
              <w:left w:val="nil"/>
              <w:bottom w:val="single" w:sz="4" w:space="0" w:color="auto"/>
              <w:right w:val="single" w:sz="4" w:space="0" w:color="auto"/>
            </w:tcBorders>
            <w:shd w:val="clear" w:color="auto" w:fill="auto"/>
            <w:vAlign w:val="center"/>
          </w:tcPr>
          <w:p w14:paraId="470FE904" w14:textId="77777777" w:rsidR="00564CFA" w:rsidRPr="009E433D" w:rsidRDefault="00564CFA" w:rsidP="00564CFA">
            <w:pPr>
              <w:spacing w:after="0" w:line="240" w:lineRule="auto"/>
              <w:jc w:val="center"/>
              <w:rPr>
                <w:rFonts w:ascii="Calibri" w:eastAsia="Times New Roman" w:hAnsi="Calibri" w:cs="Calibri"/>
                <w:sz w:val="20"/>
                <w:szCs w:val="20"/>
              </w:rPr>
            </w:pPr>
          </w:p>
        </w:tc>
        <w:tc>
          <w:tcPr>
            <w:tcW w:w="312" w:type="dxa"/>
            <w:tcBorders>
              <w:top w:val="nil"/>
              <w:left w:val="nil"/>
              <w:bottom w:val="single" w:sz="4" w:space="0" w:color="auto"/>
              <w:right w:val="single" w:sz="4" w:space="0" w:color="auto"/>
            </w:tcBorders>
            <w:shd w:val="clear" w:color="auto" w:fill="auto"/>
            <w:vAlign w:val="center"/>
            <w:hideMark/>
          </w:tcPr>
          <w:p w14:paraId="486B1B5D" w14:textId="77777777" w:rsidR="00564CFA" w:rsidRPr="009E433D" w:rsidRDefault="00564CFA" w:rsidP="00564CFA">
            <w:pPr>
              <w:spacing w:after="0" w:line="240" w:lineRule="auto"/>
              <w:jc w:val="center"/>
              <w:rPr>
                <w:rFonts w:ascii="Calibri" w:eastAsia="Times New Roman" w:hAnsi="Calibri" w:cs="Calibri"/>
                <w:b/>
                <w:bCs/>
                <w:sz w:val="20"/>
                <w:szCs w:val="20"/>
              </w:rPr>
            </w:pPr>
            <w:r w:rsidRPr="009E433D">
              <w:rPr>
                <w:rFonts w:ascii="Calibri" w:eastAsia="Times New Roman" w:hAnsi="Calibri" w:cs="Calibri"/>
                <w:b/>
                <w:bCs/>
                <w:sz w:val="20"/>
                <w:szCs w:val="20"/>
              </w:rPr>
              <w:t>+</w:t>
            </w:r>
          </w:p>
        </w:tc>
        <w:tc>
          <w:tcPr>
            <w:tcW w:w="1252" w:type="dxa"/>
            <w:tcBorders>
              <w:top w:val="nil"/>
              <w:left w:val="nil"/>
              <w:bottom w:val="single" w:sz="4" w:space="0" w:color="auto"/>
              <w:right w:val="single" w:sz="4" w:space="0" w:color="auto"/>
            </w:tcBorders>
            <w:shd w:val="clear" w:color="auto" w:fill="auto"/>
            <w:vAlign w:val="center"/>
          </w:tcPr>
          <w:p w14:paraId="5005A19D" w14:textId="77777777" w:rsidR="00564CFA" w:rsidRPr="009E433D" w:rsidRDefault="00564CFA" w:rsidP="00564CFA">
            <w:pPr>
              <w:spacing w:after="0" w:line="240" w:lineRule="auto"/>
              <w:jc w:val="center"/>
              <w:rPr>
                <w:rFonts w:ascii="Calibri" w:eastAsia="Times New Roman" w:hAnsi="Calibri" w:cs="Calibri"/>
                <w:sz w:val="20"/>
                <w:szCs w:val="20"/>
              </w:rPr>
            </w:pPr>
          </w:p>
        </w:tc>
        <w:tc>
          <w:tcPr>
            <w:tcW w:w="312" w:type="dxa"/>
            <w:tcBorders>
              <w:top w:val="nil"/>
              <w:left w:val="nil"/>
              <w:bottom w:val="single" w:sz="4" w:space="0" w:color="auto"/>
              <w:right w:val="single" w:sz="4" w:space="0" w:color="auto"/>
            </w:tcBorders>
            <w:shd w:val="clear" w:color="auto" w:fill="auto"/>
            <w:vAlign w:val="center"/>
            <w:hideMark/>
          </w:tcPr>
          <w:p w14:paraId="0315F448" w14:textId="77777777" w:rsidR="00564CFA" w:rsidRPr="009E433D" w:rsidRDefault="00564CFA" w:rsidP="00564CFA">
            <w:pPr>
              <w:spacing w:after="0" w:line="240" w:lineRule="auto"/>
              <w:jc w:val="center"/>
              <w:rPr>
                <w:rFonts w:ascii="Calibri" w:eastAsia="Times New Roman" w:hAnsi="Calibri" w:cs="Calibri"/>
                <w:b/>
                <w:bCs/>
                <w:sz w:val="20"/>
                <w:szCs w:val="20"/>
              </w:rPr>
            </w:pPr>
            <w:r w:rsidRPr="009E433D">
              <w:rPr>
                <w:rFonts w:ascii="Calibri" w:eastAsia="Times New Roman" w:hAnsi="Calibri" w:cs="Calibri"/>
                <w:b/>
                <w:bCs/>
                <w:sz w:val="20"/>
                <w:szCs w:val="20"/>
              </w:rPr>
              <w:t>+</w:t>
            </w:r>
          </w:p>
        </w:tc>
        <w:tc>
          <w:tcPr>
            <w:tcW w:w="1236" w:type="dxa"/>
            <w:tcBorders>
              <w:top w:val="nil"/>
              <w:left w:val="nil"/>
              <w:bottom w:val="single" w:sz="4" w:space="0" w:color="auto"/>
              <w:right w:val="single" w:sz="4" w:space="0" w:color="auto"/>
            </w:tcBorders>
            <w:shd w:val="clear" w:color="auto" w:fill="auto"/>
            <w:vAlign w:val="center"/>
          </w:tcPr>
          <w:p w14:paraId="7C492560" w14:textId="77777777" w:rsidR="00564CFA" w:rsidRPr="009E433D" w:rsidRDefault="00564CFA" w:rsidP="00564CFA">
            <w:pPr>
              <w:spacing w:after="0" w:line="240" w:lineRule="auto"/>
              <w:jc w:val="center"/>
              <w:rPr>
                <w:rFonts w:ascii="Calibri" w:eastAsia="Times New Roman" w:hAnsi="Calibri" w:cs="Calibri"/>
                <w:sz w:val="20"/>
                <w:szCs w:val="20"/>
              </w:rPr>
            </w:pPr>
          </w:p>
        </w:tc>
        <w:tc>
          <w:tcPr>
            <w:tcW w:w="731" w:type="dxa"/>
            <w:tcBorders>
              <w:top w:val="nil"/>
              <w:left w:val="nil"/>
              <w:bottom w:val="single" w:sz="4" w:space="0" w:color="auto"/>
              <w:right w:val="single" w:sz="4" w:space="0" w:color="auto"/>
            </w:tcBorders>
            <w:shd w:val="clear" w:color="auto" w:fill="auto"/>
            <w:vAlign w:val="center"/>
            <w:hideMark/>
          </w:tcPr>
          <w:p w14:paraId="1D2BCF10" w14:textId="77777777" w:rsidR="00564CFA" w:rsidRPr="009E433D" w:rsidRDefault="00564CFA" w:rsidP="00564CFA">
            <w:pPr>
              <w:spacing w:after="0" w:line="240" w:lineRule="auto"/>
              <w:jc w:val="center"/>
              <w:rPr>
                <w:rFonts w:ascii="Calibri" w:eastAsia="Times New Roman" w:hAnsi="Calibri" w:cs="Calibri"/>
                <w:sz w:val="20"/>
                <w:szCs w:val="20"/>
              </w:rPr>
            </w:pPr>
            <w:r w:rsidRPr="009E433D">
              <w:rPr>
                <w:rFonts w:ascii="Calibri" w:eastAsia="Times New Roman" w:hAnsi="Calibri" w:cs="Calibri"/>
                <w:sz w:val="20"/>
                <w:szCs w:val="20"/>
              </w:rPr>
              <w:t>OR</w:t>
            </w:r>
          </w:p>
        </w:tc>
        <w:tc>
          <w:tcPr>
            <w:tcW w:w="1084" w:type="dxa"/>
            <w:tcBorders>
              <w:top w:val="nil"/>
              <w:left w:val="nil"/>
              <w:bottom w:val="single" w:sz="4" w:space="0" w:color="auto"/>
              <w:right w:val="single" w:sz="4" w:space="0" w:color="auto"/>
            </w:tcBorders>
            <w:shd w:val="clear" w:color="auto" w:fill="auto"/>
            <w:vAlign w:val="center"/>
          </w:tcPr>
          <w:p w14:paraId="34B354AE" w14:textId="77777777" w:rsidR="00564CFA" w:rsidRPr="009E433D" w:rsidRDefault="00564CFA" w:rsidP="00564CFA">
            <w:pPr>
              <w:spacing w:after="0" w:line="240" w:lineRule="auto"/>
              <w:jc w:val="center"/>
              <w:rPr>
                <w:rFonts w:ascii="Calibri" w:eastAsia="Times New Roman" w:hAnsi="Calibri" w:cs="Calibri"/>
                <w:sz w:val="20"/>
                <w:szCs w:val="20"/>
              </w:rPr>
            </w:pPr>
          </w:p>
        </w:tc>
        <w:tc>
          <w:tcPr>
            <w:tcW w:w="312" w:type="dxa"/>
            <w:tcBorders>
              <w:top w:val="nil"/>
              <w:left w:val="nil"/>
              <w:bottom w:val="single" w:sz="4" w:space="0" w:color="auto"/>
              <w:right w:val="single" w:sz="4" w:space="0" w:color="auto"/>
            </w:tcBorders>
            <w:shd w:val="clear" w:color="auto" w:fill="auto"/>
            <w:vAlign w:val="center"/>
            <w:hideMark/>
          </w:tcPr>
          <w:p w14:paraId="5EC47612" w14:textId="77777777" w:rsidR="00564CFA" w:rsidRPr="009E433D" w:rsidRDefault="00564CFA" w:rsidP="00564CFA">
            <w:pPr>
              <w:spacing w:after="0" w:line="240" w:lineRule="auto"/>
              <w:jc w:val="center"/>
              <w:rPr>
                <w:rFonts w:ascii="Calibri" w:eastAsia="Times New Roman" w:hAnsi="Calibri" w:cs="Calibri"/>
                <w:b/>
                <w:bCs/>
                <w:sz w:val="20"/>
                <w:szCs w:val="20"/>
              </w:rPr>
            </w:pPr>
            <w:r w:rsidRPr="009E433D">
              <w:rPr>
                <w:rFonts w:ascii="Calibri" w:eastAsia="Times New Roman" w:hAnsi="Calibri" w:cs="Calibri"/>
                <w:b/>
                <w:bCs/>
                <w:sz w:val="20"/>
                <w:szCs w:val="20"/>
              </w:rPr>
              <w:t>=</w:t>
            </w:r>
          </w:p>
        </w:tc>
        <w:tc>
          <w:tcPr>
            <w:tcW w:w="918" w:type="dxa"/>
            <w:tcBorders>
              <w:top w:val="nil"/>
              <w:left w:val="nil"/>
              <w:bottom w:val="single" w:sz="4" w:space="0" w:color="auto"/>
              <w:right w:val="single" w:sz="4" w:space="0" w:color="auto"/>
            </w:tcBorders>
            <w:shd w:val="clear" w:color="auto" w:fill="auto"/>
            <w:vAlign w:val="center"/>
          </w:tcPr>
          <w:p w14:paraId="31F268BB" w14:textId="77777777" w:rsidR="00564CFA" w:rsidRPr="00B46D5B" w:rsidRDefault="00564CFA" w:rsidP="00564CFA">
            <w:pPr>
              <w:spacing w:after="0" w:line="240" w:lineRule="auto"/>
              <w:jc w:val="center"/>
              <w:rPr>
                <w:rFonts w:ascii="Calibri" w:eastAsia="Times New Roman" w:hAnsi="Calibri" w:cs="Calibri"/>
                <w:sz w:val="20"/>
                <w:szCs w:val="20"/>
              </w:rPr>
            </w:pPr>
          </w:p>
        </w:tc>
        <w:tc>
          <w:tcPr>
            <w:tcW w:w="322" w:type="dxa"/>
            <w:tcBorders>
              <w:top w:val="nil"/>
              <w:left w:val="nil"/>
              <w:bottom w:val="single" w:sz="4" w:space="0" w:color="auto"/>
              <w:right w:val="single" w:sz="4" w:space="0" w:color="auto"/>
            </w:tcBorders>
            <w:shd w:val="clear" w:color="auto" w:fill="auto"/>
            <w:vAlign w:val="center"/>
            <w:hideMark/>
          </w:tcPr>
          <w:p w14:paraId="3BA89FC2" w14:textId="77777777" w:rsidR="00564CFA" w:rsidRPr="00B46D5B" w:rsidRDefault="00564CFA" w:rsidP="00564CFA">
            <w:pPr>
              <w:spacing w:after="0" w:line="240" w:lineRule="auto"/>
              <w:jc w:val="center"/>
              <w:rPr>
                <w:rFonts w:ascii="Calibri" w:eastAsia="Times New Roman" w:hAnsi="Calibri" w:cs="Calibri"/>
                <w:sz w:val="20"/>
                <w:szCs w:val="20"/>
                <w:u w:val="single"/>
              </w:rPr>
            </w:pPr>
            <w:r w:rsidRPr="00B46D5B">
              <w:rPr>
                <w:rFonts w:ascii="Calibri" w:eastAsia="Times New Roman" w:hAnsi="Calibri" w:cs="Calibri"/>
                <w:sz w:val="20"/>
                <w:szCs w:val="20"/>
                <w:u w:val="single"/>
              </w:rPr>
              <w:t>&gt;</w:t>
            </w:r>
          </w:p>
        </w:tc>
        <w:tc>
          <w:tcPr>
            <w:tcW w:w="918" w:type="dxa"/>
            <w:tcBorders>
              <w:top w:val="nil"/>
              <w:left w:val="nil"/>
              <w:bottom w:val="single" w:sz="4" w:space="0" w:color="auto"/>
              <w:right w:val="single" w:sz="4" w:space="0" w:color="auto"/>
            </w:tcBorders>
            <w:shd w:val="clear" w:color="auto" w:fill="auto"/>
            <w:vAlign w:val="center"/>
          </w:tcPr>
          <w:p w14:paraId="4F059670" w14:textId="77777777" w:rsidR="00564CFA" w:rsidRPr="00B46D5B" w:rsidRDefault="00564CFA" w:rsidP="00564CFA">
            <w:pPr>
              <w:spacing w:after="0" w:line="240" w:lineRule="auto"/>
              <w:jc w:val="center"/>
              <w:rPr>
                <w:rFonts w:ascii="Calibri" w:eastAsia="Times New Roman" w:hAnsi="Calibri" w:cs="Calibri"/>
                <w:sz w:val="20"/>
                <w:szCs w:val="20"/>
              </w:rPr>
            </w:pPr>
          </w:p>
        </w:tc>
        <w:tc>
          <w:tcPr>
            <w:tcW w:w="2741" w:type="dxa"/>
            <w:tcBorders>
              <w:top w:val="nil"/>
              <w:left w:val="nil"/>
              <w:bottom w:val="single" w:sz="4" w:space="0" w:color="auto"/>
              <w:right w:val="single" w:sz="4" w:space="0" w:color="auto"/>
            </w:tcBorders>
            <w:shd w:val="clear" w:color="auto" w:fill="auto"/>
            <w:vAlign w:val="center"/>
            <w:hideMark/>
          </w:tcPr>
          <w:p w14:paraId="24693309" w14:textId="77777777" w:rsidR="00564CFA" w:rsidRPr="009E433D" w:rsidRDefault="00564CFA" w:rsidP="00564CFA">
            <w:pPr>
              <w:spacing w:after="0" w:line="240" w:lineRule="auto"/>
              <w:jc w:val="center"/>
              <w:rPr>
                <w:rFonts w:ascii="Calibri" w:eastAsia="Times New Roman" w:hAnsi="Calibri" w:cs="Calibri"/>
                <w:b/>
                <w:bCs/>
              </w:rPr>
            </w:pPr>
            <w:r w:rsidRPr="009E433D">
              <w:rPr>
                <w:rFonts w:ascii="Calibri" w:eastAsia="Times New Roman" w:hAnsi="Calibri" w:cs="Calibri"/>
                <w:b/>
                <w:bCs/>
              </w:rPr>
              <w:t xml:space="preserve">COMPLIES or </w:t>
            </w:r>
            <w:r w:rsidRPr="009E433D">
              <w:rPr>
                <w:rFonts w:ascii="Calibri" w:eastAsia="Times New Roman" w:hAnsi="Calibri" w:cs="Calibri"/>
                <w:b/>
                <w:bCs/>
              </w:rPr>
              <w:br/>
              <w:t>DOES NOT COMPLY</w:t>
            </w:r>
          </w:p>
        </w:tc>
      </w:tr>
      <w:tr w:rsidR="006357F0" w:rsidRPr="009E433D" w14:paraId="612456C2" w14:textId="77777777" w:rsidTr="006357F0">
        <w:trPr>
          <w:trHeight w:val="432"/>
        </w:trPr>
        <w:tc>
          <w:tcPr>
            <w:tcW w:w="8095" w:type="dxa"/>
            <w:gridSpan w:val="10"/>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70BECDD" w14:textId="77777777" w:rsidR="006357F0" w:rsidRPr="00C55207" w:rsidRDefault="006357F0" w:rsidP="00564CFA">
            <w:pPr>
              <w:spacing w:after="0" w:line="240" w:lineRule="auto"/>
              <w:jc w:val="right"/>
              <w:rPr>
                <w:rFonts w:ascii="Calibri" w:eastAsia="Times New Roman" w:hAnsi="Calibri" w:cs="Calibri"/>
                <w:b/>
                <w:bCs/>
              </w:rPr>
            </w:pPr>
            <w:r w:rsidRPr="00C55207">
              <w:rPr>
                <w:rFonts w:ascii="Calibri" w:eastAsia="Times New Roman" w:hAnsi="Calibri" w:cs="Calibri"/>
                <w:b/>
                <w:bCs/>
              </w:rPr>
              <w:t>Shielding Compliance (See Table G for Details)</w:t>
            </w:r>
          </w:p>
        </w:tc>
        <w:tc>
          <w:tcPr>
            <w:tcW w:w="3554" w:type="dxa"/>
            <w:gridSpan w:val="5"/>
            <w:tcBorders>
              <w:top w:val="nil"/>
              <w:left w:val="nil"/>
              <w:bottom w:val="single" w:sz="4" w:space="0" w:color="auto"/>
              <w:right w:val="single" w:sz="4" w:space="0" w:color="auto"/>
            </w:tcBorders>
            <w:shd w:val="clear" w:color="auto" w:fill="auto"/>
            <w:noWrap/>
            <w:hideMark/>
          </w:tcPr>
          <w:p w14:paraId="72C62D44" w14:textId="213CB9FB" w:rsidR="006357F0" w:rsidRPr="009E433D" w:rsidRDefault="006357F0" w:rsidP="006357F0">
            <w:pPr>
              <w:spacing w:after="0" w:line="240" w:lineRule="auto"/>
              <w:rPr>
                <w:rFonts w:ascii="Calibri" w:eastAsia="Times New Roman" w:hAnsi="Calibri" w:cs="Calibri"/>
                <w:b/>
                <w:bCs/>
              </w:rPr>
            </w:pPr>
            <w:r w:rsidRPr="009E433D">
              <w:rPr>
                <w:rFonts w:ascii="Calibri" w:eastAsia="Times New Roman" w:hAnsi="Calibri" w:cs="Calibri"/>
                <w:b/>
                <w:bCs/>
              </w:rPr>
              <w:t> </w:t>
            </w:r>
          </w:p>
        </w:tc>
        <w:tc>
          <w:tcPr>
            <w:tcW w:w="2741" w:type="dxa"/>
            <w:tcBorders>
              <w:top w:val="nil"/>
              <w:left w:val="nil"/>
              <w:bottom w:val="single" w:sz="4" w:space="0" w:color="auto"/>
              <w:right w:val="single" w:sz="4" w:space="0" w:color="auto"/>
            </w:tcBorders>
            <w:shd w:val="clear" w:color="auto" w:fill="auto"/>
            <w:noWrap/>
            <w:hideMark/>
          </w:tcPr>
          <w:p w14:paraId="37C379CC" w14:textId="77777777" w:rsidR="006357F0" w:rsidRPr="009E433D" w:rsidRDefault="006357F0" w:rsidP="00564CFA">
            <w:pPr>
              <w:spacing w:after="0" w:line="240" w:lineRule="auto"/>
              <w:jc w:val="right"/>
              <w:rPr>
                <w:rFonts w:ascii="Calibri" w:eastAsia="Times New Roman" w:hAnsi="Calibri" w:cs="Calibri"/>
                <w:b/>
                <w:bCs/>
              </w:rPr>
            </w:pPr>
            <w:r w:rsidRPr="009E433D">
              <w:rPr>
                <w:rFonts w:ascii="Calibri" w:eastAsia="Times New Roman" w:hAnsi="Calibri" w:cs="Calibri"/>
                <w:b/>
                <w:bCs/>
              </w:rPr>
              <w:t>"COMPLIES" or "DOES NOT COMPLY" or "Not Applicable"</w:t>
            </w:r>
          </w:p>
        </w:tc>
      </w:tr>
      <w:tr w:rsidR="006357F0" w:rsidRPr="009E433D" w14:paraId="44668486" w14:textId="77777777" w:rsidTr="006357F0">
        <w:trPr>
          <w:trHeight w:val="144"/>
        </w:trPr>
        <w:tc>
          <w:tcPr>
            <w:tcW w:w="8095" w:type="dxa"/>
            <w:gridSpan w:val="10"/>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A212D8A" w14:textId="77777777" w:rsidR="006357F0" w:rsidRPr="00C55207" w:rsidRDefault="006357F0" w:rsidP="00564CFA">
            <w:pPr>
              <w:spacing w:after="0" w:line="240" w:lineRule="auto"/>
              <w:jc w:val="right"/>
              <w:rPr>
                <w:rFonts w:ascii="Calibri" w:eastAsia="Times New Roman" w:hAnsi="Calibri" w:cs="Calibri"/>
                <w:b/>
                <w:bCs/>
              </w:rPr>
            </w:pPr>
            <w:r w:rsidRPr="00C55207">
              <w:rPr>
                <w:rFonts w:ascii="Calibri" w:eastAsia="Times New Roman" w:hAnsi="Calibri" w:cs="Calibri"/>
                <w:b/>
                <w:bCs/>
              </w:rPr>
              <w:t>Controls Compliance (See Table H for Details)</w:t>
            </w:r>
          </w:p>
        </w:tc>
        <w:tc>
          <w:tcPr>
            <w:tcW w:w="3554" w:type="dxa"/>
            <w:gridSpan w:val="5"/>
            <w:tcBorders>
              <w:top w:val="nil"/>
              <w:left w:val="nil"/>
              <w:bottom w:val="single" w:sz="4" w:space="0" w:color="auto"/>
              <w:right w:val="single" w:sz="4" w:space="0" w:color="auto"/>
            </w:tcBorders>
            <w:shd w:val="clear" w:color="auto" w:fill="auto"/>
            <w:noWrap/>
            <w:hideMark/>
          </w:tcPr>
          <w:p w14:paraId="565EDB1E" w14:textId="407678BB" w:rsidR="006357F0" w:rsidRPr="009E433D" w:rsidRDefault="006357F0" w:rsidP="006357F0">
            <w:pPr>
              <w:spacing w:after="0" w:line="240" w:lineRule="auto"/>
              <w:rPr>
                <w:rFonts w:ascii="Calibri" w:eastAsia="Times New Roman" w:hAnsi="Calibri" w:cs="Calibri"/>
                <w:b/>
                <w:bCs/>
              </w:rPr>
            </w:pPr>
            <w:r w:rsidRPr="009E433D">
              <w:rPr>
                <w:rFonts w:ascii="Calibri" w:eastAsia="Times New Roman" w:hAnsi="Calibri" w:cs="Calibri"/>
                <w:b/>
                <w:bCs/>
              </w:rPr>
              <w:t> </w:t>
            </w:r>
          </w:p>
        </w:tc>
        <w:tc>
          <w:tcPr>
            <w:tcW w:w="2741" w:type="dxa"/>
            <w:tcBorders>
              <w:top w:val="nil"/>
              <w:left w:val="nil"/>
              <w:bottom w:val="single" w:sz="4" w:space="0" w:color="auto"/>
              <w:right w:val="single" w:sz="4" w:space="0" w:color="auto"/>
            </w:tcBorders>
            <w:shd w:val="clear" w:color="auto" w:fill="auto"/>
            <w:noWrap/>
            <w:hideMark/>
          </w:tcPr>
          <w:p w14:paraId="1009008B" w14:textId="77777777" w:rsidR="006357F0" w:rsidRPr="009E433D" w:rsidRDefault="006357F0" w:rsidP="00564CFA">
            <w:pPr>
              <w:spacing w:after="0" w:line="240" w:lineRule="auto"/>
              <w:jc w:val="right"/>
              <w:rPr>
                <w:rFonts w:ascii="Calibri" w:eastAsia="Times New Roman" w:hAnsi="Calibri" w:cs="Calibri"/>
                <w:b/>
                <w:bCs/>
              </w:rPr>
            </w:pPr>
            <w:r w:rsidRPr="009E433D">
              <w:rPr>
                <w:rFonts w:ascii="Calibri" w:eastAsia="Times New Roman" w:hAnsi="Calibri" w:cs="Calibri"/>
                <w:b/>
                <w:bCs/>
              </w:rPr>
              <w:t>"COMPLIES with Exceptional Conditions" or "COMPLIES" or "DOES NOT COMPLY"</w:t>
            </w:r>
          </w:p>
        </w:tc>
      </w:tr>
    </w:tbl>
    <w:p w14:paraId="5F45AED1" w14:textId="77777777" w:rsidR="002059C3" w:rsidRDefault="002059C3"/>
    <w:p w14:paraId="2A386B1A" w14:textId="5735C04E" w:rsidR="009E433D" w:rsidRDefault="009E433D"/>
    <w:p w14:paraId="455678E6" w14:textId="2168EA25" w:rsidR="009E433D" w:rsidRPr="009E433D" w:rsidRDefault="009E433D" w:rsidP="009E433D">
      <w:pPr>
        <w:rPr>
          <w:b/>
          <w:bCs/>
        </w:rPr>
      </w:pPr>
    </w:p>
    <w:tbl>
      <w:tblPr>
        <w:tblW w:w="14617" w:type="dxa"/>
        <w:tblLook w:val="04A0" w:firstRow="1" w:lastRow="0" w:firstColumn="1" w:lastColumn="0" w:noHBand="0" w:noVBand="1"/>
      </w:tblPr>
      <w:tblGrid>
        <w:gridCol w:w="14395"/>
        <w:gridCol w:w="222"/>
      </w:tblGrid>
      <w:tr w:rsidR="00701A1D" w:rsidRPr="009E433D" w14:paraId="181CB87C" w14:textId="77777777" w:rsidTr="006357F0">
        <w:trPr>
          <w:gridAfter w:val="1"/>
          <w:wAfter w:w="222" w:type="dxa"/>
          <w:trHeight w:val="300"/>
        </w:trPr>
        <w:tc>
          <w:tcPr>
            <w:tcW w:w="14395"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484848C6" w14:textId="30EDAE02" w:rsidR="00701A1D" w:rsidRPr="009E433D" w:rsidRDefault="009E433D" w:rsidP="009040A8">
            <w:pPr>
              <w:spacing w:after="0" w:line="240" w:lineRule="auto"/>
              <w:rPr>
                <w:rFonts w:ascii="Calibri" w:eastAsia="Times New Roman" w:hAnsi="Calibri" w:cs="Calibri"/>
                <w:b/>
                <w:bCs/>
                <w:color w:val="231F20"/>
              </w:rPr>
            </w:pPr>
            <w:r>
              <w:lastRenderedPageBreak/>
              <w:br w:type="page"/>
            </w:r>
            <w:r w:rsidR="00701A1D" w:rsidRPr="009E433D">
              <w:rPr>
                <w:rFonts w:ascii="Calibri" w:eastAsia="Times New Roman" w:hAnsi="Calibri" w:cs="Calibri"/>
                <w:b/>
                <w:bCs/>
                <w:color w:val="231F20"/>
              </w:rPr>
              <w:t>D. EXCEPTIONAL CONDITIONS</w:t>
            </w:r>
          </w:p>
        </w:tc>
      </w:tr>
      <w:tr w:rsidR="00701A1D" w:rsidRPr="009E433D" w14:paraId="08F393EB" w14:textId="77777777" w:rsidTr="006357F0">
        <w:trPr>
          <w:gridAfter w:val="1"/>
          <w:wAfter w:w="222" w:type="dxa"/>
          <w:trHeight w:val="300"/>
        </w:trPr>
        <w:tc>
          <w:tcPr>
            <w:tcW w:w="14395" w:type="dxa"/>
            <w:tcBorders>
              <w:top w:val="single" w:sz="4" w:space="0" w:color="auto"/>
              <w:left w:val="single" w:sz="4" w:space="0" w:color="auto"/>
              <w:bottom w:val="single" w:sz="4" w:space="0" w:color="auto"/>
              <w:right w:val="single" w:sz="4" w:space="0" w:color="000000"/>
            </w:tcBorders>
            <w:shd w:val="clear" w:color="auto" w:fill="auto"/>
            <w:hideMark/>
          </w:tcPr>
          <w:p w14:paraId="20DE3DBF" w14:textId="77777777" w:rsidR="00701A1D" w:rsidRPr="009040A8" w:rsidRDefault="00701A1D" w:rsidP="009040A8">
            <w:pPr>
              <w:spacing w:after="0" w:line="240" w:lineRule="auto"/>
              <w:rPr>
                <w:rFonts w:ascii="Calibri" w:eastAsia="Times New Roman" w:hAnsi="Calibri" w:cs="Calibri"/>
                <w:i/>
                <w:iCs/>
                <w:color w:val="231F20"/>
              </w:rPr>
            </w:pPr>
            <w:r w:rsidRPr="009040A8">
              <w:rPr>
                <w:rFonts w:ascii="Calibri" w:eastAsia="Times New Roman" w:hAnsi="Calibri" w:cs="Calibri"/>
                <w:i/>
                <w:iCs/>
                <w:color w:val="231F20"/>
              </w:rPr>
              <w:t>This table is auto-filled with uneditable comments because of selections made or data entered in tables throughout the form.</w:t>
            </w:r>
          </w:p>
        </w:tc>
      </w:tr>
      <w:tr w:rsidR="00701A1D" w:rsidRPr="009E433D" w14:paraId="20A0BD4C" w14:textId="77777777" w:rsidTr="006357F0">
        <w:trPr>
          <w:gridAfter w:val="1"/>
          <w:wAfter w:w="222" w:type="dxa"/>
          <w:trHeight w:val="450"/>
        </w:trPr>
        <w:tc>
          <w:tcPr>
            <w:tcW w:w="14395"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037E5573" w14:textId="77777777" w:rsidR="00701A1D" w:rsidRPr="009E433D" w:rsidRDefault="00701A1D" w:rsidP="009040A8">
            <w:pPr>
              <w:spacing w:after="0" w:line="240" w:lineRule="auto"/>
              <w:rPr>
                <w:rFonts w:ascii="Calibri" w:eastAsia="Times New Roman" w:hAnsi="Calibri" w:cs="Calibri"/>
                <w:color w:val="000000"/>
                <w:sz w:val="20"/>
                <w:szCs w:val="20"/>
              </w:rPr>
            </w:pPr>
            <w:r w:rsidRPr="009E433D">
              <w:rPr>
                <w:rFonts w:ascii="Calibri" w:eastAsia="Times New Roman" w:hAnsi="Calibri" w:cs="Calibri"/>
                <w:color w:val="000000"/>
                <w:sz w:val="20"/>
                <w:szCs w:val="20"/>
              </w:rPr>
              <w:t> </w:t>
            </w:r>
          </w:p>
        </w:tc>
      </w:tr>
      <w:tr w:rsidR="00701A1D" w:rsidRPr="009E433D" w14:paraId="0B2BD193" w14:textId="77777777" w:rsidTr="006357F0">
        <w:trPr>
          <w:trHeight w:val="290"/>
        </w:trPr>
        <w:tc>
          <w:tcPr>
            <w:tcW w:w="14395"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518AE001" w14:textId="77777777" w:rsidR="00701A1D" w:rsidRPr="009E433D" w:rsidRDefault="00701A1D" w:rsidP="009040A8">
            <w:pPr>
              <w:spacing w:after="0" w:line="240" w:lineRule="auto"/>
              <w:rPr>
                <w:rFonts w:ascii="Calibri" w:eastAsia="Times New Roman" w:hAnsi="Calibri" w:cs="Calibri"/>
                <w:color w:val="000000"/>
                <w:sz w:val="20"/>
                <w:szCs w:val="20"/>
              </w:rPr>
            </w:pPr>
          </w:p>
        </w:tc>
        <w:tc>
          <w:tcPr>
            <w:tcW w:w="222" w:type="dxa"/>
            <w:tcBorders>
              <w:top w:val="nil"/>
              <w:left w:val="nil"/>
              <w:bottom w:val="nil"/>
              <w:right w:val="nil"/>
            </w:tcBorders>
            <w:shd w:val="clear" w:color="auto" w:fill="auto"/>
            <w:noWrap/>
            <w:vAlign w:val="bottom"/>
            <w:hideMark/>
          </w:tcPr>
          <w:p w14:paraId="57C06692" w14:textId="77777777" w:rsidR="00701A1D" w:rsidRPr="009E433D" w:rsidRDefault="00701A1D" w:rsidP="009040A8">
            <w:pPr>
              <w:spacing w:after="0" w:line="240" w:lineRule="auto"/>
              <w:rPr>
                <w:rFonts w:ascii="Calibri" w:eastAsia="Times New Roman" w:hAnsi="Calibri" w:cs="Calibri"/>
                <w:color w:val="000000"/>
                <w:sz w:val="20"/>
                <w:szCs w:val="20"/>
              </w:rPr>
            </w:pPr>
          </w:p>
        </w:tc>
      </w:tr>
    </w:tbl>
    <w:p w14:paraId="2F35E101" w14:textId="77777777" w:rsidR="00B46D5B" w:rsidRDefault="00B46D5B" w:rsidP="009E433D">
      <w:pPr>
        <w:rPr>
          <w:b/>
          <w:bCs/>
        </w:rPr>
      </w:pPr>
    </w:p>
    <w:tbl>
      <w:tblPr>
        <w:tblW w:w="14617" w:type="dxa"/>
        <w:tblLook w:val="04A0" w:firstRow="1" w:lastRow="0" w:firstColumn="1" w:lastColumn="0" w:noHBand="0" w:noVBand="1"/>
      </w:tblPr>
      <w:tblGrid>
        <w:gridCol w:w="14395"/>
        <w:gridCol w:w="222"/>
      </w:tblGrid>
      <w:tr w:rsidR="00701A1D" w:rsidRPr="00403348" w14:paraId="4E4D88ED" w14:textId="77777777" w:rsidTr="006357F0">
        <w:trPr>
          <w:gridAfter w:val="1"/>
          <w:wAfter w:w="222" w:type="dxa"/>
          <w:trHeight w:val="300"/>
        </w:trPr>
        <w:tc>
          <w:tcPr>
            <w:tcW w:w="14395"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4961F700" w14:textId="77777777" w:rsidR="00701A1D" w:rsidRPr="00403348" w:rsidRDefault="00701A1D" w:rsidP="009040A8">
            <w:pPr>
              <w:spacing w:after="0" w:line="240" w:lineRule="auto"/>
              <w:rPr>
                <w:rFonts w:ascii="Calibri" w:eastAsia="Times New Roman" w:hAnsi="Calibri" w:cs="Calibri"/>
                <w:b/>
                <w:bCs/>
                <w:color w:val="231F20"/>
              </w:rPr>
            </w:pPr>
            <w:r w:rsidRPr="00403348">
              <w:rPr>
                <w:rFonts w:ascii="Calibri" w:eastAsia="Times New Roman" w:hAnsi="Calibri" w:cs="Calibri"/>
                <w:b/>
                <w:bCs/>
                <w:color w:val="231F20"/>
              </w:rPr>
              <w:t xml:space="preserve">E. </w:t>
            </w:r>
            <w:r w:rsidRPr="006357F0">
              <w:rPr>
                <w:rFonts w:ascii="Calibri" w:eastAsia="Times New Roman" w:hAnsi="Calibri" w:cs="Calibri"/>
                <w:b/>
                <w:bCs/>
                <w:color w:val="231F20"/>
              </w:rPr>
              <w:t>ADDITIONAL</w:t>
            </w:r>
            <w:r w:rsidRPr="00403348">
              <w:rPr>
                <w:rFonts w:ascii="Calibri" w:eastAsia="Times New Roman" w:hAnsi="Calibri" w:cs="Calibri"/>
                <w:b/>
                <w:bCs/>
                <w:color w:val="231F20"/>
              </w:rPr>
              <w:t xml:space="preserve"> REMARKS</w:t>
            </w:r>
          </w:p>
        </w:tc>
      </w:tr>
      <w:tr w:rsidR="00701A1D" w:rsidRPr="00403348" w14:paraId="594E6011" w14:textId="77777777" w:rsidTr="006357F0">
        <w:trPr>
          <w:gridAfter w:val="1"/>
          <w:wAfter w:w="222" w:type="dxa"/>
          <w:trHeight w:val="300"/>
        </w:trPr>
        <w:tc>
          <w:tcPr>
            <w:tcW w:w="14395" w:type="dxa"/>
            <w:tcBorders>
              <w:top w:val="single" w:sz="4" w:space="0" w:color="auto"/>
              <w:left w:val="single" w:sz="4" w:space="0" w:color="auto"/>
              <w:bottom w:val="single" w:sz="4" w:space="0" w:color="auto"/>
              <w:right w:val="single" w:sz="4" w:space="0" w:color="000000"/>
            </w:tcBorders>
            <w:shd w:val="clear" w:color="auto" w:fill="auto"/>
            <w:hideMark/>
          </w:tcPr>
          <w:p w14:paraId="0F8AC258" w14:textId="77777777" w:rsidR="00701A1D" w:rsidRPr="009040A8" w:rsidRDefault="00701A1D" w:rsidP="009040A8">
            <w:pPr>
              <w:spacing w:after="0" w:line="240" w:lineRule="auto"/>
              <w:rPr>
                <w:rFonts w:ascii="Calibri" w:eastAsia="Times New Roman" w:hAnsi="Calibri" w:cs="Calibri"/>
                <w:i/>
                <w:iCs/>
                <w:color w:val="231F20"/>
              </w:rPr>
            </w:pPr>
            <w:r w:rsidRPr="009040A8">
              <w:rPr>
                <w:rFonts w:ascii="Calibri" w:eastAsia="Times New Roman" w:hAnsi="Calibri" w:cs="Calibri"/>
                <w:i/>
                <w:iCs/>
                <w:color w:val="231F20"/>
              </w:rPr>
              <w:t>This table includes remarks made by the permit applicant to the Authority Having Jurisdiction.</w:t>
            </w:r>
          </w:p>
        </w:tc>
      </w:tr>
      <w:tr w:rsidR="00701A1D" w:rsidRPr="00403348" w14:paraId="55078F8E" w14:textId="77777777" w:rsidTr="006357F0">
        <w:trPr>
          <w:gridAfter w:val="1"/>
          <w:wAfter w:w="222" w:type="dxa"/>
          <w:trHeight w:val="450"/>
        </w:trPr>
        <w:tc>
          <w:tcPr>
            <w:tcW w:w="14395"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2EC84B90" w14:textId="77777777" w:rsidR="00701A1D" w:rsidRPr="00403348" w:rsidRDefault="00701A1D" w:rsidP="009040A8">
            <w:pPr>
              <w:spacing w:after="0" w:line="240" w:lineRule="auto"/>
              <w:rPr>
                <w:rFonts w:ascii="Calibri" w:eastAsia="Times New Roman" w:hAnsi="Calibri" w:cs="Calibri"/>
                <w:color w:val="000000"/>
                <w:sz w:val="20"/>
                <w:szCs w:val="20"/>
              </w:rPr>
            </w:pPr>
            <w:r w:rsidRPr="00403348">
              <w:rPr>
                <w:rFonts w:ascii="Calibri" w:eastAsia="Times New Roman" w:hAnsi="Calibri" w:cs="Calibri"/>
                <w:color w:val="000000"/>
                <w:sz w:val="20"/>
                <w:szCs w:val="20"/>
              </w:rPr>
              <w:t> </w:t>
            </w:r>
          </w:p>
        </w:tc>
      </w:tr>
      <w:tr w:rsidR="00701A1D" w:rsidRPr="00403348" w14:paraId="72FF5544" w14:textId="77777777" w:rsidTr="006357F0">
        <w:trPr>
          <w:trHeight w:val="290"/>
        </w:trPr>
        <w:tc>
          <w:tcPr>
            <w:tcW w:w="14395"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1E1B15ED" w14:textId="77777777" w:rsidR="00701A1D" w:rsidRPr="00403348" w:rsidRDefault="00701A1D" w:rsidP="009040A8">
            <w:pPr>
              <w:spacing w:after="0" w:line="240" w:lineRule="auto"/>
              <w:rPr>
                <w:rFonts w:ascii="Calibri" w:eastAsia="Times New Roman" w:hAnsi="Calibri" w:cs="Calibri"/>
                <w:color w:val="000000"/>
                <w:sz w:val="20"/>
                <w:szCs w:val="20"/>
              </w:rPr>
            </w:pPr>
          </w:p>
        </w:tc>
        <w:tc>
          <w:tcPr>
            <w:tcW w:w="222" w:type="dxa"/>
            <w:tcBorders>
              <w:top w:val="nil"/>
              <w:left w:val="nil"/>
              <w:bottom w:val="nil"/>
              <w:right w:val="nil"/>
            </w:tcBorders>
            <w:shd w:val="clear" w:color="auto" w:fill="auto"/>
            <w:noWrap/>
            <w:vAlign w:val="bottom"/>
            <w:hideMark/>
          </w:tcPr>
          <w:p w14:paraId="1024E8B0" w14:textId="77777777" w:rsidR="00701A1D" w:rsidRPr="00403348" w:rsidRDefault="00701A1D" w:rsidP="009040A8">
            <w:pPr>
              <w:spacing w:after="0" w:line="240" w:lineRule="auto"/>
              <w:rPr>
                <w:rFonts w:ascii="Calibri" w:eastAsia="Times New Roman" w:hAnsi="Calibri" w:cs="Calibri"/>
                <w:color w:val="000000"/>
                <w:sz w:val="20"/>
                <w:szCs w:val="20"/>
              </w:rPr>
            </w:pPr>
          </w:p>
        </w:tc>
      </w:tr>
    </w:tbl>
    <w:p w14:paraId="11A8E30D" w14:textId="77777777" w:rsidR="00B46D5B" w:rsidRDefault="00B46D5B" w:rsidP="009E433D">
      <w:pPr>
        <w:rPr>
          <w:b/>
          <w:bCs/>
        </w:rPr>
      </w:pPr>
    </w:p>
    <w:p w14:paraId="08FF1F64" w14:textId="77777777" w:rsidR="00B46D5B" w:rsidRDefault="00B46D5B" w:rsidP="009E433D">
      <w:pPr>
        <w:rPr>
          <w:b/>
          <w:bCs/>
        </w:rPr>
      </w:pPr>
    </w:p>
    <w:p w14:paraId="4A1DF2F9" w14:textId="77777777" w:rsidR="00403348" w:rsidRDefault="00403348">
      <w:r>
        <w:br w:type="page"/>
      </w:r>
    </w:p>
    <w:tbl>
      <w:tblPr>
        <w:tblW w:w="15318" w:type="dxa"/>
        <w:tblInd w:w="-5" w:type="dxa"/>
        <w:tblLook w:val="04A0" w:firstRow="1" w:lastRow="0" w:firstColumn="1" w:lastColumn="0" w:noHBand="0" w:noVBand="1"/>
      </w:tblPr>
      <w:tblGrid>
        <w:gridCol w:w="1263"/>
        <w:gridCol w:w="1536"/>
        <w:gridCol w:w="816"/>
        <w:gridCol w:w="1327"/>
        <w:gridCol w:w="1291"/>
        <w:gridCol w:w="676"/>
        <w:gridCol w:w="595"/>
        <w:gridCol w:w="267"/>
        <w:gridCol w:w="904"/>
        <w:gridCol w:w="1424"/>
        <w:gridCol w:w="881"/>
        <w:gridCol w:w="2182"/>
        <w:gridCol w:w="608"/>
        <w:gridCol w:w="630"/>
        <w:gridCol w:w="918"/>
      </w:tblGrid>
      <w:tr w:rsidR="00403348" w:rsidRPr="00E22C2F" w14:paraId="472BEA2F" w14:textId="77777777" w:rsidTr="00A95EC6">
        <w:trPr>
          <w:gridAfter w:val="1"/>
          <w:wAfter w:w="918" w:type="dxa"/>
          <w:trHeight w:val="140"/>
        </w:trPr>
        <w:tc>
          <w:tcPr>
            <w:tcW w:w="14400" w:type="dxa"/>
            <w:gridSpan w:val="14"/>
            <w:tcBorders>
              <w:top w:val="single" w:sz="4" w:space="0" w:color="auto"/>
              <w:left w:val="single" w:sz="4" w:space="0" w:color="auto"/>
              <w:bottom w:val="single" w:sz="4" w:space="0" w:color="auto"/>
              <w:right w:val="single" w:sz="4" w:space="0" w:color="auto"/>
            </w:tcBorders>
            <w:shd w:val="clear" w:color="auto" w:fill="auto"/>
            <w:vAlign w:val="bottom"/>
            <w:hideMark/>
          </w:tcPr>
          <w:p w14:paraId="53E30461" w14:textId="2528F0AD" w:rsidR="00403348" w:rsidRPr="00E22C2F" w:rsidRDefault="00403348" w:rsidP="009040A8">
            <w:pPr>
              <w:spacing w:after="0" w:line="240" w:lineRule="auto"/>
              <w:rPr>
                <w:rFonts w:ascii="Calibri" w:eastAsia="Times New Roman" w:hAnsi="Calibri" w:cs="Calibri"/>
                <w:b/>
                <w:bCs/>
              </w:rPr>
            </w:pPr>
            <w:r w:rsidRPr="00E22C2F">
              <w:rPr>
                <w:b/>
                <w:bCs/>
              </w:rPr>
              <w:br w:type="page"/>
            </w:r>
            <w:r w:rsidRPr="00E22C2F">
              <w:rPr>
                <w:rFonts w:ascii="Calibri" w:eastAsia="Times New Roman" w:hAnsi="Calibri" w:cs="Calibri"/>
                <w:b/>
                <w:bCs/>
              </w:rPr>
              <w:t>F. OUTDOOR LIGHTING FIXTURE SCHEDULE</w:t>
            </w:r>
          </w:p>
        </w:tc>
      </w:tr>
      <w:tr w:rsidR="00403348" w:rsidRPr="00E22C2F" w14:paraId="4919A9B2" w14:textId="77777777" w:rsidTr="00A95EC6">
        <w:trPr>
          <w:gridAfter w:val="1"/>
          <w:wAfter w:w="918" w:type="dxa"/>
          <w:trHeight w:val="458"/>
        </w:trPr>
        <w:tc>
          <w:tcPr>
            <w:tcW w:w="14400" w:type="dxa"/>
            <w:gridSpan w:val="14"/>
            <w:tcBorders>
              <w:top w:val="single" w:sz="4" w:space="0" w:color="auto"/>
              <w:left w:val="single" w:sz="4" w:space="0" w:color="auto"/>
              <w:bottom w:val="single" w:sz="4" w:space="0" w:color="auto"/>
              <w:right w:val="single" w:sz="4" w:space="0" w:color="auto"/>
            </w:tcBorders>
            <w:shd w:val="clear" w:color="auto" w:fill="auto"/>
            <w:vAlign w:val="center"/>
            <w:hideMark/>
          </w:tcPr>
          <w:p w14:paraId="7AC3EAF5" w14:textId="20FF06DB" w:rsidR="00403348" w:rsidRPr="00C32D2E" w:rsidRDefault="00403348" w:rsidP="009040A8">
            <w:pPr>
              <w:spacing w:after="0" w:line="240" w:lineRule="auto"/>
              <w:rPr>
                <w:rFonts w:ascii="Calibri" w:eastAsia="Times New Roman" w:hAnsi="Calibri" w:cs="Calibri"/>
                <w:i/>
                <w:iCs/>
                <w:sz w:val="20"/>
                <w:szCs w:val="20"/>
              </w:rPr>
            </w:pPr>
            <w:r w:rsidRPr="00C32D2E">
              <w:rPr>
                <w:rFonts w:ascii="Calibri" w:eastAsia="Times New Roman" w:hAnsi="Calibri" w:cs="Calibri"/>
                <w:i/>
                <w:iCs/>
                <w:sz w:val="20"/>
                <w:szCs w:val="20"/>
              </w:rPr>
              <w:t xml:space="preserve">For new or altered lighting systems demonstrating compliance with §140.7/§170.2(e)6 all luminaires being </w:t>
            </w:r>
            <w:r w:rsidR="00C32D2E" w:rsidRPr="00C32D2E">
              <w:rPr>
                <w:rFonts w:ascii="Calibri" w:eastAsia="Times New Roman" w:hAnsi="Calibri" w:cs="Calibri"/>
                <w:i/>
                <w:iCs/>
                <w:sz w:val="20"/>
                <w:szCs w:val="20"/>
              </w:rPr>
              <w:t>installed,</w:t>
            </w:r>
            <w:r w:rsidRPr="00C32D2E">
              <w:rPr>
                <w:rFonts w:ascii="Calibri" w:eastAsia="Times New Roman" w:hAnsi="Calibri" w:cs="Calibri"/>
                <w:i/>
                <w:iCs/>
                <w:sz w:val="20"/>
                <w:szCs w:val="20"/>
              </w:rPr>
              <w:t xml:space="preserve"> and any existing luminaires remaining or being moved within the spaces covered by the permit application are included in the Table below.  For altered lighting systems using the Existing Power method per §141.0(b)2L, only new luminaires being </w:t>
            </w:r>
            <w:r w:rsidR="00C32D2E" w:rsidRPr="00C32D2E">
              <w:rPr>
                <w:rFonts w:ascii="Calibri" w:eastAsia="Times New Roman" w:hAnsi="Calibri" w:cs="Calibri"/>
                <w:i/>
                <w:iCs/>
                <w:sz w:val="20"/>
                <w:szCs w:val="20"/>
              </w:rPr>
              <w:t>installed,</w:t>
            </w:r>
            <w:r w:rsidRPr="00C32D2E">
              <w:rPr>
                <w:rFonts w:ascii="Calibri" w:eastAsia="Times New Roman" w:hAnsi="Calibri" w:cs="Calibri"/>
                <w:i/>
                <w:iCs/>
                <w:sz w:val="20"/>
                <w:szCs w:val="20"/>
              </w:rPr>
              <w:t xml:space="preserve"> and replacement luminaires being installed as part of the project scope are included (ie, existing luminaires </w:t>
            </w:r>
            <w:r w:rsidR="00C32D2E" w:rsidRPr="00C32D2E">
              <w:rPr>
                <w:rFonts w:ascii="Calibri" w:eastAsia="Times New Roman" w:hAnsi="Calibri" w:cs="Calibri"/>
                <w:i/>
                <w:iCs/>
                <w:sz w:val="20"/>
                <w:szCs w:val="20"/>
              </w:rPr>
              <w:t>remaining,</w:t>
            </w:r>
            <w:r w:rsidRPr="00C32D2E">
              <w:rPr>
                <w:rFonts w:ascii="Calibri" w:eastAsia="Times New Roman" w:hAnsi="Calibri" w:cs="Calibri"/>
                <w:i/>
                <w:iCs/>
                <w:sz w:val="20"/>
                <w:szCs w:val="20"/>
              </w:rPr>
              <w:t xml:space="preserve"> or existing luminaires being moved are not included).</w:t>
            </w:r>
            <w:r w:rsidRPr="00C32D2E">
              <w:rPr>
                <w:rFonts w:ascii="Calibri" w:eastAsia="Times New Roman" w:hAnsi="Calibri" w:cs="Calibri"/>
                <w:sz w:val="20"/>
                <w:szCs w:val="20"/>
              </w:rPr>
              <w:t xml:space="preserve"> </w:t>
            </w:r>
            <w:r w:rsidRPr="00C32D2E">
              <w:rPr>
                <w:rFonts w:ascii="Calibri" w:eastAsia="Times New Roman" w:hAnsi="Calibri" w:cs="Calibri"/>
                <w:i/>
                <w:iCs/>
                <w:sz w:val="20"/>
                <w:szCs w:val="20"/>
              </w:rPr>
              <w:br/>
              <w:t>Outdoor lighting attached to multifamily buildings and controlled from the inside of a dwelling unit are included in Table H. and are not included here. All other multifamily outdoor lighting is included here.</w:t>
            </w:r>
          </w:p>
        </w:tc>
      </w:tr>
      <w:tr w:rsidR="00403348" w:rsidRPr="00E22C2F" w14:paraId="455E791F" w14:textId="77777777" w:rsidTr="00A95EC6">
        <w:trPr>
          <w:gridAfter w:val="1"/>
          <w:wAfter w:w="918" w:type="dxa"/>
          <w:trHeight w:val="125"/>
        </w:trPr>
        <w:tc>
          <w:tcPr>
            <w:tcW w:w="14400" w:type="dxa"/>
            <w:gridSpan w:val="14"/>
            <w:tcBorders>
              <w:top w:val="single" w:sz="4" w:space="0" w:color="auto"/>
              <w:left w:val="single" w:sz="4" w:space="0" w:color="auto"/>
              <w:bottom w:val="single" w:sz="4" w:space="0" w:color="auto"/>
              <w:right w:val="single" w:sz="4" w:space="0" w:color="auto"/>
            </w:tcBorders>
            <w:shd w:val="clear" w:color="auto" w:fill="auto"/>
            <w:hideMark/>
          </w:tcPr>
          <w:p w14:paraId="788FF2B1" w14:textId="77777777" w:rsidR="00403348" w:rsidRPr="00C55207" w:rsidRDefault="00403348" w:rsidP="009040A8">
            <w:pPr>
              <w:spacing w:after="0" w:line="240" w:lineRule="auto"/>
              <w:rPr>
                <w:rFonts w:ascii="Calibri" w:eastAsia="Times New Roman" w:hAnsi="Calibri" w:cs="Calibri"/>
                <w:b/>
                <w:bCs/>
              </w:rPr>
            </w:pPr>
            <w:r w:rsidRPr="00C55207">
              <w:rPr>
                <w:rFonts w:ascii="Calibri" w:eastAsia="Times New Roman" w:hAnsi="Calibri" w:cs="Calibri"/>
                <w:b/>
                <w:bCs/>
              </w:rPr>
              <w:t xml:space="preserve">Designed Wattage: </w:t>
            </w:r>
          </w:p>
        </w:tc>
      </w:tr>
      <w:tr w:rsidR="00003B6E" w:rsidRPr="00E22C2F" w14:paraId="47139DF5" w14:textId="77777777" w:rsidTr="00A95EC6">
        <w:trPr>
          <w:gridAfter w:val="1"/>
          <w:wAfter w:w="918" w:type="dxa"/>
          <w:trHeight w:val="125"/>
        </w:trPr>
        <w:tc>
          <w:tcPr>
            <w:tcW w:w="1263" w:type="dxa"/>
            <w:tcBorders>
              <w:top w:val="nil"/>
              <w:left w:val="single" w:sz="4" w:space="0" w:color="auto"/>
              <w:bottom w:val="single" w:sz="4" w:space="0" w:color="auto"/>
              <w:right w:val="single" w:sz="4" w:space="0" w:color="auto"/>
            </w:tcBorders>
            <w:shd w:val="clear" w:color="auto" w:fill="auto"/>
            <w:hideMark/>
          </w:tcPr>
          <w:p w14:paraId="545967D0"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01</w:t>
            </w:r>
          </w:p>
        </w:tc>
        <w:tc>
          <w:tcPr>
            <w:tcW w:w="2352" w:type="dxa"/>
            <w:gridSpan w:val="2"/>
            <w:tcBorders>
              <w:top w:val="single" w:sz="4" w:space="0" w:color="auto"/>
              <w:left w:val="nil"/>
              <w:bottom w:val="nil"/>
              <w:right w:val="single" w:sz="4" w:space="0" w:color="000000"/>
            </w:tcBorders>
            <w:shd w:val="clear" w:color="auto" w:fill="auto"/>
            <w:hideMark/>
          </w:tcPr>
          <w:p w14:paraId="04F07055"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02</w:t>
            </w:r>
          </w:p>
        </w:tc>
        <w:tc>
          <w:tcPr>
            <w:tcW w:w="1327" w:type="dxa"/>
            <w:tcBorders>
              <w:top w:val="nil"/>
              <w:left w:val="nil"/>
              <w:bottom w:val="single" w:sz="4" w:space="0" w:color="auto"/>
              <w:right w:val="nil"/>
            </w:tcBorders>
            <w:shd w:val="clear" w:color="auto" w:fill="auto"/>
            <w:hideMark/>
          </w:tcPr>
          <w:p w14:paraId="17121139"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03</w:t>
            </w:r>
          </w:p>
        </w:tc>
        <w:tc>
          <w:tcPr>
            <w:tcW w:w="1291" w:type="dxa"/>
            <w:tcBorders>
              <w:top w:val="nil"/>
              <w:left w:val="single" w:sz="4" w:space="0" w:color="auto"/>
              <w:bottom w:val="single" w:sz="4" w:space="0" w:color="auto"/>
              <w:right w:val="single" w:sz="4" w:space="0" w:color="auto"/>
            </w:tcBorders>
            <w:shd w:val="clear" w:color="auto" w:fill="auto"/>
            <w:hideMark/>
          </w:tcPr>
          <w:p w14:paraId="2B2B6EDB"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04</w:t>
            </w:r>
          </w:p>
        </w:tc>
        <w:tc>
          <w:tcPr>
            <w:tcW w:w="1271" w:type="dxa"/>
            <w:gridSpan w:val="2"/>
            <w:tcBorders>
              <w:top w:val="single" w:sz="4" w:space="0" w:color="auto"/>
              <w:left w:val="nil"/>
              <w:bottom w:val="single" w:sz="4" w:space="0" w:color="auto"/>
              <w:right w:val="nil"/>
            </w:tcBorders>
            <w:shd w:val="clear" w:color="auto" w:fill="auto"/>
            <w:hideMark/>
          </w:tcPr>
          <w:p w14:paraId="3C489569"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05</w:t>
            </w:r>
          </w:p>
        </w:tc>
        <w:tc>
          <w:tcPr>
            <w:tcW w:w="1171" w:type="dxa"/>
            <w:gridSpan w:val="2"/>
            <w:tcBorders>
              <w:top w:val="nil"/>
              <w:left w:val="single" w:sz="4" w:space="0" w:color="auto"/>
              <w:bottom w:val="single" w:sz="4" w:space="0" w:color="auto"/>
              <w:right w:val="single" w:sz="4" w:space="0" w:color="auto"/>
            </w:tcBorders>
            <w:shd w:val="clear" w:color="auto" w:fill="auto"/>
            <w:hideMark/>
          </w:tcPr>
          <w:p w14:paraId="4798AC6B"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06</w:t>
            </w:r>
          </w:p>
        </w:tc>
        <w:tc>
          <w:tcPr>
            <w:tcW w:w="1424" w:type="dxa"/>
            <w:tcBorders>
              <w:top w:val="nil"/>
              <w:left w:val="nil"/>
              <w:bottom w:val="single" w:sz="4" w:space="0" w:color="auto"/>
              <w:right w:val="single" w:sz="4" w:space="0" w:color="auto"/>
            </w:tcBorders>
            <w:shd w:val="clear" w:color="auto" w:fill="auto"/>
            <w:vAlign w:val="center"/>
            <w:hideMark/>
          </w:tcPr>
          <w:p w14:paraId="471B6574"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07</w:t>
            </w:r>
          </w:p>
        </w:tc>
        <w:tc>
          <w:tcPr>
            <w:tcW w:w="881" w:type="dxa"/>
            <w:tcBorders>
              <w:top w:val="nil"/>
              <w:left w:val="nil"/>
              <w:bottom w:val="single" w:sz="4" w:space="0" w:color="auto"/>
              <w:right w:val="single" w:sz="4" w:space="0" w:color="auto"/>
            </w:tcBorders>
            <w:shd w:val="clear" w:color="auto" w:fill="auto"/>
            <w:vAlign w:val="center"/>
            <w:hideMark/>
          </w:tcPr>
          <w:p w14:paraId="010FF227"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08</w:t>
            </w:r>
          </w:p>
        </w:tc>
        <w:tc>
          <w:tcPr>
            <w:tcW w:w="2182" w:type="dxa"/>
            <w:tcBorders>
              <w:top w:val="nil"/>
              <w:left w:val="nil"/>
              <w:bottom w:val="single" w:sz="4" w:space="0" w:color="auto"/>
              <w:right w:val="single" w:sz="4" w:space="0" w:color="auto"/>
            </w:tcBorders>
            <w:shd w:val="clear" w:color="auto" w:fill="auto"/>
            <w:hideMark/>
          </w:tcPr>
          <w:p w14:paraId="5BC981EE"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09</w:t>
            </w:r>
          </w:p>
        </w:tc>
        <w:tc>
          <w:tcPr>
            <w:tcW w:w="1238" w:type="dxa"/>
            <w:gridSpan w:val="2"/>
            <w:tcBorders>
              <w:top w:val="single" w:sz="4" w:space="0" w:color="auto"/>
              <w:left w:val="nil"/>
              <w:bottom w:val="single" w:sz="4" w:space="0" w:color="auto"/>
              <w:right w:val="single" w:sz="4" w:space="0" w:color="000000"/>
            </w:tcBorders>
            <w:shd w:val="clear" w:color="auto" w:fill="auto"/>
            <w:hideMark/>
          </w:tcPr>
          <w:p w14:paraId="5C8A7767"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10</w:t>
            </w:r>
          </w:p>
        </w:tc>
      </w:tr>
      <w:tr w:rsidR="00003B6E" w:rsidRPr="00E22C2F" w14:paraId="24C4EB06" w14:textId="77777777" w:rsidTr="00A95EC6">
        <w:trPr>
          <w:gridAfter w:val="1"/>
          <w:wAfter w:w="918" w:type="dxa"/>
          <w:trHeight w:val="173"/>
        </w:trPr>
        <w:tc>
          <w:tcPr>
            <w:tcW w:w="1263" w:type="dxa"/>
            <w:vMerge w:val="restart"/>
            <w:tcBorders>
              <w:top w:val="nil"/>
              <w:left w:val="single" w:sz="4" w:space="0" w:color="000000"/>
              <w:bottom w:val="nil"/>
              <w:right w:val="nil"/>
            </w:tcBorders>
            <w:shd w:val="clear" w:color="auto" w:fill="auto"/>
            <w:vAlign w:val="center"/>
            <w:hideMark/>
          </w:tcPr>
          <w:p w14:paraId="569F9D4A"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Name or Item Tag</w:t>
            </w:r>
          </w:p>
        </w:tc>
        <w:tc>
          <w:tcPr>
            <w:tcW w:w="2352"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461FF31"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 xml:space="preserve">Complete Luminaire Description </w:t>
            </w:r>
          </w:p>
        </w:tc>
        <w:tc>
          <w:tcPr>
            <w:tcW w:w="1327" w:type="dxa"/>
            <w:vMerge w:val="restart"/>
            <w:tcBorders>
              <w:top w:val="nil"/>
              <w:left w:val="nil"/>
              <w:bottom w:val="single" w:sz="4" w:space="0" w:color="000000"/>
              <w:right w:val="single" w:sz="4" w:space="0" w:color="000000"/>
            </w:tcBorders>
            <w:shd w:val="clear" w:color="auto" w:fill="auto"/>
            <w:vAlign w:val="center"/>
            <w:hideMark/>
          </w:tcPr>
          <w:p w14:paraId="7E87D66F"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Watts per luminaire</w:t>
            </w:r>
            <w:r w:rsidRPr="002C2AF0">
              <w:rPr>
                <w:rFonts w:ascii="Calibri" w:eastAsia="Times New Roman" w:hAnsi="Calibri" w:cs="Calibri"/>
                <w:vertAlign w:val="superscript"/>
              </w:rPr>
              <w:t>1, 2</w:t>
            </w:r>
          </w:p>
        </w:tc>
        <w:tc>
          <w:tcPr>
            <w:tcW w:w="1291" w:type="dxa"/>
            <w:vMerge w:val="restart"/>
            <w:tcBorders>
              <w:top w:val="nil"/>
              <w:left w:val="single" w:sz="4" w:space="0" w:color="000000"/>
              <w:bottom w:val="nil"/>
              <w:right w:val="single" w:sz="4" w:space="0" w:color="000000"/>
            </w:tcBorders>
            <w:shd w:val="clear" w:color="auto" w:fill="auto"/>
            <w:vAlign w:val="center"/>
            <w:hideMark/>
          </w:tcPr>
          <w:p w14:paraId="3C3A6626"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How Wattage is Determined</w:t>
            </w:r>
          </w:p>
        </w:tc>
        <w:tc>
          <w:tcPr>
            <w:tcW w:w="1271" w:type="dxa"/>
            <w:gridSpan w:val="2"/>
            <w:vMerge w:val="restart"/>
            <w:tcBorders>
              <w:top w:val="nil"/>
              <w:left w:val="single" w:sz="4" w:space="0" w:color="000000"/>
              <w:bottom w:val="nil"/>
              <w:right w:val="nil"/>
            </w:tcBorders>
            <w:shd w:val="clear" w:color="auto" w:fill="auto"/>
            <w:vAlign w:val="center"/>
            <w:hideMark/>
          </w:tcPr>
          <w:p w14:paraId="276D832B"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Total Number Luminaires</w:t>
            </w:r>
            <w:r w:rsidRPr="002C2AF0">
              <w:rPr>
                <w:rFonts w:ascii="Calibri" w:eastAsia="Times New Roman" w:hAnsi="Calibri" w:cs="Calibri"/>
                <w:vertAlign w:val="superscript"/>
              </w:rPr>
              <w:t>2</w:t>
            </w:r>
          </w:p>
        </w:tc>
        <w:tc>
          <w:tcPr>
            <w:tcW w:w="1171"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2F4DC76A"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Luminaire Status</w:t>
            </w:r>
            <w:r w:rsidRPr="002C2AF0">
              <w:rPr>
                <w:rFonts w:ascii="Calibri" w:eastAsia="Times New Roman" w:hAnsi="Calibri" w:cs="Calibri"/>
                <w:vertAlign w:val="superscript"/>
              </w:rPr>
              <w:t>3</w:t>
            </w:r>
          </w:p>
        </w:tc>
        <w:tc>
          <w:tcPr>
            <w:tcW w:w="1424" w:type="dxa"/>
            <w:vMerge w:val="restart"/>
            <w:tcBorders>
              <w:top w:val="nil"/>
              <w:left w:val="single" w:sz="4" w:space="0" w:color="auto"/>
              <w:bottom w:val="single" w:sz="4" w:space="0" w:color="auto"/>
              <w:right w:val="single" w:sz="4" w:space="0" w:color="auto"/>
            </w:tcBorders>
            <w:shd w:val="clear" w:color="auto" w:fill="auto"/>
            <w:vAlign w:val="center"/>
            <w:hideMark/>
          </w:tcPr>
          <w:p w14:paraId="55E7E93A"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 xml:space="preserve">Excluded per </w:t>
            </w:r>
            <w:r w:rsidRPr="002C2AF0">
              <w:rPr>
                <w:rFonts w:ascii="Calibri" w:eastAsia="Times New Roman" w:hAnsi="Calibri" w:cs="Calibri"/>
              </w:rPr>
              <w:br/>
              <w:t>§140.7(a)/</w:t>
            </w:r>
            <w:r w:rsidRPr="002C2AF0">
              <w:rPr>
                <w:rFonts w:ascii="Calibri" w:eastAsia="Times New Roman" w:hAnsi="Calibri" w:cs="Calibri"/>
              </w:rPr>
              <w:br/>
              <w:t>§170.2(e)6A</w:t>
            </w:r>
          </w:p>
        </w:tc>
        <w:tc>
          <w:tcPr>
            <w:tcW w:w="881" w:type="dxa"/>
            <w:vMerge w:val="restart"/>
            <w:tcBorders>
              <w:top w:val="nil"/>
              <w:left w:val="single" w:sz="4" w:space="0" w:color="auto"/>
              <w:bottom w:val="single" w:sz="4" w:space="0" w:color="auto"/>
              <w:right w:val="single" w:sz="4" w:space="0" w:color="auto"/>
            </w:tcBorders>
            <w:shd w:val="clear" w:color="auto" w:fill="auto"/>
            <w:vAlign w:val="center"/>
            <w:hideMark/>
          </w:tcPr>
          <w:p w14:paraId="3CEB26FE"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Design Watts</w:t>
            </w:r>
          </w:p>
        </w:tc>
        <w:tc>
          <w:tcPr>
            <w:tcW w:w="2182" w:type="dxa"/>
            <w:vMerge w:val="restart"/>
            <w:tcBorders>
              <w:top w:val="nil"/>
              <w:left w:val="single" w:sz="4" w:space="0" w:color="auto"/>
              <w:bottom w:val="single" w:sz="4" w:space="0" w:color="000000"/>
              <w:right w:val="single" w:sz="4" w:space="0" w:color="auto"/>
            </w:tcBorders>
            <w:shd w:val="clear" w:color="auto" w:fill="auto"/>
            <w:vAlign w:val="center"/>
            <w:hideMark/>
          </w:tcPr>
          <w:p w14:paraId="2443BEB5"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u w:val="single"/>
              </w:rPr>
              <w:t xml:space="preserve">Cutoff Req. </w:t>
            </w:r>
            <w:r w:rsidRPr="002C2AF0">
              <w:rPr>
                <w:rFonts w:ascii="Calibri" w:eastAsia="Times New Roman" w:hAnsi="Calibri" w:cs="Calibri"/>
              </w:rPr>
              <w:t>≥ 6,200 initial lumen output</w:t>
            </w:r>
            <w:r w:rsidRPr="002C2AF0">
              <w:rPr>
                <w:rFonts w:ascii="Calibri" w:eastAsia="Times New Roman" w:hAnsi="Calibri" w:cs="Calibri"/>
              </w:rPr>
              <w:br/>
              <w:t>§130.2(b)/§160.5(c)1</w:t>
            </w:r>
            <w:r w:rsidRPr="002C2AF0">
              <w:rPr>
                <w:rFonts w:ascii="Calibri" w:eastAsia="Times New Roman" w:hAnsi="Calibri" w:cs="Calibri"/>
                <w:vertAlign w:val="superscript"/>
              </w:rPr>
              <w:t>4</w:t>
            </w:r>
          </w:p>
        </w:tc>
        <w:tc>
          <w:tcPr>
            <w:tcW w:w="1238" w:type="dxa"/>
            <w:gridSpan w:val="2"/>
            <w:tcBorders>
              <w:top w:val="single" w:sz="4" w:space="0" w:color="auto"/>
              <w:left w:val="nil"/>
              <w:bottom w:val="single" w:sz="4" w:space="0" w:color="auto"/>
              <w:right w:val="single" w:sz="4" w:space="0" w:color="000000"/>
            </w:tcBorders>
            <w:shd w:val="clear" w:color="auto" w:fill="auto"/>
            <w:vAlign w:val="center"/>
            <w:hideMark/>
          </w:tcPr>
          <w:p w14:paraId="55F7F6D3"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Field Inspector</w:t>
            </w:r>
          </w:p>
        </w:tc>
      </w:tr>
      <w:tr w:rsidR="00A95EC6" w:rsidRPr="00E22C2F" w14:paraId="485B830E" w14:textId="77777777" w:rsidTr="00A95EC6">
        <w:trPr>
          <w:gridAfter w:val="1"/>
          <w:wAfter w:w="918" w:type="dxa"/>
          <w:trHeight w:val="318"/>
        </w:trPr>
        <w:tc>
          <w:tcPr>
            <w:tcW w:w="1263" w:type="dxa"/>
            <w:vMerge/>
            <w:tcBorders>
              <w:top w:val="nil"/>
              <w:left w:val="single" w:sz="4" w:space="0" w:color="000000"/>
              <w:bottom w:val="nil"/>
              <w:right w:val="nil"/>
            </w:tcBorders>
            <w:shd w:val="clear" w:color="auto" w:fill="auto"/>
            <w:vAlign w:val="center"/>
            <w:hideMark/>
          </w:tcPr>
          <w:p w14:paraId="31790E03" w14:textId="77777777" w:rsidR="00403348" w:rsidRPr="002C2AF0" w:rsidRDefault="00403348" w:rsidP="009040A8">
            <w:pPr>
              <w:spacing w:after="0" w:line="240" w:lineRule="auto"/>
              <w:rPr>
                <w:rFonts w:ascii="Calibri" w:eastAsia="Times New Roman" w:hAnsi="Calibri" w:cs="Calibri"/>
              </w:rPr>
            </w:pPr>
          </w:p>
        </w:tc>
        <w:tc>
          <w:tcPr>
            <w:tcW w:w="2352"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C1B51D9" w14:textId="77777777" w:rsidR="00403348" w:rsidRPr="002C2AF0" w:rsidRDefault="00403348" w:rsidP="009040A8">
            <w:pPr>
              <w:spacing w:after="0" w:line="240" w:lineRule="auto"/>
              <w:rPr>
                <w:rFonts w:ascii="Calibri" w:eastAsia="Times New Roman" w:hAnsi="Calibri" w:cs="Calibri"/>
              </w:rPr>
            </w:pPr>
          </w:p>
        </w:tc>
        <w:tc>
          <w:tcPr>
            <w:tcW w:w="1327" w:type="dxa"/>
            <w:vMerge/>
            <w:tcBorders>
              <w:top w:val="nil"/>
              <w:left w:val="nil"/>
              <w:bottom w:val="single" w:sz="4" w:space="0" w:color="000000"/>
              <w:right w:val="single" w:sz="4" w:space="0" w:color="000000"/>
            </w:tcBorders>
            <w:shd w:val="clear" w:color="auto" w:fill="auto"/>
            <w:vAlign w:val="center"/>
            <w:hideMark/>
          </w:tcPr>
          <w:p w14:paraId="0F1FB39F" w14:textId="77777777" w:rsidR="00403348" w:rsidRPr="002C2AF0" w:rsidRDefault="00403348" w:rsidP="009040A8">
            <w:pPr>
              <w:spacing w:after="0" w:line="240" w:lineRule="auto"/>
              <w:rPr>
                <w:rFonts w:ascii="Calibri" w:eastAsia="Times New Roman" w:hAnsi="Calibri" w:cs="Calibri"/>
              </w:rPr>
            </w:pPr>
          </w:p>
        </w:tc>
        <w:tc>
          <w:tcPr>
            <w:tcW w:w="1291" w:type="dxa"/>
            <w:vMerge/>
            <w:tcBorders>
              <w:top w:val="nil"/>
              <w:left w:val="single" w:sz="4" w:space="0" w:color="000000"/>
              <w:bottom w:val="nil"/>
              <w:right w:val="single" w:sz="4" w:space="0" w:color="000000"/>
            </w:tcBorders>
            <w:shd w:val="clear" w:color="auto" w:fill="auto"/>
            <w:vAlign w:val="center"/>
            <w:hideMark/>
          </w:tcPr>
          <w:p w14:paraId="4E3AA0AB" w14:textId="77777777" w:rsidR="00403348" w:rsidRPr="002C2AF0" w:rsidRDefault="00403348" w:rsidP="009040A8">
            <w:pPr>
              <w:spacing w:after="0" w:line="240" w:lineRule="auto"/>
              <w:rPr>
                <w:rFonts w:ascii="Calibri" w:eastAsia="Times New Roman" w:hAnsi="Calibri" w:cs="Calibri"/>
              </w:rPr>
            </w:pPr>
          </w:p>
        </w:tc>
        <w:tc>
          <w:tcPr>
            <w:tcW w:w="1271" w:type="dxa"/>
            <w:gridSpan w:val="2"/>
            <w:vMerge/>
            <w:tcBorders>
              <w:top w:val="nil"/>
              <w:left w:val="single" w:sz="4" w:space="0" w:color="000000"/>
              <w:bottom w:val="nil"/>
              <w:right w:val="nil"/>
            </w:tcBorders>
            <w:shd w:val="clear" w:color="auto" w:fill="auto"/>
            <w:vAlign w:val="center"/>
            <w:hideMark/>
          </w:tcPr>
          <w:p w14:paraId="3A32AC05" w14:textId="77777777" w:rsidR="00403348" w:rsidRPr="002C2AF0" w:rsidRDefault="00403348" w:rsidP="009040A8">
            <w:pPr>
              <w:spacing w:after="0" w:line="240" w:lineRule="auto"/>
              <w:rPr>
                <w:rFonts w:ascii="Calibri" w:eastAsia="Times New Roman" w:hAnsi="Calibri" w:cs="Calibri"/>
              </w:rPr>
            </w:pPr>
          </w:p>
        </w:tc>
        <w:tc>
          <w:tcPr>
            <w:tcW w:w="1171" w:type="dxa"/>
            <w:gridSpan w:val="2"/>
            <w:vMerge/>
            <w:tcBorders>
              <w:top w:val="nil"/>
              <w:left w:val="single" w:sz="4" w:space="0" w:color="auto"/>
              <w:bottom w:val="single" w:sz="4" w:space="0" w:color="000000"/>
              <w:right w:val="single" w:sz="4" w:space="0" w:color="auto"/>
            </w:tcBorders>
            <w:shd w:val="clear" w:color="auto" w:fill="auto"/>
            <w:vAlign w:val="center"/>
            <w:hideMark/>
          </w:tcPr>
          <w:p w14:paraId="44FE04DF" w14:textId="77777777" w:rsidR="00403348" w:rsidRPr="002C2AF0" w:rsidRDefault="00403348" w:rsidP="009040A8">
            <w:pPr>
              <w:spacing w:after="0" w:line="240" w:lineRule="auto"/>
              <w:rPr>
                <w:rFonts w:ascii="Calibri" w:eastAsia="Times New Roman" w:hAnsi="Calibri" w:cs="Calibri"/>
              </w:rPr>
            </w:pPr>
          </w:p>
        </w:tc>
        <w:tc>
          <w:tcPr>
            <w:tcW w:w="1424" w:type="dxa"/>
            <w:vMerge/>
            <w:tcBorders>
              <w:top w:val="nil"/>
              <w:left w:val="single" w:sz="4" w:space="0" w:color="auto"/>
              <w:bottom w:val="single" w:sz="4" w:space="0" w:color="auto"/>
              <w:right w:val="single" w:sz="4" w:space="0" w:color="auto"/>
            </w:tcBorders>
            <w:shd w:val="clear" w:color="auto" w:fill="auto"/>
            <w:vAlign w:val="center"/>
            <w:hideMark/>
          </w:tcPr>
          <w:p w14:paraId="600DBCAC" w14:textId="77777777" w:rsidR="00403348" w:rsidRPr="002C2AF0" w:rsidRDefault="00403348" w:rsidP="009040A8">
            <w:pPr>
              <w:spacing w:after="0" w:line="240" w:lineRule="auto"/>
              <w:rPr>
                <w:rFonts w:ascii="Calibri" w:eastAsia="Times New Roman" w:hAnsi="Calibri" w:cs="Calibri"/>
              </w:rPr>
            </w:pPr>
          </w:p>
        </w:tc>
        <w:tc>
          <w:tcPr>
            <w:tcW w:w="881" w:type="dxa"/>
            <w:vMerge/>
            <w:tcBorders>
              <w:top w:val="nil"/>
              <w:left w:val="single" w:sz="4" w:space="0" w:color="auto"/>
              <w:bottom w:val="single" w:sz="4" w:space="0" w:color="auto"/>
              <w:right w:val="single" w:sz="4" w:space="0" w:color="auto"/>
            </w:tcBorders>
            <w:shd w:val="clear" w:color="auto" w:fill="auto"/>
            <w:vAlign w:val="center"/>
            <w:hideMark/>
          </w:tcPr>
          <w:p w14:paraId="0A0BEE46" w14:textId="77777777" w:rsidR="00403348" w:rsidRPr="002C2AF0" w:rsidRDefault="00403348" w:rsidP="009040A8">
            <w:pPr>
              <w:spacing w:after="0" w:line="240" w:lineRule="auto"/>
              <w:rPr>
                <w:rFonts w:ascii="Calibri" w:eastAsia="Times New Roman" w:hAnsi="Calibri" w:cs="Calibri"/>
              </w:rPr>
            </w:pPr>
          </w:p>
        </w:tc>
        <w:tc>
          <w:tcPr>
            <w:tcW w:w="2182" w:type="dxa"/>
            <w:vMerge/>
            <w:tcBorders>
              <w:top w:val="nil"/>
              <w:left w:val="single" w:sz="4" w:space="0" w:color="auto"/>
              <w:bottom w:val="single" w:sz="4" w:space="0" w:color="000000"/>
              <w:right w:val="single" w:sz="4" w:space="0" w:color="auto"/>
            </w:tcBorders>
            <w:shd w:val="clear" w:color="auto" w:fill="auto"/>
            <w:vAlign w:val="center"/>
            <w:hideMark/>
          </w:tcPr>
          <w:p w14:paraId="06C0BA77" w14:textId="77777777" w:rsidR="00403348" w:rsidRPr="002C2AF0" w:rsidRDefault="00403348" w:rsidP="009040A8">
            <w:pPr>
              <w:spacing w:after="0" w:line="240" w:lineRule="auto"/>
              <w:rPr>
                <w:rFonts w:ascii="Calibri" w:eastAsia="Times New Roman" w:hAnsi="Calibri" w:cs="Calibri"/>
              </w:rPr>
            </w:pPr>
          </w:p>
        </w:tc>
        <w:tc>
          <w:tcPr>
            <w:tcW w:w="608" w:type="dxa"/>
            <w:tcBorders>
              <w:top w:val="nil"/>
              <w:left w:val="nil"/>
              <w:bottom w:val="single" w:sz="4" w:space="0" w:color="auto"/>
              <w:right w:val="single" w:sz="4" w:space="0" w:color="auto"/>
            </w:tcBorders>
            <w:shd w:val="clear" w:color="auto" w:fill="auto"/>
            <w:noWrap/>
            <w:vAlign w:val="center"/>
            <w:hideMark/>
          </w:tcPr>
          <w:p w14:paraId="2ABE2233"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Pass</w:t>
            </w:r>
          </w:p>
        </w:tc>
        <w:tc>
          <w:tcPr>
            <w:tcW w:w="630" w:type="dxa"/>
            <w:tcBorders>
              <w:top w:val="nil"/>
              <w:left w:val="nil"/>
              <w:bottom w:val="single" w:sz="4" w:space="0" w:color="auto"/>
              <w:right w:val="single" w:sz="4" w:space="0" w:color="auto"/>
            </w:tcBorders>
            <w:shd w:val="clear" w:color="auto" w:fill="auto"/>
            <w:noWrap/>
            <w:vAlign w:val="center"/>
            <w:hideMark/>
          </w:tcPr>
          <w:p w14:paraId="5B32D67E" w14:textId="77777777" w:rsidR="00403348" w:rsidRPr="002C2AF0" w:rsidRDefault="00403348" w:rsidP="009040A8">
            <w:pPr>
              <w:spacing w:after="0" w:line="240" w:lineRule="auto"/>
              <w:jc w:val="center"/>
              <w:rPr>
                <w:rFonts w:ascii="Calibri" w:eastAsia="Times New Roman" w:hAnsi="Calibri" w:cs="Calibri"/>
              </w:rPr>
            </w:pPr>
            <w:r w:rsidRPr="002C2AF0">
              <w:rPr>
                <w:rFonts w:ascii="Calibri" w:eastAsia="Times New Roman" w:hAnsi="Calibri" w:cs="Calibri"/>
              </w:rPr>
              <w:t>Fail</w:t>
            </w:r>
          </w:p>
        </w:tc>
      </w:tr>
      <w:tr w:rsidR="00003B6E" w:rsidRPr="00E22C2F" w14:paraId="52CBAAB7" w14:textId="77777777" w:rsidTr="00A95EC6">
        <w:trPr>
          <w:gridAfter w:val="1"/>
          <w:wAfter w:w="918" w:type="dxa"/>
          <w:trHeight w:val="253"/>
        </w:trPr>
        <w:tc>
          <w:tcPr>
            <w:tcW w:w="1263" w:type="dxa"/>
            <w:tcBorders>
              <w:top w:val="single" w:sz="4" w:space="0" w:color="auto"/>
              <w:left w:val="single" w:sz="4" w:space="0" w:color="auto"/>
              <w:bottom w:val="single" w:sz="4" w:space="0" w:color="auto"/>
              <w:right w:val="single" w:sz="4" w:space="0" w:color="auto"/>
            </w:tcBorders>
            <w:shd w:val="clear" w:color="auto" w:fill="auto"/>
            <w:hideMark/>
          </w:tcPr>
          <w:p w14:paraId="79BF7D69" w14:textId="77777777" w:rsidR="00403348" w:rsidRPr="00E22C2F" w:rsidRDefault="00403348" w:rsidP="009040A8">
            <w:pPr>
              <w:spacing w:after="0" w:line="240" w:lineRule="auto"/>
              <w:jc w:val="center"/>
              <w:rPr>
                <w:rFonts w:ascii="Calibri" w:eastAsia="Times New Roman" w:hAnsi="Calibri" w:cs="Calibri"/>
                <w:i/>
                <w:iCs/>
              </w:rPr>
            </w:pPr>
            <w:r w:rsidRPr="00E22C2F">
              <w:rPr>
                <w:rFonts w:ascii="Calibri" w:eastAsia="Times New Roman" w:hAnsi="Calibri" w:cs="Calibri"/>
                <w:i/>
                <w:iCs/>
              </w:rPr>
              <w:t> </w:t>
            </w:r>
          </w:p>
        </w:tc>
        <w:tc>
          <w:tcPr>
            <w:tcW w:w="1536" w:type="dxa"/>
            <w:tcBorders>
              <w:top w:val="nil"/>
              <w:left w:val="nil"/>
              <w:bottom w:val="single" w:sz="4" w:space="0" w:color="auto"/>
              <w:right w:val="single" w:sz="4" w:space="0" w:color="auto"/>
            </w:tcBorders>
            <w:shd w:val="clear" w:color="auto" w:fill="auto"/>
            <w:hideMark/>
          </w:tcPr>
          <w:p w14:paraId="423B105E" w14:textId="77777777" w:rsidR="00403348" w:rsidRPr="00E22C2F" w:rsidRDefault="00403348" w:rsidP="009040A8">
            <w:pPr>
              <w:spacing w:after="0" w:line="240" w:lineRule="auto"/>
              <w:jc w:val="center"/>
              <w:rPr>
                <w:rFonts w:ascii="Calibri" w:eastAsia="Times New Roman" w:hAnsi="Calibri" w:cs="Calibri"/>
                <w:i/>
                <w:iCs/>
              </w:rPr>
            </w:pPr>
            <w:r w:rsidRPr="00E22C2F">
              <w:rPr>
                <w:rFonts w:ascii="Calibri" w:eastAsia="Times New Roman" w:hAnsi="Calibri" w:cs="Calibri"/>
                <w:i/>
                <w:iCs/>
              </w:rPr>
              <w:t> </w:t>
            </w:r>
          </w:p>
        </w:tc>
        <w:tc>
          <w:tcPr>
            <w:tcW w:w="816" w:type="dxa"/>
            <w:tcBorders>
              <w:top w:val="nil"/>
              <w:left w:val="nil"/>
              <w:bottom w:val="single" w:sz="4" w:space="0" w:color="auto"/>
              <w:right w:val="single" w:sz="4" w:space="0" w:color="auto"/>
            </w:tcBorders>
            <w:shd w:val="clear" w:color="auto" w:fill="auto"/>
            <w:vAlign w:val="center"/>
            <w:hideMark/>
          </w:tcPr>
          <w:p w14:paraId="6EEFBD4A" w14:textId="77777777" w:rsidR="00403348" w:rsidRPr="00C32D2E" w:rsidRDefault="00403348" w:rsidP="009040A8">
            <w:pPr>
              <w:spacing w:after="0" w:line="240" w:lineRule="auto"/>
              <w:jc w:val="center"/>
              <w:rPr>
                <w:rFonts w:ascii="Wingdings" w:eastAsia="Times New Roman" w:hAnsi="Wingdings" w:cs="Calibri"/>
              </w:rPr>
            </w:pPr>
            <w:r w:rsidRPr="00C32D2E">
              <w:rPr>
                <w:rFonts w:ascii="Wingdings" w:eastAsia="Times New Roman" w:hAnsi="Wingdings" w:cs="Calibri"/>
              </w:rPr>
              <w:t>o</w:t>
            </w:r>
            <w:r w:rsidRPr="00C32D2E">
              <w:rPr>
                <w:rFonts w:ascii="Calibri" w:eastAsia="Times New Roman" w:hAnsi="Calibri" w:cs="Calibri"/>
              </w:rPr>
              <w:t xml:space="preserve"> Linear</w:t>
            </w:r>
          </w:p>
        </w:tc>
        <w:tc>
          <w:tcPr>
            <w:tcW w:w="1327" w:type="dxa"/>
            <w:tcBorders>
              <w:top w:val="nil"/>
              <w:left w:val="nil"/>
              <w:bottom w:val="single" w:sz="4" w:space="0" w:color="auto"/>
              <w:right w:val="single" w:sz="4" w:space="0" w:color="auto"/>
            </w:tcBorders>
            <w:shd w:val="clear" w:color="auto" w:fill="auto"/>
            <w:hideMark/>
          </w:tcPr>
          <w:p w14:paraId="7E3DA33C" w14:textId="77777777" w:rsidR="00403348" w:rsidRPr="00C32D2E" w:rsidRDefault="00403348" w:rsidP="009040A8">
            <w:pPr>
              <w:spacing w:after="0" w:line="240" w:lineRule="auto"/>
              <w:rPr>
                <w:rFonts w:ascii="Calibri" w:eastAsia="Times New Roman" w:hAnsi="Calibri" w:cs="Calibri"/>
                <w:i/>
                <w:iCs/>
              </w:rPr>
            </w:pPr>
            <w:r w:rsidRPr="00C32D2E">
              <w:rPr>
                <w:rFonts w:ascii="Calibri" w:eastAsia="Times New Roman" w:hAnsi="Calibri" w:cs="Calibri"/>
                <w:i/>
                <w:iCs/>
              </w:rPr>
              <w:t> </w:t>
            </w:r>
          </w:p>
        </w:tc>
        <w:tc>
          <w:tcPr>
            <w:tcW w:w="1291" w:type="dxa"/>
            <w:tcBorders>
              <w:top w:val="single" w:sz="4" w:space="0" w:color="auto"/>
              <w:left w:val="nil"/>
              <w:bottom w:val="single" w:sz="4" w:space="0" w:color="auto"/>
              <w:right w:val="single" w:sz="4" w:space="0" w:color="auto"/>
            </w:tcBorders>
            <w:shd w:val="clear" w:color="auto" w:fill="auto"/>
            <w:hideMark/>
          </w:tcPr>
          <w:p w14:paraId="1DAC2F9B" w14:textId="7DC87E48" w:rsidR="00403348" w:rsidRPr="00C32D2E" w:rsidRDefault="00403348" w:rsidP="009040A8">
            <w:pPr>
              <w:spacing w:after="0" w:line="240" w:lineRule="auto"/>
              <w:jc w:val="center"/>
              <w:rPr>
                <w:rFonts w:ascii="Calibri" w:eastAsia="Times New Roman" w:hAnsi="Calibri" w:cs="Calibri"/>
                <w:i/>
                <w:iCs/>
              </w:rPr>
            </w:pPr>
          </w:p>
        </w:tc>
        <w:tc>
          <w:tcPr>
            <w:tcW w:w="1271" w:type="dxa"/>
            <w:gridSpan w:val="2"/>
            <w:tcBorders>
              <w:top w:val="single" w:sz="4" w:space="0" w:color="auto"/>
              <w:left w:val="nil"/>
              <w:bottom w:val="single" w:sz="4" w:space="0" w:color="auto"/>
              <w:right w:val="single" w:sz="4" w:space="0" w:color="auto"/>
            </w:tcBorders>
            <w:shd w:val="clear" w:color="auto" w:fill="auto"/>
            <w:hideMark/>
          </w:tcPr>
          <w:p w14:paraId="71AB1C0E" w14:textId="77777777" w:rsidR="00403348" w:rsidRPr="00C32D2E" w:rsidRDefault="00403348" w:rsidP="009040A8">
            <w:pPr>
              <w:spacing w:after="0" w:line="240" w:lineRule="auto"/>
              <w:jc w:val="center"/>
              <w:rPr>
                <w:rFonts w:ascii="Calibri" w:eastAsia="Times New Roman" w:hAnsi="Calibri" w:cs="Calibri"/>
                <w:i/>
                <w:iCs/>
              </w:rPr>
            </w:pPr>
            <w:r w:rsidRPr="00C32D2E">
              <w:rPr>
                <w:rFonts w:ascii="Calibri" w:eastAsia="Times New Roman" w:hAnsi="Calibri" w:cs="Calibri"/>
                <w:i/>
                <w:iCs/>
              </w:rPr>
              <w:t> </w:t>
            </w:r>
          </w:p>
        </w:tc>
        <w:tc>
          <w:tcPr>
            <w:tcW w:w="1171" w:type="dxa"/>
            <w:gridSpan w:val="2"/>
            <w:tcBorders>
              <w:top w:val="nil"/>
              <w:left w:val="single" w:sz="4" w:space="0" w:color="auto"/>
              <w:bottom w:val="single" w:sz="4" w:space="0" w:color="auto"/>
              <w:right w:val="single" w:sz="4" w:space="0" w:color="auto"/>
            </w:tcBorders>
            <w:shd w:val="clear" w:color="auto" w:fill="auto"/>
            <w:hideMark/>
          </w:tcPr>
          <w:p w14:paraId="4C60419E" w14:textId="0C044D48" w:rsidR="00403348" w:rsidRPr="00C32D2E" w:rsidRDefault="00403348" w:rsidP="009040A8">
            <w:pPr>
              <w:spacing w:after="0" w:line="240" w:lineRule="auto"/>
              <w:jc w:val="center"/>
              <w:rPr>
                <w:rFonts w:ascii="Calibri" w:eastAsia="Times New Roman" w:hAnsi="Calibri" w:cs="Calibri"/>
                <w:i/>
                <w:iCs/>
              </w:rPr>
            </w:pPr>
          </w:p>
        </w:tc>
        <w:tc>
          <w:tcPr>
            <w:tcW w:w="1424" w:type="dxa"/>
            <w:tcBorders>
              <w:top w:val="nil"/>
              <w:left w:val="nil"/>
              <w:bottom w:val="single" w:sz="4" w:space="0" w:color="auto"/>
              <w:right w:val="single" w:sz="4" w:space="0" w:color="auto"/>
            </w:tcBorders>
            <w:shd w:val="clear" w:color="auto" w:fill="auto"/>
            <w:vAlign w:val="center"/>
            <w:hideMark/>
          </w:tcPr>
          <w:p w14:paraId="23C2200B" w14:textId="77777777" w:rsidR="00403348" w:rsidRPr="00C32D2E" w:rsidRDefault="00403348" w:rsidP="009040A8">
            <w:pPr>
              <w:spacing w:after="0" w:line="240" w:lineRule="auto"/>
              <w:jc w:val="center"/>
              <w:rPr>
                <w:rFonts w:ascii="Wingdings" w:eastAsia="Times New Roman" w:hAnsi="Wingdings" w:cs="Calibri"/>
              </w:rPr>
            </w:pPr>
            <w:r w:rsidRPr="00C32D2E">
              <w:rPr>
                <w:rFonts w:ascii="Wingdings" w:eastAsia="Times New Roman" w:hAnsi="Wingdings" w:cs="Calibri"/>
              </w:rPr>
              <w:t>o</w:t>
            </w:r>
          </w:p>
        </w:tc>
        <w:tc>
          <w:tcPr>
            <w:tcW w:w="881" w:type="dxa"/>
            <w:tcBorders>
              <w:top w:val="nil"/>
              <w:left w:val="nil"/>
              <w:bottom w:val="single" w:sz="4" w:space="0" w:color="auto"/>
              <w:right w:val="single" w:sz="4" w:space="0" w:color="auto"/>
            </w:tcBorders>
            <w:shd w:val="clear" w:color="auto" w:fill="auto"/>
            <w:hideMark/>
          </w:tcPr>
          <w:p w14:paraId="69541112" w14:textId="77777777" w:rsidR="00403348" w:rsidRPr="00C32D2E" w:rsidRDefault="00403348" w:rsidP="009040A8">
            <w:pPr>
              <w:spacing w:after="0" w:line="240" w:lineRule="auto"/>
              <w:jc w:val="center"/>
              <w:rPr>
                <w:rFonts w:ascii="Calibri" w:eastAsia="Times New Roman" w:hAnsi="Calibri" w:cs="Calibri"/>
                <w:i/>
                <w:iCs/>
              </w:rPr>
            </w:pPr>
            <w:r w:rsidRPr="00C32D2E">
              <w:rPr>
                <w:rFonts w:ascii="Calibri" w:eastAsia="Times New Roman" w:hAnsi="Calibri" w:cs="Calibri"/>
                <w:i/>
                <w:iCs/>
              </w:rPr>
              <w:t> </w:t>
            </w:r>
          </w:p>
        </w:tc>
        <w:tc>
          <w:tcPr>
            <w:tcW w:w="2182" w:type="dxa"/>
            <w:tcBorders>
              <w:top w:val="nil"/>
              <w:left w:val="nil"/>
              <w:bottom w:val="single" w:sz="4" w:space="0" w:color="auto"/>
              <w:right w:val="single" w:sz="4" w:space="0" w:color="auto"/>
            </w:tcBorders>
            <w:shd w:val="clear" w:color="auto" w:fill="auto"/>
            <w:hideMark/>
          </w:tcPr>
          <w:p w14:paraId="591FDFE4" w14:textId="1C157224" w:rsidR="00403348" w:rsidRPr="00C32D2E" w:rsidRDefault="00403348" w:rsidP="009040A8">
            <w:pPr>
              <w:spacing w:after="0" w:line="240" w:lineRule="auto"/>
              <w:jc w:val="center"/>
              <w:rPr>
                <w:rFonts w:ascii="Calibri" w:eastAsia="Times New Roman" w:hAnsi="Calibri" w:cs="Calibri"/>
                <w:i/>
                <w:iCs/>
              </w:rPr>
            </w:pPr>
          </w:p>
        </w:tc>
        <w:tc>
          <w:tcPr>
            <w:tcW w:w="608" w:type="dxa"/>
            <w:tcBorders>
              <w:top w:val="nil"/>
              <w:left w:val="nil"/>
              <w:bottom w:val="single" w:sz="4" w:space="0" w:color="auto"/>
              <w:right w:val="single" w:sz="4" w:space="0" w:color="auto"/>
            </w:tcBorders>
            <w:shd w:val="clear" w:color="auto" w:fill="auto"/>
            <w:vAlign w:val="center"/>
            <w:hideMark/>
          </w:tcPr>
          <w:p w14:paraId="36DD0D70" w14:textId="77777777" w:rsidR="00403348" w:rsidRPr="00E22C2F" w:rsidRDefault="00403348" w:rsidP="009040A8">
            <w:pPr>
              <w:spacing w:after="0" w:line="240" w:lineRule="auto"/>
              <w:jc w:val="center"/>
              <w:rPr>
                <w:rFonts w:ascii="Wingdings" w:eastAsia="Times New Roman" w:hAnsi="Wingdings" w:cs="Calibri"/>
              </w:rPr>
            </w:pPr>
            <w:r w:rsidRPr="00E22C2F">
              <w:rPr>
                <w:rFonts w:ascii="Wingdings" w:eastAsia="Times New Roman" w:hAnsi="Wingdings" w:cs="Calibri"/>
              </w:rPr>
              <w:t>o</w:t>
            </w:r>
          </w:p>
        </w:tc>
        <w:tc>
          <w:tcPr>
            <w:tcW w:w="630" w:type="dxa"/>
            <w:tcBorders>
              <w:top w:val="nil"/>
              <w:left w:val="nil"/>
              <w:bottom w:val="single" w:sz="4" w:space="0" w:color="auto"/>
              <w:right w:val="single" w:sz="4" w:space="0" w:color="auto"/>
            </w:tcBorders>
            <w:shd w:val="clear" w:color="auto" w:fill="auto"/>
            <w:vAlign w:val="center"/>
            <w:hideMark/>
          </w:tcPr>
          <w:p w14:paraId="595952D5" w14:textId="77777777" w:rsidR="00403348" w:rsidRPr="00E22C2F" w:rsidRDefault="00403348" w:rsidP="009040A8">
            <w:pPr>
              <w:spacing w:after="0" w:line="240" w:lineRule="auto"/>
              <w:jc w:val="center"/>
              <w:rPr>
                <w:rFonts w:ascii="Wingdings" w:eastAsia="Times New Roman" w:hAnsi="Wingdings" w:cs="Calibri"/>
              </w:rPr>
            </w:pPr>
            <w:r w:rsidRPr="00E22C2F">
              <w:rPr>
                <w:rFonts w:ascii="Wingdings" w:eastAsia="Times New Roman" w:hAnsi="Wingdings" w:cs="Calibri"/>
              </w:rPr>
              <w:t>o</w:t>
            </w:r>
          </w:p>
        </w:tc>
      </w:tr>
      <w:tr w:rsidR="00003B6E" w:rsidRPr="00E22C2F" w14:paraId="48B4C495" w14:textId="77777777" w:rsidTr="00A95EC6">
        <w:trPr>
          <w:gridAfter w:val="1"/>
          <w:wAfter w:w="918" w:type="dxa"/>
          <w:trHeight w:val="198"/>
        </w:trPr>
        <w:tc>
          <w:tcPr>
            <w:tcW w:w="1263" w:type="dxa"/>
            <w:tcBorders>
              <w:top w:val="nil"/>
              <w:left w:val="single" w:sz="4" w:space="0" w:color="auto"/>
              <w:bottom w:val="nil"/>
              <w:right w:val="nil"/>
            </w:tcBorders>
            <w:shd w:val="clear" w:color="auto" w:fill="auto"/>
            <w:hideMark/>
          </w:tcPr>
          <w:p w14:paraId="6A61198D" w14:textId="77777777" w:rsidR="00701A1D" w:rsidRPr="00E22C2F" w:rsidRDefault="00701A1D" w:rsidP="009040A8">
            <w:pPr>
              <w:spacing w:after="0" w:line="240" w:lineRule="auto"/>
              <w:jc w:val="center"/>
              <w:rPr>
                <w:rFonts w:ascii="Calibri" w:eastAsia="Times New Roman" w:hAnsi="Calibri" w:cs="Calibri"/>
                <w:i/>
                <w:iCs/>
              </w:rPr>
            </w:pPr>
            <w:r w:rsidRPr="00E22C2F">
              <w:rPr>
                <w:rFonts w:ascii="Calibri" w:eastAsia="Times New Roman" w:hAnsi="Calibri" w:cs="Calibri"/>
                <w:i/>
                <w:iCs/>
              </w:rPr>
              <w:t> </w:t>
            </w:r>
          </w:p>
        </w:tc>
        <w:tc>
          <w:tcPr>
            <w:tcW w:w="1536" w:type="dxa"/>
            <w:tcBorders>
              <w:top w:val="nil"/>
              <w:left w:val="nil"/>
              <w:bottom w:val="nil"/>
              <w:right w:val="nil"/>
            </w:tcBorders>
            <w:shd w:val="clear" w:color="auto" w:fill="auto"/>
            <w:hideMark/>
          </w:tcPr>
          <w:p w14:paraId="2A1E25B8" w14:textId="77777777" w:rsidR="00701A1D" w:rsidRPr="00E22C2F" w:rsidRDefault="00701A1D" w:rsidP="009040A8">
            <w:pPr>
              <w:spacing w:after="0" w:line="240" w:lineRule="auto"/>
              <w:jc w:val="center"/>
              <w:rPr>
                <w:rFonts w:ascii="Calibri" w:eastAsia="Times New Roman" w:hAnsi="Calibri" w:cs="Calibri"/>
                <w:i/>
                <w:iCs/>
              </w:rPr>
            </w:pPr>
            <w:r w:rsidRPr="00E22C2F">
              <w:rPr>
                <w:rFonts w:ascii="Calibri" w:eastAsia="Times New Roman" w:hAnsi="Calibri" w:cs="Calibri"/>
                <w:i/>
                <w:iCs/>
              </w:rPr>
              <w:t> </w:t>
            </w:r>
          </w:p>
        </w:tc>
        <w:tc>
          <w:tcPr>
            <w:tcW w:w="816" w:type="dxa"/>
            <w:tcBorders>
              <w:top w:val="nil"/>
              <w:left w:val="nil"/>
              <w:bottom w:val="nil"/>
              <w:right w:val="nil"/>
            </w:tcBorders>
            <w:shd w:val="clear" w:color="auto" w:fill="auto"/>
            <w:vAlign w:val="center"/>
            <w:hideMark/>
          </w:tcPr>
          <w:p w14:paraId="6199C21C" w14:textId="77777777" w:rsidR="00701A1D" w:rsidRPr="00E22C2F" w:rsidRDefault="00701A1D" w:rsidP="009040A8">
            <w:pPr>
              <w:spacing w:after="0" w:line="240" w:lineRule="auto"/>
              <w:jc w:val="right"/>
              <w:rPr>
                <w:rFonts w:ascii="Calibri" w:eastAsia="Times New Roman" w:hAnsi="Calibri" w:cs="Calibri"/>
                <w:sz w:val="20"/>
                <w:szCs w:val="20"/>
              </w:rPr>
            </w:pPr>
            <w:r w:rsidRPr="00E22C2F">
              <w:rPr>
                <w:rFonts w:ascii="Calibri" w:eastAsia="Times New Roman" w:hAnsi="Calibri" w:cs="Calibri"/>
                <w:sz w:val="20"/>
                <w:szCs w:val="20"/>
              </w:rPr>
              <w:t> </w:t>
            </w:r>
          </w:p>
        </w:tc>
        <w:tc>
          <w:tcPr>
            <w:tcW w:w="1327" w:type="dxa"/>
            <w:tcBorders>
              <w:top w:val="nil"/>
              <w:left w:val="nil"/>
              <w:bottom w:val="nil"/>
              <w:right w:val="nil"/>
            </w:tcBorders>
            <w:shd w:val="clear" w:color="auto" w:fill="auto"/>
            <w:vAlign w:val="center"/>
            <w:hideMark/>
          </w:tcPr>
          <w:p w14:paraId="62B883D6" w14:textId="77777777" w:rsidR="00701A1D" w:rsidRPr="00E22C2F" w:rsidRDefault="00701A1D" w:rsidP="009040A8">
            <w:pPr>
              <w:spacing w:after="0" w:line="240" w:lineRule="auto"/>
              <w:jc w:val="right"/>
              <w:rPr>
                <w:rFonts w:ascii="Calibri" w:eastAsia="Times New Roman" w:hAnsi="Calibri" w:cs="Calibri"/>
                <w:sz w:val="20"/>
                <w:szCs w:val="20"/>
              </w:rPr>
            </w:pPr>
            <w:r w:rsidRPr="00E22C2F">
              <w:rPr>
                <w:rFonts w:ascii="Calibri" w:eastAsia="Times New Roman" w:hAnsi="Calibri" w:cs="Calibri"/>
                <w:sz w:val="20"/>
                <w:szCs w:val="20"/>
              </w:rPr>
              <w:t> </w:t>
            </w:r>
          </w:p>
        </w:tc>
        <w:tc>
          <w:tcPr>
            <w:tcW w:w="1291" w:type="dxa"/>
            <w:tcBorders>
              <w:top w:val="nil"/>
              <w:left w:val="nil"/>
              <w:bottom w:val="nil"/>
              <w:right w:val="nil"/>
            </w:tcBorders>
            <w:shd w:val="clear" w:color="auto" w:fill="auto"/>
            <w:vAlign w:val="center"/>
            <w:hideMark/>
          </w:tcPr>
          <w:p w14:paraId="5BA69683" w14:textId="77777777" w:rsidR="00701A1D" w:rsidRPr="00E22C2F" w:rsidRDefault="00701A1D" w:rsidP="009040A8">
            <w:pPr>
              <w:spacing w:after="0" w:line="240" w:lineRule="auto"/>
              <w:jc w:val="right"/>
              <w:rPr>
                <w:rFonts w:ascii="Calibri" w:eastAsia="Times New Roman" w:hAnsi="Calibri" w:cs="Calibri"/>
                <w:sz w:val="20"/>
                <w:szCs w:val="20"/>
              </w:rPr>
            </w:pPr>
            <w:r w:rsidRPr="00E22C2F">
              <w:rPr>
                <w:rFonts w:ascii="Calibri" w:eastAsia="Times New Roman" w:hAnsi="Calibri" w:cs="Calibri"/>
                <w:sz w:val="20"/>
                <w:szCs w:val="20"/>
              </w:rPr>
              <w:t> </w:t>
            </w:r>
          </w:p>
        </w:tc>
        <w:tc>
          <w:tcPr>
            <w:tcW w:w="676" w:type="dxa"/>
            <w:tcBorders>
              <w:top w:val="nil"/>
              <w:left w:val="nil"/>
              <w:bottom w:val="nil"/>
              <w:right w:val="nil"/>
            </w:tcBorders>
            <w:shd w:val="clear" w:color="auto" w:fill="auto"/>
            <w:vAlign w:val="center"/>
            <w:hideMark/>
          </w:tcPr>
          <w:p w14:paraId="20E8FD67" w14:textId="77777777" w:rsidR="00701A1D" w:rsidRPr="00E22C2F" w:rsidRDefault="00701A1D" w:rsidP="009040A8">
            <w:pPr>
              <w:spacing w:after="0" w:line="240" w:lineRule="auto"/>
              <w:jc w:val="right"/>
              <w:rPr>
                <w:rFonts w:ascii="Calibri" w:eastAsia="Times New Roman" w:hAnsi="Calibri" w:cs="Calibri"/>
                <w:sz w:val="20"/>
                <w:szCs w:val="20"/>
              </w:rPr>
            </w:pPr>
            <w:r w:rsidRPr="00E22C2F">
              <w:rPr>
                <w:rFonts w:ascii="Calibri" w:eastAsia="Times New Roman" w:hAnsi="Calibri" w:cs="Calibri"/>
                <w:sz w:val="20"/>
                <w:szCs w:val="20"/>
              </w:rPr>
              <w:t> </w:t>
            </w:r>
          </w:p>
        </w:tc>
        <w:tc>
          <w:tcPr>
            <w:tcW w:w="595" w:type="dxa"/>
            <w:tcBorders>
              <w:top w:val="nil"/>
              <w:left w:val="nil"/>
              <w:bottom w:val="nil"/>
              <w:right w:val="nil"/>
            </w:tcBorders>
            <w:shd w:val="clear" w:color="auto" w:fill="auto"/>
            <w:vAlign w:val="center"/>
            <w:hideMark/>
          </w:tcPr>
          <w:p w14:paraId="254E1BC8" w14:textId="77777777" w:rsidR="00701A1D" w:rsidRPr="00E22C2F" w:rsidRDefault="00701A1D" w:rsidP="009040A8">
            <w:pPr>
              <w:spacing w:after="0" w:line="240" w:lineRule="auto"/>
              <w:jc w:val="right"/>
              <w:rPr>
                <w:rFonts w:ascii="Calibri" w:eastAsia="Times New Roman" w:hAnsi="Calibri" w:cs="Calibri"/>
                <w:sz w:val="20"/>
                <w:szCs w:val="20"/>
              </w:rPr>
            </w:pPr>
            <w:r w:rsidRPr="00E22C2F">
              <w:rPr>
                <w:rFonts w:ascii="Calibri" w:eastAsia="Times New Roman" w:hAnsi="Calibri" w:cs="Calibri"/>
                <w:sz w:val="20"/>
                <w:szCs w:val="20"/>
              </w:rPr>
              <w:t> </w:t>
            </w:r>
          </w:p>
        </w:tc>
        <w:tc>
          <w:tcPr>
            <w:tcW w:w="267" w:type="dxa"/>
            <w:tcBorders>
              <w:top w:val="nil"/>
              <w:left w:val="nil"/>
              <w:bottom w:val="nil"/>
              <w:right w:val="nil"/>
            </w:tcBorders>
            <w:shd w:val="clear" w:color="auto" w:fill="auto"/>
            <w:vAlign w:val="center"/>
            <w:hideMark/>
          </w:tcPr>
          <w:p w14:paraId="408C8672" w14:textId="77777777" w:rsidR="00701A1D" w:rsidRPr="00C32D2E" w:rsidRDefault="00701A1D" w:rsidP="009040A8">
            <w:pPr>
              <w:spacing w:after="0" w:line="240" w:lineRule="auto"/>
              <w:jc w:val="right"/>
              <w:rPr>
                <w:rFonts w:ascii="Calibri" w:eastAsia="Times New Roman" w:hAnsi="Calibri" w:cs="Calibri"/>
              </w:rPr>
            </w:pPr>
            <w:r w:rsidRPr="00C32D2E">
              <w:rPr>
                <w:rFonts w:ascii="Calibri" w:eastAsia="Times New Roman" w:hAnsi="Calibri" w:cs="Calibri"/>
              </w:rPr>
              <w:t> </w:t>
            </w:r>
          </w:p>
        </w:tc>
        <w:tc>
          <w:tcPr>
            <w:tcW w:w="2328" w:type="dxa"/>
            <w:gridSpan w:val="2"/>
            <w:tcBorders>
              <w:top w:val="nil"/>
              <w:left w:val="nil"/>
              <w:bottom w:val="nil"/>
              <w:right w:val="nil"/>
            </w:tcBorders>
            <w:shd w:val="clear" w:color="auto" w:fill="auto"/>
            <w:hideMark/>
          </w:tcPr>
          <w:p w14:paraId="4EEFCA0F" w14:textId="4B98A598" w:rsidR="00701A1D" w:rsidRPr="00C55207" w:rsidRDefault="00701A1D" w:rsidP="009040A8">
            <w:pPr>
              <w:spacing w:after="0" w:line="240" w:lineRule="auto"/>
              <w:jc w:val="right"/>
              <w:rPr>
                <w:rFonts w:ascii="Calibri" w:eastAsia="Times New Roman" w:hAnsi="Calibri" w:cs="Calibri"/>
                <w:b/>
                <w:bCs/>
              </w:rPr>
            </w:pPr>
            <w:r w:rsidRPr="00C55207">
              <w:rPr>
                <w:rFonts w:ascii="Calibri" w:eastAsia="Times New Roman" w:hAnsi="Calibri" w:cs="Calibri"/>
                <w:b/>
                <w:bCs/>
              </w:rPr>
              <w:t>Total Designed Watts:</w:t>
            </w:r>
          </w:p>
        </w:tc>
        <w:tc>
          <w:tcPr>
            <w:tcW w:w="881" w:type="dxa"/>
            <w:tcBorders>
              <w:top w:val="nil"/>
              <w:left w:val="single" w:sz="4" w:space="0" w:color="auto"/>
              <w:bottom w:val="single" w:sz="4" w:space="0" w:color="auto"/>
              <w:right w:val="single" w:sz="4" w:space="0" w:color="auto"/>
            </w:tcBorders>
            <w:shd w:val="clear" w:color="auto" w:fill="auto"/>
            <w:hideMark/>
          </w:tcPr>
          <w:p w14:paraId="602781E1" w14:textId="563B27E2" w:rsidR="00701A1D" w:rsidRPr="00C32D2E" w:rsidRDefault="00701A1D" w:rsidP="009040A8">
            <w:pPr>
              <w:spacing w:after="0" w:line="240" w:lineRule="auto"/>
              <w:jc w:val="center"/>
              <w:rPr>
                <w:rFonts w:ascii="Calibri" w:eastAsia="Times New Roman" w:hAnsi="Calibri" w:cs="Calibri"/>
                <w:i/>
                <w:iCs/>
              </w:rPr>
            </w:pPr>
          </w:p>
        </w:tc>
        <w:tc>
          <w:tcPr>
            <w:tcW w:w="2182" w:type="dxa"/>
            <w:tcBorders>
              <w:top w:val="nil"/>
              <w:left w:val="nil"/>
              <w:bottom w:val="single" w:sz="4" w:space="0" w:color="auto"/>
              <w:right w:val="nil"/>
            </w:tcBorders>
            <w:shd w:val="clear" w:color="auto" w:fill="auto"/>
            <w:hideMark/>
          </w:tcPr>
          <w:p w14:paraId="66AE8C2C" w14:textId="77777777" w:rsidR="00701A1D" w:rsidRPr="00E22C2F" w:rsidRDefault="00701A1D" w:rsidP="009040A8">
            <w:pPr>
              <w:spacing w:after="0" w:line="240" w:lineRule="auto"/>
              <w:jc w:val="center"/>
              <w:rPr>
                <w:rFonts w:ascii="Calibri" w:eastAsia="Times New Roman" w:hAnsi="Calibri" w:cs="Calibri"/>
                <w:i/>
                <w:iCs/>
              </w:rPr>
            </w:pPr>
            <w:r w:rsidRPr="00E22C2F">
              <w:rPr>
                <w:rFonts w:ascii="Calibri" w:eastAsia="Times New Roman" w:hAnsi="Calibri" w:cs="Calibri"/>
                <w:i/>
                <w:iCs/>
              </w:rPr>
              <w:t> </w:t>
            </w:r>
          </w:p>
        </w:tc>
        <w:tc>
          <w:tcPr>
            <w:tcW w:w="608" w:type="dxa"/>
            <w:tcBorders>
              <w:top w:val="nil"/>
              <w:left w:val="nil"/>
              <w:bottom w:val="single" w:sz="4" w:space="0" w:color="auto"/>
              <w:right w:val="nil"/>
            </w:tcBorders>
            <w:shd w:val="clear" w:color="auto" w:fill="auto"/>
            <w:noWrap/>
            <w:hideMark/>
          </w:tcPr>
          <w:p w14:paraId="5144625A" w14:textId="77777777" w:rsidR="00701A1D" w:rsidRPr="00E22C2F" w:rsidRDefault="00701A1D" w:rsidP="009040A8">
            <w:pPr>
              <w:spacing w:after="0" w:line="240" w:lineRule="auto"/>
              <w:rPr>
                <w:rFonts w:ascii="Times New Roman" w:eastAsia="Times New Roman" w:hAnsi="Times New Roman" w:cs="Times New Roman"/>
                <w:sz w:val="20"/>
                <w:szCs w:val="20"/>
              </w:rPr>
            </w:pPr>
            <w:r w:rsidRPr="00E22C2F">
              <w:rPr>
                <w:rFonts w:ascii="Times New Roman" w:eastAsia="Times New Roman" w:hAnsi="Times New Roman" w:cs="Times New Roman"/>
                <w:sz w:val="20"/>
                <w:szCs w:val="20"/>
              </w:rPr>
              <w:t> </w:t>
            </w:r>
          </w:p>
        </w:tc>
        <w:tc>
          <w:tcPr>
            <w:tcW w:w="630" w:type="dxa"/>
            <w:tcBorders>
              <w:top w:val="nil"/>
              <w:left w:val="nil"/>
              <w:bottom w:val="single" w:sz="4" w:space="0" w:color="auto"/>
              <w:right w:val="single" w:sz="4" w:space="0" w:color="auto"/>
            </w:tcBorders>
            <w:shd w:val="clear" w:color="auto" w:fill="auto"/>
            <w:noWrap/>
            <w:hideMark/>
          </w:tcPr>
          <w:p w14:paraId="477E05E4" w14:textId="77777777" w:rsidR="00701A1D" w:rsidRPr="00E22C2F" w:rsidRDefault="00701A1D" w:rsidP="009040A8">
            <w:pPr>
              <w:spacing w:after="0" w:line="240" w:lineRule="auto"/>
              <w:rPr>
                <w:rFonts w:ascii="Times New Roman" w:eastAsia="Times New Roman" w:hAnsi="Times New Roman" w:cs="Times New Roman"/>
                <w:sz w:val="20"/>
                <w:szCs w:val="20"/>
              </w:rPr>
            </w:pPr>
            <w:r w:rsidRPr="00E22C2F">
              <w:rPr>
                <w:rFonts w:ascii="Times New Roman" w:eastAsia="Times New Roman" w:hAnsi="Times New Roman" w:cs="Times New Roman"/>
                <w:sz w:val="20"/>
                <w:szCs w:val="20"/>
              </w:rPr>
              <w:t> </w:t>
            </w:r>
          </w:p>
        </w:tc>
      </w:tr>
      <w:tr w:rsidR="00A95EC6" w:rsidRPr="00E22C2F" w14:paraId="14F1A4D6" w14:textId="77777777" w:rsidTr="00A95EC6">
        <w:trPr>
          <w:trHeight w:val="152"/>
        </w:trPr>
        <w:tc>
          <w:tcPr>
            <w:tcW w:w="14400" w:type="dxa"/>
            <w:gridSpan w:val="14"/>
            <w:tcBorders>
              <w:top w:val="single" w:sz="4" w:space="0" w:color="auto"/>
              <w:left w:val="single" w:sz="4" w:space="0" w:color="auto"/>
              <w:bottom w:val="nil"/>
              <w:right w:val="single" w:sz="4" w:space="0" w:color="auto"/>
            </w:tcBorders>
            <w:shd w:val="clear" w:color="auto" w:fill="auto"/>
            <w:noWrap/>
            <w:hideMark/>
          </w:tcPr>
          <w:p w14:paraId="65E232F2" w14:textId="271BEE11" w:rsidR="00E22C2F" w:rsidRPr="00E22C2F" w:rsidRDefault="00E22C2F" w:rsidP="009040A8">
            <w:pPr>
              <w:spacing w:after="0" w:line="240" w:lineRule="auto"/>
              <w:rPr>
                <w:rFonts w:ascii="Calibri" w:eastAsia="Times New Roman" w:hAnsi="Calibri" w:cs="Calibri"/>
                <w:i/>
                <w:iCs/>
                <w:sz w:val="20"/>
                <w:szCs w:val="20"/>
              </w:rPr>
            </w:pPr>
            <w:r w:rsidRPr="00E22C2F">
              <w:rPr>
                <w:rFonts w:ascii="Calibri" w:eastAsia="Times New Roman" w:hAnsi="Calibri" w:cs="Calibri"/>
                <w:i/>
                <w:iCs/>
                <w:sz w:val="20"/>
                <w:szCs w:val="20"/>
                <w:vertAlign w:val="superscript"/>
              </w:rPr>
              <w:t>1</w:t>
            </w:r>
            <w:r w:rsidRPr="00E22C2F">
              <w:rPr>
                <w:rFonts w:ascii="Calibri" w:eastAsia="Times New Roman" w:hAnsi="Calibri" w:cs="Calibri"/>
                <w:i/>
                <w:iCs/>
                <w:sz w:val="20"/>
                <w:szCs w:val="20"/>
              </w:rPr>
              <w:t xml:space="preserve"> FOOTNOTES: Authority Having Jurisdiction may ask for Luminaire cut sheets to confirm wattage used for compliance per </w:t>
            </w:r>
            <w:r w:rsidRPr="00E22C2F">
              <w:rPr>
                <w:rFonts w:ascii="Calibri" w:eastAsia="Times New Roman" w:hAnsi="Calibri" w:cs="Calibri"/>
                <w:sz w:val="20"/>
                <w:szCs w:val="20"/>
              </w:rPr>
              <w:t>§</w:t>
            </w:r>
            <w:r w:rsidRPr="00E22C2F">
              <w:rPr>
                <w:rFonts w:ascii="Calibri" w:eastAsia="Times New Roman" w:hAnsi="Calibri" w:cs="Calibri"/>
                <w:i/>
                <w:iCs/>
                <w:sz w:val="20"/>
                <w:szCs w:val="20"/>
              </w:rPr>
              <w:t>130.0(c)/§160.5(b).</w:t>
            </w:r>
          </w:p>
        </w:tc>
        <w:tc>
          <w:tcPr>
            <w:tcW w:w="918" w:type="dxa"/>
            <w:tcBorders>
              <w:top w:val="nil"/>
              <w:left w:val="single" w:sz="4" w:space="0" w:color="auto"/>
              <w:bottom w:val="nil"/>
              <w:right w:val="nil"/>
            </w:tcBorders>
            <w:shd w:val="clear" w:color="auto" w:fill="auto"/>
            <w:noWrap/>
            <w:hideMark/>
          </w:tcPr>
          <w:p w14:paraId="31C95C96" w14:textId="77777777" w:rsidR="00E22C2F" w:rsidRPr="00E22C2F" w:rsidRDefault="00E22C2F" w:rsidP="009040A8">
            <w:pPr>
              <w:spacing w:after="0" w:line="240" w:lineRule="auto"/>
              <w:rPr>
                <w:rFonts w:ascii="Calibri" w:eastAsia="Times New Roman" w:hAnsi="Calibri" w:cs="Calibri"/>
                <w:i/>
                <w:iCs/>
                <w:sz w:val="20"/>
                <w:szCs w:val="20"/>
              </w:rPr>
            </w:pPr>
            <w:r w:rsidRPr="00E22C2F">
              <w:rPr>
                <w:rFonts w:ascii="Calibri" w:eastAsia="Times New Roman" w:hAnsi="Calibri" w:cs="Calibri"/>
                <w:i/>
                <w:iCs/>
                <w:sz w:val="20"/>
                <w:szCs w:val="20"/>
              </w:rPr>
              <w:t> </w:t>
            </w:r>
          </w:p>
        </w:tc>
      </w:tr>
      <w:tr w:rsidR="00A95EC6" w:rsidRPr="00E22C2F" w14:paraId="2A9FC6AC" w14:textId="77777777" w:rsidTr="00A95EC6">
        <w:trPr>
          <w:trHeight w:val="152"/>
        </w:trPr>
        <w:tc>
          <w:tcPr>
            <w:tcW w:w="14400" w:type="dxa"/>
            <w:gridSpan w:val="14"/>
            <w:tcBorders>
              <w:top w:val="nil"/>
              <w:left w:val="single" w:sz="4" w:space="0" w:color="auto"/>
              <w:bottom w:val="single" w:sz="4" w:space="0" w:color="auto"/>
              <w:right w:val="single" w:sz="4" w:space="0" w:color="auto"/>
            </w:tcBorders>
            <w:shd w:val="clear" w:color="auto" w:fill="auto"/>
            <w:noWrap/>
            <w:hideMark/>
          </w:tcPr>
          <w:p w14:paraId="541C82BD" w14:textId="6F2A7D46" w:rsidR="00E22C2F" w:rsidRPr="00E22C2F" w:rsidRDefault="00E22C2F" w:rsidP="009040A8">
            <w:pPr>
              <w:spacing w:after="0" w:line="240" w:lineRule="auto"/>
              <w:rPr>
                <w:rFonts w:ascii="Calibri" w:eastAsia="Times New Roman" w:hAnsi="Calibri" w:cs="Calibri"/>
                <w:i/>
                <w:iCs/>
                <w:sz w:val="20"/>
                <w:szCs w:val="20"/>
              </w:rPr>
            </w:pPr>
            <w:r w:rsidRPr="00E22C2F">
              <w:rPr>
                <w:rFonts w:ascii="Calibri" w:eastAsia="Times New Roman" w:hAnsi="Calibri" w:cs="Calibri"/>
                <w:i/>
                <w:iCs/>
                <w:sz w:val="20"/>
                <w:szCs w:val="20"/>
                <w:vertAlign w:val="superscript"/>
              </w:rPr>
              <w:t>2</w:t>
            </w:r>
            <w:r w:rsidRPr="00E22C2F">
              <w:rPr>
                <w:rFonts w:ascii="Calibri" w:eastAsia="Times New Roman" w:hAnsi="Calibri" w:cs="Calibri"/>
                <w:i/>
                <w:iCs/>
                <w:sz w:val="20"/>
                <w:szCs w:val="20"/>
              </w:rPr>
              <w:t xml:space="preserve"> For linear luminaires, wattage should be indicated as W/lf instead of Watts/luminaire.  Total linear feet for the luminaire should be indicated in column 05 instead of number of luminaires. </w:t>
            </w:r>
          </w:p>
        </w:tc>
        <w:tc>
          <w:tcPr>
            <w:tcW w:w="918" w:type="dxa"/>
            <w:tcBorders>
              <w:top w:val="nil"/>
              <w:left w:val="single" w:sz="4" w:space="0" w:color="auto"/>
              <w:bottom w:val="nil"/>
              <w:right w:val="nil"/>
            </w:tcBorders>
            <w:shd w:val="clear" w:color="auto" w:fill="auto"/>
            <w:noWrap/>
            <w:hideMark/>
          </w:tcPr>
          <w:p w14:paraId="64D06AD8" w14:textId="77777777" w:rsidR="00E22C2F" w:rsidRPr="00E22C2F" w:rsidRDefault="00E22C2F" w:rsidP="009040A8">
            <w:pPr>
              <w:spacing w:after="0" w:line="240" w:lineRule="auto"/>
              <w:rPr>
                <w:rFonts w:ascii="Calibri" w:eastAsia="Times New Roman" w:hAnsi="Calibri" w:cs="Calibri"/>
                <w:i/>
                <w:iCs/>
                <w:sz w:val="20"/>
                <w:szCs w:val="20"/>
              </w:rPr>
            </w:pPr>
            <w:r w:rsidRPr="00E22C2F">
              <w:rPr>
                <w:rFonts w:ascii="Calibri" w:eastAsia="Times New Roman" w:hAnsi="Calibri" w:cs="Calibri"/>
                <w:i/>
                <w:iCs/>
                <w:sz w:val="20"/>
                <w:szCs w:val="20"/>
              </w:rPr>
              <w:t> </w:t>
            </w:r>
          </w:p>
        </w:tc>
      </w:tr>
      <w:tr w:rsidR="00A95EC6" w:rsidRPr="00E22C2F" w14:paraId="30374372" w14:textId="77777777" w:rsidTr="00A95EC6">
        <w:trPr>
          <w:trHeight w:val="398"/>
        </w:trPr>
        <w:tc>
          <w:tcPr>
            <w:tcW w:w="14400" w:type="dxa"/>
            <w:gridSpan w:val="14"/>
            <w:tcBorders>
              <w:top w:val="single" w:sz="4" w:space="0" w:color="auto"/>
              <w:left w:val="single" w:sz="4" w:space="0" w:color="auto"/>
              <w:bottom w:val="nil"/>
              <w:right w:val="single" w:sz="4" w:space="0" w:color="auto"/>
            </w:tcBorders>
            <w:shd w:val="clear" w:color="auto" w:fill="auto"/>
            <w:hideMark/>
          </w:tcPr>
          <w:p w14:paraId="4FBC0214" w14:textId="0723861F" w:rsidR="00E22C2F" w:rsidRPr="00E22C2F" w:rsidRDefault="00E22C2F" w:rsidP="009040A8">
            <w:pPr>
              <w:spacing w:after="0" w:line="240" w:lineRule="auto"/>
              <w:rPr>
                <w:rFonts w:ascii="Calibri" w:eastAsia="Times New Roman" w:hAnsi="Calibri" w:cs="Calibri"/>
                <w:i/>
                <w:iCs/>
                <w:sz w:val="20"/>
                <w:szCs w:val="20"/>
              </w:rPr>
            </w:pPr>
            <w:r w:rsidRPr="00E22C2F">
              <w:rPr>
                <w:rFonts w:ascii="Calibri" w:eastAsia="Times New Roman" w:hAnsi="Calibri" w:cs="Calibri"/>
                <w:i/>
                <w:iCs/>
                <w:sz w:val="20"/>
                <w:szCs w:val="20"/>
                <w:vertAlign w:val="superscript"/>
              </w:rPr>
              <w:t>3</w:t>
            </w:r>
            <w:r w:rsidRPr="00E22C2F">
              <w:rPr>
                <w:rFonts w:ascii="Calibri" w:eastAsia="Times New Roman" w:hAnsi="Calibri" w:cs="Calibri"/>
                <w:i/>
                <w:iCs/>
                <w:sz w:val="20"/>
                <w:szCs w:val="20"/>
              </w:rPr>
              <w:t xml:space="preserve"> Select “New” for new luminaires in a new outdoor lighting project or for added luminaires in an alteration.  Select “Altered” for replacement luminaires in an alteration.  Select “Existing to Remain” for existing luminaires within the project scope that are not being altered and are remaining.  Select “Existing Reinstalled” for existing luminaires which are being removed and reinstalled as part of the project scope</w:t>
            </w:r>
          </w:p>
        </w:tc>
        <w:tc>
          <w:tcPr>
            <w:tcW w:w="918" w:type="dxa"/>
            <w:tcBorders>
              <w:left w:val="single" w:sz="4" w:space="0" w:color="auto"/>
            </w:tcBorders>
            <w:shd w:val="clear" w:color="auto" w:fill="auto"/>
            <w:vAlign w:val="center"/>
            <w:hideMark/>
          </w:tcPr>
          <w:p w14:paraId="7AA893B3" w14:textId="77777777" w:rsidR="00E22C2F" w:rsidRPr="00E22C2F" w:rsidRDefault="00E22C2F" w:rsidP="009040A8">
            <w:pPr>
              <w:spacing w:after="0" w:line="240" w:lineRule="auto"/>
              <w:rPr>
                <w:rFonts w:ascii="Times New Roman" w:eastAsia="Times New Roman" w:hAnsi="Times New Roman" w:cs="Times New Roman"/>
                <w:sz w:val="20"/>
                <w:szCs w:val="20"/>
              </w:rPr>
            </w:pPr>
          </w:p>
        </w:tc>
      </w:tr>
      <w:tr w:rsidR="00A95EC6" w:rsidRPr="00E22C2F" w14:paraId="38F380D2" w14:textId="77777777" w:rsidTr="00A95EC6">
        <w:trPr>
          <w:trHeight w:val="140"/>
        </w:trPr>
        <w:tc>
          <w:tcPr>
            <w:tcW w:w="14400" w:type="dxa"/>
            <w:gridSpan w:val="14"/>
            <w:tcBorders>
              <w:top w:val="nil"/>
              <w:left w:val="single" w:sz="4" w:space="0" w:color="auto"/>
              <w:bottom w:val="single" w:sz="4" w:space="0" w:color="auto"/>
              <w:right w:val="single" w:sz="4" w:space="0" w:color="auto"/>
            </w:tcBorders>
            <w:shd w:val="clear" w:color="auto" w:fill="auto"/>
            <w:noWrap/>
            <w:hideMark/>
          </w:tcPr>
          <w:p w14:paraId="5898B0A8" w14:textId="503135DE" w:rsidR="00E22C2F" w:rsidRPr="00E22C2F" w:rsidRDefault="00E22C2F" w:rsidP="00DB5066">
            <w:pPr>
              <w:spacing w:after="0" w:line="240" w:lineRule="auto"/>
              <w:rPr>
                <w:rFonts w:ascii="Times New Roman" w:eastAsia="Times New Roman" w:hAnsi="Times New Roman" w:cs="Times New Roman"/>
                <w:sz w:val="20"/>
                <w:szCs w:val="20"/>
              </w:rPr>
            </w:pPr>
            <w:r w:rsidRPr="00E22C2F">
              <w:rPr>
                <w:rFonts w:ascii="Calibri" w:eastAsia="Times New Roman" w:hAnsi="Calibri" w:cs="Calibri"/>
                <w:i/>
                <w:iCs/>
                <w:sz w:val="20"/>
                <w:szCs w:val="20"/>
                <w:vertAlign w:val="superscript"/>
              </w:rPr>
              <w:t>4</w:t>
            </w:r>
            <w:r w:rsidRPr="00E22C2F">
              <w:rPr>
                <w:rFonts w:ascii="Calibri" w:eastAsia="Times New Roman" w:hAnsi="Calibri" w:cs="Calibri"/>
                <w:i/>
                <w:iCs/>
                <w:sz w:val="20"/>
                <w:szCs w:val="20"/>
              </w:rPr>
              <w:t xml:space="preserve"> Compliance with mandatory shielding requirements is required for luminaires with initial lumen output ≥ 6,200 unless exempted by §130.2(b)/§160.5(c).</w:t>
            </w:r>
            <w:r w:rsidRPr="00E22C2F">
              <w:rPr>
                <w:rFonts w:ascii="Times New Roman" w:eastAsia="Times New Roman" w:hAnsi="Times New Roman" w:cs="Times New Roman"/>
                <w:sz w:val="20"/>
                <w:szCs w:val="20"/>
              </w:rPr>
              <w:t>  </w:t>
            </w:r>
          </w:p>
        </w:tc>
        <w:tc>
          <w:tcPr>
            <w:tcW w:w="918" w:type="dxa"/>
            <w:tcBorders>
              <w:top w:val="nil"/>
              <w:left w:val="single" w:sz="4" w:space="0" w:color="auto"/>
              <w:bottom w:val="nil"/>
              <w:right w:val="nil"/>
            </w:tcBorders>
            <w:shd w:val="clear" w:color="auto" w:fill="auto"/>
            <w:noWrap/>
            <w:hideMark/>
          </w:tcPr>
          <w:p w14:paraId="74BE05DA" w14:textId="77777777" w:rsidR="00E22C2F" w:rsidRPr="00E22C2F" w:rsidRDefault="00E22C2F" w:rsidP="009040A8">
            <w:pPr>
              <w:spacing w:after="0" w:line="240" w:lineRule="auto"/>
              <w:rPr>
                <w:rFonts w:ascii="Times New Roman" w:eastAsia="Times New Roman" w:hAnsi="Times New Roman" w:cs="Times New Roman"/>
                <w:sz w:val="20"/>
                <w:szCs w:val="20"/>
              </w:rPr>
            </w:pPr>
            <w:r w:rsidRPr="00E22C2F">
              <w:rPr>
                <w:rFonts w:ascii="Times New Roman" w:eastAsia="Times New Roman" w:hAnsi="Times New Roman" w:cs="Times New Roman"/>
                <w:sz w:val="20"/>
                <w:szCs w:val="20"/>
              </w:rPr>
              <w:t> </w:t>
            </w:r>
          </w:p>
        </w:tc>
      </w:tr>
    </w:tbl>
    <w:p w14:paraId="20BD237E" w14:textId="77777777" w:rsidR="008B7CF8" w:rsidRDefault="008B7CF8"/>
    <w:tbl>
      <w:tblPr>
        <w:tblW w:w="15066" w:type="dxa"/>
        <w:tblInd w:w="-5" w:type="dxa"/>
        <w:tblCellMar>
          <w:left w:w="0" w:type="dxa"/>
          <w:right w:w="0" w:type="dxa"/>
        </w:tblCellMar>
        <w:tblLook w:val="04A0" w:firstRow="1" w:lastRow="0" w:firstColumn="1" w:lastColumn="0" w:noHBand="0" w:noVBand="1"/>
      </w:tblPr>
      <w:tblGrid>
        <w:gridCol w:w="1169"/>
        <w:gridCol w:w="1355"/>
        <w:gridCol w:w="1540"/>
        <w:gridCol w:w="1355"/>
        <w:gridCol w:w="1176"/>
        <w:gridCol w:w="992"/>
        <w:gridCol w:w="1233"/>
        <w:gridCol w:w="1080"/>
        <w:gridCol w:w="1350"/>
        <w:gridCol w:w="1260"/>
        <w:gridCol w:w="990"/>
        <w:gridCol w:w="450"/>
        <w:gridCol w:w="450"/>
        <w:gridCol w:w="666"/>
      </w:tblGrid>
      <w:tr w:rsidR="00AC3799" w14:paraId="31FBA232" w14:textId="77777777" w:rsidTr="00A95EC6">
        <w:trPr>
          <w:gridAfter w:val="1"/>
          <w:wAfter w:w="666" w:type="dxa"/>
          <w:trHeight w:val="287"/>
        </w:trPr>
        <w:tc>
          <w:tcPr>
            <w:tcW w:w="14400" w:type="dxa"/>
            <w:gridSpan w:val="1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0FFD783" w14:textId="7E31BE3C" w:rsidR="00AC3799" w:rsidRDefault="00AC3799" w:rsidP="001A1E70">
            <w:pPr>
              <w:spacing w:after="0"/>
              <w:rPr>
                <w:rFonts w:ascii="Calibri" w:hAnsi="Calibri" w:cs="Calibri"/>
                <w:b/>
                <w:bCs/>
              </w:rPr>
            </w:pPr>
            <w:r>
              <w:rPr>
                <w:rFonts w:ascii="Calibri" w:hAnsi="Calibri" w:cs="Calibri"/>
                <w:b/>
                <w:bCs/>
              </w:rPr>
              <w:t>G. SHIELDING REQUIREMENTS (BUG)</w:t>
            </w:r>
          </w:p>
        </w:tc>
      </w:tr>
      <w:tr w:rsidR="00AC3799" w14:paraId="55ADD013" w14:textId="77777777" w:rsidTr="00A95EC6">
        <w:trPr>
          <w:gridAfter w:val="1"/>
          <w:wAfter w:w="666" w:type="dxa"/>
          <w:trHeight w:val="497"/>
        </w:trPr>
        <w:tc>
          <w:tcPr>
            <w:tcW w:w="14400" w:type="dxa"/>
            <w:gridSpan w:val="13"/>
            <w:tcBorders>
              <w:top w:val="single" w:sz="4" w:space="0" w:color="auto"/>
              <w:left w:val="single" w:sz="4" w:space="0" w:color="auto"/>
              <w:bottom w:val="single" w:sz="4" w:space="0" w:color="auto"/>
              <w:right w:val="single" w:sz="4" w:space="0" w:color="000000"/>
            </w:tcBorders>
            <w:shd w:val="clear" w:color="auto" w:fill="auto"/>
            <w:vAlign w:val="center"/>
            <w:hideMark/>
          </w:tcPr>
          <w:p w14:paraId="1D8A1755" w14:textId="328A84AD" w:rsidR="00AC3799" w:rsidRDefault="00AC3799" w:rsidP="001A1E70">
            <w:pPr>
              <w:spacing w:after="0"/>
              <w:rPr>
                <w:rFonts w:ascii="Calibri" w:hAnsi="Calibri" w:cs="Calibri"/>
                <w:i/>
                <w:iCs/>
                <w:sz w:val="20"/>
                <w:szCs w:val="20"/>
              </w:rPr>
            </w:pPr>
            <w:r>
              <w:rPr>
                <w:rFonts w:ascii="Calibri" w:hAnsi="Calibri" w:cs="Calibri"/>
                <w:i/>
                <w:iCs/>
                <w:sz w:val="20"/>
                <w:szCs w:val="20"/>
              </w:rPr>
              <w:t xml:space="preserve">This table includes fixtures of ≥ 6,200 initial luminaire lumens indicated on Table F as needing to comply </w:t>
            </w:r>
            <w:r w:rsidRPr="008C2CDB">
              <w:rPr>
                <w:rFonts w:ascii="Calibri" w:hAnsi="Calibri" w:cs="Calibri"/>
                <w:i/>
                <w:iCs/>
                <w:sz w:val="20"/>
                <w:szCs w:val="20"/>
              </w:rPr>
              <w:t>with Shielding Requirements.  Maximum lumens can be found in Title 24, Part 11, Section 5.106.8.</w:t>
            </w:r>
            <w:r>
              <w:rPr>
                <w:rFonts w:ascii="Calibri" w:hAnsi="Calibri" w:cs="Calibri"/>
                <w:b/>
                <w:bCs/>
                <w:sz w:val="20"/>
                <w:szCs w:val="20"/>
              </w:rPr>
              <w:t xml:space="preserve"> </w:t>
            </w:r>
          </w:p>
        </w:tc>
      </w:tr>
      <w:tr w:rsidR="00003B6E" w14:paraId="1EA5F77E" w14:textId="77777777" w:rsidTr="00A95EC6">
        <w:trPr>
          <w:gridAfter w:val="1"/>
          <w:wAfter w:w="666" w:type="dxa"/>
          <w:trHeight w:val="236"/>
        </w:trPr>
        <w:tc>
          <w:tcPr>
            <w:tcW w:w="1169" w:type="dxa"/>
            <w:tcBorders>
              <w:top w:val="nil"/>
              <w:left w:val="single" w:sz="4" w:space="0" w:color="auto"/>
              <w:bottom w:val="single" w:sz="4" w:space="0" w:color="auto"/>
              <w:right w:val="single" w:sz="4" w:space="0" w:color="auto"/>
            </w:tcBorders>
            <w:shd w:val="clear" w:color="auto" w:fill="auto"/>
            <w:noWrap/>
            <w:vAlign w:val="bottom"/>
            <w:hideMark/>
          </w:tcPr>
          <w:p w14:paraId="08144B96" w14:textId="77777777" w:rsidR="00AC3799" w:rsidRPr="00C32D2E" w:rsidRDefault="00AC3799" w:rsidP="001A1E70">
            <w:pPr>
              <w:spacing w:after="0"/>
              <w:jc w:val="center"/>
              <w:rPr>
                <w:rFonts w:ascii="Calibri" w:hAnsi="Calibri" w:cs="Calibri"/>
              </w:rPr>
            </w:pPr>
            <w:r w:rsidRPr="00C32D2E">
              <w:rPr>
                <w:rFonts w:ascii="Calibri" w:hAnsi="Calibri" w:cs="Calibri"/>
              </w:rPr>
              <w:t>01</w:t>
            </w:r>
          </w:p>
        </w:tc>
        <w:tc>
          <w:tcPr>
            <w:tcW w:w="1355" w:type="dxa"/>
            <w:tcBorders>
              <w:top w:val="nil"/>
              <w:left w:val="nil"/>
              <w:bottom w:val="single" w:sz="4" w:space="0" w:color="auto"/>
              <w:right w:val="single" w:sz="4" w:space="0" w:color="auto"/>
            </w:tcBorders>
            <w:shd w:val="clear" w:color="auto" w:fill="auto"/>
            <w:noWrap/>
            <w:vAlign w:val="bottom"/>
            <w:hideMark/>
          </w:tcPr>
          <w:p w14:paraId="0DA47570" w14:textId="77777777" w:rsidR="00AC3799" w:rsidRPr="00C32D2E" w:rsidRDefault="00AC3799" w:rsidP="001A1E70">
            <w:pPr>
              <w:spacing w:after="0"/>
              <w:jc w:val="center"/>
              <w:rPr>
                <w:rFonts w:ascii="Calibri" w:hAnsi="Calibri" w:cs="Calibri"/>
              </w:rPr>
            </w:pPr>
            <w:r w:rsidRPr="00C32D2E">
              <w:rPr>
                <w:rFonts w:ascii="Calibri" w:hAnsi="Calibri" w:cs="Calibri"/>
              </w:rPr>
              <w:t>02</w:t>
            </w:r>
          </w:p>
        </w:tc>
        <w:tc>
          <w:tcPr>
            <w:tcW w:w="1540" w:type="dxa"/>
            <w:tcBorders>
              <w:top w:val="single" w:sz="4" w:space="0" w:color="auto"/>
              <w:left w:val="nil"/>
              <w:bottom w:val="single" w:sz="4" w:space="0" w:color="auto"/>
              <w:right w:val="nil"/>
            </w:tcBorders>
            <w:shd w:val="clear" w:color="auto" w:fill="auto"/>
            <w:noWrap/>
            <w:vAlign w:val="bottom"/>
            <w:hideMark/>
          </w:tcPr>
          <w:p w14:paraId="793A0926" w14:textId="77777777" w:rsidR="00AC3799" w:rsidRPr="00C32D2E" w:rsidRDefault="00AC3799" w:rsidP="001A1E70">
            <w:pPr>
              <w:spacing w:after="0"/>
              <w:jc w:val="center"/>
              <w:rPr>
                <w:rFonts w:ascii="Calibri" w:hAnsi="Calibri" w:cs="Calibri"/>
              </w:rPr>
            </w:pPr>
            <w:r w:rsidRPr="00C32D2E">
              <w:rPr>
                <w:rFonts w:ascii="Calibri" w:hAnsi="Calibri" w:cs="Calibri"/>
              </w:rPr>
              <w:t>03</w:t>
            </w:r>
          </w:p>
        </w:tc>
        <w:tc>
          <w:tcPr>
            <w:tcW w:w="1355" w:type="dxa"/>
            <w:tcBorders>
              <w:top w:val="nil"/>
              <w:left w:val="single" w:sz="4" w:space="0" w:color="auto"/>
              <w:bottom w:val="single" w:sz="4" w:space="0" w:color="auto"/>
              <w:right w:val="single" w:sz="4" w:space="0" w:color="auto"/>
            </w:tcBorders>
            <w:shd w:val="clear" w:color="auto" w:fill="auto"/>
            <w:noWrap/>
            <w:vAlign w:val="bottom"/>
            <w:hideMark/>
          </w:tcPr>
          <w:p w14:paraId="427DF13D" w14:textId="77777777" w:rsidR="00AC3799" w:rsidRPr="00C32D2E" w:rsidRDefault="00AC3799" w:rsidP="001A1E70">
            <w:pPr>
              <w:spacing w:after="0"/>
              <w:jc w:val="center"/>
              <w:rPr>
                <w:rFonts w:ascii="Calibri" w:hAnsi="Calibri" w:cs="Calibri"/>
              </w:rPr>
            </w:pPr>
            <w:r w:rsidRPr="00C32D2E">
              <w:rPr>
                <w:rFonts w:ascii="Calibri" w:hAnsi="Calibri" w:cs="Calibri"/>
              </w:rPr>
              <w:t>04</w:t>
            </w:r>
          </w:p>
        </w:tc>
        <w:tc>
          <w:tcPr>
            <w:tcW w:w="1176" w:type="dxa"/>
            <w:tcBorders>
              <w:top w:val="nil"/>
              <w:left w:val="nil"/>
              <w:bottom w:val="single" w:sz="4" w:space="0" w:color="auto"/>
              <w:right w:val="single" w:sz="4" w:space="0" w:color="auto"/>
            </w:tcBorders>
            <w:shd w:val="clear" w:color="auto" w:fill="auto"/>
            <w:noWrap/>
            <w:vAlign w:val="bottom"/>
            <w:hideMark/>
          </w:tcPr>
          <w:p w14:paraId="749C8381" w14:textId="77777777" w:rsidR="00AC3799" w:rsidRPr="00C32D2E" w:rsidRDefault="00AC3799" w:rsidP="001A1E70">
            <w:pPr>
              <w:spacing w:after="0"/>
              <w:jc w:val="center"/>
              <w:rPr>
                <w:rFonts w:ascii="Calibri" w:hAnsi="Calibri" w:cs="Calibri"/>
              </w:rPr>
            </w:pPr>
            <w:r w:rsidRPr="00C32D2E">
              <w:rPr>
                <w:rFonts w:ascii="Calibri" w:hAnsi="Calibri" w:cs="Calibri"/>
              </w:rPr>
              <w:t>05</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336DDD9B" w14:textId="77777777" w:rsidR="00AC3799" w:rsidRPr="00C32D2E" w:rsidRDefault="00AC3799" w:rsidP="001A1E70">
            <w:pPr>
              <w:spacing w:after="0"/>
              <w:jc w:val="center"/>
              <w:rPr>
                <w:rFonts w:ascii="Calibri" w:hAnsi="Calibri" w:cs="Calibri"/>
              </w:rPr>
            </w:pPr>
            <w:r w:rsidRPr="00C32D2E">
              <w:rPr>
                <w:rFonts w:ascii="Calibri" w:hAnsi="Calibri" w:cs="Calibri"/>
              </w:rPr>
              <w:t>06</w:t>
            </w:r>
          </w:p>
        </w:tc>
        <w:tc>
          <w:tcPr>
            <w:tcW w:w="1233" w:type="dxa"/>
            <w:tcBorders>
              <w:top w:val="nil"/>
              <w:left w:val="nil"/>
              <w:bottom w:val="single" w:sz="4" w:space="0" w:color="auto"/>
              <w:right w:val="single" w:sz="4" w:space="0" w:color="auto"/>
            </w:tcBorders>
            <w:shd w:val="clear" w:color="auto" w:fill="auto"/>
            <w:noWrap/>
            <w:vAlign w:val="bottom"/>
            <w:hideMark/>
          </w:tcPr>
          <w:p w14:paraId="18DB52F6" w14:textId="77777777" w:rsidR="00AC3799" w:rsidRPr="00C32D2E" w:rsidRDefault="00AC3799" w:rsidP="001A1E70">
            <w:pPr>
              <w:spacing w:after="0"/>
              <w:jc w:val="center"/>
              <w:rPr>
                <w:rFonts w:ascii="Calibri" w:hAnsi="Calibri" w:cs="Calibri"/>
              </w:rPr>
            </w:pPr>
            <w:r w:rsidRPr="00C32D2E">
              <w:rPr>
                <w:rFonts w:ascii="Calibri" w:hAnsi="Calibri" w:cs="Calibri"/>
              </w:rPr>
              <w:t>07</w:t>
            </w:r>
          </w:p>
        </w:tc>
        <w:tc>
          <w:tcPr>
            <w:tcW w:w="1080" w:type="dxa"/>
            <w:tcBorders>
              <w:top w:val="nil"/>
              <w:left w:val="nil"/>
              <w:bottom w:val="single" w:sz="4" w:space="0" w:color="auto"/>
              <w:right w:val="single" w:sz="4" w:space="0" w:color="auto"/>
            </w:tcBorders>
            <w:shd w:val="clear" w:color="auto" w:fill="auto"/>
            <w:noWrap/>
            <w:vAlign w:val="bottom"/>
            <w:hideMark/>
          </w:tcPr>
          <w:p w14:paraId="310A5E11" w14:textId="77777777" w:rsidR="00AC3799" w:rsidRPr="00C32D2E" w:rsidRDefault="00AC3799" w:rsidP="001A1E70">
            <w:pPr>
              <w:spacing w:after="0"/>
              <w:jc w:val="center"/>
              <w:rPr>
                <w:rFonts w:ascii="Calibri" w:hAnsi="Calibri" w:cs="Calibri"/>
              </w:rPr>
            </w:pPr>
            <w:r w:rsidRPr="00C32D2E">
              <w:rPr>
                <w:rFonts w:ascii="Calibri" w:hAnsi="Calibri" w:cs="Calibri"/>
              </w:rPr>
              <w:t>08</w:t>
            </w:r>
          </w:p>
        </w:tc>
        <w:tc>
          <w:tcPr>
            <w:tcW w:w="1350" w:type="dxa"/>
            <w:tcBorders>
              <w:top w:val="single" w:sz="4" w:space="0" w:color="auto"/>
              <w:left w:val="nil"/>
              <w:bottom w:val="single" w:sz="4" w:space="0" w:color="auto"/>
              <w:right w:val="single" w:sz="4" w:space="0" w:color="auto"/>
            </w:tcBorders>
            <w:shd w:val="clear" w:color="auto" w:fill="auto"/>
            <w:noWrap/>
            <w:vAlign w:val="bottom"/>
            <w:hideMark/>
          </w:tcPr>
          <w:p w14:paraId="75C77C94" w14:textId="77777777" w:rsidR="00AC3799" w:rsidRPr="00C32D2E" w:rsidRDefault="00AC3799" w:rsidP="001A1E70">
            <w:pPr>
              <w:spacing w:after="0"/>
              <w:jc w:val="center"/>
              <w:rPr>
                <w:rFonts w:ascii="Calibri" w:hAnsi="Calibri" w:cs="Calibri"/>
              </w:rPr>
            </w:pPr>
            <w:r w:rsidRPr="00C32D2E">
              <w:rPr>
                <w:rFonts w:ascii="Calibri" w:hAnsi="Calibri" w:cs="Calibri"/>
              </w:rPr>
              <w:t>09</w:t>
            </w:r>
          </w:p>
        </w:tc>
        <w:tc>
          <w:tcPr>
            <w:tcW w:w="1260" w:type="dxa"/>
            <w:tcBorders>
              <w:top w:val="nil"/>
              <w:left w:val="nil"/>
              <w:bottom w:val="single" w:sz="4" w:space="0" w:color="auto"/>
              <w:right w:val="single" w:sz="4" w:space="0" w:color="auto"/>
            </w:tcBorders>
            <w:shd w:val="clear" w:color="auto" w:fill="auto"/>
            <w:noWrap/>
            <w:vAlign w:val="bottom"/>
            <w:hideMark/>
          </w:tcPr>
          <w:p w14:paraId="010321C5" w14:textId="77777777" w:rsidR="00AC3799" w:rsidRPr="00C32D2E" w:rsidRDefault="00AC3799" w:rsidP="001A1E70">
            <w:pPr>
              <w:spacing w:after="0"/>
              <w:jc w:val="center"/>
              <w:rPr>
                <w:rFonts w:ascii="Calibri" w:hAnsi="Calibri" w:cs="Calibri"/>
              </w:rPr>
            </w:pPr>
            <w:r w:rsidRPr="00C32D2E">
              <w:rPr>
                <w:rFonts w:ascii="Calibri" w:hAnsi="Calibri" w:cs="Calibri"/>
              </w:rPr>
              <w:t>10</w:t>
            </w:r>
          </w:p>
        </w:tc>
        <w:tc>
          <w:tcPr>
            <w:tcW w:w="990" w:type="dxa"/>
            <w:tcBorders>
              <w:top w:val="nil"/>
              <w:left w:val="nil"/>
              <w:bottom w:val="single" w:sz="4" w:space="0" w:color="auto"/>
              <w:right w:val="single" w:sz="4" w:space="0" w:color="auto"/>
            </w:tcBorders>
            <w:shd w:val="clear" w:color="auto" w:fill="auto"/>
            <w:noWrap/>
            <w:vAlign w:val="bottom"/>
            <w:hideMark/>
          </w:tcPr>
          <w:p w14:paraId="70333A89" w14:textId="77777777" w:rsidR="00AC3799" w:rsidRPr="00C32D2E" w:rsidRDefault="00AC3799" w:rsidP="001A1E70">
            <w:pPr>
              <w:spacing w:after="0"/>
              <w:jc w:val="center"/>
              <w:rPr>
                <w:rFonts w:ascii="Calibri" w:hAnsi="Calibri" w:cs="Calibri"/>
              </w:rPr>
            </w:pPr>
            <w:r w:rsidRPr="00C32D2E">
              <w:rPr>
                <w:rFonts w:ascii="Calibri" w:hAnsi="Calibri" w:cs="Calibri"/>
              </w:rPr>
              <w:t>11</w:t>
            </w:r>
          </w:p>
        </w:tc>
        <w:tc>
          <w:tcPr>
            <w:tcW w:w="90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8598DE8" w14:textId="77777777" w:rsidR="00AC3799" w:rsidRPr="00C32D2E" w:rsidRDefault="00AC3799" w:rsidP="001A1E70">
            <w:pPr>
              <w:spacing w:after="0"/>
              <w:jc w:val="center"/>
              <w:rPr>
                <w:rFonts w:ascii="Calibri" w:hAnsi="Calibri" w:cs="Calibri"/>
              </w:rPr>
            </w:pPr>
            <w:r w:rsidRPr="00C32D2E">
              <w:rPr>
                <w:rFonts w:ascii="Calibri" w:hAnsi="Calibri" w:cs="Calibri"/>
              </w:rPr>
              <w:t>12</w:t>
            </w:r>
          </w:p>
        </w:tc>
      </w:tr>
      <w:tr w:rsidR="00A95EC6" w14:paraId="36F8D2C1" w14:textId="77777777" w:rsidTr="00A95EC6">
        <w:trPr>
          <w:gridAfter w:val="1"/>
          <w:wAfter w:w="666" w:type="dxa"/>
          <w:trHeight w:val="308"/>
        </w:trPr>
        <w:tc>
          <w:tcPr>
            <w:tcW w:w="1169" w:type="dxa"/>
            <w:vMerge w:val="restart"/>
            <w:tcBorders>
              <w:top w:val="nil"/>
              <w:left w:val="single" w:sz="4" w:space="0" w:color="auto"/>
              <w:bottom w:val="single" w:sz="4" w:space="0" w:color="auto"/>
              <w:right w:val="single" w:sz="4" w:space="0" w:color="auto"/>
            </w:tcBorders>
            <w:shd w:val="clear" w:color="auto" w:fill="auto"/>
            <w:vAlign w:val="center"/>
            <w:hideMark/>
          </w:tcPr>
          <w:p w14:paraId="60145A23" w14:textId="77777777" w:rsidR="00AC3799" w:rsidRPr="00C32D2E" w:rsidRDefault="00AC3799" w:rsidP="001A1E70">
            <w:pPr>
              <w:spacing w:after="0"/>
              <w:jc w:val="center"/>
              <w:rPr>
                <w:rFonts w:ascii="Calibri" w:hAnsi="Calibri" w:cs="Calibri"/>
              </w:rPr>
            </w:pPr>
            <w:r w:rsidRPr="00C32D2E">
              <w:rPr>
                <w:rFonts w:ascii="Calibri" w:hAnsi="Calibri" w:cs="Calibri"/>
              </w:rPr>
              <w:t>Name or Item Tag</w:t>
            </w:r>
          </w:p>
        </w:tc>
        <w:tc>
          <w:tcPr>
            <w:tcW w:w="1355" w:type="dxa"/>
            <w:vMerge w:val="restart"/>
            <w:tcBorders>
              <w:top w:val="nil"/>
              <w:left w:val="single" w:sz="4" w:space="0" w:color="auto"/>
              <w:bottom w:val="single" w:sz="4" w:space="0" w:color="auto"/>
              <w:right w:val="single" w:sz="4" w:space="0" w:color="auto"/>
            </w:tcBorders>
            <w:shd w:val="clear" w:color="auto" w:fill="auto"/>
            <w:vAlign w:val="center"/>
            <w:hideMark/>
          </w:tcPr>
          <w:p w14:paraId="07D2E7DB" w14:textId="77777777" w:rsidR="00AC3799" w:rsidRPr="00C32D2E" w:rsidRDefault="00AC3799" w:rsidP="001A1E70">
            <w:pPr>
              <w:spacing w:after="0"/>
              <w:jc w:val="center"/>
              <w:rPr>
                <w:rFonts w:ascii="Calibri" w:hAnsi="Calibri" w:cs="Calibri"/>
              </w:rPr>
            </w:pPr>
            <w:r w:rsidRPr="00C32D2E">
              <w:rPr>
                <w:rFonts w:ascii="Calibri" w:hAnsi="Calibri" w:cs="Calibri"/>
              </w:rPr>
              <w:t>Complete Luminaire Description</w:t>
            </w:r>
          </w:p>
        </w:tc>
        <w:tc>
          <w:tcPr>
            <w:tcW w:w="4071" w:type="dxa"/>
            <w:gridSpan w:val="3"/>
            <w:tcBorders>
              <w:top w:val="single" w:sz="4" w:space="0" w:color="auto"/>
              <w:left w:val="nil"/>
              <w:bottom w:val="single" w:sz="4" w:space="0" w:color="auto"/>
              <w:right w:val="single" w:sz="4" w:space="0" w:color="auto"/>
            </w:tcBorders>
            <w:shd w:val="clear" w:color="auto" w:fill="auto"/>
            <w:vAlign w:val="center"/>
            <w:hideMark/>
          </w:tcPr>
          <w:p w14:paraId="411568B1" w14:textId="77777777" w:rsidR="00AC3799" w:rsidRPr="00C32D2E" w:rsidRDefault="00AC3799" w:rsidP="001A1E70">
            <w:pPr>
              <w:spacing w:after="0"/>
              <w:jc w:val="center"/>
              <w:rPr>
                <w:rFonts w:ascii="Calibri" w:hAnsi="Calibri" w:cs="Calibri"/>
              </w:rPr>
            </w:pPr>
            <w:r w:rsidRPr="00C32D2E">
              <w:rPr>
                <w:rFonts w:ascii="Calibri" w:hAnsi="Calibri" w:cs="Calibri"/>
              </w:rPr>
              <w:t>Backlight Rating</w:t>
            </w:r>
            <w:r w:rsidRPr="00C32D2E">
              <w:rPr>
                <w:rFonts w:ascii="Calibri" w:hAnsi="Calibri" w:cs="Calibri"/>
                <w:vertAlign w:val="superscript"/>
              </w:rPr>
              <w:t>2</w:t>
            </w:r>
          </w:p>
        </w:tc>
        <w:tc>
          <w:tcPr>
            <w:tcW w:w="3305" w:type="dxa"/>
            <w:gridSpan w:val="3"/>
            <w:tcBorders>
              <w:top w:val="single" w:sz="4" w:space="0" w:color="auto"/>
              <w:left w:val="nil"/>
              <w:bottom w:val="single" w:sz="4" w:space="0" w:color="auto"/>
              <w:right w:val="single" w:sz="4" w:space="0" w:color="000000"/>
            </w:tcBorders>
            <w:shd w:val="clear" w:color="auto" w:fill="auto"/>
            <w:vAlign w:val="center"/>
            <w:hideMark/>
          </w:tcPr>
          <w:p w14:paraId="6D5E279D" w14:textId="77777777" w:rsidR="00AC3799" w:rsidRPr="00C32D2E" w:rsidRDefault="00AC3799" w:rsidP="001A1E70">
            <w:pPr>
              <w:spacing w:after="0"/>
              <w:jc w:val="center"/>
              <w:rPr>
                <w:rFonts w:ascii="Calibri" w:hAnsi="Calibri" w:cs="Calibri"/>
              </w:rPr>
            </w:pPr>
            <w:r w:rsidRPr="00C32D2E">
              <w:rPr>
                <w:rFonts w:ascii="Calibri" w:hAnsi="Calibri" w:cs="Calibri"/>
              </w:rPr>
              <w:t xml:space="preserve">Uplight Rating </w:t>
            </w:r>
            <w:r w:rsidRPr="00C32D2E">
              <w:rPr>
                <w:rFonts w:ascii="Calibri" w:hAnsi="Calibri" w:cs="Calibri"/>
                <w:vertAlign w:val="superscript"/>
              </w:rPr>
              <w:t>2</w:t>
            </w:r>
          </w:p>
        </w:tc>
        <w:tc>
          <w:tcPr>
            <w:tcW w:w="3600" w:type="dxa"/>
            <w:gridSpan w:val="3"/>
            <w:tcBorders>
              <w:top w:val="single" w:sz="4" w:space="0" w:color="auto"/>
              <w:left w:val="nil"/>
              <w:bottom w:val="single" w:sz="4" w:space="0" w:color="auto"/>
              <w:right w:val="single" w:sz="4" w:space="0" w:color="auto"/>
            </w:tcBorders>
            <w:shd w:val="clear" w:color="auto" w:fill="auto"/>
            <w:noWrap/>
            <w:vAlign w:val="center"/>
            <w:hideMark/>
          </w:tcPr>
          <w:p w14:paraId="50229FA8" w14:textId="77777777" w:rsidR="00AC3799" w:rsidRPr="00C32D2E" w:rsidRDefault="00AC3799" w:rsidP="001A1E70">
            <w:pPr>
              <w:spacing w:after="0"/>
              <w:jc w:val="center"/>
              <w:rPr>
                <w:rFonts w:ascii="Calibri" w:hAnsi="Calibri" w:cs="Calibri"/>
              </w:rPr>
            </w:pPr>
            <w:r w:rsidRPr="00C32D2E">
              <w:rPr>
                <w:rFonts w:ascii="Calibri" w:hAnsi="Calibri" w:cs="Calibri"/>
              </w:rPr>
              <w:t>Glare Rating</w:t>
            </w:r>
            <w:r w:rsidRPr="00C32D2E">
              <w:rPr>
                <w:rFonts w:ascii="Calibri" w:hAnsi="Calibri" w:cs="Calibri"/>
                <w:vertAlign w:val="superscript"/>
              </w:rPr>
              <w:t>2</w:t>
            </w:r>
          </w:p>
        </w:tc>
        <w:tc>
          <w:tcPr>
            <w:tcW w:w="900" w:type="dxa"/>
            <w:gridSpan w:val="2"/>
            <w:tcBorders>
              <w:top w:val="single" w:sz="4" w:space="0" w:color="auto"/>
              <w:left w:val="nil"/>
              <w:bottom w:val="single" w:sz="4" w:space="0" w:color="auto"/>
              <w:right w:val="single" w:sz="4" w:space="0" w:color="000000"/>
            </w:tcBorders>
            <w:shd w:val="clear" w:color="auto" w:fill="auto"/>
            <w:vAlign w:val="center"/>
            <w:hideMark/>
          </w:tcPr>
          <w:p w14:paraId="5B53BFFA" w14:textId="77777777" w:rsidR="00AC3799" w:rsidRPr="00C32D2E" w:rsidRDefault="00AC3799" w:rsidP="001A1E70">
            <w:pPr>
              <w:spacing w:after="0"/>
              <w:jc w:val="center"/>
              <w:rPr>
                <w:rFonts w:ascii="Calibri" w:hAnsi="Calibri" w:cs="Calibri"/>
              </w:rPr>
            </w:pPr>
            <w:r w:rsidRPr="00C32D2E">
              <w:rPr>
                <w:rFonts w:ascii="Calibri" w:hAnsi="Calibri" w:cs="Calibri"/>
              </w:rPr>
              <w:t>Field Inspector</w:t>
            </w:r>
          </w:p>
        </w:tc>
      </w:tr>
      <w:tr w:rsidR="00A95EC6" w14:paraId="59806A54" w14:textId="77777777" w:rsidTr="00A95EC6">
        <w:trPr>
          <w:gridAfter w:val="1"/>
          <w:wAfter w:w="666" w:type="dxa"/>
          <w:trHeight w:val="1136"/>
        </w:trPr>
        <w:tc>
          <w:tcPr>
            <w:tcW w:w="1169" w:type="dxa"/>
            <w:vMerge/>
            <w:tcBorders>
              <w:top w:val="nil"/>
              <w:left w:val="single" w:sz="4" w:space="0" w:color="auto"/>
              <w:bottom w:val="single" w:sz="4" w:space="0" w:color="auto"/>
              <w:right w:val="single" w:sz="4" w:space="0" w:color="auto"/>
            </w:tcBorders>
            <w:shd w:val="clear" w:color="auto" w:fill="auto"/>
            <w:vAlign w:val="center"/>
            <w:hideMark/>
          </w:tcPr>
          <w:p w14:paraId="02BA1666" w14:textId="77777777" w:rsidR="00AC3799" w:rsidRPr="00C32D2E" w:rsidRDefault="00AC3799" w:rsidP="001A1E70">
            <w:pPr>
              <w:spacing w:after="0"/>
              <w:rPr>
                <w:rFonts w:ascii="Calibri" w:hAnsi="Calibri" w:cs="Calibri"/>
              </w:rPr>
            </w:pPr>
          </w:p>
        </w:tc>
        <w:tc>
          <w:tcPr>
            <w:tcW w:w="1355" w:type="dxa"/>
            <w:vMerge/>
            <w:tcBorders>
              <w:top w:val="nil"/>
              <w:left w:val="single" w:sz="4" w:space="0" w:color="auto"/>
              <w:bottom w:val="single" w:sz="4" w:space="0" w:color="auto"/>
              <w:right w:val="single" w:sz="4" w:space="0" w:color="auto"/>
            </w:tcBorders>
            <w:shd w:val="clear" w:color="auto" w:fill="auto"/>
            <w:vAlign w:val="center"/>
            <w:hideMark/>
          </w:tcPr>
          <w:p w14:paraId="37FA0A31" w14:textId="77777777" w:rsidR="00AC3799" w:rsidRPr="00C32D2E" w:rsidRDefault="00AC3799" w:rsidP="001A1E70">
            <w:pPr>
              <w:spacing w:after="0"/>
              <w:rPr>
                <w:rFonts w:ascii="Calibri" w:hAnsi="Calibri" w:cs="Calibri"/>
              </w:rPr>
            </w:pPr>
          </w:p>
        </w:tc>
        <w:tc>
          <w:tcPr>
            <w:tcW w:w="1540" w:type="dxa"/>
            <w:tcBorders>
              <w:top w:val="single" w:sz="4" w:space="0" w:color="auto"/>
              <w:left w:val="nil"/>
              <w:bottom w:val="single" w:sz="4" w:space="0" w:color="auto"/>
              <w:right w:val="single" w:sz="4" w:space="0" w:color="auto"/>
            </w:tcBorders>
            <w:shd w:val="clear" w:color="auto" w:fill="auto"/>
            <w:vAlign w:val="center"/>
            <w:hideMark/>
          </w:tcPr>
          <w:p w14:paraId="0E65CA0E" w14:textId="77777777" w:rsidR="00AC3799" w:rsidRPr="00C32D2E" w:rsidRDefault="00AC3799" w:rsidP="001A1E70">
            <w:pPr>
              <w:spacing w:after="0"/>
              <w:jc w:val="center"/>
              <w:rPr>
                <w:rFonts w:ascii="Calibri" w:hAnsi="Calibri" w:cs="Calibri"/>
              </w:rPr>
            </w:pPr>
            <w:r w:rsidRPr="00C32D2E">
              <w:rPr>
                <w:rFonts w:ascii="Calibri" w:hAnsi="Calibri" w:cs="Calibri"/>
              </w:rPr>
              <w:t>Mounting Height from Property Line</w:t>
            </w:r>
            <w:r w:rsidRPr="00C32D2E">
              <w:rPr>
                <w:rFonts w:ascii="Calibri" w:hAnsi="Calibri" w:cs="Calibri"/>
                <w:vertAlign w:val="superscript"/>
              </w:rPr>
              <w:t>1</w:t>
            </w:r>
          </w:p>
        </w:tc>
        <w:tc>
          <w:tcPr>
            <w:tcW w:w="1355" w:type="dxa"/>
            <w:tcBorders>
              <w:top w:val="nil"/>
              <w:left w:val="nil"/>
              <w:bottom w:val="single" w:sz="4" w:space="0" w:color="auto"/>
              <w:right w:val="single" w:sz="4" w:space="0" w:color="auto"/>
            </w:tcBorders>
            <w:shd w:val="clear" w:color="auto" w:fill="auto"/>
            <w:vAlign w:val="center"/>
            <w:hideMark/>
          </w:tcPr>
          <w:p w14:paraId="720533CE" w14:textId="77777777" w:rsidR="00AC3799" w:rsidRPr="00C32D2E" w:rsidRDefault="00AC3799" w:rsidP="001A1E70">
            <w:pPr>
              <w:spacing w:after="0"/>
              <w:jc w:val="center"/>
              <w:rPr>
                <w:rFonts w:ascii="Calibri" w:hAnsi="Calibri" w:cs="Calibri"/>
              </w:rPr>
            </w:pPr>
            <w:r w:rsidRPr="00C32D2E">
              <w:rPr>
                <w:rFonts w:ascii="Calibri" w:hAnsi="Calibri" w:cs="Calibri"/>
              </w:rPr>
              <w:t>Max Allowable Backlight Rating</w:t>
            </w:r>
            <w:r w:rsidRPr="00C32D2E">
              <w:rPr>
                <w:rFonts w:ascii="Calibri" w:hAnsi="Calibri" w:cs="Calibri"/>
                <w:vertAlign w:val="superscript"/>
              </w:rPr>
              <w:t>3</w:t>
            </w:r>
          </w:p>
        </w:tc>
        <w:tc>
          <w:tcPr>
            <w:tcW w:w="1176" w:type="dxa"/>
            <w:tcBorders>
              <w:top w:val="nil"/>
              <w:left w:val="nil"/>
              <w:bottom w:val="single" w:sz="4" w:space="0" w:color="auto"/>
              <w:right w:val="single" w:sz="4" w:space="0" w:color="auto"/>
            </w:tcBorders>
            <w:shd w:val="clear" w:color="auto" w:fill="auto"/>
            <w:vAlign w:val="center"/>
            <w:hideMark/>
          </w:tcPr>
          <w:p w14:paraId="4CA152EE" w14:textId="77777777" w:rsidR="00AC3799" w:rsidRPr="00C32D2E" w:rsidRDefault="00AC3799" w:rsidP="001A1E70">
            <w:pPr>
              <w:spacing w:after="0"/>
              <w:jc w:val="center"/>
              <w:rPr>
                <w:rFonts w:ascii="Calibri" w:hAnsi="Calibri" w:cs="Calibri"/>
              </w:rPr>
            </w:pPr>
            <w:r w:rsidRPr="00C32D2E">
              <w:rPr>
                <w:rFonts w:ascii="Calibri" w:hAnsi="Calibri" w:cs="Calibri"/>
              </w:rPr>
              <w:t>Backlight Rating Per Design</w:t>
            </w:r>
          </w:p>
        </w:tc>
        <w:tc>
          <w:tcPr>
            <w:tcW w:w="992" w:type="dxa"/>
            <w:tcBorders>
              <w:top w:val="single" w:sz="4" w:space="0" w:color="auto"/>
              <w:left w:val="nil"/>
              <w:bottom w:val="single" w:sz="4" w:space="0" w:color="auto"/>
              <w:right w:val="single" w:sz="4" w:space="0" w:color="000000"/>
            </w:tcBorders>
            <w:shd w:val="clear" w:color="auto" w:fill="auto"/>
            <w:vAlign w:val="center"/>
            <w:hideMark/>
          </w:tcPr>
          <w:p w14:paraId="63F76048" w14:textId="77777777" w:rsidR="00AC3799" w:rsidRPr="00C32D2E" w:rsidRDefault="00AC3799" w:rsidP="001A1E70">
            <w:pPr>
              <w:spacing w:after="0"/>
              <w:jc w:val="center"/>
              <w:rPr>
                <w:rFonts w:ascii="Calibri" w:hAnsi="Calibri" w:cs="Calibri"/>
              </w:rPr>
            </w:pPr>
            <w:r w:rsidRPr="00C32D2E">
              <w:rPr>
                <w:rFonts w:ascii="Calibri" w:hAnsi="Calibri" w:cs="Calibri"/>
              </w:rPr>
              <w:t>Lighting Type</w:t>
            </w:r>
          </w:p>
        </w:tc>
        <w:tc>
          <w:tcPr>
            <w:tcW w:w="1233" w:type="dxa"/>
            <w:tcBorders>
              <w:top w:val="nil"/>
              <w:left w:val="nil"/>
              <w:bottom w:val="single" w:sz="4" w:space="0" w:color="auto"/>
              <w:right w:val="single" w:sz="4" w:space="0" w:color="auto"/>
            </w:tcBorders>
            <w:shd w:val="clear" w:color="auto" w:fill="auto"/>
            <w:vAlign w:val="center"/>
            <w:hideMark/>
          </w:tcPr>
          <w:p w14:paraId="2435929C" w14:textId="77777777" w:rsidR="00AC3799" w:rsidRPr="00C32D2E" w:rsidRDefault="00AC3799" w:rsidP="001A1E70">
            <w:pPr>
              <w:spacing w:after="0"/>
              <w:jc w:val="center"/>
              <w:rPr>
                <w:rFonts w:ascii="Calibri" w:hAnsi="Calibri" w:cs="Calibri"/>
              </w:rPr>
            </w:pPr>
            <w:r w:rsidRPr="00C32D2E">
              <w:rPr>
                <w:rFonts w:ascii="Calibri" w:hAnsi="Calibri" w:cs="Calibri"/>
              </w:rPr>
              <w:t>Max Allowable Uplight Rating</w:t>
            </w:r>
            <w:r w:rsidRPr="00C32D2E">
              <w:rPr>
                <w:rFonts w:ascii="Calibri" w:hAnsi="Calibri" w:cs="Calibri"/>
                <w:vertAlign w:val="superscript"/>
              </w:rPr>
              <w:t>3</w:t>
            </w:r>
          </w:p>
        </w:tc>
        <w:tc>
          <w:tcPr>
            <w:tcW w:w="1080" w:type="dxa"/>
            <w:tcBorders>
              <w:top w:val="nil"/>
              <w:left w:val="nil"/>
              <w:bottom w:val="single" w:sz="4" w:space="0" w:color="auto"/>
              <w:right w:val="single" w:sz="4" w:space="0" w:color="auto"/>
            </w:tcBorders>
            <w:shd w:val="clear" w:color="auto" w:fill="auto"/>
            <w:vAlign w:val="center"/>
            <w:hideMark/>
          </w:tcPr>
          <w:p w14:paraId="36462617" w14:textId="77777777" w:rsidR="00AC3799" w:rsidRPr="00C32D2E" w:rsidRDefault="00AC3799" w:rsidP="001A1E70">
            <w:pPr>
              <w:spacing w:after="0"/>
              <w:jc w:val="center"/>
              <w:rPr>
                <w:rFonts w:ascii="Calibri" w:hAnsi="Calibri" w:cs="Calibri"/>
              </w:rPr>
            </w:pPr>
            <w:r w:rsidRPr="00C32D2E">
              <w:rPr>
                <w:rFonts w:ascii="Calibri" w:hAnsi="Calibri" w:cs="Calibri"/>
              </w:rPr>
              <w:t>Uplight Rating Per Design</w:t>
            </w:r>
          </w:p>
        </w:tc>
        <w:tc>
          <w:tcPr>
            <w:tcW w:w="1350" w:type="dxa"/>
            <w:tcBorders>
              <w:top w:val="single" w:sz="4" w:space="0" w:color="auto"/>
              <w:left w:val="nil"/>
              <w:bottom w:val="single" w:sz="4" w:space="0" w:color="auto"/>
              <w:right w:val="nil"/>
            </w:tcBorders>
            <w:shd w:val="clear" w:color="auto" w:fill="auto"/>
            <w:vAlign w:val="center"/>
            <w:hideMark/>
          </w:tcPr>
          <w:p w14:paraId="3C301BC5" w14:textId="77777777" w:rsidR="00AC3799" w:rsidRPr="00C32D2E" w:rsidRDefault="00AC3799" w:rsidP="001A1E70">
            <w:pPr>
              <w:spacing w:after="0"/>
              <w:jc w:val="center"/>
              <w:rPr>
                <w:rFonts w:ascii="Calibri" w:hAnsi="Calibri" w:cs="Calibri"/>
              </w:rPr>
            </w:pPr>
            <w:r w:rsidRPr="00C32D2E">
              <w:rPr>
                <w:rFonts w:ascii="Calibri" w:hAnsi="Calibri" w:cs="Calibri"/>
              </w:rPr>
              <w:t>Mounting Height from Property Line</w:t>
            </w:r>
            <w:r w:rsidRPr="00C32D2E">
              <w:rPr>
                <w:rFonts w:ascii="Calibri" w:hAnsi="Calibri" w:cs="Calibri"/>
                <w:vertAlign w:val="superscript"/>
              </w:rPr>
              <w:t>1</w:t>
            </w:r>
          </w:p>
        </w:tc>
        <w:tc>
          <w:tcPr>
            <w:tcW w:w="1260" w:type="dxa"/>
            <w:tcBorders>
              <w:top w:val="nil"/>
              <w:left w:val="single" w:sz="4" w:space="0" w:color="auto"/>
              <w:bottom w:val="single" w:sz="4" w:space="0" w:color="auto"/>
              <w:right w:val="single" w:sz="4" w:space="0" w:color="auto"/>
            </w:tcBorders>
            <w:shd w:val="clear" w:color="auto" w:fill="auto"/>
            <w:vAlign w:val="center"/>
            <w:hideMark/>
          </w:tcPr>
          <w:p w14:paraId="1CA61F1F" w14:textId="77777777" w:rsidR="00AC3799" w:rsidRPr="00C32D2E" w:rsidRDefault="00AC3799" w:rsidP="001A1E70">
            <w:pPr>
              <w:spacing w:after="0"/>
              <w:jc w:val="center"/>
              <w:rPr>
                <w:rFonts w:ascii="Calibri" w:hAnsi="Calibri" w:cs="Calibri"/>
              </w:rPr>
            </w:pPr>
            <w:r w:rsidRPr="00C32D2E">
              <w:rPr>
                <w:rFonts w:ascii="Calibri" w:hAnsi="Calibri" w:cs="Calibri"/>
              </w:rPr>
              <w:t>Max Allowable Glare Rating</w:t>
            </w:r>
            <w:r w:rsidRPr="00C32D2E">
              <w:rPr>
                <w:rFonts w:ascii="Calibri" w:hAnsi="Calibri" w:cs="Calibri"/>
                <w:vertAlign w:val="superscript"/>
              </w:rPr>
              <w:t>3</w:t>
            </w:r>
          </w:p>
        </w:tc>
        <w:tc>
          <w:tcPr>
            <w:tcW w:w="990" w:type="dxa"/>
            <w:tcBorders>
              <w:top w:val="nil"/>
              <w:left w:val="nil"/>
              <w:bottom w:val="single" w:sz="4" w:space="0" w:color="auto"/>
              <w:right w:val="single" w:sz="4" w:space="0" w:color="auto"/>
            </w:tcBorders>
            <w:shd w:val="clear" w:color="auto" w:fill="auto"/>
            <w:vAlign w:val="center"/>
            <w:hideMark/>
          </w:tcPr>
          <w:p w14:paraId="2C04B7D6" w14:textId="77777777" w:rsidR="00AC3799" w:rsidRPr="00C32D2E" w:rsidRDefault="00AC3799" w:rsidP="001A1E70">
            <w:pPr>
              <w:spacing w:after="0"/>
              <w:jc w:val="center"/>
              <w:rPr>
                <w:rFonts w:ascii="Calibri" w:hAnsi="Calibri" w:cs="Calibri"/>
              </w:rPr>
            </w:pPr>
            <w:r w:rsidRPr="00C32D2E">
              <w:rPr>
                <w:rFonts w:ascii="Calibri" w:hAnsi="Calibri" w:cs="Calibri"/>
              </w:rPr>
              <w:t>Glare Rating Per Design</w:t>
            </w:r>
          </w:p>
        </w:tc>
        <w:tc>
          <w:tcPr>
            <w:tcW w:w="450" w:type="dxa"/>
            <w:tcBorders>
              <w:top w:val="nil"/>
              <w:left w:val="nil"/>
              <w:bottom w:val="single" w:sz="4" w:space="0" w:color="auto"/>
              <w:right w:val="single" w:sz="4" w:space="0" w:color="auto"/>
            </w:tcBorders>
            <w:shd w:val="clear" w:color="auto" w:fill="auto"/>
            <w:noWrap/>
            <w:vAlign w:val="center"/>
            <w:hideMark/>
          </w:tcPr>
          <w:p w14:paraId="4C0D62D6" w14:textId="77777777" w:rsidR="00AC3799" w:rsidRPr="00C32D2E" w:rsidRDefault="00AC3799" w:rsidP="001A1E70">
            <w:pPr>
              <w:spacing w:after="0"/>
              <w:jc w:val="center"/>
              <w:rPr>
                <w:rFonts w:ascii="Calibri" w:hAnsi="Calibri" w:cs="Calibri"/>
              </w:rPr>
            </w:pPr>
            <w:r w:rsidRPr="00C32D2E">
              <w:rPr>
                <w:rFonts w:ascii="Calibri" w:hAnsi="Calibri" w:cs="Calibri"/>
              </w:rPr>
              <w:t>Pass</w:t>
            </w:r>
          </w:p>
        </w:tc>
        <w:tc>
          <w:tcPr>
            <w:tcW w:w="450" w:type="dxa"/>
            <w:tcBorders>
              <w:top w:val="nil"/>
              <w:left w:val="nil"/>
              <w:bottom w:val="single" w:sz="4" w:space="0" w:color="auto"/>
              <w:right w:val="single" w:sz="4" w:space="0" w:color="auto"/>
            </w:tcBorders>
            <w:shd w:val="clear" w:color="auto" w:fill="auto"/>
            <w:noWrap/>
            <w:vAlign w:val="center"/>
            <w:hideMark/>
          </w:tcPr>
          <w:p w14:paraId="38957A45" w14:textId="77777777" w:rsidR="00AC3799" w:rsidRPr="00C32D2E" w:rsidRDefault="00AC3799" w:rsidP="001A1E70">
            <w:pPr>
              <w:spacing w:after="0"/>
              <w:jc w:val="center"/>
              <w:rPr>
                <w:rFonts w:ascii="Calibri" w:hAnsi="Calibri" w:cs="Calibri"/>
              </w:rPr>
            </w:pPr>
            <w:r w:rsidRPr="00C32D2E">
              <w:rPr>
                <w:rFonts w:ascii="Calibri" w:hAnsi="Calibri" w:cs="Calibri"/>
              </w:rPr>
              <w:t>Fail</w:t>
            </w:r>
          </w:p>
        </w:tc>
      </w:tr>
      <w:tr w:rsidR="00A95EC6" w14:paraId="59068D95" w14:textId="77777777" w:rsidTr="00A95EC6">
        <w:trPr>
          <w:gridAfter w:val="1"/>
          <w:wAfter w:w="666" w:type="dxa"/>
          <w:trHeight w:val="425"/>
        </w:trPr>
        <w:tc>
          <w:tcPr>
            <w:tcW w:w="1169" w:type="dxa"/>
            <w:tcBorders>
              <w:top w:val="nil"/>
              <w:left w:val="single" w:sz="4" w:space="0" w:color="auto"/>
              <w:bottom w:val="single" w:sz="4" w:space="0" w:color="auto"/>
              <w:right w:val="single" w:sz="4" w:space="0" w:color="auto"/>
            </w:tcBorders>
            <w:shd w:val="clear" w:color="auto" w:fill="auto"/>
            <w:vAlign w:val="center"/>
            <w:hideMark/>
          </w:tcPr>
          <w:p w14:paraId="2E7BFA60" w14:textId="3349DE73" w:rsidR="00AC3799" w:rsidRPr="008C2CDB" w:rsidRDefault="00AC3799" w:rsidP="001A1E70">
            <w:pPr>
              <w:spacing w:after="0"/>
              <w:rPr>
                <w:rFonts w:ascii="Calibri" w:hAnsi="Calibri" w:cs="Calibri"/>
              </w:rPr>
            </w:pPr>
          </w:p>
        </w:tc>
        <w:tc>
          <w:tcPr>
            <w:tcW w:w="1355" w:type="dxa"/>
            <w:tcBorders>
              <w:top w:val="nil"/>
              <w:left w:val="nil"/>
              <w:bottom w:val="single" w:sz="4" w:space="0" w:color="auto"/>
              <w:right w:val="single" w:sz="4" w:space="0" w:color="auto"/>
            </w:tcBorders>
            <w:shd w:val="clear" w:color="auto" w:fill="auto"/>
            <w:vAlign w:val="center"/>
            <w:hideMark/>
          </w:tcPr>
          <w:p w14:paraId="6540F0E4" w14:textId="33E7C210" w:rsidR="00AC3799" w:rsidRPr="008C2CDB" w:rsidRDefault="00AC3799" w:rsidP="001A1E70">
            <w:pPr>
              <w:spacing w:after="0"/>
              <w:rPr>
                <w:rFonts w:ascii="Calibri" w:hAnsi="Calibri" w:cs="Calibri"/>
              </w:rPr>
            </w:pPr>
          </w:p>
        </w:tc>
        <w:tc>
          <w:tcPr>
            <w:tcW w:w="1540" w:type="dxa"/>
            <w:tcBorders>
              <w:top w:val="single" w:sz="4" w:space="0" w:color="auto"/>
              <w:left w:val="nil"/>
              <w:bottom w:val="single" w:sz="4" w:space="0" w:color="auto"/>
              <w:right w:val="single" w:sz="4" w:space="0" w:color="auto"/>
            </w:tcBorders>
            <w:shd w:val="clear" w:color="auto" w:fill="auto"/>
            <w:noWrap/>
            <w:vAlign w:val="center"/>
            <w:hideMark/>
          </w:tcPr>
          <w:p w14:paraId="076647A1" w14:textId="0661F7C4" w:rsidR="00AC3799" w:rsidRDefault="00AC3799" w:rsidP="001A1E70">
            <w:pPr>
              <w:spacing w:after="0"/>
              <w:jc w:val="center"/>
              <w:rPr>
                <w:rFonts w:ascii="Calibri" w:hAnsi="Calibri" w:cs="Calibri"/>
              </w:rPr>
            </w:pPr>
          </w:p>
        </w:tc>
        <w:tc>
          <w:tcPr>
            <w:tcW w:w="1355" w:type="dxa"/>
            <w:tcBorders>
              <w:top w:val="nil"/>
              <w:left w:val="nil"/>
              <w:bottom w:val="single" w:sz="4" w:space="0" w:color="auto"/>
              <w:right w:val="single" w:sz="4" w:space="0" w:color="auto"/>
            </w:tcBorders>
            <w:shd w:val="clear" w:color="auto" w:fill="auto"/>
            <w:noWrap/>
            <w:vAlign w:val="bottom"/>
            <w:hideMark/>
          </w:tcPr>
          <w:p w14:paraId="79D69512" w14:textId="77777777" w:rsidR="00AC3799" w:rsidRDefault="00AC3799" w:rsidP="001A1E70">
            <w:pPr>
              <w:spacing w:after="0"/>
              <w:rPr>
                <w:rFonts w:ascii="Calibri" w:hAnsi="Calibri" w:cs="Calibri"/>
              </w:rPr>
            </w:pPr>
            <w:r>
              <w:rPr>
                <w:rFonts w:ascii="Calibri" w:hAnsi="Calibri" w:cs="Calibri"/>
              </w:rPr>
              <w:t> </w:t>
            </w:r>
          </w:p>
        </w:tc>
        <w:tc>
          <w:tcPr>
            <w:tcW w:w="1176" w:type="dxa"/>
            <w:tcBorders>
              <w:top w:val="nil"/>
              <w:left w:val="nil"/>
              <w:bottom w:val="single" w:sz="4" w:space="0" w:color="auto"/>
              <w:right w:val="single" w:sz="4" w:space="0" w:color="auto"/>
            </w:tcBorders>
            <w:shd w:val="clear" w:color="auto" w:fill="auto"/>
            <w:noWrap/>
            <w:vAlign w:val="center"/>
            <w:hideMark/>
          </w:tcPr>
          <w:p w14:paraId="3821CC79" w14:textId="77777777" w:rsidR="00AC3799" w:rsidRDefault="00AC3799" w:rsidP="001A1E70">
            <w:pPr>
              <w:spacing w:after="0"/>
              <w:jc w:val="center"/>
              <w:rPr>
                <w:rFonts w:ascii="Calibri" w:hAnsi="Calibri" w:cs="Calibri"/>
                <w:sz w:val="16"/>
                <w:szCs w:val="16"/>
              </w:rPr>
            </w:pPr>
            <w:r>
              <w:rPr>
                <w:rFonts w:ascii="Calibri" w:hAnsi="Calibri" w:cs="Calibri"/>
                <w:sz w:val="16"/>
                <w:szCs w:val="16"/>
              </w:rPr>
              <w:t> </w:t>
            </w:r>
          </w:p>
        </w:tc>
        <w:tc>
          <w:tcPr>
            <w:tcW w:w="992" w:type="dxa"/>
            <w:tcBorders>
              <w:top w:val="single" w:sz="4" w:space="0" w:color="auto"/>
              <w:left w:val="nil"/>
              <w:bottom w:val="single" w:sz="4" w:space="0" w:color="auto"/>
              <w:right w:val="single" w:sz="4" w:space="0" w:color="000000"/>
            </w:tcBorders>
            <w:shd w:val="clear" w:color="auto" w:fill="auto"/>
            <w:noWrap/>
            <w:vAlign w:val="center"/>
            <w:hideMark/>
          </w:tcPr>
          <w:p w14:paraId="03AE1E65" w14:textId="776ACD27" w:rsidR="00AC3799" w:rsidRDefault="00AC3799" w:rsidP="001A1E70">
            <w:pPr>
              <w:spacing w:after="0"/>
              <w:jc w:val="center"/>
              <w:rPr>
                <w:rFonts w:ascii="Calibri" w:hAnsi="Calibri" w:cs="Calibri"/>
              </w:rPr>
            </w:pPr>
          </w:p>
        </w:tc>
        <w:tc>
          <w:tcPr>
            <w:tcW w:w="1233" w:type="dxa"/>
            <w:tcBorders>
              <w:top w:val="nil"/>
              <w:left w:val="nil"/>
              <w:bottom w:val="single" w:sz="4" w:space="0" w:color="auto"/>
              <w:right w:val="single" w:sz="4" w:space="0" w:color="auto"/>
            </w:tcBorders>
            <w:shd w:val="clear" w:color="auto" w:fill="auto"/>
            <w:noWrap/>
            <w:vAlign w:val="bottom"/>
            <w:hideMark/>
          </w:tcPr>
          <w:p w14:paraId="49D0B366" w14:textId="77777777" w:rsidR="00AC3799" w:rsidRDefault="00AC3799" w:rsidP="001A1E70">
            <w:pPr>
              <w:spacing w:after="0"/>
              <w:rPr>
                <w:rFonts w:ascii="Calibri" w:hAnsi="Calibri" w:cs="Calibri"/>
              </w:rPr>
            </w:pPr>
            <w:r>
              <w:rPr>
                <w:rFonts w:ascii="Calibri" w:hAnsi="Calibri" w:cs="Calibri"/>
              </w:rPr>
              <w:t> </w:t>
            </w:r>
          </w:p>
        </w:tc>
        <w:tc>
          <w:tcPr>
            <w:tcW w:w="1080" w:type="dxa"/>
            <w:tcBorders>
              <w:top w:val="nil"/>
              <w:left w:val="nil"/>
              <w:bottom w:val="single" w:sz="4" w:space="0" w:color="auto"/>
              <w:right w:val="single" w:sz="4" w:space="0" w:color="auto"/>
            </w:tcBorders>
            <w:shd w:val="clear" w:color="auto" w:fill="auto"/>
            <w:noWrap/>
            <w:vAlign w:val="center"/>
            <w:hideMark/>
          </w:tcPr>
          <w:p w14:paraId="667F3E6C" w14:textId="77777777" w:rsidR="00AC3799" w:rsidRDefault="00AC3799" w:rsidP="001A1E70">
            <w:pPr>
              <w:spacing w:after="0"/>
              <w:jc w:val="center"/>
              <w:rPr>
                <w:rFonts w:ascii="Calibri" w:hAnsi="Calibri" w:cs="Calibri"/>
                <w:sz w:val="16"/>
                <w:szCs w:val="16"/>
              </w:rPr>
            </w:pPr>
            <w:r>
              <w:rPr>
                <w:rFonts w:ascii="Calibri" w:hAnsi="Calibri" w:cs="Calibri"/>
                <w:sz w:val="16"/>
                <w:szCs w:val="16"/>
              </w:rPr>
              <w:t> </w:t>
            </w:r>
          </w:p>
        </w:tc>
        <w:tc>
          <w:tcPr>
            <w:tcW w:w="1350" w:type="dxa"/>
            <w:tcBorders>
              <w:top w:val="single" w:sz="4" w:space="0" w:color="auto"/>
              <w:left w:val="nil"/>
              <w:bottom w:val="single" w:sz="4" w:space="0" w:color="auto"/>
              <w:right w:val="single" w:sz="4" w:space="0" w:color="auto"/>
            </w:tcBorders>
            <w:shd w:val="clear" w:color="auto" w:fill="auto"/>
            <w:noWrap/>
            <w:vAlign w:val="center"/>
            <w:hideMark/>
          </w:tcPr>
          <w:p w14:paraId="3A8AA46E" w14:textId="574D3EC9" w:rsidR="00AC3799" w:rsidRDefault="00AC3799" w:rsidP="001A1E70">
            <w:pPr>
              <w:spacing w:after="0"/>
              <w:jc w:val="center"/>
              <w:rPr>
                <w:rFonts w:ascii="Calibri" w:hAnsi="Calibri" w:cs="Calibri"/>
              </w:rPr>
            </w:pPr>
          </w:p>
        </w:tc>
        <w:tc>
          <w:tcPr>
            <w:tcW w:w="1260" w:type="dxa"/>
            <w:tcBorders>
              <w:top w:val="nil"/>
              <w:left w:val="nil"/>
              <w:bottom w:val="single" w:sz="4" w:space="0" w:color="auto"/>
              <w:right w:val="single" w:sz="4" w:space="0" w:color="auto"/>
            </w:tcBorders>
            <w:shd w:val="clear" w:color="auto" w:fill="auto"/>
            <w:noWrap/>
            <w:vAlign w:val="bottom"/>
            <w:hideMark/>
          </w:tcPr>
          <w:p w14:paraId="73D2D8B7" w14:textId="77777777" w:rsidR="00AC3799" w:rsidRDefault="00AC3799" w:rsidP="001A1E70">
            <w:pPr>
              <w:rPr>
                <w:rFonts w:ascii="Calibri" w:hAnsi="Calibri" w:cs="Calibri"/>
              </w:rPr>
            </w:pPr>
            <w:r>
              <w:rPr>
                <w:rFonts w:ascii="Calibri" w:hAnsi="Calibri" w:cs="Calibri"/>
              </w:rPr>
              <w:t> </w:t>
            </w:r>
          </w:p>
        </w:tc>
        <w:tc>
          <w:tcPr>
            <w:tcW w:w="990" w:type="dxa"/>
            <w:tcBorders>
              <w:top w:val="nil"/>
              <w:left w:val="nil"/>
              <w:bottom w:val="single" w:sz="4" w:space="0" w:color="auto"/>
              <w:right w:val="single" w:sz="4" w:space="0" w:color="auto"/>
            </w:tcBorders>
            <w:shd w:val="clear" w:color="auto" w:fill="auto"/>
            <w:noWrap/>
            <w:vAlign w:val="center"/>
            <w:hideMark/>
          </w:tcPr>
          <w:p w14:paraId="7AD0CCA1" w14:textId="77777777" w:rsidR="00AC3799" w:rsidRDefault="00AC3799" w:rsidP="001A1E70">
            <w:pPr>
              <w:jc w:val="center"/>
              <w:rPr>
                <w:rFonts w:ascii="Calibri" w:hAnsi="Calibri" w:cs="Calibri"/>
                <w:sz w:val="16"/>
                <w:szCs w:val="16"/>
              </w:rPr>
            </w:pPr>
            <w:r>
              <w:rPr>
                <w:rFonts w:ascii="Calibri" w:hAnsi="Calibri" w:cs="Calibri"/>
                <w:sz w:val="16"/>
                <w:szCs w:val="16"/>
              </w:rPr>
              <w:t> </w:t>
            </w:r>
          </w:p>
        </w:tc>
        <w:tc>
          <w:tcPr>
            <w:tcW w:w="450" w:type="dxa"/>
            <w:tcBorders>
              <w:top w:val="nil"/>
              <w:left w:val="nil"/>
              <w:bottom w:val="single" w:sz="4" w:space="0" w:color="auto"/>
              <w:right w:val="single" w:sz="4" w:space="0" w:color="auto"/>
            </w:tcBorders>
            <w:shd w:val="clear" w:color="auto" w:fill="auto"/>
            <w:vAlign w:val="center"/>
            <w:hideMark/>
          </w:tcPr>
          <w:p w14:paraId="374728E9" w14:textId="77777777" w:rsidR="00AC3799" w:rsidRDefault="00AC3799" w:rsidP="001A1E70">
            <w:pPr>
              <w:spacing w:after="0"/>
              <w:jc w:val="center"/>
              <w:rPr>
                <w:rFonts w:ascii="Wingdings" w:hAnsi="Wingdings" w:cs="Calibri"/>
              </w:rPr>
            </w:pPr>
            <w:r>
              <w:rPr>
                <w:rFonts w:ascii="Wingdings" w:hAnsi="Wingdings" w:cs="Calibri"/>
              </w:rPr>
              <w:t>o</w:t>
            </w:r>
          </w:p>
        </w:tc>
        <w:tc>
          <w:tcPr>
            <w:tcW w:w="450" w:type="dxa"/>
            <w:tcBorders>
              <w:top w:val="nil"/>
              <w:left w:val="nil"/>
              <w:bottom w:val="single" w:sz="4" w:space="0" w:color="auto"/>
              <w:right w:val="single" w:sz="4" w:space="0" w:color="auto"/>
            </w:tcBorders>
            <w:shd w:val="clear" w:color="auto" w:fill="auto"/>
            <w:vAlign w:val="center"/>
            <w:hideMark/>
          </w:tcPr>
          <w:p w14:paraId="3FF94631" w14:textId="77777777" w:rsidR="00AC3799" w:rsidRDefault="00AC3799" w:rsidP="001A1E70">
            <w:pPr>
              <w:spacing w:after="0"/>
              <w:jc w:val="center"/>
              <w:rPr>
                <w:rFonts w:ascii="Wingdings" w:hAnsi="Wingdings" w:cs="Calibri"/>
              </w:rPr>
            </w:pPr>
            <w:r>
              <w:rPr>
                <w:rFonts w:ascii="Wingdings" w:hAnsi="Wingdings" w:cs="Calibri"/>
              </w:rPr>
              <w:t>o</w:t>
            </w:r>
          </w:p>
        </w:tc>
      </w:tr>
      <w:tr w:rsidR="00003B6E" w14:paraId="6F34DA53" w14:textId="77777777" w:rsidTr="00A95EC6">
        <w:trPr>
          <w:trHeight w:val="1410"/>
        </w:trPr>
        <w:tc>
          <w:tcPr>
            <w:tcW w:w="14400" w:type="dxa"/>
            <w:gridSpan w:val="1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15FB55" w14:textId="77777777" w:rsidR="00003B6E" w:rsidRDefault="00003B6E" w:rsidP="00003B6E">
            <w:pPr>
              <w:spacing w:after="0"/>
              <w:rPr>
                <w:rFonts w:ascii="Calibri" w:hAnsi="Calibri" w:cs="Calibri"/>
              </w:rPr>
            </w:pPr>
            <w:r>
              <w:rPr>
                <w:rFonts w:ascii="Calibri" w:hAnsi="Calibri" w:cs="Calibri"/>
                <w:i/>
                <w:iCs/>
                <w:sz w:val="20"/>
                <w:szCs w:val="20"/>
                <w:vertAlign w:val="superscript"/>
              </w:rPr>
              <w:t>1</w:t>
            </w:r>
            <w:r>
              <w:rPr>
                <w:rFonts w:ascii="Calibri" w:hAnsi="Calibri" w:cs="Calibri"/>
                <w:i/>
                <w:iCs/>
                <w:sz w:val="20"/>
                <w:szCs w:val="20"/>
              </w:rPr>
              <w:t xml:space="preserve"> FOOTNOTES:  Mounting Height is labeled MH in this table</w:t>
            </w:r>
            <w:r>
              <w:rPr>
                <w:rFonts w:ascii="Calibri" w:hAnsi="Calibri" w:cs="Calibri"/>
              </w:rPr>
              <w:t> </w:t>
            </w:r>
          </w:p>
          <w:p w14:paraId="3F57C02C" w14:textId="77777777" w:rsidR="00003B6E" w:rsidRPr="00AC3799" w:rsidRDefault="00003B6E" w:rsidP="001A1E70">
            <w:pPr>
              <w:spacing w:after="0"/>
              <w:rPr>
                <w:rFonts w:ascii="Calibri" w:hAnsi="Calibri" w:cs="Calibri"/>
              </w:rPr>
            </w:pPr>
            <w:r>
              <w:rPr>
                <w:rFonts w:ascii="Calibri" w:hAnsi="Calibri" w:cs="Calibri"/>
                <w:vertAlign w:val="superscript"/>
              </w:rPr>
              <w:t>2</w:t>
            </w:r>
            <w:r>
              <w:rPr>
                <w:rFonts w:ascii="Calibri" w:hAnsi="Calibri" w:cs="Calibri"/>
              </w:rPr>
              <w:t xml:space="preserve"> </w:t>
            </w:r>
            <w:r>
              <w:rPr>
                <w:rFonts w:ascii="Calibri" w:hAnsi="Calibri" w:cs="Calibri"/>
                <w:i/>
                <w:iCs/>
                <w:sz w:val="20"/>
                <w:szCs w:val="20"/>
              </w:rPr>
              <w:t>Authority having jurisdiction may ask for luminaire cut sheets or other documentation to confirm luminaire type, backlight, uplight,and glare ratings used for compliance per §130.2(b</w:t>
            </w:r>
            <w:r w:rsidRPr="00E22C2F">
              <w:rPr>
                <w:rFonts w:ascii="Calibri" w:hAnsi="Calibri" w:cs="Calibri"/>
                <w:i/>
                <w:iCs/>
                <w:sz w:val="20"/>
                <w:szCs w:val="20"/>
              </w:rPr>
              <w:t>)/§160.5(c).</w:t>
            </w:r>
          </w:p>
          <w:p w14:paraId="0AED1525" w14:textId="24743F16" w:rsidR="00003B6E" w:rsidRDefault="00003B6E" w:rsidP="001A1E70">
            <w:pPr>
              <w:rPr>
                <w:rFonts w:ascii="Calibri" w:hAnsi="Calibri" w:cs="Calibri"/>
              </w:rPr>
            </w:pPr>
            <w:r w:rsidRPr="002C2AF0">
              <w:rPr>
                <w:rFonts w:ascii="Calibri" w:hAnsi="Calibri" w:cs="Calibri"/>
                <w:i/>
                <w:iCs/>
                <w:sz w:val="20"/>
                <w:szCs w:val="20"/>
                <w:vertAlign w:val="superscript"/>
              </w:rPr>
              <w:t xml:space="preserve">3 </w:t>
            </w:r>
            <w:r w:rsidRPr="002C2AF0">
              <w:rPr>
                <w:rFonts w:ascii="Calibri" w:hAnsi="Calibri" w:cs="Calibri"/>
                <w:i/>
                <w:iCs/>
                <w:sz w:val="20"/>
                <w:szCs w:val="20"/>
              </w:rPr>
              <w:t>BUG ratings with a lower number than the 'Max Allowable' are compliant. Ex. If Max Allowable is Bug Rating is B4, then B0, B1, B2, B3 and B4 are all compliant.</w:t>
            </w:r>
          </w:p>
        </w:tc>
        <w:tc>
          <w:tcPr>
            <w:tcW w:w="666" w:type="dxa"/>
            <w:tcBorders>
              <w:top w:val="nil"/>
              <w:left w:val="single" w:sz="4" w:space="0" w:color="auto"/>
              <w:bottom w:val="nil"/>
              <w:right w:val="nil"/>
            </w:tcBorders>
            <w:shd w:val="clear" w:color="auto" w:fill="auto"/>
            <w:vAlign w:val="center"/>
            <w:hideMark/>
          </w:tcPr>
          <w:p w14:paraId="4450EA2F" w14:textId="77777777" w:rsidR="00003B6E" w:rsidRDefault="00003B6E" w:rsidP="001A1E70">
            <w:pPr>
              <w:jc w:val="center"/>
              <w:rPr>
                <w:rFonts w:ascii="Calibri" w:hAnsi="Calibri" w:cs="Calibri"/>
                <w:i/>
                <w:iCs/>
                <w:sz w:val="20"/>
                <w:szCs w:val="20"/>
              </w:rPr>
            </w:pPr>
            <w:r>
              <w:rPr>
                <w:rFonts w:ascii="Calibri" w:hAnsi="Calibri" w:cs="Calibri"/>
                <w:i/>
                <w:iCs/>
                <w:sz w:val="20"/>
                <w:szCs w:val="20"/>
              </w:rPr>
              <w:t> </w:t>
            </w:r>
          </w:p>
        </w:tc>
      </w:tr>
    </w:tbl>
    <w:p w14:paraId="10DBE13D" w14:textId="77777777" w:rsidR="00C32D2E" w:rsidRDefault="00C32D2E"/>
    <w:p w14:paraId="006C4C40" w14:textId="388508F6" w:rsidR="00C42E5B" w:rsidRDefault="00C42E5B" w:rsidP="00E22C2F"/>
    <w:p w14:paraId="62B5A499" w14:textId="6D787C9D" w:rsidR="00E22C2F" w:rsidRDefault="00E22C2F" w:rsidP="00E22C2F"/>
    <w:p w14:paraId="4251769D" w14:textId="4A404E4F" w:rsidR="00E22C2F" w:rsidRDefault="00E22C2F" w:rsidP="00E22C2F"/>
    <w:p w14:paraId="20090E68" w14:textId="167A803A" w:rsidR="00E22C2F" w:rsidRDefault="00E22C2F" w:rsidP="00E22C2F"/>
    <w:p w14:paraId="7495FFBE" w14:textId="39811196" w:rsidR="00E22C2F" w:rsidRDefault="00E22C2F" w:rsidP="00E22C2F"/>
    <w:p w14:paraId="278C812F" w14:textId="77777777" w:rsidR="00E22C2F" w:rsidRDefault="00E22C2F" w:rsidP="00E22C2F"/>
    <w:p w14:paraId="64FC4C6E" w14:textId="77777777" w:rsidR="00AD5043" w:rsidRDefault="00AD5043">
      <w:bookmarkStart w:id="0" w:name="_Hlk97715000"/>
    </w:p>
    <w:tbl>
      <w:tblPr>
        <w:tblW w:w="5078" w:type="pct"/>
        <w:tblLook w:val="04A0" w:firstRow="1" w:lastRow="0" w:firstColumn="1" w:lastColumn="0" w:noHBand="0" w:noVBand="1"/>
      </w:tblPr>
      <w:tblGrid>
        <w:gridCol w:w="5383"/>
        <w:gridCol w:w="2090"/>
        <w:gridCol w:w="2195"/>
        <w:gridCol w:w="2090"/>
        <w:gridCol w:w="1377"/>
        <w:gridCol w:w="1257"/>
        <w:gridCol w:w="222"/>
      </w:tblGrid>
      <w:tr w:rsidR="00C32D2E" w:rsidRPr="00C42E5B" w14:paraId="5AD44230" w14:textId="77777777" w:rsidTr="00AD5043">
        <w:trPr>
          <w:gridAfter w:val="1"/>
          <w:wAfter w:w="76" w:type="pct"/>
          <w:trHeight w:val="290"/>
        </w:trPr>
        <w:tc>
          <w:tcPr>
            <w:tcW w:w="4924" w:type="pct"/>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bookmarkEnd w:id="0"/>
          <w:p w14:paraId="224F64A1" w14:textId="77777777" w:rsidR="00C32D2E" w:rsidRPr="0029680B" w:rsidRDefault="00C32D2E" w:rsidP="00AD5043">
            <w:pPr>
              <w:spacing w:after="0" w:line="240" w:lineRule="auto"/>
              <w:rPr>
                <w:rFonts w:ascii="Calibri" w:eastAsia="Times New Roman" w:hAnsi="Calibri" w:cs="Calibri"/>
                <w:b/>
                <w:bCs/>
              </w:rPr>
            </w:pPr>
            <w:r w:rsidRPr="0029680B">
              <w:rPr>
                <w:rFonts w:ascii="Calibri" w:eastAsia="Times New Roman" w:hAnsi="Calibri" w:cs="Calibri"/>
                <w:b/>
                <w:bCs/>
              </w:rPr>
              <w:t>H. OUTDOOR LIGHTING CONTROLS</w:t>
            </w:r>
          </w:p>
        </w:tc>
      </w:tr>
      <w:tr w:rsidR="00C32D2E" w:rsidRPr="00C42E5B" w14:paraId="30770E8A" w14:textId="77777777" w:rsidTr="00AD5043">
        <w:trPr>
          <w:gridAfter w:val="1"/>
          <w:wAfter w:w="76" w:type="pct"/>
          <w:trHeight w:val="1138"/>
        </w:trPr>
        <w:tc>
          <w:tcPr>
            <w:tcW w:w="4924" w:type="pct"/>
            <w:gridSpan w:val="6"/>
            <w:tcBorders>
              <w:top w:val="nil"/>
              <w:left w:val="single" w:sz="4" w:space="0" w:color="auto"/>
              <w:bottom w:val="single" w:sz="4" w:space="0" w:color="auto"/>
              <w:right w:val="single" w:sz="4" w:space="0" w:color="000000"/>
            </w:tcBorders>
            <w:shd w:val="clear" w:color="auto" w:fill="auto"/>
            <w:hideMark/>
          </w:tcPr>
          <w:p w14:paraId="1BFC1324" w14:textId="77777777" w:rsidR="00C32D2E" w:rsidRPr="008C2CDB" w:rsidRDefault="00C32D2E" w:rsidP="00AD5043">
            <w:pPr>
              <w:spacing w:after="0" w:line="240" w:lineRule="auto"/>
              <w:rPr>
                <w:rFonts w:ascii="Calibri" w:eastAsia="Times New Roman" w:hAnsi="Calibri" w:cs="Calibri"/>
                <w:i/>
                <w:iCs/>
                <w:sz w:val="20"/>
                <w:szCs w:val="20"/>
              </w:rPr>
            </w:pPr>
            <w:r w:rsidRPr="008C2CDB">
              <w:rPr>
                <w:rFonts w:ascii="Calibri" w:eastAsia="Times New Roman" w:hAnsi="Calibri" w:cs="Calibri"/>
                <w:i/>
                <w:iCs/>
                <w:sz w:val="20"/>
                <w:szCs w:val="20"/>
              </w:rPr>
              <w:t>This table demonstrates compliance with controls requirements for all new or altered luminaires installed as part of the permit application.  For alteration projects, luminaires which are existing to remain (ie untouched) and luminaires which are removed and reinstalled (wiring only) do not need to be included in this table even if they are within the spaces covered by the permit application.</w:t>
            </w:r>
            <w:r w:rsidRPr="008C2CDB">
              <w:rPr>
                <w:rFonts w:ascii="Calibri" w:eastAsia="Times New Roman" w:hAnsi="Calibri" w:cs="Calibri"/>
                <w:i/>
                <w:iCs/>
                <w:sz w:val="20"/>
                <w:szCs w:val="20"/>
              </w:rPr>
              <w:br/>
              <w:t>Outdoor lighting for nonresidential buildings, parking garages and common service areas in multifamily buildings must be documented separately from outdoor lighting attached to multifamily buildings and controlled from the inside of a dwelling unit.</w:t>
            </w:r>
          </w:p>
        </w:tc>
      </w:tr>
      <w:tr w:rsidR="00C32D2E" w:rsidRPr="00C42E5B" w14:paraId="55E3C37F" w14:textId="77777777" w:rsidTr="00AD5043">
        <w:trPr>
          <w:gridAfter w:val="1"/>
          <w:wAfter w:w="76" w:type="pct"/>
          <w:trHeight w:val="290"/>
        </w:trPr>
        <w:tc>
          <w:tcPr>
            <w:tcW w:w="4924" w:type="pct"/>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275A264" w14:textId="35522F1E" w:rsidR="00C32D2E" w:rsidRPr="00C42E5B" w:rsidRDefault="00C32D2E" w:rsidP="00AD5043">
            <w:pPr>
              <w:spacing w:after="0" w:line="240" w:lineRule="auto"/>
              <w:rPr>
                <w:rFonts w:ascii="Calibri" w:eastAsia="Times New Roman" w:hAnsi="Calibri" w:cs="Calibri"/>
                <w:b/>
                <w:bCs/>
              </w:rPr>
            </w:pPr>
            <w:bookmarkStart w:id="1" w:name="_Hlk97904155"/>
            <w:r w:rsidRPr="00C42E5B">
              <w:rPr>
                <w:rFonts w:ascii="Calibri" w:eastAsia="Times New Roman" w:hAnsi="Calibri" w:cs="Calibri"/>
                <w:b/>
                <w:bCs/>
              </w:rPr>
              <w:t>Mandatory Controls for Nonresidential Occupancies, Parking Garages &amp; Common Service Areas in Multifamily Buildings</w:t>
            </w:r>
            <w:bookmarkEnd w:id="1"/>
          </w:p>
        </w:tc>
      </w:tr>
      <w:tr w:rsidR="00AD5043" w:rsidRPr="00C42E5B" w14:paraId="6375B42A" w14:textId="77777777" w:rsidTr="00AD5043">
        <w:trPr>
          <w:gridAfter w:val="1"/>
          <w:wAfter w:w="76" w:type="pct"/>
          <w:trHeight w:val="290"/>
        </w:trPr>
        <w:tc>
          <w:tcPr>
            <w:tcW w:w="1842" w:type="pct"/>
            <w:tcBorders>
              <w:top w:val="nil"/>
              <w:left w:val="single" w:sz="4" w:space="0" w:color="auto"/>
              <w:bottom w:val="single" w:sz="4" w:space="0" w:color="auto"/>
              <w:right w:val="single" w:sz="4" w:space="0" w:color="auto"/>
            </w:tcBorders>
            <w:shd w:val="clear" w:color="auto" w:fill="auto"/>
            <w:noWrap/>
            <w:vAlign w:val="bottom"/>
            <w:hideMark/>
          </w:tcPr>
          <w:p w14:paraId="1DCFD1EE"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01</w:t>
            </w:r>
          </w:p>
        </w:tc>
        <w:tc>
          <w:tcPr>
            <w:tcW w:w="715" w:type="pct"/>
            <w:tcBorders>
              <w:top w:val="single" w:sz="4" w:space="0" w:color="auto"/>
              <w:left w:val="nil"/>
              <w:bottom w:val="single" w:sz="4" w:space="0" w:color="auto"/>
              <w:right w:val="single" w:sz="4" w:space="0" w:color="000000"/>
            </w:tcBorders>
            <w:shd w:val="clear" w:color="auto" w:fill="auto"/>
            <w:noWrap/>
            <w:vAlign w:val="bottom"/>
            <w:hideMark/>
          </w:tcPr>
          <w:p w14:paraId="48B5556D"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02</w:t>
            </w:r>
          </w:p>
        </w:tc>
        <w:tc>
          <w:tcPr>
            <w:tcW w:w="751" w:type="pct"/>
            <w:tcBorders>
              <w:top w:val="single" w:sz="4" w:space="0" w:color="auto"/>
              <w:left w:val="nil"/>
              <w:bottom w:val="single" w:sz="4" w:space="0" w:color="auto"/>
              <w:right w:val="single" w:sz="4" w:space="0" w:color="000000"/>
            </w:tcBorders>
            <w:shd w:val="clear" w:color="auto" w:fill="auto"/>
            <w:noWrap/>
            <w:vAlign w:val="bottom"/>
            <w:hideMark/>
          </w:tcPr>
          <w:p w14:paraId="6F9B18C0"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03</w:t>
            </w:r>
          </w:p>
        </w:tc>
        <w:tc>
          <w:tcPr>
            <w:tcW w:w="715" w:type="pct"/>
            <w:tcBorders>
              <w:top w:val="single" w:sz="4" w:space="0" w:color="auto"/>
              <w:left w:val="nil"/>
              <w:bottom w:val="single" w:sz="4" w:space="0" w:color="auto"/>
              <w:right w:val="single" w:sz="4" w:space="0" w:color="000000"/>
            </w:tcBorders>
            <w:shd w:val="clear" w:color="auto" w:fill="auto"/>
            <w:noWrap/>
            <w:vAlign w:val="bottom"/>
            <w:hideMark/>
          </w:tcPr>
          <w:p w14:paraId="2C117C01"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04</w:t>
            </w:r>
          </w:p>
        </w:tc>
        <w:tc>
          <w:tcPr>
            <w:tcW w:w="901" w:type="pct"/>
            <w:gridSpan w:val="2"/>
            <w:tcBorders>
              <w:top w:val="single" w:sz="4" w:space="0" w:color="auto"/>
              <w:left w:val="nil"/>
              <w:bottom w:val="single" w:sz="4" w:space="0" w:color="auto"/>
              <w:right w:val="single" w:sz="4" w:space="0" w:color="000000"/>
            </w:tcBorders>
            <w:shd w:val="clear" w:color="auto" w:fill="auto"/>
            <w:hideMark/>
          </w:tcPr>
          <w:p w14:paraId="35CF0EC0"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05</w:t>
            </w:r>
          </w:p>
        </w:tc>
      </w:tr>
      <w:tr w:rsidR="00AD5043" w:rsidRPr="00C42E5B" w14:paraId="0EC5310F" w14:textId="77777777" w:rsidTr="00AD5043">
        <w:trPr>
          <w:gridAfter w:val="1"/>
          <w:wAfter w:w="76" w:type="pct"/>
          <w:trHeight w:val="450"/>
        </w:trPr>
        <w:tc>
          <w:tcPr>
            <w:tcW w:w="184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58D95FC"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Area Description</w:t>
            </w:r>
          </w:p>
        </w:tc>
        <w:tc>
          <w:tcPr>
            <w:tcW w:w="715" w:type="pct"/>
            <w:vMerge w:val="restart"/>
            <w:tcBorders>
              <w:top w:val="nil"/>
              <w:left w:val="single" w:sz="4" w:space="0" w:color="auto"/>
              <w:bottom w:val="nil"/>
              <w:right w:val="single" w:sz="4" w:space="0" w:color="000000"/>
            </w:tcBorders>
            <w:shd w:val="clear" w:color="auto" w:fill="auto"/>
            <w:vAlign w:val="center"/>
            <w:hideMark/>
          </w:tcPr>
          <w:p w14:paraId="13BFBF83"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 xml:space="preserve">Shut-Off </w:t>
            </w:r>
          </w:p>
        </w:tc>
        <w:tc>
          <w:tcPr>
            <w:tcW w:w="751" w:type="pct"/>
            <w:vMerge w:val="restart"/>
            <w:tcBorders>
              <w:top w:val="single" w:sz="4" w:space="0" w:color="auto"/>
              <w:left w:val="single" w:sz="4" w:space="0" w:color="auto"/>
              <w:bottom w:val="nil"/>
              <w:right w:val="single" w:sz="4" w:space="0" w:color="000000"/>
            </w:tcBorders>
            <w:shd w:val="clear" w:color="auto" w:fill="auto"/>
            <w:vAlign w:val="center"/>
            <w:hideMark/>
          </w:tcPr>
          <w:p w14:paraId="3E22CBB2"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 xml:space="preserve">Auto-Schedule </w:t>
            </w:r>
          </w:p>
        </w:tc>
        <w:tc>
          <w:tcPr>
            <w:tcW w:w="715" w:type="pct"/>
            <w:vMerge w:val="restart"/>
            <w:tcBorders>
              <w:top w:val="single" w:sz="4" w:space="0" w:color="auto"/>
              <w:left w:val="single" w:sz="4" w:space="0" w:color="auto"/>
              <w:bottom w:val="nil"/>
              <w:right w:val="single" w:sz="4" w:space="0" w:color="000000"/>
            </w:tcBorders>
            <w:shd w:val="clear" w:color="auto" w:fill="auto"/>
            <w:vAlign w:val="center"/>
            <w:hideMark/>
          </w:tcPr>
          <w:p w14:paraId="57ED53F7"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Motion Sensor</w:t>
            </w:r>
          </w:p>
        </w:tc>
        <w:tc>
          <w:tcPr>
            <w:tcW w:w="901" w:type="pct"/>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46BAFE93"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Field Inspector</w:t>
            </w:r>
          </w:p>
        </w:tc>
      </w:tr>
      <w:tr w:rsidR="00AD5043" w:rsidRPr="00C42E5B" w14:paraId="5D3E046B" w14:textId="77777777" w:rsidTr="00AD5043">
        <w:trPr>
          <w:trHeight w:val="290"/>
        </w:trPr>
        <w:tc>
          <w:tcPr>
            <w:tcW w:w="1842" w:type="pct"/>
            <w:vMerge/>
            <w:tcBorders>
              <w:top w:val="nil"/>
              <w:left w:val="single" w:sz="4" w:space="0" w:color="auto"/>
              <w:bottom w:val="single" w:sz="4" w:space="0" w:color="000000"/>
              <w:right w:val="single" w:sz="4" w:space="0" w:color="auto"/>
            </w:tcBorders>
            <w:shd w:val="clear" w:color="auto" w:fill="auto"/>
            <w:vAlign w:val="center"/>
            <w:hideMark/>
          </w:tcPr>
          <w:p w14:paraId="3DF7D641" w14:textId="77777777" w:rsidR="00C32D2E" w:rsidRPr="00C32D2E" w:rsidRDefault="00C32D2E" w:rsidP="00AD5043">
            <w:pPr>
              <w:spacing w:after="0" w:line="240" w:lineRule="auto"/>
              <w:rPr>
                <w:rFonts w:ascii="Calibri" w:eastAsia="Times New Roman" w:hAnsi="Calibri" w:cs="Calibri"/>
              </w:rPr>
            </w:pPr>
          </w:p>
        </w:tc>
        <w:tc>
          <w:tcPr>
            <w:tcW w:w="715" w:type="pct"/>
            <w:vMerge/>
            <w:tcBorders>
              <w:top w:val="nil"/>
              <w:left w:val="single" w:sz="4" w:space="0" w:color="auto"/>
              <w:bottom w:val="nil"/>
              <w:right w:val="single" w:sz="4" w:space="0" w:color="000000"/>
            </w:tcBorders>
            <w:shd w:val="clear" w:color="auto" w:fill="auto"/>
            <w:vAlign w:val="center"/>
            <w:hideMark/>
          </w:tcPr>
          <w:p w14:paraId="67E3523A" w14:textId="77777777" w:rsidR="00C32D2E" w:rsidRPr="00C32D2E" w:rsidRDefault="00C32D2E" w:rsidP="00AD5043">
            <w:pPr>
              <w:spacing w:after="0" w:line="240" w:lineRule="auto"/>
              <w:rPr>
                <w:rFonts w:ascii="Calibri" w:eastAsia="Times New Roman" w:hAnsi="Calibri" w:cs="Calibri"/>
              </w:rPr>
            </w:pPr>
          </w:p>
        </w:tc>
        <w:tc>
          <w:tcPr>
            <w:tcW w:w="751" w:type="pct"/>
            <w:vMerge/>
            <w:tcBorders>
              <w:top w:val="single" w:sz="4" w:space="0" w:color="auto"/>
              <w:left w:val="single" w:sz="4" w:space="0" w:color="auto"/>
              <w:bottom w:val="nil"/>
              <w:right w:val="single" w:sz="4" w:space="0" w:color="000000"/>
            </w:tcBorders>
            <w:shd w:val="clear" w:color="auto" w:fill="auto"/>
            <w:vAlign w:val="center"/>
            <w:hideMark/>
          </w:tcPr>
          <w:p w14:paraId="16D67A60" w14:textId="77777777" w:rsidR="00C32D2E" w:rsidRPr="00C32D2E" w:rsidRDefault="00C32D2E" w:rsidP="00AD5043">
            <w:pPr>
              <w:spacing w:after="0" w:line="240" w:lineRule="auto"/>
              <w:rPr>
                <w:rFonts w:ascii="Calibri" w:eastAsia="Times New Roman" w:hAnsi="Calibri" w:cs="Calibri"/>
              </w:rPr>
            </w:pPr>
          </w:p>
        </w:tc>
        <w:tc>
          <w:tcPr>
            <w:tcW w:w="715" w:type="pct"/>
            <w:vMerge/>
            <w:tcBorders>
              <w:top w:val="single" w:sz="4" w:space="0" w:color="auto"/>
              <w:left w:val="single" w:sz="4" w:space="0" w:color="auto"/>
              <w:bottom w:val="nil"/>
              <w:right w:val="single" w:sz="4" w:space="0" w:color="000000"/>
            </w:tcBorders>
            <w:shd w:val="clear" w:color="auto" w:fill="auto"/>
            <w:vAlign w:val="center"/>
            <w:hideMark/>
          </w:tcPr>
          <w:p w14:paraId="3D217FA7" w14:textId="77777777" w:rsidR="00C32D2E" w:rsidRPr="00C32D2E" w:rsidRDefault="00C32D2E" w:rsidP="00AD5043">
            <w:pPr>
              <w:spacing w:after="0" w:line="240" w:lineRule="auto"/>
              <w:rPr>
                <w:rFonts w:ascii="Calibri" w:eastAsia="Times New Roman" w:hAnsi="Calibri" w:cs="Calibri"/>
              </w:rPr>
            </w:pPr>
          </w:p>
        </w:tc>
        <w:tc>
          <w:tcPr>
            <w:tcW w:w="901" w:type="pct"/>
            <w:gridSpan w:val="2"/>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492B0E26" w14:textId="77777777" w:rsidR="00C32D2E" w:rsidRPr="00C32D2E" w:rsidRDefault="00C32D2E" w:rsidP="00AD5043">
            <w:pPr>
              <w:spacing w:after="0" w:line="240" w:lineRule="auto"/>
              <w:rPr>
                <w:rFonts w:ascii="Calibri" w:eastAsia="Times New Roman" w:hAnsi="Calibri" w:cs="Calibri"/>
              </w:rPr>
            </w:pPr>
          </w:p>
        </w:tc>
        <w:tc>
          <w:tcPr>
            <w:tcW w:w="76" w:type="pct"/>
            <w:tcBorders>
              <w:top w:val="nil"/>
              <w:left w:val="nil"/>
              <w:bottom w:val="nil"/>
              <w:right w:val="nil"/>
            </w:tcBorders>
            <w:shd w:val="clear" w:color="auto" w:fill="auto"/>
            <w:noWrap/>
            <w:vAlign w:val="bottom"/>
            <w:hideMark/>
          </w:tcPr>
          <w:p w14:paraId="13CA918A" w14:textId="77777777" w:rsidR="00C32D2E" w:rsidRPr="00C42E5B" w:rsidRDefault="00C32D2E" w:rsidP="00AD5043">
            <w:pPr>
              <w:spacing w:after="0" w:line="240" w:lineRule="auto"/>
              <w:jc w:val="center"/>
              <w:rPr>
                <w:rFonts w:ascii="Calibri" w:eastAsia="Times New Roman" w:hAnsi="Calibri" w:cs="Calibri"/>
                <w:sz w:val="18"/>
                <w:szCs w:val="18"/>
              </w:rPr>
            </w:pPr>
          </w:p>
        </w:tc>
      </w:tr>
      <w:tr w:rsidR="00AD5043" w:rsidRPr="00C42E5B" w14:paraId="51D453CF" w14:textId="77777777" w:rsidTr="00AD5043">
        <w:trPr>
          <w:trHeight w:val="290"/>
        </w:trPr>
        <w:tc>
          <w:tcPr>
            <w:tcW w:w="1842" w:type="pct"/>
            <w:vMerge/>
            <w:tcBorders>
              <w:top w:val="nil"/>
              <w:left w:val="single" w:sz="4" w:space="0" w:color="auto"/>
              <w:bottom w:val="single" w:sz="4" w:space="0" w:color="000000"/>
              <w:right w:val="single" w:sz="4" w:space="0" w:color="auto"/>
            </w:tcBorders>
            <w:shd w:val="clear" w:color="auto" w:fill="auto"/>
            <w:vAlign w:val="center"/>
            <w:hideMark/>
          </w:tcPr>
          <w:p w14:paraId="2F3C59EF" w14:textId="77777777" w:rsidR="00C32D2E" w:rsidRPr="00C32D2E" w:rsidRDefault="00C32D2E" w:rsidP="00AD5043">
            <w:pPr>
              <w:spacing w:after="0" w:line="240" w:lineRule="auto"/>
              <w:rPr>
                <w:rFonts w:ascii="Calibri" w:eastAsia="Times New Roman" w:hAnsi="Calibri" w:cs="Calibri"/>
              </w:rPr>
            </w:pPr>
          </w:p>
        </w:tc>
        <w:tc>
          <w:tcPr>
            <w:tcW w:w="715" w:type="pct"/>
            <w:tcBorders>
              <w:top w:val="nil"/>
              <w:left w:val="nil"/>
              <w:bottom w:val="nil"/>
              <w:right w:val="single" w:sz="4" w:space="0" w:color="000000"/>
            </w:tcBorders>
            <w:shd w:val="clear" w:color="auto" w:fill="auto"/>
            <w:vAlign w:val="bottom"/>
            <w:hideMark/>
          </w:tcPr>
          <w:p w14:paraId="3952F03B"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§130.2(c)1/§160.5(c)</w:t>
            </w:r>
          </w:p>
        </w:tc>
        <w:tc>
          <w:tcPr>
            <w:tcW w:w="751" w:type="pct"/>
            <w:tcBorders>
              <w:top w:val="nil"/>
              <w:left w:val="nil"/>
              <w:bottom w:val="single" w:sz="4" w:space="0" w:color="auto"/>
              <w:right w:val="single" w:sz="4" w:space="0" w:color="000000"/>
            </w:tcBorders>
            <w:shd w:val="clear" w:color="auto" w:fill="auto"/>
            <w:vAlign w:val="bottom"/>
            <w:hideMark/>
          </w:tcPr>
          <w:p w14:paraId="3DD6C912"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§130.2(c)2/§160.5(c)</w:t>
            </w:r>
          </w:p>
        </w:tc>
        <w:tc>
          <w:tcPr>
            <w:tcW w:w="715" w:type="pct"/>
            <w:tcBorders>
              <w:top w:val="nil"/>
              <w:left w:val="nil"/>
              <w:bottom w:val="single" w:sz="4" w:space="0" w:color="auto"/>
              <w:right w:val="single" w:sz="4" w:space="0" w:color="000000"/>
            </w:tcBorders>
            <w:shd w:val="clear" w:color="auto" w:fill="auto"/>
            <w:vAlign w:val="bottom"/>
            <w:hideMark/>
          </w:tcPr>
          <w:p w14:paraId="73EC95DF"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§130.2(c)3/§160.5(c)</w:t>
            </w:r>
          </w:p>
        </w:tc>
        <w:tc>
          <w:tcPr>
            <w:tcW w:w="471" w:type="pct"/>
            <w:tcBorders>
              <w:top w:val="nil"/>
              <w:left w:val="nil"/>
              <w:bottom w:val="single" w:sz="4" w:space="0" w:color="auto"/>
              <w:right w:val="single" w:sz="4" w:space="0" w:color="auto"/>
            </w:tcBorders>
            <w:shd w:val="clear" w:color="auto" w:fill="auto"/>
            <w:noWrap/>
            <w:vAlign w:val="center"/>
            <w:hideMark/>
          </w:tcPr>
          <w:p w14:paraId="563E8026"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Pass</w:t>
            </w:r>
          </w:p>
        </w:tc>
        <w:tc>
          <w:tcPr>
            <w:tcW w:w="430" w:type="pct"/>
            <w:tcBorders>
              <w:top w:val="nil"/>
              <w:left w:val="nil"/>
              <w:bottom w:val="single" w:sz="4" w:space="0" w:color="auto"/>
              <w:right w:val="single" w:sz="4" w:space="0" w:color="auto"/>
            </w:tcBorders>
            <w:shd w:val="clear" w:color="auto" w:fill="auto"/>
            <w:noWrap/>
            <w:vAlign w:val="center"/>
            <w:hideMark/>
          </w:tcPr>
          <w:p w14:paraId="36C720A0" w14:textId="77777777" w:rsidR="00C32D2E" w:rsidRPr="00C32D2E" w:rsidRDefault="00C32D2E" w:rsidP="00AD5043">
            <w:pPr>
              <w:spacing w:after="0" w:line="240" w:lineRule="auto"/>
              <w:jc w:val="center"/>
              <w:rPr>
                <w:rFonts w:ascii="Calibri" w:eastAsia="Times New Roman" w:hAnsi="Calibri" w:cs="Calibri"/>
              </w:rPr>
            </w:pPr>
            <w:r w:rsidRPr="00C32D2E">
              <w:rPr>
                <w:rFonts w:ascii="Calibri" w:eastAsia="Times New Roman" w:hAnsi="Calibri" w:cs="Calibri"/>
              </w:rPr>
              <w:t>Fail</w:t>
            </w:r>
          </w:p>
        </w:tc>
        <w:tc>
          <w:tcPr>
            <w:tcW w:w="76" w:type="pct"/>
            <w:shd w:val="clear" w:color="auto" w:fill="auto"/>
            <w:vAlign w:val="center"/>
            <w:hideMark/>
          </w:tcPr>
          <w:p w14:paraId="103B6668" w14:textId="77777777" w:rsidR="00C32D2E" w:rsidRPr="00C42E5B" w:rsidRDefault="00C32D2E" w:rsidP="00AD5043">
            <w:pPr>
              <w:spacing w:after="0" w:line="240" w:lineRule="auto"/>
              <w:rPr>
                <w:rFonts w:ascii="Times New Roman" w:eastAsia="Times New Roman" w:hAnsi="Times New Roman" w:cs="Times New Roman"/>
                <w:sz w:val="20"/>
                <w:szCs w:val="20"/>
              </w:rPr>
            </w:pPr>
          </w:p>
        </w:tc>
      </w:tr>
      <w:tr w:rsidR="00AD5043" w:rsidRPr="00C42E5B" w14:paraId="0EB7B8F9" w14:textId="77777777" w:rsidTr="00AD5043">
        <w:trPr>
          <w:trHeight w:val="367"/>
        </w:trPr>
        <w:tc>
          <w:tcPr>
            <w:tcW w:w="1842" w:type="pct"/>
            <w:tcBorders>
              <w:top w:val="single" w:sz="4" w:space="0" w:color="000000"/>
              <w:left w:val="single" w:sz="4" w:space="0" w:color="auto"/>
              <w:bottom w:val="single" w:sz="4" w:space="0" w:color="auto"/>
              <w:right w:val="single" w:sz="4" w:space="0" w:color="auto"/>
            </w:tcBorders>
            <w:shd w:val="clear" w:color="auto" w:fill="auto"/>
            <w:hideMark/>
          </w:tcPr>
          <w:p w14:paraId="59A01699" w14:textId="77777777" w:rsidR="00C32D2E" w:rsidRPr="00C42E5B" w:rsidRDefault="00C32D2E" w:rsidP="00AD5043">
            <w:pPr>
              <w:spacing w:after="0" w:line="240" w:lineRule="auto"/>
              <w:jc w:val="center"/>
              <w:rPr>
                <w:rFonts w:ascii="Calibri" w:eastAsia="Times New Roman" w:hAnsi="Calibri" w:cs="Calibri"/>
                <w:sz w:val="24"/>
                <w:szCs w:val="24"/>
              </w:rPr>
            </w:pPr>
            <w:r w:rsidRPr="00C42E5B">
              <w:rPr>
                <w:rFonts w:ascii="Calibri" w:eastAsia="Times New Roman" w:hAnsi="Calibri" w:cs="Calibri"/>
                <w:sz w:val="24"/>
                <w:szCs w:val="24"/>
              </w:rPr>
              <w:t> </w:t>
            </w:r>
          </w:p>
        </w:tc>
        <w:tc>
          <w:tcPr>
            <w:tcW w:w="715" w:type="pct"/>
            <w:tcBorders>
              <w:top w:val="single" w:sz="4" w:space="0" w:color="auto"/>
              <w:left w:val="nil"/>
              <w:bottom w:val="single" w:sz="4" w:space="0" w:color="auto"/>
              <w:right w:val="single" w:sz="4" w:space="0" w:color="000000"/>
            </w:tcBorders>
            <w:shd w:val="clear" w:color="auto" w:fill="auto"/>
            <w:noWrap/>
            <w:vAlign w:val="bottom"/>
            <w:hideMark/>
          </w:tcPr>
          <w:p w14:paraId="6D8FC2B9" w14:textId="1E485FCA" w:rsidR="00C32D2E" w:rsidRPr="00C32D2E" w:rsidRDefault="00C32D2E" w:rsidP="00AD5043">
            <w:pPr>
              <w:spacing w:after="0" w:line="240" w:lineRule="auto"/>
              <w:jc w:val="center"/>
              <w:rPr>
                <w:rFonts w:ascii="Calibri" w:eastAsia="Times New Roman" w:hAnsi="Calibri" w:cs="Calibri"/>
                <w:sz w:val="20"/>
                <w:szCs w:val="20"/>
              </w:rPr>
            </w:pPr>
          </w:p>
        </w:tc>
        <w:tc>
          <w:tcPr>
            <w:tcW w:w="751" w:type="pct"/>
            <w:tcBorders>
              <w:top w:val="single" w:sz="4" w:space="0" w:color="auto"/>
              <w:left w:val="nil"/>
              <w:bottom w:val="single" w:sz="4" w:space="0" w:color="auto"/>
              <w:right w:val="single" w:sz="4" w:space="0" w:color="000000"/>
            </w:tcBorders>
            <w:shd w:val="clear" w:color="auto" w:fill="auto"/>
            <w:noWrap/>
            <w:vAlign w:val="bottom"/>
            <w:hideMark/>
          </w:tcPr>
          <w:p w14:paraId="3F2E1690" w14:textId="598F7796" w:rsidR="00C32D2E" w:rsidRPr="00C32D2E" w:rsidRDefault="00C32D2E" w:rsidP="00AD5043">
            <w:pPr>
              <w:spacing w:after="0" w:line="240" w:lineRule="auto"/>
              <w:jc w:val="center"/>
              <w:rPr>
                <w:rFonts w:ascii="Calibri" w:eastAsia="Times New Roman" w:hAnsi="Calibri" w:cs="Calibri"/>
                <w:sz w:val="20"/>
                <w:szCs w:val="20"/>
              </w:rPr>
            </w:pPr>
          </w:p>
        </w:tc>
        <w:tc>
          <w:tcPr>
            <w:tcW w:w="715" w:type="pct"/>
            <w:tcBorders>
              <w:top w:val="single" w:sz="4" w:space="0" w:color="auto"/>
              <w:left w:val="nil"/>
              <w:bottom w:val="single" w:sz="4" w:space="0" w:color="auto"/>
              <w:right w:val="single" w:sz="4" w:space="0" w:color="000000"/>
            </w:tcBorders>
            <w:shd w:val="clear" w:color="auto" w:fill="auto"/>
            <w:noWrap/>
            <w:vAlign w:val="bottom"/>
            <w:hideMark/>
          </w:tcPr>
          <w:p w14:paraId="662466C1" w14:textId="6FEB9FF6" w:rsidR="00C32D2E" w:rsidRPr="00C32D2E" w:rsidRDefault="00C32D2E" w:rsidP="00AD5043">
            <w:pPr>
              <w:spacing w:after="0" w:line="240" w:lineRule="auto"/>
              <w:jc w:val="center"/>
              <w:rPr>
                <w:rFonts w:ascii="Calibri" w:eastAsia="Times New Roman" w:hAnsi="Calibri" w:cs="Calibri"/>
                <w:sz w:val="20"/>
                <w:szCs w:val="20"/>
              </w:rPr>
            </w:pPr>
          </w:p>
        </w:tc>
        <w:tc>
          <w:tcPr>
            <w:tcW w:w="471" w:type="pct"/>
            <w:tcBorders>
              <w:top w:val="single" w:sz="4" w:space="0" w:color="auto"/>
              <w:left w:val="nil"/>
              <w:bottom w:val="single" w:sz="4" w:space="0" w:color="auto"/>
              <w:right w:val="single" w:sz="4" w:space="0" w:color="auto"/>
            </w:tcBorders>
            <w:shd w:val="clear" w:color="auto" w:fill="auto"/>
            <w:vAlign w:val="center"/>
            <w:hideMark/>
          </w:tcPr>
          <w:p w14:paraId="1D86EF27" w14:textId="77777777" w:rsidR="00C32D2E" w:rsidRPr="00C42E5B" w:rsidRDefault="00C32D2E" w:rsidP="00AD5043">
            <w:pPr>
              <w:spacing w:after="0" w:line="240" w:lineRule="auto"/>
              <w:jc w:val="center"/>
              <w:rPr>
                <w:rFonts w:ascii="Wingdings" w:eastAsia="Times New Roman" w:hAnsi="Wingdings" w:cs="Calibri"/>
              </w:rPr>
            </w:pPr>
            <w:r w:rsidRPr="00C42E5B">
              <w:rPr>
                <w:rFonts w:ascii="Wingdings" w:eastAsia="Times New Roman" w:hAnsi="Wingdings" w:cs="Calibri"/>
              </w:rPr>
              <w:t>o</w:t>
            </w:r>
          </w:p>
        </w:tc>
        <w:tc>
          <w:tcPr>
            <w:tcW w:w="430" w:type="pct"/>
            <w:tcBorders>
              <w:top w:val="single" w:sz="4" w:space="0" w:color="auto"/>
              <w:left w:val="nil"/>
              <w:bottom w:val="single" w:sz="4" w:space="0" w:color="auto"/>
              <w:right w:val="single" w:sz="4" w:space="0" w:color="auto"/>
            </w:tcBorders>
            <w:shd w:val="clear" w:color="auto" w:fill="auto"/>
            <w:vAlign w:val="center"/>
            <w:hideMark/>
          </w:tcPr>
          <w:p w14:paraId="5C917A5E" w14:textId="77777777" w:rsidR="00C32D2E" w:rsidRPr="00C42E5B" w:rsidRDefault="00C32D2E" w:rsidP="00AD5043">
            <w:pPr>
              <w:spacing w:after="0" w:line="240" w:lineRule="auto"/>
              <w:jc w:val="center"/>
              <w:rPr>
                <w:rFonts w:ascii="Wingdings" w:eastAsia="Times New Roman" w:hAnsi="Wingdings" w:cs="Calibri"/>
              </w:rPr>
            </w:pPr>
            <w:r w:rsidRPr="00C42E5B">
              <w:rPr>
                <w:rFonts w:ascii="Wingdings" w:eastAsia="Times New Roman" w:hAnsi="Wingdings" w:cs="Calibri"/>
              </w:rPr>
              <w:t>o</w:t>
            </w:r>
          </w:p>
        </w:tc>
        <w:tc>
          <w:tcPr>
            <w:tcW w:w="76" w:type="pct"/>
            <w:shd w:val="clear" w:color="auto" w:fill="auto"/>
            <w:vAlign w:val="center"/>
            <w:hideMark/>
          </w:tcPr>
          <w:p w14:paraId="541041C3" w14:textId="77777777" w:rsidR="00C32D2E" w:rsidRPr="00C42E5B" w:rsidRDefault="00C32D2E" w:rsidP="00AD5043">
            <w:pPr>
              <w:spacing w:after="0" w:line="240" w:lineRule="auto"/>
              <w:rPr>
                <w:rFonts w:ascii="Times New Roman" w:eastAsia="Times New Roman" w:hAnsi="Times New Roman" w:cs="Times New Roman"/>
                <w:sz w:val="20"/>
                <w:szCs w:val="20"/>
              </w:rPr>
            </w:pPr>
          </w:p>
        </w:tc>
      </w:tr>
    </w:tbl>
    <w:p w14:paraId="5F87BB6A" w14:textId="77777777" w:rsidR="00E22C2F" w:rsidRPr="00A95F4D" w:rsidRDefault="00E22C2F" w:rsidP="00E22C2F"/>
    <w:p w14:paraId="00C07BB5" w14:textId="104AE063" w:rsidR="00C42E5B" w:rsidRDefault="00C42E5B" w:rsidP="00912A9C">
      <w:pPr>
        <w:spacing w:after="0"/>
        <w:rPr>
          <w:rFonts w:cstheme="minorHAnsi"/>
        </w:rPr>
      </w:pPr>
    </w:p>
    <w:p w14:paraId="238EF5CE" w14:textId="3E78B062" w:rsidR="006E0E9F" w:rsidRDefault="006E0E9F" w:rsidP="00912A9C">
      <w:pPr>
        <w:spacing w:after="0"/>
        <w:rPr>
          <w:rFonts w:cstheme="minorHAnsi"/>
        </w:rPr>
      </w:pPr>
    </w:p>
    <w:p w14:paraId="3713838F" w14:textId="02AAC445" w:rsidR="006E0E9F" w:rsidRDefault="006E0E9F" w:rsidP="00912A9C">
      <w:pPr>
        <w:spacing w:after="0"/>
        <w:rPr>
          <w:rFonts w:cstheme="minorHAnsi"/>
        </w:rPr>
      </w:pPr>
    </w:p>
    <w:p w14:paraId="6C382AD5" w14:textId="41D02E2F" w:rsidR="006E0E9F" w:rsidRDefault="006E0E9F" w:rsidP="00912A9C">
      <w:pPr>
        <w:spacing w:after="0"/>
        <w:rPr>
          <w:rFonts w:cstheme="minorHAnsi"/>
        </w:rPr>
      </w:pPr>
    </w:p>
    <w:p w14:paraId="6A8894C4" w14:textId="14C01F4A" w:rsidR="006E0E9F" w:rsidRDefault="006E0E9F" w:rsidP="00912A9C">
      <w:pPr>
        <w:spacing w:after="0"/>
        <w:rPr>
          <w:rFonts w:cstheme="minorHAnsi"/>
        </w:rPr>
      </w:pPr>
    </w:p>
    <w:p w14:paraId="297D0591" w14:textId="3C4B618B" w:rsidR="006E0E9F" w:rsidRDefault="006E0E9F" w:rsidP="00912A9C">
      <w:pPr>
        <w:spacing w:after="0"/>
        <w:rPr>
          <w:rFonts w:cstheme="minorHAnsi"/>
        </w:rPr>
      </w:pPr>
    </w:p>
    <w:p w14:paraId="32E9F17B" w14:textId="53E1C94F" w:rsidR="006E0E9F" w:rsidRDefault="006E0E9F" w:rsidP="00912A9C">
      <w:pPr>
        <w:spacing w:after="0"/>
        <w:rPr>
          <w:rFonts w:cstheme="minorHAnsi"/>
        </w:rPr>
      </w:pPr>
    </w:p>
    <w:p w14:paraId="17F4BC6F" w14:textId="22EDB4E9" w:rsidR="006E0E9F" w:rsidRDefault="006E0E9F" w:rsidP="00912A9C">
      <w:pPr>
        <w:spacing w:after="0"/>
        <w:rPr>
          <w:rFonts w:cstheme="minorHAnsi"/>
        </w:rPr>
      </w:pPr>
    </w:p>
    <w:p w14:paraId="482ADC52" w14:textId="77777777" w:rsidR="00003AFB" w:rsidRDefault="00003AFB" w:rsidP="00912A9C">
      <w:pPr>
        <w:spacing w:after="0"/>
        <w:rPr>
          <w:rFonts w:cstheme="minorHAnsi"/>
        </w:rPr>
      </w:pPr>
    </w:p>
    <w:p w14:paraId="1442062B" w14:textId="43F369F3" w:rsidR="006E0E9F" w:rsidRDefault="006E0E9F" w:rsidP="00912A9C">
      <w:pPr>
        <w:spacing w:after="0"/>
        <w:rPr>
          <w:rFonts w:cstheme="minorHAnsi"/>
        </w:rPr>
      </w:pPr>
    </w:p>
    <w:p w14:paraId="6C34704F" w14:textId="32C56928" w:rsidR="006E0E9F" w:rsidRDefault="006E0E9F" w:rsidP="00912A9C">
      <w:pPr>
        <w:spacing w:after="0"/>
        <w:rPr>
          <w:rFonts w:cstheme="minorHAnsi"/>
        </w:rPr>
      </w:pPr>
    </w:p>
    <w:p w14:paraId="5A5FF115" w14:textId="2DB08C65" w:rsidR="006E0E9F" w:rsidRDefault="006E0E9F" w:rsidP="00912A9C">
      <w:pPr>
        <w:spacing w:after="0"/>
        <w:rPr>
          <w:rFonts w:cstheme="minorHAnsi"/>
        </w:rPr>
      </w:pPr>
    </w:p>
    <w:tbl>
      <w:tblPr>
        <w:tblW w:w="14400" w:type="dxa"/>
        <w:tblInd w:w="-5" w:type="dxa"/>
        <w:tblLook w:val="04A0" w:firstRow="1" w:lastRow="0" w:firstColumn="1" w:lastColumn="0" w:noHBand="0" w:noVBand="1"/>
      </w:tblPr>
      <w:tblGrid>
        <w:gridCol w:w="1710"/>
        <w:gridCol w:w="1890"/>
        <w:gridCol w:w="2340"/>
        <w:gridCol w:w="8460"/>
      </w:tblGrid>
      <w:tr w:rsidR="00C706D8" w:rsidRPr="00C706D8" w14:paraId="42C6F096" w14:textId="77777777" w:rsidTr="00645392">
        <w:trPr>
          <w:trHeight w:val="300"/>
        </w:trPr>
        <w:tc>
          <w:tcPr>
            <w:tcW w:w="14400" w:type="dxa"/>
            <w:gridSpan w:val="4"/>
            <w:tcBorders>
              <w:top w:val="single" w:sz="4" w:space="0" w:color="auto"/>
              <w:left w:val="single" w:sz="4" w:space="0" w:color="auto"/>
              <w:bottom w:val="single" w:sz="4" w:space="0" w:color="auto"/>
              <w:right w:val="single" w:sz="4" w:space="0" w:color="auto"/>
            </w:tcBorders>
            <w:shd w:val="clear" w:color="auto" w:fill="auto"/>
            <w:hideMark/>
          </w:tcPr>
          <w:p w14:paraId="3FA1F1D3" w14:textId="77777777" w:rsidR="00C706D8" w:rsidRPr="00C706D8" w:rsidRDefault="00C706D8" w:rsidP="00C706D8">
            <w:pPr>
              <w:spacing w:after="0" w:line="240" w:lineRule="auto"/>
              <w:rPr>
                <w:rFonts w:ascii="Calibri" w:eastAsia="Times New Roman" w:hAnsi="Calibri" w:cs="Calibri"/>
                <w:b/>
                <w:bCs/>
                <w:color w:val="231F20"/>
              </w:rPr>
            </w:pPr>
            <w:r w:rsidRPr="00C706D8">
              <w:rPr>
                <w:rFonts w:ascii="Calibri" w:eastAsia="Times New Roman" w:hAnsi="Calibri" w:cs="Calibri"/>
                <w:b/>
                <w:bCs/>
                <w:color w:val="231F20"/>
              </w:rPr>
              <w:t>Outdoor Lighting Controlled from Inside Multifamily Dwelling Units</w:t>
            </w:r>
          </w:p>
        </w:tc>
      </w:tr>
      <w:tr w:rsidR="00C706D8" w:rsidRPr="00C706D8" w14:paraId="136A7B50" w14:textId="77777777" w:rsidTr="00645392">
        <w:trPr>
          <w:trHeight w:val="710"/>
        </w:trPr>
        <w:tc>
          <w:tcPr>
            <w:tcW w:w="144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5088886" w14:textId="77777777" w:rsidR="00C706D8" w:rsidRPr="00C706D8" w:rsidRDefault="00C706D8" w:rsidP="00C706D8">
            <w:pPr>
              <w:spacing w:after="0" w:line="240" w:lineRule="auto"/>
              <w:rPr>
                <w:rFonts w:ascii="Calibri" w:eastAsia="Times New Roman" w:hAnsi="Calibri" w:cs="Calibri"/>
                <w:i/>
                <w:iCs/>
                <w:sz w:val="20"/>
                <w:szCs w:val="20"/>
              </w:rPr>
            </w:pPr>
            <w:r w:rsidRPr="00C706D8">
              <w:rPr>
                <w:rFonts w:ascii="Calibri" w:eastAsia="Times New Roman" w:hAnsi="Calibri" w:cs="Calibri"/>
                <w:i/>
                <w:iCs/>
                <w:sz w:val="20"/>
                <w:szCs w:val="20"/>
              </w:rPr>
              <w:t>This table documents compliance with mandatory requirements for outdoor lighting attached to multifamily buildings and controlled from the inside of a dwelling unit per §160.5(a). Outdoor lighting systems in common use areas providing shared provisions for living, eating, cooking, or sanitation to dwelling units that would otherwise lack these provisions may document compliance with §160.5(a) in this table or may document compliance with outdoor lighting for nonresidential occupancies.</w:t>
            </w:r>
          </w:p>
        </w:tc>
      </w:tr>
      <w:tr w:rsidR="00C706D8" w:rsidRPr="00C706D8" w14:paraId="5DE00D32" w14:textId="77777777" w:rsidTr="00645392">
        <w:trPr>
          <w:trHeight w:val="330"/>
        </w:trPr>
        <w:tc>
          <w:tcPr>
            <w:tcW w:w="1710" w:type="dxa"/>
            <w:tcBorders>
              <w:top w:val="nil"/>
              <w:left w:val="single" w:sz="4" w:space="0" w:color="auto"/>
              <w:bottom w:val="single" w:sz="4" w:space="0" w:color="auto"/>
              <w:right w:val="single" w:sz="4" w:space="0" w:color="auto"/>
            </w:tcBorders>
            <w:shd w:val="clear" w:color="auto" w:fill="auto"/>
            <w:hideMark/>
          </w:tcPr>
          <w:p w14:paraId="77095E7C" w14:textId="77777777" w:rsidR="00C706D8" w:rsidRPr="00C706D8" w:rsidRDefault="00C706D8" w:rsidP="00C706D8">
            <w:pPr>
              <w:spacing w:after="0" w:line="240" w:lineRule="auto"/>
              <w:jc w:val="center"/>
              <w:rPr>
                <w:rFonts w:ascii="Calibri" w:eastAsia="Times New Roman" w:hAnsi="Calibri" w:cs="Calibri"/>
                <w:color w:val="000000"/>
              </w:rPr>
            </w:pPr>
            <w:r w:rsidRPr="00C706D8">
              <w:rPr>
                <w:rFonts w:ascii="Calibri" w:eastAsia="Times New Roman" w:hAnsi="Calibri" w:cs="Calibri"/>
                <w:color w:val="000000"/>
              </w:rPr>
              <w:t>01</w:t>
            </w:r>
          </w:p>
        </w:tc>
        <w:tc>
          <w:tcPr>
            <w:tcW w:w="1890" w:type="dxa"/>
            <w:tcBorders>
              <w:top w:val="single" w:sz="4" w:space="0" w:color="auto"/>
              <w:left w:val="nil"/>
              <w:bottom w:val="single" w:sz="4" w:space="0" w:color="auto"/>
              <w:right w:val="single" w:sz="4" w:space="0" w:color="auto"/>
            </w:tcBorders>
            <w:shd w:val="clear" w:color="auto" w:fill="auto"/>
            <w:hideMark/>
          </w:tcPr>
          <w:p w14:paraId="3D7AC49E" w14:textId="77777777" w:rsidR="00C706D8" w:rsidRPr="00C706D8" w:rsidRDefault="00C706D8" w:rsidP="00C706D8">
            <w:pPr>
              <w:spacing w:after="0" w:line="240" w:lineRule="auto"/>
              <w:jc w:val="center"/>
              <w:rPr>
                <w:rFonts w:ascii="Calibri" w:eastAsia="Times New Roman" w:hAnsi="Calibri" w:cs="Calibri"/>
                <w:color w:val="000000"/>
              </w:rPr>
            </w:pPr>
            <w:r w:rsidRPr="00C706D8">
              <w:rPr>
                <w:rFonts w:ascii="Calibri" w:eastAsia="Times New Roman" w:hAnsi="Calibri" w:cs="Calibri"/>
                <w:color w:val="000000"/>
              </w:rPr>
              <w:t>02</w:t>
            </w:r>
          </w:p>
        </w:tc>
        <w:tc>
          <w:tcPr>
            <w:tcW w:w="2340" w:type="dxa"/>
            <w:tcBorders>
              <w:top w:val="single" w:sz="4" w:space="0" w:color="auto"/>
              <w:left w:val="nil"/>
              <w:bottom w:val="single" w:sz="4" w:space="0" w:color="auto"/>
              <w:right w:val="single" w:sz="4" w:space="0" w:color="auto"/>
            </w:tcBorders>
            <w:shd w:val="clear" w:color="auto" w:fill="auto"/>
            <w:hideMark/>
          </w:tcPr>
          <w:p w14:paraId="29D5A7C2" w14:textId="77777777" w:rsidR="00C706D8" w:rsidRPr="00C706D8" w:rsidRDefault="00C706D8" w:rsidP="00C706D8">
            <w:pPr>
              <w:spacing w:after="0" w:line="240" w:lineRule="auto"/>
              <w:jc w:val="center"/>
              <w:rPr>
                <w:rFonts w:ascii="Calibri" w:eastAsia="Times New Roman" w:hAnsi="Calibri" w:cs="Calibri"/>
                <w:color w:val="000000"/>
              </w:rPr>
            </w:pPr>
            <w:r w:rsidRPr="00C706D8">
              <w:rPr>
                <w:rFonts w:ascii="Calibri" w:eastAsia="Times New Roman" w:hAnsi="Calibri" w:cs="Calibri"/>
                <w:color w:val="000000"/>
              </w:rPr>
              <w:t>03</w:t>
            </w:r>
          </w:p>
        </w:tc>
        <w:tc>
          <w:tcPr>
            <w:tcW w:w="8460" w:type="dxa"/>
            <w:tcBorders>
              <w:top w:val="single" w:sz="4" w:space="0" w:color="auto"/>
              <w:left w:val="nil"/>
              <w:bottom w:val="single" w:sz="4" w:space="0" w:color="auto"/>
              <w:right w:val="single" w:sz="4" w:space="0" w:color="auto"/>
            </w:tcBorders>
            <w:shd w:val="clear" w:color="auto" w:fill="auto"/>
            <w:hideMark/>
          </w:tcPr>
          <w:p w14:paraId="04918676" w14:textId="77777777" w:rsidR="00C706D8" w:rsidRPr="00C706D8" w:rsidRDefault="00C706D8" w:rsidP="00C706D8">
            <w:pPr>
              <w:spacing w:after="0" w:line="240" w:lineRule="auto"/>
              <w:jc w:val="center"/>
              <w:rPr>
                <w:rFonts w:ascii="Calibri" w:eastAsia="Times New Roman" w:hAnsi="Calibri" w:cs="Calibri"/>
                <w:color w:val="000000"/>
              </w:rPr>
            </w:pPr>
            <w:r w:rsidRPr="00C706D8">
              <w:rPr>
                <w:rFonts w:ascii="Calibri" w:eastAsia="Times New Roman" w:hAnsi="Calibri" w:cs="Calibri"/>
                <w:color w:val="000000"/>
              </w:rPr>
              <w:t>04</w:t>
            </w:r>
          </w:p>
        </w:tc>
      </w:tr>
      <w:tr w:rsidR="00C706D8" w:rsidRPr="00C706D8" w14:paraId="531B264B" w14:textId="77777777" w:rsidTr="00645392">
        <w:trPr>
          <w:trHeight w:val="345"/>
        </w:trPr>
        <w:tc>
          <w:tcPr>
            <w:tcW w:w="1710" w:type="dxa"/>
            <w:vMerge w:val="restart"/>
            <w:tcBorders>
              <w:top w:val="nil"/>
              <w:left w:val="single" w:sz="4" w:space="0" w:color="auto"/>
              <w:bottom w:val="single" w:sz="4" w:space="0" w:color="auto"/>
              <w:right w:val="single" w:sz="4" w:space="0" w:color="auto"/>
            </w:tcBorders>
            <w:shd w:val="clear" w:color="auto" w:fill="auto"/>
            <w:vAlign w:val="center"/>
            <w:hideMark/>
          </w:tcPr>
          <w:p w14:paraId="77671712" w14:textId="77777777" w:rsidR="00C706D8" w:rsidRPr="002C2AF0" w:rsidRDefault="00C706D8" w:rsidP="00C706D8">
            <w:pPr>
              <w:spacing w:after="0" w:line="240" w:lineRule="auto"/>
              <w:jc w:val="center"/>
              <w:rPr>
                <w:rFonts w:ascii="Calibri" w:eastAsia="Times New Roman" w:hAnsi="Calibri" w:cs="Calibri"/>
              </w:rPr>
            </w:pPr>
            <w:r w:rsidRPr="002C2AF0">
              <w:rPr>
                <w:rFonts w:ascii="Calibri" w:eastAsia="Times New Roman" w:hAnsi="Calibri" w:cs="Calibri"/>
              </w:rPr>
              <w:t>Space Name</w:t>
            </w:r>
          </w:p>
        </w:tc>
        <w:tc>
          <w:tcPr>
            <w:tcW w:w="189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8ECFA8F" w14:textId="77777777" w:rsidR="00C706D8" w:rsidRPr="002C2AF0" w:rsidRDefault="00C706D8" w:rsidP="00C706D8">
            <w:pPr>
              <w:spacing w:after="0" w:line="240" w:lineRule="auto"/>
              <w:jc w:val="center"/>
              <w:rPr>
                <w:rFonts w:ascii="Calibri" w:eastAsia="Times New Roman" w:hAnsi="Calibri" w:cs="Calibri"/>
              </w:rPr>
            </w:pPr>
            <w:r w:rsidRPr="002C2AF0">
              <w:rPr>
                <w:rFonts w:ascii="Calibri" w:eastAsia="Times New Roman" w:hAnsi="Calibri" w:cs="Calibri"/>
              </w:rPr>
              <w:t>Compliant Light Sources</w:t>
            </w:r>
            <w:r w:rsidRPr="002C2AF0">
              <w:rPr>
                <w:rFonts w:ascii="Calibri" w:eastAsia="Times New Roman" w:hAnsi="Calibri" w:cs="Calibri"/>
                <w:vertAlign w:val="superscript"/>
              </w:rPr>
              <w:t>1,2</w:t>
            </w:r>
            <w:r w:rsidRPr="002C2AF0">
              <w:rPr>
                <w:rFonts w:ascii="Calibri" w:eastAsia="Times New Roman" w:hAnsi="Calibri" w:cs="Calibri"/>
              </w:rPr>
              <w:br/>
              <w:t>§160.5(a)1</w:t>
            </w:r>
          </w:p>
        </w:tc>
        <w:tc>
          <w:tcPr>
            <w:tcW w:w="2340" w:type="dxa"/>
            <w:tcBorders>
              <w:top w:val="single" w:sz="4" w:space="0" w:color="auto"/>
              <w:left w:val="nil"/>
              <w:bottom w:val="single" w:sz="4" w:space="0" w:color="auto"/>
              <w:right w:val="single" w:sz="4" w:space="0" w:color="auto"/>
            </w:tcBorders>
            <w:shd w:val="clear" w:color="auto" w:fill="auto"/>
            <w:vAlign w:val="center"/>
            <w:hideMark/>
          </w:tcPr>
          <w:p w14:paraId="465524E1" w14:textId="77777777" w:rsidR="00C706D8" w:rsidRPr="002C2AF0" w:rsidRDefault="00C706D8" w:rsidP="00C706D8">
            <w:pPr>
              <w:spacing w:after="0" w:line="240" w:lineRule="auto"/>
              <w:jc w:val="center"/>
              <w:rPr>
                <w:rFonts w:ascii="Calibri" w:eastAsia="Times New Roman" w:hAnsi="Calibri" w:cs="Calibri"/>
              </w:rPr>
            </w:pPr>
            <w:r w:rsidRPr="002C2AF0">
              <w:rPr>
                <w:rFonts w:ascii="Calibri" w:eastAsia="Times New Roman" w:hAnsi="Calibri" w:cs="Calibri"/>
              </w:rPr>
              <w:t>Mandatory Controls §160.5(a)</w:t>
            </w:r>
          </w:p>
        </w:tc>
        <w:tc>
          <w:tcPr>
            <w:tcW w:w="84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B7498EA" w14:textId="77777777" w:rsidR="00C706D8" w:rsidRPr="002C2AF0" w:rsidRDefault="00C706D8" w:rsidP="00C706D8">
            <w:pPr>
              <w:spacing w:after="0" w:line="240" w:lineRule="auto"/>
              <w:jc w:val="center"/>
              <w:rPr>
                <w:rFonts w:ascii="Calibri" w:eastAsia="Times New Roman" w:hAnsi="Calibri" w:cs="Calibri"/>
              </w:rPr>
            </w:pPr>
            <w:r w:rsidRPr="002C2AF0">
              <w:rPr>
                <w:rFonts w:ascii="Calibri" w:eastAsia="Times New Roman" w:hAnsi="Calibri" w:cs="Calibri"/>
              </w:rPr>
              <w:t>Recessed Downlights</w:t>
            </w:r>
            <w:r w:rsidRPr="002C2AF0">
              <w:rPr>
                <w:rFonts w:ascii="Calibri" w:eastAsia="Times New Roman" w:hAnsi="Calibri" w:cs="Calibri"/>
                <w:vertAlign w:val="superscript"/>
              </w:rPr>
              <w:t>3</w:t>
            </w:r>
            <w:r w:rsidRPr="002C2AF0">
              <w:rPr>
                <w:rFonts w:ascii="Calibri" w:eastAsia="Times New Roman" w:hAnsi="Calibri" w:cs="Calibri"/>
              </w:rPr>
              <w:br/>
              <w:t>§160.5(a)1C</w:t>
            </w:r>
          </w:p>
        </w:tc>
      </w:tr>
      <w:tr w:rsidR="00C706D8" w:rsidRPr="00C706D8" w14:paraId="05F09999" w14:textId="77777777" w:rsidTr="00645392">
        <w:trPr>
          <w:trHeight w:val="179"/>
        </w:trPr>
        <w:tc>
          <w:tcPr>
            <w:tcW w:w="1710" w:type="dxa"/>
            <w:vMerge/>
            <w:tcBorders>
              <w:top w:val="nil"/>
              <w:left w:val="single" w:sz="4" w:space="0" w:color="auto"/>
              <w:bottom w:val="single" w:sz="4" w:space="0" w:color="auto"/>
              <w:right w:val="single" w:sz="4" w:space="0" w:color="auto"/>
            </w:tcBorders>
            <w:shd w:val="clear" w:color="auto" w:fill="auto"/>
            <w:vAlign w:val="center"/>
            <w:hideMark/>
          </w:tcPr>
          <w:p w14:paraId="5398EA8E" w14:textId="77777777" w:rsidR="00C706D8" w:rsidRPr="00C706D8" w:rsidRDefault="00C706D8" w:rsidP="00C706D8">
            <w:pPr>
              <w:spacing w:after="0" w:line="240" w:lineRule="auto"/>
              <w:rPr>
                <w:rFonts w:ascii="Calibri" w:eastAsia="Times New Roman" w:hAnsi="Calibri" w:cs="Calibri"/>
                <w:b/>
                <w:bCs/>
                <w:sz w:val="18"/>
                <w:szCs w:val="18"/>
              </w:rPr>
            </w:pPr>
          </w:p>
        </w:tc>
        <w:tc>
          <w:tcPr>
            <w:tcW w:w="189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C6B253A" w14:textId="77777777" w:rsidR="00C706D8" w:rsidRPr="00C706D8" w:rsidRDefault="00C706D8" w:rsidP="00C706D8">
            <w:pPr>
              <w:spacing w:after="0" w:line="240" w:lineRule="auto"/>
              <w:rPr>
                <w:rFonts w:ascii="Calibri" w:eastAsia="Times New Roman" w:hAnsi="Calibri" w:cs="Calibri"/>
                <w:b/>
                <w:bCs/>
                <w:sz w:val="18"/>
                <w:szCs w:val="18"/>
              </w:rPr>
            </w:pPr>
          </w:p>
        </w:tc>
        <w:tc>
          <w:tcPr>
            <w:tcW w:w="2340" w:type="dxa"/>
            <w:tcBorders>
              <w:top w:val="single" w:sz="4" w:space="0" w:color="auto"/>
              <w:left w:val="nil"/>
              <w:bottom w:val="single" w:sz="4" w:space="0" w:color="auto"/>
              <w:right w:val="single" w:sz="4" w:space="0" w:color="auto"/>
            </w:tcBorders>
            <w:shd w:val="clear" w:color="auto" w:fill="auto"/>
            <w:vAlign w:val="center"/>
            <w:hideMark/>
          </w:tcPr>
          <w:p w14:paraId="257FDB2B" w14:textId="77777777" w:rsidR="00C706D8" w:rsidRPr="002C2AF0" w:rsidRDefault="00C706D8" w:rsidP="00C706D8">
            <w:pPr>
              <w:spacing w:after="0" w:line="240" w:lineRule="auto"/>
              <w:jc w:val="center"/>
              <w:rPr>
                <w:rFonts w:ascii="Calibri" w:eastAsia="Times New Roman" w:hAnsi="Calibri" w:cs="Calibri"/>
              </w:rPr>
            </w:pPr>
            <w:r w:rsidRPr="002C2AF0">
              <w:rPr>
                <w:rFonts w:ascii="Calibri" w:eastAsia="Times New Roman" w:hAnsi="Calibri" w:cs="Calibri"/>
              </w:rPr>
              <w:t>Shut-Off</w:t>
            </w:r>
          </w:p>
        </w:tc>
        <w:tc>
          <w:tcPr>
            <w:tcW w:w="846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507C3D5" w14:textId="77777777" w:rsidR="00C706D8" w:rsidRPr="00C706D8" w:rsidRDefault="00C706D8" w:rsidP="00C706D8">
            <w:pPr>
              <w:spacing w:after="0" w:line="240" w:lineRule="auto"/>
              <w:rPr>
                <w:rFonts w:ascii="Calibri" w:eastAsia="Times New Roman" w:hAnsi="Calibri" w:cs="Calibri"/>
                <w:b/>
                <w:bCs/>
                <w:sz w:val="18"/>
                <w:szCs w:val="18"/>
              </w:rPr>
            </w:pPr>
          </w:p>
        </w:tc>
      </w:tr>
      <w:tr w:rsidR="00C706D8" w:rsidRPr="00C706D8" w14:paraId="6C7762E7" w14:textId="77777777" w:rsidTr="00645392">
        <w:trPr>
          <w:trHeight w:val="870"/>
        </w:trPr>
        <w:tc>
          <w:tcPr>
            <w:tcW w:w="1710" w:type="dxa"/>
            <w:tcBorders>
              <w:top w:val="nil"/>
              <w:left w:val="single" w:sz="4" w:space="0" w:color="auto"/>
              <w:bottom w:val="single" w:sz="4" w:space="0" w:color="auto"/>
              <w:right w:val="single" w:sz="4" w:space="0" w:color="auto"/>
            </w:tcBorders>
            <w:shd w:val="clear" w:color="auto" w:fill="auto"/>
            <w:vAlign w:val="center"/>
            <w:hideMark/>
          </w:tcPr>
          <w:p w14:paraId="7A41468A" w14:textId="77777777" w:rsidR="00C706D8" w:rsidRPr="00C706D8" w:rsidRDefault="00C706D8" w:rsidP="00C706D8">
            <w:pPr>
              <w:spacing w:after="0" w:line="240" w:lineRule="auto"/>
              <w:jc w:val="center"/>
              <w:rPr>
                <w:rFonts w:ascii="Calibri" w:eastAsia="Times New Roman" w:hAnsi="Calibri" w:cs="Calibri"/>
              </w:rPr>
            </w:pPr>
            <w:r w:rsidRPr="00C706D8">
              <w:rPr>
                <w:rFonts w:ascii="Calibri" w:eastAsia="Times New Roman" w:hAnsi="Calibri" w:cs="Calibri"/>
              </w:rPr>
              <w:t> </w:t>
            </w:r>
          </w:p>
        </w:tc>
        <w:tc>
          <w:tcPr>
            <w:tcW w:w="1890" w:type="dxa"/>
            <w:tcBorders>
              <w:top w:val="single" w:sz="4" w:space="0" w:color="auto"/>
              <w:left w:val="nil"/>
              <w:bottom w:val="single" w:sz="4" w:space="0" w:color="auto"/>
              <w:right w:val="single" w:sz="4" w:space="0" w:color="auto"/>
            </w:tcBorders>
            <w:shd w:val="clear" w:color="auto" w:fill="auto"/>
            <w:hideMark/>
          </w:tcPr>
          <w:p w14:paraId="353C12AC" w14:textId="77777777" w:rsidR="00C706D8" w:rsidRPr="00C706D8" w:rsidRDefault="00C706D8" w:rsidP="00C706D8">
            <w:pPr>
              <w:spacing w:after="0" w:line="240" w:lineRule="auto"/>
              <w:jc w:val="center"/>
              <w:rPr>
                <w:rFonts w:ascii="Calibri" w:eastAsia="Times New Roman" w:hAnsi="Calibri" w:cs="Calibri"/>
                <w:i/>
                <w:iCs/>
              </w:rPr>
            </w:pPr>
            <w:r w:rsidRPr="00C706D8">
              <w:rPr>
                <w:rFonts w:ascii="Calibri" w:eastAsia="Times New Roman" w:hAnsi="Calibri" w:cs="Calibri"/>
                <w:i/>
                <w:iCs/>
              </w:rPr>
              <w:t> </w:t>
            </w:r>
          </w:p>
        </w:tc>
        <w:tc>
          <w:tcPr>
            <w:tcW w:w="2340" w:type="dxa"/>
            <w:tcBorders>
              <w:top w:val="single" w:sz="4" w:space="0" w:color="auto"/>
              <w:left w:val="nil"/>
              <w:bottom w:val="single" w:sz="4" w:space="0" w:color="auto"/>
              <w:right w:val="single" w:sz="4" w:space="0" w:color="auto"/>
            </w:tcBorders>
            <w:shd w:val="clear" w:color="auto" w:fill="auto"/>
            <w:vAlign w:val="center"/>
            <w:hideMark/>
          </w:tcPr>
          <w:p w14:paraId="5CA511BF" w14:textId="09C55A00" w:rsidR="00C706D8" w:rsidRPr="00C706D8" w:rsidRDefault="00C706D8" w:rsidP="00C706D8">
            <w:pPr>
              <w:spacing w:after="0" w:line="240" w:lineRule="auto"/>
              <w:jc w:val="center"/>
              <w:rPr>
                <w:rFonts w:ascii="Calibri" w:eastAsia="Times New Roman" w:hAnsi="Calibri" w:cs="Calibri"/>
                <w:i/>
                <w:iCs/>
                <w:color w:val="FF0000"/>
                <w:sz w:val="16"/>
                <w:szCs w:val="16"/>
              </w:rPr>
            </w:pPr>
          </w:p>
        </w:tc>
        <w:tc>
          <w:tcPr>
            <w:tcW w:w="8460"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43A6AE3E" w14:textId="2E601C3D" w:rsidR="00C706D8" w:rsidRPr="00C706D8" w:rsidRDefault="00C706D8" w:rsidP="00C706D8">
            <w:pPr>
              <w:spacing w:after="0" w:line="240" w:lineRule="auto"/>
              <w:rPr>
                <w:rFonts w:ascii="Calibri" w:eastAsia="Times New Roman" w:hAnsi="Calibri" w:cs="Calibri"/>
                <w:i/>
                <w:iCs/>
                <w:sz w:val="20"/>
                <w:szCs w:val="20"/>
              </w:rPr>
            </w:pPr>
            <w:r w:rsidRPr="00C706D8">
              <w:rPr>
                <w:rFonts w:ascii="Calibri" w:eastAsia="Times New Roman" w:hAnsi="Calibri" w:cs="Calibri"/>
                <w:i/>
                <w:iCs/>
                <w:sz w:val="20"/>
                <w:szCs w:val="20"/>
              </w:rPr>
              <w:t>i. Shall not contain screw base lamp sockets; and</w:t>
            </w:r>
            <w:r w:rsidRPr="00C706D8">
              <w:rPr>
                <w:rFonts w:ascii="Calibri" w:eastAsia="Times New Roman" w:hAnsi="Calibri" w:cs="Calibri"/>
                <w:i/>
                <w:iCs/>
                <w:sz w:val="20"/>
                <w:szCs w:val="20"/>
              </w:rPr>
              <w:br/>
              <w:t>ii. Have a label that certifies the luminaire is airtight with air leakage less than 2.0 cfm at 75 Pascals when tested in accordance with ASTM E283. An exhaust fan housing with integral light shall not be required to be certified airtight; and</w:t>
            </w:r>
            <w:r w:rsidRPr="00C706D8">
              <w:rPr>
                <w:rFonts w:ascii="Calibri" w:eastAsia="Times New Roman" w:hAnsi="Calibri" w:cs="Calibri"/>
                <w:i/>
                <w:iCs/>
                <w:sz w:val="20"/>
                <w:szCs w:val="20"/>
              </w:rPr>
              <w:br/>
              <w:t>iii. Be sealed with a gasket or caulk between the luminaire housing and ceiling and have all air leak paths between conditioned and unconditioned spaces sealed with a gasket or caulk,or be installed per manufacturer’s instructions to maintain airtightness between the luminaire housing and ceiling; and</w:t>
            </w:r>
            <w:r w:rsidRPr="00C706D8">
              <w:rPr>
                <w:rFonts w:ascii="Calibri" w:eastAsia="Times New Roman" w:hAnsi="Calibri" w:cs="Calibri"/>
                <w:i/>
                <w:iCs/>
                <w:sz w:val="20"/>
                <w:szCs w:val="20"/>
              </w:rPr>
              <w:br/>
              <w:t>iv. Meet the clearance and installation requirements of California Electrical Code Section 410.116 for recessed luminaires; and</w:t>
            </w:r>
            <w:r w:rsidRPr="00C706D8">
              <w:rPr>
                <w:rFonts w:ascii="Calibri" w:eastAsia="Times New Roman" w:hAnsi="Calibri" w:cs="Calibri"/>
                <w:i/>
                <w:iCs/>
                <w:sz w:val="20"/>
                <w:szCs w:val="20"/>
              </w:rPr>
              <w:br/>
              <w:t>v.  Lamps and other separable light sources that are not compliant with the JA8 elevated temperature requirements, including marking requirements, shall not be installed in enclosed or recessed luminaires.</w:t>
            </w:r>
          </w:p>
        </w:tc>
      </w:tr>
      <w:tr w:rsidR="00C706D8" w:rsidRPr="00C706D8" w14:paraId="33FC742E" w14:textId="77777777" w:rsidTr="00645392">
        <w:trPr>
          <w:trHeight w:val="913"/>
        </w:trPr>
        <w:tc>
          <w:tcPr>
            <w:tcW w:w="17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1A24B7" w14:textId="77777777" w:rsidR="00C706D8" w:rsidRPr="00C706D8" w:rsidRDefault="00C706D8" w:rsidP="00C706D8">
            <w:pPr>
              <w:spacing w:after="0" w:line="240" w:lineRule="auto"/>
              <w:jc w:val="center"/>
              <w:rPr>
                <w:rFonts w:ascii="Calibri" w:eastAsia="Times New Roman" w:hAnsi="Calibri" w:cs="Calibri"/>
              </w:rPr>
            </w:pPr>
            <w:r w:rsidRPr="00C706D8">
              <w:rPr>
                <w:rFonts w:ascii="Calibri" w:eastAsia="Times New Roman" w:hAnsi="Calibri" w:cs="Calibri"/>
              </w:rPr>
              <w:t> </w:t>
            </w:r>
          </w:p>
        </w:tc>
        <w:tc>
          <w:tcPr>
            <w:tcW w:w="1890" w:type="dxa"/>
            <w:tcBorders>
              <w:top w:val="single" w:sz="4" w:space="0" w:color="auto"/>
              <w:left w:val="nil"/>
              <w:bottom w:val="single" w:sz="4" w:space="0" w:color="auto"/>
              <w:right w:val="single" w:sz="4" w:space="0" w:color="auto"/>
            </w:tcBorders>
            <w:shd w:val="clear" w:color="auto" w:fill="auto"/>
            <w:hideMark/>
          </w:tcPr>
          <w:p w14:paraId="74FF506D" w14:textId="77777777" w:rsidR="00C706D8" w:rsidRPr="00C706D8" w:rsidRDefault="00C706D8" w:rsidP="00C706D8">
            <w:pPr>
              <w:spacing w:after="0" w:line="240" w:lineRule="auto"/>
              <w:jc w:val="center"/>
              <w:rPr>
                <w:rFonts w:ascii="Calibri" w:eastAsia="Times New Roman" w:hAnsi="Calibri" w:cs="Calibri"/>
                <w:i/>
                <w:iCs/>
              </w:rPr>
            </w:pPr>
            <w:r w:rsidRPr="00C706D8">
              <w:rPr>
                <w:rFonts w:ascii="Calibri" w:eastAsia="Times New Roman" w:hAnsi="Calibri" w:cs="Calibri"/>
                <w:i/>
                <w:iCs/>
              </w:rPr>
              <w:t> </w:t>
            </w:r>
          </w:p>
        </w:tc>
        <w:tc>
          <w:tcPr>
            <w:tcW w:w="2340" w:type="dxa"/>
            <w:tcBorders>
              <w:top w:val="single" w:sz="4" w:space="0" w:color="auto"/>
              <w:left w:val="nil"/>
              <w:bottom w:val="single" w:sz="4" w:space="0" w:color="auto"/>
              <w:right w:val="single" w:sz="4" w:space="0" w:color="auto"/>
            </w:tcBorders>
            <w:shd w:val="clear" w:color="auto" w:fill="auto"/>
            <w:vAlign w:val="center"/>
            <w:hideMark/>
          </w:tcPr>
          <w:p w14:paraId="01BD5E89" w14:textId="731A7967" w:rsidR="00C706D8" w:rsidRPr="00C706D8" w:rsidRDefault="00C706D8" w:rsidP="00C706D8">
            <w:pPr>
              <w:spacing w:after="0" w:line="240" w:lineRule="auto"/>
              <w:jc w:val="center"/>
              <w:rPr>
                <w:rFonts w:ascii="Calibri" w:eastAsia="Times New Roman" w:hAnsi="Calibri" w:cs="Calibri"/>
                <w:i/>
                <w:iCs/>
                <w:color w:val="FF0000"/>
                <w:sz w:val="16"/>
                <w:szCs w:val="16"/>
              </w:rPr>
            </w:pPr>
          </w:p>
        </w:tc>
        <w:tc>
          <w:tcPr>
            <w:tcW w:w="846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8E067D6" w14:textId="77777777" w:rsidR="00C706D8" w:rsidRPr="00C706D8" w:rsidRDefault="00C706D8" w:rsidP="00C706D8">
            <w:pPr>
              <w:spacing w:after="0" w:line="240" w:lineRule="auto"/>
              <w:rPr>
                <w:rFonts w:ascii="Calibri" w:eastAsia="Times New Roman" w:hAnsi="Calibri" w:cs="Calibri"/>
                <w:i/>
                <w:iCs/>
                <w:sz w:val="20"/>
                <w:szCs w:val="20"/>
              </w:rPr>
            </w:pPr>
          </w:p>
        </w:tc>
      </w:tr>
      <w:tr w:rsidR="00C706D8" w:rsidRPr="00C706D8" w14:paraId="12C5752A" w14:textId="77777777" w:rsidTr="00AF4509">
        <w:trPr>
          <w:trHeight w:val="900"/>
        </w:trPr>
        <w:tc>
          <w:tcPr>
            <w:tcW w:w="17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01E7B8" w14:textId="77777777" w:rsidR="00C706D8" w:rsidRPr="00C706D8" w:rsidRDefault="00C706D8" w:rsidP="00C706D8">
            <w:pPr>
              <w:spacing w:after="0" w:line="240" w:lineRule="auto"/>
              <w:jc w:val="center"/>
              <w:rPr>
                <w:rFonts w:ascii="Calibri" w:eastAsia="Times New Roman" w:hAnsi="Calibri" w:cs="Calibri"/>
              </w:rPr>
            </w:pPr>
            <w:r w:rsidRPr="00C706D8">
              <w:rPr>
                <w:rFonts w:ascii="Calibri" w:eastAsia="Times New Roman" w:hAnsi="Calibri" w:cs="Calibri"/>
              </w:rPr>
              <w:t> </w:t>
            </w:r>
          </w:p>
        </w:tc>
        <w:tc>
          <w:tcPr>
            <w:tcW w:w="1890" w:type="dxa"/>
            <w:tcBorders>
              <w:top w:val="single" w:sz="4" w:space="0" w:color="auto"/>
              <w:left w:val="nil"/>
              <w:bottom w:val="single" w:sz="4" w:space="0" w:color="auto"/>
              <w:right w:val="single" w:sz="4" w:space="0" w:color="auto"/>
            </w:tcBorders>
            <w:shd w:val="clear" w:color="auto" w:fill="auto"/>
            <w:hideMark/>
          </w:tcPr>
          <w:p w14:paraId="1F2363F9" w14:textId="77777777" w:rsidR="00C706D8" w:rsidRPr="00C706D8" w:rsidRDefault="00C706D8" w:rsidP="00C706D8">
            <w:pPr>
              <w:spacing w:after="0" w:line="240" w:lineRule="auto"/>
              <w:jc w:val="center"/>
              <w:rPr>
                <w:rFonts w:ascii="Calibri" w:eastAsia="Times New Roman" w:hAnsi="Calibri" w:cs="Calibri"/>
                <w:i/>
                <w:iCs/>
              </w:rPr>
            </w:pPr>
            <w:r w:rsidRPr="00C706D8">
              <w:rPr>
                <w:rFonts w:ascii="Calibri" w:eastAsia="Times New Roman" w:hAnsi="Calibri" w:cs="Calibri"/>
                <w:i/>
                <w:iCs/>
              </w:rPr>
              <w:t> </w:t>
            </w:r>
          </w:p>
        </w:tc>
        <w:tc>
          <w:tcPr>
            <w:tcW w:w="2340" w:type="dxa"/>
            <w:tcBorders>
              <w:top w:val="single" w:sz="4" w:space="0" w:color="auto"/>
              <w:left w:val="nil"/>
              <w:bottom w:val="single" w:sz="4" w:space="0" w:color="auto"/>
              <w:right w:val="single" w:sz="4" w:space="0" w:color="auto"/>
            </w:tcBorders>
            <w:shd w:val="clear" w:color="auto" w:fill="auto"/>
            <w:vAlign w:val="center"/>
            <w:hideMark/>
          </w:tcPr>
          <w:p w14:paraId="2BBF111D" w14:textId="59B06897" w:rsidR="00C706D8" w:rsidRPr="00C706D8" w:rsidRDefault="00C706D8" w:rsidP="00C706D8">
            <w:pPr>
              <w:spacing w:after="0" w:line="240" w:lineRule="auto"/>
              <w:jc w:val="center"/>
              <w:rPr>
                <w:rFonts w:ascii="Calibri" w:eastAsia="Times New Roman" w:hAnsi="Calibri" w:cs="Calibri"/>
                <w:i/>
                <w:iCs/>
                <w:color w:val="FF0000"/>
                <w:sz w:val="16"/>
                <w:szCs w:val="16"/>
              </w:rPr>
            </w:pPr>
          </w:p>
        </w:tc>
        <w:tc>
          <w:tcPr>
            <w:tcW w:w="846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C004E37" w14:textId="77777777" w:rsidR="00C706D8" w:rsidRPr="00C706D8" w:rsidRDefault="00C706D8" w:rsidP="00C706D8">
            <w:pPr>
              <w:spacing w:after="0" w:line="240" w:lineRule="auto"/>
              <w:rPr>
                <w:rFonts w:ascii="Calibri" w:eastAsia="Times New Roman" w:hAnsi="Calibri" w:cs="Calibri"/>
                <w:i/>
                <w:iCs/>
                <w:sz w:val="20"/>
                <w:szCs w:val="20"/>
              </w:rPr>
            </w:pPr>
          </w:p>
        </w:tc>
      </w:tr>
      <w:tr w:rsidR="00AF4509" w:rsidRPr="00C706D8" w14:paraId="4FBEDB9F" w14:textId="77777777" w:rsidTr="00AF4509">
        <w:trPr>
          <w:trHeight w:val="870"/>
        </w:trPr>
        <w:tc>
          <w:tcPr>
            <w:tcW w:w="14400" w:type="dxa"/>
            <w:gridSpan w:val="4"/>
            <w:tcBorders>
              <w:top w:val="single" w:sz="4" w:space="0" w:color="auto"/>
              <w:left w:val="single" w:sz="4" w:space="0" w:color="auto"/>
              <w:bottom w:val="single" w:sz="4" w:space="0" w:color="auto"/>
              <w:right w:val="single" w:sz="4" w:space="0" w:color="auto"/>
            </w:tcBorders>
            <w:shd w:val="clear" w:color="auto" w:fill="auto"/>
            <w:noWrap/>
            <w:hideMark/>
          </w:tcPr>
          <w:p w14:paraId="396FE140" w14:textId="77777777" w:rsidR="00AF4509" w:rsidRPr="00C706D8" w:rsidRDefault="00AF4509" w:rsidP="00C706D8">
            <w:pPr>
              <w:spacing w:after="0" w:line="240" w:lineRule="auto"/>
              <w:rPr>
                <w:rFonts w:ascii="Times New Roman" w:eastAsia="Times New Roman" w:hAnsi="Times New Roman" w:cs="Times New Roman"/>
                <w:sz w:val="20"/>
                <w:szCs w:val="20"/>
              </w:rPr>
            </w:pPr>
            <w:r w:rsidRPr="00C706D8">
              <w:rPr>
                <w:rFonts w:ascii="Calibri" w:eastAsia="Times New Roman" w:hAnsi="Calibri" w:cs="Calibri"/>
                <w:i/>
                <w:iCs/>
                <w:color w:val="000000"/>
                <w:sz w:val="20"/>
                <w:szCs w:val="20"/>
                <w:vertAlign w:val="superscript"/>
              </w:rPr>
              <w:t>1</w:t>
            </w:r>
            <w:r w:rsidRPr="00C706D8">
              <w:rPr>
                <w:rFonts w:ascii="Calibri" w:eastAsia="Times New Roman" w:hAnsi="Calibri" w:cs="Calibri"/>
                <w:i/>
                <w:iCs/>
                <w:color w:val="000000"/>
                <w:sz w:val="20"/>
                <w:szCs w:val="20"/>
              </w:rPr>
              <w:t xml:space="preserve"> FOOTNOTE: Text has been abbreviated, please refer to Table 160.5-A to confirm compliance with the specific light source technologies listed. </w:t>
            </w:r>
          </w:p>
          <w:p w14:paraId="14211E6F" w14:textId="77777777" w:rsidR="00AF4509" w:rsidRPr="00C706D8" w:rsidRDefault="00AF4509" w:rsidP="00C706D8">
            <w:pPr>
              <w:spacing w:after="0" w:line="240" w:lineRule="auto"/>
              <w:rPr>
                <w:rFonts w:ascii="Times New Roman" w:eastAsia="Times New Roman" w:hAnsi="Times New Roman" w:cs="Times New Roman"/>
                <w:sz w:val="20"/>
                <w:szCs w:val="20"/>
              </w:rPr>
            </w:pPr>
            <w:r w:rsidRPr="00C706D8">
              <w:rPr>
                <w:rFonts w:ascii="Calibri" w:eastAsia="Times New Roman" w:hAnsi="Calibri" w:cs="Calibri"/>
                <w:i/>
                <w:iCs/>
                <w:color w:val="000000"/>
                <w:sz w:val="20"/>
                <w:szCs w:val="20"/>
                <w:vertAlign w:val="superscript"/>
              </w:rPr>
              <w:t>2</w:t>
            </w:r>
            <w:r w:rsidRPr="00C706D8">
              <w:rPr>
                <w:rFonts w:ascii="Calibri" w:eastAsia="Times New Roman" w:hAnsi="Calibri" w:cs="Calibri"/>
                <w:i/>
                <w:iCs/>
                <w:color w:val="000000"/>
                <w:sz w:val="20"/>
                <w:szCs w:val="20"/>
              </w:rPr>
              <w:t xml:space="preserve"> Authority having jurisdiction may ask for cutsheets or other documentation to confirm compliance of light source.</w:t>
            </w:r>
          </w:p>
          <w:p w14:paraId="3267B606" w14:textId="5599350E" w:rsidR="00AF4509" w:rsidRPr="00C706D8" w:rsidRDefault="00AF4509" w:rsidP="00C706D8">
            <w:pPr>
              <w:spacing w:after="0" w:line="240" w:lineRule="auto"/>
              <w:rPr>
                <w:rFonts w:ascii="Times New Roman" w:eastAsia="Times New Roman" w:hAnsi="Times New Roman" w:cs="Times New Roman"/>
                <w:sz w:val="20"/>
                <w:szCs w:val="20"/>
              </w:rPr>
            </w:pPr>
            <w:r w:rsidRPr="00C706D8">
              <w:rPr>
                <w:rFonts w:ascii="Calibri" w:eastAsia="Times New Roman" w:hAnsi="Calibri" w:cs="Calibri"/>
                <w:i/>
                <w:iCs/>
                <w:color w:val="000000"/>
                <w:sz w:val="20"/>
                <w:szCs w:val="20"/>
                <w:vertAlign w:val="superscript"/>
              </w:rPr>
              <w:t>3</w:t>
            </w:r>
            <w:r w:rsidRPr="00C706D8">
              <w:rPr>
                <w:rFonts w:ascii="Calibri" w:eastAsia="Times New Roman" w:hAnsi="Calibri" w:cs="Calibri"/>
                <w:i/>
                <w:iCs/>
                <w:color w:val="000000"/>
                <w:sz w:val="20"/>
                <w:szCs w:val="20"/>
              </w:rPr>
              <w:t xml:space="preserve"> Recessed luminaires marked for use in fire-rated installations, and recessed luminaires installed in non-insulated ceilings are excepted from ii and iii.</w:t>
            </w:r>
          </w:p>
        </w:tc>
      </w:tr>
    </w:tbl>
    <w:p w14:paraId="5F143114" w14:textId="668AF119" w:rsidR="00A95F4D" w:rsidRDefault="00A95F4D">
      <w:pPr>
        <w:rPr>
          <w:rFonts w:cstheme="minorHAnsi"/>
        </w:rPr>
      </w:pPr>
    </w:p>
    <w:p w14:paraId="7B5032E1" w14:textId="77353C5E" w:rsidR="008C2CDB" w:rsidRDefault="008C2CDB">
      <w:pPr>
        <w:rPr>
          <w:rFonts w:cstheme="minorHAnsi"/>
        </w:rPr>
      </w:pPr>
    </w:p>
    <w:p w14:paraId="748A8B01" w14:textId="77777777" w:rsidR="005B0AB4" w:rsidRDefault="005B0AB4">
      <w:pPr>
        <w:rPr>
          <w:rFonts w:cstheme="minorHAnsi"/>
        </w:rPr>
      </w:pPr>
    </w:p>
    <w:p w14:paraId="521757D9" w14:textId="77777777" w:rsidR="00C706D8" w:rsidRDefault="00C706D8">
      <w:pPr>
        <w:rPr>
          <w:rFonts w:cstheme="minorHAnsi"/>
        </w:rPr>
      </w:pPr>
    </w:p>
    <w:tbl>
      <w:tblPr>
        <w:tblW w:w="5366" w:type="pct"/>
        <w:tblLayout w:type="fixed"/>
        <w:tblLook w:val="04A0" w:firstRow="1" w:lastRow="0" w:firstColumn="1" w:lastColumn="0" w:noHBand="0" w:noVBand="1"/>
      </w:tblPr>
      <w:tblGrid>
        <w:gridCol w:w="2995"/>
        <w:gridCol w:w="984"/>
        <w:gridCol w:w="966"/>
        <w:gridCol w:w="451"/>
        <w:gridCol w:w="599"/>
        <w:gridCol w:w="383"/>
        <w:gridCol w:w="290"/>
        <w:gridCol w:w="25"/>
        <w:gridCol w:w="1310"/>
        <w:gridCol w:w="794"/>
        <w:gridCol w:w="507"/>
        <w:gridCol w:w="1276"/>
        <w:gridCol w:w="124"/>
        <w:gridCol w:w="797"/>
        <w:gridCol w:w="368"/>
        <w:gridCol w:w="185"/>
        <w:gridCol w:w="1588"/>
        <w:gridCol w:w="340"/>
        <w:gridCol w:w="417"/>
        <w:gridCol w:w="269"/>
        <w:gridCol w:w="775"/>
      </w:tblGrid>
      <w:tr w:rsidR="00AB2B09" w:rsidRPr="006E0E9F" w14:paraId="7B8B474B" w14:textId="77777777" w:rsidTr="006D19EB">
        <w:trPr>
          <w:gridAfter w:val="2"/>
          <w:wAfter w:w="339" w:type="pct"/>
          <w:trHeight w:val="300"/>
        </w:trPr>
        <w:tc>
          <w:tcPr>
            <w:tcW w:w="4661" w:type="pct"/>
            <w:gridSpan w:val="19"/>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0694E8" w14:textId="77777777" w:rsidR="00AB2B09" w:rsidRPr="006E0E9F" w:rsidRDefault="00AB2B09" w:rsidP="00AF4509">
            <w:pPr>
              <w:spacing w:after="0" w:line="240" w:lineRule="auto"/>
              <w:rPr>
                <w:rFonts w:ascii="Calibri" w:eastAsia="Times New Roman" w:hAnsi="Calibri" w:cs="Calibri"/>
                <w:b/>
                <w:bCs/>
              </w:rPr>
            </w:pPr>
            <w:r w:rsidRPr="006E0E9F">
              <w:rPr>
                <w:rFonts w:ascii="Calibri" w:eastAsia="Times New Roman" w:hAnsi="Calibri" w:cs="Calibri"/>
                <w:b/>
                <w:bCs/>
              </w:rPr>
              <w:t>I. LIGHTING POWER ALLOWANCE (per §140.7/170.2(e))</w:t>
            </w:r>
          </w:p>
        </w:tc>
      </w:tr>
      <w:tr w:rsidR="00AB2B09" w:rsidRPr="006E0E9F" w14:paraId="575E655B" w14:textId="77777777" w:rsidTr="006D19EB">
        <w:trPr>
          <w:gridAfter w:val="2"/>
          <w:wAfter w:w="339" w:type="pct"/>
          <w:trHeight w:val="300"/>
        </w:trPr>
        <w:tc>
          <w:tcPr>
            <w:tcW w:w="4661" w:type="pct"/>
            <w:gridSpan w:val="19"/>
            <w:tcBorders>
              <w:top w:val="single" w:sz="4" w:space="0" w:color="auto"/>
              <w:left w:val="single" w:sz="4" w:space="0" w:color="auto"/>
              <w:bottom w:val="single" w:sz="4" w:space="0" w:color="auto"/>
              <w:right w:val="single" w:sz="4" w:space="0" w:color="auto"/>
            </w:tcBorders>
            <w:shd w:val="clear" w:color="auto" w:fill="auto"/>
            <w:noWrap/>
            <w:vAlign w:val="center"/>
          </w:tcPr>
          <w:p w14:paraId="293AFF3C" w14:textId="77777777" w:rsidR="00AB2B09" w:rsidRPr="006E0E9F" w:rsidRDefault="00AB2B09" w:rsidP="00AF4509">
            <w:pPr>
              <w:spacing w:after="0" w:line="240" w:lineRule="auto"/>
              <w:rPr>
                <w:rFonts w:ascii="Calibri" w:eastAsia="Times New Roman" w:hAnsi="Calibri" w:cs="Calibri"/>
              </w:rPr>
            </w:pPr>
            <w:r w:rsidRPr="006E0E9F">
              <w:rPr>
                <w:rFonts w:ascii="Calibri" w:eastAsia="Times New Roman" w:hAnsi="Calibri" w:cs="Calibri"/>
                <w:i/>
                <w:iCs/>
              </w:rPr>
              <w:t>This table includes areas using the allowance calculations per §140.7/§170.2(e)6.  General Hardscape Allowance is per Table 140.7-A/ Table 170.2-R while "Use it or lose it" Allowances are per Table 140.7-B/Table 170.2-S. Luminaires that qualify for one of the "Use it or lose it" allowances shall not qualify for another "Use it or lose it" allowance.</w:t>
            </w:r>
            <w:r w:rsidRPr="006E0E9F">
              <w:rPr>
                <w:rFonts w:ascii="Calibri" w:eastAsia="Times New Roman" w:hAnsi="Calibri" w:cs="Calibri"/>
              </w:rPr>
              <w:t xml:space="preserve"> </w:t>
            </w:r>
            <w:r w:rsidRPr="006E0E9F">
              <w:rPr>
                <w:rFonts w:ascii="Calibri" w:eastAsia="Times New Roman" w:hAnsi="Calibri" w:cs="Calibri"/>
                <w:i/>
                <w:iCs/>
              </w:rPr>
              <w:br/>
              <w:t>Outdoor lighting attached to multifamily buildings and controlled from the inside of a dwelling unit are included in Table H. and are not included here. All other multifamily outdoor lighting is included here.</w:t>
            </w:r>
          </w:p>
        </w:tc>
      </w:tr>
      <w:tr w:rsidR="00AB2B09" w:rsidRPr="006E0E9F" w14:paraId="080CB4E9" w14:textId="77777777" w:rsidTr="006D19EB">
        <w:trPr>
          <w:gridAfter w:val="2"/>
          <w:wAfter w:w="339" w:type="pct"/>
          <w:trHeight w:val="300"/>
        </w:trPr>
        <w:tc>
          <w:tcPr>
            <w:tcW w:w="4661" w:type="pct"/>
            <w:gridSpan w:val="19"/>
            <w:tcBorders>
              <w:top w:val="single" w:sz="4" w:space="0" w:color="auto"/>
              <w:left w:val="single" w:sz="4" w:space="0" w:color="auto"/>
              <w:bottom w:val="single" w:sz="4" w:space="0" w:color="auto"/>
              <w:right w:val="single" w:sz="4" w:space="0" w:color="auto"/>
            </w:tcBorders>
            <w:shd w:val="clear" w:color="auto" w:fill="auto"/>
            <w:noWrap/>
            <w:hideMark/>
          </w:tcPr>
          <w:p w14:paraId="5B63359D"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01</w:t>
            </w:r>
          </w:p>
        </w:tc>
      </w:tr>
      <w:tr w:rsidR="00B21BE6" w:rsidRPr="006E0E9F" w14:paraId="0B3F15FB" w14:textId="77777777" w:rsidTr="006D19EB">
        <w:trPr>
          <w:gridAfter w:val="2"/>
          <w:wAfter w:w="339" w:type="pct"/>
          <w:trHeight w:val="345"/>
        </w:trPr>
        <w:tc>
          <w:tcPr>
            <w:tcW w:w="970" w:type="pct"/>
            <w:vMerge w:val="restart"/>
            <w:tcBorders>
              <w:top w:val="single" w:sz="4" w:space="0" w:color="auto"/>
              <w:left w:val="single" w:sz="4" w:space="0" w:color="auto"/>
              <w:right w:val="single" w:sz="4" w:space="0" w:color="000000"/>
            </w:tcBorders>
            <w:shd w:val="clear" w:color="auto" w:fill="auto"/>
            <w:vAlign w:val="center"/>
          </w:tcPr>
          <w:p w14:paraId="2266F2E7" w14:textId="53E2604C" w:rsidR="00B21BE6" w:rsidRPr="006E0E9F" w:rsidRDefault="00B21BE6" w:rsidP="00AF4509">
            <w:pPr>
              <w:spacing w:after="0" w:line="240" w:lineRule="auto"/>
              <w:jc w:val="center"/>
              <w:rPr>
                <w:rFonts w:ascii="Calibri" w:eastAsia="Times New Roman" w:hAnsi="Calibri" w:cs="Calibri"/>
              </w:rPr>
            </w:pPr>
            <w:r w:rsidRPr="006E0E9F">
              <w:rPr>
                <w:rFonts w:ascii="Wingdings" w:eastAsia="Times New Roman" w:hAnsi="Wingdings" w:cs="Calibri"/>
              </w:rPr>
              <w:t>¨</w:t>
            </w:r>
            <w:r w:rsidRPr="006E0E9F">
              <w:rPr>
                <w:rFonts w:ascii="Calibri" w:eastAsia="Times New Roman" w:hAnsi="Calibri" w:cs="Calibri"/>
              </w:rPr>
              <w:t xml:space="preserve"> General Hardscape Allowance</w:t>
            </w:r>
          </w:p>
        </w:tc>
        <w:tc>
          <w:tcPr>
            <w:tcW w:w="3691" w:type="pct"/>
            <w:gridSpan w:val="18"/>
            <w:tcBorders>
              <w:top w:val="single" w:sz="4" w:space="0" w:color="auto"/>
              <w:left w:val="single" w:sz="4" w:space="0" w:color="auto"/>
              <w:bottom w:val="single" w:sz="4" w:space="0" w:color="auto"/>
              <w:right w:val="single" w:sz="4" w:space="0" w:color="000000"/>
            </w:tcBorders>
            <w:shd w:val="clear" w:color="auto" w:fill="auto"/>
            <w:vAlign w:val="center"/>
          </w:tcPr>
          <w:p w14:paraId="6A84FF32" w14:textId="4AA0649B" w:rsidR="00B21BE6" w:rsidRPr="006E0E9F" w:rsidRDefault="00B21BE6" w:rsidP="00AF4509">
            <w:pPr>
              <w:spacing w:after="0" w:line="240" w:lineRule="auto"/>
              <w:jc w:val="center"/>
              <w:rPr>
                <w:rFonts w:ascii="Calibri" w:eastAsia="Times New Roman" w:hAnsi="Calibri" w:cs="Calibri"/>
                <w:b/>
                <w:bCs/>
              </w:rPr>
            </w:pPr>
            <w:r w:rsidRPr="006E0E9F">
              <w:rPr>
                <w:rFonts w:ascii="Calibri" w:eastAsia="Times New Roman" w:hAnsi="Calibri" w:cs="Calibri"/>
                <w:b/>
                <w:bCs/>
              </w:rPr>
              <w:t>"Use it or lose it" Allowances (select all that apply)</w:t>
            </w:r>
          </w:p>
        </w:tc>
      </w:tr>
      <w:tr w:rsidR="00B21BE6" w:rsidRPr="006E0E9F" w14:paraId="399D9319" w14:textId="77777777" w:rsidTr="006D19EB">
        <w:trPr>
          <w:gridAfter w:val="2"/>
          <w:wAfter w:w="339" w:type="pct"/>
          <w:trHeight w:val="408"/>
        </w:trPr>
        <w:tc>
          <w:tcPr>
            <w:tcW w:w="970" w:type="pct"/>
            <w:vMerge/>
            <w:tcBorders>
              <w:left w:val="single" w:sz="4" w:space="0" w:color="auto"/>
              <w:right w:val="single" w:sz="4" w:space="0" w:color="000000"/>
            </w:tcBorders>
            <w:shd w:val="clear" w:color="auto" w:fill="auto"/>
            <w:vAlign w:val="center"/>
          </w:tcPr>
          <w:p w14:paraId="0E3AF87B" w14:textId="5FBC3FA4" w:rsidR="00B21BE6" w:rsidRPr="006E0E9F" w:rsidRDefault="00B21BE6" w:rsidP="00AF4509">
            <w:pPr>
              <w:spacing w:after="0" w:line="240" w:lineRule="auto"/>
              <w:jc w:val="center"/>
              <w:rPr>
                <w:rFonts w:ascii="Calibri" w:eastAsia="Times New Roman" w:hAnsi="Calibri" w:cs="Calibri"/>
              </w:rPr>
            </w:pPr>
          </w:p>
        </w:tc>
        <w:tc>
          <w:tcPr>
            <w:tcW w:w="972" w:type="pct"/>
            <w:gridSpan w:val="4"/>
            <w:vMerge w:val="restart"/>
            <w:tcBorders>
              <w:top w:val="nil"/>
              <w:left w:val="single" w:sz="4" w:space="0" w:color="000000"/>
              <w:bottom w:val="single" w:sz="4" w:space="0" w:color="000000"/>
              <w:right w:val="single" w:sz="4" w:space="0" w:color="auto"/>
            </w:tcBorders>
            <w:shd w:val="clear" w:color="auto" w:fill="auto"/>
            <w:vAlign w:val="center"/>
            <w:hideMark/>
          </w:tcPr>
          <w:p w14:paraId="075B464D" w14:textId="77777777" w:rsidR="00B21BE6" w:rsidRPr="006E0E9F" w:rsidRDefault="00B21BE6" w:rsidP="00AF4509">
            <w:pPr>
              <w:spacing w:after="0" w:line="240" w:lineRule="auto"/>
              <w:jc w:val="center"/>
              <w:rPr>
                <w:rFonts w:ascii="Calibri" w:eastAsia="Times New Roman" w:hAnsi="Calibri" w:cs="Calibri"/>
              </w:rPr>
            </w:pPr>
            <w:r w:rsidRPr="006E0E9F">
              <w:rPr>
                <w:rFonts w:ascii="Wingdings" w:eastAsia="Times New Roman" w:hAnsi="Wingdings" w:cs="Calibri"/>
              </w:rPr>
              <w:t>¨</w:t>
            </w:r>
            <w:r w:rsidRPr="006E0E9F">
              <w:rPr>
                <w:rFonts w:ascii="Calibri" w:eastAsia="Times New Roman" w:hAnsi="Calibri" w:cs="Calibri"/>
              </w:rPr>
              <w:t xml:space="preserve"> Per Application</w:t>
            </w:r>
          </w:p>
        </w:tc>
        <w:tc>
          <w:tcPr>
            <w:tcW w:w="907" w:type="pct"/>
            <w:gridSpan w:val="5"/>
            <w:vMerge w:val="restart"/>
            <w:tcBorders>
              <w:top w:val="nil"/>
              <w:left w:val="single" w:sz="4" w:space="0" w:color="auto"/>
              <w:bottom w:val="single" w:sz="4" w:space="0" w:color="000000"/>
              <w:right w:val="single" w:sz="4" w:space="0" w:color="auto"/>
            </w:tcBorders>
            <w:shd w:val="clear" w:color="auto" w:fill="auto"/>
            <w:vAlign w:val="center"/>
            <w:hideMark/>
          </w:tcPr>
          <w:p w14:paraId="53A4B39D" w14:textId="77777777" w:rsidR="00B21BE6" w:rsidRPr="006E0E9F" w:rsidRDefault="00B21BE6" w:rsidP="00AF4509">
            <w:pPr>
              <w:spacing w:after="0" w:line="240" w:lineRule="auto"/>
              <w:jc w:val="center"/>
              <w:rPr>
                <w:rFonts w:ascii="Calibri" w:eastAsia="Times New Roman" w:hAnsi="Calibri" w:cs="Calibri"/>
              </w:rPr>
            </w:pPr>
            <w:r w:rsidRPr="006E0E9F">
              <w:rPr>
                <w:rFonts w:ascii="Wingdings" w:eastAsia="Times New Roman" w:hAnsi="Wingdings" w:cs="Calibri"/>
              </w:rPr>
              <w:t>¨</w:t>
            </w:r>
            <w:r w:rsidRPr="006E0E9F">
              <w:rPr>
                <w:rFonts w:ascii="Calibri" w:eastAsia="Times New Roman" w:hAnsi="Calibri" w:cs="Calibri"/>
              </w:rPr>
              <w:t xml:space="preserve"> Sales Frontage</w:t>
            </w:r>
          </w:p>
        </w:tc>
        <w:tc>
          <w:tcPr>
            <w:tcW w:w="875" w:type="pct"/>
            <w:gridSpan w:val="4"/>
            <w:vMerge w:val="restart"/>
            <w:tcBorders>
              <w:top w:val="nil"/>
              <w:left w:val="single" w:sz="4" w:space="0" w:color="auto"/>
              <w:bottom w:val="single" w:sz="4" w:space="0" w:color="000000"/>
              <w:right w:val="single" w:sz="4" w:space="0" w:color="auto"/>
            </w:tcBorders>
            <w:shd w:val="clear" w:color="auto" w:fill="auto"/>
            <w:vAlign w:val="center"/>
            <w:hideMark/>
          </w:tcPr>
          <w:p w14:paraId="708B7E5A" w14:textId="77777777" w:rsidR="00B21BE6" w:rsidRPr="006E0E9F" w:rsidRDefault="00B21BE6" w:rsidP="00AF4509">
            <w:pPr>
              <w:spacing w:after="0" w:line="240" w:lineRule="auto"/>
              <w:jc w:val="center"/>
              <w:rPr>
                <w:rFonts w:ascii="Calibri" w:eastAsia="Times New Roman" w:hAnsi="Calibri" w:cs="Calibri"/>
              </w:rPr>
            </w:pPr>
            <w:r w:rsidRPr="006E0E9F">
              <w:rPr>
                <w:rFonts w:ascii="Wingdings" w:eastAsia="Times New Roman" w:hAnsi="Wingdings" w:cs="Calibri"/>
              </w:rPr>
              <w:t>¨</w:t>
            </w:r>
            <w:r w:rsidRPr="006E0E9F">
              <w:rPr>
                <w:rFonts w:ascii="Calibri" w:eastAsia="Times New Roman" w:hAnsi="Calibri" w:cs="Calibri"/>
              </w:rPr>
              <w:t xml:space="preserve"> Ornamental</w:t>
            </w:r>
          </w:p>
        </w:tc>
        <w:tc>
          <w:tcPr>
            <w:tcW w:w="936" w:type="pct"/>
            <w:gridSpan w:val="5"/>
            <w:vMerge w:val="restart"/>
            <w:tcBorders>
              <w:top w:val="nil"/>
              <w:left w:val="single" w:sz="4" w:space="0" w:color="auto"/>
              <w:bottom w:val="single" w:sz="4" w:space="0" w:color="auto"/>
              <w:right w:val="single" w:sz="4" w:space="0" w:color="auto"/>
            </w:tcBorders>
            <w:shd w:val="clear" w:color="auto" w:fill="auto"/>
            <w:vAlign w:val="center"/>
            <w:hideMark/>
          </w:tcPr>
          <w:p w14:paraId="327B2740" w14:textId="77777777" w:rsidR="00B21BE6" w:rsidRPr="006E0E9F" w:rsidRDefault="00B21BE6" w:rsidP="00AF4509">
            <w:pPr>
              <w:spacing w:after="0" w:line="240" w:lineRule="auto"/>
              <w:jc w:val="center"/>
              <w:rPr>
                <w:rFonts w:ascii="Calibri" w:eastAsia="Times New Roman" w:hAnsi="Calibri" w:cs="Calibri"/>
              </w:rPr>
            </w:pPr>
            <w:r w:rsidRPr="006E0E9F">
              <w:rPr>
                <w:rFonts w:ascii="Wingdings" w:eastAsia="Times New Roman" w:hAnsi="Wingdings" w:cs="Calibri"/>
              </w:rPr>
              <w:t>¨</w:t>
            </w:r>
            <w:r w:rsidRPr="006E0E9F">
              <w:rPr>
                <w:rFonts w:ascii="Calibri" w:eastAsia="Times New Roman" w:hAnsi="Calibri" w:cs="Calibri"/>
              </w:rPr>
              <w:t xml:space="preserve"> Per Specific Area</w:t>
            </w:r>
          </w:p>
        </w:tc>
      </w:tr>
      <w:tr w:rsidR="00B21BE6" w:rsidRPr="006E0E9F" w14:paraId="48D0DCE4" w14:textId="77777777" w:rsidTr="006D19EB">
        <w:trPr>
          <w:trHeight w:val="123"/>
        </w:trPr>
        <w:tc>
          <w:tcPr>
            <w:tcW w:w="970" w:type="pct"/>
            <w:vMerge/>
            <w:tcBorders>
              <w:left w:val="single" w:sz="4" w:space="0" w:color="auto"/>
              <w:bottom w:val="single" w:sz="4" w:space="0" w:color="000000"/>
              <w:right w:val="single" w:sz="4" w:space="0" w:color="000000"/>
            </w:tcBorders>
            <w:shd w:val="clear" w:color="auto" w:fill="auto"/>
            <w:vAlign w:val="center"/>
          </w:tcPr>
          <w:p w14:paraId="6D20FF8B" w14:textId="77777777" w:rsidR="00B21BE6" w:rsidRPr="006E0E9F" w:rsidRDefault="00B21BE6" w:rsidP="00AF4509">
            <w:pPr>
              <w:spacing w:after="0" w:line="240" w:lineRule="auto"/>
              <w:rPr>
                <w:rFonts w:ascii="Calibri" w:eastAsia="Times New Roman" w:hAnsi="Calibri" w:cs="Calibri"/>
              </w:rPr>
            </w:pPr>
          </w:p>
        </w:tc>
        <w:tc>
          <w:tcPr>
            <w:tcW w:w="972" w:type="pct"/>
            <w:gridSpan w:val="4"/>
            <w:vMerge/>
            <w:tcBorders>
              <w:top w:val="nil"/>
              <w:left w:val="single" w:sz="4" w:space="0" w:color="000000"/>
              <w:bottom w:val="single" w:sz="4" w:space="0" w:color="000000"/>
              <w:right w:val="single" w:sz="4" w:space="0" w:color="auto"/>
            </w:tcBorders>
            <w:shd w:val="clear" w:color="auto" w:fill="auto"/>
            <w:vAlign w:val="center"/>
            <w:hideMark/>
          </w:tcPr>
          <w:p w14:paraId="25F8730E" w14:textId="77777777" w:rsidR="00B21BE6" w:rsidRPr="006E0E9F" w:rsidRDefault="00B21BE6" w:rsidP="00AF4509">
            <w:pPr>
              <w:spacing w:after="0" w:line="240" w:lineRule="auto"/>
              <w:rPr>
                <w:rFonts w:ascii="Calibri" w:eastAsia="Times New Roman" w:hAnsi="Calibri" w:cs="Calibri"/>
              </w:rPr>
            </w:pPr>
          </w:p>
        </w:tc>
        <w:tc>
          <w:tcPr>
            <w:tcW w:w="907" w:type="pct"/>
            <w:gridSpan w:val="5"/>
            <w:vMerge/>
            <w:tcBorders>
              <w:top w:val="nil"/>
              <w:left w:val="single" w:sz="4" w:space="0" w:color="auto"/>
              <w:bottom w:val="single" w:sz="4" w:space="0" w:color="000000"/>
              <w:right w:val="single" w:sz="4" w:space="0" w:color="auto"/>
            </w:tcBorders>
            <w:shd w:val="clear" w:color="auto" w:fill="auto"/>
            <w:vAlign w:val="center"/>
            <w:hideMark/>
          </w:tcPr>
          <w:p w14:paraId="4762A7CB" w14:textId="77777777" w:rsidR="00B21BE6" w:rsidRPr="006E0E9F" w:rsidRDefault="00B21BE6" w:rsidP="00AF4509">
            <w:pPr>
              <w:spacing w:after="0" w:line="240" w:lineRule="auto"/>
              <w:rPr>
                <w:rFonts w:ascii="Calibri" w:eastAsia="Times New Roman" w:hAnsi="Calibri" w:cs="Calibri"/>
              </w:rPr>
            </w:pPr>
          </w:p>
        </w:tc>
        <w:tc>
          <w:tcPr>
            <w:tcW w:w="875" w:type="pct"/>
            <w:gridSpan w:val="4"/>
            <w:vMerge/>
            <w:tcBorders>
              <w:top w:val="nil"/>
              <w:left w:val="single" w:sz="4" w:space="0" w:color="auto"/>
              <w:bottom w:val="single" w:sz="4" w:space="0" w:color="000000"/>
              <w:right w:val="single" w:sz="4" w:space="0" w:color="auto"/>
            </w:tcBorders>
            <w:shd w:val="clear" w:color="auto" w:fill="auto"/>
            <w:vAlign w:val="center"/>
            <w:hideMark/>
          </w:tcPr>
          <w:p w14:paraId="2ECBEA11" w14:textId="77777777" w:rsidR="00B21BE6" w:rsidRPr="006E0E9F" w:rsidRDefault="00B21BE6" w:rsidP="00AF4509">
            <w:pPr>
              <w:spacing w:after="0" w:line="240" w:lineRule="auto"/>
              <w:rPr>
                <w:rFonts w:ascii="Calibri" w:eastAsia="Times New Roman" w:hAnsi="Calibri" w:cs="Calibri"/>
              </w:rPr>
            </w:pPr>
          </w:p>
        </w:tc>
        <w:tc>
          <w:tcPr>
            <w:tcW w:w="936" w:type="pct"/>
            <w:gridSpan w:val="5"/>
            <w:vMerge/>
            <w:tcBorders>
              <w:top w:val="nil"/>
              <w:left w:val="single" w:sz="4" w:space="0" w:color="auto"/>
              <w:bottom w:val="single" w:sz="4" w:space="0" w:color="auto"/>
              <w:right w:val="single" w:sz="4" w:space="0" w:color="auto"/>
            </w:tcBorders>
            <w:shd w:val="clear" w:color="auto" w:fill="auto"/>
            <w:vAlign w:val="center"/>
            <w:hideMark/>
          </w:tcPr>
          <w:p w14:paraId="5FDF676A" w14:textId="77777777" w:rsidR="00B21BE6" w:rsidRPr="006E0E9F" w:rsidRDefault="00B21BE6" w:rsidP="00AF4509">
            <w:pPr>
              <w:spacing w:after="0" w:line="240" w:lineRule="auto"/>
              <w:rPr>
                <w:rFonts w:ascii="Calibri" w:eastAsia="Times New Roman" w:hAnsi="Calibri" w:cs="Calibri"/>
              </w:rPr>
            </w:pPr>
          </w:p>
        </w:tc>
        <w:tc>
          <w:tcPr>
            <w:tcW w:w="339" w:type="pct"/>
            <w:gridSpan w:val="2"/>
            <w:tcBorders>
              <w:top w:val="nil"/>
              <w:left w:val="nil"/>
              <w:bottom w:val="nil"/>
              <w:right w:val="nil"/>
            </w:tcBorders>
            <w:shd w:val="clear" w:color="auto" w:fill="auto"/>
            <w:noWrap/>
            <w:vAlign w:val="bottom"/>
            <w:hideMark/>
          </w:tcPr>
          <w:p w14:paraId="188F342A" w14:textId="77777777" w:rsidR="00B21BE6" w:rsidRPr="006E0E9F" w:rsidRDefault="00B21BE6" w:rsidP="00AF4509">
            <w:pPr>
              <w:spacing w:after="0" w:line="240" w:lineRule="auto"/>
              <w:jc w:val="center"/>
              <w:rPr>
                <w:rFonts w:ascii="Calibri" w:eastAsia="Times New Roman" w:hAnsi="Calibri" w:cs="Calibri"/>
              </w:rPr>
            </w:pPr>
          </w:p>
        </w:tc>
      </w:tr>
      <w:tr w:rsidR="00AB2B09" w:rsidRPr="006E0E9F" w14:paraId="6AE27B0C" w14:textId="77777777" w:rsidTr="006D19EB">
        <w:trPr>
          <w:trHeight w:val="368"/>
        </w:trPr>
        <w:tc>
          <w:tcPr>
            <w:tcW w:w="970" w:type="pct"/>
            <w:tcBorders>
              <w:top w:val="nil"/>
              <w:left w:val="single" w:sz="4" w:space="0" w:color="auto"/>
              <w:bottom w:val="nil"/>
              <w:right w:val="nil"/>
            </w:tcBorders>
            <w:shd w:val="clear" w:color="auto" w:fill="auto"/>
            <w:noWrap/>
            <w:vAlign w:val="center"/>
            <w:hideMark/>
          </w:tcPr>
          <w:p w14:paraId="0FB6E20F"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Table I (below)</w:t>
            </w:r>
          </w:p>
        </w:tc>
        <w:tc>
          <w:tcPr>
            <w:tcW w:w="972" w:type="pct"/>
            <w:gridSpan w:val="4"/>
            <w:tcBorders>
              <w:top w:val="nil"/>
              <w:left w:val="single" w:sz="4" w:space="0" w:color="auto"/>
              <w:bottom w:val="single" w:sz="4" w:space="0" w:color="auto"/>
              <w:right w:val="single" w:sz="4" w:space="0" w:color="auto"/>
            </w:tcBorders>
            <w:shd w:val="clear" w:color="auto" w:fill="auto"/>
            <w:vAlign w:val="center"/>
            <w:hideMark/>
          </w:tcPr>
          <w:p w14:paraId="760B1B02"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Table J</w:t>
            </w:r>
          </w:p>
        </w:tc>
        <w:tc>
          <w:tcPr>
            <w:tcW w:w="907" w:type="pct"/>
            <w:gridSpan w:val="5"/>
            <w:tcBorders>
              <w:top w:val="nil"/>
              <w:left w:val="nil"/>
              <w:bottom w:val="single" w:sz="4" w:space="0" w:color="auto"/>
              <w:right w:val="single" w:sz="4" w:space="0" w:color="auto"/>
            </w:tcBorders>
            <w:shd w:val="clear" w:color="auto" w:fill="auto"/>
            <w:vAlign w:val="center"/>
            <w:hideMark/>
          </w:tcPr>
          <w:p w14:paraId="23181975"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Table K</w:t>
            </w:r>
          </w:p>
        </w:tc>
        <w:tc>
          <w:tcPr>
            <w:tcW w:w="875" w:type="pct"/>
            <w:gridSpan w:val="4"/>
            <w:tcBorders>
              <w:top w:val="nil"/>
              <w:left w:val="nil"/>
              <w:bottom w:val="single" w:sz="4" w:space="0" w:color="auto"/>
              <w:right w:val="single" w:sz="4" w:space="0" w:color="auto"/>
            </w:tcBorders>
            <w:shd w:val="clear" w:color="auto" w:fill="auto"/>
            <w:vAlign w:val="center"/>
            <w:hideMark/>
          </w:tcPr>
          <w:p w14:paraId="6E956F8C"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Table L</w:t>
            </w:r>
          </w:p>
        </w:tc>
        <w:tc>
          <w:tcPr>
            <w:tcW w:w="936" w:type="pct"/>
            <w:gridSpan w:val="5"/>
            <w:tcBorders>
              <w:top w:val="nil"/>
              <w:left w:val="nil"/>
              <w:bottom w:val="single" w:sz="4" w:space="0" w:color="auto"/>
              <w:right w:val="single" w:sz="4" w:space="0" w:color="auto"/>
            </w:tcBorders>
            <w:shd w:val="clear" w:color="auto" w:fill="auto"/>
            <w:vAlign w:val="center"/>
            <w:hideMark/>
          </w:tcPr>
          <w:p w14:paraId="75E54A16"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Table M</w:t>
            </w:r>
          </w:p>
        </w:tc>
        <w:tc>
          <w:tcPr>
            <w:tcW w:w="339" w:type="pct"/>
            <w:gridSpan w:val="2"/>
            <w:shd w:val="clear" w:color="auto" w:fill="auto"/>
            <w:vAlign w:val="center"/>
            <w:hideMark/>
          </w:tcPr>
          <w:p w14:paraId="7858347C" w14:textId="77777777" w:rsidR="00AB2B09" w:rsidRPr="006E0E9F" w:rsidRDefault="00AB2B09" w:rsidP="00AF4509">
            <w:pPr>
              <w:spacing w:after="0" w:line="240" w:lineRule="auto"/>
              <w:rPr>
                <w:rFonts w:ascii="Times New Roman" w:eastAsia="Times New Roman" w:hAnsi="Times New Roman" w:cs="Times New Roman"/>
              </w:rPr>
            </w:pPr>
          </w:p>
        </w:tc>
      </w:tr>
      <w:tr w:rsidR="00AB2B09" w:rsidRPr="006E0E9F" w14:paraId="0884687B" w14:textId="77777777" w:rsidTr="006D19EB">
        <w:trPr>
          <w:trHeight w:val="290"/>
        </w:trPr>
        <w:tc>
          <w:tcPr>
            <w:tcW w:w="4661" w:type="pct"/>
            <w:gridSpan w:val="19"/>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975AE5" w14:textId="77777777" w:rsidR="00AB2B09" w:rsidRPr="006D19EB" w:rsidRDefault="00AB2B09" w:rsidP="00AF4509">
            <w:pPr>
              <w:spacing w:after="0" w:line="240" w:lineRule="auto"/>
              <w:rPr>
                <w:rFonts w:ascii="Calibri" w:eastAsia="Times New Roman" w:hAnsi="Calibri" w:cs="Calibri"/>
                <w:b/>
                <w:bCs/>
              </w:rPr>
            </w:pPr>
            <w:r w:rsidRPr="006D19EB">
              <w:rPr>
                <w:rFonts w:ascii="Calibri" w:eastAsia="Times New Roman" w:hAnsi="Calibri" w:cs="Calibri"/>
                <w:b/>
                <w:bCs/>
              </w:rPr>
              <w:t>Calculated General Hardscape Lighting Power Allowance per Table 140.7-A for Nonresidential &amp; Hotel/Motel</w:t>
            </w:r>
          </w:p>
        </w:tc>
        <w:tc>
          <w:tcPr>
            <w:tcW w:w="339" w:type="pct"/>
            <w:gridSpan w:val="2"/>
            <w:shd w:val="clear" w:color="auto" w:fill="auto"/>
            <w:vAlign w:val="center"/>
            <w:hideMark/>
          </w:tcPr>
          <w:p w14:paraId="0286CD73" w14:textId="77777777" w:rsidR="00AB2B09" w:rsidRPr="006E0E9F" w:rsidRDefault="00AB2B09" w:rsidP="00AF4509">
            <w:pPr>
              <w:spacing w:after="0" w:line="240" w:lineRule="auto"/>
              <w:rPr>
                <w:rFonts w:ascii="Times New Roman" w:eastAsia="Times New Roman" w:hAnsi="Times New Roman" w:cs="Times New Roman"/>
              </w:rPr>
            </w:pPr>
          </w:p>
        </w:tc>
      </w:tr>
      <w:tr w:rsidR="0040517E" w:rsidRPr="006E0E9F" w14:paraId="4DB624C9" w14:textId="77777777" w:rsidTr="006D19EB">
        <w:trPr>
          <w:gridAfter w:val="2"/>
          <w:wAfter w:w="339" w:type="pct"/>
          <w:trHeight w:val="290"/>
        </w:trPr>
        <w:tc>
          <w:tcPr>
            <w:tcW w:w="1289"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AA8F6E6" w14:textId="77777777" w:rsidR="006E0E9F" w:rsidRPr="006E0E9F" w:rsidRDefault="006E0E9F" w:rsidP="00AF4509">
            <w:pPr>
              <w:spacing w:after="0" w:line="240" w:lineRule="auto"/>
              <w:jc w:val="center"/>
              <w:rPr>
                <w:rFonts w:ascii="Calibri" w:eastAsia="Times New Roman" w:hAnsi="Calibri" w:cs="Calibri"/>
              </w:rPr>
            </w:pPr>
            <w:r w:rsidRPr="006E0E9F">
              <w:rPr>
                <w:rFonts w:ascii="Calibri" w:eastAsia="Times New Roman" w:hAnsi="Calibri" w:cs="Calibri"/>
              </w:rPr>
              <w:t>02</w:t>
            </w:r>
          </w:p>
        </w:tc>
        <w:tc>
          <w:tcPr>
            <w:tcW w:w="459" w:type="pct"/>
            <w:gridSpan w:val="2"/>
            <w:tcBorders>
              <w:top w:val="nil"/>
              <w:left w:val="nil"/>
              <w:bottom w:val="single" w:sz="4" w:space="0" w:color="auto"/>
              <w:right w:val="single" w:sz="4" w:space="0" w:color="auto"/>
            </w:tcBorders>
            <w:shd w:val="clear" w:color="auto" w:fill="auto"/>
            <w:vAlign w:val="center"/>
            <w:hideMark/>
          </w:tcPr>
          <w:p w14:paraId="1F14B994" w14:textId="77777777" w:rsidR="006E0E9F" w:rsidRPr="006E0E9F" w:rsidRDefault="006E0E9F" w:rsidP="00AF4509">
            <w:pPr>
              <w:spacing w:after="0" w:line="240" w:lineRule="auto"/>
              <w:jc w:val="center"/>
              <w:rPr>
                <w:rFonts w:ascii="Calibri" w:eastAsia="Times New Roman" w:hAnsi="Calibri" w:cs="Calibri"/>
              </w:rPr>
            </w:pPr>
            <w:r w:rsidRPr="006E0E9F">
              <w:rPr>
                <w:rFonts w:ascii="Calibri" w:eastAsia="Times New Roman" w:hAnsi="Calibri" w:cs="Calibri"/>
              </w:rPr>
              <w:t>03</w:t>
            </w:r>
          </w:p>
        </w:tc>
        <w:tc>
          <w:tcPr>
            <w:tcW w:w="420" w:type="pct"/>
            <w:gridSpan w:val="4"/>
            <w:tcBorders>
              <w:top w:val="nil"/>
              <w:left w:val="nil"/>
              <w:bottom w:val="single" w:sz="4" w:space="0" w:color="auto"/>
              <w:right w:val="single" w:sz="4" w:space="0" w:color="auto"/>
            </w:tcBorders>
            <w:shd w:val="clear" w:color="auto" w:fill="auto"/>
            <w:vAlign w:val="center"/>
            <w:hideMark/>
          </w:tcPr>
          <w:p w14:paraId="792019C3" w14:textId="77777777" w:rsidR="006E0E9F" w:rsidRPr="006E0E9F" w:rsidRDefault="006E0E9F" w:rsidP="00AF4509">
            <w:pPr>
              <w:spacing w:after="0" w:line="240" w:lineRule="auto"/>
              <w:jc w:val="center"/>
              <w:rPr>
                <w:rFonts w:ascii="Calibri" w:eastAsia="Times New Roman" w:hAnsi="Calibri" w:cs="Calibri"/>
              </w:rPr>
            </w:pPr>
            <w:r w:rsidRPr="006E0E9F">
              <w:rPr>
                <w:rFonts w:ascii="Calibri" w:eastAsia="Times New Roman" w:hAnsi="Calibri" w:cs="Calibri"/>
              </w:rPr>
              <w:t>04</w:t>
            </w:r>
          </w:p>
        </w:tc>
        <w:tc>
          <w:tcPr>
            <w:tcW w:w="424" w:type="pct"/>
            <w:tcBorders>
              <w:top w:val="nil"/>
              <w:left w:val="nil"/>
              <w:bottom w:val="single" w:sz="4" w:space="0" w:color="auto"/>
              <w:right w:val="single" w:sz="4" w:space="0" w:color="auto"/>
            </w:tcBorders>
            <w:shd w:val="clear" w:color="auto" w:fill="auto"/>
            <w:vAlign w:val="center"/>
            <w:hideMark/>
          </w:tcPr>
          <w:p w14:paraId="5F89341E" w14:textId="77777777" w:rsidR="006E0E9F" w:rsidRPr="006E0E9F" w:rsidRDefault="006E0E9F" w:rsidP="00AF4509">
            <w:pPr>
              <w:spacing w:after="0" w:line="240" w:lineRule="auto"/>
              <w:jc w:val="center"/>
              <w:rPr>
                <w:rFonts w:ascii="Calibri" w:eastAsia="Times New Roman" w:hAnsi="Calibri" w:cs="Calibri"/>
              </w:rPr>
            </w:pPr>
            <w:r w:rsidRPr="006E0E9F">
              <w:rPr>
                <w:rFonts w:ascii="Calibri" w:eastAsia="Times New Roman" w:hAnsi="Calibri" w:cs="Calibri"/>
              </w:rPr>
              <w:t>05</w:t>
            </w:r>
          </w:p>
        </w:tc>
        <w:tc>
          <w:tcPr>
            <w:tcW w:w="421" w:type="pct"/>
            <w:gridSpan w:val="2"/>
            <w:tcBorders>
              <w:top w:val="nil"/>
              <w:left w:val="nil"/>
              <w:bottom w:val="single" w:sz="4" w:space="0" w:color="auto"/>
              <w:right w:val="single" w:sz="4" w:space="0" w:color="auto"/>
            </w:tcBorders>
            <w:shd w:val="clear" w:color="auto" w:fill="auto"/>
            <w:vAlign w:val="center"/>
            <w:hideMark/>
          </w:tcPr>
          <w:p w14:paraId="2DA13A7E" w14:textId="77777777" w:rsidR="006E0E9F" w:rsidRPr="006E0E9F" w:rsidRDefault="006E0E9F" w:rsidP="00AF4509">
            <w:pPr>
              <w:spacing w:after="0" w:line="240" w:lineRule="auto"/>
              <w:jc w:val="center"/>
              <w:rPr>
                <w:rFonts w:ascii="Calibri" w:eastAsia="Times New Roman" w:hAnsi="Calibri" w:cs="Calibri"/>
              </w:rPr>
            </w:pPr>
            <w:r w:rsidRPr="006E0E9F">
              <w:rPr>
                <w:rFonts w:ascii="Calibri" w:eastAsia="Times New Roman" w:hAnsi="Calibri" w:cs="Calibri"/>
              </w:rPr>
              <w:t>06</w:t>
            </w:r>
          </w:p>
        </w:tc>
        <w:tc>
          <w:tcPr>
            <w:tcW w:w="453" w:type="pct"/>
            <w:gridSpan w:val="2"/>
            <w:tcBorders>
              <w:top w:val="nil"/>
              <w:left w:val="nil"/>
              <w:bottom w:val="single" w:sz="4" w:space="0" w:color="auto"/>
              <w:right w:val="single" w:sz="4" w:space="0" w:color="auto"/>
            </w:tcBorders>
            <w:shd w:val="clear" w:color="auto" w:fill="auto"/>
            <w:vAlign w:val="center"/>
            <w:hideMark/>
          </w:tcPr>
          <w:p w14:paraId="1D4DB437" w14:textId="77777777" w:rsidR="006E0E9F" w:rsidRPr="006E0E9F" w:rsidRDefault="006E0E9F" w:rsidP="00AF4509">
            <w:pPr>
              <w:spacing w:after="0" w:line="240" w:lineRule="auto"/>
              <w:jc w:val="center"/>
              <w:rPr>
                <w:rFonts w:ascii="Calibri" w:eastAsia="Times New Roman" w:hAnsi="Calibri" w:cs="Calibri"/>
              </w:rPr>
            </w:pPr>
            <w:r w:rsidRPr="006E0E9F">
              <w:rPr>
                <w:rFonts w:ascii="Calibri" w:eastAsia="Times New Roman" w:hAnsi="Calibri" w:cs="Calibri"/>
              </w:rPr>
              <w:t>07</w:t>
            </w:r>
          </w:p>
        </w:tc>
        <w:tc>
          <w:tcPr>
            <w:tcW w:w="437" w:type="pct"/>
            <w:gridSpan w:val="3"/>
            <w:tcBorders>
              <w:top w:val="nil"/>
              <w:left w:val="nil"/>
              <w:bottom w:val="single" w:sz="4" w:space="0" w:color="auto"/>
              <w:right w:val="single" w:sz="4" w:space="0" w:color="auto"/>
            </w:tcBorders>
            <w:shd w:val="clear" w:color="auto" w:fill="auto"/>
            <w:vAlign w:val="center"/>
            <w:hideMark/>
          </w:tcPr>
          <w:p w14:paraId="49075D8C" w14:textId="77777777" w:rsidR="006E0E9F" w:rsidRPr="006E0E9F" w:rsidRDefault="006E0E9F" w:rsidP="00AF4509">
            <w:pPr>
              <w:spacing w:after="0" w:line="240" w:lineRule="auto"/>
              <w:jc w:val="center"/>
              <w:rPr>
                <w:rFonts w:ascii="Calibri" w:eastAsia="Times New Roman" w:hAnsi="Calibri" w:cs="Calibri"/>
              </w:rPr>
            </w:pPr>
            <w:r w:rsidRPr="006E0E9F">
              <w:rPr>
                <w:rFonts w:ascii="Calibri" w:eastAsia="Times New Roman" w:hAnsi="Calibri" w:cs="Calibri"/>
              </w:rPr>
              <w:t>08</w:t>
            </w:r>
          </w:p>
        </w:tc>
        <w:tc>
          <w:tcPr>
            <w:tcW w:w="758" w:type="pct"/>
            <w:gridSpan w:val="3"/>
            <w:tcBorders>
              <w:top w:val="nil"/>
              <w:left w:val="nil"/>
              <w:bottom w:val="single" w:sz="4" w:space="0" w:color="auto"/>
              <w:right w:val="single" w:sz="4" w:space="0" w:color="auto"/>
            </w:tcBorders>
            <w:shd w:val="clear" w:color="auto" w:fill="auto"/>
            <w:vAlign w:val="center"/>
            <w:hideMark/>
          </w:tcPr>
          <w:p w14:paraId="3A9CAD36" w14:textId="77777777" w:rsidR="006E0E9F" w:rsidRPr="006E0E9F" w:rsidRDefault="006E0E9F" w:rsidP="00AF4509">
            <w:pPr>
              <w:spacing w:after="0" w:line="240" w:lineRule="auto"/>
              <w:jc w:val="center"/>
              <w:rPr>
                <w:rFonts w:ascii="Calibri" w:eastAsia="Times New Roman" w:hAnsi="Calibri" w:cs="Calibri"/>
              </w:rPr>
            </w:pPr>
            <w:r w:rsidRPr="006E0E9F">
              <w:rPr>
                <w:rFonts w:ascii="Calibri" w:eastAsia="Times New Roman" w:hAnsi="Calibri" w:cs="Calibri"/>
              </w:rPr>
              <w:t>09</w:t>
            </w:r>
          </w:p>
        </w:tc>
      </w:tr>
      <w:tr w:rsidR="006D19EB" w:rsidRPr="006E0E9F" w14:paraId="22F1CA27" w14:textId="77777777" w:rsidTr="006D19EB">
        <w:trPr>
          <w:trHeight w:val="300"/>
        </w:trPr>
        <w:tc>
          <w:tcPr>
            <w:tcW w:w="1289" w:type="pct"/>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FAE0211"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Area Description</w:t>
            </w:r>
          </w:p>
        </w:tc>
        <w:tc>
          <w:tcPr>
            <w:tcW w:w="1303" w:type="pct"/>
            <w:gridSpan w:val="7"/>
            <w:tcBorders>
              <w:top w:val="single" w:sz="4" w:space="0" w:color="auto"/>
              <w:left w:val="nil"/>
              <w:bottom w:val="single" w:sz="4" w:space="0" w:color="auto"/>
              <w:right w:val="single" w:sz="4" w:space="0" w:color="000000"/>
            </w:tcBorders>
            <w:shd w:val="clear" w:color="auto" w:fill="auto"/>
            <w:vAlign w:val="center"/>
            <w:hideMark/>
          </w:tcPr>
          <w:p w14:paraId="31923838"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Area Wattage Allowance (AWA)</w:t>
            </w:r>
          </w:p>
        </w:tc>
        <w:tc>
          <w:tcPr>
            <w:tcW w:w="1311" w:type="pct"/>
            <w:gridSpan w:val="7"/>
            <w:tcBorders>
              <w:top w:val="single" w:sz="4" w:space="0" w:color="auto"/>
              <w:left w:val="nil"/>
              <w:bottom w:val="single" w:sz="4" w:space="0" w:color="auto"/>
              <w:right w:val="single" w:sz="4" w:space="0" w:color="auto"/>
            </w:tcBorders>
            <w:shd w:val="clear" w:color="auto" w:fill="auto"/>
            <w:vAlign w:val="center"/>
            <w:hideMark/>
          </w:tcPr>
          <w:p w14:paraId="5183815A"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Linear Wattage Allowance (LWA)</w:t>
            </w:r>
          </w:p>
        </w:tc>
        <w:tc>
          <w:tcPr>
            <w:tcW w:w="758" w:type="pct"/>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3D063EB3"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Total General AWA + LWA (Watts)</w:t>
            </w:r>
          </w:p>
        </w:tc>
        <w:tc>
          <w:tcPr>
            <w:tcW w:w="339" w:type="pct"/>
            <w:gridSpan w:val="2"/>
            <w:shd w:val="clear" w:color="auto" w:fill="auto"/>
            <w:vAlign w:val="center"/>
            <w:hideMark/>
          </w:tcPr>
          <w:p w14:paraId="33A02D2C" w14:textId="77777777" w:rsidR="00AB2B09" w:rsidRPr="006E0E9F" w:rsidRDefault="00AB2B09" w:rsidP="00AF4509">
            <w:pPr>
              <w:spacing w:after="0" w:line="240" w:lineRule="auto"/>
              <w:rPr>
                <w:rFonts w:ascii="Times New Roman" w:eastAsia="Times New Roman" w:hAnsi="Times New Roman" w:cs="Times New Roman"/>
              </w:rPr>
            </w:pPr>
          </w:p>
        </w:tc>
      </w:tr>
      <w:tr w:rsidR="0040517E" w:rsidRPr="006E0E9F" w14:paraId="16CFA354" w14:textId="77777777" w:rsidTr="006D19EB">
        <w:trPr>
          <w:trHeight w:val="585"/>
        </w:trPr>
        <w:tc>
          <w:tcPr>
            <w:tcW w:w="1289" w:type="pct"/>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E4F37D" w14:textId="77777777" w:rsidR="00AB2B09" w:rsidRPr="006E0E9F" w:rsidRDefault="00AB2B09" w:rsidP="00AF4509">
            <w:pPr>
              <w:spacing w:after="0" w:line="240" w:lineRule="auto"/>
              <w:rPr>
                <w:rFonts w:ascii="Calibri" w:eastAsia="Times New Roman" w:hAnsi="Calibri" w:cs="Calibri"/>
              </w:rPr>
            </w:pPr>
          </w:p>
        </w:tc>
        <w:tc>
          <w:tcPr>
            <w:tcW w:w="459" w:type="pct"/>
            <w:gridSpan w:val="2"/>
            <w:tcBorders>
              <w:top w:val="nil"/>
              <w:left w:val="nil"/>
              <w:bottom w:val="single" w:sz="4" w:space="0" w:color="auto"/>
              <w:right w:val="single" w:sz="4" w:space="0" w:color="auto"/>
            </w:tcBorders>
            <w:shd w:val="clear" w:color="auto" w:fill="auto"/>
            <w:vAlign w:val="center"/>
            <w:hideMark/>
          </w:tcPr>
          <w:p w14:paraId="5A5DDA86"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 xml:space="preserve">Illuminated </w:t>
            </w:r>
            <w:r w:rsidRPr="006E0E9F">
              <w:rPr>
                <w:rFonts w:ascii="Calibri" w:eastAsia="Times New Roman" w:hAnsi="Calibri" w:cs="Calibri"/>
              </w:rPr>
              <w:br/>
              <w:t>Area (ft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420" w:type="pct"/>
            <w:gridSpan w:val="4"/>
            <w:tcBorders>
              <w:top w:val="nil"/>
              <w:left w:val="nil"/>
              <w:bottom w:val="single" w:sz="4" w:space="0" w:color="auto"/>
              <w:right w:val="single" w:sz="4" w:space="0" w:color="auto"/>
            </w:tcBorders>
            <w:shd w:val="clear" w:color="auto" w:fill="auto"/>
            <w:vAlign w:val="center"/>
            <w:hideMark/>
          </w:tcPr>
          <w:p w14:paraId="5D9537E5"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Allowed Density (W/ft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424" w:type="pct"/>
            <w:tcBorders>
              <w:top w:val="nil"/>
              <w:left w:val="nil"/>
              <w:bottom w:val="single" w:sz="4" w:space="0" w:color="auto"/>
              <w:right w:val="single" w:sz="4" w:space="0" w:color="auto"/>
            </w:tcBorders>
            <w:shd w:val="clear" w:color="auto" w:fill="auto"/>
            <w:vAlign w:val="center"/>
            <w:hideMark/>
          </w:tcPr>
          <w:p w14:paraId="408E37A4"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Area Allowance (Watts)</w:t>
            </w:r>
          </w:p>
        </w:tc>
        <w:tc>
          <w:tcPr>
            <w:tcW w:w="421" w:type="pct"/>
            <w:gridSpan w:val="2"/>
            <w:tcBorders>
              <w:top w:val="nil"/>
              <w:left w:val="nil"/>
              <w:bottom w:val="single" w:sz="4" w:space="0" w:color="auto"/>
              <w:right w:val="single" w:sz="4" w:space="0" w:color="auto"/>
            </w:tcBorders>
            <w:shd w:val="clear" w:color="auto" w:fill="auto"/>
            <w:vAlign w:val="center"/>
            <w:hideMark/>
          </w:tcPr>
          <w:p w14:paraId="2AF95430"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Perimeter Length (lf)</w:t>
            </w:r>
          </w:p>
        </w:tc>
        <w:tc>
          <w:tcPr>
            <w:tcW w:w="453" w:type="pct"/>
            <w:gridSpan w:val="2"/>
            <w:tcBorders>
              <w:top w:val="nil"/>
              <w:left w:val="nil"/>
              <w:bottom w:val="single" w:sz="4" w:space="0" w:color="auto"/>
              <w:right w:val="single" w:sz="4" w:space="0" w:color="auto"/>
            </w:tcBorders>
            <w:shd w:val="clear" w:color="auto" w:fill="auto"/>
            <w:vAlign w:val="center"/>
            <w:hideMark/>
          </w:tcPr>
          <w:p w14:paraId="3A1F8576"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Allowed Density (W/lf)</w:t>
            </w:r>
          </w:p>
        </w:tc>
        <w:tc>
          <w:tcPr>
            <w:tcW w:w="437" w:type="pct"/>
            <w:gridSpan w:val="3"/>
            <w:tcBorders>
              <w:top w:val="nil"/>
              <w:left w:val="nil"/>
              <w:bottom w:val="single" w:sz="4" w:space="0" w:color="auto"/>
              <w:right w:val="single" w:sz="4" w:space="0" w:color="auto"/>
            </w:tcBorders>
            <w:shd w:val="clear" w:color="auto" w:fill="auto"/>
            <w:vAlign w:val="center"/>
            <w:hideMark/>
          </w:tcPr>
          <w:p w14:paraId="664FD968"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Linear Allowance (Watts)</w:t>
            </w:r>
          </w:p>
        </w:tc>
        <w:tc>
          <w:tcPr>
            <w:tcW w:w="758" w:type="pct"/>
            <w:gridSpan w:val="3"/>
            <w:vMerge/>
            <w:tcBorders>
              <w:top w:val="nil"/>
              <w:left w:val="single" w:sz="4" w:space="0" w:color="auto"/>
              <w:bottom w:val="single" w:sz="4" w:space="0" w:color="auto"/>
              <w:right w:val="single" w:sz="4" w:space="0" w:color="auto"/>
            </w:tcBorders>
            <w:shd w:val="clear" w:color="auto" w:fill="auto"/>
            <w:vAlign w:val="center"/>
            <w:hideMark/>
          </w:tcPr>
          <w:p w14:paraId="205446F2" w14:textId="77777777" w:rsidR="00AB2B09" w:rsidRPr="006E0E9F" w:rsidRDefault="00AB2B09" w:rsidP="00AF4509">
            <w:pPr>
              <w:spacing w:after="0" w:line="240" w:lineRule="auto"/>
              <w:rPr>
                <w:rFonts w:ascii="Calibri" w:eastAsia="Times New Roman" w:hAnsi="Calibri" w:cs="Calibri"/>
              </w:rPr>
            </w:pPr>
          </w:p>
        </w:tc>
        <w:tc>
          <w:tcPr>
            <w:tcW w:w="339" w:type="pct"/>
            <w:gridSpan w:val="2"/>
            <w:shd w:val="clear" w:color="auto" w:fill="auto"/>
            <w:vAlign w:val="center"/>
            <w:hideMark/>
          </w:tcPr>
          <w:p w14:paraId="5C32756C" w14:textId="77777777" w:rsidR="00AB2B09" w:rsidRPr="006E0E9F" w:rsidRDefault="00AB2B09" w:rsidP="00AF4509">
            <w:pPr>
              <w:spacing w:after="0" w:line="240" w:lineRule="auto"/>
              <w:rPr>
                <w:rFonts w:ascii="Times New Roman" w:eastAsia="Times New Roman" w:hAnsi="Times New Roman" w:cs="Times New Roman"/>
              </w:rPr>
            </w:pPr>
          </w:p>
        </w:tc>
      </w:tr>
      <w:tr w:rsidR="0040517E" w:rsidRPr="006E0E9F" w14:paraId="50F98A97" w14:textId="77777777" w:rsidTr="006D19EB">
        <w:trPr>
          <w:trHeight w:val="290"/>
        </w:trPr>
        <w:tc>
          <w:tcPr>
            <w:tcW w:w="1289" w:type="pct"/>
            <w:gridSpan w:val="2"/>
            <w:tcBorders>
              <w:top w:val="single" w:sz="4" w:space="0" w:color="auto"/>
              <w:left w:val="single" w:sz="4" w:space="0" w:color="auto"/>
              <w:bottom w:val="single" w:sz="4" w:space="0" w:color="auto"/>
              <w:right w:val="single" w:sz="4" w:space="0" w:color="auto"/>
            </w:tcBorders>
            <w:shd w:val="clear" w:color="auto" w:fill="auto"/>
            <w:hideMark/>
          </w:tcPr>
          <w:p w14:paraId="36B980FE" w14:textId="77777777" w:rsidR="00AB2B09" w:rsidRPr="006E0E9F" w:rsidRDefault="00AB2B09" w:rsidP="00AF4509">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459" w:type="pct"/>
            <w:gridSpan w:val="2"/>
            <w:tcBorders>
              <w:top w:val="nil"/>
              <w:left w:val="nil"/>
              <w:bottom w:val="single" w:sz="4" w:space="0" w:color="auto"/>
              <w:right w:val="single" w:sz="4" w:space="0" w:color="auto"/>
            </w:tcBorders>
            <w:shd w:val="clear" w:color="auto" w:fill="auto"/>
            <w:hideMark/>
          </w:tcPr>
          <w:p w14:paraId="059661F3" w14:textId="77777777" w:rsidR="00AB2B09" w:rsidRPr="006E0E9F" w:rsidRDefault="00AB2B09" w:rsidP="00AF4509">
            <w:pPr>
              <w:spacing w:after="0" w:line="240" w:lineRule="auto"/>
              <w:rPr>
                <w:rFonts w:ascii="Calibri" w:eastAsia="Times New Roman" w:hAnsi="Calibri" w:cs="Calibri"/>
              </w:rPr>
            </w:pPr>
            <w:r w:rsidRPr="006E0E9F">
              <w:rPr>
                <w:rFonts w:ascii="Calibri" w:eastAsia="Times New Roman" w:hAnsi="Calibri" w:cs="Calibri"/>
              </w:rPr>
              <w:t> </w:t>
            </w:r>
          </w:p>
        </w:tc>
        <w:tc>
          <w:tcPr>
            <w:tcW w:w="420" w:type="pct"/>
            <w:gridSpan w:val="4"/>
            <w:tcBorders>
              <w:top w:val="nil"/>
              <w:left w:val="nil"/>
              <w:bottom w:val="single" w:sz="4" w:space="0" w:color="auto"/>
              <w:right w:val="single" w:sz="4" w:space="0" w:color="auto"/>
            </w:tcBorders>
            <w:shd w:val="clear" w:color="auto" w:fill="auto"/>
            <w:hideMark/>
          </w:tcPr>
          <w:p w14:paraId="75385A4D" w14:textId="77777777" w:rsidR="00AB2B09" w:rsidRPr="006E0E9F" w:rsidRDefault="00AB2B09" w:rsidP="00AF4509">
            <w:pPr>
              <w:spacing w:after="0" w:line="240" w:lineRule="auto"/>
              <w:rPr>
                <w:rFonts w:ascii="Calibri" w:eastAsia="Times New Roman" w:hAnsi="Calibri" w:cs="Calibri"/>
              </w:rPr>
            </w:pPr>
            <w:r w:rsidRPr="006E0E9F">
              <w:rPr>
                <w:rFonts w:ascii="Calibri" w:eastAsia="Times New Roman" w:hAnsi="Calibri" w:cs="Calibri"/>
              </w:rPr>
              <w:t> </w:t>
            </w:r>
          </w:p>
        </w:tc>
        <w:tc>
          <w:tcPr>
            <w:tcW w:w="424" w:type="pct"/>
            <w:tcBorders>
              <w:top w:val="nil"/>
              <w:left w:val="nil"/>
              <w:bottom w:val="single" w:sz="4" w:space="0" w:color="auto"/>
              <w:right w:val="single" w:sz="4" w:space="0" w:color="auto"/>
            </w:tcBorders>
            <w:shd w:val="clear" w:color="auto" w:fill="auto"/>
            <w:vAlign w:val="center"/>
            <w:hideMark/>
          </w:tcPr>
          <w:p w14:paraId="0DED3091" w14:textId="5AF249CD" w:rsidR="00AB2B09" w:rsidRPr="006E0E9F" w:rsidRDefault="00AB2B09" w:rsidP="00AF4509">
            <w:pPr>
              <w:spacing w:after="0" w:line="240" w:lineRule="auto"/>
              <w:jc w:val="center"/>
              <w:rPr>
                <w:rFonts w:ascii="Calibri" w:eastAsia="Times New Roman" w:hAnsi="Calibri" w:cs="Calibri"/>
              </w:rPr>
            </w:pPr>
          </w:p>
        </w:tc>
        <w:tc>
          <w:tcPr>
            <w:tcW w:w="421" w:type="pct"/>
            <w:gridSpan w:val="2"/>
            <w:tcBorders>
              <w:top w:val="nil"/>
              <w:left w:val="nil"/>
              <w:bottom w:val="single" w:sz="4" w:space="0" w:color="auto"/>
              <w:right w:val="single" w:sz="4" w:space="0" w:color="auto"/>
            </w:tcBorders>
            <w:shd w:val="clear" w:color="auto" w:fill="auto"/>
            <w:hideMark/>
          </w:tcPr>
          <w:p w14:paraId="5F6CD010" w14:textId="77777777" w:rsidR="00AB2B09" w:rsidRPr="006E0E9F" w:rsidRDefault="00AB2B09" w:rsidP="00AF4509">
            <w:pPr>
              <w:spacing w:after="0" w:line="240" w:lineRule="auto"/>
              <w:rPr>
                <w:rFonts w:ascii="Calibri" w:eastAsia="Times New Roman" w:hAnsi="Calibri" w:cs="Calibri"/>
              </w:rPr>
            </w:pPr>
            <w:r w:rsidRPr="006E0E9F">
              <w:rPr>
                <w:rFonts w:ascii="Calibri" w:eastAsia="Times New Roman" w:hAnsi="Calibri" w:cs="Calibri"/>
              </w:rPr>
              <w:t> </w:t>
            </w:r>
          </w:p>
        </w:tc>
        <w:tc>
          <w:tcPr>
            <w:tcW w:w="453" w:type="pct"/>
            <w:gridSpan w:val="2"/>
            <w:tcBorders>
              <w:top w:val="nil"/>
              <w:left w:val="nil"/>
              <w:bottom w:val="single" w:sz="4" w:space="0" w:color="auto"/>
              <w:right w:val="single" w:sz="4" w:space="0" w:color="auto"/>
            </w:tcBorders>
            <w:shd w:val="clear" w:color="auto" w:fill="auto"/>
            <w:hideMark/>
          </w:tcPr>
          <w:p w14:paraId="6C76E827" w14:textId="77777777" w:rsidR="00AB2B09" w:rsidRPr="006E0E9F" w:rsidRDefault="00AB2B09" w:rsidP="00AF4509">
            <w:pPr>
              <w:spacing w:after="0" w:line="240" w:lineRule="auto"/>
              <w:rPr>
                <w:rFonts w:ascii="Calibri" w:eastAsia="Times New Roman" w:hAnsi="Calibri" w:cs="Calibri"/>
              </w:rPr>
            </w:pPr>
            <w:r w:rsidRPr="006E0E9F">
              <w:rPr>
                <w:rFonts w:ascii="Calibri" w:eastAsia="Times New Roman" w:hAnsi="Calibri" w:cs="Calibri"/>
              </w:rPr>
              <w:t> </w:t>
            </w:r>
          </w:p>
        </w:tc>
        <w:tc>
          <w:tcPr>
            <w:tcW w:w="437" w:type="pct"/>
            <w:gridSpan w:val="3"/>
            <w:tcBorders>
              <w:top w:val="nil"/>
              <w:left w:val="nil"/>
              <w:bottom w:val="single" w:sz="4" w:space="0" w:color="auto"/>
              <w:right w:val="single" w:sz="4" w:space="0" w:color="auto"/>
            </w:tcBorders>
            <w:shd w:val="clear" w:color="auto" w:fill="auto"/>
            <w:vAlign w:val="center"/>
            <w:hideMark/>
          </w:tcPr>
          <w:p w14:paraId="28B5010D" w14:textId="1C06257A" w:rsidR="00AB2B09" w:rsidRPr="006E0E9F" w:rsidRDefault="00AB2B09" w:rsidP="00AF4509">
            <w:pPr>
              <w:spacing w:after="0" w:line="240" w:lineRule="auto"/>
              <w:jc w:val="center"/>
              <w:rPr>
                <w:rFonts w:ascii="Calibri" w:eastAsia="Times New Roman" w:hAnsi="Calibri" w:cs="Calibri"/>
              </w:rPr>
            </w:pPr>
          </w:p>
        </w:tc>
        <w:tc>
          <w:tcPr>
            <w:tcW w:w="758" w:type="pct"/>
            <w:gridSpan w:val="3"/>
            <w:tcBorders>
              <w:top w:val="nil"/>
              <w:left w:val="nil"/>
              <w:bottom w:val="single" w:sz="4" w:space="0" w:color="auto"/>
              <w:right w:val="single" w:sz="4" w:space="0" w:color="auto"/>
            </w:tcBorders>
            <w:shd w:val="clear" w:color="auto" w:fill="auto"/>
            <w:vAlign w:val="center"/>
            <w:hideMark/>
          </w:tcPr>
          <w:p w14:paraId="42F62451" w14:textId="32D8714B" w:rsidR="00AB2B09" w:rsidRPr="006E0E9F" w:rsidRDefault="00AB2B09" w:rsidP="00AF4509">
            <w:pPr>
              <w:spacing w:after="0" w:line="240" w:lineRule="auto"/>
              <w:jc w:val="center"/>
              <w:rPr>
                <w:rFonts w:ascii="Calibri" w:eastAsia="Times New Roman" w:hAnsi="Calibri" w:cs="Calibri"/>
              </w:rPr>
            </w:pPr>
          </w:p>
        </w:tc>
        <w:tc>
          <w:tcPr>
            <w:tcW w:w="339" w:type="pct"/>
            <w:gridSpan w:val="2"/>
            <w:shd w:val="clear" w:color="auto" w:fill="auto"/>
            <w:vAlign w:val="center"/>
            <w:hideMark/>
          </w:tcPr>
          <w:p w14:paraId="77DC1409" w14:textId="77777777" w:rsidR="00AB2B09" w:rsidRPr="006E0E9F" w:rsidRDefault="00AB2B09" w:rsidP="00AF4509">
            <w:pPr>
              <w:spacing w:after="0" w:line="240" w:lineRule="auto"/>
              <w:rPr>
                <w:rFonts w:ascii="Times New Roman" w:eastAsia="Times New Roman" w:hAnsi="Times New Roman" w:cs="Times New Roman"/>
              </w:rPr>
            </w:pPr>
          </w:p>
        </w:tc>
      </w:tr>
      <w:tr w:rsidR="00600262" w:rsidRPr="006E0E9F" w14:paraId="67A2AFA7" w14:textId="77777777" w:rsidTr="006D19EB">
        <w:trPr>
          <w:trHeight w:val="577"/>
        </w:trPr>
        <w:tc>
          <w:tcPr>
            <w:tcW w:w="2592" w:type="pct"/>
            <w:gridSpan w:val="9"/>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00D294E" w14:textId="1B28B0AA" w:rsidR="00600262" w:rsidRPr="006E0E9F" w:rsidRDefault="00600262" w:rsidP="00600262">
            <w:pPr>
              <w:spacing w:after="0" w:line="240" w:lineRule="auto"/>
              <w:rPr>
                <w:rFonts w:ascii="Calibri" w:eastAsia="Times New Roman" w:hAnsi="Calibri" w:cs="Calibri"/>
              </w:rPr>
            </w:pPr>
            <w:r w:rsidRPr="006E0E9F">
              <w:rPr>
                <w:rFonts w:ascii="Calibri" w:eastAsia="Times New Roman" w:hAnsi="Calibri" w:cs="Calibri"/>
                <w:i/>
                <w:iCs/>
                <w:vertAlign w:val="superscript"/>
              </w:rPr>
              <w:t>1</w:t>
            </w:r>
            <w:r w:rsidRPr="006E0E9F">
              <w:rPr>
                <w:rFonts w:ascii="Calibri" w:eastAsia="Times New Roman" w:hAnsi="Calibri" w:cs="Calibri"/>
                <w:i/>
                <w:iCs/>
              </w:rPr>
              <w:t xml:space="preserve"> FOOTNOTES: Number of entrances to parking areas, trail heads, fee payment kiosks, outhouses and toilet facilities on site where lighting is within project scope. </w:t>
            </w:r>
            <w:r w:rsidRPr="006E0E9F">
              <w:rPr>
                <w:rFonts w:ascii="Calibri" w:eastAsia="Times New Roman" w:hAnsi="Calibri" w:cs="Calibri"/>
              </w:rPr>
              <w:t> </w:t>
            </w:r>
          </w:p>
          <w:p w14:paraId="527A1270" w14:textId="77777777" w:rsidR="00600262" w:rsidRPr="006E0E9F" w:rsidRDefault="00600262" w:rsidP="00600262">
            <w:pPr>
              <w:spacing w:after="0" w:line="240" w:lineRule="auto"/>
              <w:rPr>
                <w:rFonts w:ascii="Calibri" w:eastAsia="Times New Roman" w:hAnsi="Calibri" w:cs="Calibri"/>
              </w:rPr>
            </w:pPr>
            <w:r w:rsidRPr="006E0E9F">
              <w:rPr>
                <w:rFonts w:ascii="Calibri" w:eastAsia="Times New Roman" w:hAnsi="Calibri" w:cs="Calibri"/>
              </w:rPr>
              <w:t> </w:t>
            </w:r>
          </w:p>
          <w:p w14:paraId="13F64DC3" w14:textId="3022275C" w:rsidR="00600262" w:rsidRPr="006E0E9F" w:rsidRDefault="00600262" w:rsidP="00600262">
            <w:pPr>
              <w:spacing w:after="0" w:line="240" w:lineRule="auto"/>
              <w:rPr>
                <w:rFonts w:ascii="Calibri" w:eastAsia="Times New Roman" w:hAnsi="Calibri" w:cs="Calibri"/>
              </w:rPr>
            </w:pPr>
            <w:r w:rsidRPr="006E0E9F">
              <w:rPr>
                <w:rFonts w:ascii="Calibri" w:eastAsia="Times New Roman" w:hAnsi="Calibri" w:cs="Calibri"/>
              </w:rPr>
              <w:t> </w:t>
            </w:r>
            <w:r w:rsidRPr="006E0E9F">
              <w:rPr>
                <w:rFonts w:ascii="Calibri" w:eastAsia="Times New Roman" w:hAnsi="Calibri" w:cs="Calibri"/>
                <w:b/>
                <w:bCs/>
              </w:rPr>
              <w:t xml:space="preserve"> </w:t>
            </w:r>
          </w:p>
        </w:tc>
        <w:tc>
          <w:tcPr>
            <w:tcW w:w="1311" w:type="pct"/>
            <w:gridSpan w:val="7"/>
            <w:tcBorders>
              <w:top w:val="single" w:sz="4" w:space="0" w:color="auto"/>
              <w:left w:val="single" w:sz="4" w:space="0" w:color="auto"/>
              <w:bottom w:val="single" w:sz="4" w:space="0" w:color="auto"/>
              <w:right w:val="nil"/>
            </w:tcBorders>
            <w:shd w:val="clear" w:color="auto" w:fill="auto"/>
            <w:noWrap/>
            <w:hideMark/>
          </w:tcPr>
          <w:p w14:paraId="274CA2A1" w14:textId="77777777" w:rsidR="00600262" w:rsidRPr="006E0E9F" w:rsidRDefault="00600262" w:rsidP="00AF4509">
            <w:pPr>
              <w:spacing w:after="0" w:line="240" w:lineRule="auto"/>
              <w:jc w:val="right"/>
              <w:rPr>
                <w:rFonts w:ascii="Calibri" w:eastAsia="Times New Roman" w:hAnsi="Calibri" w:cs="Calibri"/>
                <w:b/>
                <w:bCs/>
              </w:rPr>
            </w:pPr>
            <w:r w:rsidRPr="006E0E9F">
              <w:rPr>
                <w:rFonts w:ascii="Calibri" w:eastAsia="Times New Roman" w:hAnsi="Calibri" w:cs="Calibri"/>
              </w:rPr>
              <w:t> </w:t>
            </w:r>
            <w:r w:rsidRPr="006E0E9F">
              <w:rPr>
                <w:rFonts w:ascii="Calibri" w:eastAsia="Times New Roman" w:hAnsi="Calibri" w:cs="Calibri"/>
                <w:b/>
                <w:bCs/>
              </w:rPr>
              <w:t>Initial Wattage Allowance for Entire Site (Watts):</w:t>
            </w:r>
          </w:p>
        </w:tc>
        <w:tc>
          <w:tcPr>
            <w:tcW w:w="758" w:type="pct"/>
            <w:gridSpan w:val="3"/>
            <w:tcBorders>
              <w:top w:val="nil"/>
              <w:left w:val="single" w:sz="4" w:space="0" w:color="auto"/>
              <w:bottom w:val="single" w:sz="4" w:space="0" w:color="auto"/>
              <w:right w:val="single" w:sz="4" w:space="0" w:color="auto"/>
            </w:tcBorders>
            <w:shd w:val="clear" w:color="auto" w:fill="auto"/>
            <w:noWrap/>
            <w:vAlign w:val="bottom"/>
            <w:hideMark/>
          </w:tcPr>
          <w:p w14:paraId="4207B59B" w14:textId="77777777" w:rsidR="00600262" w:rsidRPr="006E0E9F" w:rsidRDefault="00600262" w:rsidP="00AF4509">
            <w:pPr>
              <w:spacing w:after="0" w:line="240" w:lineRule="auto"/>
              <w:rPr>
                <w:rFonts w:ascii="Calibri" w:eastAsia="Times New Roman" w:hAnsi="Calibri" w:cs="Calibri"/>
              </w:rPr>
            </w:pPr>
            <w:r w:rsidRPr="006E0E9F">
              <w:rPr>
                <w:rFonts w:ascii="Calibri" w:eastAsia="Times New Roman" w:hAnsi="Calibri" w:cs="Calibri"/>
              </w:rPr>
              <w:t> </w:t>
            </w:r>
          </w:p>
        </w:tc>
        <w:tc>
          <w:tcPr>
            <w:tcW w:w="339" w:type="pct"/>
            <w:gridSpan w:val="2"/>
            <w:shd w:val="clear" w:color="auto" w:fill="auto"/>
            <w:vAlign w:val="center"/>
            <w:hideMark/>
          </w:tcPr>
          <w:p w14:paraId="3CCEE136" w14:textId="77777777" w:rsidR="00600262" w:rsidRPr="006E0E9F" w:rsidRDefault="00600262" w:rsidP="00AF4509">
            <w:pPr>
              <w:spacing w:after="0" w:line="240" w:lineRule="auto"/>
              <w:rPr>
                <w:rFonts w:ascii="Times New Roman" w:eastAsia="Times New Roman" w:hAnsi="Times New Roman" w:cs="Times New Roman"/>
              </w:rPr>
            </w:pPr>
          </w:p>
        </w:tc>
      </w:tr>
      <w:tr w:rsidR="00600262" w:rsidRPr="006E0E9F" w14:paraId="088D0404" w14:textId="77777777" w:rsidTr="006D19EB">
        <w:trPr>
          <w:trHeight w:val="600"/>
        </w:trPr>
        <w:tc>
          <w:tcPr>
            <w:tcW w:w="2592" w:type="pct"/>
            <w:gridSpan w:val="9"/>
            <w:vMerge/>
            <w:tcBorders>
              <w:left w:val="single" w:sz="4" w:space="0" w:color="auto"/>
              <w:bottom w:val="single" w:sz="4" w:space="0" w:color="auto"/>
              <w:right w:val="single" w:sz="4" w:space="0" w:color="auto"/>
            </w:tcBorders>
            <w:shd w:val="clear" w:color="auto" w:fill="auto"/>
            <w:vAlign w:val="center"/>
            <w:hideMark/>
          </w:tcPr>
          <w:p w14:paraId="67398E1B" w14:textId="2B440FAF" w:rsidR="00600262" w:rsidRPr="006E0E9F" w:rsidRDefault="00600262" w:rsidP="007A169F">
            <w:pPr>
              <w:spacing w:after="0" w:line="240" w:lineRule="auto"/>
              <w:jc w:val="right"/>
              <w:rPr>
                <w:rFonts w:ascii="Calibri" w:eastAsia="Times New Roman" w:hAnsi="Calibri" w:cs="Calibri"/>
              </w:rPr>
            </w:pPr>
          </w:p>
        </w:tc>
        <w:tc>
          <w:tcPr>
            <w:tcW w:w="1311" w:type="pct"/>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0D85FD" w14:textId="77777777" w:rsidR="00600262" w:rsidRPr="006E0E9F" w:rsidRDefault="00600262" w:rsidP="00AF4509">
            <w:pPr>
              <w:spacing w:after="0" w:line="240" w:lineRule="auto"/>
              <w:jc w:val="right"/>
              <w:rPr>
                <w:rFonts w:ascii="Calibri" w:eastAsia="Times New Roman" w:hAnsi="Calibri" w:cs="Calibri"/>
                <w:b/>
                <w:bCs/>
              </w:rPr>
            </w:pPr>
            <w:r w:rsidRPr="006E0E9F">
              <w:rPr>
                <w:rFonts w:ascii="Calibri" w:eastAsia="Times New Roman" w:hAnsi="Calibri" w:cs="Calibri"/>
                <w:b/>
                <w:bCs/>
              </w:rPr>
              <w:t xml:space="preserve">Instances of Initial Wattage </w:t>
            </w:r>
          </w:p>
          <w:p w14:paraId="6FDA0F21" w14:textId="77777777" w:rsidR="00600262" w:rsidRPr="006E0E9F" w:rsidRDefault="00600262" w:rsidP="00AF4509">
            <w:pPr>
              <w:spacing w:after="0" w:line="240" w:lineRule="auto"/>
              <w:jc w:val="right"/>
              <w:rPr>
                <w:rFonts w:ascii="Calibri" w:eastAsia="Times New Roman" w:hAnsi="Calibri" w:cs="Calibri"/>
                <w:b/>
                <w:bCs/>
              </w:rPr>
            </w:pPr>
            <w:r w:rsidRPr="006E0E9F">
              <w:rPr>
                <w:rFonts w:ascii="Calibri" w:eastAsia="Times New Roman" w:hAnsi="Calibri" w:cs="Calibri"/>
                <w:b/>
                <w:bCs/>
              </w:rPr>
              <w:t>Allowance (LZ 0 only)</w:t>
            </w:r>
            <w:r w:rsidRPr="006E0E9F">
              <w:rPr>
                <w:rFonts w:ascii="Calibri" w:eastAsia="Times New Roman" w:hAnsi="Calibri" w:cs="Calibri"/>
                <w:b/>
                <w:bCs/>
                <w:vertAlign w:val="superscript"/>
              </w:rPr>
              <w:t>1</w:t>
            </w:r>
          </w:p>
        </w:tc>
        <w:tc>
          <w:tcPr>
            <w:tcW w:w="758" w:type="pct"/>
            <w:gridSpan w:val="3"/>
            <w:tcBorders>
              <w:top w:val="nil"/>
              <w:left w:val="single" w:sz="4" w:space="0" w:color="auto"/>
              <w:bottom w:val="single" w:sz="4" w:space="0" w:color="auto"/>
              <w:right w:val="single" w:sz="4" w:space="0" w:color="auto"/>
            </w:tcBorders>
            <w:shd w:val="clear" w:color="auto" w:fill="auto"/>
            <w:noWrap/>
            <w:vAlign w:val="bottom"/>
            <w:hideMark/>
          </w:tcPr>
          <w:p w14:paraId="1B834520" w14:textId="77777777" w:rsidR="00600262" w:rsidRPr="006E0E9F" w:rsidRDefault="00600262" w:rsidP="00AF4509">
            <w:pPr>
              <w:spacing w:after="0" w:line="240" w:lineRule="auto"/>
              <w:rPr>
                <w:rFonts w:ascii="Calibri" w:eastAsia="Times New Roman" w:hAnsi="Calibri" w:cs="Calibri"/>
              </w:rPr>
            </w:pPr>
          </w:p>
        </w:tc>
        <w:tc>
          <w:tcPr>
            <w:tcW w:w="339" w:type="pct"/>
            <w:gridSpan w:val="2"/>
            <w:shd w:val="clear" w:color="auto" w:fill="auto"/>
            <w:vAlign w:val="center"/>
            <w:hideMark/>
          </w:tcPr>
          <w:p w14:paraId="15FF91E7" w14:textId="77777777" w:rsidR="00600262" w:rsidRPr="006E0E9F" w:rsidRDefault="00600262" w:rsidP="00AF4509">
            <w:pPr>
              <w:spacing w:after="0" w:line="240" w:lineRule="auto"/>
              <w:rPr>
                <w:rFonts w:ascii="Times New Roman" w:eastAsia="Times New Roman" w:hAnsi="Times New Roman" w:cs="Times New Roman"/>
              </w:rPr>
            </w:pPr>
          </w:p>
        </w:tc>
      </w:tr>
      <w:tr w:rsidR="00160470" w:rsidRPr="006E0E9F" w14:paraId="6EFA5476" w14:textId="77777777" w:rsidTr="006D19EB">
        <w:trPr>
          <w:trHeight w:val="758"/>
        </w:trPr>
        <w:tc>
          <w:tcPr>
            <w:tcW w:w="2592" w:type="pct"/>
            <w:gridSpan w:val="9"/>
            <w:vMerge/>
            <w:tcBorders>
              <w:left w:val="single" w:sz="4" w:space="0" w:color="auto"/>
              <w:bottom w:val="single" w:sz="4" w:space="0" w:color="auto"/>
              <w:right w:val="single" w:sz="4" w:space="0" w:color="auto"/>
            </w:tcBorders>
            <w:shd w:val="clear" w:color="auto" w:fill="auto"/>
            <w:noWrap/>
            <w:vAlign w:val="bottom"/>
          </w:tcPr>
          <w:p w14:paraId="4767399C" w14:textId="1FCC905A" w:rsidR="00160470" w:rsidRPr="006E0E9F" w:rsidRDefault="00160470" w:rsidP="007A169F">
            <w:pPr>
              <w:spacing w:after="0" w:line="240" w:lineRule="auto"/>
              <w:jc w:val="right"/>
              <w:rPr>
                <w:rFonts w:ascii="Calibri" w:eastAsia="Times New Roman" w:hAnsi="Calibri" w:cs="Calibri"/>
                <w:b/>
                <w:bCs/>
              </w:rPr>
            </w:pPr>
          </w:p>
        </w:tc>
        <w:tc>
          <w:tcPr>
            <w:tcW w:w="1311" w:type="pct"/>
            <w:gridSpan w:val="7"/>
            <w:tcBorders>
              <w:top w:val="single" w:sz="4" w:space="0" w:color="auto"/>
              <w:left w:val="single" w:sz="4" w:space="0" w:color="auto"/>
              <w:bottom w:val="single" w:sz="4" w:space="0" w:color="auto"/>
              <w:right w:val="single" w:sz="4" w:space="0" w:color="auto"/>
            </w:tcBorders>
            <w:shd w:val="clear" w:color="auto" w:fill="auto"/>
            <w:vAlign w:val="bottom"/>
          </w:tcPr>
          <w:p w14:paraId="79533C60" w14:textId="77777777" w:rsidR="00160470" w:rsidRPr="006E0E9F" w:rsidRDefault="00160470" w:rsidP="007A169F">
            <w:pPr>
              <w:spacing w:after="0" w:line="240" w:lineRule="auto"/>
              <w:jc w:val="right"/>
              <w:rPr>
                <w:rFonts w:ascii="Calibri" w:eastAsia="Times New Roman" w:hAnsi="Calibri" w:cs="Calibri"/>
                <w:b/>
                <w:bCs/>
              </w:rPr>
            </w:pPr>
            <w:r w:rsidRPr="006E0E9F">
              <w:rPr>
                <w:rFonts w:ascii="Calibri" w:eastAsia="Times New Roman" w:hAnsi="Calibri" w:cs="Calibri"/>
                <w:b/>
                <w:bCs/>
              </w:rPr>
              <w:t>Total General Hardscape</w:t>
            </w:r>
          </w:p>
          <w:p w14:paraId="6D19DFEC" w14:textId="09401861" w:rsidR="00160470" w:rsidRPr="006E0E9F" w:rsidRDefault="00160470" w:rsidP="007A169F">
            <w:pPr>
              <w:spacing w:after="0" w:line="240" w:lineRule="auto"/>
              <w:jc w:val="right"/>
              <w:rPr>
                <w:rFonts w:ascii="Calibri" w:eastAsia="Times New Roman" w:hAnsi="Calibri" w:cs="Calibri"/>
                <w:b/>
                <w:bCs/>
              </w:rPr>
            </w:pPr>
            <w:r w:rsidRPr="006E0E9F">
              <w:rPr>
                <w:rFonts w:ascii="Calibri" w:eastAsia="Times New Roman" w:hAnsi="Calibri" w:cs="Calibri"/>
                <w:b/>
                <w:bCs/>
              </w:rPr>
              <w:t>Allowance (Watts):</w:t>
            </w:r>
          </w:p>
        </w:tc>
        <w:tc>
          <w:tcPr>
            <w:tcW w:w="758"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14B04CC9" w14:textId="77777777" w:rsidR="00160470" w:rsidRPr="006E0E9F" w:rsidRDefault="00160470" w:rsidP="007A169F">
            <w:pPr>
              <w:spacing w:after="0" w:line="240" w:lineRule="auto"/>
              <w:jc w:val="center"/>
              <w:rPr>
                <w:rFonts w:ascii="Calibri" w:eastAsia="Times New Roman" w:hAnsi="Calibri" w:cs="Calibri"/>
                <w:i/>
                <w:iCs/>
              </w:rPr>
            </w:pPr>
            <w:r w:rsidRPr="006E0E9F">
              <w:rPr>
                <w:rFonts w:ascii="Calibri" w:eastAsia="Times New Roman" w:hAnsi="Calibri" w:cs="Calibri"/>
                <w:i/>
                <w:iCs/>
              </w:rPr>
              <w:t>sum of col09+(IWA*instances)</w:t>
            </w:r>
          </w:p>
        </w:tc>
        <w:tc>
          <w:tcPr>
            <w:tcW w:w="339" w:type="pct"/>
            <w:gridSpan w:val="2"/>
            <w:shd w:val="clear" w:color="auto" w:fill="auto"/>
            <w:vAlign w:val="center"/>
            <w:hideMark/>
          </w:tcPr>
          <w:p w14:paraId="4A7E6BCC" w14:textId="77777777" w:rsidR="00160470" w:rsidRPr="006E0E9F" w:rsidRDefault="00160470" w:rsidP="007A169F">
            <w:pPr>
              <w:spacing w:after="0" w:line="240" w:lineRule="auto"/>
              <w:rPr>
                <w:rFonts w:ascii="Times New Roman" w:eastAsia="Times New Roman" w:hAnsi="Times New Roman" w:cs="Times New Roman"/>
              </w:rPr>
            </w:pPr>
          </w:p>
        </w:tc>
      </w:tr>
      <w:tr w:rsidR="00AB2B09" w:rsidRPr="006E0E9F" w14:paraId="0CD33AA2" w14:textId="77777777" w:rsidTr="006D19EB">
        <w:trPr>
          <w:gridAfter w:val="2"/>
          <w:wAfter w:w="339" w:type="pct"/>
          <w:trHeight w:val="287"/>
        </w:trPr>
        <w:tc>
          <w:tcPr>
            <w:tcW w:w="4661" w:type="pct"/>
            <w:gridSpan w:val="19"/>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CB0031" w14:textId="77777777" w:rsidR="00AB2B09" w:rsidRPr="006D19EB" w:rsidRDefault="00AB2B09" w:rsidP="009139EC">
            <w:pPr>
              <w:spacing w:after="0" w:line="240" w:lineRule="auto"/>
              <w:rPr>
                <w:rFonts w:ascii="Calibri" w:eastAsia="Times New Roman" w:hAnsi="Calibri" w:cs="Calibri"/>
                <w:b/>
                <w:bCs/>
              </w:rPr>
            </w:pPr>
            <w:r w:rsidRPr="006D19EB">
              <w:rPr>
                <w:rFonts w:ascii="Calibri" w:eastAsia="Times New Roman" w:hAnsi="Calibri" w:cs="Calibri"/>
                <w:b/>
                <w:bCs/>
              </w:rPr>
              <w:t>Calculated General Hardscape Lighting Power Allowance per Table 170.2-R for Multifamily &amp; Multifamily Mixed-Use</w:t>
            </w:r>
          </w:p>
        </w:tc>
      </w:tr>
      <w:tr w:rsidR="006D19EB" w:rsidRPr="006E0E9F" w14:paraId="26BCB69C" w14:textId="77777777" w:rsidTr="006D19EB">
        <w:trPr>
          <w:gridAfter w:val="2"/>
          <w:wAfter w:w="339" w:type="pct"/>
          <w:trHeight w:val="287"/>
        </w:trPr>
        <w:tc>
          <w:tcPr>
            <w:tcW w:w="1602"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1E7D22BC" w14:textId="77777777" w:rsidR="00AB2B09" w:rsidRPr="006E0E9F" w:rsidRDefault="00AB2B09" w:rsidP="009139EC">
            <w:pPr>
              <w:spacing w:after="0" w:line="240" w:lineRule="auto"/>
              <w:jc w:val="center"/>
              <w:rPr>
                <w:rFonts w:ascii="Calibri" w:eastAsia="Times New Roman" w:hAnsi="Calibri" w:cs="Calibri"/>
              </w:rPr>
            </w:pPr>
            <w:r w:rsidRPr="006E0E9F">
              <w:rPr>
                <w:rFonts w:ascii="Calibri" w:eastAsia="Times New Roman" w:hAnsi="Calibri" w:cs="Calibri"/>
              </w:rPr>
              <w:t>02</w:t>
            </w:r>
          </w:p>
        </w:tc>
        <w:tc>
          <w:tcPr>
            <w:tcW w:w="464" w:type="pct"/>
            <w:gridSpan w:val="3"/>
            <w:tcBorders>
              <w:top w:val="nil"/>
              <w:left w:val="nil"/>
              <w:bottom w:val="single" w:sz="4" w:space="0" w:color="auto"/>
              <w:right w:val="single" w:sz="4" w:space="0" w:color="auto"/>
            </w:tcBorders>
            <w:shd w:val="clear" w:color="auto" w:fill="auto"/>
            <w:vAlign w:val="center"/>
            <w:hideMark/>
          </w:tcPr>
          <w:p w14:paraId="41AA3D85" w14:textId="77777777" w:rsidR="00AB2B09" w:rsidRPr="006E0E9F" w:rsidRDefault="00AB2B09" w:rsidP="009139EC">
            <w:pPr>
              <w:spacing w:after="0" w:line="240" w:lineRule="auto"/>
              <w:jc w:val="center"/>
              <w:rPr>
                <w:rFonts w:ascii="Calibri" w:eastAsia="Times New Roman" w:hAnsi="Calibri" w:cs="Calibri"/>
              </w:rPr>
            </w:pPr>
            <w:r w:rsidRPr="006E0E9F">
              <w:rPr>
                <w:rFonts w:ascii="Calibri" w:eastAsia="Times New Roman" w:hAnsi="Calibri" w:cs="Calibri"/>
              </w:rPr>
              <w:t>03</w:t>
            </w:r>
          </w:p>
        </w:tc>
        <w:tc>
          <w:tcPr>
            <w:tcW w:w="1360" w:type="pct"/>
            <w:gridSpan w:val="6"/>
            <w:tcBorders>
              <w:top w:val="nil"/>
              <w:left w:val="nil"/>
              <w:bottom w:val="single" w:sz="4" w:space="0" w:color="auto"/>
              <w:right w:val="single" w:sz="4" w:space="0" w:color="auto"/>
            </w:tcBorders>
            <w:shd w:val="clear" w:color="auto" w:fill="auto"/>
            <w:vAlign w:val="center"/>
            <w:hideMark/>
          </w:tcPr>
          <w:p w14:paraId="3B06EC23" w14:textId="77777777" w:rsidR="00AB2B09" w:rsidRPr="006E0E9F" w:rsidRDefault="00AB2B09" w:rsidP="009139EC">
            <w:pPr>
              <w:spacing w:after="0" w:line="240" w:lineRule="auto"/>
              <w:jc w:val="center"/>
              <w:rPr>
                <w:rFonts w:ascii="Calibri" w:eastAsia="Times New Roman" w:hAnsi="Calibri" w:cs="Calibri"/>
              </w:rPr>
            </w:pPr>
            <w:r w:rsidRPr="006E0E9F">
              <w:rPr>
                <w:rFonts w:ascii="Calibri" w:eastAsia="Times New Roman" w:hAnsi="Calibri" w:cs="Calibri"/>
              </w:rPr>
              <w:t>04</w:t>
            </w:r>
          </w:p>
        </w:tc>
        <w:tc>
          <w:tcPr>
            <w:tcW w:w="1235" w:type="pct"/>
            <w:gridSpan w:val="7"/>
            <w:tcBorders>
              <w:top w:val="nil"/>
              <w:left w:val="nil"/>
              <w:bottom w:val="single" w:sz="4" w:space="0" w:color="auto"/>
              <w:right w:val="single" w:sz="4" w:space="0" w:color="auto"/>
            </w:tcBorders>
            <w:shd w:val="clear" w:color="auto" w:fill="auto"/>
            <w:vAlign w:val="center"/>
            <w:hideMark/>
          </w:tcPr>
          <w:p w14:paraId="139DC5DF" w14:textId="77777777" w:rsidR="00AB2B09" w:rsidRPr="006E0E9F" w:rsidRDefault="00AB2B09" w:rsidP="009139EC">
            <w:pPr>
              <w:spacing w:after="0" w:line="240" w:lineRule="auto"/>
              <w:jc w:val="center"/>
              <w:rPr>
                <w:rFonts w:ascii="Calibri" w:eastAsia="Times New Roman" w:hAnsi="Calibri" w:cs="Calibri"/>
              </w:rPr>
            </w:pPr>
            <w:r w:rsidRPr="006E0E9F">
              <w:rPr>
                <w:rFonts w:ascii="Calibri" w:eastAsia="Times New Roman" w:hAnsi="Calibri" w:cs="Calibri"/>
              </w:rPr>
              <w:t>05</w:t>
            </w:r>
          </w:p>
        </w:tc>
      </w:tr>
      <w:tr w:rsidR="00AB2B09" w:rsidRPr="006E0E9F" w14:paraId="3A4F144E" w14:textId="77777777" w:rsidTr="006D19EB">
        <w:trPr>
          <w:gridAfter w:val="2"/>
          <w:wAfter w:w="339" w:type="pct"/>
          <w:trHeight w:val="297"/>
        </w:trPr>
        <w:tc>
          <w:tcPr>
            <w:tcW w:w="1602" w:type="pct"/>
            <w:gridSpan w:val="3"/>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30B633CC" w14:textId="77777777" w:rsidR="00AB2B09" w:rsidRPr="006E0E9F" w:rsidRDefault="00AB2B09" w:rsidP="009139EC">
            <w:pPr>
              <w:spacing w:after="0" w:line="240" w:lineRule="auto"/>
              <w:jc w:val="center"/>
              <w:rPr>
                <w:rFonts w:ascii="Calibri" w:eastAsia="Times New Roman" w:hAnsi="Calibri" w:cs="Calibri"/>
              </w:rPr>
            </w:pPr>
            <w:r w:rsidRPr="006E0E9F">
              <w:rPr>
                <w:rFonts w:ascii="Calibri" w:eastAsia="Times New Roman" w:hAnsi="Calibri" w:cs="Calibri"/>
              </w:rPr>
              <w:t>Area Description</w:t>
            </w:r>
          </w:p>
        </w:tc>
        <w:tc>
          <w:tcPr>
            <w:tcW w:w="3059" w:type="pct"/>
            <w:gridSpan w:val="16"/>
            <w:tcBorders>
              <w:top w:val="single" w:sz="4" w:space="0" w:color="auto"/>
              <w:left w:val="nil"/>
              <w:bottom w:val="single" w:sz="4" w:space="0" w:color="auto"/>
              <w:right w:val="single" w:sz="4" w:space="0" w:color="000000"/>
            </w:tcBorders>
            <w:shd w:val="clear" w:color="auto" w:fill="auto"/>
            <w:vAlign w:val="center"/>
            <w:hideMark/>
          </w:tcPr>
          <w:p w14:paraId="58EDEAA1" w14:textId="77777777" w:rsidR="00AB2B09" w:rsidRPr="006E0E9F" w:rsidRDefault="00AB2B09" w:rsidP="009139EC">
            <w:pPr>
              <w:spacing w:after="0" w:line="240" w:lineRule="auto"/>
              <w:jc w:val="center"/>
              <w:rPr>
                <w:rFonts w:ascii="Calibri" w:eastAsia="Times New Roman" w:hAnsi="Calibri" w:cs="Calibri"/>
              </w:rPr>
            </w:pPr>
            <w:r w:rsidRPr="006E0E9F">
              <w:rPr>
                <w:rFonts w:ascii="Calibri" w:eastAsia="Times New Roman" w:hAnsi="Calibri" w:cs="Calibri"/>
              </w:rPr>
              <w:t>Area Wattage Allowance (AWA)</w:t>
            </w:r>
          </w:p>
        </w:tc>
      </w:tr>
      <w:tr w:rsidR="006D19EB" w:rsidRPr="006E0E9F" w14:paraId="2EB4E0D5" w14:textId="77777777" w:rsidTr="006D19EB">
        <w:trPr>
          <w:gridAfter w:val="2"/>
          <w:wAfter w:w="339" w:type="pct"/>
          <w:trHeight w:val="742"/>
        </w:trPr>
        <w:tc>
          <w:tcPr>
            <w:tcW w:w="1602" w:type="pct"/>
            <w:gridSpan w:val="3"/>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06CACACF" w14:textId="77777777" w:rsidR="00AB2B09" w:rsidRPr="006E0E9F" w:rsidRDefault="00AB2B09" w:rsidP="009139EC">
            <w:pPr>
              <w:spacing w:after="0" w:line="240" w:lineRule="auto"/>
              <w:rPr>
                <w:rFonts w:ascii="Calibri" w:eastAsia="Times New Roman" w:hAnsi="Calibri" w:cs="Calibri"/>
              </w:rPr>
            </w:pPr>
          </w:p>
        </w:tc>
        <w:tc>
          <w:tcPr>
            <w:tcW w:w="464" w:type="pct"/>
            <w:gridSpan w:val="3"/>
            <w:tcBorders>
              <w:top w:val="nil"/>
              <w:left w:val="nil"/>
              <w:bottom w:val="single" w:sz="4" w:space="0" w:color="auto"/>
              <w:right w:val="single" w:sz="4" w:space="0" w:color="auto"/>
            </w:tcBorders>
            <w:shd w:val="clear" w:color="auto" w:fill="auto"/>
            <w:vAlign w:val="center"/>
            <w:hideMark/>
          </w:tcPr>
          <w:p w14:paraId="2CD30BD7" w14:textId="77777777" w:rsidR="00AB2B09" w:rsidRPr="006E0E9F" w:rsidRDefault="00AB2B09" w:rsidP="009139EC">
            <w:pPr>
              <w:spacing w:after="0" w:line="240" w:lineRule="auto"/>
              <w:jc w:val="center"/>
              <w:rPr>
                <w:rFonts w:ascii="Calibri" w:eastAsia="Times New Roman" w:hAnsi="Calibri" w:cs="Calibri"/>
              </w:rPr>
            </w:pPr>
            <w:r w:rsidRPr="006E0E9F">
              <w:rPr>
                <w:rFonts w:ascii="Calibri" w:eastAsia="Times New Roman" w:hAnsi="Calibri" w:cs="Calibri"/>
              </w:rPr>
              <w:t xml:space="preserve">Illuminated </w:t>
            </w:r>
            <w:r w:rsidRPr="006E0E9F">
              <w:rPr>
                <w:rFonts w:ascii="Calibri" w:eastAsia="Times New Roman" w:hAnsi="Calibri" w:cs="Calibri"/>
              </w:rPr>
              <w:br/>
              <w:t>Area (ft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1360" w:type="pct"/>
            <w:gridSpan w:val="6"/>
            <w:tcBorders>
              <w:top w:val="nil"/>
              <w:left w:val="nil"/>
              <w:bottom w:val="single" w:sz="4" w:space="0" w:color="auto"/>
              <w:right w:val="single" w:sz="4" w:space="0" w:color="auto"/>
            </w:tcBorders>
            <w:shd w:val="clear" w:color="auto" w:fill="auto"/>
            <w:vAlign w:val="center"/>
            <w:hideMark/>
          </w:tcPr>
          <w:p w14:paraId="377A0A20" w14:textId="77777777" w:rsidR="00AB2B09" w:rsidRPr="006E0E9F" w:rsidRDefault="00AB2B09" w:rsidP="009139EC">
            <w:pPr>
              <w:spacing w:after="0" w:line="240" w:lineRule="auto"/>
              <w:jc w:val="center"/>
              <w:rPr>
                <w:rFonts w:ascii="Calibri" w:eastAsia="Times New Roman" w:hAnsi="Calibri" w:cs="Calibri"/>
              </w:rPr>
            </w:pPr>
            <w:r w:rsidRPr="006E0E9F">
              <w:rPr>
                <w:rFonts w:ascii="Calibri" w:eastAsia="Times New Roman" w:hAnsi="Calibri" w:cs="Calibri"/>
              </w:rPr>
              <w:t xml:space="preserve">Allowed Density </w:t>
            </w:r>
            <w:r w:rsidRPr="006E0E9F">
              <w:rPr>
                <w:rFonts w:ascii="Calibri" w:eastAsia="Times New Roman" w:hAnsi="Calibri" w:cs="Calibri"/>
              </w:rPr>
              <w:br/>
              <w:t>(W/ft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1235" w:type="pct"/>
            <w:gridSpan w:val="7"/>
            <w:tcBorders>
              <w:top w:val="nil"/>
              <w:left w:val="nil"/>
              <w:bottom w:val="single" w:sz="4" w:space="0" w:color="auto"/>
              <w:right w:val="single" w:sz="4" w:space="0" w:color="auto"/>
            </w:tcBorders>
            <w:shd w:val="clear" w:color="auto" w:fill="auto"/>
            <w:vAlign w:val="center"/>
            <w:hideMark/>
          </w:tcPr>
          <w:p w14:paraId="5FE3515A" w14:textId="77777777" w:rsidR="00AB2B09" w:rsidRPr="006E0E9F" w:rsidRDefault="00AB2B09" w:rsidP="009139EC">
            <w:pPr>
              <w:spacing w:after="0" w:line="240" w:lineRule="auto"/>
              <w:jc w:val="center"/>
              <w:rPr>
                <w:rFonts w:ascii="Calibri" w:eastAsia="Times New Roman" w:hAnsi="Calibri" w:cs="Calibri"/>
              </w:rPr>
            </w:pPr>
            <w:r w:rsidRPr="006E0E9F">
              <w:rPr>
                <w:rFonts w:ascii="Calibri" w:eastAsia="Times New Roman" w:hAnsi="Calibri" w:cs="Calibri"/>
              </w:rPr>
              <w:t>Area Allowance (Watts)</w:t>
            </w:r>
          </w:p>
        </w:tc>
      </w:tr>
      <w:tr w:rsidR="006D19EB" w:rsidRPr="006E0E9F" w14:paraId="1E9EA721" w14:textId="77777777" w:rsidTr="006D19EB">
        <w:trPr>
          <w:gridAfter w:val="2"/>
          <w:wAfter w:w="339" w:type="pct"/>
          <w:trHeight w:val="287"/>
        </w:trPr>
        <w:tc>
          <w:tcPr>
            <w:tcW w:w="1602" w:type="pct"/>
            <w:gridSpan w:val="3"/>
            <w:tcBorders>
              <w:top w:val="single" w:sz="4" w:space="0" w:color="auto"/>
              <w:left w:val="single" w:sz="4" w:space="0" w:color="auto"/>
              <w:bottom w:val="single" w:sz="4" w:space="0" w:color="auto"/>
              <w:right w:val="single" w:sz="4" w:space="0" w:color="auto"/>
            </w:tcBorders>
            <w:shd w:val="clear" w:color="auto" w:fill="auto"/>
            <w:hideMark/>
          </w:tcPr>
          <w:p w14:paraId="6C221DDF" w14:textId="77777777" w:rsidR="00AB2B09" w:rsidRPr="006E0E9F" w:rsidRDefault="00AB2B09" w:rsidP="009139EC">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464" w:type="pct"/>
            <w:gridSpan w:val="3"/>
            <w:tcBorders>
              <w:top w:val="nil"/>
              <w:left w:val="nil"/>
              <w:bottom w:val="single" w:sz="4" w:space="0" w:color="auto"/>
              <w:right w:val="single" w:sz="4" w:space="0" w:color="auto"/>
            </w:tcBorders>
            <w:shd w:val="clear" w:color="auto" w:fill="auto"/>
            <w:noWrap/>
            <w:vAlign w:val="bottom"/>
            <w:hideMark/>
          </w:tcPr>
          <w:p w14:paraId="73E0F3B0" w14:textId="77777777" w:rsidR="00AB2B09" w:rsidRPr="006E0E9F" w:rsidRDefault="00AB2B09" w:rsidP="009139EC">
            <w:pPr>
              <w:spacing w:after="0" w:line="240" w:lineRule="auto"/>
              <w:rPr>
                <w:rFonts w:ascii="Calibri" w:eastAsia="Times New Roman" w:hAnsi="Calibri" w:cs="Calibri"/>
              </w:rPr>
            </w:pPr>
            <w:r w:rsidRPr="006E0E9F">
              <w:rPr>
                <w:rFonts w:ascii="Calibri" w:eastAsia="Times New Roman" w:hAnsi="Calibri" w:cs="Calibri"/>
              </w:rPr>
              <w:t> </w:t>
            </w:r>
          </w:p>
        </w:tc>
        <w:tc>
          <w:tcPr>
            <w:tcW w:w="1360" w:type="pct"/>
            <w:gridSpan w:val="6"/>
            <w:tcBorders>
              <w:top w:val="nil"/>
              <w:left w:val="nil"/>
              <w:bottom w:val="single" w:sz="4" w:space="0" w:color="auto"/>
              <w:right w:val="single" w:sz="4" w:space="0" w:color="auto"/>
            </w:tcBorders>
            <w:shd w:val="clear" w:color="auto" w:fill="auto"/>
            <w:noWrap/>
            <w:vAlign w:val="bottom"/>
            <w:hideMark/>
          </w:tcPr>
          <w:p w14:paraId="17F1948F" w14:textId="77777777" w:rsidR="00AB2B09" w:rsidRPr="006E0E9F" w:rsidRDefault="00AB2B09" w:rsidP="009139EC">
            <w:pPr>
              <w:spacing w:after="0" w:line="240" w:lineRule="auto"/>
              <w:rPr>
                <w:rFonts w:ascii="Calibri" w:eastAsia="Times New Roman" w:hAnsi="Calibri" w:cs="Calibri"/>
              </w:rPr>
            </w:pPr>
            <w:r w:rsidRPr="006E0E9F">
              <w:rPr>
                <w:rFonts w:ascii="Calibri" w:eastAsia="Times New Roman" w:hAnsi="Calibri" w:cs="Calibri"/>
              </w:rPr>
              <w:t> </w:t>
            </w:r>
          </w:p>
        </w:tc>
        <w:tc>
          <w:tcPr>
            <w:tcW w:w="1235" w:type="pct"/>
            <w:gridSpan w:val="7"/>
            <w:tcBorders>
              <w:top w:val="nil"/>
              <w:left w:val="nil"/>
              <w:bottom w:val="single" w:sz="4" w:space="0" w:color="auto"/>
              <w:right w:val="single" w:sz="4" w:space="0" w:color="auto"/>
            </w:tcBorders>
            <w:shd w:val="clear" w:color="auto" w:fill="auto"/>
            <w:vAlign w:val="center"/>
            <w:hideMark/>
          </w:tcPr>
          <w:p w14:paraId="29DD01E6" w14:textId="6B6D87C0" w:rsidR="00AB2B09" w:rsidRPr="006E0E9F" w:rsidRDefault="00AB2B09" w:rsidP="009139EC">
            <w:pPr>
              <w:spacing w:after="0" w:line="240" w:lineRule="auto"/>
              <w:jc w:val="center"/>
              <w:rPr>
                <w:rFonts w:ascii="Calibri" w:eastAsia="Times New Roman" w:hAnsi="Calibri" w:cs="Calibri"/>
              </w:rPr>
            </w:pPr>
          </w:p>
        </w:tc>
      </w:tr>
      <w:tr w:rsidR="006D19EB" w:rsidRPr="006E0E9F" w14:paraId="79B31F3C" w14:textId="77777777" w:rsidTr="006D19EB">
        <w:trPr>
          <w:gridAfter w:val="1"/>
          <w:wAfter w:w="252" w:type="pct"/>
          <w:trHeight w:val="287"/>
        </w:trPr>
        <w:tc>
          <w:tcPr>
            <w:tcW w:w="1602" w:type="pct"/>
            <w:gridSpan w:val="3"/>
            <w:vMerge w:val="restart"/>
            <w:tcBorders>
              <w:top w:val="single" w:sz="4" w:space="0" w:color="auto"/>
              <w:left w:val="single" w:sz="4" w:space="0" w:color="auto"/>
              <w:bottom w:val="nil"/>
              <w:right w:val="nil"/>
            </w:tcBorders>
            <w:shd w:val="clear" w:color="auto" w:fill="auto"/>
            <w:hideMark/>
          </w:tcPr>
          <w:p w14:paraId="477E56E8" w14:textId="77777777" w:rsidR="009139EC" w:rsidRPr="006E0E9F" w:rsidRDefault="009139EC" w:rsidP="009139EC">
            <w:pPr>
              <w:spacing w:after="0" w:line="240" w:lineRule="auto"/>
              <w:rPr>
                <w:rFonts w:ascii="Calibri" w:eastAsia="Times New Roman" w:hAnsi="Calibri" w:cs="Calibri"/>
                <w:b/>
                <w:bCs/>
              </w:rPr>
            </w:pPr>
          </w:p>
        </w:tc>
        <w:tc>
          <w:tcPr>
            <w:tcW w:w="464" w:type="pct"/>
            <w:gridSpan w:val="3"/>
            <w:tcBorders>
              <w:top w:val="nil"/>
              <w:left w:val="nil"/>
              <w:bottom w:val="nil"/>
              <w:right w:val="nil"/>
            </w:tcBorders>
            <w:shd w:val="clear" w:color="auto" w:fill="auto"/>
            <w:noWrap/>
            <w:vAlign w:val="bottom"/>
            <w:hideMark/>
          </w:tcPr>
          <w:p w14:paraId="54D8EBC8" w14:textId="77777777" w:rsidR="009139EC" w:rsidRPr="006E0E9F" w:rsidRDefault="009139EC" w:rsidP="009139EC">
            <w:pPr>
              <w:spacing w:after="0" w:line="240" w:lineRule="auto"/>
              <w:rPr>
                <w:rFonts w:ascii="Calibri" w:eastAsia="Times New Roman" w:hAnsi="Calibri" w:cs="Calibri"/>
              </w:rPr>
            </w:pPr>
            <w:r w:rsidRPr="006E0E9F">
              <w:rPr>
                <w:rFonts w:ascii="Calibri" w:eastAsia="Times New Roman" w:hAnsi="Calibri" w:cs="Calibri"/>
              </w:rPr>
              <w:t> </w:t>
            </w:r>
          </w:p>
        </w:tc>
        <w:tc>
          <w:tcPr>
            <w:tcW w:w="94" w:type="pct"/>
            <w:tcBorders>
              <w:top w:val="nil"/>
              <w:left w:val="nil"/>
              <w:bottom w:val="nil"/>
              <w:right w:val="nil"/>
            </w:tcBorders>
            <w:shd w:val="clear" w:color="auto" w:fill="auto"/>
            <w:noWrap/>
            <w:vAlign w:val="bottom"/>
            <w:hideMark/>
          </w:tcPr>
          <w:p w14:paraId="20DA27E8" w14:textId="77777777" w:rsidR="009139EC" w:rsidRPr="006E0E9F" w:rsidRDefault="009139EC" w:rsidP="009139EC">
            <w:pPr>
              <w:spacing w:after="0" w:line="240" w:lineRule="auto"/>
              <w:rPr>
                <w:rFonts w:ascii="Calibri" w:eastAsia="Times New Roman" w:hAnsi="Calibri" w:cs="Calibri"/>
              </w:rPr>
            </w:pPr>
            <w:r w:rsidRPr="006E0E9F">
              <w:rPr>
                <w:rFonts w:ascii="Calibri" w:eastAsia="Times New Roman" w:hAnsi="Calibri" w:cs="Calibri"/>
              </w:rPr>
              <w:t> </w:t>
            </w:r>
          </w:p>
        </w:tc>
        <w:tc>
          <w:tcPr>
            <w:tcW w:w="1683" w:type="pct"/>
            <w:gridSpan w:val="8"/>
            <w:tcBorders>
              <w:top w:val="nil"/>
              <w:left w:val="nil"/>
              <w:bottom w:val="nil"/>
              <w:right w:val="nil"/>
            </w:tcBorders>
            <w:shd w:val="clear" w:color="auto" w:fill="auto"/>
            <w:noWrap/>
            <w:vAlign w:val="bottom"/>
            <w:hideMark/>
          </w:tcPr>
          <w:p w14:paraId="6C39B75C" w14:textId="77777777" w:rsidR="009139EC" w:rsidRPr="006E0E9F" w:rsidRDefault="009139EC" w:rsidP="009139EC">
            <w:pPr>
              <w:spacing w:after="0" w:line="240" w:lineRule="auto"/>
              <w:jc w:val="right"/>
              <w:rPr>
                <w:rFonts w:ascii="Calibri" w:eastAsia="Times New Roman" w:hAnsi="Calibri" w:cs="Calibri"/>
                <w:b/>
                <w:bCs/>
              </w:rPr>
            </w:pPr>
            <w:r w:rsidRPr="006E0E9F">
              <w:rPr>
                <w:rFonts w:ascii="Calibri" w:eastAsia="Times New Roman" w:hAnsi="Calibri" w:cs="Calibri"/>
                <w:b/>
                <w:bCs/>
              </w:rPr>
              <w:t>Initial Wattage Allowance for Entire Site (Watts):</w:t>
            </w:r>
          </w:p>
        </w:tc>
        <w:tc>
          <w:tcPr>
            <w:tcW w:w="574" w:type="pct"/>
            <w:gridSpan w:val="2"/>
            <w:tcBorders>
              <w:top w:val="nil"/>
              <w:left w:val="single" w:sz="4" w:space="0" w:color="auto"/>
              <w:bottom w:val="single" w:sz="4" w:space="0" w:color="auto"/>
              <w:right w:val="single" w:sz="4" w:space="0" w:color="auto"/>
            </w:tcBorders>
            <w:shd w:val="clear" w:color="auto" w:fill="auto"/>
            <w:noWrap/>
            <w:vAlign w:val="bottom"/>
            <w:hideMark/>
          </w:tcPr>
          <w:p w14:paraId="7D3C3A95" w14:textId="77777777" w:rsidR="009139EC" w:rsidRPr="006E0E9F" w:rsidRDefault="009139EC" w:rsidP="009139EC">
            <w:pPr>
              <w:spacing w:after="0" w:line="240" w:lineRule="auto"/>
              <w:rPr>
                <w:rFonts w:ascii="Calibri" w:eastAsia="Times New Roman" w:hAnsi="Calibri" w:cs="Calibri"/>
              </w:rPr>
            </w:pPr>
            <w:r w:rsidRPr="006E0E9F">
              <w:rPr>
                <w:rFonts w:ascii="Calibri" w:eastAsia="Times New Roman" w:hAnsi="Calibri" w:cs="Calibri"/>
              </w:rPr>
              <w:t> </w:t>
            </w:r>
          </w:p>
        </w:tc>
        <w:tc>
          <w:tcPr>
            <w:tcW w:w="110" w:type="pct"/>
            <w:tcBorders>
              <w:top w:val="single" w:sz="4" w:space="0" w:color="auto"/>
              <w:left w:val="nil"/>
              <w:bottom w:val="nil"/>
              <w:right w:val="nil"/>
            </w:tcBorders>
            <w:shd w:val="clear" w:color="auto" w:fill="auto"/>
            <w:noWrap/>
            <w:vAlign w:val="bottom"/>
            <w:hideMark/>
          </w:tcPr>
          <w:p w14:paraId="0AA05134" w14:textId="77777777" w:rsidR="009139EC" w:rsidRPr="006E0E9F" w:rsidRDefault="009139EC" w:rsidP="009139EC">
            <w:pPr>
              <w:spacing w:after="0" w:line="240" w:lineRule="auto"/>
              <w:rPr>
                <w:rFonts w:ascii="Calibri" w:eastAsia="Times New Roman" w:hAnsi="Calibri" w:cs="Calibri"/>
              </w:rPr>
            </w:pPr>
          </w:p>
        </w:tc>
        <w:tc>
          <w:tcPr>
            <w:tcW w:w="135" w:type="pct"/>
            <w:tcBorders>
              <w:top w:val="single" w:sz="4" w:space="0" w:color="auto"/>
              <w:left w:val="nil"/>
              <w:bottom w:val="nil"/>
              <w:right w:val="single" w:sz="4" w:space="0" w:color="auto"/>
            </w:tcBorders>
            <w:shd w:val="clear" w:color="auto" w:fill="auto"/>
            <w:noWrap/>
            <w:vAlign w:val="bottom"/>
            <w:hideMark/>
          </w:tcPr>
          <w:p w14:paraId="43580118" w14:textId="77777777" w:rsidR="009139EC" w:rsidRPr="006E0E9F" w:rsidRDefault="009139EC" w:rsidP="009139EC">
            <w:pPr>
              <w:spacing w:after="0" w:line="240" w:lineRule="auto"/>
              <w:rPr>
                <w:rFonts w:ascii="Calibri" w:eastAsia="Times New Roman" w:hAnsi="Calibri" w:cs="Calibri"/>
              </w:rPr>
            </w:pPr>
          </w:p>
        </w:tc>
        <w:tc>
          <w:tcPr>
            <w:tcW w:w="87" w:type="pct"/>
            <w:tcBorders>
              <w:top w:val="nil"/>
              <w:left w:val="single" w:sz="4" w:space="0" w:color="auto"/>
              <w:bottom w:val="nil"/>
              <w:right w:val="nil"/>
            </w:tcBorders>
            <w:shd w:val="clear" w:color="auto" w:fill="auto"/>
            <w:noWrap/>
            <w:vAlign w:val="bottom"/>
            <w:hideMark/>
          </w:tcPr>
          <w:p w14:paraId="222EE151" w14:textId="77777777" w:rsidR="009139EC" w:rsidRPr="006E0E9F" w:rsidRDefault="009139EC" w:rsidP="009139EC">
            <w:pPr>
              <w:spacing w:after="0" w:line="240" w:lineRule="auto"/>
              <w:rPr>
                <w:rFonts w:ascii="Calibri" w:eastAsia="Times New Roman" w:hAnsi="Calibri" w:cs="Calibri"/>
              </w:rPr>
            </w:pPr>
            <w:r w:rsidRPr="006E0E9F">
              <w:rPr>
                <w:rFonts w:ascii="Calibri" w:eastAsia="Times New Roman" w:hAnsi="Calibri" w:cs="Calibri"/>
              </w:rPr>
              <w:t> </w:t>
            </w:r>
          </w:p>
        </w:tc>
      </w:tr>
      <w:tr w:rsidR="009139EC" w:rsidRPr="006E0E9F" w14:paraId="2280A9F2" w14:textId="77777777" w:rsidTr="006D19EB">
        <w:trPr>
          <w:gridAfter w:val="2"/>
          <w:wAfter w:w="339" w:type="pct"/>
          <w:trHeight w:val="326"/>
        </w:trPr>
        <w:tc>
          <w:tcPr>
            <w:tcW w:w="1602" w:type="pct"/>
            <w:gridSpan w:val="3"/>
            <w:vMerge/>
            <w:tcBorders>
              <w:top w:val="single" w:sz="4" w:space="0" w:color="auto"/>
              <w:left w:val="single" w:sz="4" w:space="0" w:color="auto"/>
              <w:bottom w:val="nil"/>
              <w:right w:val="nil"/>
            </w:tcBorders>
            <w:shd w:val="clear" w:color="auto" w:fill="auto"/>
            <w:vAlign w:val="center"/>
            <w:hideMark/>
          </w:tcPr>
          <w:p w14:paraId="67C24199" w14:textId="77777777" w:rsidR="009139EC" w:rsidRPr="006E0E9F" w:rsidRDefault="009139EC" w:rsidP="009139EC">
            <w:pPr>
              <w:spacing w:after="0" w:line="240" w:lineRule="auto"/>
              <w:rPr>
                <w:rFonts w:ascii="Calibri" w:eastAsia="Times New Roman" w:hAnsi="Calibri" w:cs="Calibri"/>
                <w:b/>
                <w:bCs/>
              </w:rPr>
            </w:pPr>
          </w:p>
        </w:tc>
        <w:tc>
          <w:tcPr>
            <w:tcW w:w="2240" w:type="pct"/>
            <w:gridSpan w:val="12"/>
            <w:tcBorders>
              <w:top w:val="nil"/>
              <w:left w:val="nil"/>
              <w:bottom w:val="nil"/>
              <w:right w:val="single" w:sz="4" w:space="0" w:color="000000"/>
            </w:tcBorders>
            <w:shd w:val="clear" w:color="auto" w:fill="auto"/>
            <w:noWrap/>
            <w:vAlign w:val="bottom"/>
            <w:hideMark/>
          </w:tcPr>
          <w:p w14:paraId="225B6DB7" w14:textId="77777777" w:rsidR="009139EC" w:rsidRPr="006E0E9F" w:rsidRDefault="009139EC" w:rsidP="009139EC">
            <w:pPr>
              <w:spacing w:after="0" w:line="240" w:lineRule="auto"/>
              <w:jc w:val="right"/>
              <w:rPr>
                <w:rFonts w:ascii="Calibri" w:eastAsia="Times New Roman" w:hAnsi="Calibri" w:cs="Calibri"/>
                <w:b/>
                <w:bCs/>
              </w:rPr>
            </w:pPr>
            <w:r w:rsidRPr="006E0E9F">
              <w:rPr>
                <w:rFonts w:ascii="Calibri" w:eastAsia="Times New Roman" w:hAnsi="Calibri" w:cs="Calibri"/>
                <w:b/>
                <w:bCs/>
              </w:rPr>
              <w:t>Instances of Initial Wattage Allowance (LZ 0 only)</w:t>
            </w:r>
            <w:r w:rsidRPr="006E0E9F">
              <w:rPr>
                <w:rFonts w:ascii="Calibri" w:eastAsia="Times New Roman" w:hAnsi="Calibri" w:cs="Calibri"/>
                <w:b/>
                <w:bCs/>
                <w:vertAlign w:val="superscript"/>
              </w:rPr>
              <w:t>1</w:t>
            </w:r>
          </w:p>
        </w:tc>
        <w:tc>
          <w:tcPr>
            <w:tcW w:w="574" w:type="pct"/>
            <w:gridSpan w:val="2"/>
            <w:tcBorders>
              <w:top w:val="nil"/>
              <w:left w:val="nil"/>
              <w:bottom w:val="single" w:sz="4" w:space="0" w:color="auto"/>
              <w:right w:val="single" w:sz="4" w:space="0" w:color="auto"/>
            </w:tcBorders>
            <w:shd w:val="clear" w:color="auto" w:fill="auto"/>
            <w:noWrap/>
            <w:vAlign w:val="bottom"/>
            <w:hideMark/>
          </w:tcPr>
          <w:p w14:paraId="288CC4DF" w14:textId="77777777" w:rsidR="009139EC" w:rsidRPr="006E0E9F" w:rsidRDefault="009139EC" w:rsidP="009139EC">
            <w:pPr>
              <w:spacing w:after="0" w:line="240" w:lineRule="auto"/>
              <w:rPr>
                <w:rFonts w:ascii="Calibri" w:eastAsia="Times New Roman" w:hAnsi="Calibri" w:cs="Calibri"/>
              </w:rPr>
            </w:pPr>
            <w:r w:rsidRPr="006E0E9F">
              <w:rPr>
                <w:rFonts w:ascii="Calibri" w:eastAsia="Times New Roman" w:hAnsi="Calibri" w:cs="Calibri"/>
              </w:rPr>
              <w:t> </w:t>
            </w:r>
          </w:p>
        </w:tc>
        <w:tc>
          <w:tcPr>
            <w:tcW w:w="110" w:type="pct"/>
            <w:tcBorders>
              <w:top w:val="nil"/>
              <w:left w:val="nil"/>
              <w:bottom w:val="nil"/>
              <w:right w:val="nil"/>
            </w:tcBorders>
            <w:shd w:val="clear" w:color="auto" w:fill="auto"/>
            <w:noWrap/>
            <w:vAlign w:val="bottom"/>
            <w:hideMark/>
          </w:tcPr>
          <w:p w14:paraId="3B696C1D" w14:textId="77777777" w:rsidR="009139EC" w:rsidRPr="006E0E9F" w:rsidRDefault="009139EC" w:rsidP="009139EC">
            <w:pPr>
              <w:spacing w:after="0" w:line="240" w:lineRule="auto"/>
              <w:rPr>
                <w:rFonts w:ascii="Calibri" w:eastAsia="Times New Roman" w:hAnsi="Calibri" w:cs="Calibri"/>
              </w:rPr>
            </w:pPr>
          </w:p>
        </w:tc>
        <w:tc>
          <w:tcPr>
            <w:tcW w:w="135" w:type="pct"/>
            <w:tcBorders>
              <w:top w:val="nil"/>
              <w:left w:val="nil"/>
              <w:bottom w:val="nil"/>
              <w:right w:val="single" w:sz="4" w:space="0" w:color="auto"/>
            </w:tcBorders>
            <w:shd w:val="clear" w:color="auto" w:fill="auto"/>
            <w:noWrap/>
            <w:vAlign w:val="bottom"/>
            <w:hideMark/>
          </w:tcPr>
          <w:p w14:paraId="56656ADA" w14:textId="77777777" w:rsidR="009139EC" w:rsidRPr="006E0E9F" w:rsidRDefault="009139EC" w:rsidP="009139EC">
            <w:pPr>
              <w:spacing w:after="0" w:line="240" w:lineRule="auto"/>
              <w:rPr>
                <w:rFonts w:ascii="Calibri" w:eastAsia="Times New Roman" w:hAnsi="Calibri" w:cs="Calibri"/>
              </w:rPr>
            </w:pPr>
          </w:p>
        </w:tc>
      </w:tr>
      <w:tr w:rsidR="009139EC" w:rsidRPr="006E0E9F" w14:paraId="7CFAB462" w14:textId="77777777" w:rsidTr="006D19EB">
        <w:trPr>
          <w:gridAfter w:val="2"/>
          <w:wAfter w:w="339" w:type="pct"/>
          <w:trHeight w:val="926"/>
        </w:trPr>
        <w:tc>
          <w:tcPr>
            <w:tcW w:w="1602" w:type="pct"/>
            <w:gridSpan w:val="3"/>
            <w:vMerge/>
            <w:tcBorders>
              <w:top w:val="single" w:sz="4" w:space="0" w:color="auto"/>
              <w:left w:val="single" w:sz="4" w:space="0" w:color="auto"/>
              <w:bottom w:val="single" w:sz="4" w:space="0" w:color="auto"/>
              <w:right w:val="nil"/>
            </w:tcBorders>
            <w:shd w:val="clear" w:color="auto" w:fill="auto"/>
            <w:vAlign w:val="center"/>
            <w:hideMark/>
          </w:tcPr>
          <w:p w14:paraId="3D0480BB" w14:textId="77777777" w:rsidR="009139EC" w:rsidRPr="006E0E9F" w:rsidRDefault="009139EC" w:rsidP="009139EC">
            <w:pPr>
              <w:spacing w:after="0" w:line="240" w:lineRule="auto"/>
              <w:rPr>
                <w:rFonts w:ascii="Calibri" w:eastAsia="Times New Roman" w:hAnsi="Calibri" w:cs="Calibri"/>
                <w:b/>
                <w:bCs/>
              </w:rPr>
            </w:pPr>
          </w:p>
        </w:tc>
        <w:tc>
          <w:tcPr>
            <w:tcW w:w="464" w:type="pct"/>
            <w:gridSpan w:val="3"/>
            <w:tcBorders>
              <w:top w:val="nil"/>
              <w:left w:val="nil"/>
              <w:bottom w:val="single" w:sz="4" w:space="0" w:color="auto"/>
              <w:right w:val="nil"/>
            </w:tcBorders>
            <w:shd w:val="clear" w:color="auto" w:fill="auto"/>
            <w:noWrap/>
            <w:vAlign w:val="bottom"/>
            <w:hideMark/>
          </w:tcPr>
          <w:p w14:paraId="70CB5B46" w14:textId="77777777" w:rsidR="009139EC" w:rsidRPr="006E0E9F" w:rsidRDefault="009139EC" w:rsidP="009139EC">
            <w:pPr>
              <w:spacing w:after="0" w:line="240" w:lineRule="auto"/>
              <w:rPr>
                <w:rFonts w:ascii="Calibri" w:eastAsia="Times New Roman" w:hAnsi="Calibri" w:cs="Calibri"/>
              </w:rPr>
            </w:pPr>
            <w:r w:rsidRPr="006E0E9F">
              <w:rPr>
                <w:rFonts w:ascii="Calibri" w:eastAsia="Times New Roman" w:hAnsi="Calibri" w:cs="Calibri"/>
              </w:rPr>
              <w:t> </w:t>
            </w:r>
          </w:p>
        </w:tc>
        <w:tc>
          <w:tcPr>
            <w:tcW w:w="94" w:type="pct"/>
            <w:tcBorders>
              <w:top w:val="nil"/>
              <w:left w:val="nil"/>
              <w:bottom w:val="single" w:sz="4" w:space="0" w:color="auto"/>
              <w:right w:val="nil"/>
            </w:tcBorders>
            <w:shd w:val="clear" w:color="auto" w:fill="auto"/>
            <w:noWrap/>
            <w:vAlign w:val="bottom"/>
            <w:hideMark/>
          </w:tcPr>
          <w:p w14:paraId="4479885C" w14:textId="77777777" w:rsidR="009139EC" w:rsidRPr="006E0E9F" w:rsidRDefault="009139EC" w:rsidP="009139EC">
            <w:pPr>
              <w:spacing w:after="0" w:line="240" w:lineRule="auto"/>
              <w:rPr>
                <w:rFonts w:ascii="Calibri" w:eastAsia="Times New Roman" w:hAnsi="Calibri" w:cs="Calibri"/>
              </w:rPr>
            </w:pPr>
            <w:r w:rsidRPr="006E0E9F">
              <w:rPr>
                <w:rFonts w:ascii="Calibri" w:eastAsia="Times New Roman" w:hAnsi="Calibri" w:cs="Calibri"/>
              </w:rPr>
              <w:t> </w:t>
            </w:r>
          </w:p>
        </w:tc>
        <w:tc>
          <w:tcPr>
            <w:tcW w:w="1683" w:type="pct"/>
            <w:gridSpan w:val="8"/>
            <w:tcBorders>
              <w:top w:val="nil"/>
              <w:left w:val="nil"/>
              <w:bottom w:val="single" w:sz="4" w:space="0" w:color="auto"/>
              <w:right w:val="nil"/>
            </w:tcBorders>
            <w:shd w:val="clear" w:color="auto" w:fill="auto"/>
            <w:noWrap/>
            <w:vAlign w:val="center"/>
            <w:hideMark/>
          </w:tcPr>
          <w:p w14:paraId="05711C0C" w14:textId="77777777" w:rsidR="009139EC" w:rsidRPr="006E0E9F" w:rsidRDefault="009139EC" w:rsidP="009139EC">
            <w:pPr>
              <w:spacing w:after="0" w:line="240" w:lineRule="auto"/>
              <w:jc w:val="right"/>
              <w:rPr>
                <w:rFonts w:ascii="Calibri" w:eastAsia="Times New Roman" w:hAnsi="Calibri" w:cs="Calibri"/>
                <w:b/>
                <w:bCs/>
              </w:rPr>
            </w:pPr>
            <w:r w:rsidRPr="006E0E9F">
              <w:rPr>
                <w:rFonts w:ascii="Calibri" w:eastAsia="Times New Roman" w:hAnsi="Calibri" w:cs="Calibri"/>
                <w:b/>
                <w:bCs/>
              </w:rPr>
              <w:t xml:space="preserve">Total General Hardscape Allowance (Watts): </w:t>
            </w:r>
          </w:p>
        </w:tc>
        <w:tc>
          <w:tcPr>
            <w:tcW w:w="574" w:type="pct"/>
            <w:gridSpan w:val="2"/>
            <w:tcBorders>
              <w:top w:val="nil"/>
              <w:left w:val="single" w:sz="4" w:space="0" w:color="auto"/>
              <w:bottom w:val="single" w:sz="4" w:space="0" w:color="auto"/>
              <w:right w:val="single" w:sz="4" w:space="0" w:color="auto"/>
            </w:tcBorders>
            <w:shd w:val="clear" w:color="auto" w:fill="auto"/>
            <w:vAlign w:val="center"/>
            <w:hideMark/>
          </w:tcPr>
          <w:p w14:paraId="5F4DBE0B" w14:textId="77777777" w:rsidR="009139EC" w:rsidRPr="006E0E9F" w:rsidRDefault="009139EC" w:rsidP="009139EC">
            <w:pPr>
              <w:spacing w:after="0" w:line="240" w:lineRule="auto"/>
              <w:jc w:val="center"/>
              <w:rPr>
                <w:rFonts w:ascii="Calibri" w:eastAsia="Times New Roman" w:hAnsi="Calibri" w:cs="Calibri"/>
                <w:i/>
                <w:iCs/>
              </w:rPr>
            </w:pPr>
            <w:r w:rsidRPr="006E0E9F">
              <w:rPr>
                <w:rFonts w:ascii="Calibri" w:eastAsia="Times New Roman" w:hAnsi="Calibri" w:cs="Calibri"/>
                <w:i/>
                <w:iCs/>
              </w:rPr>
              <w:t>sum of col05 (AWA) + (G22 (IWA)*instances)</w:t>
            </w:r>
          </w:p>
        </w:tc>
        <w:tc>
          <w:tcPr>
            <w:tcW w:w="110" w:type="pct"/>
            <w:tcBorders>
              <w:top w:val="nil"/>
              <w:left w:val="nil"/>
              <w:bottom w:val="single" w:sz="4" w:space="0" w:color="auto"/>
              <w:right w:val="nil"/>
            </w:tcBorders>
            <w:shd w:val="clear" w:color="auto" w:fill="auto"/>
            <w:noWrap/>
            <w:vAlign w:val="center"/>
            <w:hideMark/>
          </w:tcPr>
          <w:p w14:paraId="448082FD" w14:textId="77777777" w:rsidR="009139EC" w:rsidRPr="006E0E9F" w:rsidRDefault="009139EC" w:rsidP="009139EC">
            <w:pPr>
              <w:spacing w:after="0" w:line="240" w:lineRule="auto"/>
              <w:rPr>
                <w:rFonts w:ascii="Calibri" w:eastAsia="Times New Roman" w:hAnsi="Calibri" w:cs="Calibri"/>
                <w:b/>
                <w:bCs/>
              </w:rPr>
            </w:pPr>
          </w:p>
        </w:tc>
        <w:tc>
          <w:tcPr>
            <w:tcW w:w="135" w:type="pct"/>
            <w:tcBorders>
              <w:top w:val="nil"/>
              <w:left w:val="nil"/>
              <w:bottom w:val="single" w:sz="4" w:space="0" w:color="auto"/>
              <w:right w:val="single" w:sz="4" w:space="0" w:color="auto"/>
            </w:tcBorders>
            <w:shd w:val="clear" w:color="auto" w:fill="auto"/>
            <w:noWrap/>
            <w:vAlign w:val="center"/>
            <w:hideMark/>
          </w:tcPr>
          <w:p w14:paraId="112DF955" w14:textId="77777777" w:rsidR="009139EC" w:rsidRPr="006E0E9F" w:rsidRDefault="009139EC" w:rsidP="009139EC">
            <w:pPr>
              <w:spacing w:after="0" w:line="240" w:lineRule="auto"/>
              <w:rPr>
                <w:rFonts w:ascii="Calibri" w:eastAsia="Times New Roman" w:hAnsi="Calibri" w:cs="Calibri"/>
                <w:b/>
                <w:bCs/>
              </w:rPr>
            </w:pPr>
          </w:p>
        </w:tc>
      </w:tr>
      <w:tr w:rsidR="009139EC" w:rsidRPr="006E0E9F" w14:paraId="143A5439" w14:textId="77777777" w:rsidTr="006D19EB">
        <w:trPr>
          <w:gridAfter w:val="2"/>
          <w:wAfter w:w="339" w:type="pct"/>
          <w:trHeight w:val="333"/>
        </w:trPr>
        <w:tc>
          <w:tcPr>
            <w:tcW w:w="4661" w:type="pct"/>
            <w:gridSpan w:val="19"/>
            <w:tcBorders>
              <w:top w:val="single" w:sz="4" w:space="0" w:color="auto"/>
              <w:left w:val="single" w:sz="4" w:space="0" w:color="auto"/>
              <w:bottom w:val="single" w:sz="4" w:space="0" w:color="auto"/>
              <w:right w:val="single" w:sz="4" w:space="0" w:color="auto"/>
            </w:tcBorders>
            <w:shd w:val="clear" w:color="auto" w:fill="auto"/>
            <w:vAlign w:val="center"/>
          </w:tcPr>
          <w:p w14:paraId="38E715C1" w14:textId="77777777" w:rsidR="009139EC" w:rsidRPr="001227A1" w:rsidRDefault="009139EC" w:rsidP="009139EC">
            <w:pPr>
              <w:spacing w:after="0" w:line="240" w:lineRule="auto"/>
              <w:rPr>
                <w:rFonts w:ascii="Calibri" w:eastAsia="Times New Roman" w:hAnsi="Calibri" w:cs="Calibri"/>
                <w:sz w:val="20"/>
                <w:szCs w:val="20"/>
              </w:rPr>
            </w:pPr>
            <w:r w:rsidRPr="001227A1">
              <w:rPr>
                <w:rFonts w:ascii="Calibri" w:eastAsia="Times New Roman" w:hAnsi="Calibri" w:cs="Calibri"/>
                <w:sz w:val="20"/>
                <w:szCs w:val="20"/>
                <w:vertAlign w:val="superscript"/>
              </w:rPr>
              <w:t>1</w:t>
            </w:r>
            <w:r w:rsidRPr="001227A1">
              <w:rPr>
                <w:rFonts w:ascii="Calibri" w:eastAsia="Times New Roman" w:hAnsi="Calibri" w:cs="Calibri"/>
                <w:sz w:val="20"/>
                <w:szCs w:val="20"/>
              </w:rPr>
              <w:t xml:space="preserve"> FOOTNOTES: Number of entrances to parking areas, trail heads, fee payment kiosks, outhouses and toilet facilities on site where lighting is within project scope.</w:t>
            </w:r>
          </w:p>
        </w:tc>
      </w:tr>
    </w:tbl>
    <w:p w14:paraId="52B51853" w14:textId="6844FCC5" w:rsidR="00FE3068" w:rsidRDefault="00FE3068" w:rsidP="007E75A2">
      <w:pPr>
        <w:rPr>
          <w:rFonts w:cstheme="minorHAnsi"/>
        </w:rPr>
      </w:pPr>
    </w:p>
    <w:p w14:paraId="39A1F9A4" w14:textId="15F2EDE2" w:rsidR="007E75A2" w:rsidRDefault="007E75A2">
      <w:pPr>
        <w:rPr>
          <w:rFonts w:cstheme="minorHAnsi"/>
        </w:rPr>
      </w:pPr>
      <w:r>
        <w:rPr>
          <w:rFonts w:cstheme="minorHAnsi"/>
        </w:rPr>
        <w:br w:type="page"/>
      </w:r>
    </w:p>
    <w:tbl>
      <w:tblPr>
        <w:tblW w:w="4970" w:type="pct"/>
        <w:tblLayout w:type="fixed"/>
        <w:tblLook w:val="04A0" w:firstRow="1" w:lastRow="0" w:firstColumn="1" w:lastColumn="0" w:noHBand="0" w:noVBand="1"/>
      </w:tblPr>
      <w:tblGrid>
        <w:gridCol w:w="1396"/>
        <w:gridCol w:w="1542"/>
        <w:gridCol w:w="1230"/>
        <w:gridCol w:w="1279"/>
        <w:gridCol w:w="1450"/>
        <w:gridCol w:w="1496"/>
        <w:gridCol w:w="1402"/>
        <w:gridCol w:w="1505"/>
        <w:gridCol w:w="1502"/>
        <w:gridCol w:w="1502"/>
      </w:tblGrid>
      <w:tr w:rsidR="007E75A2" w:rsidRPr="006E0E9F" w14:paraId="7061073F" w14:textId="77777777" w:rsidTr="00EA706B">
        <w:trPr>
          <w:trHeight w:val="300"/>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2638E1" w14:textId="77777777" w:rsidR="007E75A2" w:rsidRPr="006E0E9F" w:rsidRDefault="007E75A2" w:rsidP="009139EC">
            <w:pPr>
              <w:spacing w:after="0" w:line="240" w:lineRule="auto"/>
              <w:rPr>
                <w:rFonts w:ascii="Calibri" w:eastAsia="Times New Roman" w:hAnsi="Calibri" w:cs="Calibri"/>
                <w:b/>
                <w:bCs/>
              </w:rPr>
            </w:pPr>
            <w:r w:rsidRPr="006E0E9F">
              <w:rPr>
                <w:rFonts w:ascii="Calibri" w:eastAsia="Times New Roman" w:hAnsi="Calibri" w:cs="Calibri"/>
                <w:b/>
                <w:bCs/>
              </w:rPr>
              <w:t>J. LIGHTING ALLOWANCE: PER APPLICATION</w:t>
            </w:r>
          </w:p>
        </w:tc>
      </w:tr>
      <w:tr w:rsidR="007E75A2" w:rsidRPr="006E0E9F" w14:paraId="5CB602EE" w14:textId="77777777" w:rsidTr="00EA706B">
        <w:trPr>
          <w:trHeight w:val="290"/>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hideMark/>
          </w:tcPr>
          <w:p w14:paraId="555FF139" w14:textId="77777777" w:rsidR="007E75A2" w:rsidRPr="006E0E9F" w:rsidRDefault="007E75A2" w:rsidP="009139EC">
            <w:pPr>
              <w:spacing w:after="0" w:line="240" w:lineRule="auto"/>
              <w:rPr>
                <w:rFonts w:ascii="Calibri" w:eastAsia="Times New Roman" w:hAnsi="Calibri" w:cs="Calibri"/>
                <w:i/>
                <w:iCs/>
              </w:rPr>
            </w:pPr>
            <w:r w:rsidRPr="006E0E9F">
              <w:rPr>
                <w:rFonts w:ascii="Calibri" w:eastAsia="Times New Roman" w:hAnsi="Calibri" w:cs="Calibri"/>
                <w:i/>
                <w:iCs/>
              </w:rPr>
              <w:t>This table includes areas using the wattage allowance per application from Table-140.7-B</w:t>
            </w:r>
            <w:r w:rsidRPr="00AD29FE">
              <w:rPr>
                <w:rFonts w:ascii="Calibri" w:eastAsia="Times New Roman" w:hAnsi="Calibri" w:cs="Calibri"/>
                <w:i/>
                <w:iCs/>
              </w:rPr>
              <w:t>/Table 170.2-S.</w:t>
            </w:r>
            <w:r w:rsidRPr="006E0E9F">
              <w:rPr>
                <w:rFonts w:ascii="Calibri" w:eastAsia="Times New Roman" w:hAnsi="Calibri" w:cs="Calibri"/>
                <w:b/>
                <w:bCs/>
              </w:rPr>
              <w:t xml:space="preserve"> </w:t>
            </w:r>
          </w:p>
        </w:tc>
      </w:tr>
      <w:tr w:rsidR="003663F8" w:rsidRPr="006E0E9F" w14:paraId="66D3D258" w14:textId="77777777" w:rsidTr="00EA706B">
        <w:trPr>
          <w:trHeight w:val="290"/>
        </w:trPr>
        <w:tc>
          <w:tcPr>
            <w:tcW w:w="488" w:type="pct"/>
            <w:tcBorders>
              <w:top w:val="nil"/>
              <w:left w:val="single" w:sz="4" w:space="0" w:color="auto"/>
              <w:bottom w:val="single" w:sz="4" w:space="0" w:color="auto"/>
              <w:right w:val="single" w:sz="4" w:space="0" w:color="auto"/>
            </w:tcBorders>
            <w:shd w:val="clear" w:color="auto" w:fill="auto"/>
            <w:vAlign w:val="center"/>
            <w:hideMark/>
          </w:tcPr>
          <w:p w14:paraId="4D9B3B87"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01</w:t>
            </w:r>
          </w:p>
        </w:tc>
        <w:tc>
          <w:tcPr>
            <w:tcW w:w="539" w:type="pct"/>
            <w:tcBorders>
              <w:top w:val="nil"/>
              <w:left w:val="nil"/>
              <w:bottom w:val="single" w:sz="4" w:space="0" w:color="auto"/>
              <w:right w:val="single" w:sz="4" w:space="0" w:color="auto"/>
            </w:tcBorders>
            <w:shd w:val="clear" w:color="auto" w:fill="auto"/>
            <w:vAlign w:val="center"/>
            <w:hideMark/>
          </w:tcPr>
          <w:p w14:paraId="5747866E"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02</w:t>
            </w:r>
          </w:p>
        </w:tc>
        <w:tc>
          <w:tcPr>
            <w:tcW w:w="430" w:type="pct"/>
            <w:tcBorders>
              <w:top w:val="nil"/>
              <w:left w:val="nil"/>
              <w:bottom w:val="single" w:sz="4" w:space="0" w:color="auto"/>
              <w:right w:val="single" w:sz="4" w:space="0" w:color="auto"/>
            </w:tcBorders>
            <w:shd w:val="clear" w:color="auto" w:fill="auto"/>
            <w:vAlign w:val="center"/>
            <w:hideMark/>
          </w:tcPr>
          <w:p w14:paraId="6DFD0260"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03</w:t>
            </w:r>
          </w:p>
        </w:tc>
        <w:tc>
          <w:tcPr>
            <w:tcW w:w="447" w:type="pct"/>
            <w:tcBorders>
              <w:top w:val="nil"/>
              <w:left w:val="nil"/>
              <w:bottom w:val="single" w:sz="4" w:space="0" w:color="auto"/>
              <w:right w:val="single" w:sz="4" w:space="0" w:color="auto"/>
            </w:tcBorders>
            <w:shd w:val="clear" w:color="auto" w:fill="auto"/>
            <w:vAlign w:val="center"/>
            <w:hideMark/>
          </w:tcPr>
          <w:p w14:paraId="1E51039B"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04</w:t>
            </w:r>
          </w:p>
        </w:tc>
        <w:tc>
          <w:tcPr>
            <w:tcW w:w="507" w:type="pct"/>
            <w:tcBorders>
              <w:top w:val="nil"/>
              <w:left w:val="nil"/>
              <w:bottom w:val="single" w:sz="4" w:space="0" w:color="auto"/>
              <w:right w:val="single" w:sz="4" w:space="0" w:color="auto"/>
            </w:tcBorders>
            <w:shd w:val="clear" w:color="auto" w:fill="auto"/>
            <w:vAlign w:val="center"/>
            <w:hideMark/>
          </w:tcPr>
          <w:p w14:paraId="250405FC"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05</w:t>
            </w:r>
          </w:p>
        </w:tc>
        <w:tc>
          <w:tcPr>
            <w:tcW w:w="523" w:type="pct"/>
            <w:tcBorders>
              <w:top w:val="nil"/>
              <w:left w:val="nil"/>
              <w:bottom w:val="single" w:sz="4" w:space="0" w:color="auto"/>
              <w:right w:val="single" w:sz="4" w:space="0" w:color="auto"/>
            </w:tcBorders>
            <w:shd w:val="clear" w:color="auto" w:fill="auto"/>
            <w:vAlign w:val="center"/>
            <w:hideMark/>
          </w:tcPr>
          <w:p w14:paraId="266662A0"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06</w:t>
            </w:r>
          </w:p>
        </w:tc>
        <w:tc>
          <w:tcPr>
            <w:tcW w:w="490" w:type="pct"/>
            <w:tcBorders>
              <w:top w:val="nil"/>
              <w:left w:val="nil"/>
              <w:bottom w:val="single" w:sz="4" w:space="0" w:color="auto"/>
              <w:right w:val="single" w:sz="4" w:space="0" w:color="auto"/>
            </w:tcBorders>
            <w:shd w:val="clear" w:color="auto" w:fill="auto"/>
            <w:vAlign w:val="center"/>
            <w:hideMark/>
          </w:tcPr>
          <w:p w14:paraId="40E251F1"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07</w:t>
            </w:r>
          </w:p>
        </w:tc>
        <w:tc>
          <w:tcPr>
            <w:tcW w:w="525" w:type="pct"/>
            <w:tcBorders>
              <w:top w:val="nil"/>
              <w:left w:val="nil"/>
              <w:bottom w:val="single" w:sz="4" w:space="0" w:color="auto"/>
              <w:right w:val="single" w:sz="4" w:space="0" w:color="auto"/>
            </w:tcBorders>
            <w:shd w:val="clear" w:color="auto" w:fill="auto"/>
            <w:vAlign w:val="center"/>
            <w:hideMark/>
          </w:tcPr>
          <w:p w14:paraId="456E5EC5"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08</w:t>
            </w:r>
          </w:p>
        </w:tc>
        <w:tc>
          <w:tcPr>
            <w:tcW w:w="525" w:type="pct"/>
            <w:tcBorders>
              <w:top w:val="nil"/>
              <w:left w:val="nil"/>
              <w:bottom w:val="single" w:sz="4" w:space="0" w:color="auto"/>
              <w:right w:val="single" w:sz="4" w:space="0" w:color="auto"/>
            </w:tcBorders>
            <w:shd w:val="clear" w:color="auto" w:fill="auto"/>
            <w:vAlign w:val="center"/>
            <w:hideMark/>
          </w:tcPr>
          <w:p w14:paraId="36368BB3"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09</w:t>
            </w:r>
          </w:p>
        </w:tc>
        <w:tc>
          <w:tcPr>
            <w:tcW w:w="525" w:type="pct"/>
            <w:tcBorders>
              <w:top w:val="nil"/>
              <w:left w:val="nil"/>
              <w:bottom w:val="single" w:sz="4" w:space="0" w:color="auto"/>
              <w:right w:val="single" w:sz="4" w:space="0" w:color="auto"/>
            </w:tcBorders>
            <w:shd w:val="clear" w:color="auto" w:fill="auto"/>
            <w:vAlign w:val="center"/>
            <w:hideMark/>
          </w:tcPr>
          <w:p w14:paraId="659A2D96"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10</w:t>
            </w:r>
          </w:p>
        </w:tc>
      </w:tr>
      <w:tr w:rsidR="00EA706B" w:rsidRPr="006E0E9F" w14:paraId="7E8AB1B7" w14:textId="77777777" w:rsidTr="00EA706B">
        <w:trPr>
          <w:trHeight w:val="290"/>
        </w:trPr>
        <w:tc>
          <w:tcPr>
            <w:tcW w:w="488" w:type="pct"/>
            <w:vMerge w:val="restart"/>
            <w:tcBorders>
              <w:top w:val="nil"/>
              <w:left w:val="single" w:sz="4" w:space="0" w:color="auto"/>
              <w:bottom w:val="single" w:sz="4" w:space="0" w:color="auto"/>
              <w:right w:val="single" w:sz="4" w:space="0" w:color="auto"/>
            </w:tcBorders>
            <w:shd w:val="clear" w:color="auto" w:fill="auto"/>
            <w:vAlign w:val="center"/>
            <w:hideMark/>
          </w:tcPr>
          <w:p w14:paraId="673967A9"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Area Description</w:t>
            </w:r>
          </w:p>
        </w:tc>
        <w:tc>
          <w:tcPr>
            <w:tcW w:w="539" w:type="pct"/>
            <w:vMerge w:val="restart"/>
            <w:tcBorders>
              <w:top w:val="nil"/>
              <w:left w:val="single" w:sz="4" w:space="0" w:color="auto"/>
              <w:bottom w:val="single" w:sz="4" w:space="0" w:color="auto"/>
              <w:right w:val="single" w:sz="4" w:space="0" w:color="auto"/>
            </w:tcBorders>
            <w:shd w:val="clear" w:color="auto" w:fill="auto"/>
            <w:vAlign w:val="center"/>
            <w:hideMark/>
          </w:tcPr>
          <w:p w14:paraId="204ABB9A"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Application per Table 140.7-B</w:t>
            </w:r>
            <w:r w:rsidRPr="006E0E9F">
              <w:rPr>
                <w:rFonts w:ascii="Calibri" w:eastAsia="Times New Roman" w:hAnsi="Calibri" w:cs="Calibri"/>
                <w:vertAlign w:val="superscript"/>
              </w:rPr>
              <w:t>1</w:t>
            </w:r>
          </w:p>
        </w:tc>
        <w:tc>
          <w:tcPr>
            <w:tcW w:w="1384" w:type="pct"/>
            <w:gridSpan w:val="3"/>
            <w:tcBorders>
              <w:top w:val="single" w:sz="4" w:space="0" w:color="auto"/>
              <w:left w:val="nil"/>
              <w:bottom w:val="single" w:sz="4" w:space="0" w:color="auto"/>
              <w:right w:val="single" w:sz="4" w:space="0" w:color="auto"/>
            </w:tcBorders>
            <w:shd w:val="clear" w:color="auto" w:fill="auto"/>
            <w:vAlign w:val="center"/>
            <w:hideMark/>
          </w:tcPr>
          <w:p w14:paraId="6E0BCA6D" w14:textId="77777777" w:rsidR="007E75A2" w:rsidRPr="006E0E9F" w:rsidRDefault="007E75A2" w:rsidP="009139EC">
            <w:pPr>
              <w:spacing w:after="0" w:line="240" w:lineRule="auto"/>
              <w:jc w:val="center"/>
              <w:rPr>
                <w:rFonts w:ascii="Calibri" w:eastAsia="Times New Roman" w:hAnsi="Calibri" w:cs="Calibri"/>
                <w:b/>
                <w:bCs/>
              </w:rPr>
            </w:pPr>
            <w:r w:rsidRPr="006E0E9F">
              <w:rPr>
                <w:rFonts w:ascii="Calibri" w:eastAsia="Times New Roman" w:hAnsi="Calibri" w:cs="Calibri"/>
                <w:b/>
                <w:bCs/>
              </w:rPr>
              <w:t xml:space="preserve">CALCULATED ALLOWANCE (Watts) </w:t>
            </w:r>
          </w:p>
        </w:tc>
        <w:tc>
          <w:tcPr>
            <w:tcW w:w="2063" w:type="pct"/>
            <w:gridSpan w:val="4"/>
            <w:tcBorders>
              <w:top w:val="single" w:sz="4" w:space="0" w:color="auto"/>
              <w:left w:val="nil"/>
              <w:bottom w:val="single" w:sz="4" w:space="0" w:color="auto"/>
              <w:right w:val="single" w:sz="4" w:space="0" w:color="auto"/>
            </w:tcBorders>
            <w:shd w:val="clear" w:color="auto" w:fill="auto"/>
            <w:vAlign w:val="center"/>
            <w:hideMark/>
          </w:tcPr>
          <w:p w14:paraId="55619C60" w14:textId="77777777" w:rsidR="007E75A2" w:rsidRPr="006E0E9F" w:rsidRDefault="007E75A2" w:rsidP="009139EC">
            <w:pPr>
              <w:spacing w:after="0" w:line="240" w:lineRule="auto"/>
              <w:jc w:val="center"/>
              <w:rPr>
                <w:rFonts w:ascii="Calibri" w:eastAsia="Times New Roman" w:hAnsi="Calibri" w:cs="Calibri"/>
                <w:b/>
                <w:bCs/>
              </w:rPr>
            </w:pPr>
            <w:r w:rsidRPr="006E0E9F">
              <w:rPr>
                <w:rFonts w:ascii="Calibri" w:eastAsia="Times New Roman" w:hAnsi="Calibri" w:cs="Calibri"/>
                <w:b/>
                <w:bCs/>
              </w:rPr>
              <w:t>DESIGN WATTS</w:t>
            </w:r>
          </w:p>
        </w:tc>
        <w:tc>
          <w:tcPr>
            <w:tcW w:w="525" w:type="pct"/>
            <w:vMerge w:val="restart"/>
            <w:tcBorders>
              <w:top w:val="nil"/>
              <w:left w:val="single" w:sz="4" w:space="0" w:color="auto"/>
              <w:bottom w:val="single" w:sz="4" w:space="0" w:color="auto"/>
              <w:right w:val="single" w:sz="4" w:space="0" w:color="auto"/>
            </w:tcBorders>
            <w:shd w:val="clear" w:color="auto" w:fill="auto"/>
            <w:vAlign w:val="center"/>
            <w:hideMark/>
          </w:tcPr>
          <w:p w14:paraId="1CB8F48E"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Additional Allowance (Watts)</w:t>
            </w:r>
          </w:p>
        </w:tc>
      </w:tr>
      <w:tr w:rsidR="003663F8" w:rsidRPr="006E0E9F" w14:paraId="5921835A" w14:textId="77777777" w:rsidTr="00EA706B">
        <w:trPr>
          <w:trHeight w:val="780"/>
        </w:trPr>
        <w:tc>
          <w:tcPr>
            <w:tcW w:w="488" w:type="pct"/>
            <w:vMerge/>
            <w:tcBorders>
              <w:top w:val="nil"/>
              <w:left w:val="single" w:sz="4" w:space="0" w:color="auto"/>
              <w:bottom w:val="single" w:sz="4" w:space="0" w:color="auto"/>
              <w:right w:val="single" w:sz="4" w:space="0" w:color="auto"/>
            </w:tcBorders>
            <w:shd w:val="clear" w:color="auto" w:fill="auto"/>
            <w:vAlign w:val="center"/>
            <w:hideMark/>
          </w:tcPr>
          <w:p w14:paraId="29D0BA49" w14:textId="77777777" w:rsidR="007E75A2" w:rsidRPr="006E0E9F" w:rsidRDefault="007E75A2" w:rsidP="009139EC">
            <w:pPr>
              <w:spacing w:after="0" w:line="240" w:lineRule="auto"/>
              <w:rPr>
                <w:rFonts w:ascii="Calibri" w:eastAsia="Times New Roman" w:hAnsi="Calibri" w:cs="Calibri"/>
              </w:rPr>
            </w:pPr>
          </w:p>
        </w:tc>
        <w:tc>
          <w:tcPr>
            <w:tcW w:w="539" w:type="pct"/>
            <w:vMerge/>
            <w:tcBorders>
              <w:top w:val="nil"/>
              <w:left w:val="single" w:sz="4" w:space="0" w:color="auto"/>
              <w:bottom w:val="single" w:sz="4" w:space="0" w:color="auto"/>
              <w:right w:val="single" w:sz="4" w:space="0" w:color="auto"/>
            </w:tcBorders>
            <w:shd w:val="clear" w:color="auto" w:fill="auto"/>
            <w:vAlign w:val="center"/>
            <w:hideMark/>
          </w:tcPr>
          <w:p w14:paraId="47873F49" w14:textId="77777777" w:rsidR="007E75A2" w:rsidRPr="006E0E9F" w:rsidRDefault="007E75A2" w:rsidP="009139EC">
            <w:pPr>
              <w:spacing w:after="0" w:line="240" w:lineRule="auto"/>
              <w:rPr>
                <w:rFonts w:ascii="Calibri" w:eastAsia="Times New Roman" w:hAnsi="Calibri" w:cs="Calibri"/>
              </w:rPr>
            </w:pPr>
          </w:p>
        </w:tc>
        <w:tc>
          <w:tcPr>
            <w:tcW w:w="430" w:type="pct"/>
            <w:tcBorders>
              <w:top w:val="nil"/>
              <w:left w:val="nil"/>
              <w:bottom w:val="single" w:sz="4" w:space="0" w:color="auto"/>
              <w:right w:val="single" w:sz="4" w:space="0" w:color="auto"/>
            </w:tcBorders>
            <w:shd w:val="clear" w:color="auto" w:fill="auto"/>
            <w:vAlign w:val="center"/>
            <w:hideMark/>
          </w:tcPr>
          <w:p w14:paraId="2A93B946"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 of Locations</w:t>
            </w:r>
          </w:p>
        </w:tc>
        <w:tc>
          <w:tcPr>
            <w:tcW w:w="447" w:type="pct"/>
            <w:tcBorders>
              <w:top w:val="nil"/>
              <w:left w:val="nil"/>
              <w:bottom w:val="single" w:sz="4" w:space="0" w:color="auto"/>
              <w:right w:val="single" w:sz="4" w:space="0" w:color="auto"/>
            </w:tcBorders>
            <w:shd w:val="clear" w:color="auto" w:fill="auto"/>
            <w:vAlign w:val="center"/>
            <w:hideMark/>
          </w:tcPr>
          <w:p w14:paraId="00377F89"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Allowance per Location (Watts)</w:t>
            </w:r>
            <w:r w:rsidRPr="006E0E9F">
              <w:rPr>
                <w:rFonts w:ascii="Calibri" w:eastAsia="Times New Roman" w:hAnsi="Calibri" w:cs="Calibri"/>
                <w:vertAlign w:val="superscript"/>
              </w:rPr>
              <w:t>2</w:t>
            </w:r>
          </w:p>
        </w:tc>
        <w:tc>
          <w:tcPr>
            <w:tcW w:w="507" w:type="pct"/>
            <w:tcBorders>
              <w:top w:val="nil"/>
              <w:left w:val="nil"/>
              <w:bottom w:val="single" w:sz="4" w:space="0" w:color="auto"/>
              <w:right w:val="single" w:sz="4" w:space="0" w:color="auto"/>
            </w:tcBorders>
            <w:shd w:val="clear" w:color="auto" w:fill="auto"/>
            <w:vAlign w:val="center"/>
            <w:hideMark/>
          </w:tcPr>
          <w:p w14:paraId="6C245AB9"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Extra Allowance (Watts)</w:t>
            </w:r>
          </w:p>
        </w:tc>
        <w:tc>
          <w:tcPr>
            <w:tcW w:w="523" w:type="pct"/>
            <w:tcBorders>
              <w:top w:val="nil"/>
              <w:left w:val="nil"/>
              <w:bottom w:val="single" w:sz="4" w:space="0" w:color="auto"/>
              <w:right w:val="single" w:sz="4" w:space="0" w:color="auto"/>
            </w:tcBorders>
            <w:shd w:val="clear" w:color="auto" w:fill="auto"/>
            <w:vAlign w:val="center"/>
            <w:hideMark/>
          </w:tcPr>
          <w:p w14:paraId="49B94EA3"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Luminaire Name or Item Tag</w:t>
            </w:r>
          </w:p>
        </w:tc>
        <w:tc>
          <w:tcPr>
            <w:tcW w:w="490" w:type="pct"/>
            <w:tcBorders>
              <w:top w:val="nil"/>
              <w:left w:val="nil"/>
              <w:bottom w:val="single" w:sz="4" w:space="0" w:color="auto"/>
              <w:right w:val="single" w:sz="4" w:space="0" w:color="auto"/>
            </w:tcBorders>
            <w:shd w:val="clear" w:color="auto" w:fill="auto"/>
            <w:vAlign w:val="center"/>
            <w:hideMark/>
          </w:tcPr>
          <w:p w14:paraId="650AACF0"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Watts per Luminaire</w:t>
            </w:r>
            <w:r w:rsidRPr="006E0E9F">
              <w:rPr>
                <w:rFonts w:ascii="Calibri" w:eastAsia="Times New Roman" w:hAnsi="Calibri" w:cs="Calibri"/>
                <w:vertAlign w:val="superscript"/>
              </w:rPr>
              <w:t>3</w:t>
            </w:r>
          </w:p>
        </w:tc>
        <w:tc>
          <w:tcPr>
            <w:tcW w:w="525" w:type="pct"/>
            <w:tcBorders>
              <w:top w:val="nil"/>
              <w:left w:val="nil"/>
              <w:bottom w:val="single" w:sz="4" w:space="0" w:color="auto"/>
              <w:right w:val="single" w:sz="4" w:space="0" w:color="auto"/>
            </w:tcBorders>
            <w:shd w:val="clear" w:color="auto" w:fill="auto"/>
            <w:vAlign w:val="center"/>
            <w:hideMark/>
          </w:tcPr>
          <w:p w14:paraId="65995857"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 of Luminaires</w:t>
            </w:r>
            <w:r w:rsidRPr="006E0E9F">
              <w:rPr>
                <w:rFonts w:ascii="Calibri" w:eastAsia="Times New Roman" w:hAnsi="Calibri" w:cs="Calibri"/>
                <w:vertAlign w:val="superscript"/>
              </w:rPr>
              <w:t>3</w:t>
            </w:r>
          </w:p>
        </w:tc>
        <w:tc>
          <w:tcPr>
            <w:tcW w:w="525" w:type="pct"/>
            <w:tcBorders>
              <w:top w:val="nil"/>
              <w:left w:val="nil"/>
              <w:bottom w:val="single" w:sz="4" w:space="0" w:color="auto"/>
              <w:right w:val="single" w:sz="4" w:space="0" w:color="auto"/>
            </w:tcBorders>
            <w:shd w:val="clear" w:color="auto" w:fill="auto"/>
            <w:vAlign w:val="center"/>
            <w:hideMark/>
          </w:tcPr>
          <w:p w14:paraId="46DEE3B0"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Design Watts</w:t>
            </w:r>
          </w:p>
        </w:tc>
        <w:tc>
          <w:tcPr>
            <w:tcW w:w="525" w:type="pct"/>
            <w:vMerge/>
            <w:tcBorders>
              <w:top w:val="nil"/>
              <w:left w:val="single" w:sz="4" w:space="0" w:color="auto"/>
              <w:bottom w:val="single" w:sz="4" w:space="0" w:color="auto"/>
              <w:right w:val="single" w:sz="4" w:space="0" w:color="auto"/>
            </w:tcBorders>
            <w:shd w:val="clear" w:color="auto" w:fill="auto"/>
            <w:vAlign w:val="center"/>
            <w:hideMark/>
          </w:tcPr>
          <w:p w14:paraId="6FD1A7DC" w14:textId="77777777" w:rsidR="007E75A2" w:rsidRPr="006E0E9F" w:rsidRDefault="007E75A2" w:rsidP="009139EC">
            <w:pPr>
              <w:spacing w:after="0" w:line="240" w:lineRule="auto"/>
              <w:rPr>
                <w:rFonts w:ascii="Calibri" w:eastAsia="Times New Roman" w:hAnsi="Calibri" w:cs="Calibri"/>
              </w:rPr>
            </w:pPr>
          </w:p>
        </w:tc>
      </w:tr>
      <w:tr w:rsidR="00C64CE6" w:rsidRPr="006E0E9F" w14:paraId="5804F0B5" w14:textId="77777777" w:rsidTr="00EA706B">
        <w:trPr>
          <w:trHeight w:val="503"/>
        </w:trPr>
        <w:tc>
          <w:tcPr>
            <w:tcW w:w="488" w:type="pct"/>
            <w:tcBorders>
              <w:top w:val="nil"/>
              <w:left w:val="single" w:sz="4" w:space="0" w:color="auto"/>
              <w:bottom w:val="single" w:sz="4" w:space="0" w:color="auto"/>
              <w:right w:val="single" w:sz="4" w:space="0" w:color="auto"/>
            </w:tcBorders>
            <w:shd w:val="clear" w:color="auto" w:fill="auto"/>
            <w:vAlign w:val="center"/>
            <w:hideMark/>
          </w:tcPr>
          <w:p w14:paraId="75B90B34" w14:textId="77777777" w:rsidR="007E75A2" w:rsidRPr="006E0E9F" w:rsidRDefault="007E75A2" w:rsidP="009139EC">
            <w:pPr>
              <w:spacing w:after="0" w:line="240" w:lineRule="auto"/>
              <w:jc w:val="center"/>
              <w:rPr>
                <w:rFonts w:ascii="Calibri" w:eastAsia="Times New Roman" w:hAnsi="Calibri" w:cs="Calibri"/>
                <w:b/>
                <w:bCs/>
              </w:rPr>
            </w:pPr>
            <w:r w:rsidRPr="006E0E9F">
              <w:rPr>
                <w:rFonts w:ascii="Calibri" w:eastAsia="Times New Roman" w:hAnsi="Calibri" w:cs="Calibri"/>
                <w:b/>
                <w:bCs/>
              </w:rPr>
              <w:t> </w:t>
            </w:r>
          </w:p>
        </w:tc>
        <w:tc>
          <w:tcPr>
            <w:tcW w:w="539" w:type="pct"/>
            <w:tcBorders>
              <w:top w:val="nil"/>
              <w:left w:val="nil"/>
              <w:bottom w:val="single" w:sz="4" w:space="0" w:color="auto"/>
              <w:right w:val="single" w:sz="4" w:space="0" w:color="auto"/>
            </w:tcBorders>
            <w:shd w:val="clear" w:color="auto" w:fill="auto"/>
            <w:vAlign w:val="center"/>
            <w:hideMark/>
          </w:tcPr>
          <w:p w14:paraId="56EFBF3A" w14:textId="011C0725" w:rsidR="007E75A2" w:rsidRPr="006E0E9F" w:rsidRDefault="007E75A2" w:rsidP="009139EC">
            <w:pPr>
              <w:spacing w:after="0" w:line="240" w:lineRule="auto"/>
              <w:jc w:val="center"/>
              <w:rPr>
                <w:rFonts w:ascii="Calibri" w:eastAsia="Times New Roman" w:hAnsi="Calibri" w:cs="Calibri"/>
                <w:i/>
                <w:iCs/>
              </w:rPr>
            </w:pPr>
          </w:p>
        </w:tc>
        <w:tc>
          <w:tcPr>
            <w:tcW w:w="430" w:type="pct"/>
            <w:tcBorders>
              <w:top w:val="nil"/>
              <w:left w:val="nil"/>
              <w:bottom w:val="single" w:sz="4" w:space="0" w:color="auto"/>
              <w:right w:val="single" w:sz="4" w:space="0" w:color="auto"/>
            </w:tcBorders>
            <w:shd w:val="clear" w:color="auto" w:fill="auto"/>
            <w:vAlign w:val="center"/>
            <w:hideMark/>
          </w:tcPr>
          <w:p w14:paraId="4687FF4B"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447" w:type="pct"/>
            <w:tcBorders>
              <w:top w:val="nil"/>
              <w:left w:val="nil"/>
              <w:bottom w:val="single" w:sz="4" w:space="0" w:color="auto"/>
              <w:right w:val="single" w:sz="4" w:space="0" w:color="auto"/>
            </w:tcBorders>
            <w:shd w:val="clear" w:color="auto" w:fill="auto"/>
            <w:vAlign w:val="center"/>
            <w:hideMark/>
          </w:tcPr>
          <w:p w14:paraId="6A59B74F" w14:textId="2B4ACDD1" w:rsidR="007E75A2" w:rsidRPr="006E0E9F" w:rsidRDefault="007E75A2" w:rsidP="009139EC">
            <w:pPr>
              <w:spacing w:after="0" w:line="240" w:lineRule="auto"/>
              <w:jc w:val="center"/>
              <w:rPr>
                <w:rFonts w:ascii="Calibri" w:eastAsia="Times New Roman" w:hAnsi="Calibri" w:cs="Calibri"/>
              </w:rPr>
            </w:pPr>
          </w:p>
        </w:tc>
        <w:tc>
          <w:tcPr>
            <w:tcW w:w="507" w:type="pct"/>
            <w:tcBorders>
              <w:top w:val="nil"/>
              <w:left w:val="nil"/>
              <w:bottom w:val="single" w:sz="4" w:space="0" w:color="auto"/>
              <w:right w:val="single" w:sz="4" w:space="0" w:color="auto"/>
            </w:tcBorders>
            <w:shd w:val="clear" w:color="auto" w:fill="auto"/>
            <w:vAlign w:val="center"/>
            <w:hideMark/>
          </w:tcPr>
          <w:p w14:paraId="0EDA5474" w14:textId="6FC68751" w:rsidR="007E75A2" w:rsidRPr="006E0E9F" w:rsidRDefault="007E75A2" w:rsidP="009139EC">
            <w:pPr>
              <w:spacing w:after="0" w:line="240" w:lineRule="auto"/>
              <w:jc w:val="center"/>
              <w:rPr>
                <w:rFonts w:ascii="Calibri" w:eastAsia="Times New Roman" w:hAnsi="Calibri" w:cs="Calibri"/>
              </w:rPr>
            </w:pPr>
          </w:p>
        </w:tc>
        <w:tc>
          <w:tcPr>
            <w:tcW w:w="523" w:type="pct"/>
            <w:tcBorders>
              <w:top w:val="nil"/>
              <w:left w:val="nil"/>
              <w:bottom w:val="single" w:sz="4" w:space="0" w:color="auto"/>
              <w:right w:val="single" w:sz="4" w:space="0" w:color="auto"/>
            </w:tcBorders>
            <w:shd w:val="clear" w:color="auto" w:fill="auto"/>
            <w:vAlign w:val="center"/>
            <w:hideMark/>
          </w:tcPr>
          <w:p w14:paraId="68E69831" w14:textId="3A4D4BFF" w:rsidR="007E75A2" w:rsidRPr="006E0E9F" w:rsidRDefault="007E75A2" w:rsidP="009139EC">
            <w:pPr>
              <w:spacing w:after="0" w:line="240" w:lineRule="auto"/>
              <w:jc w:val="center"/>
              <w:rPr>
                <w:rFonts w:ascii="Calibri" w:eastAsia="Times New Roman" w:hAnsi="Calibri" w:cs="Calibri"/>
              </w:rPr>
            </w:pPr>
          </w:p>
        </w:tc>
        <w:tc>
          <w:tcPr>
            <w:tcW w:w="490" w:type="pct"/>
            <w:tcBorders>
              <w:top w:val="nil"/>
              <w:left w:val="nil"/>
              <w:bottom w:val="single" w:sz="4" w:space="0" w:color="auto"/>
              <w:right w:val="single" w:sz="4" w:space="0" w:color="auto"/>
            </w:tcBorders>
            <w:shd w:val="clear" w:color="auto" w:fill="auto"/>
            <w:vAlign w:val="center"/>
            <w:hideMark/>
          </w:tcPr>
          <w:p w14:paraId="71697686" w14:textId="426941C4" w:rsidR="007E75A2" w:rsidRPr="006E0E9F" w:rsidRDefault="007E75A2" w:rsidP="009139EC">
            <w:pPr>
              <w:spacing w:after="0" w:line="240" w:lineRule="auto"/>
              <w:jc w:val="center"/>
              <w:rPr>
                <w:rFonts w:ascii="Calibri" w:eastAsia="Times New Roman" w:hAnsi="Calibri" w:cs="Calibri"/>
              </w:rPr>
            </w:pPr>
          </w:p>
        </w:tc>
        <w:tc>
          <w:tcPr>
            <w:tcW w:w="525" w:type="pct"/>
            <w:tcBorders>
              <w:top w:val="nil"/>
              <w:left w:val="nil"/>
              <w:bottom w:val="single" w:sz="4" w:space="0" w:color="auto"/>
              <w:right w:val="single" w:sz="4" w:space="0" w:color="auto"/>
            </w:tcBorders>
            <w:shd w:val="clear" w:color="auto" w:fill="auto"/>
            <w:vAlign w:val="center"/>
            <w:hideMark/>
          </w:tcPr>
          <w:p w14:paraId="75F4F401" w14:textId="77777777" w:rsidR="007E75A2" w:rsidRPr="006E0E9F" w:rsidRDefault="007E75A2" w:rsidP="009139EC">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525" w:type="pct"/>
            <w:tcBorders>
              <w:top w:val="nil"/>
              <w:left w:val="nil"/>
              <w:bottom w:val="single" w:sz="4" w:space="0" w:color="auto"/>
              <w:right w:val="single" w:sz="4" w:space="0" w:color="auto"/>
            </w:tcBorders>
            <w:shd w:val="clear" w:color="auto" w:fill="auto"/>
            <w:vAlign w:val="center"/>
            <w:hideMark/>
          </w:tcPr>
          <w:p w14:paraId="5141B7FC" w14:textId="5B0CC4A8" w:rsidR="007E75A2" w:rsidRPr="006E0E9F" w:rsidRDefault="007E75A2" w:rsidP="009139EC">
            <w:pPr>
              <w:spacing w:after="0" w:line="240" w:lineRule="auto"/>
              <w:jc w:val="center"/>
              <w:rPr>
                <w:rFonts w:ascii="Calibri" w:eastAsia="Times New Roman" w:hAnsi="Calibri" w:cs="Calibri"/>
              </w:rPr>
            </w:pPr>
          </w:p>
        </w:tc>
        <w:tc>
          <w:tcPr>
            <w:tcW w:w="525" w:type="pct"/>
            <w:tcBorders>
              <w:top w:val="nil"/>
              <w:left w:val="nil"/>
              <w:bottom w:val="single" w:sz="4" w:space="0" w:color="auto"/>
              <w:right w:val="single" w:sz="4" w:space="0" w:color="auto"/>
            </w:tcBorders>
            <w:shd w:val="clear" w:color="auto" w:fill="auto"/>
            <w:vAlign w:val="center"/>
            <w:hideMark/>
          </w:tcPr>
          <w:p w14:paraId="613C0E7E" w14:textId="77777777" w:rsidR="007E75A2" w:rsidRPr="006E0E9F" w:rsidRDefault="007E75A2" w:rsidP="009139EC">
            <w:pPr>
              <w:spacing w:after="0" w:line="240" w:lineRule="auto"/>
              <w:jc w:val="center"/>
              <w:rPr>
                <w:rFonts w:ascii="Calibri" w:eastAsia="Times New Roman" w:hAnsi="Calibri" w:cs="Calibri"/>
                <w:b/>
                <w:bCs/>
              </w:rPr>
            </w:pPr>
            <w:r w:rsidRPr="006E0E9F">
              <w:rPr>
                <w:rFonts w:ascii="Calibri" w:eastAsia="Times New Roman" w:hAnsi="Calibri" w:cs="Calibri"/>
                <w:b/>
                <w:bCs/>
              </w:rPr>
              <w:t> </w:t>
            </w:r>
          </w:p>
        </w:tc>
      </w:tr>
      <w:tr w:rsidR="00C64CE6" w:rsidRPr="006E0E9F" w14:paraId="39A3CE61" w14:textId="77777777" w:rsidTr="0073295F">
        <w:trPr>
          <w:trHeight w:val="395"/>
        </w:trPr>
        <w:tc>
          <w:tcPr>
            <w:tcW w:w="3950" w:type="pct"/>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5678BEC5" w14:textId="7C052664" w:rsidR="00C64CE6" w:rsidRPr="006E0E9F" w:rsidRDefault="00C64CE6" w:rsidP="0073295F">
            <w:pPr>
              <w:spacing w:after="0" w:line="240" w:lineRule="auto"/>
              <w:jc w:val="right"/>
              <w:rPr>
                <w:rFonts w:ascii="Calibri" w:eastAsia="Times New Roman" w:hAnsi="Calibri" w:cs="Calibri"/>
                <w:b/>
                <w:bCs/>
              </w:rPr>
            </w:pPr>
            <w:r w:rsidRPr="006E0E9F">
              <w:rPr>
                <w:rFonts w:ascii="Calibri" w:eastAsia="Times New Roman" w:hAnsi="Calibri" w:cs="Calibri"/>
                <w:b/>
                <w:bCs/>
              </w:rPr>
              <w:t>Total Design Watts for this Area:</w:t>
            </w:r>
          </w:p>
        </w:tc>
        <w:tc>
          <w:tcPr>
            <w:tcW w:w="52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13B797C" w14:textId="4F1346A0" w:rsidR="00C64CE6" w:rsidRPr="006E0E9F" w:rsidRDefault="00C64CE6" w:rsidP="009139EC">
            <w:pPr>
              <w:spacing w:after="0" w:line="240" w:lineRule="auto"/>
              <w:jc w:val="center"/>
              <w:rPr>
                <w:rFonts w:ascii="Calibri" w:eastAsia="Times New Roman" w:hAnsi="Calibri" w:cs="Calibri"/>
              </w:rPr>
            </w:pPr>
          </w:p>
        </w:tc>
        <w:tc>
          <w:tcPr>
            <w:tcW w:w="525" w:type="pct"/>
            <w:tcBorders>
              <w:top w:val="nil"/>
              <w:left w:val="nil"/>
              <w:bottom w:val="single" w:sz="4" w:space="0" w:color="auto"/>
              <w:right w:val="single" w:sz="4" w:space="0" w:color="auto"/>
            </w:tcBorders>
            <w:shd w:val="clear" w:color="auto" w:fill="auto"/>
          </w:tcPr>
          <w:p w14:paraId="11B075CC" w14:textId="74A977DD" w:rsidR="00C64CE6" w:rsidRPr="006E0E9F" w:rsidRDefault="00C64CE6" w:rsidP="009139EC">
            <w:pPr>
              <w:spacing w:after="0" w:line="240" w:lineRule="auto"/>
              <w:rPr>
                <w:rFonts w:ascii="Calibri" w:eastAsia="Times New Roman" w:hAnsi="Calibri" w:cs="Calibri"/>
              </w:rPr>
            </w:pPr>
          </w:p>
        </w:tc>
      </w:tr>
      <w:tr w:rsidR="006E0E9F" w:rsidRPr="006E0E9F" w14:paraId="73074788" w14:textId="77777777" w:rsidTr="00EA706B">
        <w:trPr>
          <w:trHeight w:val="511"/>
        </w:trPr>
        <w:tc>
          <w:tcPr>
            <w:tcW w:w="4475" w:type="pct"/>
            <w:gridSpan w:val="9"/>
            <w:tcBorders>
              <w:top w:val="single" w:sz="4" w:space="0" w:color="auto"/>
              <w:left w:val="single" w:sz="4" w:space="0" w:color="auto"/>
              <w:bottom w:val="single" w:sz="4" w:space="0" w:color="auto"/>
              <w:right w:val="nil"/>
            </w:tcBorders>
            <w:shd w:val="clear" w:color="auto" w:fill="auto"/>
            <w:vAlign w:val="center"/>
            <w:hideMark/>
          </w:tcPr>
          <w:p w14:paraId="658D3B46" w14:textId="05ABFEAE" w:rsidR="006E0E9F" w:rsidRPr="006E0E9F" w:rsidRDefault="006E0E9F" w:rsidP="009139EC">
            <w:pPr>
              <w:spacing w:after="0" w:line="240" w:lineRule="auto"/>
              <w:jc w:val="right"/>
              <w:rPr>
                <w:rFonts w:ascii="Calibri" w:eastAsia="Times New Roman" w:hAnsi="Calibri" w:cs="Calibri"/>
                <w:i/>
                <w:iCs/>
              </w:rPr>
            </w:pPr>
            <w:r w:rsidRPr="006E0E9F">
              <w:rPr>
                <w:rFonts w:ascii="Calibri" w:eastAsia="Times New Roman" w:hAnsi="Calibri" w:cs="Calibri"/>
                <w:b/>
                <w:bCs/>
              </w:rPr>
              <w:t>Total Allowance (Watts) All Areas:</w:t>
            </w:r>
          </w:p>
        </w:tc>
        <w:tc>
          <w:tcPr>
            <w:tcW w:w="525" w:type="pct"/>
            <w:tcBorders>
              <w:top w:val="single" w:sz="4" w:space="0" w:color="auto"/>
              <w:left w:val="single" w:sz="4" w:space="0" w:color="auto"/>
              <w:bottom w:val="single" w:sz="4" w:space="0" w:color="auto"/>
              <w:right w:val="single" w:sz="4" w:space="0" w:color="auto"/>
            </w:tcBorders>
            <w:shd w:val="clear" w:color="auto" w:fill="auto"/>
            <w:vAlign w:val="bottom"/>
          </w:tcPr>
          <w:p w14:paraId="7627E19D" w14:textId="2468445C" w:rsidR="006E0E9F" w:rsidRPr="006E0E9F" w:rsidRDefault="006E0E9F" w:rsidP="009139EC">
            <w:pPr>
              <w:spacing w:after="0" w:line="240" w:lineRule="auto"/>
              <w:jc w:val="center"/>
              <w:rPr>
                <w:rFonts w:ascii="Calibri" w:eastAsia="Times New Roman" w:hAnsi="Calibri" w:cs="Calibri"/>
                <w:i/>
                <w:iCs/>
              </w:rPr>
            </w:pPr>
          </w:p>
        </w:tc>
      </w:tr>
      <w:tr w:rsidR="003663F8" w:rsidRPr="006E0E9F" w14:paraId="68ED4006" w14:textId="77777777" w:rsidTr="00EA706B">
        <w:trPr>
          <w:trHeight w:val="511"/>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vAlign w:val="center"/>
          </w:tcPr>
          <w:p w14:paraId="13F9AD1D" w14:textId="77777777" w:rsidR="003663F8" w:rsidRPr="001227A1" w:rsidRDefault="003663F8" w:rsidP="003663F8">
            <w:pPr>
              <w:spacing w:after="0" w:line="240" w:lineRule="auto"/>
              <w:rPr>
                <w:rFonts w:ascii="Calibri" w:eastAsia="Times New Roman" w:hAnsi="Calibri" w:cs="Calibri"/>
                <w:sz w:val="20"/>
                <w:szCs w:val="20"/>
              </w:rPr>
            </w:pPr>
            <w:r w:rsidRPr="001227A1">
              <w:rPr>
                <w:rFonts w:ascii="Calibri" w:eastAsia="Times New Roman" w:hAnsi="Calibri" w:cs="Calibri"/>
                <w:i/>
                <w:iCs/>
                <w:sz w:val="20"/>
                <w:szCs w:val="20"/>
                <w:vertAlign w:val="superscript"/>
              </w:rPr>
              <w:t>1</w:t>
            </w:r>
            <w:r w:rsidRPr="001227A1">
              <w:rPr>
                <w:rFonts w:ascii="Calibri" w:eastAsia="Times New Roman" w:hAnsi="Calibri" w:cs="Calibri"/>
                <w:i/>
                <w:iCs/>
                <w:sz w:val="20"/>
                <w:szCs w:val="20"/>
              </w:rPr>
              <w:t xml:space="preserve"> FOOTNOTES: Primary entrance applications are only available for senior care facilities, healthcare facilities, police stations, hospitals, fire stations, and emergency vehicle facilities.</w:t>
            </w:r>
          </w:p>
          <w:p w14:paraId="6C72DFC3" w14:textId="77777777" w:rsidR="003663F8" w:rsidRPr="001227A1" w:rsidRDefault="003663F8" w:rsidP="003663F8">
            <w:pPr>
              <w:spacing w:after="0" w:line="240" w:lineRule="auto"/>
              <w:rPr>
                <w:rFonts w:ascii="Calibri" w:eastAsia="Times New Roman" w:hAnsi="Calibri" w:cs="Calibri"/>
                <w:i/>
                <w:iCs/>
                <w:sz w:val="20"/>
                <w:szCs w:val="20"/>
              </w:rPr>
            </w:pPr>
            <w:r w:rsidRPr="001227A1">
              <w:rPr>
                <w:rFonts w:ascii="Calibri" w:eastAsia="Times New Roman" w:hAnsi="Calibri" w:cs="Calibri"/>
                <w:i/>
                <w:iCs/>
                <w:sz w:val="20"/>
                <w:szCs w:val="20"/>
                <w:vertAlign w:val="superscript"/>
              </w:rPr>
              <w:t>2</w:t>
            </w:r>
            <w:r w:rsidRPr="001227A1">
              <w:rPr>
                <w:rFonts w:ascii="Calibri" w:eastAsia="Times New Roman" w:hAnsi="Calibri" w:cs="Calibri"/>
                <w:i/>
                <w:iCs/>
                <w:sz w:val="20"/>
                <w:szCs w:val="20"/>
              </w:rPr>
              <w:t xml:space="preserve"> The Allowance per Location for ATMs is 100W for the first ATM and 35W for each additional per Table 140.7-B/Table 170.2-S.</w:t>
            </w:r>
          </w:p>
          <w:p w14:paraId="2B8D5B1D" w14:textId="0E453994" w:rsidR="003663F8" w:rsidRPr="006E0E9F" w:rsidRDefault="003663F8" w:rsidP="003663F8">
            <w:pPr>
              <w:spacing w:after="0" w:line="240" w:lineRule="auto"/>
              <w:rPr>
                <w:rFonts w:ascii="Calibri" w:eastAsia="Times New Roman" w:hAnsi="Calibri" w:cs="Calibri"/>
                <w:i/>
                <w:iCs/>
              </w:rPr>
            </w:pPr>
            <w:r w:rsidRPr="001227A1">
              <w:rPr>
                <w:rFonts w:ascii="Calibri" w:eastAsia="Times New Roman" w:hAnsi="Calibri" w:cs="Calibri"/>
                <w:i/>
                <w:iCs/>
                <w:sz w:val="20"/>
                <w:szCs w:val="20"/>
                <w:vertAlign w:val="superscript"/>
              </w:rPr>
              <w:t>3</w:t>
            </w:r>
            <w:r w:rsidRPr="001227A1">
              <w:rPr>
                <w:rFonts w:ascii="Calibri" w:eastAsia="Times New Roman" w:hAnsi="Calibri" w:cs="Calibri"/>
                <w:i/>
                <w:iCs/>
                <w:sz w:val="20"/>
                <w:szCs w:val="20"/>
              </w:rPr>
              <w:t xml:space="preserve"> For luminaires indicated in Table F as linear, wattage in column 07 is W/lf instead of Watts/luminaire.  Total linear feet for the luminaire should be indicated in column 08 instead of number of luminaires.</w:t>
            </w:r>
            <w:r w:rsidRPr="006E0E9F">
              <w:rPr>
                <w:rFonts w:ascii="Calibri" w:eastAsia="Times New Roman" w:hAnsi="Calibri" w:cs="Calibri"/>
                <w:i/>
                <w:iCs/>
              </w:rPr>
              <w:t> </w:t>
            </w:r>
          </w:p>
        </w:tc>
      </w:tr>
    </w:tbl>
    <w:p w14:paraId="09EB7F46" w14:textId="77777777" w:rsidR="003663F8" w:rsidRDefault="003663F8"/>
    <w:p w14:paraId="239CC0C2" w14:textId="7C29D3EF" w:rsidR="007E75A2" w:rsidRDefault="007E75A2" w:rsidP="007E75A2">
      <w:pPr>
        <w:rPr>
          <w:rFonts w:cstheme="minorHAnsi"/>
        </w:rPr>
      </w:pPr>
    </w:p>
    <w:p w14:paraId="6BB46F55" w14:textId="68504DAF" w:rsidR="007E75A2" w:rsidRDefault="007E75A2">
      <w:pPr>
        <w:rPr>
          <w:rFonts w:cstheme="minorHAnsi"/>
        </w:rPr>
      </w:pPr>
      <w:r>
        <w:rPr>
          <w:rFonts w:cstheme="minorHAnsi"/>
        </w:rPr>
        <w:br w:type="page"/>
      </w:r>
    </w:p>
    <w:tbl>
      <w:tblPr>
        <w:tblW w:w="0" w:type="auto"/>
        <w:tblInd w:w="-5" w:type="dxa"/>
        <w:tblLayout w:type="fixed"/>
        <w:tblLook w:val="04A0" w:firstRow="1" w:lastRow="0" w:firstColumn="1" w:lastColumn="0" w:noHBand="0" w:noVBand="1"/>
      </w:tblPr>
      <w:tblGrid>
        <w:gridCol w:w="1435"/>
        <w:gridCol w:w="1259"/>
        <w:gridCol w:w="1353"/>
        <w:gridCol w:w="1441"/>
        <w:gridCol w:w="1407"/>
        <w:gridCol w:w="1474"/>
        <w:gridCol w:w="1441"/>
        <w:gridCol w:w="1710"/>
        <w:gridCol w:w="2785"/>
      </w:tblGrid>
      <w:tr w:rsidR="00AB2B09" w:rsidRPr="006E0E9F" w14:paraId="4A0032E1" w14:textId="77777777" w:rsidTr="00553634">
        <w:trPr>
          <w:trHeight w:val="300"/>
        </w:trPr>
        <w:tc>
          <w:tcPr>
            <w:tcW w:w="14305"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295074" w14:textId="77777777" w:rsidR="00AB2B09" w:rsidRPr="006E0E9F" w:rsidRDefault="00AB2B09" w:rsidP="00834AC0">
            <w:pPr>
              <w:spacing w:after="0" w:line="240" w:lineRule="auto"/>
              <w:rPr>
                <w:rFonts w:ascii="Calibri" w:eastAsia="Times New Roman" w:hAnsi="Calibri" w:cs="Calibri"/>
                <w:b/>
                <w:bCs/>
              </w:rPr>
            </w:pPr>
            <w:r w:rsidRPr="006E0E9F">
              <w:rPr>
                <w:rFonts w:ascii="Calibri" w:eastAsia="Times New Roman" w:hAnsi="Calibri" w:cs="Calibri"/>
                <w:b/>
                <w:bCs/>
              </w:rPr>
              <w:t>K. LIGHTING ALLOWANCE: SALES FRONTAGE</w:t>
            </w:r>
          </w:p>
        </w:tc>
      </w:tr>
      <w:tr w:rsidR="00AB2B09" w:rsidRPr="006E0E9F" w14:paraId="73022EC2" w14:textId="77777777" w:rsidTr="00553634">
        <w:trPr>
          <w:trHeight w:val="290"/>
        </w:trPr>
        <w:tc>
          <w:tcPr>
            <w:tcW w:w="14305" w:type="dxa"/>
            <w:gridSpan w:val="9"/>
            <w:tcBorders>
              <w:top w:val="single" w:sz="4" w:space="0" w:color="auto"/>
              <w:left w:val="single" w:sz="4" w:space="0" w:color="auto"/>
              <w:bottom w:val="single" w:sz="4" w:space="0" w:color="auto"/>
              <w:right w:val="single" w:sz="4" w:space="0" w:color="auto"/>
            </w:tcBorders>
            <w:shd w:val="clear" w:color="auto" w:fill="auto"/>
            <w:hideMark/>
          </w:tcPr>
          <w:p w14:paraId="04ACC4AF" w14:textId="77777777" w:rsidR="00AB2B09" w:rsidRPr="006E0E9F" w:rsidRDefault="00AB2B09" w:rsidP="00834AC0">
            <w:pPr>
              <w:spacing w:after="0" w:line="240" w:lineRule="auto"/>
              <w:rPr>
                <w:rFonts w:ascii="Calibri" w:eastAsia="Times New Roman" w:hAnsi="Calibri" w:cs="Calibri"/>
                <w:i/>
                <w:iCs/>
              </w:rPr>
            </w:pPr>
            <w:r w:rsidRPr="006E0E9F">
              <w:rPr>
                <w:rFonts w:ascii="Calibri" w:eastAsia="Times New Roman" w:hAnsi="Calibri" w:cs="Calibri"/>
                <w:i/>
                <w:iCs/>
              </w:rPr>
              <w:t xml:space="preserve">This table includes areas using the wattage allowance for Outdoor Sales Frontage from Table-140.7-B.  This allowance may be used for one or two frontage side(s) per site. </w:t>
            </w:r>
          </w:p>
        </w:tc>
      </w:tr>
      <w:tr w:rsidR="00AB2B09" w:rsidRPr="006E0E9F" w14:paraId="6904E062" w14:textId="77777777" w:rsidTr="00553634">
        <w:trPr>
          <w:trHeight w:val="290"/>
        </w:trPr>
        <w:tc>
          <w:tcPr>
            <w:tcW w:w="1435" w:type="dxa"/>
            <w:tcBorders>
              <w:top w:val="nil"/>
              <w:left w:val="single" w:sz="4" w:space="0" w:color="auto"/>
              <w:bottom w:val="single" w:sz="4" w:space="0" w:color="auto"/>
              <w:right w:val="single" w:sz="4" w:space="0" w:color="auto"/>
            </w:tcBorders>
            <w:shd w:val="clear" w:color="auto" w:fill="auto"/>
            <w:vAlign w:val="center"/>
            <w:hideMark/>
          </w:tcPr>
          <w:p w14:paraId="35C8C9BB"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01</w:t>
            </w:r>
          </w:p>
        </w:tc>
        <w:tc>
          <w:tcPr>
            <w:tcW w:w="1259" w:type="dxa"/>
            <w:tcBorders>
              <w:top w:val="nil"/>
              <w:left w:val="nil"/>
              <w:bottom w:val="single" w:sz="4" w:space="0" w:color="auto"/>
              <w:right w:val="single" w:sz="4" w:space="0" w:color="auto"/>
            </w:tcBorders>
            <w:shd w:val="clear" w:color="auto" w:fill="auto"/>
            <w:vAlign w:val="center"/>
            <w:hideMark/>
          </w:tcPr>
          <w:p w14:paraId="72EFCB25"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02</w:t>
            </w:r>
          </w:p>
        </w:tc>
        <w:tc>
          <w:tcPr>
            <w:tcW w:w="1353" w:type="dxa"/>
            <w:tcBorders>
              <w:top w:val="nil"/>
              <w:left w:val="nil"/>
              <w:bottom w:val="single" w:sz="4" w:space="0" w:color="auto"/>
              <w:right w:val="single" w:sz="4" w:space="0" w:color="auto"/>
            </w:tcBorders>
            <w:shd w:val="clear" w:color="auto" w:fill="auto"/>
            <w:vAlign w:val="center"/>
            <w:hideMark/>
          </w:tcPr>
          <w:p w14:paraId="74513DD4"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03</w:t>
            </w:r>
          </w:p>
        </w:tc>
        <w:tc>
          <w:tcPr>
            <w:tcW w:w="1441" w:type="dxa"/>
            <w:tcBorders>
              <w:top w:val="nil"/>
              <w:left w:val="nil"/>
              <w:bottom w:val="single" w:sz="4" w:space="0" w:color="auto"/>
              <w:right w:val="single" w:sz="4" w:space="0" w:color="auto"/>
            </w:tcBorders>
            <w:shd w:val="clear" w:color="auto" w:fill="auto"/>
            <w:vAlign w:val="center"/>
            <w:hideMark/>
          </w:tcPr>
          <w:p w14:paraId="6BBDE3BA"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04</w:t>
            </w:r>
          </w:p>
        </w:tc>
        <w:tc>
          <w:tcPr>
            <w:tcW w:w="1407" w:type="dxa"/>
            <w:tcBorders>
              <w:top w:val="nil"/>
              <w:left w:val="nil"/>
              <w:bottom w:val="single" w:sz="4" w:space="0" w:color="auto"/>
              <w:right w:val="single" w:sz="4" w:space="0" w:color="auto"/>
            </w:tcBorders>
            <w:shd w:val="clear" w:color="auto" w:fill="auto"/>
            <w:vAlign w:val="center"/>
            <w:hideMark/>
          </w:tcPr>
          <w:p w14:paraId="6ED63E32"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05</w:t>
            </w:r>
          </w:p>
        </w:tc>
        <w:tc>
          <w:tcPr>
            <w:tcW w:w="1474" w:type="dxa"/>
            <w:tcBorders>
              <w:top w:val="nil"/>
              <w:left w:val="nil"/>
              <w:bottom w:val="single" w:sz="4" w:space="0" w:color="auto"/>
              <w:right w:val="single" w:sz="4" w:space="0" w:color="auto"/>
            </w:tcBorders>
            <w:shd w:val="clear" w:color="auto" w:fill="auto"/>
            <w:vAlign w:val="center"/>
            <w:hideMark/>
          </w:tcPr>
          <w:p w14:paraId="2C1CE619"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06</w:t>
            </w:r>
          </w:p>
        </w:tc>
        <w:tc>
          <w:tcPr>
            <w:tcW w:w="1441" w:type="dxa"/>
            <w:tcBorders>
              <w:top w:val="nil"/>
              <w:left w:val="nil"/>
              <w:bottom w:val="single" w:sz="4" w:space="0" w:color="auto"/>
              <w:right w:val="single" w:sz="4" w:space="0" w:color="auto"/>
            </w:tcBorders>
            <w:shd w:val="clear" w:color="auto" w:fill="auto"/>
            <w:vAlign w:val="center"/>
            <w:hideMark/>
          </w:tcPr>
          <w:p w14:paraId="6BB41024"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07</w:t>
            </w:r>
          </w:p>
        </w:tc>
        <w:tc>
          <w:tcPr>
            <w:tcW w:w="1710" w:type="dxa"/>
            <w:tcBorders>
              <w:top w:val="nil"/>
              <w:left w:val="nil"/>
              <w:bottom w:val="single" w:sz="4" w:space="0" w:color="auto"/>
              <w:right w:val="single" w:sz="4" w:space="0" w:color="auto"/>
            </w:tcBorders>
            <w:shd w:val="clear" w:color="auto" w:fill="auto"/>
            <w:vAlign w:val="center"/>
            <w:hideMark/>
          </w:tcPr>
          <w:p w14:paraId="75DC24B8"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08</w:t>
            </w:r>
          </w:p>
        </w:tc>
        <w:tc>
          <w:tcPr>
            <w:tcW w:w="2785" w:type="dxa"/>
            <w:tcBorders>
              <w:top w:val="nil"/>
              <w:left w:val="nil"/>
              <w:bottom w:val="single" w:sz="4" w:space="0" w:color="auto"/>
              <w:right w:val="single" w:sz="4" w:space="0" w:color="auto"/>
            </w:tcBorders>
            <w:shd w:val="clear" w:color="auto" w:fill="auto"/>
            <w:vAlign w:val="center"/>
            <w:hideMark/>
          </w:tcPr>
          <w:p w14:paraId="19799990"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09</w:t>
            </w:r>
          </w:p>
        </w:tc>
      </w:tr>
      <w:tr w:rsidR="00AB2B09" w:rsidRPr="006E0E9F" w14:paraId="05BFA96B" w14:textId="77777777" w:rsidTr="00553634">
        <w:trPr>
          <w:trHeight w:val="290"/>
        </w:trPr>
        <w:tc>
          <w:tcPr>
            <w:tcW w:w="1435" w:type="dxa"/>
            <w:vMerge w:val="restart"/>
            <w:tcBorders>
              <w:top w:val="nil"/>
              <w:left w:val="single" w:sz="4" w:space="0" w:color="auto"/>
              <w:bottom w:val="single" w:sz="4" w:space="0" w:color="auto"/>
              <w:right w:val="single" w:sz="4" w:space="0" w:color="auto"/>
            </w:tcBorders>
            <w:shd w:val="clear" w:color="auto" w:fill="auto"/>
            <w:vAlign w:val="center"/>
            <w:hideMark/>
          </w:tcPr>
          <w:p w14:paraId="7B20FCD8"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Area Description</w:t>
            </w:r>
          </w:p>
        </w:tc>
        <w:tc>
          <w:tcPr>
            <w:tcW w:w="4053" w:type="dxa"/>
            <w:gridSpan w:val="3"/>
            <w:tcBorders>
              <w:top w:val="single" w:sz="4" w:space="0" w:color="auto"/>
              <w:left w:val="nil"/>
              <w:bottom w:val="single" w:sz="4" w:space="0" w:color="auto"/>
              <w:right w:val="single" w:sz="4" w:space="0" w:color="auto"/>
            </w:tcBorders>
            <w:shd w:val="clear" w:color="auto" w:fill="auto"/>
            <w:vAlign w:val="center"/>
            <w:hideMark/>
          </w:tcPr>
          <w:p w14:paraId="3B90E43A" w14:textId="77777777" w:rsidR="00AB2B09" w:rsidRPr="006E0E9F" w:rsidRDefault="00AB2B09" w:rsidP="00834AC0">
            <w:pPr>
              <w:spacing w:after="0" w:line="240" w:lineRule="auto"/>
              <w:jc w:val="center"/>
              <w:rPr>
                <w:rFonts w:ascii="Calibri" w:eastAsia="Times New Roman" w:hAnsi="Calibri" w:cs="Calibri"/>
                <w:b/>
                <w:bCs/>
              </w:rPr>
            </w:pPr>
            <w:r w:rsidRPr="006E0E9F">
              <w:rPr>
                <w:rFonts w:ascii="Calibri" w:eastAsia="Times New Roman" w:hAnsi="Calibri" w:cs="Calibri"/>
                <w:b/>
                <w:bCs/>
              </w:rPr>
              <w:t>CALCULATED ALLOWANCE (Watts)</w:t>
            </w:r>
          </w:p>
        </w:tc>
        <w:tc>
          <w:tcPr>
            <w:tcW w:w="6032" w:type="dxa"/>
            <w:gridSpan w:val="4"/>
            <w:tcBorders>
              <w:top w:val="single" w:sz="4" w:space="0" w:color="auto"/>
              <w:left w:val="nil"/>
              <w:bottom w:val="single" w:sz="4" w:space="0" w:color="auto"/>
              <w:right w:val="single" w:sz="4" w:space="0" w:color="auto"/>
            </w:tcBorders>
            <w:shd w:val="clear" w:color="auto" w:fill="auto"/>
            <w:vAlign w:val="center"/>
            <w:hideMark/>
          </w:tcPr>
          <w:p w14:paraId="4090655A" w14:textId="77777777" w:rsidR="00AB2B09" w:rsidRPr="006E0E9F" w:rsidRDefault="00AB2B09" w:rsidP="00834AC0">
            <w:pPr>
              <w:spacing w:after="0" w:line="240" w:lineRule="auto"/>
              <w:jc w:val="center"/>
              <w:rPr>
                <w:rFonts w:ascii="Calibri" w:eastAsia="Times New Roman" w:hAnsi="Calibri" w:cs="Calibri"/>
                <w:b/>
                <w:bCs/>
              </w:rPr>
            </w:pPr>
            <w:r w:rsidRPr="006E0E9F">
              <w:rPr>
                <w:rFonts w:ascii="Calibri" w:eastAsia="Times New Roman" w:hAnsi="Calibri" w:cs="Calibri"/>
                <w:b/>
                <w:bCs/>
              </w:rPr>
              <w:t>DESIGN WATTS</w:t>
            </w:r>
          </w:p>
        </w:tc>
        <w:tc>
          <w:tcPr>
            <w:tcW w:w="2785" w:type="dxa"/>
            <w:vMerge w:val="restart"/>
            <w:tcBorders>
              <w:top w:val="nil"/>
              <w:left w:val="single" w:sz="4" w:space="0" w:color="auto"/>
              <w:bottom w:val="single" w:sz="4" w:space="0" w:color="auto"/>
              <w:right w:val="single" w:sz="4" w:space="0" w:color="auto"/>
            </w:tcBorders>
            <w:shd w:val="clear" w:color="auto" w:fill="auto"/>
            <w:vAlign w:val="center"/>
            <w:hideMark/>
          </w:tcPr>
          <w:p w14:paraId="7E8D1731"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Additional Allowance (Watts)</w:t>
            </w:r>
          </w:p>
        </w:tc>
      </w:tr>
      <w:tr w:rsidR="00AB2B09" w:rsidRPr="006E0E9F" w14:paraId="38F4F4F0" w14:textId="77777777" w:rsidTr="00553634">
        <w:trPr>
          <w:trHeight w:val="780"/>
        </w:trPr>
        <w:tc>
          <w:tcPr>
            <w:tcW w:w="1435" w:type="dxa"/>
            <w:vMerge/>
            <w:tcBorders>
              <w:top w:val="nil"/>
              <w:left w:val="single" w:sz="4" w:space="0" w:color="auto"/>
              <w:bottom w:val="single" w:sz="4" w:space="0" w:color="auto"/>
              <w:right w:val="single" w:sz="4" w:space="0" w:color="auto"/>
            </w:tcBorders>
            <w:shd w:val="clear" w:color="auto" w:fill="auto"/>
            <w:vAlign w:val="center"/>
            <w:hideMark/>
          </w:tcPr>
          <w:p w14:paraId="24D30FAA" w14:textId="77777777" w:rsidR="00AB2B09" w:rsidRPr="006E0E9F" w:rsidRDefault="00AB2B09" w:rsidP="00834AC0">
            <w:pPr>
              <w:spacing w:after="0" w:line="240" w:lineRule="auto"/>
              <w:rPr>
                <w:rFonts w:ascii="Calibri" w:eastAsia="Times New Roman" w:hAnsi="Calibri" w:cs="Calibri"/>
              </w:rPr>
            </w:pPr>
          </w:p>
        </w:tc>
        <w:tc>
          <w:tcPr>
            <w:tcW w:w="1259" w:type="dxa"/>
            <w:tcBorders>
              <w:top w:val="nil"/>
              <w:left w:val="nil"/>
              <w:bottom w:val="single" w:sz="4" w:space="0" w:color="auto"/>
              <w:right w:val="single" w:sz="4" w:space="0" w:color="auto"/>
            </w:tcBorders>
            <w:shd w:val="clear" w:color="auto" w:fill="auto"/>
            <w:vAlign w:val="center"/>
            <w:hideMark/>
          </w:tcPr>
          <w:p w14:paraId="500CC386"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Linear ft. of Sales Frontage (lf)</w:t>
            </w:r>
          </w:p>
        </w:tc>
        <w:tc>
          <w:tcPr>
            <w:tcW w:w="1353" w:type="dxa"/>
            <w:tcBorders>
              <w:top w:val="nil"/>
              <w:left w:val="nil"/>
              <w:bottom w:val="single" w:sz="4" w:space="0" w:color="auto"/>
              <w:right w:val="single" w:sz="4" w:space="0" w:color="auto"/>
            </w:tcBorders>
            <w:shd w:val="clear" w:color="auto" w:fill="auto"/>
            <w:vAlign w:val="center"/>
            <w:hideMark/>
          </w:tcPr>
          <w:p w14:paraId="14B5D28F"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Allowed Density (W/lf)</w:t>
            </w:r>
          </w:p>
        </w:tc>
        <w:tc>
          <w:tcPr>
            <w:tcW w:w="1441" w:type="dxa"/>
            <w:tcBorders>
              <w:top w:val="nil"/>
              <w:left w:val="nil"/>
              <w:bottom w:val="single" w:sz="4" w:space="0" w:color="auto"/>
              <w:right w:val="single" w:sz="4" w:space="0" w:color="auto"/>
            </w:tcBorders>
            <w:shd w:val="clear" w:color="auto" w:fill="auto"/>
            <w:vAlign w:val="center"/>
            <w:hideMark/>
          </w:tcPr>
          <w:p w14:paraId="1E5B7A7D"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Extra Allowance (Watts)</w:t>
            </w:r>
          </w:p>
        </w:tc>
        <w:tc>
          <w:tcPr>
            <w:tcW w:w="1407" w:type="dxa"/>
            <w:tcBorders>
              <w:top w:val="nil"/>
              <w:left w:val="nil"/>
              <w:bottom w:val="single" w:sz="4" w:space="0" w:color="auto"/>
              <w:right w:val="single" w:sz="4" w:space="0" w:color="auto"/>
            </w:tcBorders>
            <w:shd w:val="clear" w:color="auto" w:fill="auto"/>
            <w:vAlign w:val="center"/>
            <w:hideMark/>
          </w:tcPr>
          <w:p w14:paraId="3676CC47"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Luminaire Name or Item Tag</w:t>
            </w:r>
          </w:p>
        </w:tc>
        <w:tc>
          <w:tcPr>
            <w:tcW w:w="1474" w:type="dxa"/>
            <w:tcBorders>
              <w:top w:val="nil"/>
              <w:left w:val="nil"/>
              <w:bottom w:val="single" w:sz="4" w:space="0" w:color="auto"/>
              <w:right w:val="single" w:sz="4" w:space="0" w:color="auto"/>
            </w:tcBorders>
            <w:shd w:val="clear" w:color="auto" w:fill="auto"/>
            <w:vAlign w:val="center"/>
            <w:hideMark/>
          </w:tcPr>
          <w:p w14:paraId="0687827C"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Watts per Luminaire</w:t>
            </w:r>
            <w:r w:rsidRPr="006E0E9F">
              <w:rPr>
                <w:rFonts w:ascii="Calibri" w:eastAsia="Times New Roman" w:hAnsi="Calibri" w:cs="Calibri"/>
                <w:vertAlign w:val="superscript"/>
              </w:rPr>
              <w:t>1</w:t>
            </w:r>
          </w:p>
        </w:tc>
        <w:tc>
          <w:tcPr>
            <w:tcW w:w="1441" w:type="dxa"/>
            <w:tcBorders>
              <w:top w:val="nil"/>
              <w:left w:val="nil"/>
              <w:bottom w:val="single" w:sz="4" w:space="0" w:color="auto"/>
              <w:right w:val="single" w:sz="4" w:space="0" w:color="auto"/>
            </w:tcBorders>
            <w:shd w:val="clear" w:color="auto" w:fill="auto"/>
            <w:vAlign w:val="center"/>
            <w:hideMark/>
          </w:tcPr>
          <w:p w14:paraId="17A5757D"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 of Luminaires</w:t>
            </w:r>
            <w:r w:rsidRPr="006E0E9F">
              <w:rPr>
                <w:rFonts w:ascii="Calibri" w:eastAsia="Times New Roman" w:hAnsi="Calibri" w:cs="Calibri"/>
                <w:vertAlign w:val="superscript"/>
              </w:rPr>
              <w:t>1</w:t>
            </w:r>
          </w:p>
        </w:tc>
        <w:tc>
          <w:tcPr>
            <w:tcW w:w="1710" w:type="dxa"/>
            <w:tcBorders>
              <w:top w:val="nil"/>
              <w:left w:val="nil"/>
              <w:bottom w:val="single" w:sz="4" w:space="0" w:color="auto"/>
              <w:right w:val="single" w:sz="4" w:space="0" w:color="auto"/>
            </w:tcBorders>
            <w:shd w:val="clear" w:color="auto" w:fill="auto"/>
            <w:vAlign w:val="center"/>
            <w:hideMark/>
          </w:tcPr>
          <w:p w14:paraId="4198F6DB"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Design Watts</w:t>
            </w:r>
          </w:p>
        </w:tc>
        <w:tc>
          <w:tcPr>
            <w:tcW w:w="2785" w:type="dxa"/>
            <w:vMerge/>
            <w:tcBorders>
              <w:top w:val="nil"/>
              <w:left w:val="single" w:sz="4" w:space="0" w:color="auto"/>
              <w:bottom w:val="single" w:sz="4" w:space="0" w:color="auto"/>
              <w:right w:val="single" w:sz="4" w:space="0" w:color="auto"/>
            </w:tcBorders>
            <w:shd w:val="clear" w:color="auto" w:fill="auto"/>
            <w:vAlign w:val="center"/>
            <w:hideMark/>
          </w:tcPr>
          <w:p w14:paraId="2442FD1D" w14:textId="77777777" w:rsidR="00AB2B09" w:rsidRPr="006E0E9F" w:rsidRDefault="00AB2B09" w:rsidP="00834AC0">
            <w:pPr>
              <w:spacing w:after="0" w:line="240" w:lineRule="auto"/>
              <w:rPr>
                <w:rFonts w:ascii="Calibri" w:eastAsia="Times New Roman" w:hAnsi="Calibri" w:cs="Calibri"/>
              </w:rPr>
            </w:pPr>
          </w:p>
        </w:tc>
      </w:tr>
      <w:tr w:rsidR="00AB2B09" w:rsidRPr="006E0E9F" w14:paraId="2388B2F4" w14:textId="77777777" w:rsidTr="00553634">
        <w:trPr>
          <w:trHeight w:val="485"/>
        </w:trPr>
        <w:tc>
          <w:tcPr>
            <w:tcW w:w="1435" w:type="dxa"/>
            <w:tcBorders>
              <w:top w:val="nil"/>
              <w:left w:val="single" w:sz="4" w:space="0" w:color="auto"/>
              <w:bottom w:val="single" w:sz="4" w:space="0" w:color="auto"/>
              <w:right w:val="single" w:sz="4" w:space="0" w:color="auto"/>
            </w:tcBorders>
            <w:shd w:val="clear" w:color="auto" w:fill="auto"/>
            <w:vAlign w:val="center"/>
            <w:hideMark/>
          </w:tcPr>
          <w:p w14:paraId="286565E5" w14:textId="77777777" w:rsidR="00AB2B09" w:rsidRPr="006E0E9F" w:rsidRDefault="00AB2B09" w:rsidP="00834AC0">
            <w:pPr>
              <w:spacing w:after="0" w:line="240" w:lineRule="auto"/>
              <w:jc w:val="center"/>
              <w:rPr>
                <w:rFonts w:ascii="Calibri" w:eastAsia="Times New Roman" w:hAnsi="Calibri" w:cs="Calibri"/>
                <w:b/>
                <w:bCs/>
              </w:rPr>
            </w:pPr>
            <w:r w:rsidRPr="006E0E9F">
              <w:rPr>
                <w:rFonts w:ascii="Calibri" w:eastAsia="Times New Roman" w:hAnsi="Calibri" w:cs="Calibri"/>
                <w:b/>
                <w:bCs/>
              </w:rPr>
              <w:t> </w:t>
            </w:r>
          </w:p>
        </w:tc>
        <w:tc>
          <w:tcPr>
            <w:tcW w:w="1259" w:type="dxa"/>
            <w:tcBorders>
              <w:top w:val="nil"/>
              <w:left w:val="nil"/>
              <w:bottom w:val="single" w:sz="4" w:space="0" w:color="auto"/>
              <w:right w:val="single" w:sz="4" w:space="0" w:color="auto"/>
            </w:tcBorders>
            <w:shd w:val="clear" w:color="auto" w:fill="auto"/>
            <w:vAlign w:val="center"/>
            <w:hideMark/>
          </w:tcPr>
          <w:p w14:paraId="5502B956"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1353" w:type="dxa"/>
            <w:tcBorders>
              <w:top w:val="nil"/>
              <w:left w:val="nil"/>
              <w:bottom w:val="single" w:sz="4" w:space="0" w:color="auto"/>
              <w:right w:val="single" w:sz="4" w:space="0" w:color="auto"/>
            </w:tcBorders>
            <w:shd w:val="clear" w:color="auto" w:fill="auto"/>
            <w:vAlign w:val="center"/>
            <w:hideMark/>
          </w:tcPr>
          <w:p w14:paraId="648D0C74" w14:textId="77777777" w:rsidR="00AB2B09" w:rsidRPr="006E0E9F" w:rsidRDefault="00AB2B09" w:rsidP="00834AC0">
            <w:pPr>
              <w:spacing w:after="0" w:line="240" w:lineRule="auto"/>
              <w:jc w:val="center"/>
              <w:rPr>
                <w:rFonts w:ascii="Calibri" w:eastAsia="Times New Roman" w:hAnsi="Calibri" w:cs="Calibri"/>
                <w:b/>
                <w:bCs/>
              </w:rPr>
            </w:pPr>
          </w:p>
        </w:tc>
        <w:tc>
          <w:tcPr>
            <w:tcW w:w="1441" w:type="dxa"/>
            <w:tcBorders>
              <w:top w:val="nil"/>
              <w:left w:val="nil"/>
              <w:bottom w:val="single" w:sz="4" w:space="0" w:color="auto"/>
              <w:right w:val="single" w:sz="4" w:space="0" w:color="auto"/>
            </w:tcBorders>
            <w:shd w:val="clear" w:color="auto" w:fill="auto"/>
            <w:vAlign w:val="center"/>
            <w:hideMark/>
          </w:tcPr>
          <w:p w14:paraId="1223B3C8" w14:textId="77777777" w:rsidR="00AB2B09" w:rsidRPr="006E0E9F" w:rsidRDefault="00AB2B09" w:rsidP="00834AC0">
            <w:pPr>
              <w:spacing w:after="0" w:line="240" w:lineRule="auto"/>
              <w:jc w:val="center"/>
              <w:rPr>
                <w:rFonts w:ascii="Calibri" w:eastAsia="Times New Roman" w:hAnsi="Calibri" w:cs="Calibri"/>
              </w:rPr>
            </w:pPr>
          </w:p>
        </w:tc>
        <w:tc>
          <w:tcPr>
            <w:tcW w:w="1407" w:type="dxa"/>
            <w:tcBorders>
              <w:top w:val="nil"/>
              <w:left w:val="nil"/>
              <w:bottom w:val="single" w:sz="4" w:space="0" w:color="auto"/>
              <w:right w:val="single" w:sz="4" w:space="0" w:color="auto"/>
            </w:tcBorders>
            <w:shd w:val="clear" w:color="auto" w:fill="auto"/>
            <w:vAlign w:val="center"/>
            <w:hideMark/>
          </w:tcPr>
          <w:p w14:paraId="7EB4B9DF" w14:textId="77777777" w:rsidR="00AB2B09" w:rsidRPr="006E0E9F" w:rsidRDefault="00AB2B09" w:rsidP="00834AC0">
            <w:pPr>
              <w:spacing w:after="0" w:line="240" w:lineRule="auto"/>
              <w:jc w:val="center"/>
              <w:rPr>
                <w:rFonts w:ascii="Calibri" w:eastAsia="Times New Roman" w:hAnsi="Calibri" w:cs="Calibri"/>
                <w:b/>
                <w:bCs/>
              </w:rPr>
            </w:pPr>
          </w:p>
        </w:tc>
        <w:tc>
          <w:tcPr>
            <w:tcW w:w="1474" w:type="dxa"/>
            <w:tcBorders>
              <w:top w:val="nil"/>
              <w:left w:val="nil"/>
              <w:bottom w:val="single" w:sz="4" w:space="0" w:color="auto"/>
              <w:right w:val="single" w:sz="4" w:space="0" w:color="auto"/>
            </w:tcBorders>
            <w:shd w:val="clear" w:color="auto" w:fill="auto"/>
            <w:vAlign w:val="center"/>
            <w:hideMark/>
          </w:tcPr>
          <w:p w14:paraId="764BA562" w14:textId="77777777" w:rsidR="00AB2B09" w:rsidRPr="006E0E9F" w:rsidRDefault="00AB2B09" w:rsidP="00834AC0">
            <w:pPr>
              <w:spacing w:after="0" w:line="240" w:lineRule="auto"/>
              <w:jc w:val="center"/>
              <w:rPr>
                <w:rFonts w:ascii="Calibri" w:eastAsia="Times New Roman" w:hAnsi="Calibri" w:cs="Calibri"/>
                <w:b/>
                <w:bCs/>
              </w:rPr>
            </w:pPr>
          </w:p>
        </w:tc>
        <w:tc>
          <w:tcPr>
            <w:tcW w:w="1441" w:type="dxa"/>
            <w:tcBorders>
              <w:top w:val="nil"/>
              <w:left w:val="nil"/>
              <w:bottom w:val="single" w:sz="4" w:space="0" w:color="auto"/>
              <w:right w:val="single" w:sz="4" w:space="0" w:color="auto"/>
            </w:tcBorders>
            <w:shd w:val="clear" w:color="auto" w:fill="auto"/>
            <w:vAlign w:val="center"/>
            <w:hideMark/>
          </w:tcPr>
          <w:p w14:paraId="4F1486BA" w14:textId="77777777" w:rsidR="00AB2B09" w:rsidRPr="006E0E9F" w:rsidRDefault="00AB2B09" w:rsidP="00834AC0">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1710" w:type="dxa"/>
            <w:tcBorders>
              <w:top w:val="nil"/>
              <w:left w:val="nil"/>
              <w:bottom w:val="single" w:sz="4" w:space="0" w:color="auto"/>
              <w:right w:val="single" w:sz="4" w:space="0" w:color="auto"/>
            </w:tcBorders>
            <w:shd w:val="clear" w:color="auto" w:fill="auto"/>
            <w:vAlign w:val="center"/>
            <w:hideMark/>
          </w:tcPr>
          <w:p w14:paraId="61817D96" w14:textId="77777777" w:rsidR="00AB2B09" w:rsidRPr="006E0E9F" w:rsidRDefault="00AB2B09" w:rsidP="00834AC0">
            <w:pPr>
              <w:spacing w:after="0" w:line="240" w:lineRule="auto"/>
              <w:jc w:val="center"/>
              <w:rPr>
                <w:rFonts w:ascii="Calibri" w:eastAsia="Times New Roman" w:hAnsi="Calibri" w:cs="Calibri"/>
              </w:rPr>
            </w:pPr>
          </w:p>
        </w:tc>
        <w:tc>
          <w:tcPr>
            <w:tcW w:w="2785" w:type="dxa"/>
            <w:tcBorders>
              <w:top w:val="nil"/>
              <w:left w:val="nil"/>
              <w:bottom w:val="single" w:sz="4" w:space="0" w:color="auto"/>
              <w:right w:val="single" w:sz="4" w:space="0" w:color="auto"/>
            </w:tcBorders>
            <w:shd w:val="clear" w:color="auto" w:fill="auto"/>
            <w:vAlign w:val="center"/>
            <w:hideMark/>
          </w:tcPr>
          <w:p w14:paraId="3FBBD289" w14:textId="77777777" w:rsidR="00AB2B09" w:rsidRPr="006E0E9F" w:rsidRDefault="00AB2B09" w:rsidP="00834AC0">
            <w:pPr>
              <w:spacing w:after="0" w:line="240" w:lineRule="auto"/>
              <w:jc w:val="center"/>
              <w:rPr>
                <w:rFonts w:ascii="Calibri" w:eastAsia="Times New Roman" w:hAnsi="Calibri" w:cs="Calibri"/>
                <w:b/>
                <w:bCs/>
              </w:rPr>
            </w:pPr>
            <w:r w:rsidRPr="006E0E9F">
              <w:rPr>
                <w:rFonts w:ascii="Calibri" w:eastAsia="Times New Roman" w:hAnsi="Calibri" w:cs="Calibri"/>
                <w:b/>
                <w:bCs/>
              </w:rPr>
              <w:t> </w:t>
            </w:r>
          </w:p>
        </w:tc>
      </w:tr>
      <w:tr w:rsidR="00553634" w:rsidRPr="006E0E9F" w14:paraId="2224ED66" w14:textId="77777777" w:rsidTr="00553634">
        <w:trPr>
          <w:trHeight w:val="380"/>
        </w:trPr>
        <w:tc>
          <w:tcPr>
            <w:tcW w:w="9810" w:type="dxa"/>
            <w:gridSpan w:val="7"/>
            <w:tcBorders>
              <w:top w:val="single" w:sz="4" w:space="0" w:color="auto"/>
              <w:left w:val="single" w:sz="4" w:space="0" w:color="auto"/>
              <w:bottom w:val="single" w:sz="4" w:space="0" w:color="auto"/>
              <w:right w:val="single" w:sz="4" w:space="0" w:color="auto"/>
            </w:tcBorders>
            <w:shd w:val="clear" w:color="auto" w:fill="auto"/>
            <w:hideMark/>
          </w:tcPr>
          <w:p w14:paraId="6F2DFFA4" w14:textId="77777777" w:rsidR="00553634" w:rsidRPr="006E0E9F" w:rsidRDefault="00553634" w:rsidP="00834AC0">
            <w:pPr>
              <w:spacing w:after="0" w:line="240" w:lineRule="auto"/>
              <w:jc w:val="right"/>
              <w:rPr>
                <w:rFonts w:ascii="Calibri" w:eastAsia="Times New Roman" w:hAnsi="Calibri" w:cs="Calibri"/>
                <w:b/>
                <w:bCs/>
              </w:rPr>
            </w:pPr>
            <w:r w:rsidRPr="006E0E9F">
              <w:rPr>
                <w:rFonts w:ascii="Calibri" w:eastAsia="Times New Roman" w:hAnsi="Calibri" w:cs="Calibri"/>
                <w:b/>
                <w:bCs/>
              </w:rPr>
              <w:t xml:space="preserve">Total Design Watts </w:t>
            </w:r>
          </w:p>
          <w:p w14:paraId="52B52984" w14:textId="77777777" w:rsidR="00553634" w:rsidRPr="006E0E9F" w:rsidRDefault="00553634" w:rsidP="00834AC0">
            <w:pPr>
              <w:spacing w:after="0" w:line="240" w:lineRule="auto"/>
              <w:jc w:val="right"/>
              <w:rPr>
                <w:rFonts w:ascii="Calibri" w:eastAsia="Times New Roman" w:hAnsi="Calibri" w:cs="Calibri"/>
              </w:rPr>
            </w:pPr>
            <w:r w:rsidRPr="006E0E9F">
              <w:rPr>
                <w:rFonts w:ascii="Calibri" w:eastAsia="Times New Roman" w:hAnsi="Calibri" w:cs="Calibri"/>
                <w:b/>
                <w:bCs/>
              </w:rPr>
              <w:t>for this Area:</w:t>
            </w:r>
          </w:p>
        </w:tc>
        <w:tc>
          <w:tcPr>
            <w:tcW w:w="1710" w:type="dxa"/>
            <w:tcBorders>
              <w:top w:val="nil"/>
              <w:left w:val="single" w:sz="4" w:space="0" w:color="auto"/>
              <w:bottom w:val="single" w:sz="4" w:space="0" w:color="auto"/>
              <w:right w:val="single" w:sz="4" w:space="0" w:color="auto"/>
            </w:tcBorders>
            <w:shd w:val="clear" w:color="auto" w:fill="auto"/>
            <w:vAlign w:val="center"/>
          </w:tcPr>
          <w:p w14:paraId="0B069F5F" w14:textId="11AE0C67" w:rsidR="00553634" w:rsidRPr="006E0E9F" w:rsidRDefault="00553634" w:rsidP="00834AC0">
            <w:pPr>
              <w:spacing w:after="0" w:line="240" w:lineRule="auto"/>
              <w:jc w:val="center"/>
              <w:rPr>
                <w:rFonts w:ascii="Calibri" w:eastAsia="Times New Roman" w:hAnsi="Calibri" w:cs="Calibri"/>
              </w:rPr>
            </w:pPr>
          </w:p>
        </w:tc>
        <w:tc>
          <w:tcPr>
            <w:tcW w:w="2785" w:type="dxa"/>
            <w:tcBorders>
              <w:top w:val="nil"/>
              <w:left w:val="nil"/>
              <w:bottom w:val="single" w:sz="4" w:space="0" w:color="auto"/>
              <w:right w:val="single" w:sz="4" w:space="0" w:color="auto"/>
            </w:tcBorders>
            <w:shd w:val="clear" w:color="auto" w:fill="auto"/>
          </w:tcPr>
          <w:p w14:paraId="181CC100" w14:textId="07743F53" w:rsidR="00553634" w:rsidRPr="006E0E9F" w:rsidRDefault="00553634" w:rsidP="00834AC0">
            <w:pPr>
              <w:spacing w:after="0" w:line="240" w:lineRule="auto"/>
              <w:rPr>
                <w:rFonts w:ascii="Calibri" w:eastAsia="Times New Roman" w:hAnsi="Calibri" w:cs="Calibri"/>
              </w:rPr>
            </w:pPr>
          </w:p>
        </w:tc>
      </w:tr>
      <w:tr w:rsidR="00553634" w:rsidRPr="006E0E9F" w14:paraId="34923BE9" w14:textId="77777777" w:rsidTr="00553634">
        <w:trPr>
          <w:trHeight w:val="452"/>
        </w:trPr>
        <w:tc>
          <w:tcPr>
            <w:tcW w:w="11520" w:type="dxa"/>
            <w:gridSpan w:val="8"/>
            <w:tcBorders>
              <w:top w:val="single" w:sz="4" w:space="0" w:color="auto"/>
              <w:left w:val="single" w:sz="4" w:space="0" w:color="auto"/>
              <w:bottom w:val="single" w:sz="4" w:space="0" w:color="auto"/>
              <w:right w:val="nil"/>
            </w:tcBorders>
            <w:shd w:val="clear" w:color="auto" w:fill="auto"/>
            <w:noWrap/>
            <w:vAlign w:val="bottom"/>
            <w:hideMark/>
          </w:tcPr>
          <w:p w14:paraId="3BFB9205" w14:textId="7B633E52" w:rsidR="00553634" w:rsidRPr="006E0E9F" w:rsidRDefault="00553634" w:rsidP="00553634">
            <w:pPr>
              <w:spacing w:after="0" w:line="240" w:lineRule="auto"/>
              <w:jc w:val="right"/>
              <w:rPr>
                <w:rFonts w:ascii="Calibri" w:eastAsia="Times New Roman" w:hAnsi="Calibri" w:cs="Calibri"/>
                <w:b/>
                <w:bCs/>
                <w:i/>
                <w:iCs/>
              </w:rPr>
            </w:pPr>
            <w:r w:rsidRPr="006E0E9F">
              <w:rPr>
                <w:rFonts w:ascii="Calibri" w:eastAsia="Times New Roman" w:hAnsi="Calibri" w:cs="Calibri"/>
              </w:rPr>
              <w:t> </w:t>
            </w:r>
            <w:r w:rsidRPr="006E0E9F">
              <w:rPr>
                <w:rFonts w:ascii="Calibri" w:eastAsia="Times New Roman" w:hAnsi="Calibri" w:cs="Calibri"/>
                <w:b/>
                <w:bCs/>
              </w:rPr>
              <w:t>Total Allowance (Watts) All Areas:</w:t>
            </w:r>
          </w:p>
        </w:tc>
        <w:tc>
          <w:tcPr>
            <w:tcW w:w="278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D1DA00F" w14:textId="5D1E7633" w:rsidR="00553634" w:rsidRPr="006E0E9F" w:rsidRDefault="00553634" w:rsidP="00834AC0">
            <w:pPr>
              <w:spacing w:after="0" w:line="240" w:lineRule="auto"/>
              <w:jc w:val="center"/>
              <w:rPr>
                <w:rFonts w:ascii="Calibri" w:eastAsia="Times New Roman" w:hAnsi="Calibri" w:cs="Calibri"/>
                <w:i/>
                <w:iCs/>
              </w:rPr>
            </w:pPr>
          </w:p>
        </w:tc>
      </w:tr>
      <w:tr w:rsidR="009215F5" w:rsidRPr="006E0E9F" w14:paraId="633AAEE4" w14:textId="77777777" w:rsidTr="00553634">
        <w:trPr>
          <w:trHeight w:val="331"/>
        </w:trPr>
        <w:tc>
          <w:tcPr>
            <w:tcW w:w="14305" w:type="dxa"/>
            <w:gridSpan w:val="9"/>
            <w:tcBorders>
              <w:top w:val="single" w:sz="4" w:space="0" w:color="auto"/>
              <w:left w:val="single" w:sz="4" w:space="0" w:color="auto"/>
              <w:bottom w:val="single" w:sz="4" w:space="0" w:color="auto"/>
              <w:right w:val="single" w:sz="4" w:space="0" w:color="auto"/>
            </w:tcBorders>
            <w:shd w:val="clear" w:color="auto" w:fill="auto"/>
            <w:noWrap/>
            <w:vAlign w:val="center"/>
          </w:tcPr>
          <w:p w14:paraId="72FCB1B7" w14:textId="6A006AD4" w:rsidR="009215F5" w:rsidRPr="001227A1" w:rsidRDefault="009215F5" w:rsidP="00834AC0">
            <w:pPr>
              <w:spacing w:after="0" w:line="240" w:lineRule="auto"/>
              <w:rPr>
                <w:rFonts w:ascii="Calibri" w:eastAsia="Times New Roman" w:hAnsi="Calibri" w:cs="Calibri"/>
                <w:i/>
                <w:iCs/>
                <w:sz w:val="20"/>
                <w:szCs w:val="20"/>
              </w:rPr>
            </w:pPr>
            <w:r w:rsidRPr="001227A1">
              <w:rPr>
                <w:rFonts w:ascii="Calibri" w:eastAsia="Times New Roman" w:hAnsi="Calibri" w:cs="Calibri"/>
                <w:i/>
                <w:iCs/>
                <w:sz w:val="20"/>
                <w:szCs w:val="20"/>
                <w:vertAlign w:val="superscript"/>
              </w:rPr>
              <w:t>1</w:t>
            </w:r>
            <w:r w:rsidRPr="001227A1">
              <w:rPr>
                <w:rFonts w:ascii="Calibri" w:eastAsia="Times New Roman" w:hAnsi="Calibri" w:cs="Calibri"/>
                <w:i/>
                <w:iCs/>
                <w:sz w:val="20"/>
                <w:szCs w:val="20"/>
              </w:rPr>
              <w:t xml:space="preserve"> FOOTNOTES: For luminaires indicated in Table F as linear, wattage in column 06 is W/lf instead of Watts/luminaire.  Total linear feet for the luminaire should be indicated in column 07 instead of number of luminaires.</w:t>
            </w:r>
          </w:p>
        </w:tc>
      </w:tr>
      <w:tr w:rsidR="00AB2B09" w:rsidRPr="006E0E9F" w14:paraId="7EF33366" w14:textId="77777777" w:rsidTr="00553634">
        <w:trPr>
          <w:trHeight w:val="290"/>
        </w:trPr>
        <w:tc>
          <w:tcPr>
            <w:tcW w:w="1435" w:type="dxa"/>
            <w:tcBorders>
              <w:top w:val="single" w:sz="4" w:space="0" w:color="auto"/>
              <w:left w:val="nil"/>
              <w:bottom w:val="nil"/>
              <w:right w:val="nil"/>
            </w:tcBorders>
            <w:shd w:val="clear" w:color="auto" w:fill="auto"/>
            <w:noWrap/>
            <w:vAlign w:val="bottom"/>
            <w:hideMark/>
          </w:tcPr>
          <w:p w14:paraId="69113907" w14:textId="77777777" w:rsidR="00AB2B09" w:rsidRPr="006E0E9F" w:rsidRDefault="00AB2B09" w:rsidP="00834AC0">
            <w:pPr>
              <w:spacing w:after="0" w:line="240" w:lineRule="auto"/>
              <w:rPr>
                <w:rFonts w:ascii="Calibri" w:eastAsia="Times New Roman" w:hAnsi="Calibri" w:cs="Calibri"/>
              </w:rPr>
            </w:pPr>
            <w:r w:rsidRPr="006E0E9F">
              <w:rPr>
                <w:rFonts w:ascii="Calibri" w:eastAsia="Times New Roman" w:hAnsi="Calibri" w:cs="Calibri"/>
              </w:rPr>
              <w:t> </w:t>
            </w:r>
          </w:p>
        </w:tc>
        <w:tc>
          <w:tcPr>
            <w:tcW w:w="1259" w:type="dxa"/>
            <w:tcBorders>
              <w:top w:val="single" w:sz="4" w:space="0" w:color="auto"/>
              <w:left w:val="nil"/>
              <w:bottom w:val="nil"/>
              <w:right w:val="nil"/>
            </w:tcBorders>
            <w:shd w:val="clear" w:color="auto" w:fill="auto"/>
            <w:noWrap/>
            <w:vAlign w:val="bottom"/>
            <w:hideMark/>
          </w:tcPr>
          <w:p w14:paraId="54C5A426" w14:textId="77777777" w:rsidR="00AB2B09" w:rsidRPr="006E0E9F" w:rsidRDefault="00AB2B09" w:rsidP="00834AC0">
            <w:pPr>
              <w:spacing w:after="0" w:line="240" w:lineRule="auto"/>
              <w:rPr>
                <w:rFonts w:ascii="Calibri" w:eastAsia="Times New Roman" w:hAnsi="Calibri" w:cs="Calibri"/>
              </w:rPr>
            </w:pPr>
            <w:r w:rsidRPr="006E0E9F">
              <w:rPr>
                <w:rFonts w:ascii="Calibri" w:eastAsia="Times New Roman" w:hAnsi="Calibri" w:cs="Calibri"/>
              </w:rPr>
              <w:t> </w:t>
            </w:r>
          </w:p>
        </w:tc>
        <w:tc>
          <w:tcPr>
            <w:tcW w:w="1353" w:type="dxa"/>
            <w:tcBorders>
              <w:top w:val="single" w:sz="4" w:space="0" w:color="auto"/>
              <w:left w:val="nil"/>
              <w:bottom w:val="nil"/>
              <w:right w:val="nil"/>
            </w:tcBorders>
            <w:shd w:val="clear" w:color="auto" w:fill="auto"/>
            <w:noWrap/>
            <w:vAlign w:val="bottom"/>
            <w:hideMark/>
          </w:tcPr>
          <w:p w14:paraId="3D372125" w14:textId="77777777" w:rsidR="00AB2B09" w:rsidRPr="006E0E9F" w:rsidRDefault="00AB2B09" w:rsidP="00834AC0">
            <w:pPr>
              <w:spacing w:after="0" w:line="240" w:lineRule="auto"/>
              <w:rPr>
                <w:rFonts w:ascii="Calibri" w:eastAsia="Times New Roman" w:hAnsi="Calibri" w:cs="Calibri"/>
              </w:rPr>
            </w:pPr>
            <w:r w:rsidRPr="006E0E9F">
              <w:rPr>
                <w:rFonts w:ascii="Calibri" w:eastAsia="Times New Roman" w:hAnsi="Calibri" w:cs="Calibri"/>
              </w:rPr>
              <w:t> </w:t>
            </w:r>
          </w:p>
        </w:tc>
        <w:tc>
          <w:tcPr>
            <w:tcW w:w="1441" w:type="dxa"/>
            <w:tcBorders>
              <w:top w:val="single" w:sz="4" w:space="0" w:color="auto"/>
              <w:left w:val="nil"/>
              <w:bottom w:val="nil"/>
              <w:right w:val="nil"/>
            </w:tcBorders>
            <w:shd w:val="clear" w:color="auto" w:fill="auto"/>
            <w:noWrap/>
            <w:vAlign w:val="bottom"/>
            <w:hideMark/>
          </w:tcPr>
          <w:p w14:paraId="06FF4C08" w14:textId="77777777" w:rsidR="00AB2B09" w:rsidRPr="006E0E9F" w:rsidRDefault="00AB2B09" w:rsidP="00834AC0">
            <w:pPr>
              <w:spacing w:after="0" w:line="240" w:lineRule="auto"/>
              <w:rPr>
                <w:rFonts w:ascii="Calibri" w:eastAsia="Times New Roman" w:hAnsi="Calibri" w:cs="Calibri"/>
              </w:rPr>
            </w:pPr>
            <w:r w:rsidRPr="006E0E9F">
              <w:rPr>
                <w:rFonts w:ascii="Calibri" w:eastAsia="Times New Roman" w:hAnsi="Calibri" w:cs="Calibri"/>
              </w:rPr>
              <w:t> </w:t>
            </w:r>
          </w:p>
        </w:tc>
        <w:tc>
          <w:tcPr>
            <w:tcW w:w="1407" w:type="dxa"/>
            <w:tcBorders>
              <w:top w:val="single" w:sz="4" w:space="0" w:color="auto"/>
              <w:left w:val="nil"/>
              <w:bottom w:val="nil"/>
              <w:right w:val="nil"/>
            </w:tcBorders>
            <w:shd w:val="clear" w:color="auto" w:fill="auto"/>
            <w:noWrap/>
            <w:vAlign w:val="bottom"/>
            <w:hideMark/>
          </w:tcPr>
          <w:p w14:paraId="0B147C3E" w14:textId="77777777" w:rsidR="00AB2B09" w:rsidRPr="006E0E9F" w:rsidRDefault="00AB2B09" w:rsidP="00834AC0">
            <w:pPr>
              <w:spacing w:after="0" w:line="240" w:lineRule="auto"/>
              <w:rPr>
                <w:rFonts w:ascii="Calibri" w:eastAsia="Times New Roman" w:hAnsi="Calibri" w:cs="Calibri"/>
              </w:rPr>
            </w:pPr>
            <w:r w:rsidRPr="006E0E9F">
              <w:rPr>
                <w:rFonts w:ascii="Calibri" w:eastAsia="Times New Roman" w:hAnsi="Calibri" w:cs="Calibri"/>
              </w:rPr>
              <w:t> </w:t>
            </w:r>
          </w:p>
        </w:tc>
        <w:tc>
          <w:tcPr>
            <w:tcW w:w="1474" w:type="dxa"/>
            <w:tcBorders>
              <w:top w:val="single" w:sz="4" w:space="0" w:color="auto"/>
              <w:left w:val="nil"/>
              <w:bottom w:val="nil"/>
              <w:right w:val="nil"/>
            </w:tcBorders>
            <w:shd w:val="clear" w:color="auto" w:fill="auto"/>
            <w:noWrap/>
            <w:vAlign w:val="bottom"/>
            <w:hideMark/>
          </w:tcPr>
          <w:p w14:paraId="2BEF05E1" w14:textId="77777777" w:rsidR="00AB2B09" w:rsidRPr="006E0E9F" w:rsidRDefault="00AB2B09" w:rsidP="00834AC0">
            <w:pPr>
              <w:spacing w:after="0" w:line="240" w:lineRule="auto"/>
              <w:rPr>
                <w:rFonts w:ascii="Calibri" w:eastAsia="Times New Roman" w:hAnsi="Calibri" w:cs="Calibri"/>
              </w:rPr>
            </w:pPr>
            <w:r w:rsidRPr="006E0E9F">
              <w:rPr>
                <w:rFonts w:ascii="Calibri" w:eastAsia="Times New Roman" w:hAnsi="Calibri" w:cs="Calibri"/>
              </w:rPr>
              <w:t> </w:t>
            </w:r>
          </w:p>
        </w:tc>
        <w:tc>
          <w:tcPr>
            <w:tcW w:w="1441" w:type="dxa"/>
            <w:tcBorders>
              <w:top w:val="single" w:sz="4" w:space="0" w:color="auto"/>
              <w:left w:val="nil"/>
              <w:bottom w:val="nil"/>
              <w:right w:val="nil"/>
            </w:tcBorders>
            <w:shd w:val="clear" w:color="auto" w:fill="auto"/>
            <w:noWrap/>
            <w:vAlign w:val="bottom"/>
            <w:hideMark/>
          </w:tcPr>
          <w:p w14:paraId="0BC15ACA" w14:textId="77777777" w:rsidR="00AB2B09" w:rsidRPr="006E0E9F" w:rsidRDefault="00AB2B09" w:rsidP="00834AC0">
            <w:pPr>
              <w:spacing w:after="0" w:line="240" w:lineRule="auto"/>
              <w:rPr>
                <w:rFonts w:ascii="Calibri" w:eastAsia="Times New Roman" w:hAnsi="Calibri" w:cs="Calibri"/>
              </w:rPr>
            </w:pPr>
            <w:r w:rsidRPr="006E0E9F">
              <w:rPr>
                <w:rFonts w:ascii="Calibri" w:eastAsia="Times New Roman" w:hAnsi="Calibri" w:cs="Calibri"/>
              </w:rPr>
              <w:t> </w:t>
            </w:r>
          </w:p>
        </w:tc>
        <w:tc>
          <w:tcPr>
            <w:tcW w:w="1710" w:type="dxa"/>
            <w:tcBorders>
              <w:top w:val="single" w:sz="4" w:space="0" w:color="auto"/>
              <w:left w:val="nil"/>
              <w:bottom w:val="nil"/>
            </w:tcBorders>
            <w:shd w:val="clear" w:color="auto" w:fill="auto"/>
            <w:noWrap/>
            <w:vAlign w:val="bottom"/>
          </w:tcPr>
          <w:p w14:paraId="13C4A6E4" w14:textId="77777777" w:rsidR="00AB2B09" w:rsidRPr="006E0E9F" w:rsidRDefault="00AB2B09" w:rsidP="00834AC0">
            <w:pPr>
              <w:spacing w:after="0" w:line="240" w:lineRule="auto"/>
              <w:jc w:val="right"/>
              <w:rPr>
                <w:rFonts w:ascii="Calibri" w:eastAsia="Times New Roman" w:hAnsi="Calibri" w:cs="Calibri"/>
                <w:b/>
                <w:bCs/>
              </w:rPr>
            </w:pPr>
          </w:p>
        </w:tc>
        <w:tc>
          <w:tcPr>
            <w:tcW w:w="2785" w:type="dxa"/>
            <w:tcBorders>
              <w:top w:val="single" w:sz="4" w:space="0" w:color="auto"/>
            </w:tcBorders>
            <w:shd w:val="clear" w:color="auto" w:fill="auto"/>
            <w:noWrap/>
            <w:vAlign w:val="bottom"/>
          </w:tcPr>
          <w:p w14:paraId="7A433272" w14:textId="77777777" w:rsidR="00AB2B09" w:rsidRPr="006E0E9F" w:rsidRDefault="00AB2B09" w:rsidP="00834AC0">
            <w:pPr>
              <w:spacing w:after="0" w:line="240" w:lineRule="auto"/>
              <w:rPr>
                <w:rFonts w:ascii="Calibri" w:eastAsia="Times New Roman" w:hAnsi="Calibri" w:cs="Calibri"/>
                <w:b/>
                <w:bCs/>
              </w:rPr>
            </w:pPr>
          </w:p>
        </w:tc>
      </w:tr>
    </w:tbl>
    <w:p w14:paraId="7433D50C" w14:textId="03813103" w:rsidR="00AB2B09" w:rsidRDefault="00AB2B09">
      <w:pPr>
        <w:rPr>
          <w:rFonts w:cstheme="minorHAnsi"/>
        </w:rPr>
      </w:pPr>
    </w:p>
    <w:p w14:paraId="0E41F91D" w14:textId="5307D726" w:rsidR="00AB2B09" w:rsidRDefault="00AB2B09">
      <w:pPr>
        <w:rPr>
          <w:rFonts w:cstheme="minorHAnsi"/>
        </w:rPr>
      </w:pPr>
    </w:p>
    <w:p w14:paraId="6ED5B9D3" w14:textId="1846B882" w:rsidR="00AB2B09" w:rsidRDefault="00AB2B09">
      <w:pPr>
        <w:rPr>
          <w:rFonts w:cstheme="minorHAnsi"/>
        </w:rPr>
      </w:pPr>
    </w:p>
    <w:p w14:paraId="6C211995" w14:textId="4CDF5879" w:rsidR="00AB2B09" w:rsidRDefault="00AB2B09">
      <w:pPr>
        <w:rPr>
          <w:rFonts w:cstheme="minorHAnsi"/>
        </w:rPr>
      </w:pPr>
    </w:p>
    <w:p w14:paraId="2F51F0CD" w14:textId="758FAFF4" w:rsidR="00AB2B09" w:rsidRDefault="00AB2B09">
      <w:pPr>
        <w:rPr>
          <w:rFonts w:cstheme="minorHAnsi"/>
        </w:rPr>
      </w:pPr>
    </w:p>
    <w:p w14:paraId="245E086C" w14:textId="4675D68C" w:rsidR="00AB2B09" w:rsidRDefault="00AB2B09">
      <w:pPr>
        <w:rPr>
          <w:rFonts w:cstheme="minorHAnsi"/>
        </w:rPr>
      </w:pPr>
    </w:p>
    <w:p w14:paraId="31B4A55B" w14:textId="7A386E7E" w:rsidR="00AB2B09" w:rsidRDefault="00AB2B09">
      <w:pPr>
        <w:rPr>
          <w:rFonts w:cstheme="minorHAnsi"/>
        </w:rPr>
      </w:pPr>
    </w:p>
    <w:tbl>
      <w:tblPr>
        <w:tblW w:w="4883" w:type="pct"/>
        <w:tblInd w:w="85" w:type="dxa"/>
        <w:tblLook w:val="04A0" w:firstRow="1" w:lastRow="0" w:firstColumn="1" w:lastColumn="0" w:noHBand="0" w:noVBand="1"/>
      </w:tblPr>
      <w:tblGrid>
        <w:gridCol w:w="2279"/>
        <w:gridCol w:w="1510"/>
        <w:gridCol w:w="1286"/>
        <w:gridCol w:w="1442"/>
        <w:gridCol w:w="1521"/>
        <w:gridCol w:w="1518"/>
        <w:gridCol w:w="1515"/>
        <w:gridCol w:w="1509"/>
        <w:gridCol w:w="1725"/>
      </w:tblGrid>
      <w:tr w:rsidR="007C6C15" w:rsidRPr="006E0E9F" w14:paraId="73BDA8D6" w14:textId="77777777" w:rsidTr="007C6C15">
        <w:trPr>
          <w:trHeight w:val="238"/>
        </w:trPr>
        <w:tc>
          <w:tcPr>
            <w:tcW w:w="5000" w:type="pct"/>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27DC44" w14:textId="77777777" w:rsidR="007C6C15" w:rsidRPr="006E0E9F" w:rsidRDefault="007C6C15" w:rsidP="00E41FDF">
            <w:pPr>
              <w:spacing w:after="0" w:line="240" w:lineRule="auto"/>
              <w:rPr>
                <w:rFonts w:ascii="Calibri" w:eastAsia="Times New Roman" w:hAnsi="Calibri" w:cs="Calibri"/>
                <w:b/>
                <w:bCs/>
              </w:rPr>
            </w:pPr>
            <w:r w:rsidRPr="006E0E9F">
              <w:rPr>
                <w:rFonts w:ascii="Calibri" w:eastAsia="Times New Roman" w:hAnsi="Calibri" w:cs="Calibri"/>
                <w:b/>
                <w:bCs/>
              </w:rPr>
              <w:t>L. LIGHTING ALLOWANCE: ORNAMENTAL</w:t>
            </w:r>
          </w:p>
        </w:tc>
      </w:tr>
      <w:tr w:rsidR="007C6C15" w:rsidRPr="006E0E9F" w14:paraId="5A631400" w14:textId="77777777" w:rsidTr="007C6C15">
        <w:trPr>
          <w:trHeight w:val="230"/>
        </w:trPr>
        <w:tc>
          <w:tcPr>
            <w:tcW w:w="5000" w:type="pct"/>
            <w:gridSpan w:val="9"/>
            <w:tcBorders>
              <w:top w:val="single" w:sz="4" w:space="0" w:color="auto"/>
              <w:left w:val="single" w:sz="4" w:space="0" w:color="auto"/>
              <w:bottom w:val="single" w:sz="4" w:space="0" w:color="auto"/>
              <w:right w:val="single" w:sz="4" w:space="0" w:color="auto"/>
            </w:tcBorders>
            <w:shd w:val="clear" w:color="auto" w:fill="auto"/>
            <w:hideMark/>
          </w:tcPr>
          <w:p w14:paraId="4E031B25" w14:textId="77777777" w:rsidR="007C6C15" w:rsidRPr="006E0E9F" w:rsidRDefault="007C6C15" w:rsidP="00E41FDF">
            <w:pPr>
              <w:spacing w:after="0" w:line="240" w:lineRule="auto"/>
              <w:rPr>
                <w:rFonts w:ascii="Calibri" w:eastAsia="Times New Roman" w:hAnsi="Calibri" w:cs="Calibri"/>
                <w:i/>
                <w:iCs/>
              </w:rPr>
            </w:pPr>
            <w:r w:rsidRPr="006E0E9F">
              <w:rPr>
                <w:rFonts w:ascii="Calibri" w:eastAsia="Times New Roman" w:hAnsi="Calibri" w:cs="Calibri"/>
                <w:i/>
                <w:iCs/>
              </w:rPr>
              <w:t xml:space="preserve">This table includes all ornamental luminaires within the scope of the permit application to calculate the allowance per Table 140.7-B/Table 170.2-S. </w:t>
            </w:r>
          </w:p>
        </w:tc>
      </w:tr>
      <w:tr w:rsidR="007C6C15" w:rsidRPr="006E0E9F" w14:paraId="46ADEDAD" w14:textId="77777777" w:rsidTr="007C6C15">
        <w:trPr>
          <w:trHeight w:val="230"/>
        </w:trPr>
        <w:tc>
          <w:tcPr>
            <w:tcW w:w="802" w:type="pct"/>
            <w:tcBorders>
              <w:top w:val="nil"/>
              <w:left w:val="single" w:sz="4" w:space="0" w:color="auto"/>
              <w:bottom w:val="single" w:sz="4" w:space="0" w:color="auto"/>
              <w:right w:val="single" w:sz="4" w:space="0" w:color="auto"/>
            </w:tcBorders>
            <w:shd w:val="clear" w:color="auto" w:fill="auto"/>
            <w:vAlign w:val="center"/>
            <w:hideMark/>
          </w:tcPr>
          <w:p w14:paraId="26033A77"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01</w:t>
            </w:r>
          </w:p>
        </w:tc>
        <w:tc>
          <w:tcPr>
            <w:tcW w:w="527" w:type="pct"/>
            <w:tcBorders>
              <w:top w:val="nil"/>
              <w:left w:val="nil"/>
              <w:bottom w:val="single" w:sz="4" w:space="0" w:color="auto"/>
              <w:right w:val="single" w:sz="4" w:space="0" w:color="auto"/>
            </w:tcBorders>
            <w:shd w:val="clear" w:color="auto" w:fill="auto"/>
            <w:vAlign w:val="center"/>
            <w:hideMark/>
          </w:tcPr>
          <w:p w14:paraId="64E6A15F"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02</w:t>
            </w:r>
          </w:p>
        </w:tc>
        <w:tc>
          <w:tcPr>
            <w:tcW w:w="447" w:type="pct"/>
            <w:tcBorders>
              <w:top w:val="nil"/>
              <w:left w:val="nil"/>
              <w:bottom w:val="single" w:sz="4" w:space="0" w:color="auto"/>
              <w:right w:val="single" w:sz="4" w:space="0" w:color="auto"/>
            </w:tcBorders>
            <w:shd w:val="clear" w:color="auto" w:fill="auto"/>
            <w:vAlign w:val="center"/>
            <w:hideMark/>
          </w:tcPr>
          <w:p w14:paraId="7EC9B7EA"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03</w:t>
            </w:r>
          </w:p>
        </w:tc>
        <w:tc>
          <w:tcPr>
            <w:tcW w:w="503" w:type="pct"/>
            <w:tcBorders>
              <w:top w:val="nil"/>
              <w:left w:val="nil"/>
              <w:bottom w:val="single" w:sz="4" w:space="0" w:color="auto"/>
              <w:right w:val="single" w:sz="4" w:space="0" w:color="auto"/>
            </w:tcBorders>
            <w:shd w:val="clear" w:color="auto" w:fill="auto"/>
            <w:vAlign w:val="center"/>
            <w:hideMark/>
          </w:tcPr>
          <w:p w14:paraId="1BA17642"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04</w:t>
            </w:r>
          </w:p>
        </w:tc>
        <w:tc>
          <w:tcPr>
            <w:tcW w:w="531" w:type="pct"/>
            <w:tcBorders>
              <w:top w:val="nil"/>
              <w:left w:val="nil"/>
              <w:bottom w:val="single" w:sz="4" w:space="0" w:color="auto"/>
              <w:right w:val="single" w:sz="4" w:space="0" w:color="auto"/>
            </w:tcBorders>
            <w:shd w:val="clear" w:color="auto" w:fill="auto"/>
            <w:vAlign w:val="center"/>
            <w:hideMark/>
          </w:tcPr>
          <w:p w14:paraId="1C428B55"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05</w:t>
            </w:r>
          </w:p>
        </w:tc>
        <w:tc>
          <w:tcPr>
            <w:tcW w:w="530" w:type="pct"/>
            <w:tcBorders>
              <w:top w:val="nil"/>
              <w:left w:val="nil"/>
              <w:bottom w:val="single" w:sz="4" w:space="0" w:color="auto"/>
              <w:right w:val="single" w:sz="4" w:space="0" w:color="auto"/>
            </w:tcBorders>
            <w:shd w:val="clear" w:color="auto" w:fill="auto"/>
            <w:vAlign w:val="center"/>
            <w:hideMark/>
          </w:tcPr>
          <w:p w14:paraId="3FE80F0D"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06</w:t>
            </w:r>
          </w:p>
        </w:tc>
        <w:tc>
          <w:tcPr>
            <w:tcW w:w="529" w:type="pct"/>
            <w:tcBorders>
              <w:top w:val="nil"/>
              <w:left w:val="nil"/>
              <w:bottom w:val="single" w:sz="4" w:space="0" w:color="auto"/>
              <w:right w:val="single" w:sz="4" w:space="0" w:color="auto"/>
            </w:tcBorders>
            <w:shd w:val="clear" w:color="auto" w:fill="auto"/>
            <w:vAlign w:val="center"/>
            <w:hideMark/>
          </w:tcPr>
          <w:p w14:paraId="44963107"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07</w:t>
            </w:r>
          </w:p>
        </w:tc>
        <w:tc>
          <w:tcPr>
            <w:tcW w:w="527" w:type="pct"/>
            <w:tcBorders>
              <w:top w:val="nil"/>
              <w:left w:val="nil"/>
              <w:bottom w:val="single" w:sz="4" w:space="0" w:color="auto"/>
              <w:right w:val="single" w:sz="4" w:space="0" w:color="auto"/>
            </w:tcBorders>
            <w:shd w:val="clear" w:color="auto" w:fill="auto"/>
            <w:vAlign w:val="center"/>
            <w:hideMark/>
          </w:tcPr>
          <w:p w14:paraId="50E3A213"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08</w:t>
            </w:r>
          </w:p>
        </w:tc>
        <w:tc>
          <w:tcPr>
            <w:tcW w:w="604" w:type="pct"/>
            <w:tcBorders>
              <w:top w:val="nil"/>
              <w:left w:val="nil"/>
              <w:bottom w:val="single" w:sz="4" w:space="0" w:color="auto"/>
              <w:right w:val="single" w:sz="4" w:space="0" w:color="auto"/>
            </w:tcBorders>
            <w:shd w:val="clear" w:color="auto" w:fill="auto"/>
            <w:vAlign w:val="center"/>
            <w:hideMark/>
          </w:tcPr>
          <w:p w14:paraId="47CD8626"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09</w:t>
            </w:r>
          </w:p>
        </w:tc>
      </w:tr>
      <w:tr w:rsidR="007C6C15" w:rsidRPr="006E0E9F" w14:paraId="71BC6D7C" w14:textId="77777777" w:rsidTr="007C6C15">
        <w:trPr>
          <w:trHeight w:val="230"/>
        </w:trPr>
        <w:tc>
          <w:tcPr>
            <w:tcW w:w="802" w:type="pct"/>
            <w:vMerge w:val="restart"/>
            <w:tcBorders>
              <w:top w:val="nil"/>
              <w:left w:val="single" w:sz="4" w:space="0" w:color="auto"/>
              <w:bottom w:val="single" w:sz="4" w:space="0" w:color="auto"/>
              <w:right w:val="single" w:sz="4" w:space="0" w:color="auto"/>
            </w:tcBorders>
            <w:shd w:val="clear" w:color="auto" w:fill="auto"/>
            <w:vAlign w:val="center"/>
            <w:hideMark/>
          </w:tcPr>
          <w:p w14:paraId="1983D978"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Area Description</w:t>
            </w:r>
          </w:p>
        </w:tc>
        <w:tc>
          <w:tcPr>
            <w:tcW w:w="1477" w:type="pct"/>
            <w:gridSpan w:val="3"/>
            <w:tcBorders>
              <w:top w:val="single" w:sz="4" w:space="0" w:color="auto"/>
              <w:left w:val="nil"/>
              <w:bottom w:val="single" w:sz="4" w:space="0" w:color="auto"/>
              <w:right w:val="single" w:sz="4" w:space="0" w:color="auto"/>
            </w:tcBorders>
            <w:shd w:val="clear" w:color="auto" w:fill="auto"/>
            <w:vAlign w:val="center"/>
            <w:hideMark/>
          </w:tcPr>
          <w:p w14:paraId="723A9F57" w14:textId="77777777" w:rsidR="007C6C15" w:rsidRPr="006E0E9F" w:rsidRDefault="007C6C15" w:rsidP="00E41FDF">
            <w:pPr>
              <w:spacing w:after="0" w:line="240" w:lineRule="auto"/>
              <w:jc w:val="center"/>
              <w:rPr>
                <w:rFonts w:ascii="Calibri" w:eastAsia="Times New Roman" w:hAnsi="Calibri" w:cs="Calibri"/>
                <w:b/>
                <w:bCs/>
              </w:rPr>
            </w:pPr>
            <w:r w:rsidRPr="006E0E9F">
              <w:rPr>
                <w:rFonts w:ascii="Calibri" w:eastAsia="Times New Roman" w:hAnsi="Calibri" w:cs="Calibri"/>
                <w:b/>
                <w:bCs/>
              </w:rPr>
              <w:t>CALCULATED ALLOWANCE (Watts)</w:t>
            </w:r>
          </w:p>
        </w:tc>
        <w:tc>
          <w:tcPr>
            <w:tcW w:w="2116" w:type="pct"/>
            <w:gridSpan w:val="4"/>
            <w:tcBorders>
              <w:top w:val="single" w:sz="4" w:space="0" w:color="auto"/>
              <w:left w:val="nil"/>
              <w:bottom w:val="single" w:sz="4" w:space="0" w:color="auto"/>
              <w:right w:val="single" w:sz="4" w:space="0" w:color="auto"/>
            </w:tcBorders>
            <w:shd w:val="clear" w:color="auto" w:fill="auto"/>
            <w:vAlign w:val="center"/>
            <w:hideMark/>
          </w:tcPr>
          <w:p w14:paraId="4DFFC923" w14:textId="77777777" w:rsidR="007C6C15" w:rsidRPr="006E0E9F" w:rsidRDefault="007C6C15" w:rsidP="00E41FDF">
            <w:pPr>
              <w:spacing w:after="0" w:line="240" w:lineRule="auto"/>
              <w:jc w:val="center"/>
              <w:rPr>
                <w:rFonts w:ascii="Calibri" w:eastAsia="Times New Roman" w:hAnsi="Calibri" w:cs="Calibri"/>
                <w:b/>
                <w:bCs/>
              </w:rPr>
            </w:pPr>
            <w:r w:rsidRPr="006E0E9F">
              <w:rPr>
                <w:rFonts w:ascii="Calibri" w:eastAsia="Times New Roman" w:hAnsi="Calibri" w:cs="Calibri"/>
                <w:b/>
                <w:bCs/>
              </w:rPr>
              <w:t>DESIGN WATTS</w:t>
            </w:r>
          </w:p>
        </w:tc>
        <w:tc>
          <w:tcPr>
            <w:tcW w:w="604" w:type="pct"/>
            <w:vMerge w:val="restart"/>
            <w:tcBorders>
              <w:top w:val="nil"/>
              <w:left w:val="single" w:sz="4" w:space="0" w:color="auto"/>
              <w:bottom w:val="single" w:sz="4" w:space="0" w:color="auto"/>
              <w:right w:val="single" w:sz="4" w:space="0" w:color="auto"/>
            </w:tcBorders>
            <w:shd w:val="clear" w:color="auto" w:fill="auto"/>
            <w:vAlign w:val="center"/>
            <w:hideMark/>
          </w:tcPr>
          <w:p w14:paraId="68D4195B"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Additional Allowance (Watts)</w:t>
            </w:r>
          </w:p>
        </w:tc>
      </w:tr>
      <w:tr w:rsidR="007C6C15" w:rsidRPr="006E0E9F" w14:paraId="6D1720DA" w14:textId="77777777" w:rsidTr="007C6C15">
        <w:trPr>
          <w:trHeight w:val="620"/>
        </w:trPr>
        <w:tc>
          <w:tcPr>
            <w:tcW w:w="802" w:type="pct"/>
            <w:vMerge/>
            <w:tcBorders>
              <w:top w:val="nil"/>
              <w:left w:val="single" w:sz="4" w:space="0" w:color="auto"/>
              <w:bottom w:val="single" w:sz="4" w:space="0" w:color="auto"/>
              <w:right w:val="single" w:sz="4" w:space="0" w:color="auto"/>
            </w:tcBorders>
            <w:shd w:val="clear" w:color="auto" w:fill="auto"/>
            <w:vAlign w:val="center"/>
            <w:hideMark/>
          </w:tcPr>
          <w:p w14:paraId="64C13404" w14:textId="77777777" w:rsidR="007C6C15" w:rsidRPr="006E0E9F" w:rsidRDefault="007C6C15" w:rsidP="00E41FDF">
            <w:pPr>
              <w:spacing w:after="0" w:line="240" w:lineRule="auto"/>
              <w:rPr>
                <w:rFonts w:ascii="Calibri" w:eastAsia="Times New Roman" w:hAnsi="Calibri" w:cs="Calibri"/>
              </w:rPr>
            </w:pPr>
          </w:p>
        </w:tc>
        <w:tc>
          <w:tcPr>
            <w:tcW w:w="527" w:type="pct"/>
            <w:tcBorders>
              <w:top w:val="nil"/>
              <w:left w:val="nil"/>
              <w:bottom w:val="single" w:sz="4" w:space="0" w:color="auto"/>
              <w:right w:val="single" w:sz="4" w:space="0" w:color="auto"/>
            </w:tcBorders>
            <w:shd w:val="clear" w:color="auto" w:fill="auto"/>
            <w:vAlign w:val="center"/>
            <w:hideMark/>
          </w:tcPr>
          <w:p w14:paraId="62F574F6"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 xml:space="preserve">Illuminated </w:t>
            </w:r>
            <w:r w:rsidRPr="006E0E9F">
              <w:rPr>
                <w:rFonts w:ascii="Calibri" w:eastAsia="Times New Roman" w:hAnsi="Calibri" w:cs="Calibri"/>
              </w:rPr>
              <w:br/>
              <w:t>Area (ft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447" w:type="pct"/>
            <w:tcBorders>
              <w:top w:val="nil"/>
              <w:left w:val="nil"/>
              <w:bottom w:val="single" w:sz="4" w:space="0" w:color="auto"/>
              <w:right w:val="single" w:sz="4" w:space="0" w:color="auto"/>
            </w:tcBorders>
            <w:shd w:val="clear" w:color="auto" w:fill="auto"/>
            <w:vAlign w:val="center"/>
            <w:hideMark/>
          </w:tcPr>
          <w:p w14:paraId="7D94F6B4"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Allowed Density (W/ft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503" w:type="pct"/>
            <w:tcBorders>
              <w:top w:val="nil"/>
              <w:left w:val="nil"/>
              <w:bottom w:val="single" w:sz="4" w:space="0" w:color="auto"/>
              <w:right w:val="single" w:sz="4" w:space="0" w:color="auto"/>
            </w:tcBorders>
            <w:shd w:val="clear" w:color="auto" w:fill="auto"/>
            <w:vAlign w:val="center"/>
            <w:hideMark/>
          </w:tcPr>
          <w:p w14:paraId="56C94276"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Extra Allowance (Watts)</w:t>
            </w:r>
          </w:p>
        </w:tc>
        <w:tc>
          <w:tcPr>
            <w:tcW w:w="531" w:type="pct"/>
            <w:tcBorders>
              <w:top w:val="nil"/>
              <w:left w:val="nil"/>
              <w:bottom w:val="single" w:sz="4" w:space="0" w:color="auto"/>
              <w:right w:val="single" w:sz="4" w:space="0" w:color="auto"/>
            </w:tcBorders>
            <w:shd w:val="clear" w:color="auto" w:fill="auto"/>
            <w:vAlign w:val="center"/>
            <w:hideMark/>
          </w:tcPr>
          <w:p w14:paraId="02079871"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Luminaire Name or Item Tag</w:t>
            </w:r>
          </w:p>
        </w:tc>
        <w:tc>
          <w:tcPr>
            <w:tcW w:w="530" w:type="pct"/>
            <w:tcBorders>
              <w:top w:val="nil"/>
              <w:left w:val="nil"/>
              <w:bottom w:val="single" w:sz="4" w:space="0" w:color="auto"/>
              <w:right w:val="single" w:sz="4" w:space="0" w:color="auto"/>
            </w:tcBorders>
            <w:shd w:val="clear" w:color="auto" w:fill="auto"/>
            <w:vAlign w:val="center"/>
            <w:hideMark/>
          </w:tcPr>
          <w:p w14:paraId="786FC5EB"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Watts per Luminaire</w:t>
            </w:r>
            <w:r w:rsidRPr="006E0E9F">
              <w:rPr>
                <w:rFonts w:ascii="Calibri" w:eastAsia="Times New Roman" w:hAnsi="Calibri" w:cs="Calibri"/>
                <w:vertAlign w:val="superscript"/>
              </w:rPr>
              <w:t>1,2</w:t>
            </w:r>
          </w:p>
        </w:tc>
        <w:tc>
          <w:tcPr>
            <w:tcW w:w="529" w:type="pct"/>
            <w:tcBorders>
              <w:top w:val="nil"/>
              <w:left w:val="nil"/>
              <w:bottom w:val="single" w:sz="4" w:space="0" w:color="auto"/>
              <w:right w:val="single" w:sz="4" w:space="0" w:color="auto"/>
            </w:tcBorders>
            <w:shd w:val="clear" w:color="auto" w:fill="auto"/>
            <w:vAlign w:val="center"/>
            <w:hideMark/>
          </w:tcPr>
          <w:p w14:paraId="7308C247"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 of Luminaires</w:t>
            </w:r>
            <w:r w:rsidRPr="006E0E9F">
              <w:rPr>
                <w:rFonts w:ascii="Calibri" w:eastAsia="Times New Roman" w:hAnsi="Calibri" w:cs="Calibri"/>
                <w:vertAlign w:val="superscript"/>
              </w:rPr>
              <w:t>2</w:t>
            </w:r>
          </w:p>
        </w:tc>
        <w:tc>
          <w:tcPr>
            <w:tcW w:w="527" w:type="pct"/>
            <w:tcBorders>
              <w:top w:val="nil"/>
              <w:left w:val="nil"/>
              <w:bottom w:val="single" w:sz="4" w:space="0" w:color="auto"/>
              <w:right w:val="single" w:sz="4" w:space="0" w:color="auto"/>
            </w:tcBorders>
            <w:shd w:val="clear" w:color="auto" w:fill="auto"/>
            <w:vAlign w:val="center"/>
            <w:hideMark/>
          </w:tcPr>
          <w:p w14:paraId="321222F1"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Design Watts</w:t>
            </w:r>
          </w:p>
        </w:tc>
        <w:tc>
          <w:tcPr>
            <w:tcW w:w="604" w:type="pct"/>
            <w:vMerge/>
            <w:tcBorders>
              <w:top w:val="nil"/>
              <w:left w:val="single" w:sz="4" w:space="0" w:color="auto"/>
              <w:bottom w:val="single" w:sz="4" w:space="0" w:color="auto"/>
              <w:right w:val="single" w:sz="4" w:space="0" w:color="auto"/>
            </w:tcBorders>
            <w:shd w:val="clear" w:color="auto" w:fill="auto"/>
            <w:vAlign w:val="center"/>
            <w:hideMark/>
          </w:tcPr>
          <w:p w14:paraId="7CD348D8" w14:textId="77777777" w:rsidR="007C6C15" w:rsidRPr="006E0E9F" w:rsidRDefault="007C6C15" w:rsidP="00E41FDF">
            <w:pPr>
              <w:spacing w:after="0" w:line="240" w:lineRule="auto"/>
              <w:rPr>
                <w:rFonts w:ascii="Calibri" w:eastAsia="Times New Roman" w:hAnsi="Calibri" w:cs="Calibri"/>
              </w:rPr>
            </w:pPr>
          </w:p>
        </w:tc>
      </w:tr>
      <w:tr w:rsidR="007C6C15" w:rsidRPr="006E0E9F" w14:paraId="00114067" w14:textId="77777777" w:rsidTr="007C6C15">
        <w:trPr>
          <w:trHeight w:val="319"/>
        </w:trPr>
        <w:tc>
          <w:tcPr>
            <w:tcW w:w="802" w:type="pct"/>
            <w:tcBorders>
              <w:top w:val="nil"/>
              <w:left w:val="single" w:sz="4" w:space="0" w:color="auto"/>
              <w:bottom w:val="single" w:sz="4" w:space="0" w:color="auto"/>
              <w:right w:val="single" w:sz="4" w:space="0" w:color="auto"/>
            </w:tcBorders>
            <w:shd w:val="clear" w:color="auto" w:fill="auto"/>
            <w:vAlign w:val="center"/>
            <w:hideMark/>
          </w:tcPr>
          <w:p w14:paraId="2B543B71" w14:textId="09E07D49" w:rsidR="007C6C15" w:rsidRPr="006E0E9F" w:rsidRDefault="007C6C15" w:rsidP="00E41FDF">
            <w:pPr>
              <w:spacing w:after="0" w:line="240" w:lineRule="auto"/>
              <w:jc w:val="center"/>
              <w:rPr>
                <w:rFonts w:ascii="Calibri" w:eastAsia="Times New Roman" w:hAnsi="Calibri" w:cs="Calibri"/>
              </w:rPr>
            </w:pPr>
          </w:p>
        </w:tc>
        <w:tc>
          <w:tcPr>
            <w:tcW w:w="527" w:type="pct"/>
            <w:tcBorders>
              <w:top w:val="nil"/>
              <w:left w:val="nil"/>
              <w:bottom w:val="single" w:sz="4" w:space="0" w:color="auto"/>
              <w:right w:val="single" w:sz="4" w:space="0" w:color="auto"/>
            </w:tcBorders>
            <w:shd w:val="clear" w:color="auto" w:fill="auto"/>
            <w:vAlign w:val="center"/>
            <w:hideMark/>
          </w:tcPr>
          <w:p w14:paraId="5979156C" w14:textId="2B88313E" w:rsidR="007C6C15" w:rsidRPr="006E0E9F" w:rsidRDefault="007C6C15" w:rsidP="00E41FDF">
            <w:pPr>
              <w:spacing w:after="0" w:line="240" w:lineRule="auto"/>
              <w:jc w:val="center"/>
              <w:rPr>
                <w:rFonts w:ascii="Calibri" w:eastAsia="Times New Roman" w:hAnsi="Calibri" w:cs="Calibri"/>
                <w:b/>
                <w:bCs/>
              </w:rPr>
            </w:pPr>
          </w:p>
        </w:tc>
        <w:tc>
          <w:tcPr>
            <w:tcW w:w="447" w:type="pct"/>
            <w:tcBorders>
              <w:top w:val="nil"/>
              <w:left w:val="nil"/>
              <w:bottom w:val="single" w:sz="4" w:space="0" w:color="auto"/>
              <w:right w:val="single" w:sz="4" w:space="0" w:color="auto"/>
            </w:tcBorders>
            <w:shd w:val="clear" w:color="auto" w:fill="auto"/>
            <w:vAlign w:val="center"/>
            <w:hideMark/>
          </w:tcPr>
          <w:p w14:paraId="1537B2FE" w14:textId="22D5D724" w:rsidR="007C6C15" w:rsidRPr="006E0E9F" w:rsidRDefault="007C6C15" w:rsidP="00E41FDF">
            <w:pPr>
              <w:spacing w:after="0" w:line="240" w:lineRule="auto"/>
              <w:jc w:val="center"/>
              <w:rPr>
                <w:rFonts w:ascii="Calibri" w:eastAsia="Times New Roman" w:hAnsi="Calibri" w:cs="Calibri"/>
                <w:b/>
                <w:bCs/>
              </w:rPr>
            </w:pPr>
          </w:p>
        </w:tc>
        <w:tc>
          <w:tcPr>
            <w:tcW w:w="503" w:type="pct"/>
            <w:tcBorders>
              <w:top w:val="nil"/>
              <w:left w:val="nil"/>
              <w:bottom w:val="single" w:sz="4" w:space="0" w:color="auto"/>
              <w:right w:val="single" w:sz="4" w:space="0" w:color="auto"/>
            </w:tcBorders>
            <w:shd w:val="clear" w:color="auto" w:fill="auto"/>
            <w:vAlign w:val="center"/>
            <w:hideMark/>
          </w:tcPr>
          <w:p w14:paraId="14DA7D30" w14:textId="00AB3BBA" w:rsidR="007C6C15" w:rsidRPr="006E0E9F" w:rsidRDefault="007C6C15" w:rsidP="00E41FDF">
            <w:pPr>
              <w:spacing w:after="0" w:line="240" w:lineRule="auto"/>
              <w:jc w:val="center"/>
              <w:rPr>
                <w:rFonts w:ascii="Calibri" w:eastAsia="Times New Roman" w:hAnsi="Calibri" w:cs="Calibri"/>
              </w:rPr>
            </w:pPr>
          </w:p>
        </w:tc>
        <w:tc>
          <w:tcPr>
            <w:tcW w:w="531" w:type="pct"/>
            <w:tcBorders>
              <w:top w:val="nil"/>
              <w:left w:val="nil"/>
              <w:bottom w:val="single" w:sz="4" w:space="0" w:color="auto"/>
              <w:right w:val="single" w:sz="4" w:space="0" w:color="auto"/>
            </w:tcBorders>
            <w:shd w:val="clear" w:color="auto" w:fill="auto"/>
            <w:vAlign w:val="center"/>
            <w:hideMark/>
          </w:tcPr>
          <w:p w14:paraId="1D0155C8" w14:textId="441EF229" w:rsidR="007C6C15" w:rsidRPr="006E0E9F" w:rsidRDefault="007C6C15" w:rsidP="00E41FDF">
            <w:pPr>
              <w:spacing w:after="0" w:line="240" w:lineRule="auto"/>
              <w:jc w:val="center"/>
              <w:rPr>
                <w:rFonts w:ascii="Calibri" w:eastAsia="Times New Roman" w:hAnsi="Calibri" w:cs="Calibri"/>
                <w:b/>
                <w:bCs/>
              </w:rPr>
            </w:pPr>
          </w:p>
        </w:tc>
        <w:tc>
          <w:tcPr>
            <w:tcW w:w="530" w:type="pct"/>
            <w:tcBorders>
              <w:top w:val="nil"/>
              <w:left w:val="nil"/>
              <w:bottom w:val="single" w:sz="4" w:space="0" w:color="auto"/>
              <w:right w:val="single" w:sz="4" w:space="0" w:color="auto"/>
            </w:tcBorders>
            <w:shd w:val="clear" w:color="auto" w:fill="auto"/>
            <w:vAlign w:val="center"/>
            <w:hideMark/>
          </w:tcPr>
          <w:p w14:paraId="5744AE19" w14:textId="723CF372" w:rsidR="007C6C15" w:rsidRPr="006E0E9F" w:rsidRDefault="007C6C15" w:rsidP="00E41FDF">
            <w:pPr>
              <w:spacing w:after="0" w:line="240" w:lineRule="auto"/>
              <w:jc w:val="center"/>
              <w:rPr>
                <w:rFonts w:ascii="Calibri" w:eastAsia="Times New Roman" w:hAnsi="Calibri" w:cs="Calibri"/>
                <w:b/>
                <w:bCs/>
              </w:rPr>
            </w:pPr>
          </w:p>
        </w:tc>
        <w:tc>
          <w:tcPr>
            <w:tcW w:w="529" w:type="pct"/>
            <w:tcBorders>
              <w:top w:val="nil"/>
              <w:left w:val="nil"/>
              <w:bottom w:val="single" w:sz="4" w:space="0" w:color="auto"/>
              <w:right w:val="single" w:sz="4" w:space="0" w:color="auto"/>
            </w:tcBorders>
            <w:shd w:val="clear" w:color="auto" w:fill="auto"/>
            <w:vAlign w:val="center"/>
            <w:hideMark/>
          </w:tcPr>
          <w:p w14:paraId="00D7EA20"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527" w:type="pct"/>
            <w:tcBorders>
              <w:top w:val="nil"/>
              <w:left w:val="nil"/>
              <w:bottom w:val="single" w:sz="4" w:space="0" w:color="auto"/>
              <w:right w:val="single" w:sz="4" w:space="0" w:color="auto"/>
            </w:tcBorders>
            <w:shd w:val="clear" w:color="auto" w:fill="auto"/>
            <w:vAlign w:val="center"/>
            <w:hideMark/>
          </w:tcPr>
          <w:p w14:paraId="763D7675" w14:textId="6ACB0735" w:rsidR="007C6C15" w:rsidRPr="006E0E9F" w:rsidRDefault="007C6C15" w:rsidP="00E41FDF">
            <w:pPr>
              <w:spacing w:after="0" w:line="240" w:lineRule="auto"/>
              <w:jc w:val="center"/>
              <w:rPr>
                <w:rFonts w:ascii="Calibri" w:eastAsia="Times New Roman" w:hAnsi="Calibri" w:cs="Calibri"/>
              </w:rPr>
            </w:pPr>
          </w:p>
        </w:tc>
        <w:tc>
          <w:tcPr>
            <w:tcW w:w="604" w:type="pct"/>
            <w:tcBorders>
              <w:top w:val="nil"/>
              <w:left w:val="nil"/>
              <w:bottom w:val="single" w:sz="4" w:space="0" w:color="auto"/>
              <w:right w:val="single" w:sz="4" w:space="0" w:color="auto"/>
            </w:tcBorders>
            <w:shd w:val="clear" w:color="auto" w:fill="auto"/>
            <w:vAlign w:val="center"/>
            <w:hideMark/>
          </w:tcPr>
          <w:p w14:paraId="2EF6667C" w14:textId="77777777" w:rsidR="007C6C15" w:rsidRPr="006E0E9F" w:rsidRDefault="007C6C15" w:rsidP="00E41FDF">
            <w:pPr>
              <w:spacing w:after="0" w:line="240" w:lineRule="auto"/>
              <w:rPr>
                <w:rFonts w:ascii="Calibri" w:eastAsia="Times New Roman" w:hAnsi="Calibri" w:cs="Calibri"/>
                <w:b/>
                <w:bCs/>
              </w:rPr>
            </w:pPr>
            <w:r w:rsidRPr="006E0E9F">
              <w:rPr>
                <w:rFonts w:ascii="Calibri" w:eastAsia="Times New Roman" w:hAnsi="Calibri" w:cs="Calibri"/>
                <w:b/>
                <w:bCs/>
              </w:rPr>
              <w:t> </w:t>
            </w:r>
          </w:p>
        </w:tc>
      </w:tr>
      <w:tr w:rsidR="007C6C15" w:rsidRPr="006E0E9F" w14:paraId="5FCAA964" w14:textId="77777777" w:rsidTr="007C6C15">
        <w:trPr>
          <w:trHeight w:val="354"/>
        </w:trPr>
        <w:tc>
          <w:tcPr>
            <w:tcW w:w="1329" w:type="pct"/>
            <w:gridSpan w:val="2"/>
            <w:tcBorders>
              <w:top w:val="single" w:sz="4" w:space="0" w:color="auto"/>
              <w:left w:val="single" w:sz="4" w:space="0" w:color="auto"/>
              <w:bottom w:val="single" w:sz="4" w:space="0" w:color="auto"/>
              <w:right w:val="single" w:sz="4" w:space="0" w:color="auto"/>
            </w:tcBorders>
            <w:shd w:val="clear" w:color="auto" w:fill="auto"/>
            <w:hideMark/>
          </w:tcPr>
          <w:p w14:paraId="5639EA2C" w14:textId="77777777" w:rsidR="007C6C15" w:rsidRPr="006E0E9F" w:rsidRDefault="007C6C15" w:rsidP="00E41FDF">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447" w:type="pct"/>
            <w:tcBorders>
              <w:top w:val="single" w:sz="4" w:space="0" w:color="auto"/>
              <w:left w:val="single" w:sz="4" w:space="0" w:color="auto"/>
              <w:bottom w:val="single" w:sz="4" w:space="0" w:color="auto"/>
              <w:right w:val="single" w:sz="4" w:space="0" w:color="auto"/>
            </w:tcBorders>
            <w:shd w:val="clear" w:color="auto" w:fill="auto"/>
            <w:hideMark/>
          </w:tcPr>
          <w:p w14:paraId="06D96D62" w14:textId="77777777" w:rsidR="007C6C15" w:rsidRPr="006E0E9F" w:rsidRDefault="007C6C15" w:rsidP="00E41FDF">
            <w:pPr>
              <w:spacing w:after="0" w:line="240" w:lineRule="auto"/>
              <w:rPr>
                <w:rFonts w:ascii="Calibri" w:eastAsia="Times New Roman" w:hAnsi="Calibri" w:cs="Calibri"/>
              </w:rPr>
            </w:pPr>
            <w:r w:rsidRPr="006E0E9F">
              <w:rPr>
                <w:rFonts w:ascii="Calibri" w:eastAsia="Times New Roman" w:hAnsi="Calibri" w:cs="Calibri"/>
              </w:rPr>
              <w:t> </w:t>
            </w:r>
          </w:p>
        </w:tc>
        <w:tc>
          <w:tcPr>
            <w:tcW w:w="2093"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5E460272" w14:textId="77777777" w:rsidR="007C6C15" w:rsidRPr="006E0E9F" w:rsidRDefault="007C6C15" w:rsidP="00E41FDF">
            <w:pPr>
              <w:spacing w:after="0" w:line="240" w:lineRule="auto"/>
              <w:jc w:val="right"/>
              <w:rPr>
                <w:rFonts w:ascii="Calibri" w:eastAsia="Times New Roman" w:hAnsi="Calibri" w:cs="Calibri"/>
                <w:b/>
                <w:bCs/>
              </w:rPr>
            </w:pPr>
            <w:r w:rsidRPr="006E0E9F">
              <w:rPr>
                <w:rFonts w:ascii="Calibri" w:eastAsia="Times New Roman" w:hAnsi="Calibri" w:cs="Calibri"/>
                <w:b/>
                <w:bCs/>
              </w:rPr>
              <w:t>Total Design Watts for this Area:</w:t>
            </w:r>
          </w:p>
        </w:tc>
        <w:tc>
          <w:tcPr>
            <w:tcW w:w="527" w:type="pct"/>
            <w:tcBorders>
              <w:top w:val="single" w:sz="4" w:space="0" w:color="auto"/>
              <w:left w:val="single" w:sz="4" w:space="0" w:color="auto"/>
              <w:bottom w:val="single" w:sz="4" w:space="0" w:color="auto"/>
              <w:right w:val="single" w:sz="4" w:space="0" w:color="auto"/>
            </w:tcBorders>
            <w:shd w:val="clear" w:color="auto" w:fill="auto"/>
            <w:vAlign w:val="center"/>
          </w:tcPr>
          <w:p w14:paraId="3ED8B1F2" w14:textId="68EF04BB" w:rsidR="007C6C15" w:rsidRPr="006E0E9F" w:rsidRDefault="007C6C15" w:rsidP="00E41FDF">
            <w:pPr>
              <w:spacing w:after="0" w:line="240" w:lineRule="auto"/>
              <w:jc w:val="center"/>
              <w:rPr>
                <w:rFonts w:ascii="Calibri" w:eastAsia="Times New Roman" w:hAnsi="Calibri" w:cs="Calibri"/>
              </w:rPr>
            </w:pPr>
          </w:p>
        </w:tc>
        <w:tc>
          <w:tcPr>
            <w:tcW w:w="604" w:type="pct"/>
            <w:tcBorders>
              <w:top w:val="single" w:sz="4" w:space="0" w:color="auto"/>
              <w:left w:val="single" w:sz="4" w:space="0" w:color="auto"/>
              <w:bottom w:val="single" w:sz="4" w:space="0" w:color="auto"/>
              <w:right w:val="single" w:sz="4" w:space="0" w:color="auto"/>
            </w:tcBorders>
            <w:shd w:val="clear" w:color="auto" w:fill="auto"/>
            <w:vAlign w:val="bottom"/>
          </w:tcPr>
          <w:p w14:paraId="1A2F6549" w14:textId="10B77422" w:rsidR="007C6C15" w:rsidRPr="006E0E9F" w:rsidRDefault="007C6C15" w:rsidP="00E41FDF">
            <w:pPr>
              <w:spacing w:after="0" w:line="240" w:lineRule="auto"/>
              <w:rPr>
                <w:rFonts w:ascii="Calibri" w:eastAsia="Times New Roman" w:hAnsi="Calibri" w:cs="Calibri"/>
              </w:rPr>
            </w:pPr>
          </w:p>
        </w:tc>
      </w:tr>
      <w:tr w:rsidR="007C6C15" w:rsidRPr="006E0E9F" w14:paraId="1FC073D9" w14:textId="77777777" w:rsidTr="007C6C15">
        <w:trPr>
          <w:trHeight w:val="339"/>
        </w:trPr>
        <w:tc>
          <w:tcPr>
            <w:tcW w:w="802"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D13A90" w14:textId="77777777" w:rsidR="007C6C15" w:rsidRPr="006E0E9F" w:rsidRDefault="007C6C15" w:rsidP="00E41FDF">
            <w:pPr>
              <w:spacing w:after="0" w:line="240" w:lineRule="auto"/>
              <w:rPr>
                <w:rFonts w:ascii="Calibri" w:eastAsia="Times New Roman" w:hAnsi="Calibri" w:cs="Calibri"/>
              </w:rPr>
            </w:pPr>
            <w:r w:rsidRPr="006E0E9F">
              <w:rPr>
                <w:rFonts w:ascii="Calibri" w:eastAsia="Times New Roman" w:hAnsi="Calibri" w:cs="Calibri"/>
              </w:rPr>
              <w:t> </w:t>
            </w:r>
          </w:p>
        </w:tc>
        <w:tc>
          <w:tcPr>
            <w:tcW w:w="52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C0B355" w14:textId="77777777" w:rsidR="007C6C15" w:rsidRPr="006E0E9F" w:rsidRDefault="007C6C15" w:rsidP="00E41FDF">
            <w:pPr>
              <w:spacing w:after="0" w:line="240" w:lineRule="auto"/>
              <w:rPr>
                <w:rFonts w:ascii="Calibri" w:eastAsia="Times New Roman" w:hAnsi="Calibri" w:cs="Calibri"/>
              </w:rPr>
            </w:pPr>
            <w:r w:rsidRPr="006E0E9F">
              <w:rPr>
                <w:rFonts w:ascii="Calibri" w:eastAsia="Times New Roman" w:hAnsi="Calibri" w:cs="Calibri"/>
              </w:rPr>
              <w:t> </w:t>
            </w:r>
          </w:p>
        </w:tc>
        <w:tc>
          <w:tcPr>
            <w:tcW w:w="44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AC71A9" w14:textId="77777777" w:rsidR="007C6C15" w:rsidRPr="006E0E9F" w:rsidRDefault="007C6C15" w:rsidP="00E41FDF">
            <w:pPr>
              <w:spacing w:after="0" w:line="240" w:lineRule="auto"/>
              <w:rPr>
                <w:rFonts w:ascii="Calibri" w:eastAsia="Times New Roman" w:hAnsi="Calibri" w:cs="Calibri"/>
              </w:rPr>
            </w:pPr>
            <w:r w:rsidRPr="006E0E9F">
              <w:rPr>
                <w:rFonts w:ascii="Calibri" w:eastAsia="Times New Roman" w:hAnsi="Calibri" w:cs="Calibri"/>
              </w:rPr>
              <w:t> </w:t>
            </w:r>
          </w:p>
        </w:tc>
        <w:tc>
          <w:tcPr>
            <w:tcW w:w="50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91398F" w14:textId="77777777" w:rsidR="007C6C15" w:rsidRPr="006E0E9F" w:rsidRDefault="007C6C15" w:rsidP="00E41FDF">
            <w:pPr>
              <w:spacing w:after="0" w:line="240" w:lineRule="auto"/>
              <w:rPr>
                <w:rFonts w:ascii="Calibri" w:eastAsia="Times New Roman" w:hAnsi="Calibri" w:cs="Calibri"/>
              </w:rPr>
            </w:pPr>
            <w:r w:rsidRPr="006E0E9F">
              <w:rPr>
                <w:rFonts w:ascii="Calibri" w:eastAsia="Times New Roman" w:hAnsi="Calibri" w:cs="Calibri"/>
              </w:rPr>
              <w:t> </w:t>
            </w:r>
          </w:p>
        </w:tc>
        <w:tc>
          <w:tcPr>
            <w:tcW w:w="53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5A19A2" w14:textId="77777777" w:rsidR="007C6C15" w:rsidRPr="006E0E9F" w:rsidRDefault="007C6C15" w:rsidP="00E41FDF">
            <w:pPr>
              <w:spacing w:after="0" w:line="240" w:lineRule="auto"/>
              <w:rPr>
                <w:rFonts w:ascii="Calibri" w:eastAsia="Times New Roman" w:hAnsi="Calibri" w:cs="Calibri"/>
              </w:rPr>
            </w:pPr>
            <w:r w:rsidRPr="006E0E9F">
              <w:rPr>
                <w:rFonts w:ascii="Calibri" w:eastAsia="Times New Roman" w:hAnsi="Calibri" w:cs="Calibri"/>
              </w:rPr>
              <w:t> </w:t>
            </w:r>
          </w:p>
        </w:tc>
        <w:tc>
          <w:tcPr>
            <w:tcW w:w="1585" w:type="pct"/>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AF99C3" w14:textId="6BAF1EB9" w:rsidR="007C6C15" w:rsidRPr="006E0E9F" w:rsidRDefault="007C6C15" w:rsidP="00E41FDF">
            <w:pPr>
              <w:spacing w:after="0" w:line="240" w:lineRule="auto"/>
              <w:rPr>
                <w:rFonts w:ascii="Calibri" w:eastAsia="Times New Roman" w:hAnsi="Calibri" w:cs="Calibri"/>
                <w:i/>
                <w:iCs/>
              </w:rPr>
            </w:pPr>
            <w:r w:rsidRPr="006E0E9F">
              <w:rPr>
                <w:rFonts w:ascii="Calibri" w:eastAsia="Times New Roman" w:hAnsi="Calibri" w:cs="Calibri"/>
              </w:rPr>
              <w:t> </w:t>
            </w:r>
            <w:r w:rsidRPr="006E0E9F">
              <w:rPr>
                <w:rFonts w:ascii="Calibri" w:eastAsia="Times New Roman" w:hAnsi="Calibri" w:cs="Calibri"/>
                <w:b/>
                <w:bCs/>
              </w:rPr>
              <w:t>Total Allowance (Watts) Ornamental:</w:t>
            </w:r>
          </w:p>
        </w:tc>
        <w:tc>
          <w:tcPr>
            <w:tcW w:w="604"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4AA9A6A" w14:textId="3495659B" w:rsidR="007C6C15" w:rsidRPr="006E0E9F" w:rsidRDefault="007C6C15" w:rsidP="00E41FDF">
            <w:pPr>
              <w:spacing w:after="0" w:line="240" w:lineRule="auto"/>
              <w:jc w:val="center"/>
              <w:rPr>
                <w:rFonts w:ascii="Calibri" w:eastAsia="Times New Roman" w:hAnsi="Calibri" w:cs="Calibri"/>
                <w:i/>
                <w:iCs/>
              </w:rPr>
            </w:pPr>
          </w:p>
        </w:tc>
      </w:tr>
      <w:tr w:rsidR="007C6C15" w:rsidRPr="006E0E9F" w14:paraId="4D272D9E" w14:textId="77777777" w:rsidTr="007C6C15">
        <w:trPr>
          <w:trHeight w:val="339"/>
        </w:trPr>
        <w:tc>
          <w:tcPr>
            <w:tcW w:w="5000" w:type="pct"/>
            <w:gridSpan w:val="9"/>
            <w:tcBorders>
              <w:top w:val="single" w:sz="4" w:space="0" w:color="auto"/>
              <w:left w:val="single" w:sz="4" w:space="0" w:color="auto"/>
              <w:bottom w:val="single" w:sz="4" w:space="0" w:color="auto"/>
              <w:right w:val="single" w:sz="4" w:space="0" w:color="auto"/>
            </w:tcBorders>
            <w:shd w:val="clear" w:color="auto" w:fill="auto"/>
            <w:noWrap/>
            <w:vAlign w:val="bottom"/>
          </w:tcPr>
          <w:p w14:paraId="0C7D5A8F" w14:textId="632498DC" w:rsidR="007C6C15" w:rsidRPr="001227A1" w:rsidRDefault="007C6C15" w:rsidP="00E41FDF">
            <w:pPr>
              <w:spacing w:after="0" w:line="240" w:lineRule="auto"/>
              <w:rPr>
                <w:rFonts w:ascii="Calibri" w:eastAsia="Times New Roman" w:hAnsi="Calibri" w:cs="Calibri"/>
                <w:i/>
                <w:iCs/>
                <w:sz w:val="20"/>
                <w:szCs w:val="20"/>
              </w:rPr>
            </w:pPr>
            <w:r w:rsidRPr="001227A1">
              <w:rPr>
                <w:rFonts w:ascii="Calibri" w:eastAsia="Times New Roman" w:hAnsi="Calibri" w:cs="Calibri"/>
                <w:i/>
                <w:iCs/>
                <w:sz w:val="20"/>
                <w:szCs w:val="20"/>
                <w:vertAlign w:val="superscript"/>
              </w:rPr>
              <w:t>1</w:t>
            </w:r>
            <w:r w:rsidRPr="001227A1">
              <w:rPr>
                <w:rFonts w:ascii="Calibri" w:eastAsia="Times New Roman" w:hAnsi="Calibri" w:cs="Calibri"/>
                <w:i/>
                <w:iCs/>
                <w:sz w:val="20"/>
                <w:szCs w:val="20"/>
              </w:rPr>
              <w:t xml:space="preserve">  FOOTNOTES: Luminaires qualifying for this allowance shall be rated &lt; 50W and shall be post-top luminaires, lanterns, pendants or chandeliers.</w:t>
            </w:r>
          </w:p>
          <w:p w14:paraId="6ABF6F8C" w14:textId="7198D832" w:rsidR="007C6C15" w:rsidRPr="006E0E9F" w:rsidRDefault="007C6C15" w:rsidP="00E41FDF">
            <w:pPr>
              <w:spacing w:after="0" w:line="240" w:lineRule="auto"/>
              <w:rPr>
                <w:rFonts w:ascii="Calibri" w:eastAsia="Times New Roman" w:hAnsi="Calibri" w:cs="Calibri"/>
                <w:i/>
                <w:iCs/>
              </w:rPr>
            </w:pPr>
            <w:r w:rsidRPr="001227A1">
              <w:rPr>
                <w:rFonts w:ascii="Calibri" w:eastAsia="Times New Roman" w:hAnsi="Calibri" w:cs="Calibri"/>
                <w:i/>
                <w:iCs/>
                <w:sz w:val="20"/>
                <w:szCs w:val="20"/>
                <w:vertAlign w:val="superscript"/>
              </w:rPr>
              <w:t>2</w:t>
            </w:r>
            <w:r w:rsidRPr="001227A1">
              <w:rPr>
                <w:rFonts w:ascii="Calibri" w:eastAsia="Times New Roman" w:hAnsi="Calibri" w:cs="Calibri"/>
                <w:i/>
                <w:iCs/>
                <w:sz w:val="20"/>
                <w:szCs w:val="20"/>
              </w:rPr>
              <w:t xml:space="preserve">  For luminaires indicated in Table F as linear, wattage in column 06 is W/lf instead of Watts/luminaire.  Total linear feet for the luminaire should be indicated in column 07 instead of number of luminaires.</w:t>
            </w:r>
          </w:p>
        </w:tc>
      </w:tr>
    </w:tbl>
    <w:p w14:paraId="5942EBC8" w14:textId="3EA82F2B" w:rsidR="00311B0A" w:rsidRDefault="00311B0A">
      <w:pPr>
        <w:rPr>
          <w:rFonts w:cstheme="minorHAnsi"/>
        </w:rPr>
      </w:pPr>
    </w:p>
    <w:p w14:paraId="2744CB33" w14:textId="77777777" w:rsidR="00E80DD3" w:rsidRDefault="00E80DD3">
      <w:pPr>
        <w:rPr>
          <w:rFonts w:cstheme="minorHAnsi"/>
        </w:rPr>
      </w:pPr>
    </w:p>
    <w:p w14:paraId="0E4E85E7" w14:textId="77777777" w:rsidR="00E80DD3" w:rsidRDefault="00E80DD3">
      <w:pPr>
        <w:rPr>
          <w:rFonts w:cstheme="minorHAnsi"/>
        </w:rPr>
      </w:pPr>
    </w:p>
    <w:p w14:paraId="7306CD62" w14:textId="77777777" w:rsidR="00E80DD3" w:rsidRDefault="00E80DD3">
      <w:pPr>
        <w:rPr>
          <w:rFonts w:cstheme="minorHAnsi"/>
        </w:rPr>
      </w:pPr>
    </w:p>
    <w:p w14:paraId="56941339" w14:textId="77777777" w:rsidR="00E80DD3" w:rsidRDefault="00E80DD3">
      <w:pPr>
        <w:rPr>
          <w:rFonts w:cstheme="minorHAnsi"/>
        </w:rPr>
      </w:pPr>
    </w:p>
    <w:p w14:paraId="19C0D7BF" w14:textId="77777777" w:rsidR="00E80DD3" w:rsidRDefault="00E80DD3">
      <w:pPr>
        <w:rPr>
          <w:rFonts w:cstheme="minorHAnsi"/>
        </w:rPr>
      </w:pPr>
    </w:p>
    <w:p w14:paraId="1EAE045C" w14:textId="77777777" w:rsidR="00E80DD3" w:rsidRDefault="00E80DD3">
      <w:pPr>
        <w:rPr>
          <w:rFonts w:cstheme="minorHAnsi"/>
        </w:rPr>
      </w:pPr>
    </w:p>
    <w:p w14:paraId="3FBE149C" w14:textId="77777777" w:rsidR="00003AFB" w:rsidRDefault="00003AFB">
      <w:pPr>
        <w:rPr>
          <w:rFonts w:cstheme="minorHAnsi"/>
        </w:rPr>
      </w:pPr>
    </w:p>
    <w:p w14:paraId="712CB24C" w14:textId="77777777" w:rsidR="00E80DD3" w:rsidRDefault="00E80DD3">
      <w:pPr>
        <w:rPr>
          <w:rFonts w:cstheme="minorHAnsi"/>
        </w:rPr>
      </w:pPr>
    </w:p>
    <w:p w14:paraId="393EED47" w14:textId="77777777" w:rsidR="00E80DD3" w:rsidRDefault="00E80DD3">
      <w:pPr>
        <w:rPr>
          <w:rFonts w:cstheme="minorHAnsi"/>
        </w:rPr>
      </w:pPr>
    </w:p>
    <w:tbl>
      <w:tblPr>
        <w:tblW w:w="5000" w:type="pct"/>
        <w:tblInd w:w="-5" w:type="dxa"/>
        <w:tblLayout w:type="fixed"/>
        <w:tblLook w:val="04A0" w:firstRow="1" w:lastRow="0" w:firstColumn="1" w:lastColumn="0" w:noHBand="0" w:noVBand="1"/>
      </w:tblPr>
      <w:tblGrid>
        <w:gridCol w:w="1375"/>
        <w:gridCol w:w="2415"/>
        <w:gridCol w:w="1143"/>
        <w:gridCol w:w="1134"/>
        <w:gridCol w:w="1177"/>
        <w:gridCol w:w="1517"/>
        <w:gridCol w:w="1439"/>
        <w:gridCol w:w="1304"/>
        <w:gridCol w:w="1335"/>
        <w:gridCol w:w="1551"/>
      </w:tblGrid>
      <w:tr w:rsidR="00AB2B09" w:rsidRPr="006E0E9F" w14:paraId="00012612" w14:textId="77777777" w:rsidTr="00E80DD3">
        <w:trPr>
          <w:trHeight w:val="300"/>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CD9CB2" w14:textId="77777777" w:rsidR="00AB2B09" w:rsidRPr="006E0E9F" w:rsidRDefault="00AB2B09" w:rsidP="00074174">
            <w:pPr>
              <w:spacing w:after="0" w:line="240" w:lineRule="auto"/>
              <w:rPr>
                <w:rFonts w:ascii="Calibri" w:eastAsia="Times New Roman" w:hAnsi="Calibri" w:cs="Calibri"/>
                <w:b/>
                <w:bCs/>
              </w:rPr>
            </w:pPr>
            <w:r w:rsidRPr="006E0E9F">
              <w:rPr>
                <w:rFonts w:ascii="Calibri" w:eastAsia="Times New Roman" w:hAnsi="Calibri" w:cs="Calibri"/>
                <w:b/>
                <w:bCs/>
              </w:rPr>
              <w:t>M. LIGHTING ALLOWANCE: PER SPECIFIC AREA</w:t>
            </w:r>
          </w:p>
        </w:tc>
      </w:tr>
      <w:tr w:rsidR="00AB2B09" w:rsidRPr="006E0E9F" w14:paraId="6AA4C74F" w14:textId="77777777" w:rsidTr="00E80DD3">
        <w:trPr>
          <w:trHeight w:val="499"/>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hideMark/>
          </w:tcPr>
          <w:p w14:paraId="471E2601" w14:textId="77777777" w:rsidR="00AB2B09" w:rsidRPr="006E0E9F" w:rsidRDefault="00AB2B09" w:rsidP="00074174">
            <w:pPr>
              <w:spacing w:after="0" w:line="240" w:lineRule="auto"/>
              <w:rPr>
                <w:rFonts w:ascii="Calibri" w:eastAsia="Times New Roman" w:hAnsi="Calibri" w:cs="Calibri"/>
                <w:i/>
                <w:iCs/>
              </w:rPr>
            </w:pPr>
            <w:r w:rsidRPr="006E0E9F">
              <w:rPr>
                <w:rFonts w:ascii="Calibri" w:eastAsia="Times New Roman" w:hAnsi="Calibri" w:cs="Calibri"/>
                <w:i/>
                <w:iCs/>
              </w:rPr>
              <w:t>This table includes areas using the wattage allowance per specific area type from Table 140.7-B</w:t>
            </w:r>
            <w:r w:rsidRPr="00826855">
              <w:rPr>
                <w:rFonts w:ascii="Calibri" w:eastAsia="Times New Roman" w:hAnsi="Calibri" w:cs="Calibri"/>
                <w:i/>
                <w:iCs/>
              </w:rPr>
              <w:t>/Table 170.2-S</w:t>
            </w:r>
            <w:r w:rsidRPr="006E0E9F">
              <w:rPr>
                <w:rFonts w:ascii="Calibri" w:eastAsia="Times New Roman" w:hAnsi="Calibri" w:cs="Calibri"/>
                <w:i/>
                <w:iCs/>
              </w:rPr>
              <w:t xml:space="preserve">.  More than one specific area allowance may be taken in a single project, if applicable.  However, multiple specific area allowances may not be taken for the exact same area on the site. </w:t>
            </w:r>
          </w:p>
        </w:tc>
      </w:tr>
      <w:tr w:rsidR="00074174" w:rsidRPr="006E0E9F" w14:paraId="2F6A02BD" w14:textId="77777777" w:rsidTr="00E80DD3">
        <w:trPr>
          <w:trHeight w:val="290"/>
        </w:trPr>
        <w:tc>
          <w:tcPr>
            <w:tcW w:w="478" w:type="pct"/>
            <w:tcBorders>
              <w:top w:val="nil"/>
              <w:left w:val="single" w:sz="4" w:space="0" w:color="auto"/>
              <w:bottom w:val="single" w:sz="4" w:space="0" w:color="auto"/>
              <w:right w:val="single" w:sz="4" w:space="0" w:color="auto"/>
            </w:tcBorders>
            <w:shd w:val="clear" w:color="auto" w:fill="auto"/>
            <w:vAlign w:val="center"/>
            <w:hideMark/>
          </w:tcPr>
          <w:p w14:paraId="4E7F0C52"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01</w:t>
            </w:r>
          </w:p>
        </w:tc>
        <w:tc>
          <w:tcPr>
            <w:tcW w:w="839" w:type="pct"/>
            <w:tcBorders>
              <w:top w:val="nil"/>
              <w:left w:val="nil"/>
              <w:bottom w:val="single" w:sz="4" w:space="0" w:color="auto"/>
              <w:right w:val="single" w:sz="4" w:space="0" w:color="auto"/>
            </w:tcBorders>
            <w:shd w:val="clear" w:color="auto" w:fill="auto"/>
            <w:vAlign w:val="center"/>
            <w:hideMark/>
          </w:tcPr>
          <w:p w14:paraId="7B0891D5"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02</w:t>
            </w:r>
          </w:p>
        </w:tc>
        <w:tc>
          <w:tcPr>
            <w:tcW w:w="397" w:type="pct"/>
            <w:tcBorders>
              <w:top w:val="nil"/>
              <w:left w:val="nil"/>
              <w:bottom w:val="single" w:sz="4" w:space="0" w:color="auto"/>
              <w:right w:val="single" w:sz="4" w:space="0" w:color="auto"/>
            </w:tcBorders>
            <w:shd w:val="clear" w:color="auto" w:fill="auto"/>
            <w:vAlign w:val="center"/>
            <w:hideMark/>
          </w:tcPr>
          <w:p w14:paraId="12CF95BD"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03</w:t>
            </w:r>
          </w:p>
        </w:tc>
        <w:tc>
          <w:tcPr>
            <w:tcW w:w="394" w:type="pct"/>
            <w:tcBorders>
              <w:top w:val="nil"/>
              <w:left w:val="nil"/>
              <w:bottom w:val="single" w:sz="4" w:space="0" w:color="auto"/>
              <w:right w:val="single" w:sz="4" w:space="0" w:color="auto"/>
            </w:tcBorders>
            <w:shd w:val="clear" w:color="auto" w:fill="auto"/>
            <w:vAlign w:val="center"/>
            <w:hideMark/>
          </w:tcPr>
          <w:p w14:paraId="40B022CA"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04</w:t>
            </w:r>
          </w:p>
        </w:tc>
        <w:tc>
          <w:tcPr>
            <w:tcW w:w="409" w:type="pct"/>
            <w:tcBorders>
              <w:top w:val="nil"/>
              <w:left w:val="nil"/>
              <w:bottom w:val="single" w:sz="4" w:space="0" w:color="auto"/>
              <w:right w:val="single" w:sz="4" w:space="0" w:color="auto"/>
            </w:tcBorders>
            <w:shd w:val="clear" w:color="auto" w:fill="auto"/>
            <w:vAlign w:val="center"/>
            <w:hideMark/>
          </w:tcPr>
          <w:p w14:paraId="403382E3"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05</w:t>
            </w:r>
          </w:p>
        </w:tc>
        <w:tc>
          <w:tcPr>
            <w:tcW w:w="527" w:type="pct"/>
            <w:tcBorders>
              <w:top w:val="nil"/>
              <w:left w:val="nil"/>
              <w:bottom w:val="single" w:sz="4" w:space="0" w:color="auto"/>
              <w:right w:val="single" w:sz="4" w:space="0" w:color="auto"/>
            </w:tcBorders>
            <w:shd w:val="clear" w:color="auto" w:fill="auto"/>
            <w:vAlign w:val="center"/>
            <w:hideMark/>
          </w:tcPr>
          <w:p w14:paraId="133120B3"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06</w:t>
            </w:r>
          </w:p>
        </w:tc>
        <w:tc>
          <w:tcPr>
            <w:tcW w:w="500" w:type="pct"/>
            <w:tcBorders>
              <w:top w:val="nil"/>
              <w:left w:val="nil"/>
              <w:bottom w:val="single" w:sz="4" w:space="0" w:color="auto"/>
              <w:right w:val="single" w:sz="4" w:space="0" w:color="auto"/>
            </w:tcBorders>
            <w:shd w:val="clear" w:color="auto" w:fill="auto"/>
            <w:vAlign w:val="center"/>
            <w:hideMark/>
          </w:tcPr>
          <w:p w14:paraId="5EC02B86"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07</w:t>
            </w:r>
          </w:p>
        </w:tc>
        <w:tc>
          <w:tcPr>
            <w:tcW w:w="453" w:type="pct"/>
            <w:tcBorders>
              <w:top w:val="nil"/>
              <w:left w:val="nil"/>
              <w:bottom w:val="single" w:sz="4" w:space="0" w:color="auto"/>
              <w:right w:val="single" w:sz="4" w:space="0" w:color="auto"/>
            </w:tcBorders>
            <w:shd w:val="clear" w:color="auto" w:fill="auto"/>
            <w:vAlign w:val="center"/>
            <w:hideMark/>
          </w:tcPr>
          <w:p w14:paraId="0D528BE0"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08</w:t>
            </w:r>
          </w:p>
        </w:tc>
        <w:tc>
          <w:tcPr>
            <w:tcW w:w="464" w:type="pct"/>
            <w:tcBorders>
              <w:top w:val="nil"/>
              <w:left w:val="nil"/>
              <w:bottom w:val="single" w:sz="4" w:space="0" w:color="auto"/>
              <w:right w:val="single" w:sz="4" w:space="0" w:color="auto"/>
            </w:tcBorders>
            <w:shd w:val="clear" w:color="auto" w:fill="auto"/>
            <w:vAlign w:val="center"/>
            <w:hideMark/>
          </w:tcPr>
          <w:p w14:paraId="32CCBBD6"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09</w:t>
            </w:r>
          </w:p>
        </w:tc>
        <w:tc>
          <w:tcPr>
            <w:tcW w:w="540" w:type="pct"/>
            <w:tcBorders>
              <w:top w:val="nil"/>
              <w:left w:val="nil"/>
              <w:bottom w:val="single" w:sz="4" w:space="0" w:color="auto"/>
              <w:right w:val="single" w:sz="4" w:space="0" w:color="auto"/>
            </w:tcBorders>
            <w:shd w:val="clear" w:color="auto" w:fill="auto"/>
            <w:vAlign w:val="center"/>
            <w:hideMark/>
          </w:tcPr>
          <w:p w14:paraId="734EC1B4"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10</w:t>
            </w:r>
          </w:p>
        </w:tc>
      </w:tr>
      <w:tr w:rsidR="00AB2B09" w:rsidRPr="006E0E9F" w14:paraId="04D459FA" w14:textId="77777777" w:rsidTr="00E80DD3">
        <w:trPr>
          <w:trHeight w:val="290"/>
        </w:trPr>
        <w:tc>
          <w:tcPr>
            <w:tcW w:w="478" w:type="pct"/>
            <w:vMerge w:val="restart"/>
            <w:tcBorders>
              <w:top w:val="nil"/>
              <w:left w:val="single" w:sz="4" w:space="0" w:color="auto"/>
              <w:bottom w:val="single" w:sz="4" w:space="0" w:color="auto"/>
              <w:right w:val="single" w:sz="4" w:space="0" w:color="auto"/>
            </w:tcBorders>
            <w:shd w:val="clear" w:color="auto" w:fill="auto"/>
            <w:vAlign w:val="center"/>
            <w:hideMark/>
          </w:tcPr>
          <w:p w14:paraId="10F7D951"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Area Description</w:t>
            </w:r>
          </w:p>
        </w:tc>
        <w:tc>
          <w:tcPr>
            <w:tcW w:w="839" w:type="pct"/>
            <w:vMerge w:val="restart"/>
            <w:tcBorders>
              <w:top w:val="nil"/>
              <w:left w:val="single" w:sz="4" w:space="0" w:color="auto"/>
              <w:bottom w:val="single" w:sz="4" w:space="0" w:color="auto"/>
              <w:right w:val="single" w:sz="4" w:space="0" w:color="auto"/>
            </w:tcBorders>
            <w:shd w:val="clear" w:color="auto" w:fill="auto"/>
            <w:vAlign w:val="center"/>
            <w:hideMark/>
          </w:tcPr>
          <w:p w14:paraId="0F58A4F0"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Specific Area Type per Table 140.7-B</w:t>
            </w:r>
          </w:p>
        </w:tc>
        <w:tc>
          <w:tcPr>
            <w:tcW w:w="1200" w:type="pct"/>
            <w:gridSpan w:val="3"/>
            <w:tcBorders>
              <w:top w:val="single" w:sz="4" w:space="0" w:color="auto"/>
              <w:left w:val="nil"/>
              <w:bottom w:val="single" w:sz="4" w:space="0" w:color="auto"/>
              <w:right w:val="single" w:sz="4" w:space="0" w:color="auto"/>
            </w:tcBorders>
            <w:shd w:val="clear" w:color="auto" w:fill="auto"/>
            <w:vAlign w:val="center"/>
            <w:hideMark/>
          </w:tcPr>
          <w:p w14:paraId="56BC3A9E" w14:textId="77777777" w:rsidR="00AB2B09" w:rsidRPr="006E0E9F" w:rsidRDefault="00AB2B09" w:rsidP="00074174">
            <w:pPr>
              <w:spacing w:after="0" w:line="240" w:lineRule="auto"/>
              <w:jc w:val="center"/>
              <w:rPr>
                <w:rFonts w:ascii="Calibri" w:eastAsia="Times New Roman" w:hAnsi="Calibri" w:cs="Calibri"/>
                <w:b/>
                <w:bCs/>
              </w:rPr>
            </w:pPr>
            <w:r w:rsidRPr="006E0E9F">
              <w:rPr>
                <w:rFonts w:ascii="Calibri" w:eastAsia="Times New Roman" w:hAnsi="Calibri" w:cs="Calibri"/>
                <w:b/>
                <w:bCs/>
              </w:rPr>
              <w:t>CALCULATED ALLOWANCE (Watts)</w:t>
            </w:r>
          </w:p>
        </w:tc>
        <w:tc>
          <w:tcPr>
            <w:tcW w:w="1944" w:type="pct"/>
            <w:gridSpan w:val="4"/>
            <w:tcBorders>
              <w:top w:val="single" w:sz="4" w:space="0" w:color="auto"/>
              <w:left w:val="nil"/>
              <w:bottom w:val="single" w:sz="4" w:space="0" w:color="auto"/>
              <w:right w:val="single" w:sz="4" w:space="0" w:color="auto"/>
            </w:tcBorders>
            <w:shd w:val="clear" w:color="auto" w:fill="auto"/>
            <w:vAlign w:val="center"/>
            <w:hideMark/>
          </w:tcPr>
          <w:p w14:paraId="0E21986B" w14:textId="77777777" w:rsidR="00AB2B09" w:rsidRPr="006E0E9F" w:rsidRDefault="00AB2B09" w:rsidP="00074174">
            <w:pPr>
              <w:spacing w:after="0" w:line="240" w:lineRule="auto"/>
              <w:jc w:val="center"/>
              <w:rPr>
                <w:rFonts w:ascii="Calibri" w:eastAsia="Times New Roman" w:hAnsi="Calibri" w:cs="Calibri"/>
                <w:b/>
                <w:bCs/>
              </w:rPr>
            </w:pPr>
            <w:r w:rsidRPr="006E0E9F">
              <w:rPr>
                <w:rFonts w:ascii="Calibri" w:eastAsia="Times New Roman" w:hAnsi="Calibri" w:cs="Calibri"/>
                <w:b/>
                <w:bCs/>
              </w:rPr>
              <w:t>DESIGN WATTS</w:t>
            </w:r>
          </w:p>
        </w:tc>
        <w:tc>
          <w:tcPr>
            <w:tcW w:w="540" w:type="pct"/>
            <w:vMerge w:val="restart"/>
            <w:tcBorders>
              <w:top w:val="nil"/>
              <w:left w:val="single" w:sz="4" w:space="0" w:color="auto"/>
              <w:bottom w:val="single" w:sz="4" w:space="0" w:color="auto"/>
              <w:right w:val="single" w:sz="4" w:space="0" w:color="auto"/>
            </w:tcBorders>
            <w:shd w:val="clear" w:color="auto" w:fill="auto"/>
            <w:vAlign w:val="center"/>
            <w:hideMark/>
          </w:tcPr>
          <w:p w14:paraId="39E0EC41"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Additional Allowance (Watts)</w:t>
            </w:r>
          </w:p>
        </w:tc>
      </w:tr>
      <w:tr w:rsidR="00074174" w:rsidRPr="006E0E9F" w14:paraId="7D1C8196" w14:textId="77777777" w:rsidTr="00E80DD3">
        <w:trPr>
          <w:trHeight w:val="780"/>
        </w:trPr>
        <w:tc>
          <w:tcPr>
            <w:tcW w:w="478" w:type="pct"/>
            <w:vMerge/>
            <w:tcBorders>
              <w:top w:val="nil"/>
              <w:left w:val="single" w:sz="4" w:space="0" w:color="auto"/>
              <w:bottom w:val="single" w:sz="4" w:space="0" w:color="auto"/>
              <w:right w:val="single" w:sz="4" w:space="0" w:color="auto"/>
            </w:tcBorders>
            <w:shd w:val="clear" w:color="auto" w:fill="auto"/>
            <w:vAlign w:val="center"/>
            <w:hideMark/>
          </w:tcPr>
          <w:p w14:paraId="618C6F8F" w14:textId="77777777" w:rsidR="00AB2B09" w:rsidRPr="006E0E9F" w:rsidRDefault="00AB2B09" w:rsidP="00074174">
            <w:pPr>
              <w:spacing w:after="0" w:line="240" w:lineRule="auto"/>
              <w:rPr>
                <w:rFonts w:ascii="Calibri" w:eastAsia="Times New Roman" w:hAnsi="Calibri" w:cs="Calibri"/>
              </w:rPr>
            </w:pPr>
          </w:p>
        </w:tc>
        <w:tc>
          <w:tcPr>
            <w:tcW w:w="839" w:type="pct"/>
            <w:vMerge/>
            <w:tcBorders>
              <w:top w:val="nil"/>
              <w:left w:val="single" w:sz="4" w:space="0" w:color="auto"/>
              <w:bottom w:val="single" w:sz="4" w:space="0" w:color="auto"/>
              <w:right w:val="single" w:sz="4" w:space="0" w:color="auto"/>
            </w:tcBorders>
            <w:shd w:val="clear" w:color="auto" w:fill="auto"/>
            <w:vAlign w:val="center"/>
            <w:hideMark/>
          </w:tcPr>
          <w:p w14:paraId="63A0B370" w14:textId="77777777" w:rsidR="00AB2B09" w:rsidRPr="006E0E9F" w:rsidRDefault="00AB2B09" w:rsidP="00074174">
            <w:pPr>
              <w:spacing w:after="0" w:line="240" w:lineRule="auto"/>
              <w:rPr>
                <w:rFonts w:ascii="Calibri" w:eastAsia="Times New Roman" w:hAnsi="Calibri" w:cs="Calibri"/>
              </w:rPr>
            </w:pPr>
          </w:p>
        </w:tc>
        <w:tc>
          <w:tcPr>
            <w:tcW w:w="397" w:type="pct"/>
            <w:tcBorders>
              <w:top w:val="nil"/>
              <w:left w:val="nil"/>
              <w:bottom w:val="single" w:sz="4" w:space="0" w:color="auto"/>
              <w:right w:val="single" w:sz="4" w:space="0" w:color="auto"/>
            </w:tcBorders>
            <w:shd w:val="clear" w:color="auto" w:fill="auto"/>
            <w:vAlign w:val="center"/>
            <w:hideMark/>
          </w:tcPr>
          <w:p w14:paraId="2710BE82"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Specific</w:t>
            </w:r>
            <w:r w:rsidRPr="006E0E9F">
              <w:rPr>
                <w:rFonts w:ascii="Calibri" w:eastAsia="Times New Roman" w:hAnsi="Calibri" w:cs="Calibri"/>
              </w:rPr>
              <w:br/>
              <w:t>Area (ft</w:t>
            </w:r>
            <w:r w:rsidRPr="006E0E9F">
              <w:rPr>
                <w:rFonts w:ascii="Calibri" w:eastAsia="Times New Roman" w:hAnsi="Calibri" w:cs="Calibri"/>
                <w:vertAlign w:val="superscript"/>
              </w:rPr>
              <w:t>2</w:t>
            </w:r>
            <w:r w:rsidRPr="006E0E9F">
              <w:rPr>
                <w:rFonts w:ascii="Calibri" w:eastAsia="Times New Roman" w:hAnsi="Calibri" w:cs="Calibri"/>
              </w:rPr>
              <w:t>)</w:t>
            </w:r>
            <w:r w:rsidRPr="006E0E9F">
              <w:rPr>
                <w:rFonts w:ascii="Calibri" w:eastAsia="Times New Roman" w:hAnsi="Calibri" w:cs="Calibri"/>
                <w:vertAlign w:val="superscript"/>
              </w:rPr>
              <w:t>1</w:t>
            </w:r>
          </w:p>
        </w:tc>
        <w:tc>
          <w:tcPr>
            <w:tcW w:w="394" w:type="pct"/>
            <w:tcBorders>
              <w:top w:val="nil"/>
              <w:left w:val="nil"/>
              <w:bottom w:val="single" w:sz="4" w:space="0" w:color="auto"/>
              <w:right w:val="single" w:sz="4" w:space="0" w:color="auto"/>
            </w:tcBorders>
            <w:shd w:val="clear" w:color="auto" w:fill="auto"/>
            <w:vAlign w:val="center"/>
            <w:hideMark/>
          </w:tcPr>
          <w:p w14:paraId="48694D81"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Allowed Density (W/ft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409" w:type="pct"/>
            <w:tcBorders>
              <w:top w:val="nil"/>
              <w:left w:val="nil"/>
              <w:bottom w:val="single" w:sz="4" w:space="0" w:color="auto"/>
              <w:right w:val="single" w:sz="4" w:space="0" w:color="auto"/>
            </w:tcBorders>
            <w:shd w:val="clear" w:color="auto" w:fill="auto"/>
            <w:vAlign w:val="center"/>
            <w:hideMark/>
          </w:tcPr>
          <w:p w14:paraId="0ACF2442"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Extra Allowance (Watts)</w:t>
            </w:r>
          </w:p>
        </w:tc>
        <w:tc>
          <w:tcPr>
            <w:tcW w:w="527" w:type="pct"/>
            <w:tcBorders>
              <w:top w:val="nil"/>
              <w:left w:val="nil"/>
              <w:bottom w:val="single" w:sz="4" w:space="0" w:color="auto"/>
              <w:right w:val="single" w:sz="4" w:space="0" w:color="auto"/>
            </w:tcBorders>
            <w:shd w:val="clear" w:color="auto" w:fill="auto"/>
            <w:vAlign w:val="center"/>
            <w:hideMark/>
          </w:tcPr>
          <w:p w14:paraId="47AEBC03"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Luminaire Name or Item Tag</w:t>
            </w:r>
          </w:p>
        </w:tc>
        <w:tc>
          <w:tcPr>
            <w:tcW w:w="500" w:type="pct"/>
            <w:tcBorders>
              <w:top w:val="nil"/>
              <w:left w:val="nil"/>
              <w:bottom w:val="single" w:sz="4" w:space="0" w:color="auto"/>
              <w:right w:val="single" w:sz="4" w:space="0" w:color="auto"/>
            </w:tcBorders>
            <w:shd w:val="clear" w:color="auto" w:fill="auto"/>
            <w:vAlign w:val="center"/>
            <w:hideMark/>
          </w:tcPr>
          <w:p w14:paraId="156F963C"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Watts per Luminaire</w:t>
            </w:r>
            <w:r w:rsidRPr="006E0E9F">
              <w:rPr>
                <w:rFonts w:ascii="Calibri" w:eastAsia="Times New Roman" w:hAnsi="Calibri" w:cs="Calibri"/>
                <w:vertAlign w:val="superscript"/>
              </w:rPr>
              <w:t>2</w:t>
            </w:r>
          </w:p>
        </w:tc>
        <w:tc>
          <w:tcPr>
            <w:tcW w:w="453" w:type="pct"/>
            <w:tcBorders>
              <w:top w:val="nil"/>
              <w:left w:val="nil"/>
              <w:bottom w:val="single" w:sz="4" w:space="0" w:color="auto"/>
              <w:right w:val="single" w:sz="4" w:space="0" w:color="auto"/>
            </w:tcBorders>
            <w:shd w:val="clear" w:color="auto" w:fill="auto"/>
            <w:vAlign w:val="center"/>
            <w:hideMark/>
          </w:tcPr>
          <w:p w14:paraId="74E338C9"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 of Luminaires</w:t>
            </w:r>
            <w:r w:rsidRPr="006E0E9F">
              <w:rPr>
                <w:rFonts w:ascii="Calibri" w:eastAsia="Times New Roman" w:hAnsi="Calibri" w:cs="Calibri"/>
                <w:vertAlign w:val="superscript"/>
              </w:rPr>
              <w:t>2</w:t>
            </w:r>
          </w:p>
        </w:tc>
        <w:tc>
          <w:tcPr>
            <w:tcW w:w="464" w:type="pct"/>
            <w:tcBorders>
              <w:top w:val="nil"/>
              <w:left w:val="nil"/>
              <w:bottom w:val="single" w:sz="4" w:space="0" w:color="auto"/>
              <w:right w:val="single" w:sz="4" w:space="0" w:color="auto"/>
            </w:tcBorders>
            <w:shd w:val="clear" w:color="auto" w:fill="auto"/>
            <w:vAlign w:val="center"/>
            <w:hideMark/>
          </w:tcPr>
          <w:p w14:paraId="4C0671AD"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Design Watts</w:t>
            </w:r>
          </w:p>
        </w:tc>
        <w:tc>
          <w:tcPr>
            <w:tcW w:w="540" w:type="pct"/>
            <w:vMerge/>
            <w:tcBorders>
              <w:top w:val="nil"/>
              <w:left w:val="single" w:sz="4" w:space="0" w:color="auto"/>
              <w:bottom w:val="single" w:sz="4" w:space="0" w:color="auto"/>
              <w:right w:val="single" w:sz="4" w:space="0" w:color="auto"/>
            </w:tcBorders>
            <w:shd w:val="clear" w:color="auto" w:fill="auto"/>
            <w:vAlign w:val="center"/>
            <w:hideMark/>
          </w:tcPr>
          <w:p w14:paraId="2E43E106" w14:textId="77777777" w:rsidR="00AB2B09" w:rsidRPr="006E0E9F" w:rsidRDefault="00AB2B09" w:rsidP="00074174">
            <w:pPr>
              <w:spacing w:after="0" w:line="240" w:lineRule="auto"/>
              <w:rPr>
                <w:rFonts w:ascii="Calibri" w:eastAsia="Times New Roman" w:hAnsi="Calibri" w:cs="Calibri"/>
              </w:rPr>
            </w:pPr>
          </w:p>
        </w:tc>
      </w:tr>
      <w:tr w:rsidR="00074174" w:rsidRPr="006E0E9F" w14:paraId="1A316C5E" w14:textId="77777777" w:rsidTr="00E80DD3">
        <w:trPr>
          <w:trHeight w:val="441"/>
        </w:trPr>
        <w:tc>
          <w:tcPr>
            <w:tcW w:w="478" w:type="pct"/>
            <w:tcBorders>
              <w:top w:val="nil"/>
              <w:left w:val="single" w:sz="4" w:space="0" w:color="auto"/>
              <w:bottom w:val="single" w:sz="4" w:space="0" w:color="auto"/>
              <w:right w:val="single" w:sz="4" w:space="0" w:color="auto"/>
            </w:tcBorders>
            <w:shd w:val="clear" w:color="auto" w:fill="auto"/>
            <w:vAlign w:val="center"/>
            <w:hideMark/>
          </w:tcPr>
          <w:p w14:paraId="49A45299" w14:textId="77777777" w:rsidR="00AB2B09" w:rsidRPr="006E0E9F" w:rsidRDefault="00AB2B09" w:rsidP="00074174">
            <w:pPr>
              <w:spacing w:after="0" w:line="240" w:lineRule="auto"/>
              <w:jc w:val="center"/>
              <w:rPr>
                <w:rFonts w:ascii="Calibri" w:eastAsia="Times New Roman" w:hAnsi="Calibri" w:cs="Calibri"/>
                <w:b/>
                <w:bCs/>
              </w:rPr>
            </w:pPr>
            <w:r w:rsidRPr="006E0E9F">
              <w:rPr>
                <w:rFonts w:ascii="Calibri" w:eastAsia="Times New Roman" w:hAnsi="Calibri" w:cs="Calibri"/>
                <w:b/>
                <w:bCs/>
              </w:rPr>
              <w:t> </w:t>
            </w:r>
          </w:p>
        </w:tc>
        <w:tc>
          <w:tcPr>
            <w:tcW w:w="839" w:type="pct"/>
            <w:tcBorders>
              <w:top w:val="nil"/>
              <w:left w:val="nil"/>
              <w:bottom w:val="single" w:sz="4" w:space="0" w:color="auto"/>
              <w:right w:val="single" w:sz="4" w:space="0" w:color="auto"/>
            </w:tcBorders>
            <w:shd w:val="clear" w:color="auto" w:fill="auto"/>
            <w:vAlign w:val="center"/>
            <w:hideMark/>
          </w:tcPr>
          <w:p w14:paraId="4001A235" w14:textId="77777777" w:rsidR="00AB2B09" w:rsidRPr="006E0E9F" w:rsidRDefault="00AB2B09" w:rsidP="00074174">
            <w:pPr>
              <w:spacing w:after="0" w:line="240" w:lineRule="auto"/>
              <w:jc w:val="center"/>
              <w:rPr>
                <w:rFonts w:ascii="Calibri" w:eastAsia="Times New Roman" w:hAnsi="Calibri" w:cs="Calibri"/>
                <w:i/>
                <w:iCs/>
              </w:rPr>
            </w:pPr>
          </w:p>
        </w:tc>
        <w:tc>
          <w:tcPr>
            <w:tcW w:w="397" w:type="pct"/>
            <w:tcBorders>
              <w:top w:val="nil"/>
              <w:left w:val="nil"/>
              <w:bottom w:val="single" w:sz="4" w:space="0" w:color="auto"/>
              <w:right w:val="single" w:sz="4" w:space="0" w:color="auto"/>
            </w:tcBorders>
            <w:shd w:val="clear" w:color="auto" w:fill="auto"/>
            <w:vAlign w:val="center"/>
            <w:hideMark/>
          </w:tcPr>
          <w:p w14:paraId="19B890F1"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394" w:type="pct"/>
            <w:tcBorders>
              <w:top w:val="nil"/>
              <w:left w:val="nil"/>
              <w:bottom w:val="single" w:sz="4" w:space="0" w:color="auto"/>
              <w:right w:val="single" w:sz="4" w:space="0" w:color="auto"/>
            </w:tcBorders>
            <w:shd w:val="clear" w:color="auto" w:fill="auto"/>
            <w:vAlign w:val="center"/>
            <w:hideMark/>
          </w:tcPr>
          <w:p w14:paraId="589D1E2E" w14:textId="77777777" w:rsidR="00AB2B09" w:rsidRPr="006E0E9F" w:rsidRDefault="00AB2B09" w:rsidP="00074174">
            <w:pPr>
              <w:spacing w:after="0" w:line="240" w:lineRule="auto"/>
              <w:jc w:val="center"/>
              <w:rPr>
                <w:rFonts w:ascii="Calibri" w:eastAsia="Times New Roman" w:hAnsi="Calibri" w:cs="Calibri"/>
                <w:b/>
                <w:bCs/>
              </w:rPr>
            </w:pPr>
          </w:p>
        </w:tc>
        <w:tc>
          <w:tcPr>
            <w:tcW w:w="409" w:type="pct"/>
            <w:tcBorders>
              <w:top w:val="nil"/>
              <w:left w:val="nil"/>
              <w:bottom w:val="single" w:sz="4" w:space="0" w:color="auto"/>
              <w:right w:val="single" w:sz="4" w:space="0" w:color="auto"/>
            </w:tcBorders>
            <w:shd w:val="clear" w:color="auto" w:fill="auto"/>
            <w:vAlign w:val="center"/>
            <w:hideMark/>
          </w:tcPr>
          <w:p w14:paraId="1E9BA022" w14:textId="77777777" w:rsidR="00AB2B09" w:rsidRPr="006E0E9F" w:rsidRDefault="00AB2B09" w:rsidP="00074174">
            <w:pPr>
              <w:spacing w:after="0" w:line="240" w:lineRule="auto"/>
              <w:jc w:val="center"/>
              <w:rPr>
                <w:rFonts w:ascii="Calibri" w:eastAsia="Times New Roman" w:hAnsi="Calibri" w:cs="Calibri"/>
              </w:rPr>
            </w:pPr>
          </w:p>
        </w:tc>
        <w:tc>
          <w:tcPr>
            <w:tcW w:w="527" w:type="pct"/>
            <w:tcBorders>
              <w:top w:val="nil"/>
              <w:left w:val="nil"/>
              <w:bottom w:val="single" w:sz="4" w:space="0" w:color="auto"/>
              <w:right w:val="single" w:sz="4" w:space="0" w:color="auto"/>
            </w:tcBorders>
            <w:shd w:val="clear" w:color="auto" w:fill="auto"/>
            <w:vAlign w:val="center"/>
            <w:hideMark/>
          </w:tcPr>
          <w:p w14:paraId="535AEE86" w14:textId="77777777" w:rsidR="00AB2B09" w:rsidRPr="006E0E9F" w:rsidRDefault="00AB2B09" w:rsidP="00074174">
            <w:pPr>
              <w:spacing w:after="0" w:line="240" w:lineRule="auto"/>
              <w:jc w:val="center"/>
              <w:rPr>
                <w:rFonts w:ascii="Calibri" w:eastAsia="Times New Roman" w:hAnsi="Calibri" w:cs="Calibri"/>
                <w:b/>
                <w:bCs/>
              </w:rPr>
            </w:pPr>
          </w:p>
        </w:tc>
        <w:tc>
          <w:tcPr>
            <w:tcW w:w="500" w:type="pct"/>
            <w:tcBorders>
              <w:top w:val="nil"/>
              <w:left w:val="nil"/>
              <w:bottom w:val="single" w:sz="4" w:space="0" w:color="auto"/>
              <w:right w:val="single" w:sz="4" w:space="0" w:color="auto"/>
            </w:tcBorders>
            <w:shd w:val="clear" w:color="auto" w:fill="auto"/>
            <w:vAlign w:val="center"/>
            <w:hideMark/>
          </w:tcPr>
          <w:p w14:paraId="627D7108" w14:textId="77777777" w:rsidR="00AB2B09" w:rsidRPr="006E0E9F" w:rsidRDefault="00AB2B09" w:rsidP="00074174">
            <w:pPr>
              <w:spacing w:after="0" w:line="240" w:lineRule="auto"/>
              <w:jc w:val="center"/>
              <w:rPr>
                <w:rFonts w:ascii="Calibri" w:eastAsia="Times New Roman" w:hAnsi="Calibri" w:cs="Calibri"/>
                <w:b/>
                <w:bCs/>
              </w:rPr>
            </w:pPr>
          </w:p>
        </w:tc>
        <w:tc>
          <w:tcPr>
            <w:tcW w:w="453" w:type="pct"/>
            <w:tcBorders>
              <w:top w:val="nil"/>
              <w:left w:val="nil"/>
              <w:bottom w:val="single" w:sz="4" w:space="0" w:color="auto"/>
              <w:right w:val="single" w:sz="4" w:space="0" w:color="auto"/>
            </w:tcBorders>
            <w:shd w:val="clear" w:color="auto" w:fill="auto"/>
            <w:vAlign w:val="center"/>
            <w:hideMark/>
          </w:tcPr>
          <w:p w14:paraId="01661E65" w14:textId="77777777" w:rsidR="00AB2B09" w:rsidRPr="006E0E9F" w:rsidRDefault="00AB2B09" w:rsidP="00074174">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464" w:type="pct"/>
            <w:tcBorders>
              <w:top w:val="nil"/>
              <w:left w:val="nil"/>
              <w:bottom w:val="single" w:sz="4" w:space="0" w:color="auto"/>
              <w:right w:val="single" w:sz="4" w:space="0" w:color="auto"/>
            </w:tcBorders>
            <w:shd w:val="clear" w:color="auto" w:fill="auto"/>
            <w:vAlign w:val="center"/>
            <w:hideMark/>
          </w:tcPr>
          <w:p w14:paraId="45A8BE0A" w14:textId="77777777" w:rsidR="00AB2B09" w:rsidRPr="006E0E9F" w:rsidRDefault="00AB2B09" w:rsidP="00074174">
            <w:pPr>
              <w:spacing w:after="0" w:line="240" w:lineRule="auto"/>
              <w:jc w:val="center"/>
              <w:rPr>
                <w:rFonts w:ascii="Calibri" w:eastAsia="Times New Roman" w:hAnsi="Calibri" w:cs="Calibri"/>
              </w:rPr>
            </w:pPr>
          </w:p>
        </w:tc>
        <w:tc>
          <w:tcPr>
            <w:tcW w:w="540" w:type="pct"/>
            <w:tcBorders>
              <w:top w:val="nil"/>
              <w:left w:val="nil"/>
              <w:bottom w:val="single" w:sz="4" w:space="0" w:color="auto"/>
              <w:right w:val="single" w:sz="4" w:space="0" w:color="auto"/>
            </w:tcBorders>
            <w:shd w:val="clear" w:color="auto" w:fill="auto"/>
            <w:vAlign w:val="center"/>
            <w:hideMark/>
          </w:tcPr>
          <w:p w14:paraId="758F6C0F" w14:textId="77777777" w:rsidR="00AB2B09" w:rsidRPr="006E0E9F" w:rsidRDefault="00AB2B09" w:rsidP="00074174">
            <w:pPr>
              <w:spacing w:after="0" w:line="240" w:lineRule="auto"/>
              <w:jc w:val="center"/>
              <w:rPr>
                <w:rFonts w:ascii="Calibri" w:eastAsia="Times New Roman" w:hAnsi="Calibri" w:cs="Calibri"/>
                <w:b/>
                <w:bCs/>
              </w:rPr>
            </w:pPr>
            <w:r w:rsidRPr="006E0E9F">
              <w:rPr>
                <w:rFonts w:ascii="Calibri" w:eastAsia="Times New Roman" w:hAnsi="Calibri" w:cs="Calibri"/>
                <w:b/>
                <w:bCs/>
              </w:rPr>
              <w:t> </w:t>
            </w:r>
          </w:p>
        </w:tc>
      </w:tr>
      <w:tr w:rsidR="00074174" w:rsidRPr="006E0E9F" w14:paraId="51FF6541" w14:textId="77777777" w:rsidTr="00E80DD3">
        <w:trPr>
          <w:trHeight w:val="870"/>
        </w:trPr>
        <w:tc>
          <w:tcPr>
            <w:tcW w:w="3044" w:type="pct"/>
            <w:gridSpan w:val="6"/>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36BE162" w14:textId="77777777" w:rsidR="00074174" w:rsidRPr="00074174" w:rsidRDefault="00074174" w:rsidP="00074174">
            <w:pPr>
              <w:spacing w:after="0" w:line="240" w:lineRule="auto"/>
              <w:rPr>
                <w:rFonts w:ascii="Calibri" w:eastAsia="Times New Roman" w:hAnsi="Calibri" w:cs="Calibri"/>
                <w:b/>
                <w:bCs/>
                <w:sz w:val="20"/>
                <w:szCs w:val="20"/>
              </w:rPr>
            </w:pPr>
            <w:r w:rsidRPr="00074174">
              <w:rPr>
                <w:rFonts w:ascii="Calibri" w:eastAsia="Times New Roman" w:hAnsi="Calibri" w:cs="Calibri"/>
                <w:i/>
                <w:iCs/>
                <w:sz w:val="20"/>
                <w:szCs w:val="20"/>
                <w:vertAlign w:val="superscript"/>
              </w:rPr>
              <w:t xml:space="preserve">1 </w:t>
            </w:r>
            <w:r w:rsidRPr="00074174">
              <w:rPr>
                <w:rFonts w:ascii="Calibri" w:eastAsia="Times New Roman" w:hAnsi="Calibri" w:cs="Calibri"/>
                <w:i/>
                <w:iCs/>
                <w:sz w:val="20"/>
                <w:szCs w:val="20"/>
              </w:rPr>
              <w:t>FOOTNOTES: See Table 140.7-B/Table 170.2-S for the rules for calculating the specific areas (ft</w:t>
            </w:r>
            <w:r w:rsidRPr="00074174">
              <w:rPr>
                <w:rFonts w:ascii="Calibri" w:eastAsia="Times New Roman" w:hAnsi="Calibri" w:cs="Calibri"/>
                <w:i/>
                <w:iCs/>
                <w:sz w:val="20"/>
                <w:szCs w:val="20"/>
                <w:vertAlign w:val="superscript"/>
              </w:rPr>
              <w:t>2</w:t>
            </w:r>
            <w:r w:rsidRPr="00074174">
              <w:rPr>
                <w:rFonts w:ascii="Calibri" w:eastAsia="Times New Roman" w:hAnsi="Calibri" w:cs="Calibri"/>
                <w:i/>
                <w:iCs/>
                <w:sz w:val="20"/>
                <w:szCs w:val="20"/>
              </w:rPr>
              <w:t xml:space="preserve">) for these additional lighting allowances. </w:t>
            </w:r>
          </w:p>
          <w:p w14:paraId="50F44F9B" w14:textId="7CB23009" w:rsidR="00074174" w:rsidRPr="006E0E9F" w:rsidRDefault="00074174" w:rsidP="00074174">
            <w:pPr>
              <w:spacing w:after="0" w:line="240" w:lineRule="auto"/>
              <w:rPr>
                <w:rFonts w:ascii="Calibri" w:eastAsia="Times New Roman" w:hAnsi="Calibri" w:cs="Calibri"/>
                <w:b/>
                <w:bCs/>
              </w:rPr>
            </w:pPr>
            <w:r w:rsidRPr="00074174">
              <w:rPr>
                <w:rFonts w:ascii="Calibri" w:eastAsia="Times New Roman" w:hAnsi="Calibri" w:cs="Calibri"/>
                <w:i/>
                <w:iCs/>
                <w:sz w:val="20"/>
                <w:szCs w:val="20"/>
                <w:vertAlign w:val="superscript"/>
              </w:rPr>
              <w:t>2</w:t>
            </w:r>
            <w:r w:rsidRPr="00074174">
              <w:rPr>
                <w:rFonts w:ascii="Calibri" w:eastAsia="Times New Roman" w:hAnsi="Calibri" w:cs="Calibri"/>
                <w:i/>
                <w:iCs/>
                <w:sz w:val="20"/>
                <w:szCs w:val="20"/>
              </w:rPr>
              <w:t xml:space="preserve"> For luminaires indicated in Table F as linear, wattage in column 07 is W/lf instead of Watts/luminaire.  Total linear feet for the luminaire should be indicated in column 08 instead of number of luminaires.</w:t>
            </w:r>
          </w:p>
        </w:tc>
        <w:tc>
          <w:tcPr>
            <w:tcW w:w="953"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4173509" w14:textId="21BA5D18" w:rsidR="00074174" w:rsidRPr="006E0E9F" w:rsidRDefault="00074174" w:rsidP="00074174">
            <w:pPr>
              <w:spacing w:after="0" w:line="240" w:lineRule="auto"/>
              <w:jc w:val="right"/>
              <w:rPr>
                <w:rFonts w:ascii="Calibri" w:eastAsia="Times New Roman" w:hAnsi="Calibri" w:cs="Calibri"/>
                <w:b/>
                <w:bCs/>
              </w:rPr>
            </w:pPr>
            <w:r w:rsidRPr="006E0E9F">
              <w:rPr>
                <w:rFonts w:ascii="Calibri" w:eastAsia="Times New Roman" w:hAnsi="Calibri" w:cs="Calibri"/>
                <w:b/>
                <w:bCs/>
              </w:rPr>
              <w:t>Total Design Watts for this Area:</w:t>
            </w:r>
          </w:p>
        </w:tc>
        <w:tc>
          <w:tcPr>
            <w:tcW w:w="464" w:type="pct"/>
            <w:tcBorders>
              <w:top w:val="nil"/>
              <w:left w:val="single" w:sz="4" w:space="0" w:color="auto"/>
              <w:bottom w:val="single" w:sz="4" w:space="0" w:color="auto"/>
              <w:right w:val="single" w:sz="4" w:space="0" w:color="auto"/>
            </w:tcBorders>
            <w:shd w:val="clear" w:color="auto" w:fill="auto"/>
            <w:vAlign w:val="center"/>
          </w:tcPr>
          <w:p w14:paraId="795A5F46" w14:textId="3CD300A2" w:rsidR="00074174" w:rsidRPr="006E0E9F" w:rsidRDefault="00074174" w:rsidP="00074174">
            <w:pPr>
              <w:spacing w:after="0" w:line="240" w:lineRule="auto"/>
              <w:jc w:val="center"/>
              <w:rPr>
                <w:rFonts w:ascii="Calibri" w:eastAsia="Times New Roman" w:hAnsi="Calibri" w:cs="Calibri"/>
              </w:rPr>
            </w:pPr>
          </w:p>
        </w:tc>
        <w:tc>
          <w:tcPr>
            <w:tcW w:w="540" w:type="pct"/>
            <w:tcBorders>
              <w:top w:val="nil"/>
              <w:left w:val="nil"/>
              <w:bottom w:val="single" w:sz="4" w:space="0" w:color="auto"/>
              <w:right w:val="single" w:sz="4" w:space="0" w:color="auto"/>
            </w:tcBorders>
            <w:shd w:val="clear" w:color="auto" w:fill="auto"/>
          </w:tcPr>
          <w:p w14:paraId="1B060BCD" w14:textId="1322E5B5" w:rsidR="00074174" w:rsidRPr="006E0E9F" w:rsidRDefault="00074174" w:rsidP="00074174">
            <w:pPr>
              <w:spacing w:after="0" w:line="240" w:lineRule="auto"/>
              <w:rPr>
                <w:rFonts w:ascii="Calibri" w:eastAsia="Times New Roman" w:hAnsi="Calibri" w:cs="Calibri"/>
              </w:rPr>
            </w:pPr>
          </w:p>
        </w:tc>
      </w:tr>
      <w:tr w:rsidR="00074174" w:rsidRPr="006E0E9F" w14:paraId="5EBFDE63" w14:textId="77777777" w:rsidTr="00E80DD3">
        <w:trPr>
          <w:trHeight w:val="300"/>
        </w:trPr>
        <w:tc>
          <w:tcPr>
            <w:tcW w:w="3044" w:type="pct"/>
            <w:gridSpan w:val="6"/>
            <w:vMerge/>
            <w:tcBorders>
              <w:left w:val="single" w:sz="4" w:space="0" w:color="auto"/>
              <w:bottom w:val="single" w:sz="4" w:space="0" w:color="auto"/>
              <w:right w:val="single" w:sz="4" w:space="0" w:color="auto"/>
            </w:tcBorders>
            <w:shd w:val="clear" w:color="auto" w:fill="auto"/>
            <w:hideMark/>
          </w:tcPr>
          <w:p w14:paraId="4DDC47C7" w14:textId="2F9F9EFE" w:rsidR="00074174" w:rsidRPr="006E0E9F" w:rsidRDefault="00074174" w:rsidP="00074174">
            <w:pPr>
              <w:spacing w:after="0" w:line="240" w:lineRule="auto"/>
              <w:rPr>
                <w:rFonts w:ascii="Calibri" w:eastAsia="Times New Roman" w:hAnsi="Calibri" w:cs="Calibri"/>
                <w:i/>
                <w:iCs/>
              </w:rPr>
            </w:pPr>
          </w:p>
        </w:tc>
        <w:tc>
          <w:tcPr>
            <w:tcW w:w="1416" w:type="pct"/>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F0830E" w14:textId="77777777" w:rsidR="00074174" w:rsidRDefault="00074174" w:rsidP="00074174">
            <w:pPr>
              <w:spacing w:after="0" w:line="240" w:lineRule="auto"/>
              <w:jc w:val="right"/>
              <w:rPr>
                <w:rFonts w:ascii="Calibri" w:eastAsia="Times New Roman" w:hAnsi="Calibri" w:cs="Calibri"/>
                <w:b/>
                <w:bCs/>
              </w:rPr>
            </w:pPr>
            <w:r w:rsidRPr="006E0E9F">
              <w:rPr>
                <w:rFonts w:ascii="Calibri" w:eastAsia="Times New Roman" w:hAnsi="Calibri" w:cs="Calibri"/>
              </w:rPr>
              <w:t> </w:t>
            </w:r>
            <w:r w:rsidRPr="006E0E9F">
              <w:rPr>
                <w:rFonts w:ascii="Calibri" w:eastAsia="Times New Roman" w:hAnsi="Calibri" w:cs="Calibri"/>
                <w:b/>
                <w:bCs/>
              </w:rPr>
              <w:t>Total Allowance</w:t>
            </w:r>
          </w:p>
          <w:p w14:paraId="7E02740A" w14:textId="65BA0220" w:rsidR="00074174" w:rsidRPr="006E0E9F" w:rsidRDefault="00074174" w:rsidP="00074174">
            <w:pPr>
              <w:spacing w:after="0" w:line="240" w:lineRule="auto"/>
              <w:jc w:val="right"/>
              <w:rPr>
                <w:rFonts w:ascii="Calibri" w:eastAsia="Times New Roman" w:hAnsi="Calibri" w:cs="Calibri"/>
                <w:i/>
                <w:iCs/>
              </w:rPr>
            </w:pPr>
            <w:r w:rsidRPr="006E0E9F">
              <w:rPr>
                <w:rFonts w:ascii="Calibri" w:eastAsia="Times New Roman" w:hAnsi="Calibri" w:cs="Calibri"/>
                <w:b/>
                <w:bCs/>
              </w:rPr>
              <w:t xml:space="preserve"> (Watts) All Areas:</w:t>
            </w:r>
          </w:p>
        </w:tc>
        <w:tc>
          <w:tcPr>
            <w:tcW w:w="5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3F2A8F15" w14:textId="05CC2351" w:rsidR="00074174" w:rsidRPr="006E0E9F" w:rsidRDefault="00074174" w:rsidP="00074174">
            <w:pPr>
              <w:spacing w:after="0" w:line="240" w:lineRule="auto"/>
              <w:jc w:val="center"/>
              <w:rPr>
                <w:rFonts w:ascii="Calibri" w:eastAsia="Times New Roman" w:hAnsi="Calibri" w:cs="Calibri"/>
                <w:i/>
                <w:iCs/>
              </w:rPr>
            </w:pPr>
          </w:p>
        </w:tc>
      </w:tr>
    </w:tbl>
    <w:p w14:paraId="55265E4F" w14:textId="3BFCE6CC" w:rsidR="00AB2B09" w:rsidRDefault="00AB2B09">
      <w:pPr>
        <w:rPr>
          <w:rFonts w:cstheme="minorHAnsi"/>
        </w:rPr>
      </w:pPr>
    </w:p>
    <w:p w14:paraId="702F01BD" w14:textId="77777777" w:rsidR="00AB2B09" w:rsidRDefault="00AB2B09">
      <w:pPr>
        <w:rPr>
          <w:rFonts w:cstheme="minorHAnsi"/>
        </w:rPr>
      </w:pPr>
    </w:p>
    <w:p w14:paraId="6829DAB9" w14:textId="03739373" w:rsidR="00311B0A" w:rsidRDefault="00311B0A" w:rsidP="007E75A2">
      <w:pPr>
        <w:rPr>
          <w:rFonts w:cstheme="minorHAnsi"/>
        </w:rPr>
      </w:pPr>
    </w:p>
    <w:p w14:paraId="03EC5F06" w14:textId="77777777" w:rsidR="009215F5" w:rsidRDefault="009215F5" w:rsidP="007E75A2">
      <w:pPr>
        <w:rPr>
          <w:rFonts w:cstheme="minorHAnsi"/>
        </w:rPr>
      </w:pPr>
    </w:p>
    <w:p w14:paraId="21338ABC" w14:textId="77777777" w:rsidR="00247076" w:rsidRDefault="00247076" w:rsidP="007E75A2">
      <w:pPr>
        <w:rPr>
          <w:rFonts w:cstheme="minorHAnsi"/>
        </w:rPr>
      </w:pPr>
    </w:p>
    <w:p w14:paraId="1D0585CB" w14:textId="77777777" w:rsidR="00003AFB" w:rsidRDefault="00003AFB" w:rsidP="007E75A2">
      <w:pPr>
        <w:rPr>
          <w:rFonts w:cstheme="minorHAnsi"/>
        </w:rPr>
      </w:pPr>
    </w:p>
    <w:p w14:paraId="3ACF8791" w14:textId="77777777" w:rsidR="00074174" w:rsidRDefault="00074174" w:rsidP="007E75A2">
      <w:pPr>
        <w:rPr>
          <w:rFonts w:cstheme="minorHAnsi"/>
        </w:rPr>
      </w:pPr>
    </w:p>
    <w:p w14:paraId="36585036" w14:textId="77777777" w:rsidR="00074174" w:rsidRDefault="00074174" w:rsidP="007E75A2">
      <w:pPr>
        <w:rPr>
          <w:rFonts w:cstheme="minorHAnsi"/>
        </w:rPr>
      </w:pPr>
    </w:p>
    <w:p w14:paraId="3BE6E7D4" w14:textId="24588510" w:rsidR="00AB2B09" w:rsidRDefault="00AB2B09" w:rsidP="007E75A2">
      <w:pPr>
        <w:rPr>
          <w:rFonts w:cstheme="minorHAnsi"/>
        </w:rPr>
      </w:pPr>
    </w:p>
    <w:tbl>
      <w:tblPr>
        <w:tblpPr w:leftFromText="180" w:rightFromText="180" w:vertAnchor="text" w:horzAnchor="margin" w:tblpY="37"/>
        <w:tblW w:w="5000" w:type="pct"/>
        <w:tblLayout w:type="fixed"/>
        <w:tblLook w:val="04A0" w:firstRow="1" w:lastRow="0" w:firstColumn="1" w:lastColumn="0" w:noHBand="0" w:noVBand="1"/>
      </w:tblPr>
      <w:tblGrid>
        <w:gridCol w:w="1589"/>
        <w:gridCol w:w="1295"/>
        <w:gridCol w:w="1099"/>
        <w:gridCol w:w="1514"/>
        <w:gridCol w:w="256"/>
        <w:gridCol w:w="294"/>
        <w:gridCol w:w="1347"/>
        <w:gridCol w:w="423"/>
        <w:gridCol w:w="481"/>
        <w:gridCol w:w="2302"/>
        <w:gridCol w:w="1695"/>
        <w:gridCol w:w="1102"/>
        <w:gridCol w:w="993"/>
      </w:tblGrid>
      <w:tr w:rsidR="00FF513B" w:rsidRPr="00311B0A" w14:paraId="69BD6B43" w14:textId="77777777" w:rsidTr="00153459">
        <w:trPr>
          <w:trHeight w:val="300"/>
        </w:trPr>
        <w:tc>
          <w:tcPr>
            <w:tcW w:w="5000" w:type="pct"/>
            <w:gridSpan w:val="13"/>
            <w:tcBorders>
              <w:top w:val="single" w:sz="4" w:space="0" w:color="auto"/>
              <w:left w:val="single" w:sz="4" w:space="0" w:color="auto"/>
              <w:bottom w:val="single" w:sz="4" w:space="0" w:color="auto"/>
              <w:right w:val="single" w:sz="4" w:space="0" w:color="auto"/>
            </w:tcBorders>
            <w:shd w:val="clear" w:color="auto" w:fill="auto"/>
            <w:vAlign w:val="center"/>
            <w:hideMark/>
          </w:tcPr>
          <w:p w14:paraId="5621CCDF" w14:textId="77777777" w:rsidR="00FF513B" w:rsidRPr="00311B0A" w:rsidRDefault="00FF513B" w:rsidP="00A47F05">
            <w:pPr>
              <w:spacing w:after="0" w:line="240" w:lineRule="auto"/>
              <w:rPr>
                <w:rFonts w:ascii="Calibri" w:eastAsia="Times New Roman" w:hAnsi="Calibri" w:cs="Calibri"/>
                <w:b/>
                <w:bCs/>
              </w:rPr>
            </w:pPr>
            <w:r w:rsidRPr="00311B0A">
              <w:rPr>
                <w:rFonts w:ascii="Calibri" w:eastAsia="Times New Roman" w:hAnsi="Calibri" w:cs="Calibri"/>
                <w:b/>
                <w:bCs/>
              </w:rPr>
              <w:t>N. EXISTING CONDITIONS POWER ALLOWANCE (alterations only)</w:t>
            </w:r>
          </w:p>
        </w:tc>
      </w:tr>
      <w:tr w:rsidR="00FF513B" w:rsidRPr="00311B0A" w14:paraId="10E808D8" w14:textId="77777777" w:rsidTr="00153459">
        <w:trPr>
          <w:trHeight w:val="1003"/>
        </w:trPr>
        <w:tc>
          <w:tcPr>
            <w:tcW w:w="5000" w:type="pct"/>
            <w:gridSpan w:val="13"/>
            <w:tcBorders>
              <w:top w:val="single" w:sz="4" w:space="0" w:color="auto"/>
              <w:left w:val="single" w:sz="4" w:space="0" w:color="auto"/>
              <w:bottom w:val="single" w:sz="4" w:space="0" w:color="auto"/>
              <w:right w:val="single" w:sz="4" w:space="0" w:color="auto"/>
            </w:tcBorders>
            <w:shd w:val="clear" w:color="auto" w:fill="auto"/>
            <w:vAlign w:val="center"/>
            <w:hideMark/>
          </w:tcPr>
          <w:p w14:paraId="22C8EAE5" w14:textId="77777777" w:rsidR="00FF513B" w:rsidRPr="000138F4" w:rsidRDefault="00FF513B" w:rsidP="00A47F05">
            <w:pPr>
              <w:spacing w:after="0" w:line="240" w:lineRule="auto"/>
              <w:rPr>
                <w:rFonts w:ascii="Calibri" w:eastAsia="Times New Roman" w:hAnsi="Calibri" w:cs="Calibri"/>
                <w:i/>
                <w:iCs/>
                <w:sz w:val="18"/>
                <w:szCs w:val="18"/>
              </w:rPr>
            </w:pPr>
            <w:r w:rsidRPr="000138F4">
              <w:rPr>
                <w:rFonts w:ascii="Calibri" w:eastAsia="Times New Roman" w:hAnsi="Calibri" w:cs="Calibri"/>
                <w:i/>
                <w:iCs/>
                <w:sz w:val="18"/>
                <w:szCs w:val="18"/>
              </w:rPr>
              <w:t>This table includes all existing luminaires being replaced to establish the lighting power allowance per §141.0(b)2Lii, §141.0(b)2Liii or §180.2(b)4Bvb and §180.2(b)4Bvc.  Existing luminaires that are remaining or being moved should NOT be included.</w:t>
            </w:r>
            <w:r w:rsidRPr="000138F4">
              <w:rPr>
                <w:rFonts w:ascii="Calibri" w:eastAsia="Times New Roman" w:hAnsi="Calibri" w:cs="Calibri"/>
                <w:i/>
                <w:iCs/>
                <w:sz w:val="18"/>
                <w:szCs w:val="18"/>
              </w:rPr>
              <w:br/>
              <w:t>Outdoor lighting attached to multifamily buildings and controlled from the inside of a dwelling unit are included in Table H. and are not included here. All other multifamily outdoor lighting is included here.</w:t>
            </w:r>
          </w:p>
        </w:tc>
      </w:tr>
      <w:tr w:rsidR="00FF513B" w:rsidRPr="00311B0A" w14:paraId="377D06F7" w14:textId="77777777" w:rsidTr="00153459">
        <w:trPr>
          <w:trHeight w:val="206"/>
        </w:trPr>
        <w:tc>
          <w:tcPr>
            <w:tcW w:w="5000" w:type="pct"/>
            <w:gridSpan w:val="13"/>
            <w:tcBorders>
              <w:top w:val="single" w:sz="4" w:space="0" w:color="auto"/>
              <w:left w:val="single" w:sz="4" w:space="0" w:color="auto"/>
              <w:bottom w:val="single" w:sz="4" w:space="0" w:color="auto"/>
              <w:right w:val="single" w:sz="4" w:space="0" w:color="auto"/>
            </w:tcBorders>
            <w:shd w:val="clear" w:color="auto" w:fill="auto"/>
            <w:hideMark/>
          </w:tcPr>
          <w:p w14:paraId="30A7FC0B" w14:textId="77777777" w:rsidR="00FF513B" w:rsidRPr="00311B0A" w:rsidRDefault="00FF513B" w:rsidP="00A47F05">
            <w:pPr>
              <w:spacing w:after="0" w:line="240" w:lineRule="auto"/>
              <w:rPr>
                <w:rFonts w:ascii="Calibri" w:eastAsia="Times New Roman" w:hAnsi="Calibri" w:cs="Calibri"/>
                <w:b/>
                <w:bCs/>
              </w:rPr>
            </w:pPr>
            <w:r w:rsidRPr="00311B0A">
              <w:rPr>
                <w:rFonts w:ascii="Calibri" w:eastAsia="Times New Roman" w:hAnsi="Calibri" w:cs="Calibri"/>
                <w:b/>
                <w:bCs/>
              </w:rPr>
              <w:t xml:space="preserve">Existing Conditions Wattage: </w:t>
            </w:r>
          </w:p>
        </w:tc>
      </w:tr>
      <w:tr w:rsidR="00FF513B" w:rsidRPr="00311B0A" w14:paraId="2D7B6D27" w14:textId="77777777" w:rsidTr="00153459">
        <w:trPr>
          <w:trHeight w:val="224"/>
        </w:trPr>
        <w:tc>
          <w:tcPr>
            <w:tcW w:w="552" w:type="pct"/>
            <w:tcBorders>
              <w:top w:val="nil"/>
              <w:left w:val="single" w:sz="4" w:space="0" w:color="auto"/>
              <w:bottom w:val="single" w:sz="4" w:space="0" w:color="auto"/>
              <w:right w:val="single" w:sz="4" w:space="0" w:color="auto"/>
            </w:tcBorders>
            <w:shd w:val="clear" w:color="auto" w:fill="auto"/>
            <w:hideMark/>
          </w:tcPr>
          <w:p w14:paraId="52810AD2" w14:textId="77777777" w:rsidR="00FF513B" w:rsidRPr="00AB2B09" w:rsidRDefault="00FF513B" w:rsidP="00A47F05">
            <w:pPr>
              <w:spacing w:after="0" w:line="240" w:lineRule="auto"/>
              <w:jc w:val="center"/>
              <w:rPr>
                <w:rFonts w:ascii="Calibri" w:eastAsia="Times New Roman" w:hAnsi="Calibri" w:cs="Calibri"/>
              </w:rPr>
            </w:pPr>
            <w:r w:rsidRPr="00AB2B09">
              <w:rPr>
                <w:rFonts w:ascii="Calibri" w:eastAsia="Times New Roman" w:hAnsi="Calibri" w:cs="Calibri"/>
              </w:rPr>
              <w:t>01</w:t>
            </w:r>
          </w:p>
        </w:tc>
        <w:tc>
          <w:tcPr>
            <w:tcW w:w="832" w:type="pct"/>
            <w:gridSpan w:val="2"/>
            <w:tcBorders>
              <w:top w:val="nil"/>
              <w:left w:val="nil"/>
              <w:bottom w:val="single" w:sz="4" w:space="0" w:color="auto"/>
              <w:right w:val="single" w:sz="4" w:space="0" w:color="auto"/>
            </w:tcBorders>
            <w:shd w:val="clear" w:color="auto" w:fill="auto"/>
            <w:hideMark/>
          </w:tcPr>
          <w:p w14:paraId="3B88F301" w14:textId="77777777" w:rsidR="00FF513B" w:rsidRPr="00AB2B09" w:rsidRDefault="00FF513B" w:rsidP="00A47F05">
            <w:pPr>
              <w:spacing w:after="0" w:line="240" w:lineRule="auto"/>
              <w:jc w:val="center"/>
              <w:rPr>
                <w:rFonts w:ascii="Calibri" w:eastAsia="Times New Roman" w:hAnsi="Calibri" w:cs="Calibri"/>
              </w:rPr>
            </w:pPr>
            <w:r w:rsidRPr="00AB2B09">
              <w:rPr>
                <w:rFonts w:ascii="Calibri" w:eastAsia="Times New Roman" w:hAnsi="Calibri" w:cs="Calibri"/>
              </w:rPr>
              <w:t>02</w:t>
            </w:r>
          </w:p>
        </w:tc>
        <w:tc>
          <w:tcPr>
            <w:tcW w:w="526" w:type="pct"/>
            <w:tcBorders>
              <w:top w:val="single" w:sz="4" w:space="0" w:color="auto"/>
              <w:left w:val="nil"/>
              <w:bottom w:val="single" w:sz="4" w:space="0" w:color="auto"/>
              <w:right w:val="single" w:sz="4" w:space="0" w:color="000000"/>
            </w:tcBorders>
            <w:shd w:val="clear" w:color="auto" w:fill="auto"/>
            <w:hideMark/>
          </w:tcPr>
          <w:p w14:paraId="0FDF499A" w14:textId="77777777" w:rsidR="00FF513B" w:rsidRPr="00AB2B09" w:rsidRDefault="00FF513B" w:rsidP="00A47F05">
            <w:pPr>
              <w:spacing w:after="0" w:line="240" w:lineRule="auto"/>
              <w:jc w:val="center"/>
              <w:rPr>
                <w:rFonts w:ascii="Calibri" w:eastAsia="Times New Roman" w:hAnsi="Calibri" w:cs="Calibri"/>
              </w:rPr>
            </w:pPr>
            <w:r w:rsidRPr="00AB2B09">
              <w:rPr>
                <w:rFonts w:ascii="Calibri" w:eastAsia="Times New Roman" w:hAnsi="Calibri" w:cs="Calibri"/>
              </w:rPr>
              <w:t>03</w:t>
            </w:r>
          </w:p>
        </w:tc>
        <w:tc>
          <w:tcPr>
            <w:tcW w:w="659" w:type="pct"/>
            <w:gridSpan w:val="3"/>
            <w:tcBorders>
              <w:top w:val="nil"/>
              <w:left w:val="nil"/>
              <w:bottom w:val="single" w:sz="4" w:space="0" w:color="auto"/>
              <w:right w:val="single" w:sz="4" w:space="0" w:color="auto"/>
            </w:tcBorders>
            <w:shd w:val="clear" w:color="auto" w:fill="auto"/>
            <w:hideMark/>
          </w:tcPr>
          <w:p w14:paraId="0417636E" w14:textId="77777777" w:rsidR="00FF513B" w:rsidRPr="00AB2B09" w:rsidRDefault="00FF513B" w:rsidP="00A47F05">
            <w:pPr>
              <w:spacing w:after="0" w:line="240" w:lineRule="auto"/>
              <w:jc w:val="center"/>
              <w:rPr>
                <w:rFonts w:ascii="Calibri" w:eastAsia="Times New Roman" w:hAnsi="Calibri" w:cs="Calibri"/>
              </w:rPr>
            </w:pPr>
            <w:r w:rsidRPr="00AB2B09">
              <w:rPr>
                <w:rFonts w:ascii="Calibri" w:eastAsia="Times New Roman" w:hAnsi="Calibri" w:cs="Calibri"/>
              </w:rPr>
              <w:t>04</w:t>
            </w:r>
          </w:p>
        </w:tc>
        <w:tc>
          <w:tcPr>
            <w:tcW w:w="1114" w:type="pct"/>
            <w:gridSpan w:val="3"/>
            <w:tcBorders>
              <w:top w:val="single" w:sz="4" w:space="0" w:color="auto"/>
              <w:left w:val="nil"/>
              <w:bottom w:val="single" w:sz="4" w:space="0" w:color="auto"/>
              <w:right w:val="nil"/>
            </w:tcBorders>
            <w:shd w:val="clear" w:color="auto" w:fill="auto"/>
            <w:hideMark/>
          </w:tcPr>
          <w:p w14:paraId="104E1535" w14:textId="77777777" w:rsidR="00FF513B" w:rsidRPr="00AB2B09" w:rsidRDefault="00FF513B" w:rsidP="00A47F05">
            <w:pPr>
              <w:spacing w:after="0" w:line="240" w:lineRule="auto"/>
              <w:jc w:val="center"/>
              <w:rPr>
                <w:rFonts w:ascii="Calibri" w:eastAsia="Times New Roman" w:hAnsi="Calibri" w:cs="Calibri"/>
              </w:rPr>
            </w:pPr>
            <w:r w:rsidRPr="00AB2B09">
              <w:rPr>
                <w:rFonts w:ascii="Calibri" w:eastAsia="Times New Roman" w:hAnsi="Calibri" w:cs="Calibri"/>
              </w:rPr>
              <w:t>05</w:t>
            </w:r>
          </w:p>
        </w:tc>
        <w:tc>
          <w:tcPr>
            <w:tcW w:w="589" w:type="pct"/>
            <w:tcBorders>
              <w:top w:val="nil"/>
              <w:left w:val="single" w:sz="4" w:space="0" w:color="auto"/>
              <w:bottom w:val="single" w:sz="4" w:space="0" w:color="auto"/>
              <w:right w:val="single" w:sz="4" w:space="0" w:color="auto"/>
            </w:tcBorders>
            <w:shd w:val="clear" w:color="auto" w:fill="auto"/>
            <w:vAlign w:val="center"/>
            <w:hideMark/>
          </w:tcPr>
          <w:p w14:paraId="1E90461B" w14:textId="77777777" w:rsidR="00FF513B" w:rsidRPr="00AB2B09" w:rsidRDefault="00FF513B" w:rsidP="00A47F05">
            <w:pPr>
              <w:spacing w:after="0" w:line="240" w:lineRule="auto"/>
              <w:jc w:val="center"/>
              <w:rPr>
                <w:rFonts w:ascii="Calibri" w:eastAsia="Times New Roman" w:hAnsi="Calibri" w:cs="Calibri"/>
              </w:rPr>
            </w:pPr>
            <w:r w:rsidRPr="00AB2B09">
              <w:rPr>
                <w:rFonts w:ascii="Calibri" w:eastAsia="Times New Roman" w:hAnsi="Calibri" w:cs="Calibri"/>
              </w:rPr>
              <w:t>06</w:t>
            </w:r>
          </w:p>
        </w:tc>
        <w:tc>
          <w:tcPr>
            <w:tcW w:w="728" w:type="pct"/>
            <w:gridSpan w:val="2"/>
            <w:tcBorders>
              <w:top w:val="single" w:sz="4" w:space="0" w:color="auto"/>
              <w:left w:val="nil"/>
              <w:bottom w:val="single" w:sz="4" w:space="0" w:color="auto"/>
              <w:right w:val="single" w:sz="4" w:space="0" w:color="000000"/>
            </w:tcBorders>
            <w:shd w:val="clear" w:color="auto" w:fill="auto"/>
            <w:hideMark/>
          </w:tcPr>
          <w:p w14:paraId="1FDE47F6" w14:textId="77777777" w:rsidR="00FF513B" w:rsidRPr="00AB2B09" w:rsidRDefault="00FF513B" w:rsidP="00A47F05">
            <w:pPr>
              <w:spacing w:after="0" w:line="240" w:lineRule="auto"/>
              <w:jc w:val="center"/>
              <w:rPr>
                <w:rFonts w:ascii="Calibri" w:eastAsia="Times New Roman" w:hAnsi="Calibri" w:cs="Calibri"/>
              </w:rPr>
            </w:pPr>
            <w:r w:rsidRPr="00AB2B09">
              <w:rPr>
                <w:rFonts w:ascii="Calibri" w:eastAsia="Times New Roman" w:hAnsi="Calibri" w:cs="Calibri"/>
              </w:rPr>
              <w:t>07</w:t>
            </w:r>
          </w:p>
        </w:tc>
      </w:tr>
      <w:tr w:rsidR="00FF513B" w:rsidRPr="00311B0A" w14:paraId="30092291" w14:textId="77777777" w:rsidTr="00153459">
        <w:trPr>
          <w:trHeight w:val="480"/>
        </w:trPr>
        <w:tc>
          <w:tcPr>
            <w:tcW w:w="552" w:type="pct"/>
            <w:vMerge w:val="restart"/>
            <w:tcBorders>
              <w:top w:val="nil"/>
              <w:left w:val="single" w:sz="4" w:space="0" w:color="000000"/>
              <w:bottom w:val="nil"/>
              <w:right w:val="single" w:sz="4" w:space="0" w:color="000000"/>
            </w:tcBorders>
            <w:shd w:val="clear" w:color="auto" w:fill="auto"/>
            <w:vAlign w:val="center"/>
            <w:hideMark/>
          </w:tcPr>
          <w:p w14:paraId="73174143" w14:textId="77777777" w:rsidR="00FF513B" w:rsidRPr="002C2AF0" w:rsidRDefault="00FF513B" w:rsidP="00A47F05">
            <w:pPr>
              <w:spacing w:after="0" w:line="240" w:lineRule="auto"/>
              <w:jc w:val="center"/>
              <w:rPr>
                <w:rFonts w:ascii="Calibri" w:eastAsia="Times New Roman" w:hAnsi="Calibri" w:cs="Calibri"/>
              </w:rPr>
            </w:pPr>
            <w:r w:rsidRPr="002C2AF0">
              <w:rPr>
                <w:rFonts w:ascii="Calibri" w:eastAsia="Times New Roman" w:hAnsi="Calibri" w:cs="Calibri"/>
              </w:rPr>
              <w:t>Name or Item Tag</w:t>
            </w:r>
          </w:p>
        </w:tc>
        <w:tc>
          <w:tcPr>
            <w:tcW w:w="832" w:type="pct"/>
            <w:gridSpan w:val="2"/>
            <w:vMerge w:val="restart"/>
            <w:tcBorders>
              <w:top w:val="nil"/>
              <w:left w:val="single" w:sz="4" w:space="0" w:color="000000"/>
              <w:bottom w:val="nil"/>
              <w:right w:val="single" w:sz="4" w:space="0" w:color="000000"/>
            </w:tcBorders>
            <w:shd w:val="clear" w:color="auto" w:fill="auto"/>
            <w:vAlign w:val="center"/>
            <w:hideMark/>
          </w:tcPr>
          <w:p w14:paraId="5E2FAE36" w14:textId="77777777" w:rsidR="00FF513B" w:rsidRPr="002C2AF0" w:rsidRDefault="00FF513B" w:rsidP="00A47F05">
            <w:pPr>
              <w:spacing w:after="0" w:line="240" w:lineRule="auto"/>
              <w:jc w:val="center"/>
              <w:rPr>
                <w:rFonts w:ascii="Calibri" w:eastAsia="Times New Roman" w:hAnsi="Calibri" w:cs="Calibri"/>
              </w:rPr>
            </w:pPr>
            <w:r w:rsidRPr="002C2AF0">
              <w:rPr>
                <w:rFonts w:ascii="Calibri" w:eastAsia="Times New Roman" w:hAnsi="Calibri" w:cs="Calibri"/>
              </w:rPr>
              <w:t xml:space="preserve">Complete Luminaire Description </w:t>
            </w:r>
          </w:p>
        </w:tc>
        <w:tc>
          <w:tcPr>
            <w:tcW w:w="526"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663B25A8" w14:textId="77777777" w:rsidR="00FF513B" w:rsidRPr="002C2AF0" w:rsidRDefault="00FF513B" w:rsidP="00A47F05">
            <w:pPr>
              <w:spacing w:after="0" w:line="240" w:lineRule="auto"/>
              <w:jc w:val="center"/>
              <w:rPr>
                <w:rFonts w:ascii="Calibri" w:eastAsia="Times New Roman" w:hAnsi="Calibri" w:cs="Calibri"/>
              </w:rPr>
            </w:pPr>
            <w:r w:rsidRPr="002C2AF0">
              <w:rPr>
                <w:rFonts w:ascii="Calibri" w:eastAsia="Times New Roman" w:hAnsi="Calibri" w:cs="Calibri"/>
              </w:rPr>
              <w:t>Watts per luminaire</w:t>
            </w:r>
            <w:r w:rsidRPr="002C2AF0">
              <w:rPr>
                <w:rFonts w:ascii="Calibri" w:eastAsia="Times New Roman" w:hAnsi="Calibri" w:cs="Calibri"/>
                <w:vertAlign w:val="superscript"/>
              </w:rPr>
              <w:t>1,2</w:t>
            </w:r>
          </w:p>
        </w:tc>
        <w:tc>
          <w:tcPr>
            <w:tcW w:w="659" w:type="pct"/>
            <w:gridSpan w:val="3"/>
            <w:vMerge w:val="restart"/>
            <w:tcBorders>
              <w:top w:val="nil"/>
              <w:left w:val="single" w:sz="4" w:space="0" w:color="000000"/>
              <w:bottom w:val="nil"/>
              <w:right w:val="single" w:sz="4" w:space="0" w:color="000000"/>
            </w:tcBorders>
            <w:shd w:val="clear" w:color="auto" w:fill="auto"/>
            <w:vAlign w:val="center"/>
            <w:hideMark/>
          </w:tcPr>
          <w:p w14:paraId="06208849" w14:textId="77777777" w:rsidR="00FF513B" w:rsidRPr="002C2AF0" w:rsidRDefault="00FF513B" w:rsidP="00A47F05">
            <w:pPr>
              <w:spacing w:after="0" w:line="240" w:lineRule="auto"/>
              <w:jc w:val="center"/>
              <w:rPr>
                <w:rFonts w:ascii="Calibri" w:eastAsia="Times New Roman" w:hAnsi="Calibri" w:cs="Calibri"/>
              </w:rPr>
            </w:pPr>
            <w:r w:rsidRPr="002C2AF0">
              <w:rPr>
                <w:rFonts w:ascii="Calibri" w:eastAsia="Times New Roman" w:hAnsi="Calibri" w:cs="Calibri"/>
              </w:rPr>
              <w:t>How Wattage is Determined</w:t>
            </w:r>
          </w:p>
        </w:tc>
        <w:tc>
          <w:tcPr>
            <w:tcW w:w="1114" w:type="pct"/>
            <w:gridSpan w:val="3"/>
            <w:vMerge w:val="restart"/>
            <w:tcBorders>
              <w:top w:val="nil"/>
              <w:left w:val="single" w:sz="4" w:space="0" w:color="000000"/>
              <w:bottom w:val="nil"/>
              <w:right w:val="nil"/>
            </w:tcBorders>
            <w:shd w:val="clear" w:color="auto" w:fill="auto"/>
            <w:vAlign w:val="center"/>
            <w:hideMark/>
          </w:tcPr>
          <w:p w14:paraId="2918FB5D" w14:textId="77777777" w:rsidR="00FF513B" w:rsidRPr="002C2AF0" w:rsidRDefault="00FF513B" w:rsidP="00A47F05">
            <w:pPr>
              <w:spacing w:after="0" w:line="240" w:lineRule="auto"/>
              <w:jc w:val="center"/>
              <w:rPr>
                <w:rFonts w:ascii="Calibri" w:eastAsia="Times New Roman" w:hAnsi="Calibri" w:cs="Calibri"/>
              </w:rPr>
            </w:pPr>
            <w:r w:rsidRPr="002C2AF0">
              <w:rPr>
                <w:rFonts w:ascii="Calibri" w:eastAsia="Times New Roman" w:hAnsi="Calibri" w:cs="Calibri"/>
              </w:rPr>
              <w:t># of Luminaires Being Replaced</w:t>
            </w:r>
            <w:r w:rsidRPr="002C2AF0">
              <w:rPr>
                <w:rFonts w:ascii="Calibri" w:eastAsia="Times New Roman" w:hAnsi="Calibri" w:cs="Calibri"/>
                <w:vertAlign w:val="superscript"/>
              </w:rPr>
              <w:t>2</w:t>
            </w:r>
          </w:p>
        </w:tc>
        <w:tc>
          <w:tcPr>
            <w:tcW w:w="589" w:type="pct"/>
            <w:vMerge w:val="restart"/>
            <w:tcBorders>
              <w:top w:val="nil"/>
              <w:left w:val="single" w:sz="4" w:space="0" w:color="auto"/>
              <w:bottom w:val="single" w:sz="4" w:space="0" w:color="auto"/>
              <w:right w:val="single" w:sz="4" w:space="0" w:color="auto"/>
            </w:tcBorders>
            <w:shd w:val="clear" w:color="auto" w:fill="auto"/>
            <w:vAlign w:val="center"/>
            <w:hideMark/>
          </w:tcPr>
          <w:p w14:paraId="3E6FE405" w14:textId="77777777" w:rsidR="00FF513B" w:rsidRPr="002C2AF0" w:rsidRDefault="00FF513B" w:rsidP="00A47F05">
            <w:pPr>
              <w:spacing w:after="0" w:line="240" w:lineRule="auto"/>
              <w:jc w:val="center"/>
              <w:rPr>
                <w:rFonts w:ascii="Calibri" w:eastAsia="Times New Roman" w:hAnsi="Calibri" w:cs="Calibri"/>
              </w:rPr>
            </w:pPr>
            <w:r w:rsidRPr="002C2AF0">
              <w:rPr>
                <w:rFonts w:ascii="Calibri" w:eastAsia="Times New Roman" w:hAnsi="Calibri" w:cs="Calibri"/>
              </w:rPr>
              <w:t>Existing Watts</w:t>
            </w:r>
          </w:p>
        </w:tc>
        <w:tc>
          <w:tcPr>
            <w:tcW w:w="728" w:type="pct"/>
            <w:gridSpan w:val="2"/>
            <w:tcBorders>
              <w:top w:val="single" w:sz="4" w:space="0" w:color="auto"/>
              <w:left w:val="nil"/>
              <w:bottom w:val="single" w:sz="4" w:space="0" w:color="auto"/>
              <w:right w:val="single" w:sz="4" w:space="0" w:color="000000"/>
            </w:tcBorders>
            <w:shd w:val="clear" w:color="auto" w:fill="auto"/>
            <w:vAlign w:val="center"/>
            <w:hideMark/>
          </w:tcPr>
          <w:p w14:paraId="658B675C" w14:textId="77777777" w:rsidR="00FF513B" w:rsidRPr="002C2AF0" w:rsidRDefault="00FF513B" w:rsidP="00A47F05">
            <w:pPr>
              <w:spacing w:after="0" w:line="240" w:lineRule="auto"/>
              <w:jc w:val="center"/>
              <w:rPr>
                <w:rFonts w:ascii="Calibri" w:eastAsia="Times New Roman" w:hAnsi="Calibri" w:cs="Calibri"/>
              </w:rPr>
            </w:pPr>
            <w:r w:rsidRPr="002C2AF0">
              <w:rPr>
                <w:rFonts w:ascii="Calibri" w:eastAsia="Times New Roman" w:hAnsi="Calibri" w:cs="Calibri"/>
              </w:rPr>
              <w:t>Field Inspector</w:t>
            </w:r>
          </w:p>
        </w:tc>
      </w:tr>
      <w:tr w:rsidR="00153459" w:rsidRPr="00311B0A" w14:paraId="7B36CB34" w14:textId="77777777" w:rsidTr="00153459">
        <w:trPr>
          <w:trHeight w:val="300"/>
        </w:trPr>
        <w:tc>
          <w:tcPr>
            <w:tcW w:w="552" w:type="pct"/>
            <w:vMerge/>
            <w:tcBorders>
              <w:top w:val="nil"/>
              <w:left w:val="single" w:sz="4" w:space="0" w:color="000000"/>
              <w:bottom w:val="nil"/>
              <w:right w:val="single" w:sz="4" w:space="0" w:color="000000"/>
            </w:tcBorders>
            <w:shd w:val="clear" w:color="auto" w:fill="auto"/>
            <w:vAlign w:val="center"/>
            <w:hideMark/>
          </w:tcPr>
          <w:p w14:paraId="697FEEF6" w14:textId="77777777" w:rsidR="00FF513B" w:rsidRPr="002C2AF0" w:rsidRDefault="00FF513B" w:rsidP="00A47F05">
            <w:pPr>
              <w:spacing w:after="0" w:line="240" w:lineRule="auto"/>
              <w:rPr>
                <w:rFonts w:ascii="Calibri" w:eastAsia="Times New Roman" w:hAnsi="Calibri" w:cs="Calibri"/>
              </w:rPr>
            </w:pPr>
          </w:p>
        </w:tc>
        <w:tc>
          <w:tcPr>
            <w:tcW w:w="832" w:type="pct"/>
            <w:gridSpan w:val="2"/>
            <w:vMerge/>
            <w:tcBorders>
              <w:top w:val="nil"/>
              <w:left w:val="single" w:sz="4" w:space="0" w:color="000000"/>
              <w:bottom w:val="nil"/>
              <w:right w:val="single" w:sz="4" w:space="0" w:color="000000"/>
            </w:tcBorders>
            <w:shd w:val="clear" w:color="auto" w:fill="auto"/>
            <w:vAlign w:val="center"/>
            <w:hideMark/>
          </w:tcPr>
          <w:p w14:paraId="6BFF4ED9" w14:textId="77777777" w:rsidR="00FF513B" w:rsidRPr="002C2AF0" w:rsidRDefault="00FF513B" w:rsidP="00A47F05">
            <w:pPr>
              <w:spacing w:after="0" w:line="240" w:lineRule="auto"/>
              <w:rPr>
                <w:rFonts w:ascii="Calibri" w:eastAsia="Times New Roman" w:hAnsi="Calibri" w:cs="Calibri"/>
              </w:rPr>
            </w:pPr>
          </w:p>
        </w:tc>
        <w:tc>
          <w:tcPr>
            <w:tcW w:w="526" w:type="pct"/>
            <w:vMerge/>
            <w:tcBorders>
              <w:top w:val="nil"/>
              <w:left w:val="single" w:sz="4" w:space="0" w:color="000000"/>
              <w:bottom w:val="single" w:sz="4" w:space="0" w:color="000000"/>
              <w:right w:val="single" w:sz="4" w:space="0" w:color="000000"/>
            </w:tcBorders>
            <w:shd w:val="clear" w:color="auto" w:fill="auto"/>
            <w:vAlign w:val="center"/>
            <w:hideMark/>
          </w:tcPr>
          <w:p w14:paraId="3C80C1DC" w14:textId="77777777" w:rsidR="00FF513B" w:rsidRPr="002C2AF0" w:rsidRDefault="00FF513B" w:rsidP="00A47F05">
            <w:pPr>
              <w:spacing w:after="0" w:line="240" w:lineRule="auto"/>
              <w:rPr>
                <w:rFonts w:ascii="Calibri" w:eastAsia="Times New Roman" w:hAnsi="Calibri" w:cs="Calibri"/>
              </w:rPr>
            </w:pPr>
          </w:p>
        </w:tc>
        <w:tc>
          <w:tcPr>
            <w:tcW w:w="659" w:type="pct"/>
            <w:gridSpan w:val="3"/>
            <w:vMerge/>
            <w:tcBorders>
              <w:top w:val="nil"/>
              <w:left w:val="single" w:sz="4" w:space="0" w:color="000000"/>
              <w:bottom w:val="nil"/>
              <w:right w:val="single" w:sz="4" w:space="0" w:color="000000"/>
            </w:tcBorders>
            <w:shd w:val="clear" w:color="auto" w:fill="auto"/>
            <w:vAlign w:val="center"/>
            <w:hideMark/>
          </w:tcPr>
          <w:p w14:paraId="3299E579" w14:textId="77777777" w:rsidR="00FF513B" w:rsidRPr="002C2AF0" w:rsidRDefault="00FF513B" w:rsidP="00A47F05">
            <w:pPr>
              <w:spacing w:after="0" w:line="240" w:lineRule="auto"/>
              <w:rPr>
                <w:rFonts w:ascii="Calibri" w:eastAsia="Times New Roman" w:hAnsi="Calibri" w:cs="Calibri"/>
              </w:rPr>
            </w:pPr>
          </w:p>
        </w:tc>
        <w:tc>
          <w:tcPr>
            <w:tcW w:w="1114" w:type="pct"/>
            <w:gridSpan w:val="3"/>
            <w:vMerge/>
            <w:tcBorders>
              <w:top w:val="nil"/>
              <w:left w:val="single" w:sz="4" w:space="0" w:color="000000"/>
              <w:bottom w:val="nil"/>
              <w:right w:val="nil"/>
            </w:tcBorders>
            <w:shd w:val="clear" w:color="auto" w:fill="auto"/>
            <w:vAlign w:val="center"/>
            <w:hideMark/>
          </w:tcPr>
          <w:p w14:paraId="5505108C" w14:textId="77777777" w:rsidR="00FF513B" w:rsidRPr="002C2AF0" w:rsidRDefault="00FF513B" w:rsidP="00A47F05">
            <w:pPr>
              <w:spacing w:after="0" w:line="240" w:lineRule="auto"/>
              <w:rPr>
                <w:rFonts w:ascii="Calibri" w:eastAsia="Times New Roman" w:hAnsi="Calibri" w:cs="Calibri"/>
              </w:rPr>
            </w:pPr>
          </w:p>
        </w:tc>
        <w:tc>
          <w:tcPr>
            <w:tcW w:w="589" w:type="pct"/>
            <w:vMerge/>
            <w:tcBorders>
              <w:top w:val="nil"/>
              <w:left w:val="single" w:sz="4" w:space="0" w:color="auto"/>
              <w:bottom w:val="single" w:sz="4" w:space="0" w:color="auto"/>
              <w:right w:val="single" w:sz="4" w:space="0" w:color="auto"/>
            </w:tcBorders>
            <w:shd w:val="clear" w:color="auto" w:fill="auto"/>
            <w:vAlign w:val="center"/>
            <w:hideMark/>
          </w:tcPr>
          <w:p w14:paraId="3E58B08A" w14:textId="77777777" w:rsidR="00FF513B" w:rsidRPr="002C2AF0" w:rsidRDefault="00FF513B" w:rsidP="00A47F05">
            <w:pPr>
              <w:spacing w:after="0" w:line="240" w:lineRule="auto"/>
              <w:rPr>
                <w:rFonts w:ascii="Calibri" w:eastAsia="Times New Roman" w:hAnsi="Calibri" w:cs="Calibri"/>
              </w:rPr>
            </w:pPr>
          </w:p>
        </w:tc>
        <w:tc>
          <w:tcPr>
            <w:tcW w:w="383" w:type="pct"/>
            <w:tcBorders>
              <w:top w:val="nil"/>
              <w:left w:val="nil"/>
              <w:bottom w:val="single" w:sz="4" w:space="0" w:color="auto"/>
              <w:right w:val="single" w:sz="4" w:space="0" w:color="auto"/>
            </w:tcBorders>
            <w:shd w:val="clear" w:color="auto" w:fill="auto"/>
            <w:noWrap/>
            <w:vAlign w:val="center"/>
            <w:hideMark/>
          </w:tcPr>
          <w:p w14:paraId="6B796443" w14:textId="77777777" w:rsidR="00FF513B" w:rsidRPr="002C2AF0" w:rsidRDefault="00FF513B" w:rsidP="00A47F05">
            <w:pPr>
              <w:spacing w:after="0" w:line="240" w:lineRule="auto"/>
              <w:jc w:val="center"/>
              <w:rPr>
                <w:rFonts w:ascii="Calibri" w:eastAsia="Times New Roman" w:hAnsi="Calibri" w:cs="Calibri"/>
              </w:rPr>
            </w:pPr>
            <w:r w:rsidRPr="002C2AF0">
              <w:rPr>
                <w:rFonts w:ascii="Calibri" w:eastAsia="Times New Roman" w:hAnsi="Calibri" w:cs="Calibri"/>
              </w:rPr>
              <w:t>Pass</w:t>
            </w:r>
          </w:p>
        </w:tc>
        <w:tc>
          <w:tcPr>
            <w:tcW w:w="345" w:type="pct"/>
            <w:tcBorders>
              <w:top w:val="nil"/>
              <w:left w:val="nil"/>
              <w:bottom w:val="single" w:sz="4" w:space="0" w:color="auto"/>
              <w:right w:val="single" w:sz="4" w:space="0" w:color="auto"/>
            </w:tcBorders>
            <w:shd w:val="clear" w:color="auto" w:fill="auto"/>
            <w:noWrap/>
            <w:vAlign w:val="center"/>
            <w:hideMark/>
          </w:tcPr>
          <w:p w14:paraId="2B085F25" w14:textId="77777777" w:rsidR="00FF513B" w:rsidRPr="002C2AF0" w:rsidRDefault="00FF513B" w:rsidP="00A47F05">
            <w:pPr>
              <w:spacing w:after="0" w:line="240" w:lineRule="auto"/>
              <w:jc w:val="center"/>
              <w:rPr>
                <w:rFonts w:ascii="Calibri" w:eastAsia="Times New Roman" w:hAnsi="Calibri" w:cs="Calibri"/>
              </w:rPr>
            </w:pPr>
            <w:r w:rsidRPr="002C2AF0">
              <w:rPr>
                <w:rFonts w:ascii="Calibri" w:eastAsia="Times New Roman" w:hAnsi="Calibri" w:cs="Calibri"/>
              </w:rPr>
              <w:t>Fail</w:t>
            </w:r>
          </w:p>
        </w:tc>
      </w:tr>
      <w:tr w:rsidR="00153459" w:rsidRPr="00311B0A" w14:paraId="3B40F6A0" w14:textId="77777777" w:rsidTr="00153459">
        <w:trPr>
          <w:trHeight w:val="422"/>
        </w:trPr>
        <w:tc>
          <w:tcPr>
            <w:tcW w:w="552" w:type="pct"/>
            <w:tcBorders>
              <w:top w:val="single" w:sz="4" w:space="0" w:color="auto"/>
              <w:left w:val="single" w:sz="4" w:space="0" w:color="auto"/>
              <w:bottom w:val="single" w:sz="4" w:space="0" w:color="auto"/>
              <w:right w:val="single" w:sz="4" w:space="0" w:color="auto"/>
            </w:tcBorders>
            <w:shd w:val="clear" w:color="auto" w:fill="auto"/>
            <w:hideMark/>
          </w:tcPr>
          <w:p w14:paraId="001E9603" w14:textId="77777777" w:rsidR="00FF513B" w:rsidRPr="00311B0A" w:rsidRDefault="00FF513B" w:rsidP="00A47F05">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c>
          <w:tcPr>
            <w:tcW w:w="832" w:type="pct"/>
            <w:gridSpan w:val="2"/>
            <w:tcBorders>
              <w:top w:val="single" w:sz="4" w:space="0" w:color="auto"/>
              <w:left w:val="nil"/>
              <w:bottom w:val="single" w:sz="4" w:space="0" w:color="auto"/>
              <w:right w:val="single" w:sz="4" w:space="0" w:color="auto"/>
            </w:tcBorders>
            <w:shd w:val="clear" w:color="auto" w:fill="auto"/>
            <w:hideMark/>
          </w:tcPr>
          <w:p w14:paraId="306D97FB" w14:textId="77777777" w:rsidR="00FF513B" w:rsidRPr="00311B0A" w:rsidRDefault="00FF513B" w:rsidP="00A47F05">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c>
          <w:tcPr>
            <w:tcW w:w="526" w:type="pct"/>
            <w:tcBorders>
              <w:top w:val="single" w:sz="4" w:space="0" w:color="auto"/>
              <w:left w:val="nil"/>
              <w:bottom w:val="single" w:sz="4" w:space="0" w:color="auto"/>
              <w:right w:val="single" w:sz="4" w:space="0" w:color="auto"/>
            </w:tcBorders>
            <w:shd w:val="clear" w:color="auto" w:fill="auto"/>
            <w:hideMark/>
          </w:tcPr>
          <w:p w14:paraId="776C3613" w14:textId="77777777" w:rsidR="00FF513B" w:rsidRPr="00311B0A" w:rsidRDefault="00FF513B" w:rsidP="00A47F05">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c>
          <w:tcPr>
            <w:tcW w:w="659" w:type="pct"/>
            <w:gridSpan w:val="3"/>
            <w:tcBorders>
              <w:top w:val="single" w:sz="4" w:space="0" w:color="auto"/>
              <w:left w:val="nil"/>
              <w:bottom w:val="single" w:sz="4" w:space="0" w:color="auto"/>
              <w:right w:val="single" w:sz="4" w:space="0" w:color="auto"/>
            </w:tcBorders>
            <w:shd w:val="clear" w:color="auto" w:fill="auto"/>
            <w:vAlign w:val="center"/>
            <w:hideMark/>
          </w:tcPr>
          <w:p w14:paraId="0D63607B" w14:textId="77777777" w:rsidR="00FF513B" w:rsidRPr="00311B0A" w:rsidRDefault="00FF513B" w:rsidP="00A47F05">
            <w:pPr>
              <w:spacing w:after="0" w:line="240" w:lineRule="auto"/>
              <w:jc w:val="center"/>
              <w:rPr>
                <w:rFonts w:ascii="Calibri" w:eastAsia="Times New Roman" w:hAnsi="Calibri" w:cs="Calibri"/>
                <w:b/>
                <w:bCs/>
                <w:i/>
                <w:iCs/>
                <w:sz w:val="16"/>
                <w:szCs w:val="16"/>
              </w:rPr>
            </w:pPr>
          </w:p>
        </w:tc>
        <w:tc>
          <w:tcPr>
            <w:tcW w:w="1114" w:type="pct"/>
            <w:gridSpan w:val="3"/>
            <w:tcBorders>
              <w:top w:val="single" w:sz="4" w:space="0" w:color="auto"/>
              <w:left w:val="nil"/>
              <w:bottom w:val="single" w:sz="4" w:space="0" w:color="auto"/>
              <w:right w:val="single" w:sz="4" w:space="0" w:color="auto"/>
            </w:tcBorders>
            <w:shd w:val="clear" w:color="auto" w:fill="auto"/>
            <w:hideMark/>
          </w:tcPr>
          <w:p w14:paraId="3878FF9D" w14:textId="77777777" w:rsidR="00FF513B" w:rsidRPr="00311B0A" w:rsidRDefault="00FF513B" w:rsidP="00A47F05">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c>
          <w:tcPr>
            <w:tcW w:w="589" w:type="pct"/>
            <w:tcBorders>
              <w:top w:val="nil"/>
              <w:left w:val="single" w:sz="4" w:space="0" w:color="auto"/>
              <w:bottom w:val="single" w:sz="4" w:space="0" w:color="auto"/>
              <w:right w:val="single" w:sz="4" w:space="0" w:color="auto"/>
            </w:tcBorders>
            <w:shd w:val="clear" w:color="auto" w:fill="auto"/>
            <w:vAlign w:val="center"/>
            <w:hideMark/>
          </w:tcPr>
          <w:p w14:paraId="14F2F4F7" w14:textId="77777777" w:rsidR="00FF513B" w:rsidRPr="00311B0A" w:rsidRDefault="00FF513B" w:rsidP="00A47F05">
            <w:pPr>
              <w:spacing w:after="0" w:line="240" w:lineRule="auto"/>
              <w:jc w:val="center"/>
              <w:rPr>
                <w:rFonts w:ascii="Calibri" w:eastAsia="Times New Roman" w:hAnsi="Calibri" w:cs="Calibri"/>
              </w:rPr>
            </w:pPr>
          </w:p>
        </w:tc>
        <w:tc>
          <w:tcPr>
            <w:tcW w:w="383" w:type="pct"/>
            <w:tcBorders>
              <w:top w:val="nil"/>
              <w:left w:val="nil"/>
              <w:bottom w:val="single" w:sz="4" w:space="0" w:color="auto"/>
              <w:right w:val="single" w:sz="4" w:space="0" w:color="auto"/>
            </w:tcBorders>
            <w:shd w:val="clear" w:color="auto" w:fill="auto"/>
            <w:vAlign w:val="center"/>
            <w:hideMark/>
          </w:tcPr>
          <w:p w14:paraId="47AC73C8" w14:textId="77777777" w:rsidR="00FF513B" w:rsidRPr="00311B0A" w:rsidRDefault="00FF513B" w:rsidP="00A47F05">
            <w:pPr>
              <w:spacing w:after="0" w:line="240" w:lineRule="auto"/>
              <w:jc w:val="center"/>
              <w:rPr>
                <w:rFonts w:ascii="Wingdings" w:eastAsia="Times New Roman" w:hAnsi="Wingdings" w:cs="Calibri"/>
              </w:rPr>
            </w:pPr>
            <w:r w:rsidRPr="00311B0A">
              <w:rPr>
                <w:rFonts w:ascii="Wingdings" w:eastAsia="Times New Roman" w:hAnsi="Wingdings" w:cs="Calibri"/>
              </w:rPr>
              <w:t>o</w:t>
            </w:r>
          </w:p>
        </w:tc>
        <w:tc>
          <w:tcPr>
            <w:tcW w:w="345" w:type="pct"/>
            <w:tcBorders>
              <w:top w:val="nil"/>
              <w:left w:val="nil"/>
              <w:bottom w:val="single" w:sz="4" w:space="0" w:color="auto"/>
              <w:right w:val="single" w:sz="4" w:space="0" w:color="auto"/>
            </w:tcBorders>
            <w:shd w:val="clear" w:color="auto" w:fill="auto"/>
            <w:vAlign w:val="center"/>
            <w:hideMark/>
          </w:tcPr>
          <w:p w14:paraId="3DE2A782" w14:textId="77777777" w:rsidR="00FF513B" w:rsidRPr="00311B0A" w:rsidRDefault="00FF513B" w:rsidP="00A47F05">
            <w:pPr>
              <w:spacing w:after="0" w:line="240" w:lineRule="auto"/>
              <w:jc w:val="center"/>
              <w:rPr>
                <w:rFonts w:ascii="Wingdings" w:eastAsia="Times New Roman" w:hAnsi="Wingdings" w:cs="Calibri"/>
              </w:rPr>
            </w:pPr>
            <w:r w:rsidRPr="00311B0A">
              <w:rPr>
                <w:rFonts w:ascii="Wingdings" w:eastAsia="Times New Roman" w:hAnsi="Wingdings" w:cs="Calibri"/>
              </w:rPr>
              <w:t>o</w:t>
            </w:r>
          </w:p>
        </w:tc>
      </w:tr>
      <w:tr w:rsidR="00153459" w:rsidRPr="00311B0A" w14:paraId="5BC3CC3A" w14:textId="77777777" w:rsidTr="00153459">
        <w:trPr>
          <w:trHeight w:val="375"/>
        </w:trPr>
        <w:tc>
          <w:tcPr>
            <w:tcW w:w="552" w:type="pct"/>
            <w:tcBorders>
              <w:top w:val="nil"/>
              <w:left w:val="single" w:sz="4" w:space="0" w:color="auto"/>
              <w:bottom w:val="nil"/>
              <w:right w:val="nil"/>
            </w:tcBorders>
            <w:shd w:val="clear" w:color="auto" w:fill="auto"/>
            <w:hideMark/>
          </w:tcPr>
          <w:p w14:paraId="46422E25" w14:textId="77777777" w:rsidR="00FF513B" w:rsidRPr="00311B0A" w:rsidRDefault="00FF513B" w:rsidP="00A47F05">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832" w:type="pct"/>
            <w:gridSpan w:val="2"/>
            <w:tcBorders>
              <w:top w:val="nil"/>
              <w:left w:val="nil"/>
              <w:bottom w:val="nil"/>
              <w:right w:val="nil"/>
            </w:tcBorders>
            <w:shd w:val="clear" w:color="auto" w:fill="auto"/>
            <w:hideMark/>
          </w:tcPr>
          <w:p w14:paraId="73F108FF" w14:textId="77777777" w:rsidR="00FF513B" w:rsidRPr="00311B0A" w:rsidRDefault="00FF513B" w:rsidP="00A47F05">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615" w:type="pct"/>
            <w:gridSpan w:val="2"/>
            <w:tcBorders>
              <w:top w:val="nil"/>
              <w:left w:val="nil"/>
              <w:bottom w:val="nil"/>
              <w:right w:val="nil"/>
            </w:tcBorders>
            <w:shd w:val="clear" w:color="auto" w:fill="auto"/>
            <w:hideMark/>
          </w:tcPr>
          <w:p w14:paraId="00F30A63" w14:textId="77777777" w:rsidR="00FF513B" w:rsidRPr="00311B0A" w:rsidRDefault="00FF513B" w:rsidP="00A47F05">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102" w:type="pct"/>
            <w:tcBorders>
              <w:top w:val="nil"/>
              <w:left w:val="nil"/>
              <w:bottom w:val="nil"/>
              <w:right w:val="nil"/>
            </w:tcBorders>
            <w:shd w:val="clear" w:color="auto" w:fill="auto"/>
            <w:hideMark/>
          </w:tcPr>
          <w:p w14:paraId="06E2333D" w14:textId="77777777" w:rsidR="00FF513B" w:rsidRPr="00311B0A" w:rsidRDefault="00FF513B" w:rsidP="00A47F05">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468" w:type="pct"/>
            <w:tcBorders>
              <w:top w:val="nil"/>
              <w:left w:val="nil"/>
              <w:bottom w:val="nil"/>
              <w:right w:val="nil"/>
            </w:tcBorders>
            <w:shd w:val="clear" w:color="auto" w:fill="auto"/>
            <w:vAlign w:val="center"/>
            <w:hideMark/>
          </w:tcPr>
          <w:p w14:paraId="2ED45246" w14:textId="77777777" w:rsidR="00FF513B" w:rsidRPr="00311B0A" w:rsidRDefault="00FF513B" w:rsidP="00A47F05">
            <w:pPr>
              <w:spacing w:after="0" w:line="240" w:lineRule="auto"/>
              <w:jc w:val="right"/>
              <w:rPr>
                <w:rFonts w:ascii="Calibri" w:eastAsia="Times New Roman" w:hAnsi="Calibri" w:cs="Calibri"/>
                <w:sz w:val="20"/>
                <w:szCs w:val="20"/>
              </w:rPr>
            </w:pPr>
            <w:r w:rsidRPr="00311B0A">
              <w:rPr>
                <w:rFonts w:ascii="Calibri" w:eastAsia="Times New Roman" w:hAnsi="Calibri" w:cs="Calibri"/>
                <w:sz w:val="20"/>
                <w:szCs w:val="20"/>
              </w:rPr>
              <w:t> </w:t>
            </w:r>
          </w:p>
        </w:tc>
        <w:tc>
          <w:tcPr>
            <w:tcW w:w="147" w:type="pct"/>
            <w:tcBorders>
              <w:top w:val="nil"/>
              <w:left w:val="nil"/>
              <w:bottom w:val="nil"/>
              <w:right w:val="nil"/>
            </w:tcBorders>
            <w:shd w:val="clear" w:color="auto" w:fill="auto"/>
            <w:vAlign w:val="center"/>
            <w:hideMark/>
          </w:tcPr>
          <w:p w14:paraId="226525BB" w14:textId="77777777" w:rsidR="00FF513B" w:rsidRPr="00311B0A" w:rsidRDefault="00FF513B" w:rsidP="00A47F05">
            <w:pPr>
              <w:spacing w:after="0" w:line="240" w:lineRule="auto"/>
              <w:jc w:val="right"/>
              <w:rPr>
                <w:rFonts w:ascii="Calibri" w:eastAsia="Times New Roman" w:hAnsi="Calibri" w:cs="Calibri"/>
                <w:sz w:val="20"/>
                <w:szCs w:val="20"/>
              </w:rPr>
            </w:pPr>
            <w:r w:rsidRPr="00311B0A">
              <w:rPr>
                <w:rFonts w:ascii="Calibri" w:eastAsia="Times New Roman" w:hAnsi="Calibri" w:cs="Calibri"/>
                <w:sz w:val="20"/>
                <w:szCs w:val="20"/>
              </w:rPr>
              <w:t> </w:t>
            </w:r>
          </w:p>
        </w:tc>
        <w:tc>
          <w:tcPr>
            <w:tcW w:w="167" w:type="pct"/>
            <w:tcBorders>
              <w:top w:val="nil"/>
              <w:left w:val="nil"/>
              <w:bottom w:val="nil"/>
              <w:right w:val="nil"/>
            </w:tcBorders>
            <w:shd w:val="clear" w:color="auto" w:fill="auto"/>
            <w:vAlign w:val="center"/>
            <w:hideMark/>
          </w:tcPr>
          <w:p w14:paraId="1D652E0C" w14:textId="77777777" w:rsidR="00FF513B" w:rsidRPr="00311B0A" w:rsidRDefault="00FF513B" w:rsidP="00A47F05">
            <w:pPr>
              <w:spacing w:after="0" w:line="240" w:lineRule="auto"/>
              <w:jc w:val="right"/>
              <w:rPr>
                <w:rFonts w:ascii="Calibri" w:eastAsia="Times New Roman" w:hAnsi="Calibri" w:cs="Calibri"/>
                <w:sz w:val="20"/>
                <w:szCs w:val="20"/>
              </w:rPr>
            </w:pPr>
            <w:r w:rsidRPr="00311B0A">
              <w:rPr>
                <w:rFonts w:ascii="Calibri" w:eastAsia="Times New Roman" w:hAnsi="Calibri" w:cs="Calibri"/>
                <w:sz w:val="20"/>
                <w:szCs w:val="20"/>
              </w:rPr>
              <w:t> </w:t>
            </w:r>
          </w:p>
        </w:tc>
        <w:tc>
          <w:tcPr>
            <w:tcW w:w="800" w:type="pct"/>
            <w:tcBorders>
              <w:top w:val="nil"/>
              <w:left w:val="nil"/>
              <w:bottom w:val="nil"/>
              <w:right w:val="nil"/>
            </w:tcBorders>
            <w:shd w:val="clear" w:color="auto" w:fill="auto"/>
            <w:noWrap/>
            <w:vAlign w:val="center"/>
            <w:hideMark/>
          </w:tcPr>
          <w:p w14:paraId="4DA4398B" w14:textId="77777777" w:rsidR="00FF513B" w:rsidRPr="00C55207" w:rsidRDefault="00FF513B" w:rsidP="00A47F05">
            <w:pPr>
              <w:spacing w:after="0" w:line="240" w:lineRule="auto"/>
              <w:ind w:left="-104"/>
              <w:rPr>
                <w:rFonts w:ascii="Calibri" w:eastAsia="Times New Roman" w:hAnsi="Calibri" w:cs="Calibri"/>
                <w:b/>
                <w:bCs/>
              </w:rPr>
            </w:pPr>
            <w:r w:rsidRPr="00C55207">
              <w:rPr>
                <w:rFonts w:ascii="Calibri" w:eastAsia="Times New Roman" w:hAnsi="Calibri" w:cs="Calibri"/>
                <w:b/>
                <w:bCs/>
              </w:rPr>
              <w:t>Total Existing</w:t>
            </w:r>
            <w:r>
              <w:rPr>
                <w:rFonts w:ascii="Calibri" w:eastAsia="Times New Roman" w:hAnsi="Calibri" w:cs="Calibri"/>
                <w:b/>
                <w:bCs/>
              </w:rPr>
              <w:t xml:space="preserve"> </w:t>
            </w:r>
            <w:r w:rsidRPr="00C55207">
              <w:rPr>
                <w:rFonts w:ascii="Calibri" w:eastAsia="Times New Roman" w:hAnsi="Calibri" w:cs="Calibri"/>
                <w:b/>
                <w:bCs/>
              </w:rPr>
              <w:t>Watts:</w:t>
            </w:r>
          </w:p>
        </w:tc>
        <w:tc>
          <w:tcPr>
            <w:tcW w:w="589" w:type="pct"/>
            <w:tcBorders>
              <w:top w:val="nil"/>
              <w:left w:val="single" w:sz="4" w:space="0" w:color="auto"/>
              <w:bottom w:val="single" w:sz="4" w:space="0" w:color="auto"/>
              <w:right w:val="single" w:sz="4" w:space="0" w:color="auto"/>
            </w:tcBorders>
            <w:shd w:val="clear" w:color="auto" w:fill="auto"/>
            <w:hideMark/>
          </w:tcPr>
          <w:p w14:paraId="30406E04" w14:textId="77777777" w:rsidR="00FF513B" w:rsidRPr="00311B0A" w:rsidRDefault="00FF513B" w:rsidP="00A47F05">
            <w:pPr>
              <w:spacing w:after="0" w:line="240" w:lineRule="auto"/>
              <w:jc w:val="center"/>
              <w:rPr>
                <w:rFonts w:ascii="Calibri" w:eastAsia="Times New Roman" w:hAnsi="Calibri" w:cs="Calibri"/>
                <w:i/>
                <w:iCs/>
                <w:sz w:val="18"/>
                <w:szCs w:val="18"/>
              </w:rPr>
            </w:pPr>
          </w:p>
        </w:tc>
        <w:tc>
          <w:tcPr>
            <w:tcW w:w="383" w:type="pct"/>
            <w:tcBorders>
              <w:top w:val="nil"/>
              <w:left w:val="nil"/>
              <w:bottom w:val="nil"/>
              <w:right w:val="nil"/>
            </w:tcBorders>
            <w:shd w:val="clear" w:color="auto" w:fill="auto"/>
            <w:noWrap/>
            <w:hideMark/>
          </w:tcPr>
          <w:p w14:paraId="32C94973" w14:textId="77777777" w:rsidR="00FF513B" w:rsidRPr="00311B0A" w:rsidRDefault="00FF513B" w:rsidP="00A47F05">
            <w:pPr>
              <w:spacing w:after="0" w:line="240" w:lineRule="auto"/>
              <w:jc w:val="center"/>
              <w:rPr>
                <w:rFonts w:ascii="Times New Roman" w:eastAsia="Times New Roman" w:hAnsi="Times New Roman" w:cs="Times New Roman"/>
                <w:sz w:val="20"/>
                <w:szCs w:val="20"/>
              </w:rPr>
            </w:pPr>
            <w:r w:rsidRPr="00311B0A">
              <w:rPr>
                <w:rFonts w:ascii="Times New Roman" w:eastAsia="Times New Roman" w:hAnsi="Times New Roman" w:cs="Times New Roman"/>
                <w:sz w:val="20"/>
                <w:szCs w:val="20"/>
              </w:rPr>
              <w:t> </w:t>
            </w:r>
          </w:p>
        </w:tc>
        <w:tc>
          <w:tcPr>
            <w:tcW w:w="345" w:type="pct"/>
            <w:tcBorders>
              <w:top w:val="nil"/>
              <w:left w:val="nil"/>
              <w:bottom w:val="nil"/>
              <w:right w:val="single" w:sz="4" w:space="0" w:color="auto"/>
            </w:tcBorders>
            <w:shd w:val="clear" w:color="auto" w:fill="auto"/>
            <w:hideMark/>
          </w:tcPr>
          <w:p w14:paraId="6F138AE1" w14:textId="77777777" w:rsidR="00FF513B" w:rsidRPr="00311B0A" w:rsidRDefault="00FF513B" w:rsidP="00A47F05">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r>
      <w:tr w:rsidR="00153459" w:rsidRPr="00311B0A" w14:paraId="750D2ED9" w14:textId="77777777" w:rsidTr="00153459">
        <w:trPr>
          <w:trHeight w:val="375"/>
        </w:trPr>
        <w:tc>
          <w:tcPr>
            <w:tcW w:w="552" w:type="pct"/>
            <w:tcBorders>
              <w:top w:val="nil"/>
              <w:left w:val="single" w:sz="4" w:space="0" w:color="auto"/>
              <w:bottom w:val="single" w:sz="4" w:space="0" w:color="auto"/>
              <w:right w:val="nil"/>
            </w:tcBorders>
            <w:shd w:val="clear" w:color="auto" w:fill="auto"/>
            <w:hideMark/>
          </w:tcPr>
          <w:p w14:paraId="017EBBE5" w14:textId="77777777" w:rsidR="00FF513B" w:rsidRPr="00311B0A" w:rsidRDefault="00FF513B" w:rsidP="00A47F05">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832" w:type="pct"/>
            <w:gridSpan w:val="2"/>
            <w:tcBorders>
              <w:top w:val="nil"/>
              <w:left w:val="nil"/>
              <w:bottom w:val="single" w:sz="4" w:space="0" w:color="auto"/>
              <w:right w:val="nil"/>
            </w:tcBorders>
            <w:shd w:val="clear" w:color="auto" w:fill="auto"/>
            <w:hideMark/>
          </w:tcPr>
          <w:p w14:paraId="75FAE61A" w14:textId="77777777" w:rsidR="00FF513B" w:rsidRPr="00311B0A" w:rsidRDefault="00FF513B" w:rsidP="00A47F05">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615" w:type="pct"/>
            <w:gridSpan w:val="2"/>
            <w:tcBorders>
              <w:top w:val="nil"/>
              <w:left w:val="nil"/>
              <w:bottom w:val="single" w:sz="4" w:space="0" w:color="auto"/>
              <w:right w:val="nil"/>
            </w:tcBorders>
            <w:shd w:val="clear" w:color="auto" w:fill="auto"/>
            <w:hideMark/>
          </w:tcPr>
          <w:p w14:paraId="355A7034" w14:textId="77777777" w:rsidR="00FF513B" w:rsidRPr="00311B0A" w:rsidRDefault="00FF513B" w:rsidP="00A47F05">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102" w:type="pct"/>
            <w:tcBorders>
              <w:top w:val="nil"/>
              <w:left w:val="nil"/>
              <w:bottom w:val="single" w:sz="4" w:space="0" w:color="auto"/>
              <w:right w:val="nil"/>
            </w:tcBorders>
            <w:shd w:val="clear" w:color="auto" w:fill="auto"/>
            <w:hideMark/>
          </w:tcPr>
          <w:p w14:paraId="698F4A8A" w14:textId="77777777" w:rsidR="00FF513B" w:rsidRPr="00311B0A" w:rsidRDefault="00FF513B" w:rsidP="00A47F05">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1582" w:type="pct"/>
            <w:gridSpan w:val="4"/>
            <w:tcBorders>
              <w:top w:val="nil"/>
              <w:left w:val="nil"/>
              <w:bottom w:val="nil"/>
              <w:right w:val="nil"/>
            </w:tcBorders>
            <w:shd w:val="clear" w:color="auto" w:fill="auto"/>
            <w:vAlign w:val="center"/>
            <w:hideMark/>
          </w:tcPr>
          <w:p w14:paraId="392B6D32" w14:textId="77777777" w:rsidR="00FF513B" w:rsidRPr="00C55207" w:rsidRDefault="00FF513B" w:rsidP="00A47F05">
            <w:pPr>
              <w:spacing w:after="0" w:line="240" w:lineRule="auto"/>
              <w:jc w:val="right"/>
              <w:rPr>
                <w:rFonts w:ascii="Calibri" w:eastAsia="Times New Roman" w:hAnsi="Calibri" w:cs="Calibri"/>
                <w:b/>
                <w:bCs/>
              </w:rPr>
            </w:pPr>
            <w:r w:rsidRPr="00C55207">
              <w:rPr>
                <w:rFonts w:ascii="Calibri" w:eastAsia="Times New Roman" w:hAnsi="Calibri" w:cs="Calibri"/>
                <w:b/>
                <w:bCs/>
              </w:rPr>
              <w:t>Allowance per §141.0(b)2L/§180.2(b)4Bv:</w:t>
            </w:r>
          </w:p>
        </w:tc>
        <w:tc>
          <w:tcPr>
            <w:tcW w:w="589" w:type="pct"/>
            <w:tcBorders>
              <w:top w:val="nil"/>
              <w:left w:val="single" w:sz="4" w:space="0" w:color="auto"/>
              <w:bottom w:val="nil"/>
              <w:right w:val="single" w:sz="4" w:space="0" w:color="auto"/>
            </w:tcBorders>
            <w:shd w:val="clear" w:color="auto" w:fill="auto"/>
            <w:hideMark/>
          </w:tcPr>
          <w:p w14:paraId="5208E191" w14:textId="77777777" w:rsidR="00FF513B" w:rsidRPr="00311B0A" w:rsidRDefault="00FF513B" w:rsidP="00A47F05">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c>
          <w:tcPr>
            <w:tcW w:w="383" w:type="pct"/>
            <w:tcBorders>
              <w:top w:val="nil"/>
              <w:left w:val="nil"/>
              <w:bottom w:val="nil"/>
              <w:right w:val="nil"/>
            </w:tcBorders>
            <w:shd w:val="clear" w:color="auto" w:fill="auto"/>
            <w:noWrap/>
            <w:hideMark/>
          </w:tcPr>
          <w:p w14:paraId="39C25FAD" w14:textId="77777777" w:rsidR="00FF513B" w:rsidRPr="00311B0A" w:rsidRDefault="00FF513B" w:rsidP="00A47F05">
            <w:pPr>
              <w:spacing w:after="0" w:line="240" w:lineRule="auto"/>
              <w:jc w:val="center"/>
              <w:rPr>
                <w:rFonts w:ascii="Times New Roman" w:eastAsia="Times New Roman" w:hAnsi="Times New Roman" w:cs="Times New Roman"/>
                <w:sz w:val="20"/>
                <w:szCs w:val="20"/>
              </w:rPr>
            </w:pPr>
            <w:r w:rsidRPr="00311B0A">
              <w:rPr>
                <w:rFonts w:ascii="Times New Roman" w:eastAsia="Times New Roman" w:hAnsi="Times New Roman" w:cs="Times New Roman"/>
                <w:sz w:val="20"/>
                <w:szCs w:val="20"/>
              </w:rPr>
              <w:t> </w:t>
            </w:r>
          </w:p>
        </w:tc>
        <w:tc>
          <w:tcPr>
            <w:tcW w:w="345" w:type="pct"/>
            <w:tcBorders>
              <w:top w:val="nil"/>
              <w:left w:val="nil"/>
              <w:bottom w:val="nil"/>
              <w:right w:val="single" w:sz="4" w:space="0" w:color="auto"/>
            </w:tcBorders>
            <w:shd w:val="clear" w:color="auto" w:fill="auto"/>
            <w:hideMark/>
          </w:tcPr>
          <w:p w14:paraId="70DD4E2E" w14:textId="77777777" w:rsidR="00FF513B" w:rsidRPr="00311B0A" w:rsidRDefault="00FF513B" w:rsidP="00A47F05">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r>
      <w:tr w:rsidR="00FF513B" w:rsidRPr="00311B0A" w14:paraId="45E5752D" w14:textId="77777777" w:rsidTr="00153459">
        <w:trPr>
          <w:trHeight w:val="566"/>
        </w:trPr>
        <w:tc>
          <w:tcPr>
            <w:tcW w:w="5000" w:type="pct"/>
            <w:gridSpan w:val="13"/>
            <w:tcBorders>
              <w:top w:val="single" w:sz="4" w:space="0" w:color="auto"/>
              <w:left w:val="single" w:sz="4" w:space="0" w:color="auto"/>
              <w:right w:val="single" w:sz="4" w:space="0" w:color="auto"/>
            </w:tcBorders>
            <w:shd w:val="clear" w:color="auto" w:fill="auto"/>
            <w:vAlign w:val="center"/>
            <w:hideMark/>
          </w:tcPr>
          <w:p w14:paraId="15CB29A7" w14:textId="77777777" w:rsidR="00FF513B" w:rsidRPr="00311B0A" w:rsidRDefault="00FF513B" w:rsidP="00A47F05">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NOTES: Selections with a * require a note in the space below explaining how compliance is achieved.</w:t>
            </w:r>
          </w:p>
          <w:p w14:paraId="2E09B805" w14:textId="77777777" w:rsidR="00FF513B" w:rsidRPr="00311B0A" w:rsidRDefault="00FF513B" w:rsidP="00A47F05">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EX: Photograph of existing luminaire</w:t>
            </w:r>
          </w:p>
        </w:tc>
      </w:tr>
      <w:tr w:rsidR="00FF513B" w:rsidRPr="00311B0A" w14:paraId="1CEE6D6A" w14:textId="77777777" w:rsidTr="00153459">
        <w:trPr>
          <w:trHeight w:val="1440"/>
        </w:trPr>
        <w:tc>
          <w:tcPr>
            <w:tcW w:w="1002"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ECD25A1" w14:textId="5B4E41BD" w:rsidR="00FF513B" w:rsidRPr="00311B0A" w:rsidRDefault="00FF513B" w:rsidP="00A47F05">
            <w:pPr>
              <w:spacing w:after="0" w:line="240" w:lineRule="auto"/>
              <w:rPr>
                <w:rFonts w:ascii="Calibri" w:eastAsia="Times New Roman" w:hAnsi="Calibri" w:cs="Calibri"/>
                <w:i/>
                <w:iCs/>
                <w:sz w:val="18"/>
                <w:szCs w:val="18"/>
              </w:rPr>
            </w:pPr>
          </w:p>
        </w:tc>
        <w:tc>
          <w:tcPr>
            <w:tcW w:w="3998" w:type="pct"/>
            <w:gridSpan w:val="11"/>
            <w:tcBorders>
              <w:top w:val="single" w:sz="4" w:space="0" w:color="auto"/>
              <w:left w:val="nil"/>
              <w:bottom w:val="single" w:sz="4" w:space="0" w:color="auto"/>
              <w:right w:val="single" w:sz="4" w:space="0" w:color="auto"/>
            </w:tcBorders>
            <w:shd w:val="clear" w:color="auto" w:fill="auto"/>
            <w:vAlign w:val="center"/>
            <w:hideMark/>
          </w:tcPr>
          <w:p w14:paraId="6F2942A4" w14:textId="1666ED1F" w:rsidR="00FF513B" w:rsidRPr="00311B0A" w:rsidRDefault="00FF513B" w:rsidP="00A47F05">
            <w:pPr>
              <w:spacing w:after="0" w:line="240" w:lineRule="auto"/>
              <w:rPr>
                <w:rFonts w:ascii="Calibri" w:eastAsia="Times New Roman" w:hAnsi="Calibri" w:cs="Calibri"/>
                <w:sz w:val="20"/>
                <w:szCs w:val="20"/>
              </w:rPr>
            </w:pPr>
          </w:p>
        </w:tc>
      </w:tr>
      <w:tr w:rsidR="00FF513B" w:rsidRPr="00311B0A" w14:paraId="4536B602" w14:textId="77777777" w:rsidTr="00153459">
        <w:trPr>
          <w:trHeight w:val="345"/>
        </w:trPr>
        <w:tc>
          <w:tcPr>
            <w:tcW w:w="5000" w:type="pct"/>
            <w:gridSpan w:val="13"/>
            <w:tcBorders>
              <w:top w:val="single" w:sz="4" w:space="0" w:color="auto"/>
              <w:left w:val="single" w:sz="4" w:space="0" w:color="auto"/>
              <w:bottom w:val="nil"/>
              <w:right w:val="single" w:sz="4" w:space="0" w:color="auto"/>
            </w:tcBorders>
            <w:shd w:val="clear" w:color="auto" w:fill="auto"/>
            <w:noWrap/>
            <w:hideMark/>
          </w:tcPr>
          <w:p w14:paraId="01E83B47" w14:textId="77777777" w:rsidR="00FF513B" w:rsidRPr="002F4F3B" w:rsidRDefault="00FF513B" w:rsidP="00A47F05">
            <w:pPr>
              <w:spacing w:after="0" w:line="240" w:lineRule="auto"/>
              <w:rPr>
                <w:rFonts w:ascii="Calibri" w:eastAsia="Times New Roman" w:hAnsi="Calibri" w:cs="Calibri"/>
                <w:i/>
                <w:iCs/>
                <w:sz w:val="18"/>
                <w:szCs w:val="18"/>
              </w:rPr>
            </w:pPr>
            <w:r w:rsidRPr="00311B0A">
              <w:rPr>
                <w:rFonts w:ascii="Calibri" w:eastAsia="Times New Roman" w:hAnsi="Calibri" w:cs="Calibri"/>
                <w:i/>
                <w:iCs/>
                <w:sz w:val="18"/>
                <w:szCs w:val="18"/>
                <w:vertAlign w:val="superscript"/>
              </w:rPr>
              <w:t xml:space="preserve">1 </w:t>
            </w:r>
            <w:r w:rsidRPr="00311B0A">
              <w:rPr>
                <w:rFonts w:ascii="Calibri" w:eastAsia="Times New Roman" w:hAnsi="Calibri" w:cs="Calibri"/>
                <w:i/>
                <w:iCs/>
                <w:sz w:val="18"/>
                <w:szCs w:val="18"/>
              </w:rPr>
              <w:t>FOOTNOTES: Authority Having Jurisdiction may ask for Luminaire cut sheets to confirm wattage used for compliance per §130.0(c</w:t>
            </w:r>
            <w:r w:rsidRPr="002F4F3B">
              <w:rPr>
                <w:rFonts w:ascii="Calibri" w:eastAsia="Times New Roman" w:hAnsi="Calibri" w:cs="Calibri"/>
                <w:i/>
                <w:iCs/>
                <w:sz w:val="18"/>
                <w:szCs w:val="18"/>
              </w:rPr>
              <w:t>)/§160.5(b).</w:t>
            </w:r>
            <w:r w:rsidRPr="00311B0A">
              <w:rPr>
                <w:rFonts w:ascii="Calibri" w:eastAsia="Times New Roman" w:hAnsi="Calibri" w:cs="Calibri"/>
                <w:i/>
                <w:iCs/>
                <w:sz w:val="18"/>
                <w:szCs w:val="18"/>
              </w:rPr>
              <w:t xml:space="preserve"> </w:t>
            </w:r>
          </w:p>
        </w:tc>
      </w:tr>
      <w:tr w:rsidR="00FF513B" w:rsidRPr="00311B0A" w14:paraId="6B027EC7" w14:textId="77777777" w:rsidTr="00153459">
        <w:trPr>
          <w:trHeight w:val="433"/>
        </w:trPr>
        <w:tc>
          <w:tcPr>
            <w:tcW w:w="5000" w:type="pct"/>
            <w:gridSpan w:val="13"/>
            <w:tcBorders>
              <w:top w:val="nil"/>
              <w:left w:val="single" w:sz="4" w:space="0" w:color="auto"/>
              <w:bottom w:val="single" w:sz="4" w:space="0" w:color="auto"/>
              <w:right w:val="single" w:sz="4" w:space="0" w:color="auto"/>
            </w:tcBorders>
            <w:shd w:val="clear" w:color="auto" w:fill="auto"/>
            <w:hideMark/>
          </w:tcPr>
          <w:p w14:paraId="5EF152CE" w14:textId="77777777" w:rsidR="00FF513B" w:rsidRPr="00311B0A" w:rsidRDefault="00FF513B" w:rsidP="00A47F05">
            <w:pPr>
              <w:spacing w:after="0" w:line="240" w:lineRule="auto"/>
              <w:rPr>
                <w:rFonts w:ascii="Calibri" w:eastAsia="Times New Roman" w:hAnsi="Calibri" w:cs="Calibri"/>
                <w:i/>
                <w:iCs/>
                <w:sz w:val="18"/>
                <w:szCs w:val="18"/>
              </w:rPr>
            </w:pPr>
            <w:r w:rsidRPr="00311B0A">
              <w:rPr>
                <w:rFonts w:ascii="Calibri" w:eastAsia="Times New Roman" w:hAnsi="Calibri" w:cs="Calibri"/>
                <w:i/>
                <w:iCs/>
                <w:sz w:val="18"/>
                <w:szCs w:val="18"/>
                <w:vertAlign w:val="superscript"/>
              </w:rPr>
              <w:t>2</w:t>
            </w:r>
            <w:r w:rsidRPr="00311B0A">
              <w:rPr>
                <w:rFonts w:ascii="Calibri" w:eastAsia="Times New Roman" w:hAnsi="Calibri" w:cs="Calibri"/>
                <w:i/>
                <w:iCs/>
                <w:sz w:val="18"/>
                <w:szCs w:val="18"/>
              </w:rPr>
              <w:t xml:space="preserve"> For linear luminaires, wattage should be indicated as W/lf instead of Watts/luminaire.  Total linear feet for the luminaire should be indicated in column 05 instead of number of luminaires.</w:t>
            </w:r>
          </w:p>
        </w:tc>
      </w:tr>
    </w:tbl>
    <w:p w14:paraId="72F57081" w14:textId="4CE9FFD2" w:rsidR="00AB2B09" w:rsidRDefault="00AB2B09" w:rsidP="007E75A2">
      <w:pPr>
        <w:rPr>
          <w:rFonts w:cstheme="minorHAnsi"/>
        </w:rPr>
      </w:pPr>
    </w:p>
    <w:p w14:paraId="4807F7FA" w14:textId="77777777" w:rsidR="00AB2B09" w:rsidRDefault="00AB2B09" w:rsidP="007E75A2">
      <w:pPr>
        <w:rPr>
          <w:rFonts w:cstheme="minorHAnsi"/>
        </w:rPr>
      </w:pPr>
    </w:p>
    <w:p w14:paraId="7318BB5B" w14:textId="77777777" w:rsidR="00B47D6B" w:rsidRDefault="00B47D6B" w:rsidP="007E75A2">
      <w:pPr>
        <w:rPr>
          <w:rFonts w:cstheme="minorHAnsi"/>
        </w:rPr>
      </w:pPr>
    </w:p>
    <w:tbl>
      <w:tblPr>
        <w:tblW w:w="14395" w:type="dxa"/>
        <w:tblLook w:val="04A0" w:firstRow="1" w:lastRow="0" w:firstColumn="1" w:lastColumn="0" w:noHBand="0" w:noVBand="1"/>
      </w:tblPr>
      <w:tblGrid>
        <w:gridCol w:w="723"/>
        <w:gridCol w:w="659"/>
        <w:gridCol w:w="10288"/>
        <w:gridCol w:w="887"/>
        <w:gridCol w:w="1838"/>
      </w:tblGrid>
      <w:tr w:rsidR="00B21BE6" w:rsidRPr="00B21BE6" w14:paraId="16C4DC03" w14:textId="77777777" w:rsidTr="00E35477">
        <w:trPr>
          <w:trHeight w:val="300"/>
        </w:trPr>
        <w:tc>
          <w:tcPr>
            <w:tcW w:w="14395"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0074AAB0" w14:textId="77777777" w:rsidR="00B21BE6" w:rsidRPr="00B21BE6" w:rsidRDefault="00B21BE6" w:rsidP="00E35477">
            <w:pPr>
              <w:spacing w:after="0" w:line="240" w:lineRule="auto"/>
              <w:rPr>
                <w:rFonts w:ascii="Calibri" w:eastAsia="Times New Roman" w:hAnsi="Calibri" w:cs="Calibri"/>
                <w:b/>
                <w:bCs/>
              </w:rPr>
            </w:pPr>
            <w:r w:rsidRPr="00B21BE6">
              <w:rPr>
                <w:rFonts w:ascii="Calibri" w:eastAsia="Times New Roman" w:hAnsi="Calibri" w:cs="Calibri"/>
                <w:b/>
                <w:bCs/>
              </w:rPr>
              <w:t>O. DECLARATION OF REQUIRED CERTIFICATES OF INSTALLATION</w:t>
            </w:r>
          </w:p>
        </w:tc>
      </w:tr>
      <w:tr w:rsidR="00B21BE6" w:rsidRPr="00B21BE6" w14:paraId="3C39D0FB" w14:textId="77777777" w:rsidTr="00E35477">
        <w:trPr>
          <w:trHeight w:val="539"/>
        </w:trPr>
        <w:tc>
          <w:tcPr>
            <w:tcW w:w="14395"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193909CE" w14:textId="77777777" w:rsidR="00B21BE6" w:rsidRPr="00B21BE6" w:rsidRDefault="00B21BE6" w:rsidP="00E35477">
            <w:pPr>
              <w:spacing w:after="0" w:line="240" w:lineRule="auto"/>
              <w:rPr>
                <w:rFonts w:ascii="Calibri" w:eastAsia="Times New Roman" w:hAnsi="Calibri" w:cs="Calibri"/>
                <w:i/>
                <w:iCs/>
                <w:sz w:val="20"/>
                <w:szCs w:val="20"/>
              </w:rPr>
            </w:pPr>
            <w:r w:rsidRPr="00B21BE6">
              <w:rPr>
                <w:rFonts w:ascii="Calibri" w:eastAsia="Times New Roman" w:hAnsi="Calibri" w:cs="Calibri"/>
                <w:i/>
                <w:iCs/>
                <w:sz w:val="20"/>
                <w:szCs w:val="20"/>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can be found online.</w:t>
            </w:r>
          </w:p>
        </w:tc>
      </w:tr>
      <w:tr w:rsidR="00B21BE6" w:rsidRPr="00B21BE6" w14:paraId="19FFCC60" w14:textId="77777777" w:rsidTr="00E35477">
        <w:trPr>
          <w:trHeight w:val="290"/>
        </w:trPr>
        <w:tc>
          <w:tcPr>
            <w:tcW w:w="72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11304AA" w14:textId="77777777" w:rsidR="00B21BE6" w:rsidRPr="00B21BE6" w:rsidRDefault="00B21BE6" w:rsidP="00E35477">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YES</w:t>
            </w:r>
          </w:p>
        </w:tc>
        <w:tc>
          <w:tcPr>
            <w:tcW w:w="65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1A6B6E4" w14:textId="77777777" w:rsidR="00B21BE6" w:rsidRPr="00B21BE6" w:rsidRDefault="00B21BE6" w:rsidP="00E35477">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NO</w:t>
            </w:r>
          </w:p>
        </w:tc>
        <w:tc>
          <w:tcPr>
            <w:tcW w:w="1028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3C30719" w14:textId="77777777" w:rsidR="00B21BE6" w:rsidRPr="00B21BE6" w:rsidRDefault="00B21BE6" w:rsidP="00E35477">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Form/Title</w:t>
            </w:r>
          </w:p>
        </w:tc>
        <w:tc>
          <w:tcPr>
            <w:tcW w:w="2725" w:type="dxa"/>
            <w:gridSpan w:val="2"/>
            <w:tcBorders>
              <w:top w:val="single" w:sz="4" w:space="0" w:color="auto"/>
              <w:left w:val="nil"/>
              <w:bottom w:val="single" w:sz="4" w:space="0" w:color="auto"/>
              <w:right w:val="single" w:sz="4" w:space="0" w:color="auto"/>
            </w:tcBorders>
            <w:shd w:val="clear" w:color="auto" w:fill="auto"/>
            <w:noWrap/>
            <w:vAlign w:val="center"/>
            <w:hideMark/>
          </w:tcPr>
          <w:p w14:paraId="3BF3FB63" w14:textId="77777777" w:rsidR="00B21BE6" w:rsidRPr="00B21BE6" w:rsidRDefault="00B21BE6" w:rsidP="00E35477">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Field Inspector</w:t>
            </w:r>
          </w:p>
        </w:tc>
      </w:tr>
      <w:tr w:rsidR="00B21BE6" w:rsidRPr="00B21BE6" w14:paraId="1A79584D" w14:textId="77777777" w:rsidTr="00E35477">
        <w:trPr>
          <w:trHeight w:val="290"/>
        </w:trPr>
        <w:tc>
          <w:tcPr>
            <w:tcW w:w="723" w:type="dxa"/>
            <w:vMerge/>
            <w:tcBorders>
              <w:top w:val="nil"/>
              <w:left w:val="single" w:sz="4" w:space="0" w:color="auto"/>
              <w:bottom w:val="single" w:sz="4" w:space="0" w:color="auto"/>
              <w:right w:val="single" w:sz="4" w:space="0" w:color="auto"/>
            </w:tcBorders>
            <w:shd w:val="clear" w:color="auto" w:fill="auto"/>
            <w:vAlign w:val="center"/>
            <w:hideMark/>
          </w:tcPr>
          <w:p w14:paraId="05503653" w14:textId="77777777" w:rsidR="00B21BE6" w:rsidRPr="00B21BE6" w:rsidRDefault="00B21BE6" w:rsidP="00E35477">
            <w:pPr>
              <w:spacing w:after="0" w:line="240" w:lineRule="auto"/>
              <w:rPr>
                <w:rFonts w:ascii="Calibri" w:eastAsia="Times New Roman" w:hAnsi="Calibri" w:cs="Calibri"/>
                <w:color w:val="000000"/>
              </w:rPr>
            </w:pPr>
          </w:p>
        </w:tc>
        <w:tc>
          <w:tcPr>
            <w:tcW w:w="659" w:type="dxa"/>
            <w:vMerge/>
            <w:tcBorders>
              <w:top w:val="nil"/>
              <w:left w:val="single" w:sz="4" w:space="0" w:color="auto"/>
              <w:bottom w:val="single" w:sz="4" w:space="0" w:color="auto"/>
              <w:right w:val="single" w:sz="4" w:space="0" w:color="auto"/>
            </w:tcBorders>
            <w:shd w:val="clear" w:color="auto" w:fill="auto"/>
            <w:vAlign w:val="center"/>
            <w:hideMark/>
          </w:tcPr>
          <w:p w14:paraId="7140D183" w14:textId="77777777" w:rsidR="00B21BE6" w:rsidRPr="00B21BE6" w:rsidRDefault="00B21BE6" w:rsidP="00E35477">
            <w:pPr>
              <w:spacing w:after="0" w:line="240" w:lineRule="auto"/>
              <w:rPr>
                <w:rFonts w:ascii="Calibri" w:eastAsia="Times New Roman" w:hAnsi="Calibri" w:cs="Calibri"/>
                <w:color w:val="000000"/>
              </w:rPr>
            </w:pPr>
          </w:p>
        </w:tc>
        <w:tc>
          <w:tcPr>
            <w:tcW w:w="10288" w:type="dxa"/>
            <w:vMerge/>
            <w:tcBorders>
              <w:top w:val="nil"/>
              <w:left w:val="single" w:sz="4" w:space="0" w:color="auto"/>
              <w:bottom w:val="single" w:sz="4" w:space="0" w:color="auto"/>
              <w:right w:val="single" w:sz="4" w:space="0" w:color="auto"/>
            </w:tcBorders>
            <w:shd w:val="clear" w:color="auto" w:fill="auto"/>
            <w:vAlign w:val="center"/>
            <w:hideMark/>
          </w:tcPr>
          <w:p w14:paraId="5EB273BE" w14:textId="77777777" w:rsidR="00B21BE6" w:rsidRPr="00B21BE6" w:rsidRDefault="00B21BE6" w:rsidP="00E35477">
            <w:pPr>
              <w:spacing w:after="0" w:line="240" w:lineRule="auto"/>
              <w:rPr>
                <w:rFonts w:ascii="Calibri" w:eastAsia="Times New Roman" w:hAnsi="Calibri" w:cs="Calibri"/>
                <w:color w:val="000000"/>
              </w:rPr>
            </w:pPr>
          </w:p>
        </w:tc>
        <w:tc>
          <w:tcPr>
            <w:tcW w:w="887" w:type="dxa"/>
            <w:tcBorders>
              <w:top w:val="nil"/>
              <w:left w:val="nil"/>
              <w:bottom w:val="single" w:sz="4" w:space="0" w:color="auto"/>
              <w:right w:val="single" w:sz="4" w:space="0" w:color="auto"/>
            </w:tcBorders>
            <w:shd w:val="clear" w:color="auto" w:fill="auto"/>
            <w:noWrap/>
            <w:vAlign w:val="center"/>
            <w:hideMark/>
          </w:tcPr>
          <w:p w14:paraId="7F0F2240" w14:textId="77777777" w:rsidR="00B21BE6" w:rsidRPr="00B21BE6" w:rsidRDefault="00B21BE6" w:rsidP="00E35477">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Pass</w:t>
            </w:r>
          </w:p>
        </w:tc>
        <w:tc>
          <w:tcPr>
            <w:tcW w:w="1838" w:type="dxa"/>
            <w:tcBorders>
              <w:top w:val="nil"/>
              <w:left w:val="nil"/>
              <w:bottom w:val="single" w:sz="4" w:space="0" w:color="auto"/>
              <w:right w:val="single" w:sz="4" w:space="0" w:color="auto"/>
            </w:tcBorders>
            <w:shd w:val="clear" w:color="auto" w:fill="auto"/>
            <w:noWrap/>
            <w:vAlign w:val="center"/>
            <w:hideMark/>
          </w:tcPr>
          <w:p w14:paraId="02A1F67A" w14:textId="77777777" w:rsidR="00B21BE6" w:rsidRPr="00B21BE6" w:rsidRDefault="00B21BE6" w:rsidP="00E35477">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Fail</w:t>
            </w:r>
          </w:p>
        </w:tc>
      </w:tr>
      <w:tr w:rsidR="00B21BE6" w:rsidRPr="00B21BE6" w14:paraId="66E79019" w14:textId="77777777" w:rsidTr="00E35477">
        <w:trPr>
          <w:trHeight w:val="332"/>
        </w:trPr>
        <w:tc>
          <w:tcPr>
            <w:tcW w:w="723" w:type="dxa"/>
            <w:tcBorders>
              <w:top w:val="nil"/>
              <w:left w:val="single" w:sz="4" w:space="0" w:color="auto"/>
              <w:bottom w:val="single" w:sz="4" w:space="0" w:color="auto"/>
              <w:right w:val="single" w:sz="4" w:space="0" w:color="auto"/>
            </w:tcBorders>
            <w:shd w:val="clear" w:color="auto" w:fill="auto"/>
            <w:noWrap/>
            <w:vAlign w:val="center"/>
            <w:hideMark/>
          </w:tcPr>
          <w:p w14:paraId="3C3D3B5F" w14:textId="77777777" w:rsidR="00B21BE6" w:rsidRPr="00CB28EA" w:rsidRDefault="00B21BE6" w:rsidP="00E35477">
            <w:pPr>
              <w:spacing w:after="0" w:line="240" w:lineRule="auto"/>
              <w:jc w:val="center"/>
              <w:rPr>
                <w:rFonts w:ascii="Arial" w:eastAsia="Times New Roman" w:hAnsi="Arial" w:cs="Arial"/>
                <w:color w:val="000000"/>
                <w:sz w:val="32"/>
                <w:szCs w:val="32"/>
              </w:rPr>
            </w:pPr>
            <w:r w:rsidRPr="00CB28EA">
              <w:rPr>
                <w:rFonts w:ascii="Arial" w:eastAsia="Times New Roman" w:hAnsi="Arial" w:cs="Arial"/>
                <w:color w:val="000000"/>
                <w:sz w:val="32"/>
                <w:szCs w:val="32"/>
              </w:rPr>
              <w:t>●</w:t>
            </w:r>
          </w:p>
        </w:tc>
        <w:tc>
          <w:tcPr>
            <w:tcW w:w="659" w:type="dxa"/>
            <w:tcBorders>
              <w:top w:val="nil"/>
              <w:left w:val="nil"/>
              <w:bottom w:val="single" w:sz="4" w:space="0" w:color="auto"/>
              <w:right w:val="single" w:sz="4" w:space="0" w:color="auto"/>
            </w:tcBorders>
            <w:shd w:val="clear" w:color="auto" w:fill="auto"/>
            <w:noWrap/>
            <w:vAlign w:val="center"/>
            <w:hideMark/>
          </w:tcPr>
          <w:p w14:paraId="141B7B3D" w14:textId="77777777" w:rsidR="00B21BE6" w:rsidRPr="00B21BE6" w:rsidRDefault="00B21BE6" w:rsidP="00E35477">
            <w:pPr>
              <w:spacing w:after="0" w:line="240" w:lineRule="auto"/>
              <w:jc w:val="center"/>
              <w:rPr>
                <w:rFonts w:ascii="Wingdings" w:eastAsia="Times New Roman" w:hAnsi="Wingdings" w:cs="Calibri"/>
                <w:color w:val="000000"/>
              </w:rPr>
            </w:pPr>
            <w:r w:rsidRPr="00B21BE6">
              <w:rPr>
                <w:rFonts w:ascii="Wingdings" w:eastAsia="Times New Roman" w:hAnsi="Wingdings" w:cs="Calibri"/>
                <w:color w:val="000000"/>
              </w:rPr>
              <w:t>m</w:t>
            </w:r>
          </w:p>
        </w:tc>
        <w:tc>
          <w:tcPr>
            <w:tcW w:w="10288" w:type="dxa"/>
            <w:tcBorders>
              <w:top w:val="nil"/>
              <w:left w:val="nil"/>
              <w:bottom w:val="single" w:sz="4" w:space="0" w:color="auto"/>
              <w:right w:val="single" w:sz="4" w:space="0" w:color="auto"/>
            </w:tcBorders>
            <w:shd w:val="clear" w:color="auto" w:fill="auto"/>
            <w:noWrap/>
            <w:vAlign w:val="center"/>
            <w:hideMark/>
          </w:tcPr>
          <w:p w14:paraId="7D5390D3" w14:textId="2799E332" w:rsidR="00B21BE6" w:rsidRPr="00B21BE6" w:rsidRDefault="009215F5" w:rsidP="00E35477">
            <w:pPr>
              <w:spacing w:after="0" w:line="240" w:lineRule="auto"/>
              <w:rPr>
                <w:rFonts w:ascii="Calibri" w:eastAsia="Times New Roman" w:hAnsi="Calibri" w:cs="Calibri"/>
                <w:color w:val="000000"/>
              </w:rPr>
            </w:pPr>
            <w:del w:id="2" w:author="Haider Alhabibi" w:date="2024-02-01T13:54:00Z">
              <w:r w:rsidDel="00296469">
                <w:rPr>
                  <w:rFonts w:ascii="Calibri" w:eastAsia="Times New Roman" w:hAnsi="Calibri" w:cs="Calibri"/>
                  <w:color w:val="000000"/>
                </w:rPr>
                <w:delText>LM</w:delText>
              </w:r>
              <w:r w:rsidR="00B21BE6" w:rsidRPr="00B21BE6" w:rsidDel="00296469">
                <w:rPr>
                  <w:rFonts w:ascii="Calibri" w:eastAsia="Times New Roman" w:hAnsi="Calibri" w:cs="Calibri"/>
                  <w:color w:val="000000"/>
                </w:rPr>
                <w:delText>CI</w:delText>
              </w:r>
            </w:del>
            <w:ins w:id="3" w:author="Haider Alhabibi" w:date="2024-02-01T13:54:00Z">
              <w:r w:rsidR="00296469">
                <w:rPr>
                  <w:rFonts w:ascii="Calibri" w:eastAsia="Times New Roman" w:hAnsi="Calibri" w:cs="Calibri"/>
                  <w:color w:val="000000"/>
                </w:rPr>
                <w:t>NRCL</w:t>
              </w:r>
            </w:ins>
            <w:r w:rsidR="00B21BE6" w:rsidRPr="00B21BE6">
              <w:rPr>
                <w:rFonts w:ascii="Calibri" w:eastAsia="Times New Roman" w:hAnsi="Calibri" w:cs="Calibri"/>
                <w:color w:val="000000"/>
              </w:rPr>
              <w:t>-LTO</w:t>
            </w:r>
            <w:del w:id="4" w:author="Haider Alhabibi" w:date="2024-02-01T13:55:00Z">
              <w:r w:rsidR="00B21BE6" w:rsidRPr="00B21BE6" w:rsidDel="00296469">
                <w:rPr>
                  <w:rFonts w:ascii="Calibri" w:eastAsia="Times New Roman" w:hAnsi="Calibri" w:cs="Calibri"/>
                </w:rPr>
                <w:delText>-01</w:delText>
              </w:r>
            </w:del>
            <w:r w:rsidR="00B21BE6" w:rsidRPr="00B21BE6">
              <w:rPr>
                <w:rFonts w:ascii="Calibri" w:eastAsia="Times New Roman" w:hAnsi="Calibri" w:cs="Calibri"/>
              </w:rPr>
              <w:t>-</w:t>
            </w:r>
            <w:r w:rsidR="00B21BE6" w:rsidRPr="00B21BE6">
              <w:rPr>
                <w:rFonts w:ascii="Calibri" w:eastAsia="Times New Roman" w:hAnsi="Calibri" w:cs="Calibri"/>
                <w:color w:val="000000"/>
              </w:rPr>
              <w:t>E - Must be submitted for all buildings.</w:t>
            </w:r>
          </w:p>
        </w:tc>
        <w:tc>
          <w:tcPr>
            <w:tcW w:w="887" w:type="dxa"/>
            <w:tcBorders>
              <w:top w:val="nil"/>
              <w:left w:val="nil"/>
              <w:bottom w:val="single" w:sz="4" w:space="0" w:color="auto"/>
              <w:right w:val="single" w:sz="4" w:space="0" w:color="auto"/>
            </w:tcBorders>
            <w:shd w:val="clear" w:color="auto" w:fill="auto"/>
            <w:noWrap/>
            <w:vAlign w:val="center"/>
            <w:hideMark/>
          </w:tcPr>
          <w:p w14:paraId="09E7DB4D" w14:textId="77777777" w:rsidR="00B21BE6" w:rsidRPr="00B21BE6" w:rsidRDefault="00B21BE6" w:rsidP="00E35477">
            <w:pPr>
              <w:spacing w:after="0" w:line="240" w:lineRule="auto"/>
              <w:jc w:val="center"/>
              <w:rPr>
                <w:rFonts w:ascii="Wingdings" w:eastAsia="Times New Roman" w:hAnsi="Wingdings" w:cs="Calibri"/>
                <w:color w:val="000000"/>
              </w:rPr>
            </w:pPr>
            <w:r w:rsidRPr="00B21BE6">
              <w:rPr>
                <w:rFonts w:ascii="Wingdings" w:eastAsia="Times New Roman" w:hAnsi="Wingdings" w:cs="Calibri"/>
                <w:color w:val="000000"/>
              </w:rPr>
              <w:t>o</w:t>
            </w:r>
          </w:p>
        </w:tc>
        <w:tc>
          <w:tcPr>
            <w:tcW w:w="1838" w:type="dxa"/>
            <w:tcBorders>
              <w:top w:val="nil"/>
              <w:left w:val="nil"/>
              <w:bottom w:val="single" w:sz="4" w:space="0" w:color="auto"/>
              <w:right w:val="single" w:sz="4" w:space="0" w:color="auto"/>
            </w:tcBorders>
            <w:shd w:val="clear" w:color="auto" w:fill="auto"/>
            <w:noWrap/>
            <w:vAlign w:val="center"/>
            <w:hideMark/>
          </w:tcPr>
          <w:p w14:paraId="1ED4DB23" w14:textId="77777777" w:rsidR="00B21BE6" w:rsidRPr="00B21BE6" w:rsidRDefault="00B21BE6" w:rsidP="00E35477">
            <w:pPr>
              <w:spacing w:after="0" w:line="240" w:lineRule="auto"/>
              <w:jc w:val="center"/>
              <w:rPr>
                <w:rFonts w:ascii="Wingdings" w:eastAsia="Times New Roman" w:hAnsi="Wingdings" w:cs="Calibri"/>
                <w:color w:val="000000"/>
              </w:rPr>
            </w:pPr>
            <w:r w:rsidRPr="00B21BE6">
              <w:rPr>
                <w:rFonts w:ascii="Wingdings" w:eastAsia="Times New Roman" w:hAnsi="Wingdings" w:cs="Calibri"/>
                <w:color w:val="000000"/>
              </w:rPr>
              <w:t>o</w:t>
            </w:r>
          </w:p>
        </w:tc>
      </w:tr>
    </w:tbl>
    <w:p w14:paraId="1A2711D4" w14:textId="77777777" w:rsidR="00B21BE6" w:rsidRDefault="00B21BE6">
      <w:pPr>
        <w:rPr>
          <w:rFonts w:cstheme="minorHAnsi"/>
        </w:rPr>
      </w:pPr>
    </w:p>
    <w:tbl>
      <w:tblPr>
        <w:tblW w:w="14395" w:type="dxa"/>
        <w:tblLook w:val="04A0" w:firstRow="1" w:lastRow="0" w:firstColumn="1" w:lastColumn="0" w:noHBand="0" w:noVBand="1"/>
      </w:tblPr>
      <w:tblGrid>
        <w:gridCol w:w="805"/>
        <w:gridCol w:w="630"/>
        <w:gridCol w:w="10080"/>
        <w:gridCol w:w="900"/>
        <w:gridCol w:w="1980"/>
      </w:tblGrid>
      <w:tr w:rsidR="00B21BE6" w:rsidRPr="00B21BE6" w14:paraId="2E80BF10" w14:textId="77777777" w:rsidTr="00E35477">
        <w:trPr>
          <w:trHeight w:val="290"/>
        </w:trPr>
        <w:tc>
          <w:tcPr>
            <w:tcW w:w="14395"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5D8766D4" w14:textId="77777777" w:rsidR="00B21BE6" w:rsidRPr="00B21BE6" w:rsidRDefault="00B21BE6" w:rsidP="00B330B7">
            <w:pPr>
              <w:spacing w:after="0" w:line="240" w:lineRule="auto"/>
              <w:rPr>
                <w:rFonts w:ascii="Calibri" w:eastAsia="Times New Roman" w:hAnsi="Calibri" w:cs="Calibri"/>
                <w:b/>
                <w:bCs/>
                <w:color w:val="231F20"/>
              </w:rPr>
            </w:pPr>
            <w:r w:rsidRPr="00B21BE6">
              <w:rPr>
                <w:rFonts w:ascii="Calibri" w:eastAsia="Times New Roman" w:hAnsi="Calibri" w:cs="Calibri"/>
                <w:b/>
                <w:bCs/>
              </w:rPr>
              <w:t xml:space="preserve">P. </w:t>
            </w:r>
            <w:r w:rsidRPr="00B21BE6">
              <w:rPr>
                <w:rFonts w:ascii="Calibri" w:eastAsia="Times New Roman" w:hAnsi="Calibri" w:cs="Calibri"/>
                <w:b/>
                <w:bCs/>
                <w:color w:val="231F20"/>
              </w:rPr>
              <w:t>DECLARATION OF REQUIRED CERTIFICATES OF ACCEPTANCE</w:t>
            </w:r>
          </w:p>
        </w:tc>
      </w:tr>
      <w:tr w:rsidR="00B21BE6" w:rsidRPr="00B21BE6" w14:paraId="43B57741" w14:textId="77777777" w:rsidTr="00E35477">
        <w:trPr>
          <w:trHeight w:val="832"/>
        </w:trPr>
        <w:tc>
          <w:tcPr>
            <w:tcW w:w="14395"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1C2E9FCF" w14:textId="77777777" w:rsidR="00B21BE6" w:rsidRPr="00B21BE6" w:rsidRDefault="00B21BE6" w:rsidP="00B21BE6">
            <w:pPr>
              <w:spacing w:after="0" w:line="240" w:lineRule="auto"/>
              <w:rPr>
                <w:rFonts w:ascii="Calibri" w:eastAsia="Times New Roman" w:hAnsi="Calibri" w:cs="Calibri"/>
                <w:i/>
                <w:iCs/>
                <w:color w:val="231F20"/>
                <w:sz w:val="20"/>
                <w:szCs w:val="20"/>
              </w:rPr>
            </w:pPr>
            <w:r w:rsidRPr="00B21BE6">
              <w:rPr>
                <w:rFonts w:ascii="Calibri" w:eastAsia="Times New Roman" w:hAnsi="Calibri" w:cs="Calibri"/>
                <w:i/>
                <w:iCs/>
                <w:sz w:val="20"/>
                <w:szCs w:val="20"/>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must be completed through an Acceptance Test Technician Certification Provider (ATTCP).  For more information visit</w:t>
            </w:r>
            <w:r w:rsidRPr="006B3400">
              <w:rPr>
                <w:rFonts w:ascii="Calibri" w:eastAsia="Times New Roman" w:hAnsi="Calibri" w:cs="Calibri"/>
                <w:i/>
                <w:iCs/>
                <w:color w:val="000000" w:themeColor="text1"/>
                <w:sz w:val="20"/>
                <w:szCs w:val="20"/>
              </w:rPr>
              <w:t>:</w:t>
            </w:r>
            <w:r w:rsidRPr="006B3400">
              <w:rPr>
                <w:rFonts w:ascii="Calibri" w:eastAsia="Times New Roman" w:hAnsi="Calibri" w:cs="Calibri"/>
                <w:i/>
                <w:iCs/>
                <w:color w:val="000000" w:themeColor="text1"/>
                <w:sz w:val="20"/>
                <w:szCs w:val="20"/>
                <w:u w:val="single"/>
              </w:rPr>
              <w:t xml:space="preserve"> http://www.energy.ca.gov/title24/attcp/providers.html.</w:t>
            </w:r>
          </w:p>
        </w:tc>
      </w:tr>
      <w:tr w:rsidR="00B21BE6" w:rsidRPr="00B21BE6" w14:paraId="203714B0" w14:textId="77777777" w:rsidTr="00E35477">
        <w:trPr>
          <w:trHeight w:val="280"/>
        </w:trPr>
        <w:tc>
          <w:tcPr>
            <w:tcW w:w="80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3ACD527"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YES</w:t>
            </w:r>
          </w:p>
        </w:tc>
        <w:tc>
          <w:tcPr>
            <w:tcW w:w="63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879F928"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NO</w:t>
            </w:r>
          </w:p>
        </w:tc>
        <w:tc>
          <w:tcPr>
            <w:tcW w:w="100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A585204"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Form/Title</w:t>
            </w:r>
          </w:p>
        </w:tc>
        <w:tc>
          <w:tcPr>
            <w:tcW w:w="28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694F3F2A"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Field Inspector</w:t>
            </w:r>
          </w:p>
        </w:tc>
      </w:tr>
      <w:tr w:rsidR="00B21BE6" w:rsidRPr="00B21BE6" w14:paraId="71AE8CD6" w14:textId="77777777" w:rsidTr="00E35477">
        <w:trPr>
          <w:trHeight w:val="280"/>
        </w:trPr>
        <w:tc>
          <w:tcPr>
            <w:tcW w:w="805" w:type="dxa"/>
            <w:vMerge/>
            <w:tcBorders>
              <w:top w:val="nil"/>
              <w:left w:val="single" w:sz="4" w:space="0" w:color="auto"/>
              <w:bottom w:val="single" w:sz="4" w:space="0" w:color="auto"/>
              <w:right w:val="single" w:sz="4" w:space="0" w:color="auto"/>
            </w:tcBorders>
            <w:shd w:val="clear" w:color="auto" w:fill="auto"/>
            <w:vAlign w:val="center"/>
            <w:hideMark/>
          </w:tcPr>
          <w:p w14:paraId="7C216306" w14:textId="77777777" w:rsidR="00B21BE6" w:rsidRPr="00B21BE6" w:rsidRDefault="00B21BE6" w:rsidP="00B21BE6">
            <w:pPr>
              <w:spacing w:after="0" w:line="240" w:lineRule="auto"/>
              <w:rPr>
                <w:rFonts w:ascii="Calibri" w:eastAsia="Times New Roman" w:hAnsi="Calibri" w:cs="Calibri"/>
                <w:color w:val="000000"/>
              </w:rPr>
            </w:pPr>
          </w:p>
        </w:tc>
        <w:tc>
          <w:tcPr>
            <w:tcW w:w="630" w:type="dxa"/>
            <w:vMerge/>
            <w:tcBorders>
              <w:top w:val="nil"/>
              <w:left w:val="single" w:sz="4" w:space="0" w:color="auto"/>
              <w:bottom w:val="single" w:sz="4" w:space="0" w:color="auto"/>
              <w:right w:val="single" w:sz="4" w:space="0" w:color="auto"/>
            </w:tcBorders>
            <w:shd w:val="clear" w:color="auto" w:fill="auto"/>
            <w:vAlign w:val="center"/>
            <w:hideMark/>
          </w:tcPr>
          <w:p w14:paraId="27E0DB23" w14:textId="77777777" w:rsidR="00B21BE6" w:rsidRPr="00B21BE6" w:rsidRDefault="00B21BE6" w:rsidP="00B21BE6">
            <w:pPr>
              <w:spacing w:after="0" w:line="240" w:lineRule="auto"/>
              <w:rPr>
                <w:rFonts w:ascii="Calibri" w:eastAsia="Times New Roman" w:hAnsi="Calibri" w:cs="Calibri"/>
                <w:color w:val="000000"/>
              </w:rPr>
            </w:pPr>
          </w:p>
        </w:tc>
        <w:tc>
          <w:tcPr>
            <w:tcW w:w="10080" w:type="dxa"/>
            <w:vMerge/>
            <w:tcBorders>
              <w:top w:val="nil"/>
              <w:left w:val="single" w:sz="4" w:space="0" w:color="auto"/>
              <w:bottom w:val="single" w:sz="4" w:space="0" w:color="auto"/>
              <w:right w:val="single" w:sz="4" w:space="0" w:color="auto"/>
            </w:tcBorders>
            <w:shd w:val="clear" w:color="auto" w:fill="auto"/>
            <w:vAlign w:val="center"/>
            <w:hideMark/>
          </w:tcPr>
          <w:p w14:paraId="78438E3A" w14:textId="77777777" w:rsidR="00B21BE6" w:rsidRPr="00B21BE6" w:rsidRDefault="00B21BE6" w:rsidP="00B21BE6">
            <w:pPr>
              <w:spacing w:after="0" w:line="240" w:lineRule="auto"/>
              <w:rPr>
                <w:rFonts w:ascii="Calibri" w:eastAsia="Times New Roman" w:hAnsi="Calibri" w:cs="Calibri"/>
                <w:color w:val="000000"/>
              </w:rPr>
            </w:pPr>
          </w:p>
        </w:tc>
        <w:tc>
          <w:tcPr>
            <w:tcW w:w="900" w:type="dxa"/>
            <w:tcBorders>
              <w:top w:val="nil"/>
              <w:left w:val="nil"/>
              <w:bottom w:val="single" w:sz="4" w:space="0" w:color="auto"/>
              <w:right w:val="single" w:sz="4" w:space="0" w:color="auto"/>
            </w:tcBorders>
            <w:shd w:val="clear" w:color="auto" w:fill="auto"/>
            <w:noWrap/>
            <w:vAlign w:val="center"/>
            <w:hideMark/>
          </w:tcPr>
          <w:p w14:paraId="52B42FF8"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Pass</w:t>
            </w:r>
          </w:p>
        </w:tc>
        <w:tc>
          <w:tcPr>
            <w:tcW w:w="1980" w:type="dxa"/>
            <w:tcBorders>
              <w:top w:val="nil"/>
              <w:left w:val="nil"/>
              <w:bottom w:val="single" w:sz="4" w:space="0" w:color="auto"/>
              <w:right w:val="single" w:sz="4" w:space="0" w:color="auto"/>
            </w:tcBorders>
            <w:shd w:val="clear" w:color="auto" w:fill="auto"/>
            <w:noWrap/>
            <w:vAlign w:val="center"/>
            <w:hideMark/>
          </w:tcPr>
          <w:p w14:paraId="65A12252"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Fail</w:t>
            </w:r>
          </w:p>
        </w:tc>
      </w:tr>
      <w:tr w:rsidR="00B21BE6" w:rsidRPr="00B21BE6" w14:paraId="3CAA53D8" w14:textId="77777777" w:rsidTr="00E35477">
        <w:trPr>
          <w:trHeight w:val="503"/>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505DE0E8" w14:textId="77777777" w:rsidR="00B21BE6" w:rsidRPr="00CB28EA" w:rsidRDefault="00B21BE6" w:rsidP="00B21BE6">
            <w:pPr>
              <w:spacing w:after="0" w:line="240" w:lineRule="auto"/>
              <w:jc w:val="center"/>
              <w:rPr>
                <w:rFonts w:ascii="Arial" w:eastAsia="Times New Roman" w:hAnsi="Arial" w:cs="Arial"/>
                <w:color w:val="000000"/>
                <w:sz w:val="32"/>
                <w:szCs w:val="32"/>
              </w:rPr>
            </w:pPr>
            <w:r w:rsidRPr="00CB28EA">
              <w:rPr>
                <w:rFonts w:ascii="Arial" w:eastAsia="Times New Roman" w:hAnsi="Arial" w:cs="Arial"/>
                <w:color w:val="000000"/>
                <w:sz w:val="32"/>
                <w:szCs w:val="32"/>
              </w:rPr>
              <w:t>●</w:t>
            </w:r>
          </w:p>
        </w:tc>
        <w:tc>
          <w:tcPr>
            <w:tcW w:w="630" w:type="dxa"/>
            <w:tcBorders>
              <w:top w:val="nil"/>
              <w:left w:val="nil"/>
              <w:bottom w:val="single" w:sz="4" w:space="0" w:color="auto"/>
              <w:right w:val="single" w:sz="4" w:space="0" w:color="auto"/>
            </w:tcBorders>
            <w:shd w:val="clear" w:color="auto" w:fill="auto"/>
            <w:noWrap/>
            <w:vAlign w:val="center"/>
            <w:hideMark/>
          </w:tcPr>
          <w:p w14:paraId="3C8A052A" w14:textId="77777777" w:rsidR="00B21BE6" w:rsidRPr="00B21BE6" w:rsidRDefault="00B21BE6" w:rsidP="00B21BE6">
            <w:pPr>
              <w:spacing w:after="0" w:line="240" w:lineRule="auto"/>
              <w:jc w:val="center"/>
              <w:rPr>
                <w:rFonts w:ascii="Wingdings" w:eastAsia="Times New Roman" w:hAnsi="Wingdings" w:cs="Calibri"/>
                <w:color w:val="000000"/>
              </w:rPr>
            </w:pPr>
            <w:r w:rsidRPr="00B21BE6">
              <w:rPr>
                <w:rFonts w:ascii="Wingdings" w:eastAsia="Times New Roman" w:hAnsi="Wingdings" w:cs="Calibri"/>
                <w:color w:val="000000"/>
              </w:rPr>
              <w:t>m</w:t>
            </w:r>
          </w:p>
        </w:tc>
        <w:tc>
          <w:tcPr>
            <w:tcW w:w="10080" w:type="dxa"/>
            <w:tcBorders>
              <w:top w:val="nil"/>
              <w:left w:val="nil"/>
              <w:bottom w:val="single" w:sz="4" w:space="0" w:color="auto"/>
              <w:right w:val="single" w:sz="4" w:space="0" w:color="auto"/>
            </w:tcBorders>
            <w:shd w:val="clear" w:color="auto" w:fill="auto"/>
            <w:vAlign w:val="center"/>
            <w:hideMark/>
          </w:tcPr>
          <w:p w14:paraId="15F4F0C8" w14:textId="0BC6F7BB" w:rsidR="00B21BE6" w:rsidRPr="00B21BE6" w:rsidRDefault="00826456" w:rsidP="00B21BE6">
            <w:pPr>
              <w:spacing w:after="0" w:line="240" w:lineRule="auto"/>
              <w:rPr>
                <w:rFonts w:ascii="Calibri" w:eastAsia="Times New Roman" w:hAnsi="Calibri" w:cs="Calibri"/>
                <w:color w:val="000000"/>
              </w:rPr>
            </w:pPr>
            <w:del w:id="5" w:author="Haider Alhabibi" w:date="2024-02-01T13:55:00Z">
              <w:r w:rsidDel="00296469">
                <w:rPr>
                  <w:rFonts w:ascii="Calibri" w:eastAsia="Times New Roman" w:hAnsi="Calibri" w:cs="Calibri"/>
                  <w:color w:val="000000"/>
                </w:rPr>
                <w:delText>LM</w:delText>
              </w:r>
              <w:r w:rsidR="00B21BE6" w:rsidRPr="00B21BE6" w:rsidDel="00296469">
                <w:rPr>
                  <w:rFonts w:ascii="Calibri" w:eastAsia="Times New Roman" w:hAnsi="Calibri" w:cs="Calibri"/>
                  <w:color w:val="000000"/>
                </w:rPr>
                <w:delText>CA</w:delText>
              </w:r>
            </w:del>
            <w:ins w:id="6" w:author="Haider Alhabibi" w:date="2024-02-01T13:55:00Z">
              <w:r w:rsidR="00296469">
                <w:rPr>
                  <w:rFonts w:ascii="Calibri" w:eastAsia="Times New Roman" w:hAnsi="Calibri" w:cs="Calibri"/>
                  <w:color w:val="000000"/>
                </w:rPr>
                <w:t>NRCA</w:t>
              </w:r>
            </w:ins>
            <w:r w:rsidR="00B21BE6" w:rsidRPr="00B21BE6">
              <w:rPr>
                <w:rFonts w:ascii="Calibri" w:eastAsia="Times New Roman" w:hAnsi="Calibri" w:cs="Calibri"/>
                <w:color w:val="000000"/>
              </w:rPr>
              <w:t xml:space="preserve">-LTO-02-A - Must be submitted for all outdoor lighting controls except for alterations where controls area added to </w:t>
            </w:r>
            <w:r w:rsidR="00B21BE6" w:rsidRPr="00B21BE6">
              <w:rPr>
                <w:rFonts w:ascii="Calibri" w:eastAsia="Times New Roman" w:hAnsi="Calibri" w:cs="Calibri"/>
                <w:color w:val="000000"/>
                <w:u w:val="single"/>
              </w:rPr>
              <w:t>&lt;</w:t>
            </w:r>
            <w:r w:rsidR="00B21BE6" w:rsidRPr="00B21BE6">
              <w:rPr>
                <w:rFonts w:ascii="Calibri" w:eastAsia="Times New Roman" w:hAnsi="Calibri" w:cs="Calibri"/>
                <w:color w:val="000000"/>
              </w:rPr>
              <w:t xml:space="preserve"> 20 luminaires.</w:t>
            </w:r>
          </w:p>
        </w:tc>
        <w:tc>
          <w:tcPr>
            <w:tcW w:w="900" w:type="dxa"/>
            <w:tcBorders>
              <w:top w:val="nil"/>
              <w:left w:val="nil"/>
              <w:bottom w:val="single" w:sz="4" w:space="0" w:color="auto"/>
              <w:right w:val="single" w:sz="4" w:space="0" w:color="auto"/>
            </w:tcBorders>
            <w:shd w:val="clear" w:color="auto" w:fill="auto"/>
            <w:noWrap/>
            <w:vAlign w:val="center"/>
            <w:hideMark/>
          </w:tcPr>
          <w:p w14:paraId="70C5D7EF" w14:textId="77777777" w:rsidR="00B21BE6" w:rsidRPr="00B21BE6" w:rsidRDefault="00B21BE6" w:rsidP="00B21BE6">
            <w:pPr>
              <w:spacing w:after="0" w:line="240" w:lineRule="auto"/>
              <w:jc w:val="center"/>
              <w:rPr>
                <w:rFonts w:ascii="Wingdings" w:eastAsia="Times New Roman" w:hAnsi="Wingdings" w:cs="Calibri"/>
                <w:color w:val="000000"/>
              </w:rPr>
            </w:pPr>
            <w:r w:rsidRPr="00B21BE6">
              <w:rPr>
                <w:rFonts w:ascii="Wingdings" w:eastAsia="Times New Roman" w:hAnsi="Wingdings" w:cs="Calibri"/>
                <w:color w:val="000000"/>
              </w:rPr>
              <w:t>o</w:t>
            </w:r>
          </w:p>
        </w:tc>
        <w:tc>
          <w:tcPr>
            <w:tcW w:w="1980" w:type="dxa"/>
            <w:tcBorders>
              <w:top w:val="nil"/>
              <w:left w:val="nil"/>
              <w:bottom w:val="single" w:sz="4" w:space="0" w:color="auto"/>
              <w:right w:val="single" w:sz="4" w:space="0" w:color="auto"/>
            </w:tcBorders>
            <w:shd w:val="clear" w:color="auto" w:fill="auto"/>
            <w:noWrap/>
            <w:vAlign w:val="center"/>
            <w:hideMark/>
          </w:tcPr>
          <w:p w14:paraId="70F9DD43" w14:textId="77777777" w:rsidR="00B21BE6" w:rsidRPr="00B21BE6" w:rsidRDefault="00B21BE6" w:rsidP="00B21BE6">
            <w:pPr>
              <w:spacing w:after="0" w:line="240" w:lineRule="auto"/>
              <w:jc w:val="center"/>
              <w:rPr>
                <w:rFonts w:ascii="Wingdings" w:eastAsia="Times New Roman" w:hAnsi="Wingdings" w:cs="Calibri"/>
                <w:color w:val="000000"/>
              </w:rPr>
            </w:pPr>
            <w:r w:rsidRPr="00B21BE6">
              <w:rPr>
                <w:rFonts w:ascii="Wingdings" w:eastAsia="Times New Roman" w:hAnsi="Wingdings" w:cs="Calibri"/>
                <w:color w:val="000000"/>
              </w:rPr>
              <w:t>o</w:t>
            </w:r>
          </w:p>
        </w:tc>
      </w:tr>
    </w:tbl>
    <w:p w14:paraId="23DD7E1C" w14:textId="77777777" w:rsidR="00B21BE6" w:rsidRDefault="00B21BE6">
      <w:pPr>
        <w:rPr>
          <w:rFonts w:cstheme="minorHAnsi"/>
        </w:rPr>
      </w:pPr>
    </w:p>
    <w:p w14:paraId="275F4100" w14:textId="77777777" w:rsidR="00B21BE6" w:rsidRDefault="00B21BE6">
      <w:pPr>
        <w:rPr>
          <w:rFonts w:cstheme="minorHAnsi"/>
        </w:rPr>
      </w:pPr>
    </w:p>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996"/>
        <w:gridCol w:w="8309"/>
      </w:tblGrid>
      <w:tr w:rsidR="00CC0500" w14:paraId="606B746F" w14:textId="77777777" w:rsidTr="00CC0500">
        <w:trPr>
          <w:trHeight w:val="191"/>
          <w:jc w:val="center"/>
        </w:trPr>
        <w:tc>
          <w:tcPr>
            <w:tcW w:w="14305" w:type="dxa"/>
            <w:gridSpan w:val="2"/>
            <w:tcBorders>
              <w:top w:val="single" w:sz="4" w:space="0" w:color="auto"/>
              <w:left w:val="single" w:sz="4" w:space="0" w:color="auto"/>
              <w:bottom w:val="single" w:sz="4" w:space="0" w:color="auto"/>
              <w:right w:val="single" w:sz="4" w:space="0" w:color="auto"/>
            </w:tcBorders>
            <w:vAlign w:val="center"/>
            <w:hideMark/>
          </w:tcPr>
          <w:p w14:paraId="1CEA37CD" w14:textId="77777777" w:rsidR="00CC0500" w:rsidRDefault="00CC0500">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Pr>
                <w:rFonts w:ascii="Calibri" w:eastAsia="Times New Roman" w:hAnsi="Calibri" w:cs="Arial"/>
                <w:b/>
                <w:caps/>
                <w:sz w:val="20"/>
                <w:szCs w:val="20"/>
              </w:rPr>
              <w:t>Documentation Author's Declaration Statement</w:t>
            </w:r>
          </w:p>
        </w:tc>
      </w:tr>
      <w:tr w:rsidR="00CC0500" w14:paraId="6CF93CFC" w14:textId="77777777" w:rsidTr="00CC0500">
        <w:trPr>
          <w:trHeight w:val="191"/>
          <w:jc w:val="center"/>
        </w:trPr>
        <w:tc>
          <w:tcPr>
            <w:tcW w:w="14305" w:type="dxa"/>
            <w:gridSpan w:val="2"/>
            <w:tcBorders>
              <w:top w:val="single" w:sz="4" w:space="0" w:color="auto"/>
              <w:left w:val="single" w:sz="4" w:space="0" w:color="auto"/>
              <w:bottom w:val="single" w:sz="4" w:space="0" w:color="auto"/>
              <w:right w:val="single" w:sz="4" w:space="0" w:color="auto"/>
            </w:tcBorders>
            <w:vAlign w:val="center"/>
            <w:hideMark/>
          </w:tcPr>
          <w:p w14:paraId="155EB2AC" w14:textId="77777777" w:rsidR="00CC0500" w:rsidRDefault="00CC0500" w:rsidP="00CC0500">
            <w:pPr>
              <w:keepNext/>
              <w:widowControl w:val="0"/>
              <w:numPr>
                <w:ilvl w:val="0"/>
                <w:numId w:val="28"/>
              </w:numPr>
              <w:spacing w:after="0" w:line="240" w:lineRule="auto"/>
              <w:ind w:left="346" w:hanging="346"/>
              <w:contextualSpacing/>
              <w:rPr>
                <w:rFonts w:eastAsia="Times New Roman" w:cs="Times New Roman"/>
                <w:sz w:val="20"/>
                <w:szCs w:val="20"/>
              </w:rPr>
            </w:pPr>
            <w:r>
              <w:rPr>
                <w:rFonts w:eastAsia="Times New Roman" w:cs="Times New Roman"/>
                <w:sz w:val="20"/>
                <w:szCs w:val="20"/>
              </w:rPr>
              <w:t>I certify that this Certificate of Compliance documentation is accurate and complete.</w:t>
            </w:r>
          </w:p>
        </w:tc>
      </w:tr>
      <w:tr w:rsidR="00CC0500" w14:paraId="1475C322" w14:textId="77777777" w:rsidTr="00CC0500">
        <w:trPr>
          <w:trHeight w:val="335"/>
          <w:jc w:val="center"/>
        </w:trPr>
        <w:tc>
          <w:tcPr>
            <w:tcW w:w="5996" w:type="dxa"/>
            <w:tcBorders>
              <w:top w:val="single" w:sz="4" w:space="0" w:color="auto"/>
              <w:left w:val="single" w:sz="4" w:space="0" w:color="auto"/>
              <w:bottom w:val="single" w:sz="4" w:space="0" w:color="auto"/>
              <w:right w:val="single" w:sz="4" w:space="0" w:color="auto"/>
            </w:tcBorders>
            <w:hideMark/>
          </w:tcPr>
          <w:p w14:paraId="30A57AD8" w14:textId="77777777" w:rsidR="00CC0500" w:rsidRDefault="00CC0500">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Documentation Author Name:</w:t>
            </w:r>
          </w:p>
        </w:tc>
        <w:tc>
          <w:tcPr>
            <w:tcW w:w="8309" w:type="dxa"/>
            <w:tcBorders>
              <w:top w:val="single" w:sz="4" w:space="0" w:color="auto"/>
              <w:left w:val="single" w:sz="4" w:space="0" w:color="auto"/>
              <w:bottom w:val="single" w:sz="4" w:space="0" w:color="auto"/>
              <w:right w:val="single" w:sz="4" w:space="0" w:color="auto"/>
            </w:tcBorders>
            <w:hideMark/>
          </w:tcPr>
          <w:p w14:paraId="57668E81" w14:textId="77777777" w:rsidR="00CC0500" w:rsidRDefault="00CC0500">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Documentation Author Signature:</w:t>
            </w:r>
          </w:p>
        </w:tc>
      </w:tr>
      <w:tr w:rsidR="00CC0500" w14:paraId="09401EDD" w14:textId="77777777" w:rsidTr="00CC0500">
        <w:trPr>
          <w:trHeight w:val="335"/>
          <w:jc w:val="center"/>
        </w:trPr>
        <w:tc>
          <w:tcPr>
            <w:tcW w:w="5996" w:type="dxa"/>
            <w:tcBorders>
              <w:top w:val="single" w:sz="4" w:space="0" w:color="auto"/>
              <w:left w:val="single" w:sz="4" w:space="0" w:color="auto"/>
              <w:bottom w:val="single" w:sz="4" w:space="0" w:color="auto"/>
              <w:right w:val="single" w:sz="4" w:space="0" w:color="auto"/>
            </w:tcBorders>
            <w:hideMark/>
          </w:tcPr>
          <w:p w14:paraId="04CBA1C8" w14:textId="77777777" w:rsidR="00CC0500" w:rsidRDefault="00CC0500">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Company:</w:t>
            </w:r>
          </w:p>
        </w:tc>
        <w:tc>
          <w:tcPr>
            <w:tcW w:w="8309" w:type="dxa"/>
            <w:tcBorders>
              <w:top w:val="single" w:sz="4" w:space="0" w:color="auto"/>
              <w:left w:val="single" w:sz="4" w:space="0" w:color="auto"/>
              <w:bottom w:val="single" w:sz="4" w:space="0" w:color="auto"/>
              <w:right w:val="single" w:sz="4" w:space="0" w:color="auto"/>
            </w:tcBorders>
            <w:hideMark/>
          </w:tcPr>
          <w:p w14:paraId="130A3280" w14:textId="77777777" w:rsidR="00CC0500" w:rsidRDefault="00CC0500">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Signature Date:</w:t>
            </w:r>
          </w:p>
        </w:tc>
      </w:tr>
      <w:tr w:rsidR="00CC0500" w14:paraId="63F5BAA7" w14:textId="77777777" w:rsidTr="00CC0500">
        <w:trPr>
          <w:trHeight w:val="335"/>
          <w:jc w:val="center"/>
        </w:trPr>
        <w:tc>
          <w:tcPr>
            <w:tcW w:w="5996" w:type="dxa"/>
            <w:tcBorders>
              <w:top w:val="single" w:sz="4" w:space="0" w:color="auto"/>
              <w:left w:val="single" w:sz="4" w:space="0" w:color="auto"/>
              <w:bottom w:val="single" w:sz="4" w:space="0" w:color="auto"/>
              <w:right w:val="single" w:sz="4" w:space="0" w:color="auto"/>
            </w:tcBorders>
            <w:hideMark/>
          </w:tcPr>
          <w:p w14:paraId="7BECA6E6" w14:textId="77777777" w:rsidR="00CC0500" w:rsidRDefault="00CC0500">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Address:</w:t>
            </w:r>
          </w:p>
        </w:tc>
        <w:tc>
          <w:tcPr>
            <w:tcW w:w="8309" w:type="dxa"/>
            <w:tcBorders>
              <w:top w:val="single" w:sz="4" w:space="0" w:color="auto"/>
              <w:left w:val="single" w:sz="4" w:space="0" w:color="auto"/>
              <w:bottom w:val="single" w:sz="4" w:space="0" w:color="auto"/>
              <w:right w:val="single" w:sz="4" w:space="0" w:color="auto"/>
            </w:tcBorders>
            <w:hideMark/>
          </w:tcPr>
          <w:p w14:paraId="40CBC29C" w14:textId="77777777" w:rsidR="00CC0500" w:rsidRDefault="00CC0500">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CEA/HERS Certification Identification (if applicable):</w:t>
            </w:r>
          </w:p>
        </w:tc>
      </w:tr>
      <w:tr w:rsidR="00CC0500" w14:paraId="396ACAC9" w14:textId="77777777" w:rsidTr="00CC0500">
        <w:trPr>
          <w:trHeight w:val="335"/>
          <w:jc w:val="center"/>
        </w:trPr>
        <w:tc>
          <w:tcPr>
            <w:tcW w:w="5996" w:type="dxa"/>
            <w:tcBorders>
              <w:top w:val="single" w:sz="4" w:space="0" w:color="auto"/>
              <w:left w:val="single" w:sz="4" w:space="0" w:color="auto"/>
              <w:bottom w:val="single" w:sz="4" w:space="0" w:color="auto"/>
              <w:right w:val="single" w:sz="4" w:space="0" w:color="auto"/>
            </w:tcBorders>
            <w:hideMark/>
          </w:tcPr>
          <w:p w14:paraId="65068CA8" w14:textId="77777777" w:rsidR="00CC0500" w:rsidRDefault="00CC0500">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City/State/Zip:</w:t>
            </w:r>
          </w:p>
        </w:tc>
        <w:tc>
          <w:tcPr>
            <w:tcW w:w="8309" w:type="dxa"/>
            <w:tcBorders>
              <w:top w:val="single" w:sz="4" w:space="0" w:color="auto"/>
              <w:left w:val="single" w:sz="4" w:space="0" w:color="auto"/>
              <w:bottom w:val="single" w:sz="4" w:space="0" w:color="auto"/>
              <w:right w:val="single" w:sz="4" w:space="0" w:color="auto"/>
            </w:tcBorders>
            <w:hideMark/>
          </w:tcPr>
          <w:p w14:paraId="474EE9C3" w14:textId="77777777" w:rsidR="00CC0500" w:rsidRDefault="00CC0500">
            <w:pPr>
              <w:keepNext/>
              <w:widowControl w:val="0"/>
              <w:spacing w:after="0" w:line="240" w:lineRule="auto"/>
              <w:rPr>
                <w:rFonts w:ascii="Calibri" w:eastAsia="Times New Roman" w:hAnsi="Calibri" w:cs="Times New Roman"/>
                <w:sz w:val="20"/>
                <w:szCs w:val="20"/>
              </w:rPr>
            </w:pPr>
            <w:r>
              <w:rPr>
                <w:rFonts w:ascii="Calibri" w:eastAsia="Times New Roman" w:hAnsi="Calibri" w:cs="Times New Roman"/>
                <w:sz w:val="20"/>
                <w:szCs w:val="20"/>
              </w:rPr>
              <w:t>Phone:</w:t>
            </w:r>
          </w:p>
        </w:tc>
      </w:tr>
      <w:tr w:rsidR="00CC0500" w14:paraId="7D2FB49B" w14:textId="77777777" w:rsidTr="00CC0500">
        <w:trPr>
          <w:trHeight w:val="275"/>
          <w:jc w:val="center"/>
        </w:trPr>
        <w:tc>
          <w:tcPr>
            <w:tcW w:w="1430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0F25EE7" w14:textId="77777777" w:rsidR="00CC0500" w:rsidRDefault="00CC0500">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Pr>
                <w:rFonts w:ascii="Calibri" w:eastAsia="Times New Roman" w:hAnsi="Calibri" w:cs="Arial"/>
                <w:b/>
                <w:caps/>
                <w:sz w:val="20"/>
                <w:szCs w:val="20"/>
              </w:rPr>
              <w:t xml:space="preserve">Responsible Person's Declaration statement  </w:t>
            </w:r>
          </w:p>
        </w:tc>
      </w:tr>
      <w:tr w:rsidR="00CC0500" w14:paraId="799A44D8" w14:textId="77777777" w:rsidTr="00CC0500">
        <w:trPr>
          <w:trHeight w:val="469"/>
          <w:jc w:val="center"/>
        </w:trPr>
        <w:tc>
          <w:tcPr>
            <w:tcW w:w="1430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A30A5B5" w14:textId="77777777" w:rsidR="00CC0500" w:rsidRDefault="00CC0500">
            <w:pPr>
              <w:keepNext/>
              <w:widowControl w:val="0"/>
              <w:tabs>
                <w:tab w:val="left" w:pos="-2600"/>
              </w:tabs>
              <w:spacing w:after="0" w:line="240" w:lineRule="auto"/>
              <w:ind w:right="90"/>
              <w:outlineLvl w:val="2"/>
              <w:rPr>
                <w:rFonts w:ascii="Calibri" w:eastAsia="Times New Roman" w:hAnsi="Calibri" w:cs="Times New Roman"/>
                <w:sz w:val="20"/>
                <w:szCs w:val="20"/>
              </w:rPr>
            </w:pPr>
            <w:r>
              <w:rPr>
                <w:rFonts w:ascii="Calibri" w:eastAsia="Times New Roman" w:hAnsi="Calibri" w:cs="Times New Roman"/>
                <w:sz w:val="20"/>
                <w:szCs w:val="20"/>
              </w:rPr>
              <w:t>I certify the following under penalty of perjury, under the laws of the State of California:</w:t>
            </w:r>
          </w:p>
          <w:p w14:paraId="2751CCEC" w14:textId="77777777" w:rsidR="00CC0500" w:rsidRDefault="00CC0500" w:rsidP="00CC0500">
            <w:pPr>
              <w:keepNext/>
              <w:widowControl w:val="0"/>
              <w:numPr>
                <w:ilvl w:val="0"/>
                <w:numId w:val="29"/>
              </w:numPr>
              <w:tabs>
                <w:tab w:val="left" w:pos="-2600"/>
              </w:tabs>
              <w:spacing w:after="0" w:line="240" w:lineRule="auto"/>
              <w:ind w:right="90"/>
              <w:outlineLvl w:val="2"/>
              <w:rPr>
                <w:rFonts w:ascii="Calibri" w:eastAsia="Times New Roman" w:hAnsi="Calibri" w:cs="Times New Roman"/>
                <w:sz w:val="20"/>
                <w:szCs w:val="20"/>
              </w:rPr>
            </w:pPr>
            <w:r>
              <w:rPr>
                <w:rFonts w:ascii="Calibri" w:eastAsia="Times New Roman" w:hAnsi="Calibri" w:cs="Times New Roman"/>
                <w:sz w:val="20"/>
                <w:szCs w:val="20"/>
              </w:rPr>
              <w:t>The information provided on this Certificate of Compliance is true and correct.</w:t>
            </w:r>
          </w:p>
          <w:p w14:paraId="082F4E1B" w14:textId="77777777" w:rsidR="00CC0500" w:rsidRDefault="00CC0500" w:rsidP="00CC0500">
            <w:pPr>
              <w:keepNext/>
              <w:widowControl w:val="0"/>
              <w:numPr>
                <w:ilvl w:val="0"/>
                <w:numId w:val="29"/>
              </w:numPr>
              <w:tabs>
                <w:tab w:val="left" w:pos="-2600"/>
              </w:tabs>
              <w:spacing w:after="0" w:line="240" w:lineRule="auto"/>
              <w:ind w:right="90"/>
              <w:outlineLvl w:val="2"/>
              <w:rPr>
                <w:rFonts w:ascii="Calibri" w:eastAsia="Times New Roman" w:hAnsi="Calibri" w:cs="Times New Roman"/>
                <w:sz w:val="20"/>
                <w:szCs w:val="20"/>
              </w:rPr>
            </w:pPr>
            <w:r>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19D42985" w14:textId="77777777" w:rsidR="00CC0500" w:rsidRDefault="00CC0500" w:rsidP="00CC0500">
            <w:pPr>
              <w:keepNext/>
              <w:widowControl w:val="0"/>
              <w:numPr>
                <w:ilvl w:val="0"/>
                <w:numId w:val="29"/>
              </w:numPr>
              <w:autoSpaceDE w:val="0"/>
              <w:autoSpaceDN w:val="0"/>
              <w:adjustRightInd w:val="0"/>
              <w:spacing w:after="0" w:line="240" w:lineRule="auto"/>
              <w:ind w:right="90"/>
              <w:rPr>
                <w:rFonts w:ascii="Calibri" w:eastAsia="Times New Roman" w:hAnsi="Calibri" w:cs="Times New Roman"/>
                <w:sz w:val="20"/>
                <w:szCs w:val="20"/>
              </w:rPr>
            </w:pPr>
            <w:r>
              <w:rPr>
                <w:rFonts w:ascii="Calibri" w:eastAsia="Times New Roman" w:hAnsi="Calibri" w:cs="Arial"/>
                <w:sz w:val="20"/>
                <w:szCs w:val="20"/>
              </w:rPr>
              <w:t>The energy features and performance specifications, materials, components, and manufactured devices for the building design or system design identified on this Certificate of Compliance conform to the requirements of Title 24, Part 1 and Part 6 of the California Code of Regulations</w:t>
            </w:r>
            <w:r>
              <w:rPr>
                <w:rFonts w:ascii="Calibri" w:eastAsia="Times New Roman" w:hAnsi="Calibri" w:cs="TimesNewRomanPSMT"/>
                <w:sz w:val="20"/>
                <w:szCs w:val="20"/>
              </w:rPr>
              <w:t>.</w:t>
            </w:r>
          </w:p>
          <w:p w14:paraId="7B498045" w14:textId="77777777" w:rsidR="00CC0500" w:rsidRDefault="00CC0500" w:rsidP="00CC0500">
            <w:pPr>
              <w:keepNext/>
              <w:widowControl w:val="0"/>
              <w:numPr>
                <w:ilvl w:val="0"/>
                <w:numId w:val="29"/>
              </w:numPr>
              <w:autoSpaceDE w:val="0"/>
              <w:autoSpaceDN w:val="0"/>
              <w:adjustRightInd w:val="0"/>
              <w:spacing w:after="0" w:line="240" w:lineRule="auto"/>
              <w:ind w:right="90"/>
              <w:contextualSpacing/>
              <w:rPr>
                <w:rFonts w:ascii="Calibri" w:eastAsia="Times New Roman" w:hAnsi="Calibri" w:cs="Times New Roman"/>
                <w:sz w:val="20"/>
                <w:szCs w:val="20"/>
              </w:rPr>
            </w:pPr>
            <w:r>
              <w:rPr>
                <w:rFonts w:ascii="Calibri" w:eastAsia="Times New Roman" w:hAnsi="Calibri" w:cs="Arial"/>
                <w:sz w:val="20"/>
                <w:szCs w:val="20"/>
              </w:rPr>
              <w:t>The building design features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4DCAD6AB" w14:textId="77777777" w:rsidR="00CC0500" w:rsidRDefault="00CC0500" w:rsidP="00CC0500">
            <w:pPr>
              <w:keepNext/>
              <w:widowControl w:val="0"/>
              <w:numPr>
                <w:ilvl w:val="0"/>
                <w:numId w:val="29"/>
              </w:numPr>
              <w:autoSpaceDE w:val="0"/>
              <w:autoSpaceDN w:val="0"/>
              <w:adjustRightInd w:val="0"/>
              <w:spacing w:after="0" w:line="240" w:lineRule="auto"/>
              <w:contextualSpacing/>
              <w:rPr>
                <w:rFonts w:ascii="Calibri" w:eastAsia="Times New Roman" w:hAnsi="Calibri" w:cs="Times New Roman"/>
                <w:b/>
                <w:sz w:val="20"/>
                <w:szCs w:val="20"/>
              </w:rPr>
            </w:pPr>
            <w:r>
              <w:rPr>
                <w:rFonts w:ascii="Calibri" w:eastAsia="Times New Roman" w:hAnsi="Calibri" w:cs="Times New Roman"/>
                <w:sz w:val="20"/>
                <w:szCs w:val="20"/>
              </w:rPr>
              <w:t xml:space="preserve">I will ensure that a completed signed copy of this Certificate of Compliance shall be made available with the building permit(s) issued for the building, and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CC0500" w14:paraId="10F62606" w14:textId="77777777" w:rsidTr="00CC0500">
        <w:trPr>
          <w:trHeight w:val="335"/>
          <w:jc w:val="center"/>
        </w:trPr>
        <w:tc>
          <w:tcPr>
            <w:tcW w:w="59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E5013CC" w14:textId="77777777" w:rsidR="00CC0500" w:rsidRDefault="00CC050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Responsible Designer Name:</w:t>
            </w:r>
          </w:p>
        </w:tc>
        <w:tc>
          <w:tcPr>
            <w:tcW w:w="83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114405E" w14:textId="77777777" w:rsidR="00CC0500" w:rsidRDefault="00CC050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Responsible Designer Signature:</w:t>
            </w:r>
          </w:p>
        </w:tc>
      </w:tr>
      <w:tr w:rsidR="00CC0500" w14:paraId="335B2893" w14:textId="77777777" w:rsidTr="00CC0500">
        <w:trPr>
          <w:trHeight w:val="335"/>
          <w:jc w:val="center"/>
        </w:trPr>
        <w:tc>
          <w:tcPr>
            <w:tcW w:w="59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1D7FC8" w14:textId="77777777" w:rsidR="00CC0500" w:rsidRDefault="00CC050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Company :</w:t>
            </w:r>
          </w:p>
        </w:tc>
        <w:tc>
          <w:tcPr>
            <w:tcW w:w="83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CBC000F" w14:textId="77777777" w:rsidR="00CC0500" w:rsidRDefault="00CC050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Date Signed:</w:t>
            </w:r>
          </w:p>
        </w:tc>
      </w:tr>
      <w:tr w:rsidR="00CC0500" w14:paraId="73847368" w14:textId="77777777" w:rsidTr="00CC0500">
        <w:trPr>
          <w:trHeight w:val="335"/>
          <w:jc w:val="center"/>
        </w:trPr>
        <w:tc>
          <w:tcPr>
            <w:tcW w:w="59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30632C" w14:textId="77777777" w:rsidR="00CC0500" w:rsidRDefault="00CC050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Address:</w:t>
            </w:r>
          </w:p>
        </w:tc>
        <w:tc>
          <w:tcPr>
            <w:tcW w:w="83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A596BAC" w14:textId="77777777" w:rsidR="00CC0500" w:rsidRDefault="00CC050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License:</w:t>
            </w:r>
          </w:p>
        </w:tc>
      </w:tr>
      <w:tr w:rsidR="00CC0500" w14:paraId="64429FDA" w14:textId="77777777" w:rsidTr="00CC0500">
        <w:trPr>
          <w:trHeight w:val="335"/>
          <w:jc w:val="center"/>
        </w:trPr>
        <w:tc>
          <w:tcPr>
            <w:tcW w:w="59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B4C5963" w14:textId="77777777" w:rsidR="00CC0500" w:rsidRDefault="00CC050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City/State/Zip:</w:t>
            </w:r>
          </w:p>
        </w:tc>
        <w:tc>
          <w:tcPr>
            <w:tcW w:w="83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B0E077F" w14:textId="77777777" w:rsidR="00CC0500" w:rsidRDefault="00CC0500">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Pr>
                <w:rFonts w:ascii="Calibri" w:eastAsia="Times New Roman" w:hAnsi="Calibri" w:cs="Times New Roman"/>
                <w:sz w:val="20"/>
                <w:szCs w:val="20"/>
              </w:rPr>
              <w:t>Phone:</w:t>
            </w:r>
          </w:p>
        </w:tc>
      </w:tr>
    </w:tbl>
    <w:p w14:paraId="44E4C2ED" w14:textId="77777777" w:rsidR="00724707" w:rsidRDefault="00311B0A">
      <w:pPr>
        <w:rPr>
          <w:rFonts w:cstheme="minorHAnsi"/>
        </w:rPr>
        <w:sectPr w:rsidR="00724707" w:rsidSect="000F1C6B">
          <w:headerReference w:type="default" r:id="rId11"/>
          <w:footerReference w:type="default" r:id="rId12"/>
          <w:pgSz w:w="15840" w:h="12240" w:orient="landscape"/>
          <w:pgMar w:top="720" w:right="720" w:bottom="720" w:left="720" w:header="450" w:footer="720" w:gutter="0"/>
          <w:cols w:space="720"/>
          <w:docGrid w:linePitch="360"/>
        </w:sectPr>
      </w:pPr>
      <w:r>
        <w:rPr>
          <w:rFonts w:cstheme="minorHAnsi"/>
        </w:rPr>
        <w:br w:type="page"/>
      </w:r>
    </w:p>
    <w:p w14:paraId="48CAD713" w14:textId="3D97F7B2" w:rsidR="002059C3" w:rsidRDefault="006D18DC" w:rsidP="00153459">
      <w:pPr>
        <w:spacing w:after="0"/>
        <w:rPr>
          <w:b/>
          <w:bCs/>
        </w:rPr>
      </w:pPr>
      <w:r w:rsidRPr="006D18DC">
        <w:rPr>
          <w:b/>
          <w:bCs/>
        </w:rPr>
        <w:t>A.</w:t>
      </w:r>
      <w:r>
        <w:rPr>
          <w:b/>
          <w:bCs/>
        </w:rPr>
        <w:t xml:space="preserve"> </w:t>
      </w:r>
      <w:r w:rsidRPr="006D18DC">
        <w:rPr>
          <w:b/>
          <w:bCs/>
        </w:rPr>
        <w:t>General Information</w:t>
      </w:r>
    </w:p>
    <w:p w14:paraId="0A0631C6" w14:textId="4CE3C1C0" w:rsidR="00C706D8" w:rsidRPr="00C706D8" w:rsidRDefault="00C706D8" w:rsidP="00C706D8">
      <w:pPr>
        <w:pStyle w:val="ListParagraph"/>
        <w:numPr>
          <w:ilvl w:val="0"/>
          <w:numId w:val="13"/>
        </w:numPr>
      </w:pPr>
      <w:bookmarkStart w:id="7" w:name="_Hlk97889395"/>
      <w:r w:rsidRPr="00C706D8">
        <w:t>Enter the City the project is located in</w:t>
      </w:r>
      <w:bookmarkEnd w:id="7"/>
      <w:r w:rsidRPr="00C706D8">
        <w:t>.</w:t>
      </w:r>
    </w:p>
    <w:p w14:paraId="588CBB8A" w14:textId="41DB20C9" w:rsidR="00C706D8" w:rsidRDefault="00C706D8" w:rsidP="00C706D8">
      <w:pPr>
        <w:pStyle w:val="ListParagraph"/>
        <w:numPr>
          <w:ilvl w:val="0"/>
          <w:numId w:val="13"/>
        </w:numPr>
      </w:pPr>
      <w:bookmarkStart w:id="8" w:name="_Hlk98334949"/>
      <w:r>
        <w:t>Enter the Climate Zone.</w:t>
      </w:r>
    </w:p>
    <w:bookmarkEnd w:id="8"/>
    <w:p w14:paraId="0E858382" w14:textId="37E65E01" w:rsidR="00C706D8" w:rsidRDefault="00C706D8" w:rsidP="00C706D8">
      <w:pPr>
        <w:pStyle w:val="ListParagraph"/>
        <w:numPr>
          <w:ilvl w:val="0"/>
          <w:numId w:val="13"/>
        </w:numPr>
      </w:pPr>
      <w:r>
        <w:t xml:space="preserve">Select the applicable </w:t>
      </w:r>
      <w:r w:rsidR="00E135B2">
        <w:t>Outdoor Lighting Zone.</w:t>
      </w:r>
    </w:p>
    <w:p w14:paraId="03153BD0" w14:textId="6C823777" w:rsidR="00C706D8" w:rsidRDefault="00C706D8" w:rsidP="00C706D8">
      <w:pPr>
        <w:pStyle w:val="ListParagraph"/>
        <w:numPr>
          <w:ilvl w:val="0"/>
          <w:numId w:val="13"/>
        </w:numPr>
      </w:pPr>
      <w:r>
        <w:t>Enter the Total Illuminated Hardscape Area.</w:t>
      </w:r>
    </w:p>
    <w:p w14:paraId="137AD864" w14:textId="4DFA2842" w:rsidR="002059C3" w:rsidRPr="00C706D8" w:rsidRDefault="00C706D8" w:rsidP="000A72C6">
      <w:pPr>
        <w:pStyle w:val="ListParagraph"/>
        <w:numPr>
          <w:ilvl w:val="0"/>
          <w:numId w:val="13"/>
        </w:numPr>
        <w:rPr>
          <w:b/>
          <w:bCs/>
        </w:rPr>
      </w:pPr>
      <w:r>
        <w:t>Select the applicable Occupancy Types within the Project.</w:t>
      </w:r>
    </w:p>
    <w:p w14:paraId="43EB7935" w14:textId="28A9C1C1" w:rsidR="002059C3" w:rsidRPr="009E433D" w:rsidRDefault="002059C3" w:rsidP="00153459">
      <w:pPr>
        <w:spacing w:after="0"/>
        <w:rPr>
          <w:b/>
          <w:bCs/>
        </w:rPr>
      </w:pPr>
      <w:r w:rsidRPr="009E433D">
        <w:rPr>
          <w:b/>
          <w:bCs/>
        </w:rPr>
        <w:t>B. Project Scope</w:t>
      </w:r>
    </w:p>
    <w:p w14:paraId="3B95B47B" w14:textId="17B8B3F8" w:rsidR="002059C3" w:rsidRDefault="002059C3" w:rsidP="002059C3">
      <w:pPr>
        <w:pStyle w:val="ListParagraph"/>
        <w:numPr>
          <w:ilvl w:val="0"/>
          <w:numId w:val="2"/>
        </w:numPr>
      </w:pPr>
      <w:bookmarkStart w:id="9" w:name="_Hlk98241040"/>
      <w:r>
        <w:t xml:space="preserve">Select whether the </w:t>
      </w:r>
      <w:r w:rsidR="006E0E9F">
        <w:t>Lighting System</w:t>
      </w:r>
      <w:r>
        <w:t xml:space="preserve"> is New or Altered.</w:t>
      </w:r>
    </w:p>
    <w:bookmarkEnd w:id="9"/>
    <w:p w14:paraId="79399E6F" w14:textId="77777777" w:rsidR="002059C3" w:rsidRDefault="002059C3" w:rsidP="002059C3">
      <w:pPr>
        <w:pStyle w:val="ListParagraph"/>
        <w:numPr>
          <w:ilvl w:val="0"/>
          <w:numId w:val="2"/>
        </w:numPr>
      </w:pPr>
      <w:r>
        <w:t>Is your alteration increasing the connected lighting load (Watts): Select Yes or No.</w:t>
      </w:r>
    </w:p>
    <w:p w14:paraId="327FFAAA" w14:textId="77777777" w:rsidR="002059C3" w:rsidRDefault="002059C3" w:rsidP="002059C3">
      <w:pPr>
        <w:pStyle w:val="ListParagraph"/>
        <w:numPr>
          <w:ilvl w:val="0"/>
          <w:numId w:val="2"/>
        </w:numPr>
      </w:pPr>
      <w:r>
        <w:t>Select the percent of existing luminaires being altered.</w:t>
      </w:r>
    </w:p>
    <w:p w14:paraId="72C02CCA" w14:textId="77777777" w:rsidR="002059C3" w:rsidRDefault="002059C3" w:rsidP="002059C3">
      <w:pPr>
        <w:pStyle w:val="ListParagraph"/>
        <w:numPr>
          <w:ilvl w:val="0"/>
          <w:numId w:val="2"/>
        </w:numPr>
      </w:pPr>
      <w:r>
        <w:t>Enter the sum total of luminaires being added or altered</w:t>
      </w:r>
    </w:p>
    <w:p w14:paraId="518323D6" w14:textId="668C53EB" w:rsidR="002059C3" w:rsidRDefault="00C706D8" w:rsidP="002059C3">
      <w:pPr>
        <w:pStyle w:val="ListParagraph"/>
        <w:numPr>
          <w:ilvl w:val="0"/>
          <w:numId w:val="2"/>
        </w:numPr>
      </w:pPr>
      <w:r>
        <w:t>C</w:t>
      </w:r>
      <w:r w:rsidR="002059C3">
        <w:t>alculation Method</w:t>
      </w:r>
      <w:r>
        <w:t>: Select from</w:t>
      </w:r>
      <w:r w:rsidR="002059C3">
        <w:t xml:space="preserve"> dropdown. </w:t>
      </w:r>
    </w:p>
    <w:p w14:paraId="40938EAA" w14:textId="77777777" w:rsidR="00B46D5B" w:rsidRPr="00B46D5B" w:rsidRDefault="00B46D5B" w:rsidP="00153459">
      <w:pPr>
        <w:spacing w:after="0"/>
        <w:rPr>
          <w:b/>
          <w:bCs/>
        </w:rPr>
      </w:pPr>
      <w:bookmarkStart w:id="10" w:name="_Hlk97794559"/>
      <w:r w:rsidRPr="00B46D5B">
        <w:rPr>
          <w:b/>
          <w:bCs/>
        </w:rPr>
        <w:t>C. Compliance Results</w:t>
      </w:r>
    </w:p>
    <w:p w14:paraId="1C8F3E4F" w14:textId="3646EAED" w:rsidR="007E75A2" w:rsidRPr="00153459" w:rsidRDefault="00B46D5B" w:rsidP="00153459">
      <w:pPr>
        <w:pStyle w:val="ListParagraph"/>
        <w:numPr>
          <w:ilvl w:val="0"/>
          <w:numId w:val="24"/>
        </w:numPr>
        <w:rPr>
          <w:rFonts w:cstheme="minorHAnsi"/>
        </w:rPr>
      </w:pPr>
      <w:r w:rsidRPr="00403348">
        <w:t xml:space="preserve">Results in this table are automatically calculated from data input and calculations in Tables G through </w:t>
      </w:r>
      <w:r>
        <w:t>N.</w:t>
      </w:r>
    </w:p>
    <w:p w14:paraId="34C22723" w14:textId="77777777" w:rsidR="00B46D5B" w:rsidRDefault="00B46D5B" w:rsidP="00153459">
      <w:pPr>
        <w:spacing w:after="0"/>
        <w:rPr>
          <w:b/>
          <w:bCs/>
        </w:rPr>
      </w:pPr>
      <w:r w:rsidRPr="009E433D">
        <w:rPr>
          <w:b/>
          <w:bCs/>
        </w:rPr>
        <w:t>D. Exceptional Conditions</w:t>
      </w:r>
    </w:p>
    <w:p w14:paraId="17642882" w14:textId="3AA5A4B7" w:rsidR="00B46D5B" w:rsidRDefault="00B46D5B" w:rsidP="00153459">
      <w:pPr>
        <w:pStyle w:val="ListParagraph"/>
        <w:numPr>
          <w:ilvl w:val="0"/>
          <w:numId w:val="25"/>
        </w:numPr>
      </w:pPr>
      <w:r w:rsidRPr="009E433D">
        <w:t>This table is auto-filled with uneditable comments because of selections made or data entered in tables throughout the form.</w:t>
      </w:r>
    </w:p>
    <w:p w14:paraId="118E0AD9" w14:textId="77777777" w:rsidR="00701A1D" w:rsidRPr="00701A1D" w:rsidRDefault="00701A1D" w:rsidP="00153459">
      <w:pPr>
        <w:spacing w:after="0"/>
        <w:rPr>
          <w:b/>
          <w:bCs/>
        </w:rPr>
      </w:pPr>
      <w:r w:rsidRPr="00701A1D">
        <w:rPr>
          <w:b/>
          <w:bCs/>
        </w:rPr>
        <w:t xml:space="preserve">E. Additional Remarks </w:t>
      </w:r>
    </w:p>
    <w:p w14:paraId="1142DDD5" w14:textId="667A472F" w:rsidR="00701A1D" w:rsidRDefault="00701A1D" w:rsidP="00701A1D">
      <w:r w:rsidRPr="00701A1D">
        <w:t>Enter any notes or comments for the AHJ.</w:t>
      </w:r>
    </w:p>
    <w:bookmarkEnd w:id="10"/>
    <w:p w14:paraId="7259347F" w14:textId="77777777" w:rsidR="00701A1D" w:rsidRDefault="00701A1D" w:rsidP="00153459">
      <w:pPr>
        <w:spacing w:after="0"/>
        <w:rPr>
          <w:b/>
          <w:bCs/>
        </w:rPr>
      </w:pPr>
      <w:r w:rsidRPr="00605E00">
        <w:rPr>
          <w:b/>
          <w:bCs/>
        </w:rPr>
        <w:t>F. Outdoor Lighting Schedule</w:t>
      </w:r>
    </w:p>
    <w:p w14:paraId="633FD350" w14:textId="36245D7D" w:rsidR="00701A1D" w:rsidRPr="00605E00" w:rsidRDefault="00701A1D" w:rsidP="00701A1D">
      <w:pPr>
        <w:pStyle w:val="ListParagraph"/>
        <w:numPr>
          <w:ilvl w:val="0"/>
          <w:numId w:val="4"/>
        </w:numPr>
        <w:rPr>
          <w:b/>
          <w:bCs/>
        </w:rPr>
      </w:pPr>
      <w:r>
        <w:t>Enter the Name or Item Tag</w:t>
      </w:r>
      <w:r w:rsidR="00C706D8">
        <w:t>.</w:t>
      </w:r>
    </w:p>
    <w:p w14:paraId="229A828D" w14:textId="2BFD7954" w:rsidR="00701A1D" w:rsidRPr="00605E00" w:rsidRDefault="00701A1D" w:rsidP="00701A1D">
      <w:pPr>
        <w:pStyle w:val="ListParagraph"/>
        <w:numPr>
          <w:ilvl w:val="0"/>
          <w:numId w:val="4"/>
        </w:numPr>
        <w:rPr>
          <w:b/>
          <w:bCs/>
        </w:rPr>
      </w:pPr>
      <w:r>
        <w:t>Enter a Description of the Luminaire and select if it is Linear</w:t>
      </w:r>
      <w:r w:rsidR="00C706D8">
        <w:t>.</w:t>
      </w:r>
    </w:p>
    <w:p w14:paraId="1C8F1093" w14:textId="2C235350" w:rsidR="00701A1D" w:rsidRPr="00605E00" w:rsidRDefault="00701A1D" w:rsidP="00701A1D">
      <w:pPr>
        <w:pStyle w:val="ListParagraph"/>
        <w:numPr>
          <w:ilvl w:val="0"/>
          <w:numId w:val="4"/>
        </w:numPr>
        <w:rPr>
          <w:b/>
          <w:bCs/>
        </w:rPr>
      </w:pPr>
      <w:r>
        <w:t>Enter the Watts per Luminaire</w:t>
      </w:r>
      <w:r w:rsidR="00C706D8">
        <w:t>.</w:t>
      </w:r>
    </w:p>
    <w:p w14:paraId="377B9778" w14:textId="2713FC58" w:rsidR="00701A1D" w:rsidRPr="00605E00" w:rsidRDefault="00701A1D" w:rsidP="00701A1D">
      <w:pPr>
        <w:pStyle w:val="ListParagraph"/>
        <w:numPr>
          <w:ilvl w:val="0"/>
          <w:numId w:val="4"/>
        </w:numPr>
        <w:rPr>
          <w:b/>
          <w:bCs/>
        </w:rPr>
      </w:pPr>
      <w:r>
        <w:t xml:space="preserve">How Wattage </w:t>
      </w:r>
      <w:r w:rsidR="00C706D8">
        <w:t xml:space="preserve">is </w:t>
      </w:r>
      <w:r>
        <w:t>Determined: Select from dropdown</w:t>
      </w:r>
      <w:r w:rsidR="00C706D8">
        <w:t>.</w:t>
      </w:r>
    </w:p>
    <w:p w14:paraId="1B6E95B0" w14:textId="77777777" w:rsidR="00701A1D" w:rsidRPr="00605E00" w:rsidRDefault="00701A1D" w:rsidP="00701A1D">
      <w:pPr>
        <w:pStyle w:val="ListParagraph"/>
        <w:numPr>
          <w:ilvl w:val="0"/>
          <w:numId w:val="4"/>
        </w:numPr>
        <w:rPr>
          <w:b/>
          <w:bCs/>
        </w:rPr>
      </w:pPr>
      <w:r>
        <w:t>Enter the number of Luminaires</w:t>
      </w:r>
    </w:p>
    <w:p w14:paraId="7C713229" w14:textId="77777777" w:rsidR="00701A1D" w:rsidRPr="00605E00" w:rsidRDefault="00701A1D" w:rsidP="00701A1D">
      <w:pPr>
        <w:pStyle w:val="ListParagraph"/>
        <w:numPr>
          <w:ilvl w:val="0"/>
          <w:numId w:val="4"/>
        </w:numPr>
        <w:rPr>
          <w:b/>
          <w:bCs/>
        </w:rPr>
      </w:pPr>
      <w:r>
        <w:t>Luminaire Status: Select from dropdown</w:t>
      </w:r>
    </w:p>
    <w:p w14:paraId="1D9E5C10" w14:textId="77777777" w:rsidR="00701A1D" w:rsidRPr="00605E00" w:rsidRDefault="00701A1D" w:rsidP="00701A1D">
      <w:pPr>
        <w:pStyle w:val="ListParagraph"/>
        <w:numPr>
          <w:ilvl w:val="0"/>
          <w:numId w:val="4"/>
        </w:numPr>
        <w:rPr>
          <w:rFonts w:cstheme="minorHAnsi"/>
          <w:b/>
          <w:bCs/>
        </w:rPr>
      </w:pPr>
      <w:bookmarkStart w:id="11" w:name="_Hlk98241640"/>
      <w:r>
        <w:t xml:space="preserve">Check the box if </w:t>
      </w:r>
      <w:bookmarkEnd w:id="11"/>
      <w:r w:rsidRPr="00605E00">
        <w:rPr>
          <w:rFonts w:cstheme="minorHAnsi"/>
        </w:rPr>
        <w:t>luminaire is excluded from</w:t>
      </w:r>
      <w:r w:rsidRPr="00605E00">
        <w:rPr>
          <w:rFonts w:cstheme="minorHAnsi"/>
          <w:sz w:val="28"/>
          <w:szCs w:val="28"/>
        </w:rPr>
        <w:t xml:space="preserve"> </w:t>
      </w:r>
      <w:r w:rsidRPr="00403348">
        <w:rPr>
          <w:rFonts w:eastAsia="Times New Roman" w:cstheme="minorHAnsi"/>
        </w:rPr>
        <w:t>§140.7(a)/§170.2(e)6A</w:t>
      </w:r>
    </w:p>
    <w:p w14:paraId="5F3E8D61" w14:textId="77777777" w:rsidR="00701A1D" w:rsidRPr="00605E00" w:rsidRDefault="00701A1D" w:rsidP="00701A1D">
      <w:pPr>
        <w:pStyle w:val="ListParagraph"/>
        <w:numPr>
          <w:ilvl w:val="0"/>
          <w:numId w:val="4"/>
        </w:numPr>
        <w:rPr>
          <w:rFonts w:cstheme="minorHAnsi"/>
          <w:b/>
          <w:bCs/>
        </w:rPr>
      </w:pPr>
      <w:r>
        <w:rPr>
          <w:rFonts w:eastAsia="Times New Roman" w:cstheme="minorHAnsi"/>
        </w:rPr>
        <w:t>This field is filled out automatically.</w:t>
      </w:r>
    </w:p>
    <w:p w14:paraId="7DC2AB96" w14:textId="44C47C55" w:rsidR="00701A1D" w:rsidRDefault="00701A1D" w:rsidP="00701A1D">
      <w:pPr>
        <w:pStyle w:val="ListParagraph"/>
        <w:numPr>
          <w:ilvl w:val="0"/>
          <w:numId w:val="4"/>
        </w:numPr>
        <w:rPr>
          <w:rFonts w:cstheme="minorHAnsi"/>
        </w:rPr>
      </w:pPr>
      <w:r w:rsidRPr="00605E00">
        <w:rPr>
          <w:rFonts w:cstheme="minorHAnsi"/>
        </w:rPr>
        <w:t>Cutoff Req. ≥ 6,200 initial lumen output</w:t>
      </w:r>
      <w:r>
        <w:rPr>
          <w:rFonts w:cstheme="minorHAnsi"/>
        </w:rPr>
        <w:t>: Select from dropdown</w:t>
      </w:r>
      <w:r w:rsidR="00C706D8">
        <w:rPr>
          <w:rFonts w:cstheme="minorHAnsi"/>
        </w:rPr>
        <w:t>.</w:t>
      </w:r>
    </w:p>
    <w:p w14:paraId="303D822B" w14:textId="77777777" w:rsidR="00701A1D" w:rsidRDefault="00701A1D" w:rsidP="00701A1D">
      <w:pPr>
        <w:pStyle w:val="ListParagraph"/>
        <w:numPr>
          <w:ilvl w:val="0"/>
          <w:numId w:val="4"/>
        </w:numPr>
        <w:rPr>
          <w:rFonts w:cstheme="minorHAnsi"/>
        </w:rPr>
      </w:pPr>
      <w:r>
        <w:rPr>
          <w:rFonts w:cstheme="minorHAnsi"/>
        </w:rPr>
        <w:t>This is a Pass or Fail checkbox for field inspector.</w:t>
      </w:r>
    </w:p>
    <w:p w14:paraId="296C7123" w14:textId="77777777" w:rsidR="00E22C2F" w:rsidRDefault="00E22C2F" w:rsidP="00153459">
      <w:pPr>
        <w:spacing w:after="0"/>
        <w:rPr>
          <w:rFonts w:cstheme="minorHAnsi"/>
          <w:b/>
          <w:bCs/>
        </w:rPr>
      </w:pPr>
      <w:r w:rsidRPr="00C42E5B">
        <w:rPr>
          <w:rFonts w:cstheme="minorHAnsi"/>
          <w:b/>
          <w:bCs/>
        </w:rPr>
        <w:t>G. Shielding Requirement (BUG)</w:t>
      </w:r>
    </w:p>
    <w:p w14:paraId="403D17D8" w14:textId="77777777" w:rsidR="00E22C2F" w:rsidRPr="00C42E5B" w:rsidRDefault="00E22C2F" w:rsidP="00E22C2F">
      <w:pPr>
        <w:pStyle w:val="ListParagraph"/>
        <w:numPr>
          <w:ilvl w:val="0"/>
          <w:numId w:val="6"/>
        </w:numPr>
        <w:rPr>
          <w:b/>
          <w:bCs/>
        </w:rPr>
      </w:pPr>
      <w:bookmarkStart w:id="12" w:name="_Hlk97795083"/>
      <w:r>
        <w:t>This field is filled out automatically</w:t>
      </w:r>
    </w:p>
    <w:p w14:paraId="02C881EE" w14:textId="77777777" w:rsidR="00E22C2F" w:rsidRPr="00C42E5B" w:rsidRDefault="00E22C2F" w:rsidP="00E22C2F">
      <w:pPr>
        <w:pStyle w:val="ListParagraph"/>
        <w:numPr>
          <w:ilvl w:val="0"/>
          <w:numId w:val="6"/>
        </w:numPr>
        <w:rPr>
          <w:b/>
          <w:bCs/>
        </w:rPr>
      </w:pPr>
      <w:r>
        <w:t>This field is filled out automatically</w:t>
      </w:r>
    </w:p>
    <w:bookmarkEnd w:id="12"/>
    <w:p w14:paraId="612D2D5F" w14:textId="77777777" w:rsidR="00E22C2F" w:rsidRPr="00C42E5B" w:rsidRDefault="00E22C2F" w:rsidP="00E22C2F">
      <w:pPr>
        <w:pStyle w:val="ListParagraph"/>
        <w:numPr>
          <w:ilvl w:val="0"/>
          <w:numId w:val="6"/>
        </w:numPr>
        <w:rPr>
          <w:b/>
          <w:bCs/>
        </w:rPr>
      </w:pPr>
      <w:r>
        <w:t>Mounting Height from Property Line: Select from dropdown</w:t>
      </w:r>
    </w:p>
    <w:p w14:paraId="1D329246" w14:textId="77777777" w:rsidR="00E22C2F" w:rsidRPr="00C42E5B" w:rsidRDefault="00E22C2F" w:rsidP="00E22C2F">
      <w:pPr>
        <w:pStyle w:val="ListParagraph"/>
        <w:numPr>
          <w:ilvl w:val="0"/>
          <w:numId w:val="6"/>
        </w:numPr>
      </w:pPr>
      <w:r w:rsidRPr="00C42E5B">
        <w:t>This field is filled out automatically.</w:t>
      </w:r>
    </w:p>
    <w:p w14:paraId="38223C1B" w14:textId="77777777" w:rsidR="00E22C2F" w:rsidRDefault="00E22C2F" w:rsidP="00E22C2F">
      <w:pPr>
        <w:pStyle w:val="ListParagraph"/>
        <w:numPr>
          <w:ilvl w:val="0"/>
          <w:numId w:val="6"/>
        </w:numPr>
      </w:pPr>
      <w:r w:rsidRPr="00C42E5B">
        <w:t>Enter the Backlight Rating per Design</w:t>
      </w:r>
      <w:r>
        <w:t>.</w:t>
      </w:r>
    </w:p>
    <w:p w14:paraId="1468A5E3" w14:textId="77777777" w:rsidR="00E22C2F" w:rsidRDefault="00E22C2F" w:rsidP="00E22C2F">
      <w:pPr>
        <w:pStyle w:val="ListParagraph"/>
        <w:numPr>
          <w:ilvl w:val="0"/>
          <w:numId w:val="6"/>
        </w:numPr>
      </w:pPr>
      <w:r>
        <w:t>Lighting Type: Select from dropdown.</w:t>
      </w:r>
    </w:p>
    <w:p w14:paraId="0DB0B349" w14:textId="77777777" w:rsidR="00E22C2F" w:rsidRDefault="00E22C2F" w:rsidP="00E22C2F">
      <w:pPr>
        <w:pStyle w:val="ListParagraph"/>
        <w:numPr>
          <w:ilvl w:val="0"/>
          <w:numId w:val="6"/>
        </w:numPr>
      </w:pPr>
      <w:r>
        <w:t>This field is filled out automatically.</w:t>
      </w:r>
    </w:p>
    <w:p w14:paraId="4EDAA560" w14:textId="77777777" w:rsidR="00E22C2F" w:rsidRDefault="00E22C2F" w:rsidP="00E22C2F">
      <w:pPr>
        <w:pStyle w:val="ListParagraph"/>
        <w:numPr>
          <w:ilvl w:val="0"/>
          <w:numId w:val="6"/>
        </w:numPr>
      </w:pPr>
      <w:r>
        <w:t>Enter the Uplight Rating per Design.</w:t>
      </w:r>
    </w:p>
    <w:p w14:paraId="35073402" w14:textId="77777777" w:rsidR="00E22C2F" w:rsidRDefault="00E22C2F" w:rsidP="00E22C2F">
      <w:pPr>
        <w:pStyle w:val="ListParagraph"/>
        <w:numPr>
          <w:ilvl w:val="0"/>
          <w:numId w:val="6"/>
        </w:numPr>
      </w:pPr>
      <w:r>
        <w:t>Mounting Height from Property Line: Select from dropdown</w:t>
      </w:r>
    </w:p>
    <w:p w14:paraId="70630C49" w14:textId="77777777" w:rsidR="00E22C2F" w:rsidRDefault="00E22C2F" w:rsidP="00E22C2F">
      <w:pPr>
        <w:pStyle w:val="ListParagraph"/>
        <w:numPr>
          <w:ilvl w:val="0"/>
          <w:numId w:val="6"/>
        </w:numPr>
      </w:pPr>
      <w:r>
        <w:t>This field is filled out automatically.</w:t>
      </w:r>
    </w:p>
    <w:p w14:paraId="7C508BA9" w14:textId="77777777" w:rsidR="00E22C2F" w:rsidRDefault="00E22C2F" w:rsidP="00E22C2F">
      <w:pPr>
        <w:pStyle w:val="ListParagraph"/>
        <w:numPr>
          <w:ilvl w:val="0"/>
          <w:numId w:val="6"/>
        </w:numPr>
      </w:pPr>
      <w:r>
        <w:t>Enter the Glare Rating per Design.</w:t>
      </w:r>
    </w:p>
    <w:p w14:paraId="7C09C531" w14:textId="464FBE9E" w:rsidR="00701A1D" w:rsidRPr="00701A1D" w:rsidRDefault="00E22C2F" w:rsidP="00E22C2F">
      <w:pPr>
        <w:pStyle w:val="ListParagraph"/>
        <w:numPr>
          <w:ilvl w:val="0"/>
          <w:numId w:val="6"/>
        </w:numPr>
      </w:pPr>
      <w:bookmarkStart w:id="13" w:name="_Hlk97796122"/>
      <w:r>
        <w:t xml:space="preserve">This is a </w:t>
      </w:r>
      <w:r w:rsidRPr="00E22C2F">
        <w:rPr>
          <w:rFonts w:cstheme="minorHAnsi"/>
        </w:rPr>
        <w:t>Pass or Fail checkbox for the field inspector.</w:t>
      </w:r>
      <w:bookmarkEnd w:id="13"/>
    </w:p>
    <w:p w14:paraId="0C89F631" w14:textId="2A0508E1" w:rsidR="00E22C2F" w:rsidRDefault="00E22C2F" w:rsidP="00153459">
      <w:pPr>
        <w:spacing w:after="0"/>
        <w:rPr>
          <w:rFonts w:cstheme="minorHAnsi"/>
          <w:b/>
          <w:bCs/>
        </w:rPr>
      </w:pPr>
      <w:r w:rsidRPr="00A95F4D">
        <w:rPr>
          <w:rFonts w:cstheme="minorHAnsi"/>
          <w:b/>
          <w:bCs/>
        </w:rPr>
        <w:t>H. Outdoor Lighting Controls</w:t>
      </w:r>
    </w:p>
    <w:p w14:paraId="1E326952" w14:textId="53682C1A" w:rsidR="00912A9C" w:rsidRPr="00D42C48" w:rsidRDefault="00912A9C" w:rsidP="00153459">
      <w:pPr>
        <w:spacing w:after="0"/>
        <w:ind w:firstLine="360"/>
        <w:rPr>
          <w:rFonts w:cstheme="minorHAnsi"/>
          <w:b/>
          <w:bCs/>
        </w:rPr>
      </w:pPr>
      <w:r w:rsidRPr="00D42C48">
        <w:rPr>
          <w:rFonts w:cstheme="minorHAnsi"/>
          <w:b/>
          <w:bCs/>
        </w:rPr>
        <w:t>Mandatory Controls for Nonresidential Occupancies, Parking Garages &amp; Common Service Areas in Multifamily Buildings</w:t>
      </w:r>
    </w:p>
    <w:p w14:paraId="23B66A7A" w14:textId="77777777" w:rsidR="00E22C2F" w:rsidRDefault="00E22C2F" w:rsidP="00E22C2F">
      <w:pPr>
        <w:pStyle w:val="ListParagraph"/>
        <w:numPr>
          <w:ilvl w:val="0"/>
          <w:numId w:val="7"/>
        </w:numPr>
        <w:rPr>
          <w:rFonts w:cstheme="minorHAnsi"/>
        </w:rPr>
      </w:pPr>
      <w:r>
        <w:rPr>
          <w:rFonts w:cstheme="minorHAnsi"/>
        </w:rPr>
        <w:t>Enter the Area Description</w:t>
      </w:r>
    </w:p>
    <w:p w14:paraId="281F9866" w14:textId="77777777" w:rsidR="00E22C2F" w:rsidRDefault="00E22C2F" w:rsidP="00E22C2F">
      <w:pPr>
        <w:pStyle w:val="ListParagraph"/>
        <w:numPr>
          <w:ilvl w:val="0"/>
          <w:numId w:val="7"/>
        </w:numPr>
        <w:rPr>
          <w:rFonts w:cstheme="minorHAnsi"/>
        </w:rPr>
      </w:pPr>
      <w:r>
        <w:rPr>
          <w:rFonts w:cstheme="minorHAnsi"/>
        </w:rPr>
        <w:t>Shut-Off Controls: Select from dropdown</w:t>
      </w:r>
    </w:p>
    <w:p w14:paraId="5F263EDE" w14:textId="77777777" w:rsidR="00E22C2F" w:rsidRDefault="00E22C2F" w:rsidP="00E22C2F">
      <w:pPr>
        <w:pStyle w:val="ListParagraph"/>
        <w:numPr>
          <w:ilvl w:val="0"/>
          <w:numId w:val="7"/>
        </w:numPr>
        <w:rPr>
          <w:rFonts w:cstheme="minorHAnsi"/>
        </w:rPr>
      </w:pPr>
      <w:r>
        <w:rPr>
          <w:rFonts w:cstheme="minorHAnsi"/>
        </w:rPr>
        <w:t>Auto-schedule controls: Select from dropdown</w:t>
      </w:r>
    </w:p>
    <w:p w14:paraId="5946C53B" w14:textId="77777777" w:rsidR="00E22C2F" w:rsidRDefault="00E22C2F" w:rsidP="00E22C2F">
      <w:pPr>
        <w:pStyle w:val="ListParagraph"/>
        <w:numPr>
          <w:ilvl w:val="0"/>
          <w:numId w:val="7"/>
        </w:numPr>
        <w:rPr>
          <w:rFonts w:cstheme="minorHAnsi"/>
        </w:rPr>
      </w:pPr>
      <w:r>
        <w:rPr>
          <w:rFonts w:cstheme="minorHAnsi"/>
        </w:rPr>
        <w:t>Motion Sensor controls: Select from dropdown.</w:t>
      </w:r>
    </w:p>
    <w:p w14:paraId="0B094892" w14:textId="665E4CA9" w:rsidR="00E22C2F" w:rsidRDefault="00E22C2F" w:rsidP="00E22C2F">
      <w:pPr>
        <w:pStyle w:val="ListParagraph"/>
        <w:numPr>
          <w:ilvl w:val="0"/>
          <w:numId w:val="7"/>
        </w:numPr>
        <w:rPr>
          <w:rFonts w:cstheme="minorHAnsi"/>
        </w:rPr>
      </w:pPr>
      <w:r>
        <w:t xml:space="preserve">This is a </w:t>
      </w:r>
      <w:r>
        <w:rPr>
          <w:rFonts w:cstheme="minorHAnsi"/>
        </w:rPr>
        <w:t>Pass or Fail checkbox for the field inspector.</w:t>
      </w:r>
    </w:p>
    <w:p w14:paraId="4AAFE6FB" w14:textId="447E55C1" w:rsidR="00550A6A" w:rsidRPr="00D42C48" w:rsidRDefault="00550A6A" w:rsidP="00153459">
      <w:pPr>
        <w:spacing w:after="0"/>
        <w:ind w:firstLine="360"/>
        <w:rPr>
          <w:rFonts w:cstheme="minorHAnsi"/>
          <w:b/>
          <w:bCs/>
        </w:rPr>
      </w:pPr>
      <w:r w:rsidRPr="00D42C48">
        <w:rPr>
          <w:rFonts w:cstheme="minorHAnsi"/>
          <w:b/>
          <w:bCs/>
        </w:rPr>
        <w:t>Outdoor Lighting Controlled from Inside Multifamily Dwelling Units</w:t>
      </w:r>
    </w:p>
    <w:p w14:paraId="3DACB21E" w14:textId="0107797E" w:rsidR="00550A6A" w:rsidRDefault="00550A6A" w:rsidP="00550A6A">
      <w:pPr>
        <w:pStyle w:val="ListParagraph"/>
        <w:numPr>
          <w:ilvl w:val="0"/>
          <w:numId w:val="14"/>
        </w:numPr>
        <w:rPr>
          <w:rFonts w:cstheme="minorHAnsi"/>
        </w:rPr>
      </w:pPr>
      <w:r>
        <w:rPr>
          <w:rFonts w:cstheme="minorHAnsi"/>
        </w:rPr>
        <w:t>Enter the Space Name.</w:t>
      </w:r>
    </w:p>
    <w:p w14:paraId="16CC7D4A" w14:textId="22B5EF9C" w:rsidR="00550A6A" w:rsidRDefault="00550A6A" w:rsidP="00550A6A">
      <w:pPr>
        <w:pStyle w:val="ListParagraph"/>
        <w:numPr>
          <w:ilvl w:val="0"/>
          <w:numId w:val="14"/>
        </w:numPr>
        <w:rPr>
          <w:rFonts w:cstheme="minorHAnsi"/>
        </w:rPr>
      </w:pPr>
      <w:r>
        <w:rPr>
          <w:rFonts w:cstheme="minorHAnsi"/>
        </w:rPr>
        <w:t>Compliant Light Sources: Select from dropdown.</w:t>
      </w:r>
    </w:p>
    <w:p w14:paraId="38B5F8AE" w14:textId="60448803" w:rsidR="00550A6A" w:rsidRDefault="00550A6A" w:rsidP="00550A6A">
      <w:pPr>
        <w:pStyle w:val="ListParagraph"/>
        <w:numPr>
          <w:ilvl w:val="0"/>
          <w:numId w:val="14"/>
        </w:numPr>
        <w:rPr>
          <w:rFonts w:cstheme="minorHAnsi"/>
        </w:rPr>
      </w:pPr>
      <w:r>
        <w:rPr>
          <w:rFonts w:cstheme="minorHAnsi"/>
        </w:rPr>
        <w:t>Shut-Off Controls: Select from dropdown.</w:t>
      </w:r>
    </w:p>
    <w:p w14:paraId="4022D6B9" w14:textId="047B1300" w:rsidR="00550A6A" w:rsidRPr="00550A6A" w:rsidRDefault="00550A6A" w:rsidP="00550A6A">
      <w:pPr>
        <w:pStyle w:val="ListParagraph"/>
        <w:numPr>
          <w:ilvl w:val="0"/>
          <w:numId w:val="14"/>
        </w:numPr>
        <w:rPr>
          <w:rFonts w:cstheme="minorHAnsi"/>
        </w:rPr>
      </w:pPr>
      <w:r>
        <w:rPr>
          <w:rFonts w:cstheme="minorHAnsi"/>
        </w:rPr>
        <w:t>Recessed Downlights static text</w:t>
      </w:r>
    </w:p>
    <w:p w14:paraId="6C586A2A" w14:textId="1791302F" w:rsidR="00AB2B09" w:rsidRDefault="00550A6A" w:rsidP="0029680B">
      <w:pPr>
        <w:spacing w:after="0"/>
        <w:rPr>
          <w:rFonts w:cstheme="minorHAnsi"/>
          <w:b/>
          <w:bCs/>
        </w:rPr>
      </w:pPr>
      <w:r w:rsidRPr="00550A6A">
        <w:rPr>
          <w:rFonts w:cstheme="minorHAnsi"/>
          <w:b/>
          <w:bCs/>
        </w:rPr>
        <w:t>I.</w:t>
      </w:r>
      <w:r>
        <w:rPr>
          <w:rFonts w:cstheme="minorHAnsi"/>
          <w:b/>
          <w:bCs/>
        </w:rPr>
        <w:t xml:space="preserve"> </w:t>
      </w:r>
      <w:r w:rsidR="00AB2B09" w:rsidRPr="00550A6A">
        <w:rPr>
          <w:rFonts w:cstheme="minorHAnsi"/>
          <w:b/>
          <w:bCs/>
        </w:rPr>
        <w:t>Lighting Power Allowance</w:t>
      </w:r>
    </w:p>
    <w:p w14:paraId="7FACC291" w14:textId="61DC2773" w:rsidR="00701A1D" w:rsidRDefault="00550A6A" w:rsidP="00550A6A">
      <w:pPr>
        <w:pStyle w:val="ListParagraph"/>
        <w:numPr>
          <w:ilvl w:val="0"/>
          <w:numId w:val="15"/>
        </w:numPr>
      </w:pPr>
      <w:r>
        <w:t>Select the</w:t>
      </w:r>
      <w:r w:rsidR="00C822B4">
        <w:t xml:space="preserve"> applicable</w:t>
      </w:r>
      <w:r>
        <w:t xml:space="preserve"> “Use it or lose it” Allowances</w:t>
      </w:r>
      <w:r w:rsidR="00C822B4">
        <w:t>.</w:t>
      </w:r>
    </w:p>
    <w:p w14:paraId="2C5B6F30" w14:textId="50901E8E" w:rsidR="004F3F14" w:rsidRPr="00D42C48" w:rsidRDefault="004F3F14" w:rsidP="0029680B">
      <w:pPr>
        <w:spacing w:after="0"/>
        <w:ind w:firstLine="360"/>
        <w:rPr>
          <w:b/>
          <w:bCs/>
        </w:rPr>
      </w:pPr>
      <w:r w:rsidRPr="00D42C48">
        <w:rPr>
          <w:rFonts w:cstheme="minorHAnsi"/>
          <w:b/>
          <w:bCs/>
        </w:rPr>
        <w:t>Calculated General Hardscape Lighting Power Allowance per Table 140.7-A for Nonresidential &amp; Hotel/Motel</w:t>
      </w:r>
    </w:p>
    <w:p w14:paraId="714144DA" w14:textId="04C3AFC7" w:rsidR="00550A6A" w:rsidRDefault="00550A6A" w:rsidP="00550A6A">
      <w:pPr>
        <w:pStyle w:val="ListParagraph"/>
        <w:numPr>
          <w:ilvl w:val="0"/>
          <w:numId w:val="15"/>
        </w:numPr>
      </w:pPr>
      <w:r>
        <w:t>Enter the Area Description.</w:t>
      </w:r>
    </w:p>
    <w:p w14:paraId="623B06C9" w14:textId="198D4ACC" w:rsidR="00550A6A" w:rsidRDefault="00550A6A" w:rsidP="00550A6A">
      <w:pPr>
        <w:pStyle w:val="ListParagraph"/>
        <w:numPr>
          <w:ilvl w:val="0"/>
          <w:numId w:val="15"/>
        </w:numPr>
      </w:pPr>
      <w:r>
        <w:t>Enter the AWA Illuminated Area.</w:t>
      </w:r>
    </w:p>
    <w:p w14:paraId="5C7B2111" w14:textId="2967C8CD" w:rsidR="00550A6A" w:rsidRDefault="00550A6A" w:rsidP="00550A6A">
      <w:pPr>
        <w:pStyle w:val="ListParagraph"/>
        <w:numPr>
          <w:ilvl w:val="0"/>
          <w:numId w:val="15"/>
        </w:numPr>
      </w:pPr>
      <w:r>
        <w:t>This field is filled out automatically.</w:t>
      </w:r>
    </w:p>
    <w:p w14:paraId="0D8F2749" w14:textId="7E7B39E1" w:rsidR="00550A6A" w:rsidRDefault="004F3F14" w:rsidP="00550A6A">
      <w:pPr>
        <w:pStyle w:val="ListParagraph"/>
        <w:numPr>
          <w:ilvl w:val="0"/>
          <w:numId w:val="15"/>
        </w:numPr>
      </w:pPr>
      <w:r>
        <w:t>This field is filled out automatically.</w:t>
      </w:r>
    </w:p>
    <w:p w14:paraId="586872C9" w14:textId="3DDD66CF" w:rsidR="004F3F14" w:rsidRDefault="004F3F14" w:rsidP="00550A6A">
      <w:pPr>
        <w:pStyle w:val="ListParagraph"/>
        <w:numPr>
          <w:ilvl w:val="0"/>
          <w:numId w:val="15"/>
        </w:numPr>
      </w:pPr>
      <w:r>
        <w:t>Enter the LWA Perimeter Length.</w:t>
      </w:r>
    </w:p>
    <w:p w14:paraId="6E1BDE87" w14:textId="77777777" w:rsidR="004F3F14" w:rsidRDefault="004F3F14" w:rsidP="004F3F14">
      <w:pPr>
        <w:pStyle w:val="ListParagraph"/>
        <w:numPr>
          <w:ilvl w:val="0"/>
          <w:numId w:val="15"/>
        </w:numPr>
      </w:pPr>
      <w:r>
        <w:t>This field is filled out automatically.</w:t>
      </w:r>
    </w:p>
    <w:p w14:paraId="3E34C260" w14:textId="77777777" w:rsidR="004F3F14" w:rsidRDefault="004F3F14" w:rsidP="004F3F14">
      <w:pPr>
        <w:pStyle w:val="ListParagraph"/>
        <w:numPr>
          <w:ilvl w:val="0"/>
          <w:numId w:val="15"/>
        </w:numPr>
      </w:pPr>
      <w:r>
        <w:t>This field is filled out automatically.</w:t>
      </w:r>
    </w:p>
    <w:p w14:paraId="71BDF98C" w14:textId="00C955E1" w:rsidR="004F3F14" w:rsidRDefault="004F3F14" w:rsidP="00550A6A">
      <w:pPr>
        <w:pStyle w:val="ListParagraph"/>
        <w:numPr>
          <w:ilvl w:val="0"/>
          <w:numId w:val="15"/>
        </w:numPr>
      </w:pPr>
      <w:r>
        <w:t>This field is filled out automatically.</w:t>
      </w:r>
    </w:p>
    <w:p w14:paraId="46F056C7" w14:textId="7589D873" w:rsidR="004F3F14" w:rsidRPr="00D42C48" w:rsidRDefault="004F3F14" w:rsidP="0029680B">
      <w:pPr>
        <w:spacing w:after="0"/>
        <w:ind w:firstLine="360"/>
        <w:rPr>
          <w:b/>
          <w:bCs/>
        </w:rPr>
      </w:pPr>
      <w:r w:rsidRPr="00D42C48">
        <w:rPr>
          <w:b/>
          <w:bCs/>
        </w:rPr>
        <w:t>Calculated General Hardscape Lighting Power Allowance per Table 140.7-A 170.2-R for Multifamily &amp; Multifamily Mixed-Use</w:t>
      </w:r>
    </w:p>
    <w:p w14:paraId="15601DDE" w14:textId="77777777" w:rsidR="00126669" w:rsidRDefault="00126669" w:rsidP="00126669">
      <w:pPr>
        <w:pStyle w:val="ListParagraph"/>
        <w:numPr>
          <w:ilvl w:val="0"/>
          <w:numId w:val="18"/>
        </w:numPr>
      </w:pPr>
      <w:r>
        <w:t>Enter the Area Description.</w:t>
      </w:r>
    </w:p>
    <w:p w14:paraId="34239B33" w14:textId="77777777" w:rsidR="00126669" w:rsidRDefault="00126669" w:rsidP="00126669">
      <w:pPr>
        <w:pStyle w:val="ListParagraph"/>
        <w:numPr>
          <w:ilvl w:val="0"/>
          <w:numId w:val="18"/>
        </w:numPr>
      </w:pPr>
      <w:r>
        <w:t>Enter the AWA Illuminated Area.</w:t>
      </w:r>
    </w:p>
    <w:p w14:paraId="5505BF47" w14:textId="77777777" w:rsidR="00126669" w:rsidRDefault="00126669" w:rsidP="00126669">
      <w:pPr>
        <w:pStyle w:val="ListParagraph"/>
        <w:numPr>
          <w:ilvl w:val="0"/>
          <w:numId w:val="18"/>
        </w:numPr>
      </w:pPr>
      <w:r>
        <w:t>This field is filled out automatically.</w:t>
      </w:r>
    </w:p>
    <w:p w14:paraId="4441A285" w14:textId="5887F922" w:rsidR="004F3F14" w:rsidRDefault="00126669" w:rsidP="00126669">
      <w:pPr>
        <w:pStyle w:val="ListParagraph"/>
        <w:numPr>
          <w:ilvl w:val="0"/>
          <w:numId w:val="18"/>
        </w:numPr>
      </w:pPr>
      <w:r>
        <w:t>This field is filled out automatically.</w:t>
      </w:r>
    </w:p>
    <w:p w14:paraId="59AF6794" w14:textId="4374110D" w:rsidR="00B46D5B" w:rsidRPr="00126669" w:rsidRDefault="00126669" w:rsidP="00E80DD3">
      <w:pPr>
        <w:spacing w:after="0"/>
        <w:rPr>
          <w:rFonts w:cstheme="minorHAnsi"/>
          <w:b/>
          <w:bCs/>
        </w:rPr>
      </w:pPr>
      <w:r w:rsidRPr="00126669">
        <w:rPr>
          <w:rFonts w:cstheme="minorHAnsi"/>
          <w:b/>
          <w:bCs/>
        </w:rPr>
        <w:t>J. Lighting Allowance: Per Application</w:t>
      </w:r>
    </w:p>
    <w:p w14:paraId="56BEFC8F" w14:textId="67947874" w:rsidR="00126669" w:rsidRDefault="00126669" w:rsidP="00126669">
      <w:pPr>
        <w:pStyle w:val="ListParagraph"/>
        <w:numPr>
          <w:ilvl w:val="0"/>
          <w:numId w:val="19"/>
        </w:numPr>
        <w:rPr>
          <w:rFonts w:cstheme="minorHAnsi"/>
        </w:rPr>
      </w:pPr>
      <w:r>
        <w:rPr>
          <w:rFonts w:cstheme="minorHAnsi"/>
        </w:rPr>
        <w:t>Enter the Area Description.</w:t>
      </w:r>
    </w:p>
    <w:p w14:paraId="7E5684DD" w14:textId="1EE4E859" w:rsidR="00126669" w:rsidRDefault="00C822B4" w:rsidP="00126669">
      <w:pPr>
        <w:pStyle w:val="ListParagraph"/>
        <w:numPr>
          <w:ilvl w:val="0"/>
          <w:numId w:val="19"/>
        </w:numPr>
        <w:rPr>
          <w:rFonts w:cstheme="minorHAnsi"/>
        </w:rPr>
      </w:pPr>
      <w:r>
        <w:rPr>
          <w:rFonts w:cstheme="minorHAnsi"/>
        </w:rPr>
        <w:t>Application per Table 140.7-B: Select from dropdown.</w:t>
      </w:r>
    </w:p>
    <w:p w14:paraId="6013E1E4" w14:textId="3E3C6DAA" w:rsidR="00126669" w:rsidRDefault="00126669" w:rsidP="00126669">
      <w:pPr>
        <w:pStyle w:val="ListParagraph"/>
        <w:numPr>
          <w:ilvl w:val="0"/>
          <w:numId w:val="19"/>
        </w:numPr>
        <w:rPr>
          <w:rFonts w:cstheme="minorHAnsi"/>
        </w:rPr>
      </w:pPr>
      <w:r>
        <w:rPr>
          <w:rFonts w:cstheme="minorHAnsi"/>
        </w:rPr>
        <w:t>Enter the Number of Locations.</w:t>
      </w:r>
    </w:p>
    <w:p w14:paraId="6043FD14" w14:textId="77777777" w:rsidR="00126669" w:rsidRDefault="00126669" w:rsidP="00126669">
      <w:pPr>
        <w:pStyle w:val="ListParagraph"/>
        <w:numPr>
          <w:ilvl w:val="0"/>
          <w:numId w:val="19"/>
        </w:numPr>
      </w:pPr>
      <w:r>
        <w:t>This field is filled out automatically.</w:t>
      </w:r>
    </w:p>
    <w:p w14:paraId="2F47E661" w14:textId="5580C87A" w:rsidR="00126669" w:rsidRPr="00126669" w:rsidRDefault="00126669" w:rsidP="00126669">
      <w:pPr>
        <w:pStyle w:val="ListParagraph"/>
        <w:numPr>
          <w:ilvl w:val="0"/>
          <w:numId w:val="19"/>
        </w:numPr>
        <w:rPr>
          <w:rFonts w:cstheme="minorHAnsi"/>
        </w:rPr>
      </w:pPr>
      <w:r>
        <w:t>This field is filled out automatically.</w:t>
      </w:r>
    </w:p>
    <w:p w14:paraId="053B75A7" w14:textId="263A6593" w:rsidR="00126669" w:rsidRDefault="00126669" w:rsidP="00126669">
      <w:pPr>
        <w:pStyle w:val="ListParagraph"/>
        <w:numPr>
          <w:ilvl w:val="0"/>
          <w:numId w:val="19"/>
        </w:numPr>
      </w:pPr>
      <w:r>
        <w:t>Luminaire Name or Item Tag: Select from dropdown.</w:t>
      </w:r>
    </w:p>
    <w:p w14:paraId="4897DE64" w14:textId="5D5BCD25" w:rsidR="00126669" w:rsidRPr="00126669" w:rsidRDefault="00126669" w:rsidP="00126669">
      <w:pPr>
        <w:pStyle w:val="ListParagraph"/>
        <w:numPr>
          <w:ilvl w:val="0"/>
          <w:numId w:val="19"/>
        </w:numPr>
        <w:rPr>
          <w:rFonts w:cstheme="minorHAnsi"/>
        </w:rPr>
      </w:pPr>
      <w:r>
        <w:t>This field is filled out automatically.</w:t>
      </w:r>
    </w:p>
    <w:p w14:paraId="25D9FECD" w14:textId="6AC96766" w:rsidR="00126669" w:rsidRPr="00126669" w:rsidRDefault="00126669" w:rsidP="00126669">
      <w:pPr>
        <w:pStyle w:val="ListParagraph"/>
        <w:numPr>
          <w:ilvl w:val="0"/>
          <w:numId w:val="19"/>
        </w:numPr>
        <w:rPr>
          <w:rFonts w:cstheme="minorHAnsi"/>
        </w:rPr>
      </w:pPr>
      <w:r>
        <w:t>Enter the Number of Luminaires</w:t>
      </w:r>
    </w:p>
    <w:p w14:paraId="07FE898F" w14:textId="77777777" w:rsidR="00126669" w:rsidRDefault="00126669" w:rsidP="00126669">
      <w:pPr>
        <w:pStyle w:val="ListParagraph"/>
        <w:numPr>
          <w:ilvl w:val="0"/>
          <w:numId w:val="19"/>
        </w:numPr>
      </w:pPr>
      <w:r>
        <w:t>This field is filled out automatically.</w:t>
      </w:r>
    </w:p>
    <w:p w14:paraId="33F68C32" w14:textId="280EA931" w:rsidR="00126669" w:rsidRPr="00E80DD3" w:rsidRDefault="00126669" w:rsidP="008853F9">
      <w:pPr>
        <w:pStyle w:val="ListParagraph"/>
        <w:numPr>
          <w:ilvl w:val="0"/>
          <w:numId w:val="19"/>
        </w:numPr>
        <w:rPr>
          <w:rFonts w:cstheme="minorHAnsi"/>
        </w:rPr>
      </w:pPr>
      <w:r>
        <w:t>This field is filled out automatically.</w:t>
      </w:r>
    </w:p>
    <w:p w14:paraId="5C3614F3" w14:textId="28BED818" w:rsidR="00126669" w:rsidRPr="00126669" w:rsidRDefault="00126669" w:rsidP="00E80DD3">
      <w:pPr>
        <w:spacing w:after="0"/>
        <w:rPr>
          <w:rFonts w:cstheme="minorHAnsi"/>
          <w:b/>
          <w:bCs/>
        </w:rPr>
      </w:pPr>
      <w:r w:rsidRPr="00126669">
        <w:rPr>
          <w:rFonts w:cstheme="minorHAnsi"/>
          <w:b/>
          <w:bCs/>
        </w:rPr>
        <w:t>K. Lighting Allowance: Sales Frontage</w:t>
      </w:r>
    </w:p>
    <w:p w14:paraId="3C74CACA" w14:textId="25C520F2" w:rsidR="00126669" w:rsidRDefault="00126669" w:rsidP="00126669">
      <w:pPr>
        <w:pStyle w:val="ListParagraph"/>
        <w:numPr>
          <w:ilvl w:val="0"/>
          <w:numId w:val="20"/>
        </w:numPr>
        <w:rPr>
          <w:rFonts w:cstheme="minorHAnsi"/>
        </w:rPr>
      </w:pPr>
      <w:r>
        <w:rPr>
          <w:rFonts w:cstheme="minorHAnsi"/>
        </w:rPr>
        <w:t>Enter the Area Description.</w:t>
      </w:r>
    </w:p>
    <w:p w14:paraId="168D9A2A" w14:textId="597348B8" w:rsidR="00126669" w:rsidRDefault="00126669" w:rsidP="00126669">
      <w:pPr>
        <w:pStyle w:val="ListParagraph"/>
        <w:numPr>
          <w:ilvl w:val="0"/>
          <w:numId w:val="20"/>
        </w:numPr>
        <w:rPr>
          <w:rFonts w:cstheme="minorHAnsi"/>
        </w:rPr>
      </w:pPr>
      <w:r>
        <w:rPr>
          <w:rFonts w:cstheme="minorHAnsi"/>
        </w:rPr>
        <w:t>Enter the Linear feet of Sales Frontage.</w:t>
      </w:r>
    </w:p>
    <w:p w14:paraId="0E452FDA" w14:textId="77777777" w:rsidR="00126669" w:rsidRDefault="00126669" w:rsidP="00126669">
      <w:pPr>
        <w:pStyle w:val="ListParagraph"/>
        <w:numPr>
          <w:ilvl w:val="0"/>
          <w:numId w:val="20"/>
        </w:numPr>
      </w:pPr>
      <w:r>
        <w:t>This field is filled out automatically.</w:t>
      </w:r>
    </w:p>
    <w:p w14:paraId="0F497FB0" w14:textId="77777777" w:rsidR="00126669" w:rsidRPr="00126669" w:rsidRDefault="00126669" w:rsidP="00126669">
      <w:pPr>
        <w:pStyle w:val="ListParagraph"/>
        <w:numPr>
          <w:ilvl w:val="0"/>
          <w:numId w:val="20"/>
        </w:numPr>
        <w:rPr>
          <w:rFonts w:cstheme="minorHAnsi"/>
        </w:rPr>
      </w:pPr>
      <w:r>
        <w:t>This field is filled out automatically.</w:t>
      </w:r>
    </w:p>
    <w:p w14:paraId="71BAAC1C" w14:textId="77777777" w:rsidR="004365C9" w:rsidRDefault="004365C9" w:rsidP="004365C9">
      <w:pPr>
        <w:pStyle w:val="ListParagraph"/>
        <w:numPr>
          <w:ilvl w:val="0"/>
          <w:numId w:val="20"/>
        </w:numPr>
      </w:pPr>
      <w:r>
        <w:t>Luminaire Name or Item Tag: Select from dropdown.</w:t>
      </w:r>
    </w:p>
    <w:p w14:paraId="482E2279" w14:textId="77777777" w:rsidR="00126669" w:rsidRPr="00126669" w:rsidRDefault="00126669" w:rsidP="00126669">
      <w:pPr>
        <w:pStyle w:val="ListParagraph"/>
        <w:numPr>
          <w:ilvl w:val="0"/>
          <w:numId w:val="20"/>
        </w:numPr>
        <w:rPr>
          <w:rFonts w:cstheme="minorHAnsi"/>
        </w:rPr>
      </w:pPr>
      <w:r>
        <w:t>This field is filled out automatically.</w:t>
      </w:r>
    </w:p>
    <w:p w14:paraId="36B9A385" w14:textId="67B2352A" w:rsidR="00126669" w:rsidRDefault="00126669" w:rsidP="00126669">
      <w:pPr>
        <w:pStyle w:val="ListParagraph"/>
        <w:numPr>
          <w:ilvl w:val="0"/>
          <w:numId w:val="20"/>
        </w:numPr>
        <w:rPr>
          <w:rFonts w:cstheme="minorHAnsi"/>
        </w:rPr>
      </w:pPr>
      <w:r>
        <w:rPr>
          <w:rFonts w:cstheme="minorHAnsi"/>
        </w:rPr>
        <w:t>Enter the Number of Luminaires.</w:t>
      </w:r>
    </w:p>
    <w:p w14:paraId="22446D9A" w14:textId="77777777" w:rsidR="00126669" w:rsidRDefault="00126669" w:rsidP="00126669">
      <w:pPr>
        <w:pStyle w:val="ListParagraph"/>
        <w:numPr>
          <w:ilvl w:val="0"/>
          <w:numId w:val="20"/>
        </w:numPr>
      </w:pPr>
      <w:r>
        <w:t>This field is filled out automatically.</w:t>
      </w:r>
    </w:p>
    <w:p w14:paraId="362D8403" w14:textId="77777777" w:rsidR="00126669" w:rsidRPr="00126669" w:rsidRDefault="00126669" w:rsidP="00126669">
      <w:pPr>
        <w:pStyle w:val="ListParagraph"/>
        <w:numPr>
          <w:ilvl w:val="0"/>
          <w:numId w:val="20"/>
        </w:numPr>
        <w:rPr>
          <w:rFonts w:cstheme="minorHAnsi"/>
        </w:rPr>
      </w:pPr>
      <w:r>
        <w:t>This field is filled out automatically.</w:t>
      </w:r>
    </w:p>
    <w:p w14:paraId="3AAE7888" w14:textId="52EC7E14" w:rsidR="00126669" w:rsidRDefault="00126669" w:rsidP="00E80DD3">
      <w:pPr>
        <w:spacing w:after="0"/>
        <w:rPr>
          <w:rFonts w:cstheme="minorHAnsi"/>
          <w:b/>
          <w:bCs/>
        </w:rPr>
      </w:pPr>
      <w:r w:rsidRPr="00126669">
        <w:rPr>
          <w:rFonts w:cstheme="minorHAnsi"/>
          <w:b/>
          <w:bCs/>
        </w:rPr>
        <w:t>L. Lighting Allowance: Ornamental</w:t>
      </w:r>
    </w:p>
    <w:p w14:paraId="55ADAEFD" w14:textId="6541F698" w:rsidR="00126669" w:rsidRDefault="00126669" w:rsidP="00126669">
      <w:pPr>
        <w:pStyle w:val="ListParagraph"/>
        <w:numPr>
          <w:ilvl w:val="0"/>
          <w:numId w:val="21"/>
        </w:numPr>
        <w:rPr>
          <w:rFonts w:cstheme="minorHAnsi"/>
        </w:rPr>
      </w:pPr>
      <w:r>
        <w:rPr>
          <w:rFonts w:cstheme="minorHAnsi"/>
        </w:rPr>
        <w:t>Enter the Area Description.</w:t>
      </w:r>
    </w:p>
    <w:p w14:paraId="61ED3B9D" w14:textId="12D97DB8" w:rsidR="00126669" w:rsidRDefault="004365C9" w:rsidP="00126669">
      <w:pPr>
        <w:pStyle w:val="ListParagraph"/>
        <w:numPr>
          <w:ilvl w:val="0"/>
          <w:numId w:val="21"/>
        </w:numPr>
        <w:rPr>
          <w:rFonts w:cstheme="minorHAnsi"/>
        </w:rPr>
      </w:pPr>
      <w:r>
        <w:rPr>
          <w:rFonts w:cstheme="minorHAnsi"/>
        </w:rPr>
        <w:t>This field is filled out automatically.</w:t>
      </w:r>
    </w:p>
    <w:p w14:paraId="3CB8C2BA" w14:textId="5DEC95D7" w:rsidR="004365C9" w:rsidRDefault="004365C9" w:rsidP="00126669">
      <w:pPr>
        <w:pStyle w:val="ListParagraph"/>
        <w:numPr>
          <w:ilvl w:val="0"/>
          <w:numId w:val="21"/>
        </w:numPr>
        <w:rPr>
          <w:rFonts w:cstheme="minorHAnsi"/>
        </w:rPr>
      </w:pPr>
      <w:r>
        <w:rPr>
          <w:rFonts w:cstheme="minorHAnsi"/>
        </w:rPr>
        <w:t>This field is filled out automatically.</w:t>
      </w:r>
    </w:p>
    <w:p w14:paraId="1AB4C7F4" w14:textId="77777777" w:rsidR="004365C9" w:rsidRDefault="004365C9" w:rsidP="004365C9">
      <w:pPr>
        <w:pStyle w:val="ListParagraph"/>
        <w:numPr>
          <w:ilvl w:val="0"/>
          <w:numId w:val="21"/>
        </w:numPr>
        <w:rPr>
          <w:rFonts w:cstheme="minorHAnsi"/>
        </w:rPr>
      </w:pPr>
      <w:r>
        <w:rPr>
          <w:rFonts w:cstheme="minorHAnsi"/>
        </w:rPr>
        <w:t>This field is filled out automatically.</w:t>
      </w:r>
    </w:p>
    <w:p w14:paraId="7651FB51" w14:textId="77777777" w:rsidR="004365C9" w:rsidRDefault="004365C9" w:rsidP="004365C9">
      <w:pPr>
        <w:pStyle w:val="ListParagraph"/>
        <w:numPr>
          <w:ilvl w:val="0"/>
          <w:numId w:val="21"/>
        </w:numPr>
      </w:pPr>
      <w:r>
        <w:t>Luminaire Name or Item Tag: Select from dropdown.</w:t>
      </w:r>
    </w:p>
    <w:p w14:paraId="1B9676A3" w14:textId="24678E5E" w:rsidR="004365C9" w:rsidRPr="004365C9" w:rsidRDefault="004365C9" w:rsidP="004365C9">
      <w:pPr>
        <w:pStyle w:val="ListParagraph"/>
        <w:numPr>
          <w:ilvl w:val="0"/>
          <w:numId w:val="21"/>
        </w:numPr>
        <w:rPr>
          <w:rFonts w:cstheme="minorHAnsi"/>
        </w:rPr>
      </w:pPr>
      <w:r>
        <w:t>This field is filled out automatically.</w:t>
      </w:r>
    </w:p>
    <w:p w14:paraId="33CD84DD" w14:textId="5FF2F6C2" w:rsidR="004365C9" w:rsidRPr="004365C9" w:rsidRDefault="004365C9" w:rsidP="004365C9">
      <w:pPr>
        <w:pStyle w:val="ListParagraph"/>
        <w:numPr>
          <w:ilvl w:val="0"/>
          <w:numId w:val="21"/>
        </w:numPr>
        <w:rPr>
          <w:rFonts w:cstheme="minorHAnsi"/>
        </w:rPr>
      </w:pPr>
      <w:r>
        <w:t>Enter the Number of Luminaires.</w:t>
      </w:r>
    </w:p>
    <w:p w14:paraId="752C85DA" w14:textId="77777777" w:rsidR="004365C9" w:rsidRDefault="004365C9" w:rsidP="004365C9">
      <w:pPr>
        <w:pStyle w:val="ListParagraph"/>
        <w:numPr>
          <w:ilvl w:val="0"/>
          <w:numId w:val="21"/>
        </w:numPr>
        <w:rPr>
          <w:rFonts w:cstheme="minorHAnsi"/>
        </w:rPr>
      </w:pPr>
      <w:r>
        <w:rPr>
          <w:rFonts w:cstheme="minorHAnsi"/>
        </w:rPr>
        <w:t>This field is filled out automatically.</w:t>
      </w:r>
    </w:p>
    <w:p w14:paraId="48180457" w14:textId="7C8284AA" w:rsidR="004365C9" w:rsidRDefault="004365C9" w:rsidP="004365C9">
      <w:pPr>
        <w:pStyle w:val="ListParagraph"/>
        <w:numPr>
          <w:ilvl w:val="0"/>
          <w:numId w:val="21"/>
        </w:numPr>
        <w:rPr>
          <w:rFonts w:cstheme="minorHAnsi"/>
        </w:rPr>
      </w:pPr>
      <w:r>
        <w:rPr>
          <w:rFonts w:cstheme="minorHAnsi"/>
        </w:rPr>
        <w:t>This field is filled out automatically.</w:t>
      </w:r>
    </w:p>
    <w:p w14:paraId="36286C8A" w14:textId="67908334" w:rsidR="004365C9" w:rsidRDefault="004365C9" w:rsidP="00E80DD3">
      <w:pPr>
        <w:spacing w:after="0"/>
        <w:rPr>
          <w:rFonts w:cstheme="minorHAnsi"/>
          <w:b/>
          <w:bCs/>
        </w:rPr>
      </w:pPr>
      <w:r w:rsidRPr="004365C9">
        <w:rPr>
          <w:rFonts w:cstheme="minorHAnsi"/>
          <w:b/>
          <w:bCs/>
        </w:rPr>
        <w:t>M. Lighting Allowance: Per Specific Area</w:t>
      </w:r>
    </w:p>
    <w:p w14:paraId="2E0651D6" w14:textId="2405442F" w:rsidR="004365C9" w:rsidRPr="004365C9" w:rsidRDefault="004365C9" w:rsidP="004365C9">
      <w:pPr>
        <w:pStyle w:val="ListParagraph"/>
        <w:numPr>
          <w:ilvl w:val="0"/>
          <w:numId w:val="22"/>
        </w:numPr>
        <w:rPr>
          <w:rFonts w:cstheme="minorHAnsi"/>
          <w:b/>
          <w:bCs/>
        </w:rPr>
      </w:pPr>
      <w:r>
        <w:rPr>
          <w:rFonts w:cstheme="minorHAnsi"/>
        </w:rPr>
        <w:t>Enter the Area Description.</w:t>
      </w:r>
    </w:p>
    <w:p w14:paraId="79158E58" w14:textId="269D4379" w:rsidR="004365C9" w:rsidRPr="004365C9" w:rsidRDefault="004365C9" w:rsidP="004365C9">
      <w:pPr>
        <w:pStyle w:val="ListParagraph"/>
        <w:numPr>
          <w:ilvl w:val="0"/>
          <w:numId w:val="22"/>
        </w:numPr>
        <w:rPr>
          <w:rFonts w:cstheme="minorHAnsi"/>
          <w:b/>
          <w:bCs/>
        </w:rPr>
      </w:pPr>
      <w:r>
        <w:rPr>
          <w:rFonts w:cstheme="minorHAnsi"/>
        </w:rPr>
        <w:t>Specific Area Type per Table 140.7-B: Select from dropdown.</w:t>
      </w:r>
    </w:p>
    <w:p w14:paraId="3F2EA94A" w14:textId="3B9FB81E" w:rsidR="004365C9" w:rsidRDefault="00CC4A7F" w:rsidP="004365C9">
      <w:pPr>
        <w:pStyle w:val="ListParagraph"/>
        <w:numPr>
          <w:ilvl w:val="0"/>
          <w:numId w:val="22"/>
        </w:numPr>
        <w:rPr>
          <w:rFonts w:cstheme="minorHAnsi"/>
        </w:rPr>
      </w:pPr>
      <w:r w:rsidRPr="00CC4A7F">
        <w:rPr>
          <w:rFonts w:cstheme="minorHAnsi"/>
        </w:rPr>
        <w:t>Enter the Specific Area</w:t>
      </w:r>
    </w:p>
    <w:p w14:paraId="5DB7EF96" w14:textId="77777777" w:rsidR="00CC4A7F" w:rsidRDefault="00CC4A7F" w:rsidP="00CC4A7F">
      <w:pPr>
        <w:pStyle w:val="ListParagraph"/>
        <w:numPr>
          <w:ilvl w:val="0"/>
          <w:numId w:val="22"/>
        </w:numPr>
        <w:rPr>
          <w:rFonts w:cstheme="minorHAnsi"/>
        </w:rPr>
      </w:pPr>
      <w:r>
        <w:rPr>
          <w:rFonts w:cstheme="minorHAnsi"/>
        </w:rPr>
        <w:t>This field is filled out automatically.</w:t>
      </w:r>
    </w:p>
    <w:p w14:paraId="746F2BF9" w14:textId="77777777" w:rsidR="00CC4A7F" w:rsidRDefault="00CC4A7F" w:rsidP="00CC4A7F">
      <w:pPr>
        <w:pStyle w:val="ListParagraph"/>
        <w:numPr>
          <w:ilvl w:val="0"/>
          <w:numId w:val="22"/>
        </w:numPr>
        <w:rPr>
          <w:rFonts w:cstheme="minorHAnsi"/>
        </w:rPr>
      </w:pPr>
      <w:r>
        <w:rPr>
          <w:rFonts w:cstheme="minorHAnsi"/>
        </w:rPr>
        <w:t>This field is filled out automatically.</w:t>
      </w:r>
    </w:p>
    <w:p w14:paraId="79672DE3" w14:textId="03B8355E" w:rsidR="00CC4A7F" w:rsidRDefault="00CC4A7F" w:rsidP="004365C9">
      <w:pPr>
        <w:pStyle w:val="ListParagraph"/>
        <w:numPr>
          <w:ilvl w:val="0"/>
          <w:numId w:val="22"/>
        </w:numPr>
        <w:rPr>
          <w:rFonts w:cstheme="minorHAnsi"/>
        </w:rPr>
      </w:pPr>
      <w:r>
        <w:rPr>
          <w:rFonts w:cstheme="minorHAnsi"/>
        </w:rPr>
        <w:t>Luminaire Name or Item Tag: Select from dropdown</w:t>
      </w:r>
    </w:p>
    <w:p w14:paraId="4CE41796" w14:textId="4340BB37" w:rsidR="00CC4A7F" w:rsidRDefault="00CC4A7F" w:rsidP="004365C9">
      <w:pPr>
        <w:pStyle w:val="ListParagraph"/>
        <w:numPr>
          <w:ilvl w:val="0"/>
          <w:numId w:val="22"/>
        </w:numPr>
        <w:rPr>
          <w:rFonts w:cstheme="minorHAnsi"/>
        </w:rPr>
      </w:pPr>
      <w:r>
        <w:rPr>
          <w:rFonts w:cstheme="minorHAnsi"/>
        </w:rPr>
        <w:t>This field is filled out automatically.</w:t>
      </w:r>
    </w:p>
    <w:p w14:paraId="255AF417" w14:textId="532F6FD6" w:rsidR="00CC4A7F" w:rsidRDefault="00CC4A7F" w:rsidP="004365C9">
      <w:pPr>
        <w:pStyle w:val="ListParagraph"/>
        <w:numPr>
          <w:ilvl w:val="0"/>
          <w:numId w:val="22"/>
        </w:numPr>
        <w:rPr>
          <w:rFonts w:cstheme="minorHAnsi"/>
        </w:rPr>
      </w:pPr>
      <w:r>
        <w:rPr>
          <w:rFonts w:cstheme="minorHAnsi"/>
        </w:rPr>
        <w:t>Enter the Number of Luminaires.</w:t>
      </w:r>
    </w:p>
    <w:p w14:paraId="7CE56D35" w14:textId="77777777" w:rsidR="00CC4A7F" w:rsidRDefault="00CC4A7F" w:rsidP="00CC4A7F">
      <w:pPr>
        <w:pStyle w:val="ListParagraph"/>
        <w:numPr>
          <w:ilvl w:val="0"/>
          <w:numId w:val="22"/>
        </w:numPr>
        <w:rPr>
          <w:rFonts w:cstheme="minorHAnsi"/>
        </w:rPr>
      </w:pPr>
      <w:r>
        <w:rPr>
          <w:rFonts w:cstheme="minorHAnsi"/>
        </w:rPr>
        <w:t>This field is filled out automatically.</w:t>
      </w:r>
    </w:p>
    <w:p w14:paraId="089B91A7" w14:textId="77777777" w:rsidR="00CC4A7F" w:rsidRDefault="00CC4A7F" w:rsidP="00CC4A7F">
      <w:pPr>
        <w:pStyle w:val="ListParagraph"/>
        <w:numPr>
          <w:ilvl w:val="0"/>
          <w:numId w:val="22"/>
        </w:numPr>
        <w:rPr>
          <w:rFonts w:cstheme="minorHAnsi"/>
        </w:rPr>
      </w:pPr>
      <w:r>
        <w:rPr>
          <w:rFonts w:cstheme="minorHAnsi"/>
        </w:rPr>
        <w:t>This field is filled out automatically.</w:t>
      </w:r>
    </w:p>
    <w:p w14:paraId="1ED9DB1D" w14:textId="26B7BAC8" w:rsidR="00CC4A7F" w:rsidRPr="00CC4A7F" w:rsidRDefault="00CC4A7F" w:rsidP="00CC4A7F">
      <w:pPr>
        <w:pStyle w:val="ListParagraph"/>
        <w:rPr>
          <w:rFonts w:cstheme="minorHAnsi"/>
          <w:b/>
          <w:bCs/>
        </w:rPr>
      </w:pPr>
    </w:p>
    <w:p w14:paraId="71855CED" w14:textId="3E19AF07" w:rsidR="00CC4A7F" w:rsidRDefault="00CC4A7F" w:rsidP="00E80DD3">
      <w:pPr>
        <w:pStyle w:val="ListParagraph"/>
        <w:spacing w:after="0"/>
        <w:ind w:left="0"/>
        <w:contextualSpacing w:val="0"/>
        <w:rPr>
          <w:rFonts w:cstheme="minorHAnsi"/>
          <w:b/>
          <w:bCs/>
        </w:rPr>
      </w:pPr>
      <w:r w:rsidRPr="00CC4A7F">
        <w:rPr>
          <w:rFonts w:cstheme="minorHAnsi"/>
          <w:b/>
          <w:bCs/>
        </w:rPr>
        <w:t>N. Existing Conditions Power Allowance (alterations only)</w:t>
      </w:r>
    </w:p>
    <w:p w14:paraId="7A5C6765" w14:textId="7A8B6C2C" w:rsidR="00CC4A7F" w:rsidRDefault="00CC4A7F" w:rsidP="00CC4A7F">
      <w:pPr>
        <w:pStyle w:val="ListParagraph"/>
        <w:numPr>
          <w:ilvl w:val="0"/>
          <w:numId w:val="23"/>
        </w:numPr>
        <w:rPr>
          <w:rFonts w:cstheme="minorHAnsi"/>
        </w:rPr>
      </w:pPr>
      <w:r>
        <w:rPr>
          <w:rFonts w:cstheme="minorHAnsi"/>
        </w:rPr>
        <w:t>Enter the Name or Item Tag.</w:t>
      </w:r>
    </w:p>
    <w:p w14:paraId="676AC2FF" w14:textId="7523AA4B" w:rsidR="00CC4A7F" w:rsidRDefault="00CC4A7F" w:rsidP="00CC4A7F">
      <w:pPr>
        <w:pStyle w:val="ListParagraph"/>
        <w:numPr>
          <w:ilvl w:val="0"/>
          <w:numId w:val="23"/>
        </w:numPr>
        <w:rPr>
          <w:rFonts w:cstheme="minorHAnsi"/>
        </w:rPr>
      </w:pPr>
      <w:r>
        <w:rPr>
          <w:rFonts w:cstheme="minorHAnsi"/>
        </w:rPr>
        <w:t>Enter the Complete Luminaire Description.</w:t>
      </w:r>
    </w:p>
    <w:p w14:paraId="7448FDCD" w14:textId="76E950C6" w:rsidR="00CC4A7F" w:rsidRDefault="00CC4A7F" w:rsidP="00CC4A7F">
      <w:pPr>
        <w:pStyle w:val="ListParagraph"/>
        <w:numPr>
          <w:ilvl w:val="0"/>
          <w:numId w:val="23"/>
        </w:numPr>
        <w:rPr>
          <w:rFonts w:cstheme="minorHAnsi"/>
        </w:rPr>
      </w:pPr>
      <w:r>
        <w:rPr>
          <w:rFonts w:cstheme="minorHAnsi"/>
        </w:rPr>
        <w:t>Enter the Watts per Luminaire.</w:t>
      </w:r>
    </w:p>
    <w:p w14:paraId="6FCCA31A" w14:textId="500CF89A" w:rsidR="00CC4A7F" w:rsidRDefault="00CC4A7F" w:rsidP="00CC4A7F">
      <w:pPr>
        <w:pStyle w:val="ListParagraph"/>
        <w:numPr>
          <w:ilvl w:val="0"/>
          <w:numId w:val="23"/>
        </w:numPr>
        <w:rPr>
          <w:rFonts w:cstheme="minorHAnsi"/>
        </w:rPr>
      </w:pPr>
      <w:r>
        <w:rPr>
          <w:rFonts w:cstheme="minorHAnsi"/>
        </w:rPr>
        <w:t>How Wattage is Determined?: Select from dropdown.</w:t>
      </w:r>
    </w:p>
    <w:p w14:paraId="1CAA11B3" w14:textId="1BB0BF08" w:rsidR="00CC4A7F" w:rsidRDefault="00CC4A7F" w:rsidP="00CC4A7F">
      <w:pPr>
        <w:pStyle w:val="ListParagraph"/>
        <w:numPr>
          <w:ilvl w:val="0"/>
          <w:numId w:val="23"/>
        </w:numPr>
        <w:rPr>
          <w:rFonts w:cstheme="minorHAnsi"/>
        </w:rPr>
      </w:pPr>
      <w:r>
        <w:rPr>
          <w:rFonts w:cstheme="minorHAnsi"/>
        </w:rPr>
        <w:t>Enter the Number of Luminaires Being Replaced</w:t>
      </w:r>
    </w:p>
    <w:p w14:paraId="669D5ABF" w14:textId="44416FFA" w:rsidR="00CC4A7F" w:rsidRDefault="00CC4A7F" w:rsidP="00CC4A7F">
      <w:pPr>
        <w:pStyle w:val="ListParagraph"/>
        <w:numPr>
          <w:ilvl w:val="0"/>
          <w:numId w:val="23"/>
        </w:numPr>
        <w:rPr>
          <w:rFonts w:cstheme="minorHAnsi"/>
        </w:rPr>
      </w:pPr>
      <w:r>
        <w:rPr>
          <w:rFonts w:cstheme="minorHAnsi"/>
        </w:rPr>
        <w:t>This field is filled out automatically.</w:t>
      </w:r>
    </w:p>
    <w:p w14:paraId="63B26B69" w14:textId="77777777" w:rsidR="00CC4A7F" w:rsidRDefault="00CC4A7F" w:rsidP="00CC4A7F">
      <w:pPr>
        <w:pStyle w:val="ListParagraph"/>
        <w:numPr>
          <w:ilvl w:val="0"/>
          <w:numId w:val="23"/>
        </w:numPr>
        <w:rPr>
          <w:rFonts w:cstheme="minorHAnsi"/>
        </w:rPr>
      </w:pPr>
      <w:r>
        <w:t xml:space="preserve">This is a </w:t>
      </w:r>
      <w:r>
        <w:rPr>
          <w:rFonts w:cstheme="minorHAnsi"/>
        </w:rPr>
        <w:t>Pass or Fail checkbox for the field inspector.</w:t>
      </w:r>
    </w:p>
    <w:p w14:paraId="1D71B186" w14:textId="4ECF8E02" w:rsidR="00CC4A7F" w:rsidRDefault="00CC4A7F" w:rsidP="00CC4A7F">
      <w:pPr>
        <w:pStyle w:val="ListParagraph"/>
        <w:rPr>
          <w:rFonts w:cstheme="minorHAnsi"/>
        </w:rPr>
      </w:pPr>
    </w:p>
    <w:p w14:paraId="0B87CE07" w14:textId="133900FA" w:rsidR="00CC4A7F" w:rsidRDefault="00CC4A7F" w:rsidP="00E80DD3">
      <w:pPr>
        <w:pStyle w:val="ListParagraph"/>
        <w:spacing w:after="0"/>
        <w:ind w:left="0"/>
        <w:contextualSpacing w:val="0"/>
        <w:rPr>
          <w:rFonts w:cstheme="minorHAnsi"/>
          <w:b/>
          <w:bCs/>
        </w:rPr>
      </w:pPr>
      <w:bookmarkStart w:id="14" w:name="_Hlk97796482"/>
      <w:r w:rsidRPr="00CC4A7F">
        <w:rPr>
          <w:rFonts w:cstheme="minorHAnsi"/>
          <w:b/>
          <w:bCs/>
        </w:rPr>
        <w:t>O. Declaration of Required Certificates of Installation</w:t>
      </w:r>
    </w:p>
    <w:p w14:paraId="0CE7323E" w14:textId="70C7C50D" w:rsidR="00CC4A7F" w:rsidRDefault="00CC4A7F" w:rsidP="00724707">
      <w:pPr>
        <w:pStyle w:val="ListParagraph"/>
        <w:numPr>
          <w:ilvl w:val="0"/>
          <w:numId w:val="26"/>
        </w:numPr>
        <w:rPr>
          <w:rFonts w:cstheme="minorHAnsi"/>
        </w:rPr>
      </w:pPr>
      <w:r w:rsidRPr="00CC4A7F">
        <w:rPr>
          <w:rFonts w:cstheme="minorHAnsi"/>
        </w:rPr>
        <w:t xml:space="preserve">Selections have been </w:t>
      </w:r>
      <w:r>
        <w:rPr>
          <w:rFonts w:cstheme="minorHAnsi"/>
        </w:rPr>
        <w:t xml:space="preserve">automatically </w:t>
      </w:r>
      <w:r w:rsidRPr="00CC4A7F">
        <w:rPr>
          <w:rFonts w:cstheme="minorHAnsi"/>
        </w:rPr>
        <w:t>made based on information provided in this document</w:t>
      </w:r>
      <w:r>
        <w:rPr>
          <w:rFonts w:cstheme="minorHAnsi"/>
        </w:rPr>
        <w:t xml:space="preserve">. </w:t>
      </w:r>
      <w:r w:rsidRPr="00CC4A7F">
        <w:rPr>
          <w:rFonts w:cstheme="minorHAnsi"/>
        </w:rPr>
        <w:t>If any selections have been changed by the permit applicant, an explanation should be included in Table E. Additional Remarks.</w:t>
      </w:r>
    </w:p>
    <w:p w14:paraId="3ADF8726" w14:textId="77777777" w:rsidR="00CC4A7F" w:rsidRPr="00CC4A7F" w:rsidRDefault="00CC4A7F" w:rsidP="00CC4A7F">
      <w:pPr>
        <w:pStyle w:val="ListParagraph"/>
        <w:ind w:left="0"/>
        <w:rPr>
          <w:rFonts w:cstheme="minorHAnsi"/>
        </w:rPr>
      </w:pPr>
    </w:p>
    <w:p w14:paraId="1325263F" w14:textId="6857EE04" w:rsidR="00CC4A7F" w:rsidRPr="00CC4A7F" w:rsidRDefault="00CC4A7F" w:rsidP="00E80DD3">
      <w:pPr>
        <w:pStyle w:val="ListParagraph"/>
        <w:spacing w:after="0"/>
        <w:ind w:left="0"/>
        <w:rPr>
          <w:rFonts w:cstheme="minorHAnsi"/>
          <w:b/>
          <w:bCs/>
        </w:rPr>
      </w:pPr>
      <w:r w:rsidRPr="00CC4A7F">
        <w:rPr>
          <w:rFonts w:cstheme="minorHAnsi"/>
          <w:b/>
          <w:bCs/>
        </w:rPr>
        <w:t>P. Declaration of Required Certificates of Acceptance</w:t>
      </w:r>
    </w:p>
    <w:p w14:paraId="06F14FB7" w14:textId="5A8A9EA6" w:rsidR="004365C9" w:rsidRPr="00724707" w:rsidRDefault="00CC4A7F" w:rsidP="00724707">
      <w:pPr>
        <w:pStyle w:val="ListParagraph"/>
        <w:numPr>
          <w:ilvl w:val="0"/>
          <w:numId w:val="27"/>
        </w:numPr>
        <w:rPr>
          <w:rFonts w:cstheme="minorHAnsi"/>
        </w:rPr>
      </w:pPr>
      <w:r w:rsidRPr="00724707">
        <w:rPr>
          <w:rFonts w:cstheme="minorHAnsi"/>
        </w:rPr>
        <w:t>Selections have been made based on information provided in this document.  If any selections have been changed by the permit applicant, an explanation should be included in Table E. Additional Remarks.</w:t>
      </w:r>
      <w:bookmarkEnd w:id="14"/>
    </w:p>
    <w:sectPr w:rsidR="004365C9" w:rsidRPr="00724707" w:rsidSect="00395FF6">
      <w:headerReference w:type="default" r:id="rId13"/>
      <w:pgSz w:w="15840" w:h="12240" w:orient="landscape"/>
      <w:pgMar w:top="720" w:right="720" w:bottom="720" w:left="720" w:header="45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C5455" w14:textId="77777777" w:rsidR="002C667B" w:rsidRDefault="002C667B" w:rsidP="009E433D">
      <w:pPr>
        <w:spacing w:after="0" w:line="240" w:lineRule="auto"/>
      </w:pPr>
      <w:r>
        <w:separator/>
      </w:r>
    </w:p>
  </w:endnote>
  <w:endnote w:type="continuationSeparator" w:id="0">
    <w:p w14:paraId="2426752E" w14:textId="77777777" w:rsidR="002C667B" w:rsidRDefault="002C667B" w:rsidP="009E4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44BA8" w14:textId="77777777" w:rsidR="00800CBC" w:rsidRPr="00E43C9E" w:rsidRDefault="00800CBC" w:rsidP="00800CBC">
    <w:pPr>
      <w:pBdr>
        <w:top w:val="single" w:sz="4" w:space="1" w:color="auto"/>
      </w:pBdr>
      <w:ind w:left="-90"/>
      <w:rPr>
        <w:rFonts w:ascii="Calibri" w:hAnsi="Calibri"/>
        <w:sz w:val="24"/>
        <w:szCs w:val="24"/>
      </w:rPr>
    </w:pPr>
    <w:r w:rsidRPr="00E43C9E">
      <w:rPr>
        <w:rFonts w:ascii="Calibri" w:hAnsi="Calibri"/>
        <w:sz w:val="24"/>
        <w:szCs w:val="24"/>
      </w:rPr>
      <w:t>Registration Number:</w:t>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sidRPr="00E43C9E">
      <w:rPr>
        <w:rFonts w:ascii="Calibri" w:hAnsi="Calibri"/>
        <w:sz w:val="24"/>
        <w:szCs w:val="24"/>
      </w:rPr>
      <w:t>Registration Date/Time:</w:t>
    </w:r>
    <w:r w:rsidRPr="00E43C9E">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sidRPr="00E43C9E">
      <w:rPr>
        <w:rFonts w:ascii="Calibri" w:hAnsi="Calibri"/>
        <w:sz w:val="24"/>
        <w:szCs w:val="24"/>
      </w:rPr>
      <w:t>HERS Provider:</w:t>
    </w:r>
  </w:p>
  <w:p w14:paraId="2A472CC5" w14:textId="03E2EEE6" w:rsidR="00800CBC" w:rsidRDefault="00800CBC" w:rsidP="00800CBC">
    <w:pPr>
      <w:pBdr>
        <w:top w:val="single" w:sz="4" w:space="1" w:color="auto"/>
      </w:pBdr>
      <w:tabs>
        <w:tab w:val="center" w:pos="7920"/>
        <w:tab w:val="right" w:pos="14400"/>
      </w:tabs>
      <w:ind w:left="-90"/>
    </w:pPr>
    <w:r w:rsidRPr="00E43C9E">
      <w:rPr>
        <w:rFonts w:ascii="Calibri" w:hAnsi="Calibri"/>
        <w:sz w:val="24"/>
        <w:szCs w:val="24"/>
      </w:rPr>
      <w:t xml:space="preserve">CA Building Energy Efficiency Standards - 2022 </w:t>
    </w:r>
    <w:r w:rsidR="00D1024C">
      <w:rPr>
        <w:rFonts w:ascii="Calibri" w:hAnsi="Calibri"/>
        <w:sz w:val="24"/>
        <w:szCs w:val="24"/>
      </w:rPr>
      <w:t>Nonresidential</w:t>
    </w:r>
    <w:r>
      <w:rPr>
        <w:rFonts w:ascii="Calibri" w:hAnsi="Calibri"/>
        <w:sz w:val="24"/>
        <w:szCs w:val="24"/>
      </w:rPr>
      <w:t xml:space="preserve"> </w:t>
    </w:r>
    <w:r w:rsidRPr="00E43C9E">
      <w:rPr>
        <w:rFonts w:ascii="Calibri" w:hAnsi="Calibri"/>
        <w:sz w:val="24"/>
        <w:szCs w:val="24"/>
      </w:rPr>
      <w:t>Compliance</w:t>
    </w:r>
    <w:r w:rsidRPr="00E43C9E">
      <w:rPr>
        <w:rFonts w:ascii="Calibri" w:hAnsi="Calibri"/>
        <w:sz w:val="24"/>
        <w:szCs w:val="24"/>
      </w:rPr>
      <w:tab/>
    </w:r>
    <w:r w:rsidRPr="00E43C9E">
      <w:rPr>
        <w:rFonts w:ascii="Calibri" w:hAnsi="Calibri"/>
        <w:sz w:val="24"/>
        <w:szCs w:val="24"/>
      </w:rPr>
      <w:tab/>
      <w:t>January 2022</w:t>
    </w:r>
  </w:p>
  <w:p w14:paraId="0C336686" w14:textId="77777777" w:rsidR="009215F5" w:rsidRDefault="009215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172D0B" w14:textId="77777777" w:rsidR="002C667B" w:rsidRDefault="002C667B" w:rsidP="009E433D">
      <w:pPr>
        <w:spacing w:after="0" w:line="240" w:lineRule="auto"/>
      </w:pPr>
      <w:r>
        <w:separator/>
      </w:r>
    </w:p>
  </w:footnote>
  <w:footnote w:type="continuationSeparator" w:id="0">
    <w:p w14:paraId="29857D9D" w14:textId="77777777" w:rsidR="002C667B" w:rsidRDefault="002C667B" w:rsidP="009E43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59938" w14:textId="7754A7CF" w:rsidR="00DA75C0" w:rsidRPr="00003AFB" w:rsidRDefault="00DA75C0" w:rsidP="00DA75C0">
    <w:pPr>
      <w:pStyle w:val="Header"/>
      <w:ind w:left="360"/>
      <w:jc w:val="center"/>
      <w:rPr>
        <w:rFonts w:cstheme="minorHAnsi"/>
        <w:b/>
        <w:bCs/>
        <w:noProof/>
        <w:sz w:val="28"/>
        <w:szCs w:val="28"/>
      </w:rPr>
    </w:pPr>
    <w:r w:rsidRPr="00E43C9E">
      <w:rPr>
        <w:rFonts w:cstheme="minorHAnsi"/>
        <w:noProof/>
        <w:sz w:val="28"/>
        <w:szCs w:val="28"/>
      </w:rPr>
      <w:drawing>
        <wp:anchor distT="0" distB="0" distL="114300" distR="114300" simplePos="0" relativeHeight="251663360" behindDoc="0" locked="0" layoutInCell="1" allowOverlap="1" wp14:anchorId="3997435A" wp14:editId="7AFFB613">
          <wp:simplePos x="0" y="0"/>
          <wp:positionH relativeFrom="column">
            <wp:posOffset>0</wp:posOffset>
          </wp:positionH>
          <wp:positionV relativeFrom="paragraph">
            <wp:posOffset>47625</wp:posOffset>
          </wp:positionV>
          <wp:extent cx="2532380" cy="566420"/>
          <wp:effectExtent l="0" t="0" r="0" b="0"/>
          <wp:wrapNone/>
          <wp:docPr id="16"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1C6724">
      <w:rPr>
        <w:rFonts w:cstheme="minorHAnsi"/>
        <w:noProof/>
        <w:sz w:val="28"/>
        <w:szCs w:val="28"/>
      </w:rPr>
      <w:t xml:space="preserve"> </w:t>
    </w:r>
    <w:r w:rsidR="00003AFB" w:rsidRPr="00003AFB">
      <w:rPr>
        <w:rFonts w:cstheme="minorHAnsi"/>
        <w:b/>
        <w:bCs/>
        <w:noProof/>
        <w:sz w:val="28"/>
        <w:szCs w:val="28"/>
      </w:rPr>
      <w:t>OUTDOOR LIGHTING</w:t>
    </w:r>
  </w:p>
  <w:p w14:paraId="5293DEF2" w14:textId="22638E1C" w:rsidR="00DA75C0" w:rsidRDefault="00DA75C0" w:rsidP="00DA75C0">
    <w:pPr>
      <w:pStyle w:val="Header"/>
      <w:ind w:left="360"/>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sidR="00A53310">
      <w:rPr>
        <w:rFonts w:cstheme="minorHAnsi"/>
        <w:sz w:val="28"/>
        <w:szCs w:val="28"/>
      </w:rPr>
      <w:t>NR</w:t>
    </w:r>
    <w:r>
      <w:rPr>
        <w:rFonts w:cstheme="minorHAnsi"/>
        <w:sz w:val="28"/>
        <w:szCs w:val="28"/>
      </w:rPr>
      <w:t>CC</w:t>
    </w:r>
    <w:r w:rsidRPr="00E43C9E">
      <w:rPr>
        <w:rFonts w:cstheme="minorHAnsi"/>
        <w:sz w:val="28"/>
        <w:szCs w:val="28"/>
      </w:rPr>
      <w:t>-</w:t>
    </w:r>
    <w:r>
      <w:rPr>
        <w:rFonts w:cstheme="minorHAnsi"/>
        <w:sz w:val="28"/>
        <w:szCs w:val="28"/>
      </w:rPr>
      <w:t>LTO</w:t>
    </w:r>
    <w:r w:rsidRPr="00E43C9E">
      <w:rPr>
        <w:rFonts w:cstheme="minorHAnsi"/>
        <w:sz w:val="28"/>
        <w:szCs w:val="28"/>
      </w:rPr>
      <w:t>-E</w:t>
    </w:r>
  </w:p>
  <w:p w14:paraId="0DDCCF72" w14:textId="77777777" w:rsidR="00DA75C0" w:rsidRDefault="00DA75C0" w:rsidP="00DA75C0">
    <w:pPr>
      <w:pStyle w:val="Header"/>
      <w:ind w:left="360"/>
      <w:rPr>
        <w:sz w:val="18"/>
        <w:szCs w:val="18"/>
      </w:rPr>
    </w:pPr>
  </w:p>
  <w:p w14:paraId="31B840A2" w14:textId="3C275D06" w:rsidR="00DA75C0" w:rsidRDefault="00DA75C0" w:rsidP="00003AFB">
    <w:pPr>
      <w:ind w:left="2520" w:firstLine="360"/>
      <w:rPr>
        <w:sz w:val="18"/>
        <w:szCs w:val="18"/>
      </w:rPr>
    </w:pPr>
    <w:r w:rsidRPr="00F33C7F">
      <w:rPr>
        <w:rFonts w:cstheme="minorHAnsi"/>
        <w:b/>
        <w:bCs/>
        <w:i/>
        <w:iCs/>
        <w:sz w:val="28"/>
        <w:szCs w:val="28"/>
      </w:rPr>
      <w:t>SAMPLE FORM – NOT VALID FOR SUBMISSION TO BUILDING DEPARTMENTS</w:t>
    </w:r>
  </w:p>
  <w:p w14:paraId="692C258A" w14:textId="1F841F6E" w:rsidR="009215F5" w:rsidRDefault="009215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11167"/>
      <w:gridCol w:w="3235"/>
    </w:tblGrid>
    <w:tr w:rsidR="00395FF6" w:rsidRPr="00B53E5C" w14:paraId="4B7FA869" w14:textId="77777777" w:rsidTr="00A47F05">
      <w:trPr>
        <w:trHeight w:val="288"/>
      </w:trPr>
      <w:tc>
        <w:tcPr>
          <w:tcW w:w="3877" w:type="pct"/>
        </w:tcPr>
        <w:p w14:paraId="793A5B39" w14:textId="77777777" w:rsidR="00395FF6" w:rsidRPr="00B53E5C" w:rsidRDefault="00395FF6" w:rsidP="00395FF6">
          <w:pPr>
            <w:keepNext/>
            <w:outlineLvl w:val="0"/>
            <w:rPr>
              <w:rFonts w:ascii="Calibri" w:hAnsi="Calibri"/>
              <w:b/>
            </w:rPr>
          </w:pPr>
          <w:r w:rsidRPr="00B53E5C">
            <w:rPr>
              <w:rFonts w:ascii="Calibri" w:hAnsi="Calibri"/>
            </w:rPr>
            <w:t>CERTIFICATE OF COMPLIANCE – USER INSTRUCTIONS</w:t>
          </w:r>
        </w:p>
      </w:tc>
      <w:tc>
        <w:tcPr>
          <w:tcW w:w="1123" w:type="pct"/>
        </w:tcPr>
        <w:p w14:paraId="4ECA8C92" w14:textId="4941BD81" w:rsidR="00395FF6" w:rsidRPr="00B53E5C" w:rsidRDefault="003F074E" w:rsidP="00395FF6">
          <w:pPr>
            <w:keepNext/>
            <w:jc w:val="right"/>
            <w:outlineLvl w:val="0"/>
            <w:rPr>
              <w:rFonts w:ascii="Calibri" w:hAnsi="Calibri"/>
              <w:b/>
            </w:rPr>
          </w:pPr>
          <w:r>
            <w:rPr>
              <w:rFonts w:ascii="Calibri" w:hAnsi="Calibri"/>
            </w:rPr>
            <w:t>NR</w:t>
          </w:r>
          <w:r w:rsidR="00395FF6">
            <w:rPr>
              <w:rFonts w:ascii="Calibri" w:hAnsi="Calibri"/>
            </w:rPr>
            <w:t>CC-LT</w:t>
          </w:r>
          <w:r w:rsidR="003043F2">
            <w:rPr>
              <w:rFonts w:ascii="Calibri" w:hAnsi="Calibri"/>
            </w:rPr>
            <w:t>O</w:t>
          </w:r>
          <w:r w:rsidR="00395FF6">
            <w:rPr>
              <w:rFonts w:ascii="Calibri" w:hAnsi="Calibri"/>
            </w:rPr>
            <w:t>-E</w:t>
          </w:r>
        </w:p>
      </w:tc>
    </w:tr>
    <w:tr w:rsidR="00395FF6" w:rsidRPr="00B53E5C" w14:paraId="68BF4584" w14:textId="77777777" w:rsidTr="00A47F05">
      <w:trPr>
        <w:trHeight w:val="288"/>
      </w:trPr>
      <w:tc>
        <w:tcPr>
          <w:tcW w:w="3877" w:type="pct"/>
        </w:tcPr>
        <w:p w14:paraId="7B6CA925" w14:textId="1A6ACA6A" w:rsidR="00395FF6" w:rsidRPr="00B53E5C" w:rsidRDefault="00B54F2E" w:rsidP="00395FF6">
          <w:pPr>
            <w:keepNext/>
            <w:outlineLvl w:val="0"/>
            <w:rPr>
              <w:rFonts w:ascii="Calibri" w:hAnsi="Calibri"/>
            </w:rPr>
          </w:pPr>
          <w:r>
            <w:rPr>
              <w:rFonts w:ascii="Calibri" w:hAnsi="Calibri"/>
            </w:rPr>
            <w:t>O</w:t>
          </w:r>
          <w:r w:rsidR="00723E55">
            <w:rPr>
              <w:rFonts w:ascii="Calibri" w:hAnsi="Calibri"/>
            </w:rPr>
            <w:t>ut</w:t>
          </w:r>
          <w:r w:rsidR="00395FF6" w:rsidRPr="003F07D6">
            <w:rPr>
              <w:rFonts w:ascii="Calibri" w:hAnsi="Calibri"/>
            </w:rPr>
            <w:t>door Lighting</w:t>
          </w:r>
        </w:p>
      </w:tc>
      <w:tc>
        <w:tcPr>
          <w:tcW w:w="1123" w:type="pct"/>
        </w:tcPr>
        <w:p w14:paraId="12A1EAF4" w14:textId="5C54CA48" w:rsidR="00395FF6" w:rsidRPr="00B53E5C" w:rsidRDefault="00395FF6" w:rsidP="00395FF6">
          <w:pPr>
            <w:keepNext/>
            <w:jc w:val="right"/>
            <w:outlineLvl w:val="0"/>
            <w:rPr>
              <w:rFonts w:ascii="Calibri" w:hAnsi="Calibri"/>
            </w:rPr>
          </w:pPr>
          <w:r w:rsidRPr="00B53E5C">
            <w:rPr>
              <w:rFonts w:ascii="Calibri" w:hAnsi="Calibri"/>
            </w:rPr>
            <w:tab/>
            <w:t xml:space="preserve">(Page </w:t>
          </w:r>
          <w:r w:rsidRPr="00B53E5C">
            <w:rPr>
              <w:rFonts w:ascii="Calibri" w:hAnsi="Calibri"/>
            </w:rPr>
            <w:fldChar w:fldCharType="begin"/>
          </w:r>
          <w:r w:rsidRPr="00B53E5C">
            <w:rPr>
              <w:rFonts w:ascii="Calibri" w:hAnsi="Calibri"/>
            </w:rPr>
            <w:instrText xml:space="preserve"> PAGE   \* MERGEFORMAT </w:instrText>
          </w:r>
          <w:r w:rsidRPr="00B53E5C">
            <w:rPr>
              <w:rFonts w:ascii="Calibri" w:hAnsi="Calibri"/>
            </w:rPr>
            <w:fldChar w:fldCharType="separate"/>
          </w:r>
          <w:r w:rsidRPr="00B53E5C">
            <w:rPr>
              <w:rFonts w:ascii="Calibri" w:hAnsi="Calibri"/>
              <w:noProof/>
            </w:rPr>
            <w:t>8</w:t>
          </w:r>
          <w:r w:rsidRPr="00B53E5C">
            <w:rPr>
              <w:rFonts w:ascii="Calibri" w:hAnsi="Calibri"/>
              <w:noProof/>
            </w:rPr>
            <w:fldChar w:fldCharType="end"/>
          </w:r>
          <w:r w:rsidRPr="00B53E5C">
            <w:rPr>
              <w:rFonts w:ascii="Calibri" w:hAnsi="Calibri"/>
            </w:rPr>
            <w:t xml:space="preserve"> of </w:t>
          </w:r>
          <w:r w:rsidRPr="00B53E5C">
            <w:rPr>
              <w:rFonts w:ascii="Calibri" w:hAnsi="Calibri"/>
              <w:noProof/>
            </w:rPr>
            <w:fldChar w:fldCharType="begin"/>
          </w:r>
          <w:r w:rsidRPr="00B53E5C">
            <w:rPr>
              <w:rFonts w:ascii="Calibri" w:hAnsi="Calibri"/>
              <w:noProof/>
            </w:rPr>
            <w:instrText xml:space="preserve"> SECTIONPAGES   \* MERGEFORMAT </w:instrText>
          </w:r>
          <w:r w:rsidRPr="00B53E5C">
            <w:rPr>
              <w:rFonts w:ascii="Calibri" w:hAnsi="Calibri"/>
              <w:noProof/>
            </w:rPr>
            <w:fldChar w:fldCharType="separate"/>
          </w:r>
          <w:r w:rsidR="000371AE">
            <w:rPr>
              <w:rFonts w:ascii="Calibri" w:hAnsi="Calibri"/>
              <w:noProof/>
            </w:rPr>
            <w:t>5</w:t>
          </w:r>
          <w:r w:rsidRPr="00B53E5C">
            <w:rPr>
              <w:rFonts w:ascii="Calibri" w:hAnsi="Calibri"/>
              <w:noProof/>
            </w:rPr>
            <w:fldChar w:fldCharType="end"/>
          </w:r>
          <w:r w:rsidRPr="00B53E5C">
            <w:rPr>
              <w:rFonts w:ascii="Calibri" w:hAnsi="Calibri"/>
            </w:rPr>
            <w:t>)</w:t>
          </w:r>
        </w:p>
      </w:tc>
    </w:tr>
  </w:tbl>
  <w:p w14:paraId="56ED884F" w14:textId="77777777" w:rsidR="00724707" w:rsidRDefault="00724707" w:rsidP="002614C2">
    <w:pPr>
      <w:pStyle w:val="Header"/>
      <w:rPr>
        <w:sz w:val="18"/>
        <w:szCs w:val="18"/>
      </w:rPr>
    </w:pPr>
  </w:p>
  <w:p w14:paraId="71932C51" w14:textId="77777777" w:rsidR="00724707" w:rsidRDefault="007247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C4BE5"/>
    <w:multiLevelType w:val="hybridMultilevel"/>
    <w:tmpl w:val="439C2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FE3BAB"/>
    <w:multiLevelType w:val="hybridMultilevel"/>
    <w:tmpl w:val="3BB4C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B24AC2"/>
    <w:multiLevelType w:val="hybridMultilevel"/>
    <w:tmpl w:val="89724298"/>
    <w:lvl w:ilvl="0" w:tplc="65DADC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1518C1"/>
    <w:multiLevelType w:val="hybridMultilevel"/>
    <w:tmpl w:val="C038C9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E3450C"/>
    <w:multiLevelType w:val="hybridMultilevel"/>
    <w:tmpl w:val="38C0A980"/>
    <w:lvl w:ilvl="0" w:tplc="13C6F7A4">
      <w:start w:val="1"/>
      <w:numFmt w:val="decimal"/>
      <w:lvlText w:val="%1."/>
      <w:lvlJc w:val="left"/>
      <w:pPr>
        <w:ind w:left="360" w:hanging="360"/>
      </w:pPr>
      <w:rPr>
        <w:rFonts w:cs="Times New Roman"/>
        <w:b w:val="0"/>
        <w:sz w:val="18"/>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06AB0D42"/>
    <w:multiLevelType w:val="hybridMultilevel"/>
    <w:tmpl w:val="AB7649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9AE0BB5"/>
    <w:multiLevelType w:val="hybridMultilevel"/>
    <w:tmpl w:val="9E04ACA8"/>
    <w:lvl w:ilvl="0" w:tplc="826C06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17660F"/>
    <w:multiLevelType w:val="hybridMultilevel"/>
    <w:tmpl w:val="27402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822319"/>
    <w:multiLevelType w:val="hybridMultilevel"/>
    <w:tmpl w:val="69624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FC6198"/>
    <w:multiLevelType w:val="hybridMultilevel"/>
    <w:tmpl w:val="A9FA8D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F67650"/>
    <w:multiLevelType w:val="hybridMultilevel"/>
    <w:tmpl w:val="10109416"/>
    <w:lvl w:ilvl="0" w:tplc="88A4821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DC7C28"/>
    <w:multiLevelType w:val="hybridMultilevel"/>
    <w:tmpl w:val="C50E4D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393CAC"/>
    <w:multiLevelType w:val="hybridMultilevel"/>
    <w:tmpl w:val="C7020B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966623"/>
    <w:multiLevelType w:val="hybridMultilevel"/>
    <w:tmpl w:val="4E406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5B4A65"/>
    <w:multiLevelType w:val="hybridMultilevel"/>
    <w:tmpl w:val="D4E028D0"/>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DC2DD3"/>
    <w:multiLevelType w:val="hybridMultilevel"/>
    <w:tmpl w:val="F2D0DF50"/>
    <w:lvl w:ilvl="0" w:tplc="826C06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6F4090"/>
    <w:multiLevelType w:val="hybridMultilevel"/>
    <w:tmpl w:val="40F0A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931819"/>
    <w:multiLevelType w:val="hybridMultilevel"/>
    <w:tmpl w:val="741823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B027CA"/>
    <w:multiLevelType w:val="hybridMultilevel"/>
    <w:tmpl w:val="439C2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5417A0"/>
    <w:multiLevelType w:val="hybridMultilevel"/>
    <w:tmpl w:val="01A68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8771B1"/>
    <w:multiLevelType w:val="hybridMultilevel"/>
    <w:tmpl w:val="CE5AE512"/>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135478"/>
    <w:multiLevelType w:val="hybridMultilevel"/>
    <w:tmpl w:val="4754E7B6"/>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AC03E7"/>
    <w:multiLevelType w:val="hybridMultilevel"/>
    <w:tmpl w:val="E596459A"/>
    <w:lvl w:ilvl="0" w:tplc="7846751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23258A"/>
    <w:multiLevelType w:val="hybridMultilevel"/>
    <w:tmpl w:val="4E406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AF2BBC"/>
    <w:multiLevelType w:val="hybridMultilevel"/>
    <w:tmpl w:val="38BC0546"/>
    <w:lvl w:ilvl="0" w:tplc="AF8C2A1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9446A6"/>
    <w:multiLevelType w:val="hybridMultilevel"/>
    <w:tmpl w:val="4754E7B6"/>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B87877"/>
    <w:multiLevelType w:val="hybridMultilevel"/>
    <w:tmpl w:val="92020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5A57D5"/>
    <w:multiLevelType w:val="hybridMultilevel"/>
    <w:tmpl w:val="3BB4C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0544740">
    <w:abstractNumId w:val="17"/>
  </w:num>
  <w:num w:numId="2" w16cid:durableId="916016726">
    <w:abstractNumId w:val="18"/>
  </w:num>
  <w:num w:numId="3" w16cid:durableId="1541625214">
    <w:abstractNumId w:val="16"/>
  </w:num>
  <w:num w:numId="4" w16cid:durableId="1111824968">
    <w:abstractNumId w:val="21"/>
  </w:num>
  <w:num w:numId="5" w16cid:durableId="724333720">
    <w:abstractNumId w:val="20"/>
  </w:num>
  <w:num w:numId="6" w16cid:durableId="688723648">
    <w:abstractNumId w:val="27"/>
  </w:num>
  <w:num w:numId="7" w16cid:durableId="1794403522">
    <w:abstractNumId w:val="25"/>
  </w:num>
  <w:num w:numId="8" w16cid:durableId="191461373">
    <w:abstractNumId w:val="2"/>
  </w:num>
  <w:num w:numId="9" w16cid:durableId="1567295940">
    <w:abstractNumId w:val="6"/>
  </w:num>
  <w:num w:numId="10" w16cid:durableId="1907645011">
    <w:abstractNumId w:val="14"/>
  </w:num>
  <w:num w:numId="11" w16cid:durableId="2141604564">
    <w:abstractNumId w:val="0"/>
  </w:num>
  <w:num w:numId="12" w16cid:durableId="70466425">
    <w:abstractNumId w:val="11"/>
  </w:num>
  <w:num w:numId="13" w16cid:durableId="2118942265">
    <w:abstractNumId w:val="10"/>
  </w:num>
  <w:num w:numId="14" w16cid:durableId="535974013">
    <w:abstractNumId w:val="12"/>
  </w:num>
  <w:num w:numId="15" w16cid:durableId="1527987375">
    <w:abstractNumId w:val="8"/>
  </w:num>
  <w:num w:numId="16" w16cid:durableId="840434359">
    <w:abstractNumId w:val="15"/>
  </w:num>
  <w:num w:numId="17" w16cid:durableId="835656037">
    <w:abstractNumId w:val="7"/>
  </w:num>
  <w:num w:numId="18" w16cid:durableId="898051839">
    <w:abstractNumId w:val="22"/>
  </w:num>
  <w:num w:numId="19" w16cid:durableId="1589387570">
    <w:abstractNumId w:val="9"/>
  </w:num>
  <w:num w:numId="20" w16cid:durableId="368457042">
    <w:abstractNumId w:val="19"/>
  </w:num>
  <w:num w:numId="21" w16cid:durableId="1928922244">
    <w:abstractNumId w:val="26"/>
  </w:num>
  <w:num w:numId="22" w16cid:durableId="1272395570">
    <w:abstractNumId w:val="24"/>
  </w:num>
  <w:num w:numId="23" w16cid:durableId="275142132">
    <w:abstractNumId w:val="3"/>
  </w:num>
  <w:num w:numId="24" w16cid:durableId="819929586">
    <w:abstractNumId w:val="1"/>
  </w:num>
  <w:num w:numId="25" w16cid:durableId="538055362">
    <w:abstractNumId w:val="28"/>
  </w:num>
  <w:num w:numId="26" w16cid:durableId="277182540">
    <w:abstractNumId w:val="23"/>
  </w:num>
  <w:num w:numId="27" w16cid:durableId="1377925609">
    <w:abstractNumId w:val="13"/>
  </w:num>
  <w:num w:numId="28" w16cid:durableId="11234951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29776175">
    <w:abstractNumId w:val="4"/>
    <w:lvlOverride w:ilvl="0">
      <w:startOverride w:val="1"/>
    </w:lvlOverride>
    <w:lvlOverride w:ilvl="1"/>
    <w:lvlOverride w:ilvl="2"/>
    <w:lvlOverride w:ilvl="3"/>
    <w:lvlOverride w:ilvl="4"/>
    <w:lvlOverride w:ilvl="5"/>
    <w:lvlOverride w:ilvl="6"/>
    <w:lvlOverride w:ilvl="7"/>
    <w:lvlOverride w:ilv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ider Alhabibi">
    <w15:presenceInfo w15:providerId="Windows Live" w15:userId="3c33aecf97ea3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220"/>
    <w:rsid w:val="000036CF"/>
    <w:rsid w:val="00003AFB"/>
    <w:rsid w:val="00003B6E"/>
    <w:rsid w:val="000138F4"/>
    <w:rsid w:val="000371AE"/>
    <w:rsid w:val="0004610C"/>
    <w:rsid w:val="000663CC"/>
    <w:rsid w:val="00074174"/>
    <w:rsid w:val="000A41AB"/>
    <w:rsid w:val="000A72C6"/>
    <w:rsid w:val="000F1C6B"/>
    <w:rsid w:val="001227A1"/>
    <w:rsid w:val="00126669"/>
    <w:rsid w:val="00153459"/>
    <w:rsid w:val="00160470"/>
    <w:rsid w:val="00166A7F"/>
    <w:rsid w:val="00187978"/>
    <w:rsid w:val="001A1E70"/>
    <w:rsid w:val="001C6724"/>
    <w:rsid w:val="001E04AC"/>
    <w:rsid w:val="002059C3"/>
    <w:rsid w:val="00247076"/>
    <w:rsid w:val="002614C2"/>
    <w:rsid w:val="00296469"/>
    <w:rsid w:val="0029680B"/>
    <w:rsid w:val="002C2AF0"/>
    <w:rsid w:val="002C667B"/>
    <w:rsid w:val="002F4F3B"/>
    <w:rsid w:val="003043F2"/>
    <w:rsid w:val="00311B0A"/>
    <w:rsid w:val="0036231C"/>
    <w:rsid w:val="003663F8"/>
    <w:rsid w:val="00395FF6"/>
    <w:rsid w:val="003B4E0F"/>
    <w:rsid w:val="003F074E"/>
    <w:rsid w:val="00403348"/>
    <w:rsid w:val="0040517E"/>
    <w:rsid w:val="00406A99"/>
    <w:rsid w:val="00425B88"/>
    <w:rsid w:val="0043324E"/>
    <w:rsid w:val="004365C9"/>
    <w:rsid w:val="0049495D"/>
    <w:rsid w:val="004E082F"/>
    <w:rsid w:val="004F3F14"/>
    <w:rsid w:val="00550A6A"/>
    <w:rsid w:val="00553634"/>
    <w:rsid w:val="00556F14"/>
    <w:rsid w:val="00561BA4"/>
    <w:rsid w:val="00564CFA"/>
    <w:rsid w:val="005B0AB4"/>
    <w:rsid w:val="005B0F67"/>
    <w:rsid w:val="005C37BA"/>
    <w:rsid w:val="005D012A"/>
    <w:rsid w:val="005E2220"/>
    <w:rsid w:val="005F25E5"/>
    <w:rsid w:val="00600262"/>
    <w:rsid w:val="00605E00"/>
    <w:rsid w:val="0063264D"/>
    <w:rsid w:val="0063537B"/>
    <w:rsid w:val="006357F0"/>
    <w:rsid w:val="00645392"/>
    <w:rsid w:val="00653265"/>
    <w:rsid w:val="006B1DC8"/>
    <w:rsid w:val="006B3400"/>
    <w:rsid w:val="006C3EC4"/>
    <w:rsid w:val="006D103E"/>
    <w:rsid w:val="006D18DC"/>
    <w:rsid w:val="006D19EB"/>
    <w:rsid w:val="006E0E9F"/>
    <w:rsid w:val="00701A1D"/>
    <w:rsid w:val="00704F8D"/>
    <w:rsid w:val="00723E55"/>
    <w:rsid w:val="00724707"/>
    <w:rsid w:val="0073295F"/>
    <w:rsid w:val="007801F6"/>
    <w:rsid w:val="007A169F"/>
    <w:rsid w:val="007C0B97"/>
    <w:rsid w:val="007C6C15"/>
    <w:rsid w:val="007D20BB"/>
    <w:rsid w:val="007E75A2"/>
    <w:rsid w:val="00800CBC"/>
    <w:rsid w:val="00826456"/>
    <w:rsid w:val="00826855"/>
    <w:rsid w:val="00831C2F"/>
    <w:rsid w:val="00833077"/>
    <w:rsid w:val="00834AC0"/>
    <w:rsid w:val="00870DA9"/>
    <w:rsid w:val="008767DC"/>
    <w:rsid w:val="00882C8C"/>
    <w:rsid w:val="008B7CF8"/>
    <w:rsid w:val="008C2CDB"/>
    <w:rsid w:val="009040A8"/>
    <w:rsid w:val="00905C7B"/>
    <w:rsid w:val="00912A9C"/>
    <w:rsid w:val="009139EC"/>
    <w:rsid w:val="009215F5"/>
    <w:rsid w:val="0092772E"/>
    <w:rsid w:val="00931CDC"/>
    <w:rsid w:val="009E433D"/>
    <w:rsid w:val="00A07850"/>
    <w:rsid w:val="00A47E6E"/>
    <w:rsid w:val="00A53310"/>
    <w:rsid w:val="00A95EC6"/>
    <w:rsid w:val="00A95F4D"/>
    <w:rsid w:val="00AB2B09"/>
    <w:rsid w:val="00AC3799"/>
    <w:rsid w:val="00AD29FE"/>
    <w:rsid w:val="00AD5043"/>
    <w:rsid w:val="00AF4509"/>
    <w:rsid w:val="00B0551D"/>
    <w:rsid w:val="00B21BE6"/>
    <w:rsid w:val="00B330B7"/>
    <w:rsid w:val="00B46D5B"/>
    <w:rsid w:val="00B47D6B"/>
    <w:rsid w:val="00B54F2E"/>
    <w:rsid w:val="00B74A56"/>
    <w:rsid w:val="00BC4DA8"/>
    <w:rsid w:val="00BD10F6"/>
    <w:rsid w:val="00C32D2E"/>
    <w:rsid w:val="00C34A20"/>
    <w:rsid w:val="00C42E5B"/>
    <w:rsid w:val="00C45E8C"/>
    <w:rsid w:val="00C55207"/>
    <w:rsid w:val="00C64CE6"/>
    <w:rsid w:val="00C706D8"/>
    <w:rsid w:val="00C75ACC"/>
    <w:rsid w:val="00C822B4"/>
    <w:rsid w:val="00CB15AF"/>
    <w:rsid w:val="00CB28EA"/>
    <w:rsid w:val="00CC0500"/>
    <w:rsid w:val="00CC4A7F"/>
    <w:rsid w:val="00CD2E00"/>
    <w:rsid w:val="00D05D8E"/>
    <w:rsid w:val="00D1024C"/>
    <w:rsid w:val="00D113D3"/>
    <w:rsid w:val="00D313E3"/>
    <w:rsid w:val="00D42C48"/>
    <w:rsid w:val="00D600C0"/>
    <w:rsid w:val="00DA75C0"/>
    <w:rsid w:val="00DA7F3F"/>
    <w:rsid w:val="00DB5066"/>
    <w:rsid w:val="00DD6F92"/>
    <w:rsid w:val="00DE1018"/>
    <w:rsid w:val="00E135B2"/>
    <w:rsid w:val="00E2166E"/>
    <w:rsid w:val="00E22C2F"/>
    <w:rsid w:val="00E35477"/>
    <w:rsid w:val="00E41516"/>
    <w:rsid w:val="00E41FDF"/>
    <w:rsid w:val="00E52C49"/>
    <w:rsid w:val="00E80DD3"/>
    <w:rsid w:val="00EA4181"/>
    <w:rsid w:val="00EA706B"/>
    <w:rsid w:val="00EC5187"/>
    <w:rsid w:val="00F11299"/>
    <w:rsid w:val="00F34671"/>
    <w:rsid w:val="00F640A5"/>
    <w:rsid w:val="00FB1C3F"/>
    <w:rsid w:val="00FE3068"/>
    <w:rsid w:val="00FF06FC"/>
    <w:rsid w:val="00FF513B"/>
    <w:rsid w:val="00FF5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D77AE"/>
  <w15:chartTrackingRefBased/>
  <w15:docId w15:val="{BED2750E-40BF-49D4-9891-7C499F11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2220"/>
    <w:pPr>
      <w:ind w:left="720"/>
      <w:contextualSpacing/>
    </w:pPr>
  </w:style>
  <w:style w:type="paragraph" w:styleId="Header">
    <w:name w:val="header"/>
    <w:basedOn w:val="Normal"/>
    <w:link w:val="HeaderChar"/>
    <w:uiPriority w:val="99"/>
    <w:unhideWhenUsed/>
    <w:rsid w:val="002614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14C2"/>
  </w:style>
  <w:style w:type="paragraph" w:styleId="Footer">
    <w:name w:val="footer"/>
    <w:basedOn w:val="Normal"/>
    <w:link w:val="FooterChar"/>
    <w:uiPriority w:val="99"/>
    <w:unhideWhenUsed/>
    <w:rsid w:val="002614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14C2"/>
  </w:style>
  <w:style w:type="table" w:styleId="TableGrid">
    <w:name w:val="Table Grid"/>
    <w:basedOn w:val="TableNormal"/>
    <w:uiPriority w:val="39"/>
    <w:rsid w:val="002614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BC4DA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371A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21853">
      <w:bodyDiv w:val="1"/>
      <w:marLeft w:val="0"/>
      <w:marRight w:val="0"/>
      <w:marTop w:val="0"/>
      <w:marBottom w:val="0"/>
      <w:divBdr>
        <w:top w:val="none" w:sz="0" w:space="0" w:color="auto"/>
        <w:left w:val="none" w:sz="0" w:space="0" w:color="auto"/>
        <w:bottom w:val="none" w:sz="0" w:space="0" w:color="auto"/>
        <w:right w:val="none" w:sz="0" w:space="0" w:color="auto"/>
      </w:divBdr>
    </w:div>
    <w:div w:id="46337881">
      <w:bodyDiv w:val="1"/>
      <w:marLeft w:val="0"/>
      <w:marRight w:val="0"/>
      <w:marTop w:val="0"/>
      <w:marBottom w:val="0"/>
      <w:divBdr>
        <w:top w:val="none" w:sz="0" w:space="0" w:color="auto"/>
        <w:left w:val="none" w:sz="0" w:space="0" w:color="auto"/>
        <w:bottom w:val="none" w:sz="0" w:space="0" w:color="auto"/>
        <w:right w:val="none" w:sz="0" w:space="0" w:color="auto"/>
      </w:divBdr>
    </w:div>
    <w:div w:id="76250421">
      <w:bodyDiv w:val="1"/>
      <w:marLeft w:val="0"/>
      <w:marRight w:val="0"/>
      <w:marTop w:val="0"/>
      <w:marBottom w:val="0"/>
      <w:divBdr>
        <w:top w:val="none" w:sz="0" w:space="0" w:color="auto"/>
        <w:left w:val="none" w:sz="0" w:space="0" w:color="auto"/>
        <w:bottom w:val="none" w:sz="0" w:space="0" w:color="auto"/>
        <w:right w:val="none" w:sz="0" w:space="0" w:color="auto"/>
      </w:divBdr>
    </w:div>
    <w:div w:id="80612636">
      <w:bodyDiv w:val="1"/>
      <w:marLeft w:val="0"/>
      <w:marRight w:val="0"/>
      <w:marTop w:val="0"/>
      <w:marBottom w:val="0"/>
      <w:divBdr>
        <w:top w:val="none" w:sz="0" w:space="0" w:color="auto"/>
        <w:left w:val="none" w:sz="0" w:space="0" w:color="auto"/>
        <w:bottom w:val="none" w:sz="0" w:space="0" w:color="auto"/>
        <w:right w:val="none" w:sz="0" w:space="0" w:color="auto"/>
      </w:divBdr>
    </w:div>
    <w:div w:id="98531081">
      <w:bodyDiv w:val="1"/>
      <w:marLeft w:val="0"/>
      <w:marRight w:val="0"/>
      <w:marTop w:val="0"/>
      <w:marBottom w:val="0"/>
      <w:divBdr>
        <w:top w:val="none" w:sz="0" w:space="0" w:color="auto"/>
        <w:left w:val="none" w:sz="0" w:space="0" w:color="auto"/>
        <w:bottom w:val="none" w:sz="0" w:space="0" w:color="auto"/>
        <w:right w:val="none" w:sz="0" w:space="0" w:color="auto"/>
      </w:divBdr>
    </w:div>
    <w:div w:id="201749762">
      <w:bodyDiv w:val="1"/>
      <w:marLeft w:val="0"/>
      <w:marRight w:val="0"/>
      <w:marTop w:val="0"/>
      <w:marBottom w:val="0"/>
      <w:divBdr>
        <w:top w:val="none" w:sz="0" w:space="0" w:color="auto"/>
        <w:left w:val="none" w:sz="0" w:space="0" w:color="auto"/>
        <w:bottom w:val="none" w:sz="0" w:space="0" w:color="auto"/>
        <w:right w:val="none" w:sz="0" w:space="0" w:color="auto"/>
      </w:divBdr>
    </w:div>
    <w:div w:id="396561063">
      <w:bodyDiv w:val="1"/>
      <w:marLeft w:val="0"/>
      <w:marRight w:val="0"/>
      <w:marTop w:val="0"/>
      <w:marBottom w:val="0"/>
      <w:divBdr>
        <w:top w:val="none" w:sz="0" w:space="0" w:color="auto"/>
        <w:left w:val="none" w:sz="0" w:space="0" w:color="auto"/>
        <w:bottom w:val="none" w:sz="0" w:space="0" w:color="auto"/>
        <w:right w:val="none" w:sz="0" w:space="0" w:color="auto"/>
      </w:divBdr>
    </w:div>
    <w:div w:id="547650726">
      <w:bodyDiv w:val="1"/>
      <w:marLeft w:val="0"/>
      <w:marRight w:val="0"/>
      <w:marTop w:val="0"/>
      <w:marBottom w:val="0"/>
      <w:divBdr>
        <w:top w:val="none" w:sz="0" w:space="0" w:color="auto"/>
        <w:left w:val="none" w:sz="0" w:space="0" w:color="auto"/>
        <w:bottom w:val="none" w:sz="0" w:space="0" w:color="auto"/>
        <w:right w:val="none" w:sz="0" w:space="0" w:color="auto"/>
      </w:divBdr>
    </w:div>
    <w:div w:id="612438888">
      <w:bodyDiv w:val="1"/>
      <w:marLeft w:val="0"/>
      <w:marRight w:val="0"/>
      <w:marTop w:val="0"/>
      <w:marBottom w:val="0"/>
      <w:divBdr>
        <w:top w:val="none" w:sz="0" w:space="0" w:color="auto"/>
        <w:left w:val="none" w:sz="0" w:space="0" w:color="auto"/>
        <w:bottom w:val="none" w:sz="0" w:space="0" w:color="auto"/>
        <w:right w:val="none" w:sz="0" w:space="0" w:color="auto"/>
      </w:divBdr>
    </w:div>
    <w:div w:id="648753471">
      <w:bodyDiv w:val="1"/>
      <w:marLeft w:val="0"/>
      <w:marRight w:val="0"/>
      <w:marTop w:val="0"/>
      <w:marBottom w:val="0"/>
      <w:divBdr>
        <w:top w:val="none" w:sz="0" w:space="0" w:color="auto"/>
        <w:left w:val="none" w:sz="0" w:space="0" w:color="auto"/>
        <w:bottom w:val="none" w:sz="0" w:space="0" w:color="auto"/>
        <w:right w:val="none" w:sz="0" w:space="0" w:color="auto"/>
      </w:divBdr>
    </w:div>
    <w:div w:id="880096901">
      <w:bodyDiv w:val="1"/>
      <w:marLeft w:val="0"/>
      <w:marRight w:val="0"/>
      <w:marTop w:val="0"/>
      <w:marBottom w:val="0"/>
      <w:divBdr>
        <w:top w:val="none" w:sz="0" w:space="0" w:color="auto"/>
        <w:left w:val="none" w:sz="0" w:space="0" w:color="auto"/>
        <w:bottom w:val="none" w:sz="0" w:space="0" w:color="auto"/>
        <w:right w:val="none" w:sz="0" w:space="0" w:color="auto"/>
      </w:divBdr>
    </w:div>
    <w:div w:id="908537475">
      <w:bodyDiv w:val="1"/>
      <w:marLeft w:val="0"/>
      <w:marRight w:val="0"/>
      <w:marTop w:val="0"/>
      <w:marBottom w:val="0"/>
      <w:divBdr>
        <w:top w:val="none" w:sz="0" w:space="0" w:color="auto"/>
        <w:left w:val="none" w:sz="0" w:space="0" w:color="auto"/>
        <w:bottom w:val="none" w:sz="0" w:space="0" w:color="auto"/>
        <w:right w:val="none" w:sz="0" w:space="0" w:color="auto"/>
      </w:divBdr>
    </w:div>
    <w:div w:id="939410537">
      <w:bodyDiv w:val="1"/>
      <w:marLeft w:val="0"/>
      <w:marRight w:val="0"/>
      <w:marTop w:val="0"/>
      <w:marBottom w:val="0"/>
      <w:divBdr>
        <w:top w:val="none" w:sz="0" w:space="0" w:color="auto"/>
        <w:left w:val="none" w:sz="0" w:space="0" w:color="auto"/>
        <w:bottom w:val="none" w:sz="0" w:space="0" w:color="auto"/>
        <w:right w:val="none" w:sz="0" w:space="0" w:color="auto"/>
      </w:divBdr>
    </w:div>
    <w:div w:id="1032193019">
      <w:bodyDiv w:val="1"/>
      <w:marLeft w:val="0"/>
      <w:marRight w:val="0"/>
      <w:marTop w:val="0"/>
      <w:marBottom w:val="0"/>
      <w:divBdr>
        <w:top w:val="none" w:sz="0" w:space="0" w:color="auto"/>
        <w:left w:val="none" w:sz="0" w:space="0" w:color="auto"/>
        <w:bottom w:val="none" w:sz="0" w:space="0" w:color="auto"/>
        <w:right w:val="none" w:sz="0" w:space="0" w:color="auto"/>
      </w:divBdr>
    </w:div>
    <w:div w:id="1050879746">
      <w:bodyDiv w:val="1"/>
      <w:marLeft w:val="0"/>
      <w:marRight w:val="0"/>
      <w:marTop w:val="0"/>
      <w:marBottom w:val="0"/>
      <w:divBdr>
        <w:top w:val="none" w:sz="0" w:space="0" w:color="auto"/>
        <w:left w:val="none" w:sz="0" w:space="0" w:color="auto"/>
        <w:bottom w:val="none" w:sz="0" w:space="0" w:color="auto"/>
        <w:right w:val="none" w:sz="0" w:space="0" w:color="auto"/>
      </w:divBdr>
    </w:div>
    <w:div w:id="1071585562">
      <w:bodyDiv w:val="1"/>
      <w:marLeft w:val="0"/>
      <w:marRight w:val="0"/>
      <w:marTop w:val="0"/>
      <w:marBottom w:val="0"/>
      <w:divBdr>
        <w:top w:val="none" w:sz="0" w:space="0" w:color="auto"/>
        <w:left w:val="none" w:sz="0" w:space="0" w:color="auto"/>
        <w:bottom w:val="none" w:sz="0" w:space="0" w:color="auto"/>
        <w:right w:val="none" w:sz="0" w:space="0" w:color="auto"/>
      </w:divBdr>
    </w:div>
    <w:div w:id="1085961214">
      <w:bodyDiv w:val="1"/>
      <w:marLeft w:val="0"/>
      <w:marRight w:val="0"/>
      <w:marTop w:val="0"/>
      <w:marBottom w:val="0"/>
      <w:divBdr>
        <w:top w:val="none" w:sz="0" w:space="0" w:color="auto"/>
        <w:left w:val="none" w:sz="0" w:space="0" w:color="auto"/>
        <w:bottom w:val="none" w:sz="0" w:space="0" w:color="auto"/>
        <w:right w:val="none" w:sz="0" w:space="0" w:color="auto"/>
      </w:divBdr>
    </w:div>
    <w:div w:id="1121917736">
      <w:bodyDiv w:val="1"/>
      <w:marLeft w:val="0"/>
      <w:marRight w:val="0"/>
      <w:marTop w:val="0"/>
      <w:marBottom w:val="0"/>
      <w:divBdr>
        <w:top w:val="none" w:sz="0" w:space="0" w:color="auto"/>
        <w:left w:val="none" w:sz="0" w:space="0" w:color="auto"/>
        <w:bottom w:val="none" w:sz="0" w:space="0" w:color="auto"/>
        <w:right w:val="none" w:sz="0" w:space="0" w:color="auto"/>
      </w:divBdr>
    </w:div>
    <w:div w:id="1155806205">
      <w:bodyDiv w:val="1"/>
      <w:marLeft w:val="0"/>
      <w:marRight w:val="0"/>
      <w:marTop w:val="0"/>
      <w:marBottom w:val="0"/>
      <w:divBdr>
        <w:top w:val="none" w:sz="0" w:space="0" w:color="auto"/>
        <w:left w:val="none" w:sz="0" w:space="0" w:color="auto"/>
        <w:bottom w:val="none" w:sz="0" w:space="0" w:color="auto"/>
        <w:right w:val="none" w:sz="0" w:space="0" w:color="auto"/>
      </w:divBdr>
    </w:div>
    <w:div w:id="1262831657">
      <w:bodyDiv w:val="1"/>
      <w:marLeft w:val="0"/>
      <w:marRight w:val="0"/>
      <w:marTop w:val="0"/>
      <w:marBottom w:val="0"/>
      <w:divBdr>
        <w:top w:val="none" w:sz="0" w:space="0" w:color="auto"/>
        <w:left w:val="none" w:sz="0" w:space="0" w:color="auto"/>
        <w:bottom w:val="none" w:sz="0" w:space="0" w:color="auto"/>
        <w:right w:val="none" w:sz="0" w:space="0" w:color="auto"/>
      </w:divBdr>
    </w:div>
    <w:div w:id="1301038398">
      <w:bodyDiv w:val="1"/>
      <w:marLeft w:val="0"/>
      <w:marRight w:val="0"/>
      <w:marTop w:val="0"/>
      <w:marBottom w:val="0"/>
      <w:divBdr>
        <w:top w:val="none" w:sz="0" w:space="0" w:color="auto"/>
        <w:left w:val="none" w:sz="0" w:space="0" w:color="auto"/>
        <w:bottom w:val="none" w:sz="0" w:space="0" w:color="auto"/>
        <w:right w:val="none" w:sz="0" w:space="0" w:color="auto"/>
      </w:divBdr>
    </w:div>
    <w:div w:id="1405252552">
      <w:bodyDiv w:val="1"/>
      <w:marLeft w:val="0"/>
      <w:marRight w:val="0"/>
      <w:marTop w:val="0"/>
      <w:marBottom w:val="0"/>
      <w:divBdr>
        <w:top w:val="none" w:sz="0" w:space="0" w:color="auto"/>
        <w:left w:val="none" w:sz="0" w:space="0" w:color="auto"/>
        <w:bottom w:val="none" w:sz="0" w:space="0" w:color="auto"/>
        <w:right w:val="none" w:sz="0" w:space="0" w:color="auto"/>
      </w:divBdr>
    </w:div>
    <w:div w:id="1483230367">
      <w:bodyDiv w:val="1"/>
      <w:marLeft w:val="0"/>
      <w:marRight w:val="0"/>
      <w:marTop w:val="0"/>
      <w:marBottom w:val="0"/>
      <w:divBdr>
        <w:top w:val="none" w:sz="0" w:space="0" w:color="auto"/>
        <w:left w:val="none" w:sz="0" w:space="0" w:color="auto"/>
        <w:bottom w:val="none" w:sz="0" w:space="0" w:color="auto"/>
        <w:right w:val="none" w:sz="0" w:space="0" w:color="auto"/>
      </w:divBdr>
    </w:div>
    <w:div w:id="1536772537">
      <w:bodyDiv w:val="1"/>
      <w:marLeft w:val="0"/>
      <w:marRight w:val="0"/>
      <w:marTop w:val="0"/>
      <w:marBottom w:val="0"/>
      <w:divBdr>
        <w:top w:val="none" w:sz="0" w:space="0" w:color="auto"/>
        <w:left w:val="none" w:sz="0" w:space="0" w:color="auto"/>
        <w:bottom w:val="none" w:sz="0" w:space="0" w:color="auto"/>
        <w:right w:val="none" w:sz="0" w:space="0" w:color="auto"/>
      </w:divBdr>
    </w:div>
    <w:div w:id="1546020690">
      <w:bodyDiv w:val="1"/>
      <w:marLeft w:val="0"/>
      <w:marRight w:val="0"/>
      <w:marTop w:val="0"/>
      <w:marBottom w:val="0"/>
      <w:divBdr>
        <w:top w:val="none" w:sz="0" w:space="0" w:color="auto"/>
        <w:left w:val="none" w:sz="0" w:space="0" w:color="auto"/>
        <w:bottom w:val="none" w:sz="0" w:space="0" w:color="auto"/>
        <w:right w:val="none" w:sz="0" w:space="0" w:color="auto"/>
      </w:divBdr>
    </w:div>
    <w:div w:id="1553225105">
      <w:bodyDiv w:val="1"/>
      <w:marLeft w:val="0"/>
      <w:marRight w:val="0"/>
      <w:marTop w:val="0"/>
      <w:marBottom w:val="0"/>
      <w:divBdr>
        <w:top w:val="none" w:sz="0" w:space="0" w:color="auto"/>
        <w:left w:val="none" w:sz="0" w:space="0" w:color="auto"/>
        <w:bottom w:val="none" w:sz="0" w:space="0" w:color="auto"/>
        <w:right w:val="none" w:sz="0" w:space="0" w:color="auto"/>
      </w:divBdr>
    </w:div>
    <w:div w:id="1642155305">
      <w:bodyDiv w:val="1"/>
      <w:marLeft w:val="0"/>
      <w:marRight w:val="0"/>
      <w:marTop w:val="0"/>
      <w:marBottom w:val="0"/>
      <w:divBdr>
        <w:top w:val="none" w:sz="0" w:space="0" w:color="auto"/>
        <w:left w:val="none" w:sz="0" w:space="0" w:color="auto"/>
        <w:bottom w:val="none" w:sz="0" w:space="0" w:color="auto"/>
        <w:right w:val="none" w:sz="0" w:space="0" w:color="auto"/>
      </w:divBdr>
    </w:div>
    <w:div w:id="1766538166">
      <w:bodyDiv w:val="1"/>
      <w:marLeft w:val="0"/>
      <w:marRight w:val="0"/>
      <w:marTop w:val="0"/>
      <w:marBottom w:val="0"/>
      <w:divBdr>
        <w:top w:val="none" w:sz="0" w:space="0" w:color="auto"/>
        <w:left w:val="none" w:sz="0" w:space="0" w:color="auto"/>
        <w:bottom w:val="none" w:sz="0" w:space="0" w:color="auto"/>
        <w:right w:val="none" w:sz="0" w:space="0" w:color="auto"/>
      </w:divBdr>
    </w:div>
    <w:div w:id="1877421697">
      <w:bodyDiv w:val="1"/>
      <w:marLeft w:val="0"/>
      <w:marRight w:val="0"/>
      <w:marTop w:val="0"/>
      <w:marBottom w:val="0"/>
      <w:divBdr>
        <w:top w:val="none" w:sz="0" w:space="0" w:color="auto"/>
        <w:left w:val="none" w:sz="0" w:space="0" w:color="auto"/>
        <w:bottom w:val="none" w:sz="0" w:space="0" w:color="auto"/>
        <w:right w:val="none" w:sz="0" w:space="0" w:color="auto"/>
      </w:divBdr>
    </w:div>
    <w:div w:id="1942103743">
      <w:bodyDiv w:val="1"/>
      <w:marLeft w:val="0"/>
      <w:marRight w:val="0"/>
      <w:marTop w:val="0"/>
      <w:marBottom w:val="0"/>
      <w:divBdr>
        <w:top w:val="none" w:sz="0" w:space="0" w:color="auto"/>
        <w:left w:val="none" w:sz="0" w:space="0" w:color="auto"/>
        <w:bottom w:val="none" w:sz="0" w:space="0" w:color="auto"/>
        <w:right w:val="none" w:sz="0" w:space="0" w:color="auto"/>
      </w:divBdr>
    </w:div>
    <w:div w:id="2093968283">
      <w:bodyDiv w:val="1"/>
      <w:marLeft w:val="0"/>
      <w:marRight w:val="0"/>
      <w:marTop w:val="0"/>
      <w:marBottom w:val="0"/>
      <w:divBdr>
        <w:top w:val="none" w:sz="0" w:space="0" w:color="auto"/>
        <w:left w:val="none" w:sz="0" w:space="0" w:color="auto"/>
        <w:bottom w:val="none" w:sz="0" w:space="0" w:color="auto"/>
        <w:right w:val="none" w:sz="0" w:space="0" w:color="auto"/>
      </w:divBdr>
    </w:div>
    <w:div w:id="2121367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2" ma:contentTypeDescription="Create a new document." ma:contentTypeScope="" ma:versionID="f385d176d2edce8649242d2577021922">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d524efdc8979a7138db3d9a62e6dc8ef"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7B2434-512F-4F5A-B2E5-05BD9B0BA95A}">
  <ds:schemaRefs>
    <ds:schemaRef ds:uri="http://schemas.microsoft.com/sharepoint/v3/contenttype/forms"/>
  </ds:schemaRefs>
</ds:datastoreItem>
</file>

<file path=customXml/itemProps2.xml><?xml version="1.0" encoding="utf-8"?>
<ds:datastoreItem xmlns:ds="http://schemas.openxmlformats.org/officeDocument/2006/customXml" ds:itemID="{A52EB470-5977-402B-A80E-2D048DCE81D7}">
  <ds:schemaRefs>
    <ds:schemaRef ds:uri="http://schemas.microsoft.com/office/2006/metadata/properties"/>
    <ds:schemaRef ds:uri="5067c814-4b34-462c-a21d-c185ff6548d2"/>
    <ds:schemaRef ds:uri="785685f2-c2e1-4352-89aa-3faca8eaba52"/>
    <ds:schemaRef ds:uri="http://schemas.microsoft.com/office/2006/documentManagement/types"/>
    <ds:schemaRef ds:uri="http://www.w3.org/XML/1998/namespace"/>
    <ds:schemaRef ds:uri="http://purl.org/dc/elements/1.1/"/>
    <ds:schemaRef ds:uri="http://purl.org/dc/terms/"/>
    <ds:schemaRef ds:uri="http://schemas.openxmlformats.org/package/2006/metadata/core-properties"/>
    <ds:schemaRef ds:uri="http://schemas.microsoft.com/office/infopath/2007/PartnerControls"/>
    <ds:schemaRef ds:uri="http://purl.org/dc/dcmitype/"/>
  </ds:schemaRefs>
</ds:datastoreItem>
</file>

<file path=customXml/itemProps3.xml><?xml version="1.0" encoding="utf-8"?>
<ds:datastoreItem xmlns:ds="http://schemas.openxmlformats.org/officeDocument/2006/customXml" ds:itemID="{4F8616E3-A53C-4C33-ABFD-C6B74680817E}">
  <ds:schemaRefs>
    <ds:schemaRef ds:uri="http://schemas.openxmlformats.org/officeDocument/2006/bibliography"/>
  </ds:schemaRefs>
</ds:datastoreItem>
</file>

<file path=customXml/itemProps4.xml><?xml version="1.0" encoding="utf-8"?>
<ds:datastoreItem xmlns:ds="http://schemas.openxmlformats.org/officeDocument/2006/customXml" ds:itemID="{CE209978-CB41-4CF4-BE1E-76798E9D82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3926</Words>
  <Characters>22382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2022 LMCC-LTO-01-E Outdoor lighting</vt:lpstr>
    </vt:vector>
  </TitlesOfParts>
  <Company/>
  <LinksUpToDate>false</LinksUpToDate>
  <CharactersWithSpaces>26256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NRCC-LTO-E Outdoor lighting</dc:title>
  <dc:subject/>
  <dc:creator>CaliforniaEnergyCommission@caenergy.onmicrosoft.com</dc:creator>
  <cp:keywords/>
  <dc:description/>
  <cp:lastModifiedBy>Geiser, Che@Energy</cp:lastModifiedBy>
  <cp:revision>2</cp:revision>
  <dcterms:created xsi:type="dcterms:W3CDTF">2024-02-01T23:53:00Z</dcterms:created>
  <dcterms:modified xsi:type="dcterms:W3CDTF">2024-02-01T23:53:00Z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